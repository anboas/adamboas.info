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Linen Textile Carts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90815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36C26226Q0560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04-03-2026</w:t>
            </w:r>
            <w:r w:rsidRPr="004C7C18">
              <w:rPr>
                <w:rStyle w:val="AAMSKBFill-InHighlight"/>
                <w:rFonts w:asciiTheme="minorHAnsi" w:hAnsiTheme="minorHAnsi" w:cstheme="minorHAnsi"/>
              </w:rPr>
              <w:t xml:space="preserve"> </w:t>
            </w:r>
            <w:r>
              <w:rPr>
                <w:rFonts w:asciiTheme="minorHAnsi" w:hAnsiTheme="minorHAnsi" w:cstheme="minorHAnsi"/>
                <w:szCs w:val="20"/>
              </w:rPr>
              <w:t>10:00</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6530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333310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Melissa Ramirez</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Melissa.Ramirez8@va.gov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Long Beach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5901 East 7th Street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Long Beach</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90822</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C416E0" w:rsidRPr="00DC529E" w:rsidP="00C416E0">
      <w:pPr>
        <w:jc w:val="both"/>
        <w:rPr>
          <w:rFonts w:ascii="Arial" w:eastAsia="Times New Roman" w:hAnsi="Arial" w:cs="Arial"/>
          <w:b/>
          <w:sz w:val="24"/>
          <w:szCs w:val="24"/>
        </w:rPr>
      </w:pPr>
      <w:bookmarkStart w:id="0" w:name="_Hlk201758253"/>
      <w:r w:rsidRPr="00DC529E">
        <w:rPr>
          <w:rFonts w:ascii="Arial" w:eastAsia="Times New Roman" w:hAnsi="Arial" w:cs="Arial"/>
          <w:b/>
          <w:sz w:val="24"/>
          <w:szCs w:val="24"/>
        </w:rPr>
        <w:t>THIS REQUEST FOR INFORMATION (RFI) /</w:t>
      </w:r>
      <w:ins w:id="1" w:author="Levin, Jared M. (OGC)" w:date="2024-07-01T14:37:00Z">
        <w:r w:rsidRPr="00DC529E">
          <w:rPr>
            <w:rFonts w:ascii="Arial" w:eastAsia="Times New Roman" w:hAnsi="Arial" w:cs="Arial"/>
            <w:b/>
            <w:sz w:val="24"/>
            <w:szCs w:val="24"/>
          </w:rPr>
          <w:t xml:space="preserve"> </w:t>
        </w:r>
      </w:ins>
      <w:r w:rsidRPr="00DC529E">
        <w:rPr>
          <w:rFonts w:ascii="Arial" w:eastAsia="Times New Roman" w:hAnsi="Arial" w:cs="Arial"/>
          <w:b/>
          <w:sz w:val="24"/>
          <w:szCs w:val="24"/>
        </w:rPr>
        <w:t xml:space="preserve">SOURCES SOUGHT NOTICE </w:t>
      </w:r>
      <w:r w:rsidRPr="00DC529E">
        <w:rPr>
          <w:rFonts w:ascii="Arial" w:eastAsia="Times New Roman" w:hAnsi="Arial" w:cs="Arial"/>
          <w:b/>
          <w:sz w:val="24"/>
          <w:szCs w:val="24"/>
        </w:rPr>
        <w:t>IS ISSUED</w:t>
      </w:r>
      <w:r w:rsidRPr="00DC529E">
        <w:rPr>
          <w:rFonts w:ascii="Arial" w:eastAsia="Times New Roman" w:hAnsi="Arial" w:cs="Arial"/>
          <w:b/>
          <w:sz w:val="24"/>
          <w:szCs w:val="24"/>
        </w:rPr>
        <w:t xml:space="preserve"> SOLELY FOR INFORMATION AND PLANNING PURPOSES. </w:t>
      </w:r>
      <w:r w:rsidRPr="00DC529E">
        <w:rPr>
          <w:rFonts w:ascii="Arial" w:eastAsia="Times New Roman" w:hAnsi="Arial" w:cs="Arial"/>
          <w:b/>
          <w:sz w:val="24"/>
          <w:szCs w:val="24"/>
          <w:u w:val="single"/>
        </w:rPr>
        <w:t>THIS IS NOT A SOLICITATION.</w:t>
      </w:r>
    </w:p>
    <w:p w:rsidR="00C416E0" w:rsidRPr="00DC529E" w:rsidP="00C416E0">
      <w:pPr>
        <w:jc w:val="both"/>
        <w:rPr>
          <w:rFonts w:ascii="Arial" w:eastAsia="Times New Roman" w:hAnsi="Arial" w:cs="Arial"/>
          <w:b/>
          <w:sz w:val="24"/>
          <w:szCs w:val="24"/>
        </w:rPr>
      </w:pPr>
      <w:r w:rsidRPr="00DC529E">
        <w:rPr>
          <w:rFonts w:ascii="Arial" w:eastAsia="Times New Roman" w:hAnsi="Arial" w:cs="Arial"/>
          <w:b/>
          <w:sz w:val="24"/>
          <w:szCs w:val="24"/>
        </w:rPr>
        <w:t>SUBMISSION OF INFORMATION ABOUT PRICING, DELIVERY, THE MARKET, AND CAPABILITIES IS HIGHLY ENCOURAGED AND ALLOWED UNDER THIS RFI FOR PLANNING PURPOSES IN ACCORDANCE WITH (IAW) FAR 15.201(e).</w:t>
      </w:r>
    </w:p>
    <w:p w:rsidR="00C416E0" w:rsidRPr="00DC529E" w:rsidP="00C416E0">
      <w:pPr>
        <w:jc w:val="both"/>
        <w:rPr>
          <w:rFonts w:ascii="Arial" w:eastAsia="Times New Roman" w:hAnsi="Arial" w:cs="Arial"/>
          <w:b/>
          <w:sz w:val="24"/>
          <w:szCs w:val="24"/>
        </w:rPr>
      </w:pPr>
      <w:r w:rsidRPr="00DC529E">
        <w:rPr>
          <w:rFonts w:ascii="Arial" w:eastAsia="Times New Roman" w:hAnsi="Arial" w:cs="Arial"/>
          <w:b/>
          <w:sz w:val="24"/>
          <w:szCs w:val="24"/>
        </w:rPr>
        <w:t>DISCLAIMER</w:t>
      </w:r>
    </w:p>
    <w:p w:rsidR="00C416E0" w:rsidRPr="00DC529E" w:rsidP="00C416E0">
      <w:pPr>
        <w:jc w:val="both"/>
        <w:rPr>
          <w:rFonts w:ascii="Arial" w:eastAsia="Times New Roman" w:hAnsi="Arial" w:cs="Arial"/>
          <w:sz w:val="24"/>
          <w:szCs w:val="24"/>
        </w:rPr>
      </w:pPr>
      <w:r w:rsidRPr="00DC529E">
        <w:rPr>
          <w:rFonts w:ascii="Arial" w:eastAsia="Times New Roman" w:hAnsi="Arial" w:cs="Arial"/>
          <w:sz w:val="24"/>
          <w:szCs w:val="24"/>
        </w:rPr>
        <w:t>This RFI is issued solely for information and planning purposes and does not constitute a solicitation.  All information received in response to this RFI that is marked as proprietary will be handled accordingly.  IAW FAR 15.201(e), responses to this notice are not offers and cannot be accepted by the Government to form a binding contract.  Responders are solely responsible for all expenses associated with responding to this RFI.</w:t>
      </w:r>
    </w:p>
    <w:p w:rsidR="00C416E0" w:rsidRPr="00DC529E" w:rsidP="00C416E0">
      <w:pPr>
        <w:jc w:val="both"/>
        <w:rPr>
          <w:rFonts w:ascii="Arial" w:eastAsia="Times New Roman" w:hAnsi="Arial" w:cs="Arial"/>
          <w:b/>
          <w:sz w:val="24"/>
          <w:szCs w:val="24"/>
        </w:rPr>
      </w:pPr>
      <w:r w:rsidRPr="00DC529E">
        <w:rPr>
          <w:rFonts w:ascii="Arial" w:eastAsia="Times New Roman" w:hAnsi="Arial" w:cs="Arial"/>
          <w:b/>
          <w:sz w:val="24"/>
          <w:szCs w:val="24"/>
        </w:rPr>
        <w:t>SOURCES SOUGHT/RFI DESCRIPTION</w:t>
      </w:r>
    </w:p>
    <w:p w:rsidR="00C416E0" w:rsidRPr="00927D9A" w:rsidP="00C416E0">
      <w:pPr>
        <w:jc w:val="both"/>
        <w:rPr>
          <w:rFonts w:ascii="Arial" w:eastAsia="Times New Roman" w:hAnsi="Arial" w:cs="Arial"/>
          <w:sz w:val="24"/>
          <w:szCs w:val="24"/>
        </w:rPr>
      </w:pPr>
      <w:r w:rsidRPr="00DC529E">
        <w:rPr>
          <w:rFonts w:ascii="Arial" w:eastAsia="Times New Roman" w:hAnsi="Arial" w:cs="Arial"/>
          <w:sz w:val="24"/>
          <w:szCs w:val="24"/>
        </w:rPr>
        <w:t xml:space="preserve">This is NOT a solicitation announcement.  This is a Sources Sought Notice / RFI only.  The purpose of this Sources Sought Notice / RFI is to gain information about potential qualified sources and their size classification relative to </w:t>
      </w:r>
      <w:r w:rsidRPr="00C45ED2">
        <w:rPr>
          <w:rFonts w:ascii="Arial" w:eastAsia="Times New Roman" w:hAnsi="Arial" w:cs="Arial"/>
          <w:sz w:val="24"/>
          <w:szCs w:val="24"/>
        </w:rPr>
        <w:t xml:space="preserve">NAICS </w:t>
      </w:r>
      <w:r w:rsidRPr="00C45ED2">
        <w:t>3</w:t>
      </w:r>
      <w:r>
        <w:t>33310</w:t>
      </w:r>
      <w:r w:rsidRPr="00DC529E">
        <w:rPr>
          <w:rFonts w:ascii="Arial" w:eastAsia="Times New Roman" w:hAnsi="Arial" w:cs="Arial"/>
          <w:sz w:val="24"/>
          <w:szCs w:val="24"/>
        </w:rPr>
        <w:t xml:space="preserve"> (size standard of</w:t>
      </w:r>
      <w:r w:rsidRPr="00C45ED2">
        <w:t xml:space="preserve"> </w:t>
      </w:r>
      <w:r>
        <w:t>1,000</w:t>
      </w:r>
      <w:r w:rsidRPr="00C45ED2">
        <w:t xml:space="preserve"> Employees</w:t>
      </w:r>
      <w:r w:rsidRPr="00C45ED2">
        <w:rPr>
          <w:rFonts w:ascii="Arial" w:eastAsia="Times New Roman" w:hAnsi="Arial" w:cs="Arial"/>
          <w:sz w:val="24"/>
          <w:szCs w:val="24"/>
        </w:rPr>
        <w:t>)</w:t>
      </w:r>
      <w:r w:rsidRPr="00DC529E">
        <w:rPr>
          <w:rFonts w:ascii="Arial" w:eastAsia="Times New Roman" w:hAnsi="Arial" w:cs="Arial"/>
          <w:sz w:val="24"/>
          <w:szCs w:val="24"/>
        </w:rPr>
        <w:t xml:space="preserve">. Responses to this Sources Sought Notice / RFI will be used by the </w:t>
      </w:r>
      <w:r w:rsidRPr="00927D9A">
        <w:rPr>
          <w:rFonts w:ascii="Arial" w:eastAsia="Times New Roman" w:hAnsi="Arial" w:cs="Arial"/>
          <w:sz w:val="24"/>
          <w:szCs w:val="24"/>
        </w:rPr>
        <w:t xml:space="preserve">Government to make appropriate acquisition decisions.  After review of the responses to this Sources Sought Notice / RFI, further RFIs and/or a solicitation or other announcements may be published.  </w:t>
      </w:r>
    </w:p>
    <w:p w:rsidR="00C416E0" w:rsidRPr="009C3649" w:rsidP="00C416E0">
      <w:pPr>
        <w:jc w:val="both"/>
        <w:rPr>
          <w:rFonts w:ascii="Arial" w:eastAsia="Times New Roman" w:hAnsi="Arial" w:cs="Arial"/>
          <w:b/>
          <w:sz w:val="24"/>
          <w:szCs w:val="24"/>
        </w:rPr>
      </w:pPr>
      <w:r w:rsidRPr="004869E7">
        <w:rPr>
          <w:rFonts w:ascii="Arial" w:eastAsia="Times New Roman" w:hAnsi="Arial" w:cs="Arial"/>
          <w:sz w:val="24"/>
          <w:szCs w:val="24"/>
        </w:rPr>
        <w:t>The Department of Veterans Affairs (VA) is seeking sources capable of providing linen textile carts equivalent to</w:t>
      </w:r>
      <w:r w:rsidRPr="004869E7">
        <w:t xml:space="preserve"> </w:t>
      </w:r>
      <w:r w:rsidRPr="004869E7">
        <w:rPr>
          <w:rFonts w:ascii="Arial" w:eastAsia="Times New Roman" w:hAnsi="Arial" w:cs="Arial"/>
          <w:sz w:val="24"/>
          <w:szCs w:val="24"/>
        </w:rPr>
        <w:t xml:space="preserve">brand </w:t>
      </w:r>
      <w:r w:rsidRPr="004869E7">
        <w:rPr>
          <w:rFonts w:ascii="Arial" w:eastAsia="Times New Roman" w:hAnsi="Arial" w:cs="Arial"/>
          <w:sz w:val="24"/>
          <w:szCs w:val="24"/>
        </w:rPr>
        <w:t>Tecni</w:t>
      </w:r>
      <w:r w:rsidRPr="004869E7">
        <w:rPr>
          <w:rFonts w:ascii="Arial" w:eastAsia="Times New Roman" w:hAnsi="Arial" w:cs="Arial"/>
          <w:sz w:val="24"/>
          <w:szCs w:val="24"/>
        </w:rPr>
        <w:t>-Quip.</w:t>
      </w:r>
    </w:p>
    <w:tbl>
      <w:tblPr>
        <w:tblStyle w:val="PlainTable11"/>
        <w:tblW w:w="0" w:type="auto"/>
        <w:tblLook w:val="04A0"/>
      </w:tblPr>
      <w:tblGrid>
        <w:gridCol w:w="1049"/>
        <w:gridCol w:w="6686"/>
        <w:gridCol w:w="818"/>
        <w:gridCol w:w="797"/>
      </w:tblGrid>
      <w:tr w:rsidTr="00F55398">
        <w:tblPrEx>
          <w:tblW w:w="0" w:type="auto"/>
          <w:tblLook w:val="04A0"/>
        </w:tblPrEx>
        <w:trPr>
          <w:trHeight w:val="625"/>
        </w:trPr>
        <w:tc>
          <w:tcPr>
            <w:tcW w:w="1049" w:type="dxa"/>
            <w:noWrap/>
            <w:hideMark/>
          </w:tcPr>
          <w:p w:rsidR="00C416E0" w:rsidRPr="009C3649" w:rsidP="00F55398">
            <w:pPr>
              <w:spacing w:after="0" w:line="240" w:lineRule="auto"/>
              <w:rPr>
                <w:rFonts w:ascii="Arial" w:eastAsia="Times New Roman" w:hAnsi="Arial" w:cs="Arial"/>
              </w:rPr>
            </w:pPr>
            <w:r w:rsidRPr="009C3649">
              <w:rPr>
                <w:rFonts w:ascii="Arial" w:eastAsia="Times New Roman" w:hAnsi="Arial" w:cs="Arial"/>
              </w:rPr>
              <w:t>CLIN</w:t>
            </w:r>
          </w:p>
        </w:tc>
        <w:tc>
          <w:tcPr>
            <w:tcW w:w="6686" w:type="dxa"/>
            <w:noWrap/>
            <w:hideMark/>
          </w:tcPr>
          <w:p w:rsidR="00C416E0" w:rsidRPr="009C3649" w:rsidP="00F55398">
            <w:pPr>
              <w:spacing w:after="0" w:line="240" w:lineRule="auto"/>
              <w:rPr>
                <w:rFonts w:ascii="Arial" w:eastAsia="Times New Roman" w:hAnsi="Arial" w:cs="Arial"/>
              </w:rPr>
            </w:pPr>
            <w:r w:rsidRPr="009C3649">
              <w:rPr>
                <w:rFonts w:ascii="Arial" w:eastAsia="Times New Roman" w:hAnsi="Arial" w:cs="Arial"/>
              </w:rPr>
              <w:t>DESCRIPTION</w:t>
            </w:r>
          </w:p>
        </w:tc>
        <w:tc>
          <w:tcPr>
            <w:tcW w:w="818" w:type="dxa"/>
            <w:noWrap/>
            <w:hideMark/>
          </w:tcPr>
          <w:p w:rsidR="00C416E0" w:rsidRPr="009C3649" w:rsidP="00F55398">
            <w:pPr>
              <w:spacing w:after="0" w:line="240" w:lineRule="auto"/>
              <w:rPr>
                <w:rFonts w:ascii="Arial" w:eastAsia="Times New Roman" w:hAnsi="Arial" w:cs="Arial"/>
              </w:rPr>
            </w:pPr>
            <w:r w:rsidRPr="009C3649">
              <w:rPr>
                <w:rFonts w:ascii="Arial" w:eastAsia="Times New Roman" w:hAnsi="Arial" w:cs="Arial"/>
              </w:rPr>
              <w:t>QTY</w:t>
            </w:r>
          </w:p>
        </w:tc>
        <w:tc>
          <w:tcPr>
            <w:tcW w:w="797" w:type="dxa"/>
            <w:noWrap/>
            <w:hideMark/>
          </w:tcPr>
          <w:p w:rsidR="00C416E0" w:rsidRPr="009C3649" w:rsidP="00F55398">
            <w:pPr>
              <w:spacing w:after="0" w:line="240" w:lineRule="auto"/>
              <w:rPr>
                <w:rFonts w:ascii="Arial" w:eastAsia="Times New Roman" w:hAnsi="Arial" w:cs="Arial"/>
              </w:rPr>
            </w:pPr>
            <w:r w:rsidRPr="009C3649">
              <w:rPr>
                <w:rFonts w:ascii="Arial" w:eastAsia="Times New Roman" w:hAnsi="Arial" w:cs="Arial"/>
              </w:rPr>
              <w:t>UOM</w:t>
            </w:r>
          </w:p>
        </w:tc>
      </w:tr>
      <w:tr w:rsidTr="00F55398">
        <w:tblPrEx>
          <w:tblW w:w="0" w:type="auto"/>
          <w:tblLook w:val="04A0"/>
        </w:tblPrEx>
        <w:trPr>
          <w:trHeight w:val="625"/>
        </w:trPr>
        <w:tc>
          <w:tcPr>
            <w:tcW w:w="1049" w:type="dxa"/>
            <w:noWrap/>
            <w:hideMark/>
          </w:tcPr>
          <w:p w:rsidR="00C416E0" w:rsidRPr="004869E7" w:rsidP="00F55398">
            <w:pPr>
              <w:spacing w:after="0" w:line="240" w:lineRule="auto"/>
              <w:rPr>
                <w:rFonts w:ascii="Arial" w:eastAsia="Times New Roman" w:hAnsi="Arial" w:cs="Arial"/>
              </w:rPr>
            </w:pPr>
            <w:bookmarkStart w:id="2" w:name="_Hlk221536032"/>
            <w:r w:rsidRPr="004869E7">
              <w:rPr>
                <w:rFonts w:ascii="Arial" w:eastAsia="Times New Roman" w:hAnsi="Arial" w:cs="Arial"/>
              </w:rPr>
              <w:t>0001</w:t>
            </w:r>
          </w:p>
        </w:tc>
        <w:tc>
          <w:tcPr>
            <w:tcW w:w="6686" w:type="dxa"/>
            <w:noWrap/>
            <w:hideMark/>
          </w:tcPr>
          <w:p w:rsidR="00C416E0" w:rsidRPr="004869E7" w:rsidP="00F55398">
            <w:pPr>
              <w:spacing w:after="0" w:line="240" w:lineRule="auto"/>
              <w:rPr>
                <w:rFonts w:ascii="Arial" w:eastAsia="Times New Roman" w:hAnsi="Arial" w:cs="Arial"/>
              </w:rPr>
            </w:pPr>
            <w:r w:rsidRPr="004869E7">
              <w:rPr>
                <w:rFonts w:ascii="Arial" w:eastAsia="Times New Roman" w:hAnsi="Arial" w:cs="Arial"/>
              </w:rPr>
              <w:t>Tecni</w:t>
            </w:r>
            <w:r w:rsidRPr="004869E7">
              <w:rPr>
                <w:rFonts w:ascii="Arial" w:eastAsia="Times New Roman" w:hAnsi="Arial" w:cs="Arial"/>
              </w:rPr>
              <w:t xml:space="preserve">-Quip Husky L-Series Anodized Aluminum Linen </w:t>
            </w:r>
          </w:p>
          <w:p w:rsidR="00C416E0" w:rsidRPr="004869E7" w:rsidP="00F55398">
            <w:pPr>
              <w:spacing w:after="0" w:line="240" w:lineRule="auto"/>
              <w:rPr>
                <w:rFonts w:ascii="Arial" w:eastAsia="Times New Roman" w:hAnsi="Arial" w:cs="Arial"/>
              </w:rPr>
            </w:pPr>
            <w:r w:rsidRPr="004869E7">
              <w:rPr>
                <w:rFonts w:ascii="Arial" w:eastAsia="Times New Roman" w:hAnsi="Arial" w:cs="Arial"/>
              </w:rPr>
              <w:t xml:space="preserve">Transport Cart </w:t>
            </w:r>
            <w:r>
              <w:rPr>
                <w:rFonts w:ascii="Arial" w:eastAsia="Times New Roman" w:hAnsi="Arial" w:cs="Arial"/>
              </w:rPr>
              <w:t>M</w:t>
            </w:r>
            <w:r w:rsidRPr="004869E7">
              <w:rPr>
                <w:rFonts w:ascii="Arial" w:eastAsia="Times New Roman" w:hAnsi="Arial" w:cs="Arial"/>
              </w:rPr>
              <w:t>odel# L-77-246066-TH or equal</w:t>
            </w:r>
          </w:p>
        </w:tc>
        <w:tc>
          <w:tcPr>
            <w:tcW w:w="818" w:type="dxa"/>
            <w:noWrap/>
            <w:hideMark/>
          </w:tcPr>
          <w:p w:rsidR="00C416E0" w:rsidRPr="004869E7" w:rsidP="00F55398">
            <w:pPr>
              <w:spacing w:after="0" w:line="240" w:lineRule="auto"/>
              <w:jc w:val="right"/>
              <w:rPr>
                <w:rFonts w:ascii="Arial" w:eastAsia="Times New Roman" w:hAnsi="Arial" w:cs="Arial"/>
                <w:color w:val="000000"/>
              </w:rPr>
            </w:pPr>
            <w:r w:rsidRPr="004869E7">
              <w:rPr>
                <w:rFonts w:ascii="Arial" w:eastAsia="Times New Roman" w:hAnsi="Arial" w:cs="Arial"/>
                <w:color w:val="000000"/>
              </w:rPr>
              <w:t>20</w:t>
            </w:r>
          </w:p>
        </w:tc>
        <w:tc>
          <w:tcPr>
            <w:tcW w:w="797" w:type="dxa"/>
            <w:noWrap/>
            <w:hideMark/>
          </w:tcPr>
          <w:p w:rsidR="00C416E0" w:rsidRPr="004869E7" w:rsidP="00F55398">
            <w:pPr>
              <w:spacing w:after="0" w:line="240" w:lineRule="auto"/>
              <w:rPr>
                <w:rFonts w:ascii="Arial" w:eastAsia="Times New Roman" w:hAnsi="Arial" w:cs="Arial"/>
              </w:rPr>
            </w:pPr>
            <w:r w:rsidRPr="004869E7">
              <w:rPr>
                <w:rFonts w:ascii="Arial" w:eastAsia="Times New Roman" w:hAnsi="Arial" w:cs="Arial"/>
              </w:rPr>
              <w:t>EA</w:t>
            </w:r>
          </w:p>
        </w:tc>
      </w:tr>
    </w:tbl>
    <w:p w:rsidR="00C416E0" w:rsidRPr="004869E7" w:rsidP="00C416E0">
      <w:pPr>
        <w:widowControl w:val="0"/>
        <w:autoSpaceDE w:val="0"/>
        <w:autoSpaceDN w:val="0"/>
        <w:spacing w:line="240" w:lineRule="auto"/>
        <w:rPr>
          <w:rFonts w:ascii="Arial" w:eastAsia="Arial" w:hAnsi="Arial" w:cs="Arial"/>
          <w:b/>
          <w:sz w:val="24"/>
          <w:szCs w:val="24"/>
          <w:u w:val="single"/>
        </w:rPr>
      </w:pPr>
      <w:bookmarkEnd w:id="2"/>
    </w:p>
    <w:p w:rsidR="00C416E0" w:rsidRPr="004869E7" w:rsidP="00C416E0">
      <w:pPr>
        <w:autoSpaceDE w:val="0"/>
        <w:autoSpaceDN w:val="0"/>
        <w:adjustRightInd w:val="0"/>
        <w:spacing w:after="0" w:line="240" w:lineRule="auto"/>
        <w:rPr>
          <w:rFonts w:ascii="Arial" w:hAnsi="Arial" w:cs="Arial"/>
          <w:b/>
          <w:bCs/>
          <w:sz w:val="24"/>
          <w:szCs w:val="24"/>
          <w:u w:val="single"/>
        </w:rPr>
      </w:pPr>
      <w:bookmarkStart w:id="3" w:name="_Hlk221872482"/>
      <w:r w:rsidRPr="004869E7">
        <w:rPr>
          <w:rFonts w:ascii="Arial" w:hAnsi="Arial" w:cs="Arial"/>
          <w:b/>
          <w:bCs/>
          <w:sz w:val="24"/>
          <w:szCs w:val="24"/>
          <w:u w:val="single"/>
        </w:rPr>
        <w:t>S</w:t>
      </w:r>
      <w:r>
        <w:rPr>
          <w:rFonts w:ascii="Arial" w:hAnsi="Arial" w:cs="Arial"/>
          <w:b/>
          <w:bCs/>
          <w:sz w:val="24"/>
          <w:szCs w:val="24"/>
          <w:u w:val="single"/>
        </w:rPr>
        <w:t>TATEMENT OF WORK</w:t>
      </w:r>
    </w:p>
    <w:p w:rsidR="00C416E0" w:rsidRPr="004869E7" w:rsidP="00C416E0">
      <w:pPr>
        <w:autoSpaceDE w:val="0"/>
        <w:autoSpaceDN w:val="0"/>
        <w:adjustRightInd w:val="0"/>
        <w:spacing w:after="0" w:line="240" w:lineRule="auto"/>
        <w:rPr>
          <w:rFonts w:ascii="Arial" w:hAnsi="Arial" w:cs="Arial"/>
          <w:sz w:val="24"/>
          <w:szCs w:val="24"/>
        </w:rPr>
      </w:pPr>
    </w:p>
    <w:p w:rsidR="00C416E0" w:rsidRPr="00046DFC" w:rsidP="00C416E0">
      <w:pPr>
        <w:widowControl w:val="0"/>
        <w:autoSpaceDE w:val="0"/>
        <w:autoSpaceDN w:val="0"/>
        <w:spacing w:after="0" w:line="240" w:lineRule="auto"/>
        <w:rPr>
          <w:rFonts w:ascii="Arial" w:eastAsia="Arial" w:hAnsi="Arial" w:cs="Arial"/>
          <w:b/>
          <w:sz w:val="24"/>
          <w:szCs w:val="24"/>
        </w:rPr>
      </w:pPr>
      <w:bookmarkEnd w:id="3"/>
      <w:r w:rsidRPr="00046DFC">
        <w:rPr>
          <w:rFonts w:ascii="Arial" w:eastAsia="Arial" w:hAnsi="Arial" w:cs="Arial"/>
          <w:b/>
          <w:spacing w:val="-2"/>
          <w:sz w:val="24"/>
          <w:szCs w:val="24"/>
        </w:rPr>
        <w:t>General:</w:t>
      </w:r>
    </w:p>
    <w:p w:rsidR="00C416E0" w:rsidRPr="00046DFC" w:rsidP="00C416E0">
      <w:pPr>
        <w:widowControl w:val="0"/>
        <w:autoSpaceDE w:val="0"/>
        <w:autoSpaceDN w:val="0"/>
        <w:spacing w:after="0" w:line="240" w:lineRule="auto"/>
        <w:rPr>
          <w:rFonts w:ascii="Arial" w:eastAsia="Arial" w:hAnsi="Arial" w:cs="Arial"/>
          <w:sz w:val="24"/>
          <w:szCs w:val="24"/>
        </w:rPr>
      </w:pPr>
      <w:r w:rsidRPr="00046DFC">
        <w:rPr>
          <w:rFonts w:ascii="Arial" w:eastAsia="Arial" w:hAnsi="Arial" w:cs="Arial"/>
          <w:sz w:val="24"/>
          <w:szCs w:val="24"/>
        </w:rPr>
        <w:t>VA Long Beach Healthcare System located at 5901 East 7th Street Long Beach CA, 90822 has a requirement for twenty (20) Anodized Aluminum Linen Transport Carts for the collection and delivery of Government linens and garments throughout the medical center’s wards, clinical areas, hallways, and service passageways. The carts must be fully enclosed, hospital-safe, and configured for towing throughout the facility’s corridors via an integrated ball hitch system. The specific configuration, dimensions, and</w:t>
      </w:r>
      <w:r>
        <w:rPr>
          <w:rFonts w:ascii="Arial" w:eastAsia="Arial" w:hAnsi="Arial" w:cs="Arial"/>
          <w:sz w:val="24"/>
          <w:szCs w:val="24"/>
        </w:rPr>
        <w:t xml:space="preserve"> </w:t>
      </w:r>
      <w:r w:rsidRPr="00046DFC">
        <w:rPr>
          <w:rFonts w:ascii="Arial" w:eastAsia="Arial" w:hAnsi="Arial" w:cs="Arial"/>
          <w:sz w:val="24"/>
          <w:szCs w:val="24"/>
        </w:rPr>
        <w:t>accessories described herein reflect operational requirements that have been validated through sustained use of identical carts currently deployed at the facility.</w:t>
      </w:r>
    </w:p>
    <w:p w:rsidR="00C416E0" w:rsidRPr="00046DFC" w:rsidP="00C416E0">
      <w:pPr>
        <w:widowControl w:val="0"/>
        <w:autoSpaceDE w:val="0"/>
        <w:autoSpaceDN w:val="0"/>
        <w:spacing w:after="0" w:line="240" w:lineRule="auto"/>
        <w:rPr>
          <w:rFonts w:ascii="Arial" w:eastAsia="Arial" w:hAnsi="Arial" w:cs="Arial"/>
          <w:sz w:val="24"/>
          <w:szCs w:val="24"/>
        </w:rPr>
      </w:pPr>
    </w:p>
    <w:p w:rsidR="00C416E0" w:rsidRPr="00046DFC" w:rsidP="00C416E0">
      <w:pPr>
        <w:widowControl w:val="0"/>
        <w:autoSpaceDE w:val="0"/>
        <w:autoSpaceDN w:val="0"/>
        <w:spacing w:after="0" w:line="240" w:lineRule="auto"/>
        <w:rPr>
          <w:rFonts w:ascii="Arial" w:eastAsia="Arial" w:hAnsi="Arial" w:cs="Arial"/>
          <w:b/>
          <w:sz w:val="24"/>
          <w:szCs w:val="24"/>
        </w:rPr>
      </w:pPr>
      <w:r w:rsidRPr="00046DFC">
        <w:rPr>
          <w:rFonts w:ascii="Arial" w:eastAsia="Arial" w:hAnsi="Arial" w:cs="Arial"/>
          <w:b/>
          <w:spacing w:val="-2"/>
          <w:sz w:val="24"/>
          <w:szCs w:val="24"/>
        </w:rPr>
        <w:t>Scope:</w:t>
      </w:r>
    </w:p>
    <w:p w:rsidR="00C416E0" w:rsidRPr="00046DFC" w:rsidP="00C416E0">
      <w:pPr>
        <w:widowControl w:val="0"/>
        <w:autoSpaceDE w:val="0"/>
        <w:autoSpaceDN w:val="0"/>
        <w:spacing w:after="0" w:line="240" w:lineRule="auto"/>
        <w:rPr>
          <w:rFonts w:ascii="Arial" w:eastAsia="Arial" w:hAnsi="Arial" w:cs="Arial"/>
          <w:sz w:val="24"/>
          <w:szCs w:val="24"/>
          <w:highlight w:val="yellow"/>
        </w:rPr>
      </w:pPr>
      <w:r w:rsidRPr="00046DFC">
        <w:rPr>
          <w:rFonts w:ascii="Arial" w:eastAsia="Arial" w:hAnsi="Arial" w:cs="Arial"/>
          <w:sz w:val="24"/>
          <w:szCs w:val="24"/>
        </w:rPr>
        <w:t xml:space="preserve">VA Long Beach Healthcare System environmental management service department is looking to acquire linen textile transportation carts to efficiently transport large loads of linen for patient care needs. The contractor is required to provide brand name or equal equipment that meets or </w:t>
      </w:r>
      <w:r w:rsidRPr="00046DFC">
        <w:rPr>
          <w:rFonts w:ascii="Arial" w:eastAsia="Arial" w:hAnsi="Arial" w:cs="Arial"/>
          <w:sz w:val="24"/>
          <w:szCs w:val="24"/>
        </w:rPr>
        <w:t>exceed</w:t>
      </w:r>
      <w:r w:rsidRPr="00046DFC">
        <w:rPr>
          <w:rFonts w:ascii="Arial" w:eastAsia="Arial" w:hAnsi="Arial" w:cs="Arial"/>
          <w:spacing w:val="-3"/>
          <w:sz w:val="24"/>
          <w:szCs w:val="24"/>
        </w:rPr>
        <w:t xml:space="preserve"> </w:t>
      </w:r>
      <w:r w:rsidRPr="00046DFC">
        <w:rPr>
          <w:rFonts w:ascii="Arial" w:eastAsia="Arial" w:hAnsi="Arial" w:cs="Arial"/>
          <w:sz w:val="24"/>
          <w:szCs w:val="24"/>
        </w:rPr>
        <w:t>the</w:t>
      </w:r>
      <w:r w:rsidRPr="00046DFC">
        <w:rPr>
          <w:rFonts w:ascii="Arial" w:eastAsia="Arial" w:hAnsi="Arial" w:cs="Arial"/>
          <w:spacing w:val="-6"/>
          <w:sz w:val="24"/>
          <w:szCs w:val="24"/>
        </w:rPr>
        <w:t xml:space="preserve"> </w:t>
      </w:r>
      <w:r w:rsidRPr="00046DFC">
        <w:rPr>
          <w:rFonts w:ascii="Arial" w:eastAsia="Arial" w:hAnsi="Arial" w:cs="Arial"/>
          <w:sz w:val="24"/>
          <w:szCs w:val="24"/>
        </w:rPr>
        <w:t>physical,</w:t>
      </w:r>
      <w:r w:rsidRPr="00046DFC">
        <w:rPr>
          <w:rFonts w:ascii="Arial" w:eastAsia="Arial" w:hAnsi="Arial" w:cs="Arial"/>
          <w:spacing w:val="-3"/>
          <w:sz w:val="24"/>
          <w:szCs w:val="24"/>
        </w:rPr>
        <w:t xml:space="preserve"> </w:t>
      </w:r>
      <w:r w:rsidRPr="00046DFC">
        <w:rPr>
          <w:rFonts w:ascii="Arial" w:eastAsia="Arial" w:hAnsi="Arial" w:cs="Arial"/>
          <w:sz w:val="24"/>
          <w:szCs w:val="24"/>
        </w:rPr>
        <w:t>functional,</w:t>
      </w:r>
      <w:r w:rsidRPr="00046DFC">
        <w:rPr>
          <w:rFonts w:ascii="Arial" w:eastAsia="Arial" w:hAnsi="Arial" w:cs="Arial"/>
          <w:spacing w:val="-6"/>
          <w:sz w:val="24"/>
          <w:szCs w:val="24"/>
        </w:rPr>
        <w:t xml:space="preserve"> </w:t>
      </w:r>
      <w:r w:rsidRPr="00046DFC">
        <w:rPr>
          <w:rFonts w:ascii="Arial" w:eastAsia="Arial" w:hAnsi="Arial" w:cs="Arial"/>
          <w:sz w:val="24"/>
          <w:szCs w:val="24"/>
        </w:rPr>
        <w:t>and</w:t>
      </w:r>
      <w:r w:rsidRPr="00046DFC">
        <w:rPr>
          <w:rFonts w:ascii="Arial" w:eastAsia="Arial" w:hAnsi="Arial" w:cs="Arial"/>
          <w:spacing w:val="-6"/>
          <w:sz w:val="24"/>
          <w:szCs w:val="24"/>
        </w:rPr>
        <w:t xml:space="preserve"> </w:t>
      </w:r>
      <w:r w:rsidRPr="00046DFC">
        <w:rPr>
          <w:rFonts w:ascii="Arial" w:eastAsia="Arial" w:hAnsi="Arial" w:cs="Arial"/>
          <w:sz w:val="24"/>
          <w:szCs w:val="24"/>
        </w:rPr>
        <w:t>performance</w:t>
      </w:r>
      <w:r w:rsidRPr="00046DFC">
        <w:rPr>
          <w:rFonts w:ascii="Arial" w:eastAsia="Arial" w:hAnsi="Arial" w:cs="Arial"/>
          <w:spacing w:val="-3"/>
          <w:sz w:val="24"/>
          <w:szCs w:val="24"/>
        </w:rPr>
        <w:t xml:space="preserve"> </w:t>
      </w:r>
      <w:r w:rsidRPr="00046DFC">
        <w:rPr>
          <w:rFonts w:ascii="Arial" w:eastAsia="Arial" w:hAnsi="Arial" w:cs="Arial"/>
          <w:sz w:val="24"/>
          <w:szCs w:val="24"/>
        </w:rPr>
        <w:t>of</w:t>
      </w:r>
      <w:r w:rsidRPr="00046DFC">
        <w:rPr>
          <w:rFonts w:ascii="Arial" w:eastAsia="Arial" w:hAnsi="Arial" w:cs="Arial"/>
          <w:spacing w:val="-6"/>
          <w:sz w:val="24"/>
          <w:szCs w:val="24"/>
        </w:rPr>
        <w:t xml:space="preserve"> </w:t>
      </w:r>
      <w:r w:rsidRPr="00046DFC">
        <w:rPr>
          <w:rFonts w:ascii="Arial" w:eastAsia="Arial" w:hAnsi="Arial" w:cs="Arial"/>
          <w:sz w:val="24"/>
          <w:szCs w:val="24"/>
        </w:rPr>
        <w:t>the</w:t>
      </w:r>
      <w:r w:rsidRPr="00046DFC">
        <w:rPr>
          <w:rFonts w:ascii="Arial" w:eastAsia="Arial" w:hAnsi="Arial" w:cs="Arial"/>
          <w:spacing w:val="-2"/>
          <w:sz w:val="24"/>
          <w:szCs w:val="24"/>
        </w:rPr>
        <w:t xml:space="preserve"> </w:t>
      </w:r>
      <w:r w:rsidRPr="00046DFC">
        <w:rPr>
          <w:rFonts w:ascii="Arial" w:eastAsia="Arial" w:hAnsi="Arial" w:cs="Arial"/>
          <w:sz w:val="24"/>
          <w:szCs w:val="24"/>
        </w:rPr>
        <w:t>listed</w:t>
      </w:r>
      <w:r w:rsidRPr="00046DFC">
        <w:rPr>
          <w:rFonts w:ascii="Arial" w:eastAsia="Arial" w:hAnsi="Arial" w:cs="Arial"/>
          <w:spacing w:val="-6"/>
          <w:sz w:val="24"/>
          <w:szCs w:val="24"/>
        </w:rPr>
        <w:t xml:space="preserve"> </w:t>
      </w:r>
      <w:r>
        <w:rPr>
          <w:rFonts w:ascii="Arial" w:eastAsia="Arial" w:hAnsi="Arial" w:cs="Arial"/>
          <w:sz w:val="24"/>
          <w:szCs w:val="24"/>
        </w:rPr>
        <w:t>salient characteristics</w:t>
      </w:r>
      <w:r w:rsidRPr="00046DFC">
        <w:rPr>
          <w:rFonts w:ascii="Arial" w:eastAsia="Arial" w:hAnsi="Arial" w:cs="Arial"/>
          <w:spacing w:val="-6"/>
          <w:sz w:val="24"/>
          <w:szCs w:val="24"/>
        </w:rPr>
        <w:t xml:space="preserve"> </w:t>
      </w:r>
      <w:r w:rsidRPr="00046DFC">
        <w:rPr>
          <w:rFonts w:ascii="Arial" w:eastAsia="Arial" w:hAnsi="Arial" w:cs="Arial"/>
          <w:sz w:val="24"/>
          <w:szCs w:val="24"/>
        </w:rPr>
        <w:t>in this section.</w:t>
      </w:r>
    </w:p>
    <w:p w:rsidR="00C416E0" w:rsidRPr="00046DFC" w:rsidP="00C416E0">
      <w:pPr>
        <w:widowControl w:val="0"/>
        <w:autoSpaceDE w:val="0"/>
        <w:autoSpaceDN w:val="0"/>
        <w:spacing w:after="0" w:line="240" w:lineRule="auto"/>
        <w:rPr>
          <w:rFonts w:ascii="Arial" w:eastAsia="Arial" w:hAnsi="Arial" w:cs="Arial"/>
          <w:sz w:val="24"/>
          <w:szCs w:val="24"/>
          <w:highlight w:val="yellow"/>
        </w:rPr>
      </w:pPr>
    </w:p>
    <w:p w:rsidR="00C416E0" w:rsidRPr="00046DFC" w:rsidP="00C416E0">
      <w:pPr>
        <w:widowControl w:val="0"/>
        <w:autoSpaceDE w:val="0"/>
        <w:autoSpaceDN w:val="0"/>
        <w:spacing w:after="0" w:line="240" w:lineRule="auto"/>
        <w:rPr>
          <w:rFonts w:ascii="Arial" w:eastAsia="Arial" w:hAnsi="Arial" w:cs="Arial"/>
          <w:b/>
          <w:sz w:val="24"/>
          <w:szCs w:val="24"/>
        </w:rPr>
      </w:pPr>
      <w:r w:rsidRPr="00046DFC">
        <w:rPr>
          <w:rFonts w:ascii="Arial" w:eastAsia="Arial" w:hAnsi="Arial" w:cs="Arial"/>
          <w:b/>
          <w:spacing w:val="-2"/>
          <w:sz w:val="24"/>
          <w:szCs w:val="24"/>
        </w:rPr>
        <w:t>Requirements/</w:t>
      </w:r>
      <w:r>
        <w:rPr>
          <w:rFonts w:ascii="Arial" w:eastAsia="Arial" w:hAnsi="Arial" w:cs="Arial"/>
          <w:b/>
          <w:spacing w:val="-2"/>
          <w:sz w:val="24"/>
          <w:szCs w:val="24"/>
        </w:rPr>
        <w:t>Salient Characteristics</w:t>
      </w:r>
      <w:r w:rsidRPr="00046DFC">
        <w:rPr>
          <w:rFonts w:ascii="Arial" w:eastAsia="Arial" w:hAnsi="Arial" w:cs="Arial"/>
          <w:b/>
          <w:spacing w:val="-2"/>
          <w:sz w:val="24"/>
          <w:szCs w:val="24"/>
        </w:rPr>
        <w:t>:</w:t>
      </w:r>
    </w:p>
    <w:p w:rsidR="00C416E0" w:rsidRPr="00046DFC" w:rsidP="00C416E0">
      <w:pPr>
        <w:widowControl w:val="0"/>
        <w:autoSpaceDE w:val="0"/>
        <w:autoSpaceDN w:val="0"/>
        <w:spacing w:after="0" w:line="275" w:lineRule="exact"/>
        <w:rPr>
          <w:rFonts w:ascii="Arial" w:eastAsia="Arial" w:hAnsi="Arial" w:cs="Arial"/>
          <w:sz w:val="24"/>
          <w:szCs w:val="24"/>
        </w:rPr>
      </w:pPr>
      <w:r w:rsidRPr="00046DFC">
        <w:rPr>
          <w:rFonts w:ascii="Arial" w:eastAsia="Arial" w:hAnsi="Arial" w:cs="Arial"/>
          <w:sz w:val="24"/>
          <w:szCs w:val="24"/>
        </w:rPr>
        <w:t>CLIN</w:t>
      </w:r>
      <w:r w:rsidRPr="00046DFC">
        <w:rPr>
          <w:rFonts w:ascii="Arial" w:eastAsia="Arial" w:hAnsi="Arial" w:cs="Arial"/>
          <w:spacing w:val="-7"/>
          <w:sz w:val="24"/>
          <w:szCs w:val="24"/>
        </w:rPr>
        <w:t xml:space="preserve"> </w:t>
      </w:r>
      <w:r w:rsidRPr="00046DFC">
        <w:rPr>
          <w:rFonts w:ascii="Arial" w:eastAsia="Arial" w:hAnsi="Arial" w:cs="Arial"/>
          <w:sz w:val="24"/>
          <w:szCs w:val="24"/>
        </w:rPr>
        <w:t>0001</w:t>
      </w:r>
      <w:r w:rsidRPr="00046DFC">
        <w:rPr>
          <w:rFonts w:ascii="Arial" w:eastAsia="Arial" w:hAnsi="Arial" w:cs="Arial"/>
          <w:spacing w:val="-5"/>
          <w:sz w:val="24"/>
          <w:szCs w:val="24"/>
        </w:rPr>
        <w:t xml:space="preserve"> </w:t>
      </w:r>
      <w:r w:rsidRPr="00046DFC">
        <w:rPr>
          <w:rFonts w:ascii="Arial" w:eastAsia="Arial" w:hAnsi="Arial" w:cs="Arial"/>
          <w:sz w:val="24"/>
          <w:szCs w:val="24"/>
        </w:rPr>
        <w:t>Tecni</w:t>
      </w:r>
      <w:r w:rsidRPr="00046DFC">
        <w:rPr>
          <w:rFonts w:ascii="Arial" w:eastAsia="Arial" w:hAnsi="Arial" w:cs="Arial"/>
          <w:sz w:val="24"/>
          <w:szCs w:val="24"/>
        </w:rPr>
        <w:t>-Quip Husky L-Series Anodized Aluminum Linen Transport Cart Model# L-77-246066-TH or equal</w:t>
      </w:r>
      <w:r w:rsidRPr="00046DFC">
        <w:rPr>
          <w:rFonts w:ascii="Arial" w:eastAsia="Arial" w:hAnsi="Arial" w:cs="Arial"/>
          <w:spacing w:val="-8"/>
          <w:sz w:val="24"/>
          <w:szCs w:val="24"/>
        </w:rPr>
        <w:t xml:space="preserve"> </w:t>
      </w:r>
      <w:r w:rsidRPr="00046DFC">
        <w:rPr>
          <w:rFonts w:ascii="Arial" w:eastAsia="Arial" w:hAnsi="Arial" w:cs="Arial"/>
          <w:sz w:val="24"/>
          <w:szCs w:val="24"/>
        </w:rPr>
        <w:t>–</w:t>
      </w:r>
      <w:r w:rsidRPr="00046DFC">
        <w:rPr>
          <w:rFonts w:ascii="Arial" w:eastAsia="Arial" w:hAnsi="Arial" w:cs="Arial"/>
          <w:spacing w:val="-9"/>
          <w:sz w:val="24"/>
          <w:szCs w:val="24"/>
        </w:rPr>
        <w:t xml:space="preserve"> </w:t>
      </w:r>
      <w:r w:rsidRPr="00046DFC">
        <w:rPr>
          <w:rFonts w:ascii="Arial" w:eastAsia="Arial" w:hAnsi="Arial" w:cs="Arial"/>
          <w:sz w:val="24"/>
          <w:szCs w:val="24"/>
        </w:rPr>
        <w:t>Quantity:</w:t>
      </w:r>
      <w:r w:rsidRPr="00046DFC">
        <w:rPr>
          <w:rFonts w:ascii="Arial" w:eastAsia="Arial" w:hAnsi="Arial" w:cs="Arial"/>
          <w:spacing w:val="-9"/>
          <w:sz w:val="24"/>
          <w:szCs w:val="24"/>
        </w:rPr>
        <w:t xml:space="preserve"> </w:t>
      </w:r>
      <w:r w:rsidRPr="00046DFC">
        <w:rPr>
          <w:rFonts w:ascii="Arial" w:eastAsia="Arial" w:hAnsi="Arial" w:cs="Arial"/>
          <w:spacing w:val="-5"/>
          <w:sz w:val="24"/>
          <w:szCs w:val="24"/>
        </w:rPr>
        <w:t>20EA</w:t>
      </w:r>
    </w:p>
    <w:p w:rsidR="00C416E0" w:rsidRPr="00046DFC" w:rsidP="00C416E0">
      <w:pPr>
        <w:widowControl w:val="0"/>
        <w:numPr>
          <w:ilvl w:val="0"/>
          <w:numId w:val="1"/>
        </w:numPr>
        <w:tabs>
          <w:tab w:val="left" w:pos="839"/>
        </w:tabs>
        <w:autoSpaceDE w:val="0"/>
        <w:autoSpaceDN w:val="0"/>
        <w:spacing w:after="0" w:line="293" w:lineRule="exact"/>
        <w:rPr>
          <w:rFonts w:ascii="Arial" w:eastAsia="Arial" w:hAnsi="Arial" w:cs="Arial"/>
          <w:sz w:val="24"/>
          <w:szCs w:val="24"/>
        </w:rPr>
      </w:pPr>
      <w:r w:rsidRPr="00046DFC">
        <w:rPr>
          <w:rFonts w:ascii="Arial" w:eastAsia="Arial" w:hAnsi="Arial" w:cs="Arial"/>
          <w:sz w:val="24"/>
          <w:szCs w:val="24"/>
        </w:rPr>
        <w:t>Must</w:t>
      </w:r>
      <w:r w:rsidRPr="00046DFC">
        <w:rPr>
          <w:rFonts w:ascii="Arial" w:eastAsia="Arial" w:hAnsi="Arial" w:cs="Arial"/>
          <w:sz w:val="24"/>
          <w:szCs w:val="24"/>
        </w:rPr>
        <w:t xml:space="preserve"> be designed to meet Joint Commission standards for healthcare linen transport.</w:t>
      </w:r>
    </w:p>
    <w:p w:rsidR="00C416E0" w:rsidRPr="00046DFC" w:rsidP="00C416E0">
      <w:pPr>
        <w:widowControl w:val="0"/>
        <w:numPr>
          <w:ilvl w:val="0"/>
          <w:numId w:val="1"/>
        </w:numPr>
        <w:tabs>
          <w:tab w:val="left" w:pos="839"/>
        </w:tabs>
        <w:autoSpaceDE w:val="0"/>
        <w:autoSpaceDN w:val="0"/>
        <w:spacing w:after="0" w:line="293" w:lineRule="exact"/>
        <w:rPr>
          <w:rFonts w:ascii="Arial" w:eastAsia="Arial" w:hAnsi="Arial" w:cs="Arial"/>
          <w:sz w:val="24"/>
          <w:szCs w:val="24"/>
        </w:rPr>
      </w:pPr>
      <w:r w:rsidRPr="00046DFC">
        <w:rPr>
          <w:rFonts w:ascii="Arial" w:eastAsia="Arial" w:hAnsi="Arial" w:cs="Arial"/>
          <w:sz w:val="24"/>
          <w:szCs w:val="24"/>
        </w:rPr>
        <w:t>Must</w:t>
      </w:r>
      <w:r w:rsidRPr="00046DFC">
        <w:rPr>
          <w:rFonts w:ascii="Arial" w:eastAsia="Arial" w:hAnsi="Arial" w:cs="Arial"/>
          <w:spacing w:val="-6"/>
          <w:sz w:val="24"/>
          <w:szCs w:val="24"/>
        </w:rPr>
        <w:t xml:space="preserve"> </w:t>
      </w:r>
      <w:r w:rsidRPr="00046DFC">
        <w:rPr>
          <w:rFonts w:ascii="Arial" w:eastAsia="Arial" w:hAnsi="Arial" w:cs="Arial"/>
          <w:sz w:val="24"/>
          <w:szCs w:val="24"/>
        </w:rPr>
        <w:t>have Anodized aluminum alloy construction to ensure durability.</w:t>
      </w:r>
    </w:p>
    <w:p w:rsidR="00C416E0" w:rsidRPr="00046DFC" w:rsidP="00C416E0">
      <w:pPr>
        <w:widowControl w:val="0"/>
        <w:numPr>
          <w:ilvl w:val="0"/>
          <w:numId w:val="1"/>
        </w:numPr>
        <w:tabs>
          <w:tab w:val="left" w:pos="839"/>
        </w:tabs>
        <w:autoSpaceDE w:val="0"/>
        <w:autoSpaceDN w:val="0"/>
        <w:spacing w:after="0" w:line="293" w:lineRule="exact"/>
        <w:rPr>
          <w:rFonts w:ascii="Arial" w:eastAsia="Arial" w:hAnsi="Arial" w:cs="Arial"/>
          <w:sz w:val="24"/>
          <w:szCs w:val="24"/>
        </w:rPr>
      </w:pPr>
      <w:r w:rsidRPr="00046DFC">
        <w:rPr>
          <w:rFonts w:ascii="Arial" w:eastAsia="Arial" w:hAnsi="Arial" w:cs="Arial"/>
          <w:sz w:val="24"/>
          <w:szCs w:val="24"/>
        </w:rPr>
        <w:t>Must have Anodized surface treatment for corrosion resistance, sanitation compatibility, and extended service life.</w:t>
      </w:r>
    </w:p>
    <w:p w:rsidR="00C416E0" w:rsidRPr="00046DFC" w:rsidP="00C416E0">
      <w:pPr>
        <w:widowControl w:val="0"/>
        <w:numPr>
          <w:ilvl w:val="0"/>
          <w:numId w:val="1"/>
        </w:numPr>
        <w:tabs>
          <w:tab w:val="left" w:pos="839"/>
        </w:tabs>
        <w:autoSpaceDE w:val="0"/>
        <w:autoSpaceDN w:val="0"/>
        <w:spacing w:after="0" w:line="293" w:lineRule="exact"/>
        <w:rPr>
          <w:rFonts w:ascii="Arial" w:eastAsia="Arial" w:hAnsi="Arial" w:cs="Arial"/>
          <w:sz w:val="24"/>
          <w:szCs w:val="24"/>
        </w:rPr>
      </w:pPr>
      <w:r w:rsidRPr="00046DFC">
        <w:rPr>
          <w:rFonts w:ascii="Arial" w:eastAsia="Arial" w:hAnsi="Arial" w:cs="Arial"/>
          <w:sz w:val="24"/>
          <w:szCs w:val="24"/>
        </w:rPr>
        <w:t>Must have structural integrity, body of cart shall not shake, sway, or flex under</w:t>
      </w:r>
      <w:r>
        <w:rPr>
          <w:rFonts w:ascii="Arial" w:eastAsia="Arial" w:hAnsi="Arial" w:cs="Arial"/>
          <w:sz w:val="24"/>
          <w:szCs w:val="24"/>
        </w:rPr>
        <w:t xml:space="preserve"> </w:t>
      </w:r>
      <w:r w:rsidRPr="00046DFC">
        <w:rPr>
          <w:rFonts w:ascii="Arial" w:eastAsia="Arial" w:hAnsi="Arial" w:cs="Arial"/>
          <w:sz w:val="24"/>
          <w:szCs w:val="24"/>
        </w:rPr>
        <w:t xml:space="preserve">load. </w:t>
      </w:r>
    </w:p>
    <w:p w:rsidR="00C416E0" w:rsidRPr="00046DFC" w:rsidP="00C416E0">
      <w:pPr>
        <w:widowControl w:val="0"/>
        <w:numPr>
          <w:ilvl w:val="0"/>
          <w:numId w:val="1"/>
        </w:numPr>
        <w:tabs>
          <w:tab w:val="left" w:pos="839"/>
        </w:tabs>
        <w:autoSpaceDE w:val="0"/>
        <w:autoSpaceDN w:val="0"/>
        <w:spacing w:after="0" w:line="293" w:lineRule="exact"/>
        <w:rPr>
          <w:rFonts w:ascii="Arial" w:eastAsia="Arial" w:hAnsi="Arial" w:cs="Arial"/>
          <w:sz w:val="24"/>
          <w:szCs w:val="24"/>
        </w:rPr>
      </w:pPr>
      <w:r w:rsidRPr="00046DFC">
        <w:rPr>
          <w:rFonts w:ascii="Arial" w:eastAsia="Arial" w:hAnsi="Arial" w:cs="Arial"/>
          <w:sz w:val="24"/>
          <w:szCs w:val="24"/>
        </w:rPr>
        <w:t>Must have a secure frame with multiple hardware systems.</w:t>
      </w:r>
    </w:p>
    <w:p w:rsidR="00C416E0" w:rsidRPr="00046DFC" w:rsidP="00C416E0">
      <w:pPr>
        <w:widowControl w:val="0"/>
        <w:numPr>
          <w:ilvl w:val="0"/>
          <w:numId w:val="1"/>
        </w:numPr>
        <w:tabs>
          <w:tab w:val="left" w:pos="839"/>
        </w:tabs>
        <w:autoSpaceDE w:val="0"/>
        <w:autoSpaceDN w:val="0"/>
        <w:spacing w:after="0" w:line="293" w:lineRule="exact"/>
        <w:rPr>
          <w:rFonts w:ascii="Arial" w:eastAsia="Arial" w:hAnsi="Arial" w:cs="Arial"/>
          <w:sz w:val="24"/>
          <w:szCs w:val="24"/>
        </w:rPr>
      </w:pPr>
      <w:r w:rsidRPr="00046DFC">
        <w:rPr>
          <w:rFonts w:ascii="Arial" w:eastAsia="Arial" w:hAnsi="Arial" w:cs="Arial"/>
          <w:sz w:val="24"/>
          <w:szCs w:val="24"/>
        </w:rPr>
        <w:t>Must not contain sharp edges on any surface, corner, or component.</w:t>
      </w:r>
    </w:p>
    <w:p w:rsidR="00C416E0" w:rsidRPr="00046DFC" w:rsidP="00C416E0">
      <w:pPr>
        <w:widowControl w:val="0"/>
        <w:numPr>
          <w:ilvl w:val="0"/>
          <w:numId w:val="1"/>
        </w:numPr>
        <w:tabs>
          <w:tab w:val="left" w:pos="839"/>
        </w:tabs>
        <w:autoSpaceDE w:val="0"/>
        <w:autoSpaceDN w:val="0"/>
        <w:spacing w:after="0" w:line="293" w:lineRule="exact"/>
        <w:rPr>
          <w:rFonts w:ascii="Arial" w:eastAsia="Arial" w:hAnsi="Arial" w:cs="Arial"/>
          <w:sz w:val="24"/>
          <w:szCs w:val="24"/>
        </w:rPr>
      </w:pPr>
      <w:r w:rsidRPr="00046DFC">
        <w:rPr>
          <w:rFonts w:ascii="Arial" w:eastAsia="Arial" w:hAnsi="Arial" w:cs="Arial"/>
          <w:sz w:val="24"/>
          <w:szCs w:val="24"/>
        </w:rPr>
        <w:t>All fabric components (covers, closures) shall be manufactured from fire retardant, staph-check vinyl or equivalent hospital-grade material.</w:t>
      </w:r>
    </w:p>
    <w:p w:rsidR="00C416E0" w:rsidRPr="00046DFC" w:rsidP="00C416E0">
      <w:pPr>
        <w:widowControl w:val="0"/>
        <w:numPr>
          <w:ilvl w:val="0"/>
          <w:numId w:val="1"/>
        </w:numPr>
        <w:tabs>
          <w:tab w:val="left" w:pos="840"/>
        </w:tabs>
        <w:autoSpaceDE w:val="0"/>
        <w:autoSpaceDN w:val="0"/>
        <w:spacing w:after="0" w:line="240" w:lineRule="auto"/>
        <w:rPr>
          <w:rFonts w:ascii="Arial" w:eastAsia="Arial" w:hAnsi="Arial" w:cs="Arial"/>
          <w:sz w:val="24"/>
          <w:szCs w:val="24"/>
        </w:rPr>
      </w:pPr>
      <w:r w:rsidRPr="00046DFC">
        <w:rPr>
          <w:rFonts w:ascii="Arial" w:eastAsia="Arial" w:hAnsi="Arial" w:cs="Arial"/>
          <w:sz w:val="24"/>
          <w:szCs w:val="24"/>
        </w:rPr>
        <w:t>Must</w:t>
      </w:r>
      <w:r w:rsidRPr="00046DFC">
        <w:rPr>
          <w:rFonts w:ascii="Arial" w:eastAsia="Arial" w:hAnsi="Arial" w:cs="Arial"/>
          <w:spacing w:val="-2"/>
          <w:sz w:val="24"/>
          <w:szCs w:val="24"/>
        </w:rPr>
        <w:t xml:space="preserve"> </w:t>
      </w:r>
      <w:r w:rsidRPr="00046DFC">
        <w:rPr>
          <w:rFonts w:ascii="Arial" w:eastAsia="Arial" w:hAnsi="Arial" w:cs="Arial"/>
          <w:sz w:val="24"/>
          <w:szCs w:val="24"/>
        </w:rPr>
        <w:t xml:space="preserve">be within </w:t>
      </w:r>
      <w:r w:rsidRPr="00046DFC">
        <w:rPr>
          <w:rFonts w:ascii="Arial" w:eastAsia="Arial" w:hAnsi="Arial" w:cs="Arial"/>
          <w:sz w:val="24"/>
          <w:szCs w:val="24"/>
        </w:rPr>
        <w:t>24’’</w:t>
      </w:r>
      <w:r w:rsidRPr="00046DFC">
        <w:rPr>
          <w:rFonts w:ascii="Arial" w:eastAsia="Arial" w:hAnsi="Arial" w:cs="Arial"/>
          <w:sz w:val="24"/>
          <w:szCs w:val="24"/>
        </w:rPr>
        <w:t xml:space="preserve">W x </w:t>
      </w:r>
      <w:r w:rsidRPr="00046DFC">
        <w:rPr>
          <w:rFonts w:ascii="Arial" w:eastAsia="Arial" w:hAnsi="Arial" w:cs="Arial"/>
          <w:sz w:val="24"/>
          <w:szCs w:val="24"/>
        </w:rPr>
        <w:t>62’’</w:t>
      </w:r>
      <w:r w:rsidRPr="00046DFC">
        <w:rPr>
          <w:rFonts w:ascii="Arial" w:eastAsia="Arial" w:hAnsi="Arial" w:cs="Arial"/>
          <w:sz w:val="24"/>
          <w:szCs w:val="24"/>
        </w:rPr>
        <w:t xml:space="preserve">L x </w:t>
      </w:r>
      <w:r w:rsidRPr="00046DFC">
        <w:rPr>
          <w:rFonts w:ascii="Arial" w:eastAsia="Arial" w:hAnsi="Arial" w:cs="Arial"/>
          <w:sz w:val="24"/>
          <w:szCs w:val="24"/>
        </w:rPr>
        <w:t>66’’</w:t>
      </w:r>
      <w:r w:rsidRPr="00046DFC">
        <w:rPr>
          <w:rFonts w:ascii="Arial" w:eastAsia="Arial" w:hAnsi="Arial" w:cs="Arial"/>
          <w:sz w:val="24"/>
          <w:szCs w:val="24"/>
        </w:rPr>
        <w:t>H to ensure compatibility with the facility’s established linen closets, service elevators, doorways, and corridor widths.</w:t>
      </w:r>
    </w:p>
    <w:p w:rsidR="00C416E0" w:rsidRPr="00046DFC" w:rsidP="00C416E0">
      <w:pPr>
        <w:widowControl w:val="0"/>
        <w:numPr>
          <w:ilvl w:val="0"/>
          <w:numId w:val="1"/>
        </w:numPr>
        <w:tabs>
          <w:tab w:val="left" w:pos="840"/>
        </w:tabs>
        <w:autoSpaceDE w:val="0"/>
        <w:autoSpaceDN w:val="0"/>
        <w:spacing w:after="0" w:line="240" w:lineRule="auto"/>
        <w:rPr>
          <w:rFonts w:ascii="Arial" w:eastAsia="Arial" w:hAnsi="Arial" w:cs="Arial"/>
          <w:sz w:val="24"/>
          <w:szCs w:val="24"/>
        </w:rPr>
      </w:pPr>
      <w:r w:rsidRPr="00046DFC">
        <w:rPr>
          <w:rFonts w:ascii="Arial" w:eastAsia="Arial" w:hAnsi="Arial" w:cs="Arial"/>
          <w:sz w:val="24"/>
          <w:szCs w:val="24"/>
        </w:rPr>
        <w:t>Must come with multi-compartment shelving configuration with adjustable horizontal shelves and fixed vertical partitions for quick stocking and inventory control.</w:t>
      </w:r>
    </w:p>
    <w:p w:rsidR="00C416E0" w:rsidRPr="00046DFC" w:rsidP="00C416E0">
      <w:pPr>
        <w:widowControl w:val="0"/>
        <w:numPr>
          <w:ilvl w:val="0"/>
          <w:numId w:val="1"/>
        </w:numPr>
        <w:tabs>
          <w:tab w:val="left" w:pos="840"/>
        </w:tabs>
        <w:autoSpaceDE w:val="0"/>
        <w:autoSpaceDN w:val="0"/>
        <w:spacing w:after="0" w:line="240" w:lineRule="auto"/>
        <w:rPr>
          <w:rFonts w:ascii="Arial" w:eastAsia="Arial" w:hAnsi="Arial" w:cs="Arial"/>
          <w:sz w:val="24"/>
          <w:szCs w:val="24"/>
        </w:rPr>
      </w:pPr>
      <w:r w:rsidRPr="00046DFC">
        <w:rPr>
          <w:rFonts w:ascii="Arial" w:eastAsia="Arial" w:hAnsi="Arial" w:cs="Arial"/>
          <w:sz w:val="24"/>
          <w:szCs w:val="24"/>
        </w:rPr>
        <w:t>Must come with a minimum of three (3) usable shelf levels (adjustable shelves plus base).</w:t>
      </w:r>
    </w:p>
    <w:p w:rsidR="00C416E0" w:rsidRPr="00046DFC" w:rsidP="00C416E0">
      <w:pPr>
        <w:widowControl w:val="0"/>
        <w:numPr>
          <w:ilvl w:val="0"/>
          <w:numId w:val="1"/>
        </w:numPr>
        <w:tabs>
          <w:tab w:val="left" w:pos="840"/>
        </w:tabs>
        <w:autoSpaceDE w:val="0"/>
        <w:autoSpaceDN w:val="0"/>
        <w:spacing w:after="0" w:line="240" w:lineRule="auto"/>
        <w:rPr>
          <w:rFonts w:ascii="Arial" w:eastAsia="Arial" w:hAnsi="Arial" w:cs="Arial"/>
          <w:sz w:val="24"/>
          <w:szCs w:val="24"/>
        </w:rPr>
      </w:pPr>
      <w:r w:rsidRPr="00046DFC">
        <w:rPr>
          <w:rFonts w:ascii="Arial" w:eastAsia="Arial" w:hAnsi="Arial" w:cs="Arial"/>
          <w:sz w:val="24"/>
          <w:szCs w:val="24"/>
        </w:rPr>
        <w:t>Must come with recessed handles on both sides of the cart — handles must be recessed to prevent snagging on doorframes, walls, and equipment in narrow VA corridors.</w:t>
      </w:r>
    </w:p>
    <w:p w:rsidR="00C416E0" w:rsidRPr="00046DFC" w:rsidP="00C416E0">
      <w:pPr>
        <w:widowControl w:val="0"/>
        <w:numPr>
          <w:ilvl w:val="0"/>
          <w:numId w:val="1"/>
        </w:numPr>
        <w:tabs>
          <w:tab w:val="left" w:pos="840"/>
        </w:tabs>
        <w:autoSpaceDE w:val="0"/>
        <w:autoSpaceDN w:val="0"/>
        <w:spacing w:after="0" w:line="240" w:lineRule="auto"/>
        <w:rPr>
          <w:rFonts w:ascii="Arial" w:eastAsia="Arial" w:hAnsi="Arial" w:cs="Arial"/>
          <w:sz w:val="24"/>
          <w:szCs w:val="24"/>
        </w:rPr>
      </w:pPr>
      <w:r w:rsidRPr="00046DFC">
        <w:rPr>
          <w:rFonts w:ascii="Arial" w:eastAsia="Arial" w:hAnsi="Arial" w:cs="Arial"/>
          <w:sz w:val="24"/>
          <w:szCs w:val="24"/>
        </w:rPr>
        <w:t>Must come with a full perimeter bumper for protection of facility walls, door frames, and adjacent equipment throughout narrow passageways.</w:t>
      </w:r>
    </w:p>
    <w:p w:rsidR="00C416E0" w:rsidRPr="00046DFC" w:rsidP="00C416E0">
      <w:pPr>
        <w:widowControl w:val="0"/>
        <w:numPr>
          <w:ilvl w:val="0"/>
          <w:numId w:val="1"/>
        </w:numPr>
        <w:tabs>
          <w:tab w:val="left" w:pos="840"/>
        </w:tabs>
        <w:autoSpaceDE w:val="0"/>
        <w:autoSpaceDN w:val="0"/>
        <w:spacing w:after="0" w:line="240" w:lineRule="auto"/>
        <w:rPr>
          <w:rFonts w:ascii="Arial" w:eastAsia="Arial" w:hAnsi="Arial" w:cs="Arial"/>
          <w:sz w:val="24"/>
          <w:szCs w:val="24"/>
        </w:rPr>
      </w:pPr>
      <w:r w:rsidRPr="00046DFC">
        <w:rPr>
          <w:rFonts w:ascii="Arial" w:eastAsia="Arial" w:hAnsi="Arial" w:cs="Arial"/>
          <w:sz w:val="24"/>
          <w:szCs w:val="24"/>
        </w:rPr>
        <w:t>Must be a fully enclosed cart with sealed front cover system to prevent airborne contamination of clean linens during transport.</w:t>
      </w:r>
    </w:p>
    <w:p w:rsidR="00C416E0" w:rsidRPr="00046DFC" w:rsidP="00C416E0">
      <w:pPr>
        <w:widowControl w:val="0"/>
        <w:numPr>
          <w:ilvl w:val="0"/>
          <w:numId w:val="1"/>
        </w:numPr>
        <w:tabs>
          <w:tab w:val="left" w:pos="840"/>
        </w:tabs>
        <w:autoSpaceDE w:val="0"/>
        <w:autoSpaceDN w:val="0"/>
        <w:spacing w:after="0" w:line="240" w:lineRule="auto"/>
        <w:rPr>
          <w:rFonts w:ascii="Arial" w:eastAsia="Arial" w:hAnsi="Arial" w:cs="Arial"/>
          <w:sz w:val="24"/>
          <w:szCs w:val="24"/>
        </w:rPr>
      </w:pPr>
      <w:r w:rsidRPr="00046DFC">
        <w:rPr>
          <w:rFonts w:ascii="Arial" w:eastAsia="Arial" w:hAnsi="Arial" w:cs="Arial"/>
          <w:sz w:val="24"/>
          <w:szCs w:val="24"/>
        </w:rPr>
        <w:t>Must come with a double front cover system containing outer flexible vinyl cover with inner pass-through acrylic/transparent strip panels to allow for visual inventory verification without full cover removal, preventing cross-contamination.</w:t>
      </w:r>
    </w:p>
    <w:p w:rsidR="00C416E0" w:rsidRPr="00046DFC" w:rsidP="00C416E0">
      <w:pPr>
        <w:widowControl w:val="0"/>
        <w:numPr>
          <w:ilvl w:val="0"/>
          <w:numId w:val="1"/>
        </w:numPr>
        <w:tabs>
          <w:tab w:val="left" w:pos="840"/>
        </w:tabs>
        <w:autoSpaceDE w:val="0"/>
        <w:autoSpaceDN w:val="0"/>
        <w:spacing w:after="0" w:line="240" w:lineRule="auto"/>
        <w:rPr>
          <w:rFonts w:ascii="Arial" w:eastAsia="Arial" w:hAnsi="Arial" w:cs="Arial"/>
          <w:sz w:val="24"/>
          <w:szCs w:val="24"/>
        </w:rPr>
      </w:pPr>
      <w:r w:rsidRPr="00046DFC">
        <w:rPr>
          <w:rFonts w:ascii="Arial" w:eastAsia="Arial" w:hAnsi="Arial" w:cs="Arial"/>
          <w:sz w:val="24"/>
          <w:szCs w:val="24"/>
        </w:rPr>
        <w:t>Must be integrated with transport straps (zipper closure style) for securing cart contents during towing and over-the-road movement.</w:t>
      </w:r>
    </w:p>
    <w:p w:rsidR="00C416E0" w:rsidRPr="00046DFC" w:rsidP="00C416E0">
      <w:pPr>
        <w:widowControl w:val="0"/>
        <w:numPr>
          <w:ilvl w:val="0"/>
          <w:numId w:val="1"/>
        </w:numPr>
        <w:tabs>
          <w:tab w:val="left" w:pos="840"/>
        </w:tabs>
        <w:autoSpaceDE w:val="0"/>
        <w:autoSpaceDN w:val="0"/>
        <w:spacing w:after="0" w:line="240" w:lineRule="auto"/>
        <w:rPr>
          <w:rFonts w:ascii="Arial" w:eastAsia="Arial" w:hAnsi="Arial" w:cs="Arial"/>
          <w:sz w:val="24"/>
          <w:szCs w:val="24"/>
        </w:rPr>
      </w:pPr>
      <w:r w:rsidRPr="00046DFC">
        <w:rPr>
          <w:rFonts w:ascii="Arial" w:eastAsia="Arial" w:hAnsi="Arial" w:cs="Arial"/>
          <w:sz w:val="24"/>
          <w:szCs w:val="24"/>
        </w:rPr>
        <w:t>All cover materials shall be 16 oz. fire retardant, staph-check vinyl — mandatory for Joint Commission compliance in healthcare environments.</w:t>
      </w:r>
    </w:p>
    <w:p w:rsidR="00C416E0" w:rsidRPr="00046DFC" w:rsidP="00C416E0">
      <w:pPr>
        <w:widowControl w:val="0"/>
        <w:numPr>
          <w:ilvl w:val="0"/>
          <w:numId w:val="1"/>
        </w:numPr>
        <w:tabs>
          <w:tab w:val="left" w:pos="840"/>
        </w:tabs>
        <w:autoSpaceDE w:val="0"/>
        <w:autoSpaceDN w:val="0"/>
        <w:spacing w:after="0" w:line="240" w:lineRule="auto"/>
        <w:rPr>
          <w:rFonts w:ascii="Arial" w:eastAsia="Arial" w:hAnsi="Arial" w:cs="Arial"/>
          <w:sz w:val="24"/>
          <w:szCs w:val="24"/>
        </w:rPr>
      </w:pPr>
      <w:r w:rsidRPr="00046DFC">
        <w:rPr>
          <w:rFonts w:ascii="Arial" w:eastAsia="Arial" w:hAnsi="Arial" w:cs="Arial"/>
          <w:sz w:val="24"/>
          <w:szCs w:val="24"/>
        </w:rPr>
        <w:t>Must have non-marking wheels that are hospital-safe for all floor surfaces including tile and grouted floors.</w:t>
      </w:r>
    </w:p>
    <w:p w:rsidR="00C416E0" w:rsidRPr="00046DFC" w:rsidP="00C416E0">
      <w:pPr>
        <w:widowControl w:val="0"/>
        <w:numPr>
          <w:ilvl w:val="0"/>
          <w:numId w:val="1"/>
        </w:numPr>
        <w:tabs>
          <w:tab w:val="left" w:pos="840"/>
        </w:tabs>
        <w:autoSpaceDE w:val="0"/>
        <w:autoSpaceDN w:val="0"/>
        <w:spacing w:after="0" w:line="240" w:lineRule="auto"/>
        <w:rPr>
          <w:rFonts w:ascii="Arial" w:eastAsia="Arial" w:hAnsi="Arial" w:cs="Arial"/>
          <w:sz w:val="24"/>
          <w:szCs w:val="24"/>
        </w:rPr>
      </w:pPr>
      <w:r w:rsidRPr="00046DFC">
        <w:rPr>
          <w:rFonts w:ascii="Arial" w:eastAsia="Arial" w:hAnsi="Arial" w:cs="Arial"/>
          <w:sz w:val="24"/>
          <w:szCs w:val="24"/>
        </w:rPr>
        <w:t>Must come with 2 rigid casters and 2 swivel casters — this specific configuration is required for controlled directional navigation in the facility’s hallways, turns, and service elevator bays.</w:t>
      </w:r>
    </w:p>
    <w:p w:rsidR="00C416E0" w:rsidRPr="00046DFC" w:rsidP="00C416E0">
      <w:pPr>
        <w:widowControl w:val="0"/>
        <w:numPr>
          <w:ilvl w:val="0"/>
          <w:numId w:val="1"/>
        </w:numPr>
        <w:tabs>
          <w:tab w:val="left" w:pos="840"/>
        </w:tabs>
        <w:autoSpaceDE w:val="0"/>
        <w:autoSpaceDN w:val="0"/>
        <w:spacing w:after="0" w:line="240" w:lineRule="auto"/>
        <w:rPr>
          <w:rFonts w:ascii="Arial" w:eastAsia="Arial" w:hAnsi="Arial" w:cs="Arial"/>
          <w:sz w:val="24"/>
          <w:szCs w:val="24"/>
        </w:rPr>
      </w:pPr>
      <w:r w:rsidRPr="00046DFC">
        <w:rPr>
          <w:rFonts w:ascii="Arial" w:eastAsia="Arial" w:hAnsi="Arial" w:cs="Arial"/>
          <w:sz w:val="24"/>
          <w:szCs w:val="24"/>
        </w:rPr>
        <w:t xml:space="preserve">Must have a minimum cart weight load of 2,000 </w:t>
      </w:r>
      <w:r w:rsidRPr="00046DFC">
        <w:rPr>
          <w:rFonts w:ascii="Arial" w:eastAsia="Arial" w:hAnsi="Arial" w:cs="Arial"/>
          <w:sz w:val="24"/>
          <w:szCs w:val="24"/>
        </w:rPr>
        <w:t>lbs</w:t>
      </w:r>
      <w:r w:rsidRPr="00046DFC">
        <w:rPr>
          <w:rFonts w:ascii="Arial" w:eastAsia="Arial" w:hAnsi="Arial" w:cs="Arial"/>
          <w:sz w:val="24"/>
          <w:szCs w:val="24"/>
        </w:rPr>
        <w:t xml:space="preserve"> and an individual shelf weight load minimum 200 lbs.</w:t>
      </w:r>
    </w:p>
    <w:p w:rsidR="00C416E0" w:rsidRPr="00046DFC" w:rsidP="00C416E0">
      <w:pPr>
        <w:widowControl w:val="0"/>
        <w:numPr>
          <w:ilvl w:val="0"/>
          <w:numId w:val="1"/>
        </w:numPr>
        <w:tabs>
          <w:tab w:val="left" w:pos="840"/>
        </w:tabs>
        <w:autoSpaceDE w:val="0"/>
        <w:autoSpaceDN w:val="0"/>
        <w:spacing w:after="0" w:line="240" w:lineRule="auto"/>
        <w:rPr>
          <w:rFonts w:ascii="Arial" w:eastAsia="Arial" w:hAnsi="Arial" w:cs="Arial"/>
          <w:sz w:val="24"/>
          <w:szCs w:val="24"/>
        </w:rPr>
      </w:pPr>
      <w:r w:rsidRPr="00046DFC">
        <w:rPr>
          <w:rFonts w:ascii="Arial" w:eastAsia="Arial" w:hAnsi="Arial" w:cs="Arial"/>
          <w:sz w:val="24"/>
          <w:szCs w:val="24"/>
        </w:rPr>
        <w:t>Must come equipped with a towing hitch such as a ball hitch #6824 or exact functional equivalent, permanently mounted to cart frame.</w:t>
      </w:r>
    </w:p>
    <w:p w:rsidR="00C416E0" w:rsidRPr="00046DFC" w:rsidP="00C416E0">
      <w:pPr>
        <w:widowControl w:val="0"/>
        <w:numPr>
          <w:ilvl w:val="0"/>
          <w:numId w:val="1"/>
        </w:numPr>
        <w:tabs>
          <w:tab w:val="left" w:pos="840"/>
        </w:tabs>
        <w:autoSpaceDE w:val="0"/>
        <w:autoSpaceDN w:val="0"/>
        <w:spacing w:after="0" w:line="240" w:lineRule="auto"/>
        <w:rPr>
          <w:rFonts w:ascii="Arial" w:eastAsia="Arial" w:hAnsi="Arial" w:cs="Arial"/>
          <w:sz w:val="24"/>
          <w:szCs w:val="24"/>
        </w:rPr>
      </w:pPr>
      <w:r w:rsidRPr="00046DFC">
        <w:rPr>
          <w:rFonts w:ascii="Arial" w:eastAsia="Arial" w:hAnsi="Arial" w:cs="Arial"/>
          <w:sz w:val="24"/>
          <w:szCs w:val="24"/>
        </w:rPr>
        <w:t>Must include safety chain with hitch assembly.</w:t>
      </w:r>
    </w:p>
    <w:p w:rsidR="00C416E0" w:rsidRPr="00046DFC" w:rsidP="00C416E0">
      <w:pPr>
        <w:widowControl w:val="0"/>
        <w:numPr>
          <w:ilvl w:val="0"/>
          <w:numId w:val="1"/>
        </w:numPr>
        <w:tabs>
          <w:tab w:val="left" w:pos="840"/>
        </w:tabs>
        <w:autoSpaceDE w:val="0"/>
        <w:autoSpaceDN w:val="0"/>
        <w:spacing w:after="0" w:line="240" w:lineRule="auto"/>
        <w:rPr>
          <w:rFonts w:ascii="Arial" w:eastAsia="Arial" w:hAnsi="Arial" w:cs="Arial"/>
          <w:sz w:val="24"/>
          <w:szCs w:val="24"/>
        </w:rPr>
      </w:pPr>
      <w:r w:rsidRPr="00046DFC">
        <w:rPr>
          <w:rFonts w:ascii="Arial" w:eastAsia="Arial" w:hAnsi="Arial" w:cs="Arial"/>
          <w:sz w:val="24"/>
          <w:szCs w:val="24"/>
        </w:rPr>
        <w:t>Hitch must be factory-installed or manufacturer-authorized mount on cart frame; field-fabricated or aftermarket hitches are not acceptable.</w:t>
      </w:r>
    </w:p>
    <w:p w:rsidR="00C416E0" w:rsidRPr="00046DFC" w:rsidP="00C416E0">
      <w:pPr>
        <w:widowControl w:val="0"/>
        <w:numPr>
          <w:ilvl w:val="0"/>
          <w:numId w:val="1"/>
        </w:numPr>
        <w:tabs>
          <w:tab w:val="left" w:pos="840"/>
        </w:tabs>
        <w:autoSpaceDE w:val="0"/>
        <w:autoSpaceDN w:val="0"/>
        <w:spacing w:after="0" w:line="240" w:lineRule="auto"/>
        <w:rPr>
          <w:rFonts w:ascii="Arial" w:eastAsia="Arial" w:hAnsi="Arial" w:cs="Arial"/>
          <w:sz w:val="24"/>
          <w:szCs w:val="24"/>
        </w:rPr>
      </w:pPr>
      <w:r w:rsidRPr="00046DFC">
        <w:rPr>
          <w:rFonts w:ascii="Arial" w:eastAsia="Arial" w:hAnsi="Arial" w:cs="Arial"/>
          <w:sz w:val="24"/>
          <w:szCs w:val="24"/>
        </w:rPr>
        <w:t>Hitch must be compatible with the existing motorized tugger system already deployed at the facility. Carts lacking a compatible integrated hitch cannot be safely towed and would require manual pushing of individual carts, creating ergonomic risk and operational inefficiency.</w:t>
      </w:r>
    </w:p>
    <w:p w:rsidR="00C416E0" w:rsidRPr="00046DFC" w:rsidP="00C416E0">
      <w:pPr>
        <w:widowControl w:val="0"/>
        <w:numPr>
          <w:ilvl w:val="0"/>
          <w:numId w:val="1"/>
        </w:numPr>
        <w:tabs>
          <w:tab w:val="left" w:pos="840"/>
        </w:tabs>
        <w:autoSpaceDE w:val="0"/>
        <w:autoSpaceDN w:val="0"/>
        <w:spacing w:after="0" w:line="240" w:lineRule="auto"/>
        <w:rPr>
          <w:rFonts w:ascii="Arial" w:eastAsia="Arial" w:hAnsi="Arial" w:cs="Arial"/>
          <w:sz w:val="24"/>
          <w:szCs w:val="24"/>
        </w:rPr>
      </w:pPr>
      <w:r w:rsidRPr="00046DFC">
        <w:rPr>
          <w:rFonts w:ascii="Arial" w:eastAsia="Arial" w:hAnsi="Arial" w:cs="Arial"/>
          <w:sz w:val="24"/>
          <w:szCs w:val="24"/>
        </w:rPr>
        <w:t>All materials, coatings, adhesives, and hardware must be hospital-safe and non-toxic; no components that could harbor pathogens or compromise infection control protocols.</w:t>
      </w:r>
    </w:p>
    <w:p w:rsidR="00C416E0" w:rsidRPr="00046DFC" w:rsidP="00C416E0">
      <w:pPr>
        <w:widowControl w:val="0"/>
        <w:numPr>
          <w:ilvl w:val="0"/>
          <w:numId w:val="1"/>
        </w:numPr>
        <w:tabs>
          <w:tab w:val="left" w:pos="840"/>
        </w:tabs>
        <w:autoSpaceDE w:val="0"/>
        <w:autoSpaceDN w:val="0"/>
        <w:spacing w:after="0" w:line="240" w:lineRule="auto"/>
        <w:rPr>
          <w:rFonts w:ascii="Arial" w:eastAsia="Arial" w:hAnsi="Arial" w:cs="Arial"/>
          <w:sz w:val="24"/>
          <w:szCs w:val="24"/>
        </w:rPr>
      </w:pPr>
      <w:r w:rsidRPr="00046DFC">
        <w:rPr>
          <w:rFonts w:ascii="Arial" w:eastAsia="Arial" w:hAnsi="Arial" w:cs="Arial"/>
          <w:sz w:val="24"/>
          <w:szCs w:val="24"/>
        </w:rPr>
        <w:t>Must include a Sharpie-friendly ID sticker/sign holder for department/floor identification consistent with current facility inventory management practices.</w:t>
      </w:r>
    </w:p>
    <w:p w:rsidR="00C416E0" w:rsidRPr="00046DFC" w:rsidP="00C416E0">
      <w:pPr>
        <w:autoSpaceDE w:val="0"/>
        <w:autoSpaceDN w:val="0"/>
        <w:adjustRightInd w:val="0"/>
        <w:spacing w:after="0" w:line="240" w:lineRule="auto"/>
        <w:rPr>
          <w:rFonts w:ascii="Arial-BoldMT" w:hAnsi="Arial-BoldMT" w:eastAsiaTheme="minorHAnsi" w:cs="Arial-BoldMT"/>
          <w:b/>
          <w:bCs/>
          <w14:ligatures w14:val="standardContextual"/>
        </w:rPr>
      </w:pPr>
    </w:p>
    <w:p w:rsidR="00C416E0" w:rsidRPr="00A27302" w:rsidP="00C416E0">
      <w:pPr>
        <w:autoSpaceDE w:val="0"/>
        <w:autoSpaceDN w:val="0"/>
        <w:adjustRightInd w:val="0"/>
        <w:spacing w:after="0" w:line="240" w:lineRule="auto"/>
        <w:rPr>
          <w:rFonts w:ascii="Arial" w:hAnsi="Arial" w:eastAsiaTheme="minorHAnsi" w:cs="Arial"/>
          <w:b/>
          <w:bCs/>
          <w:sz w:val="24"/>
          <w:szCs w:val="24"/>
          <w14:ligatures w14:val="standardContextual"/>
        </w:rPr>
      </w:pPr>
      <w:r w:rsidRPr="00A27302">
        <w:rPr>
          <w:rFonts w:ascii="Arial" w:hAnsi="Arial" w:eastAsiaTheme="minorHAnsi" w:cs="Arial"/>
          <w:b/>
          <w:bCs/>
          <w:sz w:val="24"/>
          <w:szCs w:val="24"/>
          <w14:ligatures w14:val="standardContextual"/>
        </w:rPr>
        <w:t xml:space="preserve">Warranty </w:t>
      </w:r>
      <w:r w:rsidRPr="00A27302">
        <w:rPr>
          <w:rFonts w:ascii="Arial" w:hAnsi="Arial" w:eastAsiaTheme="minorHAnsi" w:cs="Arial"/>
          <w:b/>
          <w:bCs/>
          <w:sz w:val="24"/>
          <w:szCs w:val="24"/>
          <w14:ligatures w14:val="standardContextual"/>
        </w:rPr>
        <w:t>of</w:t>
      </w:r>
      <w:r w:rsidRPr="00A27302">
        <w:rPr>
          <w:rFonts w:ascii="Arial" w:hAnsi="Arial" w:eastAsiaTheme="minorHAnsi" w:cs="Arial"/>
          <w:b/>
          <w:bCs/>
          <w:sz w:val="24"/>
          <w:szCs w:val="24"/>
          <w14:ligatures w14:val="standardContextual"/>
        </w:rPr>
        <w:t xml:space="preserve"> Equipment</w:t>
      </w:r>
    </w:p>
    <w:p w:rsidR="00C416E0" w:rsidRPr="00A27302" w:rsidP="00C416E0">
      <w:pPr>
        <w:autoSpaceDE w:val="0"/>
        <w:autoSpaceDN w:val="0"/>
        <w:adjustRightInd w:val="0"/>
        <w:spacing w:after="0" w:line="240" w:lineRule="auto"/>
        <w:rPr>
          <w:rFonts w:ascii="Arial" w:hAnsi="Arial" w:eastAsiaTheme="minorHAnsi" w:cs="Arial"/>
          <w:sz w:val="24"/>
          <w:szCs w:val="24"/>
          <w14:ligatures w14:val="standardContextual"/>
        </w:rPr>
      </w:pPr>
      <w:r w:rsidRPr="00A27302">
        <w:rPr>
          <w:rFonts w:ascii="Arial" w:hAnsi="Arial" w:eastAsiaTheme="minorHAnsi" w:cs="Arial"/>
          <w:sz w:val="24"/>
          <w:szCs w:val="24"/>
          <w14:ligatures w14:val="standardContextual"/>
        </w:rPr>
        <w:t xml:space="preserve">Government requirement for standard manufacturer industry warranty term. The government does not accept extended warranties, which require advance payment. The Vendor agrees to furnish, without cost to the Government, replacement of all parts and material which are found to be defective during the warranty period. The cost of transportation of replacement </w:t>
      </w:r>
      <w:r w:rsidRPr="00A27302">
        <w:rPr>
          <w:rFonts w:ascii="Arial" w:hAnsi="Arial" w:eastAsiaTheme="minorHAnsi" w:cs="Arial"/>
          <w:sz w:val="24"/>
          <w:szCs w:val="24"/>
          <w14:ligatures w14:val="standardContextual"/>
        </w:rPr>
        <w:t>material</w:t>
      </w:r>
      <w:r w:rsidRPr="00A27302">
        <w:rPr>
          <w:rFonts w:ascii="Arial" w:hAnsi="Arial" w:eastAsiaTheme="minorHAnsi" w:cs="Arial"/>
          <w:sz w:val="24"/>
          <w:szCs w:val="24"/>
          <w14:ligatures w14:val="standardContextual"/>
        </w:rPr>
        <w:t xml:space="preserve"> and parts shall be borne by the Vendor.</w:t>
      </w:r>
    </w:p>
    <w:p w:rsidR="00C416E0" w:rsidRPr="00046DFC" w:rsidP="00C416E0">
      <w:pPr>
        <w:widowControl w:val="0"/>
        <w:autoSpaceDE w:val="0"/>
        <w:autoSpaceDN w:val="0"/>
        <w:spacing w:after="0" w:line="240" w:lineRule="auto"/>
        <w:rPr>
          <w:rFonts w:ascii="Arial" w:eastAsia="Arial" w:hAnsi="Arial" w:cs="Arial"/>
          <w:b/>
          <w:sz w:val="24"/>
          <w:szCs w:val="24"/>
        </w:rPr>
      </w:pPr>
    </w:p>
    <w:p w:rsidR="00C416E0" w:rsidRPr="00046DFC" w:rsidP="00C416E0">
      <w:pPr>
        <w:widowControl w:val="0"/>
        <w:autoSpaceDE w:val="0"/>
        <w:autoSpaceDN w:val="0"/>
        <w:spacing w:after="0" w:line="240" w:lineRule="auto"/>
        <w:rPr>
          <w:rFonts w:ascii="Arial" w:eastAsia="Arial" w:hAnsi="Arial" w:cs="Arial"/>
          <w:b/>
          <w:sz w:val="24"/>
          <w:szCs w:val="24"/>
        </w:rPr>
      </w:pPr>
      <w:r w:rsidRPr="00046DFC">
        <w:rPr>
          <w:rFonts w:ascii="Arial" w:eastAsia="Arial" w:hAnsi="Arial" w:cs="Arial"/>
          <w:b/>
          <w:sz w:val="24"/>
          <w:szCs w:val="24"/>
        </w:rPr>
        <w:t>Delivery</w:t>
      </w:r>
      <w:r w:rsidRPr="00046DFC">
        <w:rPr>
          <w:rFonts w:ascii="Arial" w:eastAsia="Arial" w:hAnsi="Arial" w:cs="Arial"/>
          <w:b/>
          <w:spacing w:val="-8"/>
          <w:sz w:val="24"/>
          <w:szCs w:val="24"/>
        </w:rPr>
        <w:t xml:space="preserve"> </w:t>
      </w:r>
      <w:r w:rsidRPr="00046DFC">
        <w:rPr>
          <w:rFonts w:ascii="Arial" w:eastAsia="Arial" w:hAnsi="Arial" w:cs="Arial"/>
          <w:b/>
          <w:spacing w:val="-2"/>
          <w:sz w:val="24"/>
          <w:szCs w:val="24"/>
        </w:rPr>
        <w:t>Schedule:</w:t>
      </w:r>
    </w:p>
    <w:p w:rsidR="00C416E0" w:rsidRPr="00046DFC" w:rsidP="00C416E0">
      <w:pPr>
        <w:widowControl w:val="0"/>
        <w:autoSpaceDE w:val="0"/>
        <w:autoSpaceDN w:val="0"/>
        <w:spacing w:after="0" w:line="240" w:lineRule="auto"/>
        <w:rPr>
          <w:rFonts w:ascii="Arial" w:eastAsia="Arial" w:hAnsi="Arial" w:cs="Arial"/>
          <w:spacing w:val="-2"/>
          <w:sz w:val="24"/>
          <w:szCs w:val="24"/>
        </w:rPr>
      </w:pPr>
      <w:r w:rsidRPr="00046DFC">
        <w:rPr>
          <w:rFonts w:ascii="Arial" w:eastAsia="Arial" w:hAnsi="Arial" w:cs="Arial"/>
          <w:sz w:val="24"/>
          <w:szCs w:val="24"/>
        </w:rPr>
        <w:t>Hours</w:t>
      </w:r>
      <w:r w:rsidRPr="00046DFC">
        <w:rPr>
          <w:rFonts w:ascii="Arial" w:eastAsia="Arial" w:hAnsi="Arial" w:cs="Arial"/>
          <w:spacing w:val="-7"/>
          <w:sz w:val="24"/>
          <w:szCs w:val="24"/>
        </w:rPr>
        <w:t xml:space="preserve"> </w:t>
      </w:r>
      <w:r w:rsidRPr="00046DFC">
        <w:rPr>
          <w:rFonts w:ascii="Arial" w:eastAsia="Arial" w:hAnsi="Arial" w:cs="Arial"/>
          <w:sz w:val="24"/>
          <w:szCs w:val="24"/>
        </w:rPr>
        <w:t>of</w:t>
      </w:r>
      <w:r w:rsidRPr="00046DFC">
        <w:rPr>
          <w:rFonts w:ascii="Arial" w:eastAsia="Arial" w:hAnsi="Arial" w:cs="Arial"/>
          <w:spacing w:val="-7"/>
          <w:sz w:val="24"/>
          <w:szCs w:val="24"/>
        </w:rPr>
        <w:t xml:space="preserve"> </w:t>
      </w:r>
      <w:r w:rsidRPr="00046DFC">
        <w:rPr>
          <w:rFonts w:ascii="Arial" w:eastAsia="Arial" w:hAnsi="Arial" w:cs="Arial"/>
          <w:sz w:val="24"/>
          <w:szCs w:val="24"/>
        </w:rPr>
        <w:t>operations:</w:t>
      </w:r>
      <w:r w:rsidRPr="00046DFC">
        <w:rPr>
          <w:rFonts w:ascii="Arial" w:eastAsia="Arial" w:hAnsi="Arial" w:cs="Arial"/>
          <w:spacing w:val="-8"/>
          <w:sz w:val="24"/>
          <w:szCs w:val="24"/>
        </w:rPr>
        <w:t xml:space="preserve"> </w:t>
      </w:r>
      <w:r w:rsidRPr="00046DFC">
        <w:rPr>
          <w:rFonts w:ascii="Arial" w:eastAsia="Arial" w:hAnsi="Arial" w:cs="Arial"/>
          <w:sz w:val="24"/>
          <w:szCs w:val="24"/>
        </w:rPr>
        <w:t>Mon-Fri</w:t>
      </w:r>
      <w:r w:rsidRPr="00046DFC">
        <w:rPr>
          <w:rFonts w:ascii="Arial" w:eastAsia="Arial" w:hAnsi="Arial" w:cs="Arial"/>
          <w:spacing w:val="-6"/>
          <w:sz w:val="24"/>
          <w:szCs w:val="24"/>
        </w:rPr>
        <w:t xml:space="preserve"> </w:t>
      </w:r>
      <w:r w:rsidRPr="00046DFC">
        <w:rPr>
          <w:rFonts w:ascii="Arial" w:eastAsia="Arial" w:hAnsi="Arial" w:cs="Arial"/>
          <w:sz w:val="24"/>
          <w:szCs w:val="24"/>
        </w:rPr>
        <w:t>/</w:t>
      </w:r>
      <w:r w:rsidRPr="00046DFC">
        <w:rPr>
          <w:rFonts w:ascii="Arial" w:eastAsia="Arial" w:hAnsi="Arial" w:cs="Arial"/>
          <w:spacing w:val="-7"/>
          <w:sz w:val="24"/>
          <w:szCs w:val="24"/>
        </w:rPr>
        <w:t xml:space="preserve"> </w:t>
      </w:r>
      <w:r w:rsidRPr="00046DFC">
        <w:rPr>
          <w:rFonts w:ascii="Arial" w:eastAsia="Arial" w:hAnsi="Arial" w:cs="Arial"/>
          <w:sz w:val="24"/>
          <w:szCs w:val="24"/>
        </w:rPr>
        <w:t>6:30am</w:t>
      </w:r>
      <w:r w:rsidRPr="00046DFC">
        <w:rPr>
          <w:rFonts w:ascii="Arial" w:eastAsia="Arial" w:hAnsi="Arial" w:cs="Arial"/>
          <w:spacing w:val="-5"/>
          <w:sz w:val="24"/>
          <w:szCs w:val="24"/>
        </w:rPr>
        <w:t xml:space="preserve"> </w:t>
      </w:r>
      <w:r w:rsidRPr="00046DFC">
        <w:rPr>
          <w:rFonts w:ascii="Arial" w:eastAsia="Arial" w:hAnsi="Arial" w:cs="Arial"/>
          <w:sz w:val="24"/>
          <w:szCs w:val="24"/>
        </w:rPr>
        <w:t>-</w:t>
      </w:r>
      <w:r w:rsidRPr="00046DFC">
        <w:rPr>
          <w:rFonts w:ascii="Arial" w:eastAsia="Arial" w:hAnsi="Arial" w:cs="Arial"/>
          <w:spacing w:val="-2"/>
          <w:sz w:val="24"/>
          <w:szCs w:val="24"/>
        </w:rPr>
        <w:t xml:space="preserve">3:00pm. </w:t>
      </w:r>
    </w:p>
    <w:p w:rsidR="00C416E0" w:rsidRPr="00046DFC" w:rsidP="00C416E0">
      <w:pPr>
        <w:widowControl w:val="0"/>
        <w:autoSpaceDE w:val="0"/>
        <w:autoSpaceDN w:val="0"/>
        <w:spacing w:after="0" w:line="240" w:lineRule="auto"/>
        <w:rPr>
          <w:rFonts w:ascii="Arial" w:eastAsia="Arial" w:hAnsi="Arial" w:cs="Arial"/>
          <w:sz w:val="24"/>
          <w:szCs w:val="24"/>
          <w:highlight w:val="yellow"/>
        </w:rPr>
      </w:pPr>
    </w:p>
    <w:p w:rsidR="00C416E0" w:rsidRPr="00046DFC" w:rsidP="00C416E0">
      <w:pPr>
        <w:widowControl w:val="0"/>
        <w:autoSpaceDE w:val="0"/>
        <w:autoSpaceDN w:val="0"/>
        <w:spacing w:after="0" w:line="240" w:lineRule="auto"/>
        <w:rPr>
          <w:rFonts w:ascii="Arial" w:eastAsia="Arial" w:hAnsi="Arial" w:cs="Arial"/>
          <w:b/>
          <w:sz w:val="24"/>
          <w:szCs w:val="24"/>
        </w:rPr>
      </w:pPr>
      <w:r w:rsidRPr="00046DFC">
        <w:rPr>
          <w:rFonts w:ascii="Arial" w:eastAsia="Arial" w:hAnsi="Arial" w:cs="Arial"/>
          <w:b/>
          <w:sz w:val="24"/>
          <w:szCs w:val="24"/>
        </w:rPr>
        <w:t>Place</w:t>
      </w:r>
      <w:r w:rsidRPr="00046DFC">
        <w:rPr>
          <w:rFonts w:ascii="Arial" w:eastAsia="Arial" w:hAnsi="Arial" w:cs="Arial"/>
          <w:b/>
          <w:spacing w:val="-5"/>
          <w:sz w:val="24"/>
          <w:szCs w:val="24"/>
        </w:rPr>
        <w:t xml:space="preserve"> </w:t>
      </w:r>
      <w:r w:rsidRPr="00046DFC">
        <w:rPr>
          <w:rFonts w:ascii="Arial" w:eastAsia="Arial" w:hAnsi="Arial" w:cs="Arial"/>
          <w:b/>
          <w:sz w:val="24"/>
          <w:szCs w:val="24"/>
        </w:rPr>
        <w:t>of</w:t>
      </w:r>
      <w:r w:rsidRPr="00046DFC">
        <w:rPr>
          <w:rFonts w:ascii="Arial" w:eastAsia="Arial" w:hAnsi="Arial" w:cs="Arial"/>
          <w:b/>
          <w:spacing w:val="-5"/>
          <w:sz w:val="24"/>
          <w:szCs w:val="24"/>
        </w:rPr>
        <w:t xml:space="preserve"> </w:t>
      </w:r>
      <w:r w:rsidRPr="00046DFC">
        <w:rPr>
          <w:rFonts w:ascii="Arial" w:eastAsia="Arial" w:hAnsi="Arial" w:cs="Arial"/>
          <w:b/>
          <w:spacing w:val="-2"/>
          <w:sz w:val="24"/>
          <w:szCs w:val="24"/>
        </w:rPr>
        <w:t>Performance:</w:t>
      </w:r>
    </w:p>
    <w:p w:rsidR="00C416E0" w:rsidRPr="00046DFC" w:rsidP="00C416E0">
      <w:pPr>
        <w:widowControl w:val="0"/>
        <w:autoSpaceDE w:val="0"/>
        <w:autoSpaceDN w:val="0"/>
        <w:spacing w:after="0" w:line="240" w:lineRule="auto"/>
        <w:rPr>
          <w:rFonts w:ascii="Arial" w:eastAsia="Arial" w:hAnsi="Arial" w:cs="Arial"/>
          <w:sz w:val="24"/>
          <w:szCs w:val="24"/>
        </w:rPr>
      </w:pPr>
      <w:r w:rsidRPr="00046DFC">
        <w:rPr>
          <w:rFonts w:ascii="Arial" w:eastAsia="Arial" w:hAnsi="Arial" w:cs="Arial"/>
          <w:sz w:val="24"/>
          <w:szCs w:val="24"/>
        </w:rPr>
        <w:t>VA</w:t>
      </w:r>
      <w:r w:rsidRPr="00046DFC">
        <w:rPr>
          <w:rFonts w:ascii="Arial" w:eastAsia="Arial" w:hAnsi="Arial" w:cs="Arial"/>
          <w:spacing w:val="-8"/>
          <w:sz w:val="24"/>
          <w:szCs w:val="24"/>
        </w:rPr>
        <w:t xml:space="preserve"> </w:t>
      </w:r>
      <w:r w:rsidRPr="00046DFC">
        <w:rPr>
          <w:rFonts w:ascii="Arial" w:eastAsia="Arial" w:hAnsi="Arial" w:cs="Arial"/>
          <w:sz w:val="24"/>
          <w:szCs w:val="24"/>
        </w:rPr>
        <w:t>Long Beach Healthcare</w:t>
      </w:r>
      <w:r w:rsidRPr="00046DFC">
        <w:rPr>
          <w:rFonts w:ascii="Arial" w:eastAsia="Arial" w:hAnsi="Arial" w:cs="Arial"/>
          <w:spacing w:val="-10"/>
          <w:sz w:val="24"/>
          <w:szCs w:val="24"/>
        </w:rPr>
        <w:t xml:space="preserve"> </w:t>
      </w:r>
      <w:r w:rsidRPr="00046DFC">
        <w:rPr>
          <w:rFonts w:ascii="Arial" w:eastAsia="Arial" w:hAnsi="Arial" w:cs="Arial"/>
          <w:sz w:val="24"/>
          <w:szCs w:val="24"/>
        </w:rPr>
        <w:t xml:space="preserve">System </w:t>
      </w:r>
    </w:p>
    <w:p w:rsidR="00C416E0" w:rsidRPr="00046DFC" w:rsidP="00C416E0">
      <w:pPr>
        <w:widowControl w:val="0"/>
        <w:autoSpaceDE w:val="0"/>
        <w:autoSpaceDN w:val="0"/>
        <w:spacing w:after="0" w:line="240" w:lineRule="auto"/>
        <w:rPr>
          <w:rFonts w:ascii="Arial" w:eastAsia="Arial" w:hAnsi="Arial" w:cs="Arial"/>
          <w:sz w:val="24"/>
          <w:szCs w:val="24"/>
        </w:rPr>
      </w:pPr>
      <w:r w:rsidRPr="00046DFC">
        <w:rPr>
          <w:rFonts w:ascii="Arial" w:eastAsia="Arial" w:hAnsi="Arial" w:cs="Arial"/>
          <w:sz w:val="24"/>
          <w:szCs w:val="24"/>
        </w:rPr>
        <w:t xml:space="preserve">5901 East 7th Street </w:t>
      </w:r>
    </w:p>
    <w:p w:rsidR="00C416E0" w:rsidP="00C416E0">
      <w:pPr>
        <w:widowControl w:val="0"/>
        <w:autoSpaceDE w:val="0"/>
        <w:autoSpaceDN w:val="0"/>
        <w:spacing w:after="0" w:line="240" w:lineRule="auto"/>
        <w:rPr>
          <w:rFonts w:ascii="Arial" w:eastAsia="Arial" w:hAnsi="Arial" w:cs="Arial"/>
          <w:sz w:val="24"/>
          <w:szCs w:val="24"/>
        </w:rPr>
      </w:pPr>
      <w:r w:rsidRPr="00046DFC">
        <w:rPr>
          <w:rFonts w:ascii="Arial" w:eastAsia="Arial" w:hAnsi="Arial" w:cs="Arial"/>
          <w:sz w:val="24"/>
          <w:szCs w:val="24"/>
        </w:rPr>
        <w:t>Long Beach,</w:t>
      </w:r>
      <w:r w:rsidRPr="00046DFC">
        <w:rPr>
          <w:rFonts w:ascii="Arial" w:eastAsia="Arial" w:hAnsi="Arial" w:cs="Arial"/>
          <w:spacing w:val="-7"/>
          <w:sz w:val="24"/>
          <w:szCs w:val="24"/>
        </w:rPr>
        <w:t xml:space="preserve"> </w:t>
      </w:r>
      <w:r w:rsidRPr="00046DFC">
        <w:rPr>
          <w:rFonts w:ascii="Arial" w:eastAsia="Arial" w:hAnsi="Arial" w:cs="Arial"/>
          <w:sz w:val="24"/>
          <w:szCs w:val="24"/>
        </w:rPr>
        <w:t>CA</w:t>
      </w:r>
      <w:r w:rsidRPr="00046DFC">
        <w:rPr>
          <w:rFonts w:ascii="Arial" w:eastAsia="Arial" w:hAnsi="Arial" w:cs="Arial"/>
          <w:spacing w:val="-7"/>
          <w:sz w:val="24"/>
          <w:szCs w:val="24"/>
        </w:rPr>
        <w:t xml:space="preserve"> </w:t>
      </w:r>
      <w:r w:rsidRPr="00046DFC">
        <w:rPr>
          <w:rFonts w:ascii="Arial" w:eastAsia="Arial" w:hAnsi="Arial" w:cs="Arial"/>
          <w:spacing w:val="-4"/>
          <w:sz w:val="24"/>
          <w:szCs w:val="24"/>
        </w:rPr>
        <w:t>90822</w:t>
      </w:r>
    </w:p>
    <w:p w:rsidR="00C416E0" w:rsidRPr="00C416E0" w:rsidP="00C416E0">
      <w:pPr>
        <w:widowControl w:val="0"/>
        <w:autoSpaceDE w:val="0"/>
        <w:autoSpaceDN w:val="0"/>
        <w:spacing w:after="0" w:line="240" w:lineRule="auto"/>
        <w:rPr>
          <w:rFonts w:ascii="Arial" w:eastAsia="Arial" w:hAnsi="Arial" w:cs="Arial"/>
          <w:sz w:val="24"/>
          <w:szCs w:val="24"/>
        </w:rPr>
      </w:pPr>
    </w:p>
    <w:p w:rsidR="00C416E0" w:rsidRPr="00C45ED2" w:rsidP="00C416E0">
      <w:pPr>
        <w:jc w:val="both"/>
        <w:rPr>
          <w:rFonts w:ascii="Arial" w:eastAsia="Times New Roman" w:hAnsi="Arial" w:cs="Arial"/>
          <w:sz w:val="24"/>
          <w:szCs w:val="24"/>
        </w:rPr>
      </w:pPr>
      <w:r w:rsidRPr="004869E7">
        <w:rPr>
          <w:rFonts w:ascii="Arial" w:eastAsia="Times New Roman" w:hAnsi="Arial" w:cs="Arial"/>
          <w:sz w:val="24"/>
          <w:szCs w:val="24"/>
        </w:rPr>
        <w:t>The list of linen textile carts characteristics is intended to be descriptive, not restrictive, of the supplies/services that are required.</w:t>
      </w:r>
      <w:r w:rsidRPr="00C45ED2">
        <w:rPr>
          <w:rFonts w:ascii="Arial" w:eastAsia="Times New Roman" w:hAnsi="Arial" w:cs="Arial"/>
          <w:sz w:val="24"/>
          <w:szCs w:val="24"/>
        </w:rPr>
        <w:t xml:space="preserve"> </w:t>
      </w:r>
    </w:p>
    <w:p w:rsidR="00C416E0" w:rsidRPr="00DC529E" w:rsidP="00C416E0">
      <w:pPr>
        <w:jc w:val="both"/>
        <w:rPr>
          <w:rFonts w:ascii="Arial" w:eastAsia="Times New Roman" w:hAnsi="Arial" w:cs="Arial"/>
          <w:b/>
          <w:sz w:val="24"/>
          <w:szCs w:val="24"/>
        </w:rPr>
      </w:pPr>
      <w:r w:rsidRPr="00C45ED2">
        <w:rPr>
          <w:rFonts w:ascii="Arial" w:eastAsia="Times New Roman" w:hAnsi="Arial" w:cs="Arial"/>
          <w:sz w:val="24"/>
          <w:szCs w:val="24"/>
        </w:rPr>
        <w:t xml:space="preserve">If your company is </w:t>
      </w:r>
      <w:r w:rsidRPr="00C45ED2">
        <w:rPr>
          <w:rFonts w:ascii="Arial" w:eastAsia="Times New Roman" w:hAnsi="Arial" w:cs="Arial"/>
          <w:sz w:val="24"/>
          <w:szCs w:val="24"/>
        </w:rPr>
        <w:t>interested</w:t>
      </w:r>
      <w:r w:rsidRPr="00C45ED2">
        <w:rPr>
          <w:rFonts w:ascii="Arial" w:eastAsia="Times New Roman" w:hAnsi="Arial" w:cs="Arial"/>
          <w:sz w:val="24"/>
          <w:szCs w:val="24"/>
        </w:rPr>
        <w:t xml:space="preserve"> and capable of providing the required supplies/services, please provide the information indicated below.</w:t>
      </w:r>
      <w:r w:rsidRPr="00C45ED2">
        <w:rPr>
          <w:rFonts w:ascii="Arial" w:eastAsia="Times New Roman" w:hAnsi="Arial" w:cs="Arial"/>
          <w:b/>
          <w:bCs/>
          <w:sz w:val="24"/>
          <w:szCs w:val="24"/>
          <w:u w:val="single"/>
        </w:rPr>
        <w:t xml:space="preserve"> Incomplete responses to the questions below this notice will not be accepted</w:t>
      </w:r>
      <w:r w:rsidRPr="00C45ED2">
        <w:rPr>
          <w:rFonts w:ascii="Arial" w:eastAsia="Times New Roman" w:hAnsi="Arial" w:cs="Arial"/>
          <w:sz w:val="24"/>
          <w:szCs w:val="24"/>
        </w:rPr>
        <w:t>. Response to this notice should include company name, address, point of contact, size of business pursuant to the following questions:</w:t>
      </w:r>
      <w:r w:rsidRPr="00DC529E">
        <w:rPr>
          <w:rFonts w:ascii="Arial" w:eastAsia="Times New Roman" w:hAnsi="Arial" w:cs="Arial"/>
          <w:b/>
          <w:sz w:val="24"/>
          <w:szCs w:val="24"/>
        </w:rPr>
        <w:t xml:space="preserve">  </w:t>
      </w:r>
    </w:p>
    <w:p w:rsidR="00C416E0" w:rsidRPr="00DC529E" w:rsidP="00C416E0">
      <w:pPr>
        <w:jc w:val="both"/>
        <w:rPr>
          <w:rFonts w:ascii="Arial" w:eastAsia="Times New Roman" w:hAnsi="Arial" w:cs="Arial"/>
          <w:b/>
          <w:sz w:val="24"/>
          <w:szCs w:val="24"/>
          <w:u w:val="single"/>
        </w:rPr>
      </w:pPr>
      <w:r w:rsidRPr="00DC529E">
        <w:rPr>
          <w:rFonts w:ascii="Arial" w:eastAsia="Times New Roman" w:hAnsi="Arial" w:cs="Arial"/>
          <w:b/>
          <w:sz w:val="24"/>
          <w:szCs w:val="24"/>
        </w:rPr>
        <w:t>(1) Submit your capabilities statement illustrating how your organization can/cannot meet t</w:t>
      </w:r>
      <w:r w:rsidRPr="00E028B0">
        <w:rPr>
          <w:rFonts w:ascii="Arial" w:eastAsia="Times New Roman" w:hAnsi="Arial" w:cs="Arial"/>
          <w:b/>
          <w:sz w:val="24"/>
          <w:szCs w:val="24"/>
        </w:rPr>
        <w:t xml:space="preserve">he </w:t>
      </w:r>
      <w:r>
        <w:rPr>
          <w:rFonts w:ascii="Arial" w:eastAsia="Times New Roman" w:hAnsi="Arial" w:cs="Arial"/>
          <w:b/>
          <w:sz w:val="24"/>
          <w:szCs w:val="24"/>
        </w:rPr>
        <w:t>SOW</w:t>
      </w:r>
      <w:r w:rsidRPr="00DC1ABA">
        <w:rPr>
          <w:rFonts w:ascii="Arial" w:eastAsia="Times New Roman" w:hAnsi="Arial" w:cs="Arial"/>
          <w:b/>
          <w:sz w:val="24"/>
          <w:szCs w:val="24"/>
        </w:rPr>
        <w:t>.</w:t>
      </w:r>
      <w:r w:rsidRPr="00C45ED2">
        <w:rPr>
          <w:rFonts w:ascii="Arial" w:eastAsia="Times New Roman" w:hAnsi="Arial" w:cs="Arial"/>
          <w:b/>
          <w:sz w:val="24"/>
          <w:szCs w:val="24"/>
        </w:rPr>
        <w:t xml:space="preserve">  For instances where your company cannot meet the </w:t>
      </w:r>
      <w:r>
        <w:rPr>
          <w:rFonts w:ascii="Arial" w:eastAsia="Times New Roman" w:hAnsi="Arial" w:cs="Arial"/>
          <w:b/>
          <w:sz w:val="24"/>
          <w:szCs w:val="24"/>
        </w:rPr>
        <w:t>SOW</w:t>
      </w:r>
      <w:r w:rsidRPr="00C45ED2">
        <w:rPr>
          <w:rFonts w:ascii="Arial" w:eastAsia="Times New Roman" w:hAnsi="Arial" w:cs="Arial"/>
          <w:b/>
          <w:sz w:val="24"/>
          <w:szCs w:val="24"/>
        </w:rPr>
        <w:t xml:space="preserve">, please explain.  For instances where your company can meet the </w:t>
      </w:r>
      <w:r>
        <w:rPr>
          <w:rFonts w:ascii="Arial" w:eastAsia="Times New Roman" w:hAnsi="Arial" w:cs="Arial"/>
          <w:b/>
          <w:sz w:val="24"/>
          <w:szCs w:val="24"/>
        </w:rPr>
        <w:t>SOW</w:t>
      </w:r>
      <w:r w:rsidRPr="00DC529E">
        <w:rPr>
          <w:rFonts w:ascii="Arial" w:eastAsia="Times New Roman" w:hAnsi="Arial" w:cs="Arial"/>
          <w:b/>
          <w:sz w:val="24"/>
          <w:szCs w:val="24"/>
        </w:rPr>
        <w:t xml:space="preserve"> requirement(s), </w:t>
      </w:r>
      <w:r w:rsidRPr="00DC529E">
        <w:rPr>
          <w:rFonts w:ascii="Arial" w:eastAsia="Times New Roman" w:hAnsi="Arial" w:cs="Arial"/>
          <w:b/>
          <w:sz w:val="24"/>
          <w:szCs w:val="24"/>
          <w:u w:val="single"/>
        </w:rPr>
        <w:t xml:space="preserve">please show how your company meets/exceeds each requirement.  </w:t>
      </w:r>
    </w:p>
    <w:p w:rsidR="00C416E0" w:rsidRPr="00DC529E" w:rsidP="00C416E0">
      <w:pPr>
        <w:jc w:val="both"/>
        <w:rPr>
          <w:rFonts w:ascii="Arial" w:eastAsia="Times New Roman" w:hAnsi="Arial" w:cs="Arial"/>
          <w:b/>
          <w:sz w:val="24"/>
          <w:szCs w:val="24"/>
        </w:rPr>
      </w:pPr>
      <w:r w:rsidRPr="00DC529E">
        <w:rPr>
          <w:rFonts w:ascii="Arial" w:eastAsia="Times New Roman" w:hAnsi="Arial" w:cs="Arial"/>
          <w:b/>
          <w:sz w:val="24"/>
          <w:szCs w:val="24"/>
        </w:rPr>
        <w:t xml:space="preserve">(2) Please review the </w:t>
      </w:r>
      <w:r>
        <w:rPr>
          <w:rFonts w:ascii="Arial" w:eastAsia="Times New Roman" w:hAnsi="Arial" w:cs="Arial"/>
          <w:b/>
          <w:sz w:val="24"/>
          <w:szCs w:val="24"/>
        </w:rPr>
        <w:t>SOW</w:t>
      </w:r>
      <w:r w:rsidRPr="00DC529E">
        <w:rPr>
          <w:rFonts w:ascii="Arial" w:eastAsia="Times New Roman" w:hAnsi="Arial" w:cs="Arial"/>
          <w:b/>
          <w:sz w:val="24"/>
          <w:szCs w:val="24"/>
        </w:rPr>
        <w:t xml:space="preserve"> and provide any additional feedback or suggestions.  If none, please reply as N/A.</w:t>
      </w:r>
    </w:p>
    <w:p w:rsidR="00C416E0" w:rsidRPr="00DC529E" w:rsidP="00C416E0">
      <w:pPr>
        <w:jc w:val="both"/>
        <w:rPr>
          <w:rFonts w:ascii="Arial" w:eastAsia="Times New Roman" w:hAnsi="Arial" w:cs="Arial"/>
          <w:b/>
          <w:sz w:val="24"/>
          <w:szCs w:val="24"/>
        </w:rPr>
      </w:pPr>
      <w:r w:rsidRPr="00DC529E">
        <w:rPr>
          <w:rFonts w:ascii="Arial" w:eastAsia="Times New Roman" w:hAnsi="Arial" w:cs="Arial"/>
          <w:b/>
          <w:sz w:val="24"/>
          <w:szCs w:val="24"/>
        </w:rPr>
        <w:t xml:space="preserve">(3) Please indicate the size status and representations of your business, such as but not limited to: Service-Disabled Veteran-Owned Small Business (SDVOSB), </w:t>
      </w:r>
      <w:r w:rsidRPr="00DC529E">
        <w:rPr>
          <w:rFonts w:ascii="Arial" w:eastAsia="Times New Roman" w:hAnsi="Arial" w:cs="Arial"/>
          <w:b/>
          <w:sz w:val="24"/>
          <w:szCs w:val="24"/>
        </w:rPr>
        <w:t>Veteran-Owned Small Business (VOSB), HUBZone, Woman Owned Small Business (WOSB), Large Business, etc.</w:t>
      </w:r>
    </w:p>
    <w:p w:rsidR="00C416E0" w:rsidRPr="00DC529E" w:rsidP="00C416E0">
      <w:pPr>
        <w:jc w:val="both"/>
        <w:rPr>
          <w:rFonts w:ascii="Arial" w:eastAsia="Times New Roman" w:hAnsi="Arial" w:cs="Arial"/>
          <w:b/>
          <w:sz w:val="24"/>
          <w:szCs w:val="24"/>
        </w:rPr>
      </w:pPr>
      <w:r w:rsidRPr="00DC529E">
        <w:rPr>
          <w:rFonts w:ascii="Arial" w:eastAsia="Times New Roman" w:hAnsi="Arial" w:cs="Arial"/>
          <w:b/>
          <w:sz w:val="24"/>
          <w:szCs w:val="24"/>
        </w:rPr>
        <w:t>(4) Is your company considered small under the NAICS code identified in this RFI?</w:t>
      </w:r>
    </w:p>
    <w:p w:rsidR="00C416E0" w:rsidRPr="00DC529E" w:rsidP="00C416E0">
      <w:pPr>
        <w:jc w:val="both"/>
        <w:rPr>
          <w:rFonts w:ascii="Arial" w:eastAsia="Times New Roman" w:hAnsi="Arial" w:cs="Arial"/>
          <w:b/>
          <w:sz w:val="24"/>
          <w:szCs w:val="24"/>
        </w:rPr>
      </w:pPr>
      <w:r w:rsidRPr="00DC529E">
        <w:rPr>
          <w:rFonts w:ascii="Arial" w:eastAsia="Times New Roman" w:hAnsi="Arial" w:cs="Arial"/>
          <w:b/>
          <w:sz w:val="24"/>
          <w:szCs w:val="24"/>
        </w:rPr>
        <w:t xml:space="preserve">(5) Are you the manufacturer, authorized distributor, and/or can your company provide a solution to the required supplies/services described </w:t>
      </w:r>
      <w:r w:rsidRPr="00C45ED2">
        <w:rPr>
          <w:rFonts w:ascii="Arial" w:eastAsia="Times New Roman" w:hAnsi="Arial" w:cs="Arial"/>
          <w:b/>
          <w:sz w:val="24"/>
          <w:szCs w:val="24"/>
        </w:rPr>
        <w:t xml:space="preserve">in the list of </w:t>
      </w:r>
      <w:r>
        <w:rPr>
          <w:rFonts w:ascii="Arial" w:eastAsia="Times New Roman" w:hAnsi="Arial" w:cs="Arial"/>
          <w:b/>
          <w:sz w:val="24"/>
          <w:szCs w:val="24"/>
        </w:rPr>
        <w:t>SOW</w:t>
      </w:r>
      <w:r w:rsidRPr="00C45ED2">
        <w:rPr>
          <w:rFonts w:ascii="Arial" w:eastAsia="Times New Roman" w:hAnsi="Arial" w:cs="Arial"/>
          <w:b/>
          <w:sz w:val="24"/>
          <w:szCs w:val="24"/>
        </w:rPr>
        <w:t>?</w:t>
      </w:r>
    </w:p>
    <w:p w:rsidR="00C416E0" w:rsidRPr="00DC529E" w:rsidP="00C416E0">
      <w:pPr>
        <w:jc w:val="both"/>
        <w:rPr>
          <w:rFonts w:ascii="Arial" w:eastAsia="Times New Roman" w:hAnsi="Arial" w:cs="Arial"/>
          <w:b/>
          <w:sz w:val="24"/>
          <w:szCs w:val="24"/>
        </w:rPr>
      </w:pPr>
      <w:r w:rsidRPr="00DC529E">
        <w:rPr>
          <w:rFonts w:ascii="Arial" w:eastAsia="Times New Roman" w:hAnsi="Arial" w:cs="Arial"/>
          <w:b/>
          <w:sz w:val="24"/>
          <w:szCs w:val="24"/>
        </w:rPr>
        <w:t>(6) If you are a large business, do you have any designated/authorized distributors? If so, please provide their company name, telephone, point of contact and size status (if available).</w:t>
      </w:r>
    </w:p>
    <w:p w:rsidR="00C416E0" w:rsidRPr="00DC529E" w:rsidP="00C416E0">
      <w:pPr>
        <w:jc w:val="both"/>
        <w:rPr>
          <w:rFonts w:ascii="Arial" w:eastAsia="Times New Roman" w:hAnsi="Arial" w:cs="Arial"/>
          <w:b/>
          <w:sz w:val="24"/>
          <w:szCs w:val="24"/>
        </w:rPr>
      </w:pPr>
      <w:r w:rsidRPr="00DC529E">
        <w:rPr>
          <w:rFonts w:ascii="Arial" w:eastAsia="Times New Roman" w:hAnsi="Arial" w:cs="Arial"/>
          <w:b/>
          <w:sz w:val="24"/>
          <w:szCs w:val="24"/>
        </w:rPr>
        <w:t xml:space="preserve">(7) If you’re a small business and you are an authorized distributor/reseller for the items identified above, do you alter; </w:t>
      </w:r>
      <w:r w:rsidRPr="00DC529E">
        <w:rPr>
          <w:rFonts w:ascii="Arial" w:eastAsia="Times New Roman" w:hAnsi="Arial" w:cs="Arial"/>
          <w:b/>
          <w:sz w:val="24"/>
          <w:szCs w:val="24"/>
        </w:rPr>
        <w:t>assemble</w:t>
      </w:r>
      <w:r w:rsidRPr="00DC529E">
        <w:rPr>
          <w:rFonts w:ascii="Arial" w:eastAsia="Times New Roman" w:hAnsi="Arial" w:cs="Arial"/>
          <w:b/>
          <w:sz w:val="24"/>
          <w:szCs w:val="24"/>
        </w:rPr>
        <w:t>; modify; the items requested in any way? If you do, state how and what is altered; assembled; modified.</w:t>
      </w:r>
    </w:p>
    <w:p w:rsidR="00C416E0" w:rsidRPr="00DC529E" w:rsidP="00C416E0">
      <w:pPr>
        <w:jc w:val="both"/>
        <w:rPr>
          <w:rFonts w:ascii="Arial" w:eastAsia="Times New Roman" w:hAnsi="Arial" w:cs="Arial"/>
          <w:b/>
          <w:sz w:val="24"/>
          <w:szCs w:val="24"/>
        </w:rPr>
      </w:pPr>
      <w:r w:rsidRPr="00DC529E">
        <w:rPr>
          <w:rFonts w:ascii="Arial" w:eastAsia="Times New Roman" w:hAnsi="Arial" w:cs="Arial"/>
          <w:b/>
          <w:sz w:val="24"/>
          <w:szCs w:val="24"/>
        </w:rPr>
        <w:t xml:space="preserve">(8) Limitations on Subcontracting: How does your business ensure compliance with the limitations on subcontracting as outlined in 13 CFR § 125.6? </w:t>
      </w:r>
    </w:p>
    <w:p w:rsidR="00C416E0" w:rsidRPr="00DC529E" w:rsidP="00C416E0">
      <w:pPr>
        <w:jc w:val="both"/>
        <w:rPr>
          <w:rFonts w:ascii="Arial" w:eastAsia="Times New Roman" w:hAnsi="Arial" w:cs="Arial"/>
          <w:b/>
          <w:sz w:val="24"/>
          <w:szCs w:val="24"/>
        </w:rPr>
      </w:pPr>
      <w:r w:rsidRPr="00DC529E">
        <w:rPr>
          <w:rFonts w:ascii="Arial" w:eastAsia="Times New Roman" w:hAnsi="Arial" w:cs="Arial"/>
          <w:b/>
          <w:sz w:val="24"/>
          <w:szCs w:val="24"/>
        </w:rPr>
        <w:t xml:space="preserve">(9) Are the items </w:t>
      </w:r>
      <w:r w:rsidRPr="00DC529E">
        <w:rPr>
          <w:rFonts w:ascii="Arial" w:eastAsia="Times New Roman" w:hAnsi="Arial" w:cs="Arial"/>
          <w:b/>
          <w:sz w:val="24"/>
          <w:szCs w:val="24"/>
        </w:rPr>
        <w:t>you are</w:t>
      </w:r>
      <w:r w:rsidRPr="00DC529E">
        <w:rPr>
          <w:rFonts w:ascii="Arial" w:eastAsia="Times New Roman" w:hAnsi="Arial" w:cs="Arial"/>
          <w:b/>
          <w:sz w:val="24"/>
          <w:szCs w:val="24"/>
        </w:rPr>
        <w:t xml:space="preserve"> identifying/providing considered Commercial of the Shelf (COTS) items as defined in FAR Part 2.101 under commercial items?</w:t>
      </w:r>
    </w:p>
    <w:p w:rsidR="00C416E0" w:rsidRPr="00DC529E" w:rsidP="00C416E0">
      <w:pPr>
        <w:pStyle w:val="indent-3"/>
        <w:rPr>
          <w:rFonts w:ascii="Arial" w:hAnsi="Arial" w:cs="Arial"/>
          <w:b/>
        </w:rPr>
      </w:pPr>
      <w:r w:rsidRPr="00DC529E">
        <w:rPr>
          <w:rFonts w:ascii="Arial" w:hAnsi="Arial" w:cs="Arial"/>
          <w:b/>
        </w:rPr>
        <w:t xml:space="preserve">(10) Non-Manufacturer Rule: If applicable, can you confirm your business complies with the </w:t>
      </w:r>
      <w:r w:rsidRPr="00DC529E">
        <w:rPr>
          <w:rFonts w:ascii="Arial" w:hAnsi="Arial" w:cs="Arial"/>
          <w:b/>
        </w:rPr>
        <w:t>Non-Manufacturer</w:t>
      </w:r>
      <w:r w:rsidRPr="00DC529E">
        <w:rPr>
          <w:rFonts w:ascii="Arial" w:hAnsi="Arial" w:cs="Arial"/>
          <w:b/>
        </w:rPr>
        <w:t xml:space="preserve"> rule? Specifically, does your company: Provide a product from a small business manufacturer or processor? Not exceed 500 employees? Primarily engage in </w:t>
      </w:r>
      <w:r w:rsidRPr="00DC529E">
        <w:rPr>
          <w:rFonts w:ascii="Arial" w:hAnsi="Arial" w:cs="Arial"/>
          <w:b/>
        </w:rPr>
        <w:t>the retail</w:t>
      </w:r>
      <w:r w:rsidRPr="00DC529E">
        <w:rPr>
          <w:rFonts w:ascii="Arial" w:hAnsi="Arial" w:cs="Arial"/>
          <w:b/>
        </w:rPr>
        <w:t xml:space="preserve"> or wholesale trade and normally sell the type of item being supplied? Take ownership or possession of the item(s) with its personnel, equipment or facilities in a manner consistent with industry practice? </w:t>
      </w:r>
    </w:p>
    <w:p w:rsidR="00C416E0" w:rsidRPr="00DC529E" w:rsidP="00C416E0">
      <w:pPr>
        <w:jc w:val="both"/>
        <w:rPr>
          <w:rFonts w:ascii="Arial" w:eastAsia="Times New Roman" w:hAnsi="Arial" w:cs="Arial"/>
          <w:b/>
          <w:sz w:val="24"/>
          <w:szCs w:val="24"/>
        </w:rPr>
      </w:pPr>
      <w:r w:rsidRPr="00DC529E">
        <w:rPr>
          <w:rFonts w:ascii="Arial" w:eastAsia="Times New Roman" w:hAnsi="Arial" w:cs="Arial"/>
          <w:b/>
          <w:sz w:val="24"/>
          <w:szCs w:val="24"/>
        </w:rPr>
        <w:t>(11) Please indicate whether your product conforms to the requirements of the Buy American Act?</w:t>
      </w:r>
    </w:p>
    <w:p w:rsidR="00C416E0" w:rsidRPr="00DC529E" w:rsidP="00C416E0">
      <w:pPr>
        <w:jc w:val="both"/>
        <w:rPr>
          <w:rFonts w:ascii="Arial" w:eastAsia="Times New Roman" w:hAnsi="Arial" w:cs="Arial"/>
          <w:b/>
          <w:sz w:val="24"/>
          <w:szCs w:val="24"/>
        </w:rPr>
      </w:pPr>
      <w:r w:rsidRPr="00DC529E">
        <w:rPr>
          <w:rFonts w:ascii="Arial" w:eastAsia="Times New Roman" w:hAnsi="Arial" w:cs="Arial"/>
          <w:b/>
          <w:sz w:val="24"/>
          <w:szCs w:val="24"/>
        </w:rPr>
        <w:t>(12) What is your lead time to deliver a single unit with all components?  Is there scale in lead time with greater quantities? Please elaborate.</w:t>
      </w:r>
    </w:p>
    <w:p w:rsidR="00C416E0" w:rsidRPr="00DC529E" w:rsidP="00C416E0">
      <w:pPr>
        <w:jc w:val="both"/>
        <w:rPr>
          <w:rFonts w:ascii="Arial" w:eastAsia="Times New Roman" w:hAnsi="Arial" w:cs="Arial"/>
          <w:b/>
          <w:sz w:val="24"/>
          <w:szCs w:val="24"/>
        </w:rPr>
      </w:pPr>
      <w:r w:rsidRPr="00DC529E">
        <w:rPr>
          <w:rFonts w:ascii="Arial" w:eastAsia="Times New Roman" w:hAnsi="Arial" w:cs="Arial"/>
          <w:b/>
          <w:sz w:val="24"/>
          <w:szCs w:val="24"/>
        </w:rPr>
        <w:t>(13) What is estimated life span of your solution?  What support/services does that entail?</w:t>
      </w:r>
    </w:p>
    <w:p w:rsidR="00C416E0" w:rsidRPr="00DC529E" w:rsidP="00C416E0">
      <w:pPr>
        <w:rPr>
          <w:rFonts w:ascii="Arial" w:hAnsi="Arial" w:cs="Arial"/>
          <w:b/>
          <w:bCs/>
          <w:sz w:val="24"/>
          <w:szCs w:val="24"/>
        </w:rPr>
      </w:pPr>
      <w:r w:rsidRPr="00DC529E">
        <w:rPr>
          <w:rFonts w:ascii="Arial" w:hAnsi="Arial" w:cs="Arial"/>
          <w:b/>
          <w:bCs/>
          <w:sz w:val="24"/>
          <w:szCs w:val="24"/>
        </w:rPr>
        <w:t>(14) Does your proposed equipment have FDA clearance?  Please specify what FDA clearance(s) have been obtained.</w:t>
      </w:r>
    </w:p>
    <w:p w:rsidR="00C416E0" w:rsidRPr="00DC529E" w:rsidP="00C416E0">
      <w:pPr>
        <w:jc w:val="both"/>
        <w:rPr>
          <w:rFonts w:ascii="Arial" w:eastAsia="Times New Roman" w:hAnsi="Arial" w:cs="Arial"/>
          <w:b/>
          <w:sz w:val="24"/>
          <w:szCs w:val="24"/>
        </w:rPr>
      </w:pPr>
      <w:r w:rsidRPr="00DC529E">
        <w:rPr>
          <w:rFonts w:ascii="Arial" w:eastAsia="Times New Roman" w:hAnsi="Arial" w:cs="Arial"/>
          <w:b/>
          <w:sz w:val="24"/>
          <w:szCs w:val="24"/>
        </w:rPr>
        <w:t>(15) Does your organization offer a leasing solution?  Please elaborate.</w:t>
      </w:r>
    </w:p>
    <w:p w:rsidR="00C416E0" w:rsidRPr="00DC529E" w:rsidP="00C416E0">
      <w:pPr>
        <w:jc w:val="both"/>
        <w:rPr>
          <w:rFonts w:ascii="Arial" w:eastAsia="Times New Roman" w:hAnsi="Arial" w:cs="Arial"/>
          <w:b/>
          <w:sz w:val="24"/>
          <w:szCs w:val="24"/>
        </w:rPr>
      </w:pPr>
      <w:r w:rsidRPr="00DC529E">
        <w:rPr>
          <w:rFonts w:ascii="Arial" w:eastAsia="Times New Roman" w:hAnsi="Arial" w:cs="Arial"/>
          <w:b/>
          <w:sz w:val="24"/>
          <w:szCs w:val="24"/>
        </w:rPr>
        <w:t>(16) Does your company have a Federal Supply Schedule (FSS) GSA/NAC/SAC/BPA/NASA SEWP or any other Federal Government contract? If so, please provide the contract number(s).</w:t>
      </w:r>
    </w:p>
    <w:p w:rsidR="00C416E0" w:rsidRPr="00DC529E" w:rsidP="00C416E0">
      <w:pPr>
        <w:jc w:val="both"/>
        <w:rPr>
          <w:rFonts w:ascii="Arial" w:eastAsia="Times New Roman" w:hAnsi="Arial" w:cs="Arial"/>
          <w:b/>
          <w:sz w:val="24"/>
          <w:szCs w:val="24"/>
        </w:rPr>
      </w:pPr>
      <w:r w:rsidRPr="00DC529E">
        <w:rPr>
          <w:rFonts w:ascii="Arial" w:eastAsia="Times New Roman" w:hAnsi="Arial" w:cs="Arial"/>
          <w:b/>
          <w:sz w:val="24"/>
          <w:szCs w:val="24"/>
        </w:rPr>
        <w:t>(17) If you are an FSS GSA/NAC/SAC/BPA/NASA SEWP or any other Federal Government contract holder, are all the items/solutions you are providing information about available on your schedule/contract? Please state if all or some items are available on the contract.</w:t>
      </w:r>
    </w:p>
    <w:p w:rsidR="00C416E0" w:rsidRPr="00DC529E" w:rsidP="00C416E0">
      <w:pPr>
        <w:jc w:val="both"/>
        <w:rPr>
          <w:rFonts w:ascii="Arial" w:eastAsia="Times New Roman" w:hAnsi="Arial" w:cs="Arial"/>
          <w:b/>
          <w:sz w:val="24"/>
          <w:szCs w:val="24"/>
        </w:rPr>
      </w:pPr>
      <w:r w:rsidRPr="00DC529E">
        <w:rPr>
          <w:rFonts w:ascii="Arial" w:eastAsia="Times New Roman" w:hAnsi="Arial" w:cs="Arial"/>
          <w:b/>
          <w:sz w:val="24"/>
          <w:szCs w:val="24"/>
        </w:rPr>
        <w:t xml:space="preserve">(18) General pricing of your products/solution is encouraged. Pricing will be used for the purpose of </w:t>
      </w:r>
      <w:r w:rsidRPr="00DC529E">
        <w:rPr>
          <w:rFonts w:ascii="Arial" w:eastAsia="Times New Roman" w:hAnsi="Arial" w:cs="Arial"/>
          <w:b/>
          <w:sz w:val="24"/>
          <w:szCs w:val="24"/>
          <w:u w:val="single"/>
        </w:rPr>
        <w:t>market research only</w:t>
      </w:r>
      <w:r w:rsidRPr="00DC529E">
        <w:rPr>
          <w:rFonts w:ascii="Arial" w:eastAsia="Times New Roman" w:hAnsi="Arial" w:cs="Arial"/>
          <w:b/>
          <w:sz w:val="24"/>
          <w:szCs w:val="24"/>
        </w:rPr>
        <w:t xml:space="preserve">. It will not be used to </w:t>
      </w:r>
      <w:r w:rsidRPr="00DC529E">
        <w:rPr>
          <w:rFonts w:ascii="Arial" w:eastAsia="Times New Roman" w:hAnsi="Arial" w:cs="Arial"/>
          <w:b/>
          <w:sz w:val="24"/>
          <w:szCs w:val="24"/>
        </w:rPr>
        <w:t>evaluate for</w:t>
      </w:r>
      <w:r w:rsidRPr="00DC529E">
        <w:rPr>
          <w:rFonts w:ascii="Arial" w:eastAsia="Times New Roman" w:hAnsi="Arial" w:cs="Arial"/>
          <w:b/>
          <w:sz w:val="24"/>
          <w:szCs w:val="24"/>
        </w:rPr>
        <w:t xml:space="preserve"> any type of award.</w:t>
      </w:r>
    </w:p>
    <w:p w:rsidR="00C416E0" w:rsidRPr="001F7FEF" w:rsidP="00C416E0">
      <w:pPr>
        <w:jc w:val="both"/>
        <w:rPr>
          <w:rFonts w:ascii="Arial" w:eastAsia="Times New Roman" w:hAnsi="Arial" w:cs="Arial"/>
          <w:b/>
          <w:sz w:val="24"/>
          <w:szCs w:val="24"/>
        </w:rPr>
      </w:pPr>
      <w:r w:rsidRPr="001F7FEF">
        <w:rPr>
          <w:rFonts w:ascii="Arial" w:eastAsia="Times New Roman" w:hAnsi="Arial" w:cs="Arial"/>
          <w:b/>
          <w:sz w:val="24"/>
          <w:szCs w:val="24"/>
        </w:rPr>
        <w:t>(19) Please provide your SAM.gov Unique Entity ID/Cage Code number.</w:t>
      </w:r>
    </w:p>
    <w:p w:rsidR="00C416E0" w:rsidRPr="00DC529E" w:rsidP="00C416E0">
      <w:pPr>
        <w:jc w:val="both"/>
        <w:rPr>
          <w:rFonts w:ascii="Arial" w:eastAsia="Times New Roman" w:hAnsi="Arial" w:cs="Arial"/>
          <w:sz w:val="24"/>
          <w:szCs w:val="24"/>
        </w:rPr>
      </w:pPr>
      <w:r w:rsidRPr="001F7FEF">
        <w:rPr>
          <w:rFonts w:ascii="Arial" w:eastAsia="Times New Roman" w:hAnsi="Arial" w:cs="Arial"/>
          <w:sz w:val="24"/>
          <w:szCs w:val="24"/>
        </w:rPr>
        <w:t xml:space="preserve">Responses to this notice shall be submitted via email to </w:t>
      </w:r>
      <w:r w:rsidRPr="001F7FEF">
        <w:t>Melissa.Ramirez8</w:t>
      </w:r>
      <w:r w:rsidRPr="001F7FEF">
        <w:rPr>
          <w:rFonts w:ascii="Arial" w:eastAsia="Times New Roman" w:hAnsi="Arial" w:cs="Arial"/>
          <w:sz w:val="24"/>
          <w:szCs w:val="24"/>
        </w:rPr>
        <w:t xml:space="preserve">@va.gov. </w:t>
      </w:r>
      <w:r w:rsidRPr="001F7FEF">
        <w:rPr>
          <w:rFonts w:ascii="Arial" w:eastAsia="Times New Roman" w:hAnsi="Arial" w:cs="Arial"/>
          <w:b/>
          <w:bCs/>
          <w:sz w:val="24"/>
          <w:szCs w:val="24"/>
          <w:u w:val="single"/>
        </w:rPr>
        <w:t>Telephone responses will not be accepted</w:t>
      </w:r>
      <w:r w:rsidRPr="001F7FEF">
        <w:rPr>
          <w:rFonts w:ascii="Arial" w:eastAsia="Times New Roman" w:hAnsi="Arial" w:cs="Arial"/>
          <w:sz w:val="24"/>
          <w:szCs w:val="24"/>
        </w:rPr>
        <w:t xml:space="preserve">.  Responses must be received no later than </w:t>
      </w:r>
      <w:r>
        <w:t>Friday</w:t>
      </w:r>
      <w:r w:rsidRPr="001F7FEF">
        <w:t xml:space="preserve">, </w:t>
      </w:r>
      <w:r>
        <w:t>April 3rd</w:t>
      </w:r>
      <w:r w:rsidRPr="001F7FEF">
        <w:t xml:space="preserve">, </w:t>
      </w:r>
      <w:r w:rsidRPr="001F7FEF">
        <w:t>2026</w:t>
      </w:r>
      <w:r w:rsidRPr="001F7FEF">
        <w:t xml:space="preserve"> by 10:00 AM Pacific Local Time</w:t>
      </w:r>
      <w:r w:rsidRPr="001F7FEF">
        <w:rPr>
          <w:rFonts w:ascii="Arial" w:eastAsia="Times New Roman" w:hAnsi="Arial" w:cs="Arial"/>
          <w:sz w:val="24"/>
          <w:szCs w:val="24"/>
        </w:rPr>
        <w:t>.</w:t>
      </w:r>
      <w:r w:rsidRPr="00DC529E">
        <w:rPr>
          <w:rFonts w:ascii="Arial" w:eastAsia="Times New Roman" w:hAnsi="Arial" w:cs="Arial"/>
          <w:sz w:val="24"/>
          <w:szCs w:val="24"/>
        </w:rPr>
        <w:t xml:space="preserve">  </w:t>
      </w:r>
    </w:p>
    <w:p w:rsidR="00417856" w:rsidRPr="00C416E0" w:rsidP="00C416E0">
      <w:pPr>
        <w:jc w:val="both"/>
        <w:rPr>
          <w:rFonts w:ascii="Arial" w:eastAsia="Times New Roman" w:hAnsi="Arial" w:cs="Arial"/>
          <w:sz w:val="24"/>
          <w:szCs w:val="24"/>
        </w:rPr>
      </w:pPr>
      <w:r w:rsidRPr="00DC529E">
        <w:rPr>
          <w:rFonts w:ascii="Arial" w:eastAsia="Times New Roman" w:hAnsi="Arial" w:cs="Arial"/>
          <w:sz w:val="24"/>
          <w:szCs w:val="24"/>
        </w:rPr>
        <w:t xml:space="preserve">All responses to this Sources Sought/RFI will be used for planning purposes only.  Responses to this Sources Sought Notice / RFI are not considered a request to be added to a prospective bidders list or to receive a copy of the solicitation.  If further RFIs and/or a solicitation or other announcement is issued </w:t>
      </w:r>
      <w:r w:rsidRPr="00DC529E">
        <w:rPr>
          <w:rFonts w:ascii="Arial" w:eastAsia="Times New Roman" w:hAnsi="Arial" w:cs="Arial"/>
          <w:sz w:val="24"/>
          <w:szCs w:val="24"/>
        </w:rPr>
        <w:t>as a result of</w:t>
      </w:r>
      <w:r w:rsidRPr="00DC529E">
        <w:rPr>
          <w:rFonts w:ascii="Arial" w:eastAsia="Times New Roman" w:hAnsi="Arial" w:cs="Arial"/>
          <w:sz w:val="24"/>
          <w:szCs w:val="24"/>
        </w:rPr>
        <w:t xml:space="preserve"> the information provided from this RFI, all interested parties must respond to the specific posting separately IAW the specifications of that announcement. </w:t>
      </w:r>
      <w:bookmarkEnd w:id="0"/>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82D34CA"/>
    <w:multiLevelType w:val="hybridMultilevel"/>
    <w:tmpl w:val="10888116"/>
    <w:lvl w:ilvl="0">
      <w:start w:val="1"/>
      <w:numFmt w:val="bullet"/>
      <w:lvlText w:val=""/>
      <w:lvlJc w:val="left"/>
      <w:pPr>
        <w:ind w:left="840" w:hanging="360"/>
      </w:pPr>
      <w:rPr>
        <w:rFonts w:ascii="Symbol" w:hAnsi="Symbol" w:hint="default"/>
        <w:b w:val="0"/>
        <w:bCs w:val="0"/>
        <w:i w:val="0"/>
        <w:iCs w:val="0"/>
        <w:spacing w:val="0"/>
        <w:w w:val="99"/>
        <w:sz w:val="24"/>
        <w:szCs w:val="24"/>
        <w:lang w:val="en-US" w:eastAsia="en-US" w:bidi="ar-SA"/>
      </w:rPr>
    </w:lvl>
    <w:lvl w:ilvl="1">
      <w:start w:val="0"/>
      <w:numFmt w:val="bullet"/>
      <w:lvlText w:val="•"/>
      <w:lvlJc w:val="left"/>
      <w:pPr>
        <w:ind w:left="1780" w:hanging="360"/>
      </w:pPr>
      <w:rPr>
        <w:rFonts w:hint="default"/>
        <w:lang w:val="en-US" w:eastAsia="en-US" w:bidi="ar-SA"/>
      </w:rPr>
    </w:lvl>
    <w:lvl w:ilvl="2">
      <w:start w:val="0"/>
      <w:numFmt w:val="bullet"/>
      <w:lvlText w:val="•"/>
      <w:lvlJc w:val="left"/>
      <w:pPr>
        <w:ind w:left="2720" w:hanging="360"/>
      </w:pPr>
      <w:rPr>
        <w:rFonts w:hint="default"/>
        <w:lang w:val="en-US" w:eastAsia="en-US" w:bidi="ar-SA"/>
      </w:rPr>
    </w:lvl>
    <w:lvl w:ilvl="3">
      <w:start w:val="0"/>
      <w:numFmt w:val="bullet"/>
      <w:lvlText w:val="•"/>
      <w:lvlJc w:val="left"/>
      <w:pPr>
        <w:ind w:left="3660" w:hanging="360"/>
      </w:pPr>
      <w:rPr>
        <w:rFonts w:hint="default"/>
        <w:lang w:val="en-US" w:eastAsia="en-US" w:bidi="ar-SA"/>
      </w:rPr>
    </w:lvl>
    <w:lvl w:ilvl="4">
      <w:start w:val="0"/>
      <w:numFmt w:val="bullet"/>
      <w:lvlText w:val="•"/>
      <w:lvlJc w:val="left"/>
      <w:pPr>
        <w:ind w:left="4600" w:hanging="360"/>
      </w:pPr>
      <w:rPr>
        <w:rFonts w:hint="default"/>
        <w:lang w:val="en-US" w:eastAsia="en-US" w:bidi="ar-SA"/>
      </w:rPr>
    </w:lvl>
    <w:lvl w:ilvl="5">
      <w:start w:val="0"/>
      <w:numFmt w:val="bullet"/>
      <w:lvlText w:val="•"/>
      <w:lvlJc w:val="left"/>
      <w:pPr>
        <w:ind w:left="554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420" w:hanging="360"/>
      </w:pPr>
      <w:rPr>
        <w:rFonts w:hint="default"/>
        <w:lang w:val="en-US" w:eastAsia="en-US" w:bidi="ar-SA"/>
      </w:rPr>
    </w:lvl>
    <w:lvl w:ilvl="8">
      <w:start w:val="0"/>
      <w:numFmt w:val="bullet"/>
      <w:lvlText w:val="•"/>
      <w:lvlJc w:val="left"/>
      <w:pPr>
        <w:ind w:left="8360"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746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6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6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6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746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6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6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6E7"/>
    <w:rPr>
      <w:rFonts w:eastAsiaTheme="majorEastAsia" w:cstheme="majorBidi"/>
      <w:color w:val="272727" w:themeColor="text1" w:themeTint="D8"/>
    </w:rPr>
  </w:style>
  <w:style w:type="paragraph" w:styleId="Quote">
    <w:name w:val="Quote"/>
    <w:basedOn w:val="Normal"/>
    <w:next w:val="Normal"/>
    <w:link w:val="QuoteChar"/>
    <w:uiPriority w:val="29"/>
    <w:qFormat/>
    <w:rsid w:val="009746E7"/>
    <w:pPr>
      <w:spacing w:before="160"/>
      <w:jc w:val="center"/>
    </w:pPr>
    <w:rPr>
      <w:i/>
      <w:iCs/>
      <w:color w:val="404040" w:themeColor="text1" w:themeTint="BF"/>
    </w:rPr>
  </w:style>
  <w:style w:type="character" w:customStyle="1" w:styleId="QuoteChar">
    <w:name w:val="Quote Char"/>
    <w:basedOn w:val="DefaultParagraphFont"/>
    <w:link w:val="Quote"/>
    <w:uiPriority w:val="29"/>
    <w:rsid w:val="009746E7"/>
    <w:rPr>
      <w:i/>
      <w:iCs/>
      <w:color w:val="404040" w:themeColor="text1" w:themeTint="BF"/>
    </w:rPr>
  </w:style>
  <w:style w:type="paragraph" w:styleId="IntenseQuote">
    <w:name w:val="Intense Quote"/>
    <w:basedOn w:val="Normal"/>
    <w:next w:val="Normal"/>
    <w:link w:val="IntenseQuoteChar"/>
    <w:uiPriority w:val="30"/>
    <w:qFormat/>
    <w:rsid w:val="009746E7"/>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9746E7"/>
    <w:rPr>
      <w:i/>
      <w:iCs/>
      <w:color w:val="366092" w:themeColor="accent1" w:themeShade="BF"/>
    </w:rPr>
  </w:style>
  <w:style w:type="character" w:styleId="IntenseReference">
    <w:name w:val="Intense Reference"/>
    <w:basedOn w:val="DefaultParagraphFont"/>
    <w:uiPriority w:val="32"/>
    <w:qFormat/>
    <w:rsid w:val="009746E7"/>
    <w:rPr>
      <w:b/>
      <w:bCs/>
      <w:smallCaps/>
      <w:color w:val="366092" w:themeColor="accent1" w:themeShade="BF"/>
      <w:spacing w:val="5"/>
    </w:rPr>
  </w:style>
  <w:style w:type="paragraph" w:customStyle="1" w:styleId="indent-3">
    <w:name w:val="indent-3"/>
    <w:basedOn w:val="Normal"/>
    <w:rsid w:val="00C416E0"/>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PlainTable11">
    <w:name w:val="Plain Table 11"/>
    <w:basedOn w:val="TableNormal"/>
    <w:next w:val="PlainTable1"/>
    <w:uiPriority w:val="41"/>
    <w:rsid w:val="00C416E0"/>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1">
    <w:name w:val="Plain Table 1"/>
    <w:basedOn w:val="TableNormal"/>
    <w:uiPriority w:val="41"/>
    <w:rsid w:val="00C416E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2026-03-27T21:50:37Z</dcterms:created>
  <dcterms:modified xsi:type="dcterms:W3CDTF">2026-03-27T21:50:37Z</dcterms:modified>
</cp:coreProperties>
</file>