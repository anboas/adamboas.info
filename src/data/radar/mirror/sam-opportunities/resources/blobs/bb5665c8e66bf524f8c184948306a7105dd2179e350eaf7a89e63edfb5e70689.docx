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E23A5D" w:rsidRDefault="00E23A5D">
      <w:pPr>
        <w:pStyle w:val="BodyText"/>
      </w:pPr>
    </w:p>
    <w:p w14:paraId="0A37501D" w14:textId="77777777" w:rsidR="00E23A5D" w:rsidRDefault="00E23A5D">
      <w:pPr>
        <w:pStyle w:val="BodyText"/>
      </w:pPr>
    </w:p>
    <w:p w14:paraId="5DAB6C7B" w14:textId="77777777" w:rsidR="00E23A5D" w:rsidRDefault="00E23A5D">
      <w:pPr>
        <w:pStyle w:val="BodyText"/>
      </w:pPr>
    </w:p>
    <w:p w14:paraId="02EB378F" w14:textId="77777777" w:rsidR="00E23A5D" w:rsidRDefault="00E23A5D">
      <w:pPr>
        <w:pStyle w:val="BodyText"/>
      </w:pPr>
    </w:p>
    <w:p w14:paraId="6A05A809" w14:textId="77777777" w:rsidR="00E23A5D" w:rsidRDefault="00E23A5D">
      <w:pPr>
        <w:pStyle w:val="BodyText"/>
      </w:pPr>
    </w:p>
    <w:p w14:paraId="5A39BBE3" w14:textId="77777777" w:rsidR="00E23A5D" w:rsidRDefault="00E23A5D">
      <w:pPr>
        <w:pStyle w:val="BodyText"/>
      </w:pPr>
    </w:p>
    <w:p w14:paraId="41C8F396" w14:textId="77777777" w:rsidR="00E23A5D" w:rsidRDefault="00E23A5D">
      <w:pPr>
        <w:pStyle w:val="BodyText"/>
      </w:pPr>
    </w:p>
    <w:p w14:paraId="72A3D3EC" w14:textId="77777777" w:rsidR="00E23A5D" w:rsidRDefault="00E23A5D">
      <w:pPr>
        <w:pStyle w:val="BodyText"/>
      </w:pPr>
    </w:p>
    <w:p w14:paraId="0D0B940D" w14:textId="77777777" w:rsidR="00E23A5D" w:rsidRDefault="00E23A5D">
      <w:pPr>
        <w:pStyle w:val="BodyText"/>
      </w:pPr>
    </w:p>
    <w:p w14:paraId="0E27B00A" w14:textId="77777777" w:rsidR="00E23A5D" w:rsidRDefault="00E23A5D">
      <w:pPr>
        <w:pStyle w:val="BodyText"/>
      </w:pPr>
    </w:p>
    <w:p w14:paraId="60061E4C" w14:textId="77777777" w:rsidR="00E23A5D" w:rsidRDefault="00E23A5D">
      <w:pPr>
        <w:pStyle w:val="BodyText"/>
        <w:spacing w:before="63"/>
      </w:pPr>
    </w:p>
    <w:p w14:paraId="0F22CB2C" w14:textId="77777777" w:rsidR="00E23A5D" w:rsidRDefault="00CF1E04">
      <w:pPr>
        <w:pStyle w:val="BodyText"/>
        <w:ind w:left="3106" w:right="2787"/>
        <w:jc w:val="center"/>
      </w:pPr>
      <w:r>
        <w:rPr>
          <w:spacing w:val="-2"/>
        </w:rPr>
        <w:t>21ST</w:t>
      </w:r>
      <w:r>
        <w:rPr>
          <w:spacing w:val="-8"/>
        </w:rPr>
        <w:t xml:space="preserve"> </w:t>
      </w:r>
      <w:r>
        <w:rPr>
          <w:spacing w:val="-2"/>
        </w:rPr>
        <w:t>COMMUNICATIONS</w:t>
      </w:r>
      <w:r>
        <w:rPr>
          <w:spacing w:val="-9"/>
        </w:rPr>
        <w:t xml:space="preserve"> </w:t>
      </w:r>
      <w:r>
        <w:rPr>
          <w:spacing w:val="-2"/>
        </w:rPr>
        <w:t xml:space="preserve">SQUADRON </w:t>
      </w:r>
      <w:r>
        <w:t>PERFORMANCE WORK STATEMENT</w:t>
      </w:r>
    </w:p>
    <w:p w14:paraId="44EAFD9C" w14:textId="77777777" w:rsidR="00E23A5D" w:rsidRDefault="00E23A5D">
      <w:pPr>
        <w:pStyle w:val="BodyText"/>
        <w:spacing w:before="13"/>
      </w:pPr>
    </w:p>
    <w:p w14:paraId="08F2550E" w14:textId="77777777" w:rsidR="00E23A5D" w:rsidRDefault="00CF1E04">
      <w:pPr>
        <w:pStyle w:val="BodyText"/>
        <w:spacing w:line="249" w:lineRule="auto"/>
        <w:ind w:left="2109" w:right="1791"/>
        <w:jc w:val="center"/>
      </w:pPr>
      <w:r>
        <w:t>GIANT</w:t>
      </w:r>
      <w:r>
        <w:rPr>
          <w:spacing w:val="-15"/>
        </w:rPr>
        <w:t xml:space="preserve"> </w:t>
      </w:r>
      <w:r>
        <w:t>VOICE/EMERGENCY</w:t>
      </w:r>
      <w:r>
        <w:rPr>
          <w:spacing w:val="-15"/>
        </w:rPr>
        <w:t xml:space="preserve"> </w:t>
      </w:r>
      <w:r>
        <w:t>BROADCAST</w:t>
      </w:r>
      <w:r>
        <w:rPr>
          <w:spacing w:val="-15"/>
        </w:rPr>
        <w:t xml:space="preserve"> </w:t>
      </w:r>
      <w:r>
        <w:t>SYSTEM</w:t>
      </w:r>
      <w:r>
        <w:rPr>
          <w:spacing w:val="-15"/>
        </w:rPr>
        <w:t xml:space="preserve"> </w:t>
      </w:r>
      <w:r>
        <w:t>MAINTENANCE AND PUBLIC ADDRESS SYSTEM INSTALL AND MAINTENANCE</w:t>
      </w:r>
    </w:p>
    <w:p w14:paraId="4B94D5A5" w14:textId="77777777" w:rsidR="00E23A5D" w:rsidRDefault="00E23A5D">
      <w:pPr>
        <w:pStyle w:val="BodyText"/>
        <w:spacing w:before="16"/>
      </w:pPr>
    </w:p>
    <w:p w14:paraId="14941558" w14:textId="6207D359" w:rsidR="00E23A5D" w:rsidRDefault="00CF1E04">
      <w:pPr>
        <w:pStyle w:val="BodyText"/>
        <w:spacing w:before="1" w:line="242" w:lineRule="auto"/>
        <w:ind w:left="4507" w:right="4188"/>
        <w:jc w:val="center"/>
      </w:pPr>
      <w:r>
        <w:t>Space</w:t>
      </w:r>
      <w:r>
        <w:rPr>
          <w:spacing w:val="-10"/>
        </w:rPr>
        <w:t xml:space="preserve"> </w:t>
      </w:r>
      <w:r>
        <w:t>Base</w:t>
      </w:r>
      <w:r>
        <w:rPr>
          <w:spacing w:val="-11"/>
        </w:rPr>
        <w:t xml:space="preserve"> </w:t>
      </w:r>
      <w:r>
        <w:t>Delta</w:t>
      </w:r>
      <w:r>
        <w:rPr>
          <w:spacing w:val="-10"/>
        </w:rPr>
        <w:t xml:space="preserve"> </w:t>
      </w:r>
      <w:r>
        <w:t>1,</w:t>
      </w:r>
      <w:r>
        <w:rPr>
          <w:spacing w:val="-10"/>
        </w:rPr>
        <w:t xml:space="preserve"> </w:t>
      </w:r>
      <w:r>
        <w:t xml:space="preserve">CO. Revised </w:t>
      </w:r>
      <w:ins w:id="0" w:author="GRASSEL, MARK C NH-03 USSF SpOC 21 CS (OL-S)/SCXG" w:date="2025-02-03T12:16:00Z" w16du:dateUtc="2025-02-03T19:16:00Z">
        <w:r w:rsidR="00FA0FE9">
          <w:t>0</w:t>
        </w:r>
      </w:ins>
      <w:ins w:id="1" w:author="GRASSEL, MARK C NH-03 USSF SpOC 21 CS (OL-S)/SCXG" w:date="2025-02-05T08:44:00Z" w16du:dateUtc="2025-02-05T15:44:00Z">
        <w:r w:rsidR="00DB5078">
          <w:t>5</w:t>
        </w:r>
      </w:ins>
      <w:del w:id="2" w:author="GRASSEL, MARK C NH-03 USSF SpOC 21 CS (OL-S)/SCXG" w:date="2025-02-03T12:16:00Z" w16du:dateUtc="2025-02-03T19:16:00Z">
        <w:r w:rsidDel="00FA0FE9">
          <w:delText>24</w:delText>
        </w:r>
      </w:del>
      <w:r>
        <w:t xml:space="preserve"> </w:t>
      </w:r>
      <w:del w:id="3" w:author="GRASSEL, MARK C NH-03 USSF SpOC 21 CS (OL-S)/SCXG" w:date="2025-02-03T12:16:00Z" w16du:dateUtc="2025-02-03T19:16:00Z">
        <w:r w:rsidDel="00CF1E04">
          <w:delText xml:space="preserve">Oct </w:delText>
        </w:r>
      </w:del>
      <w:ins w:id="4" w:author="GRASSEL, MARK C NH-03 USSF SpOC 21 CS (OL-S)/SCXG" w:date="2025-02-03T12:16:00Z" w16du:dateUtc="2025-02-03T19:16:00Z">
        <w:r>
          <w:t xml:space="preserve">Feb </w:t>
        </w:r>
      </w:ins>
      <w:r>
        <w:t>202</w:t>
      </w:r>
      <w:del w:id="5" w:author="GRASSEL, MARK C NH-03 USSF SpOC 21 CS (OL-S)/SCXG" w:date="2025-02-03T12:16:00Z" w16du:dateUtc="2025-02-03T19:16:00Z">
        <w:r w:rsidDel="00CF1E04">
          <w:delText>3</w:delText>
        </w:r>
      </w:del>
      <w:ins w:id="6" w:author="GRASSEL, MARK C NH-03 USSF SpOC 21 CS (OL-S)/SCXG" w:date="2025-02-03T12:16:00Z" w16du:dateUtc="2025-02-03T19:16:00Z">
        <w:r>
          <w:t>5</w:t>
        </w:r>
      </w:ins>
    </w:p>
    <w:p w14:paraId="3DEEC669" w14:textId="77777777" w:rsidR="00E23A5D" w:rsidRDefault="00E23A5D">
      <w:pPr>
        <w:spacing w:line="242" w:lineRule="auto"/>
        <w:jc w:val="center"/>
        <w:sectPr w:rsidR="00E23A5D">
          <w:headerReference w:type="default" r:id="rId10"/>
          <w:type w:val="continuous"/>
          <w:pgSz w:w="12240" w:h="15840"/>
          <w:pgMar w:top="1240" w:right="400" w:bottom="280" w:left="80" w:header="857" w:footer="0" w:gutter="0"/>
          <w:pgNumType w:start="1"/>
          <w:cols w:space="720"/>
        </w:sectPr>
      </w:pPr>
    </w:p>
    <w:p w14:paraId="3656B9AB" w14:textId="77777777" w:rsidR="00E23A5D" w:rsidRDefault="00E23A5D">
      <w:pPr>
        <w:pStyle w:val="BodyText"/>
        <w:spacing w:before="162"/>
      </w:pPr>
    </w:p>
    <w:p w14:paraId="78356A93" w14:textId="77777777" w:rsidR="00E23A5D" w:rsidRDefault="00CF1E04">
      <w:pPr>
        <w:pStyle w:val="Heading1"/>
        <w:ind w:right="2791"/>
        <w:jc w:val="center"/>
      </w:pPr>
      <w:bookmarkStart w:id="7" w:name="TABLE_OF_CONTENTS"/>
      <w:bookmarkEnd w:id="7"/>
      <w:r>
        <w:rPr>
          <w:spacing w:val="-2"/>
        </w:rPr>
        <w:t>TABLE</w:t>
      </w:r>
      <w:r>
        <w:rPr>
          <w:spacing w:val="-7"/>
        </w:rPr>
        <w:t xml:space="preserve"> </w:t>
      </w:r>
      <w:r>
        <w:rPr>
          <w:spacing w:val="-2"/>
        </w:rPr>
        <w:t>OF</w:t>
      </w:r>
      <w:r>
        <w:rPr>
          <w:spacing w:val="-11"/>
        </w:rPr>
        <w:t xml:space="preserve"> </w:t>
      </w:r>
      <w:r>
        <w:rPr>
          <w:spacing w:val="-2"/>
        </w:rPr>
        <w:t>CONTENTS</w:t>
      </w:r>
    </w:p>
    <w:p w14:paraId="45FB0818" w14:textId="77777777" w:rsidR="00E23A5D" w:rsidRDefault="00E23A5D">
      <w:pPr>
        <w:pStyle w:val="BodyText"/>
        <w:rPr>
          <w:b/>
        </w:rPr>
      </w:pPr>
    </w:p>
    <w:p w14:paraId="4B742088" w14:textId="77777777" w:rsidR="00E23A5D" w:rsidRDefault="00CF1E04">
      <w:pPr>
        <w:tabs>
          <w:tab w:val="left" w:pos="5678"/>
          <w:tab w:val="left" w:pos="9998"/>
        </w:tabs>
        <w:ind w:left="1358"/>
        <w:rPr>
          <w:b/>
          <w:sz w:val="24"/>
        </w:rPr>
      </w:pPr>
      <w:r>
        <w:rPr>
          <w:b/>
          <w:spacing w:val="-2"/>
          <w:sz w:val="24"/>
        </w:rPr>
        <w:t>Section</w:t>
      </w:r>
      <w:r>
        <w:rPr>
          <w:b/>
          <w:sz w:val="24"/>
        </w:rPr>
        <w:tab/>
      </w:r>
      <w:r>
        <w:rPr>
          <w:b/>
          <w:spacing w:val="-2"/>
          <w:sz w:val="24"/>
        </w:rPr>
        <w:t>Title</w:t>
      </w:r>
      <w:r>
        <w:rPr>
          <w:b/>
          <w:sz w:val="24"/>
        </w:rPr>
        <w:tab/>
      </w:r>
      <w:r>
        <w:rPr>
          <w:b/>
          <w:spacing w:val="-4"/>
          <w:sz w:val="24"/>
        </w:rPr>
        <w:t>Page</w:t>
      </w:r>
    </w:p>
    <w:sdt>
      <w:sdtPr>
        <w:id w:val="248777415"/>
        <w:docPartObj>
          <w:docPartGallery w:val="Table of Contents"/>
          <w:docPartUnique/>
        </w:docPartObj>
      </w:sdtPr>
      <w:sdtContent>
        <w:p w14:paraId="47A75862" w14:textId="77777777" w:rsidR="00E23A5D" w:rsidRDefault="00CF1E04">
          <w:pPr>
            <w:pStyle w:val="TOC1"/>
            <w:numPr>
              <w:ilvl w:val="0"/>
              <w:numId w:val="3"/>
            </w:numPr>
            <w:tabs>
              <w:tab w:val="left" w:pos="2260"/>
              <w:tab w:val="right" w:pos="10118"/>
            </w:tabs>
            <w:spacing w:before="274"/>
          </w:pPr>
          <w:r>
            <w:t>Description</w:t>
          </w:r>
          <w:r>
            <w:rPr>
              <w:spacing w:val="-4"/>
            </w:rPr>
            <w:t xml:space="preserve"> </w:t>
          </w:r>
          <w:r>
            <w:t>of</w:t>
          </w:r>
          <w:r>
            <w:rPr>
              <w:spacing w:val="-2"/>
            </w:rPr>
            <w:t xml:space="preserve"> Services</w:t>
          </w:r>
          <w:r>
            <w:tab/>
          </w:r>
          <w:r>
            <w:rPr>
              <w:spacing w:val="-10"/>
            </w:rPr>
            <w:t>3</w:t>
          </w:r>
        </w:p>
        <w:p w14:paraId="6067A725" w14:textId="77777777" w:rsidR="00E23A5D" w:rsidRDefault="00CF1E04">
          <w:pPr>
            <w:pStyle w:val="TOC1"/>
            <w:numPr>
              <w:ilvl w:val="0"/>
              <w:numId w:val="3"/>
            </w:numPr>
            <w:tabs>
              <w:tab w:val="left" w:pos="2260"/>
              <w:tab w:val="right" w:pos="10118"/>
            </w:tabs>
          </w:pPr>
          <w:r>
            <w:t>Contractor</w:t>
          </w:r>
          <w:r>
            <w:rPr>
              <w:spacing w:val="-4"/>
            </w:rPr>
            <w:t xml:space="preserve"> </w:t>
          </w:r>
          <w:r>
            <w:t>Furnished</w:t>
          </w:r>
          <w:r>
            <w:rPr>
              <w:spacing w:val="-2"/>
            </w:rPr>
            <w:t xml:space="preserve"> </w:t>
          </w:r>
          <w:r>
            <w:t>Property</w:t>
          </w:r>
          <w:r>
            <w:rPr>
              <w:spacing w:val="-5"/>
            </w:rPr>
            <w:t xml:space="preserve"> </w:t>
          </w:r>
          <w:r>
            <w:t>&amp;</w:t>
          </w:r>
          <w:r>
            <w:rPr>
              <w:spacing w:val="-1"/>
            </w:rPr>
            <w:t xml:space="preserve"> </w:t>
          </w:r>
          <w:r>
            <w:rPr>
              <w:spacing w:val="-2"/>
            </w:rPr>
            <w:t>Services</w:t>
          </w:r>
          <w:r>
            <w:tab/>
          </w:r>
          <w:r>
            <w:rPr>
              <w:spacing w:val="-10"/>
            </w:rPr>
            <w:t>8</w:t>
          </w:r>
        </w:p>
        <w:p w14:paraId="0320EDAD" w14:textId="77777777" w:rsidR="00E23A5D" w:rsidRDefault="00CF1E04">
          <w:pPr>
            <w:pStyle w:val="TOC1"/>
            <w:numPr>
              <w:ilvl w:val="0"/>
              <w:numId w:val="3"/>
            </w:numPr>
            <w:tabs>
              <w:tab w:val="left" w:pos="2260"/>
              <w:tab w:val="right" w:pos="10118"/>
            </w:tabs>
          </w:pPr>
          <w:r>
            <w:t>General</w:t>
          </w:r>
          <w:r>
            <w:rPr>
              <w:spacing w:val="-3"/>
            </w:rPr>
            <w:t xml:space="preserve"> </w:t>
          </w:r>
          <w:r>
            <w:rPr>
              <w:spacing w:val="-2"/>
            </w:rPr>
            <w:t>Information</w:t>
          </w:r>
          <w:r>
            <w:tab/>
          </w:r>
          <w:r>
            <w:rPr>
              <w:spacing w:val="-10"/>
            </w:rPr>
            <w:t>9</w:t>
          </w:r>
        </w:p>
        <w:p w14:paraId="415A6A99" w14:textId="77777777" w:rsidR="00E23A5D" w:rsidRDefault="00CF1E04">
          <w:pPr>
            <w:pStyle w:val="TOC2"/>
          </w:pPr>
          <w:r>
            <w:rPr>
              <w:spacing w:val="-2"/>
            </w:rPr>
            <w:t>Appendices</w:t>
          </w:r>
        </w:p>
        <w:p w14:paraId="51069F90" w14:textId="77777777" w:rsidR="00E23A5D" w:rsidRDefault="00CF1E04">
          <w:pPr>
            <w:pStyle w:val="TOC3"/>
            <w:tabs>
              <w:tab w:val="right" w:pos="10238"/>
            </w:tabs>
          </w:pPr>
          <w:r>
            <w:t>Appendix</w:t>
          </w:r>
          <w:r>
            <w:rPr>
              <w:spacing w:val="-4"/>
            </w:rPr>
            <w:t xml:space="preserve"> </w:t>
          </w:r>
          <w:r>
            <w:t>1:</w:t>
          </w:r>
          <w:r>
            <w:rPr>
              <w:spacing w:val="-4"/>
            </w:rPr>
            <w:t xml:space="preserve"> </w:t>
          </w:r>
          <w:r>
            <w:t>Performance</w:t>
          </w:r>
          <w:r>
            <w:rPr>
              <w:spacing w:val="-2"/>
            </w:rPr>
            <w:t xml:space="preserve"> </w:t>
          </w:r>
          <w:r>
            <w:t>Requirements</w:t>
          </w:r>
          <w:r>
            <w:rPr>
              <w:spacing w:val="-1"/>
            </w:rPr>
            <w:t xml:space="preserve"> </w:t>
          </w:r>
          <w:r>
            <w:rPr>
              <w:spacing w:val="-2"/>
            </w:rPr>
            <w:t>Summary</w:t>
          </w:r>
          <w:r>
            <w:tab/>
          </w:r>
          <w:r>
            <w:rPr>
              <w:spacing w:val="-5"/>
            </w:rPr>
            <w:t>12</w:t>
          </w:r>
        </w:p>
        <w:p w14:paraId="3CCFF25A" w14:textId="77777777" w:rsidR="00E23A5D" w:rsidRDefault="00CF1E04">
          <w:pPr>
            <w:pStyle w:val="TOC3"/>
            <w:tabs>
              <w:tab w:val="right" w:pos="10231"/>
            </w:tabs>
          </w:pPr>
          <w:hyperlink w:anchor="_bookmark0" w:history="1">
            <w:r>
              <w:t>Appendix</w:t>
            </w:r>
            <w:r>
              <w:rPr>
                <w:spacing w:val="-4"/>
              </w:rPr>
              <w:t xml:space="preserve"> </w:t>
            </w:r>
            <w:r>
              <w:t>2:</w:t>
            </w:r>
            <w:r>
              <w:rPr>
                <w:spacing w:val="-4"/>
              </w:rPr>
              <w:t xml:space="preserve"> </w:t>
            </w:r>
            <w:r>
              <w:t>Deliverables</w:t>
            </w:r>
            <w:r>
              <w:rPr>
                <w:spacing w:val="-1"/>
              </w:rPr>
              <w:t xml:space="preserve"> </w:t>
            </w:r>
            <w:r>
              <w:rPr>
                <w:spacing w:val="-2"/>
              </w:rPr>
              <w:t>Schedule</w:t>
            </w:r>
            <w:r>
              <w:tab/>
            </w:r>
            <w:r>
              <w:rPr>
                <w:spacing w:val="-5"/>
              </w:rPr>
              <w:t>14</w:t>
            </w:r>
          </w:hyperlink>
        </w:p>
        <w:p w14:paraId="6038E1AB" w14:textId="77777777" w:rsidR="00E23A5D" w:rsidRDefault="00CF1E04">
          <w:pPr>
            <w:pStyle w:val="TOC3"/>
            <w:tabs>
              <w:tab w:val="right" w:pos="10238"/>
            </w:tabs>
          </w:pPr>
          <w:r>
            <w:t>Appendix</w:t>
          </w:r>
          <w:r>
            <w:rPr>
              <w:spacing w:val="-4"/>
            </w:rPr>
            <w:t xml:space="preserve"> </w:t>
          </w:r>
          <w:r>
            <w:t>3:</w:t>
          </w:r>
          <w:r>
            <w:rPr>
              <w:spacing w:val="-3"/>
            </w:rPr>
            <w:t xml:space="preserve"> </w:t>
          </w:r>
          <w:r>
            <w:t>Estimated</w:t>
          </w:r>
          <w:r>
            <w:rPr>
              <w:spacing w:val="-8"/>
            </w:rPr>
            <w:t xml:space="preserve"> </w:t>
          </w:r>
          <w:r>
            <w:rPr>
              <w:spacing w:val="-2"/>
            </w:rPr>
            <w:t>Workload</w:t>
          </w:r>
          <w:r>
            <w:tab/>
          </w:r>
          <w:r>
            <w:rPr>
              <w:spacing w:val="-5"/>
            </w:rPr>
            <w:t>15</w:t>
          </w:r>
        </w:p>
        <w:p w14:paraId="006DDE02" w14:textId="77777777" w:rsidR="00E23A5D" w:rsidRDefault="00CF1E04">
          <w:pPr>
            <w:pStyle w:val="TOC3"/>
            <w:tabs>
              <w:tab w:val="right" w:pos="10238"/>
            </w:tabs>
          </w:pPr>
          <w:hyperlink w:anchor="_bookmark1" w:history="1">
            <w:r>
              <w:t>Appendix</w:t>
            </w:r>
            <w:r>
              <w:rPr>
                <w:spacing w:val="-3"/>
              </w:rPr>
              <w:t xml:space="preserve"> </w:t>
            </w:r>
            <w:r>
              <w:t>4:</w:t>
            </w:r>
            <w:r>
              <w:rPr>
                <w:spacing w:val="-3"/>
              </w:rPr>
              <w:t xml:space="preserve"> </w:t>
            </w:r>
            <w:r>
              <w:t>Definitions</w:t>
            </w:r>
            <w:r>
              <w:rPr>
                <w:spacing w:val="-4"/>
              </w:rPr>
              <w:t xml:space="preserve"> </w:t>
            </w:r>
            <w:r>
              <w:t>&amp;</w:t>
            </w:r>
            <w:r>
              <w:rPr>
                <w:spacing w:val="-13"/>
              </w:rPr>
              <w:t xml:space="preserve"> </w:t>
            </w:r>
            <w:r>
              <w:rPr>
                <w:spacing w:val="-2"/>
              </w:rPr>
              <w:t>Acronyms</w:t>
            </w:r>
            <w:r>
              <w:tab/>
            </w:r>
            <w:r>
              <w:rPr>
                <w:spacing w:val="-5"/>
              </w:rPr>
              <w:t>16</w:t>
            </w:r>
          </w:hyperlink>
        </w:p>
      </w:sdtContent>
    </w:sdt>
    <w:p w14:paraId="049F31CB" w14:textId="77777777" w:rsidR="00E23A5D" w:rsidRDefault="00E23A5D">
      <w:pPr>
        <w:sectPr w:rsidR="00E23A5D">
          <w:pgSz w:w="12240" w:h="15840"/>
          <w:pgMar w:top="1240" w:right="400" w:bottom="280" w:left="80" w:header="857" w:footer="0" w:gutter="0"/>
          <w:cols w:space="720"/>
        </w:sectPr>
      </w:pPr>
    </w:p>
    <w:p w14:paraId="09AC71C2" w14:textId="77777777" w:rsidR="00E23A5D" w:rsidRDefault="00CF1E04">
      <w:pPr>
        <w:pStyle w:val="Heading1"/>
        <w:spacing w:before="81" w:line="480" w:lineRule="auto"/>
        <w:ind w:left="4387" w:right="3869" w:firstLine="1034"/>
      </w:pPr>
      <w:bookmarkStart w:id="8" w:name="SECTION_I_DESCRIPTION_OF_SERVICES"/>
      <w:bookmarkEnd w:id="8"/>
      <w:r>
        <w:lastRenderedPageBreak/>
        <w:t xml:space="preserve">SECTION I </w:t>
      </w:r>
      <w:r>
        <w:rPr>
          <w:spacing w:val="-2"/>
        </w:rPr>
        <w:t>DESCRIPTION</w:t>
      </w:r>
      <w:r>
        <w:rPr>
          <w:spacing w:val="-12"/>
        </w:rPr>
        <w:t xml:space="preserve"> </w:t>
      </w:r>
      <w:r>
        <w:rPr>
          <w:spacing w:val="-2"/>
        </w:rPr>
        <w:t>OF</w:t>
      </w:r>
      <w:r>
        <w:rPr>
          <w:spacing w:val="-13"/>
        </w:rPr>
        <w:t xml:space="preserve"> </w:t>
      </w:r>
      <w:r>
        <w:rPr>
          <w:spacing w:val="-2"/>
        </w:rPr>
        <w:t>SERVICES</w:t>
      </w:r>
    </w:p>
    <w:p w14:paraId="52B2985B" w14:textId="39C912DA" w:rsidR="00E23A5D" w:rsidRDefault="00CF1E04">
      <w:pPr>
        <w:pStyle w:val="ListParagraph"/>
        <w:numPr>
          <w:ilvl w:val="1"/>
          <w:numId w:val="2"/>
        </w:numPr>
        <w:tabs>
          <w:tab w:val="left" w:pos="1440"/>
          <w:tab w:val="left" w:pos="10710"/>
        </w:tabs>
        <w:ind w:left="810" w:right="600" w:hanging="8"/>
        <w:jc w:val="both"/>
        <w:rPr>
          <w:sz w:val="24"/>
        </w:rPr>
        <w:pPrChange w:id="9" w:author="GRASSEL, MARK C NH-03 USSF SpOC 21 CS (OL-S)/SCXG" w:date="2025-02-05T09:13:00Z" w16du:dateUtc="2025-02-05T16:13:00Z">
          <w:pPr>
            <w:pStyle w:val="ListParagraph"/>
            <w:numPr>
              <w:ilvl w:val="1"/>
              <w:numId w:val="2"/>
            </w:numPr>
            <w:tabs>
              <w:tab w:val="left" w:pos="2080"/>
            </w:tabs>
            <w:ind w:hanging="723"/>
            <w:jc w:val="left"/>
          </w:pPr>
        </w:pPrChange>
      </w:pPr>
      <w:r>
        <w:rPr>
          <w:b/>
          <w:sz w:val="24"/>
        </w:rPr>
        <w:t>INTRODUCTION</w:t>
      </w:r>
      <w:r>
        <w:rPr>
          <w:sz w:val="24"/>
        </w:rPr>
        <w:t>: This is a non-personal services contract to provide Giant Voice</w:t>
      </w:r>
      <w:ins w:id="10" w:author="GRASSEL, MARK C NH-03 USSF SpOC 21 CS (OL-S)/SCXG" w:date="2025-02-04T16:35:00Z" w16du:dateUtc="2025-02-04T23:35:00Z">
        <w:r w:rsidR="00EB4C65">
          <w:rPr>
            <w:sz w:val="24"/>
          </w:rPr>
          <w:t xml:space="preserve"> </w:t>
        </w:r>
      </w:ins>
      <w:r>
        <w:rPr>
          <w:sz w:val="24"/>
        </w:rPr>
        <w:t>/</w:t>
      </w:r>
      <w:ins w:id="11" w:author="GRASSEL, MARK C NH-03 USSF SpOC 21 CS (OL-S)/SCXG" w:date="2025-02-04T16:35:00Z" w16du:dateUtc="2025-02-04T23:35:00Z">
        <w:r w:rsidR="00EB4C65">
          <w:rPr>
            <w:sz w:val="24"/>
          </w:rPr>
          <w:t xml:space="preserve"> </w:t>
        </w:r>
      </w:ins>
      <w:r>
        <w:rPr>
          <w:sz w:val="24"/>
        </w:rPr>
        <w:t>Emergency</w:t>
      </w:r>
      <w:r>
        <w:rPr>
          <w:spacing w:val="-6"/>
          <w:sz w:val="24"/>
        </w:rPr>
        <w:t xml:space="preserve"> </w:t>
      </w:r>
      <w:r>
        <w:rPr>
          <w:sz w:val="24"/>
        </w:rPr>
        <w:t>Broadcast System (hereafter known as “Giant Voice”) maintenance for</w:t>
      </w:r>
      <w:r>
        <w:rPr>
          <w:spacing w:val="-7"/>
          <w:sz w:val="24"/>
        </w:rPr>
        <w:t xml:space="preserve"> </w:t>
      </w:r>
      <w:r>
        <w:rPr>
          <w:sz w:val="24"/>
        </w:rPr>
        <w:t>the Peterson</w:t>
      </w:r>
      <w:r>
        <w:rPr>
          <w:spacing w:val="-6"/>
          <w:sz w:val="24"/>
        </w:rPr>
        <w:t xml:space="preserve"> </w:t>
      </w:r>
      <w:r>
        <w:rPr>
          <w:sz w:val="24"/>
        </w:rPr>
        <w:t>SFB</w:t>
      </w:r>
      <w:r>
        <w:rPr>
          <w:spacing w:val="-6"/>
          <w:sz w:val="24"/>
        </w:rPr>
        <w:t xml:space="preserve"> </w:t>
      </w:r>
      <w:r>
        <w:rPr>
          <w:sz w:val="24"/>
        </w:rPr>
        <w:t>Giant</w:t>
      </w:r>
      <w:r>
        <w:rPr>
          <w:spacing w:val="-5"/>
          <w:sz w:val="24"/>
        </w:rPr>
        <w:t xml:space="preserve"> </w:t>
      </w:r>
      <w:r>
        <w:rPr>
          <w:sz w:val="24"/>
        </w:rPr>
        <w:t>Voice</w:t>
      </w:r>
      <w:r>
        <w:rPr>
          <w:spacing w:val="-6"/>
          <w:sz w:val="24"/>
        </w:rPr>
        <w:t xml:space="preserve"> </w:t>
      </w:r>
      <w:r>
        <w:rPr>
          <w:sz w:val="24"/>
        </w:rPr>
        <w:t>system</w:t>
      </w:r>
      <w:r>
        <w:rPr>
          <w:spacing w:val="-5"/>
          <w:sz w:val="24"/>
        </w:rPr>
        <w:t xml:space="preserve"> </w:t>
      </w:r>
      <w:r>
        <w:rPr>
          <w:sz w:val="24"/>
        </w:rPr>
        <w:t>and</w:t>
      </w:r>
      <w:r>
        <w:rPr>
          <w:spacing w:val="-6"/>
          <w:sz w:val="24"/>
        </w:rPr>
        <w:t xml:space="preserve"> </w:t>
      </w:r>
      <w:r>
        <w:rPr>
          <w:sz w:val="24"/>
        </w:rPr>
        <w:t>Schriever</w:t>
      </w:r>
      <w:r>
        <w:rPr>
          <w:spacing w:val="-7"/>
          <w:sz w:val="24"/>
        </w:rPr>
        <w:t xml:space="preserve"> </w:t>
      </w:r>
      <w:r>
        <w:rPr>
          <w:sz w:val="24"/>
        </w:rPr>
        <w:t>SFB</w:t>
      </w:r>
      <w:r>
        <w:rPr>
          <w:spacing w:val="-6"/>
          <w:sz w:val="24"/>
        </w:rPr>
        <w:t xml:space="preserve"> </w:t>
      </w:r>
      <w:r>
        <w:rPr>
          <w:sz w:val="24"/>
        </w:rPr>
        <w:t>Mass</w:t>
      </w:r>
      <w:r>
        <w:rPr>
          <w:spacing w:val="-6"/>
          <w:sz w:val="24"/>
        </w:rPr>
        <w:t xml:space="preserve"> </w:t>
      </w:r>
      <w:r>
        <w:rPr>
          <w:sz w:val="24"/>
        </w:rPr>
        <w:t>Notification</w:t>
      </w:r>
      <w:r>
        <w:rPr>
          <w:spacing w:val="-6"/>
          <w:sz w:val="24"/>
        </w:rPr>
        <w:t xml:space="preserve"> </w:t>
      </w:r>
      <w:r>
        <w:rPr>
          <w:sz w:val="24"/>
        </w:rPr>
        <w:t>Systems</w:t>
      </w:r>
      <w:r>
        <w:rPr>
          <w:spacing w:val="-7"/>
          <w:sz w:val="24"/>
        </w:rPr>
        <w:t xml:space="preserve"> </w:t>
      </w:r>
      <w:r>
        <w:rPr>
          <w:sz w:val="24"/>
        </w:rPr>
        <w:t>to</w:t>
      </w:r>
      <w:r>
        <w:rPr>
          <w:spacing w:val="-6"/>
          <w:sz w:val="24"/>
        </w:rPr>
        <w:t xml:space="preserve"> </w:t>
      </w:r>
      <w:r>
        <w:rPr>
          <w:sz w:val="24"/>
        </w:rPr>
        <w:t>include</w:t>
      </w:r>
      <w:r>
        <w:rPr>
          <w:spacing w:val="-4"/>
          <w:sz w:val="24"/>
        </w:rPr>
        <w:t xml:space="preserve"> </w:t>
      </w:r>
      <w:r>
        <w:rPr>
          <w:sz w:val="24"/>
        </w:rPr>
        <w:t>Giant Voice</w:t>
      </w:r>
      <w:r>
        <w:rPr>
          <w:spacing w:val="-7"/>
          <w:sz w:val="24"/>
        </w:rPr>
        <w:t xml:space="preserve"> </w:t>
      </w:r>
      <w:r>
        <w:rPr>
          <w:sz w:val="24"/>
        </w:rPr>
        <w:t>and</w:t>
      </w:r>
      <w:r>
        <w:rPr>
          <w:spacing w:val="-7"/>
          <w:sz w:val="24"/>
        </w:rPr>
        <w:t xml:space="preserve"> </w:t>
      </w:r>
      <w:r>
        <w:rPr>
          <w:sz w:val="24"/>
        </w:rPr>
        <w:t>Public</w:t>
      </w:r>
      <w:r>
        <w:rPr>
          <w:spacing w:val="-7"/>
          <w:sz w:val="24"/>
        </w:rPr>
        <w:t xml:space="preserve"> </w:t>
      </w:r>
      <w:r>
        <w:rPr>
          <w:sz w:val="24"/>
        </w:rPr>
        <w:t>Address</w:t>
      </w:r>
      <w:r>
        <w:rPr>
          <w:spacing w:val="-7"/>
          <w:sz w:val="24"/>
        </w:rPr>
        <w:t xml:space="preserve"> </w:t>
      </w:r>
      <w:r>
        <w:rPr>
          <w:sz w:val="24"/>
        </w:rPr>
        <w:t>Systems.</w:t>
      </w:r>
      <w:r>
        <w:rPr>
          <w:spacing w:val="-8"/>
          <w:sz w:val="24"/>
        </w:rPr>
        <w:t xml:space="preserve"> </w:t>
      </w:r>
      <w:r>
        <w:rPr>
          <w:sz w:val="24"/>
        </w:rPr>
        <w:t>The</w:t>
      </w:r>
      <w:r>
        <w:rPr>
          <w:spacing w:val="-7"/>
          <w:sz w:val="24"/>
        </w:rPr>
        <w:t xml:space="preserve"> </w:t>
      </w:r>
      <w:r>
        <w:rPr>
          <w:sz w:val="24"/>
        </w:rPr>
        <w:t>Government</w:t>
      </w:r>
      <w:r>
        <w:rPr>
          <w:spacing w:val="-7"/>
          <w:sz w:val="24"/>
        </w:rPr>
        <w:t xml:space="preserve"> </w:t>
      </w:r>
      <w:r>
        <w:rPr>
          <w:sz w:val="24"/>
        </w:rPr>
        <w:t>shall</w:t>
      </w:r>
      <w:r>
        <w:rPr>
          <w:spacing w:val="-8"/>
          <w:sz w:val="24"/>
        </w:rPr>
        <w:t xml:space="preserve"> </w:t>
      </w:r>
      <w:r>
        <w:rPr>
          <w:sz w:val="24"/>
        </w:rPr>
        <w:t>not</w:t>
      </w:r>
      <w:r>
        <w:rPr>
          <w:spacing w:val="-7"/>
          <w:sz w:val="24"/>
        </w:rPr>
        <w:t xml:space="preserve"> </w:t>
      </w:r>
      <w:r>
        <w:rPr>
          <w:sz w:val="24"/>
        </w:rPr>
        <w:t>exercise</w:t>
      </w:r>
      <w:r>
        <w:rPr>
          <w:spacing w:val="-8"/>
          <w:sz w:val="24"/>
        </w:rPr>
        <w:t xml:space="preserve"> </w:t>
      </w:r>
      <w:r>
        <w:rPr>
          <w:sz w:val="24"/>
        </w:rPr>
        <w:t>any</w:t>
      </w:r>
      <w:r>
        <w:rPr>
          <w:spacing w:val="-7"/>
          <w:sz w:val="24"/>
        </w:rPr>
        <w:t xml:space="preserve"> </w:t>
      </w:r>
      <w:r>
        <w:rPr>
          <w:sz w:val="24"/>
        </w:rPr>
        <w:t>supervision</w:t>
      </w:r>
      <w:r>
        <w:rPr>
          <w:spacing w:val="-7"/>
          <w:sz w:val="24"/>
        </w:rPr>
        <w:t xml:space="preserve"> </w:t>
      </w:r>
      <w:r>
        <w:rPr>
          <w:sz w:val="24"/>
        </w:rPr>
        <w:t>or</w:t>
      </w:r>
      <w:r>
        <w:rPr>
          <w:spacing w:val="-6"/>
          <w:sz w:val="24"/>
        </w:rPr>
        <w:t xml:space="preserve"> </w:t>
      </w:r>
      <w:r>
        <w:rPr>
          <w:sz w:val="24"/>
        </w:rPr>
        <w:t>control over the contract service providers performing the</w:t>
      </w:r>
      <w:r>
        <w:rPr>
          <w:spacing w:val="40"/>
          <w:sz w:val="24"/>
        </w:rPr>
        <w:t xml:space="preserve"> </w:t>
      </w:r>
      <w:r>
        <w:rPr>
          <w:sz w:val="24"/>
        </w:rPr>
        <w:t>services</w:t>
      </w:r>
      <w:r>
        <w:rPr>
          <w:spacing w:val="40"/>
          <w:sz w:val="24"/>
        </w:rPr>
        <w:t xml:space="preserve"> </w:t>
      </w:r>
      <w:r>
        <w:rPr>
          <w:sz w:val="24"/>
        </w:rPr>
        <w:t>herein.</w:t>
      </w:r>
      <w:r>
        <w:rPr>
          <w:spacing w:val="40"/>
          <w:sz w:val="24"/>
        </w:rPr>
        <w:t xml:space="preserve"> </w:t>
      </w:r>
      <w:r>
        <w:rPr>
          <w:sz w:val="24"/>
        </w:rPr>
        <w:t>Such</w:t>
      </w:r>
      <w:r>
        <w:rPr>
          <w:spacing w:val="40"/>
          <w:sz w:val="24"/>
        </w:rPr>
        <w:t xml:space="preserve"> </w:t>
      </w:r>
      <w:r>
        <w:rPr>
          <w:sz w:val="24"/>
        </w:rPr>
        <w:t xml:space="preserve">contract service providers shall be accountable solely to the Contractor who, in turn is responsible to the </w:t>
      </w:r>
      <w:r>
        <w:rPr>
          <w:spacing w:val="-2"/>
          <w:sz w:val="24"/>
        </w:rPr>
        <w:t>Government.</w:t>
      </w:r>
    </w:p>
    <w:p w14:paraId="30A74EE0" w14:textId="270EC9A2" w:rsidR="00E23A5D" w:rsidRDefault="61F2DC83">
      <w:pPr>
        <w:pStyle w:val="ListParagraph"/>
        <w:numPr>
          <w:ilvl w:val="1"/>
          <w:numId w:val="2"/>
        </w:numPr>
        <w:tabs>
          <w:tab w:val="left" w:pos="1440"/>
        </w:tabs>
        <w:spacing w:before="275"/>
        <w:ind w:left="810" w:right="600" w:firstLine="0"/>
        <w:jc w:val="both"/>
        <w:rPr>
          <w:sz w:val="24"/>
          <w:szCs w:val="24"/>
        </w:rPr>
        <w:pPrChange w:id="12" w:author="GRASSEL, MARK C NH-03 USSF SpOC 21 CS (OL-S)/SCXG" w:date="2025-02-05T09:13:00Z" w16du:dateUtc="2025-02-05T16:13:00Z">
          <w:pPr>
            <w:pStyle w:val="ListParagraph"/>
            <w:numPr>
              <w:ilvl w:val="1"/>
              <w:numId w:val="2"/>
            </w:numPr>
            <w:tabs>
              <w:tab w:val="left" w:pos="2080"/>
            </w:tabs>
            <w:spacing w:before="275"/>
            <w:ind w:hanging="723"/>
            <w:jc w:val="left"/>
          </w:pPr>
        </w:pPrChange>
      </w:pPr>
      <w:r w:rsidRPr="61F2DC83">
        <w:rPr>
          <w:b/>
          <w:bCs/>
          <w:sz w:val="24"/>
          <w:szCs w:val="24"/>
        </w:rPr>
        <w:t>NOTICE:</w:t>
      </w:r>
      <w:r w:rsidRPr="61F2DC83">
        <w:rPr>
          <w:b/>
          <w:bCs/>
          <w:spacing w:val="-15"/>
          <w:sz w:val="24"/>
          <w:szCs w:val="24"/>
        </w:rPr>
        <w:t xml:space="preserve"> </w:t>
      </w:r>
      <w:r w:rsidRPr="61F2DC83">
        <w:rPr>
          <w:sz w:val="24"/>
          <w:szCs w:val="24"/>
        </w:rPr>
        <w:t>Any</w:t>
      </w:r>
      <w:r w:rsidRPr="61F2DC83">
        <w:rPr>
          <w:spacing w:val="-15"/>
          <w:sz w:val="24"/>
          <w:szCs w:val="24"/>
        </w:rPr>
        <w:t xml:space="preserve"> </w:t>
      </w:r>
      <w:r w:rsidRPr="61F2DC83">
        <w:rPr>
          <w:sz w:val="24"/>
          <w:szCs w:val="24"/>
        </w:rPr>
        <w:t>instructions,</w:t>
      </w:r>
      <w:r w:rsidRPr="61F2DC83">
        <w:rPr>
          <w:spacing w:val="-15"/>
          <w:sz w:val="24"/>
          <w:szCs w:val="24"/>
        </w:rPr>
        <w:t xml:space="preserve"> </w:t>
      </w:r>
      <w:r w:rsidRPr="61F2DC83">
        <w:rPr>
          <w:sz w:val="24"/>
          <w:szCs w:val="24"/>
        </w:rPr>
        <w:t>requirements,</w:t>
      </w:r>
      <w:r w:rsidRPr="61F2DC83">
        <w:rPr>
          <w:spacing w:val="-15"/>
          <w:sz w:val="24"/>
          <w:szCs w:val="24"/>
        </w:rPr>
        <w:t xml:space="preserve"> </w:t>
      </w:r>
      <w:r w:rsidRPr="61F2DC83">
        <w:rPr>
          <w:sz w:val="24"/>
          <w:szCs w:val="24"/>
        </w:rPr>
        <w:t>expectations,</w:t>
      </w:r>
      <w:r w:rsidRPr="61F2DC83">
        <w:rPr>
          <w:spacing w:val="-15"/>
          <w:sz w:val="24"/>
          <w:szCs w:val="24"/>
        </w:rPr>
        <w:t xml:space="preserve"> </w:t>
      </w:r>
      <w:r w:rsidRPr="61F2DC83">
        <w:rPr>
          <w:sz w:val="24"/>
          <w:szCs w:val="24"/>
        </w:rPr>
        <w:t>and</w:t>
      </w:r>
      <w:r w:rsidRPr="61F2DC83">
        <w:rPr>
          <w:spacing w:val="-15"/>
          <w:sz w:val="24"/>
          <w:szCs w:val="24"/>
        </w:rPr>
        <w:t xml:space="preserve"> </w:t>
      </w:r>
      <w:r w:rsidRPr="61F2DC83">
        <w:rPr>
          <w:sz w:val="24"/>
          <w:szCs w:val="24"/>
        </w:rPr>
        <w:t>language</w:t>
      </w:r>
      <w:r w:rsidRPr="61F2DC83">
        <w:rPr>
          <w:spacing w:val="-15"/>
          <w:sz w:val="24"/>
          <w:szCs w:val="24"/>
        </w:rPr>
        <w:t xml:space="preserve"> </w:t>
      </w:r>
      <w:r w:rsidRPr="61F2DC83">
        <w:rPr>
          <w:sz w:val="24"/>
          <w:szCs w:val="24"/>
        </w:rPr>
        <w:t>here</w:t>
      </w:r>
      <w:r w:rsidRPr="61F2DC83">
        <w:rPr>
          <w:spacing w:val="-15"/>
          <w:sz w:val="24"/>
          <w:szCs w:val="24"/>
        </w:rPr>
        <w:t xml:space="preserve"> </w:t>
      </w:r>
      <w:r w:rsidRPr="61F2DC83">
        <w:rPr>
          <w:sz w:val="24"/>
          <w:szCs w:val="24"/>
        </w:rPr>
        <w:t>forth</w:t>
      </w:r>
      <w:r w:rsidRPr="61F2DC83">
        <w:rPr>
          <w:spacing w:val="-15"/>
          <w:sz w:val="24"/>
          <w:szCs w:val="24"/>
        </w:rPr>
        <w:t xml:space="preserve"> </w:t>
      </w:r>
      <w:r w:rsidRPr="61F2DC83">
        <w:rPr>
          <w:sz w:val="24"/>
          <w:szCs w:val="24"/>
        </w:rPr>
        <w:t>contained within this document shall be understood as applicable, pertinent to, and enforceable under the activities</w:t>
      </w:r>
      <w:r w:rsidRPr="61F2DC83">
        <w:rPr>
          <w:spacing w:val="-3"/>
          <w:sz w:val="24"/>
          <w:szCs w:val="24"/>
        </w:rPr>
        <w:t xml:space="preserve"> </w:t>
      </w:r>
      <w:r w:rsidRPr="61F2DC83">
        <w:rPr>
          <w:sz w:val="24"/>
          <w:szCs w:val="24"/>
        </w:rPr>
        <w:t>to</w:t>
      </w:r>
      <w:r w:rsidRPr="61F2DC83">
        <w:rPr>
          <w:spacing w:val="-5"/>
          <w:sz w:val="24"/>
          <w:szCs w:val="24"/>
        </w:rPr>
        <w:t xml:space="preserve"> </w:t>
      </w:r>
      <w:r w:rsidRPr="61F2DC83">
        <w:rPr>
          <w:sz w:val="24"/>
          <w:szCs w:val="24"/>
        </w:rPr>
        <w:t>be</w:t>
      </w:r>
      <w:r w:rsidRPr="61F2DC83">
        <w:rPr>
          <w:spacing w:val="-3"/>
          <w:sz w:val="24"/>
          <w:szCs w:val="24"/>
        </w:rPr>
        <w:t xml:space="preserve"> </w:t>
      </w:r>
      <w:r w:rsidRPr="61F2DC83">
        <w:rPr>
          <w:sz w:val="24"/>
          <w:szCs w:val="24"/>
        </w:rPr>
        <w:t>performed</w:t>
      </w:r>
      <w:r w:rsidRPr="61F2DC83">
        <w:rPr>
          <w:spacing w:val="-3"/>
          <w:sz w:val="24"/>
          <w:szCs w:val="24"/>
        </w:rPr>
        <w:t xml:space="preserve"> </w:t>
      </w:r>
      <w:r w:rsidRPr="61F2DC83">
        <w:rPr>
          <w:sz w:val="24"/>
          <w:szCs w:val="24"/>
        </w:rPr>
        <w:t>at</w:t>
      </w:r>
      <w:r w:rsidRPr="61F2DC83">
        <w:rPr>
          <w:spacing w:val="-3"/>
          <w:sz w:val="24"/>
          <w:szCs w:val="24"/>
        </w:rPr>
        <w:t xml:space="preserve"> </w:t>
      </w:r>
      <w:r w:rsidRPr="61F2DC83">
        <w:rPr>
          <w:sz w:val="24"/>
          <w:szCs w:val="24"/>
        </w:rPr>
        <w:t>both</w:t>
      </w:r>
      <w:r w:rsidRPr="61F2DC83">
        <w:rPr>
          <w:spacing w:val="-3"/>
          <w:sz w:val="24"/>
          <w:szCs w:val="24"/>
        </w:rPr>
        <w:t xml:space="preserve"> </w:t>
      </w:r>
      <w:r w:rsidRPr="61F2DC83">
        <w:rPr>
          <w:sz w:val="24"/>
          <w:szCs w:val="24"/>
        </w:rPr>
        <w:t>Department</w:t>
      </w:r>
      <w:r w:rsidRPr="61F2DC83">
        <w:rPr>
          <w:spacing w:val="-3"/>
          <w:sz w:val="24"/>
          <w:szCs w:val="24"/>
        </w:rPr>
        <w:t xml:space="preserve"> </w:t>
      </w:r>
      <w:r w:rsidRPr="61F2DC83">
        <w:rPr>
          <w:sz w:val="24"/>
          <w:szCs w:val="24"/>
        </w:rPr>
        <w:t>of</w:t>
      </w:r>
      <w:r w:rsidRPr="61F2DC83">
        <w:rPr>
          <w:spacing w:val="-4"/>
          <w:sz w:val="24"/>
          <w:szCs w:val="24"/>
        </w:rPr>
        <w:t xml:space="preserve"> </w:t>
      </w:r>
      <w:r w:rsidRPr="61F2DC83">
        <w:rPr>
          <w:sz w:val="24"/>
          <w:szCs w:val="24"/>
        </w:rPr>
        <w:t>Defense</w:t>
      </w:r>
      <w:r w:rsidRPr="61F2DC83">
        <w:rPr>
          <w:spacing w:val="-3"/>
          <w:sz w:val="24"/>
          <w:szCs w:val="24"/>
        </w:rPr>
        <w:t xml:space="preserve"> </w:t>
      </w:r>
      <w:r w:rsidRPr="61F2DC83">
        <w:rPr>
          <w:sz w:val="24"/>
          <w:szCs w:val="24"/>
        </w:rPr>
        <w:t>Installations</w:t>
      </w:r>
      <w:r w:rsidRPr="61F2DC83">
        <w:rPr>
          <w:spacing w:val="-3"/>
          <w:sz w:val="24"/>
          <w:szCs w:val="24"/>
        </w:rPr>
        <w:t xml:space="preserve"> </w:t>
      </w:r>
      <w:r w:rsidRPr="61F2DC83">
        <w:rPr>
          <w:sz w:val="24"/>
          <w:szCs w:val="24"/>
        </w:rPr>
        <w:t>Peterson</w:t>
      </w:r>
      <w:r w:rsidRPr="61F2DC83">
        <w:rPr>
          <w:spacing w:val="-3"/>
          <w:sz w:val="24"/>
          <w:szCs w:val="24"/>
        </w:rPr>
        <w:t xml:space="preserve"> </w:t>
      </w:r>
      <w:r w:rsidRPr="61F2DC83">
        <w:rPr>
          <w:sz w:val="24"/>
          <w:szCs w:val="24"/>
        </w:rPr>
        <w:t>Space</w:t>
      </w:r>
      <w:r w:rsidRPr="61F2DC83">
        <w:rPr>
          <w:spacing w:val="-4"/>
          <w:sz w:val="24"/>
          <w:szCs w:val="24"/>
        </w:rPr>
        <w:t xml:space="preserve"> </w:t>
      </w:r>
      <w:r w:rsidRPr="61F2DC83">
        <w:rPr>
          <w:sz w:val="24"/>
          <w:szCs w:val="24"/>
        </w:rPr>
        <w:t>Force</w:t>
      </w:r>
      <w:r w:rsidRPr="61F2DC83">
        <w:rPr>
          <w:spacing w:val="-3"/>
          <w:sz w:val="24"/>
          <w:szCs w:val="24"/>
        </w:rPr>
        <w:t xml:space="preserve"> </w:t>
      </w:r>
      <w:r w:rsidRPr="61F2DC83">
        <w:rPr>
          <w:sz w:val="24"/>
          <w:szCs w:val="24"/>
        </w:rPr>
        <w:t xml:space="preserve">Base and Schriever Space Force Base, unless </w:t>
      </w:r>
      <w:del w:id="13" w:author="GRASSEL, MARK C NH-03 USSF SpOC 21 CS (OL-S)/SCXG" w:date="2025-02-05T08:53:00Z" w16du:dateUtc="2025-02-05T15:53:00Z">
        <w:r w:rsidRPr="61F2DC83" w:rsidDel="00152F04">
          <w:rPr>
            <w:sz w:val="24"/>
            <w:szCs w:val="24"/>
          </w:rPr>
          <w:delText>other</w:delText>
        </w:r>
      </w:del>
      <w:del w:id="14" w:author="GRASSEL, MARK C NH-03 USSF SpOC 21 CS (OL-S)/SCXG" w:date="2025-02-03T18:36:00Z">
        <w:r w:rsidR="00CF1E04" w:rsidRPr="61F2DC83" w:rsidDel="61F2DC83">
          <w:rPr>
            <w:sz w:val="24"/>
            <w:szCs w:val="24"/>
          </w:rPr>
          <w:delText xml:space="preserve"> </w:delText>
        </w:r>
      </w:del>
      <w:del w:id="15" w:author="GRASSEL, MARK C NH-03 USSF SpOC 21 CS (OL-S)/SCXG" w:date="2025-02-05T08:53:00Z" w16du:dateUtc="2025-02-05T15:53:00Z">
        <w:r w:rsidRPr="61F2DC83" w:rsidDel="00152F04">
          <w:rPr>
            <w:sz w:val="24"/>
            <w:szCs w:val="24"/>
          </w:rPr>
          <w:delText>wise</w:delText>
        </w:r>
      </w:del>
      <w:ins w:id="16" w:author="GRASSEL, MARK C NH-03 USSF SpOC 21 CS (OL-S)/SCXG" w:date="2025-02-05T08:53:00Z" w16du:dateUtc="2025-02-05T15:53:00Z">
        <w:r w:rsidR="00152F04" w:rsidRPr="61F2DC83">
          <w:rPr>
            <w:sz w:val="24"/>
            <w:szCs w:val="24"/>
          </w:rPr>
          <w:t>otherwise</w:t>
        </w:r>
      </w:ins>
      <w:r w:rsidRPr="61F2DC83">
        <w:rPr>
          <w:sz w:val="24"/>
          <w:szCs w:val="24"/>
        </w:rPr>
        <w:t xml:space="preserve"> stated and or indicated as an instruction, requirement, expectation, or language specific to a single location / installation.</w:t>
      </w:r>
    </w:p>
    <w:p w14:paraId="3C6CE9D0" w14:textId="7CD98577" w:rsidR="00E23A5D" w:rsidRDefault="00CF1E04">
      <w:pPr>
        <w:pStyle w:val="ListParagraph"/>
        <w:numPr>
          <w:ilvl w:val="1"/>
          <w:numId w:val="2"/>
        </w:numPr>
        <w:tabs>
          <w:tab w:val="left" w:pos="1440"/>
        </w:tabs>
        <w:spacing w:before="272"/>
        <w:ind w:left="810" w:right="600" w:firstLine="0"/>
        <w:jc w:val="both"/>
        <w:rPr>
          <w:sz w:val="24"/>
        </w:rPr>
        <w:pPrChange w:id="17" w:author="GRASSEL, MARK C NH-03 USSF SpOC 21 CS (OL-S)/SCXG" w:date="2025-02-05T09:13:00Z" w16du:dateUtc="2025-02-05T16:13:00Z">
          <w:pPr>
            <w:pStyle w:val="ListParagraph"/>
            <w:numPr>
              <w:ilvl w:val="1"/>
              <w:numId w:val="2"/>
            </w:numPr>
            <w:tabs>
              <w:tab w:val="left" w:pos="2081"/>
            </w:tabs>
            <w:spacing w:before="272"/>
            <w:ind w:right="1033" w:hanging="723"/>
            <w:jc w:val="left"/>
          </w:pPr>
        </w:pPrChange>
      </w:pPr>
      <w:r>
        <w:rPr>
          <w:b/>
          <w:sz w:val="24"/>
        </w:rPr>
        <w:t>SCOPE</w:t>
      </w:r>
      <w:r>
        <w:rPr>
          <w:b/>
          <w:spacing w:val="-3"/>
          <w:sz w:val="24"/>
        </w:rPr>
        <w:t xml:space="preserve"> </w:t>
      </w:r>
      <w:r>
        <w:rPr>
          <w:b/>
          <w:sz w:val="24"/>
        </w:rPr>
        <w:t>OF</w:t>
      </w:r>
      <w:r>
        <w:rPr>
          <w:b/>
          <w:spacing w:val="-2"/>
          <w:sz w:val="24"/>
        </w:rPr>
        <w:t xml:space="preserve"> </w:t>
      </w:r>
      <w:r>
        <w:rPr>
          <w:b/>
          <w:sz w:val="24"/>
        </w:rPr>
        <w:t>WORK:</w:t>
      </w:r>
      <w:r>
        <w:rPr>
          <w:b/>
          <w:spacing w:val="-2"/>
          <w:sz w:val="24"/>
        </w:rPr>
        <w:t xml:space="preserve"> </w:t>
      </w:r>
      <w:r>
        <w:rPr>
          <w:sz w:val="24"/>
        </w:rPr>
        <w:t>The</w:t>
      </w:r>
      <w:r>
        <w:rPr>
          <w:spacing w:val="-2"/>
          <w:sz w:val="24"/>
        </w:rPr>
        <w:t xml:space="preserve"> </w:t>
      </w:r>
      <w:r>
        <w:rPr>
          <w:sz w:val="24"/>
        </w:rPr>
        <w:t>Contractor shall provide a</w:t>
      </w:r>
      <w:r w:rsidRPr="00152F04">
        <w:rPr>
          <w:sz w:val="24"/>
        </w:rPr>
        <w:t>ll personnel, equipment,</w:t>
      </w:r>
      <w:r w:rsidRPr="00152F04">
        <w:rPr>
          <w:spacing w:val="-3"/>
          <w:sz w:val="24"/>
        </w:rPr>
        <w:t xml:space="preserve"> </w:t>
      </w:r>
      <w:r w:rsidRPr="00152F04">
        <w:rPr>
          <w:sz w:val="24"/>
        </w:rPr>
        <w:t>supplies, facilities,</w:t>
      </w:r>
      <w:r w:rsidRPr="00152F04">
        <w:rPr>
          <w:spacing w:val="-7"/>
          <w:sz w:val="24"/>
        </w:rPr>
        <w:t xml:space="preserve"> </w:t>
      </w:r>
      <w:r w:rsidRPr="00152F04">
        <w:rPr>
          <w:sz w:val="24"/>
        </w:rPr>
        <w:t>transportation,</w:t>
      </w:r>
      <w:r w:rsidRPr="00152F04">
        <w:rPr>
          <w:spacing w:val="-7"/>
          <w:sz w:val="24"/>
        </w:rPr>
        <w:t xml:space="preserve"> </w:t>
      </w:r>
      <w:r w:rsidRPr="00152F04">
        <w:rPr>
          <w:sz w:val="24"/>
        </w:rPr>
        <w:t>tools,</w:t>
      </w:r>
      <w:r w:rsidRPr="00152F04">
        <w:rPr>
          <w:spacing w:val="-6"/>
          <w:sz w:val="24"/>
        </w:rPr>
        <w:t xml:space="preserve"> </w:t>
      </w:r>
      <w:ins w:id="18" w:author="GRASSEL, MARK C NH-03 USSF SpOC 21 CS (OL-S)/SCXG" w:date="2025-02-05T08:52:00Z" w16du:dateUtc="2025-02-05T15:52:00Z">
        <w:r w:rsidR="00A94073" w:rsidRPr="00152F04">
          <w:rPr>
            <w:spacing w:val="-6"/>
            <w:sz w:val="24"/>
            <w:highlight w:val="yellow"/>
            <w:rPrChange w:id="19" w:author="GRASSEL, MARK C NH-03 USSF SpOC 21 CS (OL-S)/SCXG" w:date="2025-02-05T08:53:00Z" w16du:dateUtc="2025-02-05T15:53:00Z">
              <w:rPr>
                <w:spacing w:val="-6"/>
                <w:sz w:val="24"/>
              </w:rPr>
            </w:rPrChange>
          </w:rPr>
          <w:t>rentals</w:t>
        </w:r>
        <w:r w:rsidR="00A94073" w:rsidRPr="00152F04">
          <w:rPr>
            <w:spacing w:val="-6"/>
            <w:sz w:val="24"/>
          </w:rPr>
          <w:t xml:space="preserve">, </w:t>
        </w:r>
      </w:ins>
      <w:r w:rsidRPr="00152F04">
        <w:rPr>
          <w:sz w:val="24"/>
        </w:rPr>
        <w:t>materials,</w:t>
      </w:r>
      <w:r w:rsidRPr="00152F04">
        <w:rPr>
          <w:spacing w:val="-6"/>
          <w:sz w:val="24"/>
        </w:rPr>
        <w:t xml:space="preserve"> </w:t>
      </w:r>
      <w:r w:rsidRPr="00152F04">
        <w:rPr>
          <w:sz w:val="24"/>
        </w:rPr>
        <w:t>supervision,</w:t>
      </w:r>
      <w:r>
        <w:rPr>
          <w:spacing w:val="-6"/>
          <w:sz w:val="24"/>
        </w:rPr>
        <w:t xml:space="preserve"> </w:t>
      </w:r>
      <w:r>
        <w:rPr>
          <w:sz w:val="24"/>
        </w:rPr>
        <w:t>and</w:t>
      </w:r>
      <w:r>
        <w:rPr>
          <w:spacing w:val="-6"/>
          <w:sz w:val="24"/>
        </w:rPr>
        <w:t xml:space="preserve"> </w:t>
      </w:r>
      <w:r>
        <w:rPr>
          <w:sz w:val="24"/>
        </w:rPr>
        <w:t>other</w:t>
      </w:r>
      <w:r>
        <w:rPr>
          <w:spacing w:val="-5"/>
          <w:sz w:val="24"/>
        </w:rPr>
        <w:t xml:space="preserve"> </w:t>
      </w:r>
      <w:r>
        <w:rPr>
          <w:sz w:val="24"/>
        </w:rPr>
        <w:t>items</w:t>
      </w:r>
      <w:r>
        <w:rPr>
          <w:spacing w:val="-6"/>
          <w:sz w:val="24"/>
        </w:rPr>
        <w:t xml:space="preserve"> </w:t>
      </w:r>
      <w:r>
        <w:rPr>
          <w:sz w:val="24"/>
        </w:rPr>
        <w:t>and</w:t>
      </w:r>
      <w:r>
        <w:rPr>
          <w:spacing w:val="40"/>
          <w:sz w:val="24"/>
        </w:rPr>
        <w:t xml:space="preserve"> </w:t>
      </w:r>
      <w:r>
        <w:rPr>
          <w:sz w:val="24"/>
        </w:rPr>
        <w:t>non-</w:t>
      </w:r>
      <w:r>
        <w:rPr>
          <w:spacing w:val="-5"/>
          <w:sz w:val="24"/>
        </w:rPr>
        <w:t xml:space="preserve"> </w:t>
      </w:r>
      <w:r>
        <w:rPr>
          <w:sz w:val="24"/>
        </w:rPr>
        <w:t>personal</w:t>
      </w:r>
      <w:r>
        <w:rPr>
          <w:spacing w:val="24"/>
          <w:sz w:val="24"/>
        </w:rPr>
        <w:t xml:space="preserve"> </w:t>
      </w:r>
      <w:r>
        <w:rPr>
          <w:sz w:val="24"/>
        </w:rPr>
        <w:t>services necessary to perform Giant Voice and Public Address System maintenance and installation as defined</w:t>
      </w:r>
      <w:r>
        <w:rPr>
          <w:spacing w:val="-9"/>
          <w:sz w:val="24"/>
        </w:rPr>
        <w:t xml:space="preserve"> </w:t>
      </w:r>
      <w:r>
        <w:rPr>
          <w:sz w:val="24"/>
        </w:rPr>
        <w:t>in</w:t>
      </w:r>
      <w:r>
        <w:rPr>
          <w:spacing w:val="-7"/>
          <w:sz w:val="24"/>
        </w:rPr>
        <w:t xml:space="preserve"> </w:t>
      </w:r>
      <w:r>
        <w:rPr>
          <w:sz w:val="24"/>
        </w:rPr>
        <w:t>this</w:t>
      </w:r>
      <w:r>
        <w:rPr>
          <w:spacing w:val="-8"/>
          <w:sz w:val="24"/>
        </w:rPr>
        <w:t xml:space="preserve"> </w:t>
      </w:r>
      <w:r>
        <w:rPr>
          <w:sz w:val="24"/>
        </w:rPr>
        <w:t>Performance</w:t>
      </w:r>
      <w:r>
        <w:rPr>
          <w:spacing w:val="-7"/>
          <w:sz w:val="24"/>
        </w:rPr>
        <w:t xml:space="preserve"> </w:t>
      </w:r>
      <w:r>
        <w:rPr>
          <w:sz w:val="24"/>
        </w:rPr>
        <w:t>Work</w:t>
      </w:r>
      <w:r>
        <w:rPr>
          <w:spacing w:val="-8"/>
          <w:sz w:val="24"/>
        </w:rPr>
        <w:t xml:space="preserve"> </w:t>
      </w:r>
      <w:r>
        <w:rPr>
          <w:sz w:val="24"/>
        </w:rPr>
        <w:t>Statement.</w:t>
      </w:r>
      <w:r>
        <w:rPr>
          <w:spacing w:val="-7"/>
          <w:sz w:val="24"/>
        </w:rPr>
        <w:t xml:space="preserve"> </w:t>
      </w:r>
      <w:r>
        <w:rPr>
          <w:sz w:val="24"/>
        </w:rPr>
        <w:t>The</w:t>
      </w:r>
      <w:r>
        <w:rPr>
          <w:spacing w:val="-8"/>
          <w:sz w:val="24"/>
        </w:rPr>
        <w:t xml:space="preserve"> </w:t>
      </w:r>
      <w:r>
        <w:rPr>
          <w:sz w:val="24"/>
        </w:rPr>
        <w:t>Contractor</w:t>
      </w:r>
      <w:r>
        <w:rPr>
          <w:spacing w:val="-8"/>
          <w:sz w:val="24"/>
        </w:rPr>
        <w:t xml:space="preserve"> </w:t>
      </w:r>
      <w:r>
        <w:rPr>
          <w:sz w:val="24"/>
        </w:rPr>
        <w:t>shall</w:t>
      </w:r>
      <w:r>
        <w:rPr>
          <w:spacing w:val="-7"/>
          <w:sz w:val="24"/>
        </w:rPr>
        <w:t xml:space="preserve"> </w:t>
      </w:r>
      <w:r>
        <w:rPr>
          <w:sz w:val="24"/>
        </w:rPr>
        <w:t>perform</w:t>
      </w:r>
      <w:r>
        <w:rPr>
          <w:spacing w:val="-8"/>
          <w:sz w:val="24"/>
        </w:rPr>
        <w:t xml:space="preserve"> </w:t>
      </w:r>
      <w:r>
        <w:rPr>
          <w:sz w:val="24"/>
        </w:rPr>
        <w:t>to</w:t>
      </w:r>
      <w:r>
        <w:rPr>
          <w:spacing w:val="-7"/>
          <w:sz w:val="24"/>
        </w:rPr>
        <w:t xml:space="preserve"> </w:t>
      </w:r>
      <w:r>
        <w:rPr>
          <w:sz w:val="24"/>
        </w:rPr>
        <w:t>the</w:t>
      </w:r>
      <w:r>
        <w:rPr>
          <w:spacing w:val="-8"/>
          <w:sz w:val="24"/>
        </w:rPr>
        <w:t xml:space="preserve"> </w:t>
      </w:r>
      <w:r>
        <w:rPr>
          <w:sz w:val="24"/>
        </w:rPr>
        <w:t>standards</w:t>
      </w:r>
      <w:r>
        <w:rPr>
          <w:spacing w:val="-7"/>
          <w:sz w:val="24"/>
        </w:rPr>
        <w:t xml:space="preserve"> </w:t>
      </w:r>
      <w:r>
        <w:rPr>
          <w:sz w:val="24"/>
        </w:rPr>
        <w:t>in</w:t>
      </w:r>
      <w:r>
        <w:rPr>
          <w:spacing w:val="-8"/>
          <w:sz w:val="24"/>
        </w:rPr>
        <w:t xml:space="preserve"> </w:t>
      </w:r>
      <w:r>
        <w:rPr>
          <w:sz w:val="24"/>
        </w:rPr>
        <w:t xml:space="preserve">this </w:t>
      </w:r>
      <w:r>
        <w:rPr>
          <w:spacing w:val="-2"/>
          <w:sz w:val="24"/>
        </w:rPr>
        <w:t>contract.</w:t>
      </w:r>
    </w:p>
    <w:p w14:paraId="53128261" w14:textId="77777777" w:rsidR="00E23A5D" w:rsidRDefault="00E23A5D">
      <w:pPr>
        <w:pStyle w:val="BodyText"/>
      </w:pPr>
    </w:p>
    <w:p w14:paraId="33B56E9D" w14:textId="68959D73" w:rsidR="00E23A5D" w:rsidRPr="000C1042" w:rsidRDefault="00CF1E04">
      <w:pPr>
        <w:pStyle w:val="ListParagraph"/>
        <w:numPr>
          <w:ilvl w:val="1"/>
          <w:numId w:val="2"/>
        </w:numPr>
        <w:tabs>
          <w:tab w:val="left" w:pos="1440"/>
          <w:tab w:val="left" w:pos="10800"/>
        </w:tabs>
        <w:ind w:left="810" w:right="600" w:firstLine="0"/>
        <w:jc w:val="both"/>
        <w:rPr>
          <w:ins w:id="20" w:author="GRASSEL, MARK C NH-03 USSF SpOC 21 CS (OL-S)/SCXG" w:date="2025-02-04T15:35:00Z" w16du:dateUtc="2025-02-04T22:35:00Z"/>
          <w:sz w:val="24"/>
          <w:rPrChange w:id="21" w:author="GRASSEL, MARK C NH-03 USSF SpOC 21 CS (OL-S)/SCXG" w:date="2025-02-04T15:35:00Z" w16du:dateUtc="2025-02-04T22:35:00Z">
            <w:rPr>
              <w:ins w:id="22" w:author="GRASSEL, MARK C NH-03 USSF SpOC 21 CS (OL-S)/SCXG" w:date="2025-02-04T15:35:00Z" w16du:dateUtc="2025-02-04T22:35:00Z"/>
              <w:spacing w:val="-2"/>
              <w:sz w:val="24"/>
            </w:rPr>
          </w:rPrChange>
        </w:rPr>
        <w:pPrChange w:id="23" w:author="GRASSEL, MARK C NH-03 USSF SpOC 21 CS (OL-S)/SCXG" w:date="2025-02-05T09:16:00Z" w16du:dateUtc="2025-02-05T16:16:00Z">
          <w:pPr>
            <w:pStyle w:val="ListParagraph"/>
            <w:numPr>
              <w:ilvl w:val="1"/>
              <w:numId w:val="2"/>
            </w:numPr>
            <w:tabs>
              <w:tab w:val="left" w:pos="2081"/>
            </w:tabs>
            <w:ind w:right="1033" w:hanging="723"/>
            <w:jc w:val="left"/>
          </w:pPr>
        </w:pPrChange>
      </w:pPr>
      <w:r>
        <w:rPr>
          <w:b/>
          <w:sz w:val="24"/>
        </w:rPr>
        <w:t>C</w:t>
      </w:r>
      <w:del w:id="24" w:author="GRASSEL, MARK C NH-03 USSF SpOC 21 CS (OL-S)/SCXG" w:date="2025-02-05T09:15:00Z" w16du:dateUtc="2025-02-05T16:15:00Z">
        <w:r w:rsidDel="00F100BC">
          <w:rPr>
            <w:b/>
            <w:sz w:val="24"/>
          </w:rPr>
          <w:delText>O</w:delText>
        </w:r>
      </w:del>
      <w:ins w:id="25" w:author="GRASSEL, MARK C NH-03 USSF SpOC 21 CS (OL-S)/SCXG" w:date="2025-02-05T09:15:00Z" w16du:dateUtc="2025-02-05T16:15:00Z">
        <w:r w:rsidR="00F100BC">
          <w:rPr>
            <w:b/>
            <w:sz w:val="24"/>
          </w:rPr>
          <w:t>O</w:t>
        </w:r>
      </w:ins>
      <w:r>
        <w:rPr>
          <w:b/>
          <w:sz w:val="24"/>
        </w:rPr>
        <w:t xml:space="preserve">NTRACTOR’S POINT OF CONTACT: </w:t>
      </w:r>
      <w:r>
        <w:rPr>
          <w:sz w:val="24"/>
        </w:rPr>
        <w:t>The Contractor shall designate in writing to the</w:t>
      </w:r>
      <w:r>
        <w:rPr>
          <w:spacing w:val="40"/>
          <w:sz w:val="24"/>
        </w:rPr>
        <w:t xml:space="preserve"> </w:t>
      </w:r>
      <w:r>
        <w:rPr>
          <w:sz w:val="24"/>
        </w:rPr>
        <w:t>Contracting Officer,</w:t>
      </w:r>
      <w:r>
        <w:rPr>
          <w:spacing w:val="40"/>
          <w:sz w:val="24"/>
        </w:rPr>
        <w:t xml:space="preserve"> </w:t>
      </w:r>
      <w:r>
        <w:rPr>
          <w:sz w:val="24"/>
        </w:rPr>
        <w:t>within five (5)</w:t>
      </w:r>
      <w:r>
        <w:rPr>
          <w:spacing w:val="40"/>
          <w:sz w:val="24"/>
        </w:rPr>
        <w:t xml:space="preserve"> </w:t>
      </w:r>
      <w:r>
        <w:rPr>
          <w:sz w:val="24"/>
        </w:rPr>
        <w:t>calendar</w:t>
      </w:r>
      <w:r>
        <w:rPr>
          <w:spacing w:val="40"/>
          <w:sz w:val="24"/>
        </w:rPr>
        <w:t xml:space="preserve"> </w:t>
      </w:r>
      <w:r>
        <w:rPr>
          <w:sz w:val="24"/>
        </w:rPr>
        <w:t>days prior to</w:t>
      </w:r>
      <w:r>
        <w:rPr>
          <w:spacing w:val="40"/>
          <w:sz w:val="24"/>
        </w:rPr>
        <w:t xml:space="preserve"> </w:t>
      </w:r>
      <w:r>
        <w:rPr>
          <w:sz w:val="24"/>
        </w:rPr>
        <w:t>performance, the name</w:t>
      </w:r>
      <w:r>
        <w:rPr>
          <w:spacing w:val="40"/>
          <w:sz w:val="24"/>
        </w:rPr>
        <w:t xml:space="preserve"> </w:t>
      </w:r>
      <w:r>
        <w:rPr>
          <w:sz w:val="24"/>
        </w:rPr>
        <w:t>and local telephone</w:t>
      </w:r>
      <w:r>
        <w:rPr>
          <w:spacing w:val="40"/>
          <w:sz w:val="24"/>
        </w:rPr>
        <w:t xml:space="preserve"> </w:t>
      </w:r>
      <w:r>
        <w:rPr>
          <w:sz w:val="24"/>
        </w:rPr>
        <w:t>number</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individual</w:t>
      </w:r>
      <w:r>
        <w:rPr>
          <w:spacing w:val="40"/>
          <w:sz w:val="24"/>
        </w:rPr>
        <w:t xml:space="preserve"> </w:t>
      </w:r>
      <w:r>
        <w:rPr>
          <w:sz w:val="24"/>
        </w:rPr>
        <w:t>to</w:t>
      </w:r>
      <w:r>
        <w:rPr>
          <w:spacing w:val="40"/>
          <w:sz w:val="24"/>
        </w:rPr>
        <w:t xml:space="preserve"> </w:t>
      </w:r>
      <w:r>
        <w:rPr>
          <w:sz w:val="24"/>
        </w:rPr>
        <w:t>act</w:t>
      </w:r>
      <w:r>
        <w:rPr>
          <w:spacing w:val="40"/>
          <w:sz w:val="24"/>
        </w:rPr>
        <w:t xml:space="preserve"> </w:t>
      </w:r>
      <w:r>
        <w:rPr>
          <w:sz w:val="24"/>
        </w:rPr>
        <w:t>as</w:t>
      </w:r>
      <w:r>
        <w:rPr>
          <w:spacing w:val="40"/>
          <w:sz w:val="24"/>
        </w:rPr>
        <w:t xml:space="preserve"> </w:t>
      </w:r>
      <w:r>
        <w:rPr>
          <w:sz w:val="24"/>
        </w:rPr>
        <w:t>his/her</w:t>
      </w:r>
      <w:r>
        <w:rPr>
          <w:spacing w:val="40"/>
          <w:sz w:val="24"/>
        </w:rPr>
        <w:t xml:space="preserve"> </w:t>
      </w:r>
      <w:r>
        <w:rPr>
          <w:sz w:val="24"/>
        </w:rPr>
        <w:t>representative. The</w:t>
      </w:r>
      <w:r>
        <w:rPr>
          <w:spacing w:val="40"/>
          <w:sz w:val="24"/>
        </w:rPr>
        <w:t xml:space="preserve"> </w:t>
      </w:r>
      <w:r>
        <w:rPr>
          <w:sz w:val="24"/>
        </w:rPr>
        <w:t>representative shall</w:t>
      </w:r>
      <w:r>
        <w:rPr>
          <w:spacing w:val="-8"/>
          <w:sz w:val="24"/>
        </w:rPr>
        <w:t xml:space="preserve"> </w:t>
      </w:r>
      <w:r>
        <w:rPr>
          <w:sz w:val="24"/>
        </w:rPr>
        <w:t>be</w:t>
      </w:r>
      <w:r>
        <w:rPr>
          <w:spacing w:val="-8"/>
          <w:sz w:val="24"/>
        </w:rPr>
        <w:t xml:space="preserve"> </w:t>
      </w:r>
      <w:r>
        <w:rPr>
          <w:sz w:val="24"/>
        </w:rPr>
        <w:t>responsible</w:t>
      </w:r>
      <w:r>
        <w:rPr>
          <w:spacing w:val="-7"/>
          <w:sz w:val="24"/>
        </w:rPr>
        <w:t xml:space="preserve"> </w:t>
      </w:r>
      <w:r>
        <w:rPr>
          <w:sz w:val="24"/>
        </w:rPr>
        <w:t>for</w:t>
      </w:r>
      <w:r>
        <w:rPr>
          <w:spacing w:val="-7"/>
          <w:sz w:val="24"/>
        </w:rPr>
        <w:t xml:space="preserve"> </w:t>
      </w:r>
      <w:r>
        <w:rPr>
          <w:sz w:val="24"/>
        </w:rPr>
        <w:t>the</w:t>
      </w:r>
      <w:r>
        <w:rPr>
          <w:spacing w:val="-6"/>
          <w:sz w:val="24"/>
        </w:rPr>
        <w:t xml:space="preserve"> </w:t>
      </w:r>
      <w:r>
        <w:rPr>
          <w:sz w:val="24"/>
        </w:rPr>
        <w:t>overall</w:t>
      </w:r>
      <w:r>
        <w:rPr>
          <w:spacing w:val="-7"/>
          <w:sz w:val="24"/>
        </w:rPr>
        <w:t xml:space="preserve"> </w:t>
      </w:r>
      <w:r>
        <w:rPr>
          <w:sz w:val="24"/>
        </w:rPr>
        <w:t>management</w:t>
      </w:r>
      <w:r>
        <w:rPr>
          <w:spacing w:val="-7"/>
          <w:sz w:val="24"/>
        </w:rPr>
        <w:t xml:space="preserve"> </w:t>
      </w:r>
      <w:r>
        <w:rPr>
          <w:sz w:val="24"/>
        </w:rPr>
        <w:t>and</w:t>
      </w:r>
      <w:r>
        <w:rPr>
          <w:spacing w:val="-6"/>
          <w:sz w:val="24"/>
        </w:rPr>
        <w:t xml:space="preserve"> </w:t>
      </w:r>
      <w:r>
        <w:rPr>
          <w:sz w:val="24"/>
        </w:rPr>
        <w:t>coordination</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contract</w:t>
      </w:r>
      <w:r>
        <w:rPr>
          <w:spacing w:val="40"/>
          <w:sz w:val="24"/>
        </w:rPr>
        <w:t xml:space="preserve"> </w:t>
      </w:r>
      <w:r>
        <w:rPr>
          <w:sz w:val="24"/>
        </w:rPr>
        <w:t>and</w:t>
      </w:r>
      <w:r>
        <w:rPr>
          <w:spacing w:val="40"/>
          <w:sz w:val="24"/>
        </w:rPr>
        <w:t xml:space="preserve"> </w:t>
      </w:r>
      <w:r>
        <w:rPr>
          <w:sz w:val="24"/>
        </w:rPr>
        <w:t>shall</w:t>
      </w:r>
      <w:r>
        <w:rPr>
          <w:spacing w:val="-7"/>
          <w:sz w:val="24"/>
        </w:rPr>
        <w:t xml:space="preserve"> </w:t>
      </w:r>
      <w:r>
        <w:rPr>
          <w:sz w:val="24"/>
        </w:rPr>
        <w:t>have full</w:t>
      </w:r>
      <w:r>
        <w:rPr>
          <w:spacing w:val="-15"/>
          <w:sz w:val="24"/>
        </w:rPr>
        <w:t xml:space="preserve"> </w:t>
      </w:r>
      <w:r>
        <w:rPr>
          <w:sz w:val="24"/>
        </w:rPr>
        <w:t>authority</w:t>
      </w:r>
      <w:r>
        <w:rPr>
          <w:spacing w:val="-12"/>
          <w:sz w:val="24"/>
        </w:rPr>
        <w:t xml:space="preserve"> </w:t>
      </w:r>
      <w:r>
        <w:rPr>
          <w:sz w:val="24"/>
        </w:rPr>
        <w:t>to</w:t>
      </w:r>
      <w:r>
        <w:rPr>
          <w:spacing w:val="-12"/>
          <w:sz w:val="24"/>
        </w:rPr>
        <w:t xml:space="preserve"> </w:t>
      </w:r>
      <w:r>
        <w:rPr>
          <w:sz w:val="24"/>
        </w:rPr>
        <w:t>act</w:t>
      </w:r>
      <w:r>
        <w:rPr>
          <w:spacing w:val="-12"/>
          <w:sz w:val="24"/>
        </w:rPr>
        <w:t xml:space="preserve"> </w:t>
      </w:r>
      <w:r>
        <w:rPr>
          <w:sz w:val="24"/>
        </w:rPr>
        <w:t>for</w:t>
      </w:r>
      <w:r>
        <w:rPr>
          <w:spacing w:val="-12"/>
          <w:sz w:val="24"/>
        </w:rPr>
        <w:t xml:space="preserve"> </w:t>
      </w:r>
      <w:r>
        <w:rPr>
          <w:sz w:val="24"/>
        </w:rPr>
        <w:t>the</w:t>
      </w:r>
      <w:r>
        <w:rPr>
          <w:spacing w:val="-12"/>
          <w:sz w:val="24"/>
        </w:rPr>
        <w:t xml:space="preserve"> </w:t>
      </w:r>
      <w:r>
        <w:rPr>
          <w:sz w:val="24"/>
        </w:rPr>
        <w:t>Contractor</w:t>
      </w:r>
      <w:r>
        <w:rPr>
          <w:spacing w:val="-12"/>
          <w:sz w:val="24"/>
        </w:rPr>
        <w:t xml:space="preserve"> </w:t>
      </w:r>
      <w:r>
        <w:rPr>
          <w:sz w:val="24"/>
        </w:rPr>
        <w:t>on</w:t>
      </w:r>
      <w:r>
        <w:rPr>
          <w:spacing w:val="-12"/>
          <w:sz w:val="24"/>
        </w:rPr>
        <w:t xml:space="preserve"> </w:t>
      </w:r>
      <w:r>
        <w:rPr>
          <w:sz w:val="24"/>
        </w:rPr>
        <w:t>all</w:t>
      </w:r>
      <w:r>
        <w:rPr>
          <w:spacing w:val="-13"/>
          <w:sz w:val="24"/>
        </w:rPr>
        <w:t xml:space="preserve"> </w:t>
      </w:r>
      <w:r>
        <w:rPr>
          <w:sz w:val="24"/>
        </w:rPr>
        <w:t>matters</w:t>
      </w:r>
      <w:r>
        <w:rPr>
          <w:spacing w:val="-12"/>
          <w:sz w:val="24"/>
        </w:rPr>
        <w:t xml:space="preserve"> </w:t>
      </w:r>
      <w:r>
        <w:rPr>
          <w:sz w:val="24"/>
        </w:rPr>
        <w:t>relating</w:t>
      </w:r>
      <w:r>
        <w:rPr>
          <w:spacing w:val="-12"/>
          <w:sz w:val="24"/>
        </w:rPr>
        <w:t xml:space="preserve"> </w:t>
      </w:r>
      <w:r>
        <w:rPr>
          <w:sz w:val="24"/>
        </w:rPr>
        <w:t>to</w:t>
      </w:r>
      <w:r>
        <w:rPr>
          <w:spacing w:val="-12"/>
          <w:sz w:val="24"/>
        </w:rPr>
        <w:t xml:space="preserve"> </w:t>
      </w:r>
      <w:r>
        <w:rPr>
          <w:sz w:val="24"/>
        </w:rPr>
        <w:t>the</w:t>
      </w:r>
      <w:r>
        <w:rPr>
          <w:spacing w:val="-12"/>
          <w:sz w:val="24"/>
        </w:rPr>
        <w:t xml:space="preserve"> </w:t>
      </w:r>
      <w:r>
        <w:rPr>
          <w:sz w:val="24"/>
        </w:rPr>
        <w:t>daily</w:t>
      </w:r>
      <w:r>
        <w:rPr>
          <w:spacing w:val="-12"/>
          <w:sz w:val="24"/>
        </w:rPr>
        <w:t xml:space="preserve"> </w:t>
      </w:r>
      <w:r>
        <w:rPr>
          <w:sz w:val="24"/>
        </w:rPr>
        <w:t>operations</w:t>
      </w:r>
      <w:r>
        <w:rPr>
          <w:spacing w:val="-12"/>
          <w:sz w:val="24"/>
        </w:rPr>
        <w:t xml:space="preserve"> </w:t>
      </w:r>
      <w:r>
        <w:rPr>
          <w:sz w:val="24"/>
        </w:rPr>
        <w:t>of</w:t>
      </w:r>
      <w:r>
        <w:rPr>
          <w:spacing w:val="-13"/>
          <w:sz w:val="24"/>
        </w:rPr>
        <w:t xml:space="preserve"> </w:t>
      </w:r>
      <w:r>
        <w:rPr>
          <w:sz w:val="24"/>
        </w:rPr>
        <w:t>this</w:t>
      </w:r>
      <w:r>
        <w:rPr>
          <w:spacing w:val="-11"/>
          <w:sz w:val="24"/>
        </w:rPr>
        <w:t xml:space="preserve"> </w:t>
      </w:r>
      <w:r>
        <w:rPr>
          <w:spacing w:val="-2"/>
          <w:sz w:val="24"/>
        </w:rPr>
        <w:t>contract.</w:t>
      </w:r>
    </w:p>
    <w:p w14:paraId="188243FC" w14:textId="77777777" w:rsidR="000C1042" w:rsidRPr="000C1042" w:rsidRDefault="000C1042">
      <w:pPr>
        <w:pStyle w:val="ListParagraph"/>
        <w:rPr>
          <w:ins w:id="26" w:author="GRASSEL, MARK C NH-03 USSF SpOC 21 CS (OL-S)/SCXG" w:date="2025-02-04T15:35:00Z" w16du:dateUtc="2025-02-04T22:35:00Z"/>
          <w:sz w:val="24"/>
          <w:rPrChange w:id="27" w:author="GRASSEL, MARK C NH-03 USSF SpOC 21 CS (OL-S)/SCXG" w:date="2025-02-04T15:35:00Z" w16du:dateUtc="2025-02-04T22:35:00Z">
            <w:rPr>
              <w:ins w:id="28" w:author="GRASSEL, MARK C NH-03 USSF SpOC 21 CS (OL-S)/SCXG" w:date="2025-02-04T15:35:00Z" w16du:dateUtc="2025-02-04T22:35:00Z"/>
            </w:rPr>
          </w:rPrChange>
        </w:rPr>
        <w:pPrChange w:id="29" w:author="GRASSEL, MARK C NH-03 USSF SpOC 21 CS (OL-S)/SCXG" w:date="2025-02-04T15:35:00Z" w16du:dateUtc="2025-02-04T22:35:00Z">
          <w:pPr>
            <w:pStyle w:val="ListParagraph"/>
            <w:numPr>
              <w:ilvl w:val="1"/>
              <w:numId w:val="2"/>
            </w:numPr>
            <w:tabs>
              <w:tab w:val="left" w:pos="2081"/>
            </w:tabs>
            <w:ind w:right="1033" w:hanging="723"/>
            <w:jc w:val="left"/>
          </w:pPr>
        </w:pPrChange>
      </w:pPr>
    </w:p>
    <w:p w14:paraId="30922A58" w14:textId="0EA928EF" w:rsidR="00793E28" w:rsidRPr="003660ED" w:rsidRDefault="00D33BE7">
      <w:pPr>
        <w:pStyle w:val="ListParagraph"/>
        <w:numPr>
          <w:ilvl w:val="1"/>
          <w:numId w:val="2"/>
        </w:numPr>
        <w:tabs>
          <w:tab w:val="left" w:pos="1440"/>
        </w:tabs>
        <w:ind w:left="810" w:right="510" w:firstLine="0"/>
        <w:rPr>
          <w:ins w:id="30" w:author="GRASSEL, MARK C NH-03 USSF SpOC 21 CS (OL-S)/SCXG" w:date="2025-02-04T15:36:00Z" w16du:dateUtc="2025-02-04T22:36:00Z"/>
          <w:sz w:val="24"/>
          <w:highlight w:val="yellow"/>
          <w:rPrChange w:id="31" w:author="GRASSEL, MARK C NH-03 USSF SpOC 21 CS (OL-S)/SCXG" w:date="2025-02-05T08:55:00Z" w16du:dateUtc="2025-02-05T15:55:00Z">
            <w:rPr>
              <w:ins w:id="32" w:author="GRASSEL, MARK C NH-03 USSF SpOC 21 CS (OL-S)/SCXG" w:date="2025-02-04T15:36:00Z" w16du:dateUtc="2025-02-04T22:36:00Z"/>
              <w:b/>
              <w:bCs/>
              <w:sz w:val="24"/>
            </w:rPr>
          </w:rPrChange>
        </w:rPr>
        <w:pPrChange w:id="33" w:author="GRASSEL, MARK C NH-03 USSF SpOC 21 CS (OL-S)/SCXG" w:date="2025-02-05T09:14:00Z" w16du:dateUtc="2025-02-05T16:14:00Z">
          <w:pPr>
            <w:pStyle w:val="ListParagraph"/>
            <w:numPr>
              <w:ilvl w:val="1"/>
              <w:numId w:val="2"/>
            </w:numPr>
            <w:tabs>
              <w:tab w:val="left" w:pos="2081"/>
            </w:tabs>
            <w:ind w:right="1033" w:hanging="723"/>
            <w:jc w:val="left"/>
          </w:pPr>
        </w:pPrChange>
      </w:pPr>
      <w:ins w:id="34" w:author="GRASSEL, MARK C NH-03 USSF SpOC 21 CS (OL-S)/SCXG" w:date="2025-02-04T16:03:00Z" w16du:dateUtc="2025-02-04T23:03:00Z">
        <w:r w:rsidRPr="003660ED">
          <w:rPr>
            <w:b/>
            <w:bCs/>
            <w:sz w:val="24"/>
            <w:highlight w:val="yellow"/>
            <w:rPrChange w:id="35" w:author="GRASSEL, MARK C NH-03 USSF SpOC 21 CS (OL-S)/SCXG" w:date="2025-02-05T08:55:00Z" w16du:dateUtc="2025-02-05T15:55:00Z">
              <w:rPr>
                <w:b/>
                <w:bCs/>
                <w:sz w:val="24"/>
              </w:rPr>
            </w:rPrChange>
          </w:rPr>
          <w:t>SAFETY</w:t>
        </w:r>
      </w:ins>
      <w:ins w:id="36" w:author="GRASSEL, MARK C NH-03 USSF SpOC 21 CS (OL-S)/SCXG" w:date="2025-02-04T15:36:00Z" w16du:dateUtc="2025-02-04T22:36:00Z">
        <w:r w:rsidR="00793E28" w:rsidRPr="003660ED">
          <w:rPr>
            <w:b/>
            <w:bCs/>
            <w:sz w:val="24"/>
            <w:highlight w:val="yellow"/>
            <w:rPrChange w:id="37" w:author="GRASSEL, MARK C NH-03 USSF SpOC 21 CS (OL-S)/SCXG" w:date="2025-02-05T08:55:00Z" w16du:dateUtc="2025-02-05T15:55:00Z">
              <w:rPr>
                <w:b/>
                <w:bCs/>
                <w:sz w:val="24"/>
              </w:rPr>
            </w:rPrChange>
          </w:rPr>
          <w:t>:</w:t>
        </w:r>
        <w:r w:rsidR="00793E28" w:rsidRPr="003660ED">
          <w:rPr>
            <w:sz w:val="24"/>
            <w:highlight w:val="yellow"/>
            <w:rPrChange w:id="38" w:author="GRASSEL, MARK C NH-03 USSF SpOC 21 CS (OL-S)/SCXG" w:date="2025-02-05T08:55:00Z" w16du:dateUtc="2025-02-05T15:55:00Z">
              <w:rPr>
                <w:b/>
                <w:bCs/>
                <w:sz w:val="24"/>
              </w:rPr>
            </w:rPrChange>
          </w:rPr>
          <w:t xml:space="preserve"> The Contractor shall maintain a safe and healthful working condition for all personnel performing, or </w:t>
        </w:r>
      </w:ins>
      <w:ins w:id="39" w:author="GRASSEL, MARK C NH-03 USSF SpOC 21 CS (OL-S)/SCXG" w:date="2025-02-04T16:35:00Z" w16du:dateUtc="2025-02-04T23:35:00Z">
        <w:r w:rsidR="00042CD6" w:rsidRPr="003660ED">
          <w:rPr>
            <w:sz w:val="24"/>
            <w:highlight w:val="yellow"/>
            <w:rPrChange w:id="40" w:author="GRASSEL, MARK C NH-03 USSF SpOC 21 CS (OL-S)/SCXG" w:date="2025-02-05T08:55:00Z" w16du:dateUtc="2025-02-05T15:55:00Z">
              <w:rPr>
                <w:sz w:val="24"/>
              </w:rPr>
            </w:rPrChange>
          </w:rPr>
          <w:t>assoc</w:t>
        </w:r>
      </w:ins>
      <w:ins w:id="41" w:author="GRASSEL, MARK C NH-03 USSF SpOC 21 CS (OL-S)/SCXG" w:date="2025-02-04T16:36:00Z" w16du:dateUtc="2025-02-04T23:36:00Z">
        <w:r w:rsidR="00042CD6" w:rsidRPr="003660ED">
          <w:rPr>
            <w:sz w:val="24"/>
            <w:highlight w:val="yellow"/>
            <w:rPrChange w:id="42" w:author="GRASSEL, MARK C NH-03 USSF SpOC 21 CS (OL-S)/SCXG" w:date="2025-02-05T08:55:00Z" w16du:dateUtc="2025-02-05T15:55:00Z">
              <w:rPr>
                <w:sz w:val="24"/>
              </w:rPr>
            </w:rPrChange>
          </w:rPr>
          <w:t>iated</w:t>
        </w:r>
      </w:ins>
      <w:ins w:id="43" w:author="GRASSEL, MARK C NH-03 USSF SpOC 21 CS (OL-S)/SCXG" w:date="2025-02-04T15:36:00Z" w16du:dateUtc="2025-02-04T22:36:00Z">
        <w:r w:rsidR="00793E28" w:rsidRPr="003660ED">
          <w:rPr>
            <w:sz w:val="24"/>
            <w:highlight w:val="yellow"/>
            <w:rPrChange w:id="44" w:author="GRASSEL, MARK C NH-03 USSF SpOC 21 CS (OL-S)/SCXG" w:date="2025-02-05T08:55:00Z" w16du:dateUtc="2025-02-05T15:55:00Z">
              <w:rPr>
                <w:b/>
                <w:bCs/>
                <w:sz w:val="24"/>
              </w:rPr>
            </w:rPrChange>
          </w:rPr>
          <w:t xml:space="preserve"> with, the work required by this contract. Safe and healthful conditions are defined by United States Public Law 91-596 and the Occupational Safety and Health Act of 1970 (OSHA). The Contractor shall comply with OSHA, American National Safety Institute (ANSI), and National Fire Protection Association (NFPA) standards. If a conflict occurs between the standards, the Contractor shall apply the more stringent standard.</w:t>
        </w:r>
      </w:ins>
    </w:p>
    <w:p w14:paraId="726F2DFC" w14:textId="77777777" w:rsidR="00793E28" w:rsidRPr="003660ED" w:rsidRDefault="00793E28">
      <w:pPr>
        <w:pStyle w:val="ListParagraph"/>
        <w:tabs>
          <w:tab w:val="left" w:pos="2081"/>
        </w:tabs>
        <w:ind w:right="1033"/>
        <w:jc w:val="left"/>
        <w:rPr>
          <w:ins w:id="45" w:author="GRASSEL, MARK C NH-03 USSF SpOC 21 CS (OL-S)/SCXG" w:date="2025-02-04T15:36:00Z" w16du:dateUtc="2025-02-04T22:36:00Z"/>
          <w:sz w:val="24"/>
          <w:highlight w:val="yellow"/>
          <w:rPrChange w:id="46" w:author="GRASSEL, MARK C NH-03 USSF SpOC 21 CS (OL-S)/SCXG" w:date="2025-02-05T08:55:00Z" w16du:dateUtc="2025-02-05T15:55:00Z">
            <w:rPr>
              <w:ins w:id="47" w:author="GRASSEL, MARK C NH-03 USSF SpOC 21 CS (OL-S)/SCXG" w:date="2025-02-04T15:36:00Z" w16du:dateUtc="2025-02-04T22:36:00Z"/>
              <w:b/>
              <w:bCs/>
              <w:sz w:val="24"/>
            </w:rPr>
          </w:rPrChange>
        </w:rPr>
        <w:pPrChange w:id="48" w:author="GRASSEL, MARK C NH-03 USSF SpOC 21 CS (OL-S)/SCXG" w:date="2025-02-04T15:36:00Z" w16du:dateUtc="2025-02-04T22:36:00Z">
          <w:pPr>
            <w:pStyle w:val="ListParagraph"/>
            <w:numPr>
              <w:ilvl w:val="1"/>
              <w:numId w:val="2"/>
            </w:numPr>
            <w:tabs>
              <w:tab w:val="left" w:pos="2081"/>
            </w:tabs>
            <w:ind w:right="1033" w:hanging="723"/>
            <w:jc w:val="left"/>
          </w:pPr>
        </w:pPrChange>
      </w:pPr>
    </w:p>
    <w:p w14:paraId="2E440958" w14:textId="53C54D73" w:rsidR="00793E28" w:rsidRPr="003660ED" w:rsidRDefault="00245F68">
      <w:pPr>
        <w:pStyle w:val="ListParagraph"/>
        <w:tabs>
          <w:tab w:val="left" w:pos="2081"/>
        </w:tabs>
        <w:ind w:left="810" w:right="510"/>
        <w:jc w:val="left"/>
        <w:rPr>
          <w:ins w:id="49" w:author="GRASSEL, MARK C NH-03 USSF SpOC 21 CS (OL-S)/SCXG" w:date="2025-02-04T15:36:00Z" w16du:dateUtc="2025-02-04T22:36:00Z"/>
          <w:sz w:val="24"/>
          <w:highlight w:val="yellow"/>
          <w:rPrChange w:id="50" w:author="GRASSEL, MARK C NH-03 USSF SpOC 21 CS (OL-S)/SCXG" w:date="2025-02-05T08:55:00Z" w16du:dateUtc="2025-02-05T15:55:00Z">
            <w:rPr>
              <w:ins w:id="51" w:author="GRASSEL, MARK C NH-03 USSF SpOC 21 CS (OL-S)/SCXG" w:date="2025-02-04T15:36:00Z" w16du:dateUtc="2025-02-04T22:36:00Z"/>
              <w:b/>
              <w:bCs/>
              <w:sz w:val="24"/>
            </w:rPr>
          </w:rPrChange>
        </w:rPr>
        <w:pPrChange w:id="52" w:author="GRASSEL, MARK C NH-03 USSF SpOC 21 CS (OL-S)/SCXG" w:date="2025-02-05T09:14:00Z" w16du:dateUtc="2025-02-05T16:14:00Z">
          <w:pPr>
            <w:pStyle w:val="ListParagraph"/>
            <w:numPr>
              <w:ilvl w:val="1"/>
              <w:numId w:val="2"/>
            </w:numPr>
            <w:tabs>
              <w:tab w:val="left" w:pos="2081"/>
            </w:tabs>
            <w:ind w:right="1033" w:hanging="723"/>
            <w:jc w:val="left"/>
          </w:pPr>
        </w:pPrChange>
      </w:pPr>
      <w:ins w:id="53" w:author="GRASSEL, MARK C NH-03 USSF SpOC 21 CS (OL-S)/SCXG" w:date="2025-02-04T15:37:00Z" w16du:dateUtc="2025-02-04T22:37:00Z">
        <w:r w:rsidRPr="003660ED">
          <w:rPr>
            <w:b/>
            <w:bCs/>
            <w:sz w:val="24"/>
            <w:highlight w:val="yellow"/>
            <w:rPrChange w:id="54" w:author="GRASSEL, MARK C NH-03 USSF SpOC 21 CS (OL-S)/SCXG" w:date="2025-02-05T08:55:00Z" w16du:dateUtc="2025-02-05T15:55:00Z">
              <w:rPr>
                <w:sz w:val="24"/>
              </w:rPr>
            </w:rPrChange>
          </w:rPr>
          <w:t>1.4.2</w:t>
        </w:r>
        <w:r w:rsidRPr="003660ED">
          <w:rPr>
            <w:sz w:val="24"/>
            <w:highlight w:val="yellow"/>
            <w:rPrChange w:id="55" w:author="GRASSEL, MARK C NH-03 USSF SpOC 21 CS (OL-S)/SCXG" w:date="2025-02-05T08:55:00Z" w16du:dateUtc="2025-02-05T15:55:00Z">
              <w:rPr>
                <w:sz w:val="24"/>
              </w:rPr>
            </w:rPrChange>
          </w:rPr>
          <w:t xml:space="preserve"> </w:t>
        </w:r>
      </w:ins>
      <w:ins w:id="56" w:author="GRASSEL, MARK C NH-03 USSF SpOC 21 CS (OL-S)/SCXG" w:date="2025-02-04T15:36:00Z" w16du:dateUtc="2025-02-04T22:36:00Z">
        <w:r w:rsidR="00793E28" w:rsidRPr="003660ED">
          <w:rPr>
            <w:sz w:val="24"/>
            <w:highlight w:val="yellow"/>
            <w:rPrChange w:id="57" w:author="GRASSEL, MARK C NH-03 USSF SpOC 21 CS (OL-S)/SCXG" w:date="2025-02-05T08:55:00Z" w16du:dateUtc="2025-02-05T15:55:00Z">
              <w:rPr>
                <w:b/>
                <w:bCs/>
                <w:sz w:val="24"/>
              </w:rPr>
            </w:rPrChange>
          </w:rPr>
          <w:t>The Contractor shall provide a safety plan for their employees no later than thirty (30) calendar days after contract award. The Contractor shall provide updat</w:t>
        </w:r>
      </w:ins>
      <w:ins w:id="58" w:author="GRASSEL, MARK C NH-03 USSF SpOC 21 CS (OL-S)/SCXG" w:date="2025-02-04T16:38:00Z" w16du:dateUtc="2025-02-04T23:38:00Z">
        <w:r w:rsidR="00D907CA" w:rsidRPr="003660ED">
          <w:rPr>
            <w:sz w:val="24"/>
            <w:highlight w:val="yellow"/>
            <w:rPrChange w:id="59" w:author="GRASSEL, MARK C NH-03 USSF SpOC 21 CS (OL-S)/SCXG" w:date="2025-02-05T08:55:00Z" w16du:dateUtc="2025-02-05T15:55:00Z">
              <w:rPr>
                <w:sz w:val="24"/>
              </w:rPr>
            </w:rPrChange>
          </w:rPr>
          <w:t>ed</w:t>
        </w:r>
      </w:ins>
      <w:ins w:id="60" w:author="GRASSEL, MARK C NH-03 USSF SpOC 21 CS (OL-S)/SCXG" w:date="2025-02-04T15:36:00Z" w16du:dateUtc="2025-02-04T22:36:00Z">
        <w:r w:rsidR="00793E28" w:rsidRPr="003660ED">
          <w:rPr>
            <w:sz w:val="24"/>
            <w:highlight w:val="yellow"/>
            <w:rPrChange w:id="61" w:author="GRASSEL, MARK C NH-03 USSF SpOC 21 CS (OL-S)/SCXG" w:date="2025-02-05T08:55:00Z" w16du:dateUtc="2025-02-05T15:55:00Z">
              <w:rPr>
                <w:b/>
                <w:bCs/>
                <w:sz w:val="24"/>
              </w:rPr>
            </w:rPrChange>
          </w:rPr>
          <w:t xml:space="preserve"> cop</w:t>
        </w:r>
      </w:ins>
      <w:ins w:id="62" w:author="GRASSEL, MARK C NH-03 USSF SpOC 21 CS (OL-S)/SCXG" w:date="2025-02-04T16:38:00Z" w16du:dateUtc="2025-02-04T23:38:00Z">
        <w:r w:rsidR="00D907CA" w:rsidRPr="003660ED">
          <w:rPr>
            <w:sz w:val="24"/>
            <w:highlight w:val="yellow"/>
            <w:rPrChange w:id="63" w:author="GRASSEL, MARK C NH-03 USSF SpOC 21 CS (OL-S)/SCXG" w:date="2025-02-05T08:55:00Z" w16du:dateUtc="2025-02-05T15:55:00Z">
              <w:rPr>
                <w:sz w:val="24"/>
              </w:rPr>
            </w:rPrChange>
          </w:rPr>
          <w:t>ies</w:t>
        </w:r>
      </w:ins>
      <w:ins w:id="64" w:author="GRASSEL, MARK C NH-03 USSF SpOC 21 CS (OL-S)/SCXG" w:date="2025-02-04T15:36:00Z" w16du:dateUtc="2025-02-04T22:36:00Z">
        <w:r w:rsidR="00793E28" w:rsidRPr="003660ED">
          <w:rPr>
            <w:sz w:val="24"/>
            <w:highlight w:val="yellow"/>
            <w:rPrChange w:id="65" w:author="GRASSEL, MARK C NH-03 USSF SpOC 21 CS (OL-S)/SCXG" w:date="2025-02-05T08:55:00Z" w16du:dateUtc="2025-02-05T15:55:00Z">
              <w:rPr>
                <w:b/>
                <w:bCs/>
                <w:sz w:val="24"/>
              </w:rPr>
            </w:rPrChange>
          </w:rPr>
          <w:t xml:space="preserve"> as </w:t>
        </w:r>
      </w:ins>
      <w:ins w:id="66" w:author="GRASSEL, MARK C NH-03 USSF SpOC 21 CS (OL-S)/SCXG" w:date="2025-02-04T16:38:00Z" w16du:dateUtc="2025-02-04T23:38:00Z">
        <w:r w:rsidR="00047693" w:rsidRPr="003660ED">
          <w:rPr>
            <w:sz w:val="24"/>
            <w:highlight w:val="yellow"/>
            <w:rPrChange w:id="67" w:author="GRASSEL, MARK C NH-03 USSF SpOC 21 CS (OL-S)/SCXG" w:date="2025-02-05T08:55:00Z" w16du:dateUtc="2025-02-05T15:55:00Z">
              <w:rPr>
                <w:sz w:val="24"/>
              </w:rPr>
            </w:rPrChange>
          </w:rPr>
          <w:t>necessary</w:t>
        </w:r>
      </w:ins>
      <w:ins w:id="68" w:author="GRASSEL, MARK C NH-03 USSF SpOC 21 CS (OL-S)/SCXG" w:date="2025-02-04T15:36:00Z" w16du:dateUtc="2025-02-04T22:36:00Z">
        <w:r w:rsidR="00793E28" w:rsidRPr="003660ED">
          <w:rPr>
            <w:sz w:val="24"/>
            <w:highlight w:val="yellow"/>
            <w:rPrChange w:id="69" w:author="GRASSEL, MARK C NH-03 USSF SpOC 21 CS (OL-S)/SCXG" w:date="2025-02-05T08:55:00Z" w16du:dateUtc="2025-02-05T15:55:00Z">
              <w:rPr>
                <w:b/>
                <w:bCs/>
                <w:sz w:val="24"/>
              </w:rPr>
            </w:rPrChange>
          </w:rPr>
          <w:t>.</w:t>
        </w:r>
      </w:ins>
      <w:ins w:id="70" w:author="GRASSEL, MARK C NH-03 USSF SpOC 21 CS (OL-S)/SCXG" w:date="2025-02-04T16:36:00Z" w16du:dateUtc="2025-02-04T23:36:00Z">
        <w:r w:rsidR="000D0E8F" w:rsidRPr="003660ED">
          <w:rPr>
            <w:sz w:val="24"/>
            <w:highlight w:val="yellow"/>
            <w:rPrChange w:id="71" w:author="GRASSEL, MARK C NH-03 USSF SpOC 21 CS (OL-S)/SCXG" w:date="2025-02-05T08:55:00Z" w16du:dateUtc="2025-02-05T15:55:00Z">
              <w:rPr>
                <w:sz w:val="24"/>
              </w:rPr>
            </w:rPrChange>
          </w:rPr>
          <w:t xml:space="preserve"> This safety plan shall identify standards pertaining to </w:t>
        </w:r>
        <w:r w:rsidR="00032ED5" w:rsidRPr="003660ED">
          <w:rPr>
            <w:sz w:val="24"/>
            <w:highlight w:val="yellow"/>
            <w:rPrChange w:id="72" w:author="GRASSEL, MARK C NH-03 USSF SpOC 21 CS (OL-S)/SCXG" w:date="2025-02-05T08:55:00Z" w16du:dateUtc="2025-02-05T15:55:00Z">
              <w:rPr>
                <w:sz w:val="24"/>
              </w:rPr>
            </w:rPrChange>
          </w:rPr>
          <w:t>operation of manlifts / bucket truc</w:t>
        </w:r>
      </w:ins>
      <w:ins w:id="73" w:author="GRASSEL, MARK C NH-03 USSF SpOC 21 CS (OL-S)/SCXG" w:date="2025-02-04T16:37:00Z" w16du:dateUtc="2025-02-04T23:37:00Z">
        <w:r w:rsidR="00032ED5" w:rsidRPr="003660ED">
          <w:rPr>
            <w:sz w:val="24"/>
            <w:highlight w:val="yellow"/>
            <w:rPrChange w:id="74" w:author="GRASSEL, MARK C NH-03 USSF SpOC 21 CS (OL-S)/SCXG" w:date="2025-02-05T08:55:00Z" w16du:dateUtc="2025-02-05T15:55:00Z">
              <w:rPr>
                <w:sz w:val="24"/>
              </w:rPr>
            </w:rPrChange>
          </w:rPr>
          <w:t>ks.</w:t>
        </w:r>
      </w:ins>
    </w:p>
    <w:p w14:paraId="032744EC" w14:textId="77777777" w:rsidR="00793E28" w:rsidRPr="003660ED" w:rsidRDefault="00793E28">
      <w:pPr>
        <w:pStyle w:val="ListParagraph"/>
        <w:tabs>
          <w:tab w:val="left" w:pos="2081"/>
        </w:tabs>
        <w:ind w:right="1033"/>
        <w:jc w:val="left"/>
        <w:rPr>
          <w:ins w:id="75" w:author="GRASSEL, MARK C NH-03 USSF SpOC 21 CS (OL-S)/SCXG" w:date="2025-02-04T15:36:00Z" w16du:dateUtc="2025-02-04T22:36:00Z"/>
          <w:sz w:val="24"/>
          <w:highlight w:val="yellow"/>
          <w:rPrChange w:id="76" w:author="GRASSEL, MARK C NH-03 USSF SpOC 21 CS (OL-S)/SCXG" w:date="2025-02-05T08:55:00Z" w16du:dateUtc="2025-02-05T15:55:00Z">
            <w:rPr>
              <w:ins w:id="77" w:author="GRASSEL, MARK C NH-03 USSF SpOC 21 CS (OL-S)/SCXG" w:date="2025-02-04T15:36:00Z" w16du:dateUtc="2025-02-04T22:36:00Z"/>
              <w:b/>
              <w:bCs/>
              <w:sz w:val="24"/>
            </w:rPr>
          </w:rPrChange>
        </w:rPr>
        <w:pPrChange w:id="78" w:author="GRASSEL, MARK C NH-03 USSF SpOC 21 CS (OL-S)/SCXG" w:date="2025-02-04T15:36:00Z" w16du:dateUtc="2025-02-04T22:36:00Z">
          <w:pPr>
            <w:pStyle w:val="ListParagraph"/>
            <w:numPr>
              <w:ilvl w:val="1"/>
              <w:numId w:val="2"/>
            </w:numPr>
            <w:tabs>
              <w:tab w:val="left" w:pos="2081"/>
            </w:tabs>
            <w:ind w:right="1033" w:hanging="723"/>
            <w:jc w:val="left"/>
          </w:pPr>
        </w:pPrChange>
      </w:pPr>
    </w:p>
    <w:p w14:paraId="148BBDF2" w14:textId="6D27CA3B" w:rsidR="00793E28" w:rsidRPr="003660ED" w:rsidRDefault="00245F68">
      <w:pPr>
        <w:pStyle w:val="ListParagraph"/>
        <w:tabs>
          <w:tab w:val="left" w:pos="2081"/>
        </w:tabs>
        <w:ind w:left="810" w:right="600"/>
        <w:jc w:val="left"/>
        <w:rPr>
          <w:ins w:id="79" w:author="GRASSEL, MARK C NH-03 USSF SpOC 21 CS (OL-S)/SCXG" w:date="2025-02-04T15:36:00Z" w16du:dateUtc="2025-02-04T22:36:00Z"/>
          <w:sz w:val="24"/>
          <w:highlight w:val="yellow"/>
          <w:rPrChange w:id="80" w:author="GRASSEL, MARK C NH-03 USSF SpOC 21 CS (OL-S)/SCXG" w:date="2025-02-05T08:55:00Z" w16du:dateUtc="2025-02-05T15:55:00Z">
            <w:rPr>
              <w:ins w:id="81" w:author="GRASSEL, MARK C NH-03 USSF SpOC 21 CS (OL-S)/SCXG" w:date="2025-02-04T15:36:00Z" w16du:dateUtc="2025-02-04T22:36:00Z"/>
              <w:b/>
              <w:bCs/>
              <w:sz w:val="24"/>
            </w:rPr>
          </w:rPrChange>
        </w:rPr>
        <w:pPrChange w:id="82" w:author="GRASSEL, MARK C NH-03 USSF SpOC 21 CS (OL-S)/SCXG" w:date="2025-02-05T09:14:00Z" w16du:dateUtc="2025-02-05T16:14:00Z">
          <w:pPr>
            <w:pStyle w:val="ListParagraph"/>
            <w:numPr>
              <w:ilvl w:val="1"/>
              <w:numId w:val="2"/>
            </w:numPr>
            <w:tabs>
              <w:tab w:val="left" w:pos="2081"/>
            </w:tabs>
            <w:ind w:right="1033" w:hanging="723"/>
            <w:jc w:val="left"/>
          </w:pPr>
        </w:pPrChange>
      </w:pPr>
      <w:ins w:id="83" w:author="GRASSEL, MARK C NH-03 USSF SpOC 21 CS (OL-S)/SCXG" w:date="2025-02-04T15:37:00Z" w16du:dateUtc="2025-02-04T22:37:00Z">
        <w:r w:rsidRPr="003660ED">
          <w:rPr>
            <w:b/>
            <w:bCs/>
            <w:sz w:val="24"/>
            <w:highlight w:val="yellow"/>
            <w:rPrChange w:id="84" w:author="GRASSEL, MARK C NH-03 USSF SpOC 21 CS (OL-S)/SCXG" w:date="2025-02-05T08:55:00Z" w16du:dateUtc="2025-02-05T15:55:00Z">
              <w:rPr>
                <w:sz w:val="24"/>
              </w:rPr>
            </w:rPrChange>
          </w:rPr>
          <w:t>1.4.3</w:t>
        </w:r>
        <w:r w:rsidRPr="003660ED">
          <w:rPr>
            <w:sz w:val="24"/>
            <w:highlight w:val="yellow"/>
            <w:rPrChange w:id="85" w:author="GRASSEL, MARK C NH-03 USSF SpOC 21 CS (OL-S)/SCXG" w:date="2025-02-05T08:55:00Z" w16du:dateUtc="2025-02-05T15:55:00Z">
              <w:rPr>
                <w:sz w:val="24"/>
              </w:rPr>
            </w:rPrChange>
          </w:rPr>
          <w:t xml:space="preserve"> </w:t>
        </w:r>
      </w:ins>
      <w:ins w:id="86" w:author="GRASSEL, MARK C NH-03 USSF SpOC 21 CS (OL-S)/SCXG" w:date="2025-02-04T15:36:00Z" w16du:dateUtc="2025-02-04T22:36:00Z">
        <w:r w:rsidR="00793E28" w:rsidRPr="003660ED">
          <w:rPr>
            <w:sz w:val="24"/>
            <w:highlight w:val="yellow"/>
            <w:rPrChange w:id="87" w:author="GRASSEL, MARK C NH-03 USSF SpOC 21 CS (OL-S)/SCXG" w:date="2025-02-05T08:55:00Z" w16du:dateUtc="2025-02-05T15:55:00Z">
              <w:rPr>
                <w:b/>
                <w:bCs/>
                <w:sz w:val="24"/>
              </w:rPr>
            </w:rPrChange>
          </w:rPr>
          <w:t xml:space="preserve">Report all mishaps involving personal injury or illness and damage to government property resulting from Contractor operations to the </w:t>
        </w:r>
        <w:del w:id="88" w:author="DONALDSON, ERIC J CIV USSF SpOC 21 CS (OL-S)/SCOI" w:date="2025-02-05T15:24:00Z" w16du:dateUtc="2025-02-05T22:24:00Z">
          <w:r w:rsidR="00793E28" w:rsidRPr="003660ED" w:rsidDel="004A62C0">
            <w:rPr>
              <w:sz w:val="24"/>
              <w:highlight w:val="yellow"/>
              <w:rPrChange w:id="89" w:author="GRASSEL, MARK C NH-03 USSF SpOC 21 CS (OL-S)/SCXG" w:date="2025-02-05T08:55:00Z" w16du:dateUtc="2025-02-05T15:55:00Z">
                <w:rPr>
                  <w:b/>
                  <w:bCs/>
                  <w:sz w:val="24"/>
                </w:rPr>
              </w:rPrChange>
            </w:rPr>
            <w:delText xml:space="preserve">50 SW </w:delText>
          </w:r>
        </w:del>
      </w:ins>
      <w:ins w:id="90" w:author="DONALDSON, ERIC J CIV USSF SpOC 21 CS (OL-S)/SCOI" w:date="2025-02-05T15:24:00Z" w16du:dateUtc="2025-02-05T22:24:00Z">
        <w:r w:rsidR="004A62C0">
          <w:rPr>
            <w:sz w:val="24"/>
            <w:highlight w:val="yellow"/>
          </w:rPr>
          <w:t xml:space="preserve">SBD-1 </w:t>
        </w:r>
      </w:ins>
      <w:ins w:id="91" w:author="GRASSEL, MARK C NH-03 USSF SpOC 21 CS (OL-S)/SCXG" w:date="2025-02-04T15:36:00Z" w16du:dateUtc="2025-02-04T22:36:00Z">
        <w:r w:rsidR="00793E28" w:rsidRPr="003660ED">
          <w:rPr>
            <w:sz w:val="24"/>
            <w:highlight w:val="yellow"/>
            <w:rPrChange w:id="92" w:author="GRASSEL, MARK C NH-03 USSF SpOC 21 CS (OL-S)/SCXG" w:date="2025-02-05T08:55:00Z" w16du:dateUtc="2025-02-05T15:55:00Z">
              <w:rPr>
                <w:b/>
                <w:bCs/>
                <w:sz w:val="24"/>
              </w:rPr>
            </w:rPrChange>
          </w:rPr>
          <w:t>Safety Office (</w:t>
        </w:r>
        <w:del w:id="93" w:author="DONALDSON, ERIC J CIV USSF SpOC 21 CS (OL-S)/SCOI" w:date="2025-02-05T15:25:00Z" w16du:dateUtc="2025-02-05T22:25:00Z">
          <w:r w:rsidR="00793E28" w:rsidRPr="003660ED" w:rsidDel="004A62C0">
            <w:rPr>
              <w:sz w:val="24"/>
              <w:highlight w:val="yellow"/>
              <w:rPrChange w:id="94" w:author="GRASSEL, MARK C NH-03 USSF SpOC 21 CS (OL-S)/SCXG" w:date="2025-02-05T08:55:00Z" w16du:dateUtc="2025-02-05T15:55:00Z">
                <w:rPr>
                  <w:b/>
                  <w:bCs/>
                  <w:sz w:val="24"/>
                </w:rPr>
              </w:rPrChange>
            </w:rPr>
            <w:delText>50SW</w:delText>
          </w:r>
        </w:del>
      </w:ins>
      <w:ins w:id="95" w:author="DONALDSON, ERIC J CIV USSF SpOC 21 CS (OL-S)/SCOI" w:date="2025-02-05T15:25:00Z" w16du:dateUtc="2025-02-05T22:25:00Z">
        <w:r w:rsidR="004A62C0">
          <w:rPr>
            <w:sz w:val="24"/>
            <w:highlight w:val="yellow"/>
          </w:rPr>
          <w:t>SBD 1</w:t>
        </w:r>
      </w:ins>
      <w:ins w:id="96" w:author="GRASSEL, MARK C NH-03 USSF SpOC 21 CS (OL-S)/SCXG" w:date="2025-02-04T15:36:00Z" w16du:dateUtc="2025-02-04T22:36:00Z">
        <w:r w:rsidR="00793E28" w:rsidRPr="003660ED">
          <w:rPr>
            <w:sz w:val="24"/>
            <w:highlight w:val="yellow"/>
            <w:rPrChange w:id="97" w:author="GRASSEL, MARK C NH-03 USSF SpOC 21 CS (OL-S)/SCXG" w:date="2025-02-05T08:55:00Z" w16du:dateUtc="2025-02-05T15:55:00Z">
              <w:rPr>
                <w:b/>
                <w:bCs/>
                <w:sz w:val="24"/>
              </w:rPr>
            </w:rPrChange>
          </w:rPr>
          <w:t>/SE), COR and the CO no later than the end of the next duty day.</w:t>
        </w:r>
      </w:ins>
    </w:p>
    <w:p w14:paraId="5002A6D6" w14:textId="77777777" w:rsidR="00793E28" w:rsidRPr="003660ED" w:rsidRDefault="00793E28">
      <w:pPr>
        <w:pStyle w:val="ListParagraph"/>
        <w:tabs>
          <w:tab w:val="left" w:pos="2081"/>
        </w:tabs>
        <w:ind w:right="1033"/>
        <w:jc w:val="left"/>
        <w:rPr>
          <w:ins w:id="98" w:author="GRASSEL, MARK C NH-03 USSF SpOC 21 CS (OL-S)/SCXG" w:date="2025-02-04T15:36:00Z" w16du:dateUtc="2025-02-04T22:36:00Z"/>
          <w:sz w:val="24"/>
          <w:highlight w:val="yellow"/>
          <w:rPrChange w:id="99" w:author="GRASSEL, MARK C NH-03 USSF SpOC 21 CS (OL-S)/SCXG" w:date="2025-02-05T08:55:00Z" w16du:dateUtc="2025-02-05T15:55:00Z">
            <w:rPr>
              <w:ins w:id="100" w:author="GRASSEL, MARK C NH-03 USSF SpOC 21 CS (OL-S)/SCXG" w:date="2025-02-04T15:36:00Z" w16du:dateUtc="2025-02-04T22:36:00Z"/>
              <w:b/>
              <w:bCs/>
              <w:sz w:val="24"/>
            </w:rPr>
          </w:rPrChange>
        </w:rPr>
        <w:pPrChange w:id="101" w:author="GRASSEL, MARK C NH-03 USSF SpOC 21 CS (OL-S)/SCXG" w:date="2025-02-04T15:36:00Z" w16du:dateUtc="2025-02-04T22:36:00Z">
          <w:pPr>
            <w:pStyle w:val="ListParagraph"/>
            <w:numPr>
              <w:ilvl w:val="1"/>
              <w:numId w:val="2"/>
            </w:numPr>
            <w:tabs>
              <w:tab w:val="left" w:pos="2081"/>
            </w:tabs>
            <w:ind w:right="1033" w:hanging="723"/>
            <w:jc w:val="left"/>
          </w:pPr>
        </w:pPrChange>
      </w:pPr>
    </w:p>
    <w:p w14:paraId="10C739E2" w14:textId="7D7E7493" w:rsidR="00793E28" w:rsidRPr="003660ED" w:rsidRDefault="00245F68">
      <w:pPr>
        <w:pStyle w:val="ListParagraph"/>
        <w:tabs>
          <w:tab w:val="left" w:pos="2081"/>
        </w:tabs>
        <w:ind w:left="810" w:right="510"/>
        <w:jc w:val="left"/>
        <w:rPr>
          <w:ins w:id="102" w:author="GRASSEL, MARK C NH-03 USSF SpOC 21 CS (OL-S)/SCXG" w:date="2025-02-04T15:36:00Z" w16du:dateUtc="2025-02-04T22:36:00Z"/>
          <w:sz w:val="24"/>
          <w:highlight w:val="yellow"/>
          <w:rPrChange w:id="103" w:author="GRASSEL, MARK C NH-03 USSF SpOC 21 CS (OL-S)/SCXG" w:date="2025-02-05T08:55:00Z" w16du:dateUtc="2025-02-05T15:55:00Z">
            <w:rPr>
              <w:ins w:id="104" w:author="GRASSEL, MARK C NH-03 USSF SpOC 21 CS (OL-S)/SCXG" w:date="2025-02-04T15:36:00Z" w16du:dateUtc="2025-02-04T22:36:00Z"/>
              <w:b/>
              <w:bCs/>
              <w:sz w:val="24"/>
            </w:rPr>
          </w:rPrChange>
        </w:rPr>
        <w:pPrChange w:id="105" w:author="GRASSEL, MARK C NH-03 USSF SpOC 21 CS (OL-S)/SCXG" w:date="2025-02-05T09:14:00Z" w16du:dateUtc="2025-02-05T16:14:00Z">
          <w:pPr>
            <w:pStyle w:val="ListParagraph"/>
            <w:numPr>
              <w:ilvl w:val="1"/>
              <w:numId w:val="2"/>
            </w:numPr>
            <w:tabs>
              <w:tab w:val="left" w:pos="2081"/>
            </w:tabs>
            <w:ind w:right="1033" w:hanging="723"/>
            <w:jc w:val="left"/>
          </w:pPr>
        </w:pPrChange>
      </w:pPr>
      <w:ins w:id="106" w:author="GRASSEL, MARK C NH-03 USSF SpOC 21 CS (OL-S)/SCXG" w:date="2025-02-04T15:38:00Z" w16du:dateUtc="2025-02-04T22:38:00Z">
        <w:r w:rsidRPr="003660ED">
          <w:rPr>
            <w:b/>
            <w:bCs/>
            <w:sz w:val="24"/>
            <w:highlight w:val="yellow"/>
            <w:rPrChange w:id="107" w:author="GRASSEL, MARK C NH-03 USSF SpOC 21 CS (OL-S)/SCXG" w:date="2025-02-05T08:55:00Z" w16du:dateUtc="2025-02-05T15:55:00Z">
              <w:rPr>
                <w:sz w:val="24"/>
              </w:rPr>
            </w:rPrChange>
          </w:rPr>
          <w:t>1.4.4</w:t>
        </w:r>
      </w:ins>
      <w:ins w:id="108" w:author="GRASSEL, MARK C NH-03 USSF SpOC 21 CS (OL-S)/SCXG" w:date="2025-02-04T15:36:00Z" w16du:dateUtc="2025-02-04T22:36:00Z">
        <w:r w:rsidR="00793E28" w:rsidRPr="003660ED">
          <w:rPr>
            <w:sz w:val="24"/>
            <w:highlight w:val="yellow"/>
            <w:rPrChange w:id="109" w:author="GRASSEL, MARK C NH-03 USSF SpOC 21 CS (OL-S)/SCXG" w:date="2025-02-05T08:55:00Z" w16du:dateUtc="2025-02-05T15:55:00Z">
              <w:rPr>
                <w:b/>
                <w:bCs/>
                <w:sz w:val="24"/>
              </w:rPr>
            </w:rPrChange>
          </w:rPr>
          <w:t xml:space="preserve"> The government retains authority to conduct mishap investigations in government facilities managed by Contractors or to participate in the Contractor’s investigation of Contractor mishaps. As required by the government, the Contractor shall participate in, and cooperate with, mishap investigations. The </w:t>
        </w:r>
        <w:del w:id="110" w:author="DONALDSON, ERIC J CIV USSF SpOC 21 CS (OL-S)/SCOI" w:date="2025-02-05T15:25:00Z" w16du:dateUtc="2025-02-05T22:25:00Z">
          <w:r w:rsidR="00793E28" w:rsidRPr="003660ED" w:rsidDel="004A62C0">
            <w:rPr>
              <w:sz w:val="24"/>
              <w:highlight w:val="yellow"/>
              <w:rPrChange w:id="111" w:author="GRASSEL, MARK C NH-03 USSF SpOC 21 CS (OL-S)/SCXG" w:date="2025-02-05T08:55:00Z" w16du:dateUtc="2025-02-05T15:55:00Z">
                <w:rPr>
                  <w:b/>
                  <w:bCs/>
                  <w:sz w:val="24"/>
                </w:rPr>
              </w:rPrChange>
            </w:rPr>
            <w:delText xml:space="preserve">50 SW </w:delText>
          </w:r>
        </w:del>
      </w:ins>
      <w:ins w:id="112" w:author="DONALDSON, ERIC J CIV USSF SpOC 21 CS (OL-S)/SCOI" w:date="2025-02-05T15:25:00Z" w16du:dateUtc="2025-02-05T22:25:00Z">
        <w:r w:rsidR="004A62C0">
          <w:rPr>
            <w:sz w:val="24"/>
            <w:highlight w:val="yellow"/>
          </w:rPr>
          <w:t xml:space="preserve">SBD-1 </w:t>
        </w:r>
      </w:ins>
      <w:ins w:id="113" w:author="GRASSEL, MARK C NH-03 USSF SpOC 21 CS (OL-S)/SCXG" w:date="2025-02-04T15:36:00Z" w16du:dateUtc="2025-02-04T22:36:00Z">
        <w:r w:rsidR="00793E28" w:rsidRPr="003660ED">
          <w:rPr>
            <w:sz w:val="24"/>
            <w:highlight w:val="yellow"/>
            <w:rPrChange w:id="114" w:author="GRASSEL, MARK C NH-03 USSF SpOC 21 CS (OL-S)/SCXG" w:date="2025-02-05T08:55:00Z" w16du:dateUtc="2025-02-05T15:55:00Z">
              <w:rPr>
                <w:b/>
                <w:bCs/>
                <w:sz w:val="24"/>
              </w:rPr>
            </w:rPrChange>
          </w:rPr>
          <w:t>Safety Office will govern the investigation and reporting of mishaps involving damage to government property.</w:t>
        </w:r>
      </w:ins>
    </w:p>
    <w:p w14:paraId="46045A49" w14:textId="77777777" w:rsidR="00793E28" w:rsidRPr="003660ED" w:rsidRDefault="00793E28">
      <w:pPr>
        <w:pStyle w:val="ListParagraph"/>
        <w:tabs>
          <w:tab w:val="left" w:pos="2081"/>
        </w:tabs>
        <w:ind w:right="1033"/>
        <w:jc w:val="left"/>
        <w:rPr>
          <w:ins w:id="115" w:author="GRASSEL, MARK C NH-03 USSF SpOC 21 CS (OL-S)/SCXG" w:date="2025-02-04T15:36:00Z" w16du:dateUtc="2025-02-04T22:36:00Z"/>
          <w:sz w:val="24"/>
          <w:highlight w:val="yellow"/>
          <w:rPrChange w:id="116" w:author="GRASSEL, MARK C NH-03 USSF SpOC 21 CS (OL-S)/SCXG" w:date="2025-02-05T08:55:00Z" w16du:dateUtc="2025-02-05T15:55:00Z">
            <w:rPr>
              <w:ins w:id="117" w:author="GRASSEL, MARK C NH-03 USSF SpOC 21 CS (OL-S)/SCXG" w:date="2025-02-04T15:36:00Z" w16du:dateUtc="2025-02-04T22:36:00Z"/>
              <w:b/>
              <w:bCs/>
              <w:sz w:val="24"/>
            </w:rPr>
          </w:rPrChange>
        </w:rPr>
        <w:pPrChange w:id="118" w:author="GRASSEL, MARK C NH-03 USSF SpOC 21 CS (OL-S)/SCXG" w:date="2025-02-04T15:36:00Z" w16du:dateUtc="2025-02-04T22:36:00Z">
          <w:pPr>
            <w:pStyle w:val="ListParagraph"/>
            <w:numPr>
              <w:ilvl w:val="1"/>
              <w:numId w:val="2"/>
            </w:numPr>
            <w:tabs>
              <w:tab w:val="left" w:pos="2081"/>
            </w:tabs>
            <w:ind w:right="1033" w:hanging="723"/>
            <w:jc w:val="left"/>
          </w:pPr>
        </w:pPrChange>
      </w:pPr>
    </w:p>
    <w:p w14:paraId="00D0A8AC" w14:textId="4F2D7D47" w:rsidR="00793E28" w:rsidRPr="00245F68" w:rsidRDefault="00245F68">
      <w:pPr>
        <w:pStyle w:val="ListParagraph"/>
        <w:tabs>
          <w:tab w:val="left" w:pos="2081"/>
          <w:tab w:val="left" w:pos="11250"/>
        </w:tabs>
        <w:ind w:left="810" w:right="420"/>
        <w:jc w:val="left"/>
        <w:rPr>
          <w:sz w:val="24"/>
        </w:rPr>
        <w:pPrChange w:id="119" w:author="GRASSEL, MARK C NH-03 USSF SpOC 21 CS (OL-S)/SCXG" w:date="2025-02-05T09:38:00Z" w16du:dateUtc="2025-02-05T16:38:00Z">
          <w:pPr>
            <w:pStyle w:val="ListParagraph"/>
            <w:numPr>
              <w:ilvl w:val="1"/>
              <w:numId w:val="2"/>
            </w:numPr>
            <w:tabs>
              <w:tab w:val="left" w:pos="2081"/>
            </w:tabs>
            <w:ind w:right="1033" w:hanging="723"/>
            <w:jc w:val="left"/>
          </w:pPr>
        </w:pPrChange>
      </w:pPr>
      <w:ins w:id="120" w:author="GRASSEL, MARK C NH-03 USSF SpOC 21 CS (OL-S)/SCXG" w:date="2025-02-04T15:38:00Z" w16du:dateUtc="2025-02-04T22:38:00Z">
        <w:r w:rsidRPr="003660ED">
          <w:rPr>
            <w:b/>
            <w:bCs/>
            <w:sz w:val="24"/>
            <w:highlight w:val="yellow"/>
            <w:rPrChange w:id="121" w:author="GRASSEL, MARK C NH-03 USSF SpOC 21 CS (OL-S)/SCXG" w:date="2025-02-05T08:55:00Z" w16du:dateUtc="2025-02-05T15:55:00Z">
              <w:rPr>
                <w:sz w:val="24"/>
              </w:rPr>
            </w:rPrChange>
          </w:rPr>
          <w:t>1.4.5</w:t>
        </w:r>
        <w:r w:rsidRPr="003660ED">
          <w:rPr>
            <w:sz w:val="24"/>
            <w:highlight w:val="yellow"/>
            <w:rPrChange w:id="122" w:author="GRASSEL, MARK C NH-03 USSF SpOC 21 CS (OL-S)/SCXG" w:date="2025-02-05T08:55:00Z" w16du:dateUtc="2025-02-05T15:55:00Z">
              <w:rPr>
                <w:sz w:val="24"/>
              </w:rPr>
            </w:rPrChange>
          </w:rPr>
          <w:t xml:space="preserve"> </w:t>
        </w:r>
      </w:ins>
      <w:ins w:id="123" w:author="GRASSEL, MARK C NH-03 USSF SpOC 21 CS (OL-S)/SCXG" w:date="2025-02-04T15:36:00Z" w16du:dateUtc="2025-02-04T22:36:00Z">
        <w:r w:rsidR="00793E28" w:rsidRPr="003660ED">
          <w:rPr>
            <w:sz w:val="24"/>
            <w:highlight w:val="yellow"/>
            <w:rPrChange w:id="124" w:author="GRASSEL, MARK C NH-03 USSF SpOC 21 CS (OL-S)/SCXG" w:date="2025-02-05T08:55:00Z" w16du:dateUtc="2025-02-05T15:55:00Z">
              <w:rPr>
                <w:b/>
                <w:bCs/>
                <w:sz w:val="24"/>
              </w:rPr>
            </w:rPrChange>
          </w:rPr>
          <w:t>The government has the authority to conduct facility safety inspections in government facilities occupied by the Contractor.</w:t>
        </w:r>
      </w:ins>
    </w:p>
    <w:p w14:paraId="3B9EDB59" w14:textId="77777777" w:rsidR="00E23A5D" w:rsidRDefault="00CF1E04">
      <w:pPr>
        <w:pStyle w:val="ListParagraph"/>
        <w:numPr>
          <w:ilvl w:val="1"/>
          <w:numId w:val="2"/>
        </w:numPr>
        <w:tabs>
          <w:tab w:val="left" w:pos="1440"/>
        </w:tabs>
        <w:spacing w:before="274"/>
        <w:ind w:left="810" w:right="600" w:firstLine="0"/>
        <w:jc w:val="both"/>
        <w:rPr>
          <w:sz w:val="24"/>
        </w:rPr>
        <w:pPrChange w:id="125" w:author="GRASSEL, MARK C NH-03 USSF SpOC 21 CS (OL-S)/SCXG" w:date="2025-02-05T09:16:00Z" w16du:dateUtc="2025-02-05T16:16:00Z">
          <w:pPr>
            <w:pStyle w:val="ListParagraph"/>
            <w:numPr>
              <w:ilvl w:val="1"/>
              <w:numId w:val="2"/>
            </w:numPr>
            <w:tabs>
              <w:tab w:val="left" w:pos="2080"/>
            </w:tabs>
            <w:spacing w:before="274"/>
            <w:ind w:right="1033" w:hanging="723"/>
            <w:jc w:val="left"/>
          </w:pPr>
        </w:pPrChange>
      </w:pPr>
      <w:r>
        <w:rPr>
          <w:b/>
          <w:sz w:val="24"/>
        </w:rPr>
        <w:lastRenderedPageBreak/>
        <w:t xml:space="preserve">WORK ROSTER: </w:t>
      </w:r>
      <w:r>
        <w:rPr>
          <w:sz w:val="24"/>
        </w:rPr>
        <w:t>The Contractor shall provide a list of individual contract personnel names and phone numbers to the Contracting Officer or to the Contracting Officer Representative(s) (COR) at the time of contract award and employee replacement.</w:t>
      </w:r>
    </w:p>
    <w:p w14:paraId="3EB6ED0D" w14:textId="77777777" w:rsidR="00E23A5D" w:rsidRDefault="00CF1E04">
      <w:pPr>
        <w:pStyle w:val="ListParagraph"/>
        <w:numPr>
          <w:ilvl w:val="1"/>
          <w:numId w:val="2"/>
        </w:numPr>
        <w:tabs>
          <w:tab w:val="left" w:pos="1440"/>
          <w:tab w:val="left" w:pos="10620"/>
        </w:tabs>
        <w:spacing w:before="275"/>
        <w:ind w:left="810" w:right="600" w:firstLine="0"/>
        <w:jc w:val="both"/>
        <w:rPr>
          <w:ins w:id="126" w:author="GRASSEL, MARK C NH-03 USSF SpOC 21 CS (OL-S)/SCXG" w:date="2025-02-04T15:41:00Z" w16du:dateUtc="2025-02-04T22:41:00Z"/>
          <w:sz w:val="24"/>
        </w:rPr>
        <w:pPrChange w:id="127" w:author="GRASSEL, MARK C NH-03 USSF SpOC 21 CS (OL-S)/SCXG" w:date="2025-02-05T09:17:00Z" w16du:dateUtc="2025-02-05T16:17:00Z">
          <w:pPr>
            <w:pStyle w:val="ListParagraph"/>
            <w:numPr>
              <w:ilvl w:val="1"/>
              <w:numId w:val="2"/>
            </w:numPr>
            <w:tabs>
              <w:tab w:val="left" w:pos="2080"/>
            </w:tabs>
            <w:spacing w:before="275"/>
            <w:ind w:right="1031" w:hanging="723"/>
            <w:jc w:val="left"/>
          </w:pPr>
        </w:pPrChange>
      </w:pPr>
      <w:r>
        <w:rPr>
          <w:b/>
          <w:sz w:val="24"/>
        </w:rPr>
        <w:t>HOURS</w:t>
      </w:r>
      <w:r>
        <w:rPr>
          <w:b/>
          <w:spacing w:val="-9"/>
          <w:sz w:val="24"/>
        </w:rPr>
        <w:t xml:space="preserve"> </w:t>
      </w:r>
      <w:r>
        <w:rPr>
          <w:b/>
          <w:sz w:val="24"/>
        </w:rPr>
        <w:t>OF</w:t>
      </w:r>
      <w:r>
        <w:rPr>
          <w:b/>
          <w:spacing w:val="-8"/>
          <w:sz w:val="24"/>
        </w:rPr>
        <w:t xml:space="preserve"> </w:t>
      </w:r>
      <w:r>
        <w:rPr>
          <w:b/>
          <w:sz w:val="24"/>
        </w:rPr>
        <w:t>OPERATION:</w:t>
      </w:r>
      <w:r>
        <w:rPr>
          <w:b/>
          <w:spacing w:val="-8"/>
          <w:sz w:val="24"/>
        </w:rPr>
        <w:t xml:space="preserve"> </w:t>
      </w:r>
      <w:r>
        <w:rPr>
          <w:sz w:val="24"/>
        </w:rPr>
        <w:t>The</w:t>
      </w:r>
      <w:r>
        <w:rPr>
          <w:spacing w:val="-8"/>
          <w:sz w:val="24"/>
        </w:rPr>
        <w:t xml:space="preserve"> </w:t>
      </w:r>
      <w:r>
        <w:rPr>
          <w:sz w:val="24"/>
        </w:rPr>
        <w:t>Contractor</w:t>
      </w:r>
      <w:r>
        <w:rPr>
          <w:spacing w:val="-9"/>
          <w:sz w:val="24"/>
        </w:rPr>
        <w:t xml:space="preserve"> </w:t>
      </w:r>
      <w:r>
        <w:rPr>
          <w:sz w:val="24"/>
        </w:rPr>
        <w:t>is</w:t>
      </w:r>
      <w:r>
        <w:rPr>
          <w:spacing w:val="-9"/>
          <w:sz w:val="24"/>
        </w:rPr>
        <w:t xml:space="preserve"> </w:t>
      </w:r>
      <w:r>
        <w:rPr>
          <w:sz w:val="24"/>
        </w:rPr>
        <w:t>responsible</w:t>
      </w:r>
      <w:r>
        <w:rPr>
          <w:spacing w:val="-8"/>
          <w:sz w:val="24"/>
        </w:rPr>
        <w:t xml:space="preserve"> </w:t>
      </w:r>
      <w:r>
        <w:rPr>
          <w:sz w:val="24"/>
        </w:rPr>
        <w:t>for</w:t>
      </w:r>
      <w:r>
        <w:rPr>
          <w:spacing w:val="-8"/>
          <w:sz w:val="24"/>
        </w:rPr>
        <w:t xml:space="preserve"> </w:t>
      </w:r>
      <w:r>
        <w:rPr>
          <w:sz w:val="24"/>
        </w:rPr>
        <w:t>performing</w:t>
      </w:r>
      <w:r>
        <w:rPr>
          <w:spacing w:val="-8"/>
          <w:sz w:val="24"/>
        </w:rPr>
        <w:t xml:space="preserve"> </w:t>
      </w:r>
      <w:r>
        <w:rPr>
          <w:sz w:val="24"/>
        </w:rPr>
        <w:t>services</w:t>
      </w:r>
      <w:r>
        <w:rPr>
          <w:spacing w:val="-8"/>
          <w:sz w:val="24"/>
        </w:rPr>
        <w:t xml:space="preserve"> </w:t>
      </w:r>
      <w:r>
        <w:rPr>
          <w:sz w:val="24"/>
        </w:rPr>
        <w:t>on</w:t>
      </w:r>
      <w:r>
        <w:rPr>
          <w:spacing w:val="-8"/>
          <w:sz w:val="24"/>
        </w:rPr>
        <w:t xml:space="preserve"> </w:t>
      </w:r>
      <w:r>
        <w:rPr>
          <w:sz w:val="24"/>
        </w:rPr>
        <w:t>the PSFB and SSFB Giant Voice and Public Address Systems, between the hours of 7:30am through 4:30pm MST, Monday through Friday except Federal holidays or when the Government facility is closed due to local or national emergencies, administrative closings, or similar Government directed facility closings. The Contractor will not be reimbursed when the Government facility is closed</w:t>
      </w:r>
      <w:r>
        <w:rPr>
          <w:spacing w:val="-7"/>
          <w:sz w:val="24"/>
        </w:rPr>
        <w:t xml:space="preserve"> </w:t>
      </w:r>
      <w:r>
        <w:rPr>
          <w:sz w:val="24"/>
        </w:rPr>
        <w:t>for</w:t>
      </w:r>
      <w:r>
        <w:rPr>
          <w:spacing w:val="-7"/>
          <w:sz w:val="24"/>
        </w:rPr>
        <w:t xml:space="preserve"> </w:t>
      </w:r>
      <w:r>
        <w:rPr>
          <w:sz w:val="24"/>
        </w:rPr>
        <w:t>the</w:t>
      </w:r>
      <w:r>
        <w:rPr>
          <w:spacing w:val="-6"/>
          <w:sz w:val="24"/>
        </w:rPr>
        <w:t xml:space="preserve"> </w:t>
      </w:r>
      <w:r>
        <w:rPr>
          <w:sz w:val="24"/>
        </w:rPr>
        <w:t>above</w:t>
      </w:r>
      <w:r>
        <w:rPr>
          <w:spacing w:val="-7"/>
          <w:sz w:val="24"/>
        </w:rPr>
        <w:t xml:space="preserve"> </w:t>
      </w:r>
      <w:r>
        <w:rPr>
          <w:sz w:val="24"/>
        </w:rPr>
        <w:t>reasons.</w:t>
      </w:r>
      <w:r>
        <w:rPr>
          <w:spacing w:val="-6"/>
          <w:sz w:val="24"/>
        </w:rPr>
        <w:t xml:space="preserve"> </w:t>
      </w:r>
      <w:r>
        <w:rPr>
          <w:sz w:val="24"/>
        </w:rPr>
        <w:t>The</w:t>
      </w:r>
      <w:r>
        <w:rPr>
          <w:spacing w:val="-6"/>
          <w:sz w:val="24"/>
        </w:rPr>
        <w:t xml:space="preserve"> </w:t>
      </w:r>
      <w:r>
        <w:rPr>
          <w:sz w:val="24"/>
        </w:rPr>
        <w:t>Contractor</w:t>
      </w:r>
      <w:r>
        <w:rPr>
          <w:spacing w:val="-7"/>
          <w:sz w:val="24"/>
        </w:rPr>
        <w:t xml:space="preserve"> </w:t>
      </w:r>
      <w:r>
        <w:rPr>
          <w:sz w:val="24"/>
        </w:rPr>
        <w:t>must</w:t>
      </w:r>
      <w:r>
        <w:rPr>
          <w:spacing w:val="-6"/>
          <w:sz w:val="24"/>
        </w:rPr>
        <w:t xml:space="preserve"> </w:t>
      </w:r>
      <w:r>
        <w:rPr>
          <w:sz w:val="24"/>
        </w:rPr>
        <w:t>at</w:t>
      </w:r>
      <w:r>
        <w:rPr>
          <w:spacing w:val="-7"/>
          <w:sz w:val="24"/>
        </w:rPr>
        <w:t xml:space="preserve"> </w:t>
      </w:r>
      <w:r>
        <w:rPr>
          <w:sz w:val="24"/>
        </w:rPr>
        <w:t>all</w:t>
      </w:r>
      <w:r>
        <w:rPr>
          <w:spacing w:val="-6"/>
          <w:sz w:val="24"/>
        </w:rPr>
        <w:t xml:space="preserve"> </w:t>
      </w:r>
      <w:r>
        <w:rPr>
          <w:sz w:val="24"/>
        </w:rPr>
        <w:t>times</w:t>
      </w:r>
      <w:r>
        <w:rPr>
          <w:spacing w:val="-7"/>
          <w:sz w:val="24"/>
        </w:rPr>
        <w:t xml:space="preserve"> </w:t>
      </w:r>
      <w:r>
        <w:rPr>
          <w:sz w:val="24"/>
        </w:rPr>
        <w:t>maintain</w:t>
      </w:r>
      <w:r>
        <w:rPr>
          <w:spacing w:val="-7"/>
          <w:sz w:val="24"/>
        </w:rPr>
        <w:t xml:space="preserve"> </w:t>
      </w:r>
      <w:r>
        <w:rPr>
          <w:sz w:val="24"/>
        </w:rPr>
        <w:t>an</w:t>
      </w:r>
      <w:r>
        <w:rPr>
          <w:spacing w:val="-7"/>
          <w:sz w:val="24"/>
        </w:rPr>
        <w:t xml:space="preserve"> </w:t>
      </w:r>
      <w:r>
        <w:rPr>
          <w:sz w:val="24"/>
        </w:rPr>
        <w:t>adequate</w:t>
      </w:r>
      <w:r>
        <w:rPr>
          <w:spacing w:val="-7"/>
          <w:sz w:val="24"/>
        </w:rPr>
        <w:t xml:space="preserve"> </w:t>
      </w:r>
      <w:r>
        <w:rPr>
          <w:sz w:val="24"/>
        </w:rPr>
        <w:t>workforce</w:t>
      </w:r>
      <w:r>
        <w:rPr>
          <w:spacing w:val="-6"/>
          <w:sz w:val="24"/>
        </w:rPr>
        <w:t xml:space="preserve"> </w:t>
      </w:r>
      <w:r>
        <w:rPr>
          <w:sz w:val="24"/>
        </w:rPr>
        <w:t>for the</w:t>
      </w:r>
      <w:r>
        <w:rPr>
          <w:spacing w:val="-3"/>
          <w:sz w:val="24"/>
        </w:rPr>
        <w:t xml:space="preserve"> </w:t>
      </w:r>
      <w:r>
        <w:rPr>
          <w:sz w:val="24"/>
        </w:rPr>
        <w:t>uninterrupted</w:t>
      </w:r>
      <w:r>
        <w:rPr>
          <w:spacing w:val="-3"/>
          <w:sz w:val="24"/>
        </w:rPr>
        <w:t xml:space="preserve"> </w:t>
      </w:r>
      <w:r>
        <w:rPr>
          <w:sz w:val="24"/>
        </w:rPr>
        <w:t>performance</w:t>
      </w:r>
      <w:r>
        <w:rPr>
          <w:spacing w:val="-3"/>
          <w:sz w:val="24"/>
        </w:rPr>
        <w:t xml:space="preserve"> </w:t>
      </w:r>
      <w:r>
        <w:rPr>
          <w:sz w:val="24"/>
        </w:rPr>
        <w:t>of</w:t>
      </w:r>
      <w:r>
        <w:rPr>
          <w:spacing w:val="-4"/>
          <w:sz w:val="24"/>
        </w:rPr>
        <w:t xml:space="preserve"> </w:t>
      </w:r>
      <w:r>
        <w:rPr>
          <w:sz w:val="24"/>
        </w:rPr>
        <w:t>all</w:t>
      </w:r>
      <w:r>
        <w:rPr>
          <w:spacing w:val="-4"/>
          <w:sz w:val="24"/>
        </w:rPr>
        <w:t xml:space="preserve"> </w:t>
      </w:r>
      <w:r>
        <w:rPr>
          <w:sz w:val="24"/>
        </w:rPr>
        <w:t>tasks</w:t>
      </w:r>
      <w:r>
        <w:rPr>
          <w:spacing w:val="-3"/>
          <w:sz w:val="24"/>
        </w:rPr>
        <w:t xml:space="preserve"> </w:t>
      </w:r>
      <w:r>
        <w:rPr>
          <w:sz w:val="24"/>
        </w:rPr>
        <w:t>defined</w:t>
      </w:r>
      <w:r>
        <w:rPr>
          <w:spacing w:val="-3"/>
          <w:sz w:val="24"/>
        </w:rPr>
        <w:t xml:space="preserve"> </w:t>
      </w:r>
      <w:r>
        <w:rPr>
          <w:sz w:val="24"/>
        </w:rPr>
        <w:t>within</w:t>
      </w:r>
      <w:r>
        <w:rPr>
          <w:spacing w:val="-3"/>
          <w:sz w:val="24"/>
        </w:rPr>
        <w:t xml:space="preserve"> </w:t>
      </w:r>
      <w:r>
        <w:rPr>
          <w:sz w:val="24"/>
        </w:rPr>
        <w:t>this</w:t>
      </w:r>
      <w:r>
        <w:rPr>
          <w:spacing w:val="-4"/>
          <w:sz w:val="24"/>
        </w:rPr>
        <w:t xml:space="preserve"> </w:t>
      </w:r>
      <w:r>
        <w:rPr>
          <w:sz w:val="24"/>
        </w:rPr>
        <w:t>PWS</w:t>
      </w:r>
      <w:r>
        <w:rPr>
          <w:spacing w:val="-4"/>
          <w:sz w:val="24"/>
        </w:rPr>
        <w:t xml:space="preserve"> </w:t>
      </w:r>
      <w:r>
        <w:rPr>
          <w:sz w:val="24"/>
        </w:rPr>
        <w:t>when</w:t>
      </w:r>
      <w:r>
        <w:rPr>
          <w:spacing w:val="-2"/>
          <w:sz w:val="24"/>
        </w:rPr>
        <w:t xml:space="preserve"> </w:t>
      </w:r>
      <w:r>
        <w:rPr>
          <w:sz w:val="24"/>
        </w:rPr>
        <w:t>the</w:t>
      </w:r>
      <w:r>
        <w:rPr>
          <w:spacing w:val="-3"/>
          <w:sz w:val="24"/>
        </w:rPr>
        <w:t xml:space="preserve"> </w:t>
      </w:r>
      <w:r>
        <w:rPr>
          <w:sz w:val="24"/>
        </w:rPr>
        <w:t>Government</w:t>
      </w:r>
      <w:r>
        <w:rPr>
          <w:spacing w:val="-3"/>
          <w:sz w:val="24"/>
        </w:rPr>
        <w:t xml:space="preserve"> </w:t>
      </w:r>
      <w:r>
        <w:rPr>
          <w:sz w:val="24"/>
        </w:rPr>
        <w:t>facility is not closed for the above reasons.</w:t>
      </w:r>
    </w:p>
    <w:p w14:paraId="2543E9D7" w14:textId="77777777" w:rsidR="003F36ED" w:rsidRPr="00C23EC0" w:rsidRDefault="003F36ED">
      <w:pPr>
        <w:tabs>
          <w:tab w:val="left" w:pos="2080"/>
        </w:tabs>
        <w:ind w:right="1031"/>
        <w:rPr>
          <w:ins w:id="128" w:author="GRASSEL, MARK C NH-03 USSF SpOC 21 CS (OL-S)/SCXG" w:date="2025-02-04T15:41:00Z" w16du:dateUtc="2025-02-04T22:41:00Z"/>
          <w:sz w:val="24"/>
          <w:rPrChange w:id="129" w:author="GRASSEL, MARK C NH-03 USSF SpOC 21 CS (OL-S)/SCXG" w:date="2025-02-05T09:22:00Z" w16du:dateUtc="2025-02-05T16:22:00Z">
            <w:rPr>
              <w:ins w:id="130" w:author="GRASSEL, MARK C NH-03 USSF SpOC 21 CS (OL-S)/SCXG" w:date="2025-02-04T15:41:00Z" w16du:dateUtc="2025-02-04T22:41:00Z"/>
            </w:rPr>
          </w:rPrChange>
        </w:rPr>
        <w:pPrChange w:id="131" w:author="GRASSEL, MARK C NH-03 USSF SpOC 21 CS (OL-S)/SCXG" w:date="2025-02-05T09:23:00Z" w16du:dateUtc="2025-02-05T16:23:00Z">
          <w:pPr>
            <w:pStyle w:val="ListParagraph"/>
            <w:numPr>
              <w:ilvl w:val="1"/>
              <w:numId w:val="2"/>
            </w:numPr>
            <w:tabs>
              <w:tab w:val="left" w:pos="2080"/>
            </w:tabs>
            <w:spacing w:before="275"/>
            <w:ind w:right="1031" w:hanging="723"/>
            <w:jc w:val="left"/>
          </w:pPr>
        </w:pPrChange>
      </w:pPr>
    </w:p>
    <w:p w14:paraId="099E11FD" w14:textId="77777777" w:rsidR="000632A3" w:rsidRDefault="000632A3">
      <w:pPr>
        <w:pStyle w:val="BodyText"/>
        <w:tabs>
          <w:tab w:val="left" w:pos="11340"/>
        </w:tabs>
        <w:ind w:left="810" w:right="420"/>
        <w:rPr>
          <w:moveTo w:id="132" w:author="GRASSEL, MARK C NH-03 USSF SpOC 21 CS (OL-S)/SCXG" w:date="2025-02-04T15:41:00Z" w16du:dateUtc="2025-02-04T22:41:00Z"/>
        </w:rPr>
        <w:pPrChange w:id="133" w:author="GRASSEL, MARK C NH-03 USSF SpOC 21 CS (OL-S)/SCXG" w:date="2025-02-05T09:38:00Z" w16du:dateUtc="2025-02-05T16:38:00Z">
          <w:pPr>
            <w:pStyle w:val="BodyText"/>
            <w:numPr>
              <w:numId w:val="2"/>
            </w:numPr>
            <w:ind w:left="1358" w:right="1091" w:hanging="723"/>
          </w:pPr>
        </w:pPrChange>
      </w:pPr>
      <w:moveToRangeStart w:id="134" w:author="GRASSEL, MARK C NH-03 USSF SpOC 21 CS (OL-S)/SCXG" w:date="2025-02-04T15:41:00Z" w:name="move189576108"/>
      <w:moveTo w:id="135" w:author="GRASSEL, MARK C NH-03 USSF SpOC 21 CS (OL-S)/SCXG" w:date="2025-02-04T15:41:00Z" w16du:dateUtc="2025-02-04T22:41:00Z">
        <w:r w:rsidRPr="00210C07">
          <w:rPr>
            <w:b/>
            <w:bCs/>
            <w:rPrChange w:id="136" w:author="GRASSEL, MARK C NH-03 USSF SpOC 21 CS (OL-S)/SCXG" w:date="2025-02-05T09:37:00Z" w16du:dateUtc="2025-02-05T16:37:00Z">
              <w:rPr/>
            </w:rPrChange>
          </w:rPr>
          <w:t>Recognized</w:t>
        </w:r>
        <w:r w:rsidRPr="00210C07">
          <w:rPr>
            <w:b/>
            <w:bCs/>
            <w:spacing w:val="-5"/>
            <w:rPrChange w:id="137" w:author="GRASSEL, MARK C NH-03 USSF SpOC 21 CS (OL-S)/SCXG" w:date="2025-02-05T09:37:00Z" w16du:dateUtc="2025-02-05T16:37:00Z">
              <w:rPr>
                <w:spacing w:val="-5"/>
              </w:rPr>
            </w:rPrChange>
          </w:rPr>
          <w:t xml:space="preserve"> </w:t>
        </w:r>
        <w:r w:rsidRPr="00210C07">
          <w:rPr>
            <w:b/>
            <w:bCs/>
            <w:rPrChange w:id="138" w:author="GRASSEL, MARK C NH-03 USSF SpOC 21 CS (OL-S)/SCXG" w:date="2025-02-05T09:37:00Z" w16du:dateUtc="2025-02-05T16:37:00Z">
              <w:rPr/>
            </w:rPrChange>
          </w:rPr>
          <w:t>Holidays:</w:t>
        </w:r>
        <w:r>
          <w:rPr>
            <w:spacing w:val="-3"/>
          </w:rPr>
          <w:t xml:space="preserve"> </w:t>
        </w:r>
        <w:r>
          <w:t>The</w:t>
        </w:r>
        <w:r>
          <w:rPr>
            <w:spacing w:val="-3"/>
          </w:rPr>
          <w:t xml:space="preserve"> </w:t>
        </w:r>
        <w:r>
          <w:t>Contractor</w:t>
        </w:r>
        <w:r>
          <w:rPr>
            <w:spacing w:val="-3"/>
          </w:rPr>
          <w:t xml:space="preserve"> </w:t>
        </w:r>
        <w:r>
          <w:t>is</w:t>
        </w:r>
        <w:r>
          <w:rPr>
            <w:spacing w:val="-3"/>
          </w:rPr>
          <w:t xml:space="preserve"> </w:t>
        </w:r>
        <w:r>
          <w:t>not</w:t>
        </w:r>
        <w:r>
          <w:rPr>
            <w:spacing w:val="-4"/>
          </w:rPr>
          <w:t xml:space="preserve"> </w:t>
        </w:r>
        <w:r>
          <w:t>required</w:t>
        </w:r>
        <w:r>
          <w:rPr>
            <w:spacing w:val="-5"/>
          </w:rPr>
          <w:t xml:space="preserve"> </w:t>
        </w:r>
        <w:r>
          <w:t>to</w:t>
        </w:r>
        <w:r>
          <w:rPr>
            <w:spacing w:val="-3"/>
          </w:rPr>
          <w:t xml:space="preserve"> </w:t>
        </w:r>
        <w:r>
          <w:t>perform</w:t>
        </w:r>
        <w:r>
          <w:rPr>
            <w:spacing w:val="-3"/>
          </w:rPr>
          <w:t xml:space="preserve"> </w:t>
        </w:r>
        <w:r>
          <w:t>services</w:t>
        </w:r>
        <w:r>
          <w:rPr>
            <w:spacing w:val="-4"/>
          </w:rPr>
          <w:t xml:space="preserve"> </w:t>
        </w:r>
        <w:r>
          <w:t>on</w:t>
        </w:r>
        <w:r>
          <w:rPr>
            <w:spacing w:val="-3"/>
          </w:rPr>
          <w:t xml:space="preserve"> </w:t>
        </w:r>
        <w:r>
          <w:t>the</w:t>
        </w:r>
        <w:r>
          <w:rPr>
            <w:spacing w:val="-3"/>
          </w:rPr>
          <w:t xml:space="preserve"> </w:t>
        </w:r>
        <w:r>
          <w:t>following Federal Holidays:</w:t>
        </w:r>
      </w:moveTo>
    </w:p>
    <w:p w14:paraId="1024BD5A" w14:textId="77777777" w:rsidR="000632A3" w:rsidRDefault="000632A3">
      <w:pPr>
        <w:pStyle w:val="ListParagraph"/>
        <w:tabs>
          <w:tab w:val="left" w:pos="6400"/>
        </w:tabs>
        <w:spacing w:before="275"/>
        <w:jc w:val="left"/>
        <w:rPr>
          <w:moveTo w:id="139" w:author="GRASSEL, MARK C NH-03 USSF SpOC 21 CS (OL-S)/SCXG" w:date="2025-02-04T15:41:00Z" w16du:dateUtc="2025-02-04T22:41:00Z"/>
        </w:rPr>
        <w:pPrChange w:id="140" w:author="GRASSEL, MARK C NH-03 USSF SpOC 21 CS (OL-S)/SCXG" w:date="2025-02-04T15:41:00Z" w16du:dateUtc="2025-02-04T22:41:00Z">
          <w:pPr>
            <w:pStyle w:val="ListParagraph"/>
            <w:numPr>
              <w:numId w:val="2"/>
            </w:numPr>
            <w:tabs>
              <w:tab w:val="left" w:pos="6400"/>
            </w:tabs>
            <w:spacing w:before="275"/>
            <w:ind w:hanging="723"/>
            <w:jc w:val="left"/>
          </w:pPr>
        </w:pPrChange>
      </w:pPr>
      <w:moveTo w:id="141" w:author="GRASSEL, MARK C NH-03 USSF SpOC 21 CS (OL-S)/SCXG" w:date="2025-02-04T15:41:00Z" w16du:dateUtc="2025-02-04T22:41:00Z">
        <w:r w:rsidRPr="000632A3">
          <w:rPr>
            <w:spacing w:val="-2"/>
          </w:rPr>
          <w:t>New</w:t>
        </w:r>
        <w:r w:rsidRPr="000632A3">
          <w:rPr>
            <w:spacing w:val="-16"/>
          </w:rPr>
          <w:t xml:space="preserve"> </w:t>
        </w:r>
        <w:r w:rsidRPr="000632A3">
          <w:rPr>
            <w:spacing w:val="-2"/>
          </w:rPr>
          <w:t>Year’s</w:t>
        </w:r>
        <w:r w:rsidRPr="000632A3">
          <w:rPr>
            <w:spacing w:val="-11"/>
          </w:rPr>
          <w:t xml:space="preserve"> </w:t>
        </w:r>
        <w:r w:rsidRPr="000632A3">
          <w:rPr>
            <w:spacing w:val="-5"/>
          </w:rPr>
          <w:t>Day</w:t>
        </w:r>
        <w:r>
          <w:tab/>
          <w:t>Labor</w:t>
        </w:r>
        <w:r w:rsidRPr="000632A3">
          <w:rPr>
            <w:spacing w:val="-9"/>
          </w:rPr>
          <w:t xml:space="preserve"> </w:t>
        </w:r>
        <w:r w:rsidRPr="000632A3">
          <w:rPr>
            <w:spacing w:val="-5"/>
          </w:rPr>
          <w:t>Day</w:t>
        </w:r>
      </w:moveTo>
    </w:p>
    <w:p w14:paraId="6C80E023" w14:textId="77777777" w:rsidR="000632A3" w:rsidRDefault="000632A3">
      <w:pPr>
        <w:pStyle w:val="ListParagraph"/>
        <w:tabs>
          <w:tab w:val="left" w:pos="6400"/>
        </w:tabs>
        <w:jc w:val="left"/>
        <w:rPr>
          <w:moveTo w:id="142" w:author="GRASSEL, MARK C NH-03 USSF SpOC 21 CS (OL-S)/SCXG" w:date="2025-02-04T15:41:00Z" w16du:dateUtc="2025-02-04T22:41:00Z"/>
        </w:rPr>
        <w:pPrChange w:id="143" w:author="GRASSEL, MARK C NH-03 USSF SpOC 21 CS (OL-S)/SCXG" w:date="2025-02-04T15:41:00Z" w16du:dateUtc="2025-02-04T22:41:00Z">
          <w:pPr>
            <w:pStyle w:val="ListParagraph"/>
            <w:numPr>
              <w:numId w:val="2"/>
            </w:numPr>
            <w:tabs>
              <w:tab w:val="left" w:pos="6400"/>
            </w:tabs>
            <w:ind w:hanging="723"/>
            <w:jc w:val="left"/>
          </w:pPr>
        </w:pPrChange>
      </w:pPr>
      <w:moveTo w:id="144" w:author="GRASSEL, MARK C NH-03 USSF SpOC 21 CS (OL-S)/SCXG" w:date="2025-02-04T15:41:00Z" w16du:dateUtc="2025-02-04T22:41:00Z">
        <w:r>
          <w:t>Martin</w:t>
        </w:r>
        <w:r w:rsidRPr="000632A3">
          <w:rPr>
            <w:spacing w:val="-7"/>
          </w:rPr>
          <w:t xml:space="preserve"> </w:t>
        </w:r>
        <w:r>
          <w:t>Luther</w:t>
        </w:r>
        <w:r w:rsidRPr="000632A3">
          <w:rPr>
            <w:spacing w:val="-6"/>
          </w:rPr>
          <w:t xml:space="preserve"> </w:t>
        </w:r>
        <w:r>
          <w:t>King</w:t>
        </w:r>
        <w:r w:rsidRPr="000632A3">
          <w:rPr>
            <w:spacing w:val="-6"/>
          </w:rPr>
          <w:t xml:space="preserve"> </w:t>
        </w:r>
        <w:r>
          <w:t>Jr.’s</w:t>
        </w:r>
        <w:r w:rsidRPr="000632A3">
          <w:rPr>
            <w:spacing w:val="-7"/>
          </w:rPr>
          <w:t xml:space="preserve"> </w:t>
        </w:r>
        <w:r w:rsidRPr="000632A3">
          <w:rPr>
            <w:spacing w:val="-2"/>
          </w:rPr>
          <w:t>Birthday</w:t>
        </w:r>
        <w:r>
          <w:tab/>
          <w:t>Columbus</w:t>
        </w:r>
        <w:r w:rsidRPr="000632A3">
          <w:rPr>
            <w:spacing w:val="-13"/>
          </w:rPr>
          <w:t xml:space="preserve"> </w:t>
        </w:r>
        <w:r w:rsidRPr="000632A3">
          <w:rPr>
            <w:spacing w:val="-5"/>
          </w:rPr>
          <w:t>Day</w:t>
        </w:r>
      </w:moveTo>
    </w:p>
    <w:p w14:paraId="272392A1" w14:textId="77777777" w:rsidR="000632A3" w:rsidRDefault="000632A3">
      <w:pPr>
        <w:pStyle w:val="ListParagraph"/>
        <w:tabs>
          <w:tab w:val="left" w:pos="6391"/>
        </w:tabs>
        <w:jc w:val="left"/>
        <w:rPr>
          <w:moveTo w:id="145" w:author="GRASSEL, MARK C NH-03 USSF SpOC 21 CS (OL-S)/SCXG" w:date="2025-02-04T15:41:00Z" w16du:dateUtc="2025-02-04T22:41:00Z"/>
        </w:rPr>
        <w:pPrChange w:id="146" w:author="GRASSEL, MARK C NH-03 USSF SpOC 21 CS (OL-S)/SCXG" w:date="2025-02-04T15:41:00Z" w16du:dateUtc="2025-02-04T22:41:00Z">
          <w:pPr>
            <w:pStyle w:val="ListParagraph"/>
            <w:numPr>
              <w:numId w:val="2"/>
            </w:numPr>
            <w:tabs>
              <w:tab w:val="left" w:pos="6391"/>
            </w:tabs>
            <w:ind w:hanging="723"/>
            <w:jc w:val="left"/>
          </w:pPr>
        </w:pPrChange>
      </w:pPr>
      <w:moveTo w:id="147" w:author="GRASSEL, MARK C NH-03 USSF SpOC 21 CS (OL-S)/SCXG" w:date="2025-02-04T15:41:00Z" w16du:dateUtc="2025-02-04T22:41:00Z">
        <w:r w:rsidRPr="000632A3">
          <w:rPr>
            <w:spacing w:val="-2"/>
          </w:rPr>
          <w:t>President’s</w:t>
        </w:r>
        <w:r w:rsidRPr="000632A3">
          <w:rPr>
            <w:spacing w:val="6"/>
          </w:rPr>
          <w:t xml:space="preserve"> </w:t>
        </w:r>
        <w:r w:rsidRPr="000632A3">
          <w:rPr>
            <w:spacing w:val="-5"/>
          </w:rPr>
          <w:t>Day</w:t>
        </w:r>
        <w:r>
          <w:tab/>
          <w:t>Veteran’s</w:t>
        </w:r>
        <w:r w:rsidRPr="000632A3">
          <w:rPr>
            <w:spacing w:val="-11"/>
          </w:rPr>
          <w:t xml:space="preserve"> </w:t>
        </w:r>
        <w:r w:rsidRPr="000632A3">
          <w:rPr>
            <w:spacing w:val="-5"/>
          </w:rPr>
          <w:t>Day</w:t>
        </w:r>
      </w:moveTo>
    </w:p>
    <w:p w14:paraId="1ABD0454" w14:textId="77777777" w:rsidR="000632A3" w:rsidRDefault="000632A3">
      <w:pPr>
        <w:pStyle w:val="ListParagraph"/>
        <w:tabs>
          <w:tab w:val="left" w:pos="6398"/>
        </w:tabs>
        <w:jc w:val="left"/>
        <w:rPr>
          <w:moveTo w:id="148" w:author="GRASSEL, MARK C NH-03 USSF SpOC 21 CS (OL-S)/SCXG" w:date="2025-02-04T15:41:00Z" w16du:dateUtc="2025-02-04T22:41:00Z"/>
        </w:rPr>
        <w:pPrChange w:id="149" w:author="GRASSEL, MARK C NH-03 USSF SpOC 21 CS (OL-S)/SCXG" w:date="2025-02-04T15:41:00Z" w16du:dateUtc="2025-02-04T22:41:00Z">
          <w:pPr>
            <w:pStyle w:val="ListParagraph"/>
            <w:numPr>
              <w:numId w:val="2"/>
            </w:numPr>
            <w:tabs>
              <w:tab w:val="left" w:pos="6398"/>
            </w:tabs>
            <w:ind w:hanging="723"/>
            <w:jc w:val="left"/>
          </w:pPr>
        </w:pPrChange>
      </w:pPr>
      <w:moveTo w:id="150" w:author="GRASSEL, MARK C NH-03 USSF SpOC 21 CS (OL-S)/SCXG" w:date="2025-02-04T15:41:00Z" w16du:dateUtc="2025-02-04T22:41:00Z">
        <w:r>
          <w:t>Memorial</w:t>
        </w:r>
        <w:r w:rsidRPr="000632A3">
          <w:rPr>
            <w:spacing w:val="-14"/>
          </w:rPr>
          <w:t xml:space="preserve"> </w:t>
        </w:r>
        <w:r w:rsidRPr="000632A3">
          <w:rPr>
            <w:spacing w:val="-5"/>
          </w:rPr>
          <w:t>Day</w:t>
        </w:r>
        <w:r>
          <w:tab/>
        </w:r>
        <w:r w:rsidRPr="000632A3">
          <w:rPr>
            <w:spacing w:val="-2"/>
          </w:rPr>
          <w:t>Thanksgiving</w:t>
        </w:r>
        <w:r w:rsidRPr="000632A3">
          <w:rPr>
            <w:spacing w:val="7"/>
          </w:rPr>
          <w:t xml:space="preserve"> </w:t>
        </w:r>
        <w:r w:rsidRPr="000632A3">
          <w:rPr>
            <w:spacing w:val="-5"/>
          </w:rPr>
          <w:t>Day</w:t>
        </w:r>
      </w:moveTo>
    </w:p>
    <w:p w14:paraId="605BDC30" w14:textId="77777777" w:rsidR="000632A3" w:rsidRDefault="000632A3" w:rsidP="003F36ED">
      <w:pPr>
        <w:pStyle w:val="ListParagraph"/>
        <w:tabs>
          <w:tab w:val="left" w:pos="6398"/>
        </w:tabs>
        <w:spacing w:line="253" w:lineRule="exact"/>
        <w:jc w:val="left"/>
        <w:rPr>
          <w:ins w:id="151" w:author="GRASSEL, MARK C NH-03 USSF SpOC 21 CS (OL-S)/SCXG" w:date="2025-02-04T16:02:00Z" w16du:dateUtc="2025-02-04T23:02:00Z"/>
          <w:spacing w:val="-5"/>
        </w:rPr>
      </w:pPr>
      <w:moveTo w:id="152" w:author="GRASSEL, MARK C NH-03 USSF SpOC 21 CS (OL-S)/SCXG" w:date="2025-02-04T15:41:00Z" w16du:dateUtc="2025-02-04T22:41:00Z">
        <w:r w:rsidRPr="000632A3">
          <w:rPr>
            <w:spacing w:val="-2"/>
          </w:rPr>
          <w:t>Juneteenth</w:t>
        </w:r>
        <w:r>
          <w:tab/>
          <w:t>Christmas</w:t>
        </w:r>
        <w:r w:rsidRPr="000632A3">
          <w:rPr>
            <w:spacing w:val="-13"/>
          </w:rPr>
          <w:t xml:space="preserve"> </w:t>
        </w:r>
        <w:r w:rsidRPr="000632A3">
          <w:rPr>
            <w:spacing w:val="-5"/>
          </w:rPr>
          <w:t>Day</w:t>
        </w:r>
      </w:moveTo>
    </w:p>
    <w:p w14:paraId="736EDDF2" w14:textId="76296EE9" w:rsidR="00BF2D81" w:rsidRDefault="00BF2D81">
      <w:pPr>
        <w:pStyle w:val="ListParagraph"/>
        <w:tabs>
          <w:tab w:val="left" w:pos="6398"/>
        </w:tabs>
        <w:spacing w:line="253" w:lineRule="exact"/>
        <w:jc w:val="left"/>
        <w:rPr>
          <w:moveTo w:id="153" w:author="GRASSEL, MARK C NH-03 USSF SpOC 21 CS (OL-S)/SCXG" w:date="2025-02-04T15:41:00Z" w16du:dateUtc="2025-02-04T22:41:00Z"/>
        </w:rPr>
        <w:pPrChange w:id="154" w:author="GRASSEL, MARK C NH-03 USSF SpOC 21 CS (OL-S)/SCXG" w:date="2025-02-04T15:41:00Z" w16du:dateUtc="2025-02-04T22:41:00Z">
          <w:pPr>
            <w:pStyle w:val="ListParagraph"/>
            <w:numPr>
              <w:numId w:val="2"/>
            </w:numPr>
            <w:tabs>
              <w:tab w:val="left" w:pos="6398"/>
            </w:tabs>
            <w:spacing w:line="253" w:lineRule="exact"/>
            <w:ind w:hanging="723"/>
            <w:jc w:val="left"/>
          </w:pPr>
        </w:pPrChange>
      </w:pPr>
      <w:ins w:id="155" w:author="GRASSEL, MARK C NH-03 USSF SpOC 21 CS (OL-S)/SCXG" w:date="2025-02-04T16:02:00Z" w16du:dateUtc="2025-02-04T23:02:00Z">
        <w:r>
          <w:t>Independence Day</w:t>
        </w:r>
      </w:ins>
    </w:p>
    <w:p w14:paraId="79D1C1CE" w14:textId="1B2E63C6" w:rsidR="000632A3" w:rsidRPr="002961BC" w:rsidRDefault="000632A3">
      <w:pPr>
        <w:pStyle w:val="ListParagraph"/>
        <w:numPr>
          <w:ilvl w:val="1"/>
          <w:numId w:val="2"/>
        </w:numPr>
        <w:tabs>
          <w:tab w:val="left" w:pos="1440"/>
        </w:tabs>
        <w:spacing w:before="275"/>
        <w:ind w:left="810" w:right="420" w:firstLine="0"/>
        <w:jc w:val="both"/>
        <w:rPr>
          <w:ins w:id="156" w:author="GRASSEL, MARK C NH-03 USSF SpOC 21 CS (OL-S)/SCXG" w:date="2025-02-04T15:45:00Z" w16du:dateUtc="2025-02-04T22:45:00Z"/>
          <w:b/>
          <w:bCs/>
          <w:sz w:val="24"/>
          <w:highlight w:val="yellow"/>
          <w:rPrChange w:id="157" w:author="GRASSEL, MARK C NH-03 USSF SpOC 21 CS (OL-S)/SCXG" w:date="2025-02-05T08:56:00Z" w16du:dateUtc="2025-02-05T15:56:00Z">
            <w:rPr>
              <w:ins w:id="158" w:author="GRASSEL, MARK C NH-03 USSF SpOC 21 CS (OL-S)/SCXG" w:date="2025-02-04T15:45:00Z" w16du:dateUtc="2025-02-04T22:45:00Z"/>
              <w:b/>
              <w:bCs/>
              <w:sz w:val="24"/>
            </w:rPr>
          </w:rPrChange>
        </w:rPr>
        <w:pPrChange w:id="159" w:author="GRASSEL, MARK C NH-03 USSF SpOC 21 CS (OL-S)/SCXG" w:date="2025-02-05T09:38:00Z" w16du:dateUtc="2025-02-05T16:38:00Z">
          <w:pPr>
            <w:pStyle w:val="ListParagraph"/>
            <w:numPr>
              <w:ilvl w:val="1"/>
              <w:numId w:val="2"/>
            </w:numPr>
            <w:tabs>
              <w:tab w:val="left" w:pos="2080"/>
            </w:tabs>
            <w:spacing w:before="275"/>
            <w:ind w:right="1031" w:hanging="723"/>
            <w:jc w:val="left"/>
          </w:pPr>
        </w:pPrChange>
      </w:pPr>
      <w:moveTo w:id="160" w:author="GRASSEL, MARK C NH-03 USSF SpOC 21 CS (OL-S)/SCXG" w:date="2025-02-04T15:41:00Z" w16du:dateUtc="2025-02-04T22:41:00Z">
        <w:del w:id="161" w:author="GRASSEL, MARK C NH-03 USSF SpOC 21 CS (OL-S)/SCXG" w:date="2025-02-04T16:02:00Z" w16du:dateUtc="2025-02-04T23:02:00Z">
          <w:r w:rsidRPr="002961BC" w:rsidDel="00BF2D81">
            <w:rPr>
              <w:spacing w:val="-2"/>
              <w:highlight w:val="yellow"/>
              <w:rPrChange w:id="162" w:author="GRASSEL, MARK C NH-03 USSF SpOC 21 CS (OL-S)/SCXG" w:date="2025-02-05T08:56:00Z" w16du:dateUtc="2025-02-05T15:56:00Z">
                <w:rPr>
                  <w:spacing w:val="-2"/>
                </w:rPr>
              </w:rPrChange>
            </w:rPr>
            <w:delText>Independence</w:delText>
          </w:r>
          <w:r w:rsidRPr="002961BC" w:rsidDel="00BF2D81">
            <w:rPr>
              <w:spacing w:val="5"/>
              <w:highlight w:val="yellow"/>
              <w:rPrChange w:id="163" w:author="GRASSEL, MARK C NH-03 USSF SpOC 21 CS (OL-S)/SCXG" w:date="2025-02-05T08:56:00Z" w16du:dateUtc="2025-02-05T15:56:00Z">
                <w:rPr>
                  <w:spacing w:val="5"/>
                </w:rPr>
              </w:rPrChange>
            </w:rPr>
            <w:delText xml:space="preserve"> </w:delText>
          </w:r>
          <w:r w:rsidRPr="002961BC" w:rsidDel="00BF2D81">
            <w:rPr>
              <w:spacing w:val="-5"/>
              <w:highlight w:val="yellow"/>
              <w:rPrChange w:id="164" w:author="GRASSEL, MARK C NH-03 USSF SpOC 21 CS (OL-S)/SCXG" w:date="2025-02-05T08:56:00Z" w16du:dateUtc="2025-02-05T15:56:00Z">
                <w:rPr>
                  <w:spacing w:val="-5"/>
                </w:rPr>
              </w:rPrChange>
            </w:rPr>
            <w:delText>Day</w:delText>
          </w:r>
        </w:del>
      </w:moveTo>
      <w:moveToRangeEnd w:id="134"/>
      <w:ins w:id="165" w:author="GRASSEL, MARK C NH-03 USSF SpOC 21 CS (OL-S)/SCXG" w:date="2025-02-04T15:45:00Z" w16du:dateUtc="2025-02-04T22:45:00Z">
        <w:r w:rsidR="002214FA" w:rsidRPr="002961BC">
          <w:rPr>
            <w:b/>
            <w:bCs/>
            <w:sz w:val="24"/>
            <w:highlight w:val="yellow"/>
            <w:rPrChange w:id="166" w:author="GRASSEL, MARK C NH-03 USSF SpOC 21 CS (OL-S)/SCXG" w:date="2025-02-05T08:56:00Z" w16du:dateUtc="2025-02-05T15:56:00Z">
              <w:rPr>
                <w:sz w:val="24"/>
              </w:rPr>
            </w:rPrChange>
          </w:rPr>
          <w:t xml:space="preserve">STATEMENT OF </w:t>
        </w:r>
        <w:r w:rsidR="00521874" w:rsidRPr="002961BC">
          <w:rPr>
            <w:b/>
            <w:bCs/>
            <w:sz w:val="24"/>
            <w:highlight w:val="yellow"/>
            <w:rPrChange w:id="167" w:author="GRASSEL, MARK C NH-03 USSF SpOC 21 CS (OL-S)/SCXG" w:date="2025-02-05T08:56:00Z" w16du:dateUtc="2025-02-05T15:56:00Z">
              <w:rPr>
                <w:sz w:val="24"/>
              </w:rPr>
            </w:rPrChange>
          </w:rPr>
          <w:t>ONE AND THE SAME</w:t>
        </w:r>
        <w:r w:rsidR="00521874" w:rsidRPr="002961BC">
          <w:rPr>
            <w:b/>
            <w:bCs/>
            <w:sz w:val="24"/>
            <w:highlight w:val="yellow"/>
            <w:rPrChange w:id="168" w:author="GRASSEL, MARK C NH-03 USSF SpOC 21 CS (OL-S)/SCXG" w:date="2025-02-05T08:56:00Z" w16du:dateUtc="2025-02-05T15:56:00Z">
              <w:rPr>
                <w:b/>
                <w:bCs/>
                <w:sz w:val="24"/>
              </w:rPr>
            </w:rPrChange>
          </w:rPr>
          <w:t>:</w:t>
        </w:r>
      </w:ins>
      <w:ins w:id="169" w:author="GRASSEL, MARK C NH-03 USSF SpOC 21 CS (OL-S)/SCXG" w:date="2025-02-04T15:46:00Z" w16du:dateUtc="2025-02-04T22:46:00Z">
        <w:r w:rsidR="0025260B" w:rsidRPr="002961BC">
          <w:rPr>
            <w:b/>
            <w:bCs/>
            <w:sz w:val="24"/>
            <w:highlight w:val="yellow"/>
            <w:rPrChange w:id="170" w:author="GRASSEL, MARK C NH-03 USSF SpOC 21 CS (OL-S)/SCXG" w:date="2025-02-05T08:56:00Z" w16du:dateUtc="2025-02-05T15:56:00Z">
              <w:rPr>
                <w:b/>
                <w:bCs/>
                <w:sz w:val="24"/>
              </w:rPr>
            </w:rPrChange>
          </w:rPr>
          <w:t xml:space="preserve"> </w:t>
        </w:r>
        <w:r w:rsidR="0025260B" w:rsidRPr="002961BC">
          <w:rPr>
            <w:sz w:val="24"/>
            <w:highlight w:val="yellow"/>
            <w:rPrChange w:id="171" w:author="GRASSEL, MARK C NH-03 USSF SpOC 21 CS (OL-S)/SCXG" w:date="2025-02-05T08:56:00Z" w16du:dateUtc="2025-02-05T15:56:00Z">
              <w:rPr>
                <w:sz w:val="24"/>
              </w:rPr>
            </w:rPrChange>
          </w:rPr>
          <w:t>With specific regard to any</w:t>
        </w:r>
      </w:ins>
      <w:ins w:id="172" w:author="GRASSEL, MARK C NH-03 USSF SpOC 21 CS (OL-S)/SCXG" w:date="2025-02-04T15:47:00Z" w16du:dateUtc="2025-02-04T22:47:00Z">
        <w:r w:rsidR="0025260B" w:rsidRPr="002961BC">
          <w:rPr>
            <w:sz w:val="24"/>
            <w:highlight w:val="yellow"/>
            <w:rPrChange w:id="173" w:author="GRASSEL, MARK C NH-03 USSF SpOC 21 CS (OL-S)/SCXG" w:date="2025-02-05T08:56:00Z" w16du:dateUtc="2025-02-05T15:56:00Z">
              <w:rPr>
                <w:sz w:val="24"/>
              </w:rPr>
            </w:rPrChange>
          </w:rPr>
          <w:t xml:space="preserve"> references </w:t>
        </w:r>
        <w:r w:rsidR="00365A33" w:rsidRPr="002961BC">
          <w:rPr>
            <w:sz w:val="24"/>
            <w:highlight w:val="yellow"/>
            <w:rPrChange w:id="174" w:author="GRASSEL, MARK C NH-03 USSF SpOC 21 CS (OL-S)/SCXG" w:date="2025-02-05T08:56:00Z" w16du:dateUtc="2025-02-05T15:56:00Z">
              <w:rPr>
                <w:sz w:val="24"/>
              </w:rPr>
            </w:rPrChange>
          </w:rPr>
          <w:t>in this document pertaining to the Contract</w:t>
        </w:r>
      </w:ins>
      <w:ins w:id="175" w:author="GRASSEL, MARK C NH-03 USSF SpOC 21 CS (OL-S)/SCXG" w:date="2025-02-04T15:49:00Z" w16du:dateUtc="2025-02-04T22:49:00Z">
        <w:r w:rsidR="00E62D16" w:rsidRPr="002961BC">
          <w:rPr>
            <w:sz w:val="24"/>
            <w:highlight w:val="yellow"/>
            <w:rPrChange w:id="176" w:author="GRASSEL, MARK C NH-03 USSF SpOC 21 CS (OL-S)/SCXG" w:date="2025-02-05T08:56:00Z" w16du:dateUtc="2025-02-05T15:56:00Z">
              <w:rPr>
                <w:sz w:val="24"/>
              </w:rPr>
            </w:rPrChange>
          </w:rPr>
          <w:t>ing</w:t>
        </w:r>
      </w:ins>
      <w:ins w:id="177" w:author="GRASSEL, MARK C NH-03 USSF SpOC 21 CS (OL-S)/SCXG" w:date="2025-02-04T15:47:00Z" w16du:dateUtc="2025-02-04T22:47:00Z">
        <w:r w:rsidR="00C81D3B" w:rsidRPr="002961BC">
          <w:rPr>
            <w:sz w:val="24"/>
            <w:highlight w:val="yellow"/>
            <w:rPrChange w:id="178" w:author="GRASSEL, MARK C NH-03 USSF SpOC 21 CS (OL-S)/SCXG" w:date="2025-02-05T08:56:00Z" w16du:dateUtc="2025-02-05T15:56:00Z">
              <w:rPr>
                <w:sz w:val="24"/>
              </w:rPr>
            </w:rPrChange>
          </w:rPr>
          <w:t xml:space="preserve"> Officer</w:t>
        </w:r>
      </w:ins>
      <w:ins w:id="179" w:author="GRASSEL, MARK C NH-03 USSF SpOC 21 CS (OL-S)/SCXG" w:date="2025-02-05T11:38:00Z" w16du:dateUtc="2025-02-05T18:38:00Z">
        <w:r w:rsidR="00681E26">
          <w:rPr>
            <w:sz w:val="24"/>
            <w:highlight w:val="yellow"/>
          </w:rPr>
          <w:t>’s</w:t>
        </w:r>
      </w:ins>
      <w:ins w:id="180" w:author="GRASSEL, MARK C NH-03 USSF SpOC 21 CS (OL-S)/SCXG" w:date="2025-02-04T15:47:00Z" w16du:dateUtc="2025-02-04T22:47:00Z">
        <w:r w:rsidR="00C81D3B" w:rsidRPr="002961BC">
          <w:rPr>
            <w:sz w:val="24"/>
            <w:highlight w:val="yellow"/>
            <w:rPrChange w:id="181" w:author="GRASSEL, MARK C NH-03 USSF SpOC 21 CS (OL-S)/SCXG" w:date="2025-02-05T08:56:00Z" w16du:dateUtc="2025-02-05T15:56:00Z">
              <w:rPr>
                <w:sz w:val="24"/>
              </w:rPr>
            </w:rPrChange>
          </w:rPr>
          <w:t xml:space="preserve"> Representative</w:t>
        </w:r>
      </w:ins>
      <w:ins w:id="182" w:author="GRASSEL, MARK C NH-03 USSF SpOC 21 CS (OL-S)/SCXG" w:date="2025-02-04T15:48:00Z" w16du:dateUtc="2025-02-04T22:48:00Z">
        <w:r w:rsidR="00523C1D" w:rsidRPr="002961BC">
          <w:rPr>
            <w:sz w:val="24"/>
            <w:highlight w:val="yellow"/>
            <w:rPrChange w:id="183" w:author="GRASSEL, MARK C NH-03 USSF SpOC 21 CS (OL-S)/SCXG" w:date="2025-02-05T08:56:00Z" w16du:dateUtc="2025-02-05T15:56:00Z">
              <w:rPr>
                <w:sz w:val="24"/>
              </w:rPr>
            </w:rPrChange>
          </w:rPr>
          <w:t xml:space="preserve"> or</w:t>
        </w:r>
      </w:ins>
      <w:ins w:id="184" w:author="GRASSEL, MARK C NH-03 USSF SpOC 21 CS (OL-S)/SCXG" w:date="2025-02-04T15:47:00Z" w16du:dateUtc="2025-02-04T22:47:00Z">
        <w:r w:rsidR="00C81D3B" w:rsidRPr="002961BC">
          <w:rPr>
            <w:sz w:val="24"/>
            <w:highlight w:val="yellow"/>
            <w:rPrChange w:id="185" w:author="GRASSEL, MARK C NH-03 USSF SpOC 21 CS (OL-S)/SCXG" w:date="2025-02-05T08:56:00Z" w16du:dateUtc="2025-02-05T15:56:00Z">
              <w:rPr>
                <w:sz w:val="24"/>
              </w:rPr>
            </w:rPrChange>
          </w:rPr>
          <w:t xml:space="preserve"> COR, </w:t>
        </w:r>
      </w:ins>
      <w:ins w:id="186" w:author="GRASSEL, MARK C NH-03 USSF SpOC 21 CS (OL-S)/SCXG" w:date="2025-02-04T15:48:00Z" w16du:dateUtc="2025-02-04T22:48:00Z">
        <w:r w:rsidR="00523C1D" w:rsidRPr="002961BC">
          <w:rPr>
            <w:sz w:val="24"/>
            <w:highlight w:val="yellow"/>
            <w:rPrChange w:id="187" w:author="GRASSEL, MARK C NH-03 USSF SpOC 21 CS (OL-S)/SCXG" w:date="2025-02-05T08:56:00Z" w16du:dateUtc="2025-02-05T15:56:00Z">
              <w:rPr>
                <w:sz w:val="24"/>
              </w:rPr>
            </w:rPrChange>
          </w:rPr>
          <w:t>it will be understood and agreed upon</w:t>
        </w:r>
      </w:ins>
      <w:ins w:id="188" w:author="GRASSEL, MARK C NH-03 USSF SpOC 21 CS (OL-S)/SCXG" w:date="2025-02-04T15:57:00Z" w16du:dateUtc="2025-02-04T22:57:00Z">
        <w:r w:rsidR="00B83008" w:rsidRPr="002961BC">
          <w:rPr>
            <w:sz w:val="24"/>
            <w:highlight w:val="yellow"/>
            <w:rPrChange w:id="189" w:author="GRASSEL, MARK C NH-03 USSF SpOC 21 CS (OL-S)/SCXG" w:date="2025-02-05T08:56:00Z" w16du:dateUtc="2025-02-05T15:56:00Z">
              <w:rPr>
                <w:sz w:val="24"/>
              </w:rPr>
            </w:rPrChange>
          </w:rPr>
          <w:t xml:space="preserve"> by all undersigned</w:t>
        </w:r>
      </w:ins>
      <w:ins w:id="190" w:author="GRASSEL, MARK C NH-03 USSF SpOC 21 CS (OL-S)/SCXG" w:date="2025-02-04T16:01:00Z" w16du:dateUtc="2025-02-04T23:01:00Z">
        <w:r w:rsidR="002D5995" w:rsidRPr="002961BC">
          <w:rPr>
            <w:sz w:val="24"/>
            <w:highlight w:val="yellow"/>
            <w:rPrChange w:id="191" w:author="GRASSEL, MARK C NH-03 USSF SpOC 21 CS (OL-S)/SCXG" w:date="2025-02-05T08:56:00Z" w16du:dateUtc="2025-02-05T15:56:00Z">
              <w:rPr>
                <w:sz w:val="24"/>
              </w:rPr>
            </w:rPrChange>
          </w:rPr>
          <w:t xml:space="preserve"> parties</w:t>
        </w:r>
      </w:ins>
      <w:ins w:id="192" w:author="GRASSEL, MARK C NH-03 USSF SpOC 21 CS (OL-S)/SCXG" w:date="2025-02-04T15:57:00Z" w16du:dateUtc="2025-02-04T22:57:00Z">
        <w:r w:rsidR="00B83008" w:rsidRPr="002961BC">
          <w:rPr>
            <w:sz w:val="24"/>
            <w:highlight w:val="yellow"/>
            <w:rPrChange w:id="193" w:author="GRASSEL, MARK C NH-03 USSF SpOC 21 CS (OL-S)/SCXG" w:date="2025-02-05T08:56:00Z" w16du:dateUtc="2025-02-05T15:56:00Z">
              <w:rPr>
                <w:sz w:val="24"/>
              </w:rPr>
            </w:rPrChange>
          </w:rPr>
          <w:t xml:space="preserve"> on subsequent SF50 </w:t>
        </w:r>
      </w:ins>
      <w:ins w:id="194" w:author="GRASSEL, MARK C NH-03 USSF SpOC 21 CS (OL-S)/SCXG" w:date="2025-02-04T15:59:00Z" w16du:dateUtc="2025-02-04T22:59:00Z">
        <w:r w:rsidR="00007362" w:rsidRPr="002961BC">
          <w:rPr>
            <w:sz w:val="24"/>
            <w:highlight w:val="yellow"/>
            <w:rPrChange w:id="195" w:author="GRASSEL, MARK C NH-03 USSF SpOC 21 CS (OL-S)/SCXG" w:date="2025-02-05T08:56:00Z" w16du:dateUtc="2025-02-05T15:56:00Z">
              <w:rPr>
                <w:sz w:val="24"/>
              </w:rPr>
            </w:rPrChange>
          </w:rPr>
          <w:t xml:space="preserve">(Amendment of </w:t>
        </w:r>
        <w:r w:rsidR="00360B9A" w:rsidRPr="002961BC">
          <w:rPr>
            <w:sz w:val="24"/>
            <w:highlight w:val="yellow"/>
            <w:rPrChange w:id="196" w:author="GRASSEL, MARK C NH-03 USSF SpOC 21 CS (OL-S)/SCXG" w:date="2025-02-05T08:56:00Z" w16du:dateUtc="2025-02-05T15:56:00Z">
              <w:rPr>
                <w:sz w:val="24"/>
              </w:rPr>
            </w:rPrChange>
          </w:rPr>
          <w:t>Solicitation</w:t>
        </w:r>
      </w:ins>
      <w:ins w:id="197" w:author="GRASSEL, MARK C NH-03 USSF SpOC 21 CS (OL-S)/SCXG" w:date="2025-02-04T16:01:00Z" w16du:dateUtc="2025-02-04T23:01:00Z">
        <w:r w:rsidR="002D5995" w:rsidRPr="002961BC">
          <w:rPr>
            <w:sz w:val="24"/>
            <w:highlight w:val="yellow"/>
            <w:rPrChange w:id="198" w:author="GRASSEL, MARK C NH-03 USSF SpOC 21 CS (OL-S)/SCXG" w:date="2025-02-05T08:56:00Z" w16du:dateUtc="2025-02-05T15:56:00Z">
              <w:rPr>
                <w:sz w:val="24"/>
              </w:rPr>
            </w:rPrChange>
          </w:rPr>
          <w:t xml:space="preserve"> </w:t>
        </w:r>
      </w:ins>
      <w:ins w:id="199" w:author="GRASSEL, MARK C NH-03 USSF SpOC 21 CS (OL-S)/SCXG" w:date="2025-02-04T15:59:00Z" w16du:dateUtc="2025-02-04T22:59:00Z">
        <w:r w:rsidR="00360B9A" w:rsidRPr="002961BC">
          <w:rPr>
            <w:sz w:val="24"/>
            <w:highlight w:val="yellow"/>
            <w:rPrChange w:id="200" w:author="GRASSEL, MARK C NH-03 USSF SpOC 21 CS (OL-S)/SCXG" w:date="2025-02-05T08:56:00Z" w16du:dateUtc="2025-02-05T15:56:00Z">
              <w:rPr>
                <w:sz w:val="24"/>
              </w:rPr>
            </w:rPrChange>
          </w:rPr>
          <w:t>/</w:t>
        </w:r>
      </w:ins>
      <w:ins w:id="201" w:author="GRASSEL, MARK C NH-03 USSF SpOC 21 CS (OL-S)/SCXG" w:date="2025-02-04T16:01:00Z" w16du:dateUtc="2025-02-04T23:01:00Z">
        <w:r w:rsidR="002D5995" w:rsidRPr="002961BC">
          <w:rPr>
            <w:sz w:val="24"/>
            <w:highlight w:val="yellow"/>
            <w:rPrChange w:id="202" w:author="GRASSEL, MARK C NH-03 USSF SpOC 21 CS (OL-S)/SCXG" w:date="2025-02-05T08:56:00Z" w16du:dateUtc="2025-02-05T15:56:00Z">
              <w:rPr>
                <w:sz w:val="24"/>
              </w:rPr>
            </w:rPrChange>
          </w:rPr>
          <w:t xml:space="preserve"> </w:t>
        </w:r>
      </w:ins>
      <w:ins w:id="203" w:author="GRASSEL, MARK C NH-03 USSF SpOC 21 CS (OL-S)/SCXG" w:date="2025-02-04T15:59:00Z" w16du:dateUtc="2025-02-04T22:59:00Z">
        <w:r w:rsidR="00360B9A" w:rsidRPr="002961BC">
          <w:rPr>
            <w:sz w:val="24"/>
            <w:highlight w:val="yellow"/>
            <w:rPrChange w:id="204" w:author="GRASSEL, MARK C NH-03 USSF SpOC 21 CS (OL-S)/SCXG" w:date="2025-02-05T08:56:00Z" w16du:dateUtc="2025-02-05T15:56:00Z">
              <w:rPr>
                <w:sz w:val="24"/>
              </w:rPr>
            </w:rPrChange>
          </w:rPr>
          <w:t>Modification Of Contract) document</w:t>
        </w:r>
      </w:ins>
      <w:ins w:id="205" w:author="GRASSEL, MARK C NH-03 USSF SpOC 21 CS (OL-S)/SCXG" w:date="2025-02-04T16:00:00Z" w16du:dateUtc="2025-02-04T23:00:00Z">
        <w:r w:rsidR="00360B9A" w:rsidRPr="002961BC">
          <w:rPr>
            <w:sz w:val="24"/>
            <w:highlight w:val="yellow"/>
            <w:rPrChange w:id="206" w:author="GRASSEL, MARK C NH-03 USSF SpOC 21 CS (OL-S)/SCXG" w:date="2025-02-05T08:56:00Z" w16du:dateUtc="2025-02-05T15:56:00Z">
              <w:rPr>
                <w:sz w:val="24"/>
              </w:rPr>
            </w:rPrChange>
          </w:rPr>
          <w:t>s</w:t>
        </w:r>
      </w:ins>
      <w:ins w:id="207" w:author="GRASSEL, MARK C NH-03 USSF SpOC 21 CS (OL-S)/SCXG" w:date="2025-02-04T16:03:00Z" w16du:dateUtc="2025-02-04T23:03:00Z">
        <w:r w:rsidR="00EE1679" w:rsidRPr="002961BC">
          <w:rPr>
            <w:sz w:val="24"/>
            <w:highlight w:val="yellow"/>
            <w:rPrChange w:id="208" w:author="GRASSEL, MARK C NH-03 USSF SpOC 21 CS (OL-S)/SCXG" w:date="2025-02-05T08:56:00Z" w16du:dateUtc="2025-02-05T15:56:00Z">
              <w:rPr>
                <w:sz w:val="24"/>
              </w:rPr>
            </w:rPrChange>
          </w:rPr>
          <w:t>,</w:t>
        </w:r>
      </w:ins>
      <w:ins w:id="209" w:author="GRASSEL, MARK C NH-03 USSF SpOC 21 CS (OL-S)/SCXG" w:date="2025-02-04T16:00:00Z" w16du:dateUtc="2025-02-04T23:00:00Z">
        <w:r w:rsidR="00AC784E" w:rsidRPr="002961BC">
          <w:rPr>
            <w:sz w:val="24"/>
            <w:highlight w:val="yellow"/>
            <w:rPrChange w:id="210" w:author="GRASSEL, MARK C NH-03 USSF SpOC 21 CS (OL-S)/SCXG" w:date="2025-02-05T08:56:00Z" w16du:dateUtc="2025-02-05T15:56:00Z">
              <w:rPr>
                <w:sz w:val="24"/>
              </w:rPr>
            </w:rPrChange>
          </w:rPr>
          <w:t xml:space="preserve"> pertaining to this contract</w:t>
        </w:r>
      </w:ins>
      <w:ins w:id="211" w:author="GRASSEL, MARK C NH-03 USSF SpOC 21 CS (OL-S)/SCXG" w:date="2025-02-04T16:03:00Z" w16du:dateUtc="2025-02-04T23:03:00Z">
        <w:r w:rsidR="00EE1679" w:rsidRPr="002961BC">
          <w:rPr>
            <w:sz w:val="24"/>
            <w:highlight w:val="yellow"/>
            <w:rPrChange w:id="212" w:author="GRASSEL, MARK C NH-03 USSF SpOC 21 CS (OL-S)/SCXG" w:date="2025-02-05T08:56:00Z" w16du:dateUtc="2025-02-05T15:56:00Z">
              <w:rPr>
                <w:sz w:val="24"/>
              </w:rPr>
            </w:rPrChange>
          </w:rPr>
          <w:t>,</w:t>
        </w:r>
      </w:ins>
      <w:ins w:id="213" w:author="GRASSEL, MARK C NH-03 USSF SpOC 21 CS (OL-S)/SCXG" w:date="2025-02-04T15:48:00Z" w16du:dateUtc="2025-02-04T22:48:00Z">
        <w:r w:rsidR="00523C1D" w:rsidRPr="002961BC">
          <w:rPr>
            <w:sz w:val="24"/>
            <w:highlight w:val="yellow"/>
            <w:rPrChange w:id="214" w:author="GRASSEL, MARK C NH-03 USSF SpOC 21 CS (OL-S)/SCXG" w:date="2025-02-05T08:56:00Z" w16du:dateUtc="2025-02-05T15:56:00Z">
              <w:rPr>
                <w:sz w:val="24"/>
              </w:rPr>
            </w:rPrChange>
          </w:rPr>
          <w:t xml:space="preserve"> that </w:t>
        </w:r>
      </w:ins>
      <w:ins w:id="215" w:author="GRASSEL, MARK C NH-03 USSF SpOC 21 CS (OL-S)/SCXG" w:date="2025-02-04T15:50:00Z" w16du:dateUtc="2025-02-04T22:50:00Z">
        <w:r w:rsidR="00427B38" w:rsidRPr="002961BC">
          <w:rPr>
            <w:sz w:val="24"/>
            <w:highlight w:val="yellow"/>
            <w:rPrChange w:id="216" w:author="GRASSEL, MARK C NH-03 USSF SpOC 21 CS (OL-S)/SCXG" w:date="2025-02-05T08:56:00Z" w16du:dateUtc="2025-02-05T15:56:00Z">
              <w:rPr>
                <w:sz w:val="24"/>
              </w:rPr>
            </w:rPrChange>
          </w:rPr>
          <w:t>these</w:t>
        </w:r>
      </w:ins>
      <w:ins w:id="217" w:author="GRASSEL, MARK C NH-03 USSF SpOC 21 CS (OL-S)/SCXG" w:date="2025-02-04T15:49:00Z" w16du:dateUtc="2025-02-04T22:49:00Z">
        <w:r w:rsidR="00E62D16" w:rsidRPr="002961BC">
          <w:rPr>
            <w:sz w:val="24"/>
            <w:highlight w:val="yellow"/>
            <w:rPrChange w:id="218" w:author="GRASSEL, MARK C NH-03 USSF SpOC 21 CS (OL-S)/SCXG" w:date="2025-02-05T08:56:00Z" w16du:dateUtc="2025-02-05T15:56:00Z">
              <w:rPr>
                <w:sz w:val="24"/>
              </w:rPr>
            </w:rPrChange>
          </w:rPr>
          <w:t xml:space="preserve"> title</w:t>
        </w:r>
      </w:ins>
      <w:ins w:id="219" w:author="GRASSEL, MARK C NH-03 USSF SpOC 21 CS (OL-S)/SCXG" w:date="2025-02-04T15:50:00Z" w16du:dateUtc="2025-02-04T22:50:00Z">
        <w:r w:rsidR="003D1D67" w:rsidRPr="002961BC">
          <w:rPr>
            <w:sz w:val="24"/>
            <w:highlight w:val="yellow"/>
            <w:rPrChange w:id="220" w:author="GRASSEL, MARK C NH-03 USSF SpOC 21 CS (OL-S)/SCXG" w:date="2025-02-05T08:56:00Z" w16du:dateUtc="2025-02-05T15:56:00Z">
              <w:rPr>
                <w:sz w:val="24"/>
              </w:rPr>
            </w:rPrChange>
          </w:rPr>
          <w:t>s</w:t>
        </w:r>
      </w:ins>
      <w:ins w:id="221" w:author="GRASSEL, MARK C NH-03 USSF SpOC 21 CS (OL-S)/SCXG" w:date="2025-02-04T15:49:00Z" w16du:dateUtc="2025-02-04T22:49:00Z">
        <w:r w:rsidR="00E62D16" w:rsidRPr="002961BC">
          <w:rPr>
            <w:sz w:val="24"/>
            <w:highlight w:val="yellow"/>
            <w:rPrChange w:id="222" w:author="GRASSEL, MARK C NH-03 USSF SpOC 21 CS (OL-S)/SCXG" w:date="2025-02-05T08:56:00Z" w16du:dateUtc="2025-02-05T15:56:00Z">
              <w:rPr>
                <w:sz w:val="24"/>
              </w:rPr>
            </w:rPrChange>
          </w:rPr>
          <w:t xml:space="preserve"> / status</w:t>
        </w:r>
      </w:ins>
      <w:ins w:id="223" w:author="GRASSEL, MARK C NH-03 USSF SpOC 21 CS (OL-S)/SCXG" w:date="2025-02-04T15:50:00Z" w16du:dateUtc="2025-02-04T22:50:00Z">
        <w:r w:rsidR="003D1D67" w:rsidRPr="002961BC">
          <w:rPr>
            <w:sz w:val="24"/>
            <w:highlight w:val="yellow"/>
            <w:rPrChange w:id="224" w:author="GRASSEL, MARK C NH-03 USSF SpOC 21 CS (OL-S)/SCXG" w:date="2025-02-05T08:56:00Z" w16du:dateUtc="2025-02-05T15:56:00Z">
              <w:rPr>
                <w:sz w:val="24"/>
              </w:rPr>
            </w:rPrChange>
          </w:rPr>
          <w:t>es</w:t>
        </w:r>
      </w:ins>
      <w:ins w:id="225" w:author="GRASSEL, MARK C NH-03 USSF SpOC 21 CS (OL-S)/SCXG" w:date="2025-02-04T15:49:00Z" w16du:dateUtc="2025-02-04T22:49:00Z">
        <w:r w:rsidR="00E62D16" w:rsidRPr="002961BC">
          <w:rPr>
            <w:sz w:val="24"/>
            <w:highlight w:val="yellow"/>
            <w:rPrChange w:id="226" w:author="GRASSEL, MARK C NH-03 USSF SpOC 21 CS (OL-S)/SCXG" w:date="2025-02-05T08:56:00Z" w16du:dateUtc="2025-02-05T15:56:00Z">
              <w:rPr>
                <w:sz w:val="24"/>
              </w:rPr>
            </w:rPrChange>
          </w:rPr>
          <w:t xml:space="preserve"> </w:t>
        </w:r>
        <w:r w:rsidR="00C068D0" w:rsidRPr="002961BC">
          <w:rPr>
            <w:sz w:val="24"/>
            <w:highlight w:val="yellow"/>
            <w:rPrChange w:id="227" w:author="GRASSEL, MARK C NH-03 USSF SpOC 21 CS (OL-S)/SCXG" w:date="2025-02-05T08:56:00Z" w16du:dateUtc="2025-02-05T15:56:00Z">
              <w:rPr>
                <w:sz w:val="24"/>
              </w:rPr>
            </w:rPrChange>
          </w:rPr>
          <w:t>/ position</w:t>
        </w:r>
      </w:ins>
      <w:ins w:id="228" w:author="GRASSEL, MARK C NH-03 USSF SpOC 21 CS (OL-S)/SCXG" w:date="2025-02-04T15:50:00Z" w16du:dateUtc="2025-02-04T22:50:00Z">
        <w:r w:rsidR="003D1D67" w:rsidRPr="002961BC">
          <w:rPr>
            <w:sz w:val="24"/>
            <w:highlight w:val="yellow"/>
            <w:rPrChange w:id="229" w:author="GRASSEL, MARK C NH-03 USSF SpOC 21 CS (OL-S)/SCXG" w:date="2025-02-05T08:56:00Z" w16du:dateUtc="2025-02-05T15:56:00Z">
              <w:rPr>
                <w:sz w:val="24"/>
              </w:rPr>
            </w:rPrChange>
          </w:rPr>
          <w:t>s / designations carry</w:t>
        </w:r>
      </w:ins>
      <w:ins w:id="230" w:author="GRASSEL, MARK C NH-03 USSF SpOC 21 CS (OL-S)/SCXG" w:date="2025-02-04T15:52:00Z" w16du:dateUtc="2025-02-04T22:52:00Z">
        <w:r w:rsidR="008B6B15" w:rsidRPr="002961BC">
          <w:rPr>
            <w:sz w:val="24"/>
            <w:highlight w:val="yellow"/>
            <w:rPrChange w:id="231" w:author="GRASSEL, MARK C NH-03 USSF SpOC 21 CS (OL-S)/SCXG" w:date="2025-02-05T08:56:00Z" w16du:dateUtc="2025-02-05T15:56:00Z">
              <w:rPr>
                <w:sz w:val="24"/>
              </w:rPr>
            </w:rPrChange>
          </w:rPr>
          <w:t xml:space="preserve"> and transfer</w:t>
        </w:r>
      </w:ins>
      <w:ins w:id="232" w:author="GRASSEL, MARK C NH-03 USSF SpOC 21 CS (OL-S)/SCXG" w:date="2025-02-04T15:51:00Z" w16du:dateUtc="2025-02-04T22:51:00Z">
        <w:r w:rsidR="003D1D67" w:rsidRPr="002961BC">
          <w:rPr>
            <w:sz w:val="24"/>
            <w:highlight w:val="yellow"/>
            <w:rPrChange w:id="233" w:author="GRASSEL, MARK C NH-03 USSF SpOC 21 CS (OL-S)/SCXG" w:date="2025-02-05T08:56:00Z" w16du:dateUtc="2025-02-05T15:56:00Z">
              <w:rPr>
                <w:sz w:val="24"/>
              </w:rPr>
            </w:rPrChange>
          </w:rPr>
          <w:t xml:space="preserve"> </w:t>
        </w:r>
      </w:ins>
      <w:ins w:id="234" w:author="GRASSEL, MARK C NH-03 USSF SpOC 21 CS (OL-S)/SCXG" w:date="2025-02-04T15:49:00Z" w16du:dateUtc="2025-02-04T22:49:00Z">
        <w:r w:rsidR="00C068D0" w:rsidRPr="002961BC">
          <w:rPr>
            <w:sz w:val="24"/>
            <w:highlight w:val="yellow"/>
            <w:rPrChange w:id="235" w:author="GRASSEL, MARK C NH-03 USSF SpOC 21 CS (OL-S)/SCXG" w:date="2025-02-05T08:56:00Z" w16du:dateUtc="2025-02-05T15:56:00Z">
              <w:rPr>
                <w:sz w:val="24"/>
              </w:rPr>
            </w:rPrChange>
          </w:rPr>
          <w:t>the same</w:t>
        </w:r>
      </w:ins>
      <w:ins w:id="236" w:author="GRASSEL, MARK C NH-03 USSF SpOC 21 CS (OL-S)/SCXG" w:date="2025-02-04T15:56:00Z" w16du:dateUtc="2025-02-04T22:56:00Z">
        <w:r w:rsidR="001368CC" w:rsidRPr="002961BC">
          <w:rPr>
            <w:sz w:val="24"/>
            <w:highlight w:val="yellow"/>
            <w:rPrChange w:id="237" w:author="GRASSEL, MARK C NH-03 USSF SpOC 21 CS (OL-S)/SCXG" w:date="2025-02-05T08:56:00Z" w16du:dateUtc="2025-02-05T15:56:00Z">
              <w:rPr>
                <w:sz w:val="24"/>
              </w:rPr>
            </w:rPrChange>
          </w:rPr>
          <w:t xml:space="preserve"> program management</w:t>
        </w:r>
      </w:ins>
      <w:ins w:id="238" w:author="GRASSEL, MARK C NH-03 USSF SpOC 21 CS (OL-S)/SCXG" w:date="2025-02-04T15:49:00Z" w16du:dateUtc="2025-02-04T22:49:00Z">
        <w:r w:rsidR="00C068D0" w:rsidRPr="002961BC">
          <w:rPr>
            <w:sz w:val="24"/>
            <w:highlight w:val="yellow"/>
            <w:rPrChange w:id="239" w:author="GRASSEL, MARK C NH-03 USSF SpOC 21 CS (OL-S)/SCXG" w:date="2025-02-05T08:56:00Z" w16du:dateUtc="2025-02-05T15:56:00Z">
              <w:rPr>
                <w:sz w:val="24"/>
              </w:rPr>
            </w:rPrChange>
          </w:rPr>
          <w:t xml:space="preserve"> </w:t>
        </w:r>
      </w:ins>
      <w:ins w:id="240" w:author="GRASSEL, MARK C NH-03 USSF SpOC 21 CS (OL-S)/SCXG" w:date="2025-02-04T15:51:00Z" w16du:dateUtc="2025-02-04T22:51:00Z">
        <w:r w:rsidR="003D1D67" w:rsidRPr="002961BC">
          <w:rPr>
            <w:sz w:val="24"/>
            <w:highlight w:val="yellow"/>
            <w:rPrChange w:id="241" w:author="GRASSEL, MARK C NH-03 USSF SpOC 21 CS (OL-S)/SCXG" w:date="2025-02-05T08:56:00Z" w16du:dateUtc="2025-02-05T15:56:00Z">
              <w:rPr>
                <w:sz w:val="24"/>
              </w:rPr>
            </w:rPrChange>
          </w:rPr>
          <w:t xml:space="preserve">tasking authority to the titles / statuses / positions / designations of Subject Matter Expert or SME. </w:t>
        </w:r>
      </w:ins>
      <w:ins w:id="242" w:author="GRASSEL, MARK C NH-03 USSF SpOC 21 CS (OL-S)/SCXG" w:date="2025-02-04T15:52:00Z" w16du:dateUtc="2025-02-04T22:52:00Z">
        <w:r w:rsidR="00CF69DE" w:rsidRPr="002961BC">
          <w:rPr>
            <w:sz w:val="24"/>
            <w:highlight w:val="yellow"/>
            <w:rPrChange w:id="243" w:author="GRASSEL, MARK C NH-03 USSF SpOC 21 CS (OL-S)/SCXG" w:date="2025-02-05T08:56:00Z" w16du:dateUtc="2025-02-05T15:56:00Z">
              <w:rPr>
                <w:sz w:val="24"/>
              </w:rPr>
            </w:rPrChange>
          </w:rPr>
          <w:t xml:space="preserve">A government representative </w:t>
        </w:r>
      </w:ins>
      <w:ins w:id="244" w:author="GRASSEL, MARK C NH-03 USSF SpOC 21 CS (OL-S)/SCXG" w:date="2025-02-04T15:53:00Z" w16du:dateUtc="2025-02-04T22:53:00Z">
        <w:r w:rsidR="00A23F4A" w:rsidRPr="002961BC">
          <w:rPr>
            <w:sz w:val="24"/>
            <w:highlight w:val="yellow"/>
            <w:rPrChange w:id="245" w:author="GRASSEL, MARK C NH-03 USSF SpOC 21 CS (OL-S)/SCXG" w:date="2025-02-05T08:56:00Z" w16du:dateUtc="2025-02-05T15:56:00Z">
              <w:rPr>
                <w:sz w:val="24"/>
              </w:rPr>
            </w:rPrChange>
          </w:rPr>
          <w:t>separate from the Contracting Officer</w:t>
        </w:r>
      </w:ins>
      <w:ins w:id="246" w:author="GRASSEL, MARK C NH-03 USSF SpOC 21 CS (OL-S)/SCXG" w:date="2025-02-05T11:38:00Z" w16du:dateUtc="2025-02-05T18:38:00Z">
        <w:r w:rsidR="00681E26">
          <w:rPr>
            <w:sz w:val="24"/>
            <w:highlight w:val="yellow"/>
          </w:rPr>
          <w:t>’s</w:t>
        </w:r>
      </w:ins>
      <w:ins w:id="247" w:author="GRASSEL, MARK C NH-03 USSF SpOC 21 CS (OL-S)/SCXG" w:date="2025-02-04T15:53:00Z" w16du:dateUtc="2025-02-04T22:53:00Z">
        <w:r w:rsidR="00A23F4A" w:rsidRPr="002961BC">
          <w:rPr>
            <w:sz w:val="24"/>
            <w:highlight w:val="yellow"/>
            <w:rPrChange w:id="248" w:author="GRASSEL, MARK C NH-03 USSF SpOC 21 CS (OL-S)/SCXG" w:date="2025-02-05T08:56:00Z" w16du:dateUtc="2025-02-05T15:56:00Z">
              <w:rPr>
                <w:sz w:val="24"/>
              </w:rPr>
            </w:rPrChange>
          </w:rPr>
          <w:t xml:space="preserve"> Representative or COR </w:t>
        </w:r>
      </w:ins>
      <w:ins w:id="249" w:author="GRASSEL, MARK C NH-03 USSF SpOC 21 CS (OL-S)/SCXG" w:date="2025-02-04T15:57:00Z" w16du:dateUtc="2025-02-04T22:57:00Z">
        <w:r w:rsidR="00B83008" w:rsidRPr="002961BC">
          <w:rPr>
            <w:sz w:val="24"/>
            <w:highlight w:val="yellow"/>
            <w:rPrChange w:id="250" w:author="GRASSEL, MARK C NH-03 USSF SpOC 21 CS (OL-S)/SCXG" w:date="2025-02-05T08:56:00Z" w16du:dateUtc="2025-02-05T15:56:00Z">
              <w:rPr>
                <w:sz w:val="24"/>
              </w:rPr>
            </w:rPrChange>
          </w:rPr>
          <w:t>may</w:t>
        </w:r>
      </w:ins>
      <w:ins w:id="251" w:author="GRASSEL, MARK C NH-03 USSF SpOC 21 CS (OL-S)/SCXG" w:date="2025-02-04T15:52:00Z" w16du:dateUtc="2025-02-04T22:52:00Z">
        <w:r w:rsidR="00CF69DE" w:rsidRPr="002961BC">
          <w:rPr>
            <w:sz w:val="24"/>
            <w:highlight w:val="yellow"/>
            <w:rPrChange w:id="252" w:author="GRASSEL, MARK C NH-03 USSF SpOC 21 CS (OL-S)/SCXG" w:date="2025-02-05T08:56:00Z" w16du:dateUtc="2025-02-05T15:56:00Z">
              <w:rPr>
                <w:sz w:val="24"/>
              </w:rPr>
            </w:rPrChange>
          </w:rPr>
          <w:t xml:space="preserve"> be </w:t>
        </w:r>
      </w:ins>
      <w:ins w:id="253" w:author="GRASSEL, MARK C NH-03 USSF SpOC 21 CS (OL-S)/SCXG" w:date="2025-02-04T15:57:00Z" w16du:dateUtc="2025-02-04T22:57:00Z">
        <w:r w:rsidR="00CC68F9" w:rsidRPr="002961BC">
          <w:rPr>
            <w:sz w:val="24"/>
            <w:highlight w:val="yellow"/>
            <w:rPrChange w:id="254" w:author="GRASSEL, MARK C NH-03 USSF SpOC 21 CS (OL-S)/SCXG" w:date="2025-02-05T08:56:00Z" w16du:dateUtc="2025-02-05T15:56:00Z">
              <w:rPr>
                <w:sz w:val="24"/>
              </w:rPr>
            </w:rPrChange>
          </w:rPr>
          <w:t>appointed</w:t>
        </w:r>
      </w:ins>
      <w:ins w:id="255" w:author="GRASSEL, MARK C NH-03 USSF SpOC 21 CS (OL-S)/SCXG" w:date="2025-02-04T15:52:00Z" w16du:dateUtc="2025-02-04T22:52:00Z">
        <w:r w:rsidR="00CF69DE" w:rsidRPr="002961BC">
          <w:rPr>
            <w:sz w:val="24"/>
            <w:highlight w:val="yellow"/>
            <w:rPrChange w:id="256" w:author="GRASSEL, MARK C NH-03 USSF SpOC 21 CS (OL-S)/SCXG" w:date="2025-02-05T08:56:00Z" w16du:dateUtc="2025-02-05T15:56:00Z">
              <w:rPr>
                <w:sz w:val="24"/>
              </w:rPr>
            </w:rPrChange>
          </w:rPr>
          <w:t xml:space="preserve"> with </w:t>
        </w:r>
      </w:ins>
      <w:ins w:id="257" w:author="GRASSEL, MARK C NH-03 USSF SpOC 21 CS (OL-S)/SCXG" w:date="2025-02-04T15:53:00Z" w16du:dateUtc="2025-02-04T22:53:00Z">
        <w:r w:rsidR="00A23F4A" w:rsidRPr="002961BC">
          <w:rPr>
            <w:sz w:val="24"/>
            <w:highlight w:val="yellow"/>
            <w:rPrChange w:id="258" w:author="GRASSEL, MARK C NH-03 USSF SpOC 21 CS (OL-S)/SCXG" w:date="2025-02-05T08:56:00Z" w16du:dateUtc="2025-02-05T15:56:00Z">
              <w:rPr>
                <w:sz w:val="24"/>
              </w:rPr>
            </w:rPrChange>
          </w:rPr>
          <w:t xml:space="preserve">the </w:t>
        </w:r>
        <w:r w:rsidR="00A974BE" w:rsidRPr="002961BC">
          <w:rPr>
            <w:sz w:val="24"/>
            <w:highlight w:val="yellow"/>
            <w:rPrChange w:id="259" w:author="GRASSEL, MARK C NH-03 USSF SpOC 21 CS (OL-S)/SCXG" w:date="2025-02-05T08:56:00Z" w16du:dateUtc="2025-02-05T15:56:00Z">
              <w:rPr>
                <w:sz w:val="24"/>
              </w:rPr>
            </w:rPrChange>
          </w:rPr>
          <w:t xml:space="preserve">title / status / position / designation of </w:t>
        </w:r>
      </w:ins>
      <w:ins w:id="260" w:author="GRASSEL, MARK C NH-03 USSF SpOC 21 CS (OL-S)/SCXG" w:date="2025-02-04T15:54:00Z" w16du:dateUtc="2025-02-04T22:54:00Z">
        <w:r w:rsidR="00A974BE" w:rsidRPr="002961BC">
          <w:rPr>
            <w:sz w:val="24"/>
            <w:highlight w:val="yellow"/>
            <w:rPrChange w:id="261" w:author="GRASSEL, MARK C NH-03 USSF SpOC 21 CS (OL-S)/SCXG" w:date="2025-02-05T08:56:00Z" w16du:dateUtc="2025-02-05T15:56:00Z">
              <w:rPr>
                <w:sz w:val="24"/>
              </w:rPr>
            </w:rPrChange>
          </w:rPr>
          <w:t xml:space="preserve">Subject Matter Expert or SME, </w:t>
        </w:r>
      </w:ins>
      <w:ins w:id="262" w:author="GRASSEL, MARK C NH-03 USSF SpOC 21 CS (OL-S)/SCXG" w:date="2025-02-04T15:55:00Z" w16du:dateUtc="2025-02-04T22:55:00Z">
        <w:r w:rsidR="00E55D75" w:rsidRPr="002961BC">
          <w:rPr>
            <w:sz w:val="24"/>
            <w:highlight w:val="yellow"/>
            <w:rPrChange w:id="263" w:author="GRASSEL, MARK C NH-03 USSF SpOC 21 CS (OL-S)/SCXG" w:date="2025-02-05T08:56:00Z" w16du:dateUtc="2025-02-05T15:56:00Z">
              <w:rPr>
                <w:sz w:val="24"/>
              </w:rPr>
            </w:rPrChange>
          </w:rPr>
          <w:t>by the Contracting Officer</w:t>
        </w:r>
      </w:ins>
      <w:ins w:id="264" w:author="GRASSEL, MARK C NH-03 USSF SpOC 21 CS (OL-S)/SCXG" w:date="2025-02-05T11:38:00Z" w16du:dateUtc="2025-02-05T18:38:00Z">
        <w:r w:rsidR="00681E26">
          <w:rPr>
            <w:sz w:val="24"/>
            <w:highlight w:val="yellow"/>
          </w:rPr>
          <w:t>’s</w:t>
        </w:r>
      </w:ins>
      <w:ins w:id="265" w:author="GRASSEL, MARK C NH-03 USSF SpOC 21 CS (OL-S)/SCXG" w:date="2025-02-04T15:55:00Z" w16du:dateUtc="2025-02-04T22:55:00Z">
        <w:r w:rsidR="00E55D75" w:rsidRPr="002961BC">
          <w:rPr>
            <w:sz w:val="24"/>
            <w:highlight w:val="yellow"/>
            <w:rPrChange w:id="266" w:author="GRASSEL, MARK C NH-03 USSF SpOC 21 CS (OL-S)/SCXG" w:date="2025-02-05T08:56:00Z" w16du:dateUtc="2025-02-05T15:56:00Z">
              <w:rPr>
                <w:sz w:val="24"/>
              </w:rPr>
            </w:rPrChange>
          </w:rPr>
          <w:t xml:space="preserve"> Representative or COR </w:t>
        </w:r>
      </w:ins>
      <w:ins w:id="267" w:author="GRASSEL, MARK C NH-03 USSF SpOC 21 CS (OL-S)/SCXG" w:date="2025-02-04T15:54:00Z" w16du:dateUtc="2025-02-04T22:54:00Z">
        <w:r w:rsidR="00A974BE" w:rsidRPr="002961BC">
          <w:rPr>
            <w:sz w:val="24"/>
            <w:highlight w:val="yellow"/>
            <w:rPrChange w:id="268" w:author="GRASSEL, MARK C NH-03 USSF SpOC 21 CS (OL-S)/SCXG" w:date="2025-02-05T08:56:00Z" w16du:dateUtc="2025-02-05T15:56:00Z">
              <w:rPr>
                <w:sz w:val="24"/>
              </w:rPr>
            </w:rPrChange>
          </w:rPr>
          <w:t xml:space="preserve">for the purposes of </w:t>
        </w:r>
      </w:ins>
      <w:ins w:id="269" w:author="GRASSEL, MARK C NH-03 USSF SpOC 21 CS (OL-S)/SCXG" w:date="2025-02-04T15:55:00Z" w16du:dateUtc="2025-02-04T22:55:00Z">
        <w:r w:rsidR="00E55D75" w:rsidRPr="002961BC">
          <w:rPr>
            <w:sz w:val="24"/>
            <w:highlight w:val="yellow"/>
            <w:rPrChange w:id="270" w:author="GRASSEL, MARK C NH-03 USSF SpOC 21 CS (OL-S)/SCXG" w:date="2025-02-05T08:56:00Z" w16du:dateUtc="2025-02-05T15:56:00Z">
              <w:rPr>
                <w:sz w:val="24"/>
              </w:rPr>
            </w:rPrChange>
          </w:rPr>
          <w:t xml:space="preserve">delegated </w:t>
        </w:r>
      </w:ins>
      <w:ins w:id="271" w:author="GRASSEL, MARK C NH-03 USSF SpOC 21 CS (OL-S)/SCXG" w:date="2025-02-04T15:54:00Z" w16du:dateUtc="2025-02-04T22:54:00Z">
        <w:r w:rsidR="007F0A13" w:rsidRPr="002961BC">
          <w:rPr>
            <w:sz w:val="24"/>
            <w:highlight w:val="yellow"/>
            <w:rPrChange w:id="272" w:author="GRASSEL, MARK C NH-03 USSF SpOC 21 CS (OL-S)/SCXG" w:date="2025-02-05T08:56:00Z" w16du:dateUtc="2025-02-05T15:56:00Z">
              <w:rPr>
                <w:sz w:val="24"/>
              </w:rPr>
            </w:rPrChange>
          </w:rPr>
          <w:t xml:space="preserve">tasking authority </w:t>
        </w:r>
      </w:ins>
      <w:ins w:id="273" w:author="GRASSEL, MARK C NH-03 USSF SpOC 21 CS (OL-S)/SCXG" w:date="2025-02-04T16:07:00Z" w16du:dateUtc="2025-02-04T23:07:00Z">
        <w:r w:rsidR="007B1F54" w:rsidRPr="002961BC">
          <w:rPr>
            <w:sz w:val="24"/>
            <w:highlight w:val="yellow"/>
            <w:rPrChange w:id="274" w:author="GRASSEL, MARK C NH-03 USSF SpOC 21 CS (OL-S)/SCXG" w:date="2025-02-05T08:56:00Z" w16du:dateUtc="2025-02-05T15:56:00Z">
              <w:rPr>
                <w:sz w:val="24"/>
              </w:rPr>
            </w:rPrChange>
          </w:rPr>
          <w:t>on</w:t>
        </w:r>
      </w:ins>
      <w:ins w:id="275" w:author="GRASSEL, MARK C NH-03 USSF SpOC 21 CS (OL-S)/SCXG" w:date="2025-02-04T15:54:00Z" w16du:dateUtc="2025-02-04T22:54:00Z">
        <w:r w:rsidR="007F0A13" w:rsidRPr="002961BC">
          <w:rPr>
            <w:sz w:val="24"/>
            <w:highlight w:val="yellow"/>
            <w:rPrChange w:id="276" w:author="GRASSEL, MARK C NH-03 USSF SpOC 21 CS (OL-S)/SCXG" w:date="2025-02-05T08:56:00Z" w16du:dateUtc="2025-02-05T15:56:00Z">
              <w:rPr>
                <w:sz w:val="24"/>
              </w:rPr>
            </w:rPrChange>
          </w:rPr>
          <w:t xml:space="preserve"> all </w:t>
        </w:r>
      </w:ins>
      <w:ins w:id="277" w:author="GRASSEL, MARK C NH-03 USSF SpOC 21 CS (OL-S)/SCXG" w:date="2025-02-04T16:06:00Z" w16du:dateUtc="2025-02-04T23:06:00Z">
        <w:r w:rsidR="00556615" w:rsidRPr="002961BC">
          <w:rPr>
            <w:sz w:val="24"/>
            <w:highlight w:val="yellow"/>
            <w:rPrChange w:id="278" w:author="GRASSEL, MARK C NH-03 USSF SpOC 21 CS (OL-S)/SCXG" w:date="2025-02-05T08:56:00Z" w16du:dateUtc="2025-02-05T15:56:00Z">
              <w:rPr>
                <w:sz w:val="24"/>
              </w:rPr>
            </w:rPrChange>
          </w:rPr>
          <w:t>G</w:t>
        </w:r>
      </w:ins>
      <w:ins w:id="279" w:author="GRASSEL, MARK C NH-03 USSF SpOC 21 CS (OL-S)/SCXG" w:date="2025-02-04T15:55:00Z" w16du:dateUtc="2025-02-04T22:55:00Z">
        <w:r w:rsidR="001368CC" w:rsidRPr="002961BC">
          <w:rPr>
            <w:sz w:val="24"/>
            <w:highlight w:val="yellow"/>
            <w:rPrChange w:id="280" w:author="GRASSEL, MARK C NH-03 USSF SpOC 21 CS (OL-S)/SCXG" w:date="2025-02-05T08:56:00Z" w16du:dateUtc="2025-02-05T15:56:00Z">
              <w:rPr>
                <w:sz w:val="24"/>
              </w:rPr>
            </w:rPrChange>
          </w:rPr>
          <w:t xml:space="preserve">iant </w:t>
        </w:r>
      </w:ins>
      <w:ins w:id="281" w:author="GRASSEL, MARK C NH-03 USSF SpOC 21 CS (OL-S)/SCXG" w:date="2025-02-04T16:06:00Z" w16du:dateUtc="2025-02-04T23:06:00Z">
        <w:r w:rsidR="00556615" w:rsidRPr="002961BC">
          <w:rPr>
            <w:sz w:val="24"/>
            <w:highlight w:val="yellow"/>
            <w:rPrChange w:id="282" w:author="GRASSEL, MARK C NH-03 USSF SpOC 21 CS (OL-S)/SCXG" w:date="2025-02-05T08:56:00Z" w16du:dateUtc="2025-02-05T15:56:00Z">
              <w:rPr>
                <w:sz w:val="24"/>
              </w:rPr>
            </w:rPrChange>
          </w:rPr>
          <w:t>V</w:t>
        </w:r>
      </w:ins>
      <w:ins w:id="283" w:author="GRASSEL, MARK C NH-03 USSF SpOC 21 CS (OL-S)/SCXG" w:date="2025-02-04T15:55:00Z" w16du:dateUtc="2025-02-04T22:55:00Z">
        <w:r w:rsidR="001368CC" w:rsidRPr="002961BC">
          <w:rPr>
            <w:sz w:val="24"/>
            <w:highlight w:val="yellow"/>
            <w:rPrChange w:id="284" w:author="GRASSEL, MARK C NH-03 USSF SpOC 21 CS (OL-S)/SCXG" w:date="2025-02-05T08:56:00Z" w16du:dateUtc="2025-02-05T15:56:00Z">
              <w:rPr>
                <w:sz w:val="24"/>
              </w:rPr>
            </w:rPrChange>
          </w:rPr>
          <w:t xml:space="preserve">oice / </w:t>
        </w:r>
      </w:ins>
      <w:ins w:id="285" w:author="GRASSEL, MARK C NH-03 USSF SpOC 21 CS (OL-S)/SCXG" w:date="2025-02-04T16:06:00Z" w16du:dateUtc="2025-02-04T23:06:00Z">
        <w:r w:rsidR="00556615" w:rsidRPr="002961BC">
          <w:rPr>
            <w:sz w:val="24"/>
            <w:highlight w:val="yellow"/>
            <w:rPrChange w:id="286" w:author="GRASSEL, MARK C NH-03 USSF SpOC 21 CS (OL-S)/SCXG" w:date="2025-02-05T08:56:00Z" w16du:dateUtc="2025-02-05T15:56:00Z">
              <w:rPr>
                <w:sz w:val="24"/>
              </w:rPr>
            </w:rPrChange>
          </w:rPr>
          <w:t>P</w:t>
        </w:r>
      </w:ins>
      <w:ins w:id="287" w:author="GRASSEL, MARK C NH-03 USSF SpOC 21 CS (OL-S)/SCXG" w:date="2025-02-04T15:55:00Z" w16du:dateUtc="2025-02-04T22:55:00Z">
        <w:r w:rsidR="001368CC" w:rsidRPr="002961BC">
          <w:rPr>
            <w:sz w:val="24"/>
            <w:highlight w:val="yellow"/>
            <w:rPrChange w:id="288" w:author="GRASSEL, MARK C NH-03 USSF SpOC 21 CS (OL-S)/SCXG" w:date="2025-02-05T08:56:00Z" w16du:dateUtc="2025-02-05T15:56:00Z">
              <w:rPr>
                <w:sz w:val="24"/>
              </w:rPr>
            </w:rPrChange>
          </w:rPr>
          <w:t xml:space="preserve">ublic </w:t>
        </w:r>
      </w:ins>
      <w:ins w:id="289" w:author="GRASSEL, MARK C NH-03 USSF SpOC 21 CS (OL-S)/SCXG" w:date="2025-02-04T16:06:00Z" w16du:dateUtc="2025-02-04T23:06:00Z">
        <w:r w:rsidR="00556615" w:rsidRPr="002961BC">
          <w:rPr>
            <w:sz w:val="24"/>
            <w:highlight w:val="yellow"/>
            <w:rPrChange w:id="290" w:author="GRASSEL, MARK C NH-03 USSF SpOC 21 CS (OL-S)/SCXG" w:date="2025-02-05T08:56:00Z" w16du:dateUtc="2025-02-05T15:56:00Z">
              <w:rPr>
                <w:sz w:val="24"/>
              </w:rPr>
            </w:rPrChange>
          </w:rPr>
          <w:t>A</w:t>
        </w:r>
      </w:ins>
      <w:ins w:id="291" w:author="GRASSEL, MARK C NH-03 USSF SpOC 21 CS (OL-S)/SCXG" w:date="2025-02-04T15:55:00Z" w16du:dateUtc="2025-02-04T22:55:00Z">
        <w:r w:rsidR="001368CC" w:rsidRPr="002961BC">
          <w:rPr>
            <w:sz w:val="24"/>
            <w:highlight w:val="yellow"/>
            <w:rPrChange w:id="292" w:author="GRASSEL, MARK C NH-03 USSF SpOC 21 CS (OL-S)/SCXG" w:date="2025-02-05T08:56:00Z" w16du:dateUtc="2025-02-05T15:56:00Z">
              <w:rPr>
                <w:sz w:val="24"/>
              </w:rPr>
            </w:rPrChange>
          </w:rPr>
          <w:t>ddress system maintenance</w:t>
        </w:r>
      </w:ins>
      <w:ins w:id="293" w:author="GRASSEL, MARK C NH-03 USSF SpOC 21 CS (OL-S)/SCXG" w:date="2025-02-04T16:01:00Z" w16du:dateUtc="2025-02-04T23:01:00Z">
        <w:r w:rsidR="00C40854" w:rsidRPr="002961BC">
          <w:rPr>
            <w:sz w:val="24"/>
            <w:highlight w:val="yellow"/>
            <w:rPrChange w:id="294" w:author="GRASSEL, MARK C NH-03 USSF SpOC 21 CS (OL-S)/SCXG" w:date="2025-02-05T08:56:00Z" w16du:dateUtc="2025-02-05T15:56:00Z">
              <w:rPr>
                <w:sz w:val="24"/>
              </w:rPr>
            </w:rPrChange>
          </w:rPr>
          <w:t xml:space="preserve"> </w:t>
        </w:r>
      </w:ins>
      <w:ins w:id="295" w:author="GRASSEL, MARK C NH-03 USSF SpOC 21 CS (OL-S)/SCXG" w:date="2025-02-04T16:05:00Z" w16du:dateUtc="2025-02-04T23:05:00Z">
        <w:r w:rsidR="00707143" w:rsidRPr="002961BC">
          <w:rPr>
            <w:sz w:val="24"/>
            <w:highlight w:val="yellow"/>
            <w:rPrChange w:id="296" w:author="GRASSEL, MARK C NH-03 USSF SpOC 21 CS (OL-S)/SCXG" w:date="2025-02-05T08:56:00Z" w16du:dateUtc="2025-02-05T15:56:00Z">
              <w:rPr>
                <w:sz w:val="24"/>
              </w:rPr>
            </w:rPrChange>
          </w:rPr>
          <w:t xml:space="preserve">/ </w:t>
        </w:r>
      </w:ins>
      <w:ins w:id="297" w:author="GRASSEL, MARK C NH-03 USSF SpOC 21 CS (OL-S)/SCXG" w:date="2025-02-04T16:01:00Z" w16du:dateUtc="2025-02-04T23:01:00Z">
        <w:r w:rsidR="00C40854" w:rsidRPr="002961BC">
          <w:rPr>
            <w:sz w:val="24"/>
            <w:highlight w:val="yellow"/>
            <w:rPrChange w:id="298" w:author="GRASSEL, MARK C NH-03 USSF SpOC 21 CS (OL-S)/SCXG" w:date="2025-02-05T08:56:00Z" w16du:dateUtc="2025-02-05T15:56:00Z">
              <w:rPr>
                <w:sz w:val="24"/>
              </w:rPr>
            </w:rPrChange>
          </w:rPr>
          <w:t>program management.</w:t>
        </w:r>
      </w:ins>
      <w:ins w:id="299" w:author="GRASSEL, MARK C NH-03 USSF SpOC 21 CS (OL-S)/SCXG" w:date="2025-02-04T15:54:00Z" w16du:dateUtc="2025-02-04T22:54:00Z">
        <w:r w:rsidR="007F0A13" w:rsidRPr="002961BC">
          <w:rPr>
            <w:sz w:val="24"/>
            <w:highlight w:val="yellow"/>
            <w:rPrChange w:id="300" w:author="GRASSEL, MARK C NH-03 USSF SpOC 21 CS (OL-S)/SCXG" w:date="2025-02-05T08:56:00Z" w16du:dateUtc="2025-02-05T15:56:00Z">
              <w:rPr>
                <w:sz w:val="24"/>
              </w:rPr>
            </w:rPrChange>
          </w:rPr>
          <w:t xml:space="preserve"> </w:t>
        </w:r>
      </w:ins>
    </w:p>
    <w:p w14:paraId="45629C2E" w14:textId="77777777" w:rsidR="00521874" w:rsidRPr="00521874" w:rsidRDefault="00521874">
      <w:pPr>
        <w:pStyle w:val="ListParagraph"/>
        <w:tabs>
          <w:tab w:val="left" w:pos="2080"/>
        </w:tabs>
        <w:spacing w:before="275"/>
        <w:ind w:right="1031"/>
        <w:jc w:val="left"/>
        <w:rPr>
          <w:b/>
          <w:bCs/>
          <w:sz w:val="24"/>
          <w:rPrChange w:id="301" w:author="GRASSEL, MARK C NH-03 USSF SpOC 21 CS (OL-S)/SCXG" w:date="2025-02-04T15:45:00Z" w16du:dateUtc="2025-02-04T22:45:00Z">
            <w:rPr>
              <w:sz w:val="24"/>
            </w:rPr>
          </w:rPrChange>
        </w:rPr>
        <w:pPrChange w:id="302" w:author="GRASSEL, MARK C NH-03 USSF SpOC 21 CS (OL-S)/SCXG" w:date="2025-02-04T15:46:00Z" w16du:dateUtc="2025-02-04T22:46:00Z">
          <w:pPr>
            <w:pStyle w:val="ListParagraph"/>
            <w:numPr>
              <w:ilvl w:val="1"/>
              <w:numId w:val="2"/>
            </w:numPr>
            <w:tabs>
              <w:tab w:val="left" w:pos="2080"/>
            </w:tabs>
            <w:spacing w:before="275"/>
            <w:ind w:right="1031" w:hanging="723"/>
            <w:jc w:val="left"/>
          </w:pPr>
        </w:pPrChange>
      </w:pPr>
    </w:p>
    <w:p w14:paraId="62486C05" w14:textId="77777777" w:rsidR="00E23A5D" w:rsidRDefault="00E23A5D">
      <w:pPr>
        <w:pStyle w:val="BodyText"/>
      </w:pPr>
    </w:p>
    <w:p w14:paraId="19E8CEC0" w14:textId="03C4166C" w:rsidR="00E23A5D" w:rsidDel="000632A3" w:rsidRDefault="00CF1E04">
      <w:pPr>
        <w:pStyle w:val="BodyText"/>
        <w:ind w:left="1360" w:right="1091"/>
        <w:rPr>
          <w:moveFrom w:id="303" w:author="GRASSEL, MARK C NH-03 USSF SpOC 21 CS (OL-S)/SCXG" w:date="2025-02-04T15:41:00Z" w16du:dateUtc="2025-02-04T22:41:00Z"/>
        </w:rPr>
      </w:pPr>
      <w:moveFromRangeStart w:id="304" w:author="GRASSEL, MARK C NH-03 USSF SpOC 21 CS (OL-S)/SCXG" w:date="2025-02-04T15:41:00Z" w:name="move189576108"/>
      <w:moveFrom w:id="305" w:author="GRASSEL, MARK C NH-03 USSF SpOC 21 CS (OL-S)/SCXG" w:date="2025-02-04T15:41:00Z" w16du:dateUtc="2025-02-04T22:41:00Z">
        <w:r w:rsidDel="000632A3">
          <w:t>Recognized</w:t>
        </w:r>
        <w:r w:rsidDel="000632A3">
          <w:rPr>
            <w:spacing w:val="-5"/>
          </w:rPr>
          <w:t xml:space="preserve"> </w:t>
        </w:r>
        <w:r w:rsidDel="000632A3">
          <w:t>Holidays:</w:t>
        </w:r>
        <w:r w:rsidDel="000632A3">
          <w:rPr>
            <w:spacing w:val="-3"/>
          </w:rPr>
          <w:t xml:space="preserve"> </w:t>
        </w:r>
        <w:r w:rsidDel="000632A3">
          <w:t>The</w:t>
        </w:r>
        <w:r w:rsidDel="000632A3">
          <w:rPr>
            <w:spacing w:val="-3"/>
          </w:rPr>
          <w:t xml:space="preserve"> </w:t>
        </w:r>
        <w:r w:rsidDel="000632A3">
          <w:t>Contractor</w:t>
        </w:r>
        <w:r w:rsidDel="000632A3">
          <w:rPr>
            <w:spacing w:val="-3"/>
          </w:rPr>
          <w:t xml:space="preserve"> </w:t>
        </w:r>
        <w:r w:rsidDel="000632A3">
          <w:t>is</w:t>
        </w:r>
        <w:r w:rsidDel="000632A3">
          <w:rPr>
            <w:spacing w:val="-3"/>
          </w:rPr>
          <w:t xml:space="preserve"> </w:t>
        </w:r>
        <w:r w:rsidDel="000632A3">
          <w:t>not</w:t>
        </w:r>
        <w:r w:rsidDel="000632A3">
          <w:rPr>
            <w:spacing w:val="-4"/>
          </w:rPr>
          <w:t xml:space="preserve"> </w:t>
        </w:r>
        <w:r w:rsidDel="000632A3">
          <w:t>required</w:t>
        </w:r>
        <w:r w:rsidDel="000632A3">
          <w:rPr>
            <w:spacing w:val="-5"/>
          </w:rPr>
          <w:t xml:space="preserve"> </w:t>
        </w:r>
        <w:r w:rsidDel="000632A3">
          <w:t>to</w:t>
        </w:r>
        <w:r w:rsidDel="000632A3">
          <w:rPr>
            <w:spacing w:val="-3"/>
          </w:rPr>
          <w:t xml:space="preserve"> </w:t>
        </w:r>
        <w:r w:rsidDel="000632A3">
          <w:t>perform</w:t>
        </w:r>
        <w:r w:rsidDel="000632A3">
          <w:rPr>
            <w:spacing w:val="-3"/>
          </w:rPr>
          <w:t xml:space="preserve"> </w:t>
        </w:r>
        <w:r w:rsidDel="000632A3">
          <w:t>services</w:t>
        </w:r>
        <w:r w:rsidDel="000632A3">
          <w:rPr>
            <w:spacing w:val="-4"/>
          </w:rPr>
          <w:t xml:space="preserve"> </w:t>
        </w:r>
        <w:r w:rsidDel="000632A3">
          <w:t>on</w:t>
        </w:r>
        <w:r w:rsidDel="000632A3">
          <w:rPr>
            <w:spacing w:val="-3"/>
          </w:rPr>
          <w:t xml:space="preserve"> </w:t>
        </w:r>
        <w:r w:rsidDel="000632A3">
          <w:t>the</w:t>
        </w:r>
        <w:r w:rsidDel="000632A3">
          <w:rPr>
            <w:spacing w:val="-3"/>
          </w:rPr>
          <w:t xml:space="preserve"> </w:t>
        </w:r>
        <w:r w:rsidDel="000632A3">
          <w:t>following Federal Holidays:</w:t>
        </w:r>
      </w:moveFrom>
    </w:p>
    <w:p w14:paraId="49E9DAC3" w14:textId="3308A037" w:rsidR="00E23A5D" w:rsidDel="000632A3" w:rsidRDefault="00CF1E04">
      <w:pPr>
        <w:tabs>
          <w:tab w:val="left" w:pos="6400"/>
        </w:tabs>
        <w:spacing w:before="275"/>
        <w:ind w:left="2260"/>
        <w:rPr>
          <w:moveFrom w:id="306" w:author="GRASSEL, MARK C NH-03 USSF SpOC 21 CS (OL-S)/SCXG" w:date="2025-02-04T15:41:00Z" w16du:dateUtc="2025-02-04T22:41:00Z"/>
        </w:rPr>
      </w:pPr>
      <w:moveFrom w:id="307" w:author="GRASSEL, MARK C NH-03 USSF SpOC 21 CS (OL-S)/SCXG" w:date="2025-02-04T15:41:00Z" w16du:dateUtc="2025-02-04T22:41:00Z">
        <w:r w:rsidDel="000632A3">
          <w:rPr>
            <w:spacing w:val="-2"/>
          </w:rPr>
          <w:t>New</w:t>
        </w:r>
        <w:r w:rsidDel="000632A3">
          <w:rPr>
            <w:spacing w:val="-16"/>
          </w:rPr>
          <w:t xml:space="preserve"> </w:t>
        </w:r>
        <w:r w:rsidDel="000632A3">
          <w:rPr>
            <w:spacing w:val="-2"/>
          </w:rPr>
          <w:t>Year’s</w:t>
        </w:r>
        <w:r w:rsidDel="000632A3">
          <w:rPr>
            <w:spacing w:val="-11"/>
          </w:rPr>
          <w:t xml:space="preserve"> </w:t>
        </w:r>
        <w:r w:rsidDel="000632A3">
          <w:rPr>
            <w:spacing w:val="-5"/>
          </w:rPr>
          <w:t>Day</w:t>
        </w:r>
        <w:r w:rsidDel="000632A3">
          <w:tab/>
          <w:t>Labor</w:t>
        </w:r>
        <w:r w:rsidDel="000632A3">
          <w:rPr>
            <w:spacing w:val="-9"/>
          </w:rPr>
          <w:t xml:space="preserve"> </w:t>
        </w:r>
        <w:r w:rsidDel="000632A3">
          <w:rPr>
            <w:spacing w:val="-5"/>
          </w:rPr>
          <w:t>Day</w:t>
        </w:r>
      </w:moveFrom>
    </w:p>
    <w:p w14:paraId="411CA4B1" w14:textId="09015214" w:rsidR="00E23A5D" w:rsidDel="000632A3" w:rsidRDefault="00CF1E04">
      <w:pPr>
        <w:tabs>
          <w:tab w:val="left" w:pos="6400"/>
        </w:tabs>
        <w:ind w:left="2250"/>
        <w:rPr>
          <w:moveFrom w:id="308" w:author="GRASSEL, MARK C NH-03 USSF SpOC 21 CS (OL-S)/SCXG" w:date="2025-02-04T15:41:00Z" w16du:dateUtc="2025-02-04T22:41:00Z"/>
        </w:rPr>
      </w:pPr>
      <w:moveFrom w:id="309" w:author="GRASSEL, MARK C NH-03 USSF SpOC 21 CS (OL-S)/SCXG" w:date="2025-02-04T15:41:00Z" w16du:dateUtc="2025-02-04T22:41:00Z">
        <w:r w:rsidDel="000632A3">
          <w:t>Martin</w:t>
        </w:r>
        <w:r w:rsidDel="000632A3">
          <w:rPr>
            <w:spacing w:val="-7"/>
          </w:rPr>
          <w:t xml:space="preserve"> </w:t>
        </w:r>
        <w:r w:rsidDel="000632A3">
          <w:t>Luther</w:t>
        </w:r>
        <w:r w:rsidDel="000632A3">
          <w:rPr>
            <w:spacing w:val="-6"/>
          </w:rPr>
          <w:t xml:space="preserve"> </w:t>
        </w:r>
        <w:r w:rsidDel="000632A3">
          <w:t>King</w:t>
        </w:r>
        <w:r w:rsidDel="000632A3">
          <w:rPr>
            <w:spacing w:val="-6"/>
          </w:rPr>
          <w:t xml:space="preserve"> </w:t>
        </w:r>
        <w:r w:rsidDel="000632A3">
          <w:t>Jr.’s</w:t>
        </w:r>
        <w:r w:rsidDel="000632A3">
          <w:rPr>
            <w:spacing w:val="-7"/>
          </w:rPr>
          <w:t xml:space="preserve"> </w:t>
        </w:r>
        <w:r w:rsidDel="000632A3">
          <w:rPr>
            <w:spacing w:val="-2"/>
          </w:rPr>
          <w:t>Birthday</w:t>
        </w:r>
        <w:r w:rsidDel="000632A3">
          <w:tab/>
          <w:t>Columbus</w:t>
        </w:r>
        <w:r w:rsidDel="000632A3">
          <w:rPr>
            <w:spacing w:val="-13"/>
          </w:rPr>
          <w:t xml:space="preserve"> </w:t>
        </w:r>
        <w:r w:rsidDel="000632A3">
          <w:rPr>
            <w:spacing w:val="-5"/>
          </w:rPr>
          <w:t>Day</w:t>
        </w:r>
      </w:moveFrom>
    </w:p>
    <w:p w14:paraId="1B3A3891" w14:textId="011659F3" w:rsidR="00E23A5D" w:rsidDel="000632A3" w:rsidRDefault="00CF1E04">
      <w:pPr>
        <w:tabs>
          <w:tab w:val="left" w:pos="6391"/>
        </w:tabs>
        <w:ind w:left="2248"/>
        <w:rPr>
          <w:moveFrom w:id="310" w:author="GRASSEL, MARK C NH-03 USSF SpOC 21 CS (OL-S)/SCXG" w:date="2025-02-04T15:41:00Z" w16du:dateUtc="2025-02-04T22:41:00Z"/>
        </w:rPr>
      </w:pPr>
      <w:moveFrom w:id="311" w:author="GRASSEL, MARK C NH-03 USSF SpOC 21 CS (OL-S)/SCXG" w:date="2025-02-04T15:41:00Z" w16du:dateUtc="2025-02-04T22:41:00Z">
        <w:r w:rsidDel="000632A3">
          <w:rPr>
            <w:spacing w:val="-2"/>
          </w:rPr>
          <w:t>President’s</w:t>
        </w:r>
        <w:r w:rsidDel="000632A3">
          <w:rPr>
            <w:spacing w:val="6"/>
          </w:rPr>
          <w:t xml:space="preserve"> </w:t>
        </w:r>
        <w:r w:rsidDel="000632A3">
          <w:rPr>
            <w:spacing w:val="-5"/>
          </w:rPr>
          <w:t>Day</w:t>
        </w:r>
        <w:r w:rsidDel="000632A3">
          <w:tab/>
          <w:t>Veteran’s</w:t>
        </w:r>
        <w:r w:rsidDel="000632A3">
          <w:rPr>
            <w:spacing w:val="-11"/>
          </w:rPr>
          <w:t xml:space="preserve"> </w:t>
        </w:r>
        <w:r w:rsidDel="000632A3">
          <w:rPr>
            <w:spacing w:val="-5"/>
          </w:rPr>
          <w:t>Day</w:t>
        </w:r>
      </w:moveFrom>
    </w:p>
    <w:p w14:paraId="1481CA6C" w14:textId="74E7F947" w:rsidR="00E23A5D" w:rsidDel="000632A3" w:rsidRDefault="00CF1E04">
      <w:pPr>
        <w:tabs>
          <w:tab w:val="left" w:pos="6398"/>
        </w:tabs>
        <w:ind w:left="2259"/>
        <w:rPr>
          <w:moveFrom w:id="312" w:author="GRASSEL, MARK C NH-03 USSF SpOC 21 CS (OL-S)/SCXG" w:date="2025-02-04T15:41:00Z" w16du:dateUtc="2025-02-04T22:41:00Z"/>
        </w:rPr>
      </w:pPr>
      <w:moveFrom w:id="313" w:author="GRASSEL, MARK C NH-03 USSF SpOC 21 CS (OL-S)/SCXG" w:date="2025-02-04T15:41:00Z" w16du:dateUtc="2025-02-04T22:41:00Z">
        <w:r w:rsidDel="000632A3">
          <w:t>Memorial</w:t>
        </w:r>
        <w:r w:rsidDel="000632A3">
          <w:rPr>
            <w:spacing w:val="-14"/>
          </w:rPr>
          <w:t xml:space="preserve"> </w:t>
        </w:r>
        <w:r w:rsidDel="000632A3">
          <w:rPr>
            <w:spacing w:val="-5"/>
          </w:rPr>
          <w:t>Day</w:t>
        </w:r>
        <w:r w:rsidDel="000632A3">
          <w:tab/>
        </w:r>
        <w:r w:rsidDel="000632A3">
          <w:rPr>
            <w:spacing w:val="-2"/>
          </w:rPr>
          <w:t>Thanksgiving</w:t>
        </w:r>
        <w:r w:rsidDel="000632A3">
          <w:rPr>
            <w:spacing w:val="7"/>
          </w:rPr>
          <w:t xml:space="preserve"> </w:t>
        </w:r>
        <w:r w:rsidDel="000632A3">
          <w:rPr>
            <w:spacing w:val="-5"/>
          </w:rPr>
          <w:t>Day</w:t>
        </w:r>
      </w:moveFrom>
    </w:p>
    <w:p w14:paraId="71F5900F" w14:textId="16A6DE12" w:rsidR="00E23A5D" w:rsidDel="000632A3" w:rsidRDefault="00CF1E04">
      <w:pPr>
        <w:tabs>
          <w:tab w:val="left" w:pos="6398"/>
        </w:tabs>
        <w:spacing w:line="253" w:lineRule="exact"/>
        <w:ind w:left="2259"/>
        <w:rPr>
          <w:moveFrom w:id="314" w:author="GRASSEL, MARK C NH-03 USSF SpOC 21 CS (OL-S)/SCXG" w:date="2025-02-04T15:41:00Z" w16du:dateUtc="2025-02-04T22:41:00Z"/>
        </w:rPr>
      </w:pPr>
      <w:moveFrom w:id="315" w:author="GRASSEL, MARK C NH-03 USSF SpOC 21 CS (OL-S)/SCXG" w:date="2025-02-04T15:41:00Z" w16du:dateUtc="2025-02-04T22:41:00Z">
        <w:r w:rsidDel="000632A3">
          <w:rPr>
            <w:spacing w:val="-2"/>
          </w:rPr>
          <w:t>Juneteenth</w:t>
        </w:r>
        <w:r w:rsidDel="000632A3">
          <w:tab/>
          <w:t>Christmas</w:t>
        </w:r>
        <w:r w:rsidDel="000632A3">
          <w:rPr>
            <w:spacing w:val="-13"/>
          </w:rPr>
          <w:t xml:space="preserve"> </w:t>
        </w:r>
        <w:r w:rsidDel="000632A3">
          <w:rPr>
            <w:spacing w:val="-5"/>
          </w:rPr>
          <w:t>Day</w:t>
        </w:r>
      </w:moveFrom>
    </w:p>
    <w:p w14:paraId="25B91749" w14:textId="39A511C0" w:rsidR="00E23A5D" w:rsidRDefault="00CF1E04">
      <w:pPr>
        <w:spacing w:line="253" w:lineRule="exact"/>
        <w:ind w:left="2259"/>
      </w:pPr>
      <w:moveFrom w:id="316" w:author="GRASSEL, MARK C NH-03 USSF SpOC 21 CS (OL-S)/SCXG" w:date="2025-02-04T15:41:00Z" w16du:dateUtc="2025-02-04T22:41:00Z">
        <w:r w:rsidDel="000632A3">
          <w:rPr>
            <w:spacing w:val="-2"/>
          </w:rPr>
          <w:t>Independence</w:t>
        </w:r>
        <w:r w:rsidDel="000632A3">
          <w:rPr>
            <w:spacing w:val="5"/>
          </w:rPr>
          <w:t xml:space="preserve"> </w:t>
        </w:r>
        <w:r w:rsidDel="000632A3">
          <w:rPr>
            <w:spacing w:val="-5"/>
          </w:rPr>
          <w:t>Day</w:t>
        </w:r>
      </w:moveFrom>
      <w:moveFromRangeEnd w:id="304"/>
    </w:p>
    <w:p w14:paraId="4101652C" w14:textId="77777777" w:rsidR="00E23A5D" w:rsidRDefault="00E23A5D">
      <w:pPr>
        <w:spacing w:line="253" w:lineRule="exact"/>
        <w:sectPr w:rsidR="00E23A5D">
          <w:pgSz w:w="12240" w:h="15840"/>
          <w:pgMar w:top="1240" w:right="400" w:bottom="0" w:left="80" w:header="857" w:footer="0" w:gutter="0"/>
          <w:cols w:space="720"/>
        </w:sectPr>
      </w:pPr>
    </w:p>
    <w:p w14:paraId="0D375D89" w14:textId="77777777" w:rsidR="00E23A5D" w:rsidRDefault="00CF1E04">
      <w:pPr>
        <w:pStyle w:val="ListParagraph"/>
        <w:numPr>
          <w:ilvl w:val="1"/>
          <w:numId w:val="2"/>
        </w:numPr>
        <w:tabs>
          <w:tab w:val="left" w:pos="1440"/>
        </w:tabs>
        <w:spacing w:before="80"/>
        <w:ind w:left="720" w:right="600" w:firstLine="0"/>
        <w:jc w:val="both"/>
        <w:rPr>
          <w:sz w:val="24"/>
        </w:rPr>
        <w:pPrChange w:id="317" w:author="GRASSEL, MARK C NH-03 USSF SpOC 21 CS (OL-S)/SCXG" w:date="2025-02-05T09:18:00Z" w16du:dateUtc="2025-02-05T16:18:00Z">
          <w:pPr>
            <w:pStyle w:val="ListParagraph"/>
            <w:numPr>
              <w:ilvl w:val="1"/>
              <w:numId w:val="2"/>
            </w:numPr>
            <w:tabs>
              <w:tab w:val="left" w:pos="2080"/>
            </w:tabs>
            <w:spacing w:before="80"/>
            <w:ind w:left="1360" w:hanging="723"/>
            <w:jc w:val="left"/>
          </w:pPr>
        </w:pPrChange>
      </w:pPr>
      <w:r>
        <w:rPr>
          <w:b/>
          <w:sz w:val="24"/>
        </w:rPr>
        <w:lastRenderedPageBreak/>
        <w:t xml:space="preserve">PERFORMANCE: </w:t>
      </w:r>
      <w:r>
        <w:rPr>
          <w:sz w:val="24"/>
        </w:rPr>
        <w:t xml:space="preserve">The below are the minimum performance requirements for </w:t>
      </w:r>
      <w:r>
        <w:rPr>
          <w:spacing w:val="-2"/>
          <w:sz w:val="24"/>
        </w:rPr>
        <w:t>Contractor:</w:t>
      </w:r>
    </w:p>
    <w:p w14:paraId="1CB2D5EF" w14:textId="77777777" w:rsidR="00E23A5D" w:rsidRDefault="00CF1E04" w:rsidP="00F100BC">
      <w:pPr>
        <w:pStyle w:val="ListParagraph"/>
        <w:numPr>
          <w:ilvl w:val="2"/>
          <w:numId w:val="2"/>
        </w:numPr>
        <w:tabs>
          <w:tab w:val="left" w:pos="1440"/>
          <w:tab w:val="left" w:pos="11070"/>
        </w:tabs>
        <w:spacing w:before="274"/>
        <w:ind w:left="720" w:right="600" w:firstLine="0"/>
        <w:jc w:val="both"/>
        <w:rPr>
          <w:ins w:id="318" w:author="GRASSEL, MARK C NH-03 USSF SpOC 21 CS (OL-S)/SCXG" w:date="2025-02-05T09:20:00Z" w16du:dateUtc="2025-02-05T16:20:00Z"/>
          <w:sz w:val="24"/>
        </w:rPr>
      </w:pPr>
      <w:r w:rsidRPr="0076288F">
        <w:rPr>
          <w:b/>
          <w:bCs/>
          <w:sz w:val="24"/>
          <w:rPrChange w:id="319" w:author="GRASSEL, MARK C NH-03 USSF SpOC 21 CS (OL-S)/SCXG" w:date="2025-02-04T16:30:00Z" w16du:dateUtc="2025-02-04T23:30:00Z">
            <w:rPr>
              <w:sz w:val="24"/>
            </w:rPr>
          </w:rPrChange>
        </w:rPr>
        <w:t>Basic Services:</w:t>
      </w:r>
      <w:r>
        <w:rPr>
          <w:sz w:val="24"/>
        </w:rPr>
        <w:t xml:space="preserve"> The Contractor shall provide non-personal services including all management, supervision, transportation, tools, freight, rentals, and labor necessary to maintain Giant</w:t>
      </w:r>
      <w:r>
        <w:rPr>
          <w:spacing w:val="40"/>
          <w:sz w:val="24"/>
        </w:rPr>
        <w:t xml:space="preserve"> </w:t>
      </w:r>
      <w:r>
        <w:rPr>
          <w:sz w:val="24"/>
        </w:rPr>
        <w:t>Voice / Public Address for the below systems:</w:t>
      </w:r>
    </w:p>
    <w:p w14:paraId="460433D2" w14:textId="77777777" w:rsidR="00F100BC" w:rsidRPr="00F100BC" w:rsidRDefault="00F100BC">
      <w:pPr>
        <w:tabs>
          <w:tab w:val="left" w:pos="1440"/>
          <w:tab w:val="left" w:pos="11070"/>
        </w:tabs>
        <w:ind w:left="720" w:right="600"/>
        <w:rPr>
          <w:sz w:val="24"/>
          <w:rPrChange w:id="320" w:author="GRASSEL, MARK C NH-03 USSF SpOC 21 CS (OL-S)/SCXG" w:date="2025-02-05T09:20:00Z" w16du:dateUtc="2025-02-05T16:20:00Z">
            <w:rPr/>
          </w:rPrChange>
        </w:rPr>
        <w:pPrChange w:id="321" w:author="GRASSEL, MARK C NH-03 USSF SpOC 21 CS (OL-S)/SCXG" w:date="2025-02-05T09:20:00Z" w16du:dateUtc="2025-02-05T16:20:00Z">
          <w:pPr>
            <w:pStyle w:val="ListParagraph"/>
            <w:numPr>
              <w:ilvl w:val="2"/>
              <w:numId w:val="2"/>
            </w:numPr>
            <w:tabs>
              <w:tab w:val="left" w:pos="2116"/>
            </w:tabs>
            <w:spacing w:before="274"/>
            <w:ind w:hanging="759"/>
            <w:jc w:val="right"/>
          </w:pPr>
        </w:pPrChange>
      </w:pPr>
    </w:p>
    <w:p w14:paraId="2D78E535" w14:textId="77777777" w:rsidR="00E23A5D" w:rsidRDefault="00CF1E04">
      <w:pPr>
        <w:pStyle w:val="BodyText"/>
        <w:tabs>
          <w:tab w:val="left" w:pos="10530"/>
        </w:tabs>
        <w:ind w:left="720" w:right="600"/>
        <w:jc w:val="both"/>
        <w:pPrChange w:id="322" w:author="GRASSEL, MARK C NH-03 USSF SpOC 21 CS (OL-S)/SCXG" w:date="2025-02-05T09:19:00Z" w16du:dateUtc="2025-02-05T16:19:00Z">
          <w:pPr>
            <w:pStyle w:val="BodyText"/>
            <w:ind w:left="2080" w:right="1034"/>
            <w:jc w:val="both"/>
          </w:pPr>
        </w:pPrChange>
      </w:pPr>
      <w:r>
        <w:rPr>
          <w:b/>
        </w:rPr>
        <w:t xml:space="preserve">PSFB Systems: </w:t>
      </w:r>
      <w:r>
        <w:t>The PSFB Giant Voice System includes the Whelen E-2010 Central Control Station, CentrAlert EOS controller with the Guardian user interface and radio located in building 845 Colorado Springs Regional Command Post (CSRCP) and in building</w:t>
      </w:r>
      <w:r>
        <w:rPr>
          <w:spacing w:val="-5"/>
        </w:rPr>
        <w:t xml:space="preserve"> </w:t>
      </w:r>
      <w:r>
        <w:t>1158</w:t>
      </w:r>
      <w:r>
        <w:rPr>
          <w:spacing w:val="-5"/>
        </w:rPr>
        <w:t xml:space="preserve"> </w:t>
      </w:r>
      <w:r>
        <w:t>(alternate</w:t>
      </w:r>
      <w:r>
        <w:rPr>
          <w:spacing w:val="-5"/>
        </w:rPr>
        <w:t xml:space="preserve"> </w:t>
      </w:r>
      <w:r>
        <w:t>CSRCP),</w:t>
      </w:r>
      <w:r>
        <w:rPr>
          <w:spacing w:val="-3"/>
        </w:rPr>
        <w:t xml:space="preserve"> </w:t>
      </w:r>
      <w:r>
        <w:t>one</w:t>
      </w:r>
      <w:r>
        <w:rPr>
          <w:spacing w:val="-3"/>
        </w:rPr>
        <w:t xml:space="preserve"> </w:t>
      </w:r>
      <w:r>
        <w:t>Giant</w:t>
      </w:r>
      <w:r>
        <w:rPr>
          <w:spacing w:val="-3"/>
        </w:rPr>
        <w:t xml:space="preserve"> </w:t>
      </w:r>
      <w:r>
        <w:t>Voice</w:t>
      </w:r>
      <w:r>
        <w:rPr>
          <w:spacing w:val="-3"/>
        </w:rPr>
        <w:t xml:space="preserve"> </w:t>
      </w:r>
      <w:r>
        <w:t>UHF</w:t>
      </w:r>
      <w:r>
        <w:rPr>
          <w:spacing w:val="-4"/>
        </w:rPr>
        <w:t xml:space="preserve"> </w:t>
      </w:r>
      <w:r>
        <w:t>omni-directional</w:t>
      </w:r>
      <w:r>
        <w:rPr>
          <w:spacing w:val="-4"/>
        </w:rPr>
        <w:t xml:space="preserve"> </w:t>
      </w:r>
      <w:r>
        <w:t>antenna</w:t>
      </w:r>
      <w:r>
        <w:rPr>
          <w:spacing w:val="-5"/>
        </w:rPr>
        <w:t xml:space="preserve"> </w:t>
      </w:r>
      <w:r>
        <w:t>located on each</w:t>
      </w:r>
      <w:r>
        <w:rPr>
          <w:spacing w:val="40"/>
        </w:rPr>
        <w:t xml:space="preserve"> </w:t>
      </w:r>
      <w:r>
        <w:t>respective rooftop and the Whelen WPS-2905 voice &amp; siren warning system located on five emergency broadcast towers. Notwithstanding the above, radios and controllers might be moved to new locations TBD.</w:t>
      </w:r>
    </w:p>
    <w:p w14:paraId="4B99056E" w14:textId="77777777" w:rsidR="00E23A5D" w:rsidRDefault="00E23A5D">
      <w:pPr>
        <w:pStyle w:val="BodyText"/>
      </w:pPr>
    </w:p>
    <w:p w14:paraId="364FCA0C" w14:textId="77777777" w:rsidR="00E23A5D" w:rsidRDefault="00CF1E04">
      <w:pPr>
        <w:pStyle w:val="BodyText"/>
        <w:spacing w:before="1"/>
        <w:ind w:left="720" w:right="600"/>
        <w:jc w:val="both"/>
        <w:pPrChange w:id="323" w:author="GRASSEL, MARK C NH-03 USSF SpOC 21 CS (OL-S)/SCXG" w:date="2025-02-05T09:20:00Z" w16du:dateUtc="2025-02-05T16:20:00Z">
          <w:pPr>
            <w:pStyle w:val="BodyText"/>
            <w:spacing w:before="1"/>
            <w:ind w:left="2080" w:right="1029"/>
            <w:jc w:val="both"/>
          </w:pPr>
        </w:pPrChange>
      </w:pPr>
      <w:r>
        <w:rPr>
          <w:b/>
        </w:rPr>
        <w:t xml:space="preserve">SSFB Systems: </w:t>
      </w:r>
      <w:r>
        <w:t>The SSFB Giant Voice System includes Federal Signal modular Speaker arrays,</w:t>
      </w:r>
      <w:r>
        <w:rPr>
          <w:spacing w:val="-15"/>
        </w:rPr>
        <w:t xml:space="preserve"> </w:t>
      </w:r>
      <w:r>
        <w:t>Omni-</w:t>
      </w:r>
      <w:r>
        <w:rPr>
          <w:spacing w:val="-14"/>
        </w:rPr>
        <w:t xml:space="preserve"> </w:t>
      </w:r>
      <w:r>
        <w:t>directional</w:t>
      </w:r>
      <w:r>
        <w:rPr>
          <w:spacing w:val="-15"/>
        </w:rPr>
        <w:t xml:space="preserve"> </w:t>
      </w:r>
      <w:r>
        <w:t>and</w:t>
      </w:r>
      <w:r>
        <w:rPr>
          <w:spacing w:val="-14"/>
        </w:rPr>
        <w:t xml:space="preserve"> </w:t>
      </w:r>
      <w:r>
        <w:t>Directional</w:t>
      </w:r>
      <w:r>
        <w:rPr>
          <w:spacing w:val="-14"/>
        </w:rPr>
        <w:t xml:space="preserve"> </w:t>
      </w:r>
      <w:r>
        <w:t>Speaker</w:t>
      </w:r>
      <w:r>
        <w:rPr>
          <w:spacing w:val="-14"/>
        </w:rPr>
        <w:t xml:space="preserve"> </w:t>
      </w:r>
      <w:r>
        <w:t>Array</w:t>
      </w:r>
      <w:r>
        <w:rPr>
          <w:spacing w:val="-15"/>
        </w:rPr>
        <w:t xml:space="preserve"> </w:t>
      </w:r>
      <w:r>
        <w:t>(DSA)</w:t>
      </w:r>
      <w:r>
        <w:rPr>
          <w:spacing w:val="-14"/>
        </w:rPr>
        <w:t xml:space="preserve"> </w:t>
      </w:r>
      <w:r>
        <w:t>high</w:t>
      </w:r>
      <w:r>
        <w:rPr>
          <w:spacing w:val="-14"/>
        </w:rPr>
        <w:t xml:space="preserve"> </w:t>
      </w:r>
      <w:r>
        <w:t>power</w:t>
      </w:r>
      <w:r>
        <w:rPr>
          <w:spacing w:val="-14"/>
        </w:rPr>
        <w:t xml:space="preserve"> </w:t>
      </w:r>
      <w:r>
        <w:t>voice</w:t>
      </w:r>
      <w:r>
        <w:rPr>
          <w:spacing w:val="-14"/>
        </w:rPr>
        <w:t xml:space="preserve"> </w:t>
      </w:r>
      <w:r>
        <w:t>and</w:t>
      </w:r>
      <w:r>
        <w:rPr>
          <w:spacing w:val="-15"/>
        </w:rPr>
        <w:t xml:space="preserve"> </w:t>
      </w:r>
      <w:r>
        <w:t>siren systems. These systems are located on nine (9) emergency towers, the Federal Central Computer</w:t>
      </w:r>
      <w:r>
        <w:rPr>
          <w:spacing w:val="-15"/>
        </w:rPr>
        <w:t xml:space="preserve"> </w:t>
      </w:r>
      <w:r>
        <w:t>Unit</w:t>
      </w:r>
      <w:r>
        <w:rPr>
          <w:spacing w:val="-15"/>
        </w:rPr>
        <w:t xml:space="preserve"> </w:t>
      </w:r>
      <w:r>
        <w:t>(CCU),</w:t>
      </w:r>
      <w:r>
        <w:rPr>
          <w:spacing w:val="-15"/>
        </w:rPr>
        <w:t xml:space="preserve"> </w:t>
      </w:r>
      <w:r>
        <w:t>the</w:t>
      </w:r>
      <w:r>
        <w:rPr>
          <w:spacing w:val="-15"/>
        </w:rPr>
        <w:t xml:space="preserve"> </w:t>
      </w:r>
      <w:r>
        <w:t>SS2000+</w:t>
      </w:r>
      <w:r>
        <w:rPr>
          <w:spacing w:val="-15"/>
        </w:rPr>
        <w:t xml:space="preserve"> </w:t>
      </w:r>
      <w:r>
        <w:t>terminal</w:t>
      </w:r>
      <w:r>
        <w:rPr>
          <w:spacing w:val="-15"/>
        </w:rPr>
        <w:t xml:space="preserve"> </w:t>
      </w:r>
      <w:r>
        <w:t>and</w:t>
      </w:r>
      <w:r>
        <w:rPr>
          <w:spacing w:val="-15"/>
        </w:rPr>
        <w:t xml:space="preserve"> </w:t>
      </w:r>
      <w:r>
        <w:t>ADHOC</w:t>
      </w:r>
      <w:r>
        <w:rPr>
          <w:spacing w:val="-15"/>
        </w:rPr>
        <w:t xml:space="preserve"> </w:t>
      </w:r>
      <w:r>
        <w:t>system</w:t>
      </w:r>
      <w:r>
        <w:rPr>
          <w:spacing w:val="-15"/>
        </w:rPr>
        <w:t xml:space="preserve"> </w:t>
      </w:r>
      <w:r>
        <w:t>located</w:t>
      </w:r>
      <w:r>
        <w:rPr>
          <w:spacing w:val="-15"/>
        </w:rPr>
        <w:t xml:space="preserve"> </w:t>
      </w:r>
      <w:r>
        <w:t>in</w:t>
      </w:r>
      <w:r>
        <w:rPr>
          <w:spacing w:val="-15"/>
        </w:rPr>
        <w:t xml:space="preserve"> </w:t>
      </w:r>
      <w:r>
        <w:t>Building</w:t>
      </w:r>
      <w:r>
        <w:rPr>
          <w:spacing w:val="-15"/>
        </w:rPr>
        <w:t xml:space="preserve"> </w:t>
      </w:r>
      <w:r>
        <w:t>400, Mod-2A, so the system operates within manufactured specifications and broadcasts the emergency tones/warning, voice announcements and the rest that occurs throughout the base at 1200 local time on Fridays.</w:t>
      </w:r>
    </w:p>
    <w:p w14:paraId="1299C43A" w14:textId="77777777" w:rsidR="00E23A5D" w:rsidRDefault="00E23A5D">
      <w:pPr>
        <w:pStyle w:val="BodyText"/>
      </w:pPr>
    </w:p>
    <w:p w14:paraId="6913B0CB" w14:textId="77777777" w:rsidR="00E23A5D" w:rsidRDefault="00CF1E04">
      <w:pPr>
        <w:pStyle w:val="BodyText"/>
        <w:tabs>
          <w:tab w:val="left" w:pos="10620"/>
        </w:tabs>
        <w:ind w:left="720" w:right="600"/>
        <w:jc w:val="both"/>
        <w:pPrChange w:id="324" w:author="GRASSEL, MARK C NH-03 USSF SpOC 21 CS (OL-S)/SCXG" w:date="2025-02-05T09:20:00Z" w16du:dateUtc="2025-02-05T16:20:00Z">
          <w:pPr>
            <w:pStyle w:val="BodyText"/>
            <w:ind w:left="2080" w:right="1029"/>
            <w:jc w:val="both"/>
          </w:pPr>
        </w:pPrChange>
      </w:pPr>
      <w:r>
        <w:t>The</w:t>
      </w:r>
      <w:r>
        <w:rPr>
          <w:spacing w:val="-1"/>
        </w:rPr>
        <w:t xml:space="preserve"> </w:t>
      </w:r>
      <w:r>
        <w:t>SSFB</w:t>
      </w:r>
      <w:r>
        <w:rPr>
          <w:spacing w:val="-2"/>
        </w:rPr>
        <w:t xml:space="preserve"> </w:t>
      </w:r>
      <w:r>
        <w:t>Public</w:t>
      </w:r>
      <w:r>
        <w:rPr>
          <w:spacing w:val="-2"/>
        </w:rPr>
        <w:t xml:space="preserve"> </w:t>
      </w:r>
      <w:r>
        <w:t>Address</w:t>
      </w:r>
      <w:r>
        <w:rPr>
          <w:spacing w:val="-1"/>
        </w:rPr>
        <w:t xml:space="preserve"> </w:t>
      </w:r>
      <w:r>
        <w:t>System</w:t>
      </w:r>
      <w:r>
        <w:rPr>
          <w:spacing w:val="-2"/>
        </w:rPr>
        <w:t xml:space="preserve"> </w:t>
      </w:r>
      <w:r>
        <w:t>(PA)</w:t>
      </w:r>
      <w:r>
        <w:rPr>
          <w:spacing w:val="-1"/>
        </w:rPr>
        <w:t xml:space="preserve"> </w:t>
      </w:r>
      <w:r>
        <w:t>enables</w:t>
      </w:r>
      <w:r>
        <w:rPr>
          <w:spacing w:val="-2"/>
        </w:rPr>
        <w:t xml:space="preserve"> </w:t>
      </w:r>
      <w:r>
        <w:t>the</w:t>
      </w:r>
      <w:r>
        <w:rPr>
          <w:spacing w:val="-2"/>
        </w:rPr>
        <w:t xml:space="preserve"> </w:t>
      </w:r>
      <w:r>
        <w:t>base</w:t>
      </w:r>
      <w:r>
        <w:rPr>
          <w:spacing w:val="-2"/>
        </w:rPr>
        <w:t xml:space="preserve"> </w:t>
      </w:r>
      <w:r>
        <w:t>population</w:t>
      </w:r>
      <w:r>
        <w:rPr>
          <w:spacing w:val="-1"/>
        </w:rPr>
        <w:t xml:space="preserve"> </w:t>
      </w:r>
      <w:r>
        <w:t>to</w:t>
      </w:r>
      <w:r>
        <w:rPr>
          <w:spacing w:val="-2"/>
        </w:rPr>
        <w:t xml:space="preserve"> </w:t>
      </w:r>
      <w:r>
        <w:t>receive</w:t>
      </w:r>
      <w:r>
        <w:rPr>
          <w:spacing w:val="-2"/>
        </w:rPr>
        <w:t xml:space="preserve"> </w:t>
      </w:r>
      <w:r>
        <w:t>emergency announcements</w:t>
      </w:r>
      <w:r>
        <w:rPr>
          <w:spacing w:val="-14"/>
        </w:rPr>
        <w:t xml:space="preserve"> </w:t>
      </w:r>
      <w:r>
        <w:t>and</w:t>
      </w:r>
      <w:r>
        <w:rPr>
          <w:spacing w:val="-14"/>
        </w:rPr>
        <w:t xml:space="preserve"> </w:t>
      </w:r>
      <w:r>
        <w:t>base</w:t>
      </w:r>
      <w:r>
        <w:rPr>
          <w:spacing w:val="-14"/>
        </w:rPr>
        <w:t xml:space="preserve"> </w:t>
      </w:r>
      <w:r>
        <w:t>messages</w:t>
      </w:r>
      <w:r>
        <w:rPr>
          <w:spacing w:val="-14"/>
        </w:rPr>
        <w:t xml:space="preserve"> </w:t>
      </w:r>
      <w:r>
        <w:t>inside</w:t>
      </w:r>
      <w:r>
        <w:rPr>
          <w:spacing w:val="-14"/>
        </w:rPr>
        <w:t xml:space="preserve"> </w:t>
      </w:r>
      <w:r>
        <w:t>buildings</w:t>
      </w:r>
      <w:r>
        <w:rPr>
          <w:spacing w:val="-14"/>
        </w:rPr>
        <w:t xml:space="preserve"> </w:t>
      </w:r>
      <w:r>
        <w:t>on</w:t>
      </w:r>
      <w:r>
        <w:rPr>
          <w:spacing w:val="-14"/>
        </w:rPr>
        <w:t xml:space="preserve"> </w:t>
      </w:r>
      <w:r>
        <w:t>base,</w:t>
      </w:r>
      <w:r>
        <w:rPr>
          <w:spacing w:val="-14"/>
        </w:rPr>
        <w:t xml:space="preserve"> </w:t>
      </w:r>
      <w:r>
        <w:t>this</w:t>
      </w:r>
      <w:r>
        <w:rPr>
          <w:spacing w:val="-14"/>
        </w:rPr>
        <w:t xml:space="preserve"> </w:t>
      </w:r>
      <w:r>
        <w:t>includes</w:t>
      </w:r>
      <w:r>
        <w:rPr>
          <w:spacing w:val="-14"/>
        </w:rPr>
        <w:t xml:space="preserve"> </w:t>
      </w:r>
      <w:r>
        <w:t>the</w:t>
      </w:r>
      <w:r>
        <w:rPr>
          <w:spacing w:val="-14"/>
        </w:rPr>
        <w:t xml:space="preserve"> </w:t>
      </w:r>
      <w:r>
        <w:t>base</w:t>
      </w:r>
      <w:r>
        <w:rPr>
          <w:spacing w:val="-14"/>
        </w:rPr>
        <w:t xml:space="preserve"> </w:t>
      </w:r>
      <w:r>
        <w:t>housing. The</w:t>
      </w:r>
      <w:r>
        <w:rPr>
          <w:spacing w:val="-4"/>
        </w:rPr>
        <w:t xml:space="preserve"> </w:t>
      </w:r>
      <w:r>
        <w:t>base</w:t>
      </w:r>
      <w:r>
        <w:rPr>
          <w:spacing w:val="-6"/>
        </w:rPr>
        <w:t xml:space="preserve"> </w:t>
      </w:r>
      <w:r>
        <w:t>paging</w:t>
      </w:r>
      <w:r>
        <w:rPr>
          <w:spacing w:val="-5"/>
        </w:rPr>
        <w:t xml:space="preserve"> </w:t>
      </w:r>
      <w:r>
        <w:t>system</w:t>
      </w:r>
      <w:r>
        <w:rPr>
          <w:spacing w:val="-7"/>
        </w:rPr>
        <w:t xml:space="preserve"> </w:t>
      </w:r>
      <w:r>
        <w:t>head-end</w:t>
      </w:r>
      <w:r>
        <w:rPr>
          <w:spacing w:val="-6"/>
        </w:rPr>
        <w:t xml:space="preserve"> </w:t>
      </w:r>
      <w:r>
        <w:t>is</w:t>
      </w:r>
      <w:r>
        <w:rPr>
          <w:spacing w:val="-7"/>
        </w:rPr>
        <w:t xml:space="preserve"> </w:t>
      </w:r>
      <w:r>
        <w:t>a</w:t>
      </w:r>
      <w:r>
        <w:rPr>
          <w:spacing w:val="-4"/>
        </w:rPr>
        <w:t xml:space="preserve"> </w:t>
      </w:r>
      <w:r>
        <w:t>Valcom</w:t>
      </w:r>
      <w:r>
        <w:rPr>
          <w:spacing w:val="-4"/>
        </w:rPr>
        <w:t xml:space="preserve"> </w:t>
      </w:r>
      <w:r>
        <w:t>VCS</w:t>
      </w:r>
      <w:r>
        <w:rPr>
          <w:spacing w:val="-5"/>
        </w:rPr>
        <w:t xml:space="preserve"> </w:t>
      </w:r>
      <w:r>
        <w:t>unit</w:t>
      </w:r>
      <w:r>
        <w:rPr>
          <w:spacing w:val="-5"/>
        </w:rPr>
        <w:t xml:space="preserve"> </w:t>
      </w:r>
      <w:r>
        <w:t>located</w:t>
      </w:r>
      <w:r>
        <w:rPr>
          <w:spacing w:val="-6"/>
        </w:rPr>
        <w:t xml:space="preserve"> </w:t>
      </w:r>
      <w:r>
        <w:t>in</w:t>
      </w:r>
      <w:r>
        <w:rPr>
          <w:spacing w:val="-5"/>
        </w:rPr>
        <w:t xml:space="preserve"> </w:t>
      </w:r>
      <w:r>
        <w:t>Building</w:t>
      </w:r>
      <w:r>
        <w:rPr>
          <w:spacing w:val="-5"/>
        </w:rPr>
        <w:t xml:space="preserve"> </w:t>
      </w:r>
      <w:r>
        <w:t>400</w:t>
      </w:r>
      <w:r>
        <w:rPr>
          <w:spacing w:val="-5"/>
        </w:rPr>
        <w:t xml:space="preserve"> </w:t>
      </w:r>
      <w:r>
        <w:t>Mod-2A. A six (6) digit dial code is used to direct a page. The dial code uses a two (2) digit prefix to</w:t>
      </w:r>
      <w:r>
        <w:rPr>
          <w:spacing w:val="-6"/>
        </w:rPr>
        <w:t xml:space="preserve"> </w:t>
      </w:r>
      <w:r>
        <w:t>access</w:t>
      </w:r>
      <w:r>
        <w:rPr>
          <w:spacing w:val="-7"/>
        </w:rPr>
        <w:t xml:space="preserve"> </w:t>
      </w:r>
      <w:r>
        <w:t>the</w:t>
      </w:r>
      <w:r>
        <w:rPr>
          <w:spacing w:val="-7"/>
        </w:rPr>
        <w:t xml:space="preserve"> </w:t>
      </w:r>
      <w:r>
        <w:t>PA</w:t>
      </w:r>
      <w:r>
        <w:rPr>
          <w:spacing w:val="-6"/>
        </w:rPr>
        <w:t xml:space="preserve"> </w:t>
      </w:r>
      <w:r>
        <w:t>computer</w:t>
      </w:r>
      <w:r>
        <w:rPr>
          <w:spacing w:val="-5"/>
        </w:rPr>
        <w:t xml:space="preserve"> </w:t>
      </w:r>
      <w:r>
        <w:t>via</w:t>
      </w:r>
      <w:r>
        <w:rPr>
          <w:spacing w:val="-7"/>
        </w:rPr>
        <w:t xml:space="preserve"> </w:t>
      </w:r>
      <w:r>
        <w:t>the</w:t>
      </w:r>
      <w:r>
        <w:rPr>
          <w:spacing w:val="-6"/>
        </w:rPr>
        <w:t xml:space="preserve"> </w:t>
      </w:r>
      <w:r>
        <w:t>base</w:t>
      </w:r>
      <w:r>
        <w:rPr>
          <w:spacing w:val="-6"/>
        </w:rPr>
        <w:t xml:space="preserve"> </w:t>
      </w:r>
      <w:r>
        <w:t>telephone</w:t>
      </w:r>
      <w:r>
        <w:rPr>
          <w:spacing w:val="-7"/>
        </w:rPr>
        <w:t xml:space="preserve"> </w:t>
      </w:r>
      <w:r>
        <w:t>switch.</w:t>
      </w:r>
      <w:r>
        <w:rPr>
          <w:spacing w:val="-7"/>
        </w:rPr>
        <w:t xml:space="preserve"> </w:t>
      </w:r>
      <w:r>
        <w:t>The</w:t>
      </w:r>
      <w:r>
        <w:rPr>
          <w:spacing w:val="-7"/>
        </w:rPr>
        <w:t xml:space="preserve"> </w:t>
      </w:r>
      <w:r>
        <w:t>remaining</w:t>
      </w:r>
      <w:r>
        <w:rPr>
          <w:spacing w:val="-6"/>
        </w:rPr>
        <w:t xml:space="preserve"> </w:t>
      </w:r>
      <w:r>
        <w:t>four</w:t>
      </w:r>
      <w:r>
        <w:rPr>
          <w:spacing w:val="-5"/>
        </w:rPr>
        <w:t xml:space="preserve"> </w:t>
      </w:r>
      <w:r>
        <w:t>(4)</w:t>
      </w:r>
      <w:r>
        <w:rPr>
          <w:spacing w:val="-5"/>
        </w:rPr>
        <w:t xml:space="preserve"> </w:t>
      </w:r>
      <w:r>
        <w:t>digits</w:t>
      </w:r>
      <w:r>
        <w:rPr>
          <w:spacing w:val="-6"/>
        </w:rPr>
        <w:t xml:space="preserve"> </w:t>
      </w:r>
      <w:r>
        <w:t>are assigned to each paging circuit. When the number is dialed, the base phone switch routes the</w:t>
      </w:r>
      <w:r>
        <w:rPr>
          <w:spacing w:val="-15"/>
        </w:rPr>
        <w:t xml:space="preserve"> </w:t>
      </w:r>
      <w:r>
        <w:t>call</w:t>
      </w:r>
      <w:r>
        <w:rPr>
          <w:spacing w:val="-15"/>
        </w:rPr>
        <w:t xml:space="preserve"> </w:t>
      </w:r>
      <w:r>
        <w:t>to</w:t>
      </w:r>
      <w:r>
        <w:rPr>
          <w:spacing w:val="-15"/>
        </w:rPr>
        <w:t xml:space="preserve"> </w:t>
      </w:r>
      <w:r>
        <w:t>the</w:t>
      </w:r>
      <w:r>
        <w:rPr>
          <w:spacing w:val="-15"/>
        </w:rPr>
        <w:t xml:space="preserve"> </w:t>
      </w:r>
      <w:r>
        <w:t>Valcom</w:t>
      </w:r>
      <w:r>
        <w:rPr>
          <w:spacing w:val="-15"/>
        </w:rPr>
        <w:t xml:space="preserve"> </w:t>
      </w:r>
      <w:r>
        <w:t>system</w:t>
      </w:r>
      <w:r>
        <w:rPr>
          <w:spacing w:val="-15"/>
        </w:rPr>
        <w:t xml:space="preserve"> </w:t>
      </w:r>
      <w:r>
        <w:t>and</w:t>
      </w:r>
      <w:r>
        <w:rPr>
          <w:spacing w:val="-15"/>
        </w:rPr>
        <w:t xml:space="preserve"> </w:t>
      </w:r>
      <w:r>
        <w:t>a</w:t>
      </w:r>
      <w:r>
        <w:rPr>
          <w:spacing w:val="-15"/>
        </w:rPr>
        <w:t xml:space="preserve"> </w:t>
      </w:r>
      <w:r>
        <w:t>configuration</w:t>
      </w:r>
      <w:r>
        <w:rPr>
          <w:spacing w:val="-15"/>
        </w:rPr>
        <w:t xml:space="preserve"> </w:t>
      </w:r>
      <w:r>
        <w:t>table</w:t>
      </w:r>
      <w:r>
        <w:rPr>
          <w:spacing w:val="-15"/>
        </w:rPr>
        <w:t xml:space="preserve"> </w:t>
      </w:r>
      <w:r>
        <w:t>setting</w:t>
      </w:r>
      <w:r>
        <w:rPr>
          <w:spacing w:val="-15"/>
        </w:rPr>
        <w:t xml:space="preserve"> </w:t>
      </w:r>
      <w:r>
        <w:t>directs</w:t>
      </w:r>
      <w:r>
        <w:rPr>
          <w:spacing w:val="-15"/>
        </w:rPr>
        <w:t xml:space="preserve"> </w:t>
      </w:r>
      <w:r>
        <w:t>the</w:t>
      </w:r>
      <w:r>
        <w:rPr>
          <w:spacing w:val="-15"/>
        </w:rPr>
        <w:t xml:space="preserve"> </w:t>
      </w:r>
      <w:r>
        <w:t>page</w:t>
      </w:r>
      <w:r>
        <w:rPr>
          <w:spacing w:val="-15"/>
        </w:rPr>
        <w:t xml:space="preserve"> </w:t>
      </w:r>
      <w:r>
        <w:t>to</w:t>
      </w:r>
      <w:r>
        <w:rPr>
          <w:spacing w:val="-15"/>
        </w:rPr>
        <w:t xml:space="preserve"> </w:t>
      </w:r>
      <w:r>
        <w:t>individual rooms/buildings,</w:t>
      </w:r>
      <w:r>
        <w:rPr>
          <w:spacing w:val="-13"/>
        </w:rPr>
        <w:t xml:space="preserve"> </w:t>
      </w:r>
      <w:r>
        <w:t>or</w:t>
      </w:r>
      <w:r>
        <w:rPr>
          <w:spacing w:val="-13"/>
        </w:rPr>
        <w:t xml:space="preserve"> </w:t>
      </w:r>
      <w:r>
        <w:t>an</w:t>
      </w:r>
      <w:r>
        <w:rPr>
          <w:spacing w:val="-13"/>
        </w:rPr>
        <w:t xml:space="preserve"> </w:t>
      </w:r>
      <w:r>
        <w:t>“all-call”</w:t>
      </w:r>
      <w:r>
        <w:rPr>
          <w:spacing w:val="-13"/>
        </w:rPr>
        <w:t xml:space="preserve"> </w:t>
      </w:r>
      <w:r>
        <w:t>for</w:t>
      </w:r>
      <w:r>
        <w:rPr>
          <w:spacing w:val="-13"/>
        </w:rPr>
        <w:t xml:space="preserve"> </w:t>
      </w:r>
      <w:r>
        <w:t>the</w:t>
      </w:r>
      <w:r>
        <w:rPr>
          <w:spacing w:val="-13"/>
        </w:rPr>
        <w:t xml:space="preserve"> </w:t>
      </w:r>
      <w:r>
        <w:t>entire</w:t>
      </w:r>
      <w:r>
        <w:rPr>
          <w:spacing w:val="-13"/>
        </w:rPr>
        <w:t xml:space="preserve"> </w:t>
      </w:r>
      <w:r>
        <w:t>base.</w:t>
      </w:r>
      <w:r>
        <w:rPr>
          <w:spacing w:val="-13"/>
        </w:rPr>
        <w:t xml:space="preserve"> </w:t>
      </w:r>
      <w:r>
        <w:t>Group</w:t>
      </w:r>
      <w:r>
        <w:rPr>
          <w:spacing w:val="-13"/>
        </w:rPr>
        <w:t xml:space="preserve"> </w:t>
      </w:r>
      <w:r>
        <w:t>numbers</w:t>
      </w:r>
      <w:r>
        <w:rPr>
          <w:spacing w:val="-14"/>
        </w:rPr>
        <w:t xml:space="preserve"> </w:t>
      </w:r>
      <w:r>
        <w:t>can</w:t>
      </w:r>
      <w:r>
        <w:rPr>
          <w:spacing w:val="-13"/>
        </w:rPr>
        <w:t xml:space="preserve"> </w:t>
      </w:r>
      <w:r>
        <w:t>be</w:t>
      </w:r>
      <w:r>
        <w:rPr>
          <w:spacing w:val="-13"/>
        </w:rPr>
        <w:t xml:space="preserve"> </w:t>
      </w:r>
      <w:r>
        <w:t>created</w:t>
      </w:r>
      <w:r>
        <w:rPr>
          <w:spacing w:val="-14"/>
        </w:rPr>
        <w:t xml:space="preserve"> </w:t>
      </w:r>
      <w:r>
        <w:t>to</w:t>
      </w:r>
      <w:r>
        <w:rPr>
          <w:spacing w:val="-14"/>
        </w:rPr>
        <w:t xml:space="preserve"> </w:t>
      </w:r>
      <w:r>
        <w:t>allow multiple dial codes to be paged at the same time. Changes to the PA computer databases are accomplished by using a laptop computer with Valcom proprietary interface program and commercial off the shelf software programs. Tied to the Valcom unit is a BIAMP AudiaFLEX</w:t>
      </w:r>
      <w:r>
        <w:rPr>
          <w:spacing w:val="-4"/>
        </w:rPr>
        <w:t xml:space="preserve"> </w:t>
      </w:r>
      <w:r>
        <w:t>digital</w:t>
      </w:r>
      <w:r>
        <w:rPr>
          <w:spacing w:val="-5"/>
        </w:rPr>
        <w:t xml:space="preserve"> </w:t>
      </w:r>
      <w:r>
        <w:t>processor</w:t>
      </w:r>
      <w:r>
        <w:rPr>
          <w:spacing w:val="-5"/>
        </w:rPr>
        <w:t xml:space="preserve"> </w:t>
      </w:r>
      <w:r>
        <w:t>that</w:t>
      </w:r>
      <w:r>
        <w:rPr>
          <w:spacing w:val="-5"/>
        </w:rPr>
        <w:t xml:space="preserve"> </w:t>
      </w:r>
      <w:r>
        <w:t>distributes</w:t>
      </w:r>
      <w:r>
        <w:rPr>
          <w:spacing w:val="-6"/>
        </w:rPr>
        <w:t xml:space="preserve"> </w:t>
      </w:r>
      <w:r>
        <w:t>audio</w:t>
      </w:r>
      <w:r>
        <w:rPr>
          <w:spacing w:val="-5"/>
        </w:rPr>
        <w:t xml:space="preserve"> </w:t>
      </w:r>
      <w:r>
        <w:t>to</w:t>
      </w:r>
      <w:r>
        <w:rPr>
          <w:spacing w:val="-6"/>
        </w:rPr>
        <w:t xml:space="preserve"> </w:t>
      </w:r>
      <w:r>
        <w:t>external</w:t>
      </w:r>
      <w:r>
        <w:rPr>
          <w:spacing w:val="-4"/>
        </w:rPr>
        <w:t xml:space="preserve"> </w:t>
      </w:r>
      <w:r>
        <w:t>speakers</w:t>
      </w:r>
      <w:r>
        <w:rPr>
          <w:spacing w:val="-6"/>
        </w:rPr>
        <w:t xml:space="preserve"> </w:t>
      </w:r>
      <w:r>
        <w:t>on</w:t>
      </w:r>
      <w:r>
        <w:rPr>
          <w:spacing w:val="-5"/>
        </w:rPr>
        <w:t xml:space="preserve"> </w:t>
      </w:r>
      <w:r>
        <w:t>Buildings.</w:t>
      </w:r>
      <w:r>
        <w:rPr>
          <w:spacing w:val="-6"/>
        </w:rPr>
        <w:t xml:space="preserve"> </w:t>
      </w:r>
      <w:r>
        <w:t>The AudiaFLEX</w:t>
      </w:r>
      <w:r>
        <w:rPr>
          <w:spacing w:val="-3"/>
        </w:rPr>
        <w:t xml:space="preserve"> </w:t>
      </w:r>
      <w:r>
        <w:t>output</w:t>
      </w:r>
      <w:r>
        <w:rPr>
          <w:spacing w:val="-3"/>
        </w:rPr>
        <w:t xml:space="preserve"> </w:t>
      </w:r>
      <w:r>
        <w:t>goes</w:t>
      </w:r>
      <w:r>
        <w:rPr>
          <w:spacing w:val="-4"/>
        </w:rPr>
        <w:t xml:space="preserve"> </w:t>
      </w:r>
      <w:r>
        <w:t>to</w:t>
      </w:r>
      <w:r>
        <w:rPr>
          <w:spacing w:val="-3"/>
        </w:rPr>
        <w:t xml:space="preserve"> </w:t>
      </w:r>
      <w:r>
        <w:t>a</w:t>
      </w:r>
      <w:r>
        <w:rPr>
          <w:spacing w:val="-3"/>
        </w:rPr>
        <w:t xml:space="preserve"> </w:t>
      </w:r>
      <w:r>
        <w:t>Crown</w:t>
      </w:r>
      <w:r>
        <w:rPr>
          <w:spacing w:val="-3"/>
        </w:rPr>
        <w:t xml:space="preserve"> </w:t>
      </w:r>
      <w:r>
        <w:t>AMP</w:t>
      </w:r>
      <w:r>
        <w:rPr>
          <w:spacing w:val="-4"/>
        </w:rPr>
        <w:t xml:space="preserve"> </w:t>
      </w:r>
      <w:r>
        <w:t>in</w:t>
      </w:r>
      <w:r>
        <w:rPr>
          <w:spacing w:val="-3"/>
        </w:rPr>
        <w:t xml:space="preserve"> </w:t>
      </w:r>
      <w:r>
        <w:t>each</w:t>
      </w:r>
      <w:r>
        <w:rPr>
          <w:spacing w:val="-3"/>
        </w:rPr>
        <w:t xml:space="preserve"> </w:t>
      </w:r>
      <w:r>
        <w:t>building.</w:t>
      </w:r>
      <w:r>
        <w:rPr>
          <w:spacing w:val="-5"/>
        </w:rPr>
        <w:t xml:space="preserve"> </w:t>
      </w:r>
      <w:r>
        <w:t>The</w:t>
      </w:r>
      <w:r>
        <w:rPr>
          <w:spacing w:val="-3"/>
        </w:rPr>
        <w:t xml:space="preserve"> </w:t>
      </w:r>
      <w:r>
        <w:t>external</w:t>
      </w:r>
      <w:r>
        <w:rPr>
          <w:spacing w:val="-4"/>
        </w:rPr>
        <w:t xml:space="preserve"> </w:t>
      </w:r>
      <w:r>
        <w:t>speakers</w:t>
      </w:r>
      <w:r>
        <w:rPr>
          <w:spacing w:val="-3"/>
        </w:rPr>
        <w:t xml:space="preserve"> </w:t>
      </w:r>
      <w:r>
        <w:t>use</w:t>
      </w:r>
      <w:r>
        <w:rPr>
          <w:spacing w:val="-3"/>
        </w:rPr>
        <w:t xml:space="preserve"> </w:t>
      </w:r>
      <w:r>
        <w:t>70- volt signal levels. All interior speakers are individually powered with negative 24 VDC, and</w:t>
      </w:r>
      <w:r>
        <w:rPr>
          <w:spacing w:val="-8"/>
        </w:rPr>
        <w:t xml:space="preserve"> </w:t>
      </w:r>
      <w:r>
        <w:t>volume</w:t>
      </w:r>
      <w:r>
        <w:rPr>
          <w:spacing w:val="-9"/>
        </w:rPr>
        <w:t xml:space="preserve"> </w:t>
      </w:r>
      <w:r>
        <w:t>levels</w:t>
      </w:r>
      <w:r>
        <w:rPr>
          <w:spacing w:val="-8"/>
        </w:rPr>
        <w:t xml:space="preserve"> </w:t>
      </w:r>
      <w:r>
        <w:t>are</w:t>
      </w:r>
      <w:r>
        <w:rPr>
          <w:spacing w:val="-9"/>
        </w:rPr>
        <w:t xml:space="preserve"> </w:t>
      </w:r>
      <w:r>
        <w:t>adjusted</w:t>
      </w:r>
      <w:r>
        <w:rPr>
          <w:spacing w:val="-9"/>
        </w:rPr>
        <w:t xml:space="preserve"> </w:t>
      </w:r>
      <w:r>
        <w:t>at</w:t>
      </w:r>
      <w:r>
        <w:rPr>
          <w:spacing w:val="-8"/>
        </w:rPr>
        <w:t xml:space="preserve"> </w:t>
      </w:r>
      <w:r>
        <w:t>each</w:t>
      </w:r>
      <w:r>
        <w:rPr>
          <w:spacing w:val="-8"/>
        </w:rPr>
        <w:t xml:space="preserve"> </w:t>
      </w:r>
      <w:r>
        <w:t>speaker</w:t>
      </w:r>
      <w:r>
        <w:rPr>
          <w:spacing w:val="-9"/>
        </w:rPr>
        <w:t xml:space="preserve"> </w:t>
      </w:r>
      <w:r>
        <w:t>in</w:t>
      </w:r>
      <w:r>
        <w:rPr>
          <w:spacing w:val="-9"/>
        </w:rPr>
        <w:t xml:space="preserve"> </w:t>
      </w:r>
      <w:r>
        <w:t>combination</w:t>
      </w:r>
      <w:r>
        <w:rPr>
          <w:spacing w:val="-9"/>
        </w:rPr>
        <w:t xml:space="preserve"> </w:t>
      </w:r>
      <w:r>
        <w:t>with</w:t>
      </w:r>
      <w:r>
        <w:rPr>
          <w:spacing w:val="-8"/>
        </w:rPr>
        <w:t xml:space="preserve"> </w:t>
      </w:r>
      <w:r>
        <w:t>Valcom</w:t>
      </w:r>
      <w:r>
        <w:rPr>
          <w:spacing w:val="-8"/>
        </w:rPr>
        <w:t xml:space="preserve"> </w:t>
      </w:r>
      <w:r>
        <w:t>1094A</w:t>
      </w:r>
      <w:r>
        <w:rPr>
          <w:spacing w:val="-9"/>
        </w:rPr>
        <w:t xml:space="preserve"> </w:t>
      </w:r>
      <w:r>
        <w:t xml:space="preserve">master </w:t>
      </w:r>
      <w:r>
        <w:rPr>
          <w:spacing w:val="-2"/>
        </w:rPr>
        <w:t>preamps.</w:t>
      </w:r>
    </w:p>
    <w:p w14:paraId="687377CA" w14:textId="77777777" w:rsidR="00E23A5D" w:rsidRDefault="00CF1E04" w:rsidP="00F100BC">
      <w:pPr>
        <w:pStyle w:val="ListParagraph"/>
        <w:numPr>
          <w:ilvl w:val="2"/>
          <w:numId w:val="2"/>
        </w:numPr>
        <w:tabs>
          <w:tab w:val="left" w:pos="1440"/>
        </w:tabs>
        <w:spacing w:before="253"/>
        <w:ind w:left="720" w:right="600" w:hanging="2"/>
        <w:jc w:val="both"/>
        <w:rPr>
          <w:ins w:id="325" w:author="GRASSEL, MARK C NH-03 USSF SpOC 21 CS (OL-S)/SCXG" w:date="2025-02-05T09:42:00Z" w16du:dateUtc="2025-02-05T16:42:00Z"/>
          <w:sz w:val="24"/>
        </w:rPr>
      </w:pPr>
      <w:r>
        <w:rPr>
          <w:sz w:val="24"/>
        </w:rPr>
        <w:t>The</w:t>
      </w:r>
      <w:r>
        <w:rPr>
          <w:spacing w:val="-1"/>
          <w:sz w:val="24"/>
        </w:rPr>
        <w:t xml:space="preserve"> </w:t>
      </w:r>
      <w:r>
        <w:rPr>
          <w:sz w:val="24"/>
        </w:rPr>
        <w:t>Contractor</w:t>
      </w:r>
      <w:r>
        <w:rPr>
          <w:spacing w:val="-1"/>
          <w:sz w:val="24"/>
        </w:rPr>
        <w:t xml:space="preserve"> </w:t>
      </w:r>
      <w:r>
        <w:rPr>
          <w:sz w:val="24"/>
        </w:rPr>
        <w:t>shall</w:t>
      </w:r>
      <w:r>
        <w:rPr>
          <w:spacing w:val="-2"/>
          <w:sz w:val="24"/>
        </w:rPr>
        <w:t xml:space="preserve"> </w:t>
      </w:r>
      <w:r>
        <w:rPr>
          <w:sz w:val="24"/>
        </w:rPr>
        <w:t>maintain</w:t>
      </w:r>
      <w:r>
        <w:rPr>
          <w:spacing w:val="-4"/>
          <w:sz w:val="24"/>
        </w:rPr>
        <w:t xml:space="preserve"> </w:t>
      </w:r>
      <w:r>
        <w:rPr>
          <w:sz w:val="24"/>
        </w:rPr>
        <w:t>Giant</w:t>
      </w:r>
      <w:r>
        <w:rPr>
          <w:spacing w:val="-7"/>
          <w:sz w:val="24"/>
        </w:rPr>
        <w:t xml:space="preserve"> </w:t>
      </w:r>
      <w:r>
        <w:rPr>
          <w:sz w:val="24"/>
        </w:rPr>
        <w:t>Voice</w:t>
      </w:r>
      <w:r>
        <w:rPr>
          <w:spacing w:val="-1"/>
          <w:sz w:val="24"/>
        </w:rPr>
        <w:t xml:space="preserve"> </w:t>
      </w:r>
      <w:r>
        <w:rPr>
          <w:sz w:val="24"/>
        </w:rPr>
        <w:t>System</w:t>
      </w:r>
      <w:r>
        <w:rPr>
          <w:spacing w:val="-2"/>
          <w:sz w:val="24"/>
        </w:rPr>
        <w:t xml:space="preserve"> </w:t>
      </w:r>
      <w:r>
        <w:rPr>
          <w:sz w:val="24"/>
        </w:rPr>
        <w:t>so</w:t>
      </w:r>
      <w:r>
        <w:rPr>
          <w:spacing w:val="-2"/>
          <w:sz w:val="24"/>
        </w:rPr>
        <w:t xml:space="preserve"> </w:t>
      </w:r>
      <w:r>
        <w:rPr>
          <w:sz w:val="24"/>
        </w:rPr>
        <w:t>that</w:t>
      </w:r>
      <w:r>
        <w:rPr>
          <w:spacing w:val="-2"/>
          <w:sz w:val="24"/>
        </w:rPr>
        <w:t xml:space="preserve"> </w:t>
      </w:r>
      <w:r>
        <w:rPr>
          <w:sz w:val="24"/>
        </w:rPr>
        <w:t>it</w:t>
      </w:r>
      <w:r>
        <w:rPr>
          <w:spacing w:val="-3"/>
          <w:sz w:val="24"/>
        </w:rPr>
        <w:t xml:space="preserve"> </w:t>
      </w:r>
      <w:r>
        <w:rPr>
          <w:sz w:val="24"/>
        </w:rPr>
        <w:t>operates</w:t>
      </w:r>
      <w:r>
        <w:rPr>
          <w:spacing w:val="-1"/>
          <w:sz w:val="24"/>
        </w:rPr>
        <w:t xml:space="preserve"> </w:t>
      </w:r>
      <w:r>
        <w:rPr>
          <w:sz w:val="24"/>
        </w:rPr>
        <w:t>within</w:t>
      </w:r>
      <w:r>
        <w:rPr>
          <w:spacing w:val="-2"/>
          <w:sz w:val="24"/>
        </w:rPr>
        <w:t xml:space="preserve"> </w:t>
      </w:r>
      <w:r>
        <w:rPr>
          <w:sz w:val="24"/>
        </w:rPr>
        <w:t>manufacturer specifications and broadcasts the emergency tones/warnings, voice announcements, noon test</w:t>
      </w:r>
      <w:r>
        <w:rPr>
          <w:spacing w:val="40"/>
          <w:sz w:val="24"/>
        </w:rPr>
        <w:t xml:space="preserve"> </w:t>
      </w:r>
      <w:r>
        <w:rPr>
          <w:sz w:val="24"/>
        </w:rPr>
        <w:t>and music (Reveille/To The Colors, Retreat/National Anthem, Taps) throughout Peterson and Schriever Space Force Bases.</w:t>
      </w:r>
    </w:p>
    <w:p w14:paraId="26B34E79" w14:textId="0F0E1214" w:rsidR="00444E2D" w:rsidRDefault="00905D29">
      <w:pPr>
        <w:pStyle w:val="ListParagraph"/>
        <w:numPr>
          <w:ilvl w:val="2"/>
          <w:numId w:val="2"/>
        </w:numPr>
        <w:tabs>
          <w:tab w:val="left" w:pos="1440"/>
        </w:tabs>
        <w:spacing w:before="253"/>
        <w:ind w:left="720" w:right="600" w:hanging="2"/>
        <w:jc w:val="both"/>
        <w:rPr>
          <w:sz w:val="24"/>
        </w:rPr>
        <w:pPrChange w:id="326" w:author="GRASSEL, MARK C NH-03 USSF SpOC 21 CS (OL-S)/SCXG" w:date="2025-02-05T09:21:00Z" w16du:dateUtc="2025-02-05T16:21:00Z">
          <w:pPr>
            <w:pStyle w:val="ListParagraph"/>
            <w:numPr>
              <w:ilvl w:val="2"/>
              <w:numId w:val="2"/>
            </w:numPr>
            <w:tabs>
              <w:tab w:val="left" w:pos="1395"/>
              <w:tab w:val="left" w:pos="2114"/>
            </w:tabs>
            <w:spacing w:before="253"/>
            <w:ind w:left="1395" w:right="999" w:hanging="2"/>
            <w:jc w:val="right"/>
          </w:pPr>
        </w:pPrChange>
      </w:pPr>
      <w:ins w:id="327" w:author="GRASSEL, MARK C NH-03 USSF SpOC 21 CS (OL-S)/SCXG" w:date="2025-02-05T09:43:00Z" w16du:dateUtc="2025-02-05T16:43:00Z">
        <w:r w:rsidRPr="00B663D3">
          <w:rPr>
            <w:b/>
            <w:bCs/>
            <w:sz w:val="24"/>
          </w:rPr>
          <w:t>Parts:</w:t>
        </w:r>
        <w:r>
          <w:rPr>
            <w:sz w:val="24"/>
          </w:rPr>
          <w:t xml:space="preserve"> The Government will provide spare parts to the Contractor when available and suitable to effect repairs. The Government will send notification of available parts to the Contractor </w:t>
        </w:r>
        <w:r w:rsidRPr="00B663D3">
          <w:rPr>
            <w:sz w:val="24"/>
            <w:highlight w:val="yellow"/>
          </w:rPr>
          <w:t>prior to approval of quotes for repairs</w:t>
        </w:r>
        <w:r>
          <w:rPr>
            <w:sz w:val="24"/>
          </w:rPr>
          <w:t xml:space="preserve">. </w:t>
        </w:r>
        <w:r w:rsidRPr="00B663D3">
          <w:rPr>
            <w:sz w:val="24"/>
            <w:highlight w:val="yellow"/>
          </w:rPr>
          <w:t>The government may task the maintenance contractor to assist in conducting inventory of existing spares / equipment. This is to benefit both the government and the maintenance contractor in understanding the location, quantity, and availability of spare parts / equipment to effect immediate repairs on</w:t>
        </w:r>
        <w:r>
          <w:rPr>
            <w:sz w:val="24"/>
            <w:highlight w:val="yellow"/>
          </w:rPr>
          <w:t xml:space="preserve"> </w:t>
        </w:r>
        <w:r w:rsidRPr="00B663D3">
          <w:rPr>
            <w:sz w:val="24"/>
            <w:highlight w:val="yellow"/>
          </w:rPr>
          <w:t>GV/PA systems.</w:t>
        </w:r>
      </w:ins>
    </w:p>
    <w:p w14:paraId="54383B7B" w14:textId="7119874B" w:rsidR="00E23A5D" w:rsidDel="0076288F" w:rsidRDefault="00CF1E04">
      <w:pPr>
        <w:pStyle w:val="ListParagraph"/>
        <w:tabs>
          <w:tab w:val="left" w:pos="1440"/>
        </w:tabs>
        <w:spacing w:before="273"/>
        <w:ind w:left="720" w:right="605"/>
        <w:jc w:val="left"/>
        <w:rPr>
          <w:del w:id="328" w:author="GRASSEL, MARK C NH-03 USSF SpOC 21 CS (OL-S)/SCXG" w:date="2025-02-04T16:30:00Z" w16du:dateUtc="2025-02-04T23:30:00Z"/>
          <w:sz w:val="24"/>
        </w:rPr>
        <w:pPrChange w:id="329" w:author="GRASSEL, MARK C NH-03 USSF SpOC 21 CS (OL-S)/SCXG" w:date="2025-02-05T09:42:00Z" w16du:dateUtc="2025-02-05T16:42:00Z">
          <w:pPr>
            <w:pStyle w:val="ListParagraph"/>
            <w:numPr>
              <w:ilvl w:val="2"/>
              <w:numId w:val="2"/>
            </w:numPr>
            <w:tabs>
              <w:tab w:val="left" w:pos="2117"/>
            </w:tabs>
            <w:spacing w:before="273"/>
            <w:ind w:left="1396" w:right="997" w:hanging="759"/>
            <w:jc w:val="right"/>
          </w:pPr>
        </w:pPrChange>
      </w:pPr>
      <w:del w:id="330" w:author="GRASSEL, MARK C NH-03 USSF SpOC 21 CS (OL-S)/SCXG" w:date="2025-02-05T09:43:00Z" w16du:dateUtc="2025-02-05T16:43:00Z">
        <w:r w:rsidRPr="0076288F" w:rsidDel="00905D29">
          <w:rPr>
            <w:b/>
            <w:bCs/>
            <w:sz w:val="24"/>
            <w:rPrChange w:id="331" w:author="GRASSEL, MARK C NH-03 USSF SpOC 21 CS (OL-S)/SCXG" w:date="2025-02-04T16:30:00Z" w16du:dateUtc="2025-02-04T23:30:00Z">
              <w:rPr>
                <w:sz w:val="24"/>
              </w:rPr>
            </w:rPrChange>
          </w:rPr>
          <w:delText>Parts:</w:delText>
        </w:r>
        <w:r w:rsidDel="00905D29">
          <w:rPr>
            <w:sz w:val="24"/>
          </w:rPr>
          <w:delText xml:space="preserve"> The Government will provide spare parts to the Contractor when available and suitable to effect repairs. The Government will send notification of available parts to the Contractor</w:delText>
        </w:r>
      </w:del>
      <w:del w:id="332" w:author="GRASSEL, MARK C NH-03 USSF SpOC 21 CS (OL-S)/SCXG" w:date="2025-02-05T09:05:00Z" w16du:dateUtc="2025-02-05T16:05:00Z">
        <w:r w:rsidDel="0091790B">
          <w:rPr>
            <w:sz w:val="24"/>
          </w:rPr>
          <w:delText xml:space="preserve"> prior to approval in paragraph 1.6.11 of this PWS.</w:delText>
        </w:r>
      </w:del>
    </w:p>
    <w:p w14:paraId="4DDBEF00" w14:textId="77777777" w:rsidR="00000000" w:rsidRDefault="00000000">
      <w:pPr>
        <w:pStyle w:val="ListParagraph"/>
        <w:tabs>
          <w:tab w:val="left" w:pos="1440"/>
        </w:tabs>
        <w:spacing w:before="273"/>
        <w:ind w:left="720" w:right="605"/>
        <w:jc w:val="left"/>
        <w:rPr>
          <w:sz w:val="24"/>
          <w:rPrChange w:id="333" w:author="GRASSEL, MARK C NH-03 USSF SpOC 21 CS (OL-S)/SCXG" w:date="2025-02-04T16:30:00Z" w16du:dateUtc="2025-02-04T23:30:00Z">
            <w:rPr/>
          </w:rPrChange>
        </w:rPr>
        <w:sectPr w:rsidR="00000000">
          <w:pgSz w:w="12240" w:h="15840"/>
          <w:pgMar w:top="1240" w:right="400" w:bottom="280" w:left="80" w:header="857" w:footer="0" w:gutter="0"/>
          <w:cols w:space="720"/>
        </w:sectPr>
        <w:pPrChange w:id="334" w:author="GRASSEL, MARK C NH-03 USSF SpOC 21 CS (OL-S)/SCXG" w:date="2025-02-05T09:42:00Z" w16du:dateUtc="2025-02-05T16:42:00Z">
          <w:pPr>
            <w:jc w:val="both"/>
          </w:pPr>
        </w:pPrChange>
      </w:pPr>
    </w:p>
    <w:p w14:paraId="3461D779" w14:textId="77777777" w:rsidR="00E23A5D" w:rsidRDefault="00E23A5D">
      <w:pPr>
        <w:pStyle w:val="BodyText"/>
        <w:spacing w:before="81"/>
      </w:pPr>
    </w:p>
    <w:p w14:paraId="15805265" w14:textId="77777777" w:rsidR="00E23A5D" w:rsidRDefault="00CF1E04">
      <w:pPr>
        <w:pStyle w:val="ListParagraph"/>
        <w:numPr>
          <w:ilvl w:val="2"/>
          <w:numId w:val="2"/>
        </w:numPr>
        <w:tabs>
          <w:tab w:val="left" w:pos="1440"/>
        </w:tabs>
        <w:ind w:left="720" w:right="0" w:firstLine="0"/>
        <w:jc w:val="left"/>
        <w:rPr>
          <w:sz w:val="24"/>
        </w:rPr>
        <w:pPrChange w:id="335" w:author="GRASSEL, MARK C NH-03 USSF SpOC 21 CS (OL-S)/SCXG" w:date="2025-02-05T09:22:00Z" w16du:dateUtc="2025-02-05T16:22:00Z">
          <w:pPr>
            <w:pStyle w:val="ListParagraph"/>
            <w:numPr>
              <w:ilvl w:val="2"/>
              <w:numId w:val="2"/>
            </w:numPr>
            <w:tabs>
              <w:tab w:val="left" w:pos="2115"/>
            </w:tabs>
            <w:ind w:left="2115" w:right="0" w:hanging="721"/>
            <w:jc w:val="left"/>
          </w:pPr>
        </w:pPrChange>
      </w:pPr>
      <w:r>
        <w:rPr>
          <w:sz w:val="24"/>
        </w:rPr>
        <w:t>Music</w:t>
      </w:r>
      <w:r>
        <w:rPr>
          <w:spacing w:val="-7"/>
          <w:sz w:val="24"/>
        </w:rPr>
        <w:t xml:space="preserve"> </w:t>
      </w:r>
      <w:r>
        <w:rPr>
          <w:sz w:val="24"/>
        </w:rPr>
        <w:t>shall</w:t>
      </w:r>
      <w:r>
        <w:rPr>
          <w:spacing w:val="-5"/>
          <w:sz w:val="24"/>
        </w:rPr>
        <w:t xml:space="preserve"> </w:t>
      </w:r>
      <w:r>
        <w:rPr>
          <w:sz w:val="24"/>
        </w:rPr>
        <w:t>be</w:t>
      </w:r>
      <w:r>
        <w:rPr>
          <w:spacing w:val="-4"/>
          <w:sz w:val="24"/>
        </w:rPr>
        <w:t xml:space="preserve"> </w:t>
      </w:r>
      <w:r>
        <w:rPr>
          <w:sz w:val="24"/>
        </w:rPr>
        <w:t>programmed</w:t>
      </w:r>
      <w:r>
        <w:rPr>
          <w:spacing w:val="-3"/>
          <w:sz w:val="24"/>
        </w:rPr>
        <w:t xml:space="preserve"> </w:t>
      </w:r>
      <w:r>
        <w:rPr>
          <w:sz w:val="24"/>
        </w:rPr>
        <w:t>to</w:t>
      </w:r>
      <w:r>
        <w:rPr>
          <w:spacing w:val="-4"/>
          <w:sz w:val="24"/>
        </w:rPr>
        <w:t xml:space="preserve"> </w:t>
      </w:r>
      <w:r>
        <w:rPr>
          <w:sz w:val="24"/>
        </w:rPr>
        <w:t>automatically</w:t>
      </w:r>
      <w:r>
        <w:rPr>
          <w:spacing w:val="-3"/>
          <w:sz w:val="24"/>
        </w:rPr>
        <w:t xml:space="preserve"> </w:t>
      </w:r>
      <w:r>
        <w:rPr>
          <w:sz w:val="24"/>
        </w:rPr>
        <w:t>play</w:t>
      </w:r>
      <w:r>
        <w:rPr>
          <w:spacing w:val="-4"/>
          <w:sz w:val="24"/>
        </w:rPr>
        <w:t xml:space="preserve"> </w:t>
      </w:r>
      <w:r>
        <w:rPr>
          <w:sz w:val="24"/>
        </w:rPr>
        <w:t>at</w:t>
      </w:r>
      <w:r>
        <w:rPr>
          <w:spacing w:val="-2"/>
          <w:sz w:val="24"/>
        </w:rPr>
        <w:t xml:space="preserve"> </w:t>
      </w:r>
      <w:r>
        <w:rPr>
          <w:sz w:val="24"/>
        </w:rPr>
        <w:t>the</w:t>
      </w:r>
      <w:r>
        <w:rPr>
          <w:spacing w:val="-2"/>
          <w:sz w:val="24"/>
        </w:rPr>
        <w:t xml:space="preserve"> </w:t>
      </w:r>
      <w:r>
        <w:rPr>
          <w:sz w:val="24"/>
        </w:rPr>
        <w:t>following</w:t>
      </w:r>
      <w:r>
        <w:rPr>
          <w:spacing w:val="-4"/>
          <w:sz w:val="24"/>
        </w:rPr>
        <w:t xml:space="preserve"> </w:t>
      </w:r>
      <w:r>
        <w:rPr>
          <w:spacing w:val="-2"/>
          <w:sz w:val="24"/>
        </w:rPr>
        <w:t>days/times:</w:t>
      </w:r>
    </w:p>
    <w:p w14:paraId="3CF2D8B6" w14:textId="77777777" w:rsidR="00E23A5D" w:rsidRDefault="00E23A5D">
      <w:pPr>
        <w:pStyle w:val="BodyText"/>
        <w:spacing w:before="206"/>
        <w:rPr>
          <w:sz w:val="20"/>
        </w:rPr>
      </w:pPr>
    </w:p>
    <w:tbl>
      <w:tblPr>
        <w:tblW w:w="0" w:type="auto"/>
        <w:tblInd w:w="1965" w:type="dxa"/>
        <w:tblLayout w:type="fixed"/>
        <w:tblCellMar>
          <w:left w:w="0" w:type="dxa"/>
          <w:right w:w="0" w:type="dxa"/>
        </w:tblCellMar>
        <w:tblLook w:val="01E0" w:firstRow="1" w:lastRow="1" w:firstColumn="1" w:lastColumn="1" w:noHBand="0" w:noVBand="0"/>
      </w:tblPr>
      <w:tblGrid>
        <w:gridCol w:w="3033"/>
        <w:gridCol w:w="2182"/>
        <w:gridCol w:w="2801"/>
      </w:tblGrid>
      <w:tr w:rsidR="00E23A5D" w14:paraId="183F2127" w14:textId="77777777">
        <w:trPr>
          <w:trHeight w:val="1790"/>
        </w:trPr>
        <w:tc>
          <w:tcPr>
            <w:tcW w:w="3033" w:type="dxa"/>
            <w:tcBorders>
              <w:left w:val="single" w:sz="4" w:space="0" w:color="000000"/>
            </w:tcBorders>
          </w:tcPr>
          <w:p w14:paraId="5AAB38CC" w14:textId="77777777" w:rsidR="00E23A5D" w:rsidRDefault="00CF1E04">
            <w:pPr>
              <w:pStyle w:val="TableParagraph"/>
              <w:spacing w:line="255" w:lineRule="exact"/>
              <w:ind w:left="55"/>
              <w:rPr>
                <w:sz w:val="24"/>
              </w:rPr>
            </w:pPr>
            <w:r>
              <w:rPr>
                <w:spacing w:val="-2"/>
                <w:sz w:val="24"/>
              </w:rPr>
              <w:t>PSFB:</w:t>
            </w:r>
          </w:p>
          <w:p w14:paraId="20C52020" w14:textId="77777777" w:rsidR="00E23A5D" w:rsidRDefault="00CF1E04">
            <w:pPr>
              <w:pStyle w:val="TableParagraph"/>
              <w:spacing w:before="7" w:line="220" w:lineRule="auto"/>
              <w:ind w:left="55"/>
              <w:rPr>
                <w:sz w:val="24"/>
              </w:rPr>
            </w:pPr>
            <w:r>
              <w:rPr>
                <w:sz w:val="24"/>
              </w:rPr>
              <w:t>Reveille &amp; To The Colors Retreat</w:t>
            </w:r>
            <w:r>
              <w:rPr>
                <w:spacing w:val="-13"/>
                <w:sz w:val="24"/>
              </w:rPr>
              <w:t xml:space="preserve"> </w:t>
            </w:r>
            <w:r>
              <w:rPr>
                <w:sz w:val="24"/>
              </w:rPr>
              <w:t>&amp;</w:t>
            </w:r>
            <w:r>
              <w:rPr>
                <w:spacing w:val="-13"/>
                <w:sz w:val="24"/>
              </w:rPr>
              <w:t xml:space="preserve"> </w:t>
            </w:r>
            <w:r>
              <w:rPr>
                <w:sz w:val="24"/>
              </w:rPr>
              <w:t>National</w:t>
            </w:r>
            <w:r>
              <w:rPr>
                <w:spacing w:val="-13"/>
                <w:sz w:val="24"/>
              </w:rPr>
              <w:t xml:space="preserve"> </w:t>
            </w:r>
            <w:r>
              <w:rPr>
                <w:sz w:val="24"/>
              </w:rPr>
              <w:t xml:space="preserve">Anthem </w:t>
            </w:r>
            <w:r>
              <w:rPr>
                <w:spacing w:val="-4"/>
                <w:sz w:val="24"/>
              </w:rPr>
              <w:t>Taps</w:t>
            </w:r>
          </w:p>
          <w:p w14:paraId="1A70A79B" w14:textId="77777777" w:rsidR="00E23A5D" w:rsidRDefault="00CF1E04">
            <w:pPr>
              <w:pStyle w:val="TableParagraph"/>
              <w:spacing w:before="240" w:line="266" w:lineRule="exact"/>
              <w:ind w:left="55"/>
              <w:rPr>
                <w:sz w:val="24"/>
              </w:rPr>
            </w:pPr>
            <w:r>
              <w:rPr>
                <w:spacing w:val="-2"/>
                <w:sz w:val="24"/>
              </w:rPr>
              <w:t>SSFB:</w:t>
            </w:r>
          </w:p>
          <w:p w14:paraId="4CE1E92B" w14:textId="77777777" w:rsidR="00E23A5D" w:rsidRDefault="00CF1E04">
            <w:pPr>
              <w:pStyle w:val="TableParagraph"/>
              <w:spacing w:line="240" w:lineRule="exact"/>
              <w:ind w:left="55"/>
              <w:rPr>
                <w:sz w:val="24"/>
              </w:rPr>
            </w:pPr>
            <w:r>
              <w:rPr>
                <w:sz w:val="24"/>
              </w:rPr>
              <w:t>Reveille</w:t>
            </w:r>
            <w:r>
              <w:rPr>
                <w:spacing w:val="-7"/>
                <w:sz w:val="24"/>
              </w:rPr>
              <w:t xml:space="preserve"> </w:t>
            </w:r>
            <w:r>
              <w:rPr>
                <w:sz w:val="24"/>
              </w:rPr>
              <w:t>&amp;</w:t>
            </w:r>
            <w:r>
              <w:rPr>
                <w:spacing w:val="-12"/>
                <w:sz w:val="24"/>
              </w:rPr>
              <w:t xml:space="preserve"> </w:t>
            </w:r>
            <w:r>
              <w:rPr>
                <w:sz w:val="24"/>
              </w:rPr>
              <w:t>To</w:t>
            </w:r>
            <w:r>
              <w:rPr>
                <w:spacing w:val="-11"/>
                <w:sz w:val="24"/>
              </w:rPr>
              <w:t xml:space="preserve"> </w:t>
            </w:r>
            <w:r>
              <w:rPr>
                <w:sz w:val="24"/>
              </w:rPr>
              <w:t>The</w:t>
            </w:r>
            <w:r>
              <w:rPr>
                <w:spacing w:val="-5"/>
                <w:sz w:val="24"/>
              </w:rPr>
              <w:t xml:space="preserve"> </w:t>
            </w:r>
            <w:r>
              <w:rPr>
                <w:spacing w:val="-2"/>
                <w:sz w:val="24"/>
              </w:rPr>
              <w:t>Colors</w:t>
            </w:r>
          </w:p>
        </w:tc>
        <w:tc>
          <w:tcPr>
            <w:tcW w:w="2182" w:type="dxa"/>
          </w:tcPr>
          <w:p w14:paraId="27AB14D4" w14:textId="77777777" w:rsidR="00E23A5D" w:rsidRDefault="00CF1E04">
            <w:pPr>
              <w:pStyle w:val="TableParagraph"/>
              <w:spacing w:before="244" w:line="266" w:lineRule="exact"/>
              <w:ind w:left="323"/>
              <w:rPr>
                <w:sz w:val="24"/>
              </w:rPr>
            </w:pPr>
            <w:r>
              <w:rPr>
                <w:sz w:val="24"/>
              </w:rPr>
              <w:t xml:space="preserve">7:00am </w:t>
            </w:r>
            <w:r>
              <w:rPr>
                <w:spacing w:val="-5"/>
                <w:sz w:val="24"/>
              </w:rPr>
              <w:t>MST</w:t>
            </w:r>
          </w:p>
          <w:p w14:paraId="48CF6491" w14:textId="77777777" w:rsidR="00E23A5D" w:rsidRDefault="00CF1E04">
            <w:pPr>
              <w:pStyle w:val="TableParagraph"/>
              <w:spacing w:line="255" w:lineRule="exact"/>
              <w:ind w:left="323"/>
              <w:rPr>
                <w:sz w:val="24"/>
              </w:rPr>
            </w:pPr>
            <w:r>
              <w:rPr>
                <w:sz w:val="24"/>
              </w:rPr>
              <w:t xml:space="preserve">5:00pm </w:t>
            </w:r>
            <w:r>
              <w:rPr>
                <w:spacing w:val="-5"/>
                <w:sz w:val="24"/>
              </w:rPr>
              <w:t>MST</w:t>
            </w:r>
          </w:p>
          <w:p w14:paraId="0BEEB227" w14:textId="77777777" w:rsidR="00E23A5D" w:rsidRDefault="00CF1E04">
            <w:pPr>
              <w:pStyle w:val="TableParagraph"/>
              <w:spacing w:line="265" w:lineRule="exact"/>
              <w:ind w:left="323"/>
              <w:rPr>
                <w:sz w:val="24"/>
              </w:rPr>
            </w:pPr>
            <w:r>
              <w:rPr>
                <w:sz w:val="24"/>
              </w:rPr>
              <w:t xml:space="preserve">10:00pm </w:t>
            </w:r>
            <w:r>
              <w:rPr>
                <w:spacing w:val="-5"/>
                <w:sz w:val="24"/>
              </w:rPr>
              <w:t>MST</w:t>
            </w:r>
          </w:p>
          <w:p w14:paraId="0FB78278" w14:textId="77777777" w:rsidR="00E23A5D" w:rsidRDefault="00E23A5D">
            <w:pPr>
              <w:pStyle w:val="TableParagraph"/>
              <w:spacing w:before="213"/>
              <w:ind w:left="0"/>
              <w:rPr>
                <w:sz w:val="24"/>
              </w:rPr>
            </w:pPr>
          </w:p>
          <w:p w14:paraId="62B94126" w14:textId="77777777" w:rsidR="00E23A5D" w:rsidRDefault="00CF1E04">
            <w:pPr>
              <w:pStyle w:val="TableParagraph"/>
              <w:spacing w:before="1" w:line="250" w:lineRule="exact"/>
              <w:ind w:left="323"/>
              <w:rPr>
                <w:sz w:val="24"/>
              </w:rPr>
            </w:pPr>
            <w:r>
              <w:rPr>
                <w:sz w:val="24"/>
              </w:rPr>
              <w:t>7:00am</w:t>
            </w:r>
            <w:r>
              <w:rPr>
                <w:spacing w:val="-4"/>
                <w:sz w:val="24"/>
              </w:rPr>
              <w:t xml:space="preserve"> </w:t>
            </w:r>
            <w:r>
              <w:rPr>
                <w:spacing w:val="-5"/>
                <w:sz w:val="24"/>
              </w:rPr>
              <w:t>MST</w:t>
            </w:r>
          </w:p>
        </w:tc>
        <w:tc>
          <w:tcPr>
            <w:tcW w:w="2801" w:type="dxa"/>
          </w:tcPr>
          <w:p w14:paraId="06BB3314" w14:textId="77777777" w:rsidR="00E23A5D" w:rsidRDefault="00CF1E04">
            <w:pPr>
              <w:pStyle w:val="TableParagraph"/>
              <w:spacing w:before="262" w:line="220" w:lineRule="auto"/>
              <w:ind w:left="459" w:right="44"/>
              <w:jc w:val="both"/>
              <w:rPr>
                <w:sz w:val="24"/>
              </w:rPr>
            </w:pPr>
            <w:r>
              <w:rPr>
                <w:sz w:val="24"/>
              </w:rPr>
              <w:t>Monday</w:t>
            </w:r>
            <w:r>
              <w:rPr>
                <w:spacing w:val="-15"/>
                <w:sz w:val="24"/>
              </w:rPr>
              <w:t xml:space="preserve"> </w:t>
            </w:r>
            <w:r>
              <w:rPr>
                <w:sz w:val="24"/>
              </w:rPr>
              <w:t>through</w:t>
            </w:r>
            <w:r>
              <w:rPr>
                <w:spacing w:val="-15"/>
                <w:sz w:val="24"/>
              </w:rPr>
              <w:t xml:space="preserve"> </w:t>
            </w:r>
            <w:r>
              <w:rPr>
                <w:sz w:val="24"/>
              </w:rPr>
              <w:t>Friday Monday</w:t>
            </w:r>
            <w:r>
              <w:rPr>
                <w:spacing w:val="-15"/>
                <w:sz w:val="24"/>
              </w:rPr>
              <w:t xml:space="preserve"> </w:t>
            </w:r>
            <w:r>
              <w:rPr>
                <w:sz w:val="24"/>
              </w:rPr>
              <w:t>through</w:t>
            </w:r>
            <w:r>
              <w:rPr>
                <w:spacing w:val="-15"/>
                <w:sz w:val="24"/>
              </w:rPr>
              <w:t xml:space="preserve"> </w:t>
            </w:r>
            <w:r>
              <w:rPr>
                <w:sz w:val="24"/>
              </w:rPr>
              <w:t>Friday Monday</w:t>
            </w:r>
            <w:r>
              <w:rPr>
                <w:spacing w:val="-1"/>
                <w:sz w:val="24"/>
              </w:rPr>
              <w:t xml:space="preserve"> </w:t>
            </w:r>
            <w:r>
              <w:rPr>
                <w:sz w:val="24"/>
              </w:rPr>
              <w:t xml:space="preserve">through </w:t>
            </w:r>
            <w:r>
              <w:rPr>
                <w:spacing w:val="-2"/>
                <w:sz w:val="24"/>
              </w:rPr>
              <w:t>Friday</w:t>
            </w:r>
          </w:p>
          <w:p w14:paraId="1FC39945" w14:textId="77777777" w:rsidR="00E23A5D" w:rsidRDefault="00E23A5D">
            <w:pPr>
              <w:pStyle w:val="TableParagraph"/>
              <w:spacing w:before="220"/>
              <w:ind w:left="0"/>
              <w:rPr>
                <w:sz w:val="24"/>
              </w:rPr>
            </w:pPr>
          </w:p>
          <w:p w14:paraId="759305C7" w14:textId="77777777" w:rsidR="00E23A5D" w:rsidRDefault="00CF1E04">
            <w:pPr>
              <w:pStyle w:val="TableParagraph"/>
              <w:spacing w:line="250" w:lineRule="exact"/>
              <w:ind w:left="462"/>
              <w:jc w:val="both"/>
              <w:rPr>
                <w:sz w:val="24"/>
              </w:rPr>
            </w:pPr>
            <w:r>
              <w:rPr>
                <w:sz w:val="24"/>
              </w:rPr>
              <w:t>Monday</w:t>
            </w:r>
            <w:r>
              <w:rPr>
                <w:spacing w:val="-3"/>
                <w:sz w:val="24"/>
              </w:rPr>
              <w:t xml:space="preserve"> </w:t>
            </w:r>
            <w:r>
              <w:rPr>
                <w:sz w:val="24"/>
              </w:rPr>
              <w:t>through</w:t>
            </w:r>
            <w:r>
              <w:rPr>
                <w:spacing w:val="-2"/>
                <w:sz w:val="24"/>
              </w:rPr>
              <w:t xml:space="preserve"> Friday</w:t>
            </w:r>
          </w:p>
        </w:tc>
      </w:tr>
      <w:tr w:rsidR="00E23A5D" w14:paraId="32B45B7F" w14:textId="77777777">
        <w:trPr>
          <w:trHeight w:val="264"/>
        </w:trPr>
        <w:tc>
          <w:tcPr>
            <w:tcW w:w="3033" w:type="dxa"/>
            <w:tcBorders>
              <w:left w:val="single" w:sz="4" w:space="0" w:color="000000"/>
            </w:tcBorders>
          </w:tcPr>
          <w:p w14:paraId="68256AF5" w14:textId="77777777" w:rsidR="00E23A5D" w:rsidRDefault="00CF1E04">
            <w:pPr>
              <w:pStyle w:val="TableParagraph"/>
              <w:spacing w:line="245" w:lineRule="exact"/>
              <w:ind w:left="55"/>
              <w:rPr>
                <w:sz w:val="24"/>
              </w:rPr>
            </w:pPr>
            <w:r>
              <w:rPr>
                <w:sz w:val="24"/>
              </w:rPr>
              <w:t>Retreat</w:t>
            </w:r>
            <w:r>
              <w:rPr>
                <w:spacing w:val="-5"/>
                <w:sz w:val="24"/>
              </w:rPr>
              <w:t xml:space="preserve"> </w:t>
            </w:r>
            <w:r>
              <w:rPr>
                <w:sz w:val="24"/>
              </w:rPr>
              <w:t>&amp;</w:t>
            </w:r>
            <w:r>
              <w:rPr>
                <w:spacing w:val="-3"/>
                <w:sz w:val="24"/>
              </w:rPr>
              <w:t xml:space="preserve"> </w:t>
            </w:r>
            <w:r>
              <w:rPr>
                <w:sz w:val="24"/>
              </w:rPr>
              <w:t>National</w:t>
            </w:r>
            <w:r>
              <w:rPr>
                <w:spacing w:val="-16"/>
                <w:sz w:val="24"/>
              </w:rPr>
              <w:t xml:space="preserve"> </w:t>
            </w:r>
            <w:r>
              <w:rPr>
                <w:spacing w:val="-2"/>
                <w:sz w:val="24"/>
              </w:rPr>
              <w:t>Anthem</w:t>
            </w:r>
          </w:p>
        </w:tc>
        <w:tc>
          <w:tcPr>
            <w:tcW w:w="2182" w:type="dxa"/>
          </w:tcPr>
          <w:p w14:paraId="7AF8514B" w14:textId="77777777" w:rsidR="00E23A5D" w:rsidRDefault="00CF1E04">
            <w:pPr>
              <w:pStyle w:val="TableParagraph"/>
              <w:spacing w:line="245" w:lineRule="exact"/>
              <w:ind w:left="355"/>
              <w:rPr>
                <w:sz w:val="24"/>
              </w:rPr>
            </w:pPr>
            <w:r>
              <w:rPr>
                <w:sz w:val="24"/>
              </w:rPr>
              <w:t>5:00pm</w:t>
            </w:r>
            <w:r>
              <w:rPr>
                <w:spacing w:val="-5"/>
                <w:sz w:val="24"/>
              </w:rPr>
              <w:t xml:space="preserve"> MST</w:t>
            </w:r>
          </w:p>
        </w:tc>
        <w:tc>
          <w:tcPr>
            <w:tcW w:w="2801" w:type="dxa"/>
          </w:tcPr>
          <w:p w14:paraId="6B2F01C0" w14:textId="77777777" w:rsidR="00E23A5D" w:rsidRDefault="00CF1E04">
            <w:pPr>
              <w:pStyle w:val="TableParagraph"/>
              <w:spacing w:line="245" w:lineRule="exact"/>
              <w:ind w:left="0" w:right="44"/>
              <w:jc w:val="right"/>
              <w:rPr>
                <w:sz w:val="24"/>
              </w:rPr>
            </w:pPr>
            <w:r>
              <w:rPr>
                <w:sz w:val="24"/>
              </w:rPr>
              <w:t>Monday</w:t>
            </w:r>
            <w:r>
              <w:rPr>
                <w:spacing w:val="-3"/>
                <w:sz w:val="24"/>
              </w:rPr>
              <w:t xml:space="preserve"> </w:t>
            </w:r>
            <w:r>
              <w:rPr>
                <w:sz w:val="24"/>
              </w:rPr>
              <w:t>through</w:t>
            </w:r>
            <w:r>
              <w:rPr>
                <w:spacing w:val="-2"/>
                <w:sz w:val="24"/>
              </w:rPr>
              <w:t xml:space="preserve"> Friday</w:t>
            </w:r>
          </w:p>
        </w:tc>
      </w:tr>
      <w:tr w:rsidR="00E23A5D" w14:paraId="344C8FD4" w14:textId="77777777">
        <w:trPr>
          <w:trHeight w:val="289"/>
        </w:trPr>
        <w:tc>
          <w:tcPr>
            <w:tcW w:w="3033" w:type="dxa"/>
            <w:tcBorders>
              <w:left w:val="single" w:sz="4" w:space="0" w:color="000000"/>
            </w:tcBorders>
          </w:tcPr>
          <w:p w14:paraId="331EC76D" w14:textId="77777777" w:rsidR="00E23A5D" w:rsidRDefault="00CF1E04">
            <w:pPr>
              <w:pStyle w:val="TableParagraph"/>
              <w:spacing w:line="269" w:lineRule="exact"/>
              <w:ind w:left="55"/>
              <w:rPr>
                <w:sz w:val="24"/>
              </w:rPr>
            </w:pPr>
            <w:r>
              <w:rPr>
                <w:spacing w:val="-4"/>
                <w:sz w:val="24"/>
              </w:rPr>
              <w:t>Taps</w:t>
            </w:r>
          </w:p>
        </w:tc>
        <w:tc>
          <w:tcPr>
            <w:tcW w:w="2182" w:type="dxa"/>
          </w:tcPr>
          <w:p w14:paraId="166A59FF" w14:textId="77777777" w:rsidR="00E23A5D" w:rsidRDefault="00CF1E04">
            <w:pPr>
              <w:pStyle w:val="TableParagraph"/>
              <w:spacing w:line="269" w:lineRule="exact"/>
              <w:ind w:left="323"/>
              <w:rPr>
                <w:sz w:val="24"/>
              </w:rPr>
            </w:pPr>
            <w:r>
              <w:rPr>
                <w:sz w:val="24"/>
              </w:rPr>
              <w:t>10:00pm</w:t>
            </w:r>
            <w:r>
              <w:rPr>
                <w:spacing w:val="-4"/>
                <w:sz w:val="24"/>
              </w:rPr>
              <w:t xml:space="preserve"> </w:t>
            </w:r>
            <w:r>
              <w:rPr>
                <w:spacing w:val="-5"/>
                <w:sz w:val="24"/>
              </w:rPr>
              <w:t>MST</w:t>
            </w:r>
          </w:p>
        </w:tc>
        <w:tc>
          <w:tcPr>
            <w:tcW w:w="2801" w:type="dxa"/>
          </w:tcPr>
          <w:p w14:paraId="3EF7C86A" w14:textId="77777777" w:rsidR="00E23A5D" w:rsidRDefault="00CF1E04">
            <w:pPr>
              <w:pStyle w:val="TableParagraph"/>
              <w:spacing w:line="269" w:lineRule="exact"/>
              <w:ind w:left="0" w:right="44"/>
              <w:jc w:val="right"/>
              <w:rPr>
                <w:sz w:val="24"/>
              </w:rPr>
            </w:pPr>
            <w:r>
              <w:rPr>
                <w:sz w:val="24"/>
              </w:rPr>
              <w:t>Monday</w:t>
            </w:r>
            <w:r>
              <w:rPr>
                <w:spacing w:val="-3"/>
                <w:sz w:val="24"/>
              </w:rPr>
              <w:t xml:space="preserve"> </w:t>
            </w:r>
            <w:r>
              <w:rPr>
                <w:sz w:val="24"/>
              </w:rPr>
              <w:t>through</w:t>
            </w:r>
            <w:r>
              <w:rPr>
                <w:spacing w:val="-2"/>
                <w:sz w:val="24"/>
              </w:rPr>
              <w:t xml:space="preserve"> Friday</w:t>
            </w:r>
          </w:p>
        </w:tc>
      </w:tr>
    </w:tbl>
    <w:p w14:paraId="0562CB0E" w14:textId="77777777" w:rsidR="00E23A5D" w:rsidRDefault="00E23A5D">
      <w:pPr>
        <w:pStyle w:val="BodyText"/>
        <w:spacing w:before="34"/>
      </w:pPr>
    </w:p>
    <w:p w14:paraId="487EE287" w14:textId="77777777" w:rsidR="00E23A5D" w:rsidRPr="0076288F" w:rsidRDefault="00CF1E04">
      <w:pPr>
        <w:pStyle w:val="ListParagraph"/>
        <w:numPr>
          <w:ilvl w:val="2"/>
          <w:numId w:val="2"/>
        </w:numPr>
        <w:tabs>
          <w:tab w:val="left" w:pos="1440"/>
        </w:tabs>
        <w:spacing w:before="1"/>
        <w:ind w:left="720" w:right="0" w:firstLine="0"/>
        <w:jc w:val="both"/>
        <w:rPr>
          <w:b/>
          <w:bCs/>
          <w:sz w:val="24"/>
          <w:rPrChange w:id="336" w:author="GRASSEL, MARK C NH-03 USSF SpOC 21 CS (OL-S)/SCXG" w:date="2025-02-04T16:30:00Z" w16du:dateUtc="2025-02-04T23:30:00Z">
            <w:rPr>
              <w:sz w:val="24"/>
            </w:rPr>
          </w:rPrChange>
        </w:rPr>
        <w:pPrChange w:id="337" w:author="GRASSEL, MARK C NH-03 USSF SpOC 21 CS (OL-S)/SCXG" w:date="2025-02-05T09:22:00Z" w16du:dateUtc="2025-02-05T16:22:00Z">
          <w:pPr>
            <w:pStyle w:val="ListParagraph"/>
            <w:numPr>
              <w:ilvl w:val="2"/>
              <w:numId w:val="2"/>
            </w:numPr>
            <w:tabs>
              <w:tab w:val="left" w:pos="2142"/>
            </w:tabs>
            <w:spacing w:before="1"/>
            <w:ind w:left="2142" w:right="0" w:hanging="720"/>
            <w:jc w:val="right"/>
          </w:pPr>
        </w:pPrChange>
      </w:pPr>
      <w:r w:rsidRPr="0076288F">
        <w:rPr>
          <w:b/>
          <w:bCs/>
          <w:sz w:val="24"/>
          <w:rPrChange w:id="338" w:author="GRASSEL, MARK C NH-03 USSF SpOC 21 CS (OL-S)/SCXG" w:date="2025-02-04T16:30:00Z" w16du:dateUtc="2025-02-04T23:30:00Z">
            <w:rPr>
              <w:sz w:val="24"/>
            </w:rPr>
          </w:rPrChange>
        </w:rPr>
        <w:t>Preventative</w:t>
      </w:r>
      <w:r w:rsidRPr="0076288F">
        <w:rPr>
          <w:b/>
          <w:bCs/>
          <w:spacing w:val="-10"/>
          <w:sz w:val="24"/>
          <w:rPrChange w:id="339" w:author="GRASSEL, MARK C NH-03 USSF SpOC 21 CS (OL-S)/SCXG" w:date="2025-02-04T16:30:00Z" w16du:dateUtc="2025-02-04T23:30:00Z">
            <w:rPr>
              <w:spacing w:val="-10"/>
              <w:sz w:val="24"/>
            </w:rPr>
          </w:rPrChange>
        </w:rPr>
        <w:t xml:space="preserve"> </w:t>
      </w:r>
      <w:r w:rsidRPr="0076288F">
        <w:rPr>
          <w:b/>
          <w:bCs/>
          <w:sz w:val="24"/>
          <w:rPrChange w:id="340" w:author="GRASSEL, MARK C NH-03 USSF SpOC 21 CS (OL-S)/SCXG" w:date="2025-02-04T16:30:00Z" w16du:dateUtc="2025-02-04T23:30:00Z">
            <w:rPr>
              <w:sz w:val="24"/>
            </w:rPr>
          </w:rPrChange>
        </w:rPr>
        <w:t>Maintenance</w:t>
      </w:r>
      <w:r w:rsidRPr="0076288F">
        <w:rPr>
          <w:b/>
          <w:bCs/>
          <w:spacing w:val="-7"/>
          <w:sz w:val="24"/>
          <w:rPrChange w:id="341" w:author="GRASSEL, MARK C NH-03 USSF SpOC 21 CS (OL-S)/SCXG" w:date="2025-02-04T16:30:00Z" w16du:dateUtc="2025-02-04T23:30:00Z">
            <w:rPr>
              <w:spacing w:val="-7"/>
              <w:sz w:val="24"/>
            </w:rPr>
          </w:rPrChange>
        </w:rPr>
        <w:t xml:space="preserve"> </w:t>
      </w:r>
      <w:r w:rsidRPr="0076288F">
        <w:rPr>
          <w:b/>
          <w:bCs/>
          <w:sz w:val="24"/>
          <w:rPrChange w:id="342" w:author="GRASSEL, MARK C NH-03 USSF SpOC 21 CS (OL-S)/SCXG" w:date="2025-02-04T16:30:00Z" w16du:dateUtc="2025-02-04T23:30:00Z">
            <w:rPr>
              <w:sz w:val="24"/>
            </w:rPr>
          </w:rPrChange>
        </w:rPr>
        <w:t>Inspections</w:t>
      </w:r>
      <w:r w:rsidRPr="0076288F">
        <w:rPr>
          <w:b/>
          <w:bCs/>
          <w:spacing w:val="-7"/>
          <w:sz w:val="24"/>
          <w:rPrChange w:id="343" w:author="GRASSEL, MARK C NH-03 USSF SpOC 21 CS (OL-S)/SCXG" w:date="2025-02-04T16:30:00Z" w16du:dateUtc="2025-02-04T23:30:00Z">
            <w:rPr>
              <w:spacing w:val="-7"/>
              <w:sz w:val="24"/>
            </w:rPr>
          </w:rPrChange>
        </w:rPr>
        <w:t xml:space="preserve"> </w:t>
      </w:r>
      <w:r w:rsidRPr="0076288F">
        <w:rPr>
          <w:b/>
          <w:bCs/>
          <w:spacing w:val="-2"/>
          <w:sz w:val="24"/>
          <w:rPrChange w:id="344" w:author="GRASSEL, MARK C NH-03 USSF SpOC 21 CS (OL-S)/SCXG" w:date="2025-02-04T16:30:00Z" w16du:dateUtc="2025-02-04T23:30:00Z">
            <w:rPr>
              <w:spacing w:val="-2"/>
              <w:sz w:val="24"/>
            </w:rPr>
          </w:rPrChange>
        </w:rPr>
        <w:t>(PMI):</w:t>
      </w:r>
    </w:p>
    <w:p w14:paraId="2843B5EA" w14:textId="77777777" w:rsidR="00E23A5D" w:rsidRDefault="00CF1E04">
      <w:pPr>
        <w:pStyle w:val="ListParagraph"/>
        <w:numPr>
          <w:ilvl w:val="3"/>
          <w:numId w:val="2"/>
        </w:numPr>
        <w:tabs>
          <w:tab w:val="left" w:pos="1440"/>
          <w:tab w:val="left" w:pos="11070"/>
        </w:tabs>
        <w:spacing w:before="276"/>
        <w:ind w:left="720" w:right="600" w:firstLine="0"/>
        <w:jc w:val="both"/>
        <w:rPr>
          <w:sz w:val="24"/>
        </w:rPr>
        <w:pPrChange w:id="345" w:author="GRASSEL, MARK C NH-03 USSF SpOC 21 CS (OL-S)/SCXG" w:date="2025-02-05T09:22:00Z" w16du:dateUtc="2025-02-05T16:22:00Z">
          <w:pPr>
            <w:pStyle w:val="ListParagraph"/>
            <w:numPr>
              <w:ilvl w:val="3"/>
              <w:numId w:val="2"/>
            </w:numPr>
            <w:tabs>
              <w:tab w:val="left" w:pos="2143"/>
            </w:tabs>
            <w:spacing w:before="276"/>
            <w:ind w:left="1422" w:right="971" w:hanging="722"/>
            <w:jc w:val="left"/>
          </w:pPr>
        </w:pPrChange>
      </w:pPr>
      <w:r w:rsidRPr="0076288F">
        <w:rPr>
          <w:b/>
          <w:bCs/>
          <w:sz w:val="24"/>
          <w:rPrChange w:id="346" w:author="GRASSEL, MARK C NH-03 USSF SpOC 21 CS (OL-S)/SCXG" w:date="2025-02-04T16:30:00Z" w16du:dateUtc="2025-02-04T23:30:00Z">
            <w:rPr>
              <w:sz w:val="24"/>
            </w:rPr>
          </w:rPrChange>
        </w:rPr>
        <w:t>Quarterly PMI’s:</w:t>
      </w:r>
      <w:r>
        <w:rPr>
          <w:sz w:val="24"/>
        </w:rPr>
        <w:t xml:space="preserve"> The Contractor shall complete four (4) comprehensive PMI’s per year (quarterly).</w:t>
      </w:r>
      <w:r>
        <w:rPr>
          <w:spacing w:val="-5"/>
          <w:sz w:val="24"/>
        </w:rPr>
        <w:t xml:space="preserve"> </w:t>
      </w:r>
      <w:r>
        <w:rPr>
          <w:sz w:val="24"/>
        </w:rPr>
        <w:t>Quarterly</w:t>
      </w:r>
      <w:r>
        <w:rPr>
          <w:spacing w:val="-3"/>
          <w:sz w:val="24"/>
        </w:rPr>
        <w:t xml:space="preserve"> </w:t>
      </w:r>
      <w:r>
        <w:rPr>
          <w:sz w:val="24"/>
        </w:rPr>
        <w:t>PMI’s</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accomplished</w:t>
      </w:r>
      <w:r>
        <w:rPr>
          <w:spacing w:val="-3"/>
          <w:sz w:val="24"/>
        </w:rPr>
        <w:t xml:space="preserve"> </w:t>
      </w:r>
      <w:r>
        <w:rPr>
          <w:sz w:val="24"/>
        </w:rPr>
        <w:t>in</w:t>
      </w:r>
      <w:r>
        <w:rPr>
          <w:spacing w:val="-3"/>
          <w:sz w:val="24"/>
        </w:rPr>
        <w:t xml:space="preserve"> </w:t>
      </w:r>
      <w:r>
        <w:rPr>
          <w:sz w:val="24"/>
        </w:rPr>
        <w:t>accordance</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appropriate</w:t>
      </w:r>
      <w:r>
        <w:rPr>
          <w:spacing w:val="-3"/>
          <w:sz w:val="24"/>
        </w:rPr>
        <w:t xml:space="preserve"> </w:t>
      </w:r>
      <w:r>
        <w:rPr>
          <w:sz w:val="24"/>
        </w:rPr>
        <w:t>equipment manufacturer’s manual. Quarterly PMI’s shall include at a minimum visual siren station physical inspection, siren cabinet and components inspection, speaker assembly and pole top equipment inspection, visual inspection of the pole base identifying loose or unstable conditions, station performance</w:t>
      </w:r>
      <w:r>
        <w:rPr>
          <w:spacing w:val="-6"/>
          <w:sz w:val="24"/>
        </w:rPr>
        <w:t xml:space="preserve"> </w:t>
      </w:r>
      <w:r>
        <w:rPr>
          <w:sz w:val="24"/>
        </w:rPr>
        <w:t>testing,</w:t>
      </w:r>
      <w:r>
        <w:rPr>
          <w:spacing w:val="-5"/>
          <w:sz w:val="24"/>
        </w:rPr>
        <w:t xml:space="preserve"> </w:t>
      </w:r>
      <w:r>
        <w:rPr>
          <w:sz w:val="24"/>
        </w:rPr>
        <w:t>radio</w:t>
      </w:r>
      <w:r>
        <w:rPr>
          <w:spacing w:val="-5"/>
          <w:sz w:val="24"/>
        </w:rPr>
        <w:t xml:space="preserve"> </w:t>
      </w:r>
      <w:r>
        <w:rPr>
          <w:sz w:val="24"/>
        </w:rPr>
        <w:t>forward/reflected</w:t>
      </w:r>
      <w:r>
        <w:rPr>
          <w:spacing w:val="-5"/>
          <w:sz w:val="24"/>
        </w:rPr>
        <w:t xml:space="preserve"> </w:t>
      </w:r>
      <w:r>
        <w:rPr>
          <w:sz w:val="24"/>
        </w:rPr>
        <w:t>power</w:t>
      </w:r>
      <w:r>
        <w:rPr>
          <w:spacing w:val="-4"/>
          <w:sz w:val="24"/>
        </w:rPr>
        <w:t xml:space="preserve"> </w:t>
      </w:r>
      <w:r>
        <w:rPr>
          <w:sz w:val="24"/>
        </w:rPr>
        <w:t>readings</w:t>
      </w:r>
      <w:r>
        <w:rPr>
          <w:spacing w:val="-6"/>
          <w:sz w:val="24"/>
        </w:rPr>
        <w:t xml:space="preserve"> </w:t>
      </w:r>
      <w:r>
        <w:rPr>
          <w:sz w:val="24"/>
        </w:rPr>
        <w:t>and</w:t>
      </w:r>
      <w:r>
        <w:rPr>
          <w:spacing w:val="-5"/>
          <w:sz w:val="24"/>
        </w:rPr>
        <w:t xml:space="preserve"> </w:t>
      </w:r>
      <w:r>
        <w:rPr>
          <w:sz w:val="24"/>
        </w:rPr>
        <w:t>tower</w:t>
      </w:r>
      <w:r>
        <w:rPr>
          <w:spacing w:val="-4"/>
          <w:sz w:val="24"/>
        </w:rPr>
        <w:t xml:space="preserve"> </w:t>
      </w:r>
      <w:r>
        <w:rPr>
          <w:sz w:val="24"/>
        </w:rPr>
        <w:t>signal</w:t>
      </w:r>
      <w:r>
        <w:rPr>
          <w:spacing w:val="-3"/>
          <w:sz w:val="24"/>
        </w:rPr>
        <w:t xml:space="preserve"> </w:t>
      </w:r>
      <w:r>
        <w:rPr>
          <w:sz w:val="24"/>
        </w:rPr>
        <w:t>to</w:t>
      </w:r>
      <w:r>
        <w:rPr>
          <w:spacing w:val="-5"/>
          <w:sz w:val="24"/>
        </w:rPr>
        <w:t xml:space="preserve"> </w:t>
      </w:r>
      <w:r>
        <w:rPr>
          <w:sz w:val="24"/>
        </w:rPr>
        <w:t>noise</w:t>
      </w:r>
      <w:r>
        <w:rPr>
          <w:spacing w:val="-6"/>
          <w:sz w:val="24"/>
        </w:rPr>
        <w:t xml:space="preserve"> </w:t>
      </w:r>
      <w:r>
        <w:rPr>
          <w:sz w:val="24"/>
        </w:rPr>
        <w:t>readings</w:t>
      </w:r>
      <w:r>
        <w:rPr>
          <w:spacing w:val="-6"/>
          <w:sz w:val="24"/>
        </w:rPr>
        <w:t xml:space="preserve"> </w:t>
      </w:r>
      <w:r>
        <w:rPr>
          <w:sz w:val="24"/>
        </w:rPr>
        <w:t>as identified</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manufacturer’s</w:t>
      </w:r>
      <w:r>
        <w:rPr>
          <w:spacing w:val="-15"/>
          <w:sz w:val="24"/>
        </w:rPr>
        <w:t xml:space="preserve"> </w:t>
      </w:r>
      <w:r>
        <w:rPr>
          <w:sz w:val="24"/>
        </w:rPr>
        <w:t>manual.</w:t>
      </w:r>
      <w:r>
        <w:rPr>
          <w:spacing w:val="-15"/>
          <w:sz w:val="24"/>
        </w:rPr>
        <w:t xml:space="preserve"> </w:t>
      </w:r>
      <w:r>
        <w:rPr>
          <w:sz w:val="24"/>
        </w:rPr>
        <w:t>Quarterly</w:t>
      </w:r>
      <w:r>
        <w:rPr>
          <w:spacing w:val="-15"/>
          <w:sz w:val="24"/>
        </w:rPr>
        <w:t xml:space="preserve"> </w:t>
      </w:r>
      <w:r>
        <w:rPr>
          <w:sz w:val="24"/>
        </w:rPr>
        <w:t>PMI’s</w:t>
      </w:r>
      <w:r>
        <w:rPr>
          <w:spacing w:val="-15"/>
          <w:sz w:val="24"/>
        </w:rPr>
        <w:t xml:space="preserve"> </w:t>
      </w:r>
      <w:r>
        <w:rPr>
          <w:sz w:val="24"/>
        </w:rPr>
        <w:t>shall</w:t>
      </w:r>
      <w:r>
        <w:rPr>
          <w:spacing w:val="-15"/>
          <w:sz w:val="24"/>
        </w:rPr>
        <w:t xml:space="preserve"> </w:t>
      </w:r>
      <w:r>
        <w:rPr>
          <w:sz w:val="24"/>
        </w:rPr>
        <w:t>be</w:t>
      </w:r>
      <w:r>
        <w:rPr>
          <w:spacing w:val="-15"/>
          <w:sz w:val="24"/>
        </w:rPr>
        <w:t xml:space="preserve"> </w:t>
      </w:r>
      <w:r>
        <w:rPr>
          <w:sz w:val="24"/>
        </w:rPr>
        <w:t>conducted</w:t>
      </w:r>
      <w:r>
        <w:rPr>
          <w:spacing w:val="-15"/>
          <w:sz w:val="24"/>
        </w:rPr>
        <w:t xml:space="preserve"> </w:t>
      </w:r>
      <w:r>
        <w:rPr>
          <w:sz w:val="24"/>
        </w:rPr>
        <w:t>from</w:t>
      </w:r>
      <w:r>
        <w:rPr>
          <w:spacing w:val="-15"/>
          <w:sz w:val="24"/>
        </w:rPr>
        <w:t xml:space="preserve"> </w:t>
      </w:r>
      <w:r>
        <w:rPr>
          <w:sz w:val="24"/>
        </w:rPr>
        <w:t>both</w:t>
      </w:r>
      <w:r>
        <w:rPr>
          <w:spacing w:val="-15"/>
          <w:sz w:val="24"/>
        </w:rPr>
        <w:t xml:space="preserve"> </w:t>
      </w:r>
      <w:r>
        <w:rPr>
          <w:sz w:val="24"/>
        </w:rPr>
        <w:t>the</w:t>
      </w:r>
      <w:r>
        <w:rPr>
          <w:spacing w:val="-15"/>
          <w:sz w:val="24"/>
        </w:rPr>
        <w:t xml:space="preserve"> </w:t>
      </w:r>
      <w:r>
        <w:rPr>
          <w:sz w:val="24"/>
        </w:rPr>
        <w:t>primary and alternate locations and include all towers.</w:t>
      </w:r>
    </w:p>
    <w:p w14:paraId="2B1C626F" w14:textId="77777777" w:rsidR="00E23A5D" w:rsidRPr="0076288F" w:rsidRDefault="00CF1E04">
      <w:pPr>
        <w:pStyle w:val="ListParagraph"/>
        <w:numPr>
          <w:ilvl w:val="3"/>
          <w:numId w:val="2"/>
        </w:numPr>
        <w:tabs>
          <w:tab w:val="left" w:pos="1440"/>
        </w:tabs>
        <w:spacing w:before="275"/>
        <w:ind w:left="720" w:right="0" w:firstLine="0"/>
        <w:jc w:val="both"/>
        <w:rPr>
          <w:b/>
          <w:bCs/>
          <w:sz w:val="24"/>
          <w:rPrChange w:id="347" w:author="GRASSEL, MARK C NH-03 USSF SpOC 21 CS (OL-S)/SCXG" w:date="2025-02-04T16:30:00Z" w16du:dateUtc="2025-02-04T23:30:00Z">
            <w:rPr>
              <w:sz w:val="24"/>
            </w:rPr>
          </w:rPrChange>
        </w:rPr>
        <w:pPrChange w:id="348" w:author="GRASSEL, MARK C NH-03 USSF SpOC 21 CS (OL-S)/SCXG" w:date="2025-02-05T09:23:00Z" w16du:dateUtc="2025-02-05T16:23:00Z">
          <w:pPr>
            <w:pStyle w:val="ListParagraph"/>
            <w:numPr>
              <w:ilvl w:val="3"/>
              <w:numId w:val="2"/>
            </w:numPr>
            <w:tabs>
              <w:tab w:val="left" w:pos="2143"/>
            </w:tabs>
            <w:spacing w:before="275"/>
            <w:ind w:left="2143" w:right="0" w:hanging="721"/>
            <w:jc w:val="left"/>
          </w:pPr>
        </w:pPrChange>
      </w:pPr>
      <w:r w:rsidRPr="0076288F">
        <w:rPr>
          <w:b/>
          <w:bCs/>
          <w:sz w:val="24"/>
          <w:rPrChange w:id="349" w:author="GRASSEL, MARK C NH-03 USSF SpOC 21 CS (OL-S)/SCXG" w:date="2025-02-04T16:30:00Z" w16du:dateUtc="2025-02-04T23:30:00Z">
            <w:rPr>
              <w:sz w:val="24"/>
            </w:rPr>
          </w:rPrChange>
        </w:rPr>
        <w:t xml:space="preserve">Monthly </w:t>
      </w:r>
      <w:r w:rsidRPr="0076288F">
        <w:rPr>
          <w:b/>
          <w:bCs/>
          <w:spacing w:val="-2"/>
          <w:sz w:val="24"/>
          <w:rPrChange w:id="350" w:author="GRASSEL, MARK C NH-03 USSF SpOC 21 CS (OL-S)/SCXG" w:date="2025-02-04T16:30:00Z" w16du:dateUtc="2025-02-04T23:30:00Z">
            <w:rPr>
              <w:spacing w:val="-2"/>
              <w:sz w:val="24"/>
            </w:rPr>
          </w:rPrChange>
        </w:rPr>
        <w:t>PMI’s:</w:t>
      </w:r>
    </w:p>
    <w:p w14:paraId="13FB90F5" w14:textId="77777777" w:rsidR="00E23A5D" w:rsidRDefault="00CF1E04">
      <w:pPr>
        <w:pStyle w:val="BodyText"/>
        <w:spacing w:before="276"/>
        <w:ind w:left="720" w:right="600"/>
        <w:jc w:val="both"/>
        <w:pPrChange w:id="351" w:author="GRASSEL, MARK C NH-03 USSF SpOC 21 CS (OL-S)/SCXG" w:date="2025-02-05T09:23:00Z" w16du:dateUtc="2025-02-05T16:23:00Z">
          <w:pPr>
            <w:pStyle w:val="BodyText"/>
            <w:spacing w:before="276"/>
            <w:ind w:left="1422" w:right="971"/>
            <w:jc w:val="both"/>
          </w:pPr>
        </w:pPrChange>
      </w:pPr>
      <w:r w:rsidRPr="00C23EC0">
        <w:rPr>
          <w:b/>
          <w:bCs/>
          <w:rPrChange w:id="352" w:author="GRASSEL, MARK C NH-03 USSF SpOC 21 CS (OL-S)/SCXG" w:date="2025-02-05T09:23:00Z" w16du:dateUtc="2025-02-05T16:23:00Z">
            <w:rPr/>
          </w:rPrChange>
        </w:rPr>
        <w:t>PSFB</w:t>
      </w:r>
      <w:r>
        <w:rPr>
          <w:spacing w:val="-2"/>
        </w:rPr>
        <w:t xml:space="preserve"> </w:t>
      </w:r>
      <w:r>
        <w:t>-</w:t>
      </w:r>
      <w:r>
        <w:rPr>
          <w:spacing w:val="-1"/>
        </w:rPr>
        <w:t xml:space="preserve"> </w:t>
      </w:r>
      <w:r>
        <w:t>The</w:t>
      </w:r>
      <w:r>
        <w:rPr>
          <w:spacing w:val="-1"/>
        </w:rPr>
        <w:t xml:space="preserve"> </w:t>
      </w:r>
      <w:r>
        <w:t>Contractor</w:t>
      </w:r>
      <w:r>
        <w:rPr>
          <w:spacing w:val="-1"/>
        </w:rPr>
        <w:t xml:space="preserve"> </w:t>
      </w:r>
      <w:r>
        <w:t>shall</w:t>
      </w:r>
      <w:r>
        <w:rPr>
          <w:spacing w:val="-1"/>
        </w:rPr>
        <w:t xml:space="preserve"> </w:t>
      </w:r>
      <w:r>
        <w:t>complete</w:t>
      </w:r>
      <w:r>
        <w:rPr>
          <w:spacing w:val="-1"/>
        </w:rPr>
        <w:t xml:space="preserve"> </w:t>
      </w:r>
      <w:r>
        <w:t>a</w:t>
      </w:r>
      <w:r>
        <w:rPr>
          <w:spacing w:val="-1"/>
        </w:rPr>
        <w:t xml:space="preserve"> </w:t>
      </w:r>
      <w:r>
        <w:t>Monthly</w:t>
      </w:r>
      <w:r>
        <w:rPr>
          <w:spacing w:val="-2"/>
        </w:rPr>
        <w:t xml:space="preserve"> </w:t>
      </w:r>
      <w:r>
        <w:t>PMI</w:t>
      </w:r>
      <w:r>
        <w:rPr>
          <w:spacing w:val="-1"/>
        </w:rPr>
        <w:t xml:space="preserve"> </w:t>
      </w:r>
      <w:r>
        <w:t>on</w:t>
      </w:r>
      <w:r>
        <w:rPr>
          <w:spacing w:val="-1"/>
        </w:rPr>
        <w:t xml:space="preserve"> </w:t>
      </w:r>
      <w:r>
        <w:t>all</w:t>
      </w:r>
      <w:r>
        <w:rPr>
          <w:spacing w:val="-1"/>
        </w:rPr>
        <w:t xml:space="preserve"> </w:t>
      </w:r>
      <w:r>
        <w:t>of</w:t>
      </w:r>
      <w:r>
        <w:rPr>
          <w:spacing w:val="-1"/>
        </w:rPr>
        <w:t xml:space="preserve"> </w:t>
      </w:r>
      <w:r>
        <w:t>the</w:t>
      </w:r>
      <w:r>
        <w:rPr>
          <w:spacing w:val="-2"/>
        </w:rPr>
        <w:t xml:space="preserve"> </w:t>
      </w:r>
      <w:r>
        <w:t>five</w:t>
      </w:r>
      <w:r>
        <w:rPr>
          <w:spacing w:val="-2"/>
        </w:rPr>
        <w:t xml:space="preserve"> </w:t>
      </w:r>
      <w:r>
        <w:t>towers,</w:t>
      </w:r>
      <w:r>
        <w:rPr>
          <w:spacing w:val="-1"/>
        </w:rPr>
        <w:t xml:space="preserve"> </w:t>
      </w:r>
      <w:r>
        <w:t>(resulting</w:t>
      </w:r>
      <w:r>
        <w:rPr>
          <w:spacing w:val="-1"/>
        </w:rPr>
        <w:t xml:space="preserve"> </w:t>
      </w:r>
      <w:r>
        <w:t>in</w:t>
      </w:r>
      <w:r>
        <w:rPr>
          <w:spacing w:val="-1"/>
        </w:rPr>
        <w:t xml:space="preserve"> </w:t>
      </w:r>
      <w:r>
        <w:t>each tower twelve PMI’s in a 12 month period). Monthly PMI’s shall consist of checking tower operations in accordance with the maintenance checklist found in the manufacturer’s manual.</w:t>
      </w:r>
    </w:p>
    <w:p w14:paraId="14304DEF" w14:textId="77777777" w:rsidR="00E23A5D" w:rsidRDefault="00CF1E04">
      <w:pPr>
        <w:pStyle w:val="BodyText"/>
        <w:tabs>
          <w:tab w:val="left" w:pos="10530"/>
          <w:tab w:val="left" w:pos="10620"/>
        </w:tabs>
        <w:spacing w:before="276"/>
        <w:ind w:left="720" w:right="510"/>
        <w:jc w:val="both"/>
        <w:pPrChange w:id="353" w:author="GRASSEL, MARK C NH-03 USSF SpOC 21 CS (OL-S)/SCXG" w:date="2025-02-05T09:24:00Z" w16du:dateUtc="2025-02-05T16:24:00Z">
          <w:pPr>
            <w:pStyle w:val="BodyText"/>
            <w:spacing w:before="276"/>
            <w:ind w:left="1422" w:right="968"/>
            <w:jc w:val="both"/>
          </w:pPr>
        </w:pPrChange>
      </w:pPr>
      <w:r w:rsidRPr="00C23EC0">
        <w:rPr>
          <w:b/>
          <w:bCs/>
          <w:rPrChange w:id="354" w:author="GRASSEL, MARK C NH-03 USSF SpOC 21 CS (OL-S)/SCXG" w:date="2025-02-05T09:23:00Z" w16du:dateUtc="2025-02-05T16:23:00Z">
            <w:rPr/>
          </w:rPrChange>
        </w:rPr>
        <w:t>SSFB</w:t>
      </w:r>
      <w:r>
        <w:rPr>
          <w:spacing w:val="-14"/>
        </w:rPr>
        <w:t xml:space="preserve"> </w:t>
      </w:r>
      <w:r>
        <w:t>-</w:t>
      </w:r>
      <w:r>
        <w:rPr>
          <w:spacing w:val="-14"/>
        </w:rPr>
        <w:t xml:space="preserve"> </w:t>
      </w:r>
      <w:r>
        <w:t>The</w:t>
      </w:r>
      <w:r>
        <w:rPr>
          <w:spacing w:val="-13"/>
        </w:rPr>
        <w:t xml:space="preserve"> </w:t>
      </w:r>
      <w:r>
        <w:t>Contractor</w:t>
      </w:r>
      <w:r>
        <w:rPr>
          <w:spacing w:val="-14"/>
        </w:rPr>
        <w:t xml:space="preserve"> </w:t>
      </w:r>
      <w:r>
        <w:t>shall</w:t>
      </w:r>
      <w:r>
        <w:rPr>
          <w:spacing w:val="-14"/>
        </w:rPr>
        <w:t xml:space="preserve"> </w:t>
      </w:r>
      <w:r>
        <w:t>complete</w:t>
      </w:r>
      <w:r>
        <w:rPr>
          <w:spacing w:val="-14"/>
        </w:rPr>
        <w:t xml:space="preserve"> </w:t>
      </w:r>
      <w:r>
        <w:t>a</w:t>
      </w:r>
      <w:r>
        <w:rPr>
          <w:spacing w:val="-14"/>
        </w:rPr>
        <w:t xml:space="preserve"> </w:t>
      </w:r>
      <w:r>
        <w:t>Monthly</w:t>
      </w:r>
      <w:r>
        <w:rPr>
          <w:spacing w:val="-14"/>
        </w:rPr>
        <w:t xml:space="preserve"> </w:t>
      </w:r>
      <w:r>
        <w:t>PMI</w:t>
      </w:r>
      <w:r>
        <w:rPr>
          <w:spacing w:val="-14"/>
        </w:rPr>
        <w:t xml:space="preserve"> </w:t>
      </w:r>
      <w:r>
        <w:t>on</w:t>
      </w:r>
      <w:r>
        <w:rPr>
          <w:spacing w:val="-14"/>
        </w:rPr>
        <w:t xml:space="preserve"> </w:t>
      </w:r>
      <w:r>
        <w:t>all</w:t>
      </w:r>
      <w:r>
        <w:rPr>
          <w:spacing w:val="-14"/>
        </w:rPr>
        <w:t xml:space="preserve"> </w:t>
      </w:r>
      <w:r>
        <w:t>of</w:t>
      </w:r>
      <w:r>
        <w:rPr>
          <w:spacing w:val="-14"/>
        </w:rPr>
        <w:t xml:space="preserve"> </w:t>
      </w:r>
      <w:r>
        <w:t>the</w:t>
      </w:r>
      <w:r>
        <w:rPr>
          <w:spacing w:val="-14"/>
        </w:rPr>
        <w:t xml:space="preserve"> </w:t>
      </w:r>
      <w:r>
        <w:t>nine</w:t>
      </w:r>
      <w:r>
        <w:rPr>
          <w:spacing w:val="-14"/>
        </w:rPr>
        <w:t xml:space="preserve"> </w:t>
      </w:r>
      <w:r>
        <w:t>towers.</w:t>
      </w:r>
      <w:r>
        <w:rPr>
          <w:spacing w:val="-14"/>
        </w:rPr>
        <w:t xml:space="preserve"> </w:t>
      </w:r>
      <w:r>
        <w:t>PMI’s</w:t>
      </w:r>
      <w:r>
        <w:rPr>
          <w:spacing w:val="-14"/>
        </w:rPr>
        <w:t xml:space="preserve"> </w:t>
      </w:r>
      <w:r>
        <w:t>shall</w:t>
      </w:r>
      <w:r>
        <w:rPr>
          <w:spacing w:val="-14"/>
        </w:rPr>
        <w:t xml:space="preserve"> </w:t>
      </w:r>
      <w:r>
        <w:t>consist of checking tower operations in accordance with the maintenance checklist found in the manufacturer’s manual. Public Address System will be maintained per manufacturer’s manual to include internal and external paging devices.</w:t>
      </w:r>
    </w:p>
    <w:p w14:paraId="34CE0A41" w14:textId="77777777" w:rsidR="00E23A5D" w:rsidRDefault="00E23A5D">
      <w:pPr>
        <w:pStyle w:val="BodyText"/>
      </w:pPr>
    </w:p>
    <w:p w14:paraId="5B24BF59" w14:textId="0F189BE8" w:rsidR="00E23A5D" w:rsidRDefault="00CF1E04">
      <w:pPr>
        <w:pStyle w:val="ListParagraph"/>
        <w:numPr>
          <w:ilvl w:val="2"/>
          <w:numId w:val="2"/>
        </w:numPr>
        <w:tabs>
          <w:tab w:val="left" w:pos="1440"/>
        </w:tabs>
        <w:ind w:left="720" w:right="510" w:firstLine="0"/>
        <w:jc w:val="both"/>
        <w:rPr>
          <w:sz w:val="24"/>
        </w:rPr>
        <w:pPrChange w:id="355" w:author="GRASSEL, MARK C NH-03 USSF SpOC 21 CS (OL-S)/SCXG" w:date="2025-02-05T09:24:00Z" w16du:dateUtc="2025-02-05T16:24:00Z">
          <w:pPr>
            <w:pStyle w:val="ListParagraph"/>
            <w:numPr>
              <w:ilvl w:val="2"/>
              <w:numId w:val="2"/>
            </w:numPr>
            <w:tabs>
              <w:tab w:val="left" w:pos="2143"/>
            </w:tabs>
            <w:ind w:left="1422" w:right="971" w:hanging="759"/>
            <w:jc w:val="right"/>
          </w:pPr>
        </w:pPrChange>
      </w:pPr>
      <w:r>
        <w:rPr>
          <w:sz w:val="24"/>
        </w:rPr>
        <w:t>The Contractor shall coordinate 48 hours in advance for all maintenance/</w:t>
      </w:r>
      <w:proofErr w:type="gramStart"/>
      <w:r>
        <w:rPr>
          <w:sz w:val="24"/>
        </w:rPr>
        <w:t>PMI’s</w:t>
      </w:r>
      <w:proofErr w:type="gramEnd"/>
      <w:r>
        <w:rPr>
          <w:sz w:val="24"/>
        </w:rPr>
        <w:t xml:space="preserve"> with the COR</w:t>
      </w:r>
      <w:ins w:id="356" w:author="DONALDSON, ERIC J CIV USSF SpOC 21 CS (OL-S)/SCOI" w:date="2025-02-05T15:27:00Z" w16du:dateUtc="2025-02-05T22:27:00Z">
        <w:r w:rsidR="004A62C0">
          <w:rPr>
            <w:sz w:val="24"/>
          </w:rPr>
          <w:t xml:space="preserve"> </w:t>
        </w:r>
        <w:r w:rsidR="004A62C0" w:rsidRPr="004A62C0">
          <w:rPr>
            <w:sz w:val="24"/>
            <w:highlight w:val="yellow"/>
            <w:rPrChange w:id="357" w:author="DONALDSON, ERIC J CIV USSF SpOC 21 CS (OL-S)/SCOI" w:date="2025-02-05T15:28:00Z" w16du:dateUtc="2025-02-05T22:28:00Z">
              <w:rPr>
                <w:sz w:val="24"/>
              </w:rPr>
            </w:rPrChange>
          </w:rPr>
          <w:t>and/or SME</w:t>
        </w:r>
      </w:ins>
      <w:r>
        <w:rPr>
          <w:sz w:val="24"/>
        </w:rPr>
        <w:t xml:space="preserve"> prior to performing any work. For any maintenance activities to take place on PSFB prior coordination</w:t>
      </w:r>
      <w:r>
        <w:rPr>
          <w:spacing w:val="-3"/>
          <w:sz w:val="24"/>
        </w:rPr>
        <w:t xml:space="preserve"> </w:t>
      </w:r>
      <w:r>
        <w:rPr>
          <w:sz w:val="24"/>
        </w:rPr>
        <w:t>with</w:t>
      </w:r>
      <w:r>
        <w:rPr>
          <w:spacing w:val="-2"/>
          <w:sz w:val="24"/>
        </w:rPr>
        <w:t xml:space="preserve"> </w:t>
      </w:r>
      <w:r>
        <w:rPr>
          <w:sz w:val="24"/>
        </w:rPr>
        <w:t>the</w:t>
      </w:r>
      <w:r>
        <w:rPr>
          <w:spacing w:val="-2"/>
          <w:sz w:val="24"/>
        </w:rPr>
        <w:t xml:space="preserve"> </w:t>
      </w:r>
      <w:r>
        <w:rPr>
          <w:sz w:val="24"/>
        </w:rPr>
        <w:t>CSRCP</w:t>
      </w:r>
      <w:r>
        <w:rPr>
          <w:spacing w:val="-1"/>
          <w:sz w:val="24"/>
        </w:rPr>
        <w:t xml:space="preserve"> </w:t>
      </w:r>
      <w:r>
        <w:rPr>
          <w:sz w:val="24"/>
        </w:rPr>
        <w:t>will</w:t>
      </w:r>
      <w:r>
        <w:rPr>
          <w:spacing w:val="-2"/>
          <w:sz w:val="24"/>
        </w:rPr>
        <w:t xml:space="preserve"> </w:t>
      </w:r>
      <w:r>
        <w:rPr>
          <w:sz w:val="24"/>
        </w:rPr>
        <w:t>be</w:t>
      </w:r>
      <w:r>
        <w:rPr>
          <w:spacing w:val="-3"/>
          <w:sz w:val="24"/>
        </w:rPr>
        <w:t xml:space="preserve"> </w:t>
      </w:r>
      <w:r>
        <w:rPr>
          <w:sz w:val="24"/>
        </w:rPr>
        <w:t>made.</w:t>
      </w:r>
      <w:r>
        <w:rPr>
          <w:spacing w:val="-2"/>
          <w:sz w:val="24"/>
        </w:rPr>
        <w:t xml:space="preserve"> </w:t>
      </w:r>
      <w:r>
        <w:rPr>
          <w:sz w:val="24"/>
        </w:rPr>
        <w:t>There</w:t>
      </w:r>
      <w:r>
        <w:rPr>
          <w:spacing w:val="-2"/>
          <w:sz w:val="24"/>
        </w:rPr>
        <w:t xml:space="preserve"> </w:t>
      </w:r>
      <w:r>
        <w:rPr>
          <w:sz w:val="24"/>
        </w:rPr>
        <w:t>are</w:t>
      </w:r>
      <w:r>
        <w:rPr>
          <w:spacing w:val="-2"/>
          <w:sz w:val="24"/>
        </w:rPr>
        <w:t xml:space="preserve"> </w:t>
      </w:r>
      <w:r>
        <w:rPr>
          <w:sz w:val="24"/>
        </w:rPr>
        <w:t>no</w:t>
      </w:r>
      <w:r>
        <w:rPr>
          <w:spacing w:val="-2"/>
          <w:sz w:val="24"/>
        </w:rPr>
        <w:t xml:space="preserve"> </w:t>
      </w:r>
      <w:r>
        <w:rPr>
          <w:sz w:val="24"/>
        </w:rPr>
        <w:t>pre-authorized</w:t>
      </w:r>
      <w:r>
        <w:rPr>
          <w:spacing w:val="-2"/>
          <w:sz w:val="24"/>
        </w:rPr>
        <w:t xml:space="preserve"> </w:t>
      </w:r>
      <w:r>
        <w:rPr>
          <w:sz w:val="24"/>
        </w:rPr>
        <w:t>dollar</w:t>
      </w:r>
      <w:r>
        <w:rPr>
          <w:spacing w:val="-2"/>
          <w:sz w:val="24"/>
        </w:rPr>
        <w:t xml:space="preserve"> </w:t>
      </w:r>
      <w:r>
        <w:rPr>
          <w:sz w:val="24"/>
        </w:rPr>
        <w:t>amounts</w:t>
      </w:r>
      <w:r>
        <w:rPr>
          <w:spacing w:val="-2"/>
          <w:sz w:val="24"/>
        </w:rPr>
        <w:t xml:space="preserve"> </w:t>
      </w:r>
      <w:r>
        <w:rPr>
          <w:sz w:val="24"/>
        </w:rPr>
        <w:t>for</w:t>
      </w:r>
      <w:r>
        <w:rPr>
          <w:spacing w:val="-2"/>
          <w:sz w:val="24"/>
        </w:rPr>
        <w:t xml:space="preserve"> </w:t>
      </w:r>
      <w:r>
        <w:rPr>
          <w:sz w:val="24"/>
        </w:rPr>
        <w:t>calls. The</w:t>
      </w:r>
      <w:r>
        <w:rPr>
          <w:spacing w:val="-4"/>
          <w:sz w:val="24"/>
        </w:rPr>
        <w:t xml:space="preserve"> </w:t>
      </w:r>
      <w:r>
        <w:rPr>
          <w:sz w:val="24"/>
        </w:rPr>
        <w:t>Contractor</w:t>
      </w:r>
      <w:r>
        <w:rPr>
          <w:spacing w:val="-4"/>
          <w:sz w:val="24"/>
        </w:rPr>
        <w:t xml:space="preserve"> </w:t>
      </w:r>
      <w:r>
        <w:rPr>
          <w:sz w:val="24"/>
        </w:rPr>
        <w:t>shall</w:t>
      </w:r>
      <w:r>
        <w:rPr>
          <w:spacing w:val="-4"/>
          <w:sz w:val="24"/>
        </w:rPr>
        <w:t xml:space="preserve"> </w:t>
      </w:r>
      <w:r>
        <w:rPr>
          <w:sz w:val="24"/>
        </w:rPr>
        <w:t>report</w:t>
      </w:r>
      <w:r>
        <w:rPr>
          <w:spacing w:val="-4"/>
          <w:sz w:val="24"/>
        </w:rPr>
        <w:t xml:space="preserve"> </w:t>
      </w:r>
      <w:r>
        <w:rPr>
          <w:sz w:val="24"/>
        </w:rPr>
        <w:t>all</w:t>
      </w:r>
      <w:r>
        <w:rPr>
          <w:spacing w:val="-5"/>
          <w:sz w:val="24"/>
        </w:rPr>
        <w:t xml:space="preserve"> </w:t>
      </w:r>
      <w:r>
        <w:rPr>
          <w:sz w:val="24"/>
        </w:rPr>
        <w:t>calls</w:t>
      </w:r>
      <w:r>
        <w:rPr>
          <w:spacing w:val="-6"/>
          <w:sz w:val="24"/>
        </w:rPr>
        <w:t xml:space="preserve"> </w:t>
      </w:r>
      <w:r>
        <w:rPr>
          <w:sz w:val="24"/>
        </w:rPr>
        <w:t>to</w:t>
      </w:r>
      <w:r>
        <w:rPr>
          <w:spacing w:val="-5"/>
          <w:sz w:val="24"/>
        </w:rPr>
        <w:t xml:space="preserve"> </w:t>
      </w:r>
      <w:r>
        <w:rPr>
          <w:sz w:val="24"/>
        </w:rPr>
        <w:t>the</w:t>
      </w:r>
      <w:r>
        <w:rPr>
          <w:spacing w:val="-4"/>
          <w:sz w:val="24"/>
        </w:rPr>
        <w:t xml:space="preserve"> </w:t>
      </w:r>
      <w:r>
        <w:rPr>
          <w:sz w:val="24"/>
        </w:rPr>
        <w:t>COR</w:t>
      </w:r>
      <w:ins w:id="358" w:author="DONALDSON, ERIC J CIV USSF SpOC 21 CS (OL-S)/SCOI" w:date="2025-02-05T15:28:00Z" w16du:dateUtc="2025-02-05T22:28:00Z">
        <w:r w:rsidR="004A62C0">
          <w:rPr>
            <w:sz w:val="24"/>
          </w:rPr>
          <w:t xml:space="preserve"> </w:t>
        </w:r>
        <w:r w:rsidR="004A62C0" w:rsidRPr="004A62C0">
          <w:rPr>
            <w:sz w:val="24"/>
            <w:highlight w:val="yellow"/>
            <w:rPrChange w:id="359" w:author="DONALDSON, ERIC J CIV USSF SpOC 21 CS (OL-S)/SCOI" w:date="2025-02-05T15:28:00Z" w16du:dateUtc="2025-02-05T22:28:00Z">
              <w:rPr>
                <w:sz w:val="24"/>
              </w:rPr>
            </w:rPrChange>
          </w:rPr>
          <w:t>and/or SME</w:t>
        </w:r>
      </w:ins>
      <w:r>
        <w:rPr>
          <w:sz w:val="24"/>
        </w:rPr>
        <w:t>,</w:t>
      </w:r>
      <w:r>
        <w:rPr>
          <w:spacing w:val="-6"/>
          <w:sz w:val="24"/>
        </w:rPr>
        <w:t xml:space="preserve"> </w:t>
      </w:r>
      <w:r>
        <w:rPr>
          <w:sz w:val="24"/>
        </w:rPr>
        <w:t>and</w:t>
      </w:r>
      <w:r>
        <w:rPr>
          <w:spacing w:val="-5"/>
          <w:sz w:val="24"/>
        </w:rPr>
        <w:t xml:space="preserve"> </w:t>
      </w:r>
      <w:r>
        <w:rPr>
          <w:sz w:val="24"/>
        </w:rPr>
        <w:t>every</w:t>
      </w:r>
      <w:r>
        <w:rPr>
          <w:spacing w:val="-5"/>
          <w:sz w:val="24"/>
        </w:rPr>
        <w:t xml:space="preserve"> </w:t>
      </w:r>
      <w:r>
        <w:rPr>
          <w:sz w:val="24"/>
        </w:rPr>
        <w:t>call</w:t>
      </w:r>
      <w:r>
        <w:rPr>
          <w:spacing w:val="-4"/>
          <w:sz w:val="24"/>
        </w:rPr>
        <w:t xml:space="preserve"> </w:t>
      </w:r>
      <w:r>
        <w:rPr>
          <w:sz w:val="24"/>
        </w:rPr>
        <w:t>shall</w:t>
      </w:r>
      <w:r>
        <w:rPr>
          <w:spacing w:val="-4"/>
          <w:sz w:val="24"/>
        </w:rPr>
        <w:t xml:space="preserve"> </w:t>
      </w:r>
      <w:r>
        <w:rPr>
          <w:sz w:val="24"/>
        </w:rPr>
        <w:t>be</w:t>
      </w:r>
      <w:r>
        <w:rPr>
          <w:spacing w:val="-6"/>
          <w:sz w:val="24"/>
        </w:rPr>
        <w:t xml:space="preserve"> </w:t>
      </w:r>
      <w:r>
        <w:rPr>
          <w:sz w:val="24"/>
        </w:rPr>
        <w:t>pre-approved</w:t>
      </w:r>
      <w:r>
        <w:rPr>
          <w:spacing w:val="-6"/>
          <w:sz w:val="24"/>
        </w:rPr>
        <w:t xml:space="preserve"> </w:t>
      </w:r>
      <w:r>
        <w:rPr>
          <w:sz w:val="24"/>
        </w:rPr>
        <w:t>before</w:t>
      </w:r>
      <w:r>
        <w:rPr>
          <w:spacing w:val="-6"/>
          <w:sz w:val="24"/>
        </w:rPr>
        <w:t xml:space="preserve"> </w:t>
      </w:r>
      <w:r>
        <w:rPr>
          <w:sz w:val="24"/>
        </w:rPr>
        <w:t>work is performed.</w:t>
      </w:r>
    </w:p>
    <w:p w14:paraId="62EBF3C5" w14:textId="77777777" w:rsidR="00E23A5D" w:rsidRDefault="00E23A5D">
      <w:pPr>
        <w:pStyle w:val="BodyText"/>
        <w:spacing w:before="80"/>
      </w:pPr>
    </w:p>
    <w:p w14:paraId="16BBA4B4" w14:textId="4EE32F54" w:rsidR="00E23A5D" w:rsidRDefault="00CF1E04">
      <w:pPr>
        <w:pStyle w:val="ListParagraph"/>
        <w:numPr>
          <w:ilvl w:val="2"/>
          <w:numId w:val="2"/>
        </w:numPr>
        <w:tabs>
          <w:tab w:val="left" w:pos="1440"/>
        </w:tabs>
        <w:ind w:left="720" w:right="510" w:firstLine="0"/>
        <w:jc w:val="both"/>
        <w:rPr>
          <w:sz w:val="24"/>
        </w:rPr>
        <w:pPrChange w:id="360" w:author="GRASSEL, MARK C NH-03 USSF SpOC 21 CS (OL-S)/SCXG" w:date="2025-02-05T09:25:00Z" w16du:dateUtc="2025-02-05T16:25:00Z">
          <w:pPr>
            <w:pStyle w:val="ListParagraph"/>
            <w:numPr>
              <w:ilvl w:val="2"/>
              <w:numId w:val="2"/>
            </w:numPr>
            <w:tabs>
              <w:tab w:val="left" w:pos="2140"/>
            </w:tabs>
            <w:ind w:left="1420" w:hanging="759"/>
            <w:jc w:val="right"/>
          </w:pPr>
        </w:pPrChange>
      </w:pPr>
      <w:r>
        <w:rPr>
          <w:sz w:val="24"/>
        </w:rPr>
        <w:t>The</w:t>
      </w:r>
      <w:r>
        <w:rPr>
          <w:spacing w:val="-6"/>
          <w:sz w:val="24"/>
        </w:rPr>
        <w:t xml:space="preserve"> </w:t>
      </w:r>
      <w:r>
        <w:rPr>
          <w:sz w:val="24"/>
        </w:rPr>
        <w:t>Contractor</w:t>
      </w:r>
      <w:r>
        <w:rPr>
          <w:spacing w:val="-5"/>
          <w:sz w:val="24"/>
        </w:rPr>
        <w:t xml:space="preserve"> </w:t>
      </w:r>
      <w:r>
        <w:rPr>
          <w:sz w:val="24"/>
        </w:rPr>
        <w:t>shall</w:t>
      </w:r>
      <w:r>
        <w:rPr>
          <w:spacing w:val="-5"/>
          <w:sz w:val="24"/>
        </w:rPr>
        <w:t xml:space="preserve"> </w:t>
      </w:r>
      <w:r>
        <w:rPr>
          <w:sz w:val="24"/>
        </w:rPr>
        <w:t>submit</w:t>
      </w:r>
      <w:r>
        <w:rPr>
          <w:spacing w:val="-7"/>
          <w:sz w:val="24"/>
        </w:rPr>
        <w:t xml:space="preserve"> </w:t>
      </w:r>
      <w:r>
        <w:rPr>
          <w:sz w:val="24"/>
        </w:rPr>
        <w:t>an</w:t>
      </w:r>
      <w:r>
        <w:rPr>
          <w:spacing w:val="-6"/>
          <w:sz w:val="24"/>
        </w:rPr>
        <w:t xml:space="preserve"> </w:t>
      </w:r>
      <w:r>
        <w:rPr>
          <w:sz w:val="24"/>
        </w:rPr>
        <w:t>inspection</w:t>
      </w:r>
      <w:r>
        <w:rPr>
          <w:spacing w:val="-7"/>
          <w:sz w:val="24"/>
        </w:rPr>
        <w:t xml:space="preserve"> </w:t>
      </w:r>
      <w:r>
        <w:rPr>
          <w:sz w:val="24"/>
        </w:rPr>
        <w:t>report</w:t>
      </w:r>
      <w:r>
        <w:rPr>
          <w:spacing w:val="-7"/>
          <w:sz w:val="24"/>
        </w:rPr>
        <w:t xml:space="preserve"> </w:t>
      </w:r>
      <w:r>
        <w:rPr>
          <w:sz w:val="24"/>
        </w:rPr>
        <w:t>to</w:t>
      </w:r>
      <w:r>
        <w:rPr>
          <w:spacing w:val="-6"/>
          <w:sz w:val="24"/>
        </w:rPr>
        <w:t xml:space="preserve"> </w:t>
      </w:r>
      <w:r>
        <w:rPr>
          <w:sz w:val="24"/>
        </w:rPr>
        <w:t>the</w:t>
      </w:r>
      <w:r>
        <w:rPr>
          <w:spacing w:val="-6"/>
          <w:sz w:val="24"/>
        </w:rPr>
        <w:t xml:space="preserve"> </w:t>
      </w:r>
      <w:r>
        <w:rPr>
          <w:sz w:val="24"/>
        </w:rPr>
        <w:t>COR</w:t>
      </w:r>
      <w:ins w:id="361" w:author="DONALDSON, ERIC J CIV USSF SpOC 21 CS (OL-S)/SCOI" w:date="2025-02-05T15:29:00Z" w16du:dateUtc="2025-02-05T22:29:00Z">
        <w:r w:rsidR="005C5276">
          <w:rPr>
            <w:sz w:val="24"/>
          </w:rPr>
          <w:t xml:space="preserve"> </w:t>
        </w:r>
        <w:r w:rsidR="005C5276" w:rsidRPr="005C5276">
          <w:rPr>
            <w:sz w:val="24"/>
            <w:highlight w:val="yellow"/>
            <w:rPrChange w:id="362" w:author="DONALDSON, ERIC J CIV USSF SpOC 21 CS (OL-S)/SCOI" w:date="2025-02-05T15:29:00Z" w16du:dateUtc="2025-02-05T22:29:00Z">
              <w:rPr>
                <w:sz w:val="24"/>
              </w:rPr>
            </w:rPrChange>
          </w:rPr>
          <w:t>and/or SME</w:t>
        </w:r>
      </w:ins>
      <w:r>
        <w:rPr>
          <w:spacing w:val="-6"/>
          <w:sz w:val="24"/>
        </w:rPr>
        <w:t xml:space="preserve"> </w:t>
      </w:r>
      <w:r>
        <w:rPr>
          <w:sz w:val="24"/>
        </w:rPr>
        <w:t>documenting</w:t>
      </w:r>
      <w:r>
        <w:rPr>
          <w:spacing w:val="-6"/>
          <w:sz w:val="24"/>
        </w:rPr>
        <w:t xml:space="preserve"> </w:t>
      </w:r>
      <w:r>
        <w:rPr>
          <w:sz w:val="24"/>
        </w:rPr>
        <w:t>the</w:t>
      </w:r>
      <w:r>
        <w:rPr>
          <w:spacing w:val="-6"/>
          <w:sz w:val="24"/>
        </w:rPr>
        <w:t xml:space="preserve"> </w:t>
      </w:r>
      <w:r>
        <w:rPr>
          <w:sz w:val="24"/>
        </w:rPr>
        <w:t xml:space="preserve">completion of the quarterly and monthly </w:t>
      </w:r>
      <w:proofErr w:type="gramStart"/>
      <w:r>
        <w:rPr>
          <w:sz w:val="24"/>
        </w:rPr>
        <w:t>PMI’s</w:t>
      </w:r>
      <w:proofErr w:type="gramEnd"/>
      <w:r>
        <w:rPr>
          <w:sz w:val="24"/>
        </w:rPr>
        <w:t xml:space="preserve"> within 48 hours of completion. Inspection reports will show detailed results of the quarterly and monthly PMI’s reflecting the operational status of Giant Voice.</w:t>
      </w:r>
      <w:r>
        <w:rPr>
          <w:spacing w:val="-8"/>
          <w:sz w:val="24"/>
        </w:rPr>
        <w:t xml:space="preserve"> </w:t>
      </w:r>
      <w:r>
        <w:rPr>
          <w:sz w:val="24"/>
        </w:rPr>
        <w:t>Each</w:t>
      </w:r>
      <w:r>
        <w:rPr>
          <w:spacing w:val="-10"/>
          <w:sz w:val="24"/>
        </w:rPr>
        <w:t xml:space="preserve"> </w:t>
      </w:r>
      <w:r>
        <w:rPr>
          <w:sz w:val="24"/>
        </w:rPr>
        <w:t>inspection</w:t>
      </w:r>
      <w:r>
        <w:rPr>
          <w:spacing w:val="-10"/>
          <w:sz w:val="24"/>
        </w:rPr>
        <w:t xml:space="preserve"> </w:t>
      </w:r>
      <w:r>
        <w:rPr>
          <w:sz w:val="24"/>
        </w:rPr>
        <w:t>report</w:t>
      </w:r>
      <w:r>
        <w:rPr>
          <w:spacing w:val="-9"/>
          <w:sz w:val="24"/>
        </w:rPr>
        <w:t xml:space="preserve"> </w:t>
      </w:r>
      <w:r>
        <w:rPr>
          <w:sz w:val="24"/>
        </w:rPr>
        <w:t>shall</w:t>
      </w:r>
      <w:r>
        <w:rPr>
          <w:spacing w:val="-9"/>
          <w:sz w:val="24"/>
        </w:rPr>
        <w:t xml:space="preserve"> </w:t>
      </w:r>
      <w:r>
        <w:rPr>
          <w:sz w:val="24"/>
        </w:rPr>
        <w:t>indicate</w:t>
      </w:r>
      <w:r>
        <w:rPr>
          <w:spacing w:val="-9"/>
          <w:sz w:val="24"/>
        </w:rPr>
        <w:t xml:space="preserve"> </w:t>
      </w:r>
      <w:r>
        <w:rPr>
          <w:sz w:val="24"/>
        </w:rPr>
        <w:t>whether</w:t>
      </w:r>
      <w:r>
        <w:rPr>
          <w:spacing w:val="-9"/>
          <w:sz w:val="24"/>
        </w:rPr>
        <w:t xml:space="preserve"> </w:t>
      </w:r>
      <w:r>
        <w:rPr>
          <w:sz w:val="24"/>
        </w:rPr>
        <w:t>it</w:t>
      </w:r>
      <w:r>
        <w:rPr>
          <w:spacing w:val="-9"/>
          <w:sz w:val="24"/>
        </w:rPr>
        <w:t xml:space="preserve"> </w:t>
      </w:r>
      <w:r>
        <w:rPr>
          <w:sz w:val="24"/>
        </w:rPr>
        <w:t>is</w:t>
      </w:r>
      <w:r>
        <w:rPr>
          <w:spacing w:val="-9"/>
          <w:sz w:val="24"/>
        </w:rPr>
        <w:t xml:space="preserve"> </w:t>
      </w:r>
      <w:r>
        <w:rPr>
          <w:sz w:val="24"/>
        </w:rPr>
        <w:t>a</w:t>
      </w:r>
      <w:r>
        <w:rPr>
          <w:spacing w:val="-9"/>
          <w:sz w:val="24"/>
        </w:rPr>
        <w:t xml:space="preserve"> </w:t>
      </w:r>
      <w:r>
        <w:rPr>
          <w:sz w:val="24"/>
        </w:rPr>
        <w:t>quarterly</w:t>
      </w:r>
      <w:r>
        <w:rPr>
          <w:spacing w:val="-10"/>
          <w:sz w:val="24"/>
        </w:rPr>
        <w:t xml:space="preserve"> </w:t>
      </w:r>
      <w:r>
        <w:rPr>
          <w:sz w:val="24"/>
        </w:rPr>
        <w:t>or</w:t>
      </w:r>
      <w:r>
        <w:rPr>
          <w:spacing w:val="-9"/>
          <w:sz w:val="24"/>
        </w:rPr>
        <w:t xml:space="preserve"> </w:t>
      </w:r>
      <w:r>
        <w:rPr>
          <w:sz w:val="24"/>
        </w:rPr>
        <w:t>monthly</w:t>
      </w:r>
      <w:r>
        <w:rPr>
          <w:spacing w:val="-10"/>
          <w:sz w:val="24"/>
        </w:rPr>
        <w:t xml:space="preserve"> </w:t>
      </w:r>
      <w:r>
        <w:rPr>
          <w:sz w:val="24"/>
        </w:rPr>
        <w:t>inspection</w:t>
      </w:r>
      <w:r>
        <w:rPr>
          <w:spacing w:val="-10"/>
          <w:sz w:val="24"/>
        </w:rPr>
        <w:t xml:space="preserve"> </w:t>
      </w:r>
      <w:r>
        <w:rPr>
          <w:sz w:val="24"/>
        </w:rPr>
        <w:t>report. Preferred method of submitting reports is via email to the COR.</w:t>
      </w:r>
    </w:p>
    <w:p w14:paraId="73DBA79C" w14:textId="7169062A" w:rsidR="00E23A5D" w:rsidRDefault="00CF1E04">
      <w:pPr>
        <w:pStyle w:val="ListParagraph"/>
        <w:numPr>
          <w:ilvl w:val="2"/>
          <w:numId w:val="2"/>
        </w:numPr>
        <w:tabs>
          <w:tab w:val="left" w:pos="1440"/>
        </w:tabs>
        <w:spacing w:before="275"/>
        <w:ind w:left="720" w:right="510" w:firstLine="0"/>
        <w:jc w:val="both"/>
        <w:rPr>
          <w:sz w:val="24"/>
        </w:rPr>
        <w:pPrChange w:id="363" w:author="GRASSEL, MARK C NH-03 USSF SpOC 21 CS (OL-S)/SCXG" w:date="2025-02-05T09:25:00Z" w16du:dateUtc="2025-02-05T16:25:00Z">
          <w:pPr>
            <w:pStyle w:val="ListParagraph"/>
            <w:numPr>
              <w:ilvl w:val="2"/>
              <w:numId w:val="2"/>
            </w:numPr>
            <w:tabs>
              <w:tab w:val="left" w:pos="2079"/>
            </w:tabs>
            <w:spacing w:before="275"/>
            <w:ind w:right="1035" w:hanging="759"/>
            <w:jc w:val="right"/>
          </w:pPr>
        </w:pPrChange>
      </w:pPr>
      <w:r>
        <w:rPr>
          <w:sz w:val="24"/>
        </w:rPr>
        <w:t>The Contractor is responsible for identifying, to the COR</w:t>
      </w:r>
      <w:ins w:id="364" w:author="DONALDSON, ERIC J CIV USSF SpOC 21 CS (OL-S)/SCOI" w:date="2025-02-05T15:29:00Z" w16du:dateUtc="2025-02-05T22:29:00Z">
        <w:r w:rsidR="005C5276">
          <w:rPr>
            <w:sz w:val="24"/>
          </w:rPr>
          <w:t xml:space="preserve"> </w:t>
        </w:r>
        <w:r w:rsidR="005C5276" w:rsidRPr="005C5276">
          <w:rPr>
            <w:sz w:val="24"/>
            <w:highlight w:val="yellow"/>
            <w:rPrChange w:id="365" w:author="DONALDSON, ERIC J CIV USSF SpOC 21 CS (OL-S)/SCOI" w:date="2025-02-05T15:29:00Z" w16du:dateUtc="2025-02-05T22:29:00Z">
              <w:rPr>
                <w:sz w:val="24"/>
              </w:rPr>
            </w:rPrChange>
          </w:rPr>
          <w:t>and/or SME</w:t>
        </w:r>
      </w:ins>
      <w:r>
        <w:rPr>
          <w:sz w:val="24"/>
        </w:rPr>
        <w:t>, any worn or defective parts which require repair or replacement in accordance with this PWS.</w:t>
      </w:r>
    </w:p>
    <w:p w14:paraId="6D98A12B" w14:textId="77777777" w:rsidR="00E23A5D" w:rsidRDefault="00E23A5D">
      <w:pPr>
        <w:jc w:val="both"/>
        <w:rPr>
          <w:sz w:val="24"/>
        </w:rPr>
        <w:sectPr w:rsidR="00E23A5D">
          <w:pgSz w:w="12240" w:h="15840"/>
          <w:pgMar w:top="1240" w:right="400" w:bottom="280" w:left="80" w:header="857" w:footer="0" w:gutter="0"/>
          <w:cols w:space="720"/>
        </w:sectPr>
      </w:pPr>
    </w:p>
    <w:p w14:paraId="6F189791" w14:textId="0E81ADFC" w:rsidR="00E23A5D" w:rsidRDefault="00CF1E04">
      <w:pPr>
        <w:pStyle w:val="ListParagraph"/>
        <w:numPr>
          <w:ilvl w:val="2"/>
          <w:numId w:val="2"/>
        </w:numPr>
        <w:tabs>
          <w:tab w:val="left" w:pos="1440"/>
        </w:tabs>
        <w:spacing w:before="81"/>
        <w:ind w:left="720" w:right="510" w:firstLine="0"/>
        <w:jc w:val="both"/>
        <w:rPr>
          <w:sz w:val="24"/>
        </w:rPr>
        <w:pPrChange w:id="366" w:author="GRASSEL, MARK C NH-03 USSF SpOC 21 CS (OL-S)/SCXG" w:date="2025-02-05T09:25:00Z" w16du:dateUtc="2025-02-05T16:25:00Z">
          <w:pPr>
            <w:pStyle w:val="ListParagraph"/>
            <w:numPr>
              <w:ilvl w:val="2"/>
              <w:numId w:val="2"/>
            </w:numPr>
            <w:tabs>
              <w:tab w:val="left" w:pos="2079"/>
            </w:tabs>
            <w:spacing w:before="81"/>
            <w:ind w:hanging="759"/>
            <w:jc w:val="right"/>
          </w:pPr>
        </w:pPrChange>
      </w:pPr>
      <w:r>
        <w:rPr>
          <w:sz w:val="24"/>
        </w:rPr>
        <w:lastRenderedPageBreak/>
        <w:t>The Contractor shall respond onsite within a four (4) hour time period from time of notification</w:t>
      </w:r>
      <w:r>
        <w:rPr>
          <w:spacing w:val="-15"/>
          <w:sz w:val="24"/>
        </w:rPr>
        <w:t xml:space="preserve"> </w:t>
      </w:r>
      <w:r>
        <w:rPr>
          <w:sz w:val="24"/>
        </w:rPr>
        <w:t>during</w:t>
      </w:r>
      <w:r>
        <w:rPr>
          <w:spacing w:val="-14"/>
          <w:sz w:val="24"/>
        </w:rPr>
        <w:t xml:space="preserve"> </w:t>
      </w:r>
      <w:r>
        <w:rPr>
          <w:sz w:val="24"/>
        </w:rPr>
        <w:t>normal</w:t>
      </w:r>
      <w:r>
        <w:rPr>
          <w:spacing w:val="-14"/>
          <w:sz w:val="24"/>
        </w:rPr>
        <w:t xml:space="preserve"> </w:t>
      </w:r>
      <w:r>
        <w:rPr>
          <w:sz w:val="24"/>
        </w:rPr>
        <w:t>business</w:t>
      </w:r>
      <w:r>
        <w:rPr>
          <w:spacing w:val="-14"/>
          <w:sz w:val="24"/>
        </w:rPr>
        <w:t xml:space="preserve"> </w:t>
      </w:r>
      <w:r>
        <w:rPr>
          <w:sz w:val="24"/>
        </w:rPr>
        <w:t>hours</w:t>
      </w:r>
      <w:r>
        <w:rPr>
          <w:spacing w:val="-14"/>
          <w:sz w:val="24"/>
        </w:rPr>
        <w:t xml:space="preserve"> </w:t>
      </w:r>
      <w:r>
        <w:rPr>
          <w:sz w:val="24"/>
        </w:rPr>
        <w:t>(except</w:t>
      </w:r>
      <w:r>
        <w:rPr>
          <w:spacing w:val="-15"/>
          <w:sz w:val="24"/>
        </w:rPr>
        <w:t xml:space="preserve"> </w:t>
      </w:r>
      <w:r>
        <w:rPr>
          <w:sz w:val="24"/>
        </w:rPr>
        <w:t>federal</w:t>
      </w:r>
      <w:r>
        <w:rPr>
          <w:spacing w:val="-14"/>
          <w:sz w:val="24"/>
        </w:rPr>
        <w:t xml:space="preserve"> </w:t>
      </w:r>
      <w:r>
        <w:rPr>
          <w:sz w:val="24"/>
        </w:rPr>
        <w:t>holidays)</w:t>
      </w:r>
      <w:r>
        <w:rPr>
          <w:spacing w:val="-14"/>
          <w:sz w:val="24"/>
        </w:rPr>
        <w:t xml:space="preserve"> </w:t>
      </w:r>
      <w:r>
        <w:rPr>
          <w:sz w:val="24"/>
        </w:rPr>
        <w:t>to</w:t>
      </w:r>
      <w:r>
        <w:rPr>
          <w:spacing w:val="-15"/>
          <w:sz w:val="24"/>
        </w:rPr>
        <w:t xml:space="preserve"> </w:t>
      </w:r>
      <w:r>
        <w:rPr>
          <w:sz w:val="24"/>
        </w:rPr>
        <w:t>all</w:t>
      </w:r>
      <w:r>
        <w:rPr>
          <w:spacing w:val="-14"/>
          <w:sz w:val="24"/>
        </w:rPr>
        <w:t xml:space="preserve"> </w:t>
      </w:r>
      <w:r>
        <w:rPr>
          <w:sz w:val="24"/>
        </w:rPr>
        <w:t>service</w:t>
      </w:r>
      <w:r>
        <w:rPr>
          <w:spacing w:val="-15"/>
          <w:sz w:val="24"/>
        </w:rPr>
        <w:t xml:space="preserve"> </w:t>
      </w:r>
      <w:r>
        <w:rPr>
          <w:sz w:val="24"/>
        </w:rPr>
        <w:t>calls.</w:t>
      </w:r>
      <w:r>
        <w:rPr>
          <w:spacing w:val="-14"/>
          <w:sz w:val="24"/>
        </w:rPr>
        <w:t xml:space="preserve"> </w:t>
      </w:r>
      <w:r>
        <w:rPr>
          <w:sz w:val="24"/>
        </w:rPr>
        <w:t>All</w:t>
      </w:r>
      <w:r>
        <w:rPr>
          <w:spacing w:val="-13"/>
          <w:sz w:val="24"/>
        </w:rPr>
        <w:t xml:space="preserve"> </w:t>
      </w:r>
      <w:r>
        <w:rPr>
          <w:sz w:val="24"/>
        </w:rPr>
        <w:t>requests for maintenance will be initiated by the COR</w:t>
      </w:r>
      <w:ins w:id="367" w:author="DONALDSON, ERIC J CIV USSF SpOC 21 CS (OL-S)/SCOI" w:date="2025-02-05T15:31:00Z" w16du:dateUtc="2025-02-05T22:31:00Z">
        <w:r w:rsidR="005C5276">
          <w:rPr>
            <w:sz w:val="24"/>
          </w:rPr>
          <w:t xml:space="preserve"> </w:t>
        </w:r>
        <w:r w:rsidR="005C5276" w:rsidRPr="005C5276">
          <w:rPr>
            <w:sz w:val="24"/>
            <w:highlight w:val="yellow"/>
            <w:rPrChange w:id="368" w:author="DONALDSON, ERIC J CIV USSF SpOC 21 CS (OL-S)/SCOI" w:date="2025-02-05T15:32:00Z" w16du:dateUtc="2025-02-05T22:32:00Z">
              <w:rPr>
                <w:sz w:val="24"/>
              </w:rPr>
            </w:rPrChange>
          </w:rPr>
          <w:t>and/</w:t>
        </w:r>
      </w:ins>
      <w:ins w:id="369" w:author="DONALDSON, ERIC J CIV USSF SpOC 21 CS (OL-S)/SCOI" w:date="2025-02-05T15:32:00Z" w16du:dateUtc="2025-02-05T22:32:00Z">
        <w:r w:rsidR="005C5276" w:rsidRPr="005C5276">
          <w:rPr>
            <w:sz w:val="24"/>
            <w:highlight w:val="yellow"/>
            <w:rPrChange w:id="370" w:author="DONALDSON, ERIC J CIV USSF SpOC 21 CS (OL-S)/SCOI" w:date="2025-02-05T15:32:00Z" w16du:dateUtc="2025-02-05T22:32:00Z">
              <w:rPr>
                <w:sz w:val="24"/>
              </w:rPr>
            </w:rPrChange>
          </w:rPr>
          <w:t>or SME</w:t>
        </w:r>
      </w:ins>
      <w:r>
        <w:rPr>
          <w:sz w:val="24"/>
        </w:rPr>
        <w:t>.</w:t>
      </w:r>
    </w:p>
    <w:p w14:paraId="2946DB82" w14:textId="77777777" w:rsidR="00E23A5D" w:rsidRDefault="00E23A5D">
      <w:pPr>
        <w:pStyle w:val="BodyText"/>
      </w:pPr>
    </w:p>
    <w:p w14:paraId="126974CB" w14:textId="3C002AAC" w:rsidR="00E23A5D" w:rsidRDefault="00CF1E04">
      <w:pPr>
        <w:pStyle w:val="ListParagraph"/>
        <w:numPr>
          <w:ilvl w:val="2"/>
          <w:numId w:val="2"/>
        </w:numPr>
        <w:tabs>
          <w:tab w:val="left" w:pos="1440"/>
        </w:tabs>
        <w:ind w:left="720" w:right="510" w:firstLine="0"/>
        <w:jc w:val="both"/>
        <w:rPr>
          <w:sz w:val="24"/>
          <w:szCs w:val="24"/>
        </w:rPr>
        <w:pPrChange w:id="371" w:author="GRASSEL, MARK C NH-03 USSF SpOC 21 CS (OL-S)/SCXG" w:date="2025-02-05T09:26:00Z" w16du:dateUtc="2025-02-05T16:26:00Z">
          <w:pPr>
            <w:pStyle w:val="ListParagraph"/>
            <w:numPr>
              <w:ilvl w:val="2"/>
              <w:numId w:val="2"/>
            </w:numPr>
            <w:tabs>
              <w:tab w:val="left" w:pos="2079"/>
            </w:tabs>
            <w:ind w:hanging="759"/>
            <w:jc w:val="right"/>
          </w:pPr>
        </w:pPrChange>
      </w:pPr>
      <w:r w:rsidRPr="1231D771">
        <w:rPr>
          <w:sz w:val="24"/>
          <w:szCs w:val="24"/>
        </w:rPr>
        <w:t>The Contractor shall submit to the COR</w:t>
      </w:r>
      <w:ins w:id="372" w:author="DONALDSON, ERIC J CIV USSF SpOC 21 CS (OL-S)/SCOI" w:date="2025-02-05T15:32:00Z" w16du:dateUtc="2025-02-05T22:32:00Z">
        <w:r w:rsidR="005C5276" w:rsidRPr="005C5276">
          <w:rPr>
            <w:sz w:val="24"/>
          </w:rPr>
          <w:t xml:space="preserve"> </w:t>
        </w:r>
        <w:r w:rsidR="005C5276" w:rsidRPr="005C5276">
          <w:rPr>
            <w:sz w:val="24"/>
            <w:highlight w:val="yellow"/>
            <w:rPrChange w:id="373" w:author="DONALDSON, ERIC J CIV USSF SpOC 21 CS (OL-S)/SCOI" w:date="2025-02-05T15:32:00Z" w16du:dateUtc="2025-02-05T22:32:00Z">
              <w:rPr>
                <w:sz w:val="24"/>
              </w:rPr>
            </w:rPrChange>
          </w:rPr>
          <w:t>and/or SME</w:t>
        </w:r>
      </w:ins>
      <w:r w:rsidRPr="1231D771">
        <w:rPr>
          <w:sz w:val="24"/>
          <w:szCs w:val="24"/>
        </w:rPr>
        <w:t xml:space="preserve"> an initial status report within 24 hours of notification</w:t>
      </w:r>
      <w:r w:rsidRPr="1231D771">
        <w:rPr>
          <w:spacing w:val="-8"/>
          <w:sz w:val="24"/>
          <w:szCs w:val="24"/>
        </w:rPr>
        <w:t xml:space="preserve"> </w:t>
      </w:r>
      <w:r w:rsidRPr="1231D771">
        <w:rPr>
          <w:sz w:val="24"/>
          <w:szCs w:val="24"/>
        </w:rPr>
        <w:t>of</w:t>
      </w:r>
      <w:r w:rsidRPr="1231D771">
        <w:rPr>
          <w:spacing w:val="-7"/>
          <w:sz w:val="24"/>
          <w:szCs w:val="24"/>
        </w:rPr>
        <w:t xml:space="preserve"> </w:t>
      </w:r>
      <w:r w:rsidRPr="1231D771">
        <w:rPr>
          <w:sz w:val="24"/>
          <w:szCs w:val="24"/>
        </w:rPr>
        <w:t>all</w:t>
      </w:r>
      <w:r w:rsidRPr="1231D771">
        <w:rPr>
          <w:spacing w:val="-7"/>
          <w:sz w:val="24"/>
          <w:szCs w:val="24"/>
        </w:rPr>
        <w:t xml:space="preserve"> </w:t>
      </w:r>
      <w:r w:rsidRPr="1231D771">
        <w:rPr>
          <w:sz w:val="24"/>
          <w:szCs w:val="24"/>
        </w:rPr>
        <w:t>service</w:t>
      </w:r>
      <w:r w:rsidRPr="1231D771">
        <w:rPr>
          <w:spacing w:val="-7"/>
          <w:sz w:val="24"/>
          <w:szCs w:val="24"/>
        </w:rPr>
        <w:t xml:space="preserve"> </w:t>
      </w:r>
      <w:r w:rsidRPr="1231D771">
        <w:rPr>
          <w:sz w:val="24"/>
          <w:szCs w:val="24"/>
        </w:rPr>
        <w:t>calls.</w:t>
      </w:r>
      <w:r w:rsidRPr="1231D771">
        <w:rPr>
          <w:spacing w:val="40"/>
          <w:sz w:val="24"/>
          <w:szCs w:val="24"/>
        </w:rPr>
        <w:t xml:space="preserve"> </w:t>
      </w:r>
      <w:r w:rsidRPr="1231D771">
        <w:rPr>
          <w:sz w:val="24"/>
          <w:szCs w:val="24"/>
        </w:rPr>
        <w:t>The</w:t>
      </w:r>
      <w:r w:rsidRPr="1231D771">
        <w:rPr>
          <w:spacing w:val="-7"/>
          <w:sz w:val="24"/>
          <w:szCs w:val="24"/>
        </w:rPr>
        <w:t xml:space="preserve"> </w:t>
      </w:r>
      <w:r w:rsidRPr="1231D771">
        <w:rPr>
          <w:sz w:val="24"/>
          <w:szCs w:val="24"/>
        </w:rPr>
        <w:t>Contractor</w:t>
      </w:r>
      <w:r w:rsidRPr="1231D771">
        <w:rPr>
          <w:spacing w:val="-7"/>
          <w:sz w:val="24"/>
          <w:szCs w:val="24"/>
        </w:rPr>
        <w:t xml:space="preserve"> </w:t>
      </w:r>
      <w:r w:rsidRPr="1231D771">
        <w:rPr>
          <w:sz w:val="24"/>
          <w:szCs w:val="24"/>
        </w:rPr>
        <w:t>shall</w:t>
      </w:r>
      <w:r w:rsidRPr="1231D771">
        <w:rPr>
          <w:spacing w:val="-7"/>
          <w:sz w:val="24"/>
          <w:szCs w:val="24"/>
        </w:rPr>
        <w:t xml:space="preserve"> </w:t>
      </w:r>
      <w:r w:rsidRPr="1231D771">
        <w:rPr>
          <w:sz w:val="24"/>
          <w:szCs w:val="24"/>
        </w:rPr>
        <w:t>submit</w:t>
      </w:r>
      <w:r w:rsidRPr="1231D771">
        <w:rPr>
          <w:spacing w:val="-8"/>
          <w:sz w:val="24"/>
          <w:szCs w:val="24"/>
        </w:rPr>
        <w:t xml:space="preserve"> </w:t>
      </w:r>
      <w:r w:rsidRPr="1231D771">
        <w:rPr>
          <w:sz w:val="24"/>
          <w:szCs w:val="24"/>
        </w:rPr>
        <w:t>daily</w:t>
      </w:r>
      <w:r w:rsidRPr="1231D771">
        <w:rPr>
          <w:spacing w:val="-7"/>
          <w:sz w:val="24"/>
          <w:szCs w:val="24"/>
        </w:rPr>
        <w:t xml:space="preserve"> </w:t>
      </w:r>
      <w:r w:rsidRPr="1231D771">
        <w:rPr>
          <w:sz w:val="24"/>
          <w:szCs w:val="24"/>
        </w:rPr>
        <w:t>status</w:t>
      </w:r>
      <w:r w:rsidRPr="1231D771">
        <w:rPr>
          <w:spacing w:val="-7"/>
          <w:sz w:val="24"/>
          <w:szCs w:val="24"/>
        </w:rPr>
        <w:t xml:space="preserve"> </w:t>
      </w:r>
      <w:r w:rsidRPr="1231D771">
        <w:rPr>
          <w:sz w:val="24"/>
          <w:szCs w:val="24"/>
        </w:rPr>
        <w:t>reports</w:t>
      </w:r>
      <w:r w:rsidRPr="1231D771">
        <w:rPr>
          <w:spacing w:val="-7"/>
          <w:sz w:val="24"/>
          <w:szCs w:val="24"/>
        </w:rPr>
        <w:t xml:space="preserve"> </w:t>
      </w:r>
      <w:r w:rsidRPr="1231D771">
        <w:rPr>
          <w:sz w:val="24"/>
          <w:szCs w:val="24"/>
        </w:rPr>
        <w:t>to</w:t>
      </w:r>
      <w:r w:rsidRPr="1231D771">
        <w:rPr>
          <w:spacing w:val="-7"/>
          <w:sz w:val="24"/>
          <w:szCs w:val="24"/>
        </w:rPr>
        <w:t xml:space="preserve"> </w:t>
      </w:r>
      <w:r w:rsidRPr="1231D771">
        <w:rPr>
          <w:sz w:val="24"/>
          <w:szCs w:val="24"/>
        </w:rPr>
        <w:t>the</w:t>
      </w:r>
      <w:r w:rsidRPr="1231D771">
        <w:rPr>
          <w:spacing w:val="-8"/>
          <w:sz w:val="24"/>
          <w:szCs w:val="24"/>
        </w:rPr>
        <w:t xml:space="preserve"> </w:t>
      </w:r>
      <w:r w:rsidRPr="1231D771">
        <w:rPr>
          <w:sz w:val="24"/>
          <w:szCs w:val="24"/>
        </w:rPr>
        <w:t>COR</w:t>
      </w:r>
      <w:ins w:id="374" w:author="DONALDSON, ERIC J CIV USSF SpOC 21 CS (OL-S)/SCOI" w:date="2025-02-05T15:32:00Z" w16du:dateUtc="2025-02-05T22:32:00Z">
        <w:r w:rsidR="005C5276" w:rsidRPr="005C5276">
          <w:rPr>
            <w:sz w:val="24"/>
            <w:highlight w:val="yellow"/>
          </w:rPr>
          <w:t xml:space="preserve"> </w:t>
        </w:r>
        <w:r w:rsidR="005C5276" w:rsidRPr="007110E4">
          <w:rPr>
            <w:sz w:val="24"/>
            <w:highlight w:val="yellow"/>
          </w:rPr>
          <w:t>and/or SME</w:t>
        </w:r>
      </w:ins>
      <w:r w:rsidRPr="1231D771">
        <w:rPr>
          <w:spacing w:val="-8"/>
          <w:sz w:val="24"/>
          <w:szCs w:val="24"/>
        </w:rPr>
        <w:t xml:space="preserve"> </w:t>
      </w:r>
      <w:r w:rsidRPr="1231D771">
        <w:rPr>
          <w:sz w:val="24"/>
          <w:szCs w:val="24"/>
        </w:rPr>
        <w:t>for</w:t>
      </w:r>
      <w:r w:rsidRPr="1231D771">
        <w:rPr>
          <w:spacing w:val="-5"/>
          <w:sz w:val="24"/>
          <w:szCs w:val="24"/>
        </w:rPr>
        <w:t xml:space="preserve"> </w:t>
      </w:r>
      <w:r w:rsidRPr="1231D771">
        <w:rPr>
          <w:sz w:val="24"/>
          <w:szCs w:val="24"/>
        </w:rPr>
        <w:t>all service calls</w:t>
      </w:r>
      <w:r w:rsidRPr="1231D771">
        <w:rPr>
          <w:spacing w:val="-1"/>
          <w:sz w:val="24"/>
          <w:szCs w:val="24"/>
        </w:rPr>
        <w:t xml:space="preserve"> </w:t>
      </w:r>
      <w:r w:rsidRPr="1231D771">
        <w:rPr>
          <w:sz w:val="24"/>
          <w:szCs w:val="24"/>
        </w:rPr>
        <w:t>that</w:t>
      </w:r>
      <w:r w:rsidRPr="1231D771">
        <w:rPr>
          <w:spacing w:val="-1"/>
          <w:sz w:val="24"/>
          <w:szCs w:val="24"/>
        </w:rPr>
        <w:t xml:space="preserve"> </w:t>
      </w:r>
      <w:r w:rsidRPr="1231D771">
        <w:rPr>
          <w:sz w:val="24"/>
          <w:szCs w:val="24"/>
        </w:rPr>
        <w:t>require</w:t>
      </w:r>
      <w:r w:rsidRPr="1231D771">
        <w:rPr>
          <w:spacing w:val="-1"/>
          <w:sz w:val="24"/>
          <w:szCs w:val="24"/>
        </w:rPr>
        <w:t xml:space="preserve"> </w:t>
      </w:r>
      <w:r w:rsidRPr="1231D771">
        <w:rPr>
          <w:sz w:val="24"/>
          <w:szCs w:val="24"/>
        </w:rPr>
        <w:t>on-going troubleshooting. Status</w:t>
      </w:r>
      <w:r w:rsidRPr="1231D771">
        <w:rPr>
          <w:spacing w:val="-1"/>
          <w:sz w:val="24"/>
          <w:szCs w:val="24"/>
        </w:rPr>
        <w:t xml:space="preserve"> </w:t>
      </w:r>
      <w:r w:rsidRPr="1231D771">
        <w:rPr>
          <w:sz w:val="24"/>
          <w:szCs w:val="24"/>
        </w:rPr>
        <w:t>reports shall be</w:t>
      </w:r>
      <w:r w:rsidRPr="1231D771">
        <w:rPr>
          <w:spacing w:val="-1"/>
          <w:sz w:val="24"/>
          <w:szCs w:val="24"/>
        </w:rPr>
        <w:t xml:space="preserve"> </w:t>
      </w:r>
      <w:r w:rsidRPr="1231D771">
        <w:rPr>
          <w:sz w:val="24"/>
          <w:szCs w:val="24"/>
        </w:rPr>
        <w:t>dated and shall include equipment</w:t>
      </w:r>
      <w:r w:rsidRPr="1231D771">
        <w:rPr>
          <w:spacing w:val="-10"/>
          <w:sz w:val="24"/>
          <w:szCs w:val="24"/>
        </w:rPr>
        <w:t xml:space="preserve"> </w:t>
      </w:r>
      <w:r w:rsidRPr="1231D771">
        <w:rPr>
          <w:sz w:val="24"/>
          <w:szCs w:val="24"/>
        </w:rPr>
        <w:t>worked</w:t>
      </w:r>
      <w:r w:rsidRPr="1231D771">
        <w:rPr>
          <w:spacing w:val="-9"/>
          <w:sz w:val="24"/>
          <w:szCs w:val="24"/>
        </w:rPr>
        <w:t xml:space="preserve"> </w:t>
      </w:r>
      <w:r w:rsidRPr="1231D771">
        <w:rPr>
          <w:sz w:val="24"/>
          <w:szCs w:val="24"/>
        </w:rPr>
        <w:t>on,</w:t>
      </w:r>
      <w:r w:rsidRPr="1231D771">
        <w:rPr>
          <w:spacing w:val="-9"/>
          <w:sz w:val="24"/>
          <w:szCs w:val="24"/>
        </w:rPr>
        <w:t xml:space="preserve"> </w:t>
      </w:r>
      <w:r w:rsidRPr="1231D771">
        <w:rPr>
          <w:sz w:val="24"/>
          <w:szCs w:val="24"/>
        </w:rPr>
        <w:t>troubleshooting</w:t>
      </w:r>
      <w:r w:rsidRPr="1231D771">
        <w:rPr>
          <w:spacing w:val="-9"/>
          <w:sz w:val="24"/>
          <w:szCs w:val="24"/>
        </w:rPr>
        <w:t xml:space="preserve"> </w:t>
      </w:r>
      <w:r w:rsidRPr="1231D771">
        <w:rPr>
          <w:sz w:val="24"/>
          <w:szCs w:val="24"/>
        </w:rPr>
        <w:t>results,</w:t>
      </w:r>
      <w:r w:rsidRPr="1231D771">
        <w:rPr>
          <w:spacing w:val="-9"/>
          <w:sz w:val="24"/>
          <w:szCs w:val="24"/>
        </w:rPr>
        <w:t xml:space="preserve"> </w:t>
      </w:r>
      <w:r w:rsidRPr="1231D771">
        <w:rPr>
          <w:sz w:val="24"/>
          <w:szCs w:val="24"/>
        </w:rPr>
        <w:t>proposed</w:t>
      </w:r>
      <w:r w:rsidRPr="1231D771">
        <w:rPr>
          <w:spacing w:val="-9"/>
          <w:sz w:val="24"/>
          <w:szCs w:val="24"/>
        </w:rPr>
        <w:t xml:space="preserve"> </w:t>
      </w:r>
      <w:r w:rsidRPr="1231D771">
        <w:rPr>
          <w:sz w:val="24"/>
          <w:szCs w:val="24"/>
        </w:rPr>
        <w:t>solution,</w:t>
      </w:r>
      <w:r w:rsidRPr="1231D771">
        <w:rPr>
          <w:spacing w:val="-9"/>
          <w:sz w:val="24"/>
          <w:szCs w:val="24"/>
        </w:rPr>
        <w:t xml:space="preserve"> </w:t>
      </w:r>
      <w:r w:rsidRPr="1231D771">
        <w:rPr>
          <w:sz w:val="24"/>
          <w:szCs w:val="24"/>
        </w:rPr>
        <w:t>and</w:t>
      </w:r>
      <w:r w:rsidRPr="1231D771">
        <w:rPr>
          <w:spacing w:val="-9"/>
          <w:sz w:val="24"/>
          <w:szCs w:val="24"/>
        </w:rPr>
        <w:t xml:space="preserve"> </w:t>
      </w:r>
      <w:r w:rsidRPr="1231D771">
        <w:rPr>
          <w:sz w:val="24"/>
          <w:szCs w:val="24"/>
        </w:rPr>
        <w:t>an</w:t>
      </w:r>
      <w:r w:rsidRPr="1231D771">
        <w:rPr>
          <w:spacing w:val="-11"/>
          <w:sz w:val="24"/>
          <w:szCs w:val="24"/>
        </w:rPr>
        <w:t xml:space="preserve"> </w:t>
      </w:r>
      <w:r w:rsidRPr="1231D771">
        <w:rPr>
          <w:sz w:val="24"/>
          <w:szCs w:val="24"/>
        </w:rPr>
        <w:t>itemized</w:t>
      </w:r>
      <w:r w:rsidRPr="1231D771">
        <w:rPr>
          <w:spacing w:val="-11"/>
          <w:sz w:val="24"/>
          <w:szCs w:val="24"/>
        </w:rPr>
        <w:t xml:space="preserve"> </w:t>
      </w:r>
      <w:r w:rsidRPr="1231D771">
        <w:rPr>
          <w:sz w:val="24"/>
          <w:szCs w:val="24"/>
        </w:rPr>
        <w:t>list</w:t>
      </w:r>
      <w:r w:rsidRPr="1231D771">
        <w:rPr>
          <w:spacing w:val="-10"/>
          <w:sz w:val="24"/>
          <w:szCs w:val="24"/>
        </w:rPr>
        <w:t xml:space="preserve"> </w:t>
      </w:r>
      <w:r w:rsidRPr="1231D771">
        <w:rPr>
          <w:sz w:val="24"/>
          <w:szCs w:val="24"/>
        </w:rPr>
        <w:t>of</w:t>
      </w:r>
      <w:r w:rsidRPr="1231D771">
        <w:rPr>
          <w:spacing w:val="-8"/>
          <w:sz w:val="24"/>
          <w:szCs w:val="24"/>
        </w:rPr>
        <w:t xml:space="preserve"> </w:t>
      </w:r>
      <w:r w:rsidRPr="1231D771">
        <w:rPr>
          <w:sz w:val="24"/>
          <w:szCs w:val="24"/>
        </w:rPr>
        <w:t>parts</w:t>
      </w:r>
      <w:r w:rsidRPr="1231D771">
        <w:rPr>
          <w:spacing w:val="-9"/>
          <w:sz w:val="24"/>
          <w:szCs w:val="24"/>
        </w:rPr>
        <w:t xml:space="preserve"> </w:t>
      </w:r>
      <w:r w:rsidRPr="1231D771">
        <w:rPr>
          <w:sz w:val="24"/>
          <w:szCs w:val="24"/>
        </w:rPr>
        <w:t>that need to be replaced if known. Preferred method of submitting reports is via email to the</w:t>
      </w:r>
      <w:ins w:id="375" w:author="SMITH, WILLIAM H II CIV USSF SpOC 21 CS/SCOT" w:date="2025-02-03T20:16:00Z">
        <w:r w:rsidR="7BBA9B8C" w:rsidRPr="1231D771">
          <w:rPr>
            <w:sz w:val="24"/>
            <w:szCs w:val="24"/>
          </w:rPr>
          <w:t xml:space="preserve"> </w:t>
        </w:r>
      </w:ins>
      <w:r w:rsidRPr="1231D771">
        <w:rPr>
          <w:sz w:val="24"/>
          <w:szCs w:val="24"/>
        </w:rPr>
        <w:t>COR</w:t>
      </w:r>
      <w:ins w:id="376" w:author="DONALDSON, ERIC J CIV USSF SpOC 21 CS (OL-S)/SCOI" w:date="2025-02-05T15:32:00Z" w16du:dateUtc="2025-02-05T22:32:00Z">
        <w:r w:rsidR="005C5276" w:rsidRPr="005C5276">
          <w:rPr>
            <w:sz w:val="24"/>
            <w:highlight w:val="yellow"/>
          </w:rPr>
          <w:t xml:space="preserve"> </w:t>
        </w:r>
        <w:r w:rsidR="005C5276" w:rsidRPr="007110E4">
          <w:rPr>
            <w:sz w:val="24"/>
            <w:highlight w:val="yellow"/>
          </w:rPr>
          <w:t>and/or SME</w:t>
        </w:r>
      </w:ins>
      <w:r w:rsidRPr="1231D771">
        <w:rPr>
          <w:sz w:val="24"/>
          <w:szCs w:val="24"/>
        </w:rPr>
        <w:t>.</w:t>
      </w:r>
    </w:p>
    <w:p w14:paraId="412EA6CF" w14:textId="21C49DF6" w:rsidR="00E23A5D" w:rsidRDefault="00CF1E04">
      <w:pPr>
        <w:pStyle w:val="ListParagraph"/>
        <w:numPr>
          <w:ilvl w:val="2"/>
          <w:numId w:val="2"/>
        </w:numPr>
        <w:tabs>
          <w:tab w:val="left" w:pos="1440"/>
          <w:tab w:val="left" w:pos="10530"/>
        </w:tabs>
        <w:spacing w:before="275"/>
        <w:ind w:left="720" w:right="420" w:firstLine="0"/>
        <w:jc w:val="both"/>
        <w:rPr>
          <w:sz w:val="24"/>
        </w:rPr>
        <w:pPrChange w:id="377" w:author="GRASSEL, MARK C NH-03 USSF SpOC 21 CS (OL-S)/SCXG" w:date="2025-02-05T09:26:00Z" w16du:dateUtc="2025-02-05T16:26:00Z">
          <w:pPr>
            <w:pStyle w:val="ListParagraph"/>
            <w:numPr>
              <w:ilvl w:val="2"/>
              <w:numId w:val="2"/>
            </w:numPr>
            <w:tabs>
              <w:tab w:val="left" w:pos="2195"/>
            </w:tabs>
            <w:spacing w:before="275"/>
            <w:ind w:right="1033" w:hanging="759"/>
            <w:jc w:val="right"/>
          </w:pPr>
        </w:pPrChange>
      </w:pPr>
      <w:r>
        <w:rPr>
          <w:sz w:val="24"/>
        </w:rPr>
        <w:t xml:space="preserve">The </w:t>
      </w:r>
      <w:del w:id="378" w:author="GRASSEL, MARK C NH-03 USSF SpOC 21 CS (OL-S)/SCXG" w:date="2025-02-05T09:26:00Z" w16du:dateUtc="2025-02-05T16:26:00Z">
        <w:r w:rsidDel="00C23EC0">
          <w:rPr>
            <w:sz w:val="24"/>
          </w:rPr>
          <w:delText>C</w:delText>
        </w:r>
      </w:del>
      <w:ins w:id="379" w:author="GRASSEL, MARK C NH-03 USSF SpOC 21 CS (OL-S)/SCXG" w:date="2025-02-05T09:26:00Z" w16du:dateUtc="2025-02-05T16:26:00Z">
        <w:r w:rsidR="00C23EC0">
          <w:rPr>
            <w:sz w:val="24"/>
          </w:rPr>
          <w:t>C</w:t>
        </w:r>
      </w:ins>
      <w:r>
        <w:rPr>
          <w:sz w:val="24"/>
        </w:rPr>
        <w:t xml:space="preserve">ontractor shall submit to the COR a cost estimate </w:t>
      </w:r>
      <w:ins w:id="380" w:author="HARDEN, NICOLE M CIV USSF 21 CONS/PKB" w:date="2025-02-07T12:32:00Z" w16du:dateUtc="2025-02-07T19:32:00Z">
        <w:r w:rsidR="007F29C0">
          <w:rPr>
            <w:sz w:val="24"/>
          </w:rPr>
          <w:t>with</w:t>
        </w:r>
      </w:ins>
      <w:ins w:id="381" w:author="HARDEN, NICOLE M CIV USSF 21 CONS/PKB" w:date="2025-02-07T12:33:00Z" w16du:dateUtc="2025-02-07T19:33:00Z">
        <w:r w:rsidR="007F29C0">
          <w:rPr>
            <w:sz w:val="24"/>
          </w:rPr>
          <w:t xml:space="preserve"> </w:t>
        </w:r>
        <w:r w:rsidR="003808D3">
          <w:rPr>
            <w:sz w:val="24"/>
          </w:rPr>
          <w:t xml:space="preserve">a minimum of three quotes to justify a fair and reasonable </w:t>
        </w:r>
      </w:ins>
      <w:ins w:id="382" w:author="HARDEN, NICOLE M CIV USSF 21 CONS/PKB" w:date="2025-02-07T12:34:00Z" w16du:dateUtc="2025-02-07T19:34:00Z">
        <w:r w:rsidR="0055644A">
          <w:rPr>
            <w:sz w:val="24"/>
          </w:rPr>
          <w:t xml:space="preserve">price analysis </w:t>
        </w:r>
      </w:ins>
      <w:r>
        <w:rPr>
          <w:sz w:val="24"/>
        </w:rPr>
        <w:t>for repairs/parts to restore the system to 100% operability within 24 hours of determining the Giant Voice and Public Address malfunction.</w:t>
      </w:r>
      <w:r>
        <w:rPr>
          <w:spacing w:val="40"/>
          <w:sz w:val="24"/>
        </w:rPr>
        <w:t xml:space="preserve"> </w:t>
      </w:r>
      <w:ins w:id="383" w:author="HARDEN, NICOLE M CIV USSF 21 CONS/PKB" w:date="2025-02-07T12:46:00Z" w16du:dateUtc="2025-02-07T19:46:00Z">
        <w:r w:rsidR="00EB5B69">
          <w:rPr>
            <w:spacing w:val="40"/>
            <w:sz w:val="24"/>
          </w:rPr>
          <w:t>In the event multiple quotes cannot be received</w:t>
        </w:r>
        <w:r w:rsidR="00A57F60">
          <w:rPr>
            <w:spacing w:val="40"/>
            <w:sz w:val="24"/>
          </w:rPr>
          <w:t xml:space="preserve"> the Contractor needs to supply</w:t>
        </w:r>
      </w:ins>
      <w:ins w:id="384" w:author="HARDEN, NICOLE M CIV USSF 21 CONS/PKB" w:date="2025-02-07T12:47:00Z" w16du:dateUtc="2025-02-07T19:47:00Z">
        <w:r w:rsidR="00A57F60">
          <w:rPr>
            <w:spacing w:val="40"/>
            <w:sz w:val="24"/>
          </w:rPr>
          <w:t xml:space="preserve"> the fair and reasonable price </w:t>
        </w:r>
        <w:proofErr w:type="spellStart"/>
        <w:proofErr w:type="gramStart"/>
        <w:r w:rsidR="00A57F60">
          <w:rPr>
            <w:spacing w:val="40"/>
            <w:sz w:val="24"/>
          </w:rPr>
          <w:t>analysi</w:t>
        </w:r>
      </w:ins>
      <w:ins w:id="385" w:author="HARDEN, NICOLE M CIV USSF 21 CONS/PKB" w:date="2025-02-07T13:08:00Z" w16du:dateUtc="2025-02-07T20:08:00Z">
        <w:r w:rsidR="00F726B6">
          <w:rPr>
            <w:spacing w:val="40"/>
            <w:sz w:val="24"/>
          </w:rPr>
          <w:t>s</w:t>
        </w:r>
      </w:ins>
      <w:ins w:id="386" w:author="HARDEN, NICOLE M CIV USSF 21 CONS/PKB" w:date="2025-02-07T12:47:00Z" w16du:dateUtc="2025-02-07T19:47:00Z">
        <w:r w:rsidR="00A57F60">
          <w:rPr>
            <w:spacing w:val="40"/>
            <w:sz w:val="24"/>
          </w:rPr>
          <w:t>.</w:t>
        </w:r>
      </w:ins>
      <w:r>
        <w:rPr>
          <w:sz w:val="24"/>
        </w:rPr>
        <w:t>The</w:t>
      </w:r>
      <w:proofErr w:type="spellEnd"/>
      <w:proofErr w:type="gramEnd"/>
      <w:r>
        <w:rPr>
          <w:sz w:val="24"/>
        </w:rPr>
        <w:t xml:space="preserve"> cost estimate shall include model and serial number of equipment worked on, nomenclature, location, specific repairs accomplished, itemization of all parts replaced and unit price(s). The Contractor shall get written approval from the CO or the COR before ordering any parts or initiating repair of any parts. Written approval may be in the form of email body correspondence or approval status indicated via ticketing systems / task trackers. All parts and/or materials purchased</w:t>
      </w:r>
      <w:r>
        <w:rPr>
          <w:spacing w:val="-1"/>
          <w:sz w:val="24"/>
        </w:rPr>
        <w:t xml:space="preserve"> </w:t>
      </w:r>
      <w:r>
        <w:rPr>
          <w:sz w:val="24"/>
        </w:rPr>
        <w:t>shall be new</w:t>
      </w:r>
      <w:r>
        <w:rPr>
          <w:spacing w:val="-1"/>
          <w:sz w:val="24"/>
        </w:rPr>
        <w:t xml:space="preserve"> </w:t>
      </w:r>
      <w:r>
        <w:rPr>
          <w:sz w:val="24"/>
        </w:rPr>
        <w:t>and</w:t>
      </w:r>
      <w:r>
        <w:rPr>
          <w:spacing w:val="-1"/>
          <w:sz w:val="24"/>
        </w:rPr>
        <w:t xml:space="preserve"> </w:t>
      </w:r>
      <w:r>
        <w:rPr>
          <w:sz w:val="24"/>
        </w:rPr>
        <w:t>if purchased as a replacement</w:t>
      </w:r>
      <w:r>
        <w:rPr>
          <w:spacing w:val="-1"/>
          <w:sz w:val="24"/>
        </w:rPr>
        <w:t xml:space="preserve"> </w:t>
      </w:r>
      <w:r>
        <w:rPr>
          <w:sz w:val="24"/>
        </w:rPr>
        <w:t>shall</w:t>
      </w:r>
      <w:r>
        <w:rPr>
          <w:spacing w:val="-1"/>
          <w:sz w:val="24"/>
        </w:rPr>
        <w:t xml:space="preserve"> </w:t>
      </w:r>
      <w:r>
        <w:rPr>
          <w:sz w:val="24"/>
        </w:rPr>
        <w:t>be equal.</w:t>
      </w:r>
      <w:r>
        <w:rPr>
          <w:spacing w:val="-1"/>
          <w:sz w:val="24"/>
        </w:rPr>
        <w:t xml:space="preserve"> </w:t>
      </w:r>
      <w:r>
        <w:rPr>
          <w:sz w:val="24"/>
        </w:rPr>
        <w:t>Installed parts shall</w:t>
      </w:r>
      <w:r>
        <w:rPr>
          <w:spacing w:val="-9"/>
          <w:sz w:val="24"/>
        </w:rPr>
        <w:t xml:space="preserve"> </w:t>
      </w:r>
      <w:r>
        <w:rPr>
          <w:sz w:val="24"/>
        </w:rPr>
        <w:t>become</w:t>
      </w:r>
      <w:r>
        <w:rPr>
          <w:spacing w:val="-9"/>
          <w:sz w:val="24"/>
        </w:rPr>
        <w:t xml:space="preserve"> </w:t>
      </w:r>
      <w:r>
        <w:rPr>
          <w:sz w:val="24"/>
        </w:rPr>
        <w:t>the</w:t>
      </w:r>
      <w:r>
        <w:rPr>
          <w:spacing w:val="-9"/>
          <w:sz w:val="24"/>
        </w:rPr>
        <w:t xml:space="preserve"> </w:t>
      </w:r>
      <w:r>
        <w:rPr>
          <w:sz w:val="24"/>
        </w:rPr>
        <w:t>property</w:t>
      </w:r>
      <w:r>
        <w:rPr>
          <w:spacing w:val="-10"/>
          <w:sz w:val="24"/>
        </w:rPr>
        <w:t xml:space="preserve"> </w:t>
      </w:r>
      <w:r>
        <w:rPr>
          <w:sz w:val="24"/>
        </w:rPr>
        <w:t>of</w:t>
      </w:r>
      <w:r>
        <w:rPr>
          <w:spacing w:val="-9"/>
          <w:sz w:val="24"/>
        </w:rPr>
        <w:t xml:space="preserve"> </w:t>
      </w:r>
      <w:r>
        <w:rPr>
          <w:sz w:val="24"/>
        </w:rPr>
        <w:t>the</w:t>
      </w:r>
      <w:r>
        <w:rPr>
          <w:spacing w:val="-9"/>
          <w:sz w:val="24"/>
        </w:rPr>
        <w:t xml:space="preserve"> </w:t>
      </w:r>
      <w:r>
        <w:rPr>
          <w:sz w:val="24"/>
        </w:rPr>
        <w:t>Government.</w:t>
      </w:r>
      <w:r>
        <w:rPr>
          <w:spacing w:val="-10"/>
          <w:sz w:val="24"/>
        </w:rPr>
        <w:t xml:space="preserve"> </w:t>
      </w:r>
      <w:r>
        <w:rPr>
          <w:sz w:val="24"/>
        </w:rPr>
        <w:t>The</w:t>
      </w:r>
      <w:r>
        <w:rPr>
          <w:spacing w:val="-8"/>
          <w:sz w:val="24"/>
        </w:rPr>
        <w:t xml:space="preserve"> </w:t>
      </w:r>
      <w:r>
        <w:rPr>
          <w:sz w:val="24"/>
        </w:rPr>
        <w:t>Contractor</w:t>
      </w:r>
      <w:r>
        <w:rPr>
          <w:spacing w:val="-10"/>
          <w:sz w:val="24"/>
        </w:rPr>
        <w:t xml:space="preserve"> </w:t>
      </w:r>
      <w:r>
        <w:rPr>
          <w:sz w:val="24"/>
        </w:rPr>
        <w:t>shall</w:t>
      </w:r>
      <w:r>
        <w:rPr>
          <w:spacing w:val="-9"/>
          <w:sz w:val="24"/>
        </w:rPr>
        <w:t xml:space="preserve"> </w:t>
      </w:r>
      <w:r>
        <w:rPr>
          <w:sz w:val="24"/>
        </w:rPr>
        <w:t>determine</w:t>
      </w:r>
      <w:r>
        <w:rPr>
          <w:spacing w:val="-9"/>
          <w:sz w:val="24"/>
        </w:rPr>
        <w:t xml:space="preserve"> </w:t>
      </w:r>
      <w:r>
        <w:rPr>
          <w:sz w:val="24"/>
        </w:rPr>
        <w:t>if</w:t>
      </w:r>
      <w:r>
        <w:rPr>
          <w:spacing w:val="-9"/>
          <w:sz w:val="24"/>
        </w:rPr>
        <w:t xml:space="preserve"> </w:t>
      </w:r>
      <w:r>
        <w:rPr>
          <w:sz w:val="24"/>
        </w:rPr>
        <w:t>any</w:t>
      </w:r>
      <w:r>
        <w:rPr>
          <w:spacing w:val="-10"/>
          <w:sz w:val="24"/>
        </w:rPr>
        <w:t xml:space="preserve"> </w:t>
      </w:r>
      <w:r>
        <w:rPr>
          <w:sz w:val="24"/>
        </w:rPr>
        <w:t>defective</w:t>
      </w:r>
      <w:r>
        <w:rPr>
          <w:spacing w:val="-9"/>
          <w:sz w:val="24"/>
        </w:rPr>
        <w:t xml:space="preserve"> </w:t>
      </w:r>
      <w:r>
        <w:rPr>
          <w:sz w:val="24"/>
        </w:rPr>
        <w:t>part is under warranty. The Contractor shall remove and return to the original manufacturer any parts under</w:t>
      </w:r>
      <w:r>
        <w:rPr>
          <w:spacing w:val="-8"/>
          <w:sz w:val="24"/>
        </w:rPr>
        <w:t xml:space="preserve"> </w:t>
      </w:r>
      <w:r>
        <w:rPr>
          <w:sz w:val="24"/>
        </w:rPr>
        <w:t>warranty</w:t>
      </w:r>
      <w:r>
        <w:rPr>
          <w:spacing w:val="-8"/>
          <w:sz w:val="24"/>
        </w:rPr>
        <w:t xml:space="preserve"> </w:t>
      </w:r>
      <w:r>
        <w:rPr>
          <w:sz w:val="24"/>
        </w:rPr>
        <w:t>for</w:t>
      </w:r>
      <w:r>
        <w:rPr>
          <w:spacing w:val="-9"/>
          <w:sz w:val="24"/>
        </w:rPr>
        <w:t xml:space="preserve"> </w:t>
      </w:r>
      <w:r>
        <w:rPr>
          <w:sz w:val="24"/>
        </w:rPr>
        <w:t>repair</w:t>
      </w:r>
      <w:r>
        <w:rPr>
          <w:spacing w:val="-8"/>
          <w:sz w:val="24"/>
        </w:rPr>
        <w:t xml:space="preserve"> </w:t>
      </w:r>
      <w:r>
        <w:rPr>
          <w:sz w:val="24"/>
        </w:rPr>
        <w:t>or</w:t>
      </w:r>
      <w:r>
        <w:rPr>
          <w:spacing w:val="-8"/>
          <w:sz w:val="24"/>
        </w:rPr>
        <w:t xml:space="preserve"> </w:t>
      </w:r>
      <w:r>
        <w:rPr>
          <w:sz w:val="24"/>
        </w:rPr>
        <w:t>replacement</w:t>
      </w:r>
      <w:r>
        <w:rPr>
          <w:spacing w:val="-8"/>
          <w:sz w:val="24"/>
        </w:rPr>
        <w:t xml:space="preserve"> </w:t>
      </w:r>
      <w:r>
        <w:rPr>
          <w:sz w:val="24"/>
        </w:rPr>
        <w:t>once</w:t>
      </w:r>
      <w:r>
        <w:rPr>
          <w:spacing w:val="-7"/>
          <w:sz w:val="24"/>
        </w:rPr>
        <w:t xml:space="preserve"> </w:t>
      </w:r>
      <w:r>
        <w:rPr>
          <w:sz w:val="24"/>
        </w:rPr>
        <w:t>approval</w:t>
      </w:r>
      <w:r>
        <w:rPr>
          <w:spacing w:val="-9"/>
          <w:sz w:val="24"/>
        </w:rPr>
        <w:t xml:space="preserve"> </w:t>
      </w:r>
      <w:r>
        <w:rPr>
          <w:sz w:val="24"/>
        </w:rPr>
        <w:t>is</w:t>
      </w:r>
      <w:r>
        <w:rPr>
          <w:spacing w:val="-8"/>
          <w:sz w:val="24"/>
        </w:rPr>
        <w:t xml:space="preserve"> </w:t>
      </w:r>
      <w:r>
        <w:rPr>
          <w:sz w:val="24"/>
        </w:rPr>
        <w:t>given</w:t>
      </w:r>
      <w:r>
        <w:rPr>
          <w:spacing w:val="-8"/>
          <w:sz w:val="24"/>
        </w:rPr>
        <w:t xml:space="preserve"> </w:t>
      </w:r>
      <w:r>
        <w:rPr>
          <w:sz w:val="24"/>
        </w:rPr>
        <w:t>by</w:t>
      </w:r>
      <w:r>
        <w:rPr>
          <w:spacing w:val="-8"/>
          <w:sz w:val="24"/>
        </w:rPr>
        <w:t xml:space="preserve"> </w:t>
      </w:r>
      <w:r>
        <w:rPr>
          <w:sz w:val="24"/>
        </w:rPr>
        <w:t>the</w:t>
      </w:r>
      <w:r>
        <w:rPr>
          <w:spacing w:val="-8"/>
          <w:sz w:val="24"/>
        </w:rPr>
        <w:t xml:space="preserve"> </w:t>
      </w:r>
      <w:r>
        <w:rPr>
          <w:sz w:val="24"/>
        </w:rPr>
        <w:t>COR.</w:t>
      </w:r>
      <w:r>
        <w:rPr>
          <w:spacing w:val="-7"/>
          <w:sz w:val="24"/>
        </w:rPr>
        <w:t xml:space="preserve"> </w:t>
      </w:r>
      <w:r>
        <w:rPr>
          <w:sz w:val="24"/>
        </w:rPr>
        <w:t>The</w:t>
      </w:r>
      <w:r>
        <w:rPr>
          <w:spacing w:val="-8"/>
          <w:sz w:val="24"/>
        </w:rPr>
        <w:t xml:space="preserve"> </w:t>
      </w:r>
      <w:r>
        <w:rPr>
          <w:sz w:val="24"/>
        </w:rPr>
        <w:t>Contractor</w:t>
      </w:r>
      <w:r>
        <w:rPr>
          <w:spacing w:val="-8"/>
          <w:sz w:val="24"/>
        </w:rPr>
        <w:t xml:space="preserve"> </w:t>
      </w:r>
      <w:r>
        <w:rPr>
          <w:sz w:val="24"/>
        </w:rPr>
        <w:t>shall remove any part not under warranty that can be repaired and return to the original manufacturer (or suitable substitute as deemed by the manufacturer) for repair once approval is given by the COR. Parts which have been removed that are not under warranty and cannot be repaired shall become the property of the Contractor and must be removed from the installation at the expense of the Contractor.</w:t>
      </w:r>
    </w:p>
    <w:p w14:paraId="5997CC1D" w14:textId="77777777" w:rsidR="00E23A5D" w:rsidRDefault="00E23A5D">
      <w:pPr>
        <w:pStyle w:val="BodyText"/>
      </w:pPr>
    </w:p>
    <w:p w14:paraId="1FD1DE62" w14:textId="77777777" w:rsidR="00E23A5D" w:rsidRDefault="00CF1E04">
      <w:pPr>
        <w:pStyle w:val="ListParagraph"/>
        <w:numPr>
          <w:ilvl w:val="2"/>
          <w:numId w:val="2"/>
        </w:numPr>
        <w:tabs>
          <w:tab w:val="left" w:pos="1440"/>
        </w:tabs>
        <w:ind w:left="720" w:right="420" w:firstLine="0"/>
        <w:jc w:val="both"/>
        <w:rPr>
          <w:sz w:val="24"/>
        </w:rPr>
        <w:pPrChange w:id="387" w:author="GRASSEL, MARK C NH-03 USSF SpOC 21 CS (OL-S)/SCXG" w:date="2025-02-05T09:27:00Z" w16du:dateUtc="2025-02-05T16:27:00Z">
          <w:pPr>
            <w:pStyle w:val="ListParagraph"/>
            <w:numPr>
              <w:ilvl w:val="2"/>
              <w:numId w:val="2"/>
            </w:numPr>
            <w:tabs>
              <w:tab w:val="left" w:pos="2079"/>
            </w:tabs>
            <w:ind w:hanging="759"/>
            <w:jc w:val="right"/>
          </w:pPr>
        </w:pPrChange>
      </w:pPr>
      <w:r>
        <w:rPr>
          <w:sz w:val="24"/>
        </w:rPr>
        <w:t>The Contractor shall order all parts necessary to restore the system to 100% operability within 24 hours of approval from the COR.</w:t>
      </w:r>
    </w:p>
    <w:p w14:paraId="110FFD37" w14:textId="77777777" w:rsidR="00E23A5D" w:rsidRDefault="00E23A5D">
      <w:pPr>
        <w:pStyle w:val="BodyText"/>
      </w:pPr>
    </w:p>
    <w:p w14:paraId="404C63D2" w14:textId="77777777" w:rsidR="00E23A5D" w:rsidRDefault="00CF1E04">
      <w:pPr>
        <w:pStyle w:val="ListParagraph"/>
        <w:numPr>
          <w:ilvl w:val="2"/>
          <w:numId w:val="2"/>
        </w:numPr>
        <w:tabs>
          <w:tab w:val="left" w:pos="1440"/>
        </w:tabs>
        <w:ind w:left="720" w:right="0" w:firstLine="0"/>
        <w:jc w:val="both"/>
        <w:rPr>
          <w:sz w:val="24"/>
        </w:rPr>
        <w:pPrChange w:id="388" w:author="GRASSEL, MARK C NH-03 USSF SpOC 21 CS (OL-S)/SCXG" w:date="2025-02-05T09:27:00Z" w16du:dateUtc="2025-02-05T16:27:00Z">
          <w:pPr>
            <w:pStyle w:val="ListParagraph"/>
            <w:numPr>
              <w:ilvl w:val="2"/>
              <w:numId w:val="2"/>
            </w:numPr>
            <w:tabs>
              <w:tab w:val="left" w:pos="2079"/>
            </w:tabs>
            <w:ind w:left="2079" w:right="0" w:hanging="721"/>
            <w:jc w:val="right"/>
          </w:pPr>
        </w:pPrChange>
      </w:pPr>
      <w:r>
        <w:rPr>
          <w:sz w:val="24"/>
        </w:rPr>
        <w:t>The</w:t>
      </w:r>
      <w:r>
        <w:rPr>
          <w:spacing w:val="-7"/>
          <w:sz w:val="24"/>
        </w:rPr>
        <w:t xml:space="preserve"> </w:t>
      </w:r>
      <w:r>
        <w:rPr>
          <w:sz w:val="24"/>
        </w:rPr>
        <w:t>Contractor</w:t>
      </w:r>
      <w:r>
        <w:rPr>
          <w:spacing w:val="-2"/>
          <w:sz w:val="24"/>
        </w:rPr>
        <w:t xml:space="preserve"> </w:t>
      </w:r>
      <w:r>
        <w:rPr>
          <w:sz w:val="24"/>
        </w:rPr>
        <w:t>shall</w:t>
      </w:r>
      <w:r>
        <w:rPr>
          <w:spacing w:val="-2"/>
          <w:sz w:val="24"/>
        </w:rPr>
        <w:t xml:space="preserve"> </w:t>
      </w:r>
      <w:r>
        <w:rPr>
          <w:sz w:val="24"/>
        </w:rPr>
        <w:t>complete</w:t>
      </w:r>
      <w:r>
        <w:rPr>
          <w:spacing w:val="-2"/>
          <w:sz w:val="24"/>
        </w:rPr>
        <w:t xml:space="preserve"> </w:t>
      </w:r>
      <w:r>
        <w:rPr>
          <w:sz w:val="24"/>
        </w:rPr>
        <w:t>all</w:t>
      </w:r>
      <w:r>
        <w:rPr>
          <w:spacing w:val="-3"/>
          <w:sz w:val="24"/>
        </w:rPr>
        <w:t xml:space="preserve"> </w:t>
      </w:r>
      <w:r>
        <w:rPr>
          <w:sz w:val="24"/>
        </w:rPr>
        <w:t>repairs</w:t>
      </w:r>
      <w:r>
        <w:rPr>
          <w:spacing w:val="-2"/>
          <w:sz w:val="24"/>
        </w:rPr>
        <w:t xml:space="preserve"> </w:t>
      </w:r>
      <w:r>
        <w:rPr>
          <w:sz w:val="24"/>
        </w:rPr>
        <w:t>within</w:t>
      </w:r>
      <w:r>
        <w:rPr>
          <w:spacing w:val="-5"/>
          <w:sz w:val="24"/>
        </w:rPr>
        <w:t xml:space="preserve"> </w:t>
      </w:r>
      <w:r>
        <w:rPr>
          <w:sz w:val="24"/>
        </w:rPr>
        <w:t>five</w:t>
      </w:r>
      <w:r>
        <w:rPr>
          <w:spacing w:val="-4"/>
          <w:sz w:val="24"/>
        </w:rPr>
        <w:t xml:space="preserve"> </w:t>
      </w:r>
      <w:r>
        <w:rPr>
          <w:sz w:val="24"/>
        </w:rPr>
        <w:t>(5)</w:t>
      </w:r>
      <w:r>
        <w:rPr>
          <w:spacing w:val="-3"/>
          <w:sz w:val="24"/>
        </w:rPr>
        <w:t xml:space="preserve"> </w:t>
      </w:r>
      <w:r>
        <w:rPr>
          <w:sz w:val="24"/>
        </w:rPr>
        <w:t>days</w:t>
      </w:r>
      <w:r>
        <w:rPr>
          <w:spacing w:val="-5"/>
          <w:sz w:val="24"/>
        </w:rPr>
        <w:t xml:space="preserve"> </w:t>
      </w:r>
      <w:r>
        <w:rPr>
          <w:sz w:val="24"/>
        </w:rPr>
        <w:t>of</w:t>
      </w:r>
      <w:r>
        <w:rPr>
          <w:spacing w:val="-3"/>
          <w:sz w:val="24"/>
        </w:rPr>
        <w:t xml:space="preserve"> </w:t>
      </w:r>
      <w:r>
        <w:rPr>
          <w:sz w:val="24"/>
        </w:rPr>
        <w:t>receipt</w:t>
      </w:r>
      <w:r>
        <w:rPr>
          <w:spacing w:val="-2"/>
          <w:sz w:val="24"/>
        </w:rPr>
        <w:t xml:space="preserve"> </w:t>
      </w:r>
      <w:r>
        <w:rPr>
          <w:sz w:val="24"/>
        </w:rPr>
        <w:t>of</w:t>
      </w:r>
      <w:r>
        <w:rPr>
          <w:spacing w:val="-5"/>
          <w:sz w:val="24"/>
        </w:rPr>
        <w:t xml:space="preserve"> </w:t>
      </w:r>
      <w:r>
        <w:rPr>
          <w:spacing w:val="-2"/>
          <w:sz w:val="24"/>
        </w:rPr>
        <w:t>parts.</w:t>
      </w:r>
    </w:p>
    <w:p w14:paraId="6B699379" w14:textId="77777777" w:rsidR="00E23A5D" w:rsidRDefault="00E23A5D">
      <w:pPr>
        <w:pStyle w:val="BodyText"/>
      </w:pPr>
    </w:p>
    <w:p w14:paraId="2042A98F" w14:textId="672A320D" w:rsidR="00E23A5D" w:rsidRDefault="00CF1E04">
      <w:pPr>
        <w:pStyle w:val="ListParagraph"/>
        <w:numPr>
          <w:ilvl w:val="2"/>
          <w:numId w:val="2"/>
        </w:numPr>
        <w:tabs>
          <w:tab w:val="left" w:pos="1440"/>
        </w:tabs>
        <w:ind w:left="720" w:right="420" w:firstLine="0"/>
        <w:jc w:val="both"/>
        <w:rPr>
          <w:sz w:val="24"/>
        </w:rPr>
        <w:pPrChange w:id="389" w:author="GRASSEL, MARK C NH-03 USSF SpOC 21 CS (OL-S)/SCXG" w:date="2025-02-05T09:27:00Z" w16du:dateUtc="2025-02-05T16:27:00Z">
          <w:pPr>
            <w:pStyle w:val="ListParagraph"/>
            <w:numPr>
              <w:ilvl w:val="2"/>
              <w:numId w:val="2"/>
            </w:numPr>
            <w:tabs>
              <w:tab w:val="left" w:pos="2079"/>
            </w:tabs>
            <w:ind w:hanging="759"/>
            <w:jc w:val="right"/>
          </w:pPr>
        </w:pPrChange>
      </w:pPr>
      <w:r>
        <w:rPr>
          <w:sz w:val="24"/>
        </w:rPr>
        <w:t>The Contractor shall complete a service report for each item serviced and submit to the COR</w:t>
      </w:r>
      <w:ins w:id="390" w:author="DONALDSON, ERIC J CIV USSF SpOC 21 CS (OL-S)/SCOI" w:date="2025-02-05T15:34:00Z" w16du:dateUtc="2025-02-05T22:34:00Z">
        <w:r w:rsidR="004656D1" w:rsidRPr="004656D1">
          <w:rPr>
            <w:sz w:val="24"/>
            <w:highlight w:val="yellow"/>
          </w:rPr>
          <w:t xml:space="preserve"> </w:t>
        </w:r>
        <w:r w:rsidR="004656D1" w:rsidRPr="007110E4">
          <w:rPr>
            <w:sz w:val="24"/>
            <w:highlight w:val="yellow"/>
          </w:rPr>
          <w:t>and/or SME</w:t>
        </w:r>
      </w:ins>
      <w:r>
        <w:rPr>
          <w:sz w:val="24"/>
        </w:rPr>
        <w:t xml:space="preserve"> within 48 hours after completion of any service performed. The service report can be submitted via email. The service report shall include date service completed, model and serial number</w:t>
      </w:r>
      <w:r>
        <w:rPr>
          <w:spacing w:val="-10"/>
          <w:sz w:val="24"/>
        </w:rPr>
        <w:t xml:space="preserve"> </w:t>
      </w:r>
      <w:r>
        <w:rPr>
          <w:sz w:val="24"/>
        </w:rPr>
        <w:t>of</w:t>
      </w:r>
      <w:r>
        <w:rPr>
          <w:spacing w:val="-11"/>
          <w:sz w:val="24"/>
        </w:rPr>
        <w:t xml:space="preserve"> </w:t>
      </w:r>
      <w:r>
        <w:rPr>
          <w:sz w:val="24"/>
        </w:rPr>
        <w:t>equipment</w:t>
      </w:r>
      <w:r>
        <w:rPr>
          <w:spacing w:val="-10"/>
          <w:sz w:val="24"/>
        </w:rPr>
        <w:t xml:space="preserve"> </w:t>
      </w:r>
      <w:r>
        <w:rPr>
          <w:sz w:val="24"/>
        </w:rPr>
        <w:t>worked</w:t>
      </w:r>
      <w:r>
        <w:rPr>
          <w:spacing w:val="-11"/>
          <w:sz w:val="24"/>
        </w:rPr>
        <w:t xml:space="preserve"> </w:t>
      </w:r>
      <w:r>
        <w:rPr>
          <w:sz w:val="24"/>
        </w:rPr>
        <w:t>on/replaced,</w:t>
      </w:r>
      <w:r>
        <w:rPr>
          <w:spacing w:val="-10"/>
          <w:sz w:val="24"/>
        </w:rPr>
        <w:t xml:space="preserve"> </w:t>
      </w:r>
      <w:r>
        <w:rPr>
          <w:sz w:val="24"/>
        </w:rPr>
        <w:t>nomenclature,</w:t>
      </w:r>
      <w:r>
        <w:rPr>
          <w:spacing w:val="-10"/>
          <w:sz w:val="24"/>
        </w:rPr>
        <w:t xml:space="preserve"> </w:t>
      </w:r>
      <w:r>
        <w:rPr>
          <w:sz w:val="24"/>
        </w:rPr>
        <w:t>location,</w:t>
      </w:r>
      <w:r>
        <w:rPr>
          <w:spacing w:val="-10"/>
          <w:sz w:val="24"/>
        </w:rPr>
        <w:t xml:space="preserve"> </w:t>
      </w:r>
      <w:r>
        <w:rPr>
          <w:sz w:val="24"/>
        </w:rPr>
        <w:t>specific</w:t>
      </w:r>
      <w:r>
        <w:rPr>
          <w:spacing w:val="40"/>
          <w:sz w:val="24"/>
        </w:rPr>
        <w:t xml:space="preserve"> </w:t>
      </w:r>
      <w:r>
        <w:rPr>
          <w:sz w:val="24"/>
        </w:rPr>
        <w:t>repairs</w:t>
      </w:r>
      <w:r>
        <w:rPr>
          <w:spacing w:val="-10"/>
          <w:sz w:val="24"/>
        </w:rPr>
        <w:t xml:space="preserve"> </w:t>
      </w:r>
      <w:r>
        <w:rPr>
          <w:sz w:val="24"/>
        </w:rPr>
        <w:t>accomplished, itemization of all parts replaced and unit price(s).</w:t>
      </w:r>
    </w:p>
    <w:p w14:paraId="3165A0D1" w14:textId="77777777" w:rsidR="00E23A5D" w:rsidRDefault="00CF1E04">
      <w:pPr>
        <w:pStyle w:val="ListParagraph"/>
        <w:numPr>
          <w:ilvl w:val="2"/>
          <w:numId w:val="2"/>
        </w:numPr>
        <w:tabs>
          <w:tab w:val="left" w:pos="1440"/>
        </w:tabs>
        <w:spacing w:before="275"/>
        <w:ind w:left="720" w:right="420" w:firstLine="0"/>
        <w:jc w:val="both"/>
        <w:rPr>
          <w:sz w:val="24"/>
        </w:rPr>
        <w:pPrChange w:id="391" w:author="GRASSEL, MARK C NH-03 USSF SpOC 21 CS (OL-S)/SCXG" w:date="2025-02-05T09:27:00Z" w16du:dateUtc="2025-02-05T16:27:00Z">
          <w:pPr>
            <w:pStyle w:val="ListParagraph"/>
            <w:numPr>
              <w:ilvl w:val="2"/>
              <w:numId w:val="2"/>
            </w:numPr>
            <w:tabs>
              <w:tab w:val="left" w:pos="2079"/>
            </w:tabs>
            <w:spacing w:before="275"/>
            <w:ind w:hanging="759"/>
            <w:jc w:val="right"/>
          </w:pPr>
        </w:pPrChange>
      </w:pPr>
      <w:r>
        <w:rPr>
          <w:sz w:val="24"/>
        </w:rPr>
        <w:t>In the event of calls outside of normal business hours, it is expected that the Contractor shall</w:t>
      </w:r>
      <w:r>
        <w:rPr>
          <w:spacing w:val="-12"/>
          <w:sz w:val="24"/>
        </w:rPr>
        <w:t xml:space="preserve"> </w:t>
      </w:r>
      <w:r>
        <w:rPr>
          <w:sz w:val="24"/>
        </w:rPr>
        <w:t>make</w:t>
      </w:r>
      <w:r>
        <w:rPr>
          <w:spacing w:val="-12"/>
          <w:sz w:val="24"/>
        </w:rPr>
        <w:t xml:space="preserve"> </w:t>
      </w:r>
      <w:r>
        <w:rPr>
          <w:sz w:val="24"/>
        </w:rPr>
        <w:t>a</w:t>
      </w:r>
      <w:r>
        <w:rPr>
          <w:spacing w:val="-13"/>
          <w:sz w:val="24"/>
        </w:rPr>
        <w:t xml:space="preserve"> </w:t>
      </w:r>
      <w:r>
        <w:rPr>
          <w:sz w:val="24"/>
        </w:rPr>
        <w:t>site</w:t>
      </w:r>
      <w:r>
        <w:rPr>
          <w:spacing w:val="-12"/>
          <w:sz w:val="24"/>
        </w:rPr>
        <w:t xml:space="preserve"> </w:t>
      </w:r>
      <w:r>
        <w:rPr>
          <w:sz w:val="24"/>
        </w:rPr>
        <w:t>visit,</w:t>
      </w:r>
      <w:r>
        <w:rPr>
          <w:spacing w:val="-12"/>
          <w:sz w:val="24"/>
        </w:rPr>
        <w:t xml:space="preserve"> </w:t>
      </w:r>
      <w:r>
        <w:rPr>
          <w:sz w:val="24"/>
        </w:rPr>
        <w:t>examine</w:t>
      </w:r>
      <w:r>
        <w:rPr>
          <w:spacing w:val="-13"/>
          <w:sz w:val="24"/>
        </w:rPr>
        <w:t xml:space="preserve"> </w:t>
      </w:r>
      <w:r>
        <w:rPr>
          <w:sz w:val="24"/>
        </w:rPr>
        <w:t>the</w:t>
      </w:r>
      <w:r>
        <w:rPr>
          <w:spacing w:val="-12"/>
          <w:sz w:val="24"/>
        </w:rPr>
        <w:t xml:space="preserve"> </w:t>
      </w:r>
      <w:r>
        <w:rPr>
          <w:sz w:val="24"/>
        </w:rPr>
        <w:t>problem,</w:t>
      </w:r>
      <w:r>
        <w:rPr>
          <w:spacing w:val="-12"/>
          <w:sz w:val="24"/>
        </w:rPr>
        <w:t xml:space="preserve"> </w:t>
      </w:r>
      <w:r>
        <w:rPr>
          <w:sz w:val="24"/>
        </w:rPr>
        <w:t>capture</w:t>
      </w:r>
      <w:r>
        <w:rPr>
          <w:spacing w:val="-12"/>
          <w:sz w:val="24"/>
        </w:rPr>
        <w:t xml:space="preserve"> </w:t>
      </w:r>
      <w:r>
        <w:rPr>
          <w:sz w:val="24"/>
        </w:rPr>
        <w:t>the</w:t>
      </w:r>
      <w:r>
        <w:rPr>
          <w:spacing w:val="-12"/>
          <w:sz w:val="24"/>
        </w:rPr>
        <w:t xml:space="preserve"> </w:t>
      </w:r>
      <w:r>
        <w:rPr>
          <w:sz w:val="24"/>
        </w:rPr>
        <w:t>information,</w:t>
      </w:r>
      <w:r>
        <w:rPr>
          <w:spacing w:val="-12"/>
          <w:sz w:val="24"/>
        </w:rPr>
        <w:t xml:space="preserve"> </w:t>
      </w:r>
      <w:r>
        <w:rPr>
          <w:sz w:val="24"/>
        </w:rPr>
        <w:t>and</w:t>
      </w:r>
      <w:r>
        <w:rPr>
          <w:spacing w:val="-12"/>
          <w:sz w:val="24"/>
        </w:rPr>
        <w:t xml:space="preserve"> </w:t>
      </w:r>
      <w:r>
        <w:rPr>
          <w:sz w:val="24"/>
        </w:rPr>
        <w:t>route</w:t>
      </w:r>
      <w:r>
        <w:rPr>
          <w:spacing w:val="-12"/>
          <w:sz w:val="24"/>
        </w:rPr>
        <w:t xml:space="preserve"> </w:t>
      </w:r>
      <w:r>
        <w:rPr>
          <w:sz w:val="24"/>
        </w:rPr>
        <w:t>all</w:t>
      </w:r>
      <w:r>
        <w:rPr>
          <w:spacing w:val="-12"/>
          <w:sz w:val="24"/>
        </w:rPr>
        <w:t xml:space="preserve"> </w:t>
      </w:r>
      <w:r>
        <w:rPr>
          <w:sz w:val="24"/>
        </w:rPr>
        <w:t>information</w:t>
      </w:r>
      <w:r>
        <w:rPr>
          <w:spacing w:val="-12"/>
          <w:sz w:val="24"/>
        </w:rPr>
        <w:t xml:space="preserve"> </w:t>
      </w:r>
      <w:r>
        <w:rPr>
          <w:sz w:val="24"/>
        </w:rPr>
        <w:t>and estimated costs to the COR for approval before any work is performed.</w:t>
      </w:r>
    </w:p>
    <w:p w14:paraId="3FE9F23F" w14:textId="77777777" w:rsidR="00E23A5D" w:rsidRDefault="00E23A5D">
      <w:pPr>
        <w:pStyle w:val="BodyText"/>
      </w:pPr>
    </w:p>
    <w:p w14:paraId="0B4DD6F4" w14:textId="77777777" w:rsidR="00E23A5D" w:rsidRDefault="00CF1E04">
      <w:pPr>
        <w:pStyle w:val="ListParagraph"/>
        <w:numPr>
          <w:ilvl w:val="2"/>
          <w:numId w:val="2"/>
        </w:numPr>
        <w:tabs>
          <w:tab w:val="left" w:pos="1440"/>
        </w:tabs>
        <w:ind w:left="720" w:right="420" w:firstLine="0"/>
        <w:jc w:val="both"/>
        <w:rPr>
          <w:sz w:val="24"/>
        </w:rPr>
        <w:pPrChange w:id="392" w:author="GRASSEL, MARK C NH-03 USSF SpOC 21 CS (OL-S)/SCXG" w:date="2025-02-05T09:28:00Z" w16du:dateUtc="2025-02-05T16:28:00Z">
          <w:pPr>
            <w:pStyle w:val="ListParagraph"/>
            <w:numPr>
              <w:ilvl w:val="2"/>
              <w:numId w:val="2"/>
            </w:numPr>
            <w:tabs>
              <w:tab w:val="left" w:pos="2079"/>
            </w:tabs>
            <w:ind w:right="1035" w:hanging="759"/>
            <w:jc w:val="right"/>
          </w:pPr>
        </w:pPrChange>
      </w:pPr>
      <w:r>
        <w:rPr>
          <w:b/>
          <w:sz w:val="24"/>
        </w:rPr>
        <w:t>SSFB</w:t>
      </w:r>
      <w:r>
        <w:rPr>
          <w:b/>
          <w:spacing w:val="-4"/>
          <w:sz w:val="24"/>
        </w:rPr>
        <w:t xml:space="preserve"> </w:t>
      </w:r>
      <w:r>
        <w:rPr>
          <w:b/>
          <w:sz w:val="24"/>
        </w:rPr>
        <w:t>Only:</w:t>
      </w:r>
      <w:r>
        <w:rPr>
          <w:b/>
          <w:spacing w:val="80"/>
          <w:sz w:val="24"/>
        </w:rPr>
        <w:t xml:space="preserve"> </w:t>
      </w:r>
      <w:r>
        <w:rPr>
          <w:sz w:val="24"/>
        </w:rPr>
        <w:t>The Contractor shall develop PA solutions, as part of the Repairs/Project CLIN, to existing system equipment, redesign deployed configurations of PA systems (speakers, receivers,</w:t>
      </w:r>
      <w:r>
        <w:rPr>
          <w:spacing w:val="-12"/>
          <w:sz w:val="24"/>
        </w:rPr>
        <w:t xml:space="preserve"> </w:t>
      </w:r>
      <w:r>
        <w:rPr>
          <w:sz w:val="24"/>
        </w:rPr>
        <w:t>etc.),</w:t>
      </w:r>
      <w:r>
        <w:rPr>
          <w:spacing w:val="-11"/>
          <w:sz w:val="24"/>
        </w:rPr>
        <w:t xml:space="preserve"> </w:t>
      </w:r>
      <w:r>
        <w:rPr>
          <w:sz w:val="24"/>
        </w:rPr>
        <w:t>remodel</w:t>
      </w:r>
      <w:r>
        <w:rPr>
          <w:spacing w:val="-11"/>
          <w:sz w:val="24"/>
        </w:rPr>
        <w:t xml:space="preserve"> </w:t>
      </w:r>
      <w:r>
        <w:rPr>
          <w:sz w:val="24"/>
        </w:rPr>
        <w:t>(for</w:t>
      </w:r>
      <w:r>
        <w:rPr>
          <w:spacing w:val="-11"/>
          <w:sz w:val="24"/>
        </w:rPr>
        <w:t xml:space="preserve"> </w:t>
      </w:r>
      <w:r>
        <w:rPr>
          <w:sz w:val="24"/>
        </w:rPr>
        <w:t>coverage</w:t>
      </w:r>
      <w:r>
        <w:rPr>
          <w:spacing w:val="-10"/>
          <w:sz w:val="24"/>
        </w:rPr>
        <w:t xml:space="preserve"> </w:t>
      </w:r>
      <w:r>
        <w:rPr>
          <w:sz w:val="24"/>
        </w:rPr>
        <w:t>based</w:t>
      </w:r>
      <w:r>
        <w:rPr>
          <w:spacing w:val="-12"/>
          <w:sz w:val="24"/>
        </w:rPr>
        <w:t xml:space="preserve"> </w:t>
      </w:r>
      <w:r>
        <w:rPr>
          <w:sz w:val="24"/>
        </w:rPr>
        <w:t>on</w:t>
      </w:r>
      <w:r>
        <w:rPr>
          <w:spacing w:val="-11"/>
          <w:sz w:val="24"/>
        </w:rPr>
        <w:t xml:space="preserve"> </w:t>
      </w:r>
      <w:r>
        <w:rPr>
          <w:sz w:val="24"/>
        </w:rPr>
        <w:t>structure</w:t>
      </w:r>
      <w:r>
        <w:rPr>
          <w:spacing w:val="-10"/>
          <w:sz w:val="24"/>
        </w:rPr>
        <w:t xml:space="preserve"> </w:t>
      </w:r>
      <w:r>
        <w:rPr>
          <w:sz w:val="24"/>
        </w:rPr>
        <w:t>changes</w:t>
      </w:r>
      <w:r>
        <w:rPr>
          <w:spacing w:val="-10"/>
          <w:sz w:val="24"/>
        </w:rPr>
        <w:t xml:space="preserve"> </w:t>
      </w:r>
      <w:r>
        <w:rPr>
          <w:sz w:val="24"/>
        </w:rPr>
        <w:t>and</w:t>
      </w:r>
      <w:r>
        <w:rPr>
          <w:spacing w:val="-11"/>
          <w:sz w:val="24"/>
        </w:rPr>
        <w:t xml:space="preserve"> </w:t>
      </w:r>
      <w:r>
        <w:rPr>
          <w:sz w:val="24"/>
        </w:rPr>
        <w:t>personnel</w:t>
      </w:r>
      <w:r>
        <w:rPr>
          <w:spacing w:val="-10"/>
          <w:sz w:val="24"/>
        </w:rPr>
        <w:t xml:space="preserve"> </w:t>
      </w:r>
      <w:r>
        <w:rPr>
          <w:sz w:val="24"/>
        </w:rPr>
        <w:t>occupancy</w:t>
      </w:r>
      <w:r>
        <w:rPr>
          <w:spacing w:val="-11"/>
          <w:sz w:val="24"/>
        </w:rPr>
        <w:t xml:space="preserve"> </w:t>
      </w:r>
      <w:r>
        <w:rPr>
          <w:sz w:val="24"/>
        </w:rPr>
        <w:t>within an</w:t>
      </w:r>
      <w:r>
        <w:rPr>
          <w:spacing w:val="-8"/>
          <w:sz w:val="24"/>
        </w:rPr>
        <w:t xml:space="preserve"> </w:t>
      </w:r>
      <w:r>
        <w:rPr>
          <w:sz w:val="24"/>
        </w:rPr>
        <w:t>area),</w:t>
      </w:r>
      <w:r>
        <w:rPr>
          <w:spacing w:val="-8"/>
          <w:sz w:val="24"/>
        </w:rPr>
        <w:t xml:space="preserve"> </w:t>
      </w:r>
      <w:r>
        <w:rPr>
          <w:sz w:val="24"/>
        </w:rPr>
        <w:t>program</w:t>
      </w:r>
      <w:r>
        <w:rPr>
          <w:spacing w:val="-8"/>
          <w:sz w:val="24"/>
        </w:rPr>
        <w:t xml:space="preserve"> </w:t>
      </w:r>
      <w:r>
        <w:rPr>
          <w:sz w:val="24"/>
        </w:rPr>
        <w:t>(PA</w:t>
      </w:r>
      <w:r>
        <w:rPr>
          <w:spacing w:val="-9"/>
          <w:sz w:val="24"/>
        </w:rPr>
        <w:t xml:space="preserve"> </w:t>
      </w:r>
      <w:r>
        <w:rPr>
          <w:sz w:val="24"/>
        </w:rPr>
        <w:t>devices</w:t>
      </w:r>
      <w:r>
        <w:rPr>
          <w:spacing w:val="-8"/>
          <w:sz w:val="24"/>
        </w:rPr>
        <w:t xml:space="preserve"> </w:t>
      </w:r>
      <w:r>
        <w:rPr>
          <w:sz w:val="24"/>
        </w:rPr>
        <w:t>as</w:t>
      </w:r>
      <w:r>
        <w:rPr>
          <w:spacing w:val="-8"/>
          <w:sz w:val="24"/>
        </w:rPr>
        <w:t xml:space="preserve"> </w:t>
      </w:r>
      <w:r>
        <w:rPr>
          <w:sz w:val="24"/>
        </w:rPr>
        <w:t>part</w:t>
      </w:r>
      <w:r>
        <w:rPr>
          <w:spacing w:val="-9"/>
          <w:sz w:val="24"/>
        </w:rPr>
        <w:t xml:space="preserve"> </w:t>
      </w:r>
      <w:r>
        <w:rPr>
          <w:sz w:val="24"/>
        </w:rPr>
        <w:t>of</w:t>
      </w:r>
      <w:r>
        <w:rPr>
          <w:spacing w:val="-8"/>
          <w:sz w:val="24"/>
        </w:rPr>
        <w:t xml:space="preserve"> </w:t>
      </w:r>
      <w:r>
        <w:rPr>
          <w:sz w:val="24"/>
        </w:rPr>
        <w:t>headend</w:t>
      </w:r>
      <w:r>
        <w:rPr>
          <w:spacing w:val="-10"/>
          <w:sz w:val="24"/>
        </w:rPr>
        <w:t xml:space="preserve"> </w:t>
      </w:r>
      <w:r>
        <w:rPr>
          <w:sz w:val="24"/>
        </w:rPr>
        <w:t>and</w:t>
      </w:r>
      <w:r>
        <w:rPr>
          <w:spacing w:val="-9"/>
          <w:sz w:val="24"/>
        </w:rPr>
        <w:t xml:space="preserve"> </w:t>
      </w:r>
      <w:r>
        <w:rPr>
          <w:sz w:val="24"/>
        </w:rPr>
        <w:t>user</w:t>
      </w:r>
      <w:r>
        <w:rPr>
          <w:spacing w:val="-8"/>
          <w:sz w:val="24"/>
        </w:rPr>
        <w:t xml:space="preserve"> </w:t>
      </w:r>
      <w:r>
        <w:rPr>
          <w:sz w:val="24"/>
        </w:rPr>
        <w:t>system)</w:t>
      </w:r>
      <w:r>
        <w:rPr>
          <w:spacing w:val="-8"/>
          <w:sz w:val="24"/>
        </w:rPr>
        <w:t xml:space="preserve"> </w:t>
      </w:r>
      <w:r>
        <w:rPr>
          <w:sz w:val="24"/>
        </w:rPr>
        <w:t>and</w:t>
      </w:r>
      <w:r>
        <w:rPr>
          <w:spacing w:val="-8"/>
          <w:sz w:val="24"/>
        </w:rPr>
        <w:t xml:space="preserve"> </w:t>
      </w:r>
      <w:r>
        <w:rPr>
          <w:sz w:val="24"/>
        </w:rPr>
        <w:t>connect</w:t>
      </w:r>
      <w:r>
        <w:rPr>
          <w:spacing w:val="-8"/>
          <w:sz w:val="24"/>
        </w:rPr>
        <w:t xml:space="preserve"> </w:t>
      </w:r>
      <w:r>
        <w:rPr>
          <w:sz w:val="24"/>
        </w:rPr>
        <w:t>base</w:t>
      </w:r>
      <w:r>
        <w:rPr>
          <w:spacing w:val="-8"/>
          <w:sz w:val="24"/>
        </w:rPr>
        <w:t xml:space="preserve"> </w:t>
      </w:r>
      <w:r>
        <w:rPr>
          <w:sz w:val="24"/>
        </w:rPr>
        <w:t>PA</w:t>
      </w:r>
      <w:r>
        <w:rPr>
          <w:spacing w:val="-9"/>
          <w:sz w:val="24"/>
        </w:rPr>
        <w:t xml:space="preserve"> </w:t>
      </w:r>
      <w:r>
        <w:rPr>
          <w:sz w:val="24"/>
        </w:rPr>
        <w:t>system(s) and</w:t>
      </w:r>
      <w:r>
        <w:rPr>
          <w:spacing w:val="-11"/>
          <w:sz w:val="24"/>
        </w:rPr>
        <w:t xml:space="preserve"> </w:t>
      </w:r>
      <w:r>
        <w:rPr>
          <w:sz w:val="24"/>
        </w:rPr>
        <w:t>to</w:t>
      </w:r>
      <w:r>
        <w:rPr>
          <w:spacing w:val="-11"/>
          <w:sz w:val="24"/>
        </w:rPr>
        <w:t xml:space="preserve"> </w:t>
      </w:r>
      <w:r>
        <w:rPr>
          <w:sz w:val="24"/>
        </w:rPr>
        <w:t>install</w:t>
      </w:r>
      <w:r>
        <w:rPr>
          <w:spacing w:val="-12"/>
          <w:sz w:val="24"/>
        </w:rPr>
        <w:t xml:space="preserve"> </w:t>
      </w:r>
      <w:r>
        <w:rPr>
          <w:sz w:val="24"/>
        </w:rPr>
        <w:t>a</w:t>
      </w:r>
      <w:r>
        <w:rPr>
          <w:spacing w:val="-11"/>
          <w:sz w:val="24"/>
        </w:rPr>
        <w:t xml:space="preserve"> </w:t>
      </w:r>
      <w:r>
        <w:rPr>
          <w:sz w:val="24"/>
        </w:rPr>
        <w:t>PA</w:t>
      </w:r>
      <w:r>
        <w:rPr>
          <w:spacing w:val="-11"/>
          <w:sz w:val="24"/>
        </w:rPr>
        <w:t xml:space="preserve"> </w:t>
      </w:r>
      <w:r>
        <w:rPr>
          <w:sz w:val="24"/>
        </w:rPr>
        <w:t>system</w:t>
      </w:r>
      <w:r>
        <w:rPr>
          <w:spacing w:val="-10"/>
          <w:sz w:val="24"/>
        </w:rPr>
        <w:t xml:space="preserve"> </w:t>
      </w:r>
      <w:r>
        <w:rPr>
          <w:sz w:val="24"/>
        </w:rPr>
        <w:t>within</w:t>
      </w:r>
      <w:r>
        <w:rPr>
          <w:spacing w:val="-12"/>
          <w:sz w:val="24"/>
        </w:rPr>
        <w:t xml:space="preserve"> </w:t>
      </w:r>
      <w:r>
        <w:rPr>
          <w:sz w:val="24"/>
        </w:rPr>
        <w:t>new</w:t>
      </w:r>
      <w:r>
        <w:rPr>
          <w:spacing w:val="-11"/>
          <w:sz w:val="24"/>
        </w:rPr>
        <w:t xml:space="preserve"> </w:t>
      </w:r>
      <w:r>
        <w:rPr>
          <w:sz w:val="24"/>
        </w:rPr>
        <w:t>or</w:t>
      </w:r>
      <w:r>
        <w:rPr>
          <w:spacing w:val="-10"/>
          <w:sz w:val="24"/>
        </w:rPr>
        <w:t xml:space="preserve"> </w:t>
      </w:r>
      <w:r>
        <w:rPr>
          <w:sz w:val="24"/>
        </w:rPr>
        <w:t>existing</w:t>
      </w:r>
      <w:r>
        <w:rPr>
          <w:spacing w:val="-11"/>
          <w:sz w:val="24"/>
        </w:rPr>
        <w:t xml:space="preserve"> </w:t>
      </w:r>
      <w:r>
        <w:rPr>
          <w:sz w:val="24"/>
        </w:rPr>
        <w:t>buildings.</w:t>
      </w:r>
      <w:r>
        <w:rPr>
          <w:spacing w:val="-12"/>
          <w:sz w:val="24"/>
        </w:rPr>
        <w:t xml:space="preserve"> </w:t>
      </w:r>
      <w:r>
        <w:rPr>
          <w:sz w:val="24"/>
        </w:rPr>
        <w:t>This</w:t>
      </w:r>
      <w:r>
        <w:rPr>
          <w:spacing w:val="-11"/>
          <w:sz w:val="24"/>
        </w:rPr>
        <w:t xml:space="preserve"> </w:t>
      </w:r>
      <w:r>
        <w:rPr>
          <w:sz w:val="24"/>
        </w:rPr>
        <w:t>also</w:t>
      </w:r>
      <w:r>
        <w:rPr>
          <w:spacing w:val="-12"/>
          <w:sz w:val="24"/>
        </w:rPr>
        <w:t xml:space="preserve"> </w:t>
      </w:r>
      <w:r>
        <w:rPr>
          <w:sz w:val="24"/>
        </w:rPr>
        <w:t>includes</w:t>
      </w:r>
      <w:r>
        <w:rPr>
          <w:spacing w:val="-11"/>
          <w:sz w:val="24"/>
        </w:rPr>
        <w:t xml:space="preserve"> </w:t>
      </w:r>
      <w:r>
        <w:rPr>
          <w:sz w:val="24"/>
        </w:rPr>
        <w:t>installing</w:t>
      </w:r>
      <w:r>
        <w:rPr>
          <w:spacing w:val="-11"/>
          <w:sz w:val="24"/>
        </w:rPr>
        <w:t xml:space="preserve"> </w:t>
      </w:r>
      <w:r>
        <w:rPr>
          <w:sz w:val="24"/>
        </w:rPr>
        <w:t>additional speakers and moving speakers from one location to another location. The Contractor shall make the punch down connections at the backboard as instructed by the 21 CS OL-S Cyber Transport Section personnel. The demark point, under this contract, is the punch down block within the building</w:t>
      </w:r>
      <w:r>
        <w:rPr>
          <w:spacing w:val="6"/>
          <w:sz w:val="24"/>
        </w:rPr>
        <w:t xml:space="preserve"> </w:t>
      </w:r>
      <w:r>
        <w:rPr>
          <w:sz w:val="24"/>
        </w:rPr>
        <w:t>using</w:t>
      </w:r>
      <w:r>
        <w:rPr>
          <w:spacing w:val="9"/>
          <w:sz w:val="24"/>
        </w:rPr>
        <w:t xml:space="preserve"> </w:t>
      </w:r>
      <w:r>
        <w:rPr>
          <w:sz w:val="24"/>
        </w:rPr>
        <w:t>the</w:t>
      </w:r>
      <w:r>
        <w:rPr>
          <w:spacing w:val="9"/>
          <w:sz w:val="24"/>
        </w:rPr>
        <w:t xml:space="preserve"> </w:t>
      </w:r>
      <w:r>
        <w:rPr>
          <w:sz w:val="24"/>
        </w:rPr>
        <w:t>Honeywell</w:t>
      </w:r>
      <w:r>
        <w:rPr>
          <w:spacing w:val="10"/>
          <w:sz w:val="24"/>
        </w:rPr>
        <w:t xml:space="preserve"> </w:t>
      </w:r>
      <w:r>
        <w:rPr>
          <w:sz w:val="24"/>
        </w:rPr>
        <w:t>Mass</w:t>
      </w:r>
      <w:r>
        <w:rPr>
          <w:spacing w:val="7"/>
          <w:sz w:val="24"/>
        </w:rPr>
        <w:t xml:space="preserve"> </w:t>
      </w:r>
      <w:r>
        <w:rPr>
          <w:sz w:val="24"/>
        </w:rPr>
        <w:t>Notification</w:t>
      </w:r>
      <w:r>
        <w:rPr>
          <w:spacing w:val="8"/>
          <w:sz w:val="24"/>
        </w:rPr>
        <w:t xml:space="preserve"> </w:t>
      </w:r>
      <w:r>
        <w:rPr>
          <w:sz w:val="24"/>
        </w:rPr>
        <w:t>System.</w:t>
      </w:r>
      <w:r>
        <w:rPr>
          <w:spacing w:val="8"/>
          <w:sz w:val="24"/>
        </w:rPr>
        <w:t xml:space="preserve"> </w:t>
      </w:r>
      <w:r>
        <w:rPr>
          <w:sz w:val="24"/>
        </w:rPr>
        <w:t>Assign</w:t>
      </w:r>
      <w:r>
        <w:rPr>
          <w:spacing w:val="9"/>
          <w:sz w:val="24"/>
        </w:rPr>
        <w:t xml:space="preserve"> </w:t>
      </w:r>
      <w:r>
        <w:rPr>
          <w:sz w:val="24"/>
        </w:rPr>
        <w:t>new</w:t>
      </w:r>
      <w:r>
        <w:rPr>
          <w:spacing w:val="8"/>
          <w:sz w:val="24"/>
        </w:rPr>
        <w:t xml:space="preserve"> </w:t>
      </w:r>
      <w:r>
        <w:rPr>
          <w:sz w:val="24"/>
        </w:rPr>
        <w:t>PA</w:t>
      </w:r>
      <w:r>
        <w:rPr>
          <w:spacing w:val="9"/>
          <w:sz w:val="24"/>
        </w:rPr>
        <w:t xml:space="preserve"> </w:t>
      </w:r>
      <w:r>
        <w:rPr>
          <w:sz w:val="24"/>
        </w:rPr>
        <w:t>call</w:t>
      </w:r>
      <w:r>
        <w:rPr>
          <w:spacing w:val="9"/>
          <w:sz w:val="24"/>
        </w:rPr>
        <w:t xml:space="preserve"> </w:t>
      </w:r>
      <w:r>
        <w:rPr>
          <w:sz w:val="24"/>
        </w:rPr>
        <w:t>zone</w:t>
      </w:r>
      <w:r>
        <w:rPr>
          <w:spacing w:val="8"/>
          <w:sz w:val="24"/>
        </w:rPr>
        <w:t xml:space="preserve"> </w:t>
      </w:r>
      <w:r>
        <w:rPr>
          <w:sz w:val="24"/>
        </w:rPr>
        <w:t>numbers</w:t>
      </w:r>
      <w:r>
        <w:rPr>
          <w:spacing w:val="8"/>
          <w:sz w:val="24"/>
        </w:rPr>
        <w:t xml:space="preserve"> </w:t>
      </w:r>
      <w:r>
        <w:rPr>
          <w:spacing w:val="-5"/>
          <w:sz w:val="24"/>
        </w:rPr>
        <w:t>and</w:t>
      </w:r>
    </w:p>
    <w:p w14:paraId="1F72F646" w14:textId="77777777" w:rsidR="00E23A5D" w:rsidRDefault="00E23A5D">
      <w:pPr>
        <w:jc w:val="both"/>
        <w:rPr>
          <w:sz w:val="24"/>
        </w:rPr>
        <w:sectPr w:rsidR="00E23A5D">
          <w:pgSz w:w="12240" w:h="15840"/>
          <w:pgMar w:top="1240" w:right="400" w:bottom="280" w:left="80" w:header="857" w:footer="0" w:gutter="0"/>
          <w:cols w:space="720"/>
        </w:sectPr>
      </w:pPr>
    </w:p>
    <w:p w14:paraId="35DD5783" w14:textId="2FDA1E4E" w:rsidR="00E23A5D" w:rsidRDefault="00CF1E04">
      <w:pPr>
        <w:pStyle w:val="BodyText"/>
        <w:tabs>
          <w:tab w:val="left" w:pos="11250"/>
        </w:tabs>
        <w:spacing w:before="81"/>
        <w:ind w:left="720" w:right="420"/>
        <w:jc w:val="both"/>
        <w:pPrChange w:id="393" w:author="GRASSEL, MARK C NH-03 USSF SpOC 21 CS (OL-S)/SCXG" w:date="2025-02-05T09:28:00Z" w16du:dateUtc="2025-02-05T16:28:00Z">
          <w:pPr>
            <w:pStyle w:val="BodyText"/>
            <w:spacing w:before="81"/>
            <w:ind w:left="1358" w:right="1034"/>
            <w:jc w:val="both"/>
          </w:pPr>
        </w:pPrChange>
      </w:pPr>
      <w:r>
        <w:lastRenderedPageBreak/>
        <w:t>delete old and unused PA call zone numbers. Update PA call number data sheet, install speakers, volume control modules to control volume at customer discretion in a corresponding room/location. Design and installation and modification, integration, and or upgrade of a new or existing</w:t>
      </w:r>
      <w:r>
        <w:rPr>
          <w:spacing w:val="-2"/>
        </w:rPr>
        <w:t xml:space="preserve"> </w:t>
      </w:r>
      <w:r>
        <w:t>building</w:t>
      </w:r>
      <w:r>
        <w:rPr>
          <w:spacing w:val="-2"/>
        </w:rPr>
        <w:t xml:space="preserve"> </w:t>
      </w:r>
      <w:r>
        <w:t>to</w:t>
      </w:r>
      <w:r>
        <w:rPr>
          <w:spacing w:val="-2"/>
        </w:rPr>
        <w:t xml:space="preserve"> </w:t>
      </w:r>
      <w:r>
        <w:t>the</w:t>
      </w:r>
      <w:r>
        <w:rPr>
          <w:spacing w:val="-2"/>
        </w:rPr>
        <w:t xml:space="preserve"> </w:t>
      </w:r>
      <w:r>
        <w:t>currently</w:t>
      </w:r>
      <w:r>
        <w:rPr>
          <w:spacing w:val="-2"/>
        </w:rPr>
        <w:t xml:space="preserve"> </w:t>
      </w:r>
      <w:r>
        <w:t>installed</w:t>
      </w:r>
      <w:r>
        <w:rPr>
          <w:spacing w:val="-2"/>
        </w:rPr>
        <w:t xml:space="preserve"> </w:t>
      </w:r>
      <w:r>
        <w:t>base</w:t>
      </w:r>
      <w:r>
        <w:rPr>
          <w:spacing w:val="-2"/>
        </w:rPr>
        <w:t xml:space="preserve"> </w:t>
      </w:r>
      <w:r>
        <w:t>PA</w:t>
      </w:r>
      <w:r>
        <w:rPr>
          <w:spacing w:val="-3"/>
        </w:rPr>
        <w:t xml:space="preserve"> </w:t>
      </w:r>
      <w:r>
        <w:t>system.</w:t>
      </w:r>
      <w:r>
        <w:rPr>
          <w:spacing w:val="-2"/>
        </w:rPr>
        <w:t xml:space="preserve"> </w:t>
      </w:r>
      <w:r>
        <w:t>Programming</w:t>
      </w:r>
      <w:r>
        <w:rPr>
          <w:spacing w:val="-3"/>
        </w:rPr>
        <w:t xml:space="preserve"> </w:t>
      </w:r>
      <w:r>
        <w:t>the</w:t>
      </w:r>
      <w:r>
        <w:rPr>
          <w:spacing w:val="-2"/>
        </w:rPr>
        <w:t xml:space="preserve"> </w:t>
      </w:r>
      <w:r>
        <w:t>building</w:t>
      </w:r>
      <w:r>
        <w:rPr>
          <w:spacing w:val="-3"/>
        </w:rPr>
        <w:t xml:space="preserve"> </w:t>
      </w:r>
      <w:r>
        <w:t>PA</w:t>
      </w:r>
      <w:r>
        <w:rPr>
          <w:spacing w:val="-3"/>
        </w:rPr>
        <w:t xml:space="preserve"> </w:t>
      </w:r>
      <w:r>
        <w:t>system to receive all announcements from the base PA system. Program a PA call group for new or existing</w:t>
      </w:r>
      <w:r>
        <w:rPr>
          <w:spacing w:val="-6"/>
        </w:rPr>
        <w:t xml:space="preserve"> </w:t>
      </w:r>
      <w:r>
        <w:t>buildings,</w:t>
      </w:r>
      <w:r>
        <w:rPr>
          <w:spacing w:val="-6"/>
        </w:rPr>
        <w:t xml:space="preserve"> </w:t>
      </w:r>
      <w:r>
        <w:t>Mod,</w:t>
      </w:r>
      <w:r>
        <w:rPr>
          <w:spacing w:val="-8"/>
        </w:rPr>
        <w:t xml:space="preserve"> </w:t>
      </w:r>
      <w:r>
        <w:t>facility</w:t>
      </w:r>
      <w:r>
        <w:rPr>
          <w:spacing w:val="-6"/>
        </w:rPr>
        <w:t xml:space="preserve"> </w:t>
      </w:r>
      <w:r>
        <w:t>and</w:t>
      </w:r>
      <w:r>
        <w:rPr>
          <w:spacing w:val="-8"/>
        </w:rPr>
        <w:t xml:space="preserve"> </w:t>
      </w:r>
      <w:r>
        <w:t>or</w:t>
      </w:r>
      <w:r>
        <w:rPr>
          <w:spacing w:val="-5"/>
        </w:rPr>
        <w:t xml:space="preserve"> </w:t>
      </w:r>
      <w:r>
        <w:t>rooms</w:t>
      </w:r>
      <w:r>
        <w:rPr>
          <w:spacing w:val="-6"/>
        </w:rPr>
        <w:t xml:space="preserve"> </w:t>
      </w:r>
      <w:r>
        <w:t>will</w:t>
      </w:r>
      <w:r>
        <w:rPr>
          <w:spacing w:val="-5"/>
        </w:rPr>
        <w:t xml:space="preserve"> </w:t>
      </w:r>
      <w:r>
        <w:t>also</w:t>
      </w:r>
      <w:r>
        <w:rPr>
          <w:spacing w:val="-6"/>
        </w:rPr>
        <w:t xml:space="preserve"> </w:t>
      </w:r>
      <w:r>
        <w:t>be</w:t>
      </w:r>
      <w:r>
        <w:rPr>
          <w:spacing w:val="-7"/>
        </w:rPr>
        <w:t xml:space="preserve"> </w:t>
      </w:r>
      <w:r>
        <w:t>included.</w:t>
      </w:r>
      <w:r>
        <w:rPr>
          <w:spacing w:val="-6"/>
        </w:rPr>
        <w:t xml:space="preserve"> </w:t>
      </w:r>
      <w:r>
        <w:t>The</w:t>
      </w:r>
      <w:r>
        <w:rPr>
          <w:spacing w:val="-6"/>
        </w:rPr>
        <w:t xml:space="preserve"> </w:t>
      </w:r>
      <w:r>
        <w:t>contractor</w:t>
      </w:r>
      <w:r>
        <w:rPr>
          <w:spacing w:val="-7"/>
        </w:rPr>
        <w:t xml:space="preserve"> </w:t>
      </w:r>
      <w:r>
        <w:t>shall</w:t>
      </w:r>
      <w:r>
        <w:rPr>
          <w:spacing w:val="-7"/>
        </w:rPr>
        <w:t xml:space="preserve"> </w:t>
      </w:r>
      <w:r>
        <w:t>maintain an employment force which at any given time is capable of / familiar with the configuration, utilization,</w:t>
      </w:r>
      <w:r>
        <w:rPr>
          <w:spacing w:val="-15"/>
        </w:rPr>
        <w:t xml:space="preserve"> </w:t>
      </w:r>
      <w:r>
        <w:t>and</w:t>
      </w:r>
      <w:r>
        <w:rPr>
          <w:spacing w:val="-15"/>
        </w:rPr>
        <w:t xml:space="preserve"> </w:t>
      </w:r>
      <w:r>
        <w:t>deployment</w:t>
      </w:r>
      <w:r>
        <w:rPr>
          <w:spacing w:val="-15"/>
        </w:rPr>
        <w:t xml:space="preserve"> </w:t>
      </w:r>
      <w:r>
        <w:t>of</w:t>
      </w:r>
      <w:r>
        <w:rPr>
          <w:spacing w:val="-15"/>
        </w:rPr>
        <w:t xml:space="preserve"> </w:t>
      </w:r>
      <w:r>
        <w:t>software</w:t>
      </w:r>
      <w:r>
        <w:rPr>
          <w:spacing w:val="-15"/>
        </w:rPr>
        <w:t xml:space="preserve"> </w:t>
      </w:r>
      <w:r>
        <w:t>programs</w:t>
      </w:r>
      <w:r>
        <w:rPr>
          <w:spacing w:val="-15"/>
        </w:rPr>
        <w:t xml:space="preserve"> </w:t>
      </w:r>
      <w:r>
        <w:t>necessary</w:t>
      </w:r>
      <w:r>
        <w:rPr>
          <w:spacing w:val="-15"/>
        </w:rPr>
        <w:t xml:space="preserve"> </w:t>
      </w:r>
      <w:r>
        <w:t>to</w:t>
      </w:r>
      <w:r>
        <w:rPr>
          <w:spacing w:val="-15"/>
        </w:rPr>
        <w:t xml:space="preserve"> </w:t>
      </w:r>
      <w:r>
        <w:t>interface</w:t>
      </w:r>
      <w:r>
        <w:rPr>
          <w:spacing w:val="-15"/>
        </w:rPr>
        <w:t xml:space="preserve"> </w:t>
      </w:r>
      <w:r>
        <w:t>with</w:t>
      </w:r>
      <w:r>
        <w:rPr>
          <w:spacing w:val="-15"/>
        </w:rPr>
        <w:t xml:space="preserve"> </w:t>
      </w:r>
      <w:r>
        <w:t>existing</w:t>
      </w:r>
      <w:r>
        <w:rPr>
          <w:spacing w:val="-15"/>
        </w:rPr>
        <w:t xml:space="preserve"> </w:t>
      </w:r>
      <w:r>
        <w:t>/</w:t>
      </w:r>
      <w:r>
        <w:rPr>
          <w:spacing w:val="-15"/>
        </w:rPr>
        <w:t xml:space="preserve"> </w:t>
      </w:r>
      <w:r>
        <w:t>future</w:t>
      </w:r>
      <w:r>
        <w:rPr>
          <w:spacing w:val="-15"/>
        </w:rPr>
        <w:t xml:space="preserve"> </w:t>
      </w:r>
      <w:r>
        <w:t>Giant Voice and Public Address equipment as referenced within section 1.</w:t>
      </w:r>
      <w:ins w:id="394" w:author="GRASSEL, MARK C NH-03 USSF SpOC 21 CS (OL-S)/SCXG" w:date="2025-02-05T09:02:00Z" w16du:dateUtc="2025-02-05T16:02:00Z">
        <w:r w:rsidR="00F513C0">
          <w:t>8</w:t>
        </w:r>
      </w:ins>
      <w:del w:id="395" w:author="GRASSEL, MARK C NH-03 USSF SpOC 21 CS (OL-S)/SCXG" w:date="2025-02-05T09:02:00Z" w16du:dateUtc="2025-02-05T16:02:00Z">
        <w:r w:rsidDel="00F513C0">
          <w:delText>5</w:delText>
        </w:r>
      </w:del>
      <w:r>
        <w:t>.1.</w:t>
      </w:r>
    </w:p>
    <w:p w14:paraId="6C1152C7" w14:textId="252670AF" w:rsidR="00E23A5D" w:rsidRDefault="00CF1E04">
      <w:pPr>
        <w:pStyle w:val="ListParagraph"/>
        <w:numPr>
          <w:ilvl w:val="2"/>
          <w:numId w:val="2"/>
        </w:numPr>
        <w:tabs>
          <w:tab w:val="left" w:pos="1440"/>
        </w:tabs>
        <w:spacing w:before="275"/>
        <w:ind w:left="720" w:right="420" w:firstLine="0"/>
        <w:jc w:val="both"/>
        <w:rPr>
          <w:sz w:val="24"/>
        </w:rPr>
        <w:pPrChange w:id="396" w:author="GRASSEL, MARK C NH-03 USSF SpOC 21 CS (OL-S)/SCXG" w:date="2025-02-05T09:28:00Z" w16du:dateUtc="2025-02-05T16:28:00Z">
          <w:pPr>
            <w:pStyle w:val="ListParagraph"/>
            <w:numPr>
              <w:ilvl w:val="2"/>
              <w:numId w:val="2"/>
            </w:numPr>
            <w:tabs>
              <w:tab w:val="left" w:pos="2079"/>
            </w:tabs>
            <w:spacing w:before="275"/>
            <w:ind w:hanging="759"/>
            <w:jc w:val="right"/>
          </w:pPr>
        </w:pPrChange>
      </w:pPr>
      <w:r>
        <w:rPr>
          <w:b/>
          <w:sz w:val="24"/>
        </w:rPr>
        <w:t>SSFB</w:t>
      </w:r>
      <w:r>
        <w:rPr>
          <w:b/>
          <w:spacing w:val="-2"/>
          <w:sz w:val="24"/>
        </w:rPr>
        <w:t xml:space="preserve"> </w:t>
      </w:r>
      <w:r>
        <w:rPr>
          <w:b/>
          <w:sz w:val="24"/>
        </w:rPr>
        <w:t>Only:</w:t>
      </w:r>
      <w:r>
        <w:rPr>
          <w:b/>
          <w:spacing w:val="40"/>
          <w:sz w:val="24"/>
        </w:rPr>
        <w:t xml:space="preserve"> </w:t>
      </w:r>
      <w:r>
        <w:rPr>
          <w:sz w:val="24"/>
        </w:rPr>
        <w:t>The contractor shall provide a comprehensive list of proprietary / commercial</w:t>
      </w:r>
      <w:r>
        <w:rPr>
          <w:spacing w:val="-1"/>
          <w:sz w:val="24"/>
        </w:rPr>
        <w:t xml:space="preserve"> </w:t>
      </w:r>
      <w:r>
        <w:rPr>
          <w:sz w:val="24"/>
        </w:rPr>
        <w:t>off the shelf</w:t>
      </w:r>
      <w:r>
        <w:rPr>
          <w:spacing w:val="-1"/>
          <w:sz w:val="24"/>
        </w:rPr>
        <w:t xml:space="preserve"> </w:t>
      </w:r>
      <w:r>
        <w:rPr>
          <w:sz w:val="24"/>
        </w:rPr>
        <w:t>software programs required to maintain / interface</w:t>
      </w:r>
      <w:r>
        <w:rPr>
          <w:spacing w:val="-1"/>
          <w:sz w:val="24"/>
        </w:rPr>
        <w:t xml:space="preserve"> </w:t>
      </w:r>
      <w:r>
        <w:rPr>
          <w:sz w:val="24"/>
        </w:rPr>
        <w:t>with the giant voice / public address systems to the COR</w:t>
      </w:r>
      <w:ins w:id="397" w:author="DONALDSON, ERIC J CIV USSF SpOC 21 CS (OL-S)/SCOI" w:date="2025-02-05T15:35:00Z" w16du:dateUtc="2025-02-05T22:35:00Z">
        <w:r w:rsidR="004656D1" w:rsidRPr="004656D1">
          <w:rPr>
            <w:sz w:val="24"/>
            <w:highlight w:val="yellow"/>
          </w:rPr>
          <w:t xml:space="preserve"> </w:t>
        </w:r>
        <w:r w:rsidR="004656D1" w:rsidRPr="007110E4">
          <w:rPr>
            <w:sz w:val="24"/>
            <w:highlight w:val="yellow"/>
          </w:rPr>
          <w:t>and/or SME</w:t>
        </w:r>
      </w:ins>
      <w:r>
        <w:rPr>
          <w:sz w:val="24"/>
        </w:rPr>
        <w:t>. The contractor shall provide a soft copy of the required software on CD (compressed disk) to the COR for approval. The software will be maintained on government owned / provided maintenance laptops which will be utilized to interface with / configure existing / future equipment. The contractor shall provide to the COR a comprehensive list</w:t>
      </w:r>
      <w:r>
        <w:rPr>
          <w:spacing w:val="-9"/>
          <w:sz w:val="24"/>
        </w:rPr>
        <w:t xml:space="preserve"> </w:t>
      </w:r>
      <w:r>
        <w:rPr>
          <w:sz w:val="24"/>
        </w:rPr>
        <w:t>of</w:t>
      </w:r>
      <w:r>
        <w:rPr>
          <w:spacing w:val="-9"/>
          <w:sz w:val="24"/>
        </w:rPr>
        <w:t xml:space="preserve"> </w:t>
      </w:r>
      <w:r>
        <w:rPr>
          <w:sz w:val="24"/>
        </w:rPr>
        <w:t>the</w:t>
      </w:r>
      <w:r>
        <w:rPr>
          <w:spacing w:val="-8"/>
          <w:sz w:val="24"/>
        </w:rPr>
        <w:t xml:space="preserve"> </w:t>
      </w:r>
      <w:r>
        <w:rPr>
          <w:sz w:val="24"/>
        </w:rPr>
        <w:t>required</w:t>
      </w:r>
      <w:r>
        <w:rPr>
          <w:spacing w:val="-10"/>
          <w:sz w:val="24"/>
        </w:rPr>
        <w:t xml:space="preserve"> </w:t>
      </w:r>
      <w:r>
        <w:rPr>
          <w:sz w:val="24"/>
        </w:rPr>
        <w:t>laptop</w:t>
      </w:r>
      <w:r>
        <w:rPr>
          <w:spacing w:val="-8"/>
          <w:sz w:val="24"/>
        </w:rPr>
        <w:t xml:space="preserve"> </w:t>
      </w:r>
      <w:r>
        <w:rPr>
          <w:sz w:val="24"/>
        </w:rPr>
        <w:t>hardware</w:t>
      </w:r>
      <w:r>
        <w:rPr>
          <w:spacing w:val="-9"/>
          <w:sz w:val="24"/>
        </w:rPr>
        <w:t xml:space="preserve"> </w:t>
      </w:r>
      <w:r>
        <w:rPr>
          <w:sz w:val="24"/>
        </w:rPr>
        <w:t>interfaces</w:t>
      </w:r>
      <w:r>
        <w:rPr>
          <w:spacing w:val="-8"/>
          <w:sz w:val="24"/>
        </w:rPr>
        <w:t xml:space="preserve"> </w:t>
      </w:r>
      <w:r>
        <w:rPr>
          <w:sz w:val="24"/>
        </w:rPr>
        <w:t>necessary</w:t>
      </w:r>
      <w:r>
        <w:rPr>
          <w:spacing w:val="-10"/>
          <w:sz w:val="24"/>
        </w:rPr>
        <w:t xml:space="preserve"> </w:t>
      </w:r>
      <w:r>
        <w:rPr>
          <w:sz w:val="24"/>
        </w:rPr>
        <w:t>to</w:t>
      </w:r>
      <w:r>
        <w:rPr>
          <w:spacing w:val="-8"/>
          <w:sz w:val="24"/>
        </w:rPr>
        <w:t xml:space="preserve"> </w:t>
      </w:r>
      <w:r>
        <w:rPr>
          <w:sz w:val="24"/>
        </w:rPr>
        <w:t>provide</w:t>
      </w:r>
      <w:r>
        <w:rPr>
          <w:spacing w:val="-9"/>
          <w:sz w:val="24"/>
        </w:rPr>
        <w:t xml:space="preserve"> </w:t>
      </w:r>
      <w:r>
        <w:rPr>
          <w:sz w:val="24"/>
        </w:rPr>
        <w:t>physical</w:t>
      </w:r>
      <w:r>
        <w:rPr>
          <w:spacing w:val="-8"/>
          <w:sz w:val="24"/>
        </w:rPr>
        <w:t xml:space="preserve"> </w:t>
      </w:r>
      <w:r>
        <w:rPr>
          <w:sz w:val="24"/>
        </w:rPr>
        <w:t>connection</w:t>
      </w:r>
      <w:r>
        <w:rPr>
          <w:spacing w:val="-9"/>
          <w:sz w:val="24"/>
        </w:rPr>
        <w:t xml:space="preserve"> </w:t>
      </w:r>
      <w:r>
        <w:rPr>
          <w:sz w:val="24"/>
        </w:rPr>
        <w:t>to</w:t>
      </w:r>
      <w:r>
        <w:rPr>
          <w:spacing w:val="-8"/>
          <w:sz w:val="24"/>
        </w:rPr>
        <w:t xml:space="preserve"> </w:t>
      </w:r>
      <w:r>
        <w:rPr>
          <w:sz w:val="24"/>
        </w:rPr>
        <w:t>any</w:t>
      </w:r>
      <w:r>
        <w:rPr>
          <w:spacing w:val="-10"/>
          <w:sz w:val="24"/>
        </w:rPr>
        <w:t xml:space="preserve"> </w:t>
      </w:r>
      <w:r>
        <w:rPr>
          <w:sz w:val="24"/>
        </w:rPr>
        <w:t>/</w:t>
      </w:r>
      <w:r>
        <w:rPr>
          <w:spacing w:val="-8"/>
          <w:sz w:val="24"/>
        </w:rPr>
        <w:t xml:space="preserve"> </w:t>
      </w:r>
      <w:r>
        <w:rPr>
          <w:sz w:val="24"/>
        </w:rPr>
        <w:t>all of the equipment which shall require frequent / reoccurring software configuration changes. The contractor shall assess current giant voice / public address networks and provide soft copies of logical</w:t>
      </w:r>
      <w:r>
        <w:rPr>
          <w:spacing w:val="-15"/>
          <w:sz w:val="24"/>
        </w:rPr>
        <w:t xml:space="preserve"> </w:t>
      </w:r>
      <w:r>
        <w:rPr>
          <w:sz w:val="24"/>
        </w:rPr>
        <w:t>/</w:t>
      </w:r>
      <w:r>
        <w:rPr>
          <w:spacing w:val="-15"/>
          <w:sz w:val="24"/>
        </w:rPr>
        <w:t xml:space="preserve"> </w:t>
      </w:r>
      <w:r>
        <w:rPr>
          <w:sz w:val="24"/>
        </w:rPr>
        <w:t>physical</w:t>
      </w:r>
      <w:r>
        <w:rPr>
          <w:spacing w:val="-15"/>
          <w:sz w:val="24"/>
        </w:rPr>
        <w:t xml:space="preserve"> </w:t>
      </w:r>
      <w:r>
        <w:rPr>
          <w:sz w:val="24"/>
        </w:rPr>
        <w:t>network</w:t>
      </w:r>
      <w:r>
        <w:rPr>
          <w:spacing w:val="-15"/>
          <w:sz w:val="24"/>
        </w:rPr>
        <w:t xml:space="preserve"> </w:t>
      </w:r>
      <w:r>
        <w:rPr>
          <w:sz w:val="24"/>
        </w:rPr>
        <w:t>data-flow</w:t>
      </w:r>
      <w:r>
        <w:rPr>
          <w:spacing w:val="-15"/>
          <w:sz w:val="24"/>
        </w:rPr>
        <w:t xml:space="preserve"> </w:t>
      </w:r>
      <w:r>
        <w:rPr>
          <w:sz w:val="24"/>
        </w:rPr>
        <w:t>diagrams</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COR,</w:t>
      </w:r>
      <w:r>
        <w:rPr>
          <w:spacing w:val="-15"/>
          <w:sz w:val="24"/>
        </w:rPr>
        <w:t xml:space="preserve"> </w:t>
      </w:r>
      <w:r>
        <w:rPr>
          <w:sz w:val="24"/>
        </w:rPr>
        <w:t>indicating</w:t>
      </w:r>
      <w:r>
        <w:rPr>
          <w:spacing w:val="-15"/>
          <w:sz w:val="24"/>
        </w:rPr>
        <w:t xml:space="preserve"> </w:t>
      </w:r>
      <w:r>
        <w:rPr>
          <w:sz w:val="24"/>
        </w:rPr>
        <w:t>all</w:t>
      </w:r>
      <w:r>
        <w:rPr>
          <w:spacing w:val="-15"/>
          <w:sz w:val="24"/>
        </w:rPr>
        <w:t xml:space="preserve"> </w:t>
      </w:r>
      <w:r>
        <w:rPr>
          <w:sz w:val="24"/>
        </w:rPr>
        <w:t>internal</w:t>
      </w:r>
      <w:r>
        <w:rPr>
          <w:spacing w:val="-15"/>
          <w:sz w:val="24"/>
        </w:rPr>
        <w:t xml:space="preserve"> </w:t>
      </w:r>
      <w:r>
        <w:rPr>
          <w:sz w:val="24"/>
        </w:rPr>
        <w:t>/</w:t>
      </w:r>
      <w:r>
        <w:rPr>
          <w:spacing w:val="-15"/>
          <w:sz w:val="24"/>
        </w:rPr>
        <w:t xml:space="preserve"> </w:t>
      </w:r>
      <w:r>
        <w:rPr>
          <w:sz w:val="24"/>
        </w:rPr>
        <w:t>external</w:t>
      </w:r>
      <w:r>
        <w:rPr>
          <w:spacing w:val="-15"/>
          <w:sz w:val="24"/>
        </w:rPr>
        <w:t xml:space="preserve"> </w:t>
      </w:r>
      <w:r>
        <w:rPr>
          <w:sz w:val="24"/>
        </w:rPr>
        <w:t>network facing IP interfaces within 30 days of contract award.</w:t>
      </w:r>
    </w:p>
    <w:p w14:paraId="08CE6F91" w14:textId="77777777" w:rsidR="00E23A5D" w:rsidRDefault="00E23A5D">
      <w:pPr>
        <w:pStyle w:val="BodyText"/>
      </w:pPr>
    </w:p>
    <w:p w14:paraId="6C6D6014" w14:textId="77777777" w:rsidR="00E23A5D" w:rsidRDefault="00CF1E04">
      <w:pPr>
        <w:pStyle w:val="Heading2"/>
        <w:ind w:left="3133" w:right="2787"/>
        <w:jc w:val="center"/>
      </w:pPr>
      <w:r>
        <w:t>SSFB</w:t>
      </w:r>
      <w:r>
        <w:rPr>
          <w:spacing w:val="-4"/>
        </w:rPr>
        <w:t xml:space="preserve"> </w:t>
      </w:r>
      <w:r>
        <w:t>-</w:t>
      </w:r>
      <w:r>
        <w:rPr>
          <w:spacing w:val="-2"/>
        </w:rPr>
        <w:t xml:space="preserve"> </w:t>
      </w:r>
      <w:r>
        <w:t>Public</w:t>
      </w:r>
      <w:r>
        <w:rPr>
          <w:spacing w:val="-2"/>
        </w:rPr>
        <w:t xml:space="preserve"> </w:t>
      </w:r>
      <w:r>
        <w:t>Address</w:t>
      </w:r>
      <w:r>
        <w:rPr>
          <w:spacing w:val="-3"/>
        </w:rPr>
        <w:t xml:space="preserve"> </w:t>
      </w:r>
      <w:r>
        <w:t>outside</w:t>
      </w:r>
      <w:r>
        <w:rPr>
          <w:spacing w:val="-2"/>
        </w:rPr>
        <w:t xml:space="preserve"> </w:t>
      </w:r>
      <w:r>
        <w:t>speaker</w:t>
      </w:r>
      <w:r>
        <w:rPr>
          <w:spacing w:val="-2"/>
        </w:rPr>
        <w:t xml:space="preserve"> locations</w:t>
      </w:r>
    </w:p>
    <w:p w14:paraId="61CDCEAD" w14:textId="77777777" w:rsidR="00E23A5D" w:rsidRDefault="00E23A5D">
      <w:pPr>
        <w:pStyle w:val="BodyText"/>
        <w:spacing w:before="7" w:after="1"/>
        <w:rPr>
          <w:b/>
          <w:sz w:val="11"/>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Change w:id="398" w:author="GRASSEL, MARK C NH-03 USSF SpOC 21 CS (OL-S)/SCXG" w:date="2025-02-05T11:24:00Z" w16du:dateUtc="2025-02-05T18:24:00Z">
          <w:tblPr>
            <w:tblW w:w="0" w:type="auto"/>
            <w:tblInd w:w="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PrChange>
      </w:tblPr>
      <w:tblGrid>
        <w:gridCol w:w="3509"/>
        <w:gridCol w:w="2088"/>
        <w:gridCol w:w="3091"/>
        <w:gridCol w:w="2339"/>
        <w:tblGridChange w:id="399">
          <w:tblGrid>
            <w:gridCol w:w="194"/>
            <w:gridCol w:w="3315"/>
            <w:gridCol w:w="194"/>
            <w:gridCol w:w="1894"/>
            <w:gridCol w:w="194"/>
            <w:gridCol w:w="2897"/>
            <w:gridCol w:w="194"/>
            <w:gridCol w:w="2145"/>
            <w:gridCol w:w="194"/>
          </w:tblGrid>
        </w:tblGridChange>
      </w:tblGrid>
      <w:tr w:rsidR="00E23A5D" w14:paraId="095D628C" w14:textId="77777777" w:rsidTr="003A7D48">
        <w:trPr>
          <w:trHeight w:val="578"/>
          <w:trPrChange w:id="400" w:author="GRASSEL, MARK C NH-03 USSF SpOC 21 CS (OL-S)/SCXG" w:date="2025-02-05T11:24:00Z" w16du:dateUtc="2025-02-05T18:24:00Z">
            <w:trPr>
              <w:gridAfter w:val="0"/>
              <w:trHeight w:val="578"/>
            </w:trPr>
          </w:trPrChange>
        </w:trPr>
        <w:tc>
          <w:tcPr>
            <w:tcW w:w="3509" w:type="dxa"/>
            <w:tcPrChange w:id="401" w:author="GRASSEL, MARK C NH-03 USSF SpOC 21 CS (OL-S)/SCXG" w:date="2025-02-05T11:24:00Z" w16du:dateUtc="2025-02-05T18:24:00Z">
              <w:tcPr>
                <w:tcW w:w="3509" w:type="dxa"/>
                <w:gridSpan w:val="2"/>
              </w:tcPr>
            </w:tcPrChange>
          </w:tcPr>
          <w:p w14:paraId="70AD09FD" w14:textId="77777777" w:rsidR="00E23A5D" w:rsidRDefault="00CF1E04">
            <w:pPr>
              <w:pStyle w:val="TableParagraph"/>
              <w:spacing w:line="207" w:lineRule="exact"/>
              <w:ind w:left="176"/>
              <w:rPr>
                <w:b/>
                <w:sz w:val="18"/>
              </w:rPr>
            </w:pPr>
            <w:r>
              <w:rPr>
                <w:b/>
                <w:sz w:val="18"/>
              </w:rPr>
              <w:t>FUNCTIONAL</w:t>
            </w:r>
            <w:r>
              <w:rPr>
                <w:b/>
                <w:spacing w:val="-6"/>
                <w:sz w:val="18"/>
              </w:rPr>
              <w:t xml:space="preserve"> </w:t>
            </w:r>
            <w:r>
              <w:rPr>
                <w:b/>
                <w:spacing w:val="-2"/>
                <w:sz w:val="18"/>
              </w:rPr>
              <w:t>DESCRIPTION</w:t>
            </w:r>
          </w:p>
        </w:tc>
        <w:tc>
          <w:tcPr>
            <w:tcW w:w="2088" w:type="dxa"/>
            <w:tcPrChange w:id="402" w:author="GRASSEL, MARK C NH-03 USSF SpOC 21 CS (OL-S)/SCXG" w:date="2025-02-05T11:24:00Z" w16du:dateUtc="2025-02-05T18:24:00Z">
              <w:tcPr>
                <w:tcW w:w="2088" w:type="dxa"/>
                <w:gridSpan w:val="2"/>
              </w:tcPr>
            </w:tcPrChange>
          </w:tcPr>
          <w:p w14:paraId="0E21C6B8" w14:textId="77777777" w:rsidR="00E23A5D" w:rsidRDefault="00CF1E04">
            <w:pPr>
              <w:pStyle w:val="TableParagraph"/>
              <w:spacing w:line="207" w:lineRule="exact"/>
              <w:ind w:left="118"/>
              <w:rPr>
                <w:b/>
                <w:sz w:val="18"/>
              </w:rPr>
            </w:pPr>
            <w:r>
              <w:rPr>
                <w:b/>
                <w:spacing w:val="-4"/>
                <w:sz w:val="18"/>
              </w:rPr>
              <w:t>BLDG</w:t>
            </w:r>
          </w:p>
        </w:tc>
        <w:tc>
          <w:tcPr>
            <w:tcW w:w="3091" w:type="dxa"/>
            <w:tcPrChange w:id="403" w:author="GRASSEL, MARK C NH-03 USSF SpOC 21 CS (OL-S)/SCXG" w:date="2025-02-05T11:24:00Z" w16du:dateUtc="2025-02-05T18:24:00Z">
              <w:tcPr>
                <w:tcW w:w="3091" w:type="dxa"/>
                <w:gridSpan w:val="2"/>
              </w:tcPr>
            </w:tcPrChange>
          </w:tcPr>
          <w:p w14:paraId="04C3E559" w14:textId="77777777" w:rsidR="00E23A5D" w:rsidRDefault="00CF1E04">
            <w:pPr>
              <w:pStyle w:val="TableParagraph"/>
              <w:spacing w:line="207" w:lineRule="exact"/>
              <w:ind w:left="118"/>
              <w:rPr>
                <w:b/>
                <w:sz w:val="18"/>
              </w:rPr>
            </w:pPr>
            <w:r>
              <w:rPr>
                <w:b/>
                <w:spacing w:val="-2"/>
                <w:sz w:val="18"/>
              </w:rPr>
              <w:t>FLOOR/AREA</w:t>
            </w:r>
          </w:p>
        </w:tc>
        <w:tc>
          <w:tcPr>
            <w:tcW w:w="2339" w:type="dxa"/>
            <w:tcPrChange w:id="404" w:author="GRASSEL, MARK C NH-03 USSF SpOC 21 CS (OL-S)/SCXG" w:date="2025-02-05T11:24:00Z" w16du:dateUtc="2025-02-05T18:24:00Z">
              <w:tcPr>
                <w:tcW w:w="2339" w:type="dxa"/>
                <w:gridSpan w:val="2"/>
              </w:tcPr>
            </w:tcPrChange>
          </w:tcPr>
          <w:p w14:paraId="172B541A" w14:textId="77777777" w:rsidR="00E23A5D" w:rsidRDefault="00CF1E04">
            <w:pPr>
              <w:pStyle w:val="TableParagraph"/>
              <w:spacing w:line="207" w:lineRule="exact"/>
              <w:ind w:left="97"/>
              <w:rPr>
                <w:b/>
                <w:sz w:val="18"/>
              </w:rPr>
            </w:pPr>
            <w:r>
              <w:rPr>
                <w:b/>
                <w:spacing w:val="-2"/>
                <w:sz w:val="18"/>
              </w:rPr>
              <w:t>COVERAGE</w:t>
            </w:r>
          </w:p>
        </w:tc>
      </w:tr>
      <w:tr w:rsidR="00E23A5D" w14:paraId="68C64E2A" w14:textId="77777777" w:rsidTr="003A7D48">
        <w:trPr>
          <w:trHeight w:val="298"/>
          <w:trPrChange w:id="405" w:author="GRASSEL, MARK C NH-03 USSF SpOC 21 CS (OL-S)/SCXG" w:date="2025-02-05T11:24:00Z" w16du:dateUtc="2025-02-05T18:24:00Z">
            <w:trPr>
              <w:gridAfter w:val="0"/>
              <w:trHeight w:val="298"/>
            </w:trPr>
          </w:trPrChange>
        </w:trPr>
        <w:tc>
          <w:tcPr>
            <w:tcW w:w="3509" w:type="dxa"/>
            <w:tcPrChange w:id="406" w:author="GRASSEL, MARK C NH-03 USSF SpOC 21 CS (OL-S)/SCXG" w:date="2025-02-05T11:24:00Z" w16du:dateUtc="2025-02-05T18:24:00Z">
              <w:tcPr>
                <w:tcW w:w="3509" w:type="dxa"/>
                <w:gridSpan w:val="2"/>
              </w:tcPr>
            </w:tcPrChange>
          </w:tcPr>
          <w:p w14:paraId="3FB0E8EC" w14:textId="77777777" w:rsidR="00E23A5D" w:rsidRDefault="00CF1E04">
            <w:pPr>
              <w:pStyle w:val="TableParagraph"/>
              <w:spacing w:line="207" w:lineRule="exact"/>
              <w:ind w:left="118"/>
              <w:rPr>
                <w:sz w:val="18"/>
              </w:rPr>
            </w:pPr>
            <w:r>
              <w:rPr>
                <w:sz w:val="18"/>
              </w:rPr>
              <w:t>NORTH</w:t>
            </w:r>
            <w:r>
              <w:rPr>
                <w:spacing w:val="-3"/>
                <w:sz w:val="18"/>
              </w:rPr>
              <w:t xml:space="preserve"> </w:t>
            </w:r>
            <w:r>
              <w:rPr>
                <w:sz w:val="18"/>
              </w:rPr>
              <w:t>GUARD</w:t>
            </w:r>
            <w:r>
              <w:rPr>
                <w:spacing w:val="-2"/>
                <w:sz w:val="18"/>
              </w:rPr>
              <w:t xml:space="preserve"> SHACK</w:t>
            </w:r>
          </w:p>
        </w:tc>
        <w:tc>
          <w:tcPr>
            <w:tcW w:w="2088" w:type="dxa"/>
            <w:tcPrChange w:id="407" w:author="GRASSEL, MARK C NH-03 USSF SpOC 21 CS (OL-S)/SCXG" w:date="2025-02-05T11:24:00Z" w16du:dateUtc="2025-02-05T18:24:00Z">
              <w:tcPr>
                <w:tcW w:w="2088" w:type="dxa"/>
                <w:gridSpan w:val="2"/>
              </w:tcPr>
            </w:tcPrChange>
          </w:tcPr>
          <w:p w14:paraId="447A83F1" w14:textId="77777777" w:rsidR="00E23A5D" w:rsidRDefault="00CF1E04">
            <w:pPr>
              <w:pStyle w:val="TableParagraph"/>
              <w:spacing w:line="207" w:lineRule="exact"/>
              <w:ind w:left="118"/>
              <w:rPr>
                <w:sz w:val="18"/>
              </w:rPr>
            </w:pPr>
            <w:r>
              <w:rPr>
                <w:sz w:val="18"/>
              </w:rPr>
              <w:t>BLDG</w:t>
            </w:r>
            <w:r>
              <w:rPr>
                <w:spacing w:val="-1"/>
                <w:sz w:val="18"/>
              </w:rPr>
              <w:t xml:space="preserve"> </w:t>
            </w:r>
            <w:r>
              <w:rPr>
                <w:spacing w:val="-5"/>
                <w:sz w:val="18"/>
              </w:rPr>
              <w:t>013</w:t>
            </w:r>
          </w:p>
        </w:tc>
        <w:tc>
          <w:tcPr>
            <w:tcW w:w="3091" w:type="dxa"/>
            <w:tcPrChange w:id="408" w:author="GRASSEL, MARK C NH-03 USSF SpOC 21 CS (OL-S)/SCXG" w:date="2025-02-05T11:24:00Z" w16du:dateUtc="2025-02-05T18:24:00Z">
              <w:tcPr>
                <w:tcW w:w="3091" w:type="dxa"/>
                <w:gridSpan w:val="2"/>
              </w:tcPr>
            </w:tcPrChange>
          </w:tcPr>
          <w:p w14:paraId="369D994A" w14:textId="77777777" w:rsidR="00E23A5D" w:rsidRDefault="00CF1E04">
            <w:pPr>
              <w:pStyle w:val="TableParagraph"/>
              <w:spacing w:line="207" w:lineRule="exact"/>
              <w:ind w:left="118"/>
              <w:rPr>
                <w:sz w:val="18"/>
              </w:rPr>
            </w:pPr>
            <w:r>
              <w:rPr>
                <w:sz w:val="18"/>
              </w:rPr>
              <w:t>1ST</w:t>
            </w:r>
            <w:r>
              <w:rPr>
                <w:spacing w:val="-2"/>
                <w:sz w:val="18"/>
              </w:rPr>
              <w:t xml:space="preserve"> FLOOR</w:t>
            </w:r>
          </w:p>
        </w:tc>
        <w:tc>
          <w:tcPr>
            <w:tcW w:w="2339" w:type="dxa"/>
            <w:tcPrChange w:id="409" w:author="GRASSEL, MARK C NH-03 USSF SpOC 21 CS (OL-S)/SCXG" w:date="2025-02-05T11:24:00Z" w16du:dateUtc="2025-02-05T18:24:00Z">
              <w:tcPr>
                <w:tcW w:w="2339" w:type="dxa"/>
                <w:gridSpan w:val="2"/>
              </w:tcPr>
            </w:tcPrChange>
          </w:tcPr>
          <w:p w14:paraId="68CDE8D8" w14:textId="77777777" w:rsidR="00E23A5D" w:rsidRDefault="00CF1E04">
            <w:pPr>
              <w:pStyle w:val="TableParagraph"/>
              <w:spacing w:line="207" w:lineRule="exact"/>
              <w:ind w:left="97"/>
              <w:rPr>
                <w:sz w:val="18"/>
              </w:rPr>
            </w:pPr>
            <w:r>
              <w:rPr>
                <w:spacing w:val="-2"/>
                <w:sz w:val="18"/>
              </w:rPr>
              <w:t>EXTERNAL</w:t>
            </w:r>
          </w:p>
        </w:tc>
      </w:tr>
      <w:tr w:rsidR="00E23A5D" w14:paraId="283C2BE3" w14:textId="77777777" w:rsidTr="003A7D48">
        <w:trPr>
          <w:trHeight w:val="578"/>
          <w:trPrChange w:id="410" w:author="GRASSEL, MARK C NH-03 USSF SpOC 21 CS (OL-S)/SCXG" w:date="2025-02-05T11:24:00Z" w16du:dateUtc="2025-02-05T18:24:00Z">
            <w:trPr>
              <w:gridAfter w:val="0"/>
              <w:trHeight w:val="578"/>
            </w:trPr>
          </w:trPrChange>
        </w:trPr>
        <w:tc>
          <w:tcPr>
            <w:tcW w:w="3509" w:type="dxa"/>
            <w:tcPrChange w:id="411" w:author="GRASSEL, MARK C NH-03 USSF SpOC 21 CS (OL-S)/SCXG" w:date="2025-02-05T11:24:00Z" w16du:dateUtc="2025-02-05T18:24:00Z">
              <w:tcPr>
                <w:tcW w:w="3509" w:type="dxa"/>
                <w:gridSpan w:val="2"/>
              </w:tcPr>
            </w:tcPrChange>
          </w:tcPr>
          <w:p w14:paraId="6BB9E253" w14:textId="77777777" w:rsidR="00E23A5D" w:rsidRDefault="00E23A5D">
            <w:pPr>
              <w:pStyle w:val="TableParagraph"/>
              <w:ind w:left="0"/>
              <w:rPr>
                <w:b/>
                <w:sz w:val="18"/>
              </w:rPr>
            </w:pPr>
          </w:p>
          <w:p w14:paraId="4AECD221" w14:textId="77777777" w:rsidR="00E23A5D" w:rsidRDefault="00CF1E04">
            <w:pPr>
              <w:pStyle w:val="TableParagraph"/>
              <w:ind w:left="118"/>
              <w:rPr>
                <w:sz w:val="18"/>
              </w:rPr>
            </w:pPr>
            <w:r>
              <w:rPr>
                <w:sz w:val="18"/>
              </w:rPr>
              <w:t>SFS</w:t>
            </w:r>
            <w:r>
              <w:rPr>
                <w:spacing w:val="-5"/>
                <w:sz w:val="18"/>
              </w:rPr>
              <w:t xml:space="preserve"> </w:t>
            </w:r>
            <w:r>
              <w:rPr>
                <w:spacing w:val="-2"/>
                <w:sz w:val="18"/>
              </w:rPr>
              <w:t>OPERATIONS</w:t>
            </w:r>
          </w:p>
        </w:tc>
        <w:tc>
          <w:tcPr>
            <w:tcW w:w="2088" w:type="dxa"/>
            <w:tcPrChange w:id="412" w:author="GRASSEL, MARK C NH-03 USSF SpOC 21 CS (OL-S)/SCXG" w:date="2025-02-05T11:24:00Z" w16du:dateUtc="2025-02-05T18:24:00Z">
              <w:tcPr>
                <w:tcW w:w="2088" w:type="dxa"/>
                <w:gridSpan w:val="2"/>
              </w:tcPr>
            </w:tcPrChange>
          </w:tcPr>
          <w:p w14:paraId="23DE523C" w14:textId="77777777" w:rsidR="00E23A5D" w:rsidRDefault="00E23A5D">
            <w:pPr>
              <w:pStyle w:val="TableParagraph"/>
              <w:ind w:left="0"/>
              <w:rPr>
                <w:b/>
                <w:sz w:val="18"/>
              </w:rPr>
            </w:pPr>
          </w:p>
          <w:p w14:paraId="3911DF29" w14:textId="77777777" w:rsidR="00E23A5D" w:rsidRDefault="00CF1E04">
            <w:pPr>
              <w:pStyle w:val="TableParagraph"/>
              <w:ind w:left="118"/>
              <w:rPr>
                <w:sz w:val="18"/>
              </w:rPr>
            </w:pPr>
            <w:r>
              <w:rPr>
                <w:sz w:val="18"/>
              </w:rPr>
              <w:t>BLDG</w:t>
            </w:r>
            <w:r>
              <w:rPr>
                <w:spacing w:val="-1"/>
                <w:sz w:val="18"/>
              </w:rPr>
              <w:t xml:space="preserve"> </w:t>
            </w:r>
            <w:r>
              <w:rPr>
                <w:spacing w:val="-5"/>
                <w:sz w:val="18"/>
              </w:rPr>
              <w:t>020</w:t>
            </w:r>
          </w:p>
        </w:tc>
        <w:tc>
          <w:tcPr>
            <w:tcW w:w="3091" w:type="dxa"/>
            <w:tcPrChange w:id="413" w:author="GRASSEL, MARK C NH-03 USSF SpOC 21 CS (OL-S)/SCXG" w:date="2025-02-05T11:24:00Z" w16du:dateUtc="2025-02-05T18:24:00Z">
              <w:tcPr>
                <w:tcW w:w="3091" w:type="dxa"/>
                <w:gridSpan w:val="2"/>
              </w:tcPr>
            </w:tcPrChange>
          </w:tcPr>
          <w:p w14:paraId="2BB3B4AF" w14:textId="77777777" w:rsidR="00E23A5D" w:rsidRDefault="00CF1E04">
            <w:pPr>
              <w:pStyle w:val="TableParagraph"/>
              <w:spacing w:before="1"/>
              <w:ind w:left="96"/>
              <w:rPr>
                <w:sz w:val="18"/>
              </w:rPr>
            </w:pPr>
            <w:r>
              <w:rPr>
                <w:sz w:val="18"/>
              </w:rPr>
              <w:t>ROOF</w:t>
            </w:r>
            <w:r>
              <w:rPr>
                <w:spacing w:val="-3"/>
                <w:sz w:val="18"/>
              </w:rPr>
              <w:t xml:space="preserve"> </w:t>
            </w:r>
            <w:r>
              <w:rPr>
                <w:sz w:val="18"/>
              </w:rPr>
              <w:t>(GROUP</w:t>
            </w:r>
            <w:r>
              <w:rPr>
                <w:spacing w:val="-2"/>
                <w:sz w:val="18"/>
              </w:rPr>
              <w:t xml:space="preserve"> </w:t>
            </w:r>
            <w:r>
              <w:rPr>
                <w:sz w:val="18"/>
              </w:rPr>
              <w:t>VIA</w:t>
            </w:r>
            <w:r>
              <w:rPr>
                <w:spacing w:val="-2"/>
                <w:sz w:val="18"/>
              </w:rPr>
              <w:t xml:space="preserve"> AUDIAFLEX)</w:t>
            </w:r>
          </w:p>
        </w:tc>
        <w:tc>
          <w:tcPr>
            <w:tcW w:w="2339" w:type="dxa"/>
            <w:tcPrChange w:id="414" w:author="GRASSEL, MARK C NH-03 USSF SpOC 21 CS (OL-S)/SCXG" w:date="2025-02-05T11:24:00Z" w16du:dateUtc="2025-02-05T18:24:00Z">
              <w:tcPr>
                <w:tcW w:w="2339" w:type="dxa"/>
                <w:gridSpan w:val="2"/>
              </w:tcPr>
            </w:tcPrChange>
          </w:tcPr>
          <w:p w14:paraId="4DD093BB" w14:textId="77777777" w:rsidR="00E23A5D" w:rsidRDefault="00CF1E04">
            <w:pPr>
              <w:pStyle w:val="TableParagraph"/>
              <w:spacing w:before="1"/>
              <w:ind w:left="97"/>
              <w:rPr>
                <w:sz w:val="18"/>
              </w:rPr>
            </w:pPr>
            <w:r>
              <w:rPr>
                <w:spacing w:val="-2"/>
                <w:sz w:val="18"/>
              </w:rPr>
              <w:t>EXTERNAL</w:t>
            </w:r>
          </w:p>
        </w:tc>
      </w:tr>
      <w:tr w:rsidR="00E23A5D" w14:paraId="13611531" w14:textId="77777777" w:rsidTr="003A7D48">
        <w:trPr>
          <w:trHeight w:val="578"/>
          <w:trPrChange w:id="415" w:author="GRASSEL, MARK C NH-03 USSF SpOC 21 CS (OL-S)/SCXG" w:date="2025-02-05T11:24:00Z" w16du:dateUtc="2025-02-05T18:24:00Z">
            <w:trPr>
              <w:gridAfter w:val="0"/>
              <w:trHeight w:val="578"/>
            </w:trPr>
          </w:trPrChange>
        </w:trPr>
        <w:tc>
          <w:tcPr>
            <w:tcW w:w="3509" w:type="dxa"/>
            <w:tcPrChange w:id="416" w:author="GRASSEL, MARK C NH-03 USSF SpOC 21 CS (OL-S)/SCXG" w:date="2025-02-05T11:24:00Z" w16du:dateUtc="2025-02-05T18:24:00Z">
              <w:tcPr>
                <w:tcW w:w="3509" w:type="dxa"/>
                <w:gridSpan w:val="2"/>
              </w:tcPr>
            </w:tcPrChange>
          </w:tcPr>
          <w:p w14:paraId="34A7ADFE" w14:textId="77777777" w:rsidR="00E23A5D" w:rsidRDefault="00CF1E04">
            <w:pPr>
              <w:pStyle w:val="TableParagraph"/>
              <w:spacing w:before="1"/>
              <w:ind w:left="128"/>
              <w:rPr>
                <w:sz w:val="18"/>
              </w:rPr>
            </w:pPr>
            <w:r>
              <w:rPr>
                <w:sz w:val="18"/>
              </w:rPr>
              <w:t>WARFARE</w:t>
            </w:r>
            <w:r>
              <w:rPr>
                <w:spacing w:val="-4"/>
                <w:sz w:val="18"/>
              </w:rPr>
              <w:t xml:space="preserve"> </w:t>
            </w:r>
            <w:r>
              <w:rPr>
                <w:sz w:val="18"/>
              </w:rPr>
              <w:t>CENTER</w:t>
            </w:r>
            <w:r>
              <w:rPr>
                <w:spacing w:val="-4"/>
                <w:sz w:val="18"/>
              </w:rPr>
              <w:t xml:space="preserve"> </w:t>
            </w:r>
            <w:r>
              <w:rPr>
                <w:sz w:val="18"/>
              </w:rPr>
              <w:t>(PREVIOUSLY</w:t>
            </w:r>
            <w:r>
              <w:rPr>
                <w:spacing w:val="-3"/>
                <w:sz w:val="18"/>
              </w:rPr>
              <w:t xml:space="preserve"> </w:t>
            </w:r>
            <w:r>
              <w:rPr>
                <w:spacing w:val="-2"/>
                <w:sz w:val="18"/>
              </w:rPr>
              <w:t>SIDC)</w:t>
            </w:r>
          </w:p>
        </w:tc>
        <w:tc>
          <w:tcPr>
            <w:tcW w:w="2088" w:type="dxa"/>
            <w:tcPrChange w:id="417" w:author="GRASSEL, MARK C NH-03 USSF SpOC 21 CS (OL-S)/SCXG" w:date="2025-02-05T11:24:00Z" w16du:dateUtc="2025-02-05T18:24:00Z">
              <w:tcPr>
                <w:tcW w:w="2088" w:type="dxa"/>
                <w:gridSpan w:val="2"/>
              </w:tcPr>
            </w:tcPrChange>
          </w:tcPr>
          <w:p w14:paraId="52E56223" w14:textId="77777777" w:rsidR="00E23A5D" w:rsidRDefault="00E23A5D">
            <w:pPr>
              <w:pStyle w:val="TableParagraph"/>
              <w:ind w:left="0"/>
              <w:rPr>
                <w:b/>
                <w:sz w:val="18"/>
              </w:rPr>
            </w:pPr>
          </w:p>
          <w:p w14:paraId="3F64E1CC" w14:textId="77777777" w:rsidR="00E23A5D" w:rsidRDefault="00CF1E04">
            <w:pPr>
              <w:pStyle w:val="TableParagraph"/>
              <w:ind w:left="118"/>
              <w:rPr>
                <w:sz w:val="18"/>
              </w:rPr>
            </w:pPr>
            <w:r>
              <w:rPr>
                <w:sz w:val="18"/>
              </w:rPr>
              <w:t>BLDG</w:t>
            </w:r>
            <w:r>
              <w:rPr>
                <w:spacing w:val="-1"/>
                <w:sz w:val="18"/>
              </w:rPr>
              <w:t xml:space="preserve"> </w:t>
            </w:r>
            <w:r>
              <w:rPr>
                <w:spacing w:val="-5"/>
                <w:sz w:val="18"/>
              </w:rPr>
              <w:t>024</w:t>
            </w:r>
          </w:p>
        </w:tc>
        <w:tc>
          <w:tcPr>
            <w:tcW w:w="3091" w:type="dxa"/>
            <w:tcPrChange w:id="418" w:author="GRASSEL, MARK C NH-03 USSF SpOC 21 CS (OL-S)/SCXG" w:date="2025-02-05T11:24:00Z" w16du:dateUtc="2025-02-05T18:24:00Z">
              <w:tcPr>
                <w:tcW w:w="3091" w:type="dxa"/>
                <w:gridSpan w:val="2"/>
              </w:tcPr>
            </w:tcPrChange>
          </w:tcPr>
          <w:p w14:paraId="38E46D86" w14:textId="77777777" w:rsidR="00E23A5D" w:rsidRDefault="00CF1E04">
            <w:pPr>
              <w:pStyle w:val="TableParagraph"/>
              <w:spacing w:before="1"/>
              <w:ind w:left="5" w:right="27" w:firstLine="91"/>
              <w:rPr>
                <w:sz w:val="18"/>
              </w:rPr>
            </w:pPr>
            <w:r>
              <w:rPr>
                <w:sz w:val="18"/>
              </w:rPr>
              <w:t>ALL</w:t>
            </w:r>
            <w:r>
              <w:rPr>
                <w:spacing w:val="-10"/>
                <w:sz w:val="18"/>
              </w:rPr>
              <w:t xml:space="preserve"> </w:t>
            </w:r>
            <w:r>
              <w:rPr>
                <w:sz w:val="18"/>
              </w:rPr>
              <w:t>AREAS</w:t>
            </w:r>
            <w:r>
              <w:rPr>
                <w:spacing w:val="-11"/>
                <w:sz w:val="18"/>
              </w:rPr>
              <w:t xml:space="preserve"> </w:t>
            </w:r>
            <w:r>
              <w:rPr>
                <w:sz w:val="18"/>
              </w:rPr>
              <w:t>VIA</w:t>
            </w:r>
            <w:r>
              <w:rPr>
                <w:spacing w:val="-10"/>
                <w:sz w:val="18"/>
              </w:rPr>
              <w:t xml:space="preserve"> </w:t>
            </w:r>
            <w:r>
              <w:rPr>
                <w:sz w:val="18"/>
              </w:rPr>
              <w:t>BLDG</w:t>
            </w:r>
            <w:r>
              <w:rPr>
                <w:spacing w:val="-10"/>
                <w:sz w:val="18"/>
              </w:rPr>
              <w:t xml:space="preserve"> </w:t>
            </w:r>
            <w:r>
              <w:rPr>
                <w:sz w:val="18"/>
              </w:rPr>
              <w:t xml:space="preserve">FIRE </w:t>
            </w:r>
            <w:r>
              <w:rPr>
                <w:spacing w:val="-2"/>
                <w:sz w:val="18"/>
              </w:rPr>
              <w:t>SYSTEM</w:t>
            </w:r>
          </w:p>
        </w:tc>
        <w:tc>
          <w:tcPr>
            <w:tcW w:w="2339" w:type="dxa"/>
            <w:tcPrChange w:id="419" w:author="GRASSEL, MARK C NH-03 USSF SpOC 21 CS (OL-S)/SCXG" w:date="2025-02-05T11:24:00Z" w16du:dateUtc="2025-02-05T18:24:00Z">
              <w:tcPr>
                <w:tcW w:w="2339" w:type="dxa"/>
                <w:gridSpan w:val="2"/>
              </w:tcPr>
            </w:tcPrChange>
          </w:tcPr>
          <w:p w14:paraId="421FB044" w14:textId="77777777" w:rsidR="00E23A5D" w:rsidRDefault="00CF1E04">
            <w:pPr>
              <w:pStyle w:val="TableParagraph"/>
              <w:spacing w:before="1"/>
              <w:ind w:left="118"/>
              <w:rPr>
                <w:sz w:val="18"/>
              </w:rPr>
            </w:pPr>
            <w:r>
              <w:rPr>
                <w:sz w:val="18"/>
              </w:rPr>
              <w:t>INT &amp;</w:t>
            </w:r>
            <w:r>
              <w:rPr>
                <w:spacing w:val="-1"/>
                <w:sz w:val="18"/>
              </w:rPr>
              <w:t xml:space="preserve"> </w:t>
            </w:r>
            <w:r>
              <w:rPr>
                <w:spacing w:val="-5"/>
                <w:sz w:val="18"/>
              </w:rPr>
              <w:t>EXT</w:t>
            </w:r>
          </w:p>
        </w:tc>
      </w:tr>
      <w:tr w:rsidR="00E23A5D" w14:paraId="3B84CDAA" w14:textId="77777777" w:rsidTr="003A7D48">
        <w:trPr>
          <w:trHeight w:val="301"/>
          <w:trPrChange w:id="420" w:author="GRASSEL, MARK C NH-03 USSF SpOC 21 CS (OL-S)/SCXG" w:date="2025-02-05T11:24:00Z" w16du:dateUtc="2025-02-05T18:24:00Z">
            <w:trPr>
              <w:gridAfter w:val="0"/>
              <w:trHeight w:val="301"/>
            </w:trPr>
          </w:trPrChange>
        </w:trPr>
        <w:tc>
          <w:tcPr>
            <w:tcW w:w="3509" w:type="dxa"/>
            <w:tcPrChange w:id="421" w:author="GRASSEL, MARK C NH-03 USSF SpOC 21 CS (OL-S)/SCXG" w:date="2025-02-05T11:24:00Z" w16du:dateUtc="2025-02-05T18:24:00Z">
              <w:tcPr>
                <w:tcW w:w="3509" w:type="dxa"/>
                <w:gridSpan w:val="2"/>
              </w:tcPr>
            </w:tcPrChange>
          </w:tcPr>
          <w:p w14:paraId="34E79329" w14:textId="77777777" w:rsidR="00E23A5D" w:rsidRDefault="00CF1E04">
            <w:pPr>
              <w:pStyle w:val="TableParagraph"/>
              <w:spacing w:before="1"/>
              <w:ind w:left="118"/>
              <w:rPr>
                <w:sz w:val="18"/>
              </w:rPr>
            </w:pPr>
            <w:r>
              <w:rPr>
                <w:sz w:val="18"/>
              </w:rPr>
              <w:t>WEST</w:t>
            </w:r>
            <w:r>
              <w:rPr>
                <w:spacing w:val="-1"/>
                <w:sz w:val="18"/>
              </w:rPr>
              <w:t xml:space="preserve"> </w:t>
            </w:r>
            <w:r>
              <w:rPr>
                <w:spacing w:val="-2"/>
                <w:sz w:val="18"/>
              </w:rPr>
              <w:t>PORTALS</w:t>
            </w:r>
          </w:p>
        </w:tc>
        <w:tc>
          <w:tcPr>
            <w:tcW w:w="2088" w:type="dxa"/>
            <w:tcPrChange w:id="422" w:author="GRASSEL, MARK C NH-03 USSF SpOC 21 CS (OL-S)/SCXG" w:date="2025-02-05T11:24:00Z" w16du:dateUtc="2025-02-05T18:24:00Z">
              <w:tcPr>
                <w:tcW w:w="2088" w:type="dxa"/>
                <w:gridSpan w:val="2"/>
              </w:tcPr>
            </w:tcPrChange>
          </w:tcPr>
          <w:p w14:paraId="35F7A834" w14:textId="77777777" w:rsidR="00E23A5D" w:rsidRDefault="00CF1E04">
            <w:pPr>
              <w:pStyle w:val="TableParagraph"/>
              <w:spacing w:before="1"/>
              <w:ind w:left="118"/>
              <w:rPr>
                <w:sz w:val="18"/>
              </w:rPr>
            </w:pPr>
            <w:r>
              <w:rPr>
                <w:sz w:val="18"/>
              </w:rPr>
              <w:t>BLDG</w:t>
            </w:r>
            <w:r>
              <w:rPr>
                <w:spacing w:val="-1"/>
                <w:sz w:val="18"/>
              </w:rPr>
              <w:t xml:space="preserve"> </w:t>
            </w:r>
            <w:r>
              <w:rPr>
                <w:spacing w:val="-5"/>
                <w:sz w:val="18"/>
              </w:rPr>
              <w:t>030</w:t>
            </w:r>
          </w:p>
        </w:tc>
        <w:tc>
          <w:tcPr>
            <w:tcW w:w="3091" w:type="dxa"/>
            <w:tcPrChange w:id="423" w:author="GRASSEL, MARK C NH-03 USSF SpOC 21 CS (OL-S)/SCXG" w:date="2025-02-05T11:24:00Z" w16du:dateUtc="2025-02-05T18:24:00Z">
              <w:tcPr>
                <w:tcW w:w="3091" w:type="dxa"/>
                <w:gridSpan w:val="2"/>
              </w:tcPr>
            </w:tcPrChange>
          </w:tcPr>
          <w:p w14:paraId="6ED8B997" w14:textId="77777777" w:rsidR="00E23A5D" w:rsidRDefault="00CF1E04">
            <w:pPr>
              <w:pStyle w:val="TableParagraph"/>
              <w:spacing w:before="1"/>
              <w:ind w:left="118"/>
              <w:rPr>
                <w:sz w:val="18"/>
              </w:rPr>
            </w:pPr>
            <w:r>
              <w:rPr>
                <w:spacing w:val="-4"/>
                <w:sz w:val="18"/>
              </w:rPr>
              <w:t>ROOF</w:t>
            </w:r>
          </w:p>
        </w:tc>
        <w:tc>
          <w:tcPr>
            <w:tcW w:w="2339" w:type="dxa"/>
            <w:tcPrChange w:id="424" w:author="GRASSEL, MARK C NH-03 USSF SpOC 21 CS (OL-S)/SCXG" w:date="2025-02-05T11:24:00Z" w16du:dateUtc="2025-02-05T18:24:00Z">
              <w:tcPr>
                <w:tcW w:w="2339" w:type="dxa"/>
                <w:gridSpan w:val="2"/>
              </w:tcPr>
            </w:tcPrChange>
          </w:tcPr>
          <w:p w14:paraId="6C1E7E89" w14:textId="77777777" w:rsidR="00E23A5D" w:rsidRDefault="00CF1E04">
            <w:pPr>
              <w:pStyle w:val="TableParagraph"/>
              <w:spacing w:before="1"/>
              <w:ind w:left="97"/>
              <w:rPr>
                <w:sz w:val="18"/>
              </w:rPr>
            </w:pPr>
            <w:r>
              <w:rPr>
                <w:spacing w:val="-2"/>
                <w:sz w:val="18"/>
              </w:rPr>
              <w:t>EXTERNAL</w:t>
            </w:r>
          </w:p>
        </w:tc>
      </w:tr>
      <w:tr w:rsidR="00E23A5D" w14:paraId="37AA727D" w14:textId="77777777" w:rsidTr="003A7D48">
        <w:trPr>
          <w:trHeight w:val="300"/>
          <w:trPrChange w:id="425" w:author="GRASSEL, MARK C NH-03 USSF SpOC 21 CS (OL-S)/SCXG" w:date="2025-02-05T11:24:00Z" w16du:dateUtc="2025-02-05T18:24:00Z">
            <w:trPr>
              <w:gridAfter w:val="0"/>
              <w:trHeight w:val="300"/>
            </w:trPr>
          </w:trPrChange>
        </w:trPr>
        <w:tc>
          <w:tcPr>
            <w:tcW w:w="3509" w:type="dxa"/>
            <w:tcPrChange w:id="426" w:author="GRASSEL, MARK C NH-03 USSF SpOC 21 CS (OL-S)/SCXG" w:date="2025-02-05T11:24:00Z" w16du:dateUtc="2025-02-05T18:24:00Z">
              <w:tcPr>
                <w:tcW w:w="3509" w:type="dxa"/>
                <w:gridSpan w:val="2"/>
              </w:tcPr>
            </w:tcPrChange>
          </w:tcPr>
          <w:p w14:paraId="36ED8381" w14:textId="77777777" w:rsidR="00E23A5D" w:rsidRDefault="00CF1E04">
            <w:pPr>
              <w:pStyle w:val="TableParagraph"/>
              <w:spacing w:before="1"/>
              <w:ind w:left="118"/>
              <w:rPr>
                <w:sz w:val="18"/>
              </w:rPr>
            </w:pPr>
            <w:r>
              <w:rPr>
                <w:sz w:val="18"/>
              </w:rPr>
              <w:t>WEST</w:t>
            </w:r>
            <w:r>
              <w:rPr>
                <w:spacing w:val="-2"/>
                <w:sz w:val="18"/>
              </w:rPr>
              <w:t xml:space="preserve"> </w:t>
            </w:r>
            <w:r>
              <w:rPr>
                <w:sz w:val="18"/>
              </w:rPr>
              <w:t>GUARD</w:t>
            </w:r>
            <w:r>
              <w:rPr>
                <w:spacing w:val="-2"/>
                <w:sz w:val="18"/>
              </w:rPr>
              <w:t xml:space="preserve"> SHACK</w:t>
            </w:r>
          </w:p>
        </w:tc>
        <w:tc>
          <w:tcPr>
            <w:tcW w:w="2088" w:type="dxa"/>
            <w:tcPrChange w:id="427" w:author="GRASSEL, MARK C NH-03 USSF SpOC 21 CS (OL-S)/SCXG" w:date="2025-02-05T11:24:00Z" w16du:dateUtc="2025-02-05T18:24:00Z">
              <w:tcPr>
                <w:tcW w:w="2088" w:type="dxa"/>
                <w:gridSpan w:val="2"/>
              </w:tcPr>
            </w:tcPrChange>
          </w:tcPr>
          <w:p w14:paraId="77E13C75" w14:textId="77777777" w:rsidR="00E23A5D" w:rsidRDefault="00CF1E04">
            <w:pPr>
              <w:pStyle w:val="TableParagraph"/>
              <w:spacing w:before="1"/>
              <w:ind w:left="118"/>
              <w:rPr>
                <w:sz w:val="18"/>
              </w:rPr>
            </w:pPr>
            <w:r>
              <w:rPr>
                <w:sz w:val="18"/>
              </w:rPr>
              <w:t>BLDG</w:t>
            </w:r>
            <w:r>
              <w:rPr>
                <w:spacing w:val="-1"/>
                <w:sz w:val="18"/>
              </w:rPr>
              <w:t xml:space="preserve"> </w:t>
            </w:r>
            <w:r>
              <w:rPr>
                <w:spacing w:val="-5"/>
                <w:sz w:val="18"/>
              </w:rPr>
              <w:t>036</w:t>
            </w:r>
          </w:p>
        </w:tc>
        <w:tc>
          <w:tcPr>
            <w:tcW w:w="3091" w:type="dxa"/>
            <w:tcPrChange w:id="428" w:author="GRASSEL, MARK C NH-03 USSF SpOC 21 CS (OL-S)/SCXG" w:date="2025-02-05T11:24:00Z" w16du:dateUtc="2025-02-05T18:24:00Z">
              <w:tcPr>
                <w:tcW w:w="3091" w:type="dxa"/>
                <w:gridSpan w:val="2"/>
              </w:tcPr>
            </w:tcPrChange>
          </w:tcPr>
          <w:p w14:paraId="1879C4A0" w14:textId="77777777" w:rsidR="00E23A5D" w:rsidRDefault="00CF1E04">
            <w:pPr>
              <w:pStyle w:val="TableParagraph"/>
              <w:spacing w:before="1"/>
              <w:ind w:left="118"/>
              <w:rPr>
                <w:sz w:val="18"/>
              </w:rPr>
            </w:pPr>
            <w:r>
              <w:rPr>
                <w:sz w:val="18"/>
              </w:rPr>
              <w:t>1ST</w:t>
            </w:r>
            <w:r>
              <w:rPr>
                <w:spacing w:val="-2"/>
                <w:sz w:val="18"/>
              </w:rPr>
              <w:t xml:space="preserve"> FLOOR</w:t>
            </w:r>
          </w:p>
        </w:tc>
        <w:tc>
          <w:tcPr>
            <w:tcW w:w="2339" w:type="dxa"/>
            <w:tcPrChange w:id="429" w:author="GRASSEL, MARK C NH-03 USSF SpOC 21 CS (OL-S)/SCXG" w:date="2025-02-05T11:24:00Z" w16du:dateUtc="2025-02-05T18:24:00Z">
              <w:tcPr>
                <w:tcW w:w="2339" w:type="dxa"/>
                <w:gridSpan w:val="2"/>
              </w:tcPr>
            </w:tcPrChange>
          </w:tcPr>
          <w:p w14:paraId="1F3F4496" w14:textId="77777777" w:rsidR="00E23A5D" w:rsidRDefault="00CF1E04">
            <w:pPr>
              <w:pStyle w:val="TableParagraph"/>
              <w:spacing w:before="1"/>
              <w:ind w:left="97"/>
              <w:rPr>
                <w:sz w:val="18"/>
              </w:rPr>
            </w:pPr>
            <w:r>
              <w:rPr>
                <w:spacing w:val="-2"/>
                <w:sz w:val="18"/>
              </w:rPr>
              <w:t>EXTERNAL</w:t>
            </w:r>
          </w:p>
        </w:tc>
      </w:tr>
      <w:tr w:rsidR="00E23A5D" w14:paraId="64A98BC8" w14:textId="77777777" w:rsidTr="003A7D48">
        <w:trPr>
          <w:trHeight w:val="298"/>
          <w:trPrChange w:id="430" w:author="GRASSEL, MARK C NH-03 USSF SpOC 21 CS (OL-S)/SCXG" w:date="2025-02-05T11:24:00Z" w16du:dateUtc="2025-02-05T18:24:00Z">
            <w:trPr>
              <w:gridAfter w:val="0"/>
              <w:trHeight w:val="298"/>
            </w:trPr>
          </w:trPrChange>
        </w:trPr>
        <w:tc>
          <w:tcPr>
            <w:tcW w:w="3509" w:type="dxa"/>
            <w:tcPrChange w:id="431" w:author="GRASSEL, MARK C NH-03 USSF SpOC 21 CS (OL-S)/SCXG" w:date="2025-02-05T11:24:00Z" w16du:dateUtc="2025-02-05T18:24:00Z">
              <w:tcPr>
                <w:tcW w:w="3509" w:type="dxa"/>
                <w:gridSpan w:val="2"/>
              </w:tcPr>
            </w:tcPrChange>
          </w:tcPr>
          <w:p w14:paraId="1CE33B6F" w14:textId="77777777" w:rsidR="00E23A5D" w:rsidRDefault="00CF1E04">
            <w:pPr>
              <w:pStyle w:val="TableParagraph"/>
              <w:spacing w:line="207" w:lineRule="exact"/>
              <w:ind w:left="118"/>
              <w:rPr>
                <w:sz w:val="18"/>
              </w:rPr>
            </w:pPr>
            <w:r>
              <w:rPr>
                <w:sz w:val="18"/>
              </w:rPr>
              <w:t>CREDIT</w:t>
            </w:r>
            <w:r>
              <w:rPr>
                <w:spacing w:val="-5"/>
                <w:sz w:val="18"/>
              </w:rPr>
              <w:t xml:space="preserve"> </w:t>
            </w:r>
            <w:r>
              <w:rPr>
                <w:spacing w:val="-2"/>
                <w:sz w:val="18"/>
              </w:rPr>
              <w:t>UNION</w:t>
            </w:r>
          </w:p>
        </w:tc>
        <w:tc>
          <w:tcPr>
            <w:tcW w:w="2088" w:type="dxa"/>
            <w:tcPrChange w:id="432" w:author="GRASSEL, MARK C NH-03 USSF SpOC 21 CS (OL-S)/SCXG" w:date="2025-02-05T11:24:00Z" w16du:dateUtc="2025-02-05T18:24:00Z">
              <w:tcPr>
                <w:tcW w:w="2088" w:type="dxa"/>
                <w:gridSpan w:val="2"/>
              </w:tcPr>
            </w:tcPrChange>
          </w:tcPr>
          <w:p w14:paraId="5B79CA15" w14:textId="77777777" w:rsidR="00E23A5D" w:rsidRDefault="00CF1E04">
            <w:pPr>
              <w:pStyle w:val="TableParagraph"/>
              <w:spacing w:line="207" w:lineRule="exact"/>
              <w:ind w:left="118"/>
              <w:rPr>
                <w:sz w:val="18"/>
              </w:rPr>
            </w:pPr>
            <w:r>
              <w:rPr>
                <w:sz w:val="18"/>
              </w:rPr>
              <w:t>BLDG</w:t>
            </w:r>
            <w:r>
              <w:rPr>
                <w:spacing w:val="-1"/>
                <w:sz w:val="18"/>
              </w:rPr>
              <w:t xml:space="preserve"> </w:t>
            </w:r>
            <w:r>
              <w:rPr>
                <w:spacing w:val="-5"/>
                <w:sz w:val="18"/>
              </w:rPr>
              <w:t>101</w:t>
            </w:r>
          </w:p>
        </w:tc>
        <w:tc>
          <w:tcPr>
            <w:tcW w:w="3091" w:type="dxa"/>
            <w:tcPrChange w:id="433" w:author="GRASSEL, MARK C NH-03 USSF SpOC 21 CS (OL-S)/SCXG" w:date="2025-02-05T11:24:00Z" w16du:dateUtc="2025-02-05T18:24:00Z">
              <w:tcPr>
                <w:tcW w:w="3091" w:type="dxa"/>
                <w:gridSpan w:val="2"/>
              </w:tcPr>
            </w:tcPrChange>
          </w:tcPr>
          <w:p w14:paraId="486DA41A" w14:textId="77777777" w:rsidR="00E23A5D" w:rsidRDefault="00CF1E04">
            <w:pPr>
              <w:pStyle w:val="TableParagraph"/>
              <w:spacing w:line="207" w:lineRule="exact"/>
              <w:ind w:left="118"/>
              <w:rPr>
                <w:sz w:val="18"/>
              </w:rPr>
            </w:pPr>
            <w:r>
              <w:rPr>
                <w:spacing w:val="-4"/>
                <w:sz w:val="18"/>
              </w:rPr>
              <w:t>ROOF</w:t>
            </w:r>
          </w:p>
        </w:tc>
        <w:tc>
          <w:tcPr>
            <w:tcW w:w="2339" w:type="dxa"/>
            <w:tcPrChange w:id="434" w:author="GRASSEL, MARK C NH-03 USSF SpOC 21 CS (OL-S)/SCXG" w:date="2025-02-05T11:24:00Z" w16du:dateUtc="2025-02-05T18:24:00Z">
              <w:tcPr>
                <w:tcW w:w="2339" w:type="dxa"/>
                <w:gridSpan w:val="2"/>
              </w:tcPr>
            </w:tcPrChange>
          </w:tcPr>
          <w:p w14:paraId="1A7C10DC" w14:textId="77777777" w:rsidR="00E23A5D" w:rsidRDefault="00CF1E04">
            <w:pPr>
              <w:pStyle w:val="TableParagraph"/>
              <w:spacing w:line="207" w:lineRule="exact"/>
              <w:ind w:left="97"/>
              <w:rPr>
                <w:sz w:val="18"/>
              </w:rPr>
            </w:pPr>
            <w:r>
              <w:rPr>
                <w:spacing w:val="-2"/>
                <w:sz w:val="18"/>
              </w:rPr>
              <w:t>EXTERNAL</w:t>
            </w:r>
          </w:p>
        </w:tc>
      </w:tr>
      <w:tr w:rsidR="00E23A5D" w14:paraId="0319C921" w14:textId="77777777" w:rsidTr="003A7D48">
        <w:trPr>
          <w:trHeight w:val="300"/>
          <w:trPrChange w:id="435" w:author="GRASSEL, MARK C NH-03 USSF SpOC 21 CS (OL-S)/SCXG" w:date="2025-02-05T11:24:00Z" w16du:dateUtc="2025-02-05T18:24:00Z">
            <w:trPr>
              <w:gridAfter w:val="0"/>
              <w:trHeight w:val="300"/>
            </w:trPr>
          </w:trPrChange>
        </w:trPr>
        <w:tc>
          <w:tcPr>
            <w:tcW w:w="3509" w:type="dxa"/>
            <w:tcPrChange w:id="436" w:author="GRASSEL, MARK C NH-03 USSF SpOC 21 CS (OL-S)/SCXG" w:date="2025-02-05T11:24:00Z" w16du:dateUtc="2025-02-05T18:24:00Z">
              <w:tcPr>
                <w:tcW w:w="3509" w:type="dxa"/>
                <w:gridSpan w:val="2"/>
              </w:tcPr>
            </w:tcPrChange>
          </w:tcPr>
          <w:p w14:paraId="686D6583" w14:textId="77777777" w:rsidR="00E23A5D" w:rsidRDefault="00CF1E04">
            <w:pPr>
              <w:pStyle w:val="TableParagraph"/>
              <w:spacing w:before="1"/>
              <w:ind w:left="118"/>
              <w:rPr>
                <w:sz w:val="18"/>
              </w:rPr>
            </w:pPr>
            <w:r>
              <w:rPr>
                <w:sz w:val="18"/>
              </w:rPr>
              <w:t>NORTH</w:t>
            </w:r>
            <w:r>
              <w:rPr>
                <w:spacing w:val="-3"/>
                <w:sz w:val="18"/>
              </w:rPr>
              <w:t xml:space="preserve"> </w:t>
            </w:r>
            <w:r>
              <w:rPr>
                <w:spacing w:val="-2"/>
                <w:sz w:val="18"/>
              </w:rPr>
              <w:t>PORTALS</w:t>
            </w:r>
          </w:p>
        </w:tc>
        <w:tc>
          <w:tcPr>
            <w:tcW w:w="2088" w:type="dxa"/>
            <w:tcPrChange w:id="437" w:author="GRASSEL, MARK C NH-03 USSF SpOC 21 CS (OL-S)/SCXG" w:date="2025-02-05T11:24:00Z" w16du:dateUtc="2025-02-05T18:24:00Z">
              <w:tcPr>
                <w:tcW w:w="2088" w:type="dxa"/>
                <w:gridSpan w:val="2"/>
              </w:tcPr>
            </w:tcPrChange>
          </w:tcPr>
          <w:p w14:paraId="25C52D2E" w14:textId="77777777" w:rsidR="00E23A5D" w:rsidRDefault="00CF1E04">
            <w:pPr>
              <w:pStyle w:val="TableParagraph"/>
              <w:spacing w:before="1"/>
              <w:ind w:left="118"/>
              <w:rPr>
                <w:sz w:val="18"/>
              </w:rPr>
            </w:pPr>
            <w:r>
              <w:rPr>
                <w:sz w:val="18"/>
              </w:rPr>
              <w:t>BLDG</w:t>
            </w:r>
            <w:r>
              <w:rPr>
                <w:spacing w:val="-1"/>
                <w:sz w:val="18"/>
              </w:rPr>
              <w:t xml:space="preserve"> </w:t>
            </w:r>
            <w:r>
              <w:rPr>
                <w:spacing w:val="-5"/>
                <w:sz w:val="18"/>
              </w:rPr>
              <w:t>200</w:t>
            </w:r>
          </w:p>
        </w:tc>
        <w:tc>
          <w:tcPr>
            <w:tcW w:w="3091" w:type="dxa"/>
            <w:tcPrChange w:id="438" w:author="GRASSEL, MARK C NH-03 USSF SpOC 21 CS (OL-S)/SCXG" w:date="2025-02-05T11:24:00Z" w16du:dateUtc="2025-02-05T18:24:00Z">
              <w:tcPr>
                <w:tcW w:w="3091" w:type="dxa"/>
                <w:gridSpan w:val="2"/>
              </w:tcPr>
            </w:tcPrChange>
          </w:tcPr>
          <w:p w14:paraId="249DA562" w14:textId="77777777" w:rsidR="00E23A5D" w:rsidRDefault="00CF1E04">
            <w:pPr>
              <w:pStyle w:val="TableParagraph"/>
              <w:spacing w:before="1"/>
              <w:ind w:left="118"/>
              <w:rPr>
                <w:sz w:val="18"/>
              </w:rPr>
            </w:pPr>
            <w:r>
              <w:rPr>
                <w:spacing w:val="-4"/>
                <w:sz w:val="18"/>
              </w:rPr>
              <w:t>ROOF</w:t>
            </w:r>
          </w:p>
        </w:tc>
        <w:tc>
          <w:tcPr>
            <w:tcW w:w="2339" w:type="dxa"/>
            <w:tcPrChange w:id="439" w:author="GRASSEL, MARK C NH-03 USSF SpOC 21 CS (OL-S)/SCXG" w:date="2025-02-05T11:24:00Z" w16du:dateUtc="2025-02-05T18:24:00Z">
              <w:tcPr>
                <w:tcW w:w="2339" w:type="dxa"/>
                <w:gridSpan w:val="2"/>
              </w:tcPr>
            </w:tcPrChange>
          </w:tcPr>
          <w:p w14:paraId="6B749019" w14:textId="77777777" w:rsidR="00E23A5D" w:rsidRDefault="00CF1E04">
            <w:pPr>
              <w:pStyle w:val="TableParagraph"/>
              <w:spacing w:before="1"/>
              <w:ind w:left="97"/>
              <w:rPr>
                <w:sz w:val="18"/>
              </w:rPr>
            </w:pPr>
            <w:r>
              <w:rPr>
                <w:spacing w:val="-2"/>
                <w:sz w:val="18"/>
              </w:rPr>
              <w:t>EXTERNAL</w:t>
            </w:r>
          </w:p>
        </w:tc>
      </w:tr>
      <w:tr w:rsidR="00E23A5D" w14:paraId="32257C96" w14:textId="77777777" w:rsidTr="003A7D48">
        <w:trPr>
          <w:trHeight w:val="577"/>
          <w:trPrChange w:id="440" w:author="GRASSEL, MARK C NH-03 USSF SpOC 21 CS (OL-S)/SCXG" w:date="2025-02-05T11:24:00Z" w16du:dateUtc="2025-02-05T18:24:00Z">
            <w:trPr>
              <w:gridAfter w:val="0"/>
              <w:trHeight w:val="577"/>
            </w:trPr>
          </w:trPrChange>
        </w:trPr>
        <w:tc>
          <w:tcPr>
            <w:tcW w:w="3509" w:type="dxa"/>
            <w:tcPrChange w:id="441" w:author="GRASSEL, MARK C NH-03 USSF SpOC 21 CS (OL-S)/SCXG" w:date="2025-02-05T11:24:00Z" w16du:dateUtc="2025-02-05T18:24:00Z">
              <w:tcPr>
                <w:tcW w:w="3509" w:type="dxa"/>
                <w:gridSpan w:val="2"/>
              </w:tcPr>
            </w:tcPrChange>
          </w:tcPr>
          <w:p w14:paraId="3C9B8A70" w14:textId="77777777" w:rsidR="00E23A5D" w:rsidRDefault="00CF1E04">
            <w:pPr>
              <w:pStyle w:val="TableParagraph"/>
              <w:spacing w:before="206"/>
              <w:ind w:left="118"/>
              <w:rPr>
                <w:sz w:val="18"/>
              </w:rPr>
            </w:pPr>
            <w:r>
              <w:rPr>
                <w:spacing w:val="-2"/>
                <w:sz w:val="18"/>
              </w:rPr>
              <w:t>ADMINSTRATIVE</w:t>
            </w:r>
          </w:p>
        </w:tc>
        <w:tc>
          <w:tcPr>
            <w:tcW w:w="2088" w:type="dxa"/>
            <w:tcPrChange w:id="442" w:author="GRASSEL, MARK C NH-03 USSF SpOC 21 CS (OL-S)/SCXG" w:date="2025-02-05T11:24:00Z" w16du:dateUtc="2025-02-05T18:24:00Z">
              <w:tcPr>
                <w:tcW w:w="2088" w:type="dxa"/>
                <w:gridSpan w:val="2"/>
              </w:tcPr>
            </w:tcPrChange>
          </w:tcPr>
          <w:p w14:paraId="0A71DDF6" w14:textId="77777777" w:rsidR="00E23A5D" w:rsidRDefault="00CF1E04">
            <w:pPr>
              <w:pStyle w:val="TableParagraph"/>
              <w:spacing w:before="206"/>
              <w:ind w:left="118"/>
              <w:rPr>
                <w:sz w:val="18"/>
              </w:rPr>
            </w:pPr>
            <w:r>
              <w:rPr>
                <w:sz w:val="18"/>
              </w:rPr>
              <w:t>BLDG</w:t>
            </w:r>
            <w:r>
              <w:rPr>
                <w:spacing w:val="-1"/>
                <w:sz w:val="18"/>
              </w:rPr>
              <w:t xml:space="preserve"> </w:t>
            </w:r>
            <w:r>
              <w:rPr>
                <w:spacing w:val="-5"/>
                <w:sz w:val="18"/>
              </w:rPr>
              <w:t>300</w:t>
            </w:r>
          </w:p>
        </w:tc>
        <w:tc>
          <w:tcPr>
            <w:tcW w:w="3091" w:type="dxa"/>
            <w:tcPrChange w:id="443" w:author="GRASSEL, MARK C NH-03 USSF SpOC 21 CS (OL-S)/SCXG" w:date="2025-02-05T11:24:00Z" w16du:dateUtc="2025-02-05T18:24:00Z">
              <w:tcPr>
                <w:tcW w:w="3091" w:type="dxa"/>
                <w:gridSpan w:val="2"/>
              </w:tcPr>
            </w:tcPrChange>
          </w:tcPr>
          <w:p w14:paraId="3F80A55D" w14:textId="77777777" w:rsidR="00E23A5D" w:rsidRDefault="00CF1E04">
            <w:pPr>
              <w:pStyle w:val="TableParagraph"/>
              <w:spacing w:line="207" w:lineRule="exact"/>
              <w:ind w:left="96"/>
              <w:rPr>
                <w:sz w:val="18"/>
              </w:rPr>
            </w:pPr>
            <w:r>
              <w:rPr>
                <w:sz w:val="18"/>
              </w:rPr>
              <w:t>ROOF</w:t>
            </w:r>
            <w:r>
              <w:rPr>
                <w:spacing w:val="-3"/>
                <w:sz w:val="18"/>
              </w:rPr>
              <w:t xml:space="preserve"> </w:t>
            </w:r>
            <w:r>
              <w:rPr>
                <w:sz w:val="18"/>
              </w:rPr>
              <w:t>(GROUP</w:t>
            </w:r>
            <w:r>
              <w:rPr>
                <w:spacing w:val="-2"/>
                <w:sz w:val="18"/>
              </w:rPr>
              <w:t xml:space="preserve"> </w:t>
            </w:r>
            <w:r>
              <w:rPr>
                <w:sz w:val="18"/>
              </w:rPr>
              <w:t>VIA</w:t>
            </w:r>
            <w:r>
              <w:rPr>
                <w:spacing w:val="-2"/>
                <w:sz w:val="18"/>
              </w:rPr>
              <w:t xml:space="preserve"> AUDIAFLEX)</w:t>
            </w:r>
          </w:p>
        </w:tc>
        <w:tc>
          <w:tcPr>
            <w:tcW w:w="2339" w:type="dxa"/>
            <w:tcPrChange w:id="444" w:author="GRASSEL, MARK C NH-03 USSF SpOC 21 CS (OL-S)/SCXG" w:date="2025-02-05T11:24:00Z" w16du:dateUtc="2025-02-05T18:24:00Z">
              <w:tcPr>
                <w:tcW w:w="2339" w:type="dxa"/>
                <w:gridSpan w:val="2"/>
              </w:tcPr>
            </w:tcPrChange>
          </w:tcPr>
          <w:p w14:paraId="7D09CF55" w14:textId="77777777" w:rsidR="00E23A5D" w:rsidRDefault="00CF1E04">
            <w:pPr>
              <w:pStyle w:val="TableParagraph"/>
              <w:spacing w:line="207" w:lineRule="exact"/>
              <w:ind w:left="97"/>
              <w:rPr>
                <w:sz w:val="18"/>
              </w:rPr>
            </w:pPr>
            <w:r>
              <w:rPr>
                <w:spacing w:val="-2"/>
                <w:sz w:val="18"/>
              </w:rPr>
              <w:t>EXTERNAL</w:t>
            </w:r>
          </w:p>
        </w:tc>
      </w:tr>
      <w:tr w:rsidR="00E23A5D" w14:paraId="7E31DD63" w14:textId="77777777" w:rsidTr="003A7D48">
        <w:trPr>
          <w:trHeight w:val="578"/>
          <w:trPrChange w:id="445" w:author="GRASSEL, MARK C NH-03 USSF SpOC 21 CS (OL-S)/SCXG" w:date="2025-02-05T11:24:00Z" w16du:dateUtc="2025-02-05T18:24:00Z">
            <w:trPr>
              <w:gridAfter w:val="0"/>
              <w:trHeight w:val="578"/>
            </w:trPr>
          </w:trPrChange>
        </w:trPr>
        <w:tc>
          <w:tcPr>
            <w:tcW w:w="3509" w:type="dxa"/>
            <w:tcPrChange w:id="446" w:author="GRASSEL, MARK C NH-03 USSF SpOC 21 CS (OL-S)/SCXG" w:date="2025-02-05T11:24:00Z" w16du:dateUtc="2025-02-05T18:24:00Z">
              <w:tcPr>
                <w:tcW w:w="3509" w:type="dxa"/>
                <w:gridSpan w:val="2"/>
              </w:tcPr>
            </w:tcPrChange>
          </w:tcPr>
          <w:p w14:paraId="2910C0AB" w14:textId="77777777" w:rsidR="00E23A5D" w:rsidRDefault="00CF1E04">
            <w:pPr>
              <w:pStyle w:val="TableParagraph"/>
              <w:spacing w:line="207" w:lineRule="exact"/>
              <w:ind w:left="118"/>
              <w:rPr>
                <w:sz w:val="18"/>
              </w:rPr>
            </w:pPr>
            <w:r>
              <w:rPr>
                <w:spacing w:val="-2"/>
                <w:sz w:val="18"/>
              </w:rPr>
              <w:t>ADMINSTRATIVE</w:t>
            </w:r>
          </w:p>
        </w:tc>
        <w:tc>
          <w:tcPr>
            <w:tcW w:w="2088" w:type="dxa"/>
            <w:tcPrChange w:id="447" w:author="GRASSEL, MARK C NH-03 USSF SpOC 21 CS (OL-S)/SCXG" w:date="2025-02-05T11:24:00Z" w16du:dateUtc="2025-02-05T18:24:00Z">
              <w:tcPr>
                <w:tcW w:w="2088" w:type="dxa"/>
                <w:gridSpan w:val="2"/>
              </w:tcPr>
            </w:tcPrChange>
          </w:tcPr>
          <w:p w14:paraId="58A774C9" w14:textId="77777777" w:rsidR="00E23A5D" w:rsidRDefault="00CF1E04">
            <w:pPr>
              <w:pStyle w:val="TableParagraph"/>
              <w:spacing w:before="206"/>
              <w:ind w:left="96"/>
              <w:rPr>
                <w:sz w:val="18"/>
              </w:rPr>
            </w:pPr>
            <w:r>
              <w:rPr>
                <w:sz w:val="18"/>
              </w:rPr>
              <w:t>BLDG</w:t>
            </w:r>
            <w:r>
              <w:rPr>
                <w:spacing w:val="-1"/>
                <w:sz w:val="18"/>
              </w:rPr>
              <w:t xml:space="preserve"> </w:t>
            </w:r>
            <w:r>
              <w:rPr>
                <w:spacing w:val="-5"/>
                <w:sz w:val="18"/>
              </w:rPr>
              <w:t>400</w:t>
            </w:r>
          </w:p>
        </w:tc>
        <w:tc>
          <w:tcPr>
            <w:tcW w:w="3091" w:type="dxa"/>
            <w:tcPrChange w:id="448" w:author="GRASSEL, MARK C NH-03 USSF SpOC 21 CS (OL-S)/SCXG" w:date="2025-02-05T11:24:00Z" w16du:dateUtc="2025-02-05T18:24:00Z">
              <w:tcPr>
                <w:tcW w:w="3091" w:type="dxa"/>
                <w:gridSpan w:val="2"/>
              </w:tcPr>
            </w:tcPrChange>
          </w:tcPr>
          <w:p w14:paraId="12BE771F" w14:textId="77777777" w:rsidR="00E23A5D" w:rsidRDefault="00CF1E04">
            <w:pPr>
              <w:pStyle w:val="TableParagraph"/>
              <w:spacing w:line="207" w:lineRule="exact"/>
              <w:ind w:left="96"/>
              <w:rPr>
                <w:sz w:val="18"/>
              </w:rPr>
            </w:pPr>
            <w:r>
              <w:rPr>
                <w:sz w:val="18"/>
              </w:rPr>
              <w:t>ROOF</w:t>
            </w:r>
            <w:r>
              <w:rPr>
                <w:spacing w:val="-3"/>
                <w:sz w:val="18"/>
              </w:rPr>
              <w:t xml:space="preserve"> </w:t>
            </w:r>
            <w:r>
              <w:rPr>
                <w:sz w:val="18"/>
              </w:rPr>
              <w:t>(GROUP</w:t>
            </w:r>
            <w:r>
              <w:rPr>
                <w:spacing w:val="-2"/>
                <w:sz w:val="18"/>
              </w:rPr>
              <w:t xml:space="preserve"> </w:t>
            </w:r>
            <w:r>
              <w:rPr>
                <w:sz w:val="18"/>
              </w:rPr>
              <w:t>VIA</w:t>
            </w:r>
            <w:r>
              <w:rPr>
                <w:spacing w:val="-2"/>
                <w:sz w:val="18"/>
              </w:rPr>
              <w:t xml:space="preserve"> AUDIAFLEX)</w:t>
            </w:r>
          </w:p>
        </w:tc>
        <w:tc>
          <w:tcPr>
            <w:tcW w:w="2339" w:type="dxa"/>
            <w:tcPrChange w:id="449" w:author="GRASSEL, MARK C NH-03 USSF SpOC 21 CS (OL-S)/SCXG" w:date="2025-02-05T11:24:00Z" w16du:dateUtc="2025-02-05T18:24:00Z">
              <w:tcPr>
                <w:tcW w:w="2339" w:type="dxa"/>
                <w:gridSpan w:val="2"/>
              </w:tcPr>
            </w:tcPrChange>
          </w:tcPr>
          <w:p w14:paraId="5AAC7AE9" w14:textId="77777777" w:rsidR="00E23A5D" w:rsidRDefault="00CF1E04">
            <w:pPr>
              <w:pStyle w:val="TableParagraph"/>
              <w:spacing w:line="207" w:lineRule="exact"/>
              <w:ind w:left="97"/>
              <w:rPr>
                <w:sz w:val="18"/>
              </w:rPr>
            </w:pPr>
            <w:r>
              <w:rPr>
                <w:spacing w:val="-2"/>
                <w:sz w:val="18"/>
              </w:rPr>
              <w:t>EXTERNAL</w:t>
            </w:r>
          </w:p>
        </w:tc>
      </w:tr>
      <w:tr w:rsidR="00E23A5D" w14:paraId="3484B84D" w14:textId="77777777" w:rsidTr="003A7D48">
        <w:trPr>
          <w:trHeight w:val="576"/>
          <w:trPrChange w:id="450" w:author="GRASSEL, MARK C NH-03 USSF SpOC 21 CS (OL-S)/SCXG" w:date="2025-02-05T11:24:00Z" w16du:dateUtc="2025-02-05T18:24:00Z">
            <w:trPr>
              <w:gridAfter w:val="0"/>
              <w:trHeight w:val="576"/>
            </w:trPr>
          </w:trPrChange>
        </w:trPr>
        <w:tc>
          <w:tcPr>
            <w:tcW w:w="3509" w:type="dxa"/>
            <w:tcPrChange w:id="451" w:author="GRASSEL, MARK C NH-03 USSF SpOC 21 CS (OL-S)/SCXG" w:date="2025-02-05T11:24:00Z" w16du:dateUtc="2025-02-05T18:24:00Z">
              <w:tcPr>
                <w:tcW w:w="3509" w:type="dxa"/>
                <w:gridSpan w:val="2"/>
              </w:tcPr>
            </w:tcPrChange>
          </w:tcPr>
          <w:p w14:paraId="2FC648C4" w14:textId="77777777" w:rsidR="00E23A5D" w:rsidRDefault="00CF1E04">
            <w:pPr>
              <w:pStyle w:val="TableParagraph"/>
              <w:spacing w:before="206"/>
              <w:ind w:left="118"/>
              <w:rPr>
                <w:sz w:val="18"/>
              </w:rPr>
            </w:pPr>
            <w:r>
              <w:rPr>
                <w:spacing w:val="-5"/>
                <w:sz w:val="18"/>
              </w:rPr>
              <w:t>CTS</w:t>
            </w:r>
          </w:p>
        </w:tc>
        <w:tc>
          <w:tcPr>
            <w:tcW w:w="2088" w:type="dxa"/>
            <w:tcPrChange w:id="452" w:author="GRASSEL, MARK C NH-03 USSF SpOC 21 CS (OL-S)/SCXG" w:date="2025-02-05T11:24:00Z" w16du:dateUtc="2025-02-05T18:24:00Z">
              <w:tcPr>
                <w:tcW w:w="2088" w:type="dxa"/>
                <w:gridSpan w:val="2"/>
              </w:tcPr>
            </w:tcPrChange>
          </w:tcPr>
          <w:p w14:paraId="5A9D3483" w14:textId="77777777" w:rsidR="00E23A5D" w:rsidRDefault="00CF1E04">
            <w:pPr>
              <w:pStyle w:val="TableParagraph"/>
              <w:spacing w:line="207" w:lineRule="exact"/>
              <w:ind w:left="96"/>
              <w:rPr>
                <w:sz w:val="18"/>
              </w:rPr>
            </w:pPr>
            <w:r>
              <w:rPr>
                <w:sz w:val="18"/>
              </w:rPr>
              <w:t>BLDG</w:t>
            </w:r>
            <w:r>
              <w:rPr>
                <w:spacing w:val="-1"/>
                <w:sz w:val="18"/>
              </w:rPr>
              <w:t xml:space="preserve"> </w:t>
            </w:r>
            <w:r>
              <w:rPr>
                <w:spacing w:val="-2"/>
                <w:sz w:val="18"/>
              </w:rPr>
              <w:t>410/411</w:t>
            </w:r>
          </w:p>
        </w:tc>
        <w:tc>
          <w:tcPr>
            <w:tcW w:w="3091" w:type="dxa"/>
            <w:tcPrChange w:id="453" w:author="GRASSEL, MARK C NH-03 USSF SpOC 21 CS (OL-S)/SCXG" w:date="2025-02-05T11:24:00Z" w16du:dateUtc="2025-02-05T18:24:00Z">
              <w:tcPr>
                <w:tcW w:w="3091" w:type="dxa"/>
                <w:gridSpan w:val="2"/>
              </w:tcPr>
            </w:tcPrChange>
          </w:tcPr>
          <w:p w14:paraId="5E579B64" w14:textId="77777777" w:rsidR="00E23A5D" w:rsidRDefault="00CF1E04">
            <w:pPr>
              <w:pStyle w:val="TableParagraph"/>
              <w:spacing w:before="206"/>
              <w:ind w:left="118"/>
              <w:rPr>
                <w:sz w:val="18"/>
              </w:rPr>
            </w:pPr>
            <w:r>
              <w:rPr>
                <w:spacing w:val="-4"/>
                <w:sz w:val="18"/>
              </w:rPr>
              <w:t>ROOF</w:t>
            </w:r>
          </w:p>
        </w:tc>
        <w:tc>
          <w:tcPr>
            <w:tcW w:w="2339" w:type="dxa"/>
            <w:tcPrChange w:id="454" w:author="GRASSEL, MARK C NH-03 USSF SpOC 21 CS (OL-S)/SCXG" w:date="2025-02-05T11:24:00Z" w16du:dateUtc="2025-02-05T18:24:00Z">
              <w:tcPr>
                <w:tcW w:w="2339" w:type="dxa"/>
                <w:gridSpan w:val="2"/>
              </w:tcPr>
            </w:tcPrChange>
          </w:tcPr>
          <w:p w14:paraId="3CC58004" w14:textId="77777777" w:rsidR="00E23A5D" w:rsidRDefault="00CF1E04">
            <w:pPr>
              <w:pStyle w:val="TableParagraph"/>
              <w:spacing w:line="207" w:lineRule="exact"/>
              <w:ind w:left="97"/>
              <w:rPr>
                <w:sz w:val="18"/>
              </w:rPr>
            </w:pPr>
            <w:r>
              <w:rPr>
                <w:spacing w:val="-2"/>
                <w:sz w:val="18"/>
              </w:rPr>
              <w:t>EXTERNAL</w:t>
            </w:r>
          </w:p>
        </w:tc>
      </w:tr>
      <w:tr w:rsidR="00E23A5D" w14:paraId="7360A681" w14:textId="77777777" w:rsidTr="003A7D48">
        <w:trPr>
          <w:trHeight w:val="577"/>
          <w:trPrChange w:id="455" w:author="GRASSEL, MARK C NH-03 USSF SpOC 21 CS (OL-S)/SCXG" w:date="2025-02-05T11:24:00Z" w16du:dateUtc="2025-02-05T18:24:00Z">
            <w:trPr>
              <w:gridAfter w:val="0"/>
              <w:trHeight w:val="577"/>
            </w:trPr>
          </w:trPrChange>
        </w:trPr>
        <w:tc>
          <w:tcPr>
            <w:tcW w:w="3509" w:type="dxa"/>
            <w:tcPrChange w:id="456" w:author="GRASSEL, MARK C NH-03 USSF SpOC 21 CS (OL-S)/SCXG" w:date="2025-02-05T11:24:00Z" w16du:dateUtc="2025-02-05T18:24:00Z">
              <w:tcPr>
                <w:tcW w:w="3509" w:type="dxa"/>
                <w:gridSpan w:val="2"/>
              </w:tcPr>
            </w:tcPrChange>
          </w:tcPr>
          <w:p w14:paraId="746F6E29" w14:textId="77777777" w:rsidR="00E23A5D" w:rsidRDefault="00CF1E04">
            <w:pPr>
              <w:pStyle w:val="TableParagraph"/>
              <w:spacing w:line="207" w:lineRule="exact"/>
              <w:ind w:left="118"/>
              <w:rPr>
                <w:sz w:val="18"/>
              </w:rPr>
            </w:pPr>
            <w:r>
              <w:rPr>
                <w:sz w:val="18"/>
              </w:rPr>
              <w:t>UNDERGROUND</w:t>
            </w:r>
            <w:r>
              <w:rPr>
                <w:spacing w:val="-5"/>
                <w:sz w:val="18"/>
              </w:rPr>
              <w:t xml:space="preserve"> </w:t>
            </w:r>
            <w:r>
              <w:rPr>
                <w:sz w:val="18"/>
              </w:rPr>
              <w:t>FUEL</w:t>
            </w:r>
            <w:r>
              <w:rPr>
                <w:spacing w:val="-4"/>
                <w:sz w:val="18"/>
              </w:rPr>
              <w:t xml:space="preserve"> </w:t>
            </w:r>
            <w:r>
              <w:rPr>
                <w:spacing w:val="-2"/>
                <w:sz w:val="18"/>
              </w:rPr>
              <w:t>STORAGE</w:t>
            </w:r>
          </w:p>
        </w:tc>
        <w:tc>
          <w:tcPr>
            <w:tcW w:w="2088" w:type="dxa"/>
            <w:tcPrChange w:id="457" w:author="GRASSEL, MARK C NH-03 USSF SpOC 21 CS (OL-S)/SCXG" w:date="2025-02-05T11:24:00Z" w16du:dateUtc="2025-02-05T18:24:00Z">
              <w:tcPr>
                <w:tcW w:w="2088" w:type="dxa"/>
                <w:gridSpan w:val="2"/>
              </w:tcPr>
            </w:tcPrChange>
          </w:tcPr>
          <w:p w14:paraId="07547A01" w14:textId="77777777" w:rsidR="00E23A5D" w:rsidRDefault="00E23A5D">
            <w:pPr>
              <w:pStyle w:val="TableParagraph"/>
              <w:ind w:left="0"/>
              <w:rPr>
                <w:b/>
                <w:sz w:val="18"/>
              </w:rPr>
            </w:pPr>
          </w:p>
          <w:p w14:paraId="49A14E7E" w14:textId="77777777" w:rsidR="00E23A5D" w:rsidRDefault="00CF1E04">
            <w:pPr>
              <w:pStyle w:val="TableParagraph"/>
              <w:ind w:left="96"/>
              <w:rPr>
                <w:sz w:val="18"/>
              </w:rPr>
            </w:pPr>
            <w:r>
              <w:rPr>
                <w:sz w:val="18"/>
              </w:rPr>
              <w:t>BLDG</w:t>
            </w:r>
            <w:r>
              <w:rPr>
                <w:spacing w:val="-1"/>
                <w:sz w:val="18"/>
              </w:rPr>
              <w:t xml:space="preserve"> </w:t>
            </w:r>
            <w:r>
              <w:rPr>
                <w:spacing w:val="-5"/>
                <w:sz w:val="18"/>
              </w:rPr>
              <w:t>420</w:t>
            </w:r>
          </w:p>
        </w:tc>
        <w:tc>
          <w:tcPr>
            <w:tcW w:w="3091" w:type="dxa"/>
            <w:tcPrChange w:id="458" w:author="GRASSEL, MARK C NH-03 USSF SpOC 21 CS (OL-S)/SCXG" w:date="2025-02-05T11:24:00Z" w16du:dateUtc="2025-02-05T18:24:00Z">
              <w:tcPr>
                <w:tcW w:w="3091" w:type="dxa"/>
                <w:gridSpan w:val="2"/>
              </w:tcPr>
            </w:tcPrChange>
          </w:tcPr>
          <w:p w14:paraId="5043CB0F" w14:textId="77777777" w:rsidR="00E23A5D" w:rsidRDefault="00E23A5D">
            <w:pPr>
              <w:pStyle w:val="TableParagraph"/>
              <w:ind w:left="0"/>
              <w:rPr>
                <w:b/>
                <w:sz w:val="18"/>
              </w:rPr>
            </w:pPr>
          </w:p>
          <w:p w14:paraId="357250D3" w14:textId="77777777" w:rsidR="00E23A5D" w:rsidRDefault="00CF1E04">
            <w:pPr>
              <w:pStyle w:val="TableParagraph"/>
              <w:ind w:left="118"/>
              <w:rPr>
                <w:sz w:val="18"/>
              </w:rPr>
            </w:pPr>
            <w:r>
              <w:rPr>
                <w:sz w:val="18"/>
              </w:rPr>
              <w:t xml:space="preserve">1ST &amp; </w:t>
            </w:r>
            <w:r>
              <w:rPr>
                <w:spacing w:val="-4"/>
                <w:sz w:val="18"/>
              </w:rPr>
              <w:t>ROOF</w:t>
            </w:r>
          </w:p>
        </w:tc>
        <w:tc>
          <w:tcPr>
            <w:tcW w:w="2339" w:type="dxa"/>
            <w:tcPrChange w:id="459" w:author="GRASSEL, MARK C NH-03 USSF SpOC 21 CS (OL-S)/SCXG" w:date="2025-02-05T11:24:00Z" w16du:dateUtc="2025-02-05T18:24:00Z">
              <w:tcPr>
                <w:tcW w:w="2339" w:type="dxa"/>
                <w:gridSpan w:val="2"/>
              </w:tcPr>
            </w:tcPrChange>
          </w:tcPr>
          <w:p w14:paraId="02E6AECD" w14:textId="77777777" w:rsidR="00E23A5D" w:rsidRDefault="00CF1E04">
            <w:pPr>
              <w:pStyle w:val="TableParagraph"/>
              <w:spacing w:line="207" w:lineRule="exact"/>
              <w:ind w:left="97"/>
              <w:rPr>
                <w:sz w:val="18"/>
              </w:rPr>
            </w:pPr>
            <w:r>
              <w:rPr>
                <w:sz w:val="18"/>
              </w:rPr>
              <w:t>INT</w:t>
            </w:r>
            <w:r>
              <w:rPr>
                <w:spacing w:val="-2"/>
                <w:sz w:val="18"/>
              </w:rPr>
              <w:t xml:space="preserve"> </w:t>
            </w:r>
            <w:r>
              <w:rPr>
                <w:sz w:val="18"/>
              </w:rPr>
              <w:t>&amp;</w:t>
            </w:r>
            <w:r>
              <w:rPr>
                <w:spacing w:val="-1"/>
                <w:sz w:val="18"/>
              </w:rPr>
              <w:t xml:space="preserve"> </w:t>
            </w:r>
            <w:r>
              <w:rPr>
                <w:spacing w:val="-5"/>
                <w:sz w:val="18"/>
              </w:rPr>
              <w:t>EXT</w:t>
            </w:r>
          </w:p>
        </w:tc>
      </w:tr>
      <w:tr w:rsidR="00E23A5D" w14:paraId="4D77D4FD" w14:textId="77777777" w:rsidTr="003A7D48">
        <w:trPr>
          <w:trHeight w:val="577"/>
          <w:trPrChange w:id="460" w:author="GRASSEL, MARK C NH-03 USSF SpOC 21 CS (OL-S)/SCXG" w:date="2025-02-05T11:24:00Z" w16du:dateUtc="2025-02-05T18:24:00Z">
            <w:trPr>
              <w:gridAfter w:val="0"/>
              <w:trHeight w:val="577"/>
            </w:trPr>
          </w:trPrChange>
        </w:trPr>
        <w:tc>
          <w:tcPr>
            <w:tcW w:w="3509" w:type="dxa"/>
            <w:tcPrChange w:id="461" w:author="GRASSEL, MARK C NH-03 USSF SpOC 21 CS (OL-S)/SCXG" w:date="2025-02-05T11:24:00Z" w16du:dateUtc="2025-02-05T18:24:00Z">
              <w:tcPr>
                <w:tcW w:w="3509" w:type="dxa"/>
                <w:gridSpan w:val="2"/>
              </w:tcPr>
            </w:tcPrChange>
          </w:tcPr>
          <w:p w14:paraId="07459315" w14:textId="77777777" w:rsidR="00E23A5D" w:rsidRDefault="00E23A5D">
            <w:pPr>
              <w:pStyle w:val="TableParagraph"/>
              <w:ind w:left="0"/>
              <w:rPr>
                <w:b/>
                <w:sz w:val="18"/>
              </w:rPr>
            </w:pPr>
          </w:p>
          <w:p w14:paraId="6C356D91" w14:textId="77777777" w:rsidR="00E23A5D" w:rsidRDefault="00CF1E04">
            <w:pPr>
              <w:pStyle w:val="TableParagraph"/>
              <w:ind w:left="118"/>
              <w:rPr>
                <w:sz w:val="18"/>
              </w:rPr>
            </w:pPr>
            <w:r>
              <w:rPr>
                <w:spacing w:val="-2"/>
                <w:sz w:val="18"/>
              </w:rPr>
              <w:t>ADMINSTRATIVE</w:t>
            </w:r>
          </w:p>
        </w:tc>
        <w:tc>
          <w:tcPr>
            <w:tcW w:w="2088" w:type="dxa"/>
            <w:tcPrChange w:id="462" w:author="GRASSEL, MARK C NH-03 USSF SpOC 21 CS (OL-S)/SCXG" w:date="2025-02-05T11:24:00Z" w16du:dateUtc="2025-02-05T18:24:00Z">
              <w:tcPr>
                <w:tcW w:w="2088" w:type="dxa"/>
                <w:gridSpan w:val="2"/>
              </w:tcPr>
            </w:tcPrChange>
          </w:tcPr>
          <w:p w14:paraId="6537F28F" w14:textId="77777777" w:rsidR="00E23A5D" w:rsidRDefault="00E23A5D">
            <w:pPr>
              <w:pStyle w:val="TableParagraph"/>
              <w:ind w:left="0"/>
              <w:rPr>
                <w:b/>
                <w:sz w:val="18"/>
              </w:rPr>
            </w:pPr>
          </w:p>
          <w:p w14:paraId="782D6EF2" w14:textId="77777777" w:rsidR="00E23A5D" w:rsidRDefault="00CF1E04">
            <w:pPr>
              <w:pStyle w:val="TableParagraph"/>
              <w:ind w:left="96"/>
              <w:rPr>
                <w:sz w:val="18"/>
              </w:rPr>
            </w:pPr>
            <w:r>
              <w:rPr>
                <w:sz w:val="18"/>
              </w:rPr>
              <w:t>BLDG</w:t>
            </w:r>
            <w:r>
              <w:rPr>
                <w:spacing w:val="-1"/>
                <w:sz w:val="18"/>
              </w:rPr>
              <w:t xml:space="preserve"> </w:t>
            </w:r>
            <w:r>
              <w:rPr>
                <w:spacing w:val="-5"/>
                <w:sz w:val="18"/>
              </w:rPr>
              <w:t>442</w:t>
            </w:r>
          </w:p>
        </w:tc>
        <w:tc>
          <w:tcPr>
            <w:tcW w:w="3091" w:type="dxa"/>
            <w:tcPrChange w:id="463" w:author="GRASSEL, MARK C NH-03 USSF SpOC 21 CS (OL-S)/SCXG" w:date="2025-02-05T11:24:00Z" w16du:dateUtc="2025-02-05T18:24:00Z">
              <w:tcPr>
                <w:tcW w:w="3091" w:type="dxa"/>
                <w:gridSpan w:val="2"/>
              </w:tcPr>
            </w:tcPrChange>
          </w:tcPr>
          <w:p w14:paraId="0AC11211" w14:textId="77777777" w:rsidR="00E23A5D" w:rsidRDefault="00CF1E04">
            <w:pPr>
              <w:pStyle w:val="TableParagraph"/>
              <w:tabs>
                <w:tab w:val="left" w:pos="838"/>
                <w:tab w:val="left" w:pos="1750"/>
              </w:tabs>
              <w:ind w:left="118" w:right="1008"/>
              <w:rPr>
                <w:sz w:val="18"/>
              </w:rPr>
            </w:pPr>
            <w:r>
              <w:rPr>
                <w:spacing w:val="-4"/>
                <w:sz w:val="18"/>
              </w:rPr>
              <w:t>ROOF</w:t>
            </w:r>
            <w:r>
              <w:rPr>
                <w:sz w:val="18"/>
              </w:rPr>
              <w:tab/>
            </w:r>
            <w:r>
              <w:rPr>
                <w:spacing w:val="-2"/>
                <w:sz w:val="18"/>
              </w:rPr>
              <w:t>(GROUP</w:t>
            </w:r>
            <w:r>
              <w:rPr>
                <w:sz w:val="18"/>
              </w:rPr>
              <w:tab/>
            </w:r>
            <w:r>
              <w:rPr>
                <w:spacing w:val="-4"/>
                <w:sz w:val="18"/>
              </w:rPr>
              <w:t xml:space="preserve">VIA </w:t>
            </w:r>
            <w:r>
              <w:rPr>
                <w:spacing w:val="-2"/>
                <w:sz w:val="18"/>
              </w:rPr>
              <w:t>AUDIAFLEX)</w:t>
            </w:r>
          </w:p>
        </w:tc>
        <w:tc>
          <w:tcPr>
            <w:tcW w:w="2339" w:type="dxa"/>
            <w:tcPrChange w:id="464" w:author="GRASSEL, MARK C NH-03 USSF SpOC 21 CS (OL-S)/SCXG" w:date="2025-02-05T11:24:00Z" w16du:dateUtc="2025-02-05T18:24:00Z">
              <w:tcPr>
                <w:tcW w:w="2339" w:type="dxa"/>
                <w:gridSpan w:val="2"/>
              </w:tcPr>
            </w:tcPrChange>
          </w:tcPr>
          <w:p w14:paraId="670DCEBC" w14:textId="77777777" w:rsidR="00E23A5D" w:rsidRDefault="00CF1E04">
            <w:pPr>
              <w:pStyle w:val="TableParagraph"/>
              <w:spacing w:line="207" w:lineRule="exact"/>
              <w:ind w:left="97"/>
              <w:rPr>
                <w:sz w:val="18"/>
              </w:rPr>
            </w:pPr>
            <w:r>
              <w:rPr>
                <w:spacing w:val="-2"/>
                <w:sz w:val="18"/>
              </w:rPr>
              <w:t>EXTERNAL</w:t>
            </w:r>
          </w:p>
        </w:tc>
      </w:tr>
      <w:tr w:rsidR="00E23A5D" w14:paraId="3E34BBF1" w14:textId="77777777" w:rsidTr="003A7D48">
        <w:trPr>
          <w:trHeight w:val="576"/>
          <w:trPrChange w:id="465" w:author="GRASSEL, MARK C NH-03 USSF SpOC 21 CS (OL-S)/SCXG" w:date="2025-02-05T11:24:00Z" w16du:dateUtc="2025-02-05T18:24:00Z">
            <w:trPr>
              <w:gridAfter w:val="0"/>
              <w:trHeight w:val="576"/>
            </w:trPr>
          </w:trPrChange>
        </w:trPr>
        <w:tc>
          <w:tcPr>
            <w:tcW w:w="3509" w:type="dxa"/>
            <w:tcPrChange w:id="466" w:author="GRASSEL, MARK C NH-03 USSF SpOC 21 CS (OL-S)/SCXG" w:date="2025-02-05T11:24:00Z" w16du:dateUtc="2025-02-05T18:24:00Z">
              <w:tcPr>
                <w:tcW w:w="3509" w:type="dxa"/>
                <w:gridSpan w:val="2"/>
              </w:tcPr>
            </w:tcPrChange>
          </w:tcPr>
          <w:p w14:paraId="77486CFB" w14:textId="77777777" w:rsidR="00E23A5D" w:rsidRDefault="00CF1E04">
            <w:pPr>
              <w:pStyle w:val="TableParagraph"/>
              <w:spacing w:line="207" w:lineRule="exact"/>
              <w:ind w:left="118"/>
              <w:rPr>
                <w:sz w:val="18"/>
              </w:rPr>
            </w:pPr>
            <w:r>
              <w:rPr>
                <w:sz w:val="18"/>
              </w:rPr>
              <w:t>CIVIL</w:t>
            </w:r>
            <w:r>
              <w:rPr>
                <w:spacing w:val="-2"/>
                <w:sz w:val="18"/>
              </w:rPr>
              <w:t xml:space="preserve"> </w:t>
            </w:r>
            <w:r>
              <w:rPr>
                <w:sz w:val="18"/>
              </w:rPr>
              <w:t>ENG</w:t>
            </w:r>
            <w:r>
              <w:rPr>
                <w:spacing w:val="-3"/>
                <w:sz w:val="18"/>
              </w:rPr>
              <w:t xml:space="preserve"> </w:t>
            </w:r>
            <w:r>
              <w:rPr>
                <w:sz w:val="18"/>
              </w:rPr>
              <w:t>/</w:t>
            </w:r>
            <w:r>
              <w:rPr>
                <w:spacing w:val="-3"/>
                <w:sz w:val="18"/>
              </w:rPr>
              <w:t xml:space="preserve"> </w:t>
            </w:r>
            <w:r>
              <w:rPr>
                <w:sz w:val="18"/>
              </w:rPr>
              <w:t>AMBULANCE</w:t>
            </w:r>
            <w:r>
              <w:rPr>
                <w:spacing w:val="-1"/>
                <w:sz w:val="18"/>
              </w:rPr>
              <w:t xml:space="preserve"> </w:t>
            </w:r>
            <w:r>
              <w:rPr>
                <w:spacing w:val="-5"/>
                <w:sz w:val="18"/>
              </w:rPr>
              <w:t>BAY</w:t>
            </w:r>
          </w:p>
        </w:tc>
        <w:tc>
          <w:tcPr>
            <w:tcW w:w="2088" w:type="dxa"/>
            <w:tcPrChange w:id="467" w:author="GRASSEL, MARK C NH-03 USSF SpOC 21 CS (OL-S)/SCXG" w:date="2025-02-05T11:24:00Z" w16du:dateUtc="2025-02-05T18:24:00Z">
              <w:tcPr>
                <w:tcW w:w="2088" w:type="dxa"/>
                <w:gridSpan w:val="2"/>
              </w:tcPr>
            </w:tcPrChange>
          </w:tcPr>
          <w:p w14:paraId="6DFB9E20" w14:textId="77777777" w:rsidR="00E23A5D" w:rsidRDefault="00E23A5D">
            <w:pPr>
              <w:pStyle w:val="TableParagraph"/>
              <w:ind w:left="0"/>
              <w:rPr>
                <w:b/>
                <w:sz w:val="18"/>
              </w:rPr>
            </w:pPr>
          </w:p>
          <w:p w14:paraId="54C5EED7" w14:textId="77777777" w:rsidR="00E23A5D" w:rsidRDefault="00CF1E04">
            <w:pPr>
              <w:pStyle w:val="TableParagraph"/>
              <w:ind w:left="118"/>
              <w:rPr>
                <w:sz w:val="18"/>
              </w:rPr>
            </w:pPr>
            <w:r>
              <w:rPr>
                <w:sz w:val="18"/>
              </w:rPr>
              <w:t>BLDG</w:t>
            </w:r>
            <w:r>
              <w:rPr>
                <w:spacing w:val="-1"/>
                <w:sz w:val="18"/>
              </w:rPr>
              <w:t xml:space="preserve"> </w:t>
            </w:r>
            <w:r>
              <w:rPr>
                <w:spacing w:val="-5"/>
                <w:sz w:val="18"/>
              </w:rPr>
              <w:t>500</w:t>
            </w:r>
          </w:p>
        </w:tc>
        <w:tc>
          <w:tcPr>
            <w:tcW w:w="3091" w:type="dxa"/>
            <w:tcPrChange w:id="468" w:author="GRASSEL, MARK C NH-03 USSF SpOC 21 CS (OL-S)/SCXG" w:date="2025-02-05T11:24:00Z" w16du:dateUtc="2025-02-05T18:24:00Z">
              <w:tcPr>
                <w:tcW w:w="3091" w:type="dxa"/>
                <w:gridSpan w:val="2"/>
              </w:tcPr>
            </w:tcPrChange>
          </w:tcPr>
          <w:p w14:paraId="25AD8930" w14:textId="77777777" w:rsidR="00E23A5D" w:rsidRDefault="00CF1E04">
            <w:pPr>
              <w:pStyle w:val="TableParagraph"/>
              <w:tabs>
                <w:tab w:val="left" w:pos="838"/>
                <w:tab w:val="left" w:pos="1750"/>
              </w:tabs>
              <w:ind w:left="118" w:right="1008"/>
              <w:rPr>
                <w:sz w:val="18"/>
              </w:rPr>
            </w:pPr>
            <w:r>
              <w:rPr>
                <w:spacing w:val="-4"/>
                <w:sz w:val="18"/>
              </w:rPr>
              <w:t>ROOF</w:t>
            </w:r>
            <w:r>
              <w:rPr>
                <w:sz w:val="18"/>
              </w:rPr>
              <w:tab/>
            </w:r>
            <w:r>
              <w:rPr>
                <w:spacing w:val="-2"/>
                <w:sz w:val="18"/>
              </w:rPr>
              <w:t>(GROUP</w:t>
            </w:r>
            <w:r>
              <w:rPr>
                <w:sz w:val="18"/>
              </w:rPr>
              <w:tab/>
            </w:r>
            <w:r>
              <w:rPr>
                <w:spacing w:val="-4"/>
                <w:sz w:val="18"/>
              </w:rPr>
              <w:t xml:space="preserve">VIA </w:t>
            </w:r>
            <w:r>
              <w:rPr>
                <w:spacing w:val="-2"/>
                <w:sz w:val="18"/>
              </w:rPr>
              <w:t>AUDIAFLEX)</w:t>
            </w:r>
          </w:p>
        </w:tc>
        <w:tc>
          <w:tcPr>
            <w:tcW w:w="2339" w:type="dxa"/>
            <w:tcPrChange w:id="469" w:author="GRASSEL, MARK C NH-03 USSF SpOC 21 CS (OL-S)/SCXG" w:date="2025-02-05T11:24:00Z" w16du:dateUtc="2025-02-05T18:24:00Z">
              <w:tcPr>
                <w:tcW w:w="2339" w:type="dxa"/>
                <w:gridSpan w:val="2"/>
              </w:tcPr>
            </w:tcPrChange>
          </w:tcPr>
          <w:p w14:paraId="37924F52" w14:textId="77777777" w:rsidR="00E23A5D" w:rsidRDefault="00CF1E04">
            <w:pPr>
              <w:pStyle w:val="TableParagraph"/>
              <w:spacing w:line="207" w:lineRule="exact"/>
              <w:ind w:left="97"/>
              <w:rPr>
                <w:sz w:val="18"/>
              </w:rPr>
            </w:pPr>
            <w:r>
              <w:rPr>
                <w:spacing w:val="-2"/>
                <w:sz w:val="18"/>
              </w:rPr>
              <w:t>EXTERNAL</w:t>
            </w:r>
          </w:p>
        </w:tc>
      </w:tr>
      <w:tr w:rsidR="00E23A5D" w14:paraId="701C954A" w14:textId="77777777" w:rsidTr="003A7D48">
        <w:trPr>
          <w:trHeight w:val="578"/>
          <w:trPrChange w:id="470" w:author="GRASSEL, MARK C NH-03 USSF SpOC 21 CS (OL-S)/SCXG" w:date="2025-02-05T11:24:00Z" w16du:dateUtc="2025-02-05T18:24:00Z">
            <w:trPr>
              <w:gridAfter w:val="0"/>
              <w:trHeight w:val="578"/>
            </w:trPr>
          </w:trPrChange>
        </w:trPr>
        <w:tc>
          <w:tcPr>
            <w:tcW w:w="3509" w:type="dxa"/>
            <w:tcPrChange w:id="471" w:author="GRASSEL, MARK C NH-03 USSF SpOC 21 CS (OL-S)/SCXG" w:date="2025-02-05T11:24:00Z" w16du:dateUtc="2025-02-05T18:24:00Z">
              <w:tcPr>
                <w:tcW w:w="3509" w:type="dxa"/>
                <w:gridSpan w:val="2"/>
              </w:tcPr>
            </w:tcPrChange>
          </w:tcPr>
          <w:p w14:paraId="70DF9E56" w14:textId="77777777" w:rsidR="00E23A5D" w:rsidRDefault="00E23A5D">
            <w:pPr>
              <w:pStyle w:val="TableParagraph"/>
              <w:ind w:left="0"/>
              <w:rPr>
                <w:b/>
                <w:sz w:val="18"/>
              </w:rPr>
            </w:pPr>
          </w:p>
          <w:p w14:paraId="0DC2A7EF" w14:textId="77777777" w:rsidR="00E23A5D" w:rsidRDefault="00CF1E04">
            <w:pPr>
              <w:pStyle w:val="TableParagraph"/>
              <w:ind w:left="118"/>
              <w:rPr>
                <w:sz w:val="18"/>
              </w:rPr>
            </w:pPr>
            <w:r>
              <w:rPr>
                <w:sz w:val="18"/>
              </w:rPr>
              <w:t>POWER</w:t>
            </w:r>
            <w:r>
              <w:rPr>
                <w:spacing w:val="-4"/>
                <w:sz w:val="18"/>
              </w:rPr>
              <w:t xml:space="preserve"> </w:t>
            </w:r>
            <w:r>
              <w:rPr>
                <w:spacing w:val="-2"/>
                <w:sz w:val="18"/>
              </w:rPr>
              <w:t>PLANT</w:t>
            </w:r>
          </w:p>
        </w:tc>
        <w:tc>
          <w:tcPr>
            <w:tcW w:w="2088" w:type="dxa"/>
            <w:tcPrChange w:id="472" w:author="GRASSEL, MARK C NH-03 USSF SpOC 21 CS (OL-S)/SCXG" w:date="2025-02-05T11:24:00Z" w16du:dateUtc="2025-02-05T18:24:00Z">
              <w:tcPr>
                <w:tcW w:w="2088" w:type="dxa"/>
                <w:gridSpan w:val="2"/>
              </w:tcPr>
            </w:tcPrChange>
          </w:tcPr>
          <w:p w14:paraId="44E871BC" w14:textId="77777777" w:rsidR="00E23A5D" w:rsidRDefault="00E23A5D">
            <w:pPr>
              <w:pStyle w:val="TableParagraph"/>
              <w:ind w:left="0"/>
              <w:rPr>
                <w:b/>
                <w:sz w:val="18"/>
              </w:rPr>
            </w:pPr>
          </w:p>
          <w:p w14:paraId="0E6265F9" w14:textId="77777777" w:rsidR="00E23A5D" w:rsidRDefault="00CF1E04">
            <w:pPr>
              <w:pStyle w:val="TableParagraph"/>
              <w:ind w:left="118"/>
              <w:rPr>
                <w:sz w:val="18"/>
              </w:rPr>
            </w:pPr>
            <w:r>
              <w:rPr>
                <w:sz w:val="18"/>
              </w:rPr>
              <w:t>BLDG</w:t>
            </w:r>
            <w:r>
              <w:rPr>
                <w:spacing w:val="-1"/>
                <w:sz w:val="18"/>
              </w:rPr>
              <w:t xml:space="preserve"> </w:t>
            </w:r>
            <w:r>
              <w:rPr>
                <w:spacing w:val="-5"/>
                <w:sz w:val="18"/>
              </w:rPr>
              <w:t>600</w:t>
            </w:r>
          </w:p>
        </w:tc>
        <w:tc>
          <w:tcPr>
            <w:tcW w:w="3091" w:type="dxa"/>
            <w:tcPrChange w:id="473" w:author="GRASSEL, MARK C NH-03 USSF SpOC 21 CS (OL-S)/SCXG" w:date="2025-02-05T11:24:00Z" w16du:dateUtc="2025-02-05T18:24:00Z">
              <w:tcPr>
                <w:tcW w:w="3091" w:type="dxa"/>
                <w:gridSpan w:val="2"/>
              </w:tcPr>
            </w:tcPrChange>
          </w:tcPr>
          <w:p w14:paraId="193072D0" w14:textId="77777777" w:rsidR="00E23A5D" w:rsidRDefault="00CF1E04">
            <w:pPr>
              <w:pStyle w:val="TableParagraph"/>
              <w:tabs>
                <w:tab w:val="left" w:pos="838"/>
                <w:tab w:val="left" w:pos="1750"/>
              </w:tabs>
              <w:ind w:left="118" w:right="1008"/>
              <w:rPr>
                <w:sz w:val="18"/>
              </w:rPr>
            </w:pPr>
            <w:r>
              <w:rPr>
                <w:spacing w:val="-4"/>
                <w:sz w:val="18"/>
              </w:rPr>
              <w:t>ROOF</w:t>
            </w:r>
            <w:r>
              <w:rPr>
                <w:sz w:val="18"/>
              </w:rPr>
              <w:tab/>
            </w:r>
            <w:r>
              <w:rPr>
                <w:spacing w:val="-2"/>
                <w:sz w:val="18"/>
              </w:rPr>
              <w:t>(GROUP</w:t>
            </w:r>
            <w:r>
              <w:rPr>
                <w:sz w:val="18"/>
              </w:rPr>
              <w:tab/>
            </w:r>
            <w:r>
              <w:rPr>
                <w:spacing w:val="-4"/>
                <w:sz w:val="18"/>
              </w:rPr>
              <w:t xml:space="preserve">VIA </w:t>
            </w:r>
            <w:r>
              <w:rPr>
                <w:spacing w:val="-2"/>
                <w:sz w:val="18"/>
              </w:rPr>
              <w:t>AUDIAFLEX)</w:t>
            </w:r>
          </w:p>
        </w:tc>
        <w:tc>
          <w:tcPr>
            <w:tcW w:w="2339" w:type="dxa"/>
            <w:tcPrChange w:id="474" w:author="GRASSEL, MARK C NH-03 USSF SpOC 21 CS (OL-S)/SCXG" w:date="2025-02-05T11:24:00Z" w16du:dateUtc="2025-02-05T18:24:00Z">
              <w:tcPr>
                <w:tcW w:w="2339" w:type="dxa"/>
                <w:gridSpan w:val="2"/>
              </w:tcPr>
            </w:tcPrChange>
          </w:tcPr>
          <w:p w14:paraId="13EE8752" w14:textId="77777777" w:rsidR="00E23A5D" w:rsidRDefault="00CF1E04">
            <w:pPr>
              <w:pStyle w:val="TableParagraph"/>
              <w:spacing w:line="207" w:lineRule="exact"/>
              <w:ind w:left="97"/>
              <w:rPr>
                <w:sz w:val="18"/>
              </w:rPr>
            </w:pPr>
            <w:r>
              <w:rPr>
                <w:spacing w:val="-2"/>
                <w:sz w:val="18"/>
              </w:rPr>
              <w:t>EXTERNAL</w:t>
            </w:r>
          </w:p>
        </w:tc>
      </w:tr>
    </w:tbl>
    <w:p w14:paraId="144A5D23" w14:textId="77777777" w:rsidR="00E23A5D" w:rsidRDefault="00E23A5D">
      <w:pPr>
        <w:spacing w:line="207" w:lineRule="exact"/>
        <w:rPr>
          <w:sz w:val="18"/>
        </w:rPr>
        <w:sectPr w:rsidR="00E23A5D">
          <w:pgSz w:w="12240" w:h="15840"/>
          <w:pgMar w:top="1240" w:right="400" w:bottom="280" w:left="80" w:header="857" w:footer="0" w:gutter="0"/>
          <w:cols w:space="720"/>
        </w:sectPr>
      </w:pPr>
    </w:p>
    <w:p w14:paraId="738610EB" w14:textId="77777777" w:rsidR="00E23A5D" w:rsidRDefault="00E23A5D">
      <w:pPr>
        <w:pStyle w:val="BodyText"/>
        <w:rPr>
          <w:b/>
          <w:sz w:val="7"/>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Change w:id="475" w:author="GRASSEL, MARK C NH-03 USSF SpOC 21 CS (OL-S)/SCXG" w:date="2025-02-05T11:24:00Z" w16du:dateUtc="2025-02-05T18:24:00Z">
          <w:tblPr>
            <w:tblW w:w="0" w:type="auto"/>
            <w:tblInd w:w="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PrChange>
      </w:tblPr>
      <w:tblGrid>
        <w:gridCol w:w="3509"/>
        <w:gridCol w:w="2088"/>
        <w:gridCol w:w="3091"/>
        <w:gridCol w:w="2339"/>
        <w:tblGridChange w:id="476">
          <w:tblGrid>
            <w:gridCol w:w="194"/>
            <w:gridCol w:w="3315"/>
            <w:gridCol w:w="194"/>
            <w:gridCol w:w="1894"/>
            <w:gridCol w:w="194"/>
            <w:gridCol w:w="2897"/>
            <w:gridCol w:w="194"/>
            <w:gridCol w:w="2145"/>
            <w:gridCol w:w="194"/>
          </w:tblGrid>
        </w:tblGridChange>
      </w:tblGrid>
      <w:tr w:rsidR="00E23A5D" w14:paraId="22DD34F7" w14:textId="77777777" w:rsidTr="003A7D48">
        <w:trPr>
          <w:trHeight w:val="299"/>
          <w:trPrChange w:id="477" w:author="GRASSEL, MARK C NH-03 USSF SpOC 21 CS (OL-S)/SCXG" w:date="2025-02-05T11:24:00Z" w16du:dateUtc="2025-02-05T18:24:00Z">
            <w:trPr>
              <w:gridAfter w:val="0"/>
              <w:trHeight w:val="299"/>
            </w:trPr>
          </w:trPrChange>
        </w:trPr>
        <w:tc>
          <w:tcPr>
            <w:tcW w:w="3509" w:type="dxa"/>
            <w:tcPrChange w:id="478" w:author="GRASSEL, MARK C NH-03 USSF SpOC 21 CS (OL-S)/SCXG" w:date="2025-02-05T11:24:00Z" w16du:dateUtc="2025-02-05T18:24:00Z">
              <w:tcPr>
                <w:tcW w:w="3509" w:type="dxa"/>
                <w:gridSpan w:val="2"/>
              </w:tcPr>
            </w:tcPrChange>
          </w:tcPr>
          <w:p w14:paraId="5ADE5DED" w14:textId="77777777" w:rsidR="00E23A5D" w:rsidRDefault="00CF1E04">
            <w:pPr>
              <w:pStyle w:val="TableParagraph"/>
              <w:spacing w:line="207" w:lineRule="exact"/>
              <w:ind w:left="118"/>
              <w:rPr>
                <w:sz w:val="18"/>
              </w:rPr>
            </w:pPr>
            <w:r>
              <w:rPr>
                <w:spacing w:val="-2"/>
                <w:sz w:val="18"/>
              </w:rPr>
              <w:t>DOMSAT</w:t>
            </w:r>
          </w:p>
        </w:tc>
        <w:tc>
          <w:tcPr>
            <w:tcW w:w="2088" w:type="dxa"/>
            <w:tcPrChange w:id="479" w:author="GRASSEL, MARK C NH-03 USSF SpOC 21 CS (OL-S)/SCXG" w:date="2025-02-05T11:24:00Z" w16du:dateUtc="2025-02-05T18:24:00Z">
              <w:tcPr>
                <w:tcW w:w="2088" w:type="dxa"/>
                <w:gridSpan w:val="2"/>
              </w:tcPr>
            </w:tcPrChange>
          </w:tcPr>
          <w:p w14:paraId="7BC38BEF" w14:textId="77777777" w:rsidR="00E23A5D" w:rsidRDefault="00CF1E04">
            <w:pPr>
              <w:pStyle w:val="TableParagraph"/>
              <w:spacing w:line="207" w:lineRule="exact"/>
              <w:ind w:left="118"/>
              <w:rPr>
                <w:sz w:val="18"/>
              </w:rPr>
            </w:pPr>
            <w:r>
              <w:rPr>
                <w:sz w:val="18"/>
              </w:rPr>
              <w:t>BLDG</w:t>
            </w:r>
            <w:r>
              <w:rPr>
                <w:spacing w:val="-2"/>
                <w:sz w:val="18"/>
              </w:rPr>
              <w:t xml:space="preserve"> </w:t>
            </w:r>
            <w:r>
              <w:rPr>
                <w:spacing w:val="-5"/>
                <w:sz w:val="18"/>
              </w:rPr>
              <w:t>612</w:t>
            </w:r>
          </w:p>
        </w:tc>
        <w:tc>
          <w:tcPr>
            <w:tcW w:w="3091" w:type="dxa"/>
            <w:tcPrChange w:id="480" w:author="GRASSEL, MARK C NH-03 USSF SpOC 21 CS (OL-S)/SCXG" w:date="2025-02-05T11:24:00Z" w16du:dateUtc="2025-02-05T18:24:00Z">
              <w:tcPr>
                <w:tcW w:w="3091" w:type="dxa"/>
                <w:gridSpan w:val="2"/>
              </w:tcPr>
            </w:tcPrChange>
          </w:tcPr>
          <w:p w14:paraId="4C92BC13" w14:textId="77777777" w:rsidR="00E23A5D" w:rsidRDefault="00CF1E04">
            <w:pPr>
              <w:pStyle w:val="TableParagraph"/>
              <w:spacing w:line="207" w:lineRule="exact"/>
              <w:ind w:left="118"/>
              <w:rPr>
                <w:sz w:val="18"/>
              </w:rPr>
            </w:pPr>
            <w:r>
              <w:rPr>
                <w:spacing w:val="-4"/>
                <w:sz w:val="18"/>
              </w:rPr>
              <w:t>ROOF</w:t>
            </w:r>
          </w:p>
        </w:tc>
        <w:tc>
          <w:tcPr>
            <w:tcW w:w="2339" w:type="dxa"/>
            <w:tcPrChange w:id="481" w:author="GRASSEL, MARK C NH-03 USSF SpOC 21 CS (OL-S)/SCXG" w:date="2025-02-05T11:24:00Z" w16du:dateUtc="2025-02-05T18:24:00Z">
              <w:tcPr>
                <w:tcW w:w="2339" w:type="dxa"/>
                <w:gridSpan w:val="2"/>
              </w:tcPr>
            </w:tcPrChange>
          </w:tcPr>
          <w:p w14:paraId="26EAFA4A" w14:textId="77777777" w:rsidR="00E23A5D" w:rsidRDefault="00CF1E04">
            <w:pPr>
              <w:pStyle w:val="TableParagraph"/>
              <w:spacing w:line="207" w:lineRule="exact"/>
              <w:ind w:left="97"/>
              <w:rPr>
                <w:sz w:val="18"/>
              </w:rPr>
            </w:pPr>
            <w:r>
              <w:rPr>
                <w:spacing w:val="-2"/>
                <w:sz w:val="18"/>
              </w:rPr>
              <w:t>EXTERNAL</w:t>
            </w:r>
          </w:p>
        </w:tc>
      </w:tr>
      <w:tr w:rsidR="00E23A5D" w14:paraId="501C5052" w14:textId="77777777" w:rsidTr="003A7D48">
        <w:trPr>
          <w:trHeight w:val="302"/>
          <w:trPrChange w:id="482" w:author="GRASSEL, MARK C NH-03 USSF SpOC 21 CS (OL-S)/SCXG" w:date="2025-02-05T11:24:00Z" w16du:dateUtc="2025-02-05T18:24:00Z">
            <w:trPr>
              <w:gridAfter w:val="0"/>
              <w:trHeight w:val="302"/>
            </w:trPr>
          </w:trPrChange>
        </w:trPr>
        <w:tc>
          <w:tcPr>
            <w:tcW w:w="3509" w:type="dxa"/>
            <w:tcPrChange w:id="483" w:author="GRASSEL, MARK C NH-03 USSF SpOC 21 CS (OL-S)/SCXG" w:date="2025-02-05T11:24:00Z" w16du:dateUtc="2025-02-05T18:24:00Z">
              <w:tcPr>
                <w:tcW w:w="3509" w:type="dxa"/>
                <w:gridSpan w:val="2"/>
              </w:tcPr>
            </w:tcPrChange>
          </w:tcPr>
          <w:p w14:paraId="2946B2C8" w14:textId="77777777" w:rsidR="00E23A5D" w:rsidRDefault="00CF1E04">
            <w:pPr>
              <w:pStyle w:val="TableParagraph"/>
              <w:spacing w:line="207" w:lineRule="exact"/>
              <w:ind w:left="118"/>
              <w:rPr>
                <w:sz w:val="18"/>
              </w:rPr>
            </w:pPr>
            <w:r>
              <w:rPr>
                <w:sz w:val="18"/>
              </w:rPr>
              <w:t>DSCS</w:t>
            </w:r>
            <w:r>
              <w:rPr>
                <w:spacing w:val="-4"/>
                <w:sz w:val="18"/>
              </w:rPr>
              <w:t xml:space="preserve"> </w:t>
            </w:r>
            <w:r>
              <w:rPr>
                <w:spacing w:val="-2"/>
                <w:sz w:val="18"/>
              </w:rPr>
              <w:t>(USAF)</w:t>
            </w:r>
          </w:p>
        </w:tc>
        <w:tc>
          <w:tcPr>
            <w:tcW w:w="2088" w:type="dxa"/>
            <w:tcPrChange w:id="484" w:author="GRASSEL, MARK C NH-03 USSF SpOC 21 CS (OL-S)/SCXG" w:date="2025-02-05T11:24:00Z" w16du:dateUtc="2025-02-05T18:24:00Z">
              <w:tcPr>
                <w:tcW w:w="2088" w:type="dxa"/>
                <w:gridSpan w:val="2"/>
              </w:tcPr>
            </w:tcPrChange>
          </w:tcPr>
          <w:p w14:paraId="471AE478" w14:textId="77777777" w:rsidR="00E23A5D" w:rsidRDefault="00CF1E04">
            <w:pPr>
              <w:pStyle w:val="TableParagraph"/>
              <w:spacing w:line="207" w:lineRule="exact"/>
              <w:ind w:left="118"/>
              <w:rPr>
                <w:sz w:val="18"/>
              </w:rPr>
            </w:pPr>
            <w:r>
              <w:rPr>
                <w:sz w:val="18"/>
              </w:rPr>
              <w:t>BLDG</w:t>
            </w:r>
            <w:r>
              <w:rPr>
                <w:spacing w:val="-1"/>
                <w:sz w:val="18"/>
              </w:rPr>
              <w:t xml:space="preserve"> </w:t>
            </w:r>
            <w:r>
              <w:rPr>
                <w:spacing w:val="-5"/>
                <w:sz w:val="18"/>
              </w:rPr>
              <w:t>700</w:t>
            </w:r>
          </w:p>
        </w:tc>
        <w:tc>
          <w:tcPr>
            <w:tcW w:w="3091" w:type="dxa"/>
            <w:tcPrChange w:id="485" w:author="GRASSEL, MARK C NH-03 USSF SpOC 21 CS (OL-S)/SCXG" w:date="2025-02-05T11:24:00Z" w16du:dateUtc="2025-02-05T18:24:00Z">
              <w:tcPr>
                <w:tcW w:w="3091" w:type="dxa"/>
                <w:gridSpan w:val="2"/>
              </w:tcPr>
            </w:tcPrChange>
          </w:tcPr>
          <w:p w14:paraId="173EFAAD" w14:textId="77777777" w:rsidR="00E23A5D" w:rsidRDefault="00CF1E04">
            <w:pPr>
              <w:pStyle w:val="TableParagraph"/>
              <w:spacing w:line="207" w:lineRule="exact"/>
              <w:ind w:left="118"/>
              <w:rPr>
                <w:sz w:val="18"/>
              </w:rPr>
            </w:pPr>
            <w:r>
              <w:rPr>
                <w:spacing w:val="-4"/>
                <w:sz w:val="18"/>
              </w:rPr>
              <w:t>ROOF</w:t>
            </w:r>
          </w:p>
        </w:tc>
        <w:tc>
          <w:tcPr>
            <w:tcW w:w="2339" w:type="dxa"/>
            <w:tcPrChange w:id="486" w:author="GRASSEL, MARK C NH-03 USSF SpOC 21 CS (OL-S)/SCXG" w:date="2025-02-05T11:24:00Z" w16du:dateUtc="2025-02-05T18:24:00Z">
              <w:tcPr>
                <w:tcW w:w="2339" w:type="dxa"/>
                <w:gridSpan w:val="2"/>
              </w:tcPr>
            </w:tcPrChange>
          </w:tcPr>
          <w:p w14:paraId="5C529F30" w14:textId="77777777" w:rsidR="00E23A5D" w:rsidRDefault="00CF1E04">
            <w:pPr>
              <w:pStyle w:val="TableParagraph"/>
              <w:spacing w:line="207" w:lineRule="exact"/>
              <w:ind w:left="97"/>
              <w:rPr>
                <w:sz w:val="18"/>
              </w:rPr>
            </w:pPr>
            <w:r>
              <w:rPr>
                <w:spacing w:val="-2"/>
                <w:sz w:val="18"/>
              </w:rPr>
              <w:t>EXTERNAL</w:t>
            </w:r>
          </w:p>
        </w:tc>
      </w:tr>
    </w:tbl>
    <w:p w14:paraId="637805D2" w14:textId="77777777" w:rsidR="00E23A5D" w:rsidRDefault="00E23A5D">
      <w:pPr>
        <w:pStyle w:val="BodyText"/>
        <w:rPr>
          <w:b/>
        </w:rPr>
      </w:pPr>
    </w:p>
    <w:p w14:paraId="463F29E8" w14:textId="77777777" w:rsidR="00E23A5D" w:rsidRDefault="00E23A5D">
      <w:pPr>
        <w:pStyle w:val="BodyText"/>
        <w:rPr>
          <w:b/>
        </w:rPr>
      </w:pPr>
    </w:p>
    <w:p w14:paraId="559F2A05" w14:textId="40108F9D" w:rsidR="00E23A5D" w:rsidRDefault="00CF1E04">
      <w:pPr>
        <w:pStyle w:val="BodyText"/>
        <w:tabs>
          <w:tab w:val="left" w:pos="720"/>
          <w:tab w:val="left" w:pos="11250"/>
        </w:tabs>
        <w:ind w:left="720" w:right="420"/>
        <w:jc w:val="both"/>
        <w:pPrChange w:id="487" w:author="GRASSEL, MARK C NH-03 USSF SpOC 21 CS (OL-S)/SCXG" w:date="2025-02-05T09:29:00Z" w16du:dateUtc="2025-02-05T16:29:00Z">
          <w:pPr>
            <w:pStyle w:val="BodyText"/>
            <w:ind w:left="1358" w:right="1032"/>
            <w:jc w:val="both"/>
          </w:pPr>
        </w:pPrChange>
      </w:pPr>
      <w:r>
        <w:rPr>
          <w:b/>
        </w:rPr>
        <w:t>1.</w:t>
      </w:r>
      <w:ins w:id="488" w:author="GRASSEL, MARK C NH-03 USSF SpOC 21 CS (OL-S)/SCXG" w:date="2025-02-05T09:09:00Z" w16du:dateUtc="2025-02-05T16:09:00Z">
        <w:r w:rsidR="00BC795A">
          <w:rPr>
            <w:b/>
          </w:rPr>
          <w:t>9</w:t>
        </w:r>
      </w:ins>
      <w:del w:id="489" w:author="GRASSEL, MARK C NH-03 USSF SpOC 21 CS (OL-S)/SCXG" w:date="2025-02-05T09:09:00Z" w16du:dateUtc="2025-02-05T16:09:00Z">
        <w:r w:rsidDel="00BC795A">
          <w:rPr>
            <w:b/>
          </w:rPr>
          <w:delText>6</w:delText>
        </w:r>
      </w:del>
      <w:r>
        <w:rPr>
          <w:b/>
          <w:spacing w:val="80"/>
        </w:rPr>
        <w:t xml:space="preserve">  </w:t>
      </w:r>
      <w:r>
        <w:rPr>
          <w:b/>
        </w:rPr>
        <w:t xml:space="preserve">Quality Assurance: </w:t>
      </w:r>
      <w:r>
        <w:t>The Government shall evaluate the Contractor’s performance under this contract in accordance with the Performance Requirements Summary (PRS). This PRS is primarily</w:t>
      </w:r>
      <w:r>
        <w:rPr>
          <w:spacing w:val="-9"/>
        </w:rPr>
        <w:t xml:space="preserve"> </w:t>
      </w:r>
      <w:r>
        <w:t>focused</w:t>
      </w:r>
      <w:r>
        <w:rPr>
          <w:spacing w:val="-7"/>
        </w:rPr>
        <w:t xml:space="preserve"> </w:t>
      </w:r>
      <w:r>
        <w:t>on</w:t>
      </w:r>
      <w:r>
        <w:rPr>
          <w:spacing w:val="-7"/>
        </w:rPr>
        <w:t xml:space="preserve"> </w:t>
      </w:r>
      <w:r>
        <w:t>what</w:t>
      </w:r>
      <w:r>
        <w:rPr>
          <w:spacing w:val="-8"/>
        </w:rPr>
        <w:t xml:space="preserve"> </w:t>
      </w:r>
      <w:r>
        <w:t>the</w:t>
      </w:r>
      <w:r>
        <w:rPr>
          <w:spacing w:val="-7"/>
        </w:rPr>
        <w:t xml:space="preserve"> </w:t>
      </w:r>
      <w:r>
        <w:t>Government</w:t>
      </w:r>
      <w:r>
        <w:rPr>
          <w:spacing w:val="-8"/>
        </w:rPr>
        <w:t xml:space="preserve"> </w:t>
      </w:r>
      <w:r>
        <w:t>must</w:t>
      </w:r>
      <w:r>
        <w:rPr>
          <w:spacing w:val="-8"/>
        </w:rPr>
        <w:t xml:space="preserve"> </w:t>
      </w:r>
      <w:r>
        <w:t>do</w:t>
      </w:r>
      <w:r>
        <w:rPr>
          <w:spacing w:val="-7"/>
        </w:rPr>
        <w:t xml:space="preserve"> </w:t>
      </w:r>
      <w:r>
        <w:t>to</w:t>
      </w:r>
      <w:r>
        <w:rPr>
          <w:spacing w:val="-7"/>
        </w:rPr>
        <w:t xml:space="preserve"> </w:t>
      </w:r>
      <w:r>
        <w:t>ensure</w:t>
      </w:r>
      <w:r>
        <w:rPr>
          <w:spacing w:val="-9"/>
        </w:rPr>
        <w:t xml:space="preserve"> </w:t>
      </w:r>
      <w:r>
        <w:t>that</w:t>
      </w:r>
      <w:r>
        <w:rPr>
          <w:spacing w:val="-8"/>
        </w:rPr>
        <w:t xml:space="preserve"> </w:t>
      </w:r>
      <w:r>
        <w:t>the</w:t>
      </w:r>
      <w:r>
        <w:rPr>
          <w:spacing w:val="-8"/>
        </w:rPr>
        <w:t xml:space="preserve"> </w:t>
      </w:r>
      <w:r>
        <w:t>Contractor</w:t>
      </w:r>
      <w:r>
        <w:rPr>
          <w:spacing w:val="-8"/>
        </w:rPr>
        <w:t xml:space="preserve"> </w:t>
      </w:r>
      <w:r>
        <w:t>has</w:t>
      </w:r>
      <w:r>
        <w:rPr>
          <w:spacing w:val="-7"/>
        </w:rPr>
        <w:t xml:space="preserve"> </w:t>
      </w:r>
      <w:r>
        <w:t>performed</w:t>
      </w:r>
      <w:r>
        <w:rPr>
          <w:spacing w:val="-8"/>
        </w:rPr>
        <w:t xml:space="preserve"> </w:t>
      </w:r>
      <w:r>
        <w:t>in accordance with the performance standards. It defines how the performance standards will be applied, the frequency of surveillance, and the minimum acceptable deflect rate(s).</w:t>
      </w:r>
    </w:p>
    <w:p w14:paraId="3B7B4B86" w14:textId="77777777" w:rsidR="00E23A5D" w:rsidRDefault="00E23A5D">
      <w:pPr>
        <w:pStyle w:val="BodyText"/>
        <w:spacing w:before="164"/>
      </w:pPr>
    </w:p>
    <w:p w14:paraId="1E244F82" w14:textId="77777777" w:rsidR="00E23A5D" w:rsidRDefault="00CF1E04">
      <w:pPr>
        <w:pStyle w:val="Heading1"/>
        <w:jc w:val="center"/>
      </w:pPr>
      <w:bookmarkStart w:id="490" w:name="SECTION_II"/>
      <w:bookmarkEnd w:id="490"/>
      <w:r>
        <w:t>SECTION</w:t>
      </w:r>
      <w:r>
        <w:rPr>
          <w:spacing w:val="-5"/>
        </w:rPr>
        <w:t xml:space="preserve"> II</w:t>
      </w:r>
    </w:p>
    <w:p w14:paraId="3A0FF5F2" w14:textId="77777777" w:rsidR="00E23A5D" w:rsidRDefault="00E23A5D">
      <w:pPr>
        <w:pStyle w:val="BodyText"/>
        <w:rPr>
          <w:b/>
        </w:rPr>
      </w:pPr>
    </w:p>
    <w:p w14:paraId="7BAFAB3C" w14:textId="77777777" w:rsidR="00E23A5D" w:rsidRDefault="00CF1E04">
      <w:pPr>
        <w:pStyle w:val="Heading2"/>
        <w:ind w:right="2788"/>
        <w:jc w:val="center"/>
      </w:pPr>
      <w:bookmarkStart w:id="491" w:name="Contractor_Furnished_Property_and_Servic"/>
      <w:bookmarkEnd w:id="491"/>
      <w:r>
        <w:t>Contractor</w:t>
      </w:r>
      <w:r>
        <w:rPr>
          <w:spacing w:val="-13"/>
        </w:rPr>
        <w:t xml:space="preserve"> </w:t>
      </w:r>
      <w:r>
        <w:t>Furnished</w:t>
      </w:r>
      <w:r>
        <w:rPr>
          <w:spacing w:val="-7"/>
        </w:rPr>
        <w:t xml:space="preserve"> </w:t>
      </w:r>
      <w:r>
        <w:t>Property</w:t>
      </w:r>
      <w:r>
        <w:rPr>
          <w:spacing w:val="-7"/>
        </w:rPr>
        <w:t xml:space="preserve"> </w:t>
      </w:r>
      <w:r>
        <w:t>and</w:t>
      </w:r>
      <w:r>
        <w:rPr>
          <w:spacing w:val="-6"/>
        </w:rPr>
        <w:t xml:space="preserve"> </w:t>
      </w:r>
      <w:r>
        <w:rPr>
          <w:spacing w:val="-2"/>
        </w:rPr>
        <w:t>Services</w:t>
      </w:r>
    </w:p>
    <w:p w14:paraId="7119A9CB" w14:textId="77777777" w:rsidR="00E23A5D" w:rsidRDefault="00CF1E04">
      <w:pPr>
        <w:pStyle w:val="ListParagraph"/>
        <w:numPr>
          <w:ilvl w:val="0"/>
          <w:numId w:val="1"/>
        </w:numPr>
        <w:tabs>
          <w:tab w:val="left" w:pos="1440"/>
        </w:tabs>
        <w:spacing w:before="273"/>
        <w:ind w:left="720" w:right="0" w:firstLine="0"/>
        <w:jc w:val="both"/>
        <w:rPr>
          <w:sz w:val="24"/>
        </w:rPr>
        <w:pPrChange w:id="492" w:author="GRASSEL, MARK C NH-03 USSF SpOC 21 CS (OL-S)/SCXG" w:date="2025-02-05T09:29:00Z" w16du:dateUtc="2025-02-05T16:29:00Z">
          <w:pPr>
            <w:pStyle w:val="ListParagraph"/>
            <w:numPr>
              <w:numId w:val="1"/>
            </w:numPr>
            <w:tabs>
              <w:tab w:val="left" w:pos="2139"/>
            </w:tabs>
            <w:spacing w:before="273"/>
            <w:ind w:left="2139" w:right="0" w:hanging="781"/>
            <w:jc w:val="left"/>
          </w:pPr>
        </w:pPrChange>
      </w:pPr>
      <w:r>
        <w:rPr>
          <w:b/>
          <w:sz w:val="24"/>
        </w:rPr>
        <w:t>CONTRACTOR</w:t>
      </w:r>
      <w:r>
        <w:rPr>
          <w:b/>
          <w:spacing w:val="-5"/>
          <w:sz w:val="24"/>
        </w:rPr>
        <w:t xml:space="preserve"> </w:t>
      </w:r>
      <w:r>
        <w:rPr>
          <w:b/>
          <w:sz w:val="24"/>
        </w:rPr>
        <w:t>FURNISHED</w:t>
      </w:r>
      <w:r>
        <w:rPr>
          <w:b/>
          <w:spacing w:val="-3"/>
          <w:sz w:val="24"/>
        </w:rPr>
        <w:t xml:space="preserve"> </w:t>
      </w:r>
      <w:r>
        <w:rPr>
          <w:b/>
          <w:sz w:val="24"/>
        </w:rPr>
        <w:t>PROPERTY</w:t>
      </w:r>
      <w:r>
        <w:rPr>
          <w:b/>
          <w:spacing w:val="-2"/>
          <w:sz w:val="24"/>
        </w:rPr>
        <w:t xml:space="preserve"> </w:t>
      </w:r>
      <w:r>
        <w:rPr>
          <w:b/>
          <w:sz w:val="24"/>
        </w:rPr>
        <w:t>AND</w:t>
      </w:r>
      <w:r>
        <w:rPr>
          <w:b/>
          <w:spacing w:val="-3"/>
          <w:sz w:val="24"/>
        </w:rPr>
        <w:t xml:space="preserve"> </w:t>
      </w:r>
      <w:r>
        <w:rPr>
          <w:b/>
          <w:sz w:val="24"/>
        </w:rPr>
        <w:t>SERVICES.</w:t>
      </w:r>
      <w:r>
        <w:rPr>
          <w:b/>
          <w:spacing w:val="55"/>
          <w:sz w:val="24"/>
        </w:rPr>
        <w:t xml:space="preserve"> </w:t>
      </w:r>
      <w:r>
        <w:rPr>
          <w:sz w:val="24"/>
        </w:rPr>
        <w:t>The</w:t>
      </w:r>
      <w:r>
        <w:rPr>
          <w:spacing w:val="-2"/>
          <w:sz w:val="24"/>
        </w:rPr>
        <w:t xml:space="preserve"> </w:t>
      </w:r>
      <w:r>
        <w:rPr>
          <w:sz w:val="24"/>
        </w:rPr>
        <w:t>Contractor</w:t>
      </w:r>
      <w:r>
        <w:rPr>
          <w:spacing w:val="-2"/>
          <w:sz w:val="24"/>
        </w:rPr>
        <w:t xml:space="preserve"> shall</w:t>
      </w:r>
    </w:p>
    <w:p w14:paraId="15B06047" w14:textId="77777777" w:rsidR="00E23A5D" w:rsidRDefault="00CF1E04">
      <w:pPr>
        <w:pStyle w:val="BodyText"/>
        <w:tabs>
          <w:tab w:val="left" w:pos="11160"/>
        </w:tabs>
        <w:ind w:left="720" w:right="420"/>
        <w:jc w:val="both"/>
        <w:pPrChange w:id="493" w:author="GRASSEL, MARK C NH-03 USSF SpOC 21 CS (OL-S)/SCXG" w:date="2025-02-05T09:29:00Z" w16du:dateUtc="2025-02-05T16:29:00Z">
          <w:pPr>
            <w:pStyle w:val="BodyText"/>
            <w:ind w:left="1358" w:right="1031"/>
            <w:jc w:val="both"/>
          </w:pPr>
        </w:pPrChange>
      </w:pPr>
      <w:r>
        <w:t>be responsible at their expense for the purchase or lease of all equipment, supplies and services/labor required to perform work under this contract. Any additional equipment required for performance under this PWS shall be obtained at the contractors’ expense and covered under CLIN</w:t>
      </w:r>
      <w:r>
        <w:rPr>
          <w:spacing w:val="-9"/>
        </w:rPr>
        <w:t xml:space="preserve"> </w:t>
      </w:r>
      <w:r>
        <w:t>X001</w:t>
      </w:r>
      <w:r>
        <w:rPr>
          <w:spacing w:val="-6"/>
        </w:rPr>
        <w:t xml:space="preserve"> </w:t>
      </w:r>
      <w:r>
        <w:t>and</w:t>
      </w:r>
      <w:r>
        <w:rPr>
          <w:spacing w:val="-8"/>
        </w:rPr>
        <w:t xml:space="preserve"> </w:t>
      </w:r>
      <w:r>
        <w:t>X002.</w:t>
      </w:r>
      <w:r>
        <w:rPr>
          <w:spacing w:val="-7"/>
        </w:rPr>
        <w:t xml:space="preserve"> </w:t>
      </w:r>
      <w:r>
        <w:t>This</w:t>
      </w:r>
      <w:r>
        <w:rPr>
          <w:spacing w:val="-8"/>
        </w:rPr>
        <w:t xml:space="preserve"> </w:t>
      </w:r>
      <w:r>
        <w:t>includes</w:t>
      </w:r>
      <w:r>
        <w:rPr>
          <w:spacing w:val="-8"/>
        </w:rPr>
        <w:t xml:space="preserve"> </w:t>
      </w:r>
      <w:r>
        <w:t>but</w:t>
      </w:r>
      <w:r>
        <w:rPr>
          <w:spacing w:val="-8"/>
        </w:rPr>
        <w:t xml:space="preserve"> </w:t>
      </w:r>
      <w:r>
        <w:t>is</w:t>
      </w:r>
      <w:r>
        <w:rPr>
          <w:spacing w:val="-8"/>
        </w:rPr>
        <w:t xml:space="preserve"> </w:t>
      </w:r>
      <w:r>
        <w:t>not</w:t>
      </w:r>
      <w:r>
        <w:rPr>
          <w:spacing w:val="-8"/>
        </w:rPr>
        <w:t xml:space="preserve"> </w:t>
      </w:r>
      <w:r>
        <w:t>limited</w:t>
      </w:r>
      <w:r>
        <w:rPr>
          <w:spacing w:val="-8"/>
        </w:rPr>
        <w:t xml:space="preserve"> </w:t>
      </w:r>
      <w:r>
        <w:t>to</w:t>
      </w:r>
      <w:r>
        <w:rPr>
          <w:spacing w:val="-7"/>
        </w:rPr>
        <w:t xml:space="preserve"> </w:t>
      </w:r>
      <w:r>
        <w:t>tools,</w:t>
      </w:r>
      <w:r>
        <w:rPr>
          <w:spacing w:val="-9"/>
        </w:rPr>
        <w:t xml:space="preserve"> </w:t>
      </w:r>
      <w:r>
        <w:t>equipment,</w:t>
      </w:r>
      <w:r>
        <w:rPr>
          <w:spacing w:val="-8"/>
        </w:rPr>
        <w:t xml:space="preserve"> </w:t>
      </w:r>
      <w:r>
        <w:t>lifts,</w:t>
      </w:r>
      <w:r>
        <w:rPr>
          <w:spacing w:val="-8"/>
        </w:rPr>
        <w:t xml:space="preserve"> </w:t>
      </w:r>
      <w:r>
        <w:t>hoist</w:t>
      </w:r>
      <w:r>
        <w:rPr>
          <w:spacing w:val="-9"/>
        </w:rPr>
        <w:t xml:space="preserve"> </w:t>
      </w:r>
      <w:r>
        <w:t>or</w:t>
      </w:r>
      <w:r>
        <w:rPr>
          <w:spacing w:val="-8"/>
        </w:rPr>
        <w:t xml:space="preserve"> </w:t>
      </w:r>
      <w:r>
        <w:t>any</w:t>
      </w:r>
      <w:r>
        <w:rPr>
          <w:spacing w:val="-8"/>
        </w:rPr>
        <w:t xml:space="preserve"> </w:t>
      </w:r>
      <w:r>
        <w:t>other specialty type items required</w:t>
      </w:r>
    </w:p>
    <w:p w14:paraId="5630AD66" w14:textId="77777777" w:rsidR="00E23A5D" w:rsidRDefault="00E23A5D">
      <w:pPr>
        <w:pStyle w:val="BodyText"/>
      </w:pPr>
    </w:p>
    <w:p w14:paraId="61829076" w14:textId="77777777" w:rsidR="00E23A5D" w:rsidRDefault="00E23A5D">
      <w:pPr>
        <w:pStyle w:val="BodyText"/>
        <w:spacing w:before="3"/>
      </w:pPr>
    </w:p>
    <w:p w14:paraId="4206AC4F" w14:textId="77777777" w:rsidR="00E23A5D" w:rsidRDefault="00CF1E04">
      <w:pPr>
        <w:pStyle w:val="Heading1"/>
        <w:spacing w:line="480" w:lineRule="auto"/>
        <w:ind w:left="4537" w:right="4218" w:firstLine="790"/>
      </w:pPr>
      <w:bookmarkStart w:id="494" w:name="SECTION_III_GENERAL_INFORMATION"/>
      <w:bookmarkEnd w:id="494"/>
      <w:r>
        <w:t xml:space="preserve">SECTION III </w:t>
      </w:r>
      <w:r>
        <w:rPr>
          <w:spacing w:val="-2"/>
        </w:rPr>
        <w:t>GENERAL</w:t>
      </w:r>
      <w:r>
        <w:rPr>
          <w:spacing w:val="-13"/>
        </w:rPr>
        <w:t xml:space="preserve"> </w:t>
      </w:r>
      <w:r>
        <w:rPr>
          <w:spacing w:val="-2"/>
        </w:rPr>
        <w:t>INFORMATION</w:t>
      </w:r>
    </w:p>
    <w:p w14:paraId="01F78AC8" w14:textId="77777777" w:rsidR="00E23A5D" w:rsidRDefault="00CF1E04">
      <w:pPr>
        <w:pStyle w:val="ListParagraph"/>
        <w:numPr>
          <w:ilvl w:val="0"/>
          <w:numId w:val="1"/>
        </w:numPr>
        <w:ind w:left="720" w:right="420" w:firstLine="0"/>
        <w:jc w:val="both"/>
        <w:rPr>
          <w:sz w:val="24"/>
        </w:rPr>
        <w:pPrChange w:id="495" w:author="GRASSEL, MARK C NH-03 USSF SpOC 21 CS (OL-S)/SCXG" w:date="2025-02-05T09:30:00Z" w16du:dateUtc="2025-02-05T16:30:00Z">
          <w:pPr>
            <w:pStyle w:val="ListParagraph"/>
            <w:numPr>
              <w:numId w:val="1"/>
            </w:numPr>
            <w:tabs>
              <w:tab w:val="left" w:pos="2079"/>
            </w:tabs>
            <w:ind w:left="2140" w:right="1033" w:hanging="782"/>
            <w:jc w:val="left"/>
          </w:pPr>
        </w:pPrChange>
      </w:pPr>
      <w:r>
        <w:rPr>
          <w:b/>
          <w:sz w:val="24"/>
        </w:rPr>
        <w:t>CONTRACT MANAGER</w:t>
      </w:r>
      <w:r>
        <w:rPr>
          <w:sz w:val="24"/>
        </w:rPr>
        <w:t>. The Contractor shall provide a point of contact that shall be responsible for the performance of the work. The point of contact shall have full authority to act for</w:t>
      </w:r>
      <w:r>
        <w:rPr>
          <w:spacing w:val="-13"/>
          <w:sz w:val="24"/>
        </w:rPr>
        <w:t xml:space="preserve"> </w:t>
      </w:r>
      <w:r>
        <w:rPr>
          <w:sz w:val="24"/>
        </w:rPr>
        <w:t>the</w:t>
      </w:r>
      <w:r>
        <w:rPr>
          <w:spacing w:val="-13"/>
          <w:sz w:val="24"/>
        </w:rPr>
        <w:t xml:space="preserve"> </w:t>
      </w:r>
      <w:r>
        <w:rPr>
          <w:sz w:val="24"/>
        </w:rPr>
        <w:t>Contractor</w:t>
      </w:r>
      <w:r>
        <w:rPr>
          <w:spacing w:val="-13"/>
          <w:sz w:val="24"/>
        </w:rPr>
        <w:t xml:space="preserve"> </w:t>
      </w:r>
      <w:r>
        <w:rPr>
          <w:sz w:val="24"/>
        </w:rPr>
        <w:t>on</w:t>
      </w:r>
      <w:r>
        <w:rPr>
          <w:spacing w:val="-13"/>
          <w:sz w:val="24"/>
        </w:rPr>
        <w:t xml:space="preserve"> </w:t>
      </w:r>
      <w:r>
        <w:rPr>
          <w:sz w:val="24"/>
        </w:rPr>
        <w:t>all</w:t>
      </w:r>
      <w:r>
        <w:rPr>
          <w:spacing w:val="-14"/>
          <w:sz w:val="24"/>
        </w:rPr>
        <w:t xml:space="preserve"> </w:t>
      </w:r>
      <w:r>
        <w:rPr>
          <w:sz w:val="24"/>
        </w:rPr>
        <w:t>matters</w:t>
      </w:r>
      <w:r>
        <w:rPr>
          <w:spacing w:val="-14"/>
          <w:sz w:val="24"/>
        </w:rPr>
        <w:t xml:space="preserve"> </w:t>
      </w:r>
      <w:r>
        <w:rPr>
          <w:sz w:val="24"/>
        </w:rPr>
        <w:t>relating</w:t>
      </w:r>
      <w:r>
        <w:rPr>
          <w:spacing w:val="-13"/>
          <w:sz w:val="24"/>
        </w:rPr>
        <w:t xml:space="preserve"> </w:t>
      </w:r>
      <w:r>
        <w:rPr>
          <w:sz w:val="24"/>
        </w:rPr>
        <w:t>to</w:t>
      </w:r>
      <w:r>
        <w:rPr>
          <w:spacing w:val="-13"/>
          <w:sz w:val="24"/>
        </w:rPr>
        <w:t xml:space="preserve"> </w:t>
      </w:r>
      <w:r>
        <w:rPr>
          <w:sz w:val="24"/>
        </w:rPr>
        <w:t>the</w:t>
      </w:r>
      <w:r>
        <w:rPr>
          <w:spacing w:val="-13"/>
          <w:sz w:val="24"/>
        </w:rPr>
        <w:t xml:space="preserve"> </w:t>
      </w:r>
      <w:r>
        <w:rPr>
          <w:sz w:val="24"/>
        </w:rPr>
        <w:t>daily</w:t>
      </w:r>
      <w:r>
        <w:rPr>
          <w:spacing w:val="-13"/>
          <w:sz w:val="24"/>
        </w:rPr>
        <w:t xml:space="preserve"> </w:t>
      </w:r>
      <w:r>
        <w:rPr>
          <w:sz w:val="24"/>
        </w:rPr>
        <w:t>operation</w:t>
      </w:r>
      <w:r>
        <w:rPr>
          <w:spacing w:val="-14"/>
          <w:sz w:val="24"/>
        </w:rPr>
        <w:t xml:space="preserve"> </w:t>
      </w:r>
      <w:r>
        <w:rPr>
          <w:sz w:val="24"/>
        </w:rPr>
        <w:t>of</w:t>
      </w:r>
      <w:r>
        <w:rPr>
          <w:spacing w:val="-13"/>
          <w:sz w:val="24"/>
        </w:rPr>
        <w:t xml:space="preserve"> </w:t>
      </w:r>
      <w:r>
        <w:rPr>
          <w:sz w:val="24"/>
        </w:rPr>
        <w:t>this</w:t>
      </w:r>
      <w:r>
        <w:rPr>
          <w:spacing w:val="-13"/>
          <w:sz w:val="24"/>
        </w:rPr>
        <w:t xml:space="preserve"> </w:t>
      </w:r>
      <w:r>
        <w:rPr>
          <w:sz w:val="24"/>
        </w:rPr>
        <w:t>contract.</w:t>
      </w:r>
      <w:r>
        <w:rPr>
          <w:spacing w:val="-12"/>
          <w:sz w:val="24"/>
        </w:rPr>
        <w:t xml:space="preserve"> </w:t>
      </w:r>
      <w:r>
        <w:rPr>
          <w:sz w:val="24"/>
        </w:rPr>
        <w:t>The</w:t>
      </w:r>
      <w:r>
        <w:rPr>
          <w:spacing w:val="-13"/>
          <w:sz w:val="24"/>
        </w:rPr>
        <w:t xml:space="preserve"> </w:t>
      </w:r>
      <w:r>
        <w:rPr>
          <w:sz w:val="24"/>
        </w:rPr>
        <w:t>point</w:t>
      </w:r>
      <w:r>
        <w:rPr>
          <w:spacing w:val="-13"/>
          <w:sz w:val="24"/>
        </w:rPr>
        <w:t xml:space="preserve"> </w:t>
      </w:r>
      <w:r>
        <w:rPr>
          <w:sz w:val="24"/>
        </w:rPr>
        <w:t>of</w:t>
      </w:r>
      <w:r>
        <w:rPr>
          <w:spacing w:val="-12"/>
          <w:sz w:val="24"/>
        </w:rPr>
        <w:t xml:space="preserve"> </w:t>
      </w:r>
      <w:r>
        <w:rPr>
          <w:sz w:val="24"/>
        </w:rPr>
        <w:t>contact shall</w:t>
      </w:r>
      <w:r>
        <w:rPr>
          <w:spacing w:val="-3"/>
          <w:sz w:val="24"/>
        </w:rPr>
        <w:t xml:space="preserve"> </w:t>
      </w:r>
      <w:r>
        <w:rPr>
          <w:sz w:val="24"/>
        </w:rPr>
        <w:t>be</w:t>
      </w:r>
      <w:r>
        <w:rPr>
          <w:spacing w:val="-3"/>
          <w:sz w:val="24"/>
        </w:rPr>
        <w:t xml:space="preserve"> </w:t>
      </w:r>
      <w:r>
        <w:rPr>
          <w:sz w:val="24"/>
        </w:rPr>
        <w:t>available</w:t>
      </w:r>
      <w:r>
        <w:rPr>
          <w:spacing w:val="-4"/>
          <w:sz w:val="24"/>
        </w:rPr>
        <w:t xml:space="preserve"> </w:t>
      </w:r>
      <w:r>
        <w:rPr>
          <w:sz w:val="24"/>
        </w:rPr>
        <w:t>via</w:t>
      </w:r>
      <w:r>
        <w:rPr>
          <w:spacing w:val="-4"/>
          <w:sz w:val="24"/>
        </w:rPr>
        <w:t xml:space="preserve"> </w:t>
      </w:r>
      <w:r>
        <w:rPr>
          <w:sz w:val="24"/>
        </w:rPr>
        <w:t>telephone:</w:t>
      </w:r>
      <w:r>
        <w:rPr>
          <w:spacing w:val="-2"/>
          <w:sz w:val="24"/>
        </w:rPr>
        <w:t xml:space="preserve"> </w:t>
      </w:r>
      <w:r>
        <w:rPr>
          <w:sz w:val="24"/>
        </w:rPr>
        <w:t>Monday</w:t>
      </w:r>
      <w:r>
        <w:rPr>
          <w:spacing w:val="-3"/>
          <w:sz w:val="24"/>
        </w:rPr>
        <w:t xml:space="preserve"> </w:t>
      </w:r>
      <w:r>
        <w:rPr>
          <w:sz w:val="24"/>
        </w:rPr>
        <w:t>through</w:t>
      </w:r>
      <w:r>
        <w:rPr>
          <w:spacing w:val="-5"/>
          <w:sz w:val="24"/>
        </w:rPr>
        <w:t xml:space="preserve"> </w:t>
      </w:r>
      <w:r>
        <w:rPr>
          <w:sz w:val="24"/>
        </w:rPr>
        <w:t>Friday,</w:t>
      </w:r>
      <w:r>
        <w:rPr>
          <w:spacing w:val="-3"/>
          <w:sz w:val="24"/>
        </w:rPr>
        <w:t xml:space="preserve"> </w:t>
      </w:r>
      <w:r>
        <w:rPr>
          <w:sz w:val="24"/>
        </w:rPr>
        <w:t>7:30</w:t>
      </w:r>
      <w:r>
        <w:rPr>
          <w:spacing w:val="-5"/>
          <w:sz w:val="24"/>
        </w:rPr>
        <w:t xml:space="preserve"> </w:t>
      </w:r>
      <w:r>
        <w:rPr>
          <w:sz w:val="24"/>
        </w:rPr>
        <w:t>am</w:t>
      </w:r>
      <w:r>
        <w:rPr>
          <w:spacing w:val="-3"/>
          <w:sz w:val="24"/>
        </w:rPr>
        <w:t xml:space="preserve"> </w:t>
      </w:r>
      <w:r>
        <w:rPr>
          <w:sz w:val="24"/>
        </w:rPr>
        <w:t>until</w:t>
      </w:r>
      <w:r>
        <w:rPr>
          <w:spacing w:val="-4"/>
          <w:sz w:val="24"/>
        </w:rPr>
        <w:t xml:space="preserve"> </w:t>
      </w:r>
      <w:r>
        <w:rPr>
          <w:sz w:val="24"/>
        </w:rPr>
        <w:t>4:30</w:t>
      </w:r>
      <w:r>
        <w:rPr>
          <w:spacing w:val="-3"/>
          <w:sz w:val="24"/>
        </w:rPr>
        <w:t xml:space="preserve"> </w:t>
      </w:r>
      <w:r>
        <w:rPr>
          <w:sz w:val="24"/>
        </w:rPr>
        <w:t>pm,</w:t>
      </w:r>
      <w:r>
        <w:rPr>
          <w:spacing w:val="-3"/>
          <w:sz w:val="24"/>
        </w:rPr>
        <w:t xml:space="preserve"> </w:t>
      </w:r>
      <w:r>
        <w:rPr>
          <w:sz w:val="24"/>
        </w:rPr>
        <w:t>MST,</w:t>
      </w:r>
      <w:r>
        <w:rPr>
          <w:spacing w:val="-3"/>
          <w:sz w:val="24"/>
        </w:rPr>
        <w:t xml:space="preserve"> </w:t>
      </w:r>
      <w:r>
        <w:rPr>
          <w:sz w:val="24"/>
        </w:rPr>
        <w:t>excluding Federal holidays. The Contractor shall designate this individual in writing to the Contracting Officer before the contract start date. An alternate may be designated, but the Contractor shall identify those times when the alternate shall be the primary point of contact.</w:t>
      </w:r>
    </w:p>
    <w:p w14:paraId="06D4B6B9" w14:textId="77777777" w:rsidR="00E23A5D" w:rsidRDefault="00CF1E04">
      <w:pPr>
        <w:pStyle w:val="ListParagraph"/>
        <w:numPr>
          <w:ilvl w:val="1"/>
          <w:numId w:val="1"/>
        </w:numPr>
        <w:tabs>
          <w:tab w:val="left" w:pos="1440"/>
        </w:tabs>
        <w:spacing w:before="274"/>
        <w:ind w:left="720" w:right="420" w:firstLine="0"/>
        <w:jc w:val="both"/>
        <w:rPr>
          <w:sz w:val="24"/>
        </w:rPr>
        <w:pPrChange w:id="496" w:author="GRASSEL, MARK C NH-03 USSF SpOC 21 CS (OL-S)/SCXG" w:date="2025-02-05T09:30:00Z" w16du:dateUtc="2025-02-05T16:30:00Z">
          <w:pPr>
            <w:pStyle w:val="ListParagraph"/>
            <w:numPr>
              <w:ilvl w:val="1"/>
              <w:numId w:val="1"/>
            </w:numPr>
            <w:tabs>
              <w:tab w:val="left" w:pos="2080"/>
            </w:tabs>
            <w:spacing w:before="274"/>
            <w:ind w:left="1360" w:right="1032" w:hanging="720"/>
            <w:jc w:val="left"/>
          </w:pPr>
        </w:pPrChange>
      </w:pPr>
      <w:r>
        <w:rPr>
          <w:b/>
          <w:sz w:val="24"/>
        </w:rPr>
        <w:t xml:space="preserve">Post Award Conference/Periodic Progress Meetings: </w:t>
      </w:r>
      <w:r>
        <w:rPr>
          <w:sz w:val="24"/>
        </w:rPr>
        <w:t>The Contractor agrees to attend any post award conference convened by the contracting activity or contract administration office in accordance with Federal Acquisition Regulation Subpart 42.5. The CO, COR, and other Government personnel, as appropriate, may meet periodically with the Contractor to review the Contractor's performance. At these meetings the CO will apprise the Contractor of how the Government views the Contractor's performance and the Contractor will apprise the</w:t>
      </w:r>
      <w:r>
        <w:rPr>
          <w:spacing w:val="-1"/>
          <w:sz w:val="24"/>
        </w:rPr>
        <w:t xml:space="preserve"> </w:t>
      </w:r>
      <w:r>
        <w:rPr>
          <w:sz w:val="24"/>
        </w:rPr>
        <w:t>Government of problems, if any, being experienced. Appropriate action shall be taken to resolve outstanding issues.</w:t>
      </w:r>
      <w:r>
        <w:rPr>
          <w:spacing w:val="40"/>
          <w:sz w:val="24"/>
        </w:rPr>
        <w:t xml:space="preserve"> </w:t>
      </w:r>
      <w:r>
        <w:rPr>
          <w:sz w:val="24"/>
        </w:rPr>
        <w:t>These meetings shall be at no additional cost to the Government.</w:t>
      </w:r>
    </w:p>
    <w:p w14:paraId="2BA226A1" w14:textId="77777777" w:rsidR="00E23A5D" w:rsidRDefault="00E23A5D">
      <w:pPr>
        <w:pStyle w:val="BodyText"/>
      </w:pPr>
    </w:p>
    <w:p w14:paraId="6694BBA2" w14:textId="77777777" w:rsidR="00E23A5D" w:rsidRDefault="00CF1E04">
      <w:pPr>
        <w:pStyle w:val="ListParagraph"/>
        <w:numPr>
          <w:ilvl w:val="1"/>
          <w:numId w:val="1"/>
        </w:numPr>
        <w:tabs>
          <w:tab w:val="left" w:pos="1440"/>
        </w:tabs>
        <w:ind w:left="720" w:right="420" w:firstLine="0"/>
        <w:jc w:val="both"/>
        <w:rPr>
          <w:sz w:val="24"/>
        </w:rPr>
        <w:pPrChange w:id="497" w:author="GRASSEL, MARK C NH-03 USSF SpOC 21 CS (OL-S)/SCXG" w:date="2025-02-05T09:30:00Z" w16du:dateUtc="2025-02-05T16:30:00Z">
          <w:pPr>
            <w:pStyle w:val="ListParagraph"/>
            <w:numPr>
              <w:ilvl w:val="1"/>
              <w:numId w:val="1"/>
            </w:numPr>
            <w:tabs>
              <w:tab w:val="left" w:pos="2079"/>
            </w:tabs>
            <w:ind w:left="1360" w:right="1035" w:hanging="720"/>
            <w:jc w:val="left"/>
          </w:pPr>
        </w:pPrChange>
      </w:pPr>
      <w:r>
        <w:rPr>
          <w:b/>
          <w:sz w:val="24"/>
        </w:rPr>
        <w:t xml:space="preserve">Identification of Contractor Employees: </w:t>
      </w:r>
      <w:r>
        <w:rPr>
          <w:sz w:val="24"/>
        </w:rPr>
        <w:t>All contract personnel attending meetings, answering Government telephones, and working in other situations where their contractor status is not obvious to third parties are required to identify themselves as such to avoid creating an impression in the minds of members of the public that they are Government officials. They must also ensure that all documents or reports produced by Contractors are suitably marked as Contractor products or that Contractor participation is appropriately disclosed.</w:t>
      </w:r>
    </w:p>
    <w:p w14:paraId="17AD93B2" w14:textId="77777777" w:rsidR="00E23A5D" w:rsidRDefault="00E23A5D">
      <w:pPr>
        <w:jc w:val="both"/>
        <w:rPr>
          <w:sz w:val="24"/>
        </w:rPr>
        <w:sectPr w:rsidR="00E23A5D">
          <w:pgSz w:w="12240" w:h="15840"/>
          <w:pgMar w:top="1240" w:right="400" w:bottom="280" w:left="80" w:header="857" w:footer="0" w:gutter="0"/>
          <w:cols w:space="720"/>
        </w:sectPr>
      </w:pPr>
    </w:p>
    <w:p w14:paraId="3FCD565A" w14:textId="0BF4A753" w:rsidR="00E23A5D" w:rsidRDefault="00CF1E04">
      <w:pPr>
        <w:pStyle w:val="BodyText"/>
        <w:tabs>
          <w:tab w:val="left" w:pos="11250"/>
        </w:tabs>
        <w:spacing w:before="81"/>
        <w:ind w:left="720" w:right="420"/>
        <w:jc w:val="both"/>
        <w:rPr>
          <w:sz w:val="22"/>
        </w:rPr>
        <w:pPrChange w:id="498" w:author="GRASSEL, MARK C NH-03 USSF SpOC 21 CS (OL-S)/SCXG" w:date="2025-02-05T09:30:00Z" w16du:dateUtc="2025-02-05T16:30:00Z">
          <w:pPr>
            <w:pStyle w:val="BodyText"/>
            <w:spacing w:before="81"/>
            <w:ind w:left="1358" w:right="1034"/>
            <w:jc w:val="both"/>
          </w:pPr>
        </w:pPrChange>
      </w:pPr>
      <w:r w:rsidRPr="00C23EC0">
        <w:rPr>
          <w:b/>
          <w:bCs/>
          <w:rPrChange w:id="499" w:author="GRASSEL, MARK C NH-03 USSF SpOC 21 CS (OL-S)/SCXG" w:date="2025-02-05T09:30:00Z" w16du:dateUtc="2025-02-05T16:30:00Z">
            <w:rPr/>
          </w:rPrChange>
        </w:rPr>
        <w:lastRenderedPageBreak/>
        <w:t>PSFB</w:t>
      </w:r>
      <w:r>
        <w:t>:</w:t>
      </w:r>
      <w:r>
        <w:rPr>
          <w:spacing w:val="-6"/>
        </w:rPr>
        <w:t xml:space="preserve"> </w:t>
      </w:r>
      <w:r>
        <w:t>Contractor</w:t>
      </w:r>
      <w:r>
        <w:rPr>
          <w:spacing w:val="-5"/>
        </w:rPr>
        <w:t xml:space="preserve"> </w:t>
      </w:r>
      <w:r>
        <w:t>employees</w:t>
      </w:r>
      <w:r>
        <w:rPr>
          <w:spacing w:val="-6"/>
        </w:rPr>
        <w:t xml:space="preserve"> </w:t>
      </w:r>
      <w:r>
        <w:t>are</w:t>
      </w:r>
      <w:r>
        <w:rPr>
          <w:spacing w:val="-7"/>
        </w:rPr>
        <w:t xml:space="preserve"> </w:t>
      </w:r>
      <w:r>
        <w:t>required</w:t>
      </w:r>
      <w:r>
        <w:rPr>
          <w:spacing w:val="-6"/>
        </w:rPr>
        <w:t xml:space="preserve"> </w:t>
      </w:r>
      <w:r>
        <w:t>to</w:t>
      </w:r>
      <w:r>
        <w:rPr>
          <w:spacing w:val="-6"/>
        </w:rPr>
        <w:t xml:space="preserve"> </w:t>
      </w:r>
      <w:r>
        <w:t>obtain</w:t>
      </w:r>
      <w:r>
        <w:rPr>
          <w:spacing w:val="-6"/>
        </w:rPr>
        <w:t xml:space="preserve"> </w:t>
      </w:r>
      <w:r>
        <w:t>badges</w:t>
      </w:r>
      <w:r>
        <w:rPr>
          <w:spacing w:val="-6"/>
        </w:rPr>
        <w:t xml:space="preserve"> </w:t>
      </w:r>
      <w:r>
        <w:t>to</w:t>
      </w:r>
      <w:r>
        <w:rPr>
          <w:spacing w:val="-7"/>
        </w:rPr>
        <w:t xml:space="preserve"> </w:t>
      </w:r>
      <w:r>
        <w:t>gain</w:t>
      </w:r>
      <w:r>
        <w:rPr>
          <w:spacing w:val="-6"/>
        </w:rPr>
        <w:t xml:space="preserve"> </w:t>
      </w:r>
      <w:r>
        <w:t>access</w:t>
      </w:r>
      <w:r>
        <w:rPr>
          <w:spacing w:val="-6"/>
        </w:rPr>
        <w:t xml:space="preserve"> </w:t>
      </w:r>
      <w:r>
        <w:t>to</w:t>
      </w:r>
      <w:r>
        <w:rPr>
          <w:spacing w:val="-6"/>
        </w:rPr>
        <w:t xml:space="preserve"> </w:t>
      </w:r>
      <w:r>
        <w:t>Peterson</w:t>
      </w:r>
      <w:r>
        <w:rPr>
          <w:spacing w:val="-6"/>
        </w:rPr>
        <w:t xml:space="preserve"> </w:t>
      </w:r>
      <w:r>
        <w:t>Space</w:t>
      </w:r>
      <w:r>
        <w:rPr>
          <w:spacing w:val="-6"/>
        </w:rPr>
        <w:t xml:space="preserve"> </w:t>
      </w:r>
      <w:r>
        <w:t>Force Base.</w:t>
      </w:r>
      <w:r>
        <w:rPr>
          <w:spacing w:val="-2"/>
        </w:rPr>
        <w:t xml:space="preserve"> </w:t>
      </w:r>
      <w:r>
        <w:t>Badges</w:t>
      </w:r>
      <w:r>
        <w:rPr>
          <w:spacing w:val="-3"/>
        </w:rPr>
        <w:t xml:space="preserve"> </w:t>
      </w:r>
      <w:r>
        <w:t>are</w:t>
      </w:r>
      <w:r>
        <w:rPr>
          <w:spacing w:val="-2"/>
        </w:rPr>
        <w:t xml:space="preserve"> </w:t>
      </w:r>
      <w:r>
        <w:t xml:space="preserve">granted by the 21 SFS Visitor Center located at the Peterson Space Force Base Main Gate and can </w:t>
      </w:r>
      <w:r>
        <w:rPr>
          <w:sz w:val="22"/>
        </w:rPr>
        <w:t>be facilitated by the COR</w:t>
      </w:r>
      <w:ins w:id="500" w:author="DONALDSON, ERIC J CIV USSF SpOC 21 CS (OL-S)/SCOI" w:date="2025-02-05T15:37:00Z" w16du:dateUtc="2025-02-05T22:37:00Z">
        <w:r w:rsidR="004656D1" w:rsidRPr="004656D1">
          <w:rPr>
            <w:highlight w:val="yellow"/>
          </w:rPr>
          <w:t xml:space="preserve"> </w:t>
        </w:r>
        <w:r w:rsidR="004656D1" w:rsidRPr="007110E4">
          <w:rPr>
            <w:highlight w:val="yellow"/>
          </w:rPr>
          <w:t>and/or SME</w:t>
        </w:r>
      </w:ins>
      <w:r>
        <w:rPr>
          <w:sz w:val="22"/>
        </w:rPr>
        <w:t>.</w:t>
      </w:r>
    </w:p>
    <w:p w14:paraId="113F0CF0" w14:textId="6C973528" w:rsidR="00E23A5D" w:rsidRDefault="00CF1E04">
      <w:pPr>
        <w:pStyle w:val="BodyText"/>
        <w:tabs>
          <w:tab w:val="left" w:pos="11250"/>
        </w:tabs>
        <w:spacing w:before="252"/>
        <w:ind w:left="720" w:right="420"/>
        <w:jc w:val="both"/>
        <w:pPrChange w:id="501" w:author="GRASSEL, MARK C NH-03 USSF SpOC 21 CS (OL-S)/SCXG" w:date="2025-02-05T09:31:00Z" w16du:dateUtc="2025-02-05T16:31:00Z">
          <w:pPr>
            <w:pStyle w:val="BodyText"/>
            <w:spacing w:before="252"/>
            <w:ind w:left="1358" w:right="1034"/>
            <w:jc w:val="both"/>
          </w:pPr>
        </w:pPrChange>
      </w:pPr>
      <w:r w:rsidRPr="00C23EC0">
        <w:rPr>
          <w:b/>
          <w:bCs/>
          <w:rPrChange w:id="502" w:author="GRASSEL, MARK C NH-03 USSF SpOC 21 CS (OL-S)/SCXG" w:date="2025-02-05T09:30:00Z" w16du:dateUtc="2025-02-05T16:30:00Z">
            <w:rPr/>
          </w:rPrChange>
        </w:rPr>
        <w:t>SSFB</w:t>
      </w:r>
      <w:r>
        <w:t>: Contractor employees are</w:t>
      </w:r>
      <w:r>
        <w:rPr>
          <w:spacing w:val="-1"/>
        </w:rPr>
        <w:t xml:space="preserve"> </w:t>
      </w:r>
      <w:r>
        <w:t>required</w:t>
      </w:r>
      <w:r>
        <w:rPr>
          <w:spacing w:val="-1"/>
        </w:rPr>
        <w:t xml:space="preserve"> </w:t>
      </w:r>
      <w:r>
        <w:t>to gain</w:t>
      </w:r>
      <w:r>
        <w:rPr>
          <w:spacing w:val="-1"/>
        </w:rPr>
        <w:t xml:space="preserve"> </w:t>
      </w:r>
      <w:r>
        <w:t>access</w:t>
      </w:r>
      <w:r>
        <w:rPr>
          <w:spacing w:val="-1"/>
        </w:rPr>
        <w:t xml:space="preserve"> </w:t>
      </w:r>
      <w:r>
        <w:t>to Schriever SFB at</w:t>
      </w:r>
      <w:r>
        <w:rPr>
          <w:spacing w:val="-1"/>
        </w:rPr>
        <w:t xml:space="preserve"> </w:t>
      </w:r>
      <w:r>
        <w:t>the 50</w:t>
      </w:r>
      <w:r>
        <w:rPr>
          <w:vertAlign w:val="superscript"/>
        </w:rPr>
        <w:t>th</w:t>
      </w:r>
      <w:r>
        <w:t xml:space="preserve"> SFS Visitor Control Center (B15) and receive Restricted Area Badges at B200. Base access and Restricted Area</w:t>
      </w:r>
      <w:r>
        <w:rPr>
          <w:spacing w:val="-13"/>
        </w:rPr>
        <w:t xml:space="preserve"> </w:t>
      </w:r>
      <w:r>
        <w:t>Badges</w:t>
      </w:r>
      <w:r>
        <w:rPr>
          <w:spacing w:val="-13"/>
        </w:rPr>
        <w:t xml:space="preserve"> </w:t>
      </w:r>
      <w:r>
        <w:t>can</w:t>
      </w:r>
      <w:r>
        <w:rPr>
          <w:spacing w:val="-13"/>
        </w:rPr>
        <w:t xml:space="preserve"> </w:t>
      </w:r>
      <w:r>
        <w:t>be</w:t>
      </w:r>
      <w:r>
        <w:rPr>
          <w:spacing w:val="-13"/>
        </w:rPr>
        <w:t xml:space="preserve"> </w:t>
      </w:r>
      <w:r>
        <w:t>facilitated</w:t>
      </w:r>
      <w:r>
        <w:rPr>
          <w:spacing w:val="-13"/>
        </w:rPr>
        <w:t xml:space="preserve"> </w:t>
      </w:r>
      <w:r>
        <w:t>by</w:t>
      </w:r>
      <w:r>
        <w:rPr>
          <w:spacing w:val="-13"/>
        </w:rPr>
        <w:t xml:space="preserve"> </w:t>
      </w:r>
      <w:r>
        <w:t>the</w:t>
      </w:r>
      <w:r>
        <w:rPr>
          <w:spacing w:val="-14"/>
        </w:rPr>
        <w:t xml:space="preserve"> </w:t>
      </w:r>
      <w:r>
        <w:t>COR</w:t>
      </w:r>
      <w:ins w:id="503" w:author="DONALDSON, ERIC J CIV USSF SpOC 21 CS (OL-S)/SCOI" w:date="2025-02-05T15:37:00Z" w16du:dateUtc="2025-02-05T22:37:00Z">
        <w:r w:rsidR="004656D1" w:rsidRPr="004656D1">
          <w:rPr>
            <w:highlight w:val="yellow"/>
          </w:rPr>
          <w:t xml:space="preserve"> </w:t>
        </w:r>
        <w:r w:rsidR="004656D1" w:rsidRPr="007110E4">
          <w:rPr>
            <w:highlight w:val="yellow"/>
          </w:rPr>
          <w:t>and/or SME</w:t>
        </w:r>
      </w:ins>
      <w:r>
        <w:t>.</w:t>
      </w:r>
      <w:r>
        <w:rPr>
          <w:spacing w:val="-12"/>
        </w:rPr>
        <w:t xml:space="preserve"> </w:t>
      </w:r>
      <w:r>
        <w:t>The</w:t>
      </w:r>
      <w:r>
        <w:rPr>
          <w:spacing w:val="-13"/>
        </w:rPr>
        <w:t xml:space="preserve"> </w:t>
      </w:r>
      <w:r>
        <w:t>contractor</w:t>
      </w:r>
      <w:r>
        <w:rPr>
          <w:spacing w:val="-13"/>
        </w:rPr>
        <w:t xml:space="preserve"> </w:t>
      </w:r>
      <w:r>
        <w:t>shall</w:t>
      </w:r>
      <w:r>
        <w:rPr>
          <w:spacing w:val="-13"/>
        </w:rPr>
        <w:t xml:space="preserve"> </w:t>
      </w:r>
      <w:r>
        <w:t>ensure</w:t>
      </w:r>
      <w:r>
        <w:rPr>
          <w:spacing w:val="-13"/>
        </w:rPr>
        <w:t xml:space="preserve"> </w:t>
      </w:r>
      <w:r>
        <w:t>any</w:t>
      </w:r>
      <w:r>
        <w:rPr>
          <w:spacing w:val="-13"/>
        </w:rPr>
        <w:t xml:space="preserve"> </w:t>
      </w:r>
      <w:r>
        <w:t>technicians</w:t>
      </w:r>
      <w:r>
        <w:rPr>
          <w:spacing w:val="-13"/>
        </w:rPr>
        <w:t xml:space="preserve"> </w:t>
      </w:r>
      <w:r>
        <w:t>arrive</w:t>
      </w:r>
      <w:r>
        <w:rPr>
          <w:spacing w:val="-13"/>
        </w:rPr>
        <w:t xml:space="preserve"> </w:t>
      </w:r>
      <w:r>
        <w:t>with no less than two forms of government issued identification. The contractor shall coordinate with squadron security managers for unescorted base / restricted area access, such as application for DBIDS access cards and temporary (T-badges) for restricted area access. Contractors shall track the</w:t>
      </w:r>
      <w:r>
        <w:rPr>
          <w:spacing w:val="-3"/>
        </w:rPr>
        <w:t xml:space="preserve"> </w:t>
      </w:r>
      <w:r>
        <w:t>status</w:t>
      </w:r>
      <w:r>
        <w:rPr>
          <w:spacing w:val="-3"/>
        </w:rPr>
        <w:t xml:space="preserve"> </w:t>
      </w:r>
      <w:r>
        <w:t>of</w:t>
      </w:r>
      <w:r>
        <w:rPr>
          <w:spacing w:val="-6"/>
        </w:rPr>
        <w:t xml:space="preserve"> </w:t>
      </w:r>
      <w:r>
        <w:t>issued</w:t>
      </w:r>
      <w:r>
        <w:rPr>
          <w:spacing w:val="-5"/>
        </w:rPr>
        <w:t xml:space="preserve"> </w:t>
      </w:r>
      <w:r>
        <w:t>restricted</w:t>
      </w:r>
      <w:r>
        <w:rPr>
          <w:spacing w:val="-5"/>
        </w:rPr>
        <w:t xml:space="preserve"> </w:t>
      </w:r>
      <w:r>
        <w:t>area</w:t>
      </w:r>
      <w:r>
        <w:rPr>
          <w:spacing w:val="-5"/>
        </w:rPr>
        <w:t xml:space="preserve"> </w:t>
      </w:r>
      <w:r>
        <w:t>vehicle</w:t>
      </w:r>
      <w:r>
        <w:rPr>
          <w:spacing w:val="-5"/>
        </w:rPr>
        <w:t xml:space="preserve"> </w:t>
      </w:r>
      <w:r>
        <w:t>passes</w:t>
      </w:r>
      <w:r>
        <w:rPr>
          <w:spacing w:val="-5"/>
        </w:rPr>
        <w:t xml:space="preserve"> </w:t>
      </w:r>
      <w:r>
        <w:t>and</w:t>
      </w:r>
      <w:r>
        <w:rPr>
          <w:spacing w:val="-4"/>
        </w:rPr>
        <w:t xml:space="preserve"> </w:t>
      </w:r>
      <w:r>
        <w:t>request</w:t>
      </w:r>
      <w:r>
        <w:rPr>
          <w:spacing w:val="-6"/>
        </w:rPr>
        <w:t xml:space="preserve"> </w:t>
      </w:r>
      <w:r>
        <w:t>new</w:t>
      </w:r>
      <w:r>
        <w:rPr>
          <w:spacing w:val="-4"/>
        </w:rPr>
        <w:t xml:space="preserve"> </w:t>
      </w:r>
      <w:r>
        <w:t>/</w:t>
      </w:r>
      <w:r>
        <w:rPr>
          <w:spacing w:val="-3"/>
        </w:rPr>
        <w:t xml:space="preserve"> </w:t>
      </w:r>
      <w:r>
        <w:t>updated</w:t>
      </w:r>
      <w:r>
        <w:rPr>
          <w:spacing w:val="-4"/>
        </w:rPr>
        <w:t xml:space="preserve"> </w:t>
      </w:r>
      <w:r>
        <w:t>restricted</w:t>
      </w:r>
      <w:r>
        <w:rPr>
          <w:spacing w:val="-6"/>
        </w:rPr>
        <w:t xml:space="preserve"> </w:t>
      </w:r>
      <w:r>
        <w:t>area</w:t>
      </w:r>
      <w:r>
        <w:rPr>
          <w:spacing w:val="-5"/>
        </w:rPr>
        <w:t xml:space="preserve"> </w:t>
      </w:r>
      <w:r>
        <w:t>vehicle passes no less than three business days prior to their expiration.</w:t>
      </w:r>
    </w:p>
    <w:p w14:paraId="0DE4B5B7" w14:textId="77777777" w:rsidR="00E23A5D" w:rsidRDefault="00E23A5D">
      <w:pPr>
        <w:pStyle w:val="BodyText"/>
      </w:pPr>
    </w:p>
    <w:p w14:paraId="0995C441" w14:textId="77777777" w:rsidR="00E23A5D" w:rsidRDefault="00CF1E04">
      <w:pPr>
        <w:pStyle w:val="ListParagraph"/>
        <w:numPr>
          <w:ilvl w:val="1"/>
          <w:numId w:val="1"/>
        </w:numPr>
        <w:tabs>
          <w:tab w:val="left" w:pos="720"/>
          <w:tab w:val="left" w:pos="1440"/>
        </w:tabs>
        <w:ind w:left="720" w:right="420" w:firstLine="0"/>
        <w:jc w:val="both"/>
        <w:rPr>
          <w:sz w:val="24"/>
        </w:rPr>
        <w:pPrChange w:id="504" w:author="GRASSEL, MARK C NH-03 USSF SpOC 21 CS (OL-S)/SCXG" w:date="2025-02-05T09:31:00Z" w16du:dateUtc="2025-02-05T16:31:00Z">
          <w:pPr>
            <w:pStyle w:val="ListParagraph"/>
            <w:numPr>
              <w:ilvl w:val="1"/>
              <w:numId w:val="1"/>
            </w:numPr>
            <w:tabs>
              <w:tab w:val="left" w:pos="2079"/>
            </w:tabs>
            <w:ind w:left="1360" w:right="1033" w:hanging="720"/>
            <w:jc w:val="left"/>
          </w:pPr>
        </w:pPrChange>
      </w:pPr>
      <w:r>
        <w:rPr>
          <w:b/>
          <w:sz w:val="24"/>
        </w:rPr>
        <w:t xml:space="preserve">Data Rights: </w:t>
      </w:r>
      <w:r>
        <w:rPr>
          <w:sz w:val="24"/>
        </w:rPr>
        <w:t>The Government has unlimited rights to all documents/material produced under this contract. All documents and materials, to include the source codes of any software, produced</w:t>
      </w:r>
      <w:r>
        <w:rPr>
          <w:spacing w:val="-2"/>
          <w:sz w:val="24"/>
        </w:rPr>
        <w:t xml:space="preserve"> </w:t>
      </w:r>
      <w:r>
        <w:rPr>
          <w:sz w:val="24"/>
        </w:rPr>
        <w:t>under</w:t>
      </w:r>
      <w:r>
        <w:rPr>
          <w:spacing w:val="-2"/>
          <w:sz w:val="24"/>
        </w:rPr>
        <w:t xml:space="preserve"> </w:t>
      </w:r>
      <w:r>
        <w:rPr>
          <w:sz w:val="24"/>
        </w:rPr>
        <w:t>this</w:t>
      </w:r>
      <w:r>
        <w:rPr>
          <w:spacing w:val="-2"/>
          <w:sz w:val="24"/>
        </w:rPr>
        <w:t xml:space="preserve"> </w:t>
      </w:r>
      <w:r>
        <w:rPr>
          <w:sz w:val="24"/>
        </w:rPr>
        <w:t>contract</w:t>
      </w:r>
      <w:r>
        <w:rPr>
          <w:spacing w:val="-2"/>
          <w:sz w:val="24"/>
        </w:rPr>
        <w:t xml:space="preserve"> </w:t>
      </w:r>
      <w:r>
        <w:rPr>
          <w:sz w:val="24"/>
        </w:rPr>
        <w:t>shall</w:t>
      </w:r>
      <w:r>
        <w:rPr>
          <w:spacing w:val="-2"/>
          <w:sz w:val="24"/>
        </w:rPr>
        <w:t xml:space="preserve"> </w:t>
      </w:r>
      <w:r>
        <w:rPr>
          <w:sz w:val="24"/>
        </w:rPr>
        <w:t>be</w:t>
      </w:r>
      <w:r>
        <w:rPr>
          <w:spacing w:val="-3"/>
          <w:sz w:val="24"/>
        </w:rPr>
        <w:t xml:space="preserve"> </w:t>
      </w:r>
      <w:r>
        <w:rPr>
          <w:sz w:val="24"/>
        </w:rPr>
        <w:t>Government</w:t>
      </w:r>
      <w:r>
        <w:rPr>
          <w:spacing w:val="-3"/>
          <w:sz w:val="24"/>
        </w:rPr>
        <w:t xml:space="preserve"> </w:t>
      </w:r>
      <w:r>
        <w:rPr>
          <w:sz w:val="24"/>
        </w:rPr>
        <w:t>owned</w:t>
      </w:r>
      <w:r>
        <w:rPr>
          <w:spacing w:val="-2"/>
          <w:sz w:val="24"/>
        </w:rPr>
        <w:t xml:space="preserve"> </w:t>
      </w:r>
      <w:r>
        <w:rPr>
          <w:sz w:val="24"/>
        </w:rPr>
        <w:t>and</w:t>
      </w:r>
      <w:r>
        <w:rPr>
          <w:spacing w:val="-1"/>
          <w:sz w:val="24"/>
        </w:rPr>
        <w:t xml:space="preserve"> </w:t>
      </w:r>
      <w:r>
        <w:rPr>
          <w:sz w:val="24"/>
        </w:rPr>
        <w:t>are</w:t>
      </w:r>
      <w:r>
        <w:rPr>
          <w:spacing w:val="-2"/>
          <w:sz w:val="24"/>
        </w:rPr>
        <w:t xml:space="preserve"> </w:t>
      </w:r>
      <w:r>
        <w:rPr>
          <w:sz w:val="24"/>
        </w:rPr>
        <w:t>the</w:t>
      </w:r>
      <w:r>
        <w:rPr>
          <w:spacing w:val="-2"/>
          <w:sz w:val="24"/>
        </w:rPr>
        <w:t xml:space="preserve"> </w:t>
      </w:r>
      <w:r>
        <w:rPr>
          <w:sz w:val="24"/>
        </w:rPr>
        <w:t>property</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Government with all rights and privileges of ownership/copyright belonging exclusively to the Government. These documents and materials may not be used or sold by the Contractor without written permission from the CO. All materials supplied to the Government shall be the sole property of the</w:t>
      </w:r>
      <w:r>
        <w:rPr>
          <w:spacing w:val="-9"/>
          <w:sz w:val="24"/>
        </w:rPr>
        <w:t xml:space="preserve"> </w:t>
      </w:r>
      <w:r>
        <w:rPr>
          <w:sz w:val="24"/>
        </w:rPr>
        <w:t>Government</w:t>
      </w:r>
      <w:r>
        <w:rPr>
          <w:spacing w:val="-9"/>
          <w:sz w:val="24"/>
        </w:rPr>
        <w:t xml:space="preserve"> </w:t>
      </w:r>
      <w:r>
        <w:rPr>
          <w:sz w:val="24"/>
        </w:rPr>
        <w:t>and</w:t>
      </w:r>
      <w:r>
        <w:rPr>
          <w:spacing w:val="-10"/>
          <w:sz w:val="24"/>
        </w:rPr>
        <w:t xml:space="preserve"> </w:t>
      </w:r>
      <w:r>
        <w:rPr>
          <w:sz w:val="24"/>
        </w:rPr>
        <w:t>may</w:t>
      </w:r>
      <w:r>
        <w:rPr>
          <w:spacing w:val="-10"/>
          <w:sz w:val="24"/>
        </w:rPr>
        <w:t xml:space="preserve"> </w:t>
      </w:r>
      <w:r>
        <w:rPr>
          <w:sz w:val="24"/>
        </w:rPr>
        <w:t>not</w:t>
      </w:r>
      <w:r>
        <w:rPr>
          <w:spacing w:val="-9"/>
          <w:sz w:val="24"/>
        </w:rPr>
        <w:t xml:space="preserve"> </w:t>
      </w:r>
      <w:r>
        <w:rPr>
          <w:sz w:val="24"/>
        </w:rPr>
        <w:t>be</w:t>
      </w:r>
      <w:r>
        <w:rPr>
          <w:spacing w:val="-9"/>
          <w:sz w:val="24"/>
        </w:rPr>
        <w:t xml:space="preserve"> </w:t>
      </w:r>
      <w:r>
        <w:rPr>
          <w:sz w:val="24"/>
        </w:rPr>
        <w:t>used</w:t>
      </w:r>
      <w:r>
        <w:rPr>
          <w:spacing w:val="-10"/>
          <w:sz w:val="24"/>
        </w:rPr>
        <w:t xml:space="preserve"> </w:t>
      </w:r>
      <w:r>
        <w:rPr>
          <w:sz w:val="24"/>
        </w:rPr>
        <w:t>for</w:t>
      </w:r>
      <w:r>
        <w:rPr>
          <w:spacing w:val="-9"/>
          <w:sz w:val="24"/>
        </w:rPr>
        <w:t xml:space="preserve"> </w:t>
      </w:r>
      <w:r>
        <w:rPr>
          <w:sz w:val="24"/>
        </w:rPr>
        <w:t>any</w:t>
      </w:r>
      <w:r>
        <w:rPr>
          <w:spacing w:val="-10"/>
          <w:sz w:val="24"/>
        </w:rPr>
        <w:t xml:space="preserve"> </w:t>
      </w:r>
      <w:r>
        <w:rPr>
          <w:sz w:val="24"/>
        </w:rPr>
        <w:t>other</w:t>
      </w:r>
      <w:r>
        <w:rPr>
          <w:spacing w:val="-9"/>
          <w:sz w:val="24"/>
        </w:rPr>
        <w:t xml:space="preserve"> </w:t>
      </w:r>
      <w:r>
        <w:rPr>
          <w:sz w:val="24"/>
        </w:rPr>
        <w:t>purpose.</w:t>
      </w:r>
      <w:r>
        <w:rPr>
          <w:spacing w:val="-10"/>
          <w:sz w:val="24"/>
        </w:rPr>
        <w:t xml:space="preserve"> </w:t>
      </w:r>
      <w:r>
        <w:rPr>
          <w:sz w:val="24"/>
        </w:rPr>
        <w:t>This</w:t>
      </w:r>
      <w:r>
        <w:rPr>
          <w:spacing w:val="-9"/>
          <w:sz w:val="24"/>
        </w:rPr>
        <w:t xml:space="preserve"> </w:t>
      </w:r>
      <w:r>
        <w:rPr>
          <w:sz w:val="24"/>
        </w:rPr>
        <w:t>right</w:t>
      </w:r>
      <w:r>
        <w:rPr>
          <w:spacing w:val="-9"/>
          <w:sz w:val="24"/>
        </w:rPr>
        <w:t xml:space="preserve"> </w:t>
      </w:r>
      <w:r>
        <w:rPr>
          <w:sz w:val="24"/>
        </w:rPr>
        <w:t>does</w:t>
      </w:r>
      <w:r>
        <w:rPr>
          <w:spacing w:val="-9"/>
          <w:sz w:val="24"/>
        </w:rPr>
        <w:t xml:space="preserve"> </w:t>
      </w:r>
      <w:r>
        <w:rPr>
          <w:sz w:val="24"/>
        </w:rPr>
        <w:t>not</w:t>
      </w:r>
      <w:r>
        <w:rPr>
          <w:spacing w:val="-9"/>
          <w:sz w:val="24"/>
        </w:rPr>
        <w:t xml:space="preserve"> </w:t>
      </w:r>
      <w:r>
        <w:rPr>
          <w:sz w:val="24"/>
        </w:rPr>
        <w:t>abrogate</w:t>
      </w:r>
      <w:r>
        <w:rPr>
          <w:spacing w:val="-9"/>
          <w:sz w:val="24"/>
        </w:rPr>
        <w:t xml:space="preserve"> </w:t>
      </w:r>
      <w:r>
        <w:rPr>
          <w:sz w:val="24"/>
        </w:rPr>
        <w:t>any</w:t>
      </w:r>
      <w:r>
        <w:rPr>
          <w:spacing w:val="-9"/>
          <w:sz w:val="24"/>
        </w:rPr>
        <w:t xml:space="preserve"> </w:t>
      </w:r>
      <w:r>
        <w:rPr>
          <w:sz w:val="24"/>
        </w:rPr>
        <w:t>other government rights.</w:t>
      </w:r>
    </w:p>
    <w:p w14:paraId="66204FF1" w14:textId="77777777" w:rsidR="00E23A5D" w:rsidRDefault="00E23A5D">
      <w:pPr>
        <w:pStyle w:val="BodyText"/>
      </w:pPr>
    </w:p>
    <w:p w14:paraId="2490688F" w14:textId="60A807B9" w:rsidR="00E23A5D" w:rsidRDefault="00CF1E04">
      <w:pPr>
        <w:pStyle w:val="ListParagraph"/>
        <w:numPr>
          <w:ilvl w:val="1"/>
          <w:numId w:val="1"/>
        </w:numPr>
        <w:tabs>
          <w:tab w:val="left" w:pos="1440"/>
        </w:tabs>
        <w:ind w:left="720" w:right="420" w:firstLine="0"/>
        <w:jc w:val="both"/>
        <w:rPr>
          <w:sz w:val="24"/>
          <w:szCs w:val="24"/>
        </w:rPr>
        <w:pPrChange w:id="505" w:author="GRASSEL, MARK C NH-03 USSF SpOC 21 CS (OL-S)/SCXG" w:date="2025-02-05T09:32:00Z" w16du:dateUtc="2025-02-05T16:32:00Z">
          <w:pPr>
            <w:pStyle w:val="ListParagraph"/>
            <w:numPr>
              <w:ilvl w:val="1"/>
              <w:numId w:val="1"/>
            </w:numPr>
            <w:tabs>
              <w:tab w:val="left" w:pos="2079"/>
            </w:tabs>
            <w:ind w:left="1360" w:right="1033" w:hanging="720"/>
            <w:jc w:val="left"/>
          </w:pPr>
        </w:pPrChange>
      </w:pPr>
      <w:r w:rsidRPr="1231D771">
        <w:rPr>
          <w:b/>
          <w:sz w:val="24"/>
          <w:szCs w:val="24"/>
        </w:rPr>
        <w:t xml:space="preserve">Organizational Conflict of Interest (OCI): </w:t>
      </w:r>
      <w:r w:rsidRPr="1231D771">
        <w:rPr>
          <w:sz w:val="24"/>
          <w:szCs w:val="24"/>
        </w:rPr>
        <w:t>Contractor and subcontractor personnel performing</w:t>
      </w:r>
      <w:r w:rsidRPr="1231D771">
        <w:rPr>
          <w:spacing w:val="-8"/>
          <w:sz w:val="24"/>
          <w:szCs w:val="24"/>
        </w:rPr>
        <w:t xml:space="preserve"> </w:t>
      </w:r>
      <w:r w:rsidRPr="1231D771">
        <w:rPr>
          <w:sz w:val="24"/>
          <w:szCs w:val="24"/>
        </w:rPr>
        <w:t>work</w:t>
      </w:r>
      <w:r w:rsidRPr="1231D771">
        <w:rPr>
          <w:spacing w:val="-7"/>
          <w:sz w:val="24"/>
          <w:szCs w:val="24"/>
        </w:rPr>
        <w:t xml:space="preserve"> </w:t>
      </w:r>
      <w:r w:rsidRPr="1231D771">
        <w:rPr>
          <w:sz w:val="24"/>
          <w:szCs w:val="24"/>
        </w:rPr>
        <w:t>under</w:t>
      </w:r>
      <w:r w:rsidRPr="1231D771">
        <w:rPr>
          <w:spacing w:val="-7"/>
          <w:sz w:val="24"/>
          <w:szCs w:val="24"/>
        </w:rPr>
        <w:t xml:space="preserve"> </w:t>
      </w:r>
      <w:r w:rsidRPr="1231D771">
        <w:rPr>
          <w:sz w:val="24"/>
          <w:szCs w:val="24"/>
        </w:rPr>
        <w:t>this</w:t>
      </w:r>
      <w:r w:rsidRPr="1231D771">
        <w:rPr>
          <w:spacing w:val="-7"/>
          <w:sz w:val="24"/>
          <w:szCs w:val="24"/>
        </w:rPr>
        <w:t xml:space="preserve"> </w:t>
      </w:r>
      <w:r w:rsidRPr="1231D771">
        <w:rPr>
          <w:sz w:val="24"/>
          <w:szCs w:val="24"/>
        </w:rPr>
        <w:t>contract</w:t>
      </w:r>
      <w:r w:rsidRPr="1231D771">
        <w:rPr>
          <w:spacing w:val="-8"/>
          <w:sz w:val="24"/>
          <w:szCs w:val="24"/>
        </w:rPr>
        <w:t xml:space="preserve"> </w:t>
      </w:r>
      <w:r w:rsidRPr="1231D771">
        <w:rPr>
          <w:sz w:val="24"/>
          <w:szCs w:val="24"/>
        </w:rPr>
        <w:t>may</w:t>
      </w:r>
      <w:r w:rsidRPr="1231D771">
        <w:rPr>
          <w:spacing w:val="-7"/>
          <w:sz w:val="24"/>
          <w:szCs w:val="24"/>
        </w:rPr>
        <w:t xml:space="preserve"> </w:t>
      </w:r>
      <w:r w:rsidRPr="1231D771">
        <w:rPr>
          <w:sz w:val="24"/>
          <w:szCs w:val="24"/>
        </w:rPr>
        <w:t>receive,</w:t>
      </w:r>
      <w:r w:rsidRPr="1231D771">
        <w:rPr>
          <w:spacing w:val="-8"/>
          <w:sz w:val="24"/>
          <w:szCs w:val="24"/>
        </w:rPr>
        <w:t xml:space="preserve"> </w:t>
      </w:r>
      <w:r w:rsidRPr="1231D771">
        <w:rPr>
          <w:sz w:val="24"/>
          <w:szCs w:val="24"/>
        </w:rPr>
        <w:t>have</w:t>
      </w:r>
      <w:r w:rsidRPr="1231D771">
        <w:rPr>
          <w:spacing w:val="-7"/>
          <w:sz w:val="24"/>
          <w:szCs w:val="24"/>
        </w:rPr>
        <w:t xml:space="preserve"> </w:t>
      </w:r>
      <w:r w:rsidRPr="1231D771">
        <w:rPr>
          <w:sz w:val="24"/>
          <w:szCs w:val="24"/>
        </w:rPr>
        <w:t>access</w:t>
      </w:r>
      <w:r w:rsidRPr="1231D771">
        <w:rPr>
          <w:spacing w:val="-8"/>
          <w:sz w:val="24"/>
          <w:szCs w:val="24"/>
        </w:rPr>
        <w:t xml:space="preserve"> </w:t>
      </w:r>
      <w:r w:rsidRPr="1231D771">
        <w:rPr>
          <w:sz w:val="24"/>
          <w:szCs w:val="24"/>
        </w:rPr>
        <w:t>to</w:t>
      </w:r>
      <w:r w:rsidRPr="1231D771">
        <w:rPr>
          <w:spacing w:val="-7"/>
          <w:sz w:val="24"/>
          <w:szCs w:val="24"/>
        </w:rPr>
        <w:t xml:space="preserve"> </w:t>
      </w:r>
      <w:r w:rsidRPr="1231D771">
        <w:rPr>
          <w:sz w:val="24"/>
          <w:szCs w:val="24"/>
        </w:rPr>
        <w:t>or</w:t>
      </w:r>
      <w:r w:rsidRPr="1231D771">
        <w:rPr>
          <w:spacing w:val="-7"/>
          <w:sz w:val="24"/>
          <w:szCs w:val="24"/>
        </w:rPr>
        <w:t xml:space="preserve"> </w:t>
      </w:r>
      <w:r w:rsidRPr="1231D771">
        <w:rPr>
          <w:sz w:val="24"/>
          <w:szCs w:val="24"/>
        </w:rPr>
        <w:t>participate</w:t>
      </w:r>
      <w:r w:rsidRPr="1231D771">
        <w:rPr>
          <w:spacing w:val="-7"/>
          <w:sz w:val="24"/>
          <w:szCs w:val="24"/>
        </w:rPr>
        <w:t xml:space="preserve"> </w:t>
      </w:r>
      <w:r w:rsidRPr="1231D771">
        <w:rPr>
          <w:sz w:val="24"/>
          <w:szCs w:val="24"/>
        </w:rPr>
        <w:t>in</w:t>
      </w:r>
      <w:r w:rsidRPr="1231D771">
        <w:rPr>
          <w:spacing w:val="-7"/>
          <w:sz w:val="24"/>
          <w:szCs w:val="24"/>
        </w:rPr>
        <w:t xml:space="preserve"> </w:t>
      </w:r>
      <w:r w:rsidRPr="1231D771">
        <w:rPr>
          <w:sz w:val="24"/>
          <w:szCs w:val="24"/>
        </w:rPr>
        <w:t>the</w:t>
      </w:r>
      <w:r w:rsidRPr="1231D771">
        <w:rPr>
          <w:spacing w:val="-7"/>
          <w:sz w:val="24"/>
          <w:szCs w:val="24"/>
        </w:rPr>
        <w:t xml:space="preserve"> </w:t>
      </w:r>
      <w:r w:rsidRPr="1231D771">
        <w:rPr>
          <w:sz w:val="24"/>
          <w:szCs w:val="24"/>
        </w:rPr>
        <w:t>development of</w:t>
      </w:r>
      <w:r w:rsidRPr="1231D771">
        <w:rPr>
          <w:spacing w:val="-15"/>
          <w:sz w:val="24"/>
          <w:szCs w:val="24"/>
        </w:rPr>
        <w:t xml:space="preserve"> </w:t>
      </w:r>
      <w:r w:rsidRPr="1231D771">
        <w:rPr>
          <w:sz w:val="24"/>
          <w:szCs w:val="24"/>
        </w:rPr>
        <w:t>proprietary</w:t>
      </w:r>
      <w:r w:rsidRPr="1231D771">
        <w:rPr>
          <w:spacing w:val="-15"/>
          <w:sz w:val="24"/>
          <w:szCs w:val="24"/>
        </w:rPr>
        <w:t xml:space="preserve"> </w:t>
      </w:r>
      <w:r w:rsidRPr="1231D771">
        <w:rPr>
          <w:sz w:val="24"/>
          <w:szCs w:val="24"/>
        </w:rPr>
        <w:t>or</w:t>
      </w:r>
      <w:r w:rsidRPr="1231D771">
        <w:rPr>
          <w:spacing w:val="-15"/>
          <w:sz w:val="24"/>
          <w:szCs w:val="24"/>
        </w:rPr>
        <w:t xml:space="preserve"> </w:t>
      </w:r>
      <w:r w:rsidRPr="1231D771">
        <w:rPr>
          <w:sz w:val="24"/>
          <w:szCs w:val="24"/>
        </w:rPr>
        <w:t>source</w:t>
      </w:r>
      <w:r w:rsidRPr="1231D771">
        <w:rPr>
          <w:spacing w:val="-15"/>
          <w:sz w:val="24"/>
          <w:szCs w:val="24"/>
        </w:rPr>
        <w:t xml:space="preserve"> </w:t>
      </w:r>
      <w:r w:rsidRPr="1231D771">
        <w:rPr>
          <w:sz w:val="24"/>
          <w:szCs w:val="24"/>
        </w:rPr>
        <w:t>selection</w:t>
      </w:r>
      <w:r w:rsidRPr="1231D771">
        <w:rPr>
          <w:spacing w:val="-15"/>
          <w:sz w:val="24"/>
          <w:szCs w:val="24"/>
        </w:rPr>
        <w:t xml:space="preserve"> </w:t>
      </w:r>
      <w:r w:rsidRPr="1231D771">
        <w:rPr>
          <w:sz w:val="24"/>
          <w:szCs w:val="24"/>
        </w:rPr>
        <w:t>information</w:t>
      </w:r>
      <w:r w:rsidRPr="1231D771">
        <w:rPr>
          <w:spacing w:val="-15"/>
          <w:sz w:val="24"/>
          <w:szCs w:val="24"/>
        </w:rPr>
        <w:t xml:space="preserve"> </w:t>
      </w:r>
      <w:r w:rsidRPr="1231D771">
        <w:rPr>
          <w:sz w:val="24"/>
          <w:szCs w:val="24"/>
        </w:rPr>
        <w:t>(e.g.,</w:t>
      </w:r>
      <w:r w:rsidRPr="1231D771">
        <w:rPr>
          <w:spacing w:val="-15"/>
          <w:sz w:val="24"/>
          <w:szCs w:val="24"/>
        </w:rPr>
        <w:t xml:space="preserve"> </w:t>
      </w:r>
      <w:r w:rsidRPr="1231D771">
        <w:rPr>
          <w:sz w:val="24"/>
          <w:szCs w:val="24"/>
        </w:rPr>
        <w:t>cost</w:t>
      </w:r>
      <w:r w:rsidRPr="1231D771">
        <w:rPr>
          <w:spacing w:val="-15"/>
          <w:sz w:val="24"/>
          <w:szCs w:val="24"/>
        </w:rPr>
        <w:t xml:space="preserve"> </w:t>
      </w:r>
      <w:r w:rsidRPr="1231D771">
        <w:rPr>
          <w:sz w:val="24"/>
          <w:szCs w:val="24"/>
        </w:rPr>
        <w:t>or</w:t>
      </w:r>
      <w:r w:rsidRPr="1231D771">
        <w:rPr>
          <w:spacing w:val="-15"/>
          <w:sz w:val="24"/>
          <w:szCs w:val="24"/>
        </w:rPr>
        <w:t xml:space="preserve"> </w:t>
      </w:r>
      <w:r w:rsidRPr="1231D771">
        <w:rPr>
          <w:sz w:val="24"/>
          <w:szCs w:val="24"/>
        </w:rPr>
        <w:t>pricing</w:t>
      </w:r>
      <w:r w:rsidRPr="1231D771">
        <w:rPr>
          <w:spacing w:val="-15"/>
          <w:sz w:val="24"/>
          <w:szCs w:val="24"/>
        </w:rPr>
        <w:t xml:space="preserve"> </w:t>
      </w:r>
      <w:r w:rsidRPr="1231D771">
        <w:rPr>
          <w:sz w:val="24"/>
          <w:szCs w:val="24"/>
        </w:rPr>
        <w:t>information,</w:t>
      </w:r>
      <w:r w:rsidRPr="1231D771">
        <w:rPr>
          <w:spacing w:val="-15"/>
          <w:sz w:val="24"/>
          <w:szCs w:val="24"/>
        </w:rPr>
        <w:t xml:space="preserve"> </w:t>
      </w:r>
      <w:r w:rsidRPr="1231D771">
        <w:rPr>
          <w:sz w:val="24"/>
          <w:szCs w:val="24"/>
        </w:rPr>
        <w:t>budget</w:t>
      </w:r>
      <w:r w:rsidRPr="1231D771">
        <w:rPr>
          <w:spacing w:val="-15"/>
          <w:sz w:val="24"/>
          <w:szCs w:val="24"/>
        </w:rPr>
        <w:t xml:space="preserve"> </w:t>
      </w:r>
      <w:r w:rsidRPr="1231D771">
        <w:rPr>
          <w:sz w:val="24"/>
          <w:szCs w:val="24"/>
        </w:rPr>
        <w:t>information or analyses, specifications or work statements, etc.) or perform evaluation services which may create</w:t>
      </w:r>
      <w:r w:rsidRPr="1231D771">
        <w:rPr>
          <w:spacing w:val="-5"/>
          <w:sz w:val="24"/>
          <w:szCs w:val="24"/>
        </w:rPr>
        <w:t xml:space="preserve"> </w:t>
      </w:r>
      <w:r w:rsidRPr="1231D771">
        <w:rPr>
          <w:sz w:val="24"/>
          <w:szCs w:val="24"/>
        </w:rPr>
        <w:t>a</w:t>
      </w:r>
      <w:r w:rsidRPr="1231D771">
        <w:rPr>
          <w:spacing w:val="-5"/>
          <w:sz w:val="24"/>
          <w:szCs w:val="24"/>
        </w:rPr>
        <w:t xml:space="preserve"> </w:t>
      </w:r>
      <w:r w:rsidRPr="1231D771">
        <w:rPr>
          <w:sz w:val="24"/>
          <w:szCs w:val="24"/>
        </w:rPr>
        <w:t>current</w:t>
      </w:r>
      <w:r w:rsidRPr="1231D771">
        <w:rPr>
          <w:spacing w:val="-4"/>
          <w:sz w:val="24"/>
          <w:szCs w:val="24"/>
        </w:rPr>
        <w:t xml:space="preserve"> </w:t>
      </w:r>
      <w:r w:rsidRPr="1231D771">
        <w:rPr>
          <w:sz w:val="24"/>
          <w:szCs w:val="24"/>
        </w:rPr>
        <w:t>or</w:t>
      </w:r>
      <w:r w:rsidRPr="1231D771">
        <w:rPr>
          <w:spacing w:val="-4"/>
          <w:sz w:val="24"/>
          <w:szCs w:val="24"/>
        </w:rPr>
        <w:t xml:space="preserve"> </w:t>
      </w:r>
      <w:r w:rsidRPr="1231D771">
        <w:rPr>
          <w:sz w:val="24"/>
          <w:szCs w:val="24"/>
        </w:rPr>
        <w:t>subsequent</w:t>
      </w:r>
      <w:r w:rsidRPr="1231D771">
        <w:rPr>
          <w:spacing w:val="-4"/>
          <w:sz w:val="24"/>
          <w:szCs w:val="24"/>
        </w:rPr>
        <w:t xml:space="preserve"> </w:t>
      </w:r>
      <w:r w:rsidRPr="1231D771">
        <w:rPr>
          <w:sz w:val="24"/>
          <w:szCs w:val="24"/>
        </w:rPr>
        <w:t>OCI</w:t>
      </w:r>
      <w:r w:rsidRPr="1231D771">
        <w:rPr>
          <w:spacing w:val="-4"/>
          <w:sz w:val="24"/>
          <w:szCs w:val="24"/>
        </w:rPr>
        <w:t xml:space="preserve"> </w:t>
      </w:r>
      <w:r w:rsidRPr="1231D771">
        <w:rPr>
          <w:sz w:val="24"/>
          <w:szCs w:val="24"/>
        </w:rPr>
        <w:t>as</w:t>
      </w:r>
      <w:r w:rsidRPr="1231D771">
        <w:rPr>
          <w:spacing w:val="-5"/>
          <w:sz w:val="24"/>
          <w:szCs w:val="24"/>
        </w:rPr>
        <w:t xml:space="preserve"> </w:t>
      </w:r>
      <w:r w:rsidRPr="1231D771">
        <w:rPr>
          <w:sz w:val="24"/>
          <w:szCs w:val="24"/>
        </w:rPr>
        <w:t>defined</w:t>
      </w:r>
      <w:r w:rsidRPr="1231D771">
        <w:rPr>
          <w:spacing w:val="-6"/>
          <w:sz w:val="24"/>
          <w:szCs w:val="24"/>
        </w:rPr>
        <w:t xml:space="preserve"> </w:t>
      </w:r>
      <w:r w:rsidRPr="1231D771">
        <w:rPr>
          <w:sz w:val="24"/>
          <w:szCs w:val="24"/>
        </w:rPr>
        <w:t>in</w:t>
      </w:r>
      <w:r w:rsidRPr="1231D771">
        <w:rPr>
          <w:spacing w:val="-5"/>
          <w:sz w:val="24"/>
          <w:szCs w:val="24"/>
        </w:rPr>
        <w:t xml:space="preserve"> </w:t>
      </w:r>
      <w:r w:rsidRPr="1231D771">
        <w:rPr>
          <w:sz w:val="24"/>
          <w:szCs w:val="24"/>
        </w:rPr>
        <w:t>FAR</w:t>
      </w:r>
      <w:r w:rsidRPr="1231D771">
        <w:rPr>
          <w:spacing w:val="-5"/>
          <w:sz w:val="24"/>
          <w:szCs w:val="24"/>
        </w:rPr>
        <w:t xml:space="preserve"> </w:t>
      </w:r>
      <w:r w:rsidRPr="1231D771">
        <w:rPr>
          <w:sz w:val="24"/>
          <w:szCs w:val="24"/>
        </w:rPr>
        <w:t>Subpart</w:t>
      </w:r>
      <w:r w:rsidRPr="1231D771">
        <w:rPr>
          <w:spacing w:val="-4"/>
          <w:sz w:val="24"/>
          <w:szCs w:val="24"/>
        </w:rPr>
        <w:t xml:space="preserve"> </w:t>
      </w:r>
      <w:r w:rsidRPr="1231D771">
        <w:rPr>
          <w:sz w:val="24"/>
          <w:szCs w:val="24"/>
        </w:rPr>
        <w:t>9.5.</w:t>
      </w:r>
      <w:r w:rsidRPr="1231D771">
        <w:rPr>
          <w:spacing w:val="-4"/>
          <w:sz w:val="24"/>
          <w:szCs w:val="24"/>
        </w:rPr>
        <w:t xml:space="preserve"> </w:t>
      </w:r>
      <w:r w:rsidRPr="1231D771">
        <w:rPr>
          <w:sz w:val="24"/>
          <w:szCs w:val="24"/>
        </w:rPr>
        <w:t>The</w:t>
      </w:r>
      <w:r w:rsidRPr="1231D771">
        <w:rPr>
          <w:spacing w:val="-3"/>
          <w:sz w:val="24"/>
          <w:szCs w:val="24"/>
        </w:rPr>
        <w:t xml:space="preserve"> </w:t>
      </w:r>
      <w:r w:rsidRPr="1231D771">
        <w:rPr>
          <w:sz w:val="24"/>
          <w:szCs w:val="24"/>
        </w:rPr>
        <w:t>Contractor</w:t>
      </w:r>
      <w:r w:rsidRPr="1231D771">
        <w:rPr>
          <w:spacing w:val="-4"/>
          <w:sz w:val="24"/>
          <w:szCs w:val="24"/>
        </w:rPr>
        <w:t xml:space="preserve"> </w:t>
      </w:r>
      <w:r w:rsidRPr="1231D771">
        <w:rPr>
          <w:sz w:val="24"/>
          <w:szCs w:val="24"/>
        </w:rPr>
        <w:t>shall</w:t>
      </w:r>
      <w:r w:rsidRPr="1231D771">
        <w:rPr>
          <w:spacing w:val="-4"/>
          <w:sz w:val="24"/>
          <w:szCs w:val="24"/>
        </w:rPr>
        <w:t xml:space="preserve"> </w:t>
      </w:r>
      <w:r w:rsidRPr="1231D771">
        <w:rPr>
          <w:sz w:val="24"/>
          <w:szCs w:val="24"/>
        </w:rPr>
        <w:t>notify</w:t>
      </w:r>
      <w:r w:rsidRPr="1231D771">
        <w:rPr>
          <w:spacing w:val="-5"/>
          <w:sz w:val="24"/>
          <w:szCs w:val="24"/>
        </w:rPr>
        <w:t xml:space="preserve"> </w:t>
      </w:r>
      <w:r w:rsidRPr="1231D771">
        <w:rPr>
          <w:sz w:val="24"/>
          <w:szCs w:val="24"/>
        </w:rPr>
        <w:t>the CO immediately whenever it becomes aware that such access or participation may result in any actual or potential OCI and shall promptly submit a plan to the CO</w:t>
      </w:r>
      <w:r w:rsidRPr="1231D771">
        <w:rPr>
          <w:spacing w:val="-9"/>
          <w:sz w:val="24"/>
          <w:szCs w:val="24"/>
        </w:rPr>
        <w:t xml:space="preserve"> </w:t>
      </w:r>
      <w:r w:rsidRPr="1231D771">
        <w:rPr>
          <w:sz w:val="24"/>
          <w:szCs w:val="24"/>
        </w:rPr>
        <w:t>to</w:t>
      </w:r>
      <w:r w:rsidRPr="1231D771">
        <w:rPr>
          <w:spacing w:val="-10"/>
          <w:sz w:val="24"/>
          <w:szCs w:val="24"/>
        </w:rPr>
        <w:t xml:space="preserve"> </w:t>
      </w:r>
      <w:r w:rsidRPr="1231D771">
        <w:rPr>
          <w:sz w:val="24"/>
          <w:szCs w:val="24"/>
        </w:rPr>
        <w:t>avoid</w:t>
      </w:r>
      <w:r w:rsidRPr="1231D771">
        <w:rPr>
          <w:spacing w:val="-8"/>
          <w:sz w:val="24"/>
          <w:szCs w:val="24"/>
        </w:rPr>
        <w:t xml:space="preserve"> </w:t>
      </w:r>
      <w:r w:rsidRPr="1231D771">
        <w:rPr>
          <w:sz w:val="24"/>
          <w:szCs w:val="24"/>
        </w:rPr>
        <w:t>or</w:t>
      </w:r>
      <w:r w:rsidRPr="1231D771">
        <w:rPr>
          <w:spacing w:val="-9"/>
          <w:sz w:val="24"/>
          <w:szCs w:val="24"/>
        </w:rPr>
        <w:t xml:space="preserve"> </w:t>
      </w:r>
      <w:r w:rsidRPr="1231D771">
        <w:rPr>
          <w:sz w:val="24"/>
          <w:szCs w:val="24"/>
        </w:rPr>
        <w:t>mitigate</w:t>
      </w:r>
      <w:r w:rsidRPr="1231D771">
        <w:rPr>
          <w:spacing w:val="-8"/>
          <w:sz w:val="24"/>
          <w:szCs w:val="24"/>
        </w:rPr>
        <w:t xml:space="preserve"> </w:t>
      </w:r>
      <w:r w:rsidRPr="1231D771">
        <w:rPr>
          <w:sz w:val="24"/>
          <w:szCs w:val="24"/>
        </w:rPr>
        <w:t>any</w:t>
      </w:r>
      <w:r w:rsidRPr="1231D771">
        <w:rPr>
          <w:spacing w:val="-10"/>
          <w:sz w:val="24"/>
          <w:szCs w:val="24"/>
        </w:rPr>
        <w:t xml:space="preserve"> </w:t>
      </w:r>
      <w:r w:rsidRPr="1231D771">
        <w:rPr>
          <w:sz w:val="24"/>
          <w:szCs w:val="24"/>
        </w:rPr>
        <w:t>such OCI.</w:t>
      </w:r>
      <w:r w:rsidRPr="1231D771">
        <w:rPr>
          <w:spacing w:val="-4"/>
          <w:sz w:val="24"/>
          <w:szCs w:val="24"/>
        </w:rPr>
        <w:t xml:space="preserve"> </w:t>
      </w:r>
      <w:r w:rsidRPr="1231D771">
        <w:rPr>
          <w:sz w:val="24"/>
          <w:szCs w:val="24"/>
        </w:rPr>
        <w:t>The</w:t>
      </w:r>
      <w:r w:rsidRPr="1231D771">
        <w:rPr>
          <w:spacing w:val="-3"/>
          <w:sz w:val="24"/>
          <w:szCs w:val="24"/>
        </w:rPr>
        <w:t xml:space="preserve"> </w:t>
      </w:r>
      <w:r w:rsidRPr="1231D771">
        <w:rPr>
          <w:sz w:val="24"/>
          <w:szCs w:val="24"/>
        </w:rPr>
        <w:t>Contractor’s</w:t>
      </w:r>
      <w:r w:rsidRPr="1231D771">
        <w:rPr>
          <w:spacing w:val="-5"/>
          <w:sz w:val="24"/>
          <w:szCs w:val="24"/>
        </w:rPr>
        <w:t xml:space="preserve"> </w:t>
      </w:r>
      <w:r w:rsidRPr="1231D771">
        <w:rPr>
          <w:sz w:val="24"/>
          <w:szCs w:val="24"/>
        </w:rPr>
        <w:t>mitigation</w:t>
      </w:r>
      <w:r w:rsidRPr="1231D771">
        <w:rPr>
          <w:spacing w:val="-4"/>
          <w:sz w:val="24"/>
          <w:szCs w:val="24"/>
        </w:rPr>
        <w:t xml:space="preserve"> </w:t>
      </w:r>
      <w:r w:rsidRPr="1231D771">
        <w:rPr>
          <w:sz w:val="24"/>
          <w:szCs w:val="24"/>
        </w:rPr>
        <w:t>plan</w:t>
      </w:r>
      <w:r w:rsidRPr="1231D771">
        <w:rPr>
          <w:spacing w:val="-4"/>
          <w:sz w:val="24"/>
          <w:szCs w:val="24"/>
        </w:rPr>
        <w:t xml:space="preserve"> </w:t>
      </w:r>
      <w:r w:rsidRPr="1231D771">
        <w:rPr>
          <w:sz w:val="24"/>
          <w:szCs w:val="24"/>
        </w:rPr>
        <w:t>will</w:t>
      </w:r>
      <w:r w:rsidRPr="1231D771">
        <w:rPr>
          <w:spacing w:val="-3"/>
          <w:sz w:val="24"/>
          <w:szCs w:val="24"/>
        </w:rPr>
        <w:t xml:space="preserve"> </w:t>
      </w:r>
      <w:r w:rsidRPr="1231D771">
        <w:rPr>
          <w:sz w:val="24"/>
          <w:szCs w:val="24"/>
        </w:rPr>
        <w:t>be</w:t>
      </w:r>
      <w:r w:rsidRPr="1231D771">
        <w:rPr>
          <w:spacing w:val="-3"/>
          <w:sz w:val="24"/>
          <w:szCs w:val="24"/>
        </w:rPr>
        <w:t xml:space="preserve"> </w:t>
      </w:r>
      <w:r w:rsidRPr="1231D771">
        <w:rPr>
          <w:sz w:val="24"/>
          <w:szCs w:val="24"/>
        </w:rPr>
        <w:t>determined</w:t>
      </w:r>
      <w:r w:rsidRPr="1231D771">
        <w:rPr>
          <w:spacing w:val="-5"/>
          <w:sz w:val="24"/>
          <w:szCs w:val="24"/>
        </w:rPr>
        <w:t xml:space="preserve"> </w:t>
      </w:r>
      <w:r w:rsidRPr="1231D771">
        <w:rPr>
          <w:sz w:val="24"/>
          <w:szCs w:val="24"/>
        </w:rPr>
        <w:t>to</w:t>
      </w:r>
      <w:r w:rsidRPr="1231D771">
        <w:rPr>
          <w:spacing w:val="-3"/>
          <w:sz w:val="24"/>
          <w:szCs w:val="24"/>
        </w:rPr>
        <w:t xml:space="preserve"> </w:t>
      </w:r>
      <w:r w:rsidRPr="1231D771">
        <w:rPr>
          <w:sz w:val="24"/>
          <w:szCs w:val="24"/>
        </w:rPr>
        <w:t>be</w:t>
      </w:r>
      <w:r w:rsidRPr="1231D771">
        <w:rPr>
          <w:spacing w:val="-3"/>
          <w:sz w:val="24"/>
          <w:szCs w:val="24"/>
        </w:rPr>
        <w:t xml:space="preserve"> </w:t>
      </w:r>
      <w:r w:rsidRPr="1231D771">
        <w:rPr>
          <w:sz w:val="24"/>
          <w:szCs w:val="24"/>
        </w:rPr>
        <w:t>acceptable</w:t>
      </w:r>
      <w:r w:rsidRPr="1231D771">
        <w:rPr>
          <w:spacing w:val="-3"/>
          <w:sz w:val="24"/>
          <w:szCs w:val="24"/>
        </w:rPr>
        <w:t xml:space="preserve"> </w:t>
      </w:r>
      <w:r w:rsidRPr="1231D771">
        <w:rPr>
          <w:sz w:val="24"/>
          <w:szCs w:val="24"/>
        </w:rPr>
        <w:t>solely</w:t>
      </w:r>
      <w:r w:rsidRPr="1231D771">
        <w:rPr>
          <w:spacing w:val="-4"/>
          <w:sz w:val="24"/>
          <w:szCs w:val="24"/>
        </w:rPr>
        <w:t xml:space="preserve"> </w:t>
      </w:r>
      <w:r w:rsidRPr="1231D771">
        <w:rPr>
          <w:sz w:val="24"/>
          <w:szCs w:val="24"/>
        </w:rPr>
        <w:t>at</w:t>
      </w:r>
      <w:r w:rsidRPr="1231D771">
        <w:rPr>
          <w:spacing w:val="-3"/>
          <w:sz w:val="24"/>
          <w:szCs w:val="24"/>
        </w:rPr>
        <w:t xml:space="preserve"> </w:t>
      </w:r>
      <w:r w:rsidRPr="1231D771">
        <w:rPr>
          <w:sz w:val="24"/>
          <w:szCs w:val="24"/>
        </w:rPr>
        <w:t>the</w:t>
      </w:r>
      <w:r w:rsidRPr="1231D771">
        <w:rPr>
          <w:spacing w:val="-3"/>
          <w:sz w:val="24"/>
          <w:szCs w:val="24"/>
        </w:rPr>
        <w:t xml:space="preserve"> </w:t>
      </w:r>
      <w:r w:rsidRPr="1231D771">
        <w:rPr>
          <w:sz w:val="24"/>
          <w:szCs w:val="24"/>
        </w:rPr>
        <w:t>discretion of the CO and in the event the CO unilaterally determines that any such OCI cannot be satisfactorily</w:t>
      </w:r>
      <w:r w:rsidRPr="1231D771">
        <w:rPr>
          <w:spacing w:val="-12"/>
          <w:sz w:val="24"/>
          <w:szCs w:val="24"/>
        </w:rPr>
        <w:t xml:space="preserve"> </w:t>
      </w:r>
      <w:r w:rsidRPr="1231D771">
        <w:rPr>
          <w:sz w:val="24"/>
          <w:szCs w:val="24"/>
        </w:rPr>
        <w:t>avoided</w:t>
      </w:r>
      <w:r w:rsidRPr="1231D771">
        <w:rPr>
          <w:spacing w:val="-12"/>
          <w:sz w:val="24"/>
          <w:szCs w:val="24"/>
        </w:rPr>
        <w:t xml:space="preserve"> </w:t>
      </w:r>
      <w:r w:rsidRPr="1231D771">
        <w:rPr>
          <w:sz w:val="24"/>
          <w:szCs w:val="24"/>
        </w:rPr>
        <w:t>or</w:t>
      </w:r>
      <w:r w:rsidRPr="1231D771">
        <w:rPr>
          <w:spacing w:val="-13"/>
          <w:sz w:val="24"/>
          <w:szCs w:val="24"/>
        </w:rPr>
        <w:t xml:space="preserve"> </w:t>
      </w:r>
      <w:r w:rsidRPr="1231D771">
        <w:rPr>
          <w:sz w:val="24"/>
          <w:szCs w:val="24"/>
        </w:rPr>
        <w:t>mitigated,</w:t>
      </w:r>
      <w:r w:rsidRPr="1231D771">
        <w:rPr>
          <w:spacing w:val="-12"/>
          <w:sz w:val="24"/>
          <w:szCs w:val="24"/>
        </w:rPr>
        <w:t xml:space="preserve"> </w:t>
      </w:r>
      <w:r w:rsidRPr="1231D771">
        <w:rPr>
          <w:sz w:val="24"/>
          <w:szCs w:val="24"/>
        </w:rPr>
        <w:t>the</w:t>
      </w:r>
      <w:r w:rsidRPr="1231D771">
        <w:rPr>
          <w:spacing w:val="-12"/>
          <w:sz w:val="24"/>
          <w:szCs w:val="24"/>
        </w:rPr>
        <w:t xml:space="preserve"> </w:t>
      </w:r>
      <w:r w:rsidRPr="1231D771">
        <w:rPr>
          <w:sz w:val="24"/>
          <w:szCs w:val="24"/>
        </w:rPr>
        <w:t>CO</w:t>
      </w:r>
      <w:r w:rsidRPr="1231D771">
        <w:rPr>
          <w:spacing w:val="-13"/>
          <w:sz w:val="24"/>
          <w:szCs w:val="24"/>
        </w:rPr>
        <w:t xml:space="preserve"> </w:t>
      </w:r>
      <w:r w:rsidRPr="1231D771">
        <w:rPr>
          <w:sz w:val="24"/>
          <w:szCs w:val="24"/>
        </w:rPr>
        <w:t>may</w:t>
      </w:r>
      <w:r w:rsidRPr="1231D771">
        <w:rPr>
          <w:spacing w:val="-12"/>
          <w:sz w:val="24"/>
          <w:szCs w:val="24"/>
        </w:rPr>
        <w:t xml:space="preserve"> </w:t>
      </w:r>
      <w:r w:rsidRPr="1231D771">
        <w:rPr>
          <w:sz w:val="24"/>
          <w:szCs w:val="24"/>
        </w:rPr>
        <w:t>affect</w:t>
      </w:r>
      <w:r w:rsidRPr="1231D771">
        <w:rPr>
          <w:spacing w:val="-12"/>
          <w:sz w:val="24"/>
          <w:szCs w:val="24"/>
        </w:rPr>
        <w:t xml:space="preserve"> </w:t>
      </w:r>
      <w:r w:rsidRPr="1231D771">
        <w:rPr>
          <w:sz w:val="24"/>
          <w:szCs w:val="24"/>
        </w:rPr>
        <w:t>other</w:t>
      </w:r>
      <w:ins w:id="506" w:author="SMITH, WILLIAM H II CIV USSF SpOC 21 CS/SCOT" w:date="2025-02-03T20:28:00Z">
        <w:r w:rsidR="0AD79A21" w:rsidRPr="1231D771">
          <w:rPr>
            <w:sz w:val="24"/>
            <w:szCs w:val="24"/>
          </w:rPr>
          <w:t xml:space="preserve"> </w:t>
        </w:r>
      </w:ins>
      <w:r w:rsidRPr="1231D771">
        <w:rPr>
          <w:sz w:val="24"/>
          <w:szCs w:val="24"/>
        </w:rPr>
        <w:t>remedies</w:t>
      </w:r>
      <w:r w:rsidRPr="1231D771">
        <w:rPr>
          <w:spacing w:val="-13"/>
          <w:sz w:val="24"/>
          <w:szCs w:val="24"/>
        </w:rPr>
        <w:t xml:space="preserve"> </w:t>
      </w:r>
      <w:r w:rsidRPr="1231D771">
        <w:rPr>
          <w:sz w:val="24"/>
          <w:szCs w:val="24"/>
        </w:rPr>
        <w:t>as</w:t>
      </w:r>
      <w:r w:rsidRPr="1231D771">
        <w:rPr>
          <w:spacing w:val="-13"/>
          <w:sz w:val="24"/>
          <w:szCs w:val="24"/>
        </w:rPr>
        <w:t xml:space="preserve"> </w:t>
      </w:r>
      <w:r w:rsidRPr="1231D771">
        <w:rPr>
          <w:sz w:val="24"/>
          <w:szCs w:val="24"/>
        </w:rPr>
        <w:t>he</w:t>
      </w:r>
      <w:r w:rsidRPr="1231D771">
        <w:rPr>
          <w:spacing w:val="-13"/>
          <w:sz w:val="24"/>
          <w:szCs w:val="24"/>
        </w:rPr>
        <w:t xml:space="preserve"> </w:t>
      </w:r>
      <w:r w:rsidRPr="1231D771">
        <w:rPr>
          <w:sz w:val="24"/>
          <w:szCs w:val="24"/>
        </w:rPr>
        <w:t>or</w:t>
      </w:r>
      <w:r w:rsidRPr="1231D771">
        <w:rPr>
          <w:spacing w:val="-13"/>
          <w:sz w:val="24"/>
          <w:szCs w:val="24"/>
        </w:rPr>
        <w:t xml:space="preserve"> </w:t>
      </w:r>
      <w:r w:rsidRPr="1231D771">
        <w:rPr>
          <w:sz w:val="24"/>
          <w:szCs w:val="24"/>
        </w:rPr>
        <w:t>she</w:t>
      </w:r>
      <w:r w:rsidRPr="1231D771">
        <w:rPr>
          <w:spacing w:val="-13"/>
          <w:sz w:val="24"/>
          <w:szCs w:val="24"/>
        </w:rPr>
        <w:t xml:space="preserve"> </w:t>
      </w:r>
      <w:r w:rsidRPr="1231D771">
        <w:rPr>
          <w:sz w:val="24"/>
          <w:szCs w:val="24"/>
        </w:rPr>
        <w:t>deems</w:t>
      </w:r>
      <w:r w:rsidRPr="1231D771">
        <w:rPr>
          <w:spacing w:val="-13"/>
          <w:sz w:val="24"/>
          <w:szCs w:val="24"/>
        </w:rPr>
        <w:t xml:space="preserve"> </w:t>
      </w:r>
      <w:r w:rsidRPr="1231D771">
        <w:rPr>
          <w:sz w:val="24"/>
          <w:szCs w:val="24"/>
        </w:rPr>
        <w:t>necessary, including prohibiting the Contractor from participation in</w:t>
      </w:r>
      <w:ins w:id="507" w:author="SMITH, WILLIAM H II CIV USSF SpOC 21 CS/SCOT" w:date="2025-02-03T20:28:00Z">
        <w:r w:rsidR="62CDD0F2" w:rsidRPr="1231D771">
          <w:rPr>
            <w:sz w:val="24"/>
            <w:szCs w:val="24"/>
          </w:rPr>
          <w:t xml:space="preserve"> </w:t>
        </w:r>
      </w:ins>
      <w:r w:rsidRPr="1231D771">
        <w:rPr>
          <w:sz w:val="24"/>
          <w:szCs w:val="24"/>
        </w:rPr>
        <w:t>subsequent contracted requirements which may be affected by the OCI.</w:t>
      </w:r>
    </w:p>
    <w:p w14:paraId="2DBF0D7D" w14:textId="77777777" w:rsidR="00E23A5D" w:rsidRDefault="00E23A5D">
      <w:pPr>
        <w:pStyle w:val="BodyText"/>
      </w:pPr>
    </w:p>
    <w:p w14:paraId="5B718AC7" w14:textId="77777777" w:rsidR="00E23A5D" w:rsidRDefault="00CF1E04">
      <w:pPr>
        <w:pStyle w:val="ListParagraph"/>
        <w:numPr>
          <w:ilvl w:val="1"/>
          <w:numId w:val="1"/>
        </w:numPr>
        <w:tabs>
          <w:tab w:val="left" w:pos="1440"/>
          <w:tab w:val="left" w:pos="11250"/>
        </w:tabs>
        <w:spacing w:before="1"/>
        <w:ind w:left="720" w:right="420" w:firstLine="0"/>
        <w:jc w:val="both"/>
        <w:rPr>
          <w:sz w:val="24"/>
        </w:rPr>
        <w:pPrChange w:id="508" w:author="GRASSEL, MARK C NH-03 USSF SpOC 21 CS (OL-S)/SCXG" w:date="2025-02-05T09:32:00Z" w16du:dateUtc="2025-02-05T16:32:00Z">
          <w:pPr>
            <w:pStyle w:val="ListParagraph"/>
            <w:numPr>
              <w:ilvl w:val="1"/>
              <w:numId w:val="1"/>
            </w:numPr>
            <w:tabs>
              <w:tab w:val="left" w:pos="2079"/>
            </w:tabs>
            <w:spacing w:before="1"/>
            <w:ind w:left="1360" w:right="1035" w:hanging="720"/>
            <w:jc w:val="left"/>
          </w:pPr>
        </w:pPrChange>
      </w:pPr>
      <w:r>
        <w:rPr>
          <w:b/>
          <w:sz w:val="24"/>
        </w:rPr>
        <w:t xml:space="preserve">Physical Security: </w:t>
      </w:r>
      <w:r>
        <w:rPr>
          <w:sz w:val="24"/>
        </w:rPr>
        <w:t>The Contractor shall safeguard all Government property, including controlled forms provided for Contractor use. At the close of each work period, Government equipment, facilities, and other valuable materials shall be secured.</w:t>
      </w:r>
    </w:p>
    <w:p w14:paraId="432EAB30" w14:textId="77777777" w:rsidR="00E23A5D" w:rsidRDefault="00CF1E04">
      <w:pPr>
        <w:pStyle w:val="ListParagraph"/>
        <w:numPr>
          <w:ilvl w:val="1"/>
          <w:numId w:val="1"/>
        </w:numPr>
        <w:tabs>
          <w:tab w:val="left" w:pos="1440"/>
        </w:tabs>
        <w:spacing w:before="274"/>
        <w:ind w:left="720" w:right="420" w:firstLine="0"/>
        <w:jc w:val="both"/>
        <w:rPr>
          <w:sz w:val="24"/>
        </w:rPr>
        <w:pPrChange w:id="509" w:author="GRASSEL, MARK C NH-03 USSF SpOC 21 CS (OL-S)/SCXG" w:date="2025-02-05T09:32:00Z" w16du:dateUtc="2025-02-05T16:32:00Z">
          <w:pPr>
            <w:pStyle w:val="ListParagraph"/>
            <w:numPr>
              <w:ilvl w:val="1"/>
              <w:numId w:val="1"/>
            </w:numPr>
            <w:tabs>
              <w:tab w:val="left" w:pos="2079"/>
            </w:tabs>
            <w:spacing w:before="274"/>
            <w:ind w:left="1359" w:right="1035" w:hanging="720"/>
            <w:jc w:val="left"/>
          </w:pPr>
        </w:pPrChange>
      </w:pPr>
      <w:r>
        <w:rPr>
          <w:b/>
          <w:sz w:val="24"/>
        </w:rPr>
        <w:t xml:space="preserve">Traffic Laws: </w:t>
      </w:r>
      <w:r>
        <w:rPr>
          <w:sz w:val="24"/>
        </w:rPr>
        <w:t>The Contractor shall comply with the installation traffic code under the applicable state’s laws where the military installation is located (i.e. Colorado). Also, Peterson SFB has a hands-free cell phone usage while driving on the base.</w:t>
      </w:r>
    </w:p>
    <w:p w14:paraId="6B62F1B3" w14:textId="77777777" w:rsidR="00E23A5D" w:rsidRDefault="00E23A5D">
      <w:pPr>
        <w:pStyle w:val="BodyText"/>
      </w:pPr>
    </w:p>
    <w:p w14:paraId="4DC8E596" w14:textId="77777777" w:rsidR="00E23A5D" w:rsidRDefault="00CF1E04">
      <w:pPr>
        <w:pStyle w:val="ListParagraph"/>
        <w:numPr>
          <w:ilvl w:val="1"/>
          <w:numId w:val="1"/>
        </w:numPr>
        <w:tabs>
          <w:tab w:val="left" w:pos="1440"/>
        </w:tabs>
        <w:ind w:left="720" w:right="420" w:firstLine="0"/>
        <w:jc w:val="both"/>
        <w:rPr>
          <w:sz w:val="24"/>
        </w:rPr>
        <w:pPrChange w:id="510" w:author="GRASSEL, MARK C NH-03 USSF SpOC 21 CS (OL-S)/SCXG" w:date="2025-02-05T09:32:00Z" w16du:dateUtc="2025-02-05T16:32:00Z">
          <w:pPr>
            <w:pStyle w:val="ListParagraph"/>
            <w:numPr>
              <w:ilvl w:val="1"/>
              <w:numId w:val="1"/>
            </w:numPr>
            <w:tabs>
              <w:tab w:val="left" w:pos="2080"/>
            </w:tabs>
            <w:ind w:left="1360" w:hanging="720"/>
            <w:jc w:val="left"/>
          </w:pPr>
        </w:pPrChange>
      </w:pPr>
      <w:r>
        <w:rPr>
          <w:b/>
          <w:sz w:val="24"/>
        </w:rPr>
        <w:t>Reporting</w:t>
      </w:r>
      <w:r>
        <w:rPr>
          <w:b/>
          <w:spacing w:val="-1"/>
          <w:sz w:val="24"/>
        </w:rPr>
        <w:t xml:space="preserve"> </w:t>
      </w:r>
      <w:r>
        <w:rPr>
          <w:b/>
          <w:sz w:val="24"/>
        </w:rPr>
        <w:t>Suspicious</w:t>
      </w:r>
      <w:r>
        <w:rPr>
          <w:b/>
          <w:spacing w:val="-1"/>
          <w:sz w:val="24"/>
        </w:rPr>
        <w:t xml:space="preserve"> </w:t>
      </w:r>
      <w:r>
        <w:rPr>
          <w:b/>
          <w:sz w:val="24"/>
        </w:rPr>
        <w:t xml:space="preserve">Events: </w:t>
      </w:r>
      <w:r>
        <w:rPr>
          <w:sz w:val="24"/>
        </w:rPr>
        <w:t>Contractor personnel shall</w:t>
      </w:r>
      <w:r>
        <w:rPr>
          <w:spacing w:val="-1"/>
          <w:sz w:val="24"/>
        </w:rPr>
        <w:t xml:space="preserve"> </w:t>
      </w:r>
      <w:r>
        <w:rPr>
          <w:sz w:val="24"/>
        </w:rPr>
        <w:t>report</w:t>
      </w:r>
      <w:r>
        <w:rPr>
          <w:spacing w:val="-1"/>
          <w:sz w:val="24"/>
        </w:rPr>
        <w:t xml:space="preserve"> </w:t>
      </w:r>
      <w:r>
        <w:rPr>
          <w:sz w:val="24"/>
        </w:rPr>
        <w:t>to PSFB 21 SFS at 719- 556-4000</w:t>
      </w:r>
      <w:r>
        <w:rPr>
          <w:spacing w:val="-4"/>
          <w:sz w:val="24"/>
        </w:rPr>
        <w:t xml:space="preserve"> </w:t>
      </w:r>
      <w:r>
        <w:rPr>
          <w:sz w:val="24"/>
        </w:rPr>
        <w:t>and</w:t>
      </w:r>
      <w:r>
        <w:rPr>
          <w:spacing w:val="-4"/>
          <w:sz w:val="24"/>
        </w:rPr>
        <w:t xml:space="preserve"> </w:t>
      </w:r>
      <w:r>
        <w:rPr>
          <w:sz w:val="24"/>
        </w:rPr>
        <w:t>SSFB</w:t>
      </w:r>
      <w:r>
        <w:rPr>
          <w:spacing w:val="-4"/>
          <w:sz w:val="24"/>
        </w:rPr>
        <w:t xml:space="preserve"> </w:t>
      </w:r>
      <w:r>
        <w:rPr>
          <w:sz w:val="24"/>
        </w:rPr>
        <w:t>50</w:t>
      </w:r>
      <w:r>
        <w:rPr>
          <w:spacing w:val="-2"/>
          <w:sz w:val="24"/>
        </w:rPr>
        <w:t xml:space="preserve"> </w:t>
      </w:r>
      <w:r>
        <w:rPr>
          <w:sz w:val="24"/>
        </w:rPr>
        <w:t>SFS</w:t>
      </w:r>
      <w:r>
        <w:rPr>
          <w:spacing w:val="-4"/>
          <w:sz w:val="24"/>
        </w:rPr>
        <w:t xml:space="preserve"> </w:t>
      </w:r>
      <w:r>
        <w:rPr>
          <w:sz w:val="24"/>
        </w:rPr>
        <w:t>at</w:t>
      </w:r>
      <w:r>
        <w:rPr>
          <w:spacing w:val="-3"/>
          <w:sz w:val="24"/>
        </w:rPr>
        <w:t xml:space="preserve"> </w:t>
      </w:r>
      <w:r>
        <w:rPr>
          <w:sz w:val="24"/>
        </w:rPr>
        <w:t>719-567-6464</w:t>
      </w:r>
      <w:r>
        <w:rPr>
          <w:spacing w:val="-4"/>
          <w:sz w:val="24"/>
        </w:rPr>
        <w:t xml:space="preserve"> </w:t>
      </w:r>
      <w:r>
        <w:rPr>
          <w:sz w:val="24"/>
        </w:rPr>
        <w:t>any</w:t>
      </w:r>
      <w:r>
        <w:rPr>
          <w:spacing w:val="-4"/>
          <w:sz w:val="24"/>
        </w:rPr>
        <w:t xml:space="preserve"> </w:t>
      </w:r>
      <w:r>
        <w:rPr>
          <w:sz w:val="24"/>
        </w:rPr>
        <w:t>information</w:t>
      </w:r>
      <w:r>
        <w:rPr>
          <w:spacing w:val="-4"/>
          <w:sz w:val="24"/>
        </w:rPr>
        <w:t xml:space="preserve"> </w:t>
      </w:r>
      <w:r>
        <w:rPr>
          <w:sz w:val="24"/>
        </w:rPr>
        <w:t>or</w:t>
      </w:r>
      <w:r>
        <w:rPr>
          <w:spacing w:val="-3"/>
          <w:sz w:val="24"/>
        </w:rPr>
        <w:t xml:space="preserve"> </w:t>
      </w:r>
      <w:r>
        <w:rPr>
          <w:sz w:val="24"/>
        </w:rPr>
        <w:t>circumstances</w:t>
      </w:r>
      <w:r>
        <w:rPr>
          <w:spacing w:val="-4"/>
          <w:sz w:val="24"/>
        </w:rPr>
        <w:t xml:space="preserve"> </w:t>
      </w:r>
      <w:r>
        <w:rPr>
          <w:sz w:val="24"/>
        </w:rPr>
        <w:t>of</w:t>
      </w:r>
      <w:r>
        <w:rPr>
          <w:spacing w:val="-3"/>
          <w:sz w:val="24"/>
        </w:rPr>
        <w:t xml:space="preserve"> </w:t>
      </w:r>
      <w:r>
        <w:rPr>
          <w:sz w:val="24"/>
        </w:rPr>
        <w:t>which</w:t>
      </w:r>
      <w:r>
        <w:rPr>
          <w:spacing w:val="-4"/>
          <w:sz w:val="24"/>
        </w:rPr>
        <w:t xml:space="preserve"> </w:t>
      </w:r>
      <w:r>
        <w:rPr>
          <w:sz w:val="24"/>
        </w:rPr>
        <w:t>they</w:t>
      </w:r>
      <w:r>
        <w:rPr>
          <w:spacing w:val="-4"/>
          <w:sz w:val="24"/>
        </w:rPr>
        <w:t xml:space="preserve"> </w:t>
      </w:r>
      <w:r>
        <w:rPr>
          <w:sz w:val="24"/>
        </w:rPr>
        <w:t>are aware may pose a threat to the security of DOD personnel, Contractor personnel, resources, and classified or unclassified defense information.</w:t>
      </w:r>
    </w:p>
    <w:p w14:paraId="02F2C34E" w14:textId="77777777" w:rsidR="00E23A5D" w:rsidRDefault="00E23A5D">
      <w:pPr>
        <w:pStyle w:val="BodyText"/>
      </w:pPr>
    </w:p>
    <w:p w14:paraId="4C6E48C4" w14:textId="77777777" w:rsidR="00E23A5D" w:rsidRDefault="00CF1E04">
      <w:pPr>
        <w:pStyle w:val="ListParagraph"/>
        <w:numPr>
          <w:ilvl w:val="1"/>
          <w:numId w:val="1"/>
        </w:numPr>
        <w:tabs>
          <w:tab w:val="left" w:pos="1440"/>
        </w:tabs>
        <w:spacing w:before="1"/>
        <w:ind w:left="720" w:right="420" w:firstLine="0"/>
        <w:jc w:val="both"/>
        <w:rPr>
          <w:sz w:val="24"/>
        </w:rPr>
        <w:pPrChange w:id="511" w:author="GRASSEL, MARK C NH-03 USSF SpOC 21 CS (OL-S)/SCXG" w:date="2025-02-05T09:33:00Z" w16du:dateUtc="2025-02-05T16:33:00Z">
          <w:pPr>
            <w:pStyle w:val="ListParagraph"/>
            <w:numPr>
              <w:ilvl w:val="1"/>
              <w:numId w:val="1"/>
            </w:numPr>
            <w:tabs>
              <w:tab w:val="left" w:pos="2080"/>
            </w:tabs>
            <w:spacing w:before="1"/>
            <w:ind w:left="1360" w:right="1033" w:hanging="720"/>
            <w:jc w:val="left"/>
          </w:pPr>
        </w:pPrChange>
      </w:pPr>
      <w:r>
        <w:rPr>
          <w:b/>
          <w:sz w:val="24"/>
        </w:rPr>
        <w:t xml:space="preserve">Weapons, Firearms and Ammunition: </w:t>
      </w:r>
      <w:r>
        <w:rPr>
          <w:sz w:val="24"/>
        </w:rPr>
        <w:t>Contractor personnel are prohibited from possessing weapons, firearms, or ammunition, on themselves or within their Contractor-owned vehicle or privately-owned vehicle while on Peterson</w:t>
      </w:r>
      <w:r>
        <w:rPr>
          <w:spacing w:val="-5"/>
          <w:sz w:val="24"/>
        </w:rPr>
        <w:t xml:space="preserve"> </w:t>
      </w:r>
      <w:r>
        <w:rPr>
          <w:sz w:val="24"/>
        </w:rPr>
        <w:t>SFB and Schriever SFB.</w:t>
      </w:r>
    </w:p>
    <w:p w14:paraId="680A4E5D" w14:textId="77777777" w:rsidR="00E23A5D" w:rsidRDefault="00E23A5D">
      <w:pPr>
        <w:jc w:val="both"/>
        <w:rPr>
          <w:sz w:val="24"/>
        </w:rPr>
        <w:sectPr w:rsidR="00E23A5D">
          <w:pgSz w:w="12240" w:h="15840"/>
          <w:pgMar w:top="1240" w:right="400" w:bottom="280" w:left="80" w:header="857" w:footer="0" w:gutter="0"/>
          <w:cols w:space="720"/>
        </w:sectPr>
      </w:pPr>
    </w:p>
    <w:p w14:paraId="19219836" w14:textId="77777777" w:rsidR="00E23A5D" w:rsidRDefault="00E23A5D">
      <w:pPr>
        <w:pStyle w:val="BodyText"/>
        <w:spacing w:before="160"/>
      </w:pPr>
    </w:p>
    <w:p w14:paraId="761B6295" w14:textId="77777777" w:rsidR="00E23A5D" w:rsidRDefault="00CF1E04">
      <w:pPr>
        <w:pStyle w:val="ListParagraph"/>
        <w:numPr>
          <w:ilvl w:val="1"/>
          <w:numId w:val="1"/>
        </w:numPr>
        <w:tabs>
          <w:tab w:val="left" w:pos="1440"/>
          <w:tab w:val="left" w:pos="11250"/>
        </w:tabs>
        <w:ind w:left="720" w:right="420" w:firstLine="0"/>
        <w:jc w:val="both"/>
        <w:pPrChange w:id="512" w:author="GRASSEL, MARK C NH-03 USSF SpOC 21 CS (OL-S)/SCXG" w:date="2025-02-05T09:33:00Z" w16du:dateUtc="2025-02-05T16:33:00Z">
          <w:pPr>
            <w:pStyle w:val="ListParagraph"/>
            <w:numPr>
              <w:ilvl w:val="1"/>
              <w:numId w:val="1"/>
            </w:numPr>
            <w:tabs>
              <w:tab w:val="left" w:pos="2079"/>
            </w:tabs>
            <w:ind w:left="1359" w:right="1032" w:hanging="720"/>
            <w:jc w:val="left"/>
          </w:pPr>
        </w:pPrChange>
      </w:pPr>
      <w:r>
        <w:rPr>
          <w:b/>
          <w:sz w:val="24"/>
        </w:rPr>
        <w:t>Keys:</w:t>
      </w:r>
      <w:r>
        <w:rPr>
          <w:b/>
          <w:spacing w:val="-8"/>
          <w:sz w:val="24"/>
        </w:rPr>
        <w:t xml:space="preserve"> </w:t>
      </w:r>
      <w:r>
        <w:rPr>
          <w:sz w:val="24"/>
        </w:rPr>
        <w:t>The</w:t>
      </w:r>
      <w:r>
        <w:rPr>
          <w:spacing w:val="-9"/>
          <w:sz w:val="24"/>
        </w:rPr>
        <w:t xml:space="preserve"> </w:t>
      </w:r>
      <w:r>
        <w:rPr>
          <w:sz w:val="24"/>
        </w:rPr>
        <w:t>Contractor</w:t>
      </w:r>
      <w:r>
        <w:rPr>
          <w:spacing w:val="-8"/>
          <w:sz w:val="24"/>
        </w:rPr>
        <w:t xml:space="preserve"> </w:t>
      </w:r>
      <w:r>
        <w:rPr>
          <w:sz w:val="24"/>
        </w:rPr>
        <w:t>shall</w:t>
      </w:r>
      <w:r>
        <w:rPr>
          <w:spacing w:val="-9"/>
          <w:sz w:val="24"/>
        </w:rPr>
        <w:t xml:space="preserve"> </w:t>
      </w:r>
      <w:r>
        <w:rPr>
          <w:sz w:val="24"/>
        </w:rPr>
        <w:t>establish</w:t>
      </w:r>
      <w:r>
        <w:rPr>
          <w:spacing w:val="-8"/>
          <w:sz w:val="24"/>
        </w:rPr>
        <w:t xml:space="preserve"> </w:t>
      </w:r>
      <w:r>
        <w:rPr>
          <w:sz w:val="24"/>
        </w:rPr>
        <w:t>and</w:t>
      </w:r>
      <w:r>
        <w:rPr>
          <w:spacing w:val="-8"/>
          <w:sz w:val="24"/>
        </w:rPr>
        <w:t xml:space="preserve"> </w:t>
      </w:r>
      <w:r>
        <w:rPr>
          <w:sz w:val="24"/>
        </w:rPr>
        <w:t>implement</w:t>
      </w:r>
      <w:r>
        <w:rPr>
          <w:spacing w:val="-9"/>
          <w:sz w:val="24"/>
        </w:rPr>
        <w:t xml:space="preserve"> </w:t>
      </w:r>
      <w:r>
        <w:rPr>
          <w:sz w:val="24"/>
        </w:rPr>
        <w:t>methods</w:t>
      </w:r>
      <w:r>
        <w:rPr>
          <w:spacing w:val="-8"/>
          <w:sz w:val="24"/>
        </w:rPr>
        <w:t xml:space="preserve"> </w:t>
      </w:r>
      <w:r>
        <w:rPr>
          <w:sz w:val="24"/>
        </w:rPr>
        <w:t>of</w:t>
      </w:r>
      <w:r>
        <w:rPr>
          <w:spacing w:val="-8"/>
          <w:sz w:val="24"/>
        </w:rPr>
        <w:t xml:space="preserve"> </w:t>
      </w:r>
      <w:r>
        <w:rPr>
          <w:sz w:val="24"/>
        </w:rPr>
        <w:t>making</w:t>
      </w:r>
      <w:r>
        <w:rPr>
          <w:spacing w:val="40"/>
          <w:sz w:val="24"/>
        </w:rPr>
        <w:t xml:space="preserve"> </w:t>
      </w:r>
      <w:r>
        <w:rPr>
          <w:sz w:val="24"/>
        </w:rPr>
        <w:t>sure</w:t>
      </w:r>
      <w:r>
        <w:rPr>
          <w:spacing w:val="40"/>
          <w:sz w:val="24"/>
        </w:rPr>
        <w:t xml:space="preserve"> </w:t>
      </w:r>
      <w:r>
        <w:rPr>
          <w:sz w:val="24"/>
        </w:rPr>
        <w:t>all</w:t>
      </w:r>
      <w:r>
        <w:rPr>
          <w:spacing w:val="-8"/>
          <w:sz w:val="24"/>
        </w:rPr>
        <w:t xml:space="preserve"> </w:t>
      </w:r>
      <w:r>
        <w:rPr>
          <w:sz w:val="24"/>
        </w:rPr>
        <w:t>keys/key cards issued to the Contractor by the Government are not lost or misplaced and are not used by unauthorized persons. NOTE: All references to keys include key cards.</w:t>
      </w:r>
      <w:r>
        <w:rPr>
          <w:spacing w:val="40"/>
          <w:sz w:val="24"/>
        </w:rPr>
        <w:t xml:space="preserve"> </w:t>
      </w:r>
      <w:r>
        <w:rPr>
          <w:sz w:val="24"/>
        </w:rPr>
        <w:t>No keys issued to the Contractor by the Government shall be duplicated. The Contractor shall develop procedures covering</w:t>
      </w:r>
      <w:r>
        <w:rPr>
          <w:spacing w:val="40"/>
          <w:sz w:val="24"/>
        </w:rPr>
        <w:t xml:space="preserve"> </w:t>
      </w:r>
      <w:r>
        <w:rPr>
          <w:sz w:val="24"/>
        </w:rPr>
        <w:t>key</w:t>
      </w:r>
      <w:r>
        <w:rPr>
          <w:spacing w:val="40"/>
          <w:sz w:val="24"/>
        </w:rPr>
        <w:t xml:space="preserve"> </w:t>
      </w:r>
      <w:r>
        <w:rPr>
          <w:sz w:val="24"/>
        </w:rPr>
        <w:t>control</w:t>
      </w:r>
      <w:r>
        <w:rPr>
          <w:spacing w:val="40"/>
          <w:sz w:val="24"/>
        </w:rPr>
        <w:t xml:space="preserve"> </w:t>
      </w:r>
      <w:r>
        <w:rPr>
          <w:sz w:val="24"/>
        </w:rPr>
        <w:t>that</w:t>
      </w:r>
      <w:r>
        <w:rPr>
          <w:spacing w:val="40"/>
          <w:sz w:val="24"/>
        </w:rPr>
        <w:t xml:space="preserve"> </w:t>
      </w:r>
      <w:r>
        <w:rPr>
          <w:sz w:val="24"/>
        </w:rPr>
        <w:t>shall</w:t>
      </w:r>
      <w:r>
        <w:rPr>
          <w:spacing w:val="40"/>
          <w:sz w:val="24"/>
        </w:rPr>
        <w:t xml:space="preserve"> </w:t>
      </w:r>
      <w:r>
        <w:rPr>
          <w:sz w:val="24"/>
        </w:rPr>
        <w:t>be</w:t>
      </w:r>
      <w:r>
        <w:rPr>
          <w:spacing w:val="40"/>
          <w:sz w:val="24"/>
        </w:rPr>
        <w:t xml:space="preserve"> </w:t>
      </w:r>
      <w:r>
        <w:rPr>
          <w:sz w:val="24"/>
        </w:rPr>
        <w:t>included</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Quality</w:t>
      </w:r>
      <w:r>
        <w:rPr>
          <w:spacing w:val="40"/>
          <w:sz w:val="24"/>
        </w:rPr>
        <w:t xml:space="preserve"> </w:t>
      </w:r>
      <w:r>
        <w:rPr>
          <w:sz w:val="24"/>
        </w:rPr>
        <w:t>Control</w:t>
      </w:r>
      <w:r>
        <w:rPr>
          <w:spacing w:val="40"/>
          <w:sz w:val="24"/>
        </w:rPr>
        <w:t xml:space="preserve"> </w:t>
      </w:r>
      <w:r>
        <w:rPr>
          <w:sz w:val="24"/>
        </w:rPr>
        <w:t>Plan.</w:t>
      </w:r>
      <w:r>
        <w:rPr>
          <w:spacing w:val="40"/>
          <w:sz w:val="24"/>
        </w:rPr>
        <w:t xml:space="preserve"> </w:t>
      </w:r>
      <w:r>
        <w:rPr>
          <w:sz w:val="24"/>
        </w:rPr>
        <w:t>Such procedures shall</w:t>
      </w:r>
      <w:r>
        <w:rPr>
          <w:spacing w:val="-9"/>
          <w:sz w:val="24"/>
        </w:rPr>
        <w:t xml:space="preserve"> </w:t>
      </w:r>
      <w:r>
        <w:rPr>
          <w:sz w:val="24"/>
        </w:rPr>
        <w:t>include</w:t>
      </w:r>
      <w:r>
        <w:rPr>
          <w:spacing w:val="-11"/>
          <w:sz w:val="24"/>
        </w:rPr>
        <w:t xml:space="preserve"> </w:t>
      </w:r>
      <w:r>
        <w:rPr>
          <w:sz w:val="24"/>
        </w:rPr>
        <w:t>turn-in</w:t>
      </w:r>
      <w:r>
        <w:rPr>
          <w:spacing w:val="-10"/>
          <w:sz w:val="24"/>
        </w:rPr>
        <w:t xml:space="preserve"> </w:t>
      </w:r>
      <w:r>
        <w:rPr>
          <w:sz w:val="24"/>
        </w:rPr>
        <w:t>of</w:t>
      </w:r>
      <w:r>
        <w:rPr>
          <w:spacing w:val="-9"/>
          <w:sz w:val="24"/>
        </w:rPr>
        <w:t xml:space="preserve"> </w:t>
      </w:r>
      <w:r>
        <w:rPr>
          <w:sz w:val="24"/>
        </w:rPr>
        <w:t>any</w:t>
      </w:r>
      <w:r>
        <w:rPr>
          <w:spacing w:val="-10"/>
          <w:sz w:val="24"/>
        </w:rPr>
        <w:t xml:space="preserve"> </w:t>
      </w:r>
      <w:r>
        <w:rPr>
          <w:sz w:val="24"/>
        </w:rPr>
        <w:t>issued</w:t>
      </w:r>
      <w:r>
        <w:rPr>
          <w:spacing w:val="-10"/>
          <w:sz w:val="24"/>
        </w:rPr>
        <w:t xml:space="preserve"> </w:t>
      </w:r>
      <w:r>
        <w:rPr>
          <w:sz w:val="24"/>
        </w:rPr>
        <w:t>keys</w:t>
      </w:r>
      <w:r>
        <w:rPr>
          <w:spacing w:val="-9"/>
          <w:sz w:val="24"/>
        </w:rPr>
        <w:t xml:space="preserve"> </w:t>
      </w:r>
      <w:r>
        <w:rPr>
          <w:sz w:val="24"/>
        </w:rPr>
        <w:t>by</w:t>
      </w:r>
      <w:r>
        <w:rPr>
          <w:spacing w:val="-10"/>
          <w:sz w:val="24"/>
        </w:rPr>
        <w:t xml:space="preserve"> </w:t>
      </w:r>
      <w:r>
        <w:rPr>
          <w:sz w:val="24"/>
        </w:rPr>
        <w:t>personnel</w:t>
      </w:r>
      <w:r>
        <w:rPr>
          <w:spacing w:val="-9"/>
          <w:sz w:val="24"/>
        </w:rPr>
        <w:t xml:space="preserve"> </w:t>
      </w:r>
      <w:r>
        <w:rPr>
          <w:sz w:val="24"/>
        </w:rPr>
        <w:t>who</w:t>
      </w:r>
      <w:r>
        <w:rPr>
          <w:spacing w:val="-10"/>
          <w:sz w:val="24"/>
        </w:rPr>
        <w:t xml:space="preserve"> </w:t>
      </w:r>
      <w:r>
        <w:rPr>
          <w:sz w:val="24"/>
        </w:rPr>
        <w:t>no</w:t>
      </w:r>
      <w:r>
        <w:rPr>
          <w:spacing w:val="-10"/>
          <w:sz w:val="24"/>
        </w:rPr>
        <w:t xml:space="preserve"> </w:t>
      </w:r>
      <w:r>
        <w:rPr>
          <w:sz w:val="24"/>
        </w:rPr>
        <w:t>longer</w:t>
      </w:r>
      <w:r>
        <w:rPr>
          <w:spacing w:val="-9"/>
          <w:sz w:val="24"/>
        </w:rPr>
        <w:t xml:space="preserve"> </w:t>
      </w:r>
      <w:r>
        <w:rPr>
          <w:sz w:val="24"/>
        </w:rPr>
        <w:t>require</w:t>
      </w:r>
      <w:r>
        <w:rPr>
          <w:spacing w:val="-9"/>
          <w:sz w:val="24"/>
        </w:rPr>
        <w:t xml:space="preserve"> </w:t>
      </w:r>
      <w:r>
        <w:rPr>
          <w:sz w:val="24"/>
        </w:rPr>
        <w:t>access</w:t>
      </w:r>
      <w:r>
        <w:rPr>
          <w:spacing w:val="-9"/>
          <w:sz w:val="24"/>
        </w:rPr>
        <w:t xml:space="preserve"> </w:t>
      </w:r>
      <w:r>
        <w:rPr>
          <w:sz w:val="24"/>
        </w:rPr>
        <w:t>to</w:t>
      </w:r>
      <w:r>
        <w:rPr>
          <w:spacing w:val="-9"/>
          <w:sz w:val="24"/>
        </w:rPr>
        <w:t xml:space="preserve"> </w:t>
      </w:r>
      <w:r>
        <w:rPr>
          <w:sz w:val="24"/>
        </w:rPr>
        <w:t>locked</w:t>
      </w:r>
      <w:r>
        <w:rPr>
          <w:spacing w:val="-10"/>
          <w:sz w:val="24"/>
        </w:rPr>
        <w:t xml:space="preserve"> </w:t>
      </w:r>
      <w:r>
        <w:rPr>
          <w:sz w:val="24"/>
        </w:rPr>
        <w:t>areas. The</w:t>
      </w:r>
      <w:r>
        <w:rPr>
          <w:spacing w:val="-7"/>
          <w:sz w:val="24"/>
        </w:rPr>
        <w:t xml:space="preserve"> </w:t>
      </w:r>
      <w:r>
        <w:rPr>
          <w:sz w:val="24"/>
        </w:rPr>
        <w:t>Contractor</w:t>
      </w:r>
      <w:r>
        <w:rPr>
          <w:spacing w:val="-7"/>
          <w:sz w:val="24"/>
        </w:rPr>
        <w:t xml:space="preserve"> </w:t>
      </w:r>
      <w:r>
        <w:rPr>
          <w:sz w:val="24"/>
        </w:rPr>
        <w:t>shall</w:t>
      </w:r>
      <w:r>
        <w:rPr>
          <w:spacing w:val="-7"/>
          <w:sz w:val="24"/>
        </w:rPr>
        <w:t xml:space="preserve"> </w:t>
      </w:r>
      <w:r>
        <w:rPr>
          <w:sz w:val="24"/>
        </w:rPr>
        <w:t>immediately</w:t>
      </w:r>
      <w:r>
        <w:rPr>
          <w:spacing w:val="-7"/>
          <w:sz w:val="24"/>
        </w:rPr>
        <w:t xml:space="preserve"> </w:t>
      </w:r>
      <w:r>
        <w:rPr>
          <w:sz w:val="24"/>
        </w:rPr>
        <w:t>report</w:t>
      </w:r>
      <w:r>
        <w:rPr>
          <w:spacing w:val="-7"/>
          <w:sz w:val="24"/>
        </w:rPr>
        <w:t xml:space="preserve"> </w:t>
      </w:r>
      <w:r>
        <w:rPr>
          <w:sz w:val="24"/>
        </w:rPr>
        <w:t>any</w:t>
      </w:r>
      <w:r>
        <w:rPr>
          <w:spacing w:val="-7"/>
          <w:sz w:val="24"/>
        </w:rPr>
        <w:t xml:space="preserve"> </w:t>
      </w:r>
      <w:r>
        <w:rPr>
          <w:sz w:val="24"/>
        </w:rPr>
        <w:t>occurrences</w:t>
      </w:r>
      <w:r>
        <w:rPr>
          <w:spacing w:val="-7"/>
          <w:sz w:val="24"/>
        </w:rPr>
        <w:t xml:space="preserve"> </w:t>
      </w:r>
      <w:r>
        <w:rPr>
          <w:sz w:val="24"/>
        </w:rPr>
        <w:t>of</w:t>
      </w:r>
      <w:r>
        <w:rPr>
          <w:spacing w:val="-7"/>
          <w:sz w:val="24"/>
        </w:rPr>
        <w:t xml:space="preserve"> </w:t>
      </w:r>
      <w:r>
        <w:rPr>
          <w:sz w:val="24"/>
        </w:rPr>
        <w:t>lost</w:t>
      </w:r>
      <w:r>
        <w:rPr>
          <w:spacing w:val="-7"/>
          <w:sz w:val="24"/>
        </w:rPr>
        <w:t xml:space="preserve"> </w:t>
      </w:r>
      <w:r>
        <w:rPr>
          <w:sz w:val="24"/>
        </w:rPr>
        <w:t>or</w:t>
      </w:r>
      <w:r>
        <w:rPr>
          <w:spacing w:val="-7"/>
          <w:sz w:val="24"/>
        </w:rPr>
        <w:t xml:space="preserve"> </w:t>
      </w:r>
      <w:r>
        <w:rPr>
          <w:sz w:val="24"/>
        </w:rPr>
        <w:t>duplicate</w:t>
      </w:r>
      <w:r>
        <w:rPr>
          <w:spacing w:val="-6"/>
          <w:sz w:val="24"/>
        </w:rPr>
        <w:t xml:space="preserve"> </w:t>
      </w:r>
      <w:r>
        <w:rPr>
          <w:sz w:val="24"/>
        </w:rPr>
        <w:t>keys/key</w:t>
      </w:r>
      <w:r>
        <w:rPr>
          <w:spacing w:val="-9"/>
          <w:sz w:val="24"/>
        </w:rPr>
        <w:t xml:space="preserve"> </w:t>
      </w:r>
      <w:r>
        <w:rPr>
          <w:sz w:val="24"/>
        </w:rPr>
        <w:t>cards</w:t>
      </w:r>
      <w:r>
        <w:rPr>
          <w:spacing w:val="-7"/>
          <w:sz w:val="24"/>
        </w:rPr>
        <w:t xml:space="preserve"> </w:t>
      </w:r>
      <w:r>
        <w:rPr>
          <w:sz w:val="24"/>
        </w:rPr>
        <w:t>to</w:t>
      </w:r>
      <w:r>
        <w:rPr>
          <w:spacing w:val="-7"/>
          <w:sz w:val="24"/>
        </w:rPr>
        <w:t xml:space="preserve"> </w:t>
      </w:r>
      <w:r>
        <w:rPr>
          <w:sz w:val="24"/>
        </w:rPr>
        <w:t>the Contracting Officer</w:t>
      </w:r>
      <w:r>
        <w:t>.</w:t>
      </w:r>
    </w:p>
    <w:p w14:paraId="296FEF7D" w14:textId="77777777" w:rsidR="00E23A5D" w:rsidRDefault="00E23A5D">
      <w:pPr>
        <w:pStyle w:val="BodyText"/>
      </w:pPr>
    </w:p>
    <w:p w14:paraId="2AF8831D" w14:textId="77777777" w:rsidR="00E23A5D" w:rsidRDefault="00CF1E04">
      <w:pPr>
        <w:pStyle w:val="ListParagraph"/>
        <w:numPr>
          <w:ilvl w:val="2"/>
          <w:numId w:val="1"/>
        </w:numPr>
        <w:tabs>
          <w:tab w:val="left" w:pos="1440"/>
          <w:tab w:val="left" w:pos="11160"/>
        </w:tabs>
        <w:ind w:left="720" w:right="420" w:firstLine="0"/>
        <w:jc w:val="both"/>
        <w:rPr>
          <w:sz w:val="24"/>
        </w:rPr>
        <w:pPrChange w:id="513" w:author="GRASSEL, MARK C NH-03 USSF SpOC 21 CS (OL-S)/SCXG" w:date="2025-02-05T09:33:00Z" w16du:dateUtc="2025-02-05T16:33:00Z">
          <w:pPr>
            <w:pStyle w:val="ListParagraph"/>
            <w:numPr>
              <w:ilvl w:val="2"/>
              <w:numId w:val="1"/>
            </w:numPr>
            <w:tabs>
              <w:tab w:val="left" w:pos="2079"/>
            </w:tabs>
            <w:ind w:left="1359" w:right="1032" w:hanging="720"/>
            <w:jc w:val="left"/>
          </w:pPr>
        </w:pPrChange>
      </w:pPr>
      <w:r>
        <w:rPr>
          <w:sz w:val="24"/>
        </w:rPr>
        <w:t>In the event keys, other than master keys, are lost or duplicated, the Contractor shall,</w:t>
      </w:r>
      <w:r>
        <w:rPr>
          <w:spacing w:val="40"/>
          <w:sz w:val="24"/>
        </w:rPr>
        <w:t xml:space="preserve"> </w:t>
      </w:r>
      <w:r>
        <w:rPr>
          <w:sz w:val="24"/>
        </w:rPr>
        <w:t>upon direction of the Contracting Officer, re-key or replace the affected lock or locks; however, the Government, at its option, may replace the affected lock or locks or perform re-keying.</w:t>
      </w:r>
      <w:r>
        <w:rPr>
          <w:spacing w:val="80"/>
          <w:sz w:val="24"/>
        </w:rPr>
        <w:t xml:space="preserve"> </w:t>
      </w:r>
      <w:r>
        <w:rPr>
          <w:sz w:val="24"/>
        </w:rPr>
        <w:t>When</w:t>
      </w:r>
      <w:r>
        <w:rPr>
          <w:spacing w:val="-1"/>
          <w:sz w:val="24"/>
        </w:rPr>
        <w:t xml:space="preserve"> </w:t>
      </w:r>
      <w:r>
        <w:rPr>
          <w:sz w:val="24"/>
        </w:rPr>
        <w:t>the</w:t>
      </w:r>
      <w:r>
        <w:rPr>
          <w:spacing w:val="-2"/>
          <w:sz w:val="24"/>
        </w:rPr>
        <w:t xml:space="preserve"> </w:t>
      </w:r>
      <w:r>
        <w:rPr>
          <w:sz w:val="24"/>
        </w:rPr>
        <w:t>replacement</w:t>
      </w:r>
      <w:r>
        <w:rPr>
          <w:spacing w:val="-2"/>
          <w:sz w:val="24"/>
        </w:rPr>
        <w:t xml:space="preserve"> </w:t>
      </w:r>
      <w:r>
        <w:rPr>
          <w:sz w:val="24"/>
        </w:rPr>
        <w:t>of</w:t>
      </w:r>
      <w:r>
        <w:rPr>
          <w:spacing w:val="-1"/>
          <w:sz w:val="24"/>
        </w:rPr>
        <w:t xml:space="preserve"> </w:t>
      </w:r>
      <w:r>
        <w:rPr>
          <w:sz w:val="24"/>
        </w:rPr>
        <w:t>locks</w:t>
      </w:r>
      <w:r>
        <w:rPr>
          <w:spacing w:val="-1"/>
          <w:sz w:val="24"/>
        </w:rPr>
        <w:t xml:space="preserve"> </w:t>
      </w:r>
      <w:r>
        <w:rPr>
          <w:sz w:val="24"/>
        </w:rPr>
        <w:t>or</w:t>
      </w:r>
      <w:r>
        <w:rPr>
          <w:spacing w:val="-2"/>
          <w:sz w:val="24"/>
        </w:rPr>
        <w:t xml:space="preserve"> </w:t>
      </w:r>
      <w:r>
        <w:rPr>
          <w:sz w:val="24"/>
        </w:rPr>
        <w:t>re-keying</w:t>
      </w:r>
      <w:r>
        <w:rPr>
          <w:spacing w:val="-2"/>
          <w:sz w:val="24"/>
        </w:rPr>
        <w:t xml:space="preserve"> </w:t>
      </w:r>
      <w:r>
        <w:rPr>
          <w:sz w:val="24"/>
        </w:rPr>
        <w:t>is</w:t>
      </w:r>
      <w:r>
        <w:rPr>
          <w:spacing w:val="-1"/>
          <w:sz w:val="24"/>
        </w:rPr>
        <w:t xml:space="preserve"> </w:t>
      </w:r>
      <w:r>
        <w:rPr>
          <w:sz w:val="24"/>
        </w:rPr>
        <w:t>performed</w:t>
      </w:r>
      <w:r>
        <w:rPr>
          <w:spacing w:val="-1"/>
          <w:sz w:val="24"/>
        </w:rPr>
        <w:t xml:space="preserve"> </w:t>
      </w:r>
      <w:r>
        <w:rPr>
          <w:sz w:val="24"/>
        </w:rPr>
        <w:t>by</w:t>
      </w:r>
      <w:r>
        <w:rPr>
          <w:spacing w:val="-2"/>
          <w:sz w:val="24"/>
        </w:rPr>
        <w:t xml:space="preserve"> </w:t>
      </w:r>
      <w:r>
        <w:rPr>
          <w:sz w:val="24"/>
        </w:rPr>
        <w:t>the</w:t>
      </w:r>
      <w:r>
        <w:rPr>
          <w:spacing w:val="-1"/>
          <w:sz w:val="24"/>
        </w:rPr>
        <w:t xml:space="preserve"> </w:t>
      </w:r>
      <w:r>
        <w:rPr>
          <w:sz w:val="24"/>
        </w:rPr>
        <w:t>Government,</w:t>
      </w:r>
      <w:r>
        <w:rPr>
          <w:spacing w:val="-2"/>
          <w:sz w:val="24"/>
        </w:rPr>
        <w:t xml:space="preserve"> </w:t>
      </w:r>
      <w:r>
        <w:rPr>
          <w:sz w:val="24"/>
        </w:rPr>
        <w:t>the</w:t>
      </w:r>
      <w:r>
        <w:rPr>
          <w:spacing w:val="-2"/>
          <w:sz w:val="24"/>
        </w:rPr>
        <w:t xml:space="preserve"> </w:t>
      </w:r>
      <w:r>
        <w:rPr>
          <w:sz w:val="24"/>
        </w:rPr>
        <w:t>total</w:t>
      </w:r>
      <w:r>
        <w:rPr>
          <w:spacing w:val="-1"/>
          <w:sz w:val="24"/>
        </w:rPr>
        <w:t xml:space="preserve"> </w:t>
      </w:r>
      <w:r>
        <w:rPr>
          <w:sz w:val="24"/>
        </w:rPr>
        <w:t>cost</w:t>
      </w:r>
      <w:r>
        <w:rPr>
          <w:spacing w:val="-1"/>
          <w:sz w:val="24"/>
        </w:rPr>
        <w:t xml:space="preserve"> </w:t>
      </w:r>
      <w:r>
        <w:rPr>
          <w:sz w:val="24"/>
        </w:rPr>
        <w:t>of</w:t>
      </w:r>
      <w:r>
        <w:rPr>
          <w:spacing w:val="-2"/>
          <w:sz w:val="24"/>
        </w:rPr>
        <w:t xml:space="preserve"> </w:t>
      </w:r>
      <w:r>
        <w:rPr>
          <w:sz w:val="24"/>
        </w:rPr>
        <w:t>re- keying or the replacement of the lock or locks shall be deducted from the monthly payment due the Contractor. In the event a master key is lost or duplicated, all locks and keys for that system shall be replaced by the Government and the total cost deducted from the monthly payment due the Contractor.</w:t>
      </w:r>
    </w:p>
    <w:p w14:paraId="7194DBDC" w14:textId="77777777" w:rsidR="00E23A5D" w:rsidRDefault="00E23A5D">
      <w:pPr>
        <w:pStyle w:val="BodyText"/>
      </w:pPr>
    </w:p>
    <w:p w14:paraId="25D7F510" w14:textId="77842E1C" w:rsidR="00E23A5D" w:rsidRDefault="00CF1E04">
      <w:pPr>
        <w:pStyle w:val="ListParagraph"/>
        <w:numPr>
          <w:ilvl w:val="2"/>
          <w:numId w:val="1"/>
        </w:numPr>
        <w:tabs>
          <w:tab w:val="left" w:pos="1440"/>
          <w:tab w:val="left" w:pos="11160"/>
        </w:tabs>
        <w:ind w:left="720" w:right="420" w:firstLine="0"/>
        <w:jc w:val="both"/>
        <w:rPr>
          <w:sz w:val="24"/>
          <w:szCs w:val="24"/>
        </w:rPr>
        <w:pPrChange w:id="514" w:author="GRASSEL, MARK C NH-03 USSF SpOC 21 CS (OL-S)/SCXG" w:date="2025-02-05T09:33:00Z" w16du:dateUtc="2025-02-05T16:33:00Z">
          <w:pPr>
            <w:pStyle w:val="ListParagraph"/>
            <w:numPr>
              <w:ilvl w:val="2"/>
              <w:numId w:val="1"/>
            </w:numPr>
            <w:tabs>
              <w:tab w:val="left" w:pos="2077"/>
            </w:tabs>
            <w:ind w:left="1359" w:right="1184" w:hanging="720"/>
            <w:jc w:val="left"/>
          </w:pPr>
        </w:pPrChange>
      </w:pPr>
      <w:r w:rsidRPr="1231D771">
        <w:rPr>
          <w:spacing w:val="-2"/>
          <w:sz w:val="24"/>
          <w:szCs w:val="24"/>
        </w:rPr>
        <w:t>The</w:t>
      </w:r>
      <w:r w:rsidRPr="1231D771">
        <w:rPr>
          <w:spacing w:val="-6"/>
          <w:sz w:val="24"/>
          <w:szCs w:val="24"/>
        </w:rPr>
        <w:t xml:space="preserve"> </w:t>
      </w:r>
      <w:r w:rsidRPr="1231D771">
        <w:rPr>
          <w:spacing w:val="-2"/>
          <w:sz w:val="24"/>
          <w:szCs w:val="24"/>
        </w:rPr>
        <w:t>Contractor</w:t>
      </w:r>
      <w:r w:rsidRPr="1231D771">
        <w:rPr>
          <w:spacing w:val="-5"/>
          <w:sz w:val="24"/>
          <w:szCs w:val="24"/>
        </w:rPr>
        <w:t xml:space="preserve"> </w:t>
      </w:r>
      <w:r w:rsidRPr="1231D771">
        <w:rPr>
          <w:spacing w:val="-2"/>
          <w:sz w:val="24"/>
          <w:szCs w:val="24"/>
        </w:rPr>
        <w:t>shall</w:t>
      </w:r>
      <w:r w:rsidRPr="1231D771">
        <w:rPr>
          <w:spacing w:val="-7"/>
          <w:sz w:val="24"/>
          <w:szCs w:val="24"/>
        </w:rPr>
        <w:t xml:space="preserve"> </w:t>
      </w:r>
      <w:r w:rsidRPr="1231D771">
        <w:rPr>
          <w:spacing w:val="-2"/>
          <w:sz w:val="24"/>
          <w:szCs w:val="24"/>
        </w:rPr>
        <w:t>prohibit</w:t>
      </w:r>
      <w:r w:rsidRPr="1231D771">
        <w:rPr>
          <w:spacing w:val="-7"/>
          <w:sz w:val="24"/>
          <w:szCs w:val="24"/>
        </w:rPr>
        <w:t xml:space="preserve"> </w:t>
      </w:r>
      <w:r w:rsidRPr="1231D771">
        <w:rPr>
          <w:spacing w:val="-2"/>
          <w:sz w:val="24"/>
          <w:szCs w:val="24"/>
        </w:rPr>
        <w:t>the</w:t>
      </w:r>
      <w:r w:rsidRPr="1231D771">
        <w:rPr>
          <w:spacing w:val="-7"/>
          <w:sz w:val="24"/>
          <w:szCs w:val="24"/>
        </w:rPr>
        <w:t xml:space="preserve"> </w:t>
      </w:r>
      <w:r w:rsidRPr="1231D771">
        <w:rPr>
          <w:spacing w:val="-2"/>
          <w:sz w:val="24"/>
          <w:szCs w:val="24"/>
        </w:rPr>
        <w:t>use</w:t>
      </w:r>
      <w:r w:rsidRPr="1231D771">
        <w:rPr>
          <w:spacing w:val="-7"/>
          <w:sz w:val="24"/>
          <w:szCs w:val="24"/>
        </w:rPr>
        <w:t xml:space="preserve"> </w:t>
      </w:r>
      <w:r w:rsidRPr="1231D771">
        <w:rPr>
          <w:spacing w:val="-2"/>
          <w:sz w:val="24"/>
          <w:szCs w:val="24"/>
        </w:rPr>
        <w:t>of</w:t>
      </w:r>
      <w:r w:rsidRPr="1231D771">
        <w:rPr>
          <w:spacing w:val="-5"/>
          <w:sz w:val="24"/>
          <w:szCs w:val="24"/>
        </w:rPr>
        <w:t xml:space="preserve"> </w:t>
      </w:r>
      <w:r w:rsidRPr="1231D771">
        <w:rPr>
          <w:spacing w:val="-2"/>
          <w:sz w:val="24"/>
          <w:szCs w:val="24"/>
        </w:rPr>
        <w:t>Government</w:t>
      </w:r>
      <w:r w:rsidRPr="1231D771">
        <w:rPr>
          <w:spacing w:val="-5"/>
          <w:sz w:val="24"/>
          <w:szCs w:val="24"/>
        </w:rPr>
        <w:t xml:space="preserve"> </w:t>
      </w:r>
      <w:r w:rsidRPr="1231D771">
        <w:rPr>
          <w:spacing w:val="-2"/>
          <w:sz w:val="24"/>
          <w:szCs w:val="24"/>
        </w:rPr>
        <w:t>issued</w:t>
      </w:r>
      <w:r w:rsidRPr="1231D771">
        <w:rPr>
          <w:spacing w:val="-6"/>
          <w:sz w:val="24"/>
          <w:szCs w:val="24"/>
        </w:rPr>
        <w:t xml:space="preserve"> </w:t>
      </w:r>
      <w:r w:rsidRPr="1231D771">
        <w:rPr>
          <w:spacing w:val="-2"/>
          <w:sz w:val="24"/>
          <w:szCs w:val="24"/>
        </w:rPr>
        <w:t>keys/key</w:t>
      </w:r>
      <w:r w:rsidRPr="1231D771">
        <w:rPr>
          <w:spacing w:val="-6"/>
          <w:sz w:val="24"/>
          <w:szCs w:val="24"/>
        </w:rPr>
        <w:t xml:space="preserve"> </w:t>
      </w:r>
      <w:r w:rsidRPr="1231D771">
        <w:rPr>
          <w:spacing w:val="-2"/>
          <w:sz w:val="24"/>
          <w:szCs w:val="24"/>
        </w:rPr>
        <w:t>cards</w:t>
      </w:r>
      <w:r w:rsidRPr="1231D771">
        <w:rPr>
          <w:spacing w:val="-7"/>
          <w:sz w:val="24"/>
          <w:szCs w:val="24"/>
        </w:rPr>
        <w:t xml:space="preserve"> </w:t>
      </w:r>
      <w:r w:rsidRPr="1231D771">
        <w:rPr>
          <w:spacing w:val="-2"/>
          <w:sz w:val="24"/>
          <w:szCs w:val="24"/>
        </w:rPr>
        <w:t>by</w:t>
      </w:r>
      <w:r w:rsidRPr="1231D771">
        <w:rPr>
          <w:spacing w:val="-6"/>
          <w:sz w:val="24"/>
          <w:szCs w:val="24"/>
        </w:rPr>
        <w:t xml:space="preserve"> </w:t>
      </w:r>
      <w:r w:rsidRPr="1231D771">
        <w:rPr>
          <w:spacing w:val="-2"/>
          <w:sz w:val="24"/>
          <w:szCs w:val="24"/>
        </w:rPr>
        <w:t>any</w:t>
      </w:r>
      <w:r w:rsidRPr="1231D771">
        <w:rPr>
          <w:spacing w:val="-5"/>
          <w:sz w:val="24"/>
          <w:szCs w:val="24"/>
        </w:rPr>
        <w:t xml:space="preserve"> </w:t>
      </w:r>
      <w:r w:rsidRPr="1231D771">
        <w:rPr>
          <w:spacing w:val="-2"/>
          <w:sz w:val="24"/>
          <w:szCs w:val="24"/>
        </w:rPr>
        <w:t xml:space="preserve">persons </w:t>
      </w:r>
      <w:r w:rsidRPr="1231D771">
        <w:rPr>
          <w:sz w:val="24"/>
          <w:szCs w:val="24"/>
        </w:rPr>
        <w:t>other</w:t>
      </w:r>
      <w:r w:rsidRPr="1231D771">
        <w:rPr>
          <w:spacing w:val="-9"/>
          <w:sz w:val="24"/>
          <w:szCs w:val="24"/>
        </w:rPr>
        <w:t xml:space="preserve"> </w:t>
      </w:r>
      <w:r w:rsidRPr="1231D771">
        <w:rPr>
          <w:sz w:val="24"/>
          <w:szCs w:val="24"/>
        </w:rPr>
        <w:t>than</w:t>
      </w:r>
      <w:r w:rsidRPr="1231D771">
        <w:rPr>
          <w:spacing w:val="-9"/>
          <w:sz w:val="24"/>
          <w:szCs w:val="24"/>
        </w:rPr>
        <w:t xml:space="preserve"> </w:t>
      </w:r>
      <w:r w:rsidRPr="1231D771">
        <w:rPr>
          <w:sz w:val="24"/>
          <w:szCs w:val="24"/>
        </w:rPr>
        <w:t>the</w:t>
      </w:r>
      <w:r w:rsidRPr="1231D771">
        <w:rPr>
          <w:spacing w:val="-8"/>
          <w:sz w:val="24"/>
          <w:szCs w:val="24"/>
        </w:rPr>
        <w:t xml:space="preserve"> </w:t>
      </w:r>
      <w:r w:rsidRPr="1231D771">
        <w:rPr>
          <w:sz w:val="24"/>
          <w:szCs w:val="24"/>
        </w:rPr>
        <w:t>Contractor’s</w:t>
      </w:r>
      <w:r w:rsidRPr="1231D771">
        <w:rPr>
          <w:spacing w:val="-8"/>
          <w:sz w:val="24"/>
          <w:szCs w:val="24"/>
        </w:rPr>
        <w:t xml:space="preserve"> </w:t>
      </w:r>
      <w:r w:rsidRPr="1231D771">
        <w:rPr>
          <w:sz w:val="24"/>
          <w:szCs w:val="24"/>
        </w:rPr>
        <w:t>employees.</w:t>
      </w:r>
      <w:r w:rsidRPr="1231D771">
        <w:rPr>
          <w:spacing w:val="-7"/>
          <w:sz w:val="24"/>
          <w:szCs w:val="24"/>
        </w:rPr>
        <w:t xml:space="preserve"> </w:t>
      </w:r>
      <w:r w:rsidRPr="1231D771">
        <w:rPr>
          <w:sz w:val="24"/>
          <w:szCs w:val="24"/>
        </w:rPr>
        <w:t>The</w:t>
      </w:r>
      <w:r w:rsidRPr="1231D771">
        <w:rPr>
          <w:spacing w:val="-8"/>
          <w:sz w:val="24"/>
          <w:szCs w:val="24"/>
        </w:rPr>
        <w:t xml:space="preserve"> </w:t>
      </w:r>
      <w:r w:rsidRPr="1231D771">
        <w:rPr>
          <w:sz w:val="24"/>
          <w:szCs w:val="24"/>
        </w:rPr>
        <w:t>Contractor</w:t>
      </w:r>
      <w:r w:rsidRPr="1231D771">
        <w:rPr>
          <w:spacing w:val="-9"/>
          <w:sz w:val="24"/>
          <w:szCs w:val="24"/>
        </w:rPr>
        <w:t xml:space="preserve"> </w:t>
      </w:r>
      <w:r w:rsidRPr="1231D771">
        <w:rPr>
          <w:sz w:val="24"/>
          <w:szCs w:val="24"/>
        </w:rPr>
        <w:t>shall</w:t>
      </w:r>
      <w:r w:rsidRPr="1231D771">
        <w:rPr>
          <w:spacing w:val="-8"/>
          <w:sz w:val="24"/>
          <w:szCs w:val="24"/>
        </w:rPr>
        <w:t xml:space="preserve"> </w:t>
      </w:r>
      <w:r w:rsidRPr="1231D771">
        <w:rPr>
          <w:sz w:val="24"/>
          <w:szCs w:val="24"/>
        </w:rPr>
        <w:t>prohibit</w:t>
      </w:r>
      <w:r w:rsidRPr="1231D771">
        <w:rPr>
          <w:spacing w:val="-8"/>
          <w:sz w:val="24"/>
          <w:szCs w:val="24"/>
        </w:rPr>
        <w:t xml:space="preserve"> </w:t>
      </w:r>
      <w:r w:rsidRPr="1231D771">
        <w:rPr>
          <w:sz w:val="24"/>
          <w:szCs w:val="24"/>
        </w:rPr>
        <w:t>the</w:t>
      </w:r>
      <w:r w:rsidRPr="1231D771">
        <w:rPr>
          <w:spacing w:val="-8"/>
          <w:sz w:val="24"/>
          <w:szCs w:val="24"/>
        </w:rPr>
        <w:t xml:space="preserve"> </w:t>
      </w:r>
      <w:r w:rsidRPr="1231D771">
        <w:rPr>
          <w:sz w:val="24"/>
          <w:szCs w:val="24"/>
        </w:rPr>
        <w:t>opening</w:t>
      </w:r>
      <w:r w:rsidRPr="1231D771">
        <w:rPr>
          <w:spacing w:val="-8"/>
          <w:sz w:val="24"/>
          <w:szCs w:val="24"/>
        </w:rPr>
        <w:t xml:space="preserve"> </w:t>
      </w:r>
      <w:r w:rsidRPr="1231D771">
        <w:rPr>
          <w:sz w:val="24"/>
          <w:szCs w:val="24"/>
        </w:rPr>
        <w:t>of</w:t>
      </w:r>
      <w:r w:rsidRPr="1231D771">
        <w:rPr>
          <w:spacing w:val="-8"/>
          <w:sz w:val="24"/>
          <w:szCs w:val="24"/>
        </w:rPr>
        <w:t xml:space="preserve"> </w:t>
      </w:r>
      <w:r w:rsidRPr="1231D771">
        <w:rPr>
          <w:sz w:val="24"/>
          <w:szCs w:val="24"/>
        </w:rPr>
        <w:t>locked</w:t>
      </w:r>
      <w:r w:rsidRPr="1231D771">
        <w:rPr>
          <w:spacing w:val="-8"/>
          <w:sz w:val="24"/>
          <w:szCs w:val="24"/>
        </w:rPr>
        <w:t xml:space="preserve"> </w:t>
      </w:r>
      <w:r w:rsidRPr="1231D771">
        <w:rPr>
          <w:sz w:val="24"/>
          <w:szCs w:val="24"/>
        </w:rPr>
        <w:t>areas by</w:t>
      </w:r>
      <w:r w:rsidRPr="1231D771">
        <w:rPr>
          <w:spacing w:val="-13"/>
          <w:sz w:val="24"/>
          <w:szCs w:val="24"/>
        </w:rPr>
        <w:t xml:space="preserve"> </w:t>
      </w:r>
      <w:r w:rsidRPr="1231D771">
        <w:rPr>
          <w:sz w:val="24"/>
          <w:szCs w:val="24"/>
        </w:rPr>
        <w:t>Contractor</w:t>
      </w:r>
      <w:r w:rsidRPr="1231D771">
        <w:rPr>
          <w:spacing w:val="-13"/>
          <w:sz w:val="24"/>
          <w:szCs w:val="24"/>
        </w:rPr>
        <w:t xml:space="preserve"> </w:t>
      </w:r>
      <w:r w:rsidRPr="1231D771">
        <w:rPr>
          <w:sz w:val="24"/>
          <w:szCs w:val="24"/>
        </w:rPr>
        <w:t>employees</w:t>
      </w:r>
      <w:r w:rsidRPr="1231D771">
        <w:rPr>
          <w:spacing w:val="-13"/>
          <w:sz w:val="24"/>
          <w:szCs w:val="24"/>
        </w:rPr>
        <w:t xml:space="preserve"> </w:t>
      </w:r>
      <w:r w:rsidRPr="1231D771">
        <w:rPr>
          <w:sz w:val="24"/>
          <w:szCs w:val="24"/>
        </w:rPr>
        <w:t>to</w:t>
      </w:r>
      <w:r w:rsidRPr="1231D771">
        <w:rPr>
          <w:spacing w:val="-13"/>
          <w:sz w:val="24"/>
          <w:szCs w:val="24"/>
        </w:rPr>
        <w:t xml:space="preserve"> </w:t>
      </w:r>
      <w:r w:rsidRPr="1231D771">
        <w:rPr>
          <w:sz w:val="24"/>
          <w:szCs w:val="24"/>
        </w:rPr>
        <w:t>permit</w:t>
      </w:r>
      <w:r w:rsidRPr="1231D771">
        <w:rPr>
          <w:spacing w:val="-13"/>
          <w:sz w:val="24"/>
          <w:szCs w:val="24"/>
        </w:rPr>
        <w:t xml:space="preserve"> </w:t>
      </w:r>
      <w:r w:rsidRPr="1231D771">
        <w:rPr>
          <w:sz w:val="24"/>
          <w:szCs w:val="24"/>
        </w:rPr>
        <w:t>entrance</w:t>
      </w:r>
      <w:r w:rsidRPr="1231D771">
        <w:rPr>
          <w:spacing w:val="-13"/>
          <w:sz w:val="24"/>
          <w:szCs w:val="24"/>
        </w:rPr>
        <w:t xml:space="preserve"> </w:t>
      </w:r>
      <w:r w:rsidRPr="1231D771">
        <w:rPr>
          <w:sz w:val="24"/>
          <w:szCs w:val="24"/>
        </w:rPr>
        <w:t>of</w:t>
      </w:r>
      <w:r w:rsidRPr="1231D771">
        <w:rPr>
          <w:spacing w:val="-13"/>
          <w:sz w:val="24"/>
          <w:szCs w:val="24"/>
        </w:rPr>
        <w:t xml:space="preserve"> </w:t>
      </w:r>
      <w:r w:rsidRPr="1231D771">
        <w:rPr>
          <w:sz w:val="24"/>
          <w:szCs w:val="24"/>
        </w:rPr>
        <w:t>persons</w:t>
      </w:r>
      <w:r w:rsidRPr="1231D771">
        <w:rPr>
          <w:spacing w:val="-13"/>
          <w:sz w:val="24"/>
          <w:szCs w:val="24"/>
        </w:rPr>
        <w:t xml:space="preserve"> </w:t>
      </w:r>
      <w:r w:rsidRPr="1231D771">
        <w:rPr>
          <w:sz w:val="24"/>
          <w:szCs w:val="24"/>
        </w:rPr>
        <w:t>other</w:t>
      </w:r>
      <w:r w:rsidRPr="1231D771">
        <w:rPr>
          <w:spacing w:val="-14"/>
          <w:sz w:val="24"/>
          <w:szCs w:val="24"/>
        </w:rPr>
        <w:t xml:space="preserve"> </w:t>
      </w:r>
      <w:r w:rsidRPr="1231D771">
        <w:rPr>
          <w:sz w:val="24"/>
          <w:szCs w:val="24"/>
        </w:rPr>
        <w:t>than</w:t>
      </w:r>
      <w:r w:rsidRPr="1231D771">
        <w:rPr>
          <w:spacing w:val="-13"/>
          <w:sz w:val="24"/>
          <w:szCs w:val="24"/>
        </w:rPr>
        <w:t xml:space="preserve"> </w:t>
      </w:r>
      <w:r w:rsidRPr="1231D771">
        <w:rPr>
          <w:sz w:val="24"/>
          <w:szCs w:val="24"/>
        </w:rPr>
        <w:t>Contractor</w:t>
      </w:r>
      <w:r w:rsidRPr="1231D771">
        <w:rPr>
          <w:spacing w:val="-13"/>
          <w:sz w:val="24"/>
          <w:szCs w:val="24"/>
        </w:rPr>
        <w:t xml:space="preserve"> </w:t>
      </w:r>
      <w:r w:rsidRPr="1231D771">
        <w:rPr>
          <w:sz w:val="24"/>
          <w:szCs w:val="24"/>
        </w:rPr>
        <w:t>employees</w:t>
      </w:r>
      <w:r w:rsidRPr="1231D771">
        <w:rPr>
          <w:spacing w:val="-13"/>
          <w:sz w:val="24"/>
          <w:szCs w:val="24"/>
        </w:rPr>
        <w:t xml:space="preserve"> </w:t>
      </w:r>
      <w:r w:rsidRPr="1231D771">
        <w:rPr>
          <w:sz w:val="24"/>
          <w:szCs w:val="24"/>
        </w:rPr>
        <w:t>engaged in the performance of assigned work in those areas, or personnel authorized</w:t>
      </w:r>
      <w:ins w:id="515" w:author="SMITH, WILLIAM H II CIV USSF SpOC 21 CS/SCOT" w:date="2025-02-03T20:20:00Z">
        <w:r w:rsidR="1D10081E" w:rsidRPr="1231D771">
          <w:rPr>
            <w:sz w:val="24"/>
            <w:szCs w:val="24"/>
          </w:rPr>
          <w:t xml:space="preserve"> </w:t>
        </w:r>
      </w:ins>
      <w:r w:rsidRPr="1231D771">
        <w:rPr>
          <w:sz w:val="24"/>
          <w:szCs w:val="24"/>
        </w:rPr>
        <w:t>entrance by the Contracting Officer.</w:t>
      </w:r>
    </w:p>
    <w:p w14:paraId="769D0D3C" w14:textId="77777777" w:rsidR="00E23A5D" w:rsidRDefault="00E23A5D">
      <w:pPr>
        <w:jc w:val="both"/>
        <w:rPr>
          <w:sz w:val="24"/>
        </w:rPr>
        <w:sectPr w:rsidR="00E23A5D">
          <w:pgSz w:w="12240" w:h="15840"/>
          <w:pgMar w:top="1240" w:right="400" w:bottom="280" w:left="80" w:header="857" w:footer="0" w:gutter="0"/>
          <w:cols w:space="720"/>
        </w:sectPr>
      </w:pPr>
    </w:p>
    <w:p w14:paraId="50BAD05E" w14:textId="77777777" w:rsidR="00E23A5D" w:rsidRDefault="00CF1E04">
      <w:pPr>
        <w:pStyle w:val="Heading2"/>
        <w:spacing w:before="258" w:line="540" w:lineRule="atLeast"/>
        <w:ind w:left="4951" w:right="4984" w:firstLine="498"/>
      </w:pPr>
      <w:bookmarkStart w:id="516" w:name="Appendix_1"/>
      <w:bookmarkEnd w:id="516"/>
      <w:r>
        <w:lastRenderedPageBreak/>
        <w:t>Appendix 1 Service</w:t>
      </w:r>
      <w:r>
        <w:rPr>
          <w:spacing w:val="-15"/>
        </w:rPr>
        <w:t xml:space="preserve"> </w:t>
      </w:r>
      <w:r>
        <w:t>Summary</w:t>
      </w:r>
    </w:p>
    <w:p w14:paraId="074463DE" w14:textId="77777777" w:rsidR="00E23A5D" w:rsidRDefault="00CF1E04">
      <w:pPr>
        <w:pStyle w:val="BodyText"/>
        <w:spacing w:before="11"/>
        <w:ind w:left="720" w:right="420"/>
        <w:pPrChange w:id="517" w:author="GRASSEL, MARK C NH-03 USSF SpOC 21 CS (OL-S)/SCXG" w:date="2025-02-05T09:34:00Z" w16du:dateUtc="2025-02-05T16:34:00Z">
          <w:pPr>
            <w:pStyle w:val="BodyText"/>
            <w:spacing w:before="11"/>
            <w:ind w:left="1359" w:right="1091"/>
          </w:pPr>
        </w:pPrChange>
      </w:pPr>
      <w:r>
        <w:t>The contractor service requirements are summarized into performance objectives that relate directly</w:t>
      </w:r>
      <w:r>
        <w:rPr>
          <w:spacing w:val="-5"/>
        </w:rPr>
        <w:t xml:space="preserve"> </w:t>
      </w:r>
      <w:r>
        <w:t>to</w:t>
      </w:r>
      <w:r>
        <w:rPr>
          <w:spacing w:val="-3"/>
        </w:rPr>
        <w:t xml:space="preserve"> </w:t>
      </w:r>
      <w:r>
        <w:t>mission</w:t>
      </w:r>
      <w:r>
        <w:rPr>
          <w:spacing w:val="-3"/>
        </w:rPr>
        <w:t xml:space="preserve"> </w:t>
      </w:r>
      <w:r>
        <w:t>essential</w:t>
      </w:r>
      <w:r>
        <w:rPr>
          <w:spacing w:val="-4"/>
        </w:rPr>
        <w:t xml:space="preserve"> </w:t>
      </w:r>
      <w:r>
        <w:t>items.</w:t>
      </w:r>
      <w:r>
        <w:rPr>
          <w:spacing w:val="-2"/>
        </w:rPr>
        <w:t xml:space="preserve"> </w:t>
      </w:r>
      <w:r>
        <w:t>The</w:t>
      </w:r>
      <w:r>
        <w:rPr>
          <w:spacing w:val="-3"/>
        </w:rPr>
        <w:t xml:space="preserve"> </w:t>
      </w:r>
      <w:r>
        <w:t>performance</w:t>
      </w:r>
      <w:r>
        <w:rPr>
          <w:spacing w:val="-3"/>
        </w:rPr>
        <w:t xml:space="preserve"> </w:t>
      </w:r>
      <w:r>
        <w:t>threshold</w:t>
      </w:r>
      <w:r>
        <w:rPr>
          <w:spacing w:val="-5"/>
        </w:rPr>
        <w:t xml:space="preserve"> </w:t>
      </w:r>
      <w:r>
        <w:t>briefly</w:t>
      </w:r>
      <w:r>
        <w:rPr>
          <w:spacing w:val="-3"/>
        </w:rPr>
        <w:t xml:space="preserve"> </w:t>
      </w:r>
      <w:r>
        <w:t>describes</w:t>
      </w:r>
      <w:r>
        <w:rPr>
          <w:spacing w:val="-3"/>
        </w:rPr>
        <w:t xml:space="preserve"> </w:t>
      </w:r>
      <w:r>
        <w:t>the</w:t>
      </w:r>
      <w:r>
        <w:rPr>
          <w:spacing w:val="-3"/>
        </w:rPr>
        <w:t xml:space="preserve"> </w:t>
      </w:r>
      <w:r>
        <w:t>minimum acceptable levels of service required for each requirement. These thresholds are critical to mission success.</w:t>
      </w:r>
    </w:p>
    <w:p w14:paraId="54CD245A" w14:textId="77777777" w:rsidR="00E23A5D" w:rsidRDefault="00E23A5D">
      <w:pPr>
        <w:pStyle w:val="BodyText"/>
        <w:spacing w:before="24"/>
        <w:rPr>
          <w:sz w:val="20"/>
        </w:rPr>
      </w:pPr>
    </w:p>
    <w:tbl>
      <w:tblPr>
        <w:tblW w:w="11520" w:type="dxa"/>
        <w:tblInd w:w="2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Change w:id="518" w:author="GRASSEL, MARK C NH-03 USSF SpOC 21 CS (OL-S)/SCXG" w:date="2025-02-05T11:24:00Z" w16du:dateUtc="2025-02-05T18:24:00Z">
          <w:tblPr>
            <w:tblW w:w="0" w:type="auto"/>
            <w:tblInd w:w="1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PrChange>
      </w:tblPr>
      <w:tblGrid>
        <w:gridCol w:w="3690"/>
        <w:gridCol w:w="3690"/>
        <w:gridCol w:w="2610"/>
        <w:gridCol w:w="1530"/>
        <w:tblGridChange w:id="519">
          <w:tblGrid>
            <w:gridCol w:w="155"/>
            <w:gridCol w:w="3535"/>
            <w:gridCol w:w="155"/>
            <w:gridCol w:w="3535"/>
            <w:gridCol w:w="155"/>
            <w:gridCol w:w="2455"/>
            <w:gridCol w:w="155"/>
            <w:gridCol w:w="1375"/>
            <w:gridCol w:w="155"/>
          </w:tblGrid>
        </w:tblGridChange>
      </w:tblGrid>
      <w:tr w:rsidR="00E23A5D" w14:paraId="2E2ECC84" w14:textId="77777777" w:rsidTr="007753D0">
        <w:trPr>
          <w:trHeight w:val="826"/>
          <w:trPrChange w:id="520" w:author="GRASSEL, MARK C NH-03 USSF SpOC 21 CS (OL-S)/SCXG" w:date="2025-02-05T11:24:00Z" w16du:dateUtc="2025-02-05T18:24:00Z">
            <w:trPr>
              <w:gridAfter w:val="0"/>
              <w:trHeight w:val="826"/>
            </w:trPr>
          </w:trPrChange>
        </w:trPr>
        <w:tc>
          <w:tcPr>
            <w:tcW w:w="3690" w:type="dxa"/>
            <w:shd w:val="clear" w:color="auto" w:fill="CDCDCD"/>
            <w:tcPrChange w:id="521" w:author="GRASSEL, MARK C NH-03 USSF SpOC 21 CS (OL-S)/SCXG" w:date="2025-02-05T11:24:00Z" w16du:dateUtc="2025-02-05T18:24:00Z">
              <w:tcPr>
                <w:tcW w:w="3690" w:type="dxa"/>
                <w:gridSpan w:val="2"/>
                <w:shd w:val="clear" w:color="auto" w:fill="CDCDCD"/>
              </w:tcPr>
            </w:tcPrChange>
          </w:tcPr>
          <w:p w14:paraId="3A8C5F34" w14:textId="77777777" w:rsidR="00E23A5D" w:rsidRDefault="00CF1E04">
            <w:pPr>
              <w:pStyle w:val="TableParagraph"/>
              <w:ind w:left="659"/>
              <w:rPr>
                <w:b/>
                <w:sz w:val="24"/>
              </w:rPr>
            </w:pPr>
            <w:r>
              <w:rPr>
                <w:b/>
                <w:sz w:val="24"/>
              </w:rPr>
              <w:t>Performance</w:t>
            </w:r>
            <w:r>
              <w:rPr>
                <w:b/>
                <w:spacing w:val="-8"/>
                <w:sz w:val="24"/>
              </w:rPr>
              <w:t xml:space="preserve"> </w:t>
            </w:r>
            <w:r>
              <w:rPr>
                <w:b/>
                <w:spacing w:val="-2"/>
                <w:sz w:val="24"/>
              </w:rPr>
              <w:t>Objective</w:t>
            </w:r>
          </w:p>
        </w:tc>
        <w:tc>
          <w:tcPr>
            <w:tcW w:w="3690" w:type="dxa"/>
            <w:shd w:val="clear" w:color="auto" w:fill="CDCDCD"/>
            <w:tcPrChange w:id="522" w:author="GRASSEL, MARK C NH-03 USSF SpOC 21 CS (OL-S)/SCXG" w:date="2025-02-05T11:24:00Z" w16du:dateUtc="2025-02-05T18:24:00Z">
              <w:tcPr>
                <w:tcW w:w="3690" w:type="dxa"/>
                <w:gridSpan w:val="2"/>
                <w:shd w:val="clear" w:color="auto" w:fill="CDCDCD"/>
              </w:tcPr>
            </w:tcPrChange>
          </w:tcPr>
          <w:p w14:paraId="03E12EA8" w14:textId="77777777" w:rsidR="00E23A5D" w:rsidRDefault="00CF1E04">
            <w:pPr>
              <w:pStyle w:val="TableParagraph"/>
              <w:ind w:left="23"/>
              <w:jc w:val="center"/>
              <w:rPr>
                <w:b/>
                <w:sz w:val="24"/>
              </w:rPr>
            </w:pPr>
            <w:r>
              <w:rPr>
                <w:b/>
                <w:spacing w:val="-2"/>
                <w:sz w:val="24"/>
              </w:rPr>
              <w:t>Standard</w:t>
            </w:r>
          </w:p>
        </w:tc>
        <w:tc>
          <w:tcPr>
            <w:tcW w:w="2610" w:type="dxa"/>
            <w:shd w:val="clear" w:color="auto" w:fill="CDCDCD"/>
            <w:tcPrChange w:id="523" w:author="GRASSEL, MARK C NH-03 USSF SpOC 21 CS (OL-S)/SCXG" w:date="2025-02-05T11:24:00Z" w16du:dateUtc="2025-02-05T18:24:00Z">
              <w:tcPr>
                <w:tcW w:w="2610" w:type="dxa"/>
                <w:gridSpan w:val="2"/>
                <w:shd w:val="clear" w:color="auto" w:fill="CDCDCD"/>
              </w:tcPr>
            </w:tcPrChange>
          </w:tcPr>
          <w:p w14:paraId="285230A8" w14:textId="77777777" w:rsidR="00E23A5D" w:rsidRDefault="00CF1E04">
            <w:pPr>
              <w:pStyle w:val="TableParagraph"/>
              <w:ind w:left="783" w:right="152" w:hanging="141"/>
              <w:rPr>
                <w:b/>
                <w:sz w:val="24"/>
              </w:rPr>
            </w:pPr>
            <w:r>
              <w:rPr>
                <w:b/>
                <w:spacing w:val="-2"/>
                <w:sz w:val="24"/>
              </w:rPr>
              <w:t>Performance Threshold</w:t>
            </w:r>
          </w:p>
        </w:tc>
        <w:tc>
          <w:tcPr>
            <w:tcW w:w="1530" w:type="dxa"/>
            <w:shd w:val="clear" w:color="auto" w:fill="CDCDCD"/>
            <w:tcPrChange w:id="524" w:author="GRASSEL, MARK C NH-03 USSF SpOC 21 CS (OL-S)/SCXG" w:date="2025-02-05T11:24:00Z" w16du:dateUtc="2025-02-05T18:24:00Z">
              <w:tcPr>
                <w:tcW w:w="1530" w:type="dxa"/>
                <w:gridSpan w:val="2"/>
                <w:shd w:val="clear" w:color="auto" w:fill="CDCDCD"/>
              </w:tcPr>
            </w:tcPrChange>
          </w:tcPr>
          <w:p w14:paraId="4A3A0B65" w14:textId="77777777" w:rsidR="00E23A5D" w:rsidRDefault="00CF1E04">
            <w:pPr>
              <w:pStyle w:val="TableParagraph"/>
              <w:ind w:left="135" w:firstLine="103"/>
              <w:rPr>
                <w:b/>
                <w:sz w:val="24"/>
              </w:rPr>
            </w:pPr>
            <w:r>
              <w:rPr>
                <w:b/>
                <w:sz w:val="24"/>
              </w:rPr>
              <w:t xml:space="preserve">Method of </w:t>
            </w:r>
            <w:r>
              <w:rPr>
                <w:b/>
                <w:spacing w:val="-2"/>
                <w:sz w:val="24"/>
              </w:rPr>
              <w:t>Surveillance</w:t>
            </w:r>
          </w:p>
        </w:tc>
      </w:tr>
      <w:tr w:rsidR="00E23A5D" w14:paraId="54536922" w14:textId="77777777" w:rsidTr="007753D0">
        <w:trPr>
          <w:trHeight w:val="1104"/>
          <w:trPrChange w:id="525" w:author="GRASSEL, MARK C NH-03 USSF SpOC 21 CS (OL-S)/SCXG" w:date="2025-02-05T11:24:00Z" w16du:dateUtc="2025-02-05T18:24:00Z">
            <w:trPr>
              <w:gridAfter w:val="0"/>
              <w:trHeight w:val="1104"/>
            </w:trPr>
          </w:trPrChange>
        </w:trPr>
        <w:tc>
          <w:tcPr>
            <w:tcW w:w="3690" w:type="dxa"/>
            <w:tcPrChange w:id="526" w:author="GRASSEL, MARK C NH-03 USSF SpOC 21 CS (OL-S)/SCXG" w:date="2025-02-05T11:24:00Z" w16du:dateUtc="2025-02-05T18:24:00Z">
              <w:tcPr>
                <w:tcW w:w="3690" w:type="dxa"/>
                <w:gridSpan w:val="2"/>
              </w:tcPr>
            </w:tcPrChange>
          </w:tcPr>
          <w:p w14:paraId="40FCBA0C" w14:textId="77777777" w:rsidR="00E23A5D" w:rsidRDefault="00CF1E04">
            <w:pPr>
              <w:pStyle w:val="TableParagraph"/>
              <w:spacing w:line="273" w:lineRule="exact"/>
              <w:rPr>
                <w:b/>
                <w:sz w:val="24"/>
              </w:rPr>
            </w:pPr>
            <w:r>
              <w:rPr>
                <w:b/>
                <w:sz w:val="24"/>
              </w:rPr>
              <w:t>SS</w:t>
            </w:r>
            <w:r>
              <w:rPr>
                <w:b/>
                <w:spacing w:val="-4"/>
                <w:sz w:val="24"/>
              </w:rPr>
              <w:t xml:space="preserve"> </w:t>
            </w:r>
            <w:r>
              <w:rPr>
                <w:b/>
                <w:sz w:val="24"/>
              </w:rPr>
              <w:t>#</w:t>
            </w:r>
            <w:r>
              <w:rPr>
                <w:b/>
                <w:spacing w:val="-2"/>
                <w:sz w:val="24"/>
              </w:rPr>
              <w:t xml:space="preserve"> </w:t>
            </w:r>
            <w:r>
              <w:rPr>
                <w:b/>
                <w:spacing w:val="-10"/>
                <w:sz w:val="24"/>
              </w:rPr>
              <w:t>1</w:t>
            </w:r>
          </w:p>
          <w:p w14:paraId="4C75B68A" w14:textId="77777777" w:rsidR="00E23A5D" w:rsidRDefault="00CF1E04">
            <w:pPr>
              <w:pStyle w:val="TableParagraph"/>
              <w:spacing w:line="275" w:lineRule="exact"/>
              <w:rPr>
                <w:sz w:val="24"/>
              </w:rPr>
            </w:pPr>
            <w:r>
              <w:rPr>
                <w:sz w:val="24"/>
              </w:rPr>
              <w:t>The</w:t>
            </w:r>
            <w:r>
              <w:rPr>
                <w:spacing w:val="-5"/>
                <w:sz w:val="24"/>
              </w:rPr>
              <w:t xml:space="preserve"> </w:t>
            </w:r>
            <w:r>
              <w:rPr>
                <w:sz w:val="24"/>
              </w:rPr>
              <w:t>Contractor</w:t>
            </w:r>
            <w:r>
              <w:rPr>
                <w:spacing w:val="-4"/>
                <w:sz w:val="24"/>
              </w:rPr>
              <w:t xml:space="preserve"> </w:t>
            </w:r>
            <w:r>
              <w:rPr>
                <w:sz w:val="24"/>
              </w:rPr>
              <w:t>shall</w:t>
            </w:r>
            <w:r>
              <w:rPr>
                <w:spacing w:val="-3"/>
                <w:sz w:val="24"/>
              </w:rPr>
              <w:t xml:space="preserve"> </w:t>
            </w:r>
            <w:r>
              <w:rPr>
                <w:sz w:val="24"/>
              </w:rPr>
              <w:t>complete</w:t>
            </w:r>
            <w:r>
              <w:rPr>
                <w:spacing w:val="-4"/>
                <w:sz w:val="24"/>
              </w:rPr>
              <w:t xml:space="preserve"> four</w:t>
            </w:r>
          </w:p>
          <w:p w14:paraId="38C089B5" w14:textId="77777777" w:rsidR="00E23A5D" w:rsidRDefault="00CF1E04">
            <w:pPr>
              <w:pStyle w:val="TableParagraph"/>
              <w:spacing w:line="270" w:lineRule="atLeast"/>
              <w:ind w:right="383"/>
              <w:rPr>
                <w:sz w:val="24"/>
              </w:rPr>
            </w:pPr>
            <w:r>
              <w:rPr>
                <w:sz w:val="24"/>
              </w:rPr>
              <w:t>(4) comprehensive PMI’s (quarterly).</w:t>
            </w:r>
            <w:r>
              <w:rPr>
                <w:spacing w:val="36"/>
                <w:sz w:val="24"/>
              </w:rPr>
              <w:t xml:space="preserve"> </w:t>
            </w:r>
            <w:r>
              <w:rPr>
                <w:sz w:val="24"/>
              </w:rPr>
              <w:t>PWS</w:t>
            </w:r>
            <w:r>
              <w:rPr>
                <w:spacing w:val="-12"/>
                <w:sz w:val="24"/>
              </w:rPr>
              <w:t xml:space="preserve"> </w:t>
            </w:r>
            <w:r>
              <w:rPr>
                <w:sz w:val="24"/>
              </w:rPr>
              <w:t>para</w:t>
            </w:r>
            <w:r>
              <w:rPr>
                <w:spacing w:val="-10"/>
                <w:sz w:val="24"/>
              </w:rPr>
              <w:t xml:space="preserve"> </w:t>
            </w:r>
            <w:r>
              <w:rPr>
                <w:sz w:val="24"/>
              </w:rPr>
              <w:t>1.5.5.1</w:t>
            </w:r>
          </w:p>
        </w:tc>
        <w:tc>
          <w:tcPr>
            <w:tcW w:w="3690" w:type="dxa"/>
            <w:tcPrChange w:id="527" w:author="GRASSEL, MARK C NH-03 USSF SpOC 21 CS (OL-S)/SCXG" w:date="2025-02-05T11:24:00Z" w16du:dateUtc="2025-02-05T18:24:00Z">
              <w:tcPr>
                <w:tcW w:w="3690" w:type="dxa"/>
                <w:gridSpan w:val="2"/>
              </w:tcPr>
            </w:tcPrChange>
          </w:tcPr>
          <w:p w14:paraId="511272B2" w14:textId="77777777" w:rsidR="00E23A5D" w:rsidRDefault="00CF1E04">
            <w:pPr>
              <w:pStyle w:val="TableParagraph"/>
              <w:spacing w:before="1"/>
              <w:rPr>
                <w:sz w:val="24"/>
              </w:rPr>
            </w:pPr>
            <w:r>
              <w:rPr>
                <w:sz w:val="24"/>
              </w:rPr>
              <w:t>The</w:t>
            </w:r>
            <w:r>
              <w:rPr>
                <w:spacing w:val="-10"/>
                <w:sz w:val="24"/>
              </w:rPr>
              <w:t xml:space="preserve"> </w:t>
            </w:r>
            <w:r>
              <w:rPr>
                <w:sz w:val="24"/>
              </w:rPr>
              <w:t>Contractor</w:t>
            </w:r>
            <w:r>
              <w:rPr>
                <w:spacing w:val="-10"/>
                <w:sz w:val="24"/>
              </w:rPr>
              <w:t xml:space="preserve"> </w:t>
            </w:r>
            <w:r>
              <w:rPr>
                <w:sz w:val="24"/>
              </w:rPr>
              <w:t>completes</w:t>
            </w:r>
            <w:r>
              <w:rPr>
                <w:spacing w:val="-10"/>
                <w:sz w:val="24"/>
              </w:rPr>
              <w:t xml:space="preserve"> </w:t>
            </w:r>
            <w:r>
              <w:rPr>
                <w:sz w:val="24"/>
              </w:rPr>
              <w:t>four</w:t>
            </w:r>
            <w:r>
              <w:rPr>
                <w:spacing w:val="-10"/>
                <w:sz w:val="24"/>
              </w:rPr>
              <w:t xml:space="preserve"> </w:t>
            </w:r>
            <w:r>
              <w:rPr>
                <w:sz w:val="24"/>
              </w:rPr>
              <w:t>(4) comprehensive</w:t>
            </w:r>
            <w:r>
              <w:rPr>
                <w:spacing w:val="-3"/>
                <w:sz w:val="24"/>
              </w:rPr>
              <w:t xml:space="preserve"> </w:t>
            </w:r>
            <w:r>
              <w:rPr>
                <w:sz w:val="24"/>
              </w:rPr>
              <w:t>PMI’s</w:t>
            </w:r>
            <w:r>
              <w:rPr>
                <w:spacing w:val="-3"/>
                <w:sz w:val="24"/>
              </w:rPr>
              <w:t xml:space="preserve"> </w:t>
            </w:r>
            <w:r>
              <w:rPr>
                <w:sz w:val="24"/>
              </w:rPr>
              <w:t>(quarterly).</w:t>
            </w:r>
          </w:p>
        </w:tc>
        <w:tc>
          <w:tcPr>
            <w:tcW w:w="2610" w:type="dxa"/>
            <w:tcPrChange w:id="528" w:author="GRASSEL, MARK C NH-03 USSF SpOC 21 CS (OL-S)/SCXG" w:date="2025-02-05T11:24:00Z" w16du:dateUtc="2025-02-05T18:24:00Z">
              <w:tcPr>
                <w:tcW w:w="2610" w:type="dxa"/>
                <w:gridSpan w:val="2"/>
              </w:tcPr>
            </w:tcPrChange>
          </w:tcPr>
          <w:p w14:paraId="7A8948CB" w14:textId="77777777" w:rsidR="00E23A5D" w:rsidRDefault="00CF1E04">
            <w:pPr>
              <w:pStyle w:val="TableParagraph"/>
              <w:spacing w:before="1"/>
              <w:ind w:right="152"/>
              <w:rPr>
                <w:sz w:val="24"/>
              </w:rPr>
            </w:pPr>
            <w:r>
              <w:rPr>
                <w:sz w:val="24"/>
              </w:rPr>
              <w:t>Zero</w:t>
            </w:r>
            <w:r>
              <w:rPr>
                <w:spacing w:val="-12"/>
                <w:sz w:val="24"/>
              </w:rPr>
              <w:t xml:space="preserve"> </w:t>
            </w:r>
            <w:r>
              <w:rPr>
                <w:sz w:val="24"/>
              </w:rPr>
              <w:t>deviation</w:t>
            </w:r>
            <w:r>
              <w:rPr>
                <w:spacing w:val="-12"/>
                <w:sz w:val="24"/>
              </w:rPr>
              <w:t xml:space="preserve"> </w:t>
            </w:r>
            <w:r>
              <w:rPr>
                <w:sz w:val="24"/>
              </w:rPr>
              <w:t>from</w:t>
            </w:r>
            <w:r>
              <w:rPr>
                <w:spacing w:val="-13"/>
                <w:sz w:val="24"/>
              </w:rPr>
              <w:t xml:space="preserve"> </w:t>
            </w:r>
            <w:r>
              <w:rPr>
                <w:sz w:val="24"/>
              </w:rPr>
              <w:t xml:space="preserve">the </w:t>
            </w:r>
            <w:r>
              <w:rPr>
                <w:spacing w:val="-2"/>
                <w:sz w:val="24"/>
              </w:rPr>
              <w:t>standard.</w:t>
            </w:r>
          </w:p>
        </w:tc>
        <w:tc>
          <w:tcPr>
            <w:tcW w:w="1530" w:type="dxa"/>
            <w:tcPrChange w:id="529" w:author="GRASSEL, MARK C NH-03 USSF SpOC 21 CS (OL-S)/SCXG" w:date="2025-02-05T11:24:00Z" w16du:dateUtc="2025-02-05T18:24:00Z">
              <w:tcPr>
                <w:tcW w:w="1530" w:type="dxa"/>
                <w:gridSpan w:val="2"/>
              </w:tcPr>
            </w:tcPrChange>
          </w:tcPr>
          <w:p w14:paraId="135237C8" w14:textId="77777777" w:rsidR="00E23A5D" w:rsidRDefault="00CF1E04">
            <w:pPr>
              <w:pStyle w:val="TableParagraph"/>
              <w:spacing w:line="272" w:lineRule="exact"/>
              <w:rPr>
                <w:sz w:val="24"/>
              </w:rPr>
            </w:pPr>
            <w:r>
              <w:rPr>
                <w:spacing w:val="-4"/>
                <w:sz w:val="24"/>
              </w:rPr>
              <w:t>100%</w:t>
            </w:r>
          </w:p>
          <w:p w14:paraId="377C962A" w14:textId="77777777" w:rsidR="00E23A5D" w:rsidRDefault="00CF1E04">
            <w:pPr>
              <w:pStyle w:val="TableParagraph"/>
              <w:spacing w:before="3"/>
              <w:rPr>
                <w:sz w:val="24"/>
              </w:rPr>
            </w:pPr>
            <w:r>
              <w:rPr>
                <w:spacing w:val="-2"/>
                <w:sz w:val="24"/>
              </w:rPr>
              <w:t>inspection</w:t>
            </w:r>
          </w:p>
        </w:tc>
      </w:tr>
      <w:tr w:rsidR="00E23A5D" w14:paraId="7AFA7DD2" w14:textId="77777777" w:rsidTr="007753D0">
        <w:trPr>
          <w:trHeight w:val="1655"/>
          <w:trPrChange w:id="530" w:author="GRASSEL, MARK C NH-03 USSF SpOC 21 CS (OL-S)/SCXG" w:date="2025-02-05T11:24:00Z" w16du:dateUtc="2025-02-05T18:24:00Z">
            <w:trPr>
              <w:gridAfter w:val="0"/>
              <w:trHeight w:val="1655"/>
            </w:trPr>
          </w:trPrChange>
        </w:trPr>
        <w:tc>
          <w:tcPr>
            <w:tcW w:w="3690" w:type="dxa"/>
            <w:tcPrChange w:id="531" w:author="GRASSEL, MARK C NH-03 USSF SpOC 21 CS (OL-S)/SCXG" w:date="2025-02-05T11:24:00Z" w16du:dateUtc="2025-02-05T18:24:00Z">
              <w:tcPr>
                <w:tcW w:w="3690" w:type="dxa"/>
                <w:gridSpan w:val="2"/>
              </w:tcPr>
            </w:tcPrChange>
          </w:tcPr>
          <w:p w14:paraId="51B9BD48" w14:textId="77777777" w:rsidR="00E23A5D" w:rsidRDefault="00CF1E04">
            <w:pPr>
              <w:pStyle w:val="TableParagraph"/>
              <w:spacing w:line="271" w:lineRule="exact"/>
              <w:rPr>
                <w:b/>
                <w:sz w:val="24"/>
              </w:rPr>
            </w:pPr>
            <w:r>
              <w:rPr>
                <w:b/>
                <w:sz w:val="24"/>
              </w:rPr>
              <w:t>SS</w:t>
            </w:r>
            <w:r>
              <w:rPr>
                <w:b/>
                <w:spacing w:val="-4"/>
                <w:sz w:val="24"/>
              </w:rPr>
              <w:t xml:space="preserve"> </w:t>
            </w:r>
            <w:r>
              <w:rPr>
                <w:b/>
                <w:sz w:val="24"/>
              </w:rPr>
              <w:t>#</w:t>
            </w:r>
            <w:r>
              <w:rPr>
                <w:b/>
                <w:spacing w:val="-2"/>
                <w:sz w:val="24"/>
              </w:rPr>
              <w:t xml:space="preserve"> </w:t>
            </w:r>
            <w:r>
              <w:rPr>
                <w:b/>
                <w:spacing w:val="-10"/>
                <w:sz w:val="24"/>
              </w:rPr>
              <w:t>2</w:t>
            </w:r>
          </w:p>
          <w:p w14:paraId="45105E83" w14:textId="77777777" w:rsidR="00E23A5D" w:rsidRDefault="00CF1E04">
            <w:pPr>
              <w:pStyle w:val="TableParagraph"/>
              <w:spacing w:line="270" w:lineRule="atLeast"/>
              <w:ind w:right="383"/>
              <w:rPr>
                <w:sz w:val="24"/>
              </w:rPr>
            </w:pPr>
            <w:r>
              <w:rPr>
                <w:sz w:val="24"/>
              </w:rPr>
              <w:t>The</w:t>
            </w:r>
            <w:r>
              <w:rPr>
                <w:spacing w:val="-10"/>
                <w:sz w:val="24"/>
              </w:rPr>
              <w:t xml:space="preserve"> </w:t>
            </w:r>
            <w:r>
              <w:rPr>
                <w:sz w:val="24"/>
              </w:rPr>
              <w:t>Contractor</w:t>
            </w:r>
            <w:r>
              <w:rPr>
                <w:spacing w:val="-10"/>
                <w:sz w:val="24"/>
              </w:rPr>
              <w:t xml:space="preserve"> </w:t>
            </w:r>
            <w:r>
              <w:rPr>
                <w:sz w:val="24"/>
              </w:rPr>
              <w:t>shall</w:t>
            </w:r>
            <w:r>
              <w:rPr>
                <w:spacing w:val="-10"/>
                <w:sz w:val="24"/>
              </w:rPr>
              <w:t xml:space="preserve"> </w:t>
            </w:r>
            <w:r>
              <w:rPr>
                <w:sz w:val="24"/>
              </w:rPr>
              <w:t>complete</w:t>
            </w:r>
            <w:r>
              <w:rPr>
                <w:spacing w:val="-10"/>
                <w:sz w:val="24"/>
              </w:rPr>
              <w:t xml:space="preserve"> </w:t>
            </w:r>
            <w:r>
              <w:rPr>
                <w:sz w:val="24"/>
              </w:rPr>
              <w:t>a PMI on all of the 14 towers monthly on a continuous basis for both PSFB and SSFB. PWS para 1.5.5.2</w:t>
            </w:r>
          </w:p>
        </w:tc>
        <w:tc>
          <w:tcPr>
            <w:tcW w:w="3690" w:type="dxa"/>
            <w:tcPrChange w:id="532" w:author="GRASSEL, MARK C NH-03 USSF SpOC 21 CS (OL-S)/SCXG" w:date="2025-02-05T11:24:00Z" w16du:dateUtc="2025-02-05T18:24:00Z">
              <w:tcPr>
                <w:tcW w:w="3690" w:type="dxa"/>
                <w:gridSpan w:val="2"/>
              </w:tcPr>
            </w:tcPrChange>
          </w:tcPr>
          <w:p w14:paraId="7BF9A7D9" w14:textId="77777777" w:rsidR="00E23A5D" w:rsidRDefault="00CF1E04">
            <w:pPr>
              <w:pStyle w:val="TableParagraph"/>
              <w:ind w:right="89"/>
              <w:rPr>
                <w:sz w:val="24"/>
              </w:rPr>
            </w:pPr>
            <w:r>
              <w:rPr>
                <w:sz w:val="24"/>
              </w:rPr>
              <w:t>The</w:t>
            </w:r>
            <w:r>
              <w:rPr>
                <w:spacing w:val="-8"/>
                <w:sz w:val="24"/>
              </w:rPr>
              <w:t xml:space="preserve"> </w:t>
            </w:r>
            <w:r>
              <w:rPr>
                <w:sz w:val="24"/>
              </w:rPr>
              <w:t>Contractor</w:t>
            </w:r>
            <w:r>
              <w:rPr>
                <w:spacing w:val="-8"/>
                <w:sz w:val="24"/>
              </w:rPr>
              <w:t xml:space="preserve"> </w:t>
            </w:r>
            <w:r>
              <w:rPr>
                <w:sz w:val="24"/>
              </w:rPr>
              <w:t>completes</w:t>
            </w:r>
            <w:r>
              <w:rPr>
                <w:spacing w:val="-8"/>
                <w:sz w:val="24"/>
              </w:rPr>
              <w:t xml:space="preserve"> </w:t>
            </w:r>
            <w:r>
              <w:rPr>
                <w:sz w:val="24"/>
              </w:rPr>
              <w:t>a</w:t>
            </w:r>
            <w:r>
              <w:rPr>
                <w:spacing w:val="-8"/>
                <w:sz w:val="24"/>
              </w:rPr>
              <w:t xml:space="preserve"> </w:t>
            </w:r>
            <w:r>
              <w:rPr>
                <w:sz w:val="24"/>
              </w:rPr>
              <w:t>PMI</w:t>
            </w:r>
            <w:r>
              <w:rPr>
                <w:spacing w:val="-8"/>
                <w:sz w:val="24"/>
              </w:rPr>
              <w:t xml:space="preserve"> </w:t>
            </w:r>
            <w:r>
              <w:rPr>
                <w:sz w:val="24"/>
              </w:rPr>
              <w:t xml:space="preserve">on all of the 14 towers monthly on a continuous basis for both PSFB (five towers) and SSFB (nine </w:t>
            </w:r>
            <w:r>
              <w:rPr>
                <w:spacing w:val="-2"/>
                <w:sz w:val="24"/>
              </w:rPr>
              <w:t>towers).</w:t>
            </w:r>
          </w:p>
        </w:tc>
        <w:tc>
          <w:tcPr>
            <w:tcW w:w="2610" w:type="dxa"/>
            <w:tcPrChange w:id="533" w:author="GRASSEL, MARK C NH-03 USSF SpOC 21 CS (OL-S)/SCXG" w:date="2025-02-05T11:24:00Z" w16du:dateUtc="2025-02-05T18:24:00Z">
              <w:tcPr>
                <w:tcW w:w="2610" w:type="dxa"/>
                <w:gridSpan w:val="2"/>
              </w:tcPr>
            </w:tcPrChange>
          </w:tcPr>
          <w:p w14:paraId="1DDC4675" w14:textId="77777777" w:rsidR="00E23A5D" w:rsidRDefault="00CF1E04">
            <w:pPr>
              <w:pStyle w:val="TableParagraph"/>
              <w:ind w:right="152"/>
              <w:rPr>
                <w:sz w:val="24"/>
              </w:rPr>
            </w:pPr>
            <w:r>
              <w:rPr>
                <w:sz w:val="24"/>
              </w:rPr>
              <w:t>Zero</w:t>
            </w:r>
            <w:r>
              <w:rPr>
                <w:spacing w:val="-12"/>
                <w:sz w:val="24"/>
              </w:rPr>
              <w:t xml:space="preserve"> </w:t>
            </w:r>
            <w:r>
              <w:rPr>
                <w:sz w:val="24"/>
              </w:rPr>
              <w:t>deviation</w:t>
            </w:r>
            <w:r>
              <w:rPr>
                <w:spacing w:val="-12"/>
                <w:sz w:val="24"/>
              </w:rPr>
              <w:t xml:space="preserve"> </w:t>
            </w:r>
            <w:r>
              <w:rPr>
                <w:sz w:val="24"/>
              </w:rPr>
              <w:t>from</w:t>
            </w:r>
            <w:r>
              <w:rPr>
                <w:spacing w:val="-13"/>
                <w:sz w:val="24"/>
              </w:rPr>
              <w:t xml:space="preserve"> </w:t>
            </w:r>
            <w:r>
              <w:rPr>
                <w:sz w:val="24"/>
              </w:rPr>
              <w:t xml:space="preserve">the </w:t>
            </w:r>
            <w:r>
              <w:rPr>
                <w:spacing w:val="-2"/>
                <w:sz w:val="24"/>
              </w:rPr>
              <w:t>standard.</w:t>
            </w:r>
          </w:p>
        </w:tc>
        <w:tc>
          <w:tcPr>
            <w:tcW w:w="1530" w:type="dxa"/>
            <w:tcPrChange w:id="534" w:author="GRASSEL, MARK C NH-03 USSF SpOC 21 CS (OL-S)/SCXG" w:date="2025-02-05T11:24:00Z" w16du:dateUtc="2025-02-05T18:24:00Z">
              <w:tcPr>
                <w:tcW w:w="1530" w:type="dxa"/>
                <w:gridSpan w:val="2"/>
              </w:tcPr>
            </w:tcPrChange>
          </w:tcPr>
          <w:p w14:paraId="3F393A7F" w14:textId="77777777" w:rsidR="00E23A5D" w:rsidRDefault="00CF1E04">
            <w:pPr>
              <w:pStyle w:val="TableParagraph"/>
              <w:spacing w:line="271" w:lineRule="exact"/>
              <w:rPr>
                <w:sz w:val="24"/>
              </w:rPr>
            </w:pPr>
            <w:r>
              <w:rPr>
                <w:spacing w:val="-4"/>
                <w:sz w:val="24"/>
              </w:rPr>
              <w:t>100%</w:t>
            </w:r>
          </w:p>
          <w:p w14:paraId="48D9FDB3" w14:textId="77777777" w:rsidR="00E23A5D" w:rsidRDefault="00CF1E04">
            <w:pPr>
              <w:pStyle w:val="TableParagraph"/>
              <w:spacing w:before="3"/>
              <w:rPr>
                <w:sz w:val="24"/>
              </w:rPr>
            </w:pPr>
            <w:r>
              <w:rPr>
                <w:spacing w:val="-2"/>
                <w:sz w:val="24"/>
              </w:rPr>
              <w:t>inspection</w:t>
            </w:r>
          </w:p>
        </w:tc>
      </w:tr>
      <w:tr w:rsidR="00E23A5D" w14:paraId="16B49946" w14:textId="77777777" w:rsidTr="007753D0">
        <w:trPr>
          <w:trHeight w:val="1930"/>
          <w:trPrChange w:id="535" w:author="GRASSEL, MARK C NH-03 USSF SpOC 21 CS (OL-S)/SCXG" w:date="2025-02-05T11:24:00Z" w16du:dateUtc="2025-02-05T18:24:00Z">
            <w:trPr>
              <w:gridAfter w:val="0"/>
              <w:trHeight w:val="1930"/>
            </w:trPr>
          </w:trPrChange>
        </w:trPr>
        <w:tc>
          <w:tcPr>
            <w:tcW w:w="3690" w:type="dxa"/>
            <w:tcPrChange w:id="536" w:author="GRASSEL, MARK C NH-03 USSF SpOC 21 CS (OL-S)/SCXG" w:date="2025-02-05T11:24:00Z" w16du:dateUtc="2025-02-05T18:24:00Z">
              <w:tcPr>
                <w:tcW w:w="3690" w:type="dxa"/>
                <w:gridSpan w:val="2"/>
              </w:tcPr>
            </w:tcPrChange>
          </w:tcPr>
          <w:p w14:paraId="4C942220" w14:textId="77777777" w:rsidR="00E23A5D" w:rsidRDefault="00CF1E04">
            <w:pPr>
              <w:pStyle w:val="TableParagraph"/>
              <w:spacing w:line="271" w:lineRule="exact"/>
              <w:rPr>
                <w:b/>
                <w:sz w:val="24"/>
              </w:rPr>
            </w:pPr>
            <w:r>
              <w:rPr>
                <w:b/>
                <w:sz w:val="24"/>
              </w:rPr>
              <w:t>SS</w:t>
            </w:r>
            <w:r>
              <w:rPr>
                <w:b/>
                <w:spacing w:val="-4"/>
                <w:sz w:val="24"/>
              </w:rPr>
              <w:t xml:space="preserve"> </w:t>
            </w:r>
            <w:r>
              <w:rPr>
                <w:b/>
                <w:sz w:val="24"/>
              </w:rPr>
              <w:t>#</w:t>
            </w:r>
            <w:r>
              <w:rPr>
                <w:b/>
                <w:spacing w:val="-2"/>
                <w:sz w:val="24"/>
              </w:rPr>
              <w:t xml:space="preserve"> </w:t>
            </w:r>
            <w:r>
              <w:rPr>
                <w:b/>
                <w:spacing w:val="-10"/>
                <w:sz w:val="24"/>
              </w:rPr>
              <w:t>3</w:t>
            </w:r>
          </w:p>
          <w:p w14:paraId="5C7E414B" w14:textId="77777777" w:rsidR="00E23A5D" w:rsidRDefault="00CF1E04">
            <w:pPr>
              <w:pStyle w:val="TableParagraph"/>
              <w:spacing w:line="270" w:lineRule="atLeast"/>
              <w:rPr>
                <w:sz w:val="24"/>
              </w:rPr>
            </w:pPr>
            <w:r>
              <w:rPr>
                <w:sz w:val="24"/>
              </w:rPr>
              <w:t>The Contractor shall submit an inspection report to the COR documenting the completion of the quarterly</w:t>
            </w:r>
            <w:r>
              <w:rPr>
                <w:spacing w:val="-9"/>
                <w:sz w:val="24"/>
              </w:rPr>
              <w:t xml:space="preserve"> </w:t>
            </w:r>
            <w:r>
              <w:rPr>
                <w:sz w:val="24"/>
              </w:rPr>
              <w:t>and</w:t>
            </w:r>
            <w:r>
              <w:rPr>
                <w:spacing w:val="-9"/>
                <w:sz w:val="24"/>
              </w:rPr>
              <w:t xml:space="preserve"> </w:t>
            </w:r>
            <w:r>
              <w:rPr>
                <w:sz w:val="24"/>
              </w:rPr>
              <w:t>monthly</w:t>
            </w:r>
            <w:r>
              <w:rPr>
                <w:spacing w:val="-9"/>
                <w:sz w:val="24"/>
              </w:rPr>
              <w:t xml:space="preserve"> </w:t>
            </w:r>
            <w:r>
              <w:rPr>
                <w:sz w:val="24"/>
              </w:rPr>
              <w:t>PMI’s</w:t>
            </w:r>
            <w:r>
              <w:rPr>
                <w:spacing w:val="-9"/>
                <w:sz w:val="24"/>
              </w:rPr>
              <w:t xml:space="preserve"> </w:t>
            </w:r>
            <w:r>
              <w:rPr>
                <w:sz w:val="24"/>
              </w:rPr>
              <w:t xml:space="preserve">within 48 hours of completion. PWS para </w:t>
            </w:r>
            <w:r>
              <w:rPr>
                <w:spacing w:val="-2"/>
                <w:sz w:val="24"/>
              </w:rPr>
              <w:t>1.5.7</w:t>
            </w:r>
          </w:p>
        </w:tc>
        <w:tc>
          <w:tcPr>
            <w:tcW w:w="3690" w:type="dxa"/>
            <w:tcPrChange w:id="537" w:author="GRASSEL, MARK C NH-03 USSF SpOC 21 CS (OL-S)/SCXG" w:date="2025-02-05T11:24:00Z" w16du:dateUtc="2025-02-05T18:24:00Z">
              <w:tcPr>
                <w:tcW w:w="3690" w:type="dxa"/>
                <w:gridSpan w:val="2"/>
              </w:tcPr>
            </w:tcPrChange>
          </w:tcPr>
          <w:p w14:paraId="69AF5762" w14:textId="77777777" w:rsidR="00E23A5D" w:rsidRDefault="00CF1E04">
            <w:pPr>
              <w:pStyle w:val="TableParagraph"/>
              <w:ind w:right="89"/>
              <w:rPr>
                <w:sz w:val="24"/>
              </w:rPr>
            </w:pPr>
            <w:r>
              <w:rPr>
                <w:sz w:val="24"/>
              </w:rPr>
              <w:t>The Contractor submits an inspection report to the COR documenting the completion of the quarterly</w:t>
            </w:r>
            <w:r>
              <w:rPr>
                <w:spacing w:val="-9"/>
                <w:sz w:val="24"/>
              </w:rPr>
              <w:t xml:space="preserve"> </w:t>
            </w:r>
            <w:r>
              <w:rPr>
                <w:sz w:val="24"/>
              </w:rPr>
              <w:t>and</w:t>
            </w:r>
            <w:r>
              <w:rPr>
                <w:spacing w:val="-9"/>
                <w:sz w:val="24"/>
              </w:rPr>
              <w:t xml:space="preserve"> </w:t>
            </w:r>
            <w:r>
              <w:rPr>
                <w:sz w:val="24"/>
              </w:rPr>
              <w:t>monthly</w:t>
            </w:r>
            <w:r>
              <w:rPr>
                <w:spacing w:val="-9"/>
                <w:sz w:val="24"/>
              </w:rPr>
              <w:t xml:space="preserve"> </w:t>
            </w:r>
            <w:r>
              <w:rPr>
                <w:sz w:val="24"/>
              </w:rPr>
              <w:t>PMI’s</w:t>
            </w:r>
            <w:r>
              <w:rPr>
                <w:spacing w:val="-9"/>
                <w:sz w:val="24"/>
              </w:rPr>
              <w:t xml:space="preserve"> </w:t>
            </w:r>
            <w:r>
              <w:rPr>
                <w:sz w:val="24"/>
              </w:rPr>
              <w:t>within 48 hours of completion.</w:t>
            </w:r>
          </w:p>
        </w:tc>
        <w:tc>
          <w:tcPr>
            <w:tcW w:w="2610" w:type="dxa"/>
            <w:tcPrChange w:id="538" w:author="GRASSEL, MARK C NH-03 USSF SpOC 21 CS (OL-S)/SCXG" w:date="2025-02-05T11:24:00Z" w16du:dateUtc="2025-02-05T18:24:00Z">
              <w:tcPr>
                <w:tcW w:w="2610" w:type="dxa"/>
                <w:gridSpan w:val="2"/>
              </w:tcPr>
            </w:tcPrChange>
          </w:tcPr>
          <w:p w14:paraId="30F73969" w14:textId="77777777" w:rsidR="00E23A5D" w:rsidRDefault="00CF1E04">
            <w:pPr>
              <w:pStyle w:val="TableParagraph"/>
              <w:ind w:right="152"/>
              <w:rPr>
                <w:sz w:val="24"/>
              </w:rPr>
            </w:pPr>
            <w:r>
              <w:rPr>
                <w:sz w:val="24"/>
              </w:rPr>
              <w:t>Quarterly PMI’s: no more</w:t>
            </w:r>
            <w:r>
              <w:rPr>
                <w:spacing w:val="-13"/>
                <w:sz w:val="24"/>
              </w:rPr>
              <w:t xml:space="preserve"> </w:t>
            </w:r>
            <w:r>
              <w:rPr>
                <w:sz w:val="24"/>
              </w:rPr>
              <w:t>than</w:t>
            </w:r>
            <w:r>
              <w:rPr>
                <w:spacing w:val="-12"/>
                <w:sz w:val="24"/>
              </w:rPr>
              <w:t xml:space="preserve"> </w:t>
            </w:r>
            <w:r>
              <w:rPr>
                <w:sz w:val="24"/>
              </w:rPr>
              <w:t>one</w:t>
            </w:r>
            <w:r>
              <w:rPr>
                <w:spacing w:val="-12"/>
                <w:sz w:val="24"/>
              </w:rPr>
              <w:t xml:space="preserve"> </w:t>
            </w:r>
            <w:r>
              <w:rPr>
                <w:sz w:val="24"/>
              </w:rPr>
              <w:t>deviation per 12-month period.</w:t>
            </w:r>
          </w:p>
          <w:p w14:paraId="1870C343" w14:textId="77777777" w:rsidR="00E23A5D" w:rsidRDefault="00CF1E04">
            <w:pPr>
              <w:pStyle w:val="TableParagraph"/>
              <w:ind w:right="152"/>
              <w:rPr>
                <w:sz w:val="24"/>
              </w:rPr>
            </w:pPr>
            <w:r>
              <w:rPr>
                <w:sz w:val="24"/>
              </w:rPr>
              <w:t>Monthly PMI’s: no more</w:t>
            </w:r>
            <w:r>
              <w:rPr>
                <w:spacing w:val="-13"/>
                <w:sz w:val="24"/>
              </w:rPr>
              <w:t xml:space="preserve"> </w:t>
            </w:r>
            <w:r>
              <w:rPr>
                <w:sz w:val="24"/>
              </w:rPr>
              <w:t>than</w:t>
            </w:r>
            <w:r>
              <w:rPr>
                <w:spacing w:val="-12"/>
                <w:sz w:val="24"/>
              </w:rPr>
              <w:t xml:space="preserve"> </w:t>
            </w:r>
            <w:r>
              <w:rPr>
                <w:sz w:val="24"/>
              </w:rPr>
              <w:t>one</w:t>
            </w:r>
            <w:r>
              <w:rPr>
                <w:spacing w:val="-11"/>
                <w:sz w:val="24"/>
              </w:rPr>
              <w:t xml:space="preserve"> </w:t>
            </w:r>
            <w:r>
              <w:rPr>
                <w:sz w:val="24"/>
              </w:rPr>
              <w:t>deviation per 12-monthperiod.</w:t>
            </w:r>
          </w:p>
        </w:tc>
        <w:tc>
          <w:tcPr>
            <w:tcW w:w="1530" w:type="dxa"/>
            <w:tcPrChange w:id="539" w:author="GRASSEL, MARK C NH-03 USSF SpOC 21 CS (OL-S)/SCXG" w:date="2025-02-05T11:24:00Z" w16du:dateUtc="2025-02-05T18:24:00Z">
              <w:tcPr>
                <w:tcW w:w="1530" w:type="dxa"/>
                <w:gridSpan w:val="2"/>
              </w:tcPr>
            </w:tcPrChange>
          </w:tcPr>
          <w:p w14:paraId="0B7AE7F6" w14:textId="77777777" w:rsidR="00E23A5D" w:rsidRDefault="00CF1E04">
            <w:pPr>
              <w:pStyle w:val="TableParagraph"/>
              <w:spacing w:line="271" w:lineRule="exact"/>
              <w:rPr>
                <w:sz w:val="24"/>
              </w:rPr>
            </w:pPr>
            <w:r>
              <w:rPr>
                <w:spacing w:val="-4"/>
                <w:sz w:val="24"/>
              </w:rPr>
              <w:t>100%</w:t>
            </w:r>
          </w:p>
          <w:p w14:paraId="22261CC0" w14:textId="77777777" w:rsidR="00E23A5D" w:rsidRDefault="00CF1E04">
            <w:pPr>
              <w:pStyle w:val="TableParagraph"/>
              <w:spacing w:before="2"/>
              <w:rPr>
                <w:sz w:val="24"/>
              </w:rPr>
            </w:pPr>
            <w:r>
              <w:rPr>
                <w:spacing w:val="-2"/>
                <w:sz w:val="24"/>
              </w:rPr>
              <w:t>inspection</w:t>
            </w:r>
          </w:p>
        </w:tc>
      </w:tr>
      <w:tr w:rsidR="00E23A5D" w14:paraId="62E3F24E" w14:textId="77777777" w:rsidTr="007753D0">
        <w:trPr>
          <w:trHeight w:val="1380"/>
          <w:trPrChange w:id="540" w:author="GRASSEL, MARK C NH-03 USSF SpOC 21 CS (OL-S)/SCXG" w:date="2025-02-05T11:24:00Z" w16du:dateUtc="2025-02-05T18:24:00Z">
            <w:trPr>
              <w:gridAfter w:val="0"/>
              <w:trHeight w:val="1380"/>
            </w:trPr>
          </w:trPrChange>
        </w:trPr>
        <w:tc>
          <w:tcPr>
            <w:tcW w:w="3690" w:type="dxa"/>
            <w:tcPrChange w:id="541" w:author="GRASSEL, MARK C NH-03 USSF SpOC 21 CS (OL-S)/SCXG" w:date="2025-02-05T11:24:00Z" w16du:dateUtc="2025-02-05T18:24:00Z">
              <w:tcPr>
                <w:tcW w:w="3690" w:type="dxa"/>
                <w:gridSpan w:val="2"/>
              </w:tcPr>
            </w:tcPrChange>
          </w:tcPr>
          <w:p w14:paraId="5FB799EE" w14:textId="77777777" w:rsidR="00E23A5D" w:rsidRDefault="00CF1E04">
            <w:pPr>
              <w:pStyle w:val="TableParagraph"/>
              <w:spacing w:line="274" w:lineRule="exact"/>
              <w:rPr>
                <w:b/>
                <w:sz w:val="24"/>
              </w:rPr>
            </w:pPr>
            <w:r>
              <w:rPr>
                <w:b/>
                <w:sz w:val="24"/>
              </w:rPr>
              <w:t>SS</w:t>
            </w:r>
            <w:r>
              <w:rPr>
                <w:b/>
                <w:spacing w:val="-4"/>
                <w:sz w:val="24"/>
              </w:rPr>
              <w:t xml:space="preserve"> </w:t>
            </w:r>
            <w:r>
              <w:rPr>
                <w:b/>
                <w:sz w:val="24"/>
              </w:rPr>
              <w:t>#</w:t>
            </w:r>
            <w:r>
              <w:rPr>
                <w:b/>
                <w:spacing w:val="-2"/>
                <w:sz w:val="24"/>
              </w:rPr>
              <w:t xml:space="preserve"> </w:t>
            </w:r>
            <w:r>
              <w:rPr>
                <w:b/>
                <w:spacing w:val="-10"/>
                <w:sz w:val="24"/>
              </w:rPr>
              <w:t>4</w:t>
            </w:r>
          </w:p>
          <w:p w14:paraId="5698CEB8" w14:textId="77777777" w:rsidR="00E23A5D" w:rsidRDefault="00CF1E04">
            <w:pPr>
              <w:pStyle w:val="TableParagraph"/>
              <w:spacing w:line="270" w:lineRule="atLeast"/>
              <w:rPr>
                <w:sz w:val="24"/>
              </w:rPr>
            </w:pPr>
            <w:r>
              <w:rPr>
                <w:sz w:val="24"/>
              </w:rPr>
              <w:t>The</w:t>
            </w:r>
            <w:r>
              <w:rPr>
                <w:spacing w:val="-9"/>
                <w:sz w:val="24"/>
              </w:rPr>
              <w:t xml:space="preserve"> </w:t>
            </w:r>
            <w:r>
              <w:rPr>
                <w:sz w:val="24"/>
              </w:rPr>
              <w:t>Contractor</w:t>
            </w:r>
            <w:r>
              <w:rPr>
                <w:spacing w:val="-9"/>
                <w:sz w:val="24"/>
              </w:rPr>
              <w:t xml:space="preserve"> </w:t>
            </w:r>
            <w:r>
              <w:rPr>
                <w:sz w:val="24"/>
              </w:rPr>
              <w:t>shall</w:t>
            </w:r>
            <w:r>
              <w:rPr>
                <w:spacing w:val="-10"/>
                <w:sz w:val="24"/>
              </w:rPr>
              <w:t xml:space="preserve"> </w:t>
            </w:r>
            <w:r>
              <w:rPr>
                <w:sz w:val="24"/>
              </w:rPr>
              <w:t>respond</w:t>
            </w:r>
            <w:r>
              <w:rPr>
                <w:spacing w:val="-9"/>
                <w:sz w:val="24"/>
              </w:rPr>
              <w:t xml:space="preserve"> </w:t>
            </w:r>
            <w:r>
              <w:rPr>
                <w:sz w:val="24"/>
              </w:rPr>
              <w:t>onsite within a four (4) hour time period from time of notification to all service calls.</w:t>
            </w:r>
            <w:r>
              <w:rPr>
                <w:spacing w:val="40"/>
                <w:sz w:val="24"/>
              </w:rPr>
              <w:t xml:space="preserve"> </w:t>
            </w:r>
            <w:r>
              <w:rPr>
                <w:sz w:val="24"/>
              </w:rPr>
              <w:t>PWS para 1.5.9.</w:t>
            </w:r>
          </w:p>
        </w:tc>
        <w:tc>
          <w:tcPr>
            <w:tcW w:w="3690" w:type="dxa"/>
            <w:tcPrChange w:id="542" w:author="GRASSEL, MARK C NH-03 USSF SpOC 21 CS (OL-S)/SCXG" w:date="2025-02-05T11:24:00Z" w16du:dateUtc="2025-02-05T18:24:00Z">
              <w:tcPr>
                <w:tcW w:w="3690" w:type="dxa"/>
                <w:gridSpan w:val="2"/>
              </w:tcPr>
            </w:tcPrChange>
          </w:tcPr>
          <w:p w14:paraId="3FF2B337" w14:textId="77777777" w:rsidR="00E23A5D" w:rsidRDefault="00CF1E04">
            <w:pPr>
              <w:pStyle w:val="TableParagraph"/>
              <w:spacing w:before="1"/>
              <w:rPr>
                <w:sz w:val="24"/>
              </w:rPr>
            </w:pPr>
            <w:r>
              <w:rPr>
                <w:sz w:val="24"/>
              </w:rPr>
              <w:t>The Contractor responds onsite within</w:t>
            </w:r>
            <w:r>
              <w:rPr>
                <w:spacing w:val="-6"/>
                <w:sz w:val="24"/>
              </w:rPr>
              <w:t xml:space="preserve"> </w:t>
            </w:r>
            <w:r>
              <w:rPr>
                <w:sz w:val="24"/>
              </w:rPr>
              <w:t>a</w:t>
            </w:r>
            <w:r>
              <w:rPr>
                <w:spacing w:val="-7"/>
                <w:sz w:val="24"/>
              </w:rPr>
              <w:t xml:space="preserve"> </w:t>
            </w:r>
            <w:r>
              <w:rPr>
                <w:sz w:val="24"/>
              </w:rPr>
              <w:t>four</w:t>
            </w:r>
            <w:r>
              <w:rPr>
                <w:spacing w:val="-6"/>
                <w:sz w:val="24"/>
              </w:rPr>
              <w:t xml:space="preserve"> </w:t>
            </w:r>
            <w:r>
              <w:rPr>
                <w:sz w:val="24"/>
              </w:rPr>
              <w:t>(4)</w:t>
            </w:r>
            <w:r>
              <w:rPr>
                <w:spacing w:val="-6"/>
                <w:sz w:val="24"/>
              </w:rPr>
              <w:t xml:space="preserve"> </w:t>
            </w:r>
            <w:r>
              <w:rPr>
                <w:sz w:val="24"/>
              </w:rPr>
              <w:t>hour</w:t>
            </w:r>
            <w:r>
              <w:rPr>
                <w:spacing w:val="-6"/>
                <w:sz w:val="24"/>
              </w:rPr>
              <w:t xml:space="preserve"> </w:t>
            </w:r>
            <w:r>
              <w:rPr>
                <w:sz w:val="24"/>
              </w:rPr>
              <w:t>time</w:t>
            </w:r>
            <w:r>
              <w:rPr>
                <w:spacing w:val="-6"/>
                <w:sz w:val="24"/>
              </w:rPr>
              <w:t xml:space="preserve"> </w:t>
            </w:r>
            <w:r>
              <w:rPr>
                <w:sz w:val="24"/>
              </w:rPr>
              <w:t>period from time of notification to all service calls.</w:t>
            </w:r>
          </w:p>
        </w:tc>
        <w:tc>
          <w:tcPr>
            <w:tcW w:w="2610" w:type="dxa"/>
            <w:tcPrChange w:id="543" w:author="GRASSEL, MARK C NH-03 USSF SpOC 21 CS (OL-S)/SCXG" w:date="2025-02-05T11:24:00Z" w16du:dateUtc="2025-02-05T18:24:00Z">
              <w:tcPr>
                <w:tcW w:w="2610" w:type="dxa"/>
                <w:gridSpan w:val="2"/>
              </w:tcPr>
            </w:tcPrChange>
          </w:tcPr>
          <w:p w14:paraId="215B56E6" w14:textId="77777777" w:rsidR="00E23A5D" w:rsidRDefault="00CF1E04">
            <w:pPr>
              <w:pStyle w:val="TableParagraph"/>
              <w:spacing w:before="1"/>
              <w:ind w:right="152"/>
              <w:rPr>
                <w:sz w:val="24"/>
              </w:rPr>
            </w:pPr>
            <w:r>
              <w:rPr>
                <w:sz w:val="24"/>
              </w:rPr>
              <w:t>Zero</w:t>
            </w:r>
            <w:r>
              <w:rPr>
                <w:spacing w:val="-12"/>
                <w:sz w:val="24"/>
              </w:rPr>
              <w:t xml:space="preserve"> </w:t>
            </w:r>
            <w:r>
              <w:rPr>
                <w:sz w:val="24"/>
              </w:rPr>
              <w:t>deviation</w:t>
            </w:r>
            <w:r>
              <w:rPr>
                <w:spacing w:val="-12"/>
                <w:sz w:val="24"/>
              </w:rPr>
              <w:t xml:space="preserve"> </w:t>
            </w:r>
            <w:r>
              <w:rPr>
                <w:sz w:val="24"/>
              </w:rPr>
              <w:t>from</w:t>
            </w:r>
            <w:r>
              <w:rPr>
                <w:spacing w:val="-13"/>
                <w:sz w:val="24"/>
              </w:rPr>
              <w:t xml:space="preserve"> </w:t>
            </w:r>
            <w:r>
              <w:rPr>
                <w:sz w:val="24"/>
              </w:rPr>
              <w:t xml:space="preserve">the </w:t>
            </w:r>
            <w:r>
              <w:rPr>
                <w:spacing w:val="-2"/>
                <w:sz w:val="24"/>
              </w:rPr>
              <w:t>standard.</w:t>
            </w:r>
          </w:p>
        </w:tc>
        <w:tc>
          <w:tcPr>
            <w:tcW w:w="1530" w:type="dxa"/>
            <w:tcPrChange w:id="544" w:author="GRASSEL, MARK C NH-03 USSF SpOC 21 CS (OL-S)/SCXG" w:date="2025-02-05T11:24:00Z" w16du:dateUtc="2025-02-05T18:24:00Z">
              <w:tcPr>
                <w:tcW w:w="1530" w:type="dxa"/>
                <w:gridSpan w:val="2"/>
              </w:tcPr>
            </w:tcPrChange>
          </w:tcPr>
          <w:p w14:paraId="3E2B4EAC" w14:textId="77777777" w:rsidR="00E23A5D" w:rsidRDefault="00CF1E04">
            <w:pPr>
              <w:pStyle w:val="TableParagraph"/>
              <w:spacing w:line="272" w:lineRule="exact"/>
              <w:rPr>
                <w:sz w:val="24"/>
              </w:rPr>
            </w:pPr>
            <w:r>
              <w:rPr>
                <w:spacing w:val="-4"/>
                <w:sz w:val="24"/>
              </w:rPr>
              <w:t>100%</w:t>
            </w:r>
          </w:p>
          <w:p w14:paraId="0EF25D90" w14:textId="77777777" w:rsidR="00E23A5D" w:rsidRDefault="00CF1E04">
            <w:pPr>
              <w:pStyle w:val="TableParagraph"/>
              <w:spacing w:before="2"/>
              <w:rPr>
                <w:sz w:val="24"/>
              </w:rPr>
            </w:pPr>
            <w:r>
              <w:rPr>
                <w:spacing w:val="-2"/>
                <w:sz w:val="24"/>
              </w:rPr>
              <w:t>inspection</w:t>
            </w:r>
          </w:p>
        </w:tc>
      </w:tr>
      <w:tr w:rsidR="00E23A5D" w14:paraId="50BA56DD" w14:textId="77777777" w:rsidTr="007753D0">
        <w:trPr>
          <w:trHeight w:val="1378"/>
          <w:trPrChange w:id="545" w:author="GRASSEL, MARK C NH-03 USSF SpOC 21 CS (OL-S)/SCXG" w:date="2025-02-05T11:24:00Z" w16du:dateUtc="2025-02-05T18:24:00Z">
            <w:trPr>
              <w:gridAfter w:val="0"/>
              <w:trHeight w:val="1378"/>
            </w:trPr>
          </w:trPrChange>
        </w:trPr>
        <w:tc>
          <w:tcPr>
            <w:tcW w:w="3690" w:type="dxa"/>
            <w:tcPrChange w:id="546" w:author="GRASSEL, MARK C NH-03 USSF SpOC 21 CS (OL-S)/SCXG" w:date="2025-02-05T11:24:00Z" w16du:dateUtc="2025-02-05T18:24:00Z">
              <w:tcPr>
                <w:tcW w:w="3690" w:type="dxa"/>
                <w:gridSpan w:val="2"/>
              </w:tcPr>
            </w:tcPrChange>
          </w:tcPr>
          <w:p w14:paraId="4769480A" w14:textId="77777777" w:rsidR="00E23A5D" w:rsidRDefault="00CF1E04">
            <w:pPr>
              <w:pStyle w:val="TableParagraph"/>
              <w:spacing w:line="271" w:lineRule="exact"/>
              <w:rPr>
                <w:b/>
                <w:sz w:val="24"/>
              </w:rPr>
            </w:pPr>
            <w:r>
              <w:rPr>
                <w:b/>
                <w:sz w:val="24"/>
              </w:rPr>
              <w:t>SS</w:t>
            </w:r>
            <w:r>
              <w:rPr>
                <w:b/>
                <w:spacing w:val="-4"/>
                <w:sz w:val="24"/>
              </w:rPr>
              <w:t xml:space="preserve"> </w:t>
            </w:r>
            <w:r>
              <w:rPr>
                <w:b/>
                <w:sz w:val="24"/>
              </w:rPr>
              <w:t>#</w:t>
            </w:r>
            <w:r>
              <w:rPr>
                <w:b/>
                <w:spacing w:val="-2"/>
                <w:sz w:val="24"/>
              </w:rPr>
              <w:t xml:space="preserve"> </w:t>
            </w:r>
            <w:r>
              <w:rPr>
                <w:b/>
                <w:spacing w:val="-10"/>
                <w:sz w:val="24"/>
              </w:rPr>
              <w:t>5</w:t>
            </w:r>
          </w:p>
          <w:p w14:paraId="28659AD5" w14:textId="77777777" w:rsidR="00E23A5D" w:rsidRDefault="00CF1E04">
            <w:pPr>
              <w:pStyle w:val="TableParagraph"/>
              <w:spacing w:line="270" w:lineRule="atLeast"/>
              <w:ind w:right="89"/>
              <w:rPr>
                <w:sz w:val="24"/>
              </w:rPr>
            </w:pPr>
            <w:r>
              <w:rPr>
                <w:sz w:val="24"/>
              </w:rPr>
              <w:t>The</w:t>
            </w:r>
            <w:r>
              <w:rPr>
                <w:spacing w:val="-2"/>
                <w:sz w:val="24"/>
              </w:rPr>
              <w:t xml:space="preserve"> </w:t>
            </w:r>
            <w:r>
              <w:rPr>
                <w:sz w:val="24"/>
              </w:rPr>
              <w:t>Contractor</w:t>
            </w:r>
            <w:r>
              <w:rPr>
                <w:spacing w:val="-2"/>
                <w:sz w:val="24"/>
              </w:rPr>
              <w:t xml:space="preserve"> </w:t>
            </w:r>
            <w:r>
              <w:rPr>
                <w:sz w:val="24"/>
              </w:rPr>
              <w:t>shall</w:t>
            </w:r>
            <w:r>
              <w:rPr>
                <w:spacing w:val="-2"/>
                <w:sz w:val="24"/>
              </w:rPr>
              <w:t xml:space="preserve"> </w:t>
            </w:r>
            <w:r>
              <w:rPr>
                <w:sz w:val="24"/>
              </w:rPr>
              <w:t>submit</w:t>
            </w:r>
            <w:r>
              <w:rPr>
                <w:spacing w:val="-3"/>
                <w:sz w:val="24"/>
              </w:rPr>
              <w:t xml:space="preserve"> </w:t>
            </w:r>
            <w:r>
              <w:rPr>
                <w:sz w:val="24"/>
              </w:rPr>
              <w:t>to</w:t>
            </w:r>
            <w:r>
              <w:rPr>
                <w:spacing w:val="-2"/>
                <w:sz w:val="24"/>
              </w:rPr>
              <w:t xml:space="preserve"> </w:t>
            </w:r>
            <w:r>
              <w:rPr>
                <w:sz w:val="24"/>
              </w:rPr>
              <w:t>the COR</w:t>
            </w:r>
            <w:r>
              <w:rPr>
                <w:spacing w:val="-8"/>
                <w:sz w:val="24"/>
              </w:rPr>
              <w:t xml:space="preserve"> </w:t>
            </w:r>
            <w:r>
              <w:rPr>
                <w:sz w:val="24"/>
              </w:rPr>
              <w:t>an</w:t>
            </w:r>
            <w:r>
              <w:rPr>
                <w:spacing w:val="-7"/>
                <w:sz w:val="24"/>
              </w:rPr>
              <w:t xml:space="preserve"> </w:t>
            </w:r>
            <w:r>
              <w:rPr>
                <w:sz w:val="24"/>
              </w:rPr>
              <w:t>initial</w:t>
            </w:r>
            <w:r>
              <w:rPr>
                <w:spacing w:val="-7"/>
                <w:sz w:val="24"/>
              </w:rPr>
              <w:t xml:space="preserve"> </w:t>
            </w:r>
            <w:r>
              <w:rPr>
                <w:sz w:val="24"/>
              </w:rPr>
              <w:t>status</w:t>
            </w:r>
            <w:r>
              <w:rPr>
                <w:spacing w:val="-8"/>
                <w:sz w:val="24"/>
              </w:rPr>
              <w:t xml:space="preserve"> </w:t>
            </w:r>
            <w:r>
              <w:rPr>
                <w:sz w:val="24"/>
              </w:rPr>
              <w:t>report</w:t>
            </w:r>
            <w:r>
              <w:rPr>
                <w:spacing w:val="-7"/>
                <w:sz w:val="24"/>
              </w:rPr>
              <w:t xml:space="preserve"> </w:t>
            </w:r>
            <w:r>
              <w:rPr>
                <w:sz w:val="24"/>
              </w:rPr>
              <w:t>within 24 hours of notification of all service calls.</w:t>
            </w:r>
            <w:r>
              <w:rPr>
                <w:spacing w:val="40"/>
                <w:sz w:val="24"/>
              </w:rPr>
              <w:t xml:space="preserve"> </w:t>
            </w:r>
            <w:r>
              <w:rPr>
                <w:sz w:val="24"/>
              </w:rPr>
              <w:t>PWS para 1.5.10.</w:t>
            </w:r>
          </w:p>
        </w:tc>
        <w:tc>
          <w:tcPr>
            <w:tcW w:w="3690" w:type="dxa"/>
            <w:tcPrChange w:id="547" w:author="GRASSEL, MARK C NH-03 USSF SpOC 21 CS (OL-S)/SCXG" w:date="2025-02-05T11:24:00Z" w16du:dateUtc="2025-02-05T18:24:00Z">
              <w:tcPr>
                <w:tcW w:w="3690" w:type="dxa"/>
                <w:gridSpan w:val="2"/>
              </w:tcPr>
            </w:tcPrChange>
          </w:tcPr>
          <w:p w14:paraId="7C16901A" w14:textId="77777777" w:rsidR="00E23A5D" w:rsidRDefault="00CF1E04">
            <w:pPr>
              <w:pStyle w:val="TableParagraph"/>
              <w:rPr>
                <w:sz w:val="24"/>
              </w:rPr>
            </w:pPr>
            <w:r>
              <w:rPr>
                <w:sz w:val="24"/>
              </w:rPr>
              <w:t>The</w:t>
            </w:r>
            <w:r>
              <w:rPr>
                <w:spacing w:val="-8"/>
                <w:sz w:val="24"/>
              </w:rPr>
              <w:t xml:space="preserve"> </w:t>
            </w:r>
            <w:r>
              <w:rPr>
                <w:sz w:val="24"/>
              </w:rPr>
              <w:t>Contractor</w:t>
            </w:r>
            <w:r>
              <w:rPr>
                <w:spacing w:val="-8"/>
                <w:sz w:val="24"/>
              </w:rPr>
              <w:t xml:space="preserve"> </w:t>
            </w:r>
            <w:r>
              <w:rPr>
                <w:sz w:val="24"/>
              </w:rPr>
              <w:t>submits</w:t>
            </w:r>
            <w:r>
              <w:rPr>
                <w:spacing w:val="-8"/>
                <w:sz w:val="24"/>
              </w:rPr>
              <w:t xml:space="preserve"> </w:t>
            </w:r>
            <w:r>
              <w:rPr>
                <w:sz w:val="24"/>
              </w:rPr>
              <w:t>to</w:t>
            </w:r>
            <w:r>
              <w:rPr>
                <w:spacing w:val="-8"/>
                <w:sz w:val="24"/>
              </w:rPr>
              <w:t xml:space="preserve"> </w:t>
            </w:r>
            <w:r>
              <w:rPr>
                <w:sz w:val="24"/>
              </w:rPr>
              <w:t>the</w:t>
            </w:r>
            <w:r>
              <w:rPr>
                <w:spacing w:val="-8"/>
                <w:sz w:val="24"/>
              </w:rPr>
              <w:t xml:space="preserve"> </w:t>
            </w:r>
            <w:r>
              <w:rPr>
                <w:sz w:val="24"/>
              </w:rPr>
              <w:t xml:space="preserve">COR an initial status report within 24 hours of notification of all service </w:t>
            </w:r>
            <w:r>
              <w:rPr>
                <w:spacing w:val="-2"/>
                <w:sz w:val="24"/>
              </w:rPr>
              <w:t>calls.</w:t>
            </w:r>
          </w:p>
        </w:tc>
        <w:tc>
          <w:tcPr>
            <w:tcW w:w="2610" w:type="dxa"/>
            <w:tcPrChange w:id="548" w:author="GRASSEL, MARK C NH-03 USSF SpOC 21 CS (OL-S)/SCXG" w:date="2025-02-05T11:24:00Z" w16du:dateUtc="2025-02-05T18:24:00Z">
              <w:tcPr>
                <w:tcW w:w="2610" w:type="dxa"/>
                <w:gridSpan w:val="2"/>
              </w:tcPr>
            </w:tcPrChange>
          </w:tcPr>
          <w:p w14:paraId="224D2A9C" w14:textId="77777777" w:rsidR="00E23A5D" w:rsidRDefault="00CF1E04">
            <w:pPr>
              <w:pStyle w:val="TableParagraph"/>
              <w:ind w:right="500"/>
              <w:rPr>
                <w:sz w:val="24"/>
              </w:rPr>
            </w:pPr>
            <w:r>
              <w:rPr>
                <w:sz w:val="24"/>
              </w:rPr>
              <w:t>No more than one deviation</w:t>
            </w:r>
            <w:r>
              <w:rPr>
                <w:spacing w:val="-15"/>
                <w:sz w:val="24"/>
              </w:rPr>
              <w:t xml:space="preserve"> </w:t>
            </w:r>
            <w:r>
              <w:rPr>
                <w:sz w:val="24"/>
              </w:rPr>
              <w:t>per</w:t>
            </w:r>
            <w:r>
              <w:rPr>
                <w:spacing w:val="-15"/>
                <w:sz w:val="24"/>
              </w:rPr>
              <w:t xml:space="preserve"> </w:t>
            </w:r>
            <w:r>
              <w:rPr>
                <w:sz w:val="24"/>
              </w:rPr>
              <w:t>month.</w:t>
            </w:r>
          </w:p>
        </w:tc>
        <w:tc>
          <w:tcPr>
            <w:tcW w:w="1530" w:type="dxa"/>
            <w:tcPrChange w:id="549" w:author="GRASSEL, MARK C NH-03 USSF SpOC 21 CS (OL-S)/SCXG" w:date="2025-02-05T11:24:00Z" w16du:dateUtc="2025-02-05T18:24:00Z">
              <w:tcPr>
                <w:tcW w:w="1530" w:type="dxa"/>
                <w:gridSpan w:val="2"/>
              </w:tcPr>
            </w:tcPrChange>
          </w:tcPr>
          <w:p w14:paraId="2F3284AD" w14:textId="77777777" w:rsidR="00E23A5D" w:rsidRDefault="00CF1E04">
            <w:pPr>
              <w:pStyle w:val="TableParagraph"/>
              <w:spacing w:line="271" w:lineRule="exact"/>
              <w:rPr>
                <w:sz w:val="24"/>
              </w:rPr>
            </w:pPr>
            <w:r>
              <w:rPr>
                <w:spacing w:val="-4"/>
                <w:sz w:val="24"/>
              </w:rPr>
              <w:t>100%</w:t>
            </w:r>
          </w:p>
          <w:p w14:paraId="5BA812C2" w14:textId="77777777" w:rsidR="00E23A5D" w:rsidRDefault="00CF1E04">
            <w:pPr>
              <w:pStyle w:val="TableParagraph"/>
              <w:spacing w:before="3"/>
              <w:rPr>
                <w:sz w:val="24"/>
              </w:rPr>
            </w:pPr>
            <w:r>
              <w:rPr>
                <w:spacing w:val="-2"/>
                <w:sz w:val="24"/>
              </w:rPr>
              <w:t>inspection</w:t>
            </w:r>
          </w:p>
        </w:tc>
      </w:tr>
      <w:tr w:rsidR="00E23A5D" w14:paraId="32260A32" w14:textId="77777777" w:rsidTr="007753D0">
        <w:trPr>
          <w:trHeight w:val="1380"/>
          <w:trPrChange w:id="550" w:author="GRASSEL, MARK C NH-03 USSF SpOC 21 CS (OL-S)/SCXG" w:date="2025-02-05T11:24:00Z" w16du:dateUtc="2025-02-05T18:24:00Z">
            <w:trPr>
              <w:gridAfter w:val="0"/>
              <w:trHeight w:val="1380"/>
            </w:trPr>
          </w:trPrChange>
        </w:trPr>
        <w:tc>
          <w:tcPr>
            <w:tcW w:w="3690" w:type="dxa"/>
            <w:tcPrChange w:id="551" w:author="GRASSEL, MARK C NH-03 USSF SpOC 21 CS (OL-S)/SCXG" w:date="2025-02-05T11:24:00Z" w16du:dateUtc="2025-02-05T18:24:00Z">
              <w:tcPr>
                <w:tcW w:w="3690" w:type="dxa"/>
                <w:gridSpan w:val="2"/>
              </w:tcPr>
            </w:tcPrChange>
          </w:tcPr>
          <w:p w14:paraId="6DEE8B75" w14:textId="77777777" w:rsidR="00E23A5D" w:rsidRDefault="00CF1E04">
            <w:pPr>
              <w:pStyle w:val="TableParagraph"/>
              <w:spacing w:line="274" w:lineRule="exact"/>
              <w:rPr>
                <w:b/>
                <w:sz w:val="24"/>
              </w:rPr>
            </w:pPr>
            <w:r>
              <w:rPr>
                <w:b/>
                <w:sz w:val="24"/>
              </w:rPr>
              <w:t>SS</w:t>
            </w:r>
            <w:r>
              <w:rPr>
                <w:b/>
                <w:spacing w:val="-4"/>
                <w:sz w:val="24"/>
              </w:rPr>
              <w:t xml:space="preserve"> </w:t>
            </w:r>
            <w:r>
              <w:rPr>
                <w:b/>
                <w:sz w:val="24"/>
              </w:rPr>
              <w:t>#</w:t>
            </w:r>
            <w:r>
              <w:rPr>
                <w:b/>
                <w:spacing w:val="-2"/>
                <w:sz w:val="24"/>
              </w:rPr>
              <w:t xml:space="preserve"> </w:t>
            </w:r>
            <w:r>
              <w:rPr>
                <w:b/>
                <w:spacing w:val="-10"/>
                <w:sz w:val="24"/>
              </w:rPr>
              <w:t>6</w:t>
            </w:r>
          </w:p>
          <w:p w14:paraId="70C63C9D" w14:textId="77777777" w:rsidR="00E23A5D" w:rsidRDefault="00CF1E04">
            <w:pPr>
              <w:pStyle w:val="TableParagraph"/>
              <w:spacing w:line="270" w:lineRule="atLeast"/>
              <w:rPr>
                <w:sz w:val="24"/>
              </w:rPr>
            </w:pPr>
            <w:r>
              <w:rPr>
                <w:sz w:val="24"/>
              </w:rPr>
              <w:t>The Contractor shall submit daily status reports to the COR for all service</w:t>
            </w:r>
            <w:r>
              <w:rPr>
                <w:spacing w:val="-9"/>
                <w:sz w:val="24"/>
              </w:rPr>
              <w:t xml:space="preserve"> </w:t>
            </w:r>
            <w:r>
              <w:rPr>
                <w:sz w:val="24"/>
              </w:rPr>
              <w:t>calls</w:t>
            </w:r>
            <w:r>
              <w:rPr>
                <w:spacing w:val="-10"/>
                <w:sz w:val="24"/>
              </w:rPr>
              <w:t xml:space="preserve"> </w:t>
            </w:r>
            <w:r>
              <w:rPr>
                <w:sz w:val="24"/>
              </w:rPr>
              <w:t>that</w:t>
            </w:r>
            <w:r>
              <w:rPr>
                <w:spacing w:val="-10"/>
                <w:sz w:val="24"/>
              </w:rPr>
              <w:t xml:space="preserve"> </w:t>
            </w:r>
            <w:r>
              <w:rPr>
                <w:sz w:val="24"/>
              </w:rPr>
              <w:t>require</w:t>
            </w:r>
            <w:r>
              <w:rPr>
                <w:spacing w:val="-10"/>
                <w:sz w:val="24"/>
              </w:rPr>
              <w:t xml:space="preserve"> </w:t>
            </w:r>
            <w:r>
              <w:rPr>
                <w:sz w:val="24"/>
              </w:rPr>
              <w:t>on-going troubleshooting.</w:t>
            </w:r>
            <w:r>
              <w:rPr>
                <w:spacing w:val="-4"/>
                <w:sz w:val="24"/>
              </w:rPr>
              <w:t xml:space="preserve"> </w:t>
            </w:r>
            <w:r>
              <w:rPr>
                <w:sz w:val="24"/>
              </w:rPr>
              <w:t>PWS</w:t>
            </w:r>
            <w:r>
              <w:rPr>
                <w:spacing w:val="-4"/>
                <w:sz w:val="24"/>
              </w:rPr>
              <w:t xml:space="preserve"> </w:t>
            </w:r>
            <w:r>
              <w:rPr>
                <w:sz w:val="24"/>
              </w:rPr>
              <w:t>para</w:t>
            </w:r>
            <w:r>
              <w:rPr>
                <w:spacing w:val="-2"/>
                <w:sz w:val="24"/>
              </w:rPr>
              <w:t xml:space="preserve"> 1.5.10</w:t>
            </w:r>
          </w:p>
        </w:tc>
        <w:tc>
          <w:tcPr>
            <w:tcW w:w="3690" w:type="dxa"/>
            <w:tcPrChange w:id="552" w:author="GRASSEL, MARK C NH-03 USSF SpOC 21 CS (OL-S)/SCXG" w:date="2025-02-05T11:24:00Z" w16du:dateUtc="2025-02-05T18:24:00Z">
              <w:tcPr>
                <w:tcW w:w="3690" w:type="dxa"/>
                <w:gridSpan w:val="2"/>
              </w:tcPr>
            </w:tcPrChange>
          </w:tcPr>
          <w:p w14:paraId="556CC48C" w14:textId="77777777" w:rsidR="00E23A5D" w:rsidRDefault="00CF1E04">
            <w:pPr>
              <w:pStyle w:val="TableParagraph"/>
              <w:spacing w:before="1"/>
              <w:rPr>
                <w:sz w:val="24"/>
              </w:rPr>
            </w:pPr>
            <w:r>
              <w:rPr>
                <w:sz w:val="24"/>
              </w:rPr>
              <w:t>The</w:t>
            </w:r>
            <w:r>
              <w:rPr>
                <w:spacing w:val="-10"/>
                <w:sz w:val="24"/>
              </w:rPr>
              <w:t xml:space="preserve"> </w:t>
            </w:r>
            <w:r>
              <w:rPr>
                <w:sz w:val="24"/>
              </w:rPr>
              <w:t>Contractor</w:t>
            </w:r>
            <w:r>
              <w:rPr>
                <w:spacing w:val="-10"/>
                <w:sz w:val="24"/>
              </w:rPr>
              <w:t xml:space="preserve"> </w:t>
            </w:r>
            <w:r>
              <w:rPr>
                <w:sz w:val="24"/>
              </w:rPr>
              <w:t>submits</w:t>
            </w:r>
            <w:r>
              <w:rPr>
                <w:spacing w:val="-11"/>
                <w:sz w:val="24"/>
              </w:rPr>
              <w:t xml:space="preserve"> </w:t>
            </w:r>
            <w:r>
              <w:rPr>
                <w:sz w:val="24"/>
              </w:rPr>
              <w:t>daily</w:t>
            </w:r>
            <w:r>
              <w:rPr>
                <w:spacing w:val="-10"/>
                <w:sz w:val="24"/>
              </w:rPr>
              <w:t xml:space="preserve"> </w:t>
            </w:r>
            <w:r>
              <w:rPr>
                <w:sz w:val="24"/>
              </w:rPr>
              <w:t>status reports for all service calls that require on-going troubleshooting.</w:t>
            </w:r>
          </w:p>
        </w:tc>
        <w:tc>
          <w:tcPr>
            <w:tcW w:w="2610" w:type="dxa"/>
            <w:tcPrChange w:id="553" w:author="GRASSEL, MARK C NH-03 USSF SpOC 21 CS (OL-S)/SCXG" w:date="2025-02-05T11:24:00Z" w16du:dateUtc="2025-02-05T18:24:00Z">
              <w:tcPr>
                <w:tcW w:w="2610" w:type="dxa"/>
                <w:gridSpan w:val="2"/>
              </w:tcPr>
            </w:tcPrChange>
          </w:tcPr>
          <w:p w14:paraId="4701EF64" w14:textId="77777777" w:rsidR="00E23A5D" w:rsidRDefault="00CF1E04">
            <w:pPr>
              <w:pStyle w:val="TableParagraph"/>
              <w:spacing w:before="1"/>
              <w:ind w:right="500"/>
              <w:rPr>
                <w:sz w:val="24"/>
              </w:rPr>
            </w:pPr>
            <w:r>
              <w:rPr>
                <w:sz w:val="24"/>
              </w:rPr>
              <w:t>No more than one deviation</w:t>
            </w:r>
            <w:r>
              <w:rPr>
                <w:spacing w:val="-15"/>
                <w:sz w:val="24"/>
              </w:rPr>
              <w:t xml:space="preserve"> </w:t>
            </w:r>
            <w:r>
              <w:rPr>
                <w:sz w:val="24"/>
              </w:rPr>
              <w:t>per</w:t>
            </w:r>
            <w:r>
              <w:rPr>
                <w:spacing w:val="-15"/>
                <w:sz w:val="24"/>
              </w:rPr>
              <w:t xml:space="preserve"> </w:t>
            </w:r>
            <w:r>
              <w:rPr>
                <w:sz w:val="24"/>
              </w:rPr>
              <w:t>month.</w:t>
            </w:r>
          </w:p>
        </w:tc>
        <w:tc>
          <w:tcPr>
            <w:tcW w:w="1530" w:type="dxa"/>
            <w:tcPrChange w:id="554" w:author="GRASSEL, MARK C NH-03 USSF SpOC 21 CS (OL-S)/SCXG" w:date="2025-02-05T11:24:00Z" w16du:dateUtc="2025-02-05T18:24:00Z">
              <w:tcPr>
                <w:tcW w:w="1530" w:type="dxa"/>
                <w:gridSpan w:val="2"/>
              </w:tcPr>
            </w:tcPrChange>
          </w:tcPr>
          <w:p w14:paraId="39D59C2A" w14:textId="77777777" w:rsidR="00E23A5D" w:rsidRDefault="00CF1E04">
            <w:pPr>
              <w:pStyle w:val="TableParagraph"/>
              <w:spacing w:line="272" w:lineRule="exact"/>
              <w:rPr>
                <w:sz w:val="24"/>
              </w:rPr>
            </w:pPr>
            <w:r>
              <w:rPr>
                <w:spacing w:val="-4"/>
                <w:sz w:val="24"/>
              </w:rPr>
              <w:t>100%</w:t>
            </w:r>
          </w:p>
          <w:p w14:paraId="3A53177C" w14:textId="77777777" w:rsidR="00E23A5D" w:rsidRDefault="00CF1E04">
            <w:pPr>
              <w:pStyle w:val="TableParagraph"/>
              <w:spacing w:before="3"/>
              <w:rPr>
                <w:sz w:val="24"/>
              </w:rPr>
            </w:pPr>
            <w:r>
              <w:rPr>
                <w:spacing w:val="-2"/>
                <w:sz w:val="24"/>
              </w:rPr>
              <w:t>inspection</w:t>
            </w:r>
          </w:p>
        </w:tc>
      </w:tr>
    </w:tbl>
    <w:p w14:paraId="1231BE67" w14:textId="77777777" w:rsidR="00E23A5D" w:rsidRDefault="00E23A5D">
      <w:pPr>
        <w:rPr>
          <w:sz w:val="24"/>
        </w:rPr>
        <w:sectPr w:rsidR="00E23A5D">
          <w:pgSz w:w="12240" w:h="15840"/>
          <w:pgMar w:top="1240" w:right="400" w:bottom="280" w:left="80" w:header="857" w:footer="0" w:gutter="0"/>
          <w:cols w:space="720"/>
        </w:sectPr>
      </w:pPr>
    </w:p>
    <w:p w14:paraId="36FEB5B0" w14:textId="77777777" w:rsidR="00E23A5D" w:rsidRDefault="00E23A5D">
      <w:pPr>
        <w:pStyle w:val="BodyText"/>
        <w:spacing w:before="1"/>
        <w:rPr>
          <w:sz w:val="14"/>
        </w:rPr>
      </w:pPr>
    </w:p>
    <w:tbl>
      <w:tblPr>
        <w:tblW w:w="11520" w:type="dxa"/>
        <w:tblInd w:w="2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Change w:id="555" w:author="GRASSEL, MARK C NH-03 USSF SpOC 21 CS (OL-S)/SCXG" w:date="2025-02-05T11:24:00Z" w16du:dateUtc="2025-02-05T18:24:00Z">
          <w:tblPr>
            <w:tblW w:w="0" w:type="auto"/>
            <w:tblInd w:w="1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PrChange>
      </w:tblPr>
      <w:tblGrid>
        <w:gridCol w:w="3690"/>
        <w:gridCol w:w="3690"/>
        <w:gridCol w:w="2610"/>
        <w:gridCol w:w="1530"/>
        <w:tblGridChange w:id="556">
          <w:tblGrid>
            <w:gridCol w:w="155"/>
            <w:gridCol w:w="3535"/>
            <w:gridCol w:w="155"/>
            <w:gridCol w:w="3535"/>
            <w:gridCol w:w="155"/>
            <w:gridCol w:w="2455"/>
            <w:gridCol w:w="155"/>
            <w:gridCol w:w="1375"/>
            <w:gridCol w:w="155"/>
          </w:tblGrid>
        </w:tblGridChange>
      </w:tblGrid>
      <w:tr w:rsidR="00E23A5D" w14:paraId="7023ECF6" w14:textId="77777777" w:rsidTr="007753D0">
        <w:trPr>
          <w:trHeight w:val="1930"/>
          <w:trPrChange w:id="557" w:author="GRASSEL, MARK C NH-03 USSF SpOC 21 CS (OL-S)/SCXG" w:date="2025-02-05T11:24:00Z" w16du:dateUtc="2025-02-05T18:24:00Z">
            <w:trPr>
              <w:gridAfter w:val="0"/>
              <w:trHeight w:val="1930"/>
            </w:trPr>
          </w:trPrChange>
        </w:trPr>
        <w:tc>
          <w:tcPr>
            <w:tcW w:w="3690" w:type="dxa"/>
            <w:tcPrChange w:id="558" w:author="GRASSEL, MARK C NH-03 USSF SpOC 21 CS (OL-S)/SCXG" w:date="2025-02-05T11:24:00Z" w16du:dateUtc="2025-02-05T18:24:00Z">
              <w:tcPr>
                <w:tcW w:w="3690" w:type="dxa"/>
                <w:gridSpan w:val="2"/>
              </w:tcPr>
            </w:tcPrChange>
          </w:tcPr>
          <w:p w14:paraId="1D9F5C30" w14:textId="77777777" w:rsidR="00E23A5D" w:rsidRDefault="00CF1E04">
            <w:pPr>
              <w:pStyle w:val="TableParagraph"/>
              <w:spacing w:line="271" w:lineRule="exact"/>
              <w:rPr>
                <w:b/>
                <w:sz w:val="24"/>
              </w:rPr>
            </w:pPr>
            <w:r>
              <w:rPr>
                <w:b/>
                <w:sz w:val="24"/>
              </w:rPr>
              <w:t>SS</w:t>
            </w:r>
            <w:r>
              <w:rPr>
                <w:b/>
                <w:spacing w:val="-4"/>
                <w:sz w:val="24"/>
              </w:rPr>
              <w:t xml:space="preserve"> </w:t>
            </w:r>
            <w:r>
              <w:rPr>
                <w:b/>
                <w:sz w:val="24"/>
              </w:rPr>
              <w:t>#</w:t>
            </w:r>
            <w:r>
              <w:rPr>
                <w:b/>
                <w:spacing w:val="-2"/>
                <w:sz w:val="24"/>
              </w:rPr>
              <w:t xml:space="preserve"> </w:t>
            </w:r>
            <w:r>
              <w:rPr>
                <w:b/>
                <w:spacing w:val="-10"/>
                <w:sz w:val="24"/>
              </w:rPr>
              <w:t>7</w:t>
            </w:r>
          </w:p>
          <w:p w14:paraId="660627C4" w14:textId="77777777" w:rsidR="00E23A5D" w:rsidRDefault="00CF1E04">
            <w:pPr>
              <w:pStyle w:val="TableParagraph"/>
              <w:spacing w:line="270" w:lineRule="atLeast"/>
              <w:ind w:right="156"/>
              <w:rPr>
                <w:sz w:val="24"/>
              </w:rPr>
            </w:pPr>
            <w:r>
              <w:rPr>
                <w:sz w:val="24"/>
              </w:rPr>
              <w:t>The</w:t>
            </w:r>
            <w:r>
              <w:rPr>
                <w:spacing w:val="-8"/>
                <w:sz w:val="24"/>
              </w:rPr>
              <w:t xml:space="preserve"> </w:t>
            </w:r>
            <w:r>
              <w:rPr>
                <w:sz w:val="24"/>
              </w:rPr>
              <w:t>Contractor</w:t>
            </w:r>
            <w:r>
              <w:rPr>
                <w:spacing w:val="-7"/>
                <w:sz w:val="24"/>
              </w:rPr>
              <w:t xml:space="preserve"> </w:t>
            </w:r>
            <w:r>
              <w:rPr>
                <w:sz w:val="24"/>
              </w:rPr>
              <w:t>shall</w:t>
            </w:r>
            <w:r>
              <w:rPr>
                <w:spacing w:val="-7"/>
                <w:sz w:val="24"/>
              </w:rPr>
              <w:t xml:space="preserve"> </w:t>
            </w:r>
            <w:r>
              <w:rPr>
                <w:sz w:val="24"/>
              </w:rPr>
              <w:t>submit</w:t>
            </w:r>
            <w:r>
              <w:rPr>
                <w:spacing w:val="-8"/>
                <w:sz w:val="24"/>
              </w:rPr>
              <w:t xml:space="preserve"> </w:t>
            </w:r>
            <w:r>
              <w:rPr>
                <w:sz w:val="24"/>
              </w:rPr>
              <w:t>to</w:t>
            </w:r>
            <w:r>
              <w:rPr>
                <w:spacing w:val="-7"/>
                <w:sz w:val="24"/>
              </w:rPr>
              <w:t xml:space="preserve"> </w:t>
            </w:r>
            <w:r>
              <w:rPr>
                <w:sz w:val="24"/>
              </w:rPr>
              <w:t>the COR a cost estimate for repairs/parts to restore system to 100% operability within 24 hours of determining the Giant Voice malfunction.</w:t>
            </w:r>
            <w:r>
              <w:rPr>
                <w:spacing w:val="40"/>
                <w:sz w:val="24"/>
              </w:rPr>
              <w:t xml:space="preserve"> </w:t>
            </w:r>
            <w:r>
              <w:rPr>
                <w:sz w:val="24"/>
              </w:rPr>
              <w:t>PWS para 1.6.11</w:t>
            </w:r>
          </w:p>
        </w:tc>
        <w:tc>
          <w:tcPr>
            <w:tcW w:w="3690" w:type="dxa"/>
            <w:tcPrChange w:id="559" w:author="GRASSEL, MARK C NH-03 USSF SpOC 21 CS (OL-S)/SCXG" w:date="2025-02-05T11:24:00Z" w16du:dateUtc="2025-02-05T18:24:00Z">
              <w:tcPr>
                <w:tcW w:w="3690" w:type="dxa"/>
                <w:gridSpan w:val="2"/>
              </w:tcPr>
            </w:tcPrChange>
          </w:tcPr>
          <w:p w14:paraId="1F6D3D01" w14:textId="77777777" w:rsidR="00E23A5D" w:rsidRDefault="00CF1E04">
            <w:pPr>
              <w:pStyle w:val="TableParagraph"/>
              <w:ind w:right="96"/>
              <w:rPr>
                <w:sz w:val="24"/>
              </w:rPr>
            </w:pPr>
            <w:r>
              <w:rPr>
                <w:sz w:val="24"/>
              </w:rPr>
              <w:t>The</w:t>
            </w:r>
            <w:r>
              <w:rPr>
                <w:spacing w:val="-8"/>
                <w:sz w:val="24"/>
              </w:rPr>
              <w:t xml:space="preserve"> </w:t>
            </w:r>
            <w:r>
              <w:rPr>
                <w:sz w:val="24"/>
              </w:rPr>
              <w:t>Contractor</w:t>
            </w:r>
            <w:r>
              <w:rPr>
                <w:spacing w:val="-8"/>
                <w:sz w:val="24"/>
              </w:rPr>
              <w:t xml:space="preserve"> </w:t>
            </w:r>
            <w:r>
              <w:rPr>
                <w:sz w:val="24"/>
              </w:rPr>
              <w:t>submits</w:t>
            </w:r>
            <w:r>
              <w:rPr>
                <w:spacing w:val="-8"/>
                <w:sz w:val="24"/>
              </w:rPr>
              <w:t xml:space="preserve"> </w:t>
            </w:r>
            <w:r>
              <w:rPr>
                <w:sz w:val="24"/>
              </w:rPr>
              <w:t>to</w:t>
            </w:r>
            <w:r>
              <w:rPr>
                <w:spacing w:val="-8"/>
                <w:sz w:val="24"/>
              </w:rPr>
              <w:t xml:space="preserve"> </w:t>
            </w:r>
            <w:r>
              <w:rPr>
                <w:sz w:val="24"/>
              </w:rPr>
              <w:t>the</w:t>
            </w:r>
            <w:r>
              <w:rPr>
                <w:spacing w:val="-8"/>
                <w:sz w:val="24"/>
              </w:rPr>
              <w:t xml:space="preserve"> </w:t>
            </w:r>
            <w:r>
              <w:rPr>
                <w:sz w:val="24"/>
              </w:rPr>
              <w:t xml:space="preserve">COR a cost estimate within 24 hours of determining the Giant Voice </w:t>
            </w:r>
            <w:r>
              <w:rPr>
                <w:spacing w:val="-2"/>
                <w:sz w:val="24"/>
              </w:rPr>
              <w:t>malfunction.</w:t>
            </w:r>
          </w:p>
        </w:tc>
        <w:tc>
          <w:tcPr>
            <w:tcW w:w="2610" w:type="dxa"/>
            <w:tcPrChange w:id="560" w:author="GRASSEL, MARK C NH-03 USSF SpOC 21 CS (OL-S)/SCXG" w:date="2025-02-05T11:24:00Z" w16du:dateUtc="2025-02-05T18:24:00Z">
              <w:tcPr>
                <w:tcW w:w="2610" w:type="dxa"/>
                <w:gridSpan w:val="2"/>
              </w:tcPr>
            </w:tcPrChange>
          </w:tcPr>
          <w:p w14:paraId="58F178B0" w14:textId="77777777" w:rsidR="00E23A5D" w:rsidRDefault="00CF1E04">
            <w:pPr>
              <w:pStyle w:val="TableParagraph"/>
              <w:ind w:right="152"/>
              <w:rPr>
                <w:sz w:val="24"/>
              </w:rPr>
            </w:pPr>
            <w:r>
              <w:rPr>
                <w:sz w:val="24"/>
              </w:rPr>
              <w:t>Zero</w:t>
            </w:r>
            <w:r>
              <w:rPr>
                <w:spacing w:val="-12"/>
                <w:sz w:val="24"/>
              </w:rPr>
              <w:t xml:space="preserve"> </w:t>
            </w:r>
            <w:r>
              <w:rPr>
                <w:sz w:val="24"/>
              </w:rPr>
              <w:t>deviation</w:t>
            </w:r>
            <w:r>
              <w:rPr>
                <w:spacing w:val="-12"/>
                <w:sz w:val="24"/>
              </w:rPr>
              <w:t xml:space="preserve"> </w:t>
            </w:r>
            <w:r>
              <w:rPr>
                <w:sz w:val="24"/>
              </w:rPr>
              <w:t>from</w:t>
            </w:r>
            <w:r>
              <w:rPr>
                <w:spacing w:val="-13"/>
                <w:sz w:val="24"/>
              </w:rPr>
              <w:t xml:space="preserve"> </w:t>
            </w:r>
            <w:r>
              <w:rPr>
                <w:sz w:val="24"/>
              </w:rPr>
              <w:t xml:space="preserve">the </w:t>
            </w:r>
            <w:r>
              <w:rPr>
                <w:spacing w:val="-2"/>
                <w:sz w:val="24"/>
              </w:rPr>
              <w:t>standard.</w:t>
            </w:r>
          </w:p>
        </w:tc>
        <w:tc>
          <w:tcPr>
            <w:tcW w:w="1530" w:type="dxa"/>
            <w:tcPrChange w:id="561" w:author="GRASSEL, MARK C NH-03 USSF SpOC 21 CS (OL-S)/SCXG" w:date="2025-02-05T11:24:00Z" w16du:dateUtc="2025-02-05T18:24:00Z">
              <w:tcPr>
                <w:tcW w:w="1530" w:type="dxa"/>
                <w:gridSpan w:val="2"/>
              </w:tcPr>
            </w:tcPrChange>
          </w:tcPr>
          <w:p w14:paraId="03D8A5B9" w14:textId="77777777" w:rsidR="00E23A5D" w:rsidRDefault="00CF1E04">
            <w:pPr>
              <w:pStyle w:val="TableParagraph"/>
              <w:spacing w:line="271" w:lineRule="exact"/>
              <w:rPr>
                <w:sz w:val="24"/>
              </w:rPr>
            </w:pPr>
            <w:r>
              <w:rPr>
                <w:spacing w:val="-4"/>
                <w:sz w:val="24"/>
              </w:rPr>
              <w:t>100%</w:t>
            </w:r>
          </w:p>
          <w:p w14:paraId="2B7F8B9E" w14:textId="77777777" w:rsidR="00E23A5D" w:rsidRDefault="00CF1E04">
            <w:pPr>
              <w:pStyle w:val="TableParagraph"/>
              <w:spacing w:before="2"/>
              <w:rPr>
                <w:sz w:val="24"/>
              </w:rPr>
            </w:pPr>
            <w:r>
              <w:rPr>
                <w:spacing w:val="-2"/>
                <w:sz w:val="24"/>
              </w:rPr>
              <w:t>inspection</w:t>
            </w:r>
          </w:p>
        </w:tc>
      </w:tr>
      <w:tr w:rsidR="00E23A5D" w14:paraId="3E8BE770" w14:textId="77777777" w:rsidTr="007753D0">
        <w:trPr>
          <w:trHeight w:val="1656"/>
          <w:trPrChange w:id="562" w:author="GRASSEL, MARK C NH-03 USSF SpOC 21 CS (OL-S)/SCXG" w:date="2025-02-05T11:24:00Z" w16du:dateUtc="2025-02-05T18:24:00Z">
            <w:trPr>
              <w:gridAfter w:val="0"/>
              <w:trHeight w:val="1656"/>
            </w:trPr>
          </w:trPrChange>
        </w:trPr>
        <w:tc>
          <w:tcPr>
            <w:tcW w:w="3690" w:type="dxa"/>
            <w:tcPrChange w:id="563" w:author="GRASSEL, MARK C NH-03 USSF SpOC 21 CS (OL-S)/SCXG" w:date="2025-02-05T11:24:00Z" w16du:dateUtc="2025-02-05T18:24:00Z">
              <w:tcPr>
                <w:tcW w:w="3690" w:type="dxa"/>
                <w:gridSpan w:val="2"/>
              </w:tcPr>
            </w:tcPrChange>
          </w:tcPr>
          <w:p w14:paraId="2E1D5C74" w14:textId="77777777" w:rsidR="00E23A5D" w:rsidRDefault="00CF1E04">
            <w:pPr>
              <w:pStyle w:val="TableParagraph"/>
              <w:spacing w:line="274" w:lineRule="exact"/>
              <w:rPr>
                <w:b/>
                <w:sz w:val="24"/>
              </w:rPr>
            </w:pPr>
            <w:r>
              <w:rPr>
                <w:b/>
                <w:sz w:val="24"/>
              </w:rPr>
              <w:t>SS</w:t>
            </w:r>
            <w:r>
              <w:rPr>
                <w:b/>
                <w:spacing w:val="-4"/>
                <w:sz w:val="24"/>
              </w:rPr>
              <w:t xml:space="preserve"> </w:t>
            </w:r>
            <w:r>
              <w:rPr>
                <w:b/>
                <w:sz w:val="24"/>
              </w:rPr>
              <w:t>#</w:t>
            </w:r>
            <w:r>
              <w:rPr>
                <w:b/>
                <w:spacing w:val="-2"/>
                <w:sz w:val="24"/>
              </w:rPr>
              <w:t xml:space="preserve"> </w:t>
            </w:r>
            <w:r>
              <w:rPr>
                <w:b/>
                <w:spacing w:val="-10"/>
                <w:sz w:val="24"/>
              </w:rPr>
              <w:t>8</w:t>
            </w:r>
          </w:p>
          <w:p w14:paraId="686742CA" w14:textId="77777777" w:rsidR="00E23A5D" w:rsidRDefault="00CF1E04">
            <w:pPr>
              <w:pStyle w:val="TableParagraph"/>
              <w:spacing w:line="270" w:lineRule="atLeast"/>
              <w:ind w:right="156"/>
              <w:rPr>
                <w:sz w:val="24"/>
              </w:rPr>
            </w:pPr>
            <w:r>
              <w:rPr>
                <w:sz w:val="24"/>
              </w:rPr>
              <w:t>The</w:t>
            </w:r>
            <w:r>
              <w:rPr>
                <w:spacing w:val="-8"/>
                <w:sz w:val="24"/>
              </w:rPr>
              <w:t xml:space="preserve"> </w:t>
            </w:r>
            <w:r>
              <w:rPr>
                <w:sz w:val="24"/>
              </w:rPr>
              <w:t>Contractor</w:t>
            </w:r>
            <w:r>
              <w:rPr>
                <w:spacing w:val="-8"/>
                <w:sz w:val="24"/>
              </w:rPr>
              <w:t xml:space="preserve"> </w:t>
            </w:r>
            <w:r>
              <w:rPr>
                <w:sz w:val="24"/>
              </w:rPr>
              <w:t>shall</w:t>
            </w:r>
            <w:r>
              <w:rPr>
                <w:spacing w:val="-8"/>
                <w:sz w:val="24"/>
              </w:rPr>
              <w:t xml:space="preserve"> </w:t>
            </w:r>
            <w:r>
              <w:rPr>
                <w:sz w:val="24"/>
              </w:rPr>
              <w:t>order</w:t>
            </w:r>
            <w:r>
              <w:rPr>
                <w:spacing w:val="-8"/>
                <w:sz w:val="24"/>
              </w:rPr>
              <w:t xml:space="preserve"> </w:t>
            </w:r>
            <w:r>
              <w:rPr>
                <w:sz w:val="24"/>
              </w:rPr>
              <w:t>all</w:t>
            </w:r>
            <w:r>
              <w:rPr>
                <w:spacing w:val="-8"/>
                <w:sz w:val="24"/>
              </w:rPr>
              <w:t xml:space="preserve"> </w:t>
            </w:r>
            <w:r>
              <w:rPr>
                <w:sz w:val="24"/>
              </w:rPr>
              <w:t>parts necessary to restore the system to 100% operability within 24 hours of approval from the COR. PWS para 1.5.12</w:t>
            </w:r>
          </w:p>
        </w:tc>
        <w:tc>
          <w:tcPr>
            <w:tcW w:w="3690" w:type="dxa"/>
            <w:tcPrChange w:id="564" w:author="GRASSEL, MARK C NH-03 USSF SpOC 21 CS (OL-S)/SCXG" w:date="2025-02-05T11:24:00Z" w16du:dateUtc="2025-02-05T18:24:00Z">
              <w:tcPr>
                <w:tcW w:w="3690" w:type="dxa"/>
                <w:gridSpan w:val="2"/>
              </w:tcPr>
            </w:tcPrChange>
          </w:tcPr>
          <w:p w14:paraId="20625D40" w14:textId="77777777" w:rsidR="00E23A5D" w:rsidRDefault="00CF1E04">
            <w:pPr>
              <w:pStyle w:val="TableParagraph"/>
              <w:spacing w:before="1"/>
              <w:ind w:right="383"/>
              <w:rPr>
                <w:sz w:val="24"/>
              </w:rPr>
            </w:pPr>
            <w:r>
              <w:rPr>
                <w:sz w:val="24"/>
              </w:rPr>
              <w:t>The Contractor orders all parts within</w:t>
            </w:r>
            <w:r>
              <w:rPr>
                <w:spacing w:val="-11"/>
                <w:sz w:val="24"/>
              </w:rPr>
              <w:t xml:space="preserve"> </w:t>
            </w:r>
            <w:r>
              <w:rPr>
                <w:sz w:val="24"/>
              </w:rPr>
              <w:t>24</w:t>
            </w:r>
            <w:r>
              <w:rPr>
                <w:spacing w:val="-11"/>
                <w:sz w:val="24"/>
              </w:rPr>
              <w:t xml:space="preserve"> </w:t>
            </w:r>
            <w:r>
              <w:rPr>
                <w:sz w:val="24"/>
              </w:rPr>
              <w:t>hours</w:t>
            </w:r>
            <w:r>
              <w:rPr>
                <w:spacing w:val="-10"/>
                <w:sz w:val="24"/>
              </w:rPr>
              <w:t xml:space="preserve"> </w:t>
            </w:r>
            <w:r>
              <w:rPr>
                <w:sz w:val="24"/>
              </w:rPr>
              <w:t>of</w:t>
            </w:r>
            <w:r>
              <w:rPr>
                <w:spacing w:val="-11"/>
                <w:sz w:val="24"/>
              </w:rPr>
              <w:t xml:space="preserve"> </w:t>
            </w:r>
            <w:r>
              <w:rPr>
                <w:sz w:val="24"/>
              </w:rPr>
              <w:t>CO</w:t>
            </w:r>
            <w:r>
              <w:rPr>
                <w:spacing w:val="-12"/>
                <w:sz w:val="24"/>
              </w:rPr>
              <w:t xml:space="preserve"> </w:t>
            </w:r>
            <w:r>
              <w:rPr>
                <w:sz w:val="24"/>
              </w:rPr>
              <w:t>approval.</w:t>
            </w:r>
          </w:p>
        </w:tc>
        <w:tc>
          <w:tcPr>
            <w:tcW w:w="2610" w:type="dxa"/>
            <w:tcPrChange w:id="565" w:author="GRASSEL, MARK C NH-03 USSF SpOC 21 CS (OL-S)/SCXG" w:date="2025-02-05T11:24:00Z" w16du:dateUtc="2025-02-05T18:24:00Z">
              <w:tcPr>
                <w:tcW w:w="2610" w:type="dxa"/>
                <w:gridSpan w:val="2"/>
              </w:tcPr>
            </w:tcPrChange>
          </w:tcPr>
          <w:p w14:paraId="1808FFA1" w14:textId="77777777" w:rsidR="00E23A5D" w:rsidRDefault="00CF1E04">
            <w:pPr>
              <w:pStyle w:val="TableParagraph"/>
              <w:spacing w:before="1"/>
              <w:ind w:right="152"/>
              <w:rPr>
                <w:sz w:val="24"/>
              </w:rPr>
            </w:pPr>
            <w:r>
              <w:rPr>
                <w:sz w:val="24"/>
              </w:rPr>
              <w:t>Zero</w:t>
            </w:r>
            <w:r>
              <w:rPr>
                <w:spacing w:val="-12"/>
                <w:sz w:val="24"/>
              </w:rPr>
              <w:t xml:space="preserve"> </w:t>
            </w:r>
            <w:r>
              <w:rPr>
                <w:sz w:val="24"/>
              </w:rPr>
              <w:t>deviation</w:t>
            </w:r>
            <w:r>
              <w:rPr>
                <w:spacing w:val="-12"/>
                <w:sz w:val="24"/>
              </w:rPr>
              <w:t xml:space="preserve"> </w:t>
            </w:r>
            <w:r>
              <w:rPr>
                <w:sz w:val="24"/>
              </w:rPr>
              <w:t>from</w:t>
            </w:r>
            <w:r>
              <w:rPr>
                <w:spacing w:val="-13"/>
                <w:sz w:val="24"/>
              </w:rPr>
              <w:t xml:space="preserve"> </w:t>
            </w:r>
            <w:r>
              <w:rPr>
                <w:sz w:val="24"/>
              </w:rPr>
              <w:t xml:space="preserve">the </w:t>
            </w:r>
            <w:r>
              <w:rPr>
                <w:spacing w:val="-2"/>
                <w:sz w:val="24"/>
              </w:rPr>
              <w:t>standard.</w:t>
            </w:r>
          </w:p>
        </w:tc>
        <w:tc>
          <w:tcPr>
            <w:tcW w:w="1530" w:type="dxa"/>
            <w:tcPrChange w:id="566" w:author="GRASSEL, MARK C NH-03 USSF SpOC 21 CS (OL-S)/SCXG" w:date="2025-02-05T11:24:00Z" w16du:dateUtc="2025-02-05T18:24:00Z">
              <w:tcPr>
                <w:tcW w:w="1530" w:type="dxa"/>
                <w:gridSpan w:val="2"/>
              </w:tcPr>
            </w:tcPrChange>
          </w:tcPr>
          <w:p w14:paraId="025B5076" w14:textId="77777777" w:rsidR="00E23A5D" w:rsidRDefault="00CF1E04">
            <w:pPr>
              <w:pStyle w:val="TableParagraph"/>
              <w:spacing w:line="272" w:lineRule="exact"/>
              <w:rPr>
                <w:sz w:val="24"/>
              </w:rPr>
            </w:pPr>
            <w:r>
              <w:rPr>
                <w:spacing w:val="-4"/>
                <w:sz w:val="24"/>
              </w:rPr>
              <w:t>100%</w:t>
            </w:r>
          </w:p>
          <w:p w14:paraId="625F0880" w14:textId="77777777" w:rsidR="00E23A5D" w:rsidRDefault="00CF1E04">
            <w:pPr>
              <w:pStyle w:val="TableParagraph"/>
              <w:spacing w:before="3"/>
              <w:rPr>
                <w:sz w:val="24"/>
              </w:rPr>
            </w:pPr>
            <w:r>
              <w:rPr>
                <w:spacing w:val="-2"/>
                <w:sz w:val="24"/>
              </w:rPr>
              <w:t>inspection</w:t>
            </w:r>
          </w:p>
        </w:tc>
      </w:tr>
      <w:tr w:rsidR="00E23A5D" w14:paraId="2AC5E20E" w14:textId="77777777" w:rsidTr="007753D0">
        <w:trPr>
          <w:trHeight w:val="1102"/>
          <w:trPrChange w:id="567" w:author="GRASSEL, MARK C NH-03 USSF SpOC 21 CS (OL-S)/SCXG" w:date="2025-02-05T11:24:00Z" w16du:dateUtc="2025-02-05T18:24:00Z">
            <w:trPr>
              <w:gridAfter w:val="0"/>
              <w:trHeight w:val="1102"/>
            </w:trPr>
          </w:trPrChange>
        </w:trPr>
        <w:tc>
          <w:tcPr>
            <w:tcW w:w="3690" w:type="dxa"/>
            <w:tcPrChange w:id="568" w:author="GRASSEL, MARK C NH-03 USSF SpOC 21 CS (OL-S)/SCXG" w:date="2025-02-05T11:24:00Z" w16du:dateUtc="2025-02-05T18:24:00Z">
              <w:tcPr>
                <w:tcW w:w="3690" w:type="dxa"/>
                <w:gridSpan w:val="2"/>
              </w:tcPr>
            </w:tcPrChange>
          </w:tcPr>
          <w:p w14:paraId="5578DC2F" w14:textId="77777777" w:rsidR="00E23A5D" w:rsidRDefault="00CF1E04">
            <w:pPr>
              <w:pStyle w:val="TableParagraph"/>
              <w:spacing w:line="271" w:lineRule="exact"/>
              <w:rPr>
                <w:b/>
                <w:sz w:val="24"/>
              </w:rPr>
            </w:pPr>
            <w:r>
              <w:rPr>
                <w:b/>
                <w:sz w:val="24"/>
              </w:rPr>
              <w:t>SS</w:t>
            </w:r>
            <w:r>
              <w:rPr>
                <w:b/>
                <w:spacing w:val="-4"/>
                <w:sz w:val="24"/>
              </w:rPr>
              <w:t xml:space="preserve"> </w:t>
            </w:r>
            <w:r>
              <w:rPr>
                <w:b/>
                <w:sz w:val="24"/>
              </w:rPr>
              <w:t>#</w:t>
            </w:r>
            <w:r>
              <w:rPr>
                <w:b/>
                <w:spacing w:val="-2"/>
                <w:sz w:val="24"/>
              </w:rPr>
              <w:t xml:space="preserve"> </w:t>
            </w:r>
            <w:r>
              <w:rPr>
                <w:b/>
                <w:spacing w:val="-10"/>
                <w:sz w:val="24"/>
              </w:rPr>
              <w:t>9</w:t>
            </w:r>
          </w:p>
          <w:p w14:paraId="0DAB2311" w14:textId="77777777" w:rsidR="00E23A5D" w:rsidRDefault="00CF1E04">
            <w:pPr>
              <w:pStyle w:val="TableParagraph"/>
              <w:spacing w:line="270" w:lineRule="atLeast"/>
              <w:ind w:right="89"/>
              <w:rPr>
                <w:sz w:val="24"/>
              </w:rPr>
            </w:pPr>
            <w:r>
              <w:rPr>
                <w:sz w:val="24"/>
              </w:rPr>
              <w:t>The</w:t>
            </w:r>
            <w:r>
              <w:rPr>
                <w:spacing w:val="-10"/>
                <w:sz w:val="24"/>
              </w:rPr>
              <w:t xml:space="preserve"> </w:t>
            </w:r>
            <w:r>
              <w:rPr>
                <w:sz w:val="24"/>
              </w:rPr>
              <w:t>Contractor</w:t>
            </w:r>
            <w:r>
              <w:rPr>
                <w:spacing w:val="-10"/>
                <w:sz w:val="24"/>
              </w:rPr>
              <w:t xml:space="preserve"> </w:t>
            </w:r>
            <w:r>
              <w:rPr>
                <w:sz w:val="24"/>
              </w:rPr>
              <w:t>shall</w:t>
            </w:r>
            <w:r>
              <w:rPr>
                <w:spacing w:val="-10"/>
                <w:sz w:val="24"/>
              </w:rPr>
              <w:t xml:space="preserve"> </w:t>
            </w:r>
            <w:r>
              <w:rPr>
                <w:sz w:val="24"/>
              </w:rPr>
              <w:t>complete</w:t>
            </w:r>
            <w:r>
              <w:rPr>
                <w:spacing w:val="-10"/>
                <w:sz w:val="24"/>
              </w:rPr>
              <w:t xml:space="preserve"> </w:t>
            </w:r>
            <w:r>
              <w:rPr>
                <w:sz w:val="24"/>
              </w:rPr>
              <w:t>all repairs within five (5) days of receipt</w:t>
            </w:r>
            <w:r>
              <w:rPr>
                <w:spacing w:val="-2"/>
                <w:sz w:val="24"/>
              </w:rPr>
              <w:t xml:space="preserve"> </w:t>
            </w:r>
            <w:r>
              <w:rPr>
                <w:sz w:val="24"/>
              </w:rPr>
              <w:t>of</w:t>
            </w:r>
            <w:r>
              <w:rPr>
                <w:spacing w:val="-3"/>
                <w:sz w:val="24"/>
              </w:rPr>
              <w:t xml:space="preserve"> </w:t>
            </w:r>
            <w:r>
              <w:rPr>
                <w:sz w:val="24"/>
              </w:rPr>
              <w:t>parts.</w:t>
            </w:r>
            <w:r>
              <w:rPr>
                <w:spacing w:val="-3"/>
                <w:sz w:val="24"/>
              </w:rPr>
              <w:t xml:space="preserve"> </w:t>
            </w:r>
            <w:r>
              <w:rPr>
                <w:sz w:val="24"/>
              </w:rPr>
              <w:t>PWS</w:t>
            </w:r>
            <w:r>
              <w:rPr>
                <w:spacing w:val="-4"/>
                <w:sz w:val="24"/>
              </w:rPr>
              <w:t xml:space="preserve"> </w:t>
            </w:r>
            <w:r>
              <w:rPr>
                <w:sz w:val="24"/>
              </w:rPr>
              <w:t>para</w:t>
            </w:r>
            <w:r>
              <w:rPr>
                <w:spacing w:val="-2"/>
                <w:sz w:val="24"/>
              </w:rPr>
              <w:t xml:space="preserve"> </w:t>
            </w:r>
            <w:r>
              <w:rPr>
                <w:sz w:val="24"/>
              </w:rPr>
              <w:t>1.5.13</w:t>
            </w:r>
          </w:p>
        </w:tc>
        <w:tc>
          <w:tcPr>
            <w:tcW w:w="3690" w:type="dxa"/>
            <w:tcPrChange w:id="569" w:author="GRASSEL, MARK C NH-03 USSF SpOC 21 CS (OL-S)/SCXG" w:date="2025-02-05T11:24:00Z" w16du:dateUtc="2025-02-05T18:24:00Z">
              <w:tcPr>
                <w:tcW w:w="3690" w:type="dxa"/>
                <w:gridSpan w:val="2"/>
              </w:tcPr>
            </w:tcPrChange>
          </w:tcPr>
          <w:p w14:paraId="74C2D94A" w14:textId="77777777" w:rsidR="00E23A5D" w:rsidRDefault="00CF1E04">
            <w:pPr>
              <w:pStyle w:val="TableParagraph"/>
              <w:ind w:right="697"/>
              <w:jc w:val="both"/>
              <w:rPr>
                <w:sz w:val="24"/>
              </w:rPr>
            </w:pPr>
            <w:r>
              <w:rPr>
                <w:sz w:val="24"/>
              </w:rPr>
              <w:t>The Contractor completes all repairs</w:t>
            </w:r>
            <w:r>
              <w:rPr>
                <w:spacing w:val="-7"/>
                <w:sz w:val="24"/>
              </w:rPr>
              <w:t xml:space="preserve"> </w:t>
            </w:r>
            <w:r>
              <w:rPr>
                <w:sz w:val="24"/>
              </w:rPr>
              <w:t>within</w:t>
            </w:r>
            <w:r>
              <w:rPr>
                <w:spacing w:val="-7"/>
                <w:sz w:val="24"/>
              </w:rPr>
              <w:t xml:space="preserve"> </w:t>
            </w:r>
            <w:r>
              <w:rPr>
                <w:sz w:val="24"/>
              </w:rPr>
              <w:t>five</w:t>
            </w:r>
            <w:r>
              <w:rPr>
                <w:spacing w:val="-7"/>
                <w:sz w:val="24"/>
              </w:rPr>
              <w:t xml:space="preserve"> </w:t>
            </w:r>
            <w:r>
              <w:rPr>
                <w:sz w:val="24"/>
              </w:rPr>
              <w:t>(5)</w:t>
            </w:r>
            <w:r>
              <w:rPr>
                <w:spacing w:val="-7"/>
                <w:sz w:val="24"/>
              </w:rPr>
              <w:t xml:space="preserve"> </w:t>
            </w:r>
            <w:r>
              <w:rPr>
                <w:sz w:val="24"/>
              </w:rPr>
              <w:t>days</w:t>
            </w:r>
            <w:r>
              <w:rPr>
                <w:spacing w:val="-7"/>
                <w:sz w:val="24"/>
              </w:rPr>
              <w:t xml:space="preserve"> </w:t>
            </w:r>
            <w:r>
              <w:rPr>
                <w:sz w:val="24"/>
              </w:rPr>
              <w:t>of receipt of parts.</w:t>
            </w:r>
          </w:p>
        </w:tc>
        <w:tc>
          <w:tcPr>
            <w:tcW w:w="2610" w:type="dxa"/>
            <w:tcPrChange w:id="570" w:author="GRASSEL, MARK C NH-03 USSF SpOC 21 CS (OL-S)/SCXG" w:date="2025-02-05T11:24:00Z" w16du:dateUtc="2025-02-05T18:24:00Z">
              <w:tcPr>
                <w:tcW w:w="2610" w:type="dxa"/>
                <w:gridSpan w:val="2"/>
              </w:tcPr>
            </w:tcPrChange>
          </w:tcPr>
          <w:p w14:paraId="33BD9492" w14:textId="77777777" w:rsidR="00E23A5D" w:rsidRDefault="00CF1E04">
            <w:pPr>
              <w:pStyle w:val="TableParagraph"/>
              <w:ind w:right="152"/>
              <w:rPr>
                <w:sz w:val="24"/>
              </w:rPr>
            </w:pPr>
            <w:r>
              <w:rPr>
                <w:sz w:val="24"/>
              </w:rPr>
              <w:t>Zero</w:t>
            </w:r>
            <w:r>
              <w:rPr>
                <w:spacing w:val="-12"/>
                <w:sz w:val="24"/>
              </w:rPr>
              <w:t xml:space="preserve"> </w:t>
            </w:r>
            <w:r>
              <w:rPr>
                <w:sz w:val="24"/>
              </w:rPr>
              <w:t>deviation</w:t>
            </w:r>
            <w:r>
              <w:rPr>
                <w:spacing w:val="-12"/>
                <w:sz w:val="24"/>
              </w:rPr>
              <w:t xml:space="preserve"> </w:t>
            </w:r>
            <w:r>
              <w:rPr>
                <w:sz w:val="24"/>
              </w:rPr>
              <w:t>from</w:t>
            </w:r>
            <w:r>
              <w:rPr>
                <w:spacing w:val="-13"/>
                <w:sz w:val="24"/>
              </w:rPr>
              <w:t xml:space="preserve"> </w:t>
            </w:r>
            <w:r>
              <w:rPr>
                <w:sz w:val="24"/>
              </w:rPr>
              <w:t xml:space="preserve">the </w:t>
            </w:r>
            <w:r>
              <w:rPr>
                <w:spacing w:val="-2"/>
                <w:sz w:val="24"/>
              </w:rPr>
              <w:t>standard.</w:t>
            </w:r>
          </w:p>
        </w:tc>
        <w:tc>
          <w:tcPr>
            <w:tcW w:w="1530" w:type="dxa"/>
            <w:tcPrChange w:id="571" w:author="GRASSEL, MARK C NH-03 USSF SpOC 21 CS (OL-S)/SCXG" w:date="2025-02-05T11:24:00Z" w16du:dateUtc="2025-02-05T18:24:00Z">
              <w:tcPr>
                <w:tcW w:w="1530" w:type="dxa"/>
                <w:gridSpan w:val="2"/>
              </w:tcPr>
            </w:tcPrChange>
          </w:tcPr>
          <w:p w14:paraId="3B58FD41" w14:textId="77777777" w:rsidR="00E23A5D" w:rsidRDefault="00CF1E04">
            <w:pPr>
              <w:pStyle w:val="TableParagraph"/>
              <w:spacing w:line="271" w:lineRule="exact"/>
              <w:rPr>
                <w:sz w:val="24"/>
              </w:rPr>
            </w:pPr>
            <w:r>
              <w:rPr>
                <w:spacing w:val="-4"/>
                <w:sz w:val="24"/>
              </w:rPr>
              <w:t>100%</w:t>
            </w:r>
          </w:p>
          <w:p w14:paraId="1DC1E057" w14:textId="77777777" w:rsidR="00E23A5D" w:rsidRDefault="00CF1E04">
            <w:pPr>
              <w:pStyle w:val="TableParagraph"/>
              <w:spacing w:before="3"/>
              <w:rPr>
                <w:sz w:val="24"/>
              </w:rPr>
            </w:pPr>
            <w:r>
              <w:rPr>
                <w:spacing w:val="-2"/>
                <w:sz w:val="24"/>
              </w:rPr>
              <w:t>inspection</w:t>
            </w:r>
          </w:p>
        </w:tc>
      </w:tr>
      <w:tr w:rsidR="00E23A5D" w14:paraId="084E5A78" w14:textId="77777777" w:rsidTr="007753D0">
        <w:trPr>
          <w:trHeight w:val="1932"/>
          <w:trPrChange w:id="572" w:author="GRASSEL, MARK C NH-03 USSF SpOC 21 CS (OL-S)/SCXG" w:date="2025-02-05T11:24:00Z" w16du:dateUtc="2025-02-05T18:24:00Z">
            <w:trPr>
              <w:gridAfter w:val="0"/>
              <w:trHeight w:val="1932"/>
            </w:trPr>
          </w:trPrChange>
        </w:trPr>
        <w:tc>
          <w:tcPr>
            <w:tcW w:w="3690" w:type="dxa"/>
            <w:tcPrChange w:id="573" w:author="GRASSEL, MARK C NH-03 USSF SpOC 21 CS (OL-S)/SCXG" w:date="2025-02-05T11:24:00Z" w16du:dateUtc="2025-02-05T18:24:00Z">
              <w:tcPr>
                <w:tcW w:w="3690" w:type="dxa"/>
                <w:gridSpan w:val="2"/>
              </w:tcPr>
            </w:tcPrChange>
          </w:tcPr>
          <w:p w14:paraId="69E4606A" w14:textId="77777777" w:rsidR="00E23A5D" w:rsidRDefault="00CF1E04">
            <w:pPr>
              <w:pStyle w:val="TableParagraph"/>
              <w:spacing w:line="274" w:lineRule="exact"/>
              <w:rPr>
                <w:b/>
                <w:sz w:val="24"/>
              </w:rPr>
            </w:pPr>
            <w:r>
              <w:rPr>
                <w:b/>
                <w:sz w:val="24"/>
              </w:rPr>
              <w:t>SS</w:t>
            </w:r>
            <w:r>
              <w:rPr>
                <w:b/>
                <w:spacing w:val="-4"/>
                <w:sz w:val="24"/>
              </w:rPr>
              <w:t xml:space="preserve"> </w:t>
            </w:r>
            <w:r>
              <w:rPr>
                <w:b/>
                <w:sz w:val="24"/>
              </w:rPr>
              <w:t>#</w:t>
            </w:r>
            <w:r>
              <w:rPr>
                <w:b/>
                <w:spacing w:val="-2"/>
                <w:sz w:val="24"/>
              </w:rPr>
              <w:t xml:space="preserve"> </w:t>
            </w:r>
            <w:r>
              <w:rPr>
                <w:b/>
                <w:spacing w:val="-5"/>
                <w:sz w:val="24"/>
              </w:rPr>
              <w:t>10</w:t>
            </w:r>
          </w:p>
          <w:p w14:paraId="1B2989A2" w14:textId="77777777" w:rsidR="00E23A5D" w:rsidRDefault="00CF1E04">
            <w:pPr>
              <w:pStyle w:val="TableParagraph"/>
              <w:spacing w:line="270" w:lineRule="atLeast"/>
              <w:ind w:right="156"/>
              <w:rPr>
                <w:sz w:val="24"/>
              </w:rPr>
            </w:pPr>
            <w:r>
              <w:rPr>
                <w:sz w:val="24"/>
              </w:rPr>
              <w:t>The Contractor shall complete a service report for each item serviced and submits to the COR within</w:t>
            </w:r>
            <w:r>
              <w:rPr>
                <w:spacing w:val="-8"/>
                <w:sz w:val="24"/>
              </w:rPr>
              <w:t xml:space="preserve"> </w:t>
            </w:r>
            <w:r>
              <w:rPr>
                <w:sz w:val="24"/>
              </w:rPr>
              <w:t>48</w:t>
            </w:r>
            <w:r>
              <w:rPr>
                <w:spacing w:val="-8"/>
                <w:sz w:val="24"/>
              </w:rPr>
              <w:t xml:space="preserve"> </w:t>
            </w:r>
            <w:r>
              <w:rPr>
                <w:sz w:val="24"/>
              </w:rPr>
              <w:t>hours</w:t>
            </w:r>
            <w:r>
              <w:rPr>
                <w:spacing w:val="-8"/>
                <w:sz w:val="24"/>
              </w:rPr>
              <w:t xml:space="preserve"> </w:t>
            </w:r>
            <w:r>
              <w:rPr>
                <w:sz w:val="24"/>
              </w:rPr>
              <w:t>after</w:t>
            </w:r>
            <w:r>
              <w:rPr>
                <w:spacing w:val="-9"/>
                <w:sz w:val="24"/>
              </w:rPr>
              <w:t xml:space="preserve"> </w:t>
            </w:r>
            <w:r>
              <w:rPr>
                <w:sz w:val="24"/>
              </w:rPr>
              <w:t>completion</w:t>
            </w:r>
            <w:r>
              <w:rPr>
                <w:spacing w:val="-8"/>
                <w:sz w:val="24"/>
              </w:rPr>
              <w:t xml:space="preserve"> </w:t>
            </w:r>
            <w:r>
              <w:rPr>
                <w:sz w:val="24"/>
              </w:rPr>
              <w:t xml:space="preserve">of any service performed. PWS para </w:t>
            </w:r>
            <w:r>
              <w:rPr>
                <w:spacing w:val="-2"/>
                <w:sz w:val="24"/>
              </w:rPr>
              <w:t>1.5.14</w:t>
            </w:r>
          </w:p>
        </w:tc>
        <w:tc>
          <w:tcPr>
            <w:tcW w:w="3690" w:type="dxa"/>
            <w:tcPrChange w:id="574" w:author="GRASSEL, MARK C NH-03 USSF SpOC 21 CS (OL-S)/SCXG" w:date="2025-02-05T11:24:00Z" w16du:dateUtc="2025-02-05T18:24:00Z">
              <w:tcPr>
                <w:tcW w:w="3690" w:type="dxa"/>
                <w:gridSpan w:val="2"/>
              </w:tcPr>
            </w:tcPrChange>
          </w:tcPr>
          <w:p w14:paraId="325F4EFE" w14:textId="77777777" w:rsidR="00E23A5D" w:rsidRDefault="00CF1E04">
            <w:pPr>
              <w:pStyle w:val="TableParagraph"/>
              <w:spacing w:before="1"/>
              <w:rPr>
                <w:sz w:val="24"/>
              </w:rPr>
            </w:pPr>
            <w:r>
              <w:rPr>
                <w:sz w:val="24"/>
              </w:rPr>
              <w:t>The Contractor completes a service report for each item serviced and submits</w:t>
            </w:r>
            <w:r>
              <w:rPr>
                <w:spacing w:val="-6"/>
                <w:sz w:val="24"/>
              </w:rPr>
              <w:t xml:space="preserve"> </w:t>
            </w:r>
            <w:r>
              <w:rPr>
                <w:sz w:val="24"/>
              </w:rPr>
              <w:t>to</w:t>
            </w:r>
            <w:r>
              <w:rPr>
                <w:spacing w:val="-8"/>
                <w:sz w:val="24"/>
              </w:rPr>
              <w:t xml:space="preserve"> </w:t>
            </w:r>
            <w:r>
              <w:rPr>
                <w:sz w:val="24"/>
              </w:rPr>
              <w:t>the</w:t>
            </w:r>
            <w:r>
              <w:rPr>
                <w:spacing w:val="-6"/>
                <w:sz w:val="24"/>
              </w:rPr>
              <w:t xml:space="preserve"> </w:t>
            </w:r>
            <w:r>
              <w:rPr>
                <w:sz w:val="24"/>
              </w:rPr>
              <w:t>COR</w:t>
            </w:r>
            <w:r>
              <w:rPr>
                <w:spacing w:val="-7"/>
                <w:sz w:val="24"/>
              </w:rPr>
              <w:t xml:space="preserve"> </w:t>
            </w:r>
            <w:r>
              <w:rPr>
                <w:sz w:val="24"/>
              </w:rPr>
              <w:t>within</w:t>
            </w:r>
            <w:r>
              <w:rPr>
                <w:spacing w:val="-6"/>
                <w:sz w:val="24"/>
              </w:rPr>
              <w:t xml:space="preserve"> </w:t>
            </w:r>
            <w:r>
              <w:rPr>
                <w:sz w:val="24"/>
              </w:rPr>
              <w:t>48</w:t>
            </w:r>
            <w:r>
              <w:rPr>
                <w:spacing w:val="-6"/>
                <w:sz w:val="24"/>
              </w:rPr>
              <w:t xml:space="preserve"> </w:t>
            </w:r>
            <w:r>
              <w:rPr>
                <w:sz w:val="24"/>
              </w:rPr>
              <w:t xml:space="preserve">hours after completion of any service </w:t>
            </w:r>
            <w:r>
              <w:rPr>
                <w:spacing w:val="-2"/>
                <w:sz w:val="24"/>
              </w:rPr>
              <w:t>performed.</w:t>
            </w:r>
          </w:p>
        </w:tc>
        <w:tc>
          <w:tcPr>
            <w:tcW w:w="2610" w:type="dxa"/>
            <w:tcPrChange w:id="575" w:author="GRASSEL, MARK C NH-03 USSF SpOC 21 CS (OL-S)/SCXG" w:date="2025-02-05T11:24:00Z" w16du:dateUtc="2025-02-05T18:24:00Z">
              <w:tcPr>
                <w:tcW w:w="2610" w:type="dxa"/>
                <w:gridSpan w:val="2"/>
              </w:tcPr>
            </w:tcPrChange>
          </w:tcPr>
          <w:p w14:paraId="43ACB217" w14:textId="77777777" w:rsidR="00E23A5D" w:rsidRDefault="00CF1E04">
            <w:pPr>
              <w:pStyle w:val="TableParagraph"/>
              <w:spacing w:before="1"/>
              <w:ind w:right="500"/>
              <w:rPr>
                <w:sz w:val="24"/>
              </w:rPr>
            </w:pPr>
            <w:r>
              <w:rPr>
                <w:sz w:val="24"/>
              </w:rPr>
              <w:t>No more than one deviation</w:t>
            </w:r>
            <w:r>
              <w:rPr>
                <w:spacing w:val="-15"/>
                <w:sz w:val="24"/>
              </w:rPr>
              <w:t xml:space="preserve"> </w:t>
            </w:r>
            <w:r>
              <w:rPr>
                <w:sz w:val="24"/>
              </w:rPr>
              <w:t>per</w:t>
            </w:r>
            <w:r>
              <w:rPr>
                <w:spacing w:val="-15"/>
                <w:sz w:val="24"/>
              </w:rPr>
              <w:t xml:space="preserve"> </w:t>
            </w:r>
            <w:r>
              <w:rPr>
                <w:sz w:val="24"/>
              </w:rPr>
              <w:t>month.</w:t>
            </w:r>
          </w:p>
        </w:tc>
        <w:tc>
          <w:tcPr>
            <w:tcW w:w="1530" w:type="dxa"/>
            <w:tcPrChange w:id="576" w:author="GRASSEL, MARK C NH-03 USSF SpOC 21 CS (OL-S)/SCXG" w:date="2025-02-05T11:24:00Z" w16du:dateUtc="2025-02-05T18:24:00Z">
              <w:tcPr>
                <w:tcW w:w="1530" w:type="dxa"/>
                <w:gridSpan w:val="2"/>
              </w:tcPr>
            </w:tcPrChange>
          </w:tcPr>
          <w:p w14:paraId="247114ED" w14:textId="77777777" w:rsidR="00E23A5D" w:rsidRDefault="00CF1E04">
            <w:pPr>
              <w:pStyle w:val="TableParagraph"/>
              <w:spacing w:line="272" w:lineRule="exact"/>
              <w:rPr>
                <w:sz w:val="24"/>
              </w:rPr>
            </w:pPr>
            <w:r>
              <w:rPr>
                <w:spacing w:val="-4"/>
                <w:sz w:val="24"/>
              </w:rPr>
              <w:t>100%</w:t>
            </w:r>
          </w:p>
          <w:p w14:paraId="07A5252D" w14:textId="77777777" w:rsidR="00E23A5D" w:rsidRDefault="00CF1E04">
            <w:pPr>
              <w:pStyle w:val="TableParagraph"/>
              <w:spacing w:before="3"/>
              <w:rPr>
                <w:sz w:val="24"/>
              </w:rPr>
            </w:pPr>
            <w:r>
              <w:rPr>
                <w:spacing w:val="-2"/>
                <w:sz w:val="24"/>
              </w:rPr>
              <w:t>inspection</w:t>
            </w:r>
          </w:p>
        </w:tc>
      </w:tr>
    </w:tbl>
    <w:p w14:paraId="30D7AA69" w14:textId="77777777" w:rsidR="00E23A5D" w:rsidRDefault="00E23A5D">
      <w:pPr>
        <w:rPr>
          <w:sz w:val="24"/>
        </w:rPr>
        <w:sectPr w:rsidR="00E23A5D">
          <w:pgSz w:w="12240" w:h="15840"/>
          <w:pgMar w:top="1240" w:right="400" w:bottom="280" w:left="80" w:header="857" w:footer="0" w:gutter="0"/>
          <w:cols w:space="720"/>
        </w:sectPr>
      </w:pPr>
    </w:p>
    <w:p w14:paraId="522A0FD3" w14:textId="77777777" w:rsidR="00E23A5D" w:rsidRDefault="00CF1E04">
      <w:pPr>
        <w:pStyle w:val="Heading2"/>
        <w:spacing w:before="162" w:line="460" w:lineRule="auto"/>
        <w:ind w:left="4409" w:firstLine="1039"/>
      </w:pPr>
      <w:bookmarkStart w:id="577" w:name="Appendix_2_DELIVERABLES_SCHEDULE"/>
      <w:bookmarkStart w:id="578" w:name="_bookmark0"/>
      <w:bookmarkEnd w:id="577"/>
      <w:bookmarkEnd w:id="578"/>
      <w:r>
        <w:lastRenderedPageBreak/>
        <w:t xml:space="preserve">Appendix 2 </w:t>
      </w:r>
      <w:r>
        <w:rPr>
          <w:spacing w:val="-2"/>
        </w:rPr>
        <w:t>DELIVERABLES</w:t>
      </w:r>
      <w:r>
        <w:rPr>
          <w:spacing w:val="-10"/>
        </w:rPr>
        <w:t xml:space="preserve"> </w:t>
      </w:r>
      <w:r>
        <w:rPr>
          <w:spacing w:val="-2"/>
        </w:rPr>
        <w:t>SCHEDULE</w:t>
      </w:r>
    </w:p>
    <w:p w14:paraId="7196D064" w14:textId="77777777" w:rsidR="00E23A5D" w:rsidRDefault="00E23A5D">
      <w:pPr>
        <w:pStyle w:val="BodyText"/>
        <w:spacing w:before="7"/>
        <w:rPr>
          <w:b/>
          <w:sz w:val="5"/>
        </w:rPr>
      </w:pPr>
    </w:p>
    <w:tbl>
      <w:tblPr>
        <w:tblW w:w="0" w:type="auto"/>
        <w:tblInd w:w="1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Change w:id="579" w:author="GRASSEL, MARK C NH-03 USSF SpOC 21 CS (OL-S)/SCXG" w:date="2025-02-05T11:37:00Z" w16du:dateUtc="2025-02-05T18:37:00Z">
          <w:tblPr>
            <w:tblW w:w="0" w:type="auto"/>
            <w:tblInd w:w="1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PrChange>
      </w:tblPr>
      <w:tblGrid>
        <w:gridCol w:w="2069"/>
        <w:gridCol w:w="2250"/>
        <w:gridCol w:w="1428"/>
        <w:gridCol w:w="2082"/>
        <w:gridCol w:w="1747"/>
        <w:tblGridChange w:id="580">
          <w:tblGrid>
            <w:gridCol w:w="1998"/>
            <w:gridCol w:w="71"/>
            <w:gridCol w:w="1999"/>
            <w:gridCol w:w="251"/>
            <w:gridCol w:w="1428"/>
            <w:gridCol w:w="1914"/>
            <w:gridCol w:w="168"/>
            <w:gridCol w:w="1747"/>
          </w:tblGrid>
        </w:tblGridChange>
      </w:tblGrid>
      <w:tr w:rsidR="00E23A5D" w14:paraId="48AC2CF5" w14:textId="77777777" w:rsidTr="00A9322C">
        <w:trPr>
          <w:trHeight w:val="551"/>
          <w:trPrChange w:id="581" w:author="GRASSEL, MARK C NH-03 USSF SpOC 21 CS (OL-S)/SCXG" w:date="2025-02-05T11:37:00Z" w16du:dateUtc="2025-02-05T18:37:00Z">
            <w:trPr>
              <w:trHeight w:val="551"/>
            </w:trPr>
          </w:trPrChange>
        </w:trPr>
        <w:tc>
          <w:tcPr>
            <w:tcW w:w="2069" w:type="dxa"/>
            <w:shd w:val="clear" w:color="auto" w:fill="CDCDCD"/>
            <w:tcPrChange w:id="582" w:author="GRASSEL, MARK C NH-03 USSF SpOC 21 CS (OL-S)/SCXG" w:date="2025-02-05T11:37:00Z" w16du:dateUtc="2025-02-05T18:37:00Z">
              <w:tcPr>
                <w:tcW w:w="1998" w:type="dxa"/>
                <w:shd w:val="clear" w:color="auto" w:fill="CDCDCD"/>
              </w:tcPr>
            </w:tcPrChange>
          </w:tcPr>
          <w:p w14:paraId="2A3AB60E" w14:textId="77777777" w:rsidR="00E23A5D" w:rsidRDefault="00CF1E04">
            <w:pPr>
              <w:pStyle w:val="TableParagraph"/>
              <w:spacing w:before="138"/>
              <w:ind w:left="417"/>
              <w:rPr>
                <w:b/>
                <w:sz w:val="24"/>
              </w:rPr>
            </w:pPr>
            <w:r>
              <w:rPr>
                <w:b/>
                <w:spacing w:val="-2"/>
                <w:sz w:val="24"/>
              </w:rPr>
              <w:t>Deliverable</w:t>
            </w:r>
          </w:p>
        </w:tc>
        <w:tc>
          <w:tcPr>
            <w:tcW w:w="2250" w:type="dxa"/>
            <w:shd w:val="clear" w:color="auto" w:fill="CDCDCD"/>
            <w:tcPrChange w:id="583" w:author="GRASSEL, MARK C NH-03 USSF SpOC 21 CS (OL-S)/SCXG" w:date="2025-02-05T11:37:00Z" w16du:dateUtc="2025-02-05T18:37:00Z">
              <w:tcPr>
                <w:tcW w:w="2070" w:type="dxa"/>
                <w:gridSpan w:val="2"/>
                <w:shd w:val="clear" w:color="auto" w:fill="CDCDCD"/>
              </w:tcPr>
            </w:tcPrChange>
          </w:tcPr>
          <w:p w14:paraId="6F35DBC6" w14:textId="77777777" w:rsidR="00E23A5D" w:rsidRDefault="00CF1E04">
            <w:pPr>
              <w:pStyle w:val="TableParagraph"/>
              <w:spacing w:before="138"/>
              <w:ind w:left="494"/>
              <w:rPr>
                <w:b/>
                <w:sz w:val="24"/>
              </w:rPr>
            </w:pPr>
            <w:r>
              <w:rPr>
                <w:b/>
                <w:spacing w:val="-2"/>
                <w:sz w:val="24"/>
              </w:rPr>
              <w:t>Frequency</w:t>
            </w:r>
          </w:p>
        </w:tc>
        <w:tc>
          <w:tcPr>
            <w:tcW w:w="1428" w:type="dxa"/>
            <w:shd w:val="clear" w:color="auto" w:fill="CDCDCD"/>
            <w:tcPrChange w:id="584" w:author="GRASSEL, MARK C NH-03 USSF SpOC 21 CS (OL-S)/SCXG" w:date="2025-02-05T11:37:00Z" w16du:dateUtc="2025-02-05T18:37:00Z">
              <w:tcPr>
                <w:tcW w:w="1679" w:type="dxa"/>
                <w:gridSpan w:val="2"/>
                <w:shd w:val="clear" w:color="auto" w:fill="CDCDCD"/>
              </w:tcPr>
            </w:tcPrChange>
          </w:tcPr>
          <w:p w14:paraId="273E7EE3" w14:textId="77777777" w:rsidR="00E23A5D" w:rsidRDefault="00CF1E04">
            <w:pPr>
              <w:pStyle w:val="TableParagraph"/>
              <w:spacing w:before="138"/>
              <w:ind w:left="21"/>
              <w:jc w:val="center"/>
              <w:rPr>
                <w:b/>
                <w:sz w:val="24"/>
              </w:rPr>
            </w:pPr>
            <w:r>
              <w:rPr>
                <w:b/>
                <w:sz w:val="24"/>
              </w:rPr>
              <w:t>#</w:t>
            </w:r>
            <w:r>
              <w:rPr>
                <w:b/>
                <w:spacing w:val="-2"/>
                <w:sz w:val="24"/>
              </w:rPr>
              <w:t xml:space="preserve"> </w:t>
            </w:r>
            <w:r>
              <w:rPr>
                <w:b/>
                <w:sz w:val="24"/>
              </w:rPr>
              <w:t>of</w:t>
            </w:r>
            <w:r>
              <w:rPr>
                <w:b/>
                <w:spacing w:val="-1"/>
                <w:sz w:val="24"/>
              </w:rPr>
              <w:t xml:space="preserve"> </w:t>
            </w:r>
            <w:r>
              <w:rPr>
                <w:b/>
                <w:spacing w:val="-2"/>
                <w:sz w:val="24"/>
              </w:rPr>
              <w:t>Copies</w:t>
            </w:r>
          </w:p>
        </w:tc>
        <w:tc>
          <w:tcPr>
            <w:tcW w:w="2082" w:type="dxa"/>
            <w:shd w:val="clear" w:color="auto" w:fill="CDCDCD"/>
            <w:tcPrChange w:id="585" w:author="GRASSEL, MARK C NH-03 USSF SpOC 21 CS (OL-S)/SCXG" w:date="2025-02-05T11:37:00Z" w16du:dateUtc="2025-02-05T18:37:00Z">
              <w:tcPr>
                <w:tcW w:w="1914" w:type="dxa"/>
                <w:shd w:val="clear" w:color="auto" w:fill="CDCDCD"/>
              </w:tcPr>
            </w:tcPrChange>
          </w:tcPr>
          <w:p w14:paraId="2018B397" w14:textId="77777777" w:rsidR="00E23A5D" w:rsidRDefault="00CF1E04">
            <w:pPr>
              <w:pStyle w:val="TableParagraph"/>
              <w:spacing w:line="270" w:lineRule="atLeast"/>
              <w:ind w:left="920" w:right="127" w:hanging="773"/>
              <w:rPr>
                <w:b/>
                <w:sz w:val="24"/>
              </w:rPr>
            </w:pPr>
            <w:r>
              <w:rPr>
                <w:b/>
                <w:spacing w:val="-2"/>
                <w:sz w:val="24"/>
              </w:rPr>
              <w:t>Medium/Forma</w:t>
            </w:r>
            <w:del w:id="586" w:author="GRASSEL, MARK C NH-03 USSF SpOC 21 CS (OL-S)/SCXG" w:date="2025-02-05T10:11:00Z" w16du:dateUtc="2025-02-05T17:11:00Z">
              <w:r w:rsidDel="00443069">
                <w:rPr>
                  <w:b/>
                  <w:spacing w:val="-2"/>
                  <w:sz w:val="24"/>
                </w:rPr>
                <w:delText xml:space="preserve"> </w:delText>
              </w:r>
            </w:del>
            <w:r>
              <w:rPr>
                <w:b/>
                <w:spacing w:val="-10"/>
                <w:sz w:val="24"/>
              </w:rPr>
              <w:t>t</w:t>
            </w:r>
          </w:p>
        </w:tc>
        <w:tc>
          <w:tcPr>
            <w:tcW w:w="1747" w:type="dxa"/>
            <w:shd w:val="clear" w:color="auto" w:fill="CDCDCD"/>
            <w:tcPrChange w:id="587" w:author="GRASSEL, MARK C NH-03 USSF SpOC 21 CS (OL-S)/SCXG" w:date="2025-02-05T11:37:00Z" w16du:dateUtc="2025-02-05T18:37:00Z">
              <w:tcPr>
                <w:tcW w:w="1915" w:type="dxa"/>
                <w:gridSpan w:val="2"/>
                <w:shd w:val="clear" w:color="auto" w:fill="CDCDCD"/>
              </w:tcPr>
            </w:tcPrChange>
          </w:tcPr>
          <w:p w14:paraId="243C92D6" w14:textId="77777777" w:rsidR="00E23A5D" w:rsidRDefault="00CF1E04">
            <w:pPr>
              <w:pStyle w:val="TableParagraph"/>
              <w:spacing w:before="138"/>
              <w:ind w:left="16"/>
              <w:jc w:val="center"/>
              <w:rPr>
                <w:b/>
                <w:sz w:val="24"/>
              </w:rPr>
            </w:pPr>
            <w:r>
              <w:rPr>
                <w:b/>
                <w:sz w:val="24"/>
              </w:rPr>
              <w:t>Submit</w:t>
            </w:r>
            <w:r>
              <w:rPr>
                <w:b/>
                <w:spacing w:val="-6"/>
                <w:sz w:val="24"/>
              </w:rPr>
              <w:t xml:space="preserve"> </w:t>
            </w:r>
            <w:r>
              <w:rPr>
                <w:b/>
                <w:spacing w:val="-5"/>
                <w:sz w:val="24"/>
              </w:rPr>
              <w:t>To</w:t>
            </w:r>
          </w:p>
        </w:tc>
      </w:tr>
      <w:tr w:rsidR="00CE2236" w14:paraId="412DC7D8" w14:textId="77777777" w:rsidTr="00A9322C">
        <w:trPr>
          <w:trHeight w:val="432"/>
          <w:ins w:id="588" w:author="GRASSEL, MARK C NH-03 USSF SpOC 21 CS (OL-S)/SCXG" w:date="2025-02-05T09:49:00Z"/>
          <w:trPrChange w:id="589" w:author="GRASSEL, MARK C NH-03 USSF SpOC 21 CS (OL-S)/SCXG" w:date="2025-02-05T11:37:00Z" w16du:dateUtc="2025-02-05T18:37:00Z">
            <w:trPr>
              <w:trHeight w:val="1656"/>
            </w:trPr>
          </w:trPrChange>
        </w:trPr>
        <w:tc>
          <w:tcPr>
            <w:tcW w:w="2069" w:type="dxa"/>
            <w:tcPrChange w:id="590" w:author="GRASSEL, MARK C NH-03 USSF SpOC 21 CS (OL-S)/SCXG" w:date="2025-02-05T11:37:00Z" w16du:dateUtc="2025-02-05T18:37:00Z">
              <w:tcPr>
                <w:tcW w:w="1998" w:type="dxa"/>
              </w:tcPr>
            </w:tcPrChange>
          </w:tcPr>
          <w:p w14:paraId="25517E30" w14:textId="16EB052D" w:rsidR="001B4CE9" w:rsidRPr="0042453E" w:rsidRDefault="00C77B11" w:rsidP="00C77B11">
            <w:pPr>
              <w:pStyle w:val="TableParagraph"/>
              <w:ind w:left="0"/>
              <w:rPr>
                <w:ins w:id="591" w:author="GRASSEL, MARK C NH-03 USSF SpOC 21 CS (OL-S)/SCXG" w:date="2025-02-05T10:10:00Z" w16du:dateUtc="2025-02-05T17:10:00Z"/>
                <w:sz w:val="24"/>
                <w:highlight w:val="yellow"/>
                <w:rPrChange w:id="592" w:author="GRASSEL, MARK C NH-03 USSF SpOC 21 CS (OL-S)/SCXG" w:date="2025-02-05T10:21:00Z" w16du:dateUtc="2025-02-05T17:21:00Z">
                  <w:rPr>
                    <w:ins w:id="593" w:author="GRASSEL, MARK C NH-03 USSF SpOC 21 CS (OL-S)/SCXG" w:date="2025-02-05T10:10:00Z" w16du:dateUtc="2025-02-05T17:10:00Z"/>
                    <w:sz w:val="24"/>
                  </w:rPr>
                </w:rPrChange>
              </w:rPr>
            </w:pPr>
            <w:ins w:id="594" w:author="GRASSEL, MARK C NH-03 USSF SpOC 21 CS (OL-S)/SCXG" w:date="2025-02-05T10:16:00Z" w16du:dateUtc="2025-02-05T17:16:00Z">
              <w:r w:rsidRPr="0042453E">
                <w:rPr>
                  <w:sz w:val="24"/>
                  <w:highlight w:val="yellow"/>
                  <w:rPrChange w:id="595" w:author="GRASSEL, MARK C NH-03 USSF SpOC 21 CS (OL-S)/SCXG" w:date="2025-02-05T10:21:00Z" w16du:dateUtc="2025-02-05T17:21:00Z">
                    <w:rPr>
                      <w:sz w:val="24"/>
                    </w:rPr>
                  </w:rPrChange>
                </w:rPr>
                <w:t xml:space="preserve">  </w:t>
              </w:r>
            </w:ins>
            <w:ins w:id="596" w:author="GRASSEL, MARK C NH-03 USSF SpOC 21 CS (OL-S)/SCXG" w:date="2025-02-05T10:09:00Z" w16du:dateUtc="2025-02-05T17:09:00Z">
              <w:r w:rsidR="00CE2236" w:rsidRPr="0042453E">
                <w:rPr>
                  <w:sz w:val="24"/>
                  <w:highlight w:val="yellow"/>
                  <w:rPrChange w:id="597" w:author="GRASSEL, MARK C NH-03 USSF SpOC 21 CS (OL-S)/SCXG" w:date="2025-02-05T10:21:00Z" w16du:dateUtc="2025-02-05T17:21:00Z">
                    <w:rPr>
                      <w:sz w:val="24"/>
                    </w:rPr>
                  </w:rPrChange>
                </w:rPr>
                <w:t>Safety Plan</w:t>
              </w:r>
            </w:ins>
          </w:p>
          <w:p w14:paraId="7AEA2ABE" w14:textId="5384B646" w:rsidR="00CE2236" w:rsidRPr="0042453E" w:rsidRDefault="00CE2236">
            <w:pPr>
              <w:pStyle w:val="TableParagraph"/>
              <w:rPr>
                <w:ins w:id="598" w:author="GRASSEL, MARK C NH-03 USSF SpOC 21 CS (OL-S)/SCXG" w:date="2025-02-05T09:49:00Z" w16du:dateUtc="2025-02-05T16:49:00Z"/>
                <w:sz w:val="24"/>
                <w:highlight w:val="yellow"/>
                <w:rPrChange w:id="599" w:author="GRASSEL, MARK C NH-03 USSF SpOC 21 CS (OL-S)/SCXG" w:date="2025-02-05T10:21:00Z" w16du:dateUtc="2025-02-05T17:21:00Z">
                  <w:rPr>
                    <w:ins w:id="600" w:author="GRASSEL, MARK C NH-03 USSF SpOC 21 CS (OL-S)/SCXG" w:date="2025-02-05T09:49:00Z" w16du:dateUtc="2025-02-05T16:49:00Z"/>
                    <w:b/>
                    <w:sz w:val="24"/>
                  </w:rPr>
                </w:rPrChange>
              </w:rPr>
              <w:pPrChange w:id="601" w:author="GRASSEL, MARK C NH-03 USSF SpOC 21 CS (OL-S)/SCXG" w:date="2025-02-05T10:16:00Z" w16du:dateUtc="2025-02-05T17:16:00Z">
                <w:pPr>
                  <w:pStyle w:val="TableParagraph"/>
                  <w:spacing w:before="274"/>
                  <w:ind w:left="0"/>
                </w:pPr>
              </w:pPrChange>
            </w:pPr>
            <w:ins w:id="602" w:author="GRASSEL, MARK C NH-03 USSF SpOC 21 CS (OL-S)/SCXG" w:date="2025-02-05T10:09:00Z" w16du:dateUtc="2025-02-05T17:09:00Z">
              <w:r w:rsidRPr="0042453E">
                <w:rPr>
                  <w:sz w:val="24"/>
                  <w:highlight w:val="yellow"/>
                  <w:rPrChange w:id="603" w:author="GRASSEL, MARK C NH-03 USSF SpOC 21 CS (OL-S)/SCXG" w:date="2025-02-05T10:21:00Z" w16du:dateUtc="2025-02-05T17:21:00Z">
                    <w:rPr>
                      <w:sz w:val="24"/>
                    </w:rPr>
                  </w:rPrChange>
                </w:rPr>
                <w:t>Para 1.4.2</w:t>
              </w:r>
            </w:ins>
          </w:p>
        </w:tc>
        <w:tc>
          <w:tcPr>
            <w:tcW w:w="2250" w:type="dxa"/>
            <w:tcPrChange w:id="604" w:author="GRASSEL, MARK C NH-03 USSF SpOC 21 CS (OL-S)/SCXG" w:date="2025-02-05T11:37:00Z" w16du:dateUtc="2025-02-05T18:37:00Z">
              <w:tcPr>
                <w:tcW w:w="2070" w:type="dxa"/>
                <w:gridSpan w:val="2"/>
              </w:tcPr>
            </w:tcPrChange>
          </w:tcPr>
          <w:p w14:paraId="0476C785" w14:textId="117C5880" w:rsidR="00CE2236" w:rsidRPr="0042453E" w:rsidRDefault="00CE2236">
            <w:pPr>
              <w:pStyle w:val="TableParagraph"/>
              <w:ind w:left="160"/>
              <w:rPr>
                <w:ins w:id="605" w:author="GRASSEL, MARK C NH-03 USSF SpOC 21 CS (OL-S)/SCXG" w:date="2025-02-05T09:49:00Z" w16du:dateUtc="2025-02-05T16:49:00Z"/>
                <w:bCs/>
                <w:sz w:val="24"/>
                <w:highlight w:val="yellow"/>
                <w:rPrChange w:id="606" w:author="GRASSEL, MARK C NH-03 USSF SpOC 21 CS (OL-S)/SCXG" w:date="2025-02-05T10:21:00Z" w16du:dateUtc="2025-02-05T17:21:00Z">
                  <w:rPr>
                    <w:ins w:id="607" w:author="GRASSEL, MARK C NH-03 USSF SpOC 21 CS (OL-S)/SCXG" w:date="2025-02-05T09:49:00Z" w16du:dateUtc="2025-02-05T16:49:00Z"/>
                    <w:b/>
                    <w:sz w:val="24"/>
                  </w:rPr>
                </w:rPrChange>
              </w:rPr>
              <w:pPrChange w:id="608" w:author="GRASSEL, MARK C NH-03 USSF SpOC 21 CS (OL-S)/SCXG" w:date="2025-02-05T10:16:00Z" w16du:dateUtc="2025-02-05T17:16:00Z">
                <w:pPr>
                  <w:pStyle w:val="TableParagraph"/>
                  <w:spacing w:before="136"/>
                  <w:ind w:left="0"/>
                </w:pPr>
              </w:pPrChange>
            </w:pPr>
            <w:ins w:id="609" w:author="GRASSEL, MARK C NH-03 USSF SpOC 21 CS (OL-S)/SCXG" w:date="2025-02-05T10:09:00Z" w16du:dateUtc="2025-02-05T17:09:00Z">
              <w:r w:rsidRPr="0042453E">
                <w:rPr>
                  <w:sz w:val="24"/>
                  <w:highlight w:val="yellow"/>
                  <w:rPrChange w:id="610" w:author="GRASSEL, MARK C NH-03 USSF SpOC 21 CS (OL-S)/SCXG" w:date="2025-02-05T10:21:00Z" w16du:dateUtc="2025-02-05T17:21:00Z">
                    <w:rPr>
                      <w:sz w:val="24"/>
                    </w:rPr>
                  </w:rPrChange>
                </w:rPr>
                <w:t>Within</w:t>
              </w:r>
              <w:r w:rsidRPr="0042453E">
                <w:rPr>
                  <w:spacing w:val="-15"/>
                  <w:sz w:val="24"/>
                  <w:highlight w:val="yellow"/>
                  <w:rPrChange w:id="611" w:author="GRASSEL, MARK C NH-03 USSF SpOC 21 CS (OL-S)/SCXG" w:date="2025-02-05T10:21:00Z" w16du:dateUtc="2025-02-05T17:21:00Z">
                    <w:rPr>
                      <w:spacing w:val="-15"/>
                      <w:sz w:val="24"/>
                    </w:rPr>
                  </w:rPrChange>
                </w:rPr>
                <w:t xml:space="preserve"> </w:t>
              </w:r>
            </w:ins>
            <w:ins w:id="612" w:author="GRASSEL, MARK C NH-03 USSF SpOC 21 CS (OL-S)/SCXG" w:date="2025-02-05T10:11:00Z" w16du:dateUtc="2025-02-05T17:11:00Z">
              <w:r w:rsidR="00443069" w:rsidRPr="0042453E">
                <w:rPr>
                  <w:sz w:val="24"/>
                  <w:highlight w:val="yellow"/>
                  <w:rPrChange w:id="613" w:author="GRASSEL, MARK C NH-03 USSF SpOC 21 CS (OL-S)/SCXG" w:date="2025-02-05T10:21:00Z" w16du:dateUtc="2025-02-05T17:21:00Z">
                    <w:rPr>
                      <w:sz w:val="24"/>
                    </w:rPr>
                  </w:rPrChange>
                </w:rPr>
                <w:t>30 days of contract award</w:t>
              </w:r>
            </w:ins>
          </w:p>
        </w:tc>
        <w:tc>
          <w:tcPr>
            <w:tcW w:w="1428" w:type="dxa"/>
            <w:tcPrChange w:id="614" w:author="GRASSEL, MARK C NH-03 USSF SpOC 21 CS (OL-S)/SCXG" w:date="2025-02-05T11:37:00Z" w16du:dateUtc="2025-02-05T18:37:00Z">
              <w:tcPr>
                <w:tcW w:w="1679" w:type="dxa"/>
                <w:gridSpan w:val="2"/>
              </w:tcPr>
            </w:tcPrChange>
          </w:tcPr>
          <w:p w14:paraId="63060182" w14:textId="77777777" w:rsidR="00CE2236" w:rsidRPr="0042453E" w:rsidRDefault="00CE2236" w:rsidP="00C77B11">
            <w:pPr>
              <w:pStyle w:val="TableParagraph"/>
              <w:ind w:left="0"/>
              <w:jc w:val="center"/>
              <w:rPr>
                <w:ins w:id="615" w:author="GRASSEL, MARK C NH-03 USSF SpOC 21 CS (OL-S)/SCXG" w:date="2025-02-05T10:08:00Z" w16du:dateUtc="2025-02-05T17:08:00Z"/>
                <w:bCs/>
                <w:sz w:val="24"/>
                <w:highlight w:val="yellow"/>
                <w:rPrChange w:id="616" w:author="GRASSEL, MARK C NH-03 USSF SpOC 21 CS (OL-S)/SCXG" w:date="2025-02-05T10:21:00Z" w16du:dateUtc="2025-02-05T17:21:00Z">
                  <w:rPr>
                    <w:ins w:id="617" w:author="GRASSEL, MARK C NH-03 USSF SpOC 21 CS (OL-S)/SCXG" w:date="2025-02-05T10:08:00Z" w16du:dateUtc="2025-02-05T17:08:00Z"/>
                    <w:b/>
                    <w:sz w:val="24"/>
                  </w:rPr>
                </w:rPrChange>
              </w:rPr>
            </w:pPr>
          </w:p>
          <w:p w14:paraId="5BD0DC9B" w14:textId="0F98D401" w:rsidR="00CE2236" w:rsidRPr="0042453E" w:rsidRDefault="00CE2236">
            <w:pPr>
              <w:pStyle w:val="TableParagraph"/>
              <w:ind w:left="0"/>
              <w:jc w:val="center"/>
              <w:rPr>
                <w:ins w:id="618" w:author="GRASSEL, MARK C NH-03 USSF SpOC 21 CS (OL-S)/SCXG" w:date="2025-02-05T09:49:00Z" w16du:dateUtc="2025-02-05T16:49:00Z"/>
                <w:bCs/>
                <w:sz w:val="24"/>
                <w:highlight w:val="yellow"/>
                <w:rPrChange w:id="619" w:author="GRASSEL, MARK C NH-03 USSF SpOC 21 CS (OL-S)/SCXG" w:date="2025-02-05T10:21:00Z" w16du:dateUtc="2025-02-05T17:21:00Z">
                  <w:rPr>
                    <w:ins w:id="620" w:author="GRASSEL, MARK C NH-03 USSF SpOC 21 CS (OL-S)/SCXG" w:date="2025-02-05T09:49:00Z" w16du:dateUtc="2025-02-05T16:49:00Z"/>
                    <w:b/>
                    <w:sz w:val="24"/>
                  </w:rPr>
                </w:rPrChange>
              </w:rPr>
              <w:pPrChange w:id="621" w:author="GRASSEL, MARK C NH-03 USSF SpOC 21 CS (OL-S)/SCXG" w:date="2025-02-05T10:16:00Z" w16du:dateUtc="2025-02-05T17:16:00Z">
                <w:pPr>
                  <w:pStyle w:val="TableParagraph"/>
                  <w:ind w:left="0"/>
                </w:pPr>
              </w:pPrChange>
            </w:pPr>
            <w:ins w:id="622" w:author="GRASSEL, MARK C NH-03 USSF SpOC 21 CS (OL-S)/SCXG" w:date="2025-02-05T10:07:00Z" w16du:dateUtc="2025-02-05T17:07:00Z">
              <w:r w:rsidRPr="0042453E">
                <w:rPr>
                  <w:bCs/>
                  <w:sz w:val="24"/>
                  <w:highlight w:val="yellow"/>
                  <w:rPrChange w:id="623" w:author="GRASSEL, MARK C NH-03 USSF SpOC 21 CS (OL-S)/SCXG" w:date="2025-02-05T10:21:00Z" w16du:dateUtc="2025-02-05T17:21:00Z">
                    <w:rPr>
                      <w:b/>
                      <w:sz w:val="24"/>
                    </w:rPr>
                  </w:rPrChange>
                </w:rPr>
                <w:t>1 Original</w:t>
              </w:r>
            </w:ins>
          </w:p>
        </w:tc>
        <w:tc>
          <w:tcPr>
            <w:tcW w:w="2082" w:type="dxa"/>
            <w:tcPrChange w:id="624" w:author="GRASSEL, MARK C NH-03 USSF SpOC 21 CS (OL-S)/SCXG" w:date="2025-02-05T11:37:00Z" w16du:dateUtc="2025-02-05T18:37:00Z">
              <w:tcPr>
                <w:tcW w:w="1914" w:type="dxa"/>
              </w:tcPr>
            </w:tcPrChange>
          </w:tcPr>
          <w:p w14:paraId="76AC1559" w14:textId="41B509E5" w:rsidR="00CE2236" w:rsidRPr="0042453E" w:rsidRDefault="00C87647">
            <w:pPr>
              <w:pStyle w:val="TableParagraph"/>
              <w:ind w:left="106"/>
              <w:rPr>
                <w:ins w:id="625" w:author="GRASSEL, MARK C NH-03 USSF SpOC 21 CS (OL-S)/SCXG" w:date="2025-02-05T09:49:00Z" w16du:dateUtc="2025-02-05T16:49:00Z"/>
                <w:spacing w:val="-2"/>
                <w:sz w:val="24"/>
                <w:highlight w:val="yellow"/>
                <w:rPrChange w:id="626" w:author="GRASSEL, MARK C NH-03 USSF SpOC 21 CS (OL-S)/SCXG" w:date="2025-02-05T10:21:00Z" w16du:dateUtc="2025-02-05T17:21:00Z">
                  <w:rPr>
                    <w:ins w:id="627" w:author="GRASSEL, MARK C NH-03 USSF SpOC 21 CS (OL-S)/SCXG" w:date="2025-02-05T09:49:00Z" w16du:dateUtc="2025-02-05T16:49:00Z"/>
                    <w:spacing w:val="-2"/>
                    <w:sz w:val="24"/>
                  </w:rPr>
                </w:rPrChange>
              </w:rPr>
              <w:pPrChange w:id="628" w:author="GRASSEL, MARK C NH-03 USSF SpOC 21 CS (OL-S)/SCXG" w:date="2025-02-05T13:22:00Z" w16du:dateUtc="2025-02-05T20:22:00Z">
                <w:pPr>
                  <w:pStyle w:val="TableParagraph"/>
                  <w:spacing w:before="1"/>
                  <w:ind w:left="111"/>
                </w:pPr>
              </w:pPrChange>
            </w:pPr>
            <w:ins w:id="629" w:author="GRASSEL, MARK C NH-03 USSF SpOC 21 CS (OL-S)/SCXG" w:date="2025-02-05T10:12:00Z" w16du:dateUtc="2025-02-05T17:12:00Z">
              <w:r w:rsidRPr="0042453E">
                <w:rPr>
                  <w:spacing w:val="-2"/>
                  <w:sz w:val="24"/>
                  <w:highlight w:val="yellow"/>
                  <w:rPrChange w:id="630" w:author="GRASSEL, MARK C NH-03 USSF SpOC 21 CS (OL-S)/SCXG" w:date="2025-02-05T10:21:00Z" w16du:dateUtc="2025-02-05T17:21:00Z">
                    <w:rPr>
                      <w:spacing w:val="-2"/>
                      <w:sz w:val="24"/>
                    </w:rPr>
                  </w:rPrChange>
                </w:rPr>
                <w:t xml:space="preserve">Electronic </w:t>
              </w:r>
              <w:r w:rsidRPr="0042453E">
                <w:rPr>
                  <w:sz w:val="24"/>
                  <w:highlight w:val="yellow"/>
                  <w:rPrChange w:id="631" w:author="GRASSEL, MARK C NH-03 USSF SpOC 21 CS (OL-S)/SCXG" w:date="2025-02-05T10:21:00Z" w16du:dateUtc="2025-02-05T17:21:00Z">
                    <w:rPr>
                      <w:sz w:val="24"/>
                    </w:rPr>
                  </w:rPrChange>
                </w:rPr>
                <w:t>copy. MS Word, MS Excel</w:t>
              </w:r>
              <w:r w:rsidRPr="0042453E">
                <w:rPr>
                  <w:spacing w:val="-15"/>
                  <w:sz w:val="24"/>
                  <w:highlight w:val="yellow"/>
                  <w:rPrChange w:id="632" w:author="GRASSEL, MARK C NH-03 USSF SpOC 21 CS (OL-S)/SCXG" w:date="2025-02-05T10:21:00Z" w16du:dateUtc="2025-02-05T17:21:00Z">
                    <w:rPr>
                      <w:spacing w:val="-15"/>
                      <w:sz w:val="24"/>
                    </w:rPr>
                  </w:rPrChange>
                </w:rPr>
                <w:t xml:space="preserve"> </w:t>
              </w:r>
              <w:r w:rsidRPr="0042453E">
                <w:rPr>
                  <w:sz w:val="24"/>
                  <w:highlight w:val="yellow"/>
                  <w:rPrChange w:id="633" w:author="GRASSEL, MARK C NH-03 USSF SpOC 21 CS (OL-S)/SCXG" w:date="2025-02-05T10:21:00Z" w16du:dateUtc="2025-02-05T17:21:00Z">
                    <w:rPr>
                      <w:sz w:val="24"/>
                    </w:rPr>
                  </w:rPrChange>
                </w:rPr>
                <w:t>or</w:t>
              </w:r>
              <w:r w:rsidRPr="0042453E">
                <w:rPr>
                  <w:spacing w:val="-15"/>
                  <w:sz w:val="24"/>
                  <w:highlight w:val="yellow"/>
                  <w:rPrChange w:id="634" w:author="GRASSEL, MARK C NH-03 USSF SpOC 21 CS (OL-S)/SCXG" w:date="2025-02-05T10:21:00Z" w16du:dateUtc="2025-02-05T17:21:00Z">
                    <w:rPr>
                      <w:spacing w:val="-15"/>
                      <w:sz w:val="24"/>
                    </w:rPr>
                  </w:rPrChange>
                </w:rPr>
                <w:t xml:space="preserve"> </w:t>
              </w:r>
              <w:r w:rsidRPr="0042453E">
                <w:rPr>
                  <w:sz w:val="24"/>
                  <w:highlight w:val="yellow"/>
                  <w:rPrChange w:id="635" w:author="GRASSEL, MARK C NH-03 USSF SpOC 21 CS (OL-S)/SCXG" w:date="2025-02-05T10:21:00Z" w16du:dateUtc="2025-02-05T17:21:00Z">
                    <w:rPr>
                      <w:sz w:val="24"/>
                    </w:rPr>
                  </w:rPrChange>
                </w:rPr>
                <w:t xml:space="preserve">Adobe </w:t>
              </w:r>
              <w:r w:rsidRPr="0042453E">
                <w:rPr>
                  <w:spacing w:val="-4"/>
                  <w:sz w:val="24"/>
                  <w:highlight w:val="yellow"/>
                  <w:rPrChange w:id="636" w:author="GRASSEL, MARK C NH-03 USSF SpOC 21 CS (OL-S)/SCXG" w:date="2025-02-05T10:21:00Z" w16du:dateUtc="2025-02-05T17:21:00Z">
                    <w:rPr>
                      <w:spacing w:val="-4"/>
                      <w:sz w:val="24"/>
                    </w:rPr>
                  </w:rPrChange>
                </w:rPr>
                <w:t>PDF</w:t>
              </w:r>
            </w:ins>
          </w:p>
        </w:tc>
        <w:tc>
          <w:tcPr>
            <w:tcW w:w="1747" w:type="dxa"/>
            <w:tcPrChange w:id="637" w:author="GRASSEL, MARK C NH-03 USSF SpOC 21 CS (OL-S)/SCXG" w:date="2025-02-05T11:37:00Z" w16du:dateUtc="2025-02-05T18:37:00Z">
              <w:tcPr>
                <w:tcW w:w="1915" w:type="dxa"/>
                <w:gridSpan w:val="2"/>
              </w:tcPr>
            </w:tcPrChange>
          </w:tcPr>
          <w:p w14:paraId="4FEA53DE" w14:textId="77777777" w:rsidR="00C87647" w:rsidRPr="0042453E" w:rsidRDefault="00C87647" w:rsidP="00C77B11">
            <w:pPr>
              <w:pStyle w:val="TableParagraph"/>
              <w:ind w:left="0"/>
              <w:jc w:val="center"/>
              <w:rPr>
                <w:ins w:id="638" w:author="GRASSEL, MARK C NH-03 USSF SpOC 21 CS (OL-S)/SCXG" w:date="2025-02-05T10:12:00Z" w16du:dateUtc="2025-02-05T17:12:00Z"/>
                <w:bCs/>
                <w:sz w:val="24"/>
                <w:highlight w:val="yellow"/>
                <w:rPrChange w:id="639" w:author="GRASSEL, MARK C NH-03 USSF SpOC 21 CS (OL-S)/SCXG" w:date="2025-02-05T10:21:00Z" w16du:dateUtc="2025-02-05T17:21:00Z">
                  <w:rPr>
                    <w:ins w:id="640" w:author="GRASSEL, MARK C NH-03 USSF SpOC 21 CS (OL-S)/SCXG" w:date="2025-02-05T10:12:00Z" w16du:dateUtc="2025-02-05T17:12:00Z"/>
                    <w:b/>
                    <w:sz w:val="24"/>
                  </w:rPr>
                </w:rPrChange>
              </w:rPr>
            </w:pPr>
          </w:p>
          <w:p w14:paraId="42BBFEE1" w14:textId="531C8B38" w:rsidR="00C87647" w:rsidRPr="0042453E" w:rsidRDefault="00C87647">
            <w:pPr>
              <w:pStyle w:val="TableParagraph"/>
              <w:ind w:left="0"/>
              <w:jc w:val="center"/>
              <w:rPr>
                <w:ins w:id="641" w:author="GRASSEL, MARK C NH-03 USSF SpOC 21 CS (OL-S)/SCXG" w:date="2025-02-05T09:49:00Z" w16du:dateUtc="2025-02-05T16:49:00Z"/>
                <w:b/>
                <w:sz w:val="24"/>
                <w:highlight w:val="yellow"/>
                <w:rPrChange w:id="642" w:author="GRASSEL, MARK C NH-03 USSF SpOC 21 CS (OL-S)/SCXG" w:date="2025-02-05T10:21:00Z" w16du:dateUtc="2025-02-05T17:21:00Z">
                  <w:rPr>
                    <w:ins w:id="643" w:author="GRASSEL, MARK C NH-03 USSF SpOC 21 CS (OL-S)/SCXG" w:date="2025-02-05T09:49:00Z" w16du:dateUtc="2025-02-05T16:49:00Z"/>
                    <w:b/>
                    <w:sz w:val="24"/>
                  </w:rPr>
                </w:rPrChange>
              </w:rPr>
              <w:pPrChange w:id="644" w:author="GRASSEL, MARK C NH-03 USSF SpOC 21 CS (OL-S)/SCXG" w:date="2025-02-05T10:16:00Z" w16du:dateUtc="2025-02-05T17:16:00Z">
                <w:pPr>
                  <w:pStyle w:val="TableParagraph"/>
                  <w:ind w:left="0"/>
                </w:pPr>
              </w:pPrChange>
            </w:pPr>
            <w:ins w:id="645" w:author="GRASSEL, MARK C NH-03 USSF SpOC 21 CS (OL-S)/SCXG" w:date="2025-02-05T10:12:00Z" w16du:dateUtc="2025-02-05T17:12:00Z">
              <w:r w:rsidRPr="0042453E">
                <w:rPr>
                  <w:bCs/>
                  <w:sz w:val="24"/>
                  <w:highlight w:val="yellow"/>
                  <w:rPrChange w:id="646" w:author="GRASSEL, MARK C NH-03 USSF SpOC 21 CS (OL-S)/SCXG" w:date="2025-02-05T10:21:00Z" w16du:dateUtc="2025-02-05T17:21:00Z">
                    <w:rPr>
                      <w:b/>
                      <w:sz w:val="24"/>
                    </w:rPr>
                  </w:rPrChange>
                </w:rPr>
                <w:t>COR</w:t>
              </w:r>
            </w:ins>
          </w:p>
        </w:tc>
      </w:tr>
      <w:tr w:rsidR="00CE2236" w14:paraId="754C9CCA" w14:textId="77777777" w:rsidTr="00A9322C">
        <w:trPr>
          <w:trHeight w:val="432"/>
          <w:trPrChange w:id="647" w:author="GRASSEL, MARK C NH-03 USSF SpOC 21 CS (OL-S)/SCXG" w:date="2025-02-05T11:37:00Z" w16du:dateUtc="2025-02-05T18:37:00Z">
            <w:trPr>
              <w:trHeight w:val="1656"/>
            </w:trPr>
          </w:trPrChange>
        </w:trPr>
        <w:tc>
          <w:tcPr>
            <w:tcW w:w="2069" w:type="dxa"/>
            <w:tcPrChange w:id="648" w:author="GRASSEL, MARK C NH-03 USSF SpOC 21 CS (OL-S)/SCXG" w:date="2025-02-05T11:37:00Z" w16du:dateUtc="2025-02-05T18:37:00Z">
              <w:tcPr>
                <w:tcW w:w="1998" w:type="dxa"/>
              </w:tcPr>
            </w:tcPrChange>
          </w:tcPr>
          <w:p w14:paraId="34FF1C98" w14:textId="2DDFC19C" w:rsidR="00CE2236" w:rsidDel="00AB5DEF" w:rsidRDefault="00CE2236">
            <w:pPr>
              <w:pStyle w:val="TableParagraph"/>
              <w:ind w:left="0"/>
              <w:rPr>
                <w:del w:id="649" w:author="GRASSEL, MARK C NH-03 USSF SpOC 21 CS (OL-S)/SCXG" w:date="2025-02-05T10:15:00Z" w16du:dateUtc="2025-02-05T17:15:00Z"/>
                <w:b/>
                <w:sz w:val="24"/>
              </w:rPr>
              <w:pPrChange w:id="650" w:author="GRASSEL, MARK C NH-03 USSF SpOC 21 CS (OL-S)/SCXG" w:date="2025-02-05T10:16:00Z" w16du:dateUtc="2025-02-05T17:16:00Z">
                <w:pPr>
                  <w:pStyle w:val="TableParagraph"/>
                  <w:spacing w:before="274"/>
                  <w:ind w:left="0"/>
                </w:pPr>
              </w:pPrChange>
            </w:pPr>
          </w:p>
          <w:p w14:paraId="0C4589C4" w14:textId="0ADF047D" w:rsidR="00CE2236" w:rsidRDefault="00CE2236" w:rsidP="00C77B11">
            <w:pPr>
              <w:pStyle w:val="TableParagraph"/>
              <w:ind w:right="98"/>
              <w:rPr>
                <w:sz w:val="24"/>
              </w:rPr>
            </w:pPr>
            <w:r>
              <w:rPr>
                <w:sz w:val="24"/>
              </w:rPr>
              <w:t>Inspection</w:t>
            </w:r>
            <w:r>
              <w:rPr>
                <w:spacing w:val="-15"/>
                <w:sz w:val="24"/>
              </w:rPr>
              <w:t xml:space="preserve"> </w:t>
            </w:r>
            <w:r>
              <w:rPr>
                <w:sz w:val="24"/>
              </w:rPr>
              <w:t>Report. Para 1.</w:t>
            </w:r>
            <w:ins w:id="651" w:author="GRASSEL, MARK C NH-03 USSF SpOC 21 CS (OL-S)/SCXG" w:date="2025-02-05T09:49:00Z" w16du:dateUtc="2025-02-05T16:49:00Z">
              <w:r>
                <w:rPr>
                  <w:sz w:val="24"/>
                </w:rPr>
                <w:t>8.6</w:t>
              </w:r>
            </w:ins>
            <w:del w:id="652" w:author="GRASSEL, MARK C NH-03 USSF SpOC 21 CS (OL-S)/SCXG" w:date="2025-02-05T09:49:00Z" w16du:dateUtc="2025-02-05T16:49:00Z">
              <w:r w:rsidDel="006E1992">
                <w:rPr>
                  <w:sz w:val="24"/>
                </w:rPr>
                <w:delText>5.7</w:delText>
              </w:r>
            </w:del>
          </w:p>
        </w:tc>
        <w:tc>
          <w:tcPr>
            <w:tcW w:w="2250" w:type="dxa"/>
            <w:tcPrChange w:id="653" w:author="GRASSEL, MARK C NH-03 USSF SpOC 21 CS (OL-S)/SCXG" w:date="2025-02-05T11:37:00Z" w16du:dateUtc="2025-02-05T18:37:00Z">
              <w:tcPr>
                <w:tcW w:w="2070" w:type="dxa"/>
                <w:gridSpan w:val="2"/>
              </w:tcPr>
            </w:tcPrChange>
          </w:tcPr>
          <w:p w14:paraId="6D072C0D" w14:textId="40225AAF" w:rsidR="00CE2236" w:rsidDel="00C77B11" w:rsidRDefault="00CE2236">
            <w:pPr>
              <w:pStyle w:val="TableParagraph"/>
              <w:ind w:left="0"/>
              <w:rPr>
                <w:del w:id="654" w:author="GRASSEL, MARK C NH-03 USSF SpOC 21 CS (OL-S)/SCXG" w:date="2025-02-05T10:16:00Z" w16du:dateUtc="2025-02-05T17:16:00Z"/>
                <w:b/>
                <w:sz w:val="24"/>
              </w:rPr>
              <w:pPrChange w:id="655" w:author="GRASSEL, MARK C NH-03 USSF SpOC 21 CS (OL-S)/SCXG" w:date="2025-02-05T10:16:00Z" w16du:dateUtc="2025-02-05T17:16:00Z">
                <w:pPr>
                  <w:pStyle w:val="TableParagraph"/>
                  <w:spacing w:before="136"/>
                  <w:ind w:left="0"/>
                </w:pPr>
              </w:pPrChange>
            </w:pPr>
          </w:p>
          <w:p w14:paraId="51A9118C" w14:textId="77777777" w:rsidR="00CE2236" w:rsidRDefault="00CE2236" w:rsidP="00C77B11">
            <w:pPr>
              <w:pStyle w:val="TableParagraph"/>
              <w:rPr>
                <w:sz w:val="24"/>
              </w:rPr>
            </w:pPr>
            <w:r>
              <w:rPr>
                <w:sz w:val="24"/>
              </w:rPr>
              <w:t>Within</w:t>
            </w:r>
            <w:r>
              <w:rPr>
                <w:spacing w:val="-15"/>
                <w:sz w:val="24"/>
              </w:rPr>
              <w:t xml:space="preserve"> </w:t>
            </w:r>
            <w:r>
              <w:rPr>
                <w:sz w:val="24"/>
              </w:rPr>
              <w:t>48</w:t>
            </w:r>
            <w:r>
              <w:rPr>
                <w:spacing w:val="-15"/>
                <w:sz w:val="24"/>
              </w:rPr>
              <w:t xml:space="preserve"> </w:t>
            </w:r>
            <w:r>
              <w:rPr>
                <w:sz w:val="24"/>
              </w:rPr>
              <w:t xml:space="preserve">hours after any PMI </w:t>
            </w:r>
            <w:r>
              <w:rPr>
                <w:spacing w:val="-2"/>
                <w:sz w:val="24"/>
              </w:rPr>
              <w:t>completion.</w:t>
            </w:r>
          </w:p>
        </w:tc>
        <w:tc>
          <w:tcPr>
            <w:tcW w:w="1428" w:type="dxa"/>
            <w:tcPrChange w:id="656" w:author="GRASSEL, MARK C NH-03 USSF SpOC 21 CS (OL-S)/SCXG" w:date="2025-02-05T11:37:00Z" w16du:dateUtc="2025-02-05T18:37:00Z">
              <w:tcPr>
                <w:tcW w:w="1679" w:type="dxa"/>
                <w:gridSpan w:val="2"/>
              </w:tcPr>
            </w:tcPrChange>
          </w:tcPr>
          <w:p w14:paraId="48A21919" w14:textId="57022A2A" w:rsidR="00CE2236" w:rsidDel="00C77B11" w:rsidRDefault="00CE2236" w:rsidP="00C77B11">
            <w:pPr>
              <w:pStyle w:val="TableParagraph"/>
              <w:ind w:left="0"/>
              <w:rPr>
                <w:del w:id="657" w:author="GRASSEL, MARK C NH-03 USSF SpOC 21 CS (OL-S)/SCXG" w:date="2025-02-05T10:17:00Z" w16du:dateUtc="2025-02-05T17:17:00Z"/>
                <w:b/>
                <w:sz w:val="24"/>
              </w:rPr>
            </w:pPr>
          </w:p>
          <w:p w14:paraId="6BD18F9B" w14:textId="77777777" w:rsidR="00CE2236" w:rsidRDefault="00CE2236">
            <w:pPr>
              <w:pStyle w:val="TableParagraph"/>
              <w:ind w:left="0"/>
              <w:rPr>
                <w:b/>
                <w:sz w:val="24"/>
              </w:rPr>
              <w:pPrChange w:id="658" w:author="GRASSEL, MARK C NH-03 USSF SpOC 21 CS (OL-S)/SCXG" w:date="2025-02-05T10:16:00Z" w16du:dateUtc="2025-02-05T17:16:00Z">
                <w:pPr>
                  <w:pStyle w:val="TableParagraph"/>
                  <w:spacing w:before="136"/>
                  <w:ind w:left="0"/>
                </w:pPr>
              </w:pPrChange>
            </w:pPr>
          </w:p>
          <w:p w14:paraId="5581FE52" w14:textId="4E82D76E" w:rsidR="00CE2236" w:rsidRDefault="00C77B11" w:rsidP="00C77B11">
            <w:pPr>
              <w:pStyle w:val="TableParagraph"/>
              <w:ind w:left="21" w:right="2"/>
              <w:jc w:val="center"/>
              <w:rPr>
                <w:sz w:val="24"/>
              </w:rPr>
            </w:pPr>
            <w:ins w:id="659" w:author="GRASSEL, MARK C NH-03 USSF SpOC 21 CS (OL-S)/SCXG" w:date="2025-02-05T10:17:00Z" w16du:dateUtc="2025-02-05T17:17:00Z">
              <w:r w:rsidRPr="00B663D3">
                <w:rPr>
                  <w:bCs/>
                  <w:sz w:val="24"/>
                </w:rPr>
                <w:t>1 Original</w:t>
              </w:r>
            </w:ins>
            <w:del w:id="660" w:author="GRASSEL, MARK C NH-03 USSF SpOC 21 CS (OL-S)/SCXG" w:date="2025-02-05T10:17:00Z" w16du:dateUtc="2025-02-05T17:17:00Z">
              <w:r w:rsidR="00CE2236" w:rsidDel="00C77B11">
                <w:rPr>
                  <w:sz w:val="24"/>
                </w:rPr>
                <w:delText>1</w:delText>
              </w:r>
              <w:r w:rsidR="00CE2236" w:rsidDel="00C77B11">
                <w:rPr>
                  <w:spacing w:val="-2"/>
                  <w:sz w:val="24"/>
                </w:rPr>
                <w:delText xml:space="preserve"> original</w:delText>
              </w:r>
            </w:del>
          </w:p>
        </w:tc>
        <w:tc>
          <w:tcPr>
            <w:tcW w:w="2082" w:type="dxa"/>
            <w:tcPrChange w:id="661" w:author="GRASSEL, MARK C NH-03 USSF SpOC 21 CS (OL-S)/SCXG" w:date="2025-02-05T11:37:00Z" w16du:dateUtc="2025-02-05T18:37:00Z">
              <w:tcPr>
                <w:tcW w:w="1914" w:type="dxa"/>
              </w:tcPr>
            </w:tcPrChange>
          </w:tcPr>
          <w:p w14:paraId="1C97846C" w14:textId="597DFB7C" w:rsidR="00CE2236" w:rsidRDefault="00CE2236">
            <w:pPr>
              <w:pStyle w:val="TableParagraph"/>
              <w:ind w:left="111"/>
              <w:rPr>
                <w:sz w:val="24"/>
              </w:rPr>
              <w:pPrChange w:id="662" w:author="GRASSEL, MARK C NH-03 USSF SpOC 21 CS (OL-S)/SCXG" w:date="2025-02-05T10:16:00Z" w16du:dateUtc="2025-02-05T17:16:00Z">
                <w:pPr>
                  <w:pStyle w:val="TableParagraph"/>
                  <w:spacing w:before="1"/>
                  <w:ind w:left="111"/>
                </w:pPr>
              </w:pPrChange>
            </w:pPr>
            <w:r>
              <w:rPr>
                <w:spacing w:val="-2"/>
                <w:sz w:val="24"/>
              </w:rPr>
              <w:t xml:space="preserve">Electronic </w:t>
            </w:r>
            <w:r>
              <w:rPr>
                <w:sz w:val="24"/>
              </w:rPr>
              <w:t>copy.</w:t>
            </w:r>
            <w:ins w:id="663" w:author="GRASSEL, MARK C NH-03 USSF SpOC 21 CS (OL-S)/SCXG" w:date="2025-02-05T10:11:00Z" w16du:dateUtc="2025-02-05T17:11:00Z">
              <w:r w:rsidR="00C87647">
                <w:rPr>
                  <w:sz w:val="24"/>
                </w:rPr>
                <w:t xml:space="preserve"> </w:t>
              </w:r>
            </w:ins>
            <w:r>
              <w:rPr>
                <w:sz w:val="24"/>
              </w:rPr>
              <w:t>MS</w:t>
            </w:r>
            <w:r>
              <w:rPr>
                <w:spacing w:val="-15"/>
                <w:sz w:val="24"/>
              </w:rPr>
              <w:t xml:space="preserve"> </w:t>
            </w:r>
            <w:r>
              <w:rPr>
                <w:sz w:val="24"/>
              </w:rPr>
              <w:t xml:space="preserve">Word, MS Excel or </w:t>
            </w:r>
            <w:r>
              <w:rPr>
                <w:spacing w:val="-2"/>
                <w:sz w:val="24"/>
              </w:rPr>
              <w:t>AdobePDF</w:t>
            </w:r>
          </w:p>
        </w:tc>
        <w:tc>
          <w:tcPr>
            <w:tcW w:w="1747" w:type="dxa"/>
            <w:tcPrChange w:id="664" w:author="GRASSEL, MARK C NH-03 USSF SpOC 21 CS (OL-S)/SCXG" w:date="2025-02-05T11:37:00Z" w16du:dateUtc="2025-02-05T18:37:00Z">
              <w:tcPr>
                <w:tcW w:w="1915" w:type="dxa"/>
                <w:gridSpan w:val="2"/>
              </w:tcPr>
            </w:tcPrChange>
          </w:tcPr>
          <w:p w14:paraId="238601FE" w14:textId="17B463F9" w:rsidR="00CE2236" w:rsidDel="00C77B11" w:rsidRDefault="00CE2236" w:rsidP="00C77B11">
            <w:pPr>
              <w:pStyle w:val="TableParagraph"/>
              <w:ind w:left="0"/>
              <w:rPr>
                <w:del w:id="665" w:author="GRASSEL, MARK C NH-03 USSF SpOC 21 CS (OL-S)/SCXG" w:date="2025-02-05T10:16:00Z" w16du:dateUtc="2025-02-05T17:16:00Z"/>
                <w:b/>
                <w:sz w:val="24"/>
              </w:rPr>
            </w:pPr>
          </w:p>
          <w:p w14:paraId="0F3CABC7" w14:textId="77777777" w:rsidR="00CE2236" w:rsidRDefault="00CE2236">
            <w:pPr>
              <w:pStyle w:val="TableParagraph"/>
              <w:ind w:left="0"/>
              <w:rPr>
                <w:b/>
                <w:sz w:val="24"/>
              </w:rPr>
              <w:pPrChange w:id="666" w:author="GRASSEL, MARK C NH-03 USSF SpOC 21 CS (OL-S)/SCXG" w:date="2025-02-05T10:16:00Z" w16du:dateUtc="2025-02-05T17:16:00Z">
                <w:pPr>
                  <w:pStyle w:val="TableParagraph"/>
                  <w:spacing w:before="136"/>
                  <w:ind w:left="0"/>
                </w:pPr>
              </w:pPrChange>
            </w:pPr>
          </w:p>
          <w:p w14:paraId="6F6EA83F" w14:textId="77777777" w:rsidR="00CE2236" w:rsidRDefault="00CE2236" w:rsidP="00C77B11">
            <w:pPr>
              <w:pStyle w:val="TableParagraph"/>
              <w:ind w:left="16" w:right="2"/>
              <w:jc w:val="center"/>
              <w:rPr>
                <w:sz w:val="24"/>
              </w:rPr>
            </w:pPr>
            <w:r>
              <w:rPr>
                <w:spacing w:val="-5"/>
                <w:sz w:val="24"/>
              </w:rPr>
              <w:t>COR</w:t>
            </w:r>
          </w:p>
        </w:tc>
      </w:tr>
      <w:tr w:rsidR="00CE2236" w14:paraId="08C1E965" w14:textId="77777777" w:rsidTr="00A9322C">
        <w:trPr>
          <w:trHeight w:val="432"/>
          <w:trPrChange w:id="667" w:author="GRASSEL, MARK C NH-03 USSF SpOC 21 CS (OL-S)/SCXG" w:date="2025-02-05T11:37:00Z" w16du:dateUtc="2025-02-05T18:37:00Z">
            <w:trPr>
              <w:trHeight w:val="1654"/>
            </w:trPr>
          </w:trPrChange>
        </w:trPr>
        <w:tc>
          <w:tcPr>
            <w:tcW w:w="2069" w:type="dxa"/>
            <w:tcPrChange w:id="668" w:author="GRASSEL, MARK C NH-03 USSF SpOC 21 CS (OL-S)/SCXG" w:date="2025-02-05T11:37:00Z" w16du:dateUtc="2025-02-05T18:37:00Z">
              <w:tcPr>
                <w:tcW w:w="1998" w:type="dxa"/>
              </w:tcPr>
            </w:tcPrChange>
          </w:tcPr>
          <w:p w14:paraId="5B08B5D1" w14:textId="4CFE7617" w:rsidR="00CE2236" w:rsidDel="00C77B11" w:rsidRDefault="00CE2236">
            <w:pPr>
              <w:pStyle w:val="TableParagraph"/>
              <w:ind w:left="0"/>
              <w:rPr>
                <w:del w:id="669" w:author="GRASSEL, MARK C NH-03 USSF SpOC 21 CS (OL-S)/SCXG" w:date="2025-02-05T10:17:00Z" w16du:dateUtc="2025-02-05T17:17:00Z"/>
                <w:b/>
                <w:sz w:val="24"/>
              </w:rPr>
              <w:pPrChange w:id="670" w:author="GRASSEL, MARK C NH-03 USSF SpOC 21 CS (OL-S)/SCXG" w:date="2025-02-05T10:16:00Z" w16du:dateUtc="2025-02-05T17:16:00Z">
                <w:pPr>
                  <w:pStyle w:val="TableParagraph"/>
                  <w:spacing w:before="135"/>
                  <w:ind w:left="0"/>
                </w:pPr>
              </w:pPrChange>
            </w:pPr>
          </w:p>
          <w:p w14:paraId="0CB807A1" w14:textId="77777777" w:rsidR="00CE2236" w:rsidRDefault="00CE2236" w:rsidP="00C77B11">
            <w:pPr>
              <w:pStyle w:val="TableParagraph"/>
              <w:ind w:right="651"/>
              <w:rPr>
                <w:sz w:val="24"/>
              </w:rPr>
            </w:pPr>
            <w:r>
              <w:rPr>
                <w:sz w:val="24"/>
              </w:rPr>
              <w:t>Initial</w:t>
            </w:r>
            <w:r>
              <w:rPr>
                <w:spacing w:val="-15"/>
                <w:sz w:val="24"/>
              </w:rPr>
              <w:t xml:space="preserve"> </w:t>
            </w:r>
            <w:r>
              <w:rPr>
                <w:sz w:val="24"/>
              </w:rPr>
              <w:t xml:space="preserve">Status </w:t>
            </w:r>
            <w:r>
              <w:rPr>
                <w:spacing w:val="-2"/>
                <w:sz w:val="24"/>
              </w:rPr>
              <w:t>Report.</w:t>
            </w:r>
          </w:p>
          <w:p w14:paraId="34E42AD6" w14:textId="7E8DB8D6" w:rsidR="00CE2236" w:rsidRDefault="00CE2236">
            <w:pPr>
              <w:pStyle w:val="TableParagraph"/>
              <w:rPr>
                <w:sz w:val="24"/>
              </w:rPr>
              <w:pPrChange w:id="671" w:author="GRASSEL, MARK C NH-03 USSF SpOC 21 CS (OL-S)/SCXG" w:date="2025-02-05T10:16:00Z" w16du:dateUtc="2025-02-05T17:16:00Z">
                <w:pPr>
                  <w:pStyle w:val="TableParagraph"/>
                  <w:spacing w:before="1"/>
                </w:pPr>
              </w:pPrChange>
            </w:pPr>
            <w:r>
              <w:rPr>
                <w:sz w:val="24"/>
              </w:rPr>
              <w:t>Para</w:t>
            </w:r>
            <w:r>
              <w:rPr>
                <w:spacing w:val="-2"/>
                <w:sz w:val="24"/>
              </w:rPr>
              <w:t xml:space="preserve"> 1.</w:t>
            </w:r>
            <w:ins w:id="672" w:author="GRASSEL, MARK C NH-03 USSF SpOC 21 CS (OL-S)/SCXG" w:date="2025-02-05T10:13:00Z" w16du:dateUtc="2025-02-05T17:13:00Z">
              <w:r w:rsidR="009774A2">
                <w:rPr>
                  <w:spacing w:val="-2"/>
                  <w:sz w:val="24"/>
                </w:rPr>
                <w:t>8.9</w:t>
              </w:r>
            </w:ins>
            <w:del w:id="673" w:author="GRASSEL, MARK C NH-03 USSF SpOC 21 CS (OL-S)/SCXG" w:date="2025-02-05T10:13:00Z" w16du:dateUtc="2025-02-05T17:13:00Z">
              <w:r w:rsidDel="009774A2">
                <w:rPr>
                  <w:spacing w:val="-2"/>
                  <w:sz w:val="24"/>
                </w:rPr>
                <w:delText>5.10</w:delText>
              </w:r>
            </w:del>
          </w:p>
        </w:tc>
        <w:tc>
          <w:tcPr>
            <w:tcW w:w="2250" w:type="dxa"/>
            <w:tcPrChange w:id="674" w:author="GRASSEL, MARK C NH-03 USSF SpOC 21 CS (OL-S)/SCXG" w:date="2025-02-05T11:37:00Z" w16du:dateUtc="2025-02-05T18:37:00Z">
              <w:tcPr>
                <w:tcW w:w="2070" w:type="dxa"/>
                <w:gridSpan w:val="2"/>
              </w:tcPr>
            </w:tcPrChange>
          </w:tcPr>
          <w:p w14:paraId="7E2AD90F" w14:textId="607ADA2A" w:rsidR="00CE2236" w:rsidRDefault="00CE2236">
            <w:pPr>
              <w:pStyle w:val="TableParagraph"/>
              <w:ind w:right="121"/>
              <w:jc w:val="both"/>
              <w:rPr>
                <w:sz w:val="24"/>
              </w:rPr>
              <w:pPrChange w:id="675" w:author="GRASSEL, MARK C NH-03 USSF SpOC 21 CS (OL-S)/SCXG" w:date="2025-02-05T10:16:00Z" w16du:dateUtc="2025-02-05T17:16:00Z">
                <w:pPr>
                  <w:pStyle w:val="TableParagraph"/>
                  <w:spacing w:before="134"/>
                  <w:ind w:right="121"/>
                  <w:jc w:val="both"/>
                </w:pPr>
              </w:pPrChange>
            </w:pPr>
            <w:r>
              <w:rPr>
                <w:sz w:val="24"/>
              </w:rPr>
              <w:t>Within</w:t>
            </w:r>
            <w:r>
              <w:rPr>
                <w:spacing w:val="-13"/>
                <w:sz w:val="24"/>
              </w:rPr>
              <w:t xml:space="preserve"> </w:t>
            </w:r>
            <w:r>
              <w:rPr>
                <w:sz w:val="24"/>
              </w:rPr>
              <w:t>24</w:t>
            </w:r>
            <w:r>
              <w:rPr>
                <w:spacing w:val="-11"/>
                <w:sz w:val="24"/>
              </w:rPr>
              <w:t xml:space="preserve"> </w:t>
            </w:r>
            <w:r>
              <w:rPr>
                <w:sz w:val="24"/>
              </w:rPr>
              <w:t>hours</w:t>
            </w:r>
            <w:r>
              <w:rPr>
                <w:spacing w:val="-11"/>
                <w:sz w:val="24"/>
              </w:rPr>
              <w:t xml:space="preserve"> </w:t>
            </w:r>
            <w:r>
              <w:rPr>
                <w:sz w:val="24"/>
              </w:rPr>
              <w:t>of notification of any service call.</w:t>
            </w:r>
          </w:p>
        </w:tc>
        <w:tc>
          <w:tcPr>
            <w:tcW w:w="1428" w:type="dxa"/>
            <w:tcPrChange w:id="676" w:author="GRASSEL, MARK C NH-03 USSF SpOC 21 CS (OL-S)/SCXG" w:date="2025-02-05T11:37:00Z" w16du:dateUtc="2025-02-05T18:37:00Z">
              <w:tcPr>
                <w:tcW w:w="1679" w:type="dxa"/>
                <w:gridSpan w:val="2"/>
              </w:tcPr>
            </w:tcPrChange>
          </w:tcPr>
          <w:p w14:paraId="7AC6F8A6" w14:textId="77777777" w:rsidR="00154F60" w:rsidRDefault="00154F60">
            <w:pPr>
              <w:pStyle w:val="TableParagraph"/>
              <w:ind w:left="0"/>
              <w:rPr>
                <w:b/>
                <w:sz w:val="24"/>
              </w:rPr>
              <w:pPrChange w:id="677" w:author="GRASSEL, MARK C NH-03 USSF SpOC 21 CS (OL-S)/SCXG" w:date="2025-02-05T10:16:00Z" w16du:dateUtc="2025-02-05T17:16:00Z">
                <w:pPr>
                  <w:pStyle w:val="TableParagraph"/>
                  <w:spacing w:before="273"/>
                  <w:ind w:left="0"/>
                </w:pPr>
              </w:pPrChange>
            </w:pPr>
          </w:p>
          <w:p w14:paraId="1E2AA998" w14:textId="6A59FC9D" w:rsidR="00CE2236" w:rsidRDefault="00C77B11" w:rsidP="00C77B11">
            <w:pPr>
              <w:pStyle w:val="TableParagraph"/>
              <w:ind w:left="21" w:right="2"/>
              <w:jc w:val="center"/>
              <w:rPr>
                <w:sz w:val="24"/>
              </w:rPr>
            </w:pPr>
            <w:ins w:id="678" w:author="GRASSEL, MARK C NH-03 USSF SpOC 21 CS (OL-S)/SCXG" w:date="2025-02-05T10:17:00Z" w16du:dateUtc="2025-02-05T17:17:00Z">
              <w:r w:rsidRPr="00B663D3">
                <w:rPr>
                  <w:bCs/>
                  <w:sz w:val="24"/>
                </w:rPr>
                <w:t>1 Original</w:t>
              </w:r>
            </w:ins>
            <w:del w:id="679" w:author="GRASSEL, MARK C NH-03 USSF SpOC 21 CS (OL-S)/SCXG" w:date="2025-02-05T10:17:00Z" w16du:dateUtc="2025-02-05T17:17:00Z">
              <w:r w:rsidR="00CE2236" w:rsidDel="00C77B11">
                <w:rPr>
                  <w:sz w:val="24"/>
                </w:rPr>
                <w:delText>1</w:delText>
              </w:r>
              <w:r w:rsidR="00CE2236" w:rsidDel="00C77B11">
                <w:rPr>
                  <w:spacing w:val="-2"/>
                  <w:sz w:val="24"/>
                </w:rPr>
                <w:delText xml:space="preserve"> original</w:delText>
              </w:r>
            </w:del>
          </w:p>
        </w:tc>
        <w:tc>
          <w:tcPr>
            <w:tcW w:w="2082" w:type="dxa"/>
            <w:tcPrChange w:id="680" w:author="GRASSEL, MARK C NH-03 USSF SpOC 21 CS (OL-S)/SCXG" w:date="2025-02-05T11:37:00Z" w16du:dateUtc="2025-02-05T18:37:00Z">
              <w:tcPr>
                <w:tcW w:w="1914" w:type="dxa"/>
              </w:tcPr>
            </w:tcPrChange>
          </w:tcPr>
          <w:p w14:paraId="5A823E4B" w14:textId="22ADBEBB" w:rsidR="00CE2236" w:rsidRDefault="00CE2236" w:rsidP="00C77B11">
            <w:pPr>
              <w:pStyle w:val="TableParagraph"/>
              <w:ind w:left="111"/>
              <w:rPr>
                <w:sz w:val="24"/>
              </w:rPr>
            </w:pPr>
            <w:r>
              <w:rPr>
                <w:spacing w:val="-2"/>
                <w:sz w:val="24"/>
              </w:rPr>
              <w:t xml:space="preserve">Electronic </w:t>
            </w:r>
            <w:r>
              <w:rPr>
                <w:sz w:val="24"/>
              </w:rPr>
              <w:t>copy.</w:t>
            </w:r>
            <w:ins w:id="681" w:author="GRASSEL, MARK C NH-03 USSF SpOC 21 CS (OL-S)/SCXG" w:date="2025-02-05T10:11:00Z" w16du:dateUtc="2025-02-05T17:11:00Z">
              <w:r w:rsidR="00C87647">
                <w:rPr>
                  <w:sz w:val="24"/>
                </w:rPr>
                <w:t xml:space="preserve"> </w:t>
              </w:r>
            </w:ins>
            <w:r>
              <w:rPr>
                <w:sz w:val="24"/>
              </w:rPr>
              <w:t>MS</w:t>
            </w:r>
            <w:r>
              <w:rPr>
                <w:spacing w:val="-15"/>
                <w:sz w:val="24"/>
              </w:rPr>
              <w:t xml:space="preserve"> </w:t>
            </w:r>
            <w:r>
              <w:rPr>
                <w:sz w:val="24"/>
              </w:rPr>
              <w:t xml:space="preserve">Word, MS Excel or </w:t>
            </w:r>
            <w:r>
              <w:rPr>
                <w:spacing w:val="-2"/>
                <w:sz w:val="24"/>
              </w:rPr>
              <w:t>AdobePDF</w:t>
            </w:r>
          </w:p>
        </w:tc>
        <w:tc>
          <w:tcPr>
            <w:tcW w:w="1747" w:type="dxa"/>
            <w:tcPrChange w:id="682" w:author="GRASSEL, MARK C NH-03 USSF SpOC 21 CS (OL-S)/SCXG" w:date="2025-02-05T11:37:00Z" w16du:dateUtc="2025-02-05T18:37:00Z">
              <w:tcPr>
                <w:tcW w:w="1915" w:type="dxa"/>
                <w:gridSpan w:val="2"/>
              </w:tcPr>
            </w:tcPrChange>
          </w:tcPr>
          <w:p w14:paraId="0AD9C6F4" w14:textId="77777777" w:rsidR="00CE2236" w:rsidRDefault="00CE2236" w:rsidP="00C77B11">
            <w:pPr>
              <w:pStyle w:val="TableParagraph"/>
              <w:ind w:left="0"/>
              <w:rPr>
                <w:b/>
                <w:sz w:val="24"/>
              </w:rPr>
            </w:pPr>
          </w:p>
          <w:p w14:paraId="4B1F511A" w14:textId="65FB17A1" w:rsidR="00CE2236" w:rsidDel="00C77B11" w:rsidRDefault="00CE2236">
            <w:pPr>
              <w:pStyle w:val="TableParagraph"/>
              <w:ind w:left="0"/>
              <w:rPr>
                <w:del w:id="683" w:author="GRASSEL, MARK C NH-03 USSF SpOC 21 CS (OL-S)/SCXG" w:date="2025-02-05T10:16:00Z" w16du:dateUtc="2025-02-05T17:16:00Z"/>
                <w:b/>
                <w:sz w:val="24"/>
              </w:rPr>
              <w:pPrChange w:id="684" w:author="GRASSEL, MARK C NH-03 USSF SpOC 21 CS (OL-S)/SCXG" w:date="2025-02-05T10:16:00Z" w16du:dateUtc="2025-02-05T17:16:00Z">
                <w:pPr>
                  <w:pStyle w:val="TableParagraph"/>
                  <w:spacing w:before="135"/>
                  <w:ind w:left="0"/>
                </w:pPr>
              </w:pPrChange>
            </w:pPr>
          </w:p>
          <w:p w14:paraId="0CC6E71C" w14:textId="77777777" w:rsidR="00CE2236" w:rsidRDefault="00CE2236" w:rsidP="00C77B11">
            <w:pPr>
              <w:pStyle w:val="TableParagraph"/>
              <w:ind w:left="16" w:right="2"/>
              <w:jc w:val="center"/>
              <w:rPr>
                <w:sz w:val="24"/>
              </w:rPr>
            </w:pPr>
            <w:r>
              <w:rPr>
                <w:spacing w:val="-5"/>
                <w:sz w:val="24"/>
              </w:rPr>
              <w:t>COR</w:t>
            </w:r>
          </w:p>
        </w:tc>
      </w:tr>
      <w:tr w:rsidR="00CE2236" w14:paraId="53E6F5D0" w14:textId="77777777" w:rsidTr="00A9322C">
        <w:trPr>
          <w:trHeight w:val="432"/>
          <w:trPrChange w:id="685" w:author="GRASSEL, MARK C NH-03 USSF SpOC 21 CS (OL-S)/SCXG" w:date="2025-02-05T11:37:00Z" w16du:dateUtc="2025-02-05T18:37:00Z">
            <w:trPr>
              <w:trHeight w:val="1655"/>
            </w:trPr>
          </w:trPrChange>
        </w:trPr>
        <w:tc>
          <w:tcPr>
            <w:tcW w:w="2069" w:type="dxa"/>
            <w:tcPrChange w:id="686" w:author="GRASSEL, MARK C NH-03 USSF SpOC 21 CS (OL-S)/SCXG" w:date="2025-02-05T11:37:00Z" w16du:dateUtc="2025-02-05T18:37:00Z">
              <w:tcPr>
                <w:tcW w:w="1998" w:type="dxa"/>
              </w:tcPr>
            </w:tcPrChange>
          </w:tcPr>
          <w:p w14:paraId="65F9C3DC" w14:textId="3AD5C2FA" w:rsidR="00CE2236" w:rsidDel="00C77B11" w:rsidRDefault="00CE2236">
            <w:pPr>
              <w:pStyle w:val="TableParagraph"/>
              <w:ind w:left="0"/>
              <w:rPr>
                <w:del w:id="687" w:author="GRASSEL, MARK C NH-03 USSF SpOC 21 CS (OL-S)/SCXG" w:date="2025-02-05T10:17:00Z" w16du:dateUtc="2025-02-05T17:17:00Z"/>
                <w:b/>
                <w:sz w:val="24"/>
              </w:rPr>
              <w:pPrChange w:id="688" w:author="GRASSEL, MARK C NH-03 USSF SpOC 21 CS (OL-S)/SCXG" w:date="2025-02-05T10:16:00Z" w16du:dateUtc="2025-02-05T17:16:00Z">
                <w:pPr>
                  <w:pStyle w:val="TableParagraph"/>
                  <w:spacing w:before="135"/>
                  <w:ind w:left="0"/>
                </w:pPr>
              </w:pPrChange>
            </w:pPr>
          </w:p>
          <w:p w14:paraId="21C2AFF7" w14:textId="77777777" w:rsidR="00CE2236" w:rsidRDefault="00CE2236" w:rsidP="00C77B11">
            <w:pPr>
              <w:pStyle w:val="TableParagraph"/>
              <w:ind w:right="691"/>
              <w:rPr>
                <w:sz w:val="24"/>
              </w:rPr>
            </w:pPr>
            <w:r>
              <w:rPr>
                <w:sz w:val="24"/>
              </w:rPr>
              <w:t>Daily</w:t>
            </w:r>
            <w:r>
              <w:rPr>
                <w:spacing w:val="-15"/>
                <w:sz w:val="24"/>
              </w:rPr>
              <w:t xml:space="preserve"> </w:t>
            </w:r>
            <w:r>
              <w:rPr>
                <w:sz w:val="24"/>
              </w:rPr>
              <w:t xml:space="preserve">Status </w:t>
            </w:r>
            <w:r>
              <w:rPr>
                <w:spacing w:val="-2"/>
                <w:sz w:val="24"/>
              </w:rPr>
              <w:t>Report.</w:t>
            </w:r>
          </w:p>
          <w:p w14:paraId="675B8CBD" w14:textId="77EC5D16" w:rsidR="00CE2236" w:rsidRDefault="00CE2236">
            <w:pPr>
              <w:pStyle w:val="TableParagraph"/>
              <w:rPr>
                <w:sz w:val="24"/>
              </w:rPr>
              <w:pPrChange w:id="689" w:author="GRASSEL, MARK C NH-03 USSF SpOC 21 CS (OL-S)/SCXG" w:date="2025-02-05T10:16:00Z" w16du:dateUtc="2025-02-05T17:16:00Z">
                <w:pPr>
                  <w:pStyle w:val="TableParagraph"/>
                  <w:spacing w:before="1"/>
                </w:pPr>
              </w:pPrChange>
            </w:pPr>
            <w:r>
              <w:rPr>
                <w:sz w:val="24"/>
              </w:rPr>
              <w:t>Para</w:t>
            </w:r>
            <w:r>
              <w:rPr>
                <w:spacing w:val="-2"/>
                <w:sz w:val="24"/>
              </w:rPr>
              <w:t xml:space="preserve"> 1.</w:t>
            </w:r>
            <w:ins w:id="690" w:author="GRASSEL, MARK C NH-03 USSF SpOC 21 CS (OL-S)/SCXG" w:date="2025-02-05T10:14:00Z" w16du:dateUtc="2025-02-05T17:14:00Z">
              <w:r w:rsidR="00BD4C93">
                <w:rPr>
                  <w:spacing w:val="-2"/>
                  <w:sz w:val="24"/>
                </w:rPr>
                <w:t>8</w:t>
              </w:r>
              <w:r w:rsidR="00723585">
                <w:rPr>
                  <w:spacing w:val="-2"/>
                  <w:sz w:val="24"/>
                </w:rPr>
                <w:t>.10</w:t>
              </w:r>
            </w:ins>
            <w:del w:id="691" w:author="GRASSEL, MARK C NH-03 USSF SpOC 21 CS (OL-S)/SCXG" w:date="2025-02-05T10:14:00Z" w16du:dateUtc="2025-02-05T17:14:00Z">
              <w:r w:rsidDel="00BD4C93">
                <w:rPr>
                  <w:spacing w:val="-2"/>
                  <w:sz w:val="24"/>
                </w:rPr>
                <w:delText>5.10</w:delText>
              </w:r>
            </w:del>
          </w:p>
        </w:tc>
        <w:tc>
          <w:tcPr>
            <w:tcW w:w="2250" w:type="dxa"/>
            <w:tcPrChange w:id="692" w:author="GRASSEL, MARK C NH-03 USSF SpOC 21 CS (OL-S)/SCXG" w:date="2025-02-05T11:37:00Z" w16du:dateUtc="2025-02-05T18:37:00Z">
              <w:tcPr>
                <w:tcW w:w="2070" w:type="dxa"/>
                <w:gridSpan w:val="2"/>
              </w:tcPr>
            </w:tcPrChange>
          </w:tcPr>
          <w:p w14:paraId="73B7E829" w14:textId="77777777" w:rsidR="00CE2236" w:rsidRDefault="00CE2236">
            <w:pPr>
              <w:pStyle w:val="TableParagraph"/>
              <w:ind w:right="336"/>
              <w:rPr>
                <w:sz w:val="24"/>
              </w:rPr>
              <w:pPrChange w:id="693" w:author="GRASSEL, MARK C NH-03 USSF SpOC 21 CS (OL-S)/SCXG" w:date="2025-02-05T10:16:00Z" w16du:dateUtc="2025-02-05T17:16:00Z">
                <w:pPr>
                  <w:pStyle w:val="TableParagraph"/>
                  <w:spacing w:before="273"/>
                  <w:ind w:right="336"/>
                </w:pPr>
              </w:pPrChange>
            </w:pPr>
            <w:r>
              <w:rPr>
                <w:sz w:val="24"/>
              </w:rPr>
              <w:t>Daily for all service</w:t>
            </w:r>
            <w:r>
              <w:rPr>
                <w:spacing w:val="-15"/>
                <w:sz w:val="24"/>
              </w:rPr>
              <w:t xml:space="preserve"> </w:t>
            </w:r>
            <w:r>
              <w:rPr>
                <w:sz w:val="24"/>
              </w:rPr>
              <w:t>calls</w:t>
            </w:r>
            <w:r>
              <w:rPr>
                <w:spacing w:val="-15"/>
                <w:sz w:val="24"/>
              </w:rPr>
              <w:t xml:space="preserve"> </w:t>
            </w:r>
            <w:r>
              <w:rPr>
                <w:sz w:val="24"/>
              </w:rPr>
              <w:t>that require</w:t>
            </w:r>
            <w:r>
              <w:rPr>
                <w:spacing w:val="-15"/>
                <w:sz w:val="24"/>
              </w:rPr>
              <w:t xml:space="preserve"> </w:t>
            </w:r>
            <w:r>
              <w:rPr>
                <w:sz w:val="24"/>
              </w:rPr>
              <w:t xml:space="preserve">on-going </w:t>
            </w:r>
            <w:r>
              <w:rPr>
                <w:spacing w:val="-2"/>
                <w:sz w:val="24"/>
              </w:rPr>
              <w:t>troubleshooting.</w:t>
            </w:r>
          </w:p>
        </w:tc>
        <w:tc>
          <w:tcPr>
            <w:tcW w:w="1428" w:type="dxa"/>
            <w:tcPrChange w:id="694" w:author="GRASSEL, MARK C NH-03 USSF SpOC 21 CS (OL-S)/SCXG" w:date="2025-02-05T11:37:00Z" w16du:dateUtc="2025-02-05T18:37:00Z">
              <w:tcPr>
                <w:tcW w:w="1679" w:type="dxa"/>
                <w:gridSpan w:val="2"/>
              </w:tcPr>
            </w:tcPrChange>
          </w:tcPr>
          <w:p w14:paraId="5023141B" w14:textId="5979F77D" w:rsidR="00CE2236" w:rsidDel="00C77B11" w:rsidRDefault="00CE2236" w:rsidP="00C77B11">
            <w:pPr>
              <w:pStyle w:val="TableParagraph"/>
              <w:ind w:left="0"/>
              <w:rPr>
                <w:del w:id="695" w:author="GRASSEL, MARK C NH-03 USSF SpOC 21 CS (OL-S)/SCXG" w:date="2025-02-05T10:17:00Z" w16du:dateUtc="2025-02-05T17:17:00Z"/>
                <w:b/>
                <w:sz w:val="24"/>
              </w:rPr>
            </w:pPr>
          </w:p>
          <w:p w14:paraId="1F3B1409" w14:textId="77777777" w:rsidR="00CE2236" w:rsidRDefault="00CE2236">
            <w:pPr>
              <w:pStyle w:val="TableParagraph"/>
              <w:ind w:left="0"/>
              <w:rPr>
                <w:b/>
                <w:sz w:val="24"/>
              </w:rPr>
              <w:pPrChange w:id="696" w:author="GRASSEL, MARK C NH-03 USSF SpOC 21 CS (OL-S)/SCXG" w:date="2025-02-05T10:16:00Z" w16du:dateUtc="2025-02-05T17:16:00Z">
                <w:pPr>
                  <w:pStyle w:val="TableParagraph"/>
                  <w:spacing w:before="135"/>
                  <w:ind w:left="0"/>
                </w:pPr>
              </w:pPrChange>
            </w:pPr>
          </w:p>
          <w:p w14:paraId="6C9E2EF5" w14:textId="6F1597F5" w:rsidR="00CE2236" w:rsidRDefault="00C77B11" w:rsidP="00C77B11">
            <w:pPr>
              <w:pStyle w:val="TableParagraph"/>
              <w:ind w:left="21" w:right="2"/>
              <w:jc w:val="center"/>
              <w:rPr>
                <w:sz w:val="24"/>
              </w:rPr>
            </w:pPr>
            <w:ins w:id="697" w:author="GRASSEL, MARK C NH-03 USSF SpOC 21 CS (OL-S)/SCXG" w:date="2025-02-05T10:17:00Z" w16du:dateUtc="2025-02-05T17:17:00Z">
              <w:r w:rsidRPr="00B663D3">
                <w:rPr>
                  <w:bCs/>
                  <w:sz w:val="24"/>
                </w:rPr>
                <w:t>1 Original</w:t>
              </w:r>
            </w:ins>
            <w:del w:id="698" w:author="GRASSEL, MARK C NH-03 USSF SpOC 21 CS (OL-S)/SCXG" w:date="2025-02-05T10:17:00Z" w16du:dateUtc="2025-02-05T17:17:00Z">
              <w:r w:rsidR="00CE2236" w:rsidDel="00C77B11">
                <w:rPr>
                  <w:sz w:val="24"/>
                </w:rPr>
                <w:delText>1</w:delText>
              </w:r>
              <w:r w:rsidR="00CE2236" w:rsidDel="00C77B11">
                <w:rPr>
                  <w:spacing w:val="-2"/>
                  <w:sz w:val="24"/>
                </w:rPr>
                <w:delText xml:space="preserve"> original</w:delText>
              </w:r>
            </w:del>
          </w:p>
        </w:tc>
        <w:tc>
          <w:tcPr>
            <w:tcW w:w="2082" w:type="dxa"/>
            <w:tcPrChange w:id="699" w:author="GRASSEL, MARK C NH-03 USSF SpOC 21 CS (OL-S)/SCXG" w:date="2025-02-05T11:37:00Z" w16du:dateUtc="2025-02-05T18:37:00Z">
              <w:tcPr>
                <w:tcW w:w="1914" w:type="dxa"/>
              </w:tcPr>
            </w:tcPrChange>
          </w:tcPr>
          <w:p w14:paraId="3393E305" w14:textId="43769325" w:rsidR="00CE2236" w:rsidRDefault="00CE2236" w:rsidP="00C77B11">
            <w:pPr>
              <w:pStyle w:val="TableParagraph"/>
              <w:ind w:left="111"/>
              <w:rPr>
                <w:sz w:val="24"/>
              </w:rPr>
            </w:pPr>
            <w:r>
              <w:rPr>
                <w:spacing w:val="-2"/>
                <w:sz w:val="24"/>
              </w:rPr>
              <w:t xml:space="preserve">Electronic </w:t>
            </w:r>
            <w:r>
              <w:rPr>
                <w:sz w:val="24"/>
              </w:rPr>
              <w:t>copy.</w:t>
            </w:r>
            <w:ins w:id="700" w:author="GRASSEL, MARK C NH-03 USSF SpOC 21 CS (OL-S)/SCXG" w:date="2025-02-05T10:11:00Z" w16du:dateUtc="2025-02-05T17:11:00Z">
              <w:r w:rsidR="00C87647">
                <w:rPr>
                  <w:sz w:val="24"/>
                </w:rPr>
                <w:t xml:space="preserve"> </w:t>
              </w:r>
            </w:ins>
            <w:r>
              <w:rPr>
                <w:sz w:val="24"/>
              </w:rPr>
              <w:t>MS</w:t>
            </w:r>
            <w:r>
              <w:rPr>
                <w:spacing w:val="-15"/>
                <w:sz w:val="24"/>
              </w:rPr>
              <w:t xml:space="preserve"> </w:t>
            </w:r>
            <w:r>
              <w:rPr>
                <w:sz w:val="24"/>
              </w:rPr>
              <w:t xml:space="preserve">Word, MS Excel or </w:t>
            </w:r>
            <w:r>
              <w:rPr>
                <w:spacing w:val="-2"/>
                <w:sz w:val="24"/>
              </w:rPr>
              <w:t>AdobePDF</w:t>
            </w:r>
          </w:p>
        </w:tc>
        <w:tc>
          <w:tcPr>
            <w:tcW w:w="1747" w:type="dxa"/>
            <w:tcPrChange w:id="701" w:author="GRASSEL, MARK C NH-03 USSF SpOC 21 CS (OL-S)/SCXG" w:date="2025-02-05T11:37:00Z" w16du:dateUtc="2025-02-05T18:37:00Z">
              <w:tcPr>
                <w:tcW w:w="1915" w:type="dxa"/>
                <w:gridSpan w:val="2"/>
              </w:tcPr>
            </w:tcPrChange>
          </w:tcPr>
          <w:p w14:paraId="562C75D1" w14:textId="0B3CE71F" w:rsidR="00CE2236" w:rsidDel="00C77B11" w:rsidRDefault="00CE2236" w:rsidP="00C77B11">
            <w:pPr>
              <w:pStyle w:val="TableParagraph"/>
              <w:ind w:left="0"/>
              <w:rPr>
                <w:del w:id="702" w:author="GRASSEL, MARK C NH-03 USSF SpOC 21 CS (OL-S)/SCXG" w:date="2025-02-05T10:16:00Z" w16du:dateUtc="2025-02-05T17:16:00Z"/>
                <w:b/>
                <w:sz w:val="24"/>
              </w:rPr>
            </w:pPr>
          </w:p>
          <w:p w14:paraId="664355AD" w14:textId="77777777" w:rsidR="00CE2236" w:rsidRDefault="00CE2236">
            <w:pPr>
              <w:pStyle w:val="TableParagraph"/>
              <w:ind w:left="0"/>
              <w:rPr>
                <w:b/>
                <w:sz w:val="24"/>
              </w:rPr>
              <w:pPrChange w:id="703" w:author="GRASSEL, MARK C NH-03 USSF SpOC 21 CS (OL-S)/SCXG" w:date="2025-02-05T10:16:00Z" w16du:dateUtc="2025-02-05T17:16:00Z">
                <w:pPr>
                  <w:pStyle w:val="TableParagraph"/>
                  <w:spacing w:before="135"/>
                  <w:ind w:left="0"/>
                </w:pPr>
              </w:pPrChange>
            </w:pPr>
          </w:p>
          <w:p w14:paraId="109F97A4" w14:textId="77777777" w:rsidR="00CE2236" w:rsidRDefault="00CE2236" w:rsidP="00C77B11">
            <w:pPr>
              <w:pStyle w:val="TableParagraph"/>
              <w:ind w:left="16" w:right="2"/>
              <w:jc w:val="center"/>
              <w:rPr>
                <w:sz w:val="24"/>
              </w:rPr>
            </w:pPr>
            <w:r>
              <w:rPr>
                <w:spacing w:val="-5"/>
                <w:sz w:val="24"/>
              </w:rPr>
              <w:t>COR</w:t>
            </w:r>
          </w:p>
        </w:tc>
      </w:tr>
      <w:tr w:rsidR="00CE2236" w14:paraId="2A94916D" w14:textId="77777777" w:rsidTr="00A9322C">
        <w:trPr>
          <w:trHeight w:val="432"/>
          <w:trPrChange w:id="704" w:author="GRASSEL, MARK C NH-03 USSF SpOC 21 CS (OL-S)/SCXG" w:date="2025-02-05T11:37:00Z" w16du:dateUtc="2025-02-05T18:37:00Z">
            <w:trPr>
              <w:trHeight w:val="1655"/>
            </w:trPr>
          </w:trPrChange>
        </w:trPr>
        <w:tc>
          <w:tcPr>
            <w:tcW w:w="2069" w:type="dxa"/>
            <w:tcPrChange w:id="705" w:author="GRASSEL, MARK C NH-03 USSF SpOC 21 CS (OL-S)/SCXG" w:date="2025-02-05T11:37:00Z" w16du:dateUtc="2025-02-05T18:37:00Z">
              <w:tcPr>
                <w:tcW w:w="1998" w:type="dxa"/>
              </w:tcPr>
            </w:tcPrChange>
          </w:tcPr>
          <w:p w14:paraId="1A965116" w14:textId="43724445" w:rsidR="00CE2236" w:rsidDel="00C77B11" w:rsidRDefault="00CE2236">
            <w:pPr>
              <w:pStyle w:val="TableParagraph"/>
              <w:ind w:left="0"/>
              <w:rPr>
                <w:del w:id="706" w:author="GRASSEL, MARK C NH-03 USSF SpOC 21 CS (OL-S)/SCXG" w:date="2025-02-05T10:17:00Z" w16du:dateUtc="2025-02-05T17:17:00Z"/>
                <w:b/>
                <w:sz w:val="24"/>
              </w:rPr>
              <w:pPrChange w:id="707" w:author="GRASSEL, MARK C NH-03 USSF SpOC 21 CS (OL-S)/SCXG" w:date="2025-02-05T10:16:00Z" w16du:dateUtc="2025-02-05T17:16:00Z">
                <w:pPr>
                  <w:pStyle w:val="TableParagraph"/>
                  <w:spacing w:before="273"/>
                  <w:ind w:left="0"/>
                </w:pPr>
              </w:pPrChange>
            </w:pPr>
          </w:p>
          <w:p w14:paraId="6A77936B" w14:textId="0D9B3A1C" w:rsidR="00CE2236" w:rsidRDefault="00CE2236" w:rsidP="00C77B11">
            <w:pPr>
              <w:pStyle w:val="TableParagraph"/>
              <w:ind w:right="438"/>
              <w:rPr>
                <w:sz w:val="24"/>
              </w:rPr>
            </w:pPr>
            <w:r>
              <w:rPr>
                <w:sz w:val="24"/>
              </w:rPr>
              <w:t>Service</w:t>
            </w:r>
            <w:r>
              <w:rPr>
                <w:spacing w:val="-15"/>
                <w:sz w:val="24"/>
              </w:rPr>
              <w:t xml:space="preserve"> </w:t>
            </w:r>
            <w:r>
              <w:rPr>
                <w:sz w:val="24"/>
              </w:rPr>
              <w:t>Report Para 1.</w:t>
            </w:r>
            <w:ins w:id="708" w:author="GRASSEL, MARK C NH-03 USSF SpOC 21 CS (OL-S)/SCXG" w:date="2025-02-05T10:14:00Z" w16du:dateUtc="2025-02-05T17:14:00Z">
              <w:r w:rsidR="00723585">
                <w:rPr>
                  <w:sz w:val="24"/>
                </w:rPr>
                <w:t>8.13</w:t>
              </w:r>
            </w:ins>
            <w:del w:id="709" w:author="GRASSEL, MARK C NH-03 USSF SpOC 21 CS (OL-S)/SCXG" w:date="2025-02-05T10:14:00Z" w16du:dateUtc="2025-02-05T17:14:00Z">
              <w:r w:rsidDel="00723585">
                <w:rPr>
                  <w:sz w:val="24"/>
                </w:rPr>
                <w:delText>5.14</w:delText>
              </w:r>
            </w:del>
          </w:p>
        </w:tc>
        <w:tc>
          <w:tcPr>
            <w:tcW w:w="2250" w:type="dxa"/>
            <w:tcPrChange w:id="710" w:author="GRASSEL, MARK C NH-03 USSF SpOC 21 CS (OL-S)/SCXG" w:date="2025-02-05T11:37:00Z" w16du:dateUtc="2025-02-05T18:37:00Z">
              <w:tcPr>
                <w:tcW w:w="2070" w:type="dxa"/>
                <w:gridSpan w:val="2"/>
              </w:tcPr>
            </w:tcPrChange>
          </w:tcPr>
          <w:p w14:paraId="5A01314C" w14:textId="77777777" w:rsidR="00CE2236" w:rsidRDefault="00CE2236">
            <w:pPr>
              <w:pStyle w:val="TableParagraph"/>
              <w:rPr>
                <w:sz w:val="24"/>
              </w:rPr>
              <w:pPrChange w:id="711" w:author="GRASSEL, MARK C NH-03 USSF SpOC 21 CS (OL-S)/SCXG" w:date="2025-02-05T10:16:00Z" w16du:dateUtc="2025-02-05T17:16:00Z">
                <w:pPr>
                  <w:pStyle w:val="TableParagraph"/>
                  <w:spacing w:before="273"/>
                </w:pPr>
              </w:pPrChange>
            </w:pPr>
            <w:r>
              <w:rPr>
                <w:sz w:val="24"/>
              </w:rPr>
              <w:t>Within 48 hours after</w:t>
            </w:r>
            <w:r>
              <w:rPr>
                <w:spacing w:val="-15"/>
                <w:sz w:val="24"/>
              </w:rPr>
              <w:t xml:space="preserve"> </w:t>
            </w:r>
            <w:r>
              <w:rPr>
                <w:sz w:val="24"/>
              </w:rPr>
              <w:t>completion</w:t>
            </w:r>
            <w:r>
              <w:rPr>
                <w:spacing w:val="-15"/>
                <w:sz w:val="24"/>
              </w:rPr>
              <w:t xml:space="preserve"> </w:t>
            </w:r>
            <w:r>
              <w:rPr>
                <w:sz w:val="24"/>
              </w:rPr>
              <w:t xml:space="preserve">of any service </w:t>
            </w:r>
            <w:r>
              <w:rPr>
                <w:spacing w:val="-2"/>
                <w:sz w:val="24"/>
              </w:rPr>
              <w:t>performed.</w:t>
            </w:r>
          </w:p>
        </w:tc>
        <w:tc>
          <w:tcPr>
            <w:tcW w:w="1428" w:type="dxa"/>
            <w:tcPrChange w:id="712" w:author="GRASSEL, MARK C NH-03 USSF SpOC 21 CS (OL-S)/SCXG" w:date="2025-02-05T11:37:00Z" w16du:dateUtc="2025-02-05T18:37:00Z">
              <w:tcPr>
                <w:tcW w:w="1679" w:type="dxa"/>
                <w:gridSpan w:val="2"/>
              </w:tcPr>
            </w:tcPrChange>
          </w:tcPr>
          <w:p w14:paraId="7DF4E37C" w14:textId="77777777" w:rsidR="00CE2236" w:rsidRDefault="00CE2236" w:rsidP="00C77B11">
            <w:pPr>
              <w:pStyle w:val="TableParagraph"/>
              <w:ind w:left="0"/>
              <w:rPr>
                <w:b/>
                <w:sz w:val="24"/>
              </w:rPr>
            </w:pPr>
          </w:p>
          <w:p w14:paraId="44FB30F8" w14:textId="565F1177" w:rsidR="00CE2236" w:rsidDel="00C77B11" w:rsidRDefault="00CE2236">
            <w:pPr>
              <w:pStyle w:val="TableParagraph"/>
              <w:ind w:left="0"/>
              <w:rPr>
                <w:del w:id="713" w:author="GRASSEL, MARK C NH-03 USSF SpOC 21 CS (OL-S)/SCXG" w:date="2025-02-05T10:17:00Z" w16du:dateUtc="2025-02-05T17:17:00Z"/>
                <w:b/>
                <w:sz w:val="24"/>
              </w:rPr>
              <w:pPrChange w:id="714" w:author="GRASSEL, MARK C NH-03 USSF SpOC 21 CS (OL-S)/SCXG" w:date="2025-02-05T10:16:00Z" w16du:dateUtc="2025-02-05T17:16:00Z">
                <w:pPr>
                  <w:pStyle w:val="TableParagraph"/>
                  <w:spacing w:before="135"/>
                  <w:ind w:left="0"/>
                </w:pPr>
              </w:pPrChange>
            </w:pPr>
          </w:p>
          <w:p w14:paraId="7821C075" w14:textId="19152CC5" w:rsidR="00CE2236" w:rsidRDefault="00C77B11" w:rsidP="00C77B11">
            <w:pPr>
              <w:pStyle w:val="TableParagraph"/>
              <w:ind w:left="21" w:right="2"/>
              <w:jc w:val="center"/>
              <w:rPr>
                <w:sz w:val="24"/>
              </w:rPr>
            </w:pPr>
            <w:ins w:id="715" w:author="GRASSEL, MARK C NH-03 USSF SpOC 21 CS (OL-S)/SCXG" w:date="2025-02-05T10:17:00Z" w16du:dateUtc="2025-02-05T17:17:00Z">
              <w:r w:rsidRPr="00B663D3">
                <w:rPr>
                  <w:bCs/>
                  <w:sz w:val="24"/>
                </w:rPr>
                <w:t>1 Original</w:t>
              </w:r>
            </w:ins>
            <w:del w:id="716" w:author="GRASSEL, MARK C NH-03 USSF SpOC 21 CS (OL-S)/SCXG" w:date="2025-02-05T10:17:00Z" w16du:dateUtc="2025-02-05T17:17:00Z">
              <w:r w:rsidR="00CE2236" w:rsidDel="00C77B11">
                <w:rPr>
                  <w:sz w:val="24"/>
                </w:rPr>
                <w:delText>1</w:delText>
              </w:r>
              <w:r w:rsidR="00CE2236" w:rsidDel="00C77B11">
                <w:rPr>
                  <w:spacing w:val="-2"/>
                  <w:sz w:val="24"/>
                </w:rPr>
                <w:delText xml:space="preserve"> original</w:delText>
              </w:r>
            </w:del>
          </w:p>
        </w:tc>
        <w:tc>
          <w:tcPr>
            <w:tcW w:w="2082" w:type="dxa"/>
            <w:tcPrChange w:id="717" w:author="GRASSEL, MARK C NH-03 USSF SpOC 21 CS (OL-S)/SCXG" w:date="2025-02-05T11:37:00Z" w16du:dateUtc="2025-02-05T18:37:00Z">
              <w:tcPr>
                <w:tcW w:w="1914" w:type="dxa"/>
              </w:tcPr>
            </w:tcPrChange>
          </w:tcPr>
          <w:p w14:paraId="48F4C8FB" w14:textId="3986FEF4" w:rsidR="00CE2236" w:rsidRDefault="00CE2236" w:rsidP="00C77B11">
            <w:pPr>
              <w:pStyle w:val="TableParagraph"/>
              <w:ind w:left="111"/>
              <w:rPr>
                <w:sz w:val="24"/>
              </w:rPr>
            </w:pPr>
            <w:r>
              <w:rPr>
                <w:spacing w:val="-2"/>
                <w:sz w:val="24"/>
              </w:rPr>
              <w:t xml:space="preserve">Electronic </w:t>
            </w:r>
            <w:r>
              <w:rPr>
                <w:sz w:val="24"/>
              </w:rPr>
              <w:t>copy.</w:t>
            </w:r>
            <w:ins w:id="718" w:author="GRASSEL, MARK C NH-03 USSF SpOC 21 CS (OL-S)/SCXG" w:date="2025-02-05T10:11:00Z" w16du:dateUtc="2025-02-05T17:11:00Z">
              <w:r w:rsidR="00C87647">
                <w:rPr>
                  <w:sz w:val="24"/>
                </w:rPr>
                <w:t xml:space="preserve"> </w:t>
              </w:r>
            </w:ins>
            <w:r>
              <w:rPr>
                <w:sz w:val="24"/>
              </w:rPr>
              <w:t>MS</w:t>
            </w:r>
            <w:r>
              <w:rPr>
                <w:spacing w:val="-15"/>
                <w:sz w:val="24"/>
              </w:rPr>
              <w:t xml:space="preserve"> </w:t>
            </w:r>
            <w:r>
              <w:rPr>
                <w:sz w:val="24"/>
              </w:rPr>
              <w:t xml:space="preserve">Word, MS Excel or </w:t>
            </w:r>
            <w:r>
              <w:rPr>
                <w:spacing w:val="-2"/>
                <w:sz w:val="24"/>
              </w:rPr>
              <w:t>AdobePDF</w:t>
            </w:r>
          </w:p>
        </w:tc>
        <w:tc>
          <w:tcPr>
            <w:tcW w:w="1747" w:type="dxa"/>
            <w:tcPrChange w:id="719" w:author="GRASSEL, MARK C NH-03 USSF SpOC 21 CS (OL-S)/SCXG" w:date="2025-02-05T11:37:00Z" w16du:dateUtc="2025-02-05T18:37:00Z">
              <w:tcPr>
                <w:tcW w:w="1915" w:type="dxa"/>
                <w:gridSpan w:val="2"/>
              </w:tcPr>
            </w:tcPrChange>
          </w:tcPr>
          <w:p w14:paraId="1DA6542E" w14:textId="77777777" w:rsidR="00CE2236" w:rsidRDefault="00CE2236" w:rsidP="00C77B11">
            <w:pPr>
              <w:pStyle w:val="TableParagraph"/>
              <w:ind w:left="0"/>
              <w:rPr>
                <w:b/>
                <w:sz w:val="24"/>
              </w:rPr>
            </w:pPr>
          </w:p>
          <w:p w14:paraId="3041E394" w14:textId="0FB85CBB" w:rsidR="00CE2236" w:rsidDel="00C77B11" w:rsidRDefault="00CE2236">
            <w:pPr>
              <w:pStyle w:val="TableParagraph"/>
              <w:ind w:left="0"/>
              <w:rPr>
                <w:del w:id="720" w:author="GRASSEL, MARK C NH-03 USSF SpOC 21 CS (OL-S)/SCXG" w:date="2025-02-05T10:16:00Z" w16du:dateUtc="2025-02-05T17:16:00Z"/>
                <w:b/>
                <w:sz w:val="24"/>
              </w:rPr>
              <w:pPrChange w:id="721" w:author="GRASSEL, MARK C NH-03 USSF SpOC 21 CS (OL-S)/SCXG" w:date="2025-02-05T10:16:00Z" w16du:dateUtc="2025-02-05T17:16:00Z">
                <w:pPr>
                  <w:pStyle w:val="TableParagraph"/>
                  <w:spacing w:before="135"/>
                  <w:ind w:left="0"/>
                </w:pPr>
              </w:pPrChange>
            </w:pPr>
          </w:p>
          <w:p w14:paraId="73EA9C9D" w14:textId="77777777" w:rsidR="00CE2236" w:rsidRDefault="00CE2236" w:rsidP="00C77B11">
            <w:pPr>
              <w:pStyle w:val="TableParagraph"/>
              <w:ind w:left="16" w:right="2"/>
              <w:jc w:val="center"/>
              <w:rPr>
                <w:sz w:val="24"/>
              </w:rPr>
            </w:pPr>
            <w:r>
              <w:rPr>
                <w:spacing w:val="-5"/>
                <w:sz w:val="24"/>
              </w:rPr>
              <w:t>COR</w:t>
            </w:r>
          </w:p>
        </w:tc>
      </w:tr>
      <w:tr w:rsidR="00B233A5" w14:paraId="56C27E87" w14:textId="77777777" w:rsidTr="00A9322C">
        <w:trPr>
          <w:trHeight w:val="432"/>
          <w:ins w:id="722" w:author="GRASSEL, MARK C NH-03 USSF SpOC 21 CS (OL-S)/SCXG" w:date="2025-02-05T10:17:00Z"/>
          <w:trPrChange w:id="723" w:author="GRASSEL, MARK C NH-03 USSF SpOC 21 CS (OL-S)/SCXG" w:date="2025-02-05T11:37:00Z" w16du:dateUtc="2025-02-05T18:37:00Z">
            <w:trPr>
              <w:trHeight w:val="432"/>
            </w:trPr>
          </w:trPrChange>
        </w:trPr>
        <w:tc>
          <w:tcPr>
            <w:tcW w:w="2069" w:type="dxa"/>
            <w:tcPrChange w:id="724" w:author="GRASSEL, MARK C NH-03 USSF SpOC 21 CS (OL-S)/SCXG" w:date="2025-02-05T11:37:00Z" w16du:dateUtc="2025-02-05T18:37:00Z">
              <w:tcPr>
                <w:tcW w:w="1998" w:type="dxa"/>
              </w:tcPr>
            </w:tcPrChange>
          </w:tcPr>
          <w:p w14:paraId="2492805E" w14:textId="3148BC09" w:rsidR="00B233A5" w:rsidRPr="0042453E" w:rsidRDefault="00B233A5" w:rsidP="00B233A5">
            <w:pPr>
              <w:pStyle w:val="TableParagraph"/>
              <w:ind w:left="169" w:right="170"/>
              <w:rPr>
                <w:ins w:id="725" w:author="GRASSEL, MARK C NH-03 USSF SpOC 21 CS (OL-S)/SCXG" w:date="2025-02-05T10:17:00Z" w16du:dateUtc="2025-02-05T17:17:00Z"/>
                <w:sz w:val="24"/>
                <w:highlight w:val="yellow"/>
                <w:rPrChange w:id="726" w:author="GRASSEL, MARK C NH-03 USSF SpOC 21 CS (OL-S)/SCXG" w:date="2025-02-05T10:20:00Z" w16du:dateUtc="2025-02-05T17:20:00Z">
                  <w:rPr>
                    <w:ins w:id="727" w:author="GRASSEL, MARK C NH-03 USSF SpOC 21 CS (OL-S)/SCXG" w:date="2025-02-05T10:17:00Z" w16du:dateUtc="2025-02-05T17:17:00Z"/>
                    <w:sz w:val="24"/>
                  </w:rPr>
                </w:rPrChange>
              </w:rPr>
            </w:pPr>
            <w:ins w:id="728" w:author="GRASSEL, MARK C NH-03 USSF SpOC 21 CS (OL-S)/SCXG" w:date="2025-02-05T10:17:00Z" w16du:dateUtc="2025-02-05T17:17:00Z">
              <w:r w:rsidRPr="0042453E">
                <w:rPr>
                  <w:sz w:val="24"/>
                  <w:highlight w:val="yellow"/>
                  <w:rPrChange w:id="729" w:author="GRASSEL, MARK C NH-03 USSF SpOC 21 CS (OL-S)/SCXG" w:date="2025-02-05T10:20:00Z" w16du:dateUtc="2025-02-05T17:20:00Z">
                    <w:rPr>
                      <w:sz w:val="24"/>
                    </w:rPr>
                  </w:rPrChange>
                </w:rPr>
                <w:t>Comprehensive li</w:t>
              </w:r>
            </w:ins>
            <w:ins w:id="730" w:author="GRASSEL, MARK C NH-03 USSF SpOC 21 CS (OL-S)/SCXG" w:date="2025-02-05T10:18:00Z" w16du:dateUtc="2025-02-05T17:18:00Z">
              <w:r w:rsidRPr="0042453E">
                <w:rPr>
                  <w:sz w:val="24"/>
                  <w:highlight w:val="yellow"/>
                  <w:rPrChange w:id="731" w:author="GRASSEL, MARK C NH-03 USSF SpOC 21 CS (OL-S)/SCXG" w:date="2025-02-05T10:20:00Z" w16du:dateUtc="2025-02-05T17:20:00Z">
                    <w:rPr>
                      <w:sz w:val="24"/>
                    </w:rPr>
                  </w:rPrChange>
                </w:rPr>
                <w:t>st of proprietary / commercial off the shelf software</w:t>
              </w:r>
            </w:ins>
            <w:ins w:id="732" w:author="GRASSEL, MARK C NH-03 USSF SpOC 21 CS (OL-S)/SCXG" w:date="2025-02-05T10:20:00Z" w16du:dateUtc="2025-02-05T17:20:00Z">
              <w:r w:rsidR="003A4936" w:rsidRPr="0042453E">
                <w:rPr>
                  <w:sz w:val="24"/>
                  <w:highlight w:val="yellow"/>
                  <w:rPrChange w:id="733" w:author="GRASSEL, MARK C NH-03 USSF SpOC 21 CS (OL-S)/SCXG" w:date="2025-02-05T10:20:00Z" w16du:dateUtc="2025-02-05T17:20:00Z">
                    <w:rPr>
                      <w:sz w:val="24"/>
                    </w:rPr>
                  </w:rPrChange>
                </w:rPr>
                <w:t xml:space="preserve">        Para</w:t>
              </w:r>
              <w:r w:rsidR="003A4936" w:rsidRPr="0042453E">
                <w:rPr>
                  <w:spacing w:val="-1"/>
                  <w:sz w:val="24"/>
                  <w:highlight w:val="yellow"/>
                  <w:rPrChange w:id="734" w:author="GRASSEL, MARK C NH-03 USSF SpOC 21 CS (OL-S)/SCXG" w:date="2025-02-05T10:20:00Z" w16du:dateUtc="2025-02-05T17:20:00Z">
                    <w:rPr>
                      <w:spacing w:val="-1"/>
                      <w:sz w:val="24"/>
                    </w:rPr>
                  </w:rPrChange>
                </w:rPr>
                <w:t xml:space="preserve"> </w:t>
              </w:r>
              <w:r w:rsidR="003A4936" w:rsidRPr="0042453E">
                <w:rPr>
                  <w:spacing w:val="-2"/>
                  <w:sz w:val="24"/>
                  <w:highlight w:val="yellow"/>
                  <w:rPrChange w:id="735" w:author="GRASSEL, MARK C NH-03 USSF SpOC 21 CS (OL-S)/SCXG" w:date="2025-02-05T10:20:00Z" w16du:dateUtc="2025-02-05T17:20:00Z">
                    <w:rPr>
                      <w:spacing w:val="-2"/>
                      <w:sz w:val="24"/>
                    </w:rPr>
                  </w:rPrChange>
                </w:rPr>
                <w:t>1.8.16</w:t>
              </w:r>
            </w:ins>
          </w:p>
        </w:tc>
        <w:tc>
          <w:tcPr>
            <w:tcW w:w="2250" w:type="dxa"/>
            <w:tcPrChange w:id="736" w:author="GRASSEL, MARK C NH-03 USSF SpOC 21 CS (OL-S)/SCXG" w:date="2025-02-05T11:37:00Z" w16du:dateUtc="2025-02-05T18:37:00Z">
              <w:tcPr>
                <w:tcW w:w="2070" w:type="dxa"/>
                <w:gridSpan w:val="2"/>
              </w:tcPr>
            </w:tcPrChange>
          </w:tcPr>
          <w:p w14:paraId="235364AD" w14:textId="0A543712" w:rsidR="00B233A5" w:rsidRPr="0042453E" w:rsidRDefault="00B233A5">
            <w:pPr>
              <w:pStyle w:val="TableParagraph"/>
              <w:rPr>
                <w:ins w:id="737" w:author="GRASSEL, MARK C NH-03 USSF SpOC 21 CS (OL-S)/SCXG" w:date="2025-02-05T10:17:00Z" w16du:dateUtc="2025-02-05T17:17:00Z"/>
                <w:b/>
                <w:sz w:val="24"/>
                <w:highlight w:val="yellow"/>
                <w:rPrChange w:id="738" w:author="GRASSEL, MARK C NH-03 USSF SpOC 21 CS (OL-S)/SCXG" w:date="2025-02-05T10:20:00Z" w16du:dateUtc="2025-02-05T17:20:00Z">
                  <w:rPr>
                    <w:ins w:id="739" w:author="GRASSEL, MARK C NH-03 USSF SpOC 21 CS (OL-S)/SCXG" w:date="2025-02-05T10:17:00Z" w16du:dateUtc="2025-02-05T17:17:00Z"/>
                    <w:b/>
                    <w:sz w:val="24"/>
                  </w:rPr>
                </w:rPrChange>
              </w:rPr>
              <w:pPrChange w:id="740" w:author="GRASSEL, MARK C NH-03 USSF SpOC 21 CS (OL-S)/SCXG" w:date="2025-02-05T10:18:00Z" w16du:dateUtc="2025-02-05T17:18:00Z">
                <w:pPr>
                  <w:pStyle w:val="TableParagraph"/>
                  <w:ind w:left="0"/>
                </w:pPr>
              </w:pPrChange>
            </w:pPr>
            <w:ins w:id="741" w:author="GRASSEL, MARK C NH-03 USSF SpOC 21 CS (OL-S)/SCXG" w:date="2025-02-05T10:18:00Z" w16du:dateUtc="2025-02-05T17:18:00Z">
              <w:r w:rsidRPr="0042453E">
                <w:rPr>
                  <w:sz w:val="24"/>
                  <w:highlight w:val="yellow"/>
                  <w:rPrChange w:id="742" w:author="GRASSEL, MARK C NH-03 USSF SpOC 21 CS (OL-S)/SCXG" w:date="2025-02-05T10:20:00Z" w16du:dateUtc="2025-02-05T17:20:00Z">
                    <w:rPr>
                      <w:sz w:val="24"/>
                    </w:rPr>
                  </w:rPrChange>
                </w:rPr>
                <w:t>Within</w:t>
              </w:r>
              <w:r w:rsidRPr="0042453E">
                <w:rPr>
                  <w:spacing w:val="-15"/>
                  <w:sz w:val="24"/>
                  <w:highlight w:val="yellow"/>
                  <w:rPrChange w:id="743" w:author="GRASSEL, MARK C NH-03 USSF SpOC 21 CS (OL-S)/SCXG" w:date="2025-02-05T10:20:00Z" w16du:dateUtc="2025-02-05T17:20:00Z">
                    <w:rPr>
                      <w:spacing w:val="-15"/>
                      <w:sz w:val="24"/>
                    </w:rPr>
                  </w:rPrChange>
                </w:rPr>
                <w:t xml:space="preserve"> </w:t>
              </w:r>
              <w:r w:rsidRPr="0042453E">
                <w:rPr>
                  <w:sz w:val="24"/>
                  <w:highlight w:val="yellow"/>
                  <w:rPrChange w:id="744" w:author="GRASSEL, MARK C NH-03 USSF SpOC 21 CS (OL-S)/SCXG" w:date="2025-02-05T10:20:00Z" w16du:dateUtc="2025-02-05T17:20:00Z">
                    <w:rPr>
                      <w:sz w:val="24"/>
                    </w:rPr>
                  </w:rPrChange>
                </w:rPr>
                <w:t>30 days of contract award</w:t>
              </w:r>
            </w:ins>
          </w:p>
        </w:tc>
        <w:tc>
          <w:tcPr>
            <w:tcW w:w="1428" w:type="dxa"/>
            <w:tcPrChange w:id="745" w:author="GRASSEL, MARK C NH-03 USSF SpOC 21 CS (OL-S)/SCXG" w:date="2025-02-05T11:37:00Z" w16du:dateUtc="2025-02-05T18:37:00Z">
              <w:tcPr>
                <w:tcW w:w="1679" w:type="dxa"/>
                <w:gridSpan w:val="2"/>
              </w:tcPr>
            </w:tcPrChange>
          </w:tcPr>
          <w:p w14:paraId="50BEB33F" w14:textId="77777777" w:rsidR="00B233A5" w:rsidRPr="0042453E" w:rsidRDefault="00B233A5" w:rsidP="00B233A5">
            <w:pPr>
              <w:pStyle w:val="TableParagraph"/>
              <w:ind w:left="0"/>
              <w:jc w:val="center"/>
              <w:rPr>
                <w:ins w:id="746" w:author="GRASSEL, MARK C NH-03 USSF SpOC 21 CS (OL-S)/SCXG" w:date="2025-02-05T10:18:00Z" w16du:dateUtc="2025-02-05T17:18:00Z"/>
                <w:b/>
                <w:sz w:val="24"/>
                <w:highlight w:val="yellow"/>
                <w:rPrChange w:id="747" w:author="GRASSEL, MARK C NH-03 USSF SpOC 21 CS (OL-S)/SCXG" w:date="2025-02-05T10:20:00Z" w16du:dateUtc="2025-02-05T17:20:00Z">
                  <w:rPr>
                    <w:ins w:id="748" w:author="GRASSEL, MARK C NH-03 USSF SpOC 21 CS (OL-S)/SCXG" w:date="2025-02-05T10:18:00Z" w16du:dateUtc="2025-02-05T17:18:00Z"/>
                    <w:b/>
                    <w:sz w:val="24"/>
                  </w:rPr>
                </w:rPrChange>
              </w:rPr>
            </w:pPr>
          </w:p>
          <w:p w14:paraId="19DE8848" w14:textId="77777777" w:rsidR="00B233A5" w:rsidRPr="0042453E" w:rsidRDefault="00B233A5">
            <w:pPr>
              <w:pStyle w:val="TableParagraph"/>
              <w:ind w:left="0"/>
              <w:jc w:val="center"/>
              <w:rPr>
                <w:ins w:id="749" w:author="GRASSEL, MARK C NH-03 USSF SpOC 21 CS (OL-S)/SCXG" w:date="2025-02-05T10:18:00Z" w16du:dateUtc="2025-02-05T17:18:00Z"/>
                <w:b/>
                <w:sz w:val="24"/>
                <w:highlight w:val="yellow"/>
                <w:rPrChange w:id="750" w:author="GRASSEL, MARK C NH-03 USSF SpOC 21 CS (OL-S)/SCXG" w:date="2025-02-05T10:20:00Z" w16du:dateUtc="2025-02-05T17:20:00Z">
                  <w:rPr>
                    <w:ins w:id="751" w:author="GRASSEL, MARK C NH-03 USSF SpOC 21 CS (OL-S)/SCXG" w:date="2025-02-05T10:18:00Z" w16du:dateUtc="2025-02-05T17:18:00Z"/>
                    <w:b/>
                    <w:sz w:val="24"/>
                  </w:rPr>
                </w:rPrChange>
              </w:rPr>
              <w:pPrChange w:id="752" w:author="GRASSEL, MARK C NH-03 USSF SpOC 21 CS (OL-S)/SCXG" w:date="2025-02-05T10:18:00Z" w16du:dateUtc="2025-02-05T17:18:00Z">
                <w:pPr>
                  <w:pStyle w:val="TableParagraph"/>
                  <w:ind w:left="0"/>
                </w:pPr>
              </w:pPrChange>
            </w:pPr>
          </w:p>
          <w:p w14:paraId="514A021C" w14:textId="3EEF546C" w:rsidR="00B233A5" w:rsidRPr="0042453E" w:rsidRDefault="00B233A5">
            <w:pPr>
              <w:pStyle w:val="TableParagraph"/>
              <w:ind w:left="0"/>
              <w:jc w:val="center"/>
              <w:rPr>
                <w:ins w:id="753" w:author="GRASSEL, MARK C NH-03 USSF SpOC 21 CS (OL-S)/SCXG" w:date="2025-02-05T10:17:00Z" w16du:dateUtc="2025-02-05T17:17:00Z"/>
                <w:b/>
                <w:sz w:val="24"/>
                <w:highlight w:val="yellow"/>
                <w:rPrChange w:id="754" w:author="GRASSEL, MARK C NH-03 USSF SpOC 21 CS (OL-S)/SCXG" w:date="2025-02-05T10:20:00Z" w16du:dateUtc="2025-02-05T17:20:00Z">
                  <w:rPr>
                    <w:ins w:id="755" w:author="GRASSEL, MARK C NH-03 USSF SpOC 21 CS (OL-S)/SCXG" w:date="2025-02-05T10:17:00Z" w16du:dateUtc="2025-02-05T17:17:00Z"/>
                    <w:b/>
                    <w:sz w:val="24"/>
                  </w:rPr>
                </w:rPrChange>
              </w:rPr>
              <w:pPrChange w:id="756" w:author="GRASSEL, MARK C NH-03 USSF SpOC 21 CS (OL-S)/SCXG" w:date="2025-02-05T10:18:00Z" w16du:dateUtc="2025-02-05T17:18:00Z">
                <w:pPr>
                  <w:pStyle w:val="TableParagraph"/>
                  <w:ind w:left="0"/>
                </w:pPr>
              </w:pPrChange>
            </w:pPr>
            <w:ins w:id="757" w:author="GRASSEL, MARK C NH-03 USSF SpOC 21 CS (OL-S)/SCXG" w:date="2025-02-05T10:18:00Z" w16du:dateUtc="2025-02-05T17:18:00Z">
              <w:r w:rsidRPr="0042453E">
                <w:rPr>
                  <w:bCs/>
                  <w:sz w:val="24"/>
                  <w:highlight w:val="yellow"/>
                  <w:rPrChange w:id="758" w:author="GRASSEL, MARK C NH-03 USSF SpOC 21 CS (OL-S)/SCXG" w:date="2025-02-05T10:20:00Z" w16du:dateUtc="2025-02-05T17:20:00Z">
                    <w:rPr>
                      <w:bCs/>
                      <w:sz w:val="24"/>
                    </w:rPr>
                  </w:rPrChange>
                </w:rPr>
                <w:t>1 Original</w:t>
              </w:r>
            </w:ins>
          </w:p>
        </w:tc>
        <w:tc>
          <w:tcPr>
            <w:tcW w:w="2082" w:type="dxa"/>
            <w:tcPrChange w:id="759" w:author="GRASSEL, MARK C NH-03 USSF SpOC 21 CS (OL-S)/SCXG" w:date="2025-02-05T11:37:00Z" w16du:dateUtc="2025-02-05T18:37:00Z">
              <w:tcPr>
                <w:tcW w:w="2082" w:type="dxa"/>
                <w:gridSpan w:val="2"/>
              </w:tcPr>
            </w:tcPrChange>
          </w:tcPr>
          <w:p w14:paraId="1F3FCE08" w14:textId="029CE4AC" w:rsidR="00B233A5" w:rsidRPr="0042453E" w:rsidRDefault="00B233A5" w:rsidP="00B233A5">
            <w:pPr>
              <w:pStyle w:val="TableParagraph"/>
              <w:ind w:left="111" w:right="284"/>
              <w:rPr>
                <w:ins w:id="760" w:author="GRASSEL, MARK C NH-03 USSF SpOC 21 CS (OL-S)/SCXG" w:date="2025-02-05T10:17:00Z" w16du:dateUtc="2025-02-05T17:17:00Z"/>
                <w:spacing w:val="-2"/>
                <w:sz w:val="24"/>
                <w:highlight w:val="yellow"/>
                <w:rPrChange w:id="761" w:author="GRASSEL, MARK C NH-03 USSF SpOC 21 CS (OL-S)/SCXG" w:date="2025-02-05T10:20:00Z" w16du:dateUtc="2025-02-05T17:20:00Z">
                  <w:rPr>
                    <w:ins w:id="762" w:author="GRASSEL, MARK C NH-03 USSF SpOC 21 CS (OL-S)/SCXG" w:date="2025-02-05T10:17:00Z" w16du:dateUtc="2025-02-05T17:17:00Z"/>
                    <w:spacing w:val="-2"/>
                    <w:sz w:val="24"/>
                  </w:rPr>
                </w:rPrChange>
              </w:rPr>
            </w:pPr>
            <w:ins w:id="763" w:author="GRASSEL, MARK C NH-03 USSF SpOC 21 CS (OL-S)/SCXG" w:date="2025-02-05T10:19:00Z" w16du:dateUtc="2025-02-05T17:19:00Z">
              <w:r w:rsidRPr="0042453E">
                <w:rPr>
                  <w:spacing w:val="-2"/>
                  <w:sz w:val="24"/>
                  <w:highlight w:val="yellow"/>
                  <w:rPrChange w:id="764" w:author="GRASSEL, MARK C NH-03 USSF SpOC 21 CS (OL-S)/SCXG" w:date="2025-02-05T10:20:00Z" w16du:dateUtc="2025-02-05T17:20:00Z">
                    <w:rPr>
                      <w:spacing w:val="-2"/>
                      <w:sz w:val="24"/>
                    </w:rPr>
                  </w:rPrChange>
                </w:rPr>
                <w:t xml:space="preserve">Physical copy of </w:t>
              </w:r>
              <w:r w:rsidR="00BB0ACD" w:rsidRPr="0042453E">
                <w:rPr>
                  <w:spacing w:val="-2"/>
                  <w:sz w:val="24"/>
                  <w:highlight w:val="yellow"/>
                  <w:rPrChange w:id="765" w:author="GRASSEL, MARK C NH-03 USSF SpOC 21 CS (OL-S)/SCXG" w:date="2025-02-05T10:20:00Z" w16du:dateUtc="2025-02-05T17:20:00Z">
                    <w:rPr>
                      <w:spacing w:val="-2"/>
                      <w:sz w:val="24"/>
                    </w:rPr>
                  </w:rPrChange>
                </w:rPr>
                <w:t>Compact Disk (CD), (DVD), (Blueray)</w:t>
              </w:r>
            </w:ins>
          </w:p>
        </w:tc>
        <w:tc>
          <w:tcPr>
            <w:tcW w:w="1747" w:type="dxa"/>
            <w:tcPrChange w:id="766" w:author="GRASSEL, MARK C NH-03 USSF SpOC 21 CS (OL-S)/SCXG" w:date="2025-02-05T11:37:00Z" w16du:dateUtc="2025-02-05T18:37:00Z">
              <w:tcPr>
                <w:tcW w:w="1747" w:type="dxa"/>
              </w:tcPr>
            </w:tcPrChange>
          </w:tcPr>
          <w:p w14:paraId="6017B42E" w14:textId="77777777" w:rsidR="00BB0ACD" w:rsidRPr="0042453E" w:rsidRDefault="00BB0ACD" w:rsidP="00BB0ACD">
            <w:pPr>
              <w:pStyle w:val="TableParagraph"/>
              <w:ind w:left="0"/>
              <w:jc w:val="center"/>
              <w:rPr>
                <w:ins w:id="767" w:author="GRASSEL, MARK C NH-03 USSF SpOC 21 CS (OL-S)/SCXG" w:date="2025-02-05T10:19:00Z" w16du:dateUtc="2025-02-05T17:19:00Z"/>
                <w:spacing w:val="-5"/>
                <w:sz w:val="24"/>
                <w:highlight w:val="yellow"/>
                <w:rPrChange w:id="768" w:author="GRASSEL, MARK C NH-03 USSF SpOC 21 CS (OL-S)/SCXG" w:date="2025-02-05T10:20:00Z" w16du:dateUtc="2025-02-05T17:20:00Z">
                  <w:rPr>
                    <w:ins w:id="769" w:author="GRASSEL, MARK C NH-03 USSF SpOC 21 CS (OL-S)/SCXG" w:date="2025-02-05T10:19:00Z" w16du:dateUtc="2025-02-05T17:19:00Z"/>
                    <w:spacing w:val="-5"/>
                    <w:sz w:val="24"/>
                  </w:rPr>
                </w:rPrChange>
              </w:rPr>
            </w:pPr>
          </w:p>
          <w:p w14:paraId="30491371" w14:textId="77777777" w:rsidR="00BB0ACD" w:rsidRPr="0042453E" w:rsidRDefault="00BB0ACD" w:rsidP="00BB0ACD">
            <w:pPr>
              <w:pStyle w:val="TableParagraph"/>
              <w:ind w:left="0"/>
              <w:jc w:val="center"/>
              <w:rPr>
                <w:ins w:id="770" w:author="GRASSEL, MARK C NH-03 USSF SpOC 21 CS (OL-S)/SCXG" w:date="2025-02-05T10:19:00Z" w16du:dateUtc="2025-02-05T17:19:00Z"/>
                <w:spacing w:val="-5"/>
                <w:sz w:val="24"/>
                <w:highlight w:val="yellow"/>
                <w:rPrChange w:id="771" w:author="GRASSEL, MARK C NH-03 USSF SpOC 21 CS (OL-S)/SCXG" w:date="2025-02-05T10:20:00Z" w16du:dateUtc="2025-02-05T17:20:00Z">
                  <w:rPr>
                    <w:ins w:id="772" w:author="GRASSEL, MARK C NH-03 USSF SpOC 21 CS (OL-S)/SCXG" w:date="2025-02-05T10:19:00Z" w16du:dateUtc="2025-02-05T17:19:00Z"/>
                    <w:spacing w:val="-5"/>
                    <w:sz w:val="24"/>
                  </w:rPr>
                </w:rPrChange>
              </w:rPr>
            </w:pPr>
          </w:p>
          <w:p w14:paraId="6DCFC4EC" w14:textId="6E2C3062" w:rsidR="00B233A5" w:rsidRPr="0042453E" w:rsidRDefault="00BB0ACD">
            <w:pPr>
              <w:pStyle w:val="TableParagraph"/>
              <w:ind w:left="0"/>
              <w:jc w:val="center"/>
              <w:rPr>
                <w:ins w:id="773" w:author="GRASSEL, MARK C NH-03 USSF SpOC 21 CS (OL-S)/SCXG" w:date="2025-02-05T10:17:00Z" w16du:dateUtc="2025-02-05T17:17:00Z"/>
                <w:b/>
                <w:sz w:val="24"/>
                <w:highlight w:val="yellow"/>
                <w:rPrChange w:id="774" w:author="GRASSEL, MARK C NH-03 USSF SpOC 21 CS (OL-S)/SCXG" w:date="2025-02-05T10:20:00Z" w16du:dateUtc="2025-02-05T17:20:00Z">
                  <w:rPr>
                    <w:ins w:id="775" w:author="GRASSEL, MARK C NH-03 USSF SpOC 21 CS (OL-S)/SCXG" w:date="2025-02-05T10:17:00Z" w16du:dateUtc="2025-02-05T17:17:00Z"/>
                    <w:b/>
                    <w:sz w:val="24"/>
                  </w:rPr>
                </w:rPrChange>
              </w:rPr>
              <w:pPrChange w:id="776" w:author="GRASSEL, MARK C NH-03 USSF SpOC 21 CS (OL-S)/SCXG" w:date="2025-02-05T10:19:00Z" w16du:dateUtc="2025-02-05T17:19:00Z">
                <w:pPr>
                  <w:pStyle w:val="TableParagraph"/>
                  <w:ind w:left="0"/>
                </w:pPr>
              </w:pPrChange>
            </w:pPr>
            <w:ins w:id="777" w:author="GRASSEL, MARK C NH-03 USSF SpOC 21 CS (OL-S)/SCXG" w:date="2025-02-05T10:19:00Z" w16du:dateUtc="2025-02-05T17:19:00Z">
              <w:r w:rsidRPr="0042453E">
                <w:rPr>
                  <w:spacing w:val="-5"/>
                  <w:sz w:val="24"/>
                  <w:highlight w:val="yellow"/>
                  <w:rPrChange w:id="778" w:author="GRASSEL, MARK C NH-03 USSF SpOC 21 CS (OL-S)/SCXG" w:date="2025-02-05T10:20:00Z" w16du:dateUtc="2025-02-05T17:20:00Z">
                    <w:rPr>
                      <w:spacing w:val="-5"/>
                      <w:sz w:val="24"/>
                    </w:rPr>
                  </w:rPrChange>
                </w:rPr>
                <w:t>COR</w:t>
              </w:r>
            </w:ins>
          </w:p>
        </w:tc>
      </w:tr>
      <w:tr w:rsidR="00B233A5" w14:paraId="1B98ED12" w14:textId="77777777" w:rsidTr="00A9322C">
        <w:trPr>
          <w:trHeight w:val="432"/>
          <w:trPrChange w:id="779" w:author="GRASSEL, MARK C NH-03 USSF SpOC 21 CS (OL-S)/SCXG" w:date="2025-02-05T11:37:00Z" w16du:dateUtc="2025-02-05T18:37:00Z">
            <w:trPr>
              <w:trHeight w:val="1656"/>
            </w:trPr>
          </w:trPrChange>
        </w:trPr>
        <w:tc>
          <w:tcPr>
            <w:tcW w:w="2069" w:type="dxa"/>
            <w:tcPrChange w:id="780" w:author="GRASSEL, MARK C NH-03 USSF SpOC 21 CS (OL-S)/SCXG" w:date="2025-02-05T11:37:00Z" w16du:dateUtc="2025-02-05T18:37:00Z">
              <w:tcPr>
                <w:tcW w:w="1998" w:type="dxa"/>
              </w:tcPr>
            </w:tcPrChange>
          </w:tcPr>
          <w:p w14:paraId="0804C13A" w14:textId="77777777" w:rsidR="00B233A5" w:rsidRDefault="00B233A5" w:rsidP="00B233A5">
            <w:pPr>
              <w:pStyle w:val="TableParagraph"/>
              <w:ind w:left="169" w:right="170"/>
              <w:rPr>
                <w:sz w:val="24"/>
              </w:rPr>
            </w:pPr>
            <w:r>
              <w:rPr>
                <w:sz w:val="24"/>
              </w:rPr>
              <w:t>Logical and physical</w:t>
            </w:r>
            <w:r>
              <w:rPr>
                <w:spacing w:val="-15"/>
                <w:sz w:val="24"/>
              </w:rPr>
              <w:t xml:space="preserve"> </w:t>
            </w:r>
            <w:r>
              <w:rPr>
                <w:sz w:val="24"/>
              </w:rPr>
              <w:t xml:space="preserve">network </w:t>
            </w:r>
            <w:r>
              <w:rPr>
                <w:spacing w:val="-2"/>
                <w:sz w:val="24"/>
              </w:rPr>
              <w:t>data-flow diagrams</w:t>
            </w:r>
          </w:p>
          <w:p w14:paraId="3DC8E8D8" w14:textId="2D20E9FA" w:rsidR="00B233A5" w:rsidRDefault="00B233A5" w:rsidP="00B233A5">
            <w:pPr>
              <w:pStyle w:val="TableParagraph"/>
              <w:ind w:left="169"/>
              <w:rPr>
                <w:sz w:val="24"/>
              </w:rPr>
            </w:pPr>
            <w:r>
              <w:rPr>
                <w:sz w:val="24"/>
              </w:rPr>
              <w:t>Para</w:t>
            </w:r>
            <w:r>
              <w:rPr>
                <w:spacing w:val="-1"/>
                <w:sz w:val="24"/>
              </w:rPr>
              <w:t xml:space="preserve"> </w:t>
            </w:r>
            <w:r>
              <w:rPr>
                <w:spacing w:val="-2"/>
                <w:sz w:val="24"/>
              </w:rPr>
              <w:t>1.</w:t>
            </w:r>
            <w:ins w:id="781" w:author="GRASSEL, MARK C NH-03 USSF SpOC 21 CS (OL-S)/SCXG" w:date="2025-02-05T10:15:00Z" w16du:dateUtc="2025-02-05T17:15:00Z">
              <w:r>
                <w:rPr>
                  <w:spacing w:val="-2"/>
                  <w:sz w:val="24"/>
                </w:rPr>
                <w:t>8</w:t>
              </w:r>
            </w:ins>
            <w:del w:id="782" w:author="GRASSEL, MARK C NH-03 USSF SpOC 21 CS (OL-S)/SCXG" w:date="2025-02-05T10:15:00Z" w16du:dateUtc="2025-02-05T17:15:00Z">
              <w:r w:rsidDel="00723585">
                <w:rPr>
                  <w:spacing w:val="-2"/>
                  <w:sz w:val="24"/>
                </w:rPr>
                <w:delText>5</w:delText>
              </w:r>
            </w:del>
            <w:r>
              <w:rPr>
                <w:spacing w:val="-2"/>
                <w:sz w:val="24"/>
              </w:rPr>
              <w:t>.16</w:t>
            </w:r>
          </w:p>
        </w:tc>
        <w:tc>
          <w:tcPr>
            <w:tcW w:w="2250" w:type="dxa"/>
            <w:tcPrChange w:id="783" w:author="GRASSEL, MARK C NH-03 USSF SpOC 21 CS (OL-S)/SCXG" w:date="2025-02-05T11:37:00Z" w16du:dateUtc="2025-02-05T18:37:00Z">
              <w:tcPr>
                <w:tcW w:w="2070" w:type="dxa"/>
                <w:gridSpan w:val="2"/>
              </w:tcPr>
            </w:tcPrChange>
          </w:tcPr>
          <w:p w14:paraId="722B00AE" w14:textId="77777777" w:rsidR="00B233A5" w:rsidRDefault="00B233A5">
            <w:pPr>
              <w:pStyle w:val="TableParagraph"/>
              <w:ind w:left="0"/>
              <w:rPr>
                <w:b/>
                <w:sz w:val="24"/>
              </w:rPr>
              <w:pPrChange w:id="784" w:author="GRASSEL, MARK C NH-03 USSF SpOC 21 CS (OL-S)/SCXG" w:date="2025-02-05T10:16:00Z" w16du:dateUtc="2025-02-05T17:16:00Z">
                <w:pPr>
                  <w:pStyle w:val="TableParagraph"/>
                  <w:spacing w:before="18"/>
                  <w:ind w:left="0"/>
                </w:pPr>
              </w:pPrChange>
            </w:pPr>
          </w:p>
          <w:p w14:paraId="0D6D88B6" w14:textId="77777777" w:rsidR="00B233A5" w:rsidRDefault="00B233A5" w:rsidP="00B233A5">
            <w:pPr>
              <w:pStyle w:val="TableParagraph"/>
              <w:ind w:left="145" w:right="165"/>
              <w:jc w:val="both"/>
              <w:rPr>
                <w:sz w:val="24"/>
              </w:rPr>
            </w:pPr>
            <w:r>
              <w:rPr>
                <w:sz w:val="24"/>
              </w:rPr>
              <w:t>Within</w:t>
            </w:r>
            <w:r>
              <w:rPr>
                <w:spacing w:val="-15"/>
                <w:sz w:val="24"/>
              </w:rPr>
              <w:t xml:space="preserve"> </w:t>
            </w:r>
            <w:r>
              <w:rPr>
                <w:sz w:val="24"/>
              </w:rPr>
              <w:t>one</w:t>
            </w:r>
            <w:r>
              <w:rPr>
                <w:spacing w:val="-15"/>
                <w:sz w:val="24"/>
              </w:rPr>
              <w:t xml:space="preserve"> </w:t>
            </w:r>
            <w:r>
              <w:rPr>
                <w:sz w:val="24"/>
              </w:rPr>
              <w:t xml:space="preserve">month of contract award </w:t>
            </w:r>
            <w:r>
              <w:rPr>
                <w:spacing w:val="-4"/>
                <w:sz w:val="24"/>
              </w:rPr>
              <w:t>date</w:t>
            </w:r>
          </w:p>
        </w:tc>
        <w:tc>
          <w:tcPr>
            <w:tcW w:w="1428" w:type="dxa"/>
            <w:tcPrChange w:id="785" w:author="GRASSEL, MARK C NH-03 USSF SpOC 21 CS (OL-S)/SCXG" w:date="2025-02-05T11:37:00Z" w16du:dateUtc="2025-02-05T18:37:00Z">
              <w:tcPr>
                <w:tcW w:w="1679" w:type="dxa"/>
                <w:gridSpan w:val="2"/>
              </w:tcPr>
            </w:tcPrChange>
          </w:tcPr>
          <w:p w14:paraId="42C6D796" w14:textId="77777777" w:rsidR="00B233A5" w:rsidRDefault="00B233A5" w:rsidP="00B233A5">
            <w:pPr>
              <w:pStyle w:val="TableParagraph"/>
              <w:ind w:left="0"/>
              <w:rPr>
                <w:b/>
                <w:sz w:val="24"/>
              </w:rPr>
            </w:pPr>
          </w:p>
          <w:p w14:paraId="6E1831B3" w14:textId="77777777" w:rsidR="00B233A5" w:rsidRDefault="00B233A5" w:rsidP="00B233A5">
            <w:pPr>
              <w:pStyle w:val="TableParagraph"/>
              <w:ind w:left="0"/>
              <w:rPr>
                <w:b/>
                <w:sz w:val="24"/>
              </w:rPr>
            </w:pPr>
          </w:p>
          <w:p w14:paraId="30B63B12" w14:textId="6CEE1376" w:rsidR="00B233A5" w:rsidRDefault="00B233A5" w:rsidP="00B233A5">
            <w:pPr>
              <w:pStyle w:val="TableParagraph"/>
              <w:ind w:left="21" w:right="10"/>
              <w:jc w:val="center"/>
              <w:rPr>
                <w:sz w:val="24"/>
              </w:rPr>
            </w:pPr>
            <w:ins w:id="786" w:author="GRASSEL, MARK C NH-03 USSF SpOC 21 CS (OL-S)/SCXG" w:date="2025-02-05T10:17:00Z" w16du:dateUtc="2025-02-05T17:17:00Z">
              <w:r w:rsidRPr="00B663D3">
                <w:rPr>
                  <w:bCs/>
                  <w:sz w:val="24"/>
                </w:rPr>
                <w:t>1 Original</w:t>
              </w:r>
            </w:ins>
            <w:del w:id="787" w:author="GRASSEL, MARK C NH-03 USSF SpOC 21 CS (OL-S)/SCXG" w:date="2025-02-05T10:17:00Z" w16du:dateUtc="2025-02-05T17:17:00Z">
              <w:r w:rsidDel="00C77B11">
                <w:rPr>
                  <w:sz w:val="24"/>
                </w:rPr>
                <w:delText xml:space="preserve">1 </w:delText>
              </w:r>
              <w:r w:rsidDel="00C77B11">
                <w:rPr>
                  <w:spacing w:val="-2"/>
                  <w:sz w:val="24"/>
                </w:rPr>
                <w:delText>original</w:delText>
              </w:r>
            </w:del>
          </w:p>
        </w:tc>
        <w:tc>
          <w:tcPr>
            <w:tcW w:w="2082" w:type="dxa"/>
            <w:tcPrChange w:id="788" w:author="GRASSEL, MARK C NH-03 USSF SpOC 21 CS (OL-S)/SCXG" w:date="2025-02-05T11:37:00Z" w16du:dateUtc="2025-02-05T18:37:00Z">
              <w:tcPr>
                <w:tcW w:w="1914" w:type="dxa"/>
              </w:tcPr>
            </w:tcPrChange>
          </w:tcPr>
          <w:p w14:paraId="50698744" w14:textId="77777777" w:rsidR="00B233A5" w:rsidRDefault="00B233A5" w:rsidP="00B233A5">
            <w:pPr>
              <w:pStyle w:val="TableParagraph"/>
              <w:ind w:left="111" w:right="284"/>
              <w:rPr>
                <w:sz w:val="24"/>
              </w:rPr>
            </w:pPr>
            <w:r>
              <w:rPr>
                <w:spacing w:val="-2"/>
                <w:sz w:val="24"/>
              </w:rPr>
              <w:t xml:space="preserve">Electronic </w:t>
            </w:r>
            <w:r>
              <w:rPr>
                <w:sz w:val="24"/>
              </w:rPr>
              <w:t>copy. MS Word, MS Excel</w:t>
            </w:r>
            <w:r>
              <w:rPr>
                <w:spacing w:val="-15"/>
                <w:sz w:val="24"/>
              </w:rPr>
              <w:t xml:space="preserve"> </w:t>
            </w:r>
            <w:r>
              <w:rPr>
                <w:sz w:val="24"/>
              </w:rPr>
              <w:t>or</w:t>
            </w:r>
            <w:r>
              <w:rPr>
                <w:spacing w:val="-15"/>
                <w:sz w:val="24"/>
              </w:rPr>
              <w:t xml:space="preserve"> </w:t>
            </w:r>
            <w:r>
              <w:rPr>
                <w:sz w:val="24"/>
              </w:rPr>
              <w:t xml:space="preserve">Adobe </w:t>
            </w:r>
            <w:r>
              <w:rPr>
                <w:spacing w:val="-4"/>
                <w:sz w:val="24"/>
              </w:rPr>
              <w:t>PDF</w:t>
            </w:r>
          </w:p>
        </w:tc>
        <w:tc>
          <w:tcPr>
            <w:tcW w:w="1747" w:type="dxa"/>
            <w:tcPrChange w:id="789" w:author="GRASSEL, MARK C NH-03 USSF SpOC 21 CS (OL-S)/SCXG" w:date="2025-02-05T11:37:00Z" w16du:dateUtc="2025-02-05T18:37:00Z">
              <w:tcPr>
                <w:tcW w:w="1915" w:type="dxa"/>
                <w:gridSpan w:val="2"/>
              </w:tcPr>
            </w:tcPrChange>
          </w:tcPr>
          <w:p w14:paraId="54E11D2A" w14:textId="77777777" w:rsidR="00B233A5" w:rsidRDefault="00B233A5" w:rsidP="00B233A5">
            <w:pPr>
              <w:pStyle w:val="TableParagraph"/>
              <w:ind w:left="0"/>
              <w:rPr>
                <w:b/>
                <w:sz w:val="24"/>
              </w:rPr>
            </w:pPr>
          </w:p>
          <w:p w14:paraId="31126E5D" w14:textId="77777777" w:rsidR="00B233A5" w:rsidRDefault="00B233A5" w:rsidP="00B233A5">
            <w:pPr>
              <w:pStyle w:val="TableParagraph"/>
              <w:ind w:left="0"/>
              <w:rPr>
                <w:b/>
                <w:sz w:val="24"/>
              </w:rPr>
            </w:pPr>
          </w:p>
          <w:p w14:paraId="71E11162" w14:textId="77777777" w:rsidR="00B233A5" w:rsidRDefault="00B233A5" w:rsidP="00B233A5">
            <w:pPr>
              <w:pStyle w:val="TableParagraph"/>
              <w:ind w:left="16" w:right="9"/>
              <w:jc w:val="center"/>
              <w:rPr>
                <w:sz w:val="24"/>
              </w:rPr>
            </w:pPr>
            <w:r>
              <w:rPr>
                <w:spacing w:val="-5"/>
                <w:sz w:val="24"/>
              </w:rPr>
              <w:t>COR</w:t>
            </w:r>
          </w:p>
        </w:tc>
      </w:tr>
    </w:tbl>
    <w:p w14:paraId="2DE403A5" w14:textId="77777777" w:rsidR="00E23A5D" w:rsidRDefault="00E23A5D">
      <w:pPr>
        <w:jc w:val="center"/>
        <w:rPr>
          <w:sz w:val="24"/>
        </w:rPr>
        <w:sectPr w:rsidR="00E23A5D">
          <w:pgSz w:w="12240" w:h="15840"/>
          <w:pgMar w:top="1240" w:right="400" w:bottom="280" w:left="80" w:header="857" w:footer="0" w:gutter="0"/>
          <w:cols w:space="720"/>
        </w:sectPr>
      </w:pPr>
    </w:p>
    <w:p w14:paraId="29CA6ED4" w14:textId="77777777" w:rsidR="00E23A5D" w:rsidRDefault="00CF1E04">
      <w:pPr>
        <w:spacing w:before="162" w:line="480" w:lineRule="auto"/>
        <w:ind w:left="4180" w:right="3869" w:firstLine="1268"/>
        <w:rPr>
          <w:b/>
          <w:sz w:val="24"/>
        </w:rPr>
      </w:pPr>
      <w:r>
        <w:rPr>
          <w:b/>
          <w:sz w:val="24"/>
        </w:rPr>
        <w:lastRenderedPageBreak/>
        <w:t>Appendix 3 ESTIMATED</w:t>
      </w:r>
      <w:r>
        <w:rPr>
          <w:b/>
          <w:spacing w:val="-15"/>
          <w:sz w:val="24"/>
        </w:rPr>
        <w:t xml:space="preserve"> </w:t>
      </w:r>
      <w:r>
        <w:rPr>
          <w:b/>
          <w:sz w:val="24"/>
        </w:rPr>
        <w:t>WORKLOAD</w:t>
      </w:r>
      <w:r>
        <w:rPr>
          <w:b/>
          <w:spacing w:val="-15"/>
          <w:sz w:val="24"/>
        </w:rPr>
        <w:t xml:space="preserve"> </w:t>
      </w:r>
      <w:r>
        <w:rPr>
          <w:b/>
          <w:sz w:val="24"/>
        </w:rPr>
        <w:t>DATA</w:t>
      </w:r>
    </w:p>
    <w:p w14:paraId="0B6931F4" w14:textId="77777777" w:rsidR="00E23A5D" w:rsidRDefault="00CF1E04">
      <w:pPr>
        <w:spacing w:before="82"/>
        <w:ind w:left="3106" w:right="3047"/>
        <w:jc w:val="center"/>
        <w:rPr>
          <w:b/>
          <w:sz w:val="24"/>
        </w:rPr>
      </w:pPr>
      <w:r>
        <w:rPr>
          <w:b/>
          <w:sz w:val="24"/>
        </w:rPr>
        <w:t>Peterson</w:t>
      </w:r>
      <w:r>
        <w:rPr>
          <w:b/>
          <w:spacing w:val="-3"/>
          <w:sz w:val="24"/>
        </w:rPr>
        <w:t xml:space="preserve"> </w:t>
      </w:r>
      <w:r>
        <w:rPr>
          <w:b/>
          <w:sz w:val="24"/>
        </w:rPr>
        <w:t>Space</w:t>
      </w:r>
      <w:r>
        <w:rPr>
          <w:b/>
          <w:spacing w:val="-2"/>
          <w:sz w:val="24"/>
        </w:rPr>
        <w:t xml:space="preserve"> </w:t>
      </w:r>
      <w:r>
        <w:rPr>
          <w:b/>
          <w:sz w:val="24"/>
        </w:rPr>
        <w:t>Force</w:t>
      </w:r>
      <w:r>
        <w:rPr>
          <w:b/>
          <w:spacing w:val="-2"/>
          <w:sz w:val="24"/>
        </w:rPr>
        <w:t xml:space="preserve"> </w:t>
      </w:r>
      <w:r>
        <w:rPr>
          <w:b/>
          <w:spacing w:val="-4"/>
          <w:sz w:val="24"/>
        </w:rPr>
        <w:t>Base</w:t>
      </w:r>
    </w:p>
    <w:p w14:paraId="62431CDC" w14:textId="77777777" w:rsidR="00E23A5D" w:rsidRDefault="00E23A5D">
      <w:pPr>
        <w:pStyle w:val="BodyText"/>
        <w:spacing w:before="46"/>
        <w:rPr>
          <w:b/>
          <w:sz w:val="20"/>
        </w:rPr>
      </w:pPr>
    </w:p>
    <w:tbl>
      <w:tblPr>
        <w:tblW w:w="0" w:type="auto"/>
        <w:tblInd w:w="9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43"/>
        <w:gridCol w:w="5672"/>
        <w:gridCol w:w="3344"/>
      </w:tblGrid>
      <w:tr w:rsidR="00E23A5D" w14:paraId="4BF9FE0D" w14:textId="77777777">
        <w:trPr>
          <w:trHeight w:val="654"/>
        </w:trPr>
        <w:tc>
          <w:tcPr>
            <w:tcW w:w="1243" w:type="dxa"/>
            <w:shd w:val="clear" w:color="auto" w:fill="E6E6E6"/>
          </w:tcPr>
          <w:p w14:paraId="6230B392" w14:textId="77777777" w:rsidR="00E23A5D" w:rsidRDefault="00CF1E04">
            <w:pPr>
              <w:pStyle w:val="TableParagraph"/>
              <w:spacing w:before="139"/>
              <w:ind w:left="26" w:right="2"/>
              <w:jc w:val="center"/>
              <w:rPr>
                <w:b/>
                <w:sz w:val="24"/>
              </w:rPr>
            </w:pPr>
            <w:r>
              <w:rPr>
                <w:b/>
                <w:spacing w:val="-4"/>
                <w:sz w:val="24"/>
              </w:rPr>
              <w:t>ITEM</w:t>
            </w:r>
          </w:p>
        </w:tc>
        <w:tc>
          <w:tcPr>
            <w:tcW w:w="5672" w:type="dxa"/>
            <w:shd w:val="clear" w:color="auto" w:fill="E6E6E6"/>
          </w:tcPr>
          <w:p w14:paraId="403E6338" w14:textId="77777777" w:rsidR="00E23A5D" w:rsidRDefault="00CF1E04">
            <w:pPr>
              <w:pStyle w:val="TableParagraph"/>
              <w:spacing w:before="139"/>
              <w:ind w:left="28" w:right="2"/>
              <w:jc w:val="center"/>
              <w:rPr>
                <w:b/>
                <w:sz w:val="24"/>
              </w:rPr>
            </w:pPr>
            <w:r>
              <w:rPr>
                <w:b/>
                <w:spacing w:val="-4"/>
                <w:sz w:val="24"/>
              </w:rPr>
              <w:t>NAME</w:t>
            </w:r>
          </w:p>
        </w:tc>
        <w:tc>
          <w:tcPr>
            <w:tcW w:w="3344" w:type="dxa"/>
            <w:shd w:val="clear" w:color="auto" w:fill="E6E6E6"/>
          </w:tcPr>
          <w:p w14:paraId="006B2F76" w14:textId="77777777" w:rsidR="00E23A5D" w:rsidRDefault="00CF1E04">
            <w:pPr>
              <w:pStyle w:val="TableParagraph"/>
              <w:spacing w:before="1"/>
              <w:ind w:left="811" w:right="1150" w:hanging="75"/>
              <w:rPr>
                <w:b/>
                <w:sz w:val="24"/>
              </w:rPr>
            </w:pPr>
            <w:r>
              <w:rPr>
                <w:b/>
                <w:spacing w:val="-2"/>
                <w:sz w:val="24"/>
              </w:rPr>
              <w:t>ESTIMATED QUANTITY</w:t>
            </w:r>
          </w:p>
        </w:tc>
      </w:tr>
      <w:tr w:rsidR="00E23A5D" w14:paraId="10CD8F8E" w14:textId="77777777">
        <w:trPr>
          <w:trHeight w:val="567"/>
        </w:trPr>
        <w:tc>
          <w:tcPr>
            <w:tcW w:w="1243" w:type="dxa"/>
          </w:tcPr>
          <w:p w14:paraId="649841BE" w14:textId="77777777" w:rsidR="00E23A5D" w:rsidRDefault="00CF1E04">
            <w:pPr>
              <w:pStyle w:val="TableParagraph"/>
              <w:spacing w:line="271" w:lineRule="exact"/>
              <w:ind w:left="26"/>
              <w:jc w:val="center"/>
              <w:rPr>
                <w:sz w:val="24"/>
              </w:rPr>
            </w:pPr>
            <w:r>
              <w:rPr>
                <w:spacing w:val="-10"/>
                <w:sz w:val="24"/>
              </w:rPr>
              <w:t>1</w:t>
            </w:r>
          </w:p>
        </w:tc>
        <w:tc>
          <w:tcPr>
            <w:tcW w:w="5672" w:type="dxa"/>
          </w:tcPr>
          <w:p w14:paraId="7FC4E92C" w14:textId="77777777" w:rsidR="00E23A5D" w:rsidRDefault="00CF1E04">
            <w:pPr>
              <w:pStyle w:val="TableParagraph"/>
              <w:spacing w:line="271" w:lineRule="exact"/>
              <w:ind w:left="28"/>
              <w:jc w:val="center"/>
              <w:rPr>
                <w:sz w:val="24"/>
              </w:rPr>
            </w:pPr>
            <w:r>
              <w:rPr>
                <w:sz w:val="24"/>
              </w:rPr>
              <w:t>Telecommunications</w:t>
            </w:r>
            <w:r>
              <w:rPr>
                <w:spacing w:val="-9"/>
                <w:sz w:val="24"/>
              </w:rPr>
              <w:t xml:space="preserve"> </w:t>
            </w:r>
            <w:r>
              <w:rPr>
                <w:spacing w:val="-2"/>
                <w:sz w:val="24"/>
              </w:rPr>
              <w:t>Mechanic</w:t>
            </w:r>
          </w:p>
        </w:tc>
        <w:tc>
          <w:tcPr>
            <w:tcW w:w="3344" w:type="dxa"/>
          </w:tcPr>
          <w:p w14:paraId="6377AFCC" w14:textId="77777777" w:rsidR="00E23A5D" w:rsidRDefault="00CF1E04">
            <w:pPr>
              <w:pStyle w:val="TableParagraph"/>
              <w:spacing w:line="271" w:lineRule="exact"/>
              <w:ind w:left="539"/>
              <w:rPr>
                <w:sz w:val="24"/>
              </w:rPr>
            </w:pPr>
            <w:r>
              <w:rPr>
                <w:sz w:val="24"/>
              </w:rPr>
              <w:t>300</w:t>
            </w:r>
            <w:r>
              <w:rPr>
                <w:spacing w:val="-2"/>
                <w:sz w:val="24"/>
              </w:rPr>
              <w:t xml:space="preserve"> </w:t>
            </w:r>
            <w:r>
              <w:rPr>
                <w:sz w:val="24"/>
              </w:rPr>
              <w:t xml:space="preserve">hours </w:t>
            </w:r>
            <w:r>
              <w:rPr>
                <w:spacing w:val="-2"/>
                <w:sz w:val="24"/>
              </w:rPr>
              <w:t>annually</w:t>
            </w:r>
          </w:p>
        </w:tc>
      </w:tr>
    </w:tbl>
    <w:p w14:paraId="49E398E2" w14:textId="77777777" w:rsidR="00E23A5D" w:rsidRDefault="00E23A5D">
      <w:pPr>
        <w:pStyle w:val="BodyText"/>
        <w:rPr>
          <w:b/>
        </w:rPr>
      </w:pPr>
    </w:p>
    <w:p w14:paraId="16287F21" w14:textId="77777777" w:rsidR="00E23A5D" w:rsidRDefault="00E23A5D">
      <w:pPr>
        <w:pStyle w:val="BodyText"/>
        <w:spacing w:before="164"/>
        <w:rPr>
          <w:b/>
        </w:rPr>
      </w:pPr>
    </w:p>
    <w:p w14:paraId="7D36DE05" w14:textId="77777777" w:rsidR="00E23A5D" w:rsidRDefault="00CF1E04">
      <w:pPr>
        <w:ind w:left="3106" w:right="3073"/>
        <w:jc w:val="center"/>
        <w:rPr>
          <w:b/>
          <w:sz w:val="24"/>
        </w:rPr>
      </w:pPr>
      <w:r>
        <w:rPr>
          <w:b/>
          <w:sz w:val="24"/>
        </w:rPr>
        <w:t>Schriever</w:t>
      </w:r>
      <w:r>
        <w:rPr>
          <w:b/>
          <w:spacing w:val="-5"/>
          <w:sz w:val="24"/>
        </w:rPr>
        <w:t xml:space="preserve"> </w:t>
      </w:r>
      <w:r>
        <w:rPr>
          <w:b/>
          <w:sz w:val="24"/>
        </w:rPr>
        <w:t>Space</w:t>
      </w:r>
      <w:r>
        <w:rPr>
          <w:b/>
          <w:spacing w:val="-2"/>
          <w:sz w:val="24"/>
        </w:rPr>
        <w:t xml:space="preserve"> </w:t>
      </w:r>
      <w:r>
        <w:rPr>
          <w:b/>
          <w:sz w:val="24"/>
        </w:rPr>
        <w:t>Force</w:t>
      </w:r>
      <w:r>
        <w:rPr>
          <w:b/>
          <w:spacing w:val="-1"/>
          <w:sz w:val="24"/>
        </w:rPr>
        <w:t xml:space="preserve"> </w:t>
      </w:r>
      <w:r>
        <w:rPr>
          <w:b/>
          <w:spacing w:val="-4"/>
          <w:sz w:val="24"/>
        </w:rPr>
        <w:t>Base</w:t>
      </w:r>
    </w:p>
    <w:p w14:paraId="5BE93A62" w14:textId="77777777" w:rsidR="00E23A5D" w:rsidRDefault="00E23A5D">
      <w:pPr>
        <w:pStyle w:val="BodyText"/>
        <w:spacing w:before="46"/>
        <w:rPr>
          <w:b/>
          <w:sz w:val="20"/>
        </w:rPr>
      </w:pPr>
    </w:p>
    <w:tbl>
      <w:tblPr>
        <w:tblW w:w="0" w:type="auto"/>
        <w:tblInd w:w="9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60"/>
        <w:gridCol w:w="5580"/>
        <w:gridCol w:w="3420"/>
      </w:tblGrid>
      <w:tr w:rsidR="00E23A5D" w14:paraId="21D15466" w14:textId="77777777">
        <w:trPr>
          <w:trHeight w:val="551"/>
        </w:trPr>
        <w:tc>
          <w:tcPr>
            <w:tcW w:w="1260" w:type="dxa"/>
            <w:shd w:val="clear" w:color="auto" w:fill="E6E6E6"/>
          </w:tcPr>
          <w:p w14:paraId="43925E04" w14:textId="77777777" w:rsidR="00E23A5D" w:rsidRDefault="00CF1E04">
            <w:pPr>
              <w:pStyle w:val="TableParagraph"/>
              <w:spacing w:before="138"/>
              <w:ind w:left="28" w:right="4"/>
              <w:jc w:val="center"/>
              <w:rPr>
                <w:b/>
                <w:sz w:val="24"/>
              </w:rPr>
            </w:pPr>
            <w:r>
              <w:rPr>
                <w:b/>
                <w:spacing w:val="-4"/>
                <w:sz w:val="24"/>
              </w:rPr>
              <w:t>ITEM</w:t>
            </w:r>
          </w:p>
        </w:tc>
        <w:tc>
          <w:tcPr>
            <w:tcW w:w="5580" w:type="dxa"/>
            <w:shd w:val="clear" w:color="auto" w:fill="E6E6E6"/>
          </w:tcPr>
          <w:p w14:paraId="3E051582" w14:textId="77777777" w:rsidR="00E23A5D" w:rsidRDefault="00CF1E04">
            <w:pPr>
              <w:pStyle w:val="TableParagraph"/>
              <w:spacing w:before="138"/>
              <w:ind w:left="27" w:right="3"/>
              <w:jc w:val="center"/>
              <w:rPr>
                <w:b/>
                <w:sz w:val="24"/>
              </w:rPr>
            </w:pPr>
            <w:r>
              <w:rPr>
                <w:b/>
                <w:spacing w:val="-4"/>
                <w:sz w:val="24"/>
              </w:rPr>
              <w:t>NAME</w:t>
            </w:r>
          </w:p>
        </w:tc>
        <w:tc>
          <w:tcPr>
            <w:tcW w:w="3420" w:type="dxa"/>
            <w:shd w:val="clear" w:color="auto" w:fill="E6E6E6"/>
          </w:tcPr>
          <w:p w14:paraId="197EA8B8" w14:textId="77777777" w:rsidR="00E23A5D" w:rsidRDefault="00CF1E04">
            <w:pPr>
              <w:pStyle w:val="TableParagraph"/>
              <w:spacing w:line="270" w:lineRule="atLeast"/>
              <w:ind w:left="1110" w:right="959" w:hanging="107"/>
              <w:rPr>
                <w:b/>
                <w:sz w:val="24"/>
              </w:rPr>
            </w:pPr>
            <w:r>
              <w:rPr>
                <w:b/>
                <w:spacing w:val="-2"/>
                <w:sz w:val="24"/>
              </w:rPr>
              <w:t>ESTIMATED QUANTITY</w:t>
            </w:r>
          </w:p>
        </w:tc>
      </w:tr>
      <w:tr w:rsidR="00E23A5D" w14:paraId="73212A44" w14:textId="77777777">
        <w:trPr>
          <w:trHeight w:val="371"/>
        </w:trPr>
        <w:tc>
          <w:tcPr>
            <w:tcW w:w="1260" w:type="dxa"/>
          </w:tcPr>
          <w:p w14:paraId="56B20A0C" w14:textId="77777777" w:rsidR="00E23A5D" w:rsidRDefault="00CF1E04">
            <w:pPr>
              <w:pStyle w:val="TableParagraph"/>
              <w:spacing w:line="272" w:lineRule="exact"/>
              <w:ind w:left="28"/>
              <w:jc w:val="center"/>
              <w:rPr>
                <w:sz w:val="24"/>
              </w:rPr>
            </w:pPr>
            <w:r>
              <w:rPr>
                <w:spacing w:val="-10"/>
                <w:sz w:val="24"/>
              </w:rPr>
              <w:t>1</w:t>
            </w:r>
          </w:p>
        </w:tc>
        <w:tc>
          <w:tcPr>
            <w:tcW w:w="5580" w:type="dxa"/>
          </w:tcPr>
          <w:p w14:paraId="327CBFF0" w14:textId="77777777" w:rsidR="00E23A5D" w:rsidRDefault="00CF1E04">
            <w:pPr>
              <w:pStyle w:val="TableParagraph"/>
              <w:spacing w:line="272" w:lineRule="exact"/>
              <w:ind w:left="27" w:right="1"/>
              <w:jc w:val="center"/>
              <w:rPr>
                <w:sz w:val="24"/>
              </w:rPr>
            </w:pPr>
            <w:r>
              <w:rPr>
                <w:sz w:val="24"/>
              </w:rPr>
              <w:t>Telecommunications</w:t>
            </w:r>
            <w:r>
              <w:rPr>
                <w:spacing w:val="-6"/>
                <w:sz w:val="24"/>
              </w:rPr>
              <w:t xml:space="preserve"> </w:t>
            </w:r>
            <w:r>
              <w:rPr>
                <w:sz w:val="24"/>
              </w:rPr>
              <w:t>Mechanic</w:t>
            </w:r>
            <w:r>
              <w:rPr>
                <w:spacing w:val="-3"/>
                <w:sz w:val="24"/>
              </w:rPr>
              <w:t xml:space="preserve"> </w:t>
            </w:r>
            <w:r>
              <w:rPr>
                <w:sz w:val="24"/>
              </w:rPr>
              <w:t>-</w:t>
            </w:r>
            <w:r>
              <w:rPr>
                <w:spacing w:val="-2"/>
                <w:sz w:val="24"/>
              </w:rPr>
              <w:t xml:space="preserve"> </w:t>
            </w:r>
            <w:r>
              <w:rPr>
                <w:spacing w:val="-5"/>
                <w:sz w:val="24"/>
              </w:rPr>
              <w:t>GV</w:t>
            </w:r>
          </w:p>
        </w:tc>
        <w:tc>
          <w:tcPr>
            <w:tcW w:w="3420" w:type="dxa"/>
          </w:tcPr>
          <w:p w14:paraId="21616049" w14:textId="77777777" w:rsidR="00E23A5D" w:rsidRDefault="00CF1E04">
            <w:pPr>
              <w:pStyle w:val="TableParagraph"/>
              <w:spacing w:line="272" w:lineRule="exact"/>
              <w:ind w:left="1055"/>
              <w:rPr>
                <w:sz w:val="24"/>
              </w:rPr>
            </w:pPr>
            <w:r>
              <w:rPr>
                <w:sz w:val="24"/>
              </w:rPr>
              <w:t>480</w:t>
            </w:r>
            <w:r>
              <w:rPr>
                <w:spacing w:val="-2"/>
                <w:sz w:val="24"/>
              </w:rPr>
              <w:t xml:space="preserve"> </w:t>
            </w:r>
            <w:r>
              <w:rPr>
                <w:sz w:val="24"/>
              </w:rPr>
              <w:t xml:space="preserve">hours </w:t>
            </w:r>
            <w:r>
              <w:rPr>
                <w:spacing w:val="-2"/>
                <w:sz w:val="24"/>
              </w:rPr>
              <w:t>annually</w:t>
            </w:r>
          </w:p>
        </w:tc>
      </w:tr>
      <w:tr w:rsidR="00E23A5D" w14:paraId="43E0BDCD" w14:textId="77777777">
        <w:trPr>
          <w:trHeight w:val="547"/>
        </w:trPr>
        <w:tc>
          <w:tcPr>
            <w:tcW w:w="1260" w:type="dxa"/>
          </w:tcPr>
          <w:p w14:paraId="18F999B5" w14:textId="77777777" w:rsidR="00E23A5D" w:rsidRDefault="00CF1E04">
            <w:pPr>
              <w:pStyle w:val="TableParagraph"/>
              <w:spacing w:line="271" w:lineRule="exact"/>
              <w:ind w:left="28"/>
              <w:jc w:val="center"/>
              <w:rPr>
                <w:sz w:val="24"/>
              </w:rPr>
            </w:pPr>
            <w:r>
              <w:rPr>
                <w:spacing w:val="-10"/>
                <w:sz w:val="24"/>
              </w:rPr>
              <w:t>2</w:t>
            </w:r>
          </w:p>
        </w:tc>
        <w:tc>
          <w:tcPr>
            <w:tcW w:w="5580" w:type="dxa"/>
          </w:tcPr>
          <w:p w14:paraId="6FE0F949" w14:textId="77777777" w:rsidR="00E23A5D" w:rsidRDefault="00CF1E04">
            <w:pPr>
              <w:pStyle w:val="TableParagraph"/>
              <w:spacing w:line="271" w:lineRule="exact"/>
              <w:ind w:left="27"/>
              <w:jc w:val="center"/>
              <w:rPr>
                <w:sz w:val="24"/>
              </w:rPr>
            </w:pPr>
            <w:r>
              <w:rPr>
                <w:sz w:val="24"/>
              </w:rPr>
              <w:t>Telecommunications</w:t>
            </w:r>
            <w:r>
              <w:rPr>
                <w:spacing w:val="-9"/>
                <w:sz w:val="24"/>
              </w:rPr>
              <w:t xml:space="preserve"> </w:t>
            </w:r>
            <w:r>
              <w:rPr>
                <w:sz w:val="24"/>
              </w:rPr>
              <w:t>Installer/Repair</w:t>
            </w:r>
            <w:r>
              <w:rPr>
                <w:spacing w:val="-6"/>
                <w:sz w:val="24"/>
              </w:rPr>
              <w:t xml:space="preserve"> </w:t>
            </w:r>
            <w:r>
              <w:rPr>
                <w:spacing w:val="-10"/>
                <w:sz w:val="24"/>
              </w:rPr>
              <w:t>-</w:t>
            </w:r>
          </w:p>
          <w:p w14:paraId="1674601F" w14:textId="77777777" w:rsidR="00E23A5D" w:rsidRDefault="00CF1E04">
            <w:pPr>
              <w:pStyle w:val="TableParagraph"/>
              <w:spacing w:line="257" w:lineRule="exact"/>
              <w:ind w:left="27" w:right="2"/>
              <w:jc w:val="center"/>
              <w:rPr>
                <w:sz w:val="24"/>
              </w:rPr>
            </w:pPr>
            <w:r>
              <w:rPr>
                <w:spacing w:val="-5"/>
                <w:sz w:val="24"/>
              </w:rPr>
              <w:t>PA</w:t>
            </w:r>
          </w:p>
        </w:tc>
        <w:tc>
          <w:tcPr>
            <w:tcW w:w="3420" w:type="dxa"/>
          </w:tcPr>
          <w:p w14:paraId="25E19CF7" w14:textId="77777777" w:rsidR="00E23A5D" w:rsidRDefault="00CF1E04">
            <w:pPr>
              <w:pStyle w:val="TableParagraph"/>
              <w:spacing w:line="271" w:lineRule="exact"/>
              <w:ind w:left="122" w:right="2"/>
              <w:jc w:val="center"/>
              <w:rPr>
                <w:sz w:val="24"/>
              </w:rPr>
            </w:pPr>
            <w:r>
              <w:rPr>
                <w:sz w:val="24"/>
              </w:rPr>
              <w:t>480</w:t>
            </w:r>
            <w:r>
              <w:rPr>
                <w:spacing w:val="-1"/>
                <w:sz w:val="24"/>
              </w:rPr>
              <w:t xml:space="preserve"> </w:t>
            </w:r>
            <w:r>
              <w:rPr>
                <w:sz w:val="24"/>
              </w:rPr>
              <w:t>hours</w:t>
            </w:r>
            <w:r>
              <w:rPr>
                <w:spacing w:val="-1"/>
                <w:sz w:val="24"/>
              </w:rPr>
              <w:t xml:space="preserve"> </w:t>
            </w:r>
            <w:r>
              <w:rPr>
                <w:sz w:val="24"/>
              </w:rPr>
              <w:t>annually</w:t>
            </w:r>
            <w:r>
              <w:rPr>
                <w:spacing w:val="-1"/>
                <w:sz w:val="24"/>
              </w:rPr>
              <w:t xml:space="preserve"> </w:t>
            </w:r>
            <w:r>
              <w:rPr>
                <w:sz w:val="24"/>
              </w:rPr>
              <w:t xml:space="preserve">based </w:t>
            </w:r>
            <w:r>
              <w:rPr>
                <w:spacing w:val="-5"/>
                <w:sz w:val="24"/>
              </w:rPr>
              <w:t>on</w:t>
            </w:r>
          </w:p>
          <w:p w14:paraId="6F78EF88" w14:textId="77777777" w:rsidR="00E23A5D" w:rsidRDefault="00CF1E04">
            <w:pPr>
              <w:pStyle w:val="TableParagraph"/>
              <w:spacing w:line="257" w:lineRule="exact"/>
              <w:ind w:left="122"/>
              <w:jc w:val="center"/>
              <w:rPr>
                <w:sz w:val="24"/>
              </w:rPr>
            </w:pPr>
            <w:r>
              <w:rPr>
                <w:sz w:val="24"/>
              </w:rPr>
              <w:t>project</w:t>
            </w:r>
            <w:r>
              <w:rPr>
                <w:spacing w:val="-3"/>
                <w:sz w:val="24"/>
              </w:rPr>
              <w:t xml:space="preserve"> </w:t>
            </w:r>
            <w:r>
              <w:rPr>
                <w:spacing w:val="-2"/>
                <w:sz w:val="24"/>
              </w:rPr>
              <w:t>installs/Mx</w:t>
            </w:r>
          </w:p>
        </w:tc>
      </w:tr>
    </w:tbl>
    <w:p w14:paraId="384BA73E" w14:textId="77777777" w:rsidR="00E23A5D" w:rsidRDefault="00E23A5D">
      <w:pPr>
        <w:spacing w:line="257" w:lineRule="exact"/>
        <w:jc w:val="center"/>
        <w:rPr>
          <w:sz w:val="24"/>
        </w:rPr>
        <w:sectPr w:rsidR="00E23A5D">
          <w:pgSz w:w="12240" w:h="15840"/>
          <w:pgMar w:top="1240" w:right="400" w:bottom="280" w:left="80" w:header="857" w:footer="0" w:gutter="0"/>
          <w:cols w:space="720"/>
        </w:sectPr>
      </w:pPr>
    </w:p>
    <w:p w14:paraId="42724DDA" w14:textId="77777777" w:rsidR="00E23A5D" w:rsidRDefault="00CF1E04">
      <w:pPr>
        <w:pStyle w:val="Heading2"/>
        <w:spacing w:before="162" w:line="480" w:lineRule="auto"/>
        <w:ind w:left="4379" w:firstLine="1069"/>
      </w:pPr>
      <w:bookmarkStart w:id="790" w:name="Appendix_4_DEFINITIONS_&amp;_ACRONYMS"/>
      <w:bookmarkStart w:id="791" w:name="_bookmark1"/>
      <w:bookmarkEnd w:id="790"/>
      <w:bookmarkEnd w:id="791"/>
      <w:r>
        <w:lastRenderedPageBreak/>
        <w:t>Appendix 4 DEFINITIONS</w:t>
      </w:r>
      <w:r>
        <w:rPr>
          <w:spacing w:val="-15"/>
        </w:rPr>
        <w:t xml:space="preserve"> </w:t>
      </w:r>
      <w:r>
        <w:t>&amp;</w:t>
      </w:r>
      <w:r>
        <w:rPr>
          <w:spacing w:val="-15"/>
        </w:rPr>
        <w:t xml:space="preserve"> </w:t>
      </w:r>
      <w:r>
        <w:t>ACRONYMS</w:t>
      </w:r>
    </w:p>
    <w:p w14:paraId="351D0CAA" w14:textId="77777777" w:rsidR="00E23A5D" w:rsidRDefault="00CF1E04">
      <w:pPr>
        <w:pStyle w:val="BodyText"/>
        <w:tabs>
          <w:tab w:val="left" w:pos="11340"/>
        </w:tabs>
        <w:spacing w:line="271" w:lineRule="exact"/>
        <w:ind w:left="720"/>
        <w:pPrChange w:id="792" w:author="GRASSEL, MARK C NH-03 USSF SpOC 21 CS (OL-S)/SCXG" w:date="2025-02-05T09:34:00Z" w16du:dateUtc="2025-02-05T16:34:00Z">
          <w:pPr>
            <w:pStyle w:val="BodyText"/>
            <w:spacing w:line="271" w:lineRule="exact"/>
            <w:ind w:left="1360"/>
          </w:pPr>
        </w:pPrChange>
      </w:pPr>
      <w:r>
        <w:rPr>
          <w:spacing w:val="-2"/>
          <w:u w:val="single"/>
        </w:rPr>
        <w:t>DEFINITIONS</w:t>
      </w:r>
      <w:r>
        <w:rPr>
          <w:spacing w:val="-2"/>
        </w:rPr>
        <w:t>:</w:t>
      </w:r>
    </w:p>
    <w:p w14:paraId="5750985D" w14:textId="77777777" w:rsidR="00E23A5D" w:rsidRDefault="00CF1E04">
      <w:pPr>
        <w:pStyle w:val="BodyText"/>
        <w:tabs>
          <w:tab w:val="left" w:pos="10440"/>
          <w:tab w:val="left" w:pos="11340"/>
        </w:tabs>
        <w:spacing w:before="3"/>
        <w:ind w:left="720" w:right="420"/>
        <w:jc w:val="both"/>
        <w:pPrChange w:id="793" w:author="GRASSEL, MARK C NH-03 USSF SpOC 21 CS (OL-S)/SCXG" w:date="2025-02-05T09:35:00Z" w16du:dateUtc="2025-02-05T16:35:00Z">
          <w:pPr>
            <w:pStyle w:val="BodyText"/>
            <w:spacing w:before="3"/>
            <w:ind w:left="1358" w:right="1034"/>
            <w:jc w:val="both"/>
          </w:pPr>
        </w:pPrChange>
      </w:pPr>
      <w:r>
        <w:t>CONTRACTOR</w:t>
      </w:r>
      <w:r>
        <w:rPr>
          <w:spacing w:val="-5"/>
        </w:rPr>
        <w:t xml:space="preserve"> </w:t>
      </w:r>
      <w:r>
        <w:t>-</w:t>
      </w:r>
      <w:r>
        <w:rPr>
          <w:spacing w:val="-4"/>
        </w:rPr>
        <w:t xml:space="preserve"> </w:t>
      </w:r>
      <w:r>
        <w:t>A</w:t>
      </w:r>
      <w:r>
        <w:rPr>
          <w:spacing w:val="-5"/>
        </w:rPr>
        <w:t xml:space="preserve"> </w:t>
      </w:r>
      <w:r>
        <w:t>supplier</w:t>
      </w:r>
      <w:r>
        <w:rPr>
          <w:spacing w:val="-4"/>
        </w:rPr>
        <w:t xml:space="preserve"> </w:t>
      </w:r>
      <w:r>
        <w:t>or</w:t>
      </w:r>
      <w:r>
        <w:rPr>
          <w:spacing w:val="-4"/>
        </w:rPr>
        <w:t xml:space="preserve"> </w:t>
      </w:r>
      <w:r>
        <w:t>vendor</w:t>
      </w:r>
      <w:r>
        <w:rPr>
          <w:spacing w:val="-4"/>
        </w:rPr>
        <w:t xml:space="preserve"> </w:t>
      </w:r>
      <w:r>
        <w:t>awarded</w:t>
      </w:r>
      <w:r>
        <w:rPr>
          <w:spacing w:val="-6"/>
        </w:rPr>
        <w:t xml:space="preserve"> </w:t>
      </w:r>
      <w:r>
        <w:t>a</w:t>
      </w:r>
      <w:r>
        <w:rPr>
          <w:spacing w:val="-4"/>
        </w:rPr>
        <w:t xml:space="preserve"> </w:t>
      </w:r>
      <w:r>
        <w:t>contract</w:t>
      </w:r>
      <w:r>
        <w:rPr>
          <w:spacing w:val="-4"/>
        </w:rPr>
        <w:t xml:space="preserve"> </w:t>
      </w:r>
      <w:r>
        <w:t>to</w:t>
      </w:r>
      <w:r>
        <w:rPr>
          <w:spacing w:val="-5"/>
        </w:rPr>
        <w:t xml:space="preserve"> </w:t>
      </w:r>
      <w:r>
        <w:t>provide</w:t>
      </w:r>
      <w:r>
        <w:rPr>
          <w:spacing w:val="-6"/>
        </w:rPr>
        <w:t xml:space="preserve"> </w:t>
      </w:r>
      <w:r>
        <w:t>specific</w:t>
      </w:r>
      <w:r>
        <w:rPr>
          <w:spacing w:val="-4"/>
        </w:rPr>
        <w:t xml:space="preserve"> </w:t>
      </w:r>
      <w:r>
        <w:t>supplies</w:t>
      </w:r>
      <w:r>
        <w:rPr>
          <w:spacing w:val="-4"/>
        </w:rPr>
        <w:t xml:space="preserve"> </w:t>
      </w:r>
      <w:r>
        <w:t>or</w:t>
      </w:r>
      <w:r>
        <w:rPr>
          <w:spacing w:val="-4"/>
        </w:rPr>
        <w:t xml:space="preserve"> </w:t>
      </w:r>
      <w:r>
        <w:t>service to the Government. The term used in this contract refers to the prime.</w:t>
      </w:r>
    </w:p>
    <w:p w14:paraId="34B3F2EB" w14:textId="77777777" w:rsidR="00E23A5D" w:rsidRDefault="00E23A5D">
      <w:pPr>
        <w:pStyle w:val="BodyText"/>
        <w:tabs>
          <w:tab w:val="left" w:pos="11340"/>
        </w:tabs>
        <w:ind w:left="720"/>
        <w:pPrChange w:id="794" w:author="GRASSEL, MARK C NH-03 USSF SpOC 21 CS (OL-S)/SCXG" w:date="2025-02-05T09:34:00Z" w16du:dateUtc="2025-02-05T16:34:00Z">
          <w:pPr>
            <w:pStyle w:val="BodyText"/>
          </w:pPr>
        </w:pPrChange>
      </w:pPr>
    </w:p>
    <w:p w14:paraId="18AA6C36" w14:textId="77777777" w:rsidR="00E23A5D" w:rsidRDefault="00CF1E04">
      <w:pPr>
        <w:pStyle w:val="BodyText"/>
        <w:tabs>
          <w:tab w:val="left" w:pos="11340"/>
        </w:tabs>
        <w:ind w:left="720" w:right="420"/>
        <w:jc w:val="both"/>
        <w:pPrChange w:id="795" w:author="GRASSEL, MARK C NH-03 USSF SpOC 21 CS (OL-S)/SCXG" w:date="2025-02-05T09:35:00Z" w16du:dateUtc="2025-02-05T16:35:00Z">
          <w:pPr>
            <w:pStyle w:val="BodyText"/>
            <w:ind w:left="1358" w:right="1034"/>
            <w:jc w:val="both"/>
          </w:pPr>
        </w:pPrChange>
      </w:pPr>
      <w:r>
        <w:t>CONTRACTING OFFICER - A person with authority to enter into, administer, and or terminate contracts, and make related determinations and findings on behalf of the Government. Note: The only individual who can legally bind the Government.</w:t>
      </w:r>
    </w:p>
    <w:p w14:paraId="7D34F5C7" w14:textId="77777777" w:rsidR="00E23A5D" w:rsidRDefault="00E23A5D">
      <w:pPr>
        <w:pStyle w:val="BodyText"/>
      </w:pPr>
    </w:p>
    <w:p w14:paraId="5BAA89C9" w14:textId="77777777" w:rsidR="00E23A5D" w:rsidRDefault="00CF1E04">
      <w:pPr>
        <w:pStyle w:val="BodyText"/>
        <w:ind w:left="720"/>
        <w:pPrChange w:id="796" w:author="GRASSEL, MARK C NH-03 USSF SpOC 21 CS (OL-S)/SCXG" w:date="2025-02-05T09:35:00Z" w16du:dateUtc="2025-02-05T16:35:00Z">
          <w:pPr>
            <w:pStyle w:val="BodyText"/>
            <w:ind w:left="1358"/>
          </w:pPr>
        </w:pPrChange>
      </w:pPr>
      <w:r>
        <w:t>CONTRACTING</w:t>
      </w:r>
      <w:r>
        <w:rPr>
          <w:spacing w:val="44"/>
        </w:rPr>
        <w:t xml:space="preserve"> </w:t>
      </w:r>
      <w:r>
        <w:t>OFFICER'S</w:t>
      </w:r>
      <w:r>
        <w:rPr>
          <w:spacing w:val="73"/>
          <w:w w:val="150"/>
        </w:rPr>
        <w:t xml:space="preserve"> </w:t>
      </w:r>
      <w:r>
        <w:t>REPRESENTATIVE</w:t>
      </w:r>
      <w:r>
        <w:rPr>
          <w:spacing w:val="73"/>
          <w:w w:val="150"/>
        </w:rPr>
        <w:t xml:space="preserve"> </w:t>
      </w:r>
      <w:r>
        <w:t>(COR)</w:t>
      </w:r>
      <w:r>
        <w:rPr>
          <w:spacing w:val="75"/>
          <w:w w:val="150"/>
        </w:rPr>
        <w:t xml:space="preserve"> </w:t>
      </w:r>
      <w:r>
        <w:t>-</w:t>
      </w:r>
      <w:r>
        <w:rPr>
          <w:spacing w:val="74"/>
          <w:w w:val="150"/>
        </w:rPr>
        <w:t xml:space="preserve"> </w:t>
      </w:r>
      <w:r>
        <w:t>An</w:t>
      </w:r>
      <w:r>
        <w:rPr>
          <w:spacing w:val="72"/>
          <w:w w:val="150"/>
        </w:rPr>
        <w:t xml:space="preserve"> </w:t>
      </w:r>
      <w:r>
        <w:t>employee</w:t>
      </w:r>
      <w:r>
        <w:rPr>
          <w:spacing w:val="74"/>
          <w:w w:val="150"/>
        </w:rPr>
        <w:t xml:space="preserve"> </w:t>
      </w:r>
      <w:r>
        <w:t>of</w:t>
      </w:r>
      <w:r>
        <w:rPr>
          <w:spacing w:val="71"/>
          <w:w w:val="150"/>
        </w:rPr>
        <w:t xml:space="preserve"> </w:t>
      </w:r>
      <w:r>
        <w:t>the</w:t>
      </w:r>
      <w:r>
        <w:rPr>
          <w:spacing w:val="73"/>
          <w:w w:val="150"/>
        </w:rPr>
        <w:t xml:space="preserve"> </w:t>
      </w:r>
      <w:r>
        <w:rPr>
          <w:spacing w:val="-4"/>
        </w:rPr>
        <w:t>U.S.</w:t>
      </w:r>
    </w:p>
    <w:p w14:paraId="7C05CB93" w14:textId="77777777" w:rsidR="00E23A5D" w:rsidRDefault="00CF1E04">
      <w:pPr>
        <w:pStyle w:val="BodyText"/>
        <w:ind w:left="720" w:right="420"/>
        <w:jc w:val="both"/>
        <w:pPrChange w:id="797" w:author="GRASSEL, MARK C NH-03 USSF SpOC 21 CS (OL-S)/SCXG" w:date="2025-02-05T09:35:00Z" w16du:dateUtc="2025-02-05T16:35:00Z">
          <w:pPr>
            <w:pStyle w:val="BodyText"/>
            <w:ind w:left="1358" w:right="1033"/>
            <w:jc w:val="both"/>
          </w:pPr>
        </w:pPrChange>
      </w:pPr>
      <w:r>
        <w:t>Government appointed by the Contracting Officer to administer the contract. Such appointment shall be in writing and shall state the scope of authority and limitations. This individual has authority to provide technical direction to the Contractor as long as that direction is within the scope of the contract, does not constitute a change, and has no funding implications. This individual does NOT have authority to change the terms and conditions of the contract.</w:t>
      </w:r>
    </w:p>
    <w:p w14:paraId="0B4020A7" w14:textId="77777777" w:rsidR="00E23A5D" w:rsidRDefault="00E23A5D">
      <w:pPr>
        <w:pStyle w:val="BodyText"/>
        <w:ind w:left="720"/>
        <w:pPrChange w:id="798" w:author="GRASSEL, MARK C NH-03 USSF SpOC 21 CS (OL-S)/SCXG" w:date="2025-02-05T09:35:00Z" w16du:dateUtc="2025-02-05T16:35:00Z">
          <w:pPr>
            <w:pStyle w:val="BodyText"/>
          </w:pPr>
        </w:pPrChange>
      </w:pPr>
    </w:p>
    <w:p w14:paraId="7C96B2D9" w14:textId="77777777" w:rsidR="00E23A5D" w:rsidRDefault="00CF1E04">
      <w:pPr>
        <w:pStyle w:val="BodyText"/>
        <w:ind w:left="720" w:right="420"/>
        <w:jc w:val="both"/>
        <w:pPrChange w:id="799" w:author="GRASSEL, MARK C NH-03 USSF SpOC 21 CS (OL-S)/SCXG" w:date="2025-02-05T09:35:00Z" w16du:dateUtc="2025-02-05T16:35:00Z">
          <w:pPr>
            <w:pStyle w:val="BodyText"/>
            <w:ind w:left="1358" w:right="1032"/>
            <w:jc w:val="both"/>
          </w:pPr>
        </w:pPrChange>
      </w:pPr>
      <w:r>
        <w:t>DATA</w:t>
      </w:r>
      <w:r>
        <w:rPr>
          <w:spacing w:val="-3"/>
        </w:rPr>
        <w:t xml:space="preserve"> </w:t>
      </w:r>
      <w:r>
        <w:t>FLOW</w:t>
      </w:r>
      <w:r>
        <w:rPr>
          <w:spacing w:val="-3"/>
        </w:rPr>
        <w:t xml:space="preserve"> </w:t>
      </w:r>
      <w:r>
        <w:t>DIAGRAM</w:t>
      </w:r>
      <w:r>
        <w:rPr>
          <w:spacing w:val="-3"/>
        </w:rPr>
        <w:t xml:space="preserve"> </w:t>
      </w:r>
      <w:r>
        <w:t>-</w:t>
      </w:r>
      <w:r>
        <w:rPr>
          <w:spacing w:val="-3"/>
        </w:rPr>
        <w:t xml:space="preserve"> </w:t>
      </w:r>
      <w:r>
        <w:t>A</w:t>
      </w:r>
      <w:r>
        <w:rPr>
          <w:spacing w:val="-4"/>
        </w:rPr>
        <w:t xml:space="preserve"> </w:t>
      </w:r>
      <w:r>
        <w:t>data</w:t>
      </w:r>
      <w:r>
        <w:rPr>
          <w:spacing w:val="-5"/>
        </w:rPr>
        <w:t xml:space="preserve"> </w:t>
      </w:r>
      <w:r>
        <w:t>flow</w:t>
      </w:r>
      <w:r>
        <w:rPr>
          <w:spacing w:val="-4"/>
        </w:rPr>
        <w:t xml:space="preserve"> </w:t>
      </w:r>
      <w:r>
        <w:t>diagram</w:t>
      </w:r>
      <w:r>
        <w:rPr>
          <w:spacing w:val="-4"/>
        </w:rPr>
        <w:t xml:space="preserve"> </w:t>
      </w:r>
      <w:r>
        <w:t>is</w:t>
      </w:r>
      <w:r>
        <w:rPr>
          <w:spacing w:val="-3"/>
        </w:rPr>
        <w:t xml:space="preserve"> </w:t>
      </w:r>
      <w:r>
        <w:t>a</w:t>
      </w:r>
      <w:r>
        <w:rPr>
          <w:spacing w:val="-3"/>
        </w:rPr>
        <w:t xml:space="preserve"> </w:t>
      </w:r>
      <w:r>
        <w:t>graphical</w:t>
      </w:r>
      <w:r>
        <w:rPr>
          <w:spacing w:val="-3"/>
        </w:rPr>
        <w:t xml:space="preserve"> </w:t>
      </w:r>
      <w:r>
        <w:t>representation</w:t>
      </w:r>
      <w:r>
        <w:rPr>
          <w:spacing w:val="-4"/>
        </w:rPr>
        <w:t xml:space="preserve"> </w:t>
      </w:r>
      <w:r>
        <w:t>of</w:t>
      </w:r>
      <w:r>
        <w:rPr>
          <w:spacing w:val="-4"/>
        </w:rPr>
        <w:t xml:space="preserve"> </w:t>
      </w:r>
      <w:r>
        <w:t>the</w:t>
      </w:r>
      <w:r>
        <w:rPr>
          <w:spacing w:val="-3"/>
        </w:rPr>
        <w:t xml:space="preserve"> </w:t>
      </w:r>
      <w:r>
        <w:t>flow</w:t>
      </w:r>
      <w:r>
        <w:rPr>
          <w:spacing w:val="-4"/>
        </w:rPr>
        <w:t xml:space="preserve"> </w:t>
      </w:r>
      <w:r>
        <w:t>of</w:t>
      </w:r>
      <w:r>
        <w:rPr>
          <w:spacing w:val="-3"/>
        </w:rPr>
        <w:t xml:space="preserve"> </w:t>
      </w:r>
      <w:r>
        <w:t>data internally through the entity’s network(s), business units, products, and software, and to third parties,</w:t>
      </w:r>
      <w:r>
        <w:rPr>
          <w:spacing w:val="-5"/>
        </w:rPr>
        <w:t xml:space="preserve"> </w:t>
      </w:r>
      <w:r>
        <w:t>as</w:t>
      </w:r>
      <w:r>
        <w:rPr>
          <w:spacing w:val="-3"/>
        </w:rPr>
        <w:t xml:space="preserve"> </w:t>
      </w:r>
      <w:r>
        <w:t>applicable.</w:t>
      </w:r>
      <w:r>
        <w:rPr>
          <w:spacing w:val="-3"/>
        </w:rPr>
        <w:t xml:space="preserve"> </w:t>
      </w:r>
      <w:r>
        <w:t>Data</w:t>
      </w:r>
      <w:r>
        <w:rPr>
          <w:spacing w:val="-4"/>
        </w:rPr>
        <w:t xml:space="preserve"> </w:t>
      </w:r>
      <w:r>
        <w:t>flow</w:t>
      </w:r>
      <w:r>
        <w:rPr>
          <w:spacing w:val="-4"/>
        </w:rPr>
        <w:t xml:space="preserve"> </w:t>
      </w:r>
      <w:r>
        <w:t>diagrams</w:t>
      </w:r>
      <w:r>
        <w:rPr>
          <w:spacing w:val="-4"/>
        </w:rPr>
        <w:t xml:space="preserve"> </w:t>
      </w:r>
      <w:r>
        <w:t>and</w:t>
      </w:r>
      <w:r>
        <w:rPr>
          <w:spacing w:val="-3"/>
        </w:rPr>
        <w:t xml:space="preserve"> </w:t>
      </w:r>
      <w:r>
        <w:t>network</w:t>
      </w:r>
      <w:r>
        <w:rPr>
          <w:spacing w:val="-3"/>
        </w:rPr>
        <w:t xml:space="preserve"> </w:t>
      </w:r>
      <w:r>
        <w:t>diagrams</w:t>
      </w:r>
      <w:r>
        <w:rPr>
          <w:spacing w:val="-4"/>
        </w:rPr>
        <w:t xml:space="preserve"> </w:t>
      </w:r>
      <w:r>
        <w:t>may</w:t>
      </w:r>
      <w:r>
        <w:rPr>
          <w:spacing w:val="-5"/>
        </w:rPr>
        <w:t xml:space="preserve"> </w:t>
      </w:r>
      <w:r>
        <w:t>include</w:t>
      </w:r>
      <w:r>
        <w:rPr>
          <w:spacing w:val="-3"/>
        </w:rPr>
        <w:t xml:space="preserve"> </w:t>
      </w:r>
      <w:r>
        <w:t>similar</w:t>
      </w:r>
      <w:r>
        <w:rPr>
          <w:spacing w:val="-4"/>
        </w:rPr>
        <w:t xml:space="preserve"> </w:t>
      </w:r>
      <w:r>
        <w:t>information (e.g., critical hardware) but have different purposes. Data flow diagrams show how the entity’s data flows between critical hardware on the network, not just where a piece of hardware resides.</w:t>
      </w:r>
    </w:p>
    <w:p w14:paraId="1D7B270A" w14:textId="77777777" w:rsidR="00E23A5D" w:rsidRDefault="00E23A5D">
      <w:pPr>
        <w:pStyle w:val="BodyText"/>
        <w:ind w:left="720"/>
        <w:pPrChange w:id="800" w:author="GRASSEL, MARK C NH-03 USSF SpOC 21 CS (OL-S)/SCXG" w:date="2025-02-05T09:35:00Z" w16du:dateUtc="2025-02-05T16:35:00Z">
          <w:pPr>
            <w:pStyle w:val="BodyText"/>
          </w:pPr>
        </w:pPrChange>
      </w:pPr>
    </w:p>
    <w:p w14:paraId="5B8F3B12" w14:textId="77777777" w:rsidR="00E23A5D" w:rsidRDefault="00CF1E04">
      <w:pPr>
        <w:pStyle w:val="BodyText"/>
        <w:ind w:left="720" w:right="420"/>
        <w:jc w:val="both"/>
        <w:pPrChange w:id="801" w:author="GRASSEL, MARK C NH-03 USSF SpOC 21 CS (OL-S)/SCXG" w:date="2025-02-05T09:35:00Z" w16du:dateUtc="2025-02-05T16:35:00Z">
          <w:pPr>
            <w:pStyle w:val="BodyText"/>
            <w:ind w:left="1358" w:right="1035"/>
            <w:jc w:val="both"/>
          </w:pPr>
        </w:pPrChange>
      </w:pPr>
      <w:r>
        <w:t>DEFECTIVE SERVICE - A service output that does not meet the standard of performance associated with the Performance Work Statement.</w:t>
      </w:r>
    </w:p>
    <w:p w14:paraId="4F904CB7" w14:textId="77777777" w:rsidR="00E23A5D" w:rsidRDefault="00E23A5D">
      <w:pPr>
        <w:pStyle w:val="BodyText"/>
        <w:ind w:left="720"/>
        <w:pPrChange w:id="802" w:author="GRASSEL, MARK C NH-03 USSF SpOC 21 CS (OL-S)/SCXG" w:date="2025-02-05T09:35:00Z" w16du:dateUtc="2025-02-05T16:35:00Z">
          <w:pPr>
            <w:pStyle w:val="BodyText"/>
          </w:pPr>
        </w:pPrChange>
      </w:pPr>
    </w:p>
    <w:p w14:paraId="2452A8F0" w14:textId="77777777" w:rsidR="00E23A5D" w:rsidRDefault="00CF1E04">
      <w:pPr>
        <w:pStyle w:val="BodyText"/>
        <w:ind w:left="720" w:right="420"/>
        <w:jc w:val="both"/>
        <w:pPrChange w:id="803" w:author="GRASSEL, MARK C NH-03 USSF SpOC 21 CS (OL-S)/SCXG" w:date="2025-02-05T09:35:00Z" w16du:dateUtc="2025-02-05T16:35:00Z">
          <w:pPr>
            <w:pStyle w:val="BodyText"/>
            <w:ind w:left="1358" w:right="1033"/>
            <w:jc w:val="both"/>
          </w:pPr>
        </w:pPrChange>
      </w:pPr>
      <w:r>
        <w:t>DELIVERABLE</w:t>
      </w:r>
      <w:r>
        <w:rPr>
          <w:spacing w:val="-2"/>
        </w:rPr>
        <w:t xml:space="preserve"> </w:t>
      </w:r>
      <w:r>
        <w:t>-</w:t>
      </w:r>
      <w:r>
        <w:rPr>
          <w:spacing w:val="-2"/>
        </w:rPr>
        <w:t xml:space="preserve"> </w:t>
      </w:r>
      <w:r>
        <w:t>Anything</w:t>
      </w:r>
      <w:r>
        <w:rPr>
          <w:spacing w:val="-2"/>
        </w:rPr>
        <w:t xml:space="preserve"> </w:t>
      </w:r>
      <w:r>
        <w:t>that</w:t>
      </w:r>
      <w:r>
        <w:rPr>
          <w:spacing w:val="-3"/>
        </w:rPr>
        <w:t xml:space="preserve"> </w:t>
      </w:r>
      <w:r>
        <w:t>can</w:t>
      </w:r>
      <w:r>
        <w:rPr>
          <w:spacing w:val="-2"/>
        </w:rPr>
        <w:t xml:space="preserve"> </w:t>
      </w:r>
      <w:r>
        <w:t>be</w:t>
      </w:r>
      <w:r>
        <w:rPr>
          <w:spacing w:val="-2"/>
        </w:rPr>
        <w:t xml:space="preserve"> </w:t>
      </w:r>
      <w:r>
        <w:t>physically</w:t>
      </w:r>
      <w:r>
        <w:rPr>
          <w:spacing w:val="-2"/>
        </w:rPr>
        <w:t xml:space="preserve"> </w:t>
      </w:r>
      <w:r>
        <w:t>delivered,</w:t>
      </w:r>
      <w:r>
        <w:rPr>
          <w:spacing w:val="-2"/>
        </w:rPr>
        <w:t xml:space="preserve"> </w:t>
      </w:r>
      <w:r>
        <w:t>but</w:t>
      </w:r>
      <w:r>
        <w:rPr>
          <w:spacing w:val="-3"/>
        </w:rPr>
        <w:t xml:space="preserve"> </w:t>
      </w:r>
      <w:r>
        <w:t>may</w:t>
      </w:r>
      <w:r>
        <w:rPr>
          <w:spacing w:val="-3"/>
        </w:rPr>
        <w:t xml:space="preserve"> </w:t>
      </w:r>
      <w:r>
        <w:t>include</w:t>
      </w:r>
      <w:r>
        <w:rPr>
          <w:spacing w:val="-2"/>
        </w:rPr>
        <w:t xml:space="preserve"> </w:t>
      </w:r>
      <w:r>
        <w:t>non-manufactured things such as meeting minutes or reports.</w:t>
      </w:r>
    </w:p>
    <w:p w14:paraId="443B1A85" w14:textId="77777777" w:rsidR="00E23A5D" w:rsidRDefault="00CF1E04">
      <w:pPr>
        <w:pStyle w:val="BodyText"/>
        <w:spacing w:before="275"/>
        <w:ind w:left="720"/>
        <w:jc w:val="both"/>
        <w:pPrChange w:id="804" w:author="GRASSEL, MARK C NH-03 USSF SpOC 21 CS (OL-S)/SCXG" w:date="2025-02-05T09:35:00Z" w16du:dateUtc="2025-02-05T16:35:00Z">
          <w:pPr>
            <w:pStyle w:val="BodyText"/>
            <w:spacing w:before="275"/>
            <w:ind w:left="1358"/>
            <w:jc w:val="both"/>
          </w:pPr>
        </w:pPrChange>
      </w:pPr>
      <w:r>
        <w:t>PHYSICAL</w:t>
      </w:r>
      <w:r>
        <w:rPr>
          <w:spacing w:val="-6"/>
        </w:rPr>
        <w:t xml:space="preserve"> </w:t>
      </w:r>
      <w:r>
        <w:t>SECURITY</w:t>
      </w:r>
      <w:r>
        <w:rPr>
          <w:spacing w:val="-3"/>
        </w:rPr>
        <w:t xml:space="preserve"> </w:t>
      </w:r>
      <w:r>
        <w:t>-</w:t>
      </w:r>
      <w:r>
        <w:rPr>
          <w:spacing w:val="-3"/>
        </w:rPr>
        <w:t xml:space="preserve"> </w:t>
      </w:r>
      <w:r>
        <w:t>Actions</w:t>
      </w:r>
      <w:r>
        <w:rPr>
          <w:spacing w:val="-5"/>
        </w:rPr>
        <w:t xml:space="preserve"> </w:t>
      </w:r>
      <w:r>
        <w:t>that</w:t>
      </w:r>
      <w:r>
        <w:rPr>
          <w:spacing w:val="-3"/>
        </w:rPr>
        <w:t xml:space="preserve"> </w:t>
      </w:r>
      <w:r>
        <w:t>prevent</w:t>
      </w:r>
      <w:r>
        <w:rPr>
          <w:spacing w:val="-6"/>
        </w:rPr>
        <w:t xml:space="preserve"> </w:t>
      </w:r>
      <w:r>
        <w:t>the</w:t>
      </w:r>
      <w:r>
        <w:rPr>
          <w:spacing w:val="-3"/>
        </w:rPr>
        <w:t xml:space="preserve"> </w:t>
      </w:r>
      <w:r>
        <w:t>loss</w:t>
      </w:r>
      <w:r>
        <w:rPr>
          <w:spacing w:val="-4"/>
        </w:rPr>
        <w:t xml:space="preserve"> </w:t>
      </w:r>
      <w:r>
        <w:t>or</w:t>
      </w:r>
      <w:r>
        <w:rPr>
          <w:spacing w:val="-4"/>
        </w:rPr>
        <w:t xml:space="preserve"> </w:t>
      </w:r>
      <w:r>
        <w:t>damage</w:t>
      </w:r>
      <w:r>
        <w:rPr>
          <w:spacing w:val="-4"/>
        </w:rPr>
        <w:t xml:space="preserve"> </w:t>
      </w:r>
      <w:r>
        <w:t>of</w:t>
      </w:r>
      <w:r>
        <w:rPr>
          <w:spacing w:val="-6"/>
        </w:rPr>
        <w:t xml:space="preserve"> </w:t>
      </w:r>
      <w:r>
        <w:t>Government</w:t>
      </w:r>
      <w:r>
        <w:rPr>
          <w:spacing w:val="-3"/>
        </w:rPr>
        <w:t xml:space="preserve"> </w:t>
      </w:r>
      <w:r>
        <w:rPr>
          <w:spacing w:val="-2"/>
        </w:rPr>
        <w:t>property.</w:t>
      </w:r>
    </w:p>
    <w:p w14:paraId="06971CD3" w14:textId="77777777" w:rsidR="00E23A5D" w:rsidRDefault="00E23A5D">
      <w:pPr>
        <w:pStyle w:val="BodyText"/>
        <w:ind w:left="720"/>
        <w:pPrChange w:id="805" w:author="GRASSEL, MARK C NH-03 USSF SpOC 21 CS (OL-S)/SCXG" w:date="2025-02-05T09:35:00Z" w16du:dateUtc="2025-02-05T16:35:00Z">
          <w:pPr>
            <w:pStyle w:val="BodyText"/>
          </w:pPr>
        </w:pPrChange>
      </w:pPr>
    </w:p>
    <w:p w14:paraId="08460FDF" w14:textId="77777777" w:rsidR="00E23A5D" w:rsidRDefault="00CF1E04">
      <w:pPr>
        <w:pStyle w:val="BodyText"/>
        <w:ind w:left="720" w:right="420"/>
        <w:jc w:val="both"/>
        <w:pPrChange w:id="806" w:author="GRASSEL, MARK C NH-03 USSF SpOC 21 CS (OL-S)/SCXG" w:date="2025-02-05T09:35:00Z" w16du:dateUtc="2025-02-05T16:35:00Z">
          <w:pPr>
            <w:pStyle w:val="BodyText"/>
            <w:ind w:left="1358" w:right="1034"/>
            <w:jc w:val="both"/>
          </w:pPr>
        </w:pPrChange>
      </w:pPr>
      <w:r>
        <w:t>QUALITY ASSURANCE - The Government procedures to verify that services being performed by the Contractor are performed according to acceptable standards.</w:t>
      </w:r>
    </w:p>
    <w:p w14:paraId="2A1F701D" w14:textId="77777777" w:rsidR="00E23A5D" w:rsidRDefault="00E23A5D">
      <w:pPr>
        <w:pStyle w:val="BodyText"/>
        <w:ind w:left="720"/>
        <w:pPrChange w:id="807" w:author="GRASSEL, MARK C NH-03 USSF SpOC 21 CS (OL-S)/SCXG" w:date="2025-02-05T09:35:00Z" w16du:dateUtc="2025-02-05T16:35:00Z">
          <w:pPr>
            <w:pStyle w:val="BodyText"/>
          </w:pPr>
        </w:pPrChange>
      </w:pPr>
    </w:p>
    <w:p w14:paraId="5872D22D" w14:textId="77777777" w:rsidR="00E23A5D" w:rsidRDefault="00CF1E04">
      <w:pPr>
        <w:pStyle w:val="BodyText"/>
        <w:ind w:left="720" w:right="420"/>
        <w:jc w:val="both"/>
        <w:rPr>
          <w:ins w:id="808" w:author="GRASSEL, MARK C NH-03 USSF SpOC 21 CS (OL-S)/SCXG" w:date="2025-02-05T11:25:00Z" w16du:dateUtc="2025-02-05T18:25:00Z"/>
        </w:rPr>
      </w:pPr>
      <w:r>
        <w:t>SUBCONTRACTOR - One that enters into a contract with a prime Contractor. The Government does not have privity of contract with the subcontractor.</w:t>
      </w:r>
    </w:p>
    <w:p w14:paraId="13249096" w14:textId="77777777" w:rsidR="007753D0" w:rsidRDefault="007753D0">
      <w:pPr>
        <w:pStyle w:val="BodyText"/>
        <w:ind w:left="720" w:right="420"/>
        <w:jc w:val="both"/>
        <w:rPr>
          <w:ins w:id="809" w:author="GRASSEL, MARK C NH-03 USSF SpOC 21 CS (OL-S)/SCXG" w:date="2025-02-05T11:25:00Z" w16du:dateUtc="2025-02-05T18:25:00Z"/>
        </w:rPr>
      </w:pPr>
    </w:p>
    <w:p w14:paraId="1E4996CF" w14:textId="6304FD82" w:rsidR="002A684F" w:rsidRDefault="007753D0">
      <w:pPr>
        <w:pStyle w:val="BodyText"/>
        <w:ind w:left="720" w:right="370"/>
        <w:rPr>
          <w:ins w:id="810" w:author="GRASSEL, MARK C NH-03 USSF SpOC 21 CS (OL-S)/SCXG" w:date="2025-02-05T11:25:00Z" w16du:dateUtc="2025-02-05T18:25:00Z"/>
        </w:rPr>
        <w:pPrChange w:id="811" w:author="GRASSEL, MARK C NH-03 USSF SpOC 21 CS (OL-S)/SCXG" w:date="2025-02-05T11:28:00Z" w16du:dateUtc="2025-02-05T18:28:00Z">
          <w:pPr>
            <w:pStyle w:val="BodyText"/>
            <w:ind w:left="720" w:right="420"/>
            <w:jc w:val="both"/>
          </w:pPr>
        </w:pPrChange>
      </w:pPr>
      <w:ins w:id="812" w:author="GRASSEL, MARK C NH-03 USSF SpOC 21 CS (OL-S)/SCXG" w:date="2025-02-05T11:25:00Z" w16du:dateUtc="2025-02-05T18:25:00Z">
        <w:r w:rsidRPr="00C746F1">
          <w:rPr>
            <w:highlight w:val="yellow"/>
            <w:rPrChange w:id="813" w:author="GRASSEL, MARK C NH-03 USSF SpOC 21 CS (OL-S)/SCXG" w:date="2025-02-05T11:28:00Z" w16du:dateUtc="2025-02-05T18:28:00Z">
              <w:rPr/>
            </w:rPrChange>
          </w:rPr>
          <w:t xml:space="preserve">SUBJECT MATTER EXPERT (SME) - </w:t>
        </w:r>
        <w:r w:rsidR="002A684F" w:rsidRPr="00C746F1">
          <w:rPr>
            <w:highlight w:val="yellow"/>
            <w:rPrChange w:id="814" w:author="GRASSEL, MARK C NH-03 USSF SpOC 21 CS (OL-S)/SCXG" w:date="2025-02-05T11:28:00Z" w16du:dateUtc="2025-02-05T18:28:00Z">
              <w:rPr/>
            </w:rPrChange>
          </w:rPr>
          <w:t>An</w:t>
        </w:r>
        <w:r w:rsidR="002A684F" w:rsidRPr="00C746F1">
          <w:rPr>
            <w:spacing w:val="72"/>
            <w:w w:val="150"/>
            <w:highlight w:val="yellow"/>
            <w:rPrChange w:id="815" w:author="GRASSEL, MARK C NH-03 USSF SpOC 21 CS (OL-S)/SCXG" w:date="2025-02-05T11:28:00Z" w16du:dateUtc="2025-02-05T18:28:00Z">
              <w:rPr>
                <w:spacing w:val="72"/>
                <w:w w:val="150"/>
              </w:rPr>
            </w:rPrChange>
          </w:rPr>
          <w:t xml:space="preserve"> </w:t>
        </w:r>
        <w:r w:rsidR="002A684F" w:rsidRPr="00C746F1">
          <w:rPr>
            <w:highlight w:val="yellow"/>
            <w:rPrChange w:id="816" w:author="GRASSEL, MARK C NH-03 USSF SpOC 21 CS (OL-S)/SCXG" w:date="2025-02-05T11:28:00Z" w16du:dateUtc="2025-02-05T18:28:00Z">
              <w:rPr/>
            </w:rPrChange>
          </w:rPr>
          <w:t>employee</w:t>
        </w:r>
        <w:r w:rsidR="002A684F" w:rsidRPr="00C746F1">
          <w:rPr>
            <w:spacing w:val="74"/>
            <w:w w:val="150"/>
            <w:highlight w:val="yellow"/>
            <w:rPrChange w:id="817" w:author="GRASSEL, MARK C NH-03 USSF SpOC 21 CS (OL-S)/SCXG" w:date="2025-02-05T11:28:00Z" w16du:dateUtc="2025-02-05T18:28:00Z">
              <w:rPr>
                <w:spacing w:val="74"/>
                <w:w w:val="150"/>
              </w:rPr>
            </w:rPrChange>
          </w:rPr>
          <w:t xml:space="preserve"> </w:t>
        </w:r>
        <w:r w:rsidR="002A684F" w:rsidRPr="00C746F1">
          <w:rPr>
            <w:highlight w:val="yellow"/>
            <w:rPrChange w:id="818" w:author="GRASSEL, MARK C NH-03 USSF SpOC 21 CS (OL-S)/SCXG" w:date="2025-02-05T11:28:00Z" w16du:dateUtc="2025-02-05T18:28:00Z">
              <w:rPr/>
            </w:rPrChange>
          </w:rPr>
          <w:t>of</w:t>
        </w:r>
        <w:r w:rsidR="002A684F" w:rsidRPr="00C746F1">
          <w:rPr>
            <w:spacing w:val="71"/>
            <w:w w:val="150"/>
            <w:highlight w:val="yellow"/>
            <w:rPrChange w:id="819" w:author="GRASSEL, MARK C NH-03 USSF SpOC 21 CS (OL-S)/SCXG" w:date="2025-02-05T11:28:00Z" w16du:dateUtc="2025-02-05T18:28:00Z">
              <w:rPr>
                <w:spacing w:val="71"/>
                <w:w w:val="150"/>
              </w:rPr>
            </w:rPrChange>
          </w:rPr>
          <w:t xml:space="preserve"> </w:t>
        </w:r>
        <w:r w:rsidR="002A684F" w:rsidRPr="00C746F1">
          <w:rPr>
            <w:highlight w:val="yellow"/>
            <w:rPrChange w:id="820" w:author="GRASSEL, MARK C NH-03 USSF SpOC 21 CS (OL-S)/SCXG" w:date="2025-02-05T11:28:00Z" w16du:dateUtc="2025-02-05T18:28:00Z">
              <w:rPr/>
            </w:rPrChange>
          </w:rPr>
          <w:t>the</w:t>
        </w:r>
        <w:r w:rsidR="002A684F" w:rsidRPr="00C746F1">
          <w:rPr>
            <w:spacing w:val="73"/>
            <w:w w:val="150"/>
            <w:highlight w:val="yellow"/>
            <w:rPrChange w:id="821" w:author="GRASSEL, MARK C NH-03 USSF SpOC 21 CS (OL-S)/SCXG" w:date="2025-02-05T11:28:00Z" w16du:dateUtc="2025-02-05T18:28:00Z">
              <w:rPr>
                <w:spacing w:val="73"/>
                <w:w w:val="150"/>
              </w:rPr>
            </w:rPrChange>
          </w:rPr>
          <w:t xml:space="preserve"> </w:t>
        </w:r>
        <w:r w:rsidR="002A684F" w:rsidRPr="00C746F1">
          <w:rPr>
            <w:spacing w:val="-4"/>
            <w:highlight w:val="yellow"/>
            <w:rPrChange w:id="822" w:author="GRASSEL, MARK C NH-03 USSF SpOC 21 CS (OL-S)/SCXG" w:date="2025-02-05T11:28:00Z" w16du:dateUtc="2025-02-05T18:28:00Z">
              <w:rPr>
                <w:spacing w:val="-4"/>
              </w:rPr>
            </w:rPrChange>
          </w:rPr>
          <w:t>U.S.</w:t>
        </w:r>
      </w:ins>
      <w:ins w:id="823" w:author="GRASSEL, MARK C NH-03 USSF SpOC 21 CS (OL-S)/SCXG" w:date="2025-02-05T11:26:00Z" w16du:dateUtc="2025-02-05T18:26:00Z">
        <w:r w:rsidR="002A684F" w:rsidRPr="00C746F1">
          <w:rPr>
            <w:spacing w:val="-4"/>
            <w:highlight w:val="yellow"/>
            <w:rPrChange w:id="824" w:author="GRASSEL, MARK C NH-03 USSF SpOC 21 CS (OL-S)/SCXG" w:date="2025-02-05T11:28:00Z" w16du:dateUtc="2025-02-05T18:28:00Z">
              <w:rPr>
                <w:spacing w:val="-4"/>
              </w:rPr>
            </w:rPrChange>
          </w:rPr>
          <w:t xml:space="preserve"> </w:t>
        </w:r>
      </w:ins>
      <w:ins w:id="825" w:author="GRASSEL, MARK C NH-03 USSF SpOC 21 CS (OL-S)/SCXG" w:date="2025-02-05T11:25:00Z" w16du:dateUtc="2025-02-05T18:25:00Z">
        <w:r w:rsidR="002A684F" w:rsidRPr="00C746F1">
          <w:rPr>
            <w:highlight w:val="yellow"/>
            <w:rPrChange w:id="826" w:author="GRASSEL, MARK C NH-03 USSF SpOC 21 CS (OL-S)/SCXG" w:date="2025-02-05T11:28:00Z" w16du:dateUtc="2025-02-05T18:28:00Z">
              <w:rPr/>
            </w:rPrChange>
          </w:rPr>
          <w:t>Government appointed by the Contracting Officer</w:t>
        </w:r>
      </w:ins>
      <w:ins w:id="827" w:author="GRASSEL, MARK C NH-03 USSF SpOC 21 CS (OL-S)/SCXG" w:date="2025-02-05T11:37:00Z" w16du:dateUtc="2025-02-05T18:37:00Z">
        <w:r w:rsidR="00681E26">
          <w:rPr>
            <w:highlight w:val="yellow"/>
          </w:rPr>
          <w:t>’s</w:t>
        </w:r>
      </w:ins>
      <w:ins w:id="828" w:author="GRASSEL, MARK C NH-03 USSF SpOC 21 CS (OL-S)/SCXG" w:date="2025-02-05T11:25:00Z" w16du:dateUtc="2025-02-05T18:25:00Z">
        <w:r w:rsidR="002A684F" w:rsidRPr="00C746F1">
          <w:rPr>
            <w:highlight w:val="yellow"/>
            <w:rPrChange w:id="829" w:author="GRASSEL, MARK C NH-03 USSF SpOC 21 CS (OL-S)/SCXG" w:date="2025-02-05T11:28:00Z" w16du:dateUtc="2025-02-05T18:28:00Z">
              <w:rPr/>
            </w:rPrChange>
          </w:rPr>
          <w:t xml:space="preserve"> </w:t>
        </w:r>
      </w:ins>
      <w:ins w:id="830" w:author="GRASSEL, MARK C NH-03 USSF SpOC 21 CS (OL-S)/SCXG" w:date="2025-02-05T11:26:00Z" w16du:dateUtc="2025-02-05T18:26:00Z">
        <w:r w:rsidR="002A684F" w:rsidRPr="00C746F1">
          <w:rPr>
            <w:highlight w:val="yellow"/>
            <w:rPrChange w:id="831" w:author="GRASSEL, MARK C NH-03 USSF SpOC 21 CS (OL-S)/SCXG" w:date="2025-02-05T11:28:00Z" w16du:dateUtc="2025-02-05T18:28:00Z">
              <w:rPr/>
            </w:rPrChange>
          </w:rPr>
          <w:t xml:space="preserve">Representative </w:t>
        </w:r>
      </w:ins>
      <w:ins w:id="832" w:author="GRASSEL, MARK C NH-03 USSF SpOC 21 CS (OL-S)/SCXG" w:date="2025-02-05T11:25:00Z" w16du:dateUtc="2025-02-05T18:25:00Z">
        <w:r w:rsidR="002A684F" w:rsidRPr="00C746F1">
          <w:rPr>
            <w:highlight w:val="yellow"/>
            <w:rPrChange w:id="833" w:author="GRASSEL, MARK C NH-03 USSF SpOC 21 CS (OL-S)/SCXG" w:date="2025-02-05T11:28:00Z" w16du:dateUtc="2025-02-05T18:28:00Z">
              <w:rPr/>
            </w:rPrChange>
          </w:rPr>
          <w:t xml:space="preserve">to administer the contract. Such appointment shall be in writing and shall state the scope of authority and limitations. </w:t>
        </w:r>
      </w:ins>
      <w:ins w:id="834" w:author="GRASSEL, MARK C NH-03 USSF SpOC 21 CS (OL-S)/SCXG" w:date="2025-02-05T11:27:00Z" w16du:dateUtc="2025-02-05T18:27:00Z">
        <w:r w:rsidR="001B7F0B" w:rsidRPr="00C746F1">
          <w:rPr>
            <w:highlight w:val="yellow"/>
          </w:rPr>
          <w:t>A government representative separate from the Contracting Officer</w:t>
        </w:r>
      </w:ins>
      <w:ins w:id="835" w:author="GRASSEL, MARK C NH-03 USSF SpOC 21 CS (OL-S)/SCXG" w:date="2025-02-05T11:37:00Z" w16du:dateUtc="2025-02-05T18:37:00Z">
        <w:r w:rsidR="00681E26">
          <w:rPr>
            <w:highlight w:val="yellow"/>
          </w:rPr>
          <w:t>’s</w:t>
        </w:r>
      </w:ins>
      <w:ins w:id="836" w:author="GRASSEL, MARK C NH-03 USSF SpOC 21 CS (OL-S)/SCXG" w:date="2025-02-05T11:27:00Z" w16du:dateUtc="2025-02-05T18:27:00Z">
        <w:r w:rsidR="001B7F0B" w:rsidRPr="00C746F1">
          <w:rPr>
            <w:highlight w:val="yellow"/>
          </w:rPr>
          <w:t xml:space="preserve"> Representative or COR</w:t>
        </w:r>
      </w:ins>
      <w:ins w:id="837" w:author="GRASSEL, MARK C NH-03 USSF SpOC 21 CS (OL-S)/SCXG" w:date="2025-02-05T11:31:00Z" w16du:dateUtc="2025-02-05T18:31:00Z">
        <w:r w:rsidR="00775C6B">
          <w:rPr>
            <w:highlight w:val="yellow"/>
          </w:rPr>
          <w:t>,</w:t>
        </w:r>
      </w:ins>
      <w:ins w:id="838" w:author="GRASSEL, MARK C NH-03 USSF SpOC 21 CS (OL-S)/SCXG" w:date="2025-02-05T11:27:00Z" w16du:dateUtc="2025-02-05T18:27:00Z">
        <w:r w:rsidR="001B7F0B" w:rsidRPr="00C746F1">
          <w:rPr>
            <w:highlight w:val="yellow"/>
          </w:rPr>
          <w:t xml:space="preserve"> appointed with the title / status / position / designation of Subject Matter Expert or SME, by the Contracting Officer</w:t>
        </w:r>
      </w:ins>
      <w:ins w:id="839" w:author="GRASSEL, MARK C NH-03 USSF SpOC 21 CS (OL-S)/SCXG" w:date="2025-02-05T11:37:00Z" w16du:dateUtc="2025-02-05T18:37:00Z">
        <w:r w:rsidR="00681E26">
          <w:rPr>
            <w:highlight w:val="yellow"/>
          </w:rPr>
          <w:t>’s</w:t>
        </w:r>
      </w:ins>
      <w:ins w:id="840" w:author="GRASSEL, MARK C NH-03 USSF SpOC 21 CS (OL-S)/SCXG" w:date="2025-02-05T11:27:00Z" w16du:dateUtc="2025-02-05T18:27:00Z">
        <w:r w:rsidR="001B7F0B" w:rsidRPr="00C746F1">
          <w:rPr>
            <w:highlight w:val="yellow"/>
          </w:rPr>
          <w:t xml:space="preserve"> Representative or COR for the purposes of delegated tasking authority on all Giant Voice / Public Address system maintenance / program management.</w:t>
        </w:r>
      </w:ins>
    </w:p>
    <w:p w14:paraId="2F697049" w14:textId="082B533A" w:rsidR="007753D0" w:rsidDel="001B7F0B" w:rsidRDefault="007753D0">
      <w:pPr>
        <w:pStyle w:val="BodyText"/>
        <w:ind w:left="720" w:right="420"/>
        <w:jc w:val="both"/>
        <w:rPr>
          <w:del w:id="841" w:author="GRASSEL, MARK C NH-03 USSF SpOC 21 CS (OL-S)/SCXG" w:date="2025-02-05T11:26:00Z" w16du:dateUtc="2025-02-05T18:26:00Z"/>
        </w:rPr>
        <w:pPrChange w:id="842" w:author="GRASSEL, MARK C NH-03 USSF SpOC 21 CS (OL-S)/SCXG" w:date="2025-02-05T09:35:00Z" w16du:dateUtc="2025-02-05T16:35:00Z">
          <w:pPr>
            <w:pStyle w:val="BodyText"/>
            <w:ind w:left="1358" w:right="1039"/>
            <w:jc w:val="both"/>
          </w:pPr>
        </w:pPrChange>
      </w:pPr>
    </w:p>
    <w:p w14:paraId="03EFCA41" w14:textId="77777777" w:rsidR="00E23A5D" w:rsidRDefault="00E23A5D" w:rsidP="001B7F0B">
      <w:pPr>
        <w:pStyle w:val="BodyText"/>
      </w:pPr>
    </w:p>
    <w:p w14:paraId="57603077" w14:textId="77777777" w:rsidR="00E23A5D" w:rsidRDefault="00CF1E04">
      <w:pPr>
        <w:pStyle w:val="BodyText"/>
        <w:ind w:left="720" w:right="420"/>
        <w:jc w:val="both"/>
        <w:pPrChange w:id="843" w:author="GRASSEL, MARK C NH-03 USSF SpOC 21 CS (OL-S)/SCXG" w:date="2025-02-05T09:35:00Z" w16du:dateUtc="2025-02-05T16:35:00Z">
          <w:pPr>
            <w:pStyle w:val="BodyText"/>
            <w:ind w:left="1358" w:right="1003"/>
            <w:jc w:val="both"/>
          </w:pPr>
        </w:pPrChange>
      </w:pPr>
      <w:r>
        <w:t>WORK DAY</w:t>
      </w:r>
      <w:r>
        <w:rPr>
          <w:spacing w:val="-3"/>
        </w:rPr>
        <w:t xml:space="preserve"> </w:t>
      </w:r>
      <w:r>
        <w:t>- The number of hours per day the Contractor provides services in accordance with the contract.</w:t>
      </w:r>
    </w:p>
    <w:p w14:paraId="5F96A722" w14:textId="77777777" w:rsidR="00E23A5D" w:rsidRDefault="00E23A5D">
      <w:pPr>
        <w:pStyle w:val="BodyText"/>
        <w:ind w:left="720"/>
        <w:pPrChange w:id="844" w:author="GRASSEL, MARK C NH-03 USSF SpOC 21 CS (OL-S)/SCXG" w:date="2025-02-05T09:35:00Z" w16du:dateUtc="2025-02-05T16:35:00Z">
          <w:pPr>
            <w:pStyle w:val="BodyText"/>
          </w:pPr>
        </w:pPrChange>
      </w:pPr>
    </w:p>
    <w:p w14:paraId="08F2A09A" w14:textId="77777777" w:rsidR="00E23A5D" w:rsidRDefault="00CF1E04">
      <w:pPr>
        <w:pStyle w:val="BodyText"/>
        <w:ind w:left="720"/>
        <w:jc w:val="both"/>
        <w:pPrChange w:id="845" w:author="GRASSEL, MARK C NH-03 USSF SpOC 21 CS (OL-S)/SCXG" w:date="2025-02-05T09:35:00Z" w16du:dateUtc="2025-02-05T16:35:00Z">
          <w:pPr>
            <w:pStyle w:val="BodyText"/>
            <w:ind w:left="1360"/>
            <w:jc w:val="both"/>
          </w:pPr>
        </w:pPrChange>
      </w:pPr>
      <w:r>
        <w:t>WORK</w:t>
      </w:r>
      <w:r>
        <w:rPr>
          <w:spacing w:val="-4"/>
        </w:rPr>
        <w:t xml:space="preserve"> </w:t>
      </w:r>
      <w:r>
        <w:t>WEEK</w:t>
      </w:r>
      <w:r>
        <w:rPr>
          <w:spacing w:val="-2"/>
        </w:rPr>
        <w:t xml:space="preserve"> </w:t>
      </w:r>
      <w:r>
        <w:t>-</w:t>
      </w:r>
      <w:r>
        <w:rPr>
          <w:spacing w:val="-1"/>
        </w:rPr>
        <w:t xml:space="preserve"> </w:t>
      </w:r>
      <w:r>
        <w:t>Monday through</w:t>
      </w:r>
      <w:r>
        <w:rPr>
          <w:spacing w:val="-1"/>
        </w:rPr>
        <w:t xml:space="preserve"> </w:t>
      </w:r>
      <w:r>
        <w:t>Friday,</w:t>
      </w:r>
      <w:r>
        <w:rPr>
          <w:spacing w:val="-1"/>
        </w:rPr>
        <w:t xml:space="preserve"> </w:t>
      </w:r>
      <w:r>
        <w:t>unless</w:t>
      </w:r>
      <w:r>
        <w:rPr>
          <w:spacing w:val="-3"/>
        </w:rPr>
        <w:t xml:space="preserve"> </w:t>
      </w:r>
      <w:r>
        <w:t xml:space="preserve">specified </w:t>
      </w:r>
      <w:r>
        <w:rPr>
          <w:spacing w:val="-2"/>
        </w:rPr>
        <w:t>otherwise.</w:t>
      </w:r>
    </w:p>
    <w:p w14:paraId="5B95CD12" w14:textId="77777777" w:rsidR="00E23A5D" w:rsidRDefault="00E23A5D">
      <w:pPr>
        <w:jc w:val="both"/>
        <w:sectPr w:rsidR="00E23A5D" w:rsidSect="00C746F1">
          <w:pgSz w:w="12240" w:h="15840"/>
          <w:pgMar w:top="1240" w:right="360" w:bottom="280" w:left="80" w:header="857" w:footer="0" w:gutter="0"/>
          <w:cols w:space="720"/>
          <w:sectPrChange w:id="846" w:author="GRASSEL, MARK C NH-03 USSF SpOC 21 CS (OL-S)/SCXG" w:date="2025-02-05T11:28:00Z" w16du:dateUtc="2025-02-05T18:28:00Z">
            <w:sectPr w:rsidR="00E23A5D" w:rsidSect="00C746F1">
              <w:pgMar w:top="1240" w:right="400" w:bottom="280" w:left="80" w:header="857" w:footer="0" w:gutter="0"/>
            </w:sectPr>
          </w:sectPrChange>
        </w:sectPr>
      </w:pPr>
    </w:p>
    <w:p w14:paraId="5220BBB2" w14:textId="77777777" w:rsidR="00E23A5D" w:rsidRDefault="00E23A5D">
      <w:pPr>
        <w:pStyle w:val="BodyText"/>
        <w:spacing w:before="78"/>
      </w:pPr>
    </w:p>
    <w:p w14:paraId="60DCB29C" w14:textId="77777777" w:rsidR="00E23A5D" w:rsidRDefault="00CF1E04">
      <w:pPr>
        <w:pStyle w:val="BodyText"/>
        <w:ind w:left="720"/>
        <w:pPrChange w:id="847" w:author="GRASSEL, MARK C NH-03 USSF SpOC 21 CS (OL-S)/SCXG" w:date="2025-02-05T09:36:00Z" w16du:dateUtc="2025-02-05T16:36:00Z">
          <w:pPr>
            <w:pStyle w:val="BodyText"/>
            <w:ind w:left="1360"/>
          </w:pPr>
        </w:pPrChange>
      </w:pPr>
      <w:r>
        <w:rPr>
          <w:spacing w:val="-2"/>
          <w:u w:val="single"/>
        </w:rPr>
        <w:t>ACRONYMS</w:t>
      </w:r>
      <w:r>
        <w:rPr>
          <w:spacing w:val="-2"/>
        </w:rPr>
        <w:t>:</w:t>
      </w:r>
    </w:p>
    <w:p w14:paraId="732FFF6E" w14:textId="77777777" w:rsidR="00E23A5D" w:rsidRDefault="00CF1E04">
      <w:pPr>
        <w:pStyle w:val="BodyText"/>
        <w:tabs>
          <w:tab w:val="left" w:pos="2160"/>
        </w:tabs>
        <w:spacing w:before="3"/>
        <w:ind w:left="720" w:right="2250"/>
        <w:rPr>
          <w:ins w:id="848" w:author="SMITH, WILLIAM H II CIV USSF SpOC 21 CS/SCOT" w:date="2025-02-03T20:31:00Z" w16du:dateUtc="2025-02-03T20:31:09Z"/>
        </w:rPr>
        <w:pPrChange w:id="849" w:author="GRASSEL, MARK C NH-03 USSF SpOC 21 CS (OL-S)/SCXG" w:date="2025-02-05T09:36:00Z" w16du:dateUtc="2025-02-05T16:36:00Z">
          <w:pPr>
            <w:pStyle w:val="BodyText"/>
            <w:tabs>
              <w:tab w:val="left" w:pos="2798"/>
            </w:tabs>
            <w:spacing w:before="3"/>
            <w:ind w:left="1360" w:right="3769"/>
          </w:pPr>
        </w:pPrChange>
      </w:pPr>
      <w:r>
        <w:rPr>
          <w:spacing w:val="-2"/>
        </w:rPr>
        <w:t>AFFARS</w:t>
      </w:r>
      <w:r>
        <w:tab/>
        <w:t>Air</w:t>
      </w:r>
      <w:r>
        <w:rPr>
          <w:spacing w:val="-11"/>
        </w:rPr>
        <w:t xml:space="preserve"> </w:t>
      </w:r>
      <w:r>
        <w:t>Force</w:t>
      </w:r>
      <w:r>
        <w:rPr>
          <w:spacing w:val="-11"/>
        </w:rPr>
        <w:t xml:space="preserve"> </w:t>
      </w:r>
      <w:r>
        <w:t>Federal</w:t>
      </w:r>
      <w:r>
        <w:rPr>
          <w:spacing w:val="-11"/>
        </w:rPr>
        <w:t xml:space="preserve"> </w:t>
      </w:r>
      <w:r>
        <w:t>Acquisition</w:t>
      </w:r>
      <w:r>
        <w:rPr>
          <w:spacing w:val="-11"/>
        </w:rPr>
        <w:t xml:space="preserve"> </w:t>
      </w:r>
      <w:r>
        <w:t>Regulation</w:t>
      </w:r>
      <w:r>
        <w:rPr>
          <w:spacing w:val="-11"/>
        </w:rPr>
        <w:t xml:space="preserve"> </w:t>
      </w:r>
      <w:r>
        <w:t xml:space="preserve">Supplement </w:t>
      </w:r>
    </w:p>
    <w:p w14:paraId="682B9F1F" w14:textId="53D9F06A" w:rsidR="00E23A5D" w:rsidRDefault="00CF1E04">
      <w:pPr>
        <w:pStyle w:val="BodyText"/>
        <w:tabs>
          <w:tab w:val="left" w:pos="2160"/>
        </w:tabs>
        <w:spacing w:before="3"/>
        <w:ind w:left="720" w:right="3769"/>
        <w:pPrChange w:id="850" w:author="GRASSEL, MARK C NH-03 USSF SpOC 21 CS (OL-S)/SCXG" w:date="2025-02-05T09:36:00Z" w16du:dateUtc="2025-02-05T16:36:00Z">
          <w:pPr>
            <w:pStyle w:val="BodyText"/>
            <w:tabs>
              <w:tab w:val="left" w:pos="2798"/>
            </w:tabs>
            <w:spacing w:before="3"/>
            <w:ind w:left="1360" w:right="3769"/>
          </w:pPr>
        </w:pPrChange>
      </w:pPr>
      <w:r>
        <w:rPr>
          <w:spacing w:val="-4"/>
        </w:rPr>
        <w:t>AFI</w:t>
      </w:r>
      <w:r>
        <w:tab/>
        <w:t>Air Force Instructions</w:t>
      </w:r>
    </w:p>
    <w:p w14:paraId="2D4F76CE" w14:textId="77777777" w:rsidR="00E23A5D" w:rsidRDefault="00CF1E04">
      <w:pPr>
        <w:pStyle w:val="BodyText"/>
        <w:tabs>
          <w:tab w:val="left" w:pos="2160"/>
        </w:tabs>
        <w:ind w:left="720"/>
        <w:pPrChange w:id="851" w:author="GRASSEL, MARK C NH-03 USSF SpOC 21 CS (OL-S)/SCXG" w:date="2025-02-05T09:36:00Z" w16du:dateUtc="2025-02-05T16:36:00Z">
          <w:pPr>
            <w:pStyle w:val="BodyText"/>
            <w:tabs>
              <w:tab w:val="left" w:pos="2798"/>
            </w:tabs>
            <w:ind w:left="1360"/>
          </w:pPr>
        </w:pPrChange>
      </w:pPr>
      <w:r>
        <w:rPr>
          <w:spacing w:val="-5"/>
        </w:rPr>
        <w:t>CFR</w:t>
      </w:r>
      <w:r>
        <w:tab/>
        <w:t>Code</w:t>
      </w:r>
      <w:r>
        <w:rPr>
          <w:spacing w:val="-4"/>
        </w:rPr>
        <w:t xml:space="preserve"> </w:t>
      </w:r>
      <w:r>
        <w:t>of</w:t>
      </w:r>
      <w:r>
        <w:rPr>
          <w:spacing w:val="-3"/>
        </w:rPr>
        <w:t xml:space="preserve"> </w:t>
      </w:r>
      <w:r>
        <w:t>Federal</w:t>
      </w:r>
      <w:r>
        <w:rPr>
          <w:spacing w:val="-1"/>
        </w:rPr>
        <w:t xml:space="preserve"> </w:t>
      </w:r>
      <w:r>
        <w:rPr>
          <w:spacing w:val="-2"/>
        </w:rPr>
        <w:t>Regulations</w:t>
      </w:r>
    </w:p>
    <w:p w14:paraId="5CF5CA33" w14:textId="77777777" w:rsidR="00E23A5D" w:rsidRDefault="00CF1E04">
      <w:pPr>
        <w:pStyle w:val="BodyText"/>
        <w:tabs>
          <w:tab w:val="left" w:pos="2160"/>
        </w:tabs>
        <w:ind w:left="720" w:right="5586"/>
        <w:pPrChange w:id="852" w:author="GRASSEL, MARK C NH-03 USSF SpOC 21 CS (OL-S)/SCXG" w:date="2025-02-05T09:36:00Z" w16du:dateUtc="2025-02-05T16:36:00Z">
          <w:pPr>
            <w:pStyle w:val="BodyText"/>
            <w:tabs>
              <w:tab w:val="left" w:pos="2798"/>
            </w:tabs>
            <w:ind w:left="1360" w:right="5586"/>
          </w:pPr>
        </w:pPrChange>
      </w:pPr>
      <w:r>
        <w:rPr>
          <w:spacing w:val="-4"/>
        </w:rPr>
        <w:t>COR</w:t>
      </w:r>
      <w:r>
        <w:tab/>
        <w:t>Contracting</w:t>
      </w:r>
      <w:r>
        <w:rPr>
          <w:spacing w:val="-15"/>
        </w:rPr>
        <w:t xml:space="preserve"> </w:t>
      </w:r>
      <w:r>
        <w:t>Officer</w:t>
      </w:r>
      <w:r>
        <w:rPr>
          <w:spacing w:val="-15"/>
        </w:rPr>
        <w:t xml:space="preserve"> </w:t>
      </w:r>
      <w:r>
        <w:t xml:space="preserve">Representative </w:t>
      </w:r>
      <w:r>
        <w:rPr>
          <w:spacing w:val="-4"/>
        </w:rPr>
        <w:t>COTS</w:t>
      </w:r>
      <w:r>
        <w:tab/>
      </w:r>
      <w:r>
        <w:rPr>
          <w:spacing w:val="-2"/>
        </w:rPr>
        <w:t>Commercial-Off-the-Shelf</w:t>
      </w:r>
    </w:p>
    <w:p w14:paraId="194C5DAA" w14:textId="613AF473" w:rsidR="00E23A5D" w:rsidRDefault="00CF1E04">
      <w:pPr>
        <w:pStyle w:val="BodyText"/>
        <w:tabs>
          <w:tab w:val="left" w:pos="2160"/>
          <w:tab w:val="left" w:pos="8619"/>
        </w:tabs>
        <w:spacing w:before="18" w:line="356" w:lineRule="exact"/>
        <w:ind w:left="720" w:right="901"/>
        <w:rPr>
          <w:ins w:id="853" w:author="SMITH, WILLIAM H II CIV USSF SpOC 21 CS/SCOT" w:date="2025-02-03T20:30:00Z" w16du:dateUtc="2025-02-03T20:30:31Z"/>
        </w:rPr>
        <w:pPrChange w:id="854" w:author="GRASSEL, MARK C NH-03 USSF SpOC 21 CS (OL-S)/SCXG" w:date="2025-02-05T09:36:00Z" w16du:dateUtc="2025-02-05T16:36:00Z">
          <w:pPr>
            <w:pStyle w:val="BodyText"/>
            <w:tabs>
              <w:tab w:val="left" w:pos="2798"/>
              <w:tab w:val="left" w:pos="8619"/>
            </w:tabs>
            <w:spacing w:before="18" w:line="356" w:lineRule="exact"/>
            <w:ind w:left="1359" w:right="901"/>
          </w:pPr>
        </w:pPrChange>
      </w:pPr>
      <w:r>
        <w:rPr>
          <w:spacing w:val="-2"/>
        </w:rPr>
        <w:t>DFARS</w:t>
      </w:r>
      <w:r>
        <w:tab/>
        <w:t>Defense Federal Acquisition Regulation Supplement</w:t>
      </w:r>
    </w:p>
    <w:p w14:paraId="078EF736" w14:textId="77777777" w:rsidR="00E23A5D" w:rsidRDefault="00CF1E04">
      <w:pPr>
        <w:pStyle w:val="BodyText"/>
        <w:tabs>
          <w:tab w:val="left" w:pos="2160"/>
          <w:tab w:val="left" w:pos="8619"/>
        </w:tabs>
        <w:spacing w:before="18" w:line="356" w:lineRule="exact"/>
        <w:ind w:left="720" w:right="901"/>
        <w:rPr>
          <w:ins w:id="855" w:author="SMITH, WILLIAM H II CIV USSF SpOC 21 CS/SCOT" w:date="2025-02-03T20:30:00Z" w16du:dateUtc="2025-02-03T20:30:35Z"/>
        </w:rPr>
        <w:pPrChange w:id="856" w:author="GRASSEL, MARK C NH-03 USSF SpOC 21 CS (OL-S)/SCXG" w:date="2025-02-05T09:36:00Z" w16du:dateUtc="2025-02-05T16:36:00Z">
          <w:pPr>
            <w:pStyle w:val="BodyText"/>
            <w:tabs>
              <w:tab w:val="left" w:pos="2798"/>
              <w:tab w:val="left" w:pos="8619"/>
            </w:tabs>
            <w:spacing w:before="18" w:line="356" w:lineRule="exact"/>
            <w:ind w:left="1359" w:right="901"/>
          </w:pPr>
        </w:pPrChange>
      </w:pPr>
      <w:r>
        <w:t>DOD</w:t>
      </w:r>
      <w:r>
        <w:tab/>
        <w:t>Department</w:t>
      </w:r>
      <w:r>
        <w:rPr>
          <w:spacing w:val="-15"/>
        </w:rPr>
        <w:t xml:space="preserve"> </w:t>
      </w:r>
      <w:r>
        <w:t>of</w:t>
      </w:r>
      <w:r>
        <w:rPr>
          <w:spacing w:val="-15"/>
        </w:rPr>
        <w:t xml:space="preserve"> </w:t>
      </w:r>
      <w:r>
        <w:t xml:space="preserve">Defense </w:t>
      </w:r>
    </w:p>
    <w:p w14:paraId="7C8CA31B" w14:textId="1BD723BB" w:rsidR="00E23A5D" w:rsidRDefault="00CF1E04">
      <w:pPr>
        <w:pStyle w:val="BodyText"/>
        <w:tabs>
          <w:tab w:val="left" w:pos="2160"/>
          <w:tab w:val="left" w:pos="8619"/>
        </w:tabs>
        <w:spacing w:before="18" w:line="356" w:lineRule="exact"/>
        <w:ind w:left="720" w:right="901"/>
        <w:pPrChange w:id="857" w:author="GRASSEL, MARK C NH-03 USSF SpOC 21 CS (OL-S)/SCXG" w:date="2025-02-05T09:36:00Z" w16du:dateUtc="2025-02-05T16:36:00Z">
          <w:pPr>
            <w:pStyle w:val="BodyText"/>
            <w:tabs>
              <w:tab w:val="left" w:pos="2798"/>
              <w:tab w:val="left" w:pos="8619"/>
            </w:tabs>
            <w:spacing w:before="18" w:line="356" w:lineRule="exact"/>
            <w:ind w:left="1359" w:right="901"/>
          </w:pPr>
        </w:pPrChange>
      </w:pPr>
      <w:r>
        <w:rPr>
          <w:spacing w:val="-4"/>
        </w:rPr>
        <w:t>FAR</w:t>
      </w:r>
      <w:r>
        <w:tab/>
        <w:t>Federal Acquisition Regulation</w:t>
      </w:r>
    </w:p>
    <w:p w14:paraId="36DC5007" w14:textId="77777777" w:rsidR="00E23A5D" w:rsidRDefault="00CF1E04">
      <w:pPr>
        <w:pStyle w:val="BodyText"/>
        <w:tabs>
          <w:tab w:val="left" w:pos="2160"/>
        </w:tabs>
        <w:spacing w:line="257" w:lineRule="exact"/>
        <w:ind w:left="720"/>
        <w:pPrChange w:id="858" w:author="GRASSEL, MARK C NH-03 USSF SpOC 21 CS (OL-S)/SCXG" w:date="2025-02-05T09:36:00Z" w16du:dateUtc="2025-02-05T16:36:00Z">
          <w:pPr>
            <w:pStyle w:val="BodyText"/>
            <w:tabs>
              <w:tab w:val="left" w:pos="2798"/>
            </w:tabs>
            <w:spacing w:line="257" w:lineRule="exact"/>
            <w:ind w:left="1359"/>
          </w:pPr>
        </w:pPrChange>
      </w:pPr>
      <w:r>
        <w:rPr>
          <w:spacing w:val="-5"/>
        </w:rPr>
        <w:t>CO</w:t>
      </w:r>
      <w:r>
        <w:tab/>
        <w:t>Contracting</w:t>
      </w:r>
      <w:r>
        <w:rPr>
          <w:spacing w:val="-7"/>
        </w:rPr>
        <w:t xml:space="preserve"> </w:t>
      </w:r>
      <w:r>
        <w:rPr>
          <w:spacing w:val="-2"/>
        </w:rPr>
        <w:t>Officer</w:t>
      </w:r>
    </w:p>
    <w:p w14:paraId="66609CF4" w14:textId="77777777" w:rsidR="00E23A5D" w:rsidRDefault="00CF1E04">
      <w:pPr>
        <w:pStyle w:val="BodyText"/>
        <w:tabs>
          <w:tab w:val="left" w:pos="2160"/>
        </w:tabs>
        <w:ind w:left="720"/>
        <w:pPrChange w:id="859" w:author="GRASSEL, MARK C NH-03 USSF SpOC 21 CS (OL-S)/SCXG" w:date="2025-02-05T09:36:00Z" w16du:dateUtc="2025-02-05T16:36:00Z">
          <w:pPr>
            <w:pStyle w:val="BodyText"/>
            <w:tabs>
              <w:tab w:val="left" w:pos="2798"/>
            </w:tabs>
            <w:ind w:left="1359"/>
          </w:pPr>
        </w:pPrChange>
      </w:pPr>
      <w:r>
        <w:rPr>
          <w:spacing w:val="-5"/>
        </w:rPr>
        <w:t>OCI</w:t>
      </w:r>
      <w:r>
        <w:tab/>
        <w:t>organizational</w:t>
      </w:r>
      <w:r>
        <w:rPr>
          <w:spacing w:val="-3"/>
        </w:rPr>
        <w:t xml:space="preserve"> </w:t>
      </w:r>
      <w:r>
        <w:t>Conflict</w:t>
      </w:r>
      <w:r>
        <w:rPr>
          <w:spacing w:val="-2"/>
        </w:rPr>
        <w:t xml:space="preserve"> </w:t>
      </w:r>
      <w:r>
        <w:t>of</w:t>
      </w:r>
      <w:r>
        <w:rPr>
          <w:spacing w:val="-2"/>
        </w:rPr>
        <w:t xml:space="preserve"> Interest</w:t>
      </w:r>
    </w:p>
    <w:p w14:paraId="77CB0F64" w14:textId="77777777" w:rsidR="00E23A5D" w:rsidRDefault="00CF1E04">
      <w:pPr>
        <w:pStyle w:val="BodyText"/>
        <w:tabs>
          <w:tab w:val="left" w:pos="2160"/>
        </w:tabs>
        <w:ind w:left="720"/>
        <w:pPrChange w:id="860" w:author="GRASSEL, MARK C NH-03 USSF SpOC 21 CS (OL-S)/SCXG" w:date="2025-02-05T09:36:00Z" w16du:dateUtc="2025-02-05T16:36:00Z">
          <w:pPr>
            <w:pStyle w:val="BodyText"/>
            <w:tabs>
              <w:tab w:val="left" w:pos="2798"/>
            </w:tabs>
            <w:ind w:left="1359"/>
          </w:pPr>
        </w:pPrChange>
      </w:pPr>
      <w:r>
        <w:rPr>
          <w:spacing w:val="-5"/>
        </w:rPr>
        <w:t>PA</w:t>
      </w:r>
      <w:r>
        <w:tab/>
        <w:t>Public</w:t>
      </w:r>
      <w:r>
        <w:rPr>
          <w:spacing w:val="-3"/>
        </w:rPr>
        <w:t xml:space="preserve"> </w:t>
      </w:r>
      <w:r>
        <w:rPr>
          <w:spacing w:val="-2"/>
        </w:rPr>
        <w:t>Address</w:t>
      </w:r>
    </w:p>
    <w:p w14:paraId="09FF7533" w14:textId="77777777" w:rsidR="00E23A5D" w:rsidRDefault="00CF1E04">
      <w:pPr>
        <w:pStyle w:val="BodyText"/>
        <w:tabs>
          <w:tab w:val="left" w:pos="2160"/>
        </w:tabs>
        <w:ind w:left="720" w:right="4811" w:hanging="3"/>
        <w:pPrChange w:id="861" w:author="GRASSEL, MARK C NH-03 USSF SpOC 21 CS (OL-S)/SCXG" w:date="2025-02-05T09:36:00Z" w16du:dateUtc="2025-02-05T16:36:00Z">
          <w:pPr>
            <w:pStyle w:val="BodyText"/>
            <w:tabs>
              <w:tab w:val="left" w:pos="2798"/>
            </w:tabs>
            <w:ind w:left="1362" w:right="4811" w:hanging="3"/>
          </w:pPr>
        </w:pPrChange>
      </w:pPr>
      <w:r>
        <w:rPr>
          <w:spacing w:val="-2"/>
        </w:rPr>
        <w:t>CSRCP</w:t>
      </w:r>
      <w:r>
        <w:tab/>
        <w:t>Colorado</w:t>
      </w:r>
      <w:r>
        <w:rPr>
          <w:spacing w:val="-9"/>
        </w:rPr>
        <w:t xml:space="preserve"> </w:t>
      </w:r>
      <w:r>
        <w:t>Springs</w:t>
      </w:r>
      <w:r>
        <w:rPr>
          <w:spacing w:val="-9"/>
        </w:rPr>
        <w:t xml:space="preserve"> </w:t>
      </w:r>
      <w:r>
        <w:t>Regional</w:t>
      </w:r>
      <w:r>
        <w:rPr>
          <w:spacing w:val="-9"/>
        </w:rPr>
        <w:t xml:space="preserve"> </w:t>
      </w:r>
      <w:r>
        <w:t>Command</w:t>
      </w:r>
      <w:r>
        <w:rPr>
          <w:spacing w:val="-9"/>
        </w:rPr>
        <w:t xml:space="preserve"> </w:t>
      </w:r>
      <w:r>
        <w:t xml:space="preserve">Post </w:t>
      </w:r>
      <w:r>
        <w:rPr>
          <w:spacing w:val="-4"/>
        </w:rPr>
        <w:t>POC</w:t>
      </w:r>
      <w:r>
        <w:tab/>
        <w:t>Point of Contact</w:t>
      </w:r>
    </w:p>
    <w:p w14:paraId="5EB638F5" w14:textId="77777777" w:rsidR="00E23A5D" w:rsidRDefault="00CF1E04">
      <w:pPr>
        <w:pStyle w:val="BodyText"/>
        <w:tabs>
          <w:tab w:val="left" w:pos="2160"/>
        </w:tabs>
        <w:ind w:left="720"/>
        <w:pPrChange w:id="862" w:author="GRASSEL, MARK C NH-03 USSF SpOC 21 CS (OL-S)/SCXG" w:date="2025-02-05T09:36:00Z" w16du:dateUtc="2025-02-05T16:36:00Z">
          <w:pPr>
            <w:pStyle w:val="BodyText"/>
            <w:tabs>
              <w:tab w:val="left" w:pos="2798"/>
            </w:tabs>
            <w:ind w:left="1359"/>
          </w:pPr>
        </w:pPrChange>
      </w:pPr>
      <w:r>
        <w:rPr>
          <w:spacing w:val="-5"/>
        </w:rPr>
        <w:t>PRS</w:t>
      </w:r>
      <w:r>
        <w:tab/>
        <w:t>Performance</w:t>
      </w:r>
      <w:r>
        <w:rPr>
          <w:spacing w:val="-7"/>
        </w:rPr>
        <w:t xml:space="preserve"> </w:t>
      </w:r>
      <w:r>
        <w:t>Requirements</w:t>
      </w:r>
      <w:r>
        <w:rPr>
          <w:spacing w:val="-6"/>
        </w:rPr>
        <w:t xml:space="preserve"> </w:t>
      </w:r>
      <w:r>
        <w:rPr>
          <w:spacing w:val="-2"/>
        </w:rPr>
        <w:t>Summary</w:t>
      </w:r>
    </w:p>
    <w:p w14:paraId="4085CDEC" w14:textId="77777777" w:rsidR="00E23A5D" w:rsidRDefault="00CF1E04">
      <w:pPr>
        <w:pStyle w:val="BodyText"/>
        <w:tabs>
          <w:tab w:val="left" w:pos="2160"/>
        </w:tabs>
        <w:ind w:left="720"/>
        <w:pPrChange w:id="863" w:author="GRASSEL, MARK C NH-03 USSF SpOC 21 CS (OL-S)/SCXG" w:date="2025-02-05T09:36:00Z" w16du:dateUtc="2025-02-05T16:36:00Z">
          <w:pPr>
            <w:pStyle w:val="BodyText"/>
            <w:tabs>
              <w:tab w:val="left" w:pos="2798"/>
            </w:tabs>
            <w:ind w:left="1359"/>
          </w:pPr>
        </w:pPrChange>
      </w:pPr>
      <w:r>
        <w:rPr>
          <w:spacing w:val="-5"/>
        </w:rPr>
        <w:t>PWS</w:t>
      </w:r>
      <w:r>
        <w:tab/>
        <w:t>Performance</w:t>
      </w:r>
      <w:r>
        <w:rPr>
          <w:spacing w:val="-5"/>
        </w:rPr>
        <w:t xml:space="preserve"> </w:t>
      </w:r>
      <w:r>
        <w:t>Work</w:t>
      </w:r>
      <w:r>
        <w:rPr>
          <w:spacing w:val="-5"/>
        </w:rPr>
        <w:t xml:space="preserve"> </w:t>
      </w:r>
      <w:r>
        <w:rPr>
          <w:spacing w:val="-2"/>
        </w:rPr>
        <w:t>Statement</w:t>
      </w:r>
    </w:p>
    <w:p w14:paraId="28DC484A" w14:textId="77777777" w:rsidR="00E23A5D" w:rsidRDefault="00CF1E04">
      <w:pPr>
        <w:pStyle w:val="BodyText"/>
        <w:tabs>
          <w:tab w:val="left" w:pos="2160"/>
        </w:tabs>
        <w:ind w:left="720"/>
        <w:pPrChange w:id="864" w:author="GRASSEL, MARK C NH-03 USSF SpOC 21 CS (OL-S)/SCXG" w:date="2025-02-05T09:36:00Z" w16du:dateUtc="2025-02-05T16:36:00Z">
          <w:pPr>
            <w:pStyle w:val="BodyText"/>
            <w:tabs>
              <w:tab w:val="left" w:pos="2798"/>
            </w:tabs>
            <w:ind w:left="1359"/>
          </w:pPr>
        </w:pPrChange>
      </w:pPr>
      <w:r>
        <w:rPr>
          <w:spacing w:val="-5"/>
        </w:rPr>
        <w:t>QA</w:t>
      </w:r>
      <w:r>
        <w:tab/>
        <w:t>Quality</w:t>
      </w:r>
      <w:r>
        <w:rPr>
          <w:spacing w:val="-4"/>
        </w:rPr>
        <w:t xml:space="preserve"> </w:t>
      </w:r>
      <w:r>
        <w:rPr>
          <w:spacing w:val="-2"/>
        </w:rPr>
        <w:t>Assurance</w:t>
      </w:r>
    </w:p>
    <w:sectPr w:rsidR="00E23A5D">
      <w:pgSz w:w="12240" w:h="15840"/>
      <w:pgMar w:top="1240" w:right="400" w:bottom="280" w:left="80" w:header="85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2E2DB" w14:textId="77777777" w:rsidR="00282015" w:rsidRDefault="00282015">
      <w:r>
        <w:separator/>
      </w:r>
    </w:p>
  </w:endnote>
  <w:endnote w:type="continuationSeparator" w:id="0">
    <w:p w14:paraId="707B70B2" w14:textId="77777777" w:rsidR="00282015" w:rsidRDefault="00282015">
      <w:r>
        <w:continuationSeparator/>
      </w:r>
    </w:p>
  </w:endnote>
  <w:endnote w:type="continuationNotice" w:id="1">
    <w:p w14:paraId="5C11411E" w14:textId="77777777" w:rsidR="00282015" w:rsidRDefault="002820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C6039" w14:textId="77777777" w:rsidR="00282015" w:rsidRDefault="00282015">
      <w:r>
        <w:separator/>
      </w:r>
    </w:p>
  </w:footnote>
  <w:footnote w:type="continuationSeparator" w:id="0">
    <w:p w14:paraId="5EC985E9" w14:textId="77777777" w:rsidR="00282015" w:rsidRDefault="00282015">
      <w:r>
        <w:continuationSeparator/>
      </w:r>
    </w:p>
  </w:footnote>
  <w:footnote w:type="continuationNotice" w:id="1">
    <w:p w14:paraId="01A5A018" w14:textId="77777777" w:rsidR="00282015" w:rsidRDefault="002820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6C7C7" w14:textId="77777777" w:rsidR="00E23A5D" w:rsidRDefault="00CF1E04">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1726824A" wp14:editId="07777777">
              <wp:simplePos x="0" y="0"/>
              <wp:positionH relativeFrom="page">
                <wp:posOffset>6144259</wp:posOffset>
              </wp:positionH>
              <wp:positionV relativeFrom="page">
                <wp:posOffset>531508</wp:posOffset>
              </wp:positionV>
              <wp:extent cx="725805"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805" cy="166370"/>
                      </a:xfrm>
                      <a:prstGeom prst="rect">
                        <a:avLst/>
                      </a:prstGeom>
                    </wps:spPr>
                    <wps:txbx>
                      <w:txbxContent>
                        <w:p w14:paraId="353F1F43" w14:textId="77777777" w:rsidR="00E23A5D" w:rsidRDefault="00CF1E04">
                          <w:pPr>
                            <w:spacing w:before="12"/>
                            <w:ind w:left="20"/>
                            <w:rPr>
                              <w:b/>
                              <w:sz w:val="20"/>
                            </w:rPr>
                          </w:pPr>
                          <w:r>
                            <w:rPr>
                              <w:sz w:val="20"/>
                            </w:rPr>
                            <w:t>Page</w:t>
                          </w:r>
                          <w:r>
                            <w:rPr>
                              <w:spacing w:val="-5"/>
                              <w:sz w:val="20"/>
                            </w:rPr>
                            <w:t xml:space="preserve"> </w:t>
                          </w:r>
                          <w:r>
                            <w:rPr>
                              <w:b/>
                              <w:sz w:val="20"/>
                            </w:rPr>
                            <w:fldChar w:fldCharType="begin"/>
                          </w:r>
                          <w:r>
                            <w:rPr>
                              <w:b/>
                              <w:sz w:val="20"/>
                            </w:rPr>
                            <w:instrText xml:space="preserve"> PAGE </w:instrText>
                          </w:r>
                          <w:r>
                            <w:rPr>
                              <w:b/>
                              <w:sz w:val="20"/>
                            </w:rPr>
                            <w:fldChar w:fldCharType="separate"/>
                          </w:r>
                          <w:r>
                            <w:rPr>
                              <w:b/>
                              <w:sz w:val="20"/>
                            </w:rPr>
                            <w:t>10</w:t>
                          </w:r>
                          <w:r>
                            <w:rPr>
                              <w:b/>
                              <w:sz w:val="20"/>
                            </w:rPr>
                            <w:fldChar w:fldCharType="end"/>
                          </w:r>
                          <w:r>
                            <w:rPr>
                              <w:b/>
                              <w:spacing w:val="-3"/>
                              <w:sz w:val="20"/>
                            </w:rPr>
                            <w:t xml:space="preserve"> </w:t>
                          </w:r>
                          <w:r>
                            <w:rPr>
                              <w:sz w:val="20"/>
                            </w:rPr>
                            <w:t>of</w:t>
                          </w:r>
                          <w:r>
                            <w:rPr>
                              <w:spacing w:val="-2"/>
                              <w:sz w:val="20"/>
                            </w:rPr>
                            <w:t xml:space="preserve"> </w:t>
                          </w:r>
                          <w:r>
                            <w:rPr>
                              <w:b/>
                              <w:spacing w:val="-5"/>
                              <w:sz w:val="20"/>
                            </w:rPr>
                            <w:fldChar w:fldCharType="begin"/>
                          </w:r>
                          <w:r>
                            <w:rPr>
                              <w:b/>
                              <w:spacing w:val="-5"/>
                              <w:sz w:val="20"/>
                            </w:rPr>
                            <w:instrText xml:space="preserve"> NUMPAGES </w:instrText>
                          </w:r>
                          <w:r>
                            <w:rPr>
                              <w:b/>
                              <w:spacing w:val="-5"/>
                              <w:sz w:val="20"/>
                            </w:rPr>
                            <w:fldChar w:fldCharType="separate"/>
                          </w:r>
                          <w:r>
                            <w:rPr>
                              <w:b/>
                              <w:spacing w:val="-5"/>
                              <w:sz w:val="20"/>
                            </w:rPr>
                            <w:t>16</w:t>
                          </w:r>
                          <w:r>
                            <w:rPr>
                              <w:b/>
                              <w:spacing w:val="-5"/>
                              <w:sz w:val="20"/>
                            </w:rPr>
                            <w:fldChar w:fldCharType="end"/>
                          </w:r>
                        </w:p>
                      </w:txbxContent>
                    </wps:txbx>
                    <wps:bodyPr wrap="square" lIns="0" tIns="0" rIns="0" bIns="0" rtlCol="0">
                      <a:noAutofit/>
                    </wps:bodyPr>
                  </wps:wsp>
                </a:graphicData>
              </a:graphic>
            </wp:anchor>
          </w:drawing>
        </mc:Choice>
        <mc:Fallback>
          <w:pict>
            <v:shapetype w14:anchorId="1726824A" id="_x0000_t202" coordsize="21600,21600" o:spt="202" path="m,l,21600r21600,l21600,xe">
              <v:stroke joinstyle="miter"/>
              <v:path gradientshapeok="t" o:connecttype="rect"/>
            </v:shapetype>
            <v:shape id="Textbox 1" o:spid="_x0000_s1026" type="#_x0000_t202" style="position:absolute;margin-left:483.8pt;margin-top:41.85pt;width:57.15pt;height:13.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" filled="f" stroked="f">
              <v:textbox inset="0,0,0,0">
                <w:txbxContent>
                  <w:p w14:paraId="353F1F43" w14:textId="77777777" w:rsidR="00E23A5D" w:rsidRDefault="00CF1E04">
                    <w:pPr>
                      <w:spacing w:before="12"/>
                      <w:ind w:left="20"/>
                      <w:rPr>
                        <w:b/>
                        <w:sz w:val="20"/>
                      </w:rPr>
                    </w:pPr>
                    <w:r>
                      <w:rPr>
                        <w:sz w:val="20"/>
                      </w:rPr>
                      <w:t>Page</w:t>
                    </w:r>
                    <w:r>
                      <w:rPr>
                        <w:spacing w:val="-5"/>
                        <w:sz w:val="20"/>
                      </w:rPr>
                      <w:t xml:space="preserve"> </w:t>
                    </w:r>
                    <w:r>
                      <w:rPr>
                        <w:b/>
                        <w:sz w:val="20"/>
                      </w:rPr>
                      <w:fldChar w:fldCharType="begin"/>
                    </w:r>
                    <w:r>
                      <w:rPr>
                        <w:b/>
                        <w:sz w:val="20"/>
                      </w:rPr>
                      <w:instrText xml:space="preserve"> PAGE </w:instrText>
                    </w:r>
                    <w:r>
                      <w:rPr>
                        <w:b/>
                        <w:sz w:val="20"/>
                      </w:rPr>
                      <w:fldChar w:fldCharType="separate"/>
                    </w:r>
                    <w:r>
                      <w:rPr>
                        <w:b/>
                        <w:sz w:val="20"/>
                      </w:rPr>
                      <w:t>10</w:t>
                    </w:r>
                    <w:r>
                      <w:rPr>
                        <w:b/>
                        <w:sz w:val="20"/>
                      </w:rPr>
                      <w:fldChar w:fldCharType="end"/>
                    </w:r>
                    <w:r>
                      <w:rPr>
                        <w:b/>
                        <w:spacing w:val="-3"/>
                        <w:sz w:val="20"/>
                      </w:rPr>
                      <w:t xml:space="preserve"> </w:t>
                    </w:r>
                    <w:r>
                      <w:rPr>
                        <w:sz w:val="20"/>
                      </w:rPr>
                      <w:t>of</w:t>
                    </w:r>
                    <w:r>
                      <w:rPr>
                        <w:spacing w:val="-2"/>
                        <w:sz w:val="20"/>
                      </w:rPr>
                      <w:t xml:space="preserve"> </w:t>
                    </w:r>
                    <w:r>
                      <w:rPr>
                        <w:b/>
                        <w:spacing w:val="-5"/>
                        <w:sz w:val="20"/>
                      </w:rPr>
                      <w:fldChar w:fldCharType="begin"/>
                    </w:r>
                    <w:r>
                      <w:rPr>
                        <w:b/>
                        <w:spacing w:val="-5"/>
                        <w:sz w:val="20"/>
                      </w:rPr>
                      <w:instrText xml:space="preserve"> NUMPAGES </w:instrText>
                    </w:r>
                    <w:r>
                      <w:rPr>
                        <w:b/>
                        <w:spacing w:val="-5"/>
                        <w:sz w:val="20"/>
                      </w:rPr>
                      <w:fldChar w:fldCharType="separate"/>
                    </w:r>
                    <w:r>
                      <w:rPr>
                        <w:b/>
                        <w:spacing w:val="-5"/>
                        <w:sz w:val="20"/>
                      </w:rPr>
                      <w:t>16</w:t>
                    </w:r>
                    <w:r>
                      <w:rPr>
                        <w:b/>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2B5AE"/>
    <w:multiLevelType w:val="hybridMultilevel"/>
    <w:tmpl w:val="5A5ABD76"/>
    <w:lvl w:ilvl="0" w:tplc="FE5213BA">
      <w:start w:val="1"/>
      <w:numFmt w:val="decimal"/>
      <w:lvlText w:val="%1"/>
      <w:lvlJc w:val="left"/>
      <w:pPr>
        <w:ind w:left="226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BE220FC">
      <w:numFmt w:val="bullet"/>
      <w:lvlText w:val="•"/>
      <w:lvlJc w:val="left"/>
      <w:pPr>
        <w:ind w:left="3210" w:hanging="180"/>
      </w:pPr>
      <w:rPr>
        <w:rFonts w:hint="default"/>
        <w:lang w:val="en-US" w:eastAsia="en-US" w:bidi="ar-SA"/>
      </w:rPr>
    </w:lvl>
    <w:lvl w:ilvl="2" w:tplc="AFE2208E">
      <w:numFmt w:val="bullet"/>
      <w:lvlText w:val="•"/>
      <w:lvlJc w:val="left"/>
      <w:pPr>
        <w:ind w:left="4160" w:hanging="180"/>
      </w:pPr>
      <w:rPr>
        <w:rFonts w:hint="default"/>
        <w:lang w:val="en-US" w:eastAsia="en-US" w:bidi="ar-SA"/>
      </w:rPr>
    </w:lvl>
    <w:lvl w:ilvl="3" w:tplc="66960872">
      <w:numFmt w:val="bullet"/>
      <w:lvlText w:val="•"/>
      <w:lvlJc w:val="left"/>
      <w:pPr>
        <w:ind w:left="5110" w:hanging="180"/>
      </w:pPr>
      <w:rPr>
        <w:rFonts w:hint="default"/>
        <w:lang w:val="en-US" w:eastAsia="en-US" w:bidi="ar-SA"/>
      </w:rPr>
    </w:lvl>
    <w:lvl w:ilvl="4" w:tplc="68620AE6">
      <w:numFmt w:val="bullet"/>
      <w:lvlText w:val="•"/>
      <w:lvlJc w:val="left"/>
      <w:pPr>
        <w:ind w:left="6060" w:hanging="180"/>
      </w:pPr>
      <w:rPr>
        <w:rFonts w:hint="default"/>
        <w:lang w:val="en-US" w:eastAsia="en-US" w:bidi="ar-SA"/>
      </w:rPr>
    </w:lvl>
    <w:lvl w:ilvl="5" w:tplc="72A47142">
      <w:numFmt w:val="bullet"/>
      <w:lvlText w:val="•"/>
      <w:lvlJc w:val="left"/>
      <w:pPr>
        <w:ind w:left="7010" w:hanging="180"/>
      </w:pPr>
      <w:rPr>
        <w:rFonts w:hint="default"/>
        <w:lang w:val="en-US" w:eastAsia="en-US" w:bidi="ar-SA"/>
      </w:rPr>
    </w:lvl>
    <w:lvl w:ilvl="6" w:tplc="5E5A34CE">
      <w:numFmt w:val="bullet"/>
      <w:lvlText w:val="•"/>
      <w:lvlJc w:val="left"/>
      <w:pPr>
        <w:ind w:left="7960" w:hanging="180"/>
      </w:pPr>
      <w:rPr>
        <w:rFonts w:hint="default"/>
        <w:lang w:val="en-US" w:eastAsia="en-US" w:bidi="ar-SA"/>
      </w:rPr>
    </w:lvl>
    <w:lvl w:ilvl="7" w:tplc="15CCA5F2">
      <w:numFmt w:val="bullet"/>
      <w:lvlText w:val="•"/>
      <w:lvlJc w:val="left"/>
      <w:pPr>
        <w:ind w:left="8910" w:hanging="180"/>
      </w:pPr>
      <w:rPr>
        <w:rFonts w:hint="default"/>
        <w:lang w:val="en-US" w:eastAsia="en-US" w:bidi="ar-SA"/>
      </w:rPr>
    </w:lvl>
    <w:lvl w:ilvl="8" w:tplc="D7F08D54">
      <w:numFmt w:val="bullet"/>
      <w:lvlText w:val="•"/>
      <w:lvlJc w:val="left"/>
      <w:pPr>
        <w:ind w:left="9860" w:hanging="180"/>
      </w:pPr>
      <w:rPr>
        <w:rFonts w:hint="default"/>
        <w:lang w:val="en-US" w:eastAsia="en-US" w:bidi="ar-SA"/>
      </w:rPr>
    </w:lvl>
  </w:abstractNum>
  <w:abstractNum w:abstractNumId="1" w15:restartNumberingAfterBreak="0">
    <w:nsid w:val="4E9DA2AE"/>
    <w:multiLevelType w:val="multilevel"/>
    <w:tmpl w:val="B06EF3CC"/>
    <w:lvl w:ilvl="0">
      <w:start w:val="2"/>
      <w:numFmt w:val="decimal"/>
      <w:lvlText w:val="%1.0"/>
      <w:lvlJc w:val="left"/>
      <w:pPr>
        <w:ind w:left="2140" w:hanging="782"/>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60" w:hanging="72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360" w:hanging="72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277" w:hanging="720"/>
      </w:pPr>
      <w:rPr>
        <w:rFonts w:hint="default"/>
        <w:lang w:val="en-US" w:eastAsia="en-US" w:bidi="ar-SA"/>
      </w:rPr>
    </w:lvl>
    <w:lvl w:ilvl="4">
      <w:numFmt w:val="bullet"/>
      <w:lvlText w:val="•"/>
      <w:lvlJc w:val="left"/>
      <w:pPr>
        <w:ind w:left="5346" w:hanging="720"/>
      </w:pPr>
      <w:rPr>
        <w:rFonts w:hint="default"/>
        <w:lang w:val="en-US" w:eastAsia="en-US" w:bidi="ar-SA"/>
      </w:rPr>
    </w:lvl>
    <w:lvl w:ilvl="5">
      <w:numFmt w:val="bullet"/>
      <w:lvlText w:val="•"/>
      <w:lvlJc w:val="left"/>
      <w:pPr>
        <w:ind w:left="6415" w:hanging="720"/>
      </w:pPr>
      <w:rPr>
        <w:rFonts w:hint="default"/>
        <w:lang w:val="en-US" w:eastAsia="en-US" w:bidi="ar-SA"/>
      </w:rPr>
    </w:lvl>
    <w:lvl w:ilvl="6">
      <w:numFmt w:val="bullet"/>
      <w:lvlText w:val="•"/>
      <w:lvlJc w:val="left"/>
      <w:pPr>
        <w:ind w:left="7484" w:hanging="720"/>
      </w:pPr>
      <w:rPr>
        <w:rFonts w:hint="default"/>
        <w:lang w:val="en-US" w:eastAsia="en-US" w:bidi="ar-SA"/>
      </w:rPr>
    </w:lvl>
    <w:lvl w:ilvl="7">
      <w:numFmt w:val="bullet"/>
      <w:lvlText w:val="•"/>
      <w:lvlJc w:val="left"/>
      <w:pPr>
        <w:ind w:left="8553" w:hanging="720"/>
      </w:pPr>
      <w:rPr>
        <w:rFonts w:hint="default"/>
        <w:lang w:val="en-US" w:eastAsia="en-US" w:bidi="ar-SA"/>
      </w:rPr>
    </w:lvl>
    <w:lvl w:ilvl="8">
      <w:numFmt w:val="bullet"/>
      <w:lvlText w:val="•"/>
      <w:lvlJc w:val="left"/>
      <w:pPr>
        <w:ind w:left="9622" w:hanging="720"/>
      </w:pPr>
      <w:rPr>
        <w:rFonts w:hint="default"/>
        <w:lang w:val="en-US" w:eastAsia="en-US" w:bidi="ar-SA"/>
      </w:rPr>
    </w:lvl>
  </w:abstractNum>
  <w:abstractNum w:abstractNumId="2" w15:restartNumberingAfterBreak="0">
    <w:nsid w:val="7A21AB28"/>
    <w:multiLevelType w:val="multilevel"/>
    <w:tmpl w:val="62D4EAF0"/>
    <w:lvl w:ilvl="0">
      <w:start w:val="1"/>
      <w:numFmt w:val="decimal"/>
      <w:lvlText w:val="%1"/>
      <w:lvlJc w:val="left"/>
      <w:pPr>
        <w:ind w:left="1358" w:hanging="723"/>
        <w:jc w:val="left"/>
      </w:pPr>
      <w:rPr>
        <w:rFonts w:hint="default"/>
        <w:lang w:val="en-US" w:eastAsia="en-US" w:bidi="ar-SA"/>
      </w:rPr>
    </w:lvl>
    <w:lvl w:ilvl="1">
      <w:numFmt w:val="decimal"/>
      <w:lvlText w:val="%1.%2"/>
      <w:lvlJc w:val="left"/>
      <w:pPr>
        <w:ind w:left="1358" w:hanging="723"/>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358" w:hanging="759"/>
        <w:jc w:val="righ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422" w:hanging="722"/>
        <w:jc w:val="left"/>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4866" w:hanging="722"/>
      </w:pPr>
      <w:rPr>
        <w:rFonts w:hint="default"/>
        <w:lang w:val="en-US" w:eastAsia="en-US" w:bidi="ar-SA"/>
      </w:rPr>
    </w:lvl>
    <w:lvl w:ilvl="5">
      <w:numFmt w:val="bullet"/>
      <w:lvlText w:val="•"/>
      <w:lvlJc w:val="left"/>
      <w:pPr>
        <w:ind w:left="6015" w:hanging="722"/>
      </w:pPr>
      <w:rPr>
        <w:rFonts w:hint="default"/>
        <w:lang w:val="en-US" w:eastAsia="en-US" w:bidi="ar-SA"/>
      </w:rPr>
    </w:lvl>
    <w:lvl w:ilvl="6">
      <w:numFmt w:val="bullet"/>
      <w:lvlText w:val="•"/>
      <w:lvlJc w:val="left"/>
      <w:pPr>
        <w:ind w:left="7164" w:hanging="722"/>
      </w:pPr>
      <w:rPr>
        <w:rFonts w:hint="default"/>
        <w:lang w:val="en-US" w:eastAsia="en-US" w:bidi="ar-SA"/>
      </w:rPr>
    </w:lvl>
    <w:lvl w:ilvl="7">
      <w:numFmt w:val="bullet"/>
      <w:lvlText w:val="•"/>
      <w:lvlJc w:val="left"/>
      <w:pPr>
        <w:ind w:left="8313" w:hanging="722"/>
      </w:pPr>
      <w:rPr>
        <w:rFonts w:hint="default"/>
        <w:lang w:val="en-US" w:eastAsia="en-US" w:bidi="ar-SA"/>
      </w:rPr>
    </w:lvl>
    <w:lvl w:ilvl="8">
      <w:numFmt w:val="bullet"/>
      <w:lvlText w:val="•"/>
      <w:lvlJc w:val="left"/>
      <w:pPr>
        <w:ind w:left="9462" w:hanging="722"/>
      </w:pPr>
      <w:rPr>
        <w:rFonts w:hint="default"/>
        <w:lang w:val="en-US" w:eastAsia="en-US" w:bidi="ar-SA"/>
      </w:rPr>
    </w:lvl>
  </w:abstractNum>
  <w:num w:numId="1" w16cid:durableId="945769464">
    <w:abstractNumId w:val="1"/>
  </w:num>
  <w:num w:numId="2" w16cid:durableId="2080129555">
    <w:abstractNumId w:val="2"/>
  </w:num>
  <w:num w:numId="3" w16cid:durableId="17200146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SSEL, MARK C NH-03 USSF SpOC 21 CS (OL-S)/SCXG">
    <w15:presenceInfo w15:providerId="AD" w15:userId="S::mark.grassel.3@spaceforce.mil::8c8d8f63-c411-494e-a174-647461b5a457"/>
  </w15:person>
  <w15:person w15:author="DONALDSON, ERIC J CIV USSF SpOC 21 CS (OL-S)/SCOI">
    <w15:presenceInfo w15:providerId="AD" w15:userId="S::eric.donaldson@spaceforce.mil::6ab59d4a-c889-494f-8bcd-68f8380e3656"/>
  </w15:person>
  <w15:person w15:author="HARDEN, NICOLE M CIV USSF 21 CONS/PKB">
    <w15:presenceInfo w15:providerId="AD" w15:userId="S::nicole.harden.1@spaceforce.mil::6df29e99-8b29-4722-8407-e90a2096d4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1F2DC83"/>
    <w:rsid w:val="00007362"/>
    <w:rsid w:val="00025B34"/>
    <w:rsid w:val="00032ED5"/>
    <w:rsid w:val="00042CD6"/>
    <w:rsid w:val="00047693"/>
    <w:rsid w:val="000632A3"/>
    <w:rsid w:val="000872A2"/>
    <w:rsid w:val="000C1042"/>
    <w:rsid w:val="000D0E8F"/>
    <w:rsid w:val="001368CC"/>
    <w:rsid w:val="00152F04"/>
    <w:rsid w:val="00154F60"/>
    <w:rsid w:val="001908A2"/>
    <w:rsid w:val="001A2060"/>
    <w:rsid w:val="001B4CE9"/>
    <w:rsid w:val="001B7F0B"/>
    <w:rsid w:val="00210C07"/>
    <w:rsid w:val="002214FA"/>
    <w:rsid w:val="00245F68"/>
    <w:rsid w:val="0025260B"/>
    <w:rsid w:val="00263B6D"/>
    <w:rsid w:val="00282015"/>
    <w:rsid w:val="00287520"/>
    <w:rsid w:val="002961BC"/>
    <w:rsid w:val="002A684F"/>
    <w:rsid w:val="002D5995"/>
    <w:rsid w:val="00360B9A"/>
    <w:rsid w:val="00365A33"/>
    <w:rsid w:val="003660ED"/>
    <w:rsid w:val="003808D3"/>
    <w:rsid w:val="003A4936"/>
    <w:rsid w:val="003A7D48"/>
    <w:rsid w:val="003D1D67"/>
    <w:rsid w:val="003F36ED"/>
    <w:rsid w:val="004169B5"/>
    <w:rsid w:val="0042453E"/>
    <w:rsid w:val="00427B38"/>
    <w:rsid w:val="00443069"/>
    <w:rsid w:val="00444E2D"/>
    <w:rsid w:val="004656D1"/>
    <w:rsid w:val="00480F4E"/>
    <w:rsid w:val="004A62C0"/>
    <w:rsid w:val="00500D38"/>
    <w:rsid w:val="00521874"/>
    <w:rsid w:val="00523C1D"/>
    <w:rsid w:val="0055319F"/>
    <w:rsid w:val="0055644A"/>
    <w:rsid w:val="00556615"/>
    <w:rsid w:val="005C5276"/>
    <w:rsid w:val="005D2283"/>
    <w:rsid w:val="006077B2"/>
    <w:rsid w:val="00621940"/>
    <w:rsid w:val="00653496"/>
    <w:rsid w:val="00670396"/>
    <w:rsid w:val="00681E26"/>
    <w:rsid w:val="00696F88"/>
    <w:rsid w:val="006E1992"/>
    <w:rsid w:val="006F7C1D"/>
    <w:rsid w:val="00707143"/>
    <w:rsid w:val="00723585"/>
    <w:rsid w:val="0076288F"/>
    <w:rsid w:val="00765EFF"/>
    <w:rsid w:val="007753D0"/>
    <w:rsid w:val="00775C6B"/>
    <w:rsid w:val="00782874"/>
    <w:rsid w:val="00793E28"/>
    <w:rsid w:val="007B1F54"/>
    <w:rsid w:val="007C371B"/>
    <w:rsid w:val="007C5AC5"/>
    <w:rsid w:val="007D69C6"/>
    <w:rsid w:val="007F0A13"/>
    <w:rsid w:val="007F1C81"/>
    <w:rsid w:val="007F29C0"/>
    <w:rsid w:val="008476D5"/>
    <w:rsid w:val="008B6B15"/>
    <w:rsid w:val="00902F7E"/>
    <w:rsid w:val="009048A7"/>
    <w:rsid w:val="00905D29"/>
    <w:rsid w:val="0091790B"/>
    <w:rsid w:val="0095734A"/>
    <w:rsid w:val="00971435"/>
    <w:rsid w:val="009774A2"/>
    <w:rsid w:val="009A7162"/>
    <w:rsid w:val="009A747F"/>
    <w:rsid w:val="009C1EB4"/>
    <w:rsid w:val="00A23F4A"/>
    <w:rsid w:val="00A34122"/>
    <w:rsid w:val="00A54FBE"/>
    <w:rsid w:val="00A57F60"/>
    <w:rsid w:val="00A9322C"/>
    <w:rsid w:val="00A94073"/>
    <w:rsid w:val="00A974BE"/>
    <w:rsid w:val="00AB5DEF"/>
    <w:rsid w:val="00AC784E"/>
    <w:rsid w:val="00B11DEC"/>
    <w:rsid w:val="00B233A5"/>
    <w:rsid w:val="00B83008"/>
    <w:rsid w:val="00BB0ACD"/>
    <w:rsid w:val="00BC3EBE"/>
    <w:rsid w:val="00BC647A"/>
    <w:rsid w:val="00BC795A"/>
    <w:rsid w:val="00BD4C93"/>
    <w:rsid w:val="00BF2D81"/>
    <w:rsid w:val="00C068D0"/>
    <w:rsid w:val="00C23EC0"/>
    <w:rsid w:val="00C40854"/>
    <w:rsid w:val="00C62EF6"/>
    <w:rsid w:val="00C746F1"/>
    <w:rsid w:val="00C77B11"/>
    <w:rsid w:val="00C81D3B"/>
    <w:rsid w:val="00C84FCB"/>
    <w:rsid w:val="00C87647"/>
    <w:rsid w:val="00CC68F9"/>
    <w:rsid w:val="00CE2236"/>
    <w:rsid w:val="00CF1E04"/>
    <w:rsid w:val="00CF69DE"/>
    <w:rsid w:val="00D33BE7"/>
    <w:rsid w:val="00D459CA"/>
    <w:rsid w:val="00D64ACB"/>
    <w:rsid w:val="00D907CA"/>
    <w:rsid w:val="00DA2298"/>
    <w:rsid w:val="00DA760C"/>
    <w:rsid w:val="00DB0DF8"/>
    <w:rsid w:val="00DB3F0D"/>
    <w:rsid w:val="00DB5078"/>
    <w:rsid w:val="00E20B60"/>
    <w:rsid w:val="00E23A5D"/>
    <w:rsid w:val="00E4122D"/>
    <w:rsid w:val="00E55D75"/>
    <w:rsid w:val="00E62D16"/>
    <w:rsid w:val="00EB0BED"/>
    <w:rsid w:val="00EB4C65"/>
    <w:rsid w:val="00EB5B69"/>
    <w:rsid w:val="00EE1679"/>
    <w:rsid w:val="00F100BC"/>
    <w:rsid w:val="00F513C0"/>
    <w:rsid w:val="00F70ABC"/>
    <w:rsid w:val="00F726B6"/>
    <w:rsid w:val="00FA0FE9"/>
    <w:rsid w:val="00FE5ADB"/>
    <w:rsid w:val="0AD79A21"/>
    <w:rsid w:val="1231D771"/>
    <w:rsid w:val="1B28E53E"/>
    <w:rsid w:val="1D10081E"/>
    <w:rsid w:val="2050893A"/>
    <w:rsid w:val="52399547"/>
    <w:rsid w:val="61F2DC83"/>
    <w:rsid w:val="62CDD0F2"/>
    <w:rsid w:val="6EC7D0C9"/>
    <w:rsid w:val="7BBA9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8FE09"/>
  <w15:docId w15:val="{E56C5D1F-8300-4498-87D3-60871B956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106" w:right="2788"/>
      <w:outlineLvl w:val="0"/>
    </w:pPr>
    <w:rPr>
      <w:b/>
      <w:bCs/>
      <w:sz w:val="24"/>
      <w:szCs w:val="24"/>
    </w:rPr>
  </w:style>
  <w:style w:type="paragraph" w:styleId="Heading2">
    <w:name w:val="heading 2"/>
    <w:basedOn w:val="Normal"/>
    <w:uiPriority w:val="9"/>
    <w:unhideWhenUsed/>
    <w:qFormat/>
    <w:pPr>
      <w:ind w:left="3106" w:right="386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2260" w:hanging="180"/>
    </w:pPr>
    <w:rPr>
      <w:sz w:val="24"/>
      <w:szCs w:val="24"/>
    </w:rPr>
  </w:style>
  <w:style w:type="paragraph" w:styleId="TOC2">
    <w:name w:val="toc 2"/>
    <w:basedOn w:val="Normal"/>
    <w:uiPriority w:val="1"/>
    <w:qFormat/>
    <w:pPr>
      <w:spacing w:before="276"/>
      <w:ind w:left="2245"/>
    </w:pPr>
    <w:rPr>
      <w:sz w:val="24"/>
      <w:szCs w:val="24"/>
    </w:rPr>
  </w:style>
  <w:style w:type="paragraph" w:styleId="TOC3">
    <w:name w:val="toc 3"/>
    <w:basedOn w:val="Normal"/>
    <w:uiPriority w:val="1"/>
    <w:qFormat/>
    <w:pPr>
      <w:spacing w:before="276"/>
      <w:ind w:left="280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358" w:right="1034"/>
      <w:jc w:val="both"/>
    </w:pPr>
  </w:style>
  <w:style w:type="paragraph" w:customStyle="1" w:styleId="TableParagraph">
    <w:name w:val="Table Paragraph"/>
    <w:basedOn w:val="Normal"/>
    <w:uiPriority w:val="1"/>
    <w:qFormat/>
    <w:pPr>
      <w:ind w:left="112"/>
    </w:pPr>
  </w:style>
  <w:style w:type="paragraph" w:styleId="Revision">
    <w:name w:val="Revision"/>
    <w:hidden/>
    <w:uiPriority w:val="99"/>
    <w:semiHidden/>
    <w:rsid w:val="00FA0FE9"/>
    <w:pPr>
      <w:widowControl/>
      <w:autoSpaceDE/>
      <w:autoSpaceDN/>
    </w:pPr>
    <w:rPr>
      <w:rFonts w:ascii="Times New Roman" w:eastAsia="Times New Roman" w:hAnsi="Times New Roman" w:cs="Times New Roman"/>
    </w:rPr>
  </w:style>
  <w:style w:type="paragraph" w:styleId="Header">
    <w:name w:val="header"/>
    <w:basedOn w:val="Normal"/>
    <w:link w:val="HeaderChar"/>
    <w:uiPriority w:val="99"/>
    <w:semiHidden/>
    <w:unhideWhenUsed/>
    <w:rsid w:val="001908A2"/>
    <w:pPr>
      <w:tabs>
        <w:tab w:val="center" w:pos="4680"/>
        <w:tab w:val="right" w:pos="9360"/>
      </w:tabs>
    </w:pPr>
  </w:style>
  <w:style w:type="character" w:customStyle="1" w:styleId="HeaderChar">
    <w:name w:val="Header Char"/>
    <w:basedOn w:val="DefaultParagraphFont"/>
    <w:link w:val="Header"/>
    <w:uiPriority w:val="99"/>
    <w:semiHidden/>
    <w:rsid w:val="001908A2"/>
    <w:rPr>
      <w:rFonts w:ascii="Times New Roman" w:eastAsia="Times New Roman" w:hAnsi="Times New Roman" w:cs="Times New Roman"/>
    </w:rPr>
  </w:style>
  <w:style w:type="paragraph" w:styleId="Footer">
    <w:name w:val="footer"/>
    <w:basedOn w:val="Normal"/>
    <w:link w:val="FooterChar"/>
    <w:uiPriority w:val="99"/>
    <w:semiHidden/>
    <w:unhideWhenUsed/>
    <w:rsid w:val="001908A2"/>
    <w:pPr>
      <w:tabs>
        <w:tab w:val="center" w:pos="4680"/>
        <w:tab w:val="right" w:pos="9360"/>
      </w:tabs>
    </w:pPr>
  </w:style>
  <w:style w:type="character" w:customStyle="1" w:styleId="FooterChar">
    <w:name w:val="Footer Char"/>
    <w:basedOn w:val="DefaultParagraphFont"/>
    <w:link w:val="Footer"/>
    <w:uiPriority w:val="99"/>
    <w:semiHidden/>
    <w:rsid w:val="001908A2"/>
    <w:rPr>
      <w:rFonts w:ascii="Times New Roman" w:eastAsia="Times New Roman" w:hAnsi="Times New Roman" w:cs="Times New Roman"/>
    </w:rPr>
  </w:style>
  <w:style w:type="character" w:customStyle="1" w:styleId="BodyTextChar">
    <w:name w:val="Body Text Char"/>
    <w:basedOn w:val="DefaultParagraphFont"/>
    <w:link w:val="BodyText"/>
    <w:uiPriority w:val="1"/>
    <w:rsid w:val="000632A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30AAE3D7C248447BA3237E49D8BBE2A" ma:contentTypeVersion="19" ma:contentTypeDescription="Create a new document." ma:contentTypeScope="" ma:versionID="fd3f539e3a5dac75c9713d0c2e7cd7bb">
  <xsd:schema xmlns:xsd="http://www.w3.org/2001/XMLSchema" xmlns:xs="http://www.w3.org/2001/XMLSchema" xmlns:p="http://schemas.microsoft.com/office/2006/metadata/properties" xmlns:ns1="http://schemas.microsoft.com/sharepoint/v3" xmlns:ns2="23f286e3-faa3-46b2-8799-d6c3ba4f482c" targetNamespace="http://schemas.microsoft.com/office/2006/metadata/properties" ma:root="true" ma:fieldsID="45ba327dc60d23a423242d30ef023dbb" ns1:_="" ns2:_="">
    <xsd:import namespace="http://schemas.microsoft.com/sharepoint/v3"/>
    <xsd:import namespace="23f286e3-faa3-46b2-8799-d6c3ba4f482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Portfolio" minOccurs="0"/>
                <xsd:element ref="ns2:MediaServiceBillingMetadata" minOccurs="0"/>
                <xsd:element ref="ns2:Program" minOccurs="0"/>
                <xsd:element ref="ns2:Category" minOccurs="0"/>
                <xsd:element ref="ns2:PM" minOccurs="0"/>
                <xsd:element ref="ns2:KennyDea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f286e3-faa3-46b2-8799-d6c3ba4f4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Portfolio" ma:index="21" nillable="true" ma:displayName="Portfolio" ma:description="Select Portfolio for this Acquisition" ma:format="Dropdown" ma:internalName="Portfolio">
      <xsd:simpleType>
        <xsd:union memberTypes="dms:Text">
          <xsd:simpleType>
            <xsd:restriction base="dms:Choice">
              <xsd:enumeration value="GTeam"/>
              <xsd:enumeration value="OTeam"/>
              <xsd:enumeration value="ATeam SpOC"/>
              <xsd:enumeration value="ATeam NNC"/>
              <xsd:enumeration value="ATeam USSC"/>
              <xsd:enumeration value="ATeam STARCOM"/>
            </xsd:restriction>
          </xsd:simpleType>
        </xsd:un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Program" ma:index="23" nillable="true" ma:displayName="Program" ma:format="Dropdown" ma:internalName="Program">
      <xsd:simpleType>
        <xsd:restriction base="dms:Text">
          <xsd:maxLength value="255"/>
        </xsd:restriction>
      </xsd:simpleType>
    </xsd:element>
    <xsd:element name="Category" ma:index="24" nillable="true" ma:displayName="Category" ma:format="Dropdown" ma:internalName="Category">
      <xsd:simpleType>
        <xsd:restriction base="dms:Text">
          <xsd:maxLength value="255"/>
        </xsd:restriction>
      </xsd:simpleType>
    </xsd:element>
    <xsd:element name="PM" ma:index="25" nillable="true" ma:displayName="PM" ma:format="Dropdown" ma:list="UserInfo" ma:SharePointGroup="0" ma:internalName="PM">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KennyDean" ma:index="26" nillable="true" ma:displayName="Kenny Dean" ma:format="Dropdown" ma:list="UserInfo" ma:SharePointGroup="0" ma:internalName="KennyDea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3f286e3-faa3-46b2-8799-d6c3ba4f482c">
      <Terms xmlns="http://schemas.microsoft.com/office/infopath/2007/PartnerControls"/>
    </lcf76f155ced4ddcb4097134ff3c332f>
    <_ip_UnifiedCompliancePolicyUIAction xmlns="http://schemas.microsoft.com/sharepoint/v3" xsi:nil="true"/>
    <Program xmlns="23f286e3-faa3-46b2-8799-d6c3ba4f482c" xsi:nil="true"/>
    <Portfolio xmlns="23f286e3-faa3-46b2-8799-d6c3ba4f482c" xsi:nil="true"/>
    <Category xmlns="23f286e3-faa3-46b2-8799-d6c3ba4f482c" xsi:nil="true"/>
    <_ip_UnifiedCompliancePolicyProperties xmlns="http://schemas.microsoft.com/sharepoint/v3" xsi:nil="true"/>
    <KennyDean xmlns="23f286e3-faa3-46b2-8799-d6c3ba4f482c">
      <UserInfo>
        <DisplayName/>
        <AccountId xsi:nil="true"/>
        <AccountType/>
      </UserInfo>
    </KennyDean>
    <PM xmlns="23f286e3-faa3-46b2-8799-d6c3ba4f482c">
      <UserInfo>
        <DisplayName/>
        <AccountId xsi:nil="true"/>
        <AccountType/>
      </UserInfo>
    </PM>
  </documentManagement>
</p:properties>
</file>

<file path=customXml/itemProps1.xml><?xml version="1.0" encoding="utf-8"?>
<ds:datastoreItem xmlns:ds="http://schemas.openxmlformats.org/officeDocument/2006/customXml" ds:itemID="{043ADCB7-CEA5-4A66-B0B0-98C70B489F6E}">
  <ds:schemaRefs>
    <ds:schemaRef ds:uri="http://schemas.microsoft.com/sharepoint/v3/contenttype/forms"/>
  </ds:schemaRefs>
</ds:datastoreItem>
</file>

<file path=customXml/itemProps2.xml><?xml version="1.0" encoding="utf-8"?>
<ds:datastoreItem xmlns:ds="http://schemas.openxmlformats.org/officeDocument/2006/customXml" ds:itemID="{50B11F48-B645-4E74-8EAF-097A8A5D774D}"/>
</file>

<file path=customXml/itemProps3.xml><?xml version="1.0" encoding="utf-8"?>
<ds:datastoreItem xmlns:ds="http://schemas.openxmlformats.org/officeDocument/2006/customXml" ds:itemID="{80751179-38CD-41E5-905E-B927151698F7}">
  <ds:schemaRefs>
    <ds:schemaRef ds:uri="http://schemas.microsoft.com/office/2006/metadata/properties"/>
    <ds:schemaRef ds:uri="http://schemas.microsoft.com/office/infopath/2007/PartnerControls"/>
    <ds:schemaRef ds:uri="f91f613e-8a31-4f45-b275-4f666b5918e4"/>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17</Pages>
  <Words>5550</Words>
  <Characters>31641</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PERFORMANCE WORK STATEMENT FOR</vt:lpstr>
    </vt:vector>
  </TitlesOfParts>
  <Company>U.S. Air Force</Company>
  <LinksUpToDate>false</LinksUpToDate>
  <CharactersWithSpaces>37117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FOR</dc:title>
  <dc:creator>YOUNG, DANIEL G SSgt USAF AFSPC 21 CONS/LGCBA</dc:creator>
  <cp:lastModifiedBy>HARDEN, NICOLE M CIV USSF 21 CONS/PKB</cp:lastModifiedBy>
  <cp:revision>8</cp:revision>
  <dcterms:created xsi:type="dcterms:W3CDTF">2025-02-05T22:43:00Z</dcterms:created>
  <dcterms:modified xsi:type="dcterms:W3CDTF">2025-02-07T20:08:00Z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0x010100E30AAE3D7C248447BA3237E49D8BBE2A</vt:lpwstr>
  </property>
  <property fmtid="{D5CDD505-2E9C-101B-9397-08002B2CF9AE}" pid="3" name="Created">
    <vt:filetime>2024-02-21T00:00:00Z</vt:filetime>
  </property>
  <property fmtid="{D5CDD505-2E9C-101B-9397-08002B2CF9AE}" pid="4" name="Creator">
    <vt:lpwstr>Acrobat PDFMaker 23 for Word</vt:lpwstr>
  </property>
  <property fmtid="{D5CDD505-2E9C-101B-9397-08002B2CF9AE}" pid="5" name="LastSaved">
    <vt:filetime>2025-02-03T00:00:00Z</vt:filetime>
  </property>
  <property fmtid="{D5CDD505-2E9C-101B-9397-08002B2CF9AE}" pid="6" name="MediaServiceImageTags">
    <vt:lpwstr/>
  </property>
  <property fmtid="{D5CDD505-2E9C-101B-9397-08002B2CF9AE}" pid="7" name="Producer">
    <vt:lpwstr>Adobe PDF Library 23.8.246</vt:lpwstr>
  </property>
  <property fmtid="{D5CDD505-2E9C-101B-9397-08002B2CF9AE}" pid="8" name="SourceModified">
    <vt:lpwstr/>
  </property>
  <property fmtid="{D5CDD505-2E9C-101B-9397-08002B2CF9AE}" pid="9" name="_dlc_DocIdItemGuid">
    <vt:lpwstr>04f51092-20f1-414d-9e46-128799259614</vt:lpwstr>
  </property>
</Properties>
</file>