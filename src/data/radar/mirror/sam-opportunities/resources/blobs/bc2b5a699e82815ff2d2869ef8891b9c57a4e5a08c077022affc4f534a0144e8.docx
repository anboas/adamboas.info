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91128" w14:textId="77777777" w:rsidR="00310442" w:rsidRPr="004F36A7" w:rsidRDefault="00310442"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358C5" w14:paraId="7A89112B" w14:textId="77777777" w:rsidTr="00231CE2">
        <w:trPr>
          <w:trHeight w:val="287"/>
        </w:trPr>
        <w:tc>
          <w:tcPr>
            <w:tcW w:w="1278" w:type="dxa"/>
          </w:tcPr>
          <w:p w14:paraId="7A891129" w14:textId="77777777" w:rsidR="00310442" w:rsidRPr="005B0401" w:rsidRDefault="00310442">
            <w:pPr>
              <w:rPr>
                <w:rFonts w:cstheme="minorHAnsi"/>
                <w:b/>
                <w:szCs w:val="20"/>
              </w:rPr>
            </w:pPr>
            <w:r>
              <w:rPr>
                <w:rFonts w:cstheme="minorHAnsi"/>
                <w:b/>
                <w:szCs w:val="20"/>
              </w:rPr>
              <w:t>SUBJECT*</w:t>
            </w:r>
          </w:p>
        </w:tc>
        <w:tc>
          <w:tcPr>
            <w:tcW w:w="8640" w:type="dxa"/>
          </w:tcPr>
          <w:p w14:paraId="7A89112A" w14:textId="0A12089A" w:rsidR="00310442" w:rsidRPr="00F43FAC" w:rsidRDefault="00310442" w:rsidP="00F43FAC">
            <w:pPr>
              <w:rPr>
                <w:rStyle w:val="AAMSKBFill-InHighlight"/>
                <w:color w:val="auto"/>
              </w:rPr>
            </w:pPr>
            <w:r>
              <w:rPr>
                <w:rStyle w:val="AAMSKBFill-InHighlight"/>
                <w:color w:val="auto"/>
              </w:rPr>
              <w:t>Equipment Laser Etcher System - NIHCS</w:t>
            </w:r>
            <w:r w:rsidRPr="00F43FAC">
              <w:rPr>
                <w:rStyle w:val="AAMSKBFill-InHighlight"/>
                <w:color w:val="auto"/>
              </w:rPr>
              <w:t xml:space="preserve">  </w:t>
            </w:r>
            <w:r>
              <w:rPr>
                <w:rStyle w:val="AAMSKBFill-InHighlight"/>
                <w:color w:val="auto"/>
              </w:rPr>
              <w:t xml:space="preserve"> </w:t>
            </w:r>
          </w:p>
        </w:tc>
      </w:tr>
    </w:tbl>
    <w:p w14:paraId="7A89112C" w14:textId="77777777" w:rsidR="00310442" w:rsidRPr="004F36A7" w:rsidRDefault="00310442" w:rsidP="00D11D95">
      <w:pPr>
        <w:spacing w:after="160" w:line="254" w:lineRule="auto"/>
        <w:rPr>
          <w:rFonts w:eastAsia="Calibri" w:cstheme="minorHAnsi"/>
          <w:szCs w:val="20"/>
        </w:rPr>
      </w:pPr>
    </w:p>
    <w:p w14:paraId="7A89112D" w14:textId="77777777" w:rsidR="00310442" w:rsidRPr="004F36A7" w:rsidRDefault="00310442"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358C5" w14:paraId="7A891130" w14:textId="77777777" w:rsidTr="009738F0">
        <w:tc>
          <w:tcPr>
            <w:tcW w:w="4698" w:type="dxa"/>
            <w:hideMark/>
          </w:tcPr>
          <w:p w14:paraId="7A89112E" w14:textId="77777777" w:rsidR="00310442" w:rsidRPr="005B0401" w:rsidRDefault="00310442">
            <w:pPr>
              <w:rPr>
                <w:rFonts w:cstheme="minorHAnsi"/>
                <w:b/>
                <w:szCs w:val="20"/>
              </w:rPr>
            </w:pPr>
            <w:r w:rsidRPr="005B0401">
              <w:rPr>
                <w:rFonts w:cstheme="minorHAnsi"/>
                <w:b/>
                <w:szCs w:val="20"/>
              </w:rPr>
              <w:t>CONTRACTING OFFICE’S ZIP CODE*</w:t>
            </w:r>
          </w:p>
        </w:tc>
        <w:tc>
          <w:tcPr>
            <w:tcW w:w="5220" w:type="dxa"/>
            <w:hideMark/>
          </w:tcPr>
          <w:p w14:paraId="7A89112F" w14:textId="77777777" w:rsidR="00310442" w:rsidRPr="005B0401" w:rsidRDefault="00310442">
            <w:pPr>
              <w:rPr>
                <w:rFonts w:cstheme="minorHAnsi"/>
              </w:rPr>
            </w:pPr>
            <w:r>
              <w:rPr>
                <w:rFonts w:cstheme="minorHAnsi"/>
              </w:rPr>
              <w:t>45409-1337</w:t>
            </w:r>
          </w:p>
        </w:tc>
      </w:tr>
      <w:tr w:rsidR="006358C5" w14:paraId="7A891133" w14:textId="77777777" w:rsidTr="009738F0">
        <w:tc>
          <w:tcPr>
            <w:tcW w:w="4698" w:type="dxa"/>
            <w:hideMark/>
          </w:tcPr>
          <w:p w14:paraId="7A891131" w14:textId="77777777" w:rsidR="00310442" w:rsidRPr="005B0401" w:rsidRDefault="00310442">
            <w:pPr>
              <w:rPr>
                <w:rFonts w:cstheme="minorHAnsi"/>
                <w:b/>
                <w:szCs w:val="20"/>
              </w:rPr>
            </w:pPr>
            <w:r w:rsidRPr="005B0401">
              <w:rPr>
                <w:rFonts w:cstheme="minorHAnsi"/>
                <w:b/>
                <w:szCs w:val="20"/>
              </w:rPr>
              <w:t>SOLICITATION NUMBER*</w:t>
            </w:r>
          </w:p>
        </w:tc>
        <w:tc>
          <w:tcPr>
            <w:tcW w:w="5220" w:type="dxa"/>
            <w:hideMark/>
          </w:tcPr>
          <w:p w14:paraId="7A891132" w14:textId="77777777" w:rsidR="00310442" w:rsidRPr="005B0401" w:rsidRDefault="00310442">
            <w:pPr>
              <w:rPr>
                <w:rFonts w:cstheme="minorHAnsi"/>
              </w:rPr>
            </w:pPr>
          </w:p>
        </w:tc>
      </w:tr>
      <w:tr w:rsidR="006358C5" w14:paraId="7A891136" w14:textId="77777777" w:rsidTr="009738F0">
        <w:tc>
          <w:tcPr>
            <w:tcW w:w="4698" w:type="dxa"/>
          </w:tcPr>
          <w:p w14:paraId="7A891134" w14:textId="77777777" w:rsidR="00310442" w:rsidRPr="009738F0" w:rsidRDefault="00310442">
            <w:pPr>
              <w:rPr>
                <w:rFonts w:cstheme="minorHAnsi"/>
                <w:b/>
                <w:szCs w:val="20"/>
              </w:rPr>
            </w:pPr>
            <w:r w:rsidRPr="009738F0">
              <w:rPr>
                <w:rFonts w:cstheme="minorHAnsi"/>
                <w:b/>
                <w:szCs w:val="20"/>
              </w:rPr>
              <w:t>RESPONSE DATE/TIME/ZONE</w:t>
            </w:r>
          </w:p>
        </w:tc>
        <w:tc>
          <w:tcPr>
            <w:tcW w:w="5220" w:type="dxa"/>
          </w:tcPr>
          <w:p w14:paraId="7A891135" w14:textId="77777777" w:rsidR="00310442" w:rsidRPr="00DD3F7D" w:rsidRDefault="00310442">
            <w:pPr>
              <w:rPr>
                <w:rStyle w:val="AAMSKBFill-InHighlight"/>
                <w:rFonts w:cstheme="minorHAnsi"/>
                <w:color w:val="auto"/>
              </w:rPr>
            </w:pPr>
            <w:r>
              <w:rPr>
                <w:rStyle w:val="AAMSKBFill-InHighlight"/>
                <w:rFonts w:cstheme="minorHAnsi"/>
                <w:color w:val="auto"/>
              </w:rPr>
              <w:t>04-22-2026</w:t>
            </w:r>
            <w:r w:rsidRPr="009738F0">
              <w:rPr>
                <w:rStyle w:val="AAMSKBFill-InHighlight"/>
                <w:rFonts w:cstheme="minorHAnsi"/>
                <w:color w:val="auto"/>
              </w:rPr>
              <w:t xml:space="preserve"> </w:t>
            </w:r>
            <w:r>
              <w:rPr>
                <w:rStyle w:val="AAMSKBFill-InHighlight"/>
                <w:rFonts w:cstheme="minorHAnsi"/>
                <w:color w:val="auto"/>
              </w:rPr>
              <w:t>3:00pm</w:t>
            </w:r>
            <w:r w:rsidRPr="009738F0">
              <w:rPr>
                <w:rStyle w:val="AAMSKBFill-InHighlight"/>
                <w:color w:val="auto"/>
              </w:rPr>
              <w:t xml:space="preserve"> </w:t>
            </w:r>
            <w:r>
              <w:rPr>
                <w:rStyle w:val="AAMSKBFill-InHighlight"/>
                <w:rFonts w:cstheme="minorHAnsi"/>
                <w:color w:val="auto"/>
              </w:rPr>
              <w:t>EASTERN TIME, NEW YORK, USA</w:t>
            </w:r>
          </w:p>
        </w:tc>
      </w:tr>
      <w:tr w:rsidR="006358C5" w14:paraId="7A891139" w14:textId="77777777" w:rsidTr="009738F0">
        <w:tc>
          <w:tcPr>
            <w:tcW w:w="4698" w:type="dxa"/>
          </w:tcPr>
          <w:p w14:paraId="7A891137" w14:textId="77777777" w:rsidR="00310442" w:rsidRPr="005B0401" w:rsidRDefault="00310442">
            <w:pPr>
              <w:rPr>
                <w:rFonts w:cstheme="minorHAnsi"/>
                <w:b/>
                <w:szCs w:val="20"/>
              </w:rPr>
            </w:pPr>
            <w:r w:rsidRPr="005B0401">
              <w:rPr>
                <w:rFonts w:cstheme="minorHAnsi"/>
                <w:b/>
                <w:szCs w:val="20"/>
              </w:rPr>
              <w:t>ARCHIVE</w:t>
            </w:r>
          </w:p>
        </w:tc>
        <w:tc>
          <w:tcPr>
            <w:tcW w:w="5220" w:type="dxa"/>
            <w:hideMark/>
          </w:tcPr>
          <w:p w14:paraId="7A891138" w14:textId="77777777" w:rsidR="00310442" w:rsidRPr="004F36A7" w:rsidRDefault="00310442">
            <w:pPr>
              <w:rPr>
                <w:rFonts w:cstheme="minorHAnsi"/>
                <w:szCs w:val="20"/>
              </w:rPr>
            </w:pPr>
            <w:r>
              <w:rPr>
                <w:rFonts w:cstheme="minorHAnsi"/>
                <w:szCs w:val="20"/>
              </w:rPr>
              <w:t>90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6358C5" w14:paraId="7A89113C" w14:textId="77777777" w:rsidTr="009738F0">
        <w:tc>
          <w:tcPr>
            <w:tcW w:w="4698" w:type="dxa"/>
          </w:tcPr>
          <w:p w14:paraId="7A89113A" w14:textId="77777777" w:rsidR="00310442" w:rsidRPr="005B0401" w:rsidRDefault="00310442">
            <w:pPr>
              <w:rPr>
                <w:rFonts w:cstheme="minorHAnsi"/>
                <w:b/>
                <w:szCs w:val="20"/>
              </w:rPr>
            </w:pPr>
            <w:r w:rsidRPr="005B0401">
              <w:rPr>
                <w:rFonts w:cstheme="minorHAnsi"/>
                <w:b/>
                <w:szCs w:val="20"/>
              </w:rPr>
              <w:t>RECOVERY ACT FUNDS</w:t>
            </w:r>
          </w:p>
        </w:tc>
        <w:tc>
          <w:tcPr>
            <w:tcW w:w="5220" w:type="dxa"/>
            <w:hideMark/>
          </w:tcPr>
          <w:p w14:paraId="7A89113B" w14:textId="77777777" w:rsidR="00310442" w:rsidRPr="004F36A7" w:rsidRDefault="00310442">
            <w:pPr>
              <w:rPr>
                <w:rFonts w:cstheme="minorHAnsi"/>
                <w:szCs w:val="20"/>
              </w:rPr>
            </w:pPr>
            <w:r>
              <w:rPr>
                <w:rFonts w:cstheme="minorHAnsi"/>
                <w:szCs w:val="20"/>
              </w:rPr>
              <w:t>N</w:t>
            </w:r>
          </w:p>
        </w:tc>
      </w:tr>
      <w:tr w:rsidR="006358C5" w14:paraId="7A89113F" w14:textId="77777777" w:rsidTr="009738F0">
        <w:tc>
          <w:tcPr>
            <w:tcW w:w="4698" w:type="dxa"/>
          </w:tcPr>
          <w:p w14:paraId="7A89113D" w14:textId="77777777" w:rsidR="00310442" w:rsidRPr="005B0401" w:rsidRDefault="00310442">
            <w:pPr>
              <w:rPr>
                <w:rFonts w:cstheme="minorHAnsi"/>
                <w:b/>
                <w:szCs w:val="20"/>
              </w:rPr>
            </w:pPr>
            <w:r w:rsidRPr="005B0401">
              <w:rPr>
                <w:rFonts w:cstheme="minorHAnsi"/>
                <w:b/>
                <w:szCs w:val="20"/>
              </w:rPr>
              <w:t>PRODUCT SERVICE CODE*</w:t>
            </w:r>
          </w:p>
        </w:tc>
        <w:tc>
          <w:tcPr>
            <w:tcW w:w="5220" w:type="dxa"/>
          </w:tcPr>
          <w:p w14:paraId="7A89113E" w14:textId="77777777" w:rsidR="00310442" w:rsidRPr="00DA1922" w:rsidRDefault="00310442" w:rsidP="00A91E71">
            <w:pPr>
              <w:rPr>
                <w:rStyle w:val="AAMSKBFill-InHighlight"/>
                <w:color w:val="auto"/>
              </w:rPr>
            </w:pPr>
            <w:r>
              <w:rPr>
                <w:rStyle w:val="AAMSKBFill-InHighlight"/>
                <w:color w:val="auto"/>
              </w:rPr>
              <w:t>6515</w:t>
            </w:r>
          </w:p>
        </w:tc>
      </w:tr>
      <w:tr w:rsidR="006358C5" w14:paraId="7A891142" w14:textId="77777777" w:rsidTr="009738F0">
        <w:tc>
          <w:tcPr>
            <w:tcW w:w="4698" w:type="dxa"/>
          </w:tcPr>
          <w:p w14:paraId="7A891140" w14:textId="77777777" w:rsidR="00310442" w:rsidRPr="005B0401" w:rsidRDefault="00310442">
            <w:pPr>
              <w:rPr>
                <w:rFonts w:cstheme="minorHAnsi"/>
                <w:b/>
                <w:szCs w:val="20"/>
              </w:rPr>
            </w:pPr>
            <w:r w:rsidRPr="005B0401">
              <w:rPr>
                <w:rFonts w:cstheme="minorHAnsi"/>
                <w:b/>
                <w:szCs w:val="20"/>
              </w:rPr>
              <w:t>NAICS CODE*</w:t>
            </w:r>
          </w:p>
        </w:tc>
        <w:tc>
          <w:tcPr>
            <w:tcW w:w="5220" w:type="dxa"/>
            <w:hideMark/>
          </w:tcPr>
          <w:p w14:paraId="7A891141" w14:textId="77777777" w:rsidR="00310442" w:rsidRPr="006E60E3" w:rsidRDefault="00310442" w:rsidP="00A91E71">
            <w:pPr>
              <w:rPr>
                <w:rFonts w:cstheme="minorHAnsi"/>
                <w:szCs w:val="20"/>
              </w:rPr>
            </w:pPr>
            <w:r>
              <w:rPr>
                <w:rFonts w:cstheme="minorHAnsi"/>
                <w:szCs w:val="20"/>
              </w:rPr>
              <w:t>513210</w:t>
            </w:r>
          </w:p>
        </w:tc>
      </w:tr>
      <w:tr w:rsidR="006358C5" w14:paraId="7A89114A" w14:textId="77777777" w:rsidTr="009738F0">
        <w:tc>
          <w:tcPr>
            <w:tcW w:w="4698" w:type="dxa"/>
            <w:hideMark/>
          </w:tcPr>
          <w:p w14:paraId="7A891143" w14:textId="77777777" w:rsidR="00310442" w:rsidRPr="005B0401" w:rsidRDefault="00310442">
            <w:pPr>
              <w:rPr>
                <w:rFonts w:cstheme="minorHAnsi"/>
                <w:b/>
                <w:szCs w:val="20"/>
              </w:rPr>
            </w:pPr>
            <w:r w:rsidRPr="005B0401">
              <w:rPr>
                <w:rFonts w:cstheme="minorHAnsi"/>
                <w:b/>
                <w:szCs w:val="20"/>
              </w:rPr>
              <w:t>CONTRACTING OFFICE ADDRESS</w:t>
            </w:r>
          </w:p>
        </w:tc>
        <w:tc>
          <w:tcPr>
            <w:tcW w:w="5220" w:type="dxa"/>
          </w:tcPr>
          <w:p w14:paraId="7A891144" w14:textId="77777777" w:rsidR="00310442" w:rsidRPr="004F36A7" w:rsidRDefault="0031044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7A891145" w14:textId="77777777" w:rsidR="00310442" w:rsidRPr="004F36A7" w:rsidRDefault="00310442">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4F36A7">
              <w:rPr>
                <w:rStyle w:val="AAMSKBFill-InHighlight"/>
                <w:rFonts w:cstheme="minorHAnsi"/>
              </w:rPr>
              <w:t xml:space="preserve"> </w:t>
            </w:r>
          </w:p>
          <w:p w14:paraId="7A891146" w14:textId="77777777" w:rsidR="00310442" w:rsidRPr="004F36A7" w:rsidRDefault="00310442">
            <w:pPr>
              <w:rPr>
                <w:rFonts w:eastAsiaTheme="minorHAnsi" w:cstheme="minorHAnsi"/>
                <w:szCs w:val="20"/>
                <w:bdr w:val="none" w:sz="0" w:space="0" w:color="auto" w:frame="1"/>
              </w:rPr>
            </w:pPr>
            <w:r>
              <w:rPr>
                <w:rFonts w:eastAsiaTheme="minorHAnsi" w:cstheme="minorHAnsi"/>
                <w:szCs w:val="20"/>
                <w:bdr w:val="none" w:sz="0" w:space="0" w:color="auto" w:frame="1"/>
              </w:rPr>
              <w:t>Suite 210</w:t>
            </w:r>
            <w:r w:rsidRPr="004F36A7">
              <w:rPr>
                <w:rStyle w:val="AAMSKBFill-InHighlight"/>
                <w:rFonts w:cstheme="minorHAnsi"/>
              </w:rPr>
              <w:t xml:space="preserve"> </w:t>
            </w:r>
          </w:p>
          <w:p w14:paraId="7A891147" w14:textId="77777777" w:rsidR="00310442" w:rsidRPr="004F36A7" w:rsidRDefault="00310442">
            <w:pPr>
              <w:rPr>
                <w:rFonts w:eastAsiaTheme="minorHAnsi" w:cstheme="minorHAnsi"/>
                <w:szCs w:val="20"/>
                <w:bdr w:val="none" w:sz="0" w:space="0" w:color="auto" w:frame="1"/>
              </w:rPr>
            </w:pPr>
            <w:r>
              <w:rPr>
                <w:rFonts w:eastAsiaTheme="minorHAnsi" w:cstheme="minorHAnsi"/>
                <w:szCs w:val="20"/>
                <w:bdr w:val="none" w:sz="0" w:space="0" w:color="auto" w:frame="1"/>
              </w:rPr>
              <w:t>3140 Govenors Place Blvd</w:t>
            </w:r>
          </w:p>
          <w:p w14:paraId="7A891148" w14:textId="77777777" w:rsidR="00310442" w:rsidRPr="004F36A7" w:rsidRDefault="00310442">
            <w:pPr>
              <w:rPr>
                <w:rFonts w:eastAsiaTheme="minorHAnsi" w:cstheme="minorHAnsi"/>
                <w:szCs w:val="20"/>
                <w:bdr w:val="none" w:sz="0" w:space="0" w:color="auto" w:frame="1"/>
              </w:rPr>
            </w:pPr>
            <w:r>
              <w:rPr>
                <w:rFonts w:eastAsiaTheme="minorHAnsi" w:cstheme="minorHAnsi"/>
                <w:szCs w:val="20"/>
                <w:bdr w:val="none" w:sz="0" w:space="0" w:color="auto" w:frame="1"/>
              </w:rPr>
              <w:t>Kettering OH  45409-1337</w:t>
            </w:r>
            <w:r w:rsidRPr="004F36A7">
              <w:rPr>
                <w:rStyle w:val="AAMSKBFill-InHighlight"/>
                <w:rFonts w:cstheme="minorHAnsi"/>
              </w:rPr>
              <w:t xml:space="preserve"> </w:t>
            </w:r>
          </w:p>
          <w:p w14:paraId="7A891149" w14:textId="77777777" w:rsidR="00310442" w:rsidRPr="004F36A7" w:rsidRDefault="00310442">
            <w:pPr>
              <w:rPr>
                <w:rFonts w:cstheme="minorHAnsi"/>
                <w:szCs w:val="20"/>
              </w:rPr>
            </w:pPr>
          </w:p>
        </w:tc>
      </w:tr>
      <w:tr w:rsidR="006358C5" w14:paraId="7A891154" w14:textId="77777777" w:rsidTr="009738F0">
        <w:tc>
          <w:tcPr>
            <w:tcW w:w="4698" w:type="dxa"/>
          </w:tcPr>
          <w:p w14:paraId="7A89114B" w14:textId="77777777" w:rsidR="00310442" w:rsidRPr="005B0401" w:rsidRDefault="00310442">
            <w:pPr>
              <w:rPr>
                <w:rFonts w:cstheme="minorHAnsi"/>
                <w:b/>
                <w:szCs w:val="20"/>
              </w:rPr>
            </w:pPr>
            <w:r w:rsidRPr="005B0401">
              <w:rPr>
                <w:rFonts w:cstheme="minorHAnsi"/>
                <w:b/>
                <w:szCs w:val="20"/>
              </w:rPr>
              <w:t>POINT OF CONTACT*</w:t>
            </w:r>
          </w:p>
          <w:p w14:paraId="7A89114C" w14:textId="77777777" w:rsidR="00310442" w:rsidRPr="005B0401" w:rsidRDefault="00310442">
            <w:pPr>
              <w:rPr>
                <w:rFonts w:cstheme="minorHAnsi"/>
                <w:b/>
                <w:szCs w:val="20"/>
              </w:rPr>
            </w:pPr>
          </w:p>
          <w:p w14:paraId="7A89114D" w14:textId="77777777" w:rsidR="00310442" w:rsidRPr="005B0401" w:rsidRDefault="00310442">
            <w:pPr>
              <w:rPr>
                <w:rFonts w:cstheme="minorHAnsi"/>
                <w:b/>
                <w:szCs w:val="20"/>
              </w:rPr>
            </w:pPr>
          </w:p>
        </w:tc>
        <w:tc>
          <w:tcPr>
            <w:tcW w:w="5220" w:type="dxa"/>
            <w:hideMark/>
          </w:tcPr>
          <w:p w14:paraId="7A89114E" w14:textId="77777777" w:rsidR="00310442" w:rsidRPr="004F36A7" w:rsidRDefault="00310442">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F36A7">
              <w:rPr>
                <w:rStyle w:val="AAMSKBFill-InHighlight"/>
                <w:rFonts w:cstheme="minorHAnsi"/>
              </w:rPr>
              <w:t xml:space="preserve"> </w:t>
            </w:r>
          </w:p>
          <w:p w14:paraId="7A89114F" w14:textId="77777777" w:rsidR="00310442" w:rsidRPr="004F36A7" w:rsidRDefault="00310442">
            <w:pPr>
              <w:rPr>
                <w:rFonts w:eastAsiaTheme="minorHAnsi" w:cstheme="minorHAnsi"/>
                <w:szCs w:val="20"/>
                <w:bdr w:val="none" w:sz="0" w:space="0" w:color="auto" w:frame="1"/>
              </w:rPr>
            </w:pPr>
            <w:r>
              <w:rPr>
                <w:rFonts w:eastAsiaTheme="minorHAnsi" w:cstheme="minorHAnsi"/>
                <w:szCs w:val="20"/>
                <w:bdr w:val="none" w:sz="0" w:space="0" w:color="auto" w:frame="1"/>
              </w:rPr>
              <w:t>Laura Poma</w:t>
            </w:r>
          </w:p>
          <w:p w14:paraId="7A891150" w14:textId="77777777" w:rsidR="00310442" w:rsidRPr="004F36A7" w:rsidRDefault="00310442">
            <w:pPr>
              <w:rPr>
                <w:rFonts w:eastAsiaTheme="minorHAnsi" w:cstheme="minorHAnsi"/>
                <w:szCs w:val="20"/>
                <w:bdr w:val="none" w:sz="0" w:space="0" w:color="auto" w:frame="1"/>
              </w:rPr>
            </w:pPr>
            <w:r>
              <w:rPr>
                <w:rFonts w:eastAsiaTheme="minorHAnsi" w:cstheme="minorHAnsi"/>
                <w:szCs w:val="20"/>
                <w:bdr w:val="none" w:sz="0" w:space="0" w:color="auto" w:frame="1"/>
              </w:rPr>
              <w:t>laura.poma@va.gov</w:t>
            </w:r>
          </w:p>
          <w:p w14:paraId="7A891151" w14:textId="77777777" w:rsidR="00310442" w:rsidRPr="004F36A7" w:rsidRDefault="00310442">
            <w:pPr>
              <w:rPr>
                <w:rFonts w:eastAsiaTheme="minorHAnsi" w:cstheme="minorHAnsi"/>
                <w:szCs w:val="20"/>
                <w:bdr w:val="none" w:sz="0" w:space="0" w:color="auto" w:frame="1"/>
              </w:rPr>
            </w:pPr>
            <w:r>
              <w:rPr>
                <w:rFonts w:eastAsiaTheme="minorHAnsi" w:cstheme="minorHAnsi"/>
                <w:szCs w:val="20"/>
                <w:bdr w:val="none" w:sz="0" w:space="0" w:color="auto" w:frame="1"/>
              </w:rPr>
              <w:t>7348453523</w:t>
            </w:r>
          </w:p>
          <w:p w14:paraId="7A891152" w14:textId="77777777" w:rsidR="00310442" w:rsidRPr="004F36A7" w:rsidRDefault="00310442">
            <w:pPr>
              <w:rPr>
                <w:rFonts w:eastAsiaTheme="minorHAnsi" w:cstheme="minorHAnsi"/>
                <w:szCs w:val="20"/>
                <w:bdr w:val="none" w:sz="0" w:space="0" w:color="auto" w:frame="1"/>
              </w:rPr>
            </w:pPr>
          </w:p>
          <w:p w14:paraId="7A891153" w14:textId="77777777" w:rsidR="00310442" w:rsidRPr="004F36A7" w:rsidRDefault="00310442">
            <w:pPr>
              <w:rPr>
                <w:rFonts w:cstheme="minorHAnsi"/>
                <w:szCs w:val="20"/>
              </w:rPr>
            </w:pPr>
          </w:p>
        </w:tc>
      </w:tr>
    </w:tbl>
    <w:p w14:paraId="7A891155" w14:textId="77777777" w:rsidR="00310442" w:rsidRPr="004F36A7" w:rsidRDefault="00310442" w:rsidP="00D11D95">
      <w:pPr>
        <w:rPr>
          <w:rFonts w:cstheme="minorHAnsi"/>
          <w:szCs w:val="20"/>
        </w:rPr>
      </w:pPr>
    </w:p>
    <w:p w14:paraId="7A891156" w14:textId="77777777" w:rsidR="00310442" w:rsidRPr="004F36A7" w:rsidRDefault="00310442"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358C5" w14:paraId="7A891159" w14:textId="77777777" w:rsidTr="00057B35">
        <w:tc>
          <w:tcPr>
            <w:tcW w:w="4675" w:type="dxa"/>
            <w:hideMark/>
          </w:tcPr>
          <w:p w14:paraId="7A891157" w14:textId="77777777" w:rsidR="00310442" w:rsidRPr="005B0401" w:rsidRDefault="00310442">
            <w:pPr>
              <w:rPr>
                <w:rFonts w:cstheme="minorHAnsi"/>
                <w:b/>
              </w:rPr>
            </w:pPr>
            <w:r w:rsidRPr="005B0401">
              <w:rPr>
                <w:rFonts w:cstheme="minorHAnsi"/>
                <w:b/>
              </w:rPr>
              <w:t>AGENCY’S URL</w:t>
            </w:r>
          </w:p>
        </w:tc>
        <w:tc>
          <w:tcPr>
            <w:tcW w:w="5243" w:type="dxa"/>
            <w:hideMark/>
          </w:tcPr>
          <w:p w14:paraId="7A891158" w14:textId="77777777" w:rsidR="00310442" w:rsidRPr="004F36A7" w:rsidRDefault="00310442">
            <w:pPr>
              <w:rPr>
                <w:rFonts w:cstheme="minorHAnsi"/>
              </w:rPr>
            </w:pPr>
          </w:p>
        </w:tc>
      </w:tr>
      <w:tr w:rsidR="006358C5" w14:paraId="7A89115C" w14:textId="77777777" w:rsidTr="00057B35">
        <w:tc>
          <w:tcPr>
            <w:tcW w:w="4675" w:type="dxa"/>
            <w:hideMark/>
          </w:tcPr>
          <w:p w14:paraId="7A89115A" w14:textId="77777777" w:rsidR="00310442" w:rsidRPr="005B0401" w:rsidRDefault="00310442">
            <w:pPr>
              <w:rPr>
                <w:rFonts w:cstheme="minorHAnsi"/>
                <w:b/>
              </w:rPr>
            </w:pPr>
            <w:r w:rsidRPr="005B0401">
              <w:rPr>
                <w:rFonts w:cstheme="minorHAnsi"/>
                <w:b/>
              </w:rPr>
              <w:t>URL DESCRIPTION</w:t>
            </w:r>
          </w:p>
        </w:tc>
        <w:tc>
          <w:tcPr>
            <w:tcW w:w="5243" w:type="dxa"/>
            <w:hideMark/>
          </w:tcPr>
          <w:p w14:paraId="7A89115B" w14:textId="77777777" w:rsidR="00310442" w:rsidRPr="004F36A7" w:rsidRDefault="00310442">
            <w:pPr>
              <w:rPr>
                <w:rFonts w:cstheme="minorHAnsi"/>
                <w:szCs w:val="20"/>
              </w:rPr>
            </w:pPr>
          </w:p>
        </w:tc>
      </w:tr>
      <w:tr w:rsidR="006358C5" w14:paraId="7A89115F" w14:textId="77777777" w:rsidTr="00057B35">
        <w:tc>
          <w:tcPr>
            <w:tcW w:w="4675" w:type="dxa"/>
            <w:hideMark/>
          </w:tcPr>
          <w:p w14:paraId="7A89115D" w14:textId="77777777" w:rsidR="00310442" w:rsidRPr="005B0401" w:rsidRDefault="00310442">
            <w:pPr>
              <w:rPr>
                <w:rFonts w:cstheme="minorHAnsi"/>
                <w:b/>
              </w:rPr>
            </w:pPr>
            <w:r w:rsidRPr="005B0401">
              <w:rPr>
                <w:rFonts w:cstheme="minorHAnsi"/>
                <w:b/>
              </w:rPr>
              <w:t>AGENCY CONTACT’S EMAIL ADDRESS</w:t>
            </w:r>
          </w:p>
        </w:tc>
        <w:tc>
          <w:tcPr>
            <w:tcW w:w="5243" w:type="dxa"/>
            <w:hideMark/>
          </w:tcPr>
          <w:p w14:paraId="7A89115E" w14:textId="77777777" w:rsidR="00310442" w:rsidRPr="004F36A7" w:rsidRDefault="00310442">
            <w:pPr>
              <w:rPr>
                <w:rFonts w:cstheme="minorHAnsi"/>
                <w:szCs w:val="20"/>
              </w:rPr>
            </w:pPr>
          </w:p>
        </w:tc>
      </w:tr>
      <w:tr w:rsidR="006358C5" w14:paraId="7A891162" w14:textId="77777777" w:rsidTr="00057B35">
        <w:tc>
          <w:tcPr>
            <w:tcW w:w="4675" w:type="dxa"/>
            <w:hideMark/>
          </w:tcPr>
          <w:p w14:paraId="7A891160" w14:textId="77777777" w:rsidR="00310442" w:rsidRPr="005B0401" w:rsidRDefault="00310442">
            <w:pPr>
              <w:rPr>
                <w:rFonts w:cstheme="minorHAnsi"/>
                <w:b/>
              </w:rPr>
            </w:pPr>
            <w:r w:rsidRPr="005B0401">
              <w:rPr>
                <w:rFonts w:cstheme="minorHAnsi"/>
                <w:b/>
              </w:rPr>
              <w:t>EMAIL DESCRIPTION</w:t>
            </w:r>
          </w:p>
        </w:tc>
        <w:tc>
          <w:tcPr>
            <w:tcW w:w="5243" w:type="dxa"/>
            <w:hideMark/>
          </w:tcPr>
          <w:p w14:paraId="7A891161" w14:textId="77777777" w:rsidR="00310442" w:rsidRPr="004F36A7" w:rsidRDefault="00310442">
            <w:pPr>
              <w:rPr>
                <w:rFonts w:cstheme="minorHAnsi"/>
                <w:szCs w:val="20"/>
              </w:rPr>
            </w:pPr>
          </w:p>
        </w:tc>
      </w:tr>
    </w:tbl>
    <w:p w14:paraId="7A891163" w14:textId="77777777" w:rsidR="00310442" w:rsidRDefault="00310442">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7A891164" w14:textId="77777777" w:rsidR="00310442" w:rsidRPr="00A3522F" w:rsidRDefault="00310442"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7A891165" w14:textId="77777777" w:rsidR="00310442" w:rsidRDefault="00310442" w:rsidP="003E1895">
      <w:pPr>
        <w:spacing w:after="0"/>
        <w:rPr>
          <w:rFonts w:ascii="Arial" w:hAnsi="Arial" w:cs="Arial"/>
          <w:sz w:val="24"/>
          <w:szCs w:val="24"/>
        </w:rPr>
      </w:pPr>
      <w:r w:rsidRPr="00516647">
        <w:rPr>
          <w:rFonts w:ascii="Arial" w:hAnsi="Arial" w:cs="Arial"/>
          <w:sz w:val="24"/>
          <w:szCs w:val="24"/>
        </w:rPr>
        <w:t xml:space="preserve">The Department of Veterans Affairs, VA Healthcare System, Network Contracting Office 10, intends to negotiate a sole source contract under Simplified Acquisition Procedures and the authority of </w:t>
      </w:r>
      <w:r w:rsidRPr="002A273E">
        <w:rPr>
          <w:rFonts w:ascii="Arial" w:eastAsia="Myriad Pro" w:hAnsi="Arial" w:cs="Arial"/>
          <w:sz w:val="24"/>
          <w:szCs w:val="24"/>
        </w:rPr>
        <w:t>12</w:t>
      </w:r>
      <w:r>
        <w:rPr>
          <w:rFonts w:ascii="Arial" w:eastAsia="Myriad Pro" w:hAnsi="Arial" w:cs="Arial"/>
          <w:sz w:val="24"/>
          <w:szCs w:val="24"/>
        </w:rPr>
        <w:t xml:space="preserve">. </w:t>
      </w:r>
      <w:r w:rsidRPr="00516647">
        <w:rPr>
          <w:rFonts w:ascii="Arial" w:hAnsi="Arial" w:cs="Arial"/>
          <w:sz w:val="24"/>
          <w:szCs w:val="24"/>
        </w:rPr>
        <w:t xml:space="preserve">Soliciting from a Single Source for the items listed below. The associated NAICS code for this is </w:t>
      </w:r>
      <w:r w:rsidRPr="002A273E">
        <w:rPr>
          <w:rFonts w:ascii="Arial" w:hAnsi="Arial" w:cs="Arial"/>
          <w:sz w:val="24"/>
          <w:szCs w:val="24"/>
        </w:rPr>
        <w:t>513210</w:t>
      </w:r>
      <w:r w:rsidRPr="00516647">
        <w:rPr>
          <w:rFonts w:ascii="Arial" w:hAnsi="Arial" w:cs="Arial"/>
          <w:sz w:val="24"/>
          <w:szCs w:val="24"/>
        </w:rPr>
        <w:t xml:space="preserve">. </w:t>
      </w:r>
    </w:p>
    <w:p w14:paraId="7A891166" w14:textId="77777777" w:rsidR="00310442" w:rsidRDefault="00310442" w:rsidP="003E1895">
      <w:pPr>
        <w:spacing w:after="0"/>
        <w:rPr>
          <w:rFonts w:ascii="Arial" w:hAnsi="Arial" w:cs="Arial"/>
          <w:sz w:val="24"/>
          <w:szCs w:val="24"/>
        </w:rPr>
      </w:pPr>
    </w:p>
    <w:tbl>
      <w:tblPr>
        <w:tblW w:w="6120" w:type="dxa"/>
        <w:tblInd w:w="468" w:type="dxa"/>
        <w:tblBorders>
          <w:top w:val="single" w:sz="8" w:space="0" w:color="156082"/>
          <w:left w:val="single" w:sz="8" w:space="0" w:color="156082"/>
          <w:bottom w:val="single" w:sz="8" w:space="0" w:color="156082"/>
          <w:right w:val="single" w:sz="8" w:space="0" w:color="156082"/>
          <w:insideH w:val="single" w:sz="8" w:space="0" w:color="156082"/>
          <w:insideV w:val="single" w:sz="8" w:space="0" w:color="156082"/>
        </w:tblBorders>
        <w:tblLayout w:type="fixed"/>
        <w:tblLook w:val="04A0" w:firstRow="1" w:lastRow="0" w:firstColumn="1" w:lastColumn="0" w:noHBand="0" w:noVBand="1"/>
      </w:tblPr>
      <w:tblGrid>
        <w:gridCol w:w="545"/>
        <w:gridCol w:w="895"/>
        <w:gridCol w:w="3600"/>
        <w:gridCol w:w="630"/>
        <w:gridCol w:w="450"/>
      </w:tblGrid>
      <w:tr w:rsidR="006358C5" w14:paraId="7A89116C" w14:textId="77777777" w:rsidTr="003E1895">
        <w:trPr>
          <w:trHeight w:val="142"/>
        </w:trPr>
        <w:tc>
          <w:tcPr>
            <w:tcW w:w="545" w:type="dxa"/>
            <w:shd w:val="clear" w:color="auto" w:fill="4F81BD"/>
            <w:noWrap/>
          </w:tcPr>
          <w:p w14:paraId="7A891167" w14:textId="77777777" w:rsidR="00310442" w:rsidRPr="002A273E" w:rsidRDefault="00310442" w:rsidP="0020449A">
            <w:pPr>
              <w:jc w:val="right"/>
              <w:rPr>
                <w:rFonts w:ascii="Arial" w:eastAsia="Times New Roman" w:hAnsi="Arial" w:cs="Arial"/>
                <w:b/>
                <w:bCs/>
                <w:sz w:val="16"/>
                <w:szCs w:val="16"/>
              </w:rPr>
            </w:pPr>
            <w:r w:rsidRPr="002A273E">
              <w:rPr>
                <w:rFonts w:ascii="Arial" w:eastAsia="Times New Roman" w:hAnsi="Arial" w:cs="Arial"/>
                <w:b/>
                <w:bCs/>
                <w:sz w:val="16"/>
                <w:szCs w:val="16"/>
              </w:rPr>
              <w:t>Line</w:t>
            </w:r>
          </w:p>
        </w:tc>
        <w:tc>
          <w:tcPr>
            <w:tcW w:w="895" w:type="dxa"/>
            <w:shd w:val="clear" w:color="auto" w:fill="4F81BD"/>
            <w:noWrap/>
          </w:tcPr>
          <w:p w14:paraId="7A891168" w14:textId="77777777" w:rsidR="00310442" w:rsidRPr="002A273E" w:rsidRDefault="00310442" w:rsidP="0020449A">
            <w:pPr>
              <w:jc w:val="right"/>
              <w:rPr>
                <w:rFonts w:ascii="Arial" w:eastAsia="Times New Roman" w:hAnsi="Arial" w:cs="Arial"/>
                <w:b/>
                <w:bCs/>
                <w:sz w:val="16"/>
                <w:szCs w:val="16"/>
              </w:rPr>
            </w:pPr>
            <w:r w:rsidRPr="002A273E">
              <w:rPr>
                <w:rFonts w:ascii="Arial" w:eastAsia="Times New Roman" w:hAnsi="Arial" w:cs="Arial"/>
                <w:b/>
                <w:bCs/>
                <w:sz w:val="16"/>
                <w:szCs w:val="16"/>
              </w:rPr>
              <w:t>Part #</w:t>
            </w:r>
          </w:p>
        </w:tc>
        <w:tc>
          <w:tcPr>
            <w:tcW w:w="3600" w:type="dxa"/>
            <w:shd w:val="clear" w:color="auto" w:fill="4F81BD"/>
            <w:noWrap/>
          </w:tcPr>
          <w:p w14:paraId="7A891169" w14:textId="77777777" w:rsidR="00310442" w:rsidRPr="002A273E" w:rsidRDefault="00310442" w:rsidP="0020449A">
            <w:pPr>
              <w:rPr>
                <w:rFonts w:ascii="Arial" w:eastAsia="Times New Roman" w:hAnsi="Arial" w:cs="Arial"/>
                <w:b/>
                <w:bCs/>
                <w:sz w:val="16"/>
                <w:szCs w:val="16"/>
              </w:rPr>
            </w:pPr>
            <w:r w:rsidRPr="002A273E">
              <w:rPr>
                <w:rFonts w:ascii="Arial" w:eastAsia="Times New Roman" w:hAnsi="Arial" w:cs="Arial"/>
                <w:b/>
                <w:bCs/>
                <w:sz w:val="16"/>
                <w:szCs w:val="16"/>
              </w:rPr>
              <w:t>Description</w:t>
            </w:r>
          </w:p>
        </w:tc>
        <w:tc>
          <w:tcPr>
            <w:tcW w:w="630" w:type="dxa"/>
            <w:shd w:val="clear" w:color="auto" w:fill="4F81BD"/>
            <w:noWrap/>
          </w:tcPr>
          <w:p w14:paraId="7A89116A" w14:textId="77777777" w:rsidR="00310442" w:rsidRPr="002A273E" w:rsidRDefault="00310442" w:rsidP="0020449A">
            <w:pPr>
              <w:jc w:val="right"/>
              <w:rPr>
                <w:rFonts w:ascii="Arial" w:eastAsia="Times New Roman" w:hAnsi="Arial" w:cs="Arial"/>
                <w:b/>
                <w:bCs/>
                <w:sz w:val="16"/>
                <w:szCs w:val="16"/>
              </w:rPr>
            </w:pPr>
            <w:r w:rsidRPr="002A273E">
              <w:rPr>
                <w:rFonts w:ascii="Arial" w:eastAsia="Times New Roman" w:hAnsi="Arial" w:cs="Arial"/>
                <w:b/>
                <w:bCs/>
                <w:sz w:val="16"/>
                <w:szCs w:val="16"/>
              </w:rPr>
              <w:t>QTY</w:t>
            </w:r>
          </w:p>
        </w:tc>
        <w:tc>
          <w:tcPr>
            <w:tcW w:w="450" w:type="dxa"/>
            <w:shd w:val="clear" w:color="auto" w:fill="4F81BD"/>
            <w:noWrap/>
          </w:tcPr>
          <w:p w14:paraId="7A89116B" w14:textId="77777777" w:rsidR="00310442" w:rsidRPr="002A273E" w:rsidRDefault="00310442" w:rsidP="0020449A">
            <w:pPr>
              <w:rPr>
                <w:rFonts w:ascii="Arial" w:eastAsia="Times New Roman" w:hAnsi="Arial" w:cs="Arial"/>
                <w:b/>
                <w:bCs/>
                <w:sz w:val="16"/>
                <w:szCs w:val="16"/>
              </w:rPr>
            </w:pPr>
            <w:r w:rsidRPr="002A273E">
              <w:rPr>
                <w:rFonts w:ascii="Arial" w:eastAsia="Times New Roman" w:hAnsi="Arial" w:cs="Arial"/>
                <w:b/>
                <w:bCs/>
                <w:sz w:val="16"/>
                <w:szCs w:val="16"/>
              </w:rPr>
              <w:t>EA</w:t>
            </w:r>
          </w:p>
        </w:tc>
      </w:tr>
      <w:tr w:rsidR="006358C5" w14:paraId="7A891172" w14:textId="77777777" w:rsidTr="003E1895">
        <w:trPr>
          <w:trHeight w:val="142"/>
        </w:trPr>
        <w:tc>
          <w:tcPr>
            <w:tcW w:w="545" w:type="dxa"/>
            <w:tcBorders>
              <w:top w:val="single" w:sz="8" w:space="0" w:color="4F81BD"/>
              <w:left w:val="single" w:sz="8" w:space="0" w:color="4F81BD"/>
              <w:bottom w:val="single" w:sz="8" w:space="0" w:color="4F81BD"/>
            </w:tcBorders>
            <w:noWrap/>
          </w:tcPr>
          <w:p w14:paraId="7A89116D" w14:textId="77777777" w:rsidR="00310442" w:rsidRPr="002A273E" w:rsidRDefault="00310442" w:rsidP="0020449A">
            <w:pPr>
              <w:spacing w:after="0" w:line="240" w:lineRule="auto"/>
              <w:jc w:val="right"/>
              <w:rPr>
                <w:rFonts w:ascii="Arial" w:eastAsia="Times New Roman" w:hAnsi="Arial" w:cs="Arial"/>
                <w:b/>
                <w:bCs/>
                <w:sz w:val="16"/>
                <w:szCs w:val="16"/>
              </w:rPr>
            </w:pPr>
            <w:r w:rsidRPr="002A273E">
              <w:rPr>
                <w:rFonts w:ascii="Arial" w:eastAsia="Times New Roman" w:hAnsi="Arial" w:cs="Arial"/>
                <w:b/>
                <w:bCs/>
                <w:sz w:val="16"/>
                <w:szCs w:val="16"/>
              </w:rPr>
              <w:t>001</w:t>
            </w:r>
          </w:p>
        </w:tc>
        <w:tc>
          <w:tcPr>
            <w:tcW w:w="895" w:type="dxa"/>
            <w:tcBorders>
              <w:top w:val="single" w:sz="8" w:space="0" w:color="4F81BD"/>
              <w:bottom w:val="single" w:sz="8" w:space="0" w:color="4F81BD"/>
            </w:tcBorders>
            <w:noWrap/>
          </w:tcPr>
          <w:p w14:paraId="7A89116E" w14:textId="77777777" w:rsidR="00310442" w:rsidRPr="002A273E" w:rsidRDefault="00310442" w:rsidP="0020449A">
            <w:pPr>
              <w:spacing w:after="0" w:line="240" w:lineRule="auto"/>
              <w:rPr>
                <w:rFonts w:ascii="Arial" w:eastAsia="Times New Roman" w:hAnsi="Arial" w:cs="Arial"/>
                <w:sz w:val="16"/>
                <w:szCs w:val="16"/>
              </w:rPr>
            </w:pPr>
            <w:r w:rsidRPr="002A273E">
              <w:rPr>
                <w:rFonts w:ascii="Arial" w:eastAsia="Times New Roman" w:hAnsi="Arial" w:cs="Arial"/>
                <w:sz w:val="16"/>
                <w:szCs w:val="16"/>
              </w:rPr>
              <w:t>CT0205</w:t>
            </w:r>
          </w:p>
        </w:tc>
        <w:tc>
          <w:tcPr>
            <w:tcW w:w="3600" w:type="dxa"/>
            <w:tcBorders>
              <w:top w:val="single" w:sz="8" w:space="0" w:color="4F81BD"/>
              <w:bottom w:val="single" w:sz="8" w:space="0" w:color="4F81BD"/>
            </w:tcBorders>
            <w:noWrap/>
          </w:tcPr>
          <w:p w14:paraId="7A89116F" w14:textId="77777777" w:rsidR="00310442" w:rsidRPr="002A273E" w:rsidRDefault="00310442" w:rsidP="0020449A">
            <w:pPr>
              <w:spacing w:after="0" w:line="240" w:lineRule="auto"/>
              <w:rPr>
                <w:rFonts w:ascii="Arial" w:eastAsia="Times New Roman" w:hAnsi="Arial" w:cs="Arial"/>
                <w:sz w:val="16"/>
                <w:szCs w:val="16"/>
              </w:rPr>
            </w:pPr>
            <w:r w:rsidRPr="002A273E">
              <w:rPr>
                <w:rFonts w:ascii="Arial" w:eastAsia="Times New Roman" w:hAnsi="Arial" w:cs="Arial"/>
                <w:sz w:val="16"/>
                <w:szCs w:val="16"/>
              </w:rPr>
              <w:t>CensiMark Laser Unit Training &amp; Configuration</w:t>
            </w:r>
          </w:p>
        </w:tc>
        <w:tc>
          <w:tcPr>
            <w:tcW w:w="630" w:type="dxa"/>
            <w:tcBorders>
              <w:top w:val="single" w:sz="8" w:space="0" w:color="4F81BD"/>
              <w:bottom w:val="single" w:sz="8" w:space="0" w:color="4F81BD"/>
            </w:tcBorders>
            <w:noWrap/>
          </w:tcPr>
          <w:p w14:paraId="7A891170" w14:textId="77777777" w:rsidR="00310442" w:rsidRPr="002A273E" w:rsidRDefault="00310442" w:rsidP="0020449A">
            <w:pPr>
              <w:spacing w:after="0" w:line="240" w:lineRule="auto"/>
              <w:jc w:val="right"/>
              <w:rPr>
                <w:rFonts w:ascii="Arial" w:eastAsia="Times New Roman" w:hAnsi="Arial" w:cs="Arial"/>
                <w:sz w:val="16"/>
                <w:szCs w:val="16"/>
              </w:rPr>
            </w:pPr>
            <w:r w:rsidRPr="002A273E">
              <w:rPr>
                <w:rFonts w:ascii="Arial" w:eastAsia="Times New Roman" w:hAnsi="Arial" w:cs="Arial"/>
                <w:sz w:val="16"/>
                <w:szCs w:val="16"/>
              </w:rPr>
              <w:t>1</w:t>
            </w:r>
          </w:p>
        </w:tc>
        <w:tc>
          <w:tcPr>
            <w:tcW w:w="450" w:type="dxa"/>
            <w:tcBorders>
              <w:top w:val="single" w:sz="8" w:space="0" w:color="4F81BD"/>
              <w:bottom w:val="single" w:sz="8" w:space="0" w:color="4F81BD"/>
            </w:tcBorders>
            <w:noWrap/>
          </w:tcPr>
          <w:p w14:paraId="7A891171" w14:textId="77777777" w:rsidR="00310442" w:rsidRPr="002A273E" w:rsidRDefault="00310442" w:rsidP="0020449A">
            <w:pPr>
              <w:spacing w:after="0" w:line="240" w:lineRule="auto"/>
              <w:rPr>
                <w:rFonts w:ascii="Arial" w:eastAsia="Times New Roman" w:hAnsi="Arial" w:cs="Arial"/>
                <w:sz w:val="16"/>
                <w:szCs w:val="16"/>
              </w:rPr>
            </w:pPr>
            <w:r w:rsidRPr="002A273E">
              <w:rPr>
                <w:rFonts w:ascii="Arial" w:eastAsia="Times New Roman" w:hAnsi="Arial" w:cs="Arial"/>
                <w:sz w:val="16"/>
                <w:szCs w:val="16"/>
              </w:rPr>
              <w:t>EA</w:t>
            </w:r>
          </w:p>
        </w:tc>
      </w:tr>
      <w:tr w:rsidR="006358C5" w14:paraId="7A891178" w14:textId="77777777" w:rsidTr="003E1895">
        <w:trPr>
          <w:trHeight w:val="142"/>
        </w:trPr>
        <w:tc>
          <w:tcPr>
            <w:tcW w:w="545" w:type="dxa"/>
            <w:noWrap/>
          </w:tcPr>
          <w:p w14:paraId="7A891173" w14:textId="77777777" w:rsidR="00310442" w:rsidRPr="002A273E" w:rsidRDefault="00310442" w:rsidP="0020449A">
            <w:pPr>
              <w:spacing w:after="0" w:line="240" w:lineRule="auto"/>
              <w:jc w:val="right"/>
              <w:rPr>
                <w:rFonts w:ascii="Arial" w:eastAsia="Times New Roman" w:hAnsi="Arial" w:cs="Arial"/>
                <w:b/>
                <w:bCs/>
                <w:sz w:val="16"/>
                <w:szCs w:val="16"/>
              </w:rPr>
            </w:pPr>
            <w:r w:rsidRPr="002A273E">
              <w:rPr>
                <w:rFonts w:ascii="Arial" w:eastAsia="Times New Roman" w:hAnsi="Arial" w:cs="Arial"/>
                <w:b/>
                <w:bCs/>
                <w:sz w:val="16"/>
                <w:szCs w:val="16"/>
              </w:rPr>
              <w:t>002</w:t>
            </w:r>
          </w:p>
        </w:tc>
        <w:tc>
          <w:tcPr>
            <w:tcW w:w="895" w:type="dxa"/>
            <w:noWrap/>
          </w:tcPr>
          <w:p w14:paraId="7A891174" w14:textId="77777777" w:rsidR="00310442" w:rsidRPr="002A273E" w:rsidRDefault="00310442" w:rsidP="0020449A">
            <w:pPr>
              <w:spacing w:after="0" w:line="240" w:lineRule="auto"/>
              <w:rPr>
                <w:rFonts w:ascii="Arial" w:eastAsia="Times New Roman" w:hAnsi="Arial" w:cs="Arial"/>
                <w:sz w:val="16"/>
                <w:szCs w:val="16"/>
              </w:rPr>
            </w:pPr>
            <w:r w:rsidRPr="002A273E">
              <w:rPr>
                <w:rFonts w:ascii="Arial" w:eastAsia="Times New Roman" w:hAnsi="Arial" w:cs="Arial"/>
                <w:sz w:val="16"/>
                <w:szCs w:val="16"/>
              </w:rPr>
              <w:t>CT0206</w:t>
            </w:r>
          </w:p>
        </w:tc>
        <w:tc>
          <w:tcPr>
            <w:tcW w:w="3600" w:type="dxa"/>
            <w:noWrap/>
          </w:tcPr>
          <w:p w14:paraId="7A891175" w14:textId="77777777" w:rsidR="00310442" w:rsidRPr="002A273E" w:rsidRDefault="00310442" w:rsidP="0020449A">
            <w:pPr>
              <w:spacing w:after="0" w:line="240" w:lineRule="auto"/>
              <w:rPr>
                <w:rFonts w:ascii="Arial" w:eastAsia="Times New Roman" w:hAnsi="Arial" w:cs="Arial"/>
                <w:sz w:val="16"/>
                <w:szCs w:val="16"/>
              </w:rPr>
            </w:pPr>
            <w:r w:rsidRPr="002A273E">
              <w:rPr>
                <w:rFonts w:ascii="Arial" w:eastAsia="Times New Roman" w:hAnsi="Arial" w:cs="Arial"/>
                <w:sz w:val="16"/>
                <w:szCs w:val="16"/>
              </w:rPr>
              <w:t>CensiMark Laser Unit Bundle</w:t>
            </w:r>
          </w:p>
        </w:tc>
        <w:tc>
          <w:tcPr>
            <w:tcW w:w="630" w:type="dxa"/>
            <w:noWrap/>
          </w:tcPr>
          <w:p w14:paraId="7A891176" w14:textId="77777777" w:rsidR="00310442" w:rsidRPr="002A273E" w:rsidRDefault="00310442" w:rsidP="0020449A">
            <w:pPr>
              <w:spacing w:after="0" w:line="240" w:lineRule="auto"/>
              <w:jc w:val="right"/>
              <w:rPr>
                <w:rFonts w:ascii="Arial" w:eastAsia="Times New Roman" w:hAnsi="Arial" w:cs="Arial"/>
                <w:sz w:val="16"/>
                <w:szCs w:val="16"/>
              </w:rPr>
            </w:pPr>
            <w:r w:rsidRPr="002A273E">
              <w:rPr>
                <w:rFonts w:ascii="Arial" w:eastAsia="Times New Roman" w:hAnsi="Arial" w:cs="Arial"/>
                <w:sz w:val="16"/>
                <w:szCs w:val="16"/>
              </w:rPr>
              <w:t>1</w:t>
            </w:r>
          </w:p>
        </w:tc>
        <w:tc>
          <w:tcPr>
            <w:tcW w:w="450" w:type="dxa"/>
            <w:noWrap/>
          </w:tcPr>
          <w:p w14:paraId="7A891177" w14:textId="77777777" w:rsidR="00310442" w:rsidRPr="002A273E" w:rsidRDefault="00310442" w:rsidP="0020449A">
            <w:pPr>
              <w:spacing w:after="0" w:line="240" w:lineRule="auto"/>
              <w:rPr>
                <w:rFonts w:ascii="Arial" w:eastAsia="Times New Roman" w:hAnsi="Arial" w:cs="Arial"/>
                <w:sz w:val="16"/>
                <w:szCs w:val="16"/>
              </w:rPr>
            </w:pPr>
            <w:r w:rsidRPr="002A273E">
              <w:rPr>
                <w:rFonts w:ascii="Arial" w:eastAsia="Times New Roman" w:hAnsi="Arial" w:cs="Arial"/>
                <w:sz w:val="16"/>
                <w:szCs w:val="16"/>
              </w:rPr>
              <w:t>EA</w:t>
            </w:r>
          </w:p>
        </w:tc>
      </w:tr>
    </w:tbl>
    <w:p w14:paraId="7A891179" w14:textId="77777777" w:rsidR="00310442" w:rsidRDefault="00310442" w:rsidP="003E1895">
      <w:pPr>
        <w:spacing w:after="0"/>
        <w:rPr>
          <w:rFonts w:ascii="Arial" w:hAnsi="Arial" w:cs="Arial"/>
          <w:sz w:val="24"/>
          <w:szCs w:val="24"/>
        </w:rPr>
      </w:pPr>
    </w:p>
    <w:p w14:paraId="7A89117A" w14:textId="77777777" w:rsidR="00310442" w:rsidRPr="00F75687" w:rsidRDefault="00310442" w:rsidP="003E1895">
      <w:pPr>
        <w:autoSpaceDE w:val="0"/>
        <w:autoSpaceDN w:val="0"/>
        <w:adjustRightInd w:val="0"/>
        <w:spacing w:after="0" w:line="240" w:lineRule="auto"/>
        <w:rPr>
          <w:rFonts w:ascii="Arial" w:hAnsi="Arial" w:cs="Arial"/>
          <w:color w:val="000000"/>
          <w:sz w:val="24"/>
          <w:szCs w:val="24"/>
        </w:rPr>
      </w:pPr>
      <w:r w:rsidRPr="00516647">
        <w:rPr>
          <w:rFonts w:ascii="Arial" w:hAnsi="Arial" w:cs="Arial"/>
          <w:sz w:val="24"/>
          <w:szCs w:val="24"/>
        </w:rPr>
        <w:t xml:space="preserve">A </w:t>
      </w:r>
      <w:proofErr w:type="gramStart"/>
      <w:r w:rsidRPr="00516647">
        <w:rPr>
          <w:rFonts w:ascii="Arial" w:hAnsi="Arial" w:cs="Arial"/>
          <w:sz w:val="24"/>
          <w:szCs w:val="24"/>
        </w:rPr>
        <w:t>firm</w:t>
      </w:r>
      <w:proofErr w:type="gramEnd"/>
      <w:r w:rsidRPr="00516647">
        <w:rPr>
          <w:rFonts w:ascii="Arial" w:hAnsi="Arial" w:cs="Arial"/>
          <w:sz w:val="24"/>
          <w:szCs w:val="24"/>
        </w:rPr>
        <w:t xml:space="preserve"> fixed price contract with no option years is anticipated and shall be awarded. It is the Government's belief that only the proposed candidate possesses the required capabilities to successfully meet this requirement. It is the Government's intention to solicit and negotiate with only this source.</w:t>
      </w:r>
      <w:r>
        <w:rPr>
          <w:rFonts w:ascii="Arial" w:hAnsi="Arial" w:cs="Arial"/>
          <w:sz w:val="24"/>
          <w:szCs w:val="24"/>
        </w:rPr>
        <w:t xml:space="preserve"> </w:t>
      </w:r>
      <w:r w:rsidRPr="00516647">
        <w:rPr>
          <w:rFonts w:ascii="Arial" w:hAnsi="Arial" w:cs="Arial"/>
          <w:sz w:val="24"/>
          <w:szCs w:val="24"/>
        </w:rPr>
        <w:t>The vendor will be</w:t>
      </w:r>
      <w:r>
        <w:rPr>
          <w:rFonts w:ascii="Arial" w:hAnsi="Arial" w:cs="Arial"/>
          <w:sz w:val="24"/>
          <w:szCs w:val="24"/>
        </w:rPr>
        <w:t xml:space="preserve"> </w:t>
      </w:r>
      <w:r w:rsidRPr="00F75687">
        <w:rPr>
          <w:rFonts w:ascii="Arial" w:hAnsi="Arial" w:cs="Arial"/>
          <w:sz w:val="24"/>
          <w:szCs w:val="24"/>
        </w:rPr>
        <w:t>Censis Technologies, Inc</w:t>
      </w:r>
      <w:r>
        <w:rPr>
          <w:rFonts w:ascii="Arial" w:hAnsi="Arial" w:cs="Arial"/>
          <w:sz w:val="24"/>
          <w:szCs w:val="24"/>
        </w:rPr>
        <w:t xml:space="preserve">. </w:t>
      </w:r>
      <w:r w:rsidRPr="00F75687">
        <w:rPr>
          <w:rFonts w:ascii="Arial" w:hAnsi="Arial" w:cs="Arial"/>
          <w:color w:val="000000"/>
          <w:sz w:val="24"/>
          <w:szCs w:val="24"/>
        </w:rPr>
        <w:t>4031 Aspen Grove Drive Suite 350 Drive Franklin, TN 37064-7217</w:t>
      </w:r>
    </w:p>
    <w:p w14:paraId="7A89117B" w14:textId="77777777" w:rsidR="00310442" w:rsidRPr="00516647" w:rsidRDefault="00310442" w:rsidP="003E1895">
      <w:pPr>
        <w:rPr>
          <w:rFonts w:ascii="Arial" w:hAnsi="Arial" w:cs="Arial"/>
          <w:sz w:val="24"/>
          <w:szCs w:val="24"/>
        </w:rPr>
      </w:pPr>
    </w:p>
    <w:p w14:paraId="7A89117C" w14:textId="77777777" w:rsidR="00310442" w:rsidRPr="00516647" w:rsidRDefault="00310442" w:rsidP="003E1895">
      <w:pPr>
        <w:rPr>
          <w:rFonts w:ascii="Arial" w:hAnsi="Arial" w:cs="Arial"/>
          <w:sz w:val="24"/>
          <w:szCs w:val="24"/>
        </w:rPr>
      </w:pPr>
      <w:r w:rsidRPr="00516647">
        <w:rPr>
          <w:rFonts w:ascii="Arial" w:hAnsi="Arial" w:cs="Arial"/>
          <w:sz w:val="24"/>
          <w:szCs w:val="24"/>
        </w:rPr>
        <w:t xml:space="preserve">This notice of intent is not a request for competitive proposals. It is not a solicitation or request for offers.  No solicitation package is available.  Any response to this notice must </w:t>
      </w:r>
      <w:r w:rsidRPr="00516647">
        <w:rPr>
          <w:rFonts w:ascii="Arial" w:hAnsi="Arial" w:cs="Arial"/>
          <w:sz w:val="24"/>
          <w:szCs w:val="24"/>
          <w:u w:val="single"/>
        </w:rPr>
        <w:t>show clear and convincing evidence</w:t>
      </w:r>
      <w:r w:rsidRPr="00516647">
        <w:rPr>
          <w:rFonts w:ascii="Arial" w:hAnsi="Arial" w:cs="Arial"/>
          <w:sz w:val="24"/>
          <w:szCs w:val="24"/>
        </w:rPr>
        <w:t xml:space="preserve"> that competition would be advantageous to the Government.  Responses must be received no later than </w:t>
      </w:r>
      <w:r w:rsidRPr="00733EF4">
        <w:rPr>
          <w:rFonts w:ascii="Arial" w:hAnsi="Arial" w:cs="Arial"/>
          <w:sz w:val="24"/>
          <w:szCs w:val="24"/>
        </w:rPr>
        <w:t xml:space="preserve">04/22/2026 </w:t>
      </w:r>
      <w:r>
        <w:rPr>
          <w:rFonts w:ascii="Arial" w:hAnsi="Arial" w:cs="Arial"/>
          <w:sz w:val="24"/>
          <w:szCs w:val="24"/>
        </w:rPr>
        <w:t>3</w:t>
      </w:r>
      <w:r w:rsidRPr="00733EF4">
        <w:rPr>
          <w:rFonts w:ascii="Arial" w:hAnsi="Arial" w:cs="Arial"/>
          <w:sz w:val="24"/>
          <w:szCs w:val="24"/>
        </w:rPr>
        <w:t>PM</w:t>
      </w:r>
      <w:r w:rsidRPr="00516647">
        <w:rPr>
          <w:rFonts w:ascii="Arial" w:hAnsi="Arial" w:cs="Arial"/>
          <w:sz w:val="24"/>
          <w:szCs w:val="24"/>
        </w:rPr>
        <w:t xml:space="preserve">, Eastern Standard Time (EST) at </w:t>
      </w:r>
      <w:r w:rsidRPr="00516647">
        <w:rPr>
          <w:rFonts w:ascii="Arial" w:eastAsiaTheme="majorEastAsia" w:hAnsi="Arial" w:cs="Arial"/>
          <w:sz w:val="24"/>
          <w:szCs w:val="24"/>
        </w:rPr>
        <w:t>laura.poma@va.gov</w:t>
      </w:r>
      <w:r w:rsidRPr="00516647">
        <w:rPr>
          <w:rFonts w:ascii="Arial" w:hAnsi="Arial" w:cs="Arial"/>
          <w:sz w:val="24"/>
          <w:szCs w:val="24"/>
        </w:rPr>
        <w:t xml:space="preserve"> and kellie.konopinski@va.gov.</w:t>
      </w:r>
    </w:p>
    <w:p w14:paraId="7A89117D" w14:textId="77777777" w:rsidR="00310442" w:rsidRPr="002A273E" w:rsidRDefault="00310442" w:rsidP="00AC1312">
      <w:pPr>
        <w:overflowPunct w:val="0"/>
        <w:autoSpaceDE w:val="0"/>
        <w:autoSpaceDN w:val="0"/>
        <w:adjustRightInd w:val="0"/>
        <w:spacing w:after="0" w:line="240" w:lineRule="auto"/>
        <w:jc w:val="both"/>
        <w:textAlignment w:val="baseline"/>
        <w:rPr>
          <w:rFonts w:ascii="Arial" w:hAnsi="Arial" w:cs="Arial"/>
          <w:i/>
          <w:sz w:val="24"/>
          <w:szCs w:val="24"/>
        </w:rPr>
      </w:pPr>
      <w:r w:rsidRPr="002A273E">
        <w:rPr>
          <w:rFonts w:ascii="Arial" w:hAnsi="Arial" w:cs="Arial"/>
          <w:b/>
          <w:sz w:val="24"/>
          <w:szCs w:val="24"/>
        </w:rPr>
        <w:t>Unique characteristics that limit availability to only one source, with the reason no other supplies or services can be used:</w:t>
      </w:r>
      <w:r w:rsidRPr="002A273E">
        <w:rPr>
          <w:rFonts w:ascii="Arial" w:hAnsi="Arial" w:cs="Arial"/>
          <w:sz w:val="24"/>
          <w:szCs w:val="24"/>
        </w:rPr>
        <w:t xml:space="preserve"> </w:t>
      </w:r>
      <w:r w:rsidRPr="002A273E">
        <w:rPr>
          <w:rFonts w:ascii="Arial" w:hAnsi="Arial" w:cs="Arial"/>
          <w:sz w:val="24"/>
          <w:szCs w:val="24"/>
        </w:rPr>
        <w:t xml:space="preserve">There are several </w:t>
      </w:r>
      <w:r>
        <w:rPr>
          <w:rFonts w:ascii="Arial" w:hAnsi="Arial" w:cs="Arial"/>
          <w:sz w:val="24"/>
          <w:szCs w:val="24"/>
        </w:rPr>
        <w:t xml:space="preserve">RMD </w:t>
      </w:r>
      <w:r w:rsidRPr="002A273E">
        <w:rPr>
          <w:rFonts w:ascii="Arial" w:hAnsi="Arial" w:cs="Arial"/>
          <w:sz w:val="24"/>
          <w:szCs w:val="24"/>
        </w:rPr>
        <w:t>laser marking devices on the market</w:t>
      </w:r>
      <w:r>
        <w:rPr>
          <w:rFonts w:ascii="Arial" w:hAnsi="Arial" w:cs="Arial"/>
          <w:sz w:val="24"/>
          <w:szCs w:val="24"/>
        </w:rPr>
        <w:t xml:space="preserve">. However, RMD laser etchers are not universally compatible with all RMD tracking systems. Compatibility must be verified with the RMD tracking systems manufacturer. The </w:t>
      </w:r>
      <w:r w:rsidRPr="002A273E">
        <w:rPr>
          <w:rFonts w:ascii="Arial" w:hAnsi="Arial" w:cs="Arial"/>
          <w:sz w:val="24"/>
          <w:szCs w:val="24"/>
        </w:rPr>
        <w:t xml:space="preserve">CensiMark Laser </w:t>
      </w:r>
      <w:r>
        <w:rPr>
          <w:rFonts w:ascii="Arial" w:hAnsi="Arial" w:cs="Arial"/>
          <w:sz w:val="24"/>
          <w:szCs w:val="24"/>
        </w:rPr>
        <w:t xml:space="preserve">Etcher is verified by the RMD tracking system manufacturer, </w:t>
      </w:r>
      <w:r w:rsidRPr="0088752D">
        <w:rPr>
          <w:rFonts w:ascii="Arial" w:hAnsi="Arial" w:cs="Arial"/>
          <w:sz w:val="24"/>
          <w:szCs w:val="24"/>
        </w:rPr>
        <w:t>Censi Technologies, In</w:t>
      </w:r>
      <w:r>
        <w:rPr>
          <w:rFonts w:ascii="Arial" w:hAnsi="Arial" w:cs="Arial"/>
          <w:sz w:val="24"/>
          <w:szCs w:val="24"/>
        </w:rPr>
        <w:t xml:space="preserve">c., as being the only etcher that is compatible with the current </w:t>
      </w:r>
      <w:r w:rsidRPr="002A273E">
        <w:rPr>
          <w:rFonts w:ascii="Arial" w:hAnsi="Arial" w:cs="Arial"/>
          <w:bCs/>
          <w:sz w:val="24"/>
          <w:szCs w:val="24"/>
        </w:rPr>
        <w:t>NIHCS Censitrac tracking system</w:t>
      </w:r>
      <w:r>
        <w:rPr>
          <w:rFonts w:ascii="Arial" w:hAnsi="Arial" w:cs="Arial"/>
          <w:bCs/>
          <w:sz w:val="24"/>
          <w:szCs w:val="24"/>
        </w:rPr>
        <w:t>.</w:t>
      </w:r>
    </w:p>
    <w:p w14:paraId="7A89117E" w14:textId="77777777" w:rsidR="00310442" w:rsidRPr="002A273E" w:rsidRDefault="00310442" w:rsidP="003E1895">
      <w:pPr>
        <w:overflowPunct w:val="0"/>
        <w:autoSpaceDE w:val="0"/>
        <w:autoSpaceDN w:val="0"/>
        <w:adjustRightInd w:val="0"/>
        <w:spacing w:after="0" w:line="240" w:lineRule="auto"/>
        <w:textAlignment w:val="baseline"/>
        <w:rPr>
          <w:del w:id="0" w:author="Stevison, Stevi" w:date="2025-12-09T11:27:00Z"/>
          <w:rFonts w:ascii="Arial" w:hAnsi="Arial" w:cs="Arial"/>
          <w:sz w:val="24"/>
          <w:szCs w:val="24"/>
        </w:rPr>
      </w:pPr>
    </w:p>
    <w:p w14:paraId="7A89117F" w14:textId="77777777" w:rsidR="00310442" w:rsidRDefault="00310442" w:rsidP="00AC1312">
      <w:pPr>
        <w:overflowPunct w:val="0"/>
        <w:autoSpaceDE w:val="0"/>
        <w:autoSpaceDN w:val="0"/>
        <w:adjustRightInd w:val="0"/>
        <w:spacing w:after="0" w:line="240" w:lineRule="auto"/>
        <w:textAlignment w:val="baseline"/>
      </w:pPr>
    </w:p>
    <w:sectPr w:rsidR="00853AB1">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91190" w14:textId="77777777" w:rsidR="00310442" w:rsidRDefault="00310442">
      <w:pPr>
        <w:spacing w:after="0" w:line="240" w:lineRule="auto"/>
      </w:pPr>
      <w:r>
        <w:separator/>
      </w:r>
    </w:p>
  </w:endnote>
  <w:endnote w:type="continuationSeparator" w:id="0">
    <w:p w14:paraId="7A891192" w14:textId="77777777" w:rsidR="00310442" w:rsidRDefault="00310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358C5" w14:paraId="7A891183" w14:textId="77777777" w:rsidTr="009A409F">
      <w:tc>
        <w:tcPr>
          <w:tcW w:w="4788" w:type="dxa"/>
        </w:tcPr>
        <w:p w14:paraId="7A891181" w14:textId="77777777" w:rsidR="00310442" w:rsidRDefault="00310442" w:rsidP="009A409F">
          <w:pPr>
            <w:pStyle w:val="Footer"/>
            <w:rPr>
              <w:rFonts w:cstheme="minorHAnsi"/>
            </w:rPr>
          </w:pPr>
        </w:p>
      </w:tc>
      <w:tc>
        <w:tcPr>
          <w:tcW w:w="4788" w:type="dxa"/>
        </w:tcPr>
        <w:p w14:paraId="7A891182" w14:textId="77777777" w:rsidR="00310442" w:rsidRDefault="00310442" w:rsidP="009A409F">
          <w:pPr>
            <w:pStyle w:val="Footer"/>
            <w:jc w:val="right"/>
            <w:rPr>
              <w:rFonts w:cstheme="minorHAnsi"/>
            </w:rPr>
          </w:pPr>
          <w:r>
            <w:rPr>
              <w:rFonts w:cstheme="minorHAnsi"/>
            </w:rPr>
            <w:t>Special Notice</w:t>
          </w:r>
        </w:p>
      </w:tc>
    </w:tr>
  </w:tbl>
  <w:p w14:paraId="7A891184" w14:textId="77777777" w:rsidR="00310442" w:rsidRPr="00975C97" w:rsidRDefault="00310442" w:rsidP="009A409F">
    <w:pPr>
      <w:pStyle w:val="Footer"/>
      <w:rPr>
        <w:rFonts w:cstheme="minorHAnsi"/>
      </w:rPr>
    </w:pPr>
  </w:p>
  <w:p w14:paraId="7A891185" w14:textId="77777777" w:rsidR="006358C5" w:rsidRDefault="00310442">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358C5" w14:paraId="7A891189" w14:textId="77777777" w:rsidTr="009A409F">
      <w:tc>
        <w:tcPr>
          <w:tcW w:w="4788" w:type="dxa"/>
        </w:tcPr>
        <w:p w14:paraId="7A891187" w14:textId="77777777" w:rsidR="00310442" w:rsidRDefault="00310442" w:rsidP="009A409F">
          <w:pPr>
            <w:pStyle w:val="Footer"/>
            <w:rPr>
              <w:rFonts w:cstheme="minorHAnsi"/>
            </w:rPr>
          </w:pPr>
          <w:r w:rsidRPr="009A409F">
            <w:rPr>
              <w:rFonts w:cstheme="minorHAnsi"/>
            </w:rPr>
            <w:t>*= Required Field</w:t>
          </w:r>
        </w:p>
      </w:tc>
      <w:tc>
        <w:tcPr>
          <w:tcW w:w="4788" w:type="dxa"/>
        </w:tcPr>
        <w:p w14:paraId="7A891188" w14:textId="77777777" w:rsidR="00310442" w:rsidRDefault="00310442" w:rsidP="00637F97">
          <w:pPr>
            <w:pStyle w:val="Footer"/>
            <w:jc w:val="right"/>
            <w:rPr>
              <w:rFonts w:cstheme="minorHAnsi"/>
            </w:rPr>
          </w:pPr>
          <w:r>
            <w:rPr>
              <w:rFonts w:cstheme="minorHAnsi"/>
            </w:rPr>
            <w:t>Special Notice</w:t>
          </w:r>
        </w:p>
      </w:tc>
    </w:tr>
  </w:tbl>
  <w:p w14:paraId="7A89118A" w14:textId="77777777" w:rsidR="00310442" w:rsidRPr="00E52D1F" w:rsidRDefault="00310442" w:rsidP="00637F97">
    <w:pPr>
      <w:pStyle w:val="Footer"/>
      <w:jc w:val="right"/>
      <w:rPr>
        <w:rFonts w:cstheme="minorHAnsi"/>
      </w:rPr>
    </w:pPr>
  </w:p>
  <w:p w14:paraId="7A89118B" w14:textId="77777777" w:rsidR="006358C5" w:rsidRDefault="0031044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9118C" w14:textId="77777777" w:rsidR="00310442" w:rsidRDefault="00310442">
      <w:pPr>
        <w:spacing w:after="0" w:line="240" w:lineRule="auto"/>
      </w:pPr>
      <w:r>
        <w:separator/>
      </w:r>
    </w:p>
  </w:footnote>
  <w:footnote w:type="continuationSeparator" w:id="0">
    <w:p w14:paraId="7A89118E" w14:textId="77777777" w:rsidR="00310442" w:rsidRDefault="003104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91180" w14:textId="70F23AE1" w:rsidR="00310442" w:rsidRPr="00C326BA" w:rsidRDefault="00310442" w:rsidP="00C326BA">
    <w:pPr>
      <w:pStyle w:val="Heading1"/>
      <w:jc w:val="center"/>
      <w:rPr>
        <w:rFonts w:eastAsia="Times New Roman"/>
        <w:sz w:val="36"/>
        <w:szCs w:val="24"/>
      </w:rPr>
    </w:pPr>
    <w:r w:rsidRPr="00C326BA">
      <w:rPr>
        <w:rFonts w:eastAsia="Times New Roman"/>
        <w:sz w:val="36"/>
        <w:szCs w:val="24"/>
      </w:rPr>
      <w:t>Special Notice</w:t>
    </w:r>
    <w:r>
      <w:rPr>
        <w:rFonts w:eastAsia="Times New Roman"/>
        <w:sz w:val="36"/>
        <w:szCs w:val="24"/>
      </w:rPr>
      <w:t xml:space="preserve"> </w:t>
    </w:r>
    <w:r>
      <w:rPr>
        <w:rFonts w:eastAsia="Times New Roman"/>
        <w:sz w:val="36"/>
        <w:szCs w:val="24"/>
      </w:rPr>
      <w:t>-</w:t>
    </w:r>
    <w:r w:rsidRPr="00310442">
      <w:rPr>
        <w:rFonts w:ascii="Arial" w:hAnsi="Arial" w:cs="Arial"/>
        <w:sz w:val="24"/>
        <w:szCs w:val="24"/>
      </w:rPr>
      <w:t xml:space="preserve"> </w:t>
    </w:r>
    <w:r w:rsidRPr="00310442">
      <w:rPr>
        <w:rFonts w:ascii="Arial" w:hAnsi="Arial" w:cs="Arial"/>
        <w:sz w:val="36"/>
        <w:szCs w:val="36"/>
      </w:rPr>
      <w:t>Soliciting from a Single Source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91186" w14:textId="1F979816" w:rsidR="00310442" w:rsidRPr="00310442" w:rsidRDefault="00310442" w:rsidP="00C326BA">
    <w:pPr>
      <w:pStyle w:val="Heading1"/>
      <w:jc w:val="center"/>
      <w:rPr>
        <w:rFonts w:eastAsia="Times New Roman"/>
        <w:sz w:val="36"/>
        <w:szCs w:val="36"/>
      </w:rPr>
    </w:pPr>
    <w:r w:rsidRPr="00C326BA">
      <w:rPr>
        <w:rFonts w:eastAsia="Times New Roman"/>
        <w:sz w:val="36"/>
        <w:szCs w:val="24"/>
      </w:rPr>
      <w:t>Special Notice</w:t>
    </w:r>
    <w:r>
      <w:rPr>
        <w:rFonts w:eastAsia="Times New Roman"/>
        <w:sz w:val="36"/>
        <w:szCs w:val="24"/>
      </w:rPr>
      <w:t>-</w:t>
    </w:r>
    <w:r w:rsidRPr="00310442">
      <w:rPr>
        <w:rFonts w:ascii="Arial" w:hAnsi="Arial" w:cs="Arial"/>
        <w:sz w:val="24"/>
        <w:szCs w:val="24"/>
      </w:rPr>
      <w:t xml:space="preserve"> </w:t>
    </w:r>
    <w:r w:rsidRPr="00310442">
      <w:rPr>
        <w:rFonts w:ascii="Arial" w:hAnsi="Arial" w:cs="Arial"/>
        <w:sz w:val="36"/>
        <w:szCs w:val="36"/>
      </w:rPr>
      <w:t>Soliciting from a Single Source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358C5"/>
    <w:rsid w:val="00310442"/>
    <w:rsid w:val="004414F4"/>
    <w:rsid w:val="00635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91128"/>
  <w15:docId w15:val="{AA21EE37-755D-498E-80D6-BB04144DC2B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B21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1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1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1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B2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13C"/>
    <w:rPr>
      <w:rFonts w:eastAsiaTheme="majorEastAsia" w:cstheme="majorBidi"/>
      <w:color w:val="272727" w:themeColor="text1" w:themeTint="D8"/>
    </w:rPr>
  </w:style>
  <w:style w:type="paragraph" w:styleId="Quote">
    <w:name w:val="Quote"/>
    <w:basedOn w:val="Normal"/>
    <w:next w:val="Normal"/>
    <w:link w:val="QuoteChar"/>
    <w:uiPriority w:val="29"/>
    <w:qFormat/>
    <w:rsid w:val="003B213C"/>
    <w:pPr>
      <w:spacing w:before="160"/>
      <w:jc w:val="center"/>
    </w:pPr>
    <w:rPr>
      <w:i/>
      <w:iCs/>
      <w:color w:val="404040" w:themeColor="text1" w:themeTint="BF"/>
    </w:rPr>
  </w:style>
  <w:style w:type="character" w:customStyle="1" w:styleId="QuoteChar">
    <w:name w:val="Quote Char"/>
    <w:basedOn w:val="DefaultParagraphFont"/>
    <w:link w:val="Quote"/>
    <w:uiPriority w:val="29"/>
    <w:rsid w:val="003B213C"/>
    <w:rPr>
      <w:i/>
      <w:iCs/>
      <w:color w:val="404040" w:themeColor="text1" w:themeTint="BF"/>
    </w:rPr>
  </w:style>
  <w:style w:type="paragraph" w:styleId="IntenseQuote">
    <w:name w:val="Intense Quote"/>
    <w:basedOn w:val="Normal"/>
    <w:next w:val="Normal"/>
    <w:link w:val="IntenseQuoteChar"/>
    <w:uiPriority w:val="30"/>
    <w:qFormat/>
    <w:rsid w:val="003B213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B213C"/>
    <w:rPr>
      <w:i/>
      <w:iCs/>
      <w:color w:val="365F91" w:themeColor="accent1" w:themeShade="BF"/>
    </w:rPr>
  </w:style>
  <w:style w:type="character" w:styleId="IntenseReference">
    <w:name w:val="Intense Reference"/>
    <w:basedOn w:val="DefaultParagraphFont"/>
    <w:uiPriority w:val="32"/>
    <w:qFormat/>
    <w:rsid w:val="003B213C"/>
    <w:rPr>
      <w:b/>
      <w:bCs/>
      <w:smallCaps/>
      <w:color w:val="365F91" w:themeColor="accent1" w:themeShade="BF"/>
      <w:spacing w:val="5"/>
    </w:rPr>
  </w:style>
  <w:style w:type="character" w:styleId="Hyperlink">
    <w:name w:val="Hyperlink"/>
    <w:unhideWhenUsed/>
    <w:rsid w:val="003E1895"/>
    <w:rPr>
      <w:color w:val="0000FF"/>
      <w:u w:val="single"/>
    </w:rPr>
  </w:style>
  <w:style w:type="character" w:customStyle="1" w:styleId="Arial12Black">
    <w:name w:val="Arial 12 Black"/>
    <w:basedOn w:val="DefaultParagraphFont"/>
    <w:uiPriority w:val="1"/>
    <w:qFormat/>
    <w:rsid w:val="003E1895"/>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370</Words>
  <Characters>2145</Characters>
  <Application>Microsoft Office Word</Application>
  <DocSecurity>0</DocSecurity>
  <Lines>93</Lines>
  <Paragraphs>61</Paragraphs>
  <ScaleCrop>false</ScaleCrop>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Poma, Laura J.</cp:lastModifiedBy>
  <cp:revision>2</cp:revision>
  <dcterms:created xsi:type="dcterms:W3CDTF">2026-04-14T16:09:00Z</dcterms:created>
  <dcterms:modified xsi:type="dcterms:W3CDTF">2026-04-14T16:14:00Z</dcterms:modified>
</cp:coreProperties>
</file>