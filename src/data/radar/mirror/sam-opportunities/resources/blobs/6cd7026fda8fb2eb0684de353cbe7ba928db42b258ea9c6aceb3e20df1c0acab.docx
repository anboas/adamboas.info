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11613A0C"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sdt>
        <w:sdtPr>
          <w:id w:val="262267426"/>
          <w:docPartObj>
            <w:docPartGallery w:val="Watermarks"/>
          </w:docPartObj>
        </w:sdtPr>
        <w:sdtContent/>
      </w:sdt>
    </w:p>
    <w:p w14:paraId="5037EC14" w14:textId="77777777" w:rsidR="001346F3" w:rsidRDefault="00E47F5F" w:rsidP="00BD6D25">
      <w:pPr>
        <w:pStyle w:val="Title"/>
        <w:spacing w:before="2760"/>
        <w:jc w:val="center"/>
      </w:pPr>
      <w:r>
        <w:t>PERFORMANCE WORK STATEMENT (PWS)</w:t>
      </w:r>
    </w:p>
    <w:p w14:paraId="0DD19F0C" w14:textId="47422951" w:rsidR="00E47F5F" w:rsidRPr="00D13E0C" w:rsidRDefault="00E47F5F" w:rsidP="00BD6D25">
      <w:pPr>
        <w:pStyle w:val="Title"/>
        <w:spacing w:before="2760"/>
        <w:jc w:val="center"/>
      </w:pPr>
      <w:r>
        <w:t>DEPARTMENT OF VETERAN</w:t>
      </w:r>
      <w:r w:rsidR="000A1EDD">
        <w:t>S</w:t>
      </w:r>
      <w:r>
        <w:t xml:space="preserve"> AFFAIRS</w:t>
      </w:r>
    </w:p>
    <w:p w14:paraId="2FD04BA3" w14:textId="77777777" w:rsidR="00AB0400" w:rsidRDefault="00AB0400" w:rsidP="48E6EC6D">
      <w:pPr>
        <w:pStyle w:val="PlainText"/>
        <w:jc w:val="center"/>
        <w:rPr>
          <w:rStyle w:val="Emphasis"/>
          <w:i w:val="0"/>
          <w:iCs w:val="0"/>
          <w:color w:val="auto"/>
          <w:sz w:val="24"/>
          <w:szCs w:val="24"/>
        </w:rPr>
      </w:pPr>
      <w:r w:rsidRPr="48E6EC6D">
        <w:rPr>
          <w:rStyle w:val="Emphasis"/>
          <w:i w:val="0"/>
          <w:iCs w:val="0"/>
          <w:color w:val="auto"/>
          <w:sz w:val="24"/>
          <w:szCs w:val="24"/>
        </w:rPr>
        <w:t xml:space="preserve">Office of Information &amp; Technology </w:t>
      </w:r>
    </w:p>
    <w:p w14:paraId="651A56F6" w14:textId="59FC9C66" w:rsidR="0017489C" w:rsidRDefault="00C72B39" w:rsidP="48E6EC6D">
      <w:pPr>
        <w:pStyle w:val="PlainText"/>
        <w:jc w:val="center"/>
        <w:rPr>
          <w:rFonts w:ascii="Arial" w:hAnsi="Arial" w:cs="Arial"/>
          <w:b/>
          <w:bCs/>
          <w:sz w:val="24"/>
          <w:szCs w:val="24"/>
        </w:rPr>
      </w:pPr>
      <w:r>
        <w:rPr>
          <w:noProof/>
        </w:rPr>
        <mc:AlternateContent>
          <mc:Choice Requires="wps">
            <w:drawing>
              <wp:anchor distT="0" distB="0" distL="114300" distR="114300" simplePos="0" relativeHeight="251659264" behindDoc="1" locked="0" layoutInCell="0" allowOverlap="1" wp14:anchorId="2CDCC90F" wp14:editId="4B08DE2E">
                <wp:simplePos x="0" y="0"/>
                <wp:positionH relativeFrom="margin">
                  <wp:posOffset>596559</wp:posOffset>
                </wp:positionH>
                <wp:positionV relativeFrom="margin">
                  <wp:posOffset>3719923</wp:posOffset>
                </wp:positionV>
                <wp:extent cx="5237480" cy="1617789"/>
                <wp:effectExtent l="0" t="0" r="0" b="0"/>
                <wp:wrapNone/>
                <wp:docPr id="1977017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64487">
                          <a:off x="0" y="0"/>
                          <a:ext cx="5237480" cy="1617789"/>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CFD1E1B" w14:textId="77777777" w:rsidR="00C72B39" w:rsidRDefault="00C72B39" w:rsidP="00C72B39">
                            <w:pPr>
                              <w:jc w:val="center"/>
                              <w:rPr>
                                <w:rFonts w:ascii="Calibri" w:eastAsia="Calibri" w:hAnsi="Calibri" w:cs="Calibri"/>
                                <w:color w:val="C0C0C0"/>
                                <w:sz w:val="72"/>
                                <w:szCs w:val="72"/>
                                <w14:textFill>
                                  <w14:solidFill>
                                    <w14:srgbClr w14:val="C0C0C0">
                                      <w14:alpha w14:val="50000"/>
                                    </w14:srgbClr>
                                  </w14:solidFill>
                                </w14:textFill>
                              </w:rPr>
                            </w:pPr>
                            <w:r>
                              <w:rPr>
                                <w:rFonts w:ascii="Calibri" w:eastAsia="Calibri" w:hAnsi="Calibri" w:cs="Calibri"/>
                                <w:color w:val="C0C0C0"/>
                                <w:sz w:val="72"/>
                                <w:szCs w:val="72"/>
                                <w14:textFill>
                                  <w14:solidFill>
                                    <w14:srgbClr w14:val="C0C0C0">
                                      <w14:alpha w14:val="50000"/>
                                    </w14:srgbClr>
                                  </w14:solidFill>
                                </w14:textFill>
                              </w:rPr>
                              <w:t>DRAFT</w:t>
                            </w:r>
                          </w:p>
                        </w:txbxContent>
                      </wps:txbx>
                      <wps:bodyPr wrap="square" numCol="1" fromWordArt="1">
                        <a:prstTxWarp prst="textPlain">
                          <a:avLst>
                            <a:gd name="adj" fmla="val 49723"/>
                          </a:avLst>
                        </a:prstTxWarp>
                        <a:noAutofit/>
                      </wps:bodyPr>
                    </wps:wsp>
                  </a:graphicData>
                </a:graphic>
                <wp14:sizeRelH relativeFrom="page">
                  <wp14:pctWidth>0</wp14:pctWidth>
                </wp14:sizeRelH>
                <wp14:sizeRelV relativeFrom="page">
                  <wp14:pctHeight>0</wp14:pctHeight>
                </wp14:sizeRelV>
              </wp:anchor>
            </w:drawing>
          </mc:Choice>
          <mc:Fallback>
            <w:pict>
              <v:shapetype w14:anchorId="2CDCC90F" id="_x0000_t202" coordsize="21600,21600" o:spt="202" path="m,l,21600r21600,l21600,xe">
                <v:stroke joinstyle="miter"/>
                <v:path gradientshapeok="t" o:connecttype="rect"/>
              </v:shapetype>
              <v:shape id="Text Box 2" o:spid="_x0000_s1026" type="#_x0000_t202" style="position:absolute;left:0;text-align:left;margin-left:46.95pt;margin-top:292.9pt;width:412.4pt;height:127.4pt;rotation:-2004870fd;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" o:allowincell="f" filled="f" stroked="f">
                <v:stroke joinstyle="round"/>
                <o:lock v:ext="edit" shapetype="t"/>
                <v:textbox>
                  <w:txbxContent>
                    <w:p w14:paraId="2CFD1E1B" w14:textId="77777777" w:rsidR="00C72B39" w:rsidRDefault="00C72B39" w:rsidP="00C72B39">
                      <w:pPr>
                        <w:jc w:val="center"/>
                        <w:rPr>
                          <w:rFonts w:ascii="Calibri" w:eastAsia="Calibri" w:hAnsi="Calibri" w:cs="Calibri"/>
                          <w:color w:val="C0C0C0"/>
                          <w:sz w:val="72"/>
                          <w:szCs w:val="72"/>
                          <w14:textFill>
                            <w14:solidFill>
                              <w14:srgbClr w14:val="C0C0C0">
                                <w14:alpha w14:val="50000"/>
                              </w14:srgbClr>
                            </w14:solidFill>
                          </w14:textFill>
                        </w:rPr>
                      </w:pPr>
                      <w:r>
                        <w:rPr>
                          <w:rFonts w:ascii="Calibri" w:eastAsia="Calibri" w:hAnsi="Calibri" w:cs="Calibri"/>
                          <w:color w:val="C0C0C0"/>
                          <w:sz w:val="72"/>
                          <w:szCs w:val="72"/>
                          <w14:textFill>
                            <w14:solidFill>
                              <w14:srgbClr w14:val="C0C0C0">
                                <w14:alpha w14:val="50000"/>
                              </w14:srgbClr>
                            </w14:solidFill>
                          </w14:textFill>
                        </w:rPr>
                        <w:t>DRAFT</w:t>
                      </w:r>
                    </w:p>
                  </w:txbxContent>
                </v:textbox>
                <w10:wrap anchorx="margin" anchory="margin"/>
              </v:shape>
            </w:pict>
          </mc:Fallback>
        </mc:AlternateContent>
      </w:r>
      <w:r w:rsidR="5FA91979" w:rsidRPr="00BD6D25">
        <w:rPr>
          <w:rFonts w:ascii="Arial" w:hAnsi="Arial" w:cs="Arial"/>
          <w:b/>
          <w:bCs/>
          <w:sz w:val="24"/>
          <w:szCs w:val="24"/>
        </w:rPr>
        <w:t>D</w:t>
      </w:r>
      <w:r w:rsidR="00721A5F" w:rsidRPr="00BD6D25">
        <w:rPr>
          <w:rFonts w:ascii="Arial" w:hAnsi="Arial" w:cs="Arial"/>
          <w:b/>
          <w:bCs/>
          <w:sz w:val="24"/>
          <w:szCs w:val="24"/>
        </w:rPr>
        <w:t>igital Services Delive</w:t>
      </w:r>
      <w:r w:rsidR="00776900" w:rsidRPr="00BD6D25">
        <w:rPr>
          <w:rFonts w:ascii="Arial" w:hAnsi="Arial" w:cs="Arial"/>
          <w:b/>
          <w:bCs/>
          <w:sz w:val="24"/>
          <w:szCs w:val="24"/>
        </w:rPr>
        <w:t>ry (DSD)</w:t>
      </w:r>
      <w:r w:rsidR="00755E9F" w:rsidRPr="00755E9F">
        <w:rPr>
          <w:rFonts w:ascii="Arial" w:hAnsi="Arial" w:cs="Arial"/>
          <w:b/>
          <w:bCs/>
          <w:sz w:val="24"/>
          <w:szCs w:val="24"/>
        </w:rPr>
        <w:t xml:space="preserve"> </w:t>
      </w:r>
      <w:r w:rsidR="00755E9F" w:rsidRPr="00E407AA">
        <w:rPr>
          <w:rFonts w:ascii="Arial" w:hAnsi="Arial" w:cs="Arial"/>
          <w:b/>
          <w:bCs/>
          <w:sz w:val="24"/>
          <w:szCs w:val="24"/>
        </w:rPr>
        <w:t>|</w:t>
      </w:r>
      <w:r w:rsidR="00755E9F">
        <w:rPr>
          <w:rFonts w:ascii="Arial" w:hAnsi="Arial" w:cs="Arial"/>
          <w:b/>
          <w:bCs/>
          <w:sz w:val="24"/>
          <w:szCs w:val="24"/>
        </w:rPr>
        <w:t xml:space="preserve"> </w:t>
      </w:r>
      <w:r w:rsidR="00E407AA" w:rsidRPr="00E407AA">
        <w:rPr>
          <w:rFonts w:ascii="Arial" w:hAnsi="Arial" w:cs="Arial"/>
          <w:b/>
          <w:bCs/>
          <w:sz w:val="24"/>
          <w:szCs w:val="24"/>
        </w:rPr>
        <w:t>Product Delivery Service (PDS) | Digital Product Services (DPS)</w:t>
      </w:r>
    </w:p>
    <w:p w14:paraId="43C91E64" w14:textId="0A6F263B" w:rsidR="00AB0400" w:rsidRPr="00967539" w:rsidRDefault="00AB0400" w:rsidP="48E6EC6D">
      <w:pPr>
        <w:pStyle w:val="PlainText"/>
        <w:jc w:val="center"/>
        <w:rPr>
          <w:rStyle w:val="Emphasis"/>
          <w:i w:val="0"/>
          <w:iCs w:val="0"/>
          <w:color w:val="auto"/>
          <w:sz w:val="24"/>
          <w:szCs w:val="24"/>
        </w:rPr>
      </w:pPr>
      <w:r w:rsidRPr="48E6EC6D">
        <w:rPr>
          <w:rStyle w:val="Emphasis"/>
          <w:i w:val="0"/>
          <w:iCs w:val="0"/>
          <w:color w:val="auto"/>
          <w:sz w:val="24"/>
          <w:szCs w:val="24"/>
        </w:rPr>
        <w:t xml:space="preserve">Digital Transformation Center </w:t>
      </w:r>
      <w:r w:rsidR="00C32A49" w:rsidRPr="48E6EC6D">
        <w:rPr>
          <w:rStyle w:val="Emphasis"/>
          <w:i w:val="0"/>
          <w:iCs w:val="0"/>
          <w:color w:val="auto"/>
          <w:sz w:val="24"/>
          <w:szCs w:val="24"/>
        </w:rPr>
        <w:t>(DTC)</w:t>
      </w:r>
    </w:p>
    <w:p w14:paraId="159FC5B0" w14:textId="77777777" w:rsidR="00AB0400" w:rsidRPr="00EA2291" w:rsidRDefault="00AB0400" w:rsidP="00AB0400">
      <w:pPr>
        <w:pStyle w:val="NoSpacing"/>
        <w:rPr>
          <w:rStyle w:val="Emphasis"/>
        </w:rPr>
      </w:pPr>
    </w:p>
    <w:p w14:paraId="2D6F9EDF" w14:textId="717E020C" w:rsidR="00AB0400" w:rsidRPr="00967539" w:rsidRDefault="000117E8" w:rsidP="00AB0400">
      <w:pPr>
        <w:pStyle w:val="PlainText"/>
        <w:jc w:val="center"/>
        <w:rPr>
          <w:rStyle w:val="Emphasis"/>
          <w:i w:val="0"/>
          <w:iCs w:val="0"/>
          <w:color w:val="auto"/>
          <w:sz w:val="24"/>
          <w:szCs w:val="24"/>
        </w:rPr>
      </w:pPr>
      <w:bookmarkStart w:id="0" w:name="_Hlk178165790"/>
      <w:r w:rsidRPr="000117E8">
        <w:rPr>
          <w:rFonts w:ascii="Arial" w:hAnsi="Arial"/>
          <w:b/>
          <w:sz w:val="24"/>
          <w:szCs w:val="24"/>
        </w:rPr>
        <w:t>Enterprise Digital Government Enablement</w:t>
      </w:r>
      <w:r w:rsidR="00465059">
        <w:rPr>
          <w:rFonts w:ascii="Arial" w:hAnsi="Arial"/>
          <w:b/>
          <w:sz w:val="24"/>
          <w:szCs w:val="24"/>
        </w:rPr>
        <w:t xml:space="preserve"> (EDGE)</w:t>
      </w:r>
      <w:bookmarkEnd w:id="0"/>
      <w:r w:rsidR="00AB0400">
        <w:rPr>
          <w:rStyle w:val="Emphasis"/>
          <w:i w:val="0"/>
          <w:iCs w:val="0"/>
          <w:color w:val="auto"/>
          <w:sz w:val="24"/>
          <w:szCs w:val="24"/>
        </w:rPr>
        <w:t xml:space="preserve"> </w:t>
      </w:r>
    </w:p>
    <w:p w14:paraId="2E2E91C0" w14:textId="577C6A68" w:rsidR="00AB0400" w:rsidRPr="005B199E" w:rsidRDefault="00AB0400" w:rsidP="00AB0400">
      <w:pPr>
        <w:pStyle w:val="NoSpacing"/>
        <w:jc w:val="center"/>
        <w:rPr>
          <w:rStyle w:val="Emphasis"/>
        </w:rPr>
      </w:pPr>
      <w:r w:rsidRPr="005B199E">
        <w:rPr>
          <w:rStyle w:val="TitleChar"/>
          <w:rFonts w:eastAsia="Calibri"/>
          <w:sz w:val="24"/>
          <w:szCs w:val="24"/>
        </w:rPr>
        <w:t>Date</w:t>
      </w:r>
      <w:r w:rsidRPr="005B199E">
        <w:rPr>
          <w:b/>
        </w:rPr>
        <w:t>:</w:t>
      </w:r>
      <w:r>
        <w:rPr>
          <w:b/>
        </w:rPr>
        <w:t xml:space="preserve"> </w:t>
      </w:r>
      <w:r w:rsidR="00D570FA">
        <w:rPr>
          <w:b/>
        </w:rPr>
        <w:t>0</w:t>
      </w:r>
      <w:r w:rsidR="0085046E">
        <w:rPr>
          <w:b/>
        </w:rPr>
        <w:t>2</w:t>
      </w:r>
      <w:r>
        <w:rPr>
          <w:b/>
        </w:rPr>
        <w:t>/</w:t>
      </w:r>
      <w:r w:rsidR="0085046E">
        <w:rPr>
          <w:b/>
        </w:rPr>
        <w:t>03</w:t>
      </w:r>
      <w:r>
        <w:rPr>
          <w:b/>
        </w:rPr>
        <w:t>/202</w:t>
      </w:r>
      <w:r w:rsidR="00D570FA">
        <w:rPr>
          <w:b/>
        </w:rPr>
        <w:t>6</w:t>
      </w:r>
    </w:p>
    <w:p w14:paraId="4B9A4A31" w14:textId="6017CE3A" w:rsidR="00AB0400" w:rsidRPr="005B2DEF" w:rsidRDefault="00AB0400" w:rsidP="00AB0400">
      <w:pPr>
        <w:pStyle w:val="NoSpacing"/>
        <w:jc w:val="center"/>
        <w:rPr>
          <w:rStyle w:val="Emphasis"/>
          <w:i w:val="0"/>
          <w:iCs w:val="0"/>
          <w:color w:val="auto"/>
        </w:rPr>
      </w:pPr>
      <w:r w:rsidRPr="005B2DEF">
        <w:rPr>
          <w:rStyle w:val="Emphasis"/>
          <w:i w:val="0"/>
          <w:iCs w:val="0"/>
          <w:color w:val="auto"/>
        </w:rPr>
        <w:t>VA-</w:t>
      </w:r>
      <w:r>
        <w:rPr>
          <w:rStyle w:val="Emphasis"/>
          <w:i w:val="0"/>
          <w:iCs w:val="0"/>
          <w:color w:val="auto"/>
        </w:rPr>
        <w:t>2</w:t>
      </w:r>
      <w:r w:rsidR="00465059">
        <w:rPr>
          <w:rStyle w:val="Emphasis"/>
          <w:i w:val="0"/>
          <w:iCs w:val="0"/>
          <w:color w:val="auto"/>
        </w:rPr>
        <w:t>6</w:t>
      </w:r>
      <w:r w:rsidRPr="005B2DEF">
        <w:rPr>
          <w:rStyle w:val="Emphasis"/>
          <w:i w:val="0"/>
          <w:iCs w:val="0"/>
          <w:color w:val="auto"/>
        </w:rPr>
        <w:t>-</w:t>
      </w:r>
      <w:r>
        <w:rPr>
          <w:rStyle w:val="Emphasis"/>
          <w:i w:val="0"/>
          <w:iCs w:val="0"/>
          <w:color w:val="auto"/>
        </w:rPr>
        <w:t>000</w:t>
      </w:r>
      <w:r w:rsidR="001346F3">
        <w:rPr>
          <w:rStyle w:val="Emphasis"/>
          <w:i w:val="0"/>
          <w:iCs w:val="0"/>
          <w:color w:val="auto"/>
        </w:rPr>
        <w:t>39517</w:t>
      </w:r>
    </w:p>
    <w:p w14:paraId="404BC227" w14:textId="11346A70" w:rsidR="00841B21" w:rsidRPr="00AB0400" w:rsidRDefault="00AB0400" w:rsidP="6732EF1B">
      <w:pPr>
        <w:pStyle w:val="NoSpacing"/>
        <w:jc w:val="center"/>
        <w:rPr>
          <w:b/>
          <w:bCs/>
          <w:i/>
          <w:iCs/>
          <w:color w:val="0070C0"/>
        </w:rPr>
      </w:pPr>
      <w:r w:rsidRPr="6732EF1B">
        <w:rPr>
          <w:b/>
          <w:bCs/>
        </w:rPr>
        <w:t xml:space="preserve">PWS Version Number: </w:t>
      </w:r>
      <w:r w:rsidR="00143EEA">
        <w:rPr>
          <w:b/>
          <w:bCs/>
        </w:rPr>
        <w:t>3</w:t>
      </w:r>
      <w:r w:rsidR="00D570FA" w:rsidRPr="6732EF1B">
        <w:rPr>
          <w:b/>
          <w:bCs/>
        </w:rPr>
        <w:t>.0</w:t>
      </w:r>
      <w:bookmarkStart w:id="1" w:name="_Hlk70928286"/>
    </w:p>
    <w:bookmarkEnd w:id="1"/>
    <w:p w14:paraId="62C0695B" w14:textId="77777777" w:rsidR="00841B21" w:rsidRPr="005B199E" w:rsidRDefault="00841B21" w:rsidP="00561567">
      <w:pPr>
        <w:pStyle w:val="NoSpacing"/>
        <w:jc w:val="center"/>
        <w:rPr>
          <w:rStyle w:val="Emphasis"/>
        </w:rPr>
      </w:pPr>
    </w:p>
    <w:p w14:paraId="0DD19F15" w14:textId="77777777" w:rsidR="00E47F5F" w:rsidRPr="00D13E0C" w:rsidRDefault="00E47F5F" w:rsidP="00C7236C">
      <w:pPr>
        <w:rPr>
          <w:rFonts w:cs="Arial"/>
        </w:rPr>
      </w:pPr>
    </w:p>
    <w:p w14:paraId="0DD19FFB" w14:textId="133DF80A" w:rsidR="00E47F5F" w:rsidRPr="005F770A" w:rsidRDefault="00E47F5F" w:rsidP="00AB0400">
      <w:pPr>
        <w:pStyle w:val="Title"/>
        <w:jc w:val="center"/>
        <w:rPr>
          <w:rFonts w:cs="Arial"/>
        </w:rPr>
      </w:pPr>
      <w:r>
        <w:br w:type="page"/>
      </w:r>
      <w:r w:rsidRPr="005F770A">
        <w:rPr>
          <w:rFonts w:cs="Arial"/>
        </w:rPr>
        <w:lastRenderedPageBreak/>
        <w:t>Contents</w:t>
      </w:r>
    </w:p>
    <w:p w14:paraId="5F557F7B" w14:textId="27DFF1E3" w:rsidR="00681B8C"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20330973" w:history="1">
        <w:r w:rsidR="00681B8C" w:rsidRPr="00C83CCA">
          <w:rPr>
            <w:rStyle w:val="Hyperlink"/>
            <w:noProof/>
          </w:rPr>
          <w:t>1.0</w:t>
        </w:r>
        <w:r w:rsidR="00681B8C">
          <w:rPr>
            <w:rFonts w:asciiTheme="minorHAnsi" w:eastAsiaTheme="minorEastAsia" w:hAnsiTheme="minorHAnsi" w:cstheme="minorBidi"/>
            <w:noProof/>
            <w:kern w:val="2"/>
            <w14:ligatures w14:val="standardContextual"/>
          </w:rPr>
          <w:tab/>
        </w:r>
        <w:r w:rsidR="00681B8C" w:rsidRPr="00C83CCA">
          <w:rPr>
            <w:rStyle w:val="Hyperlink"/>
            <w:noProof/>
          </w:rPr>
          <w:t>BACKGROUND</w:t>
        </w:r>
        <w:r w:rsidR="00681B8C">
          <w:rPr>
            <w:noProof/>
            <w:webHidden/>
          </w:rPr>
          <w:tab/>
        </w:r>
        <w:r w:rsidR="00681B8C">
          <w:rPr>
            <w:noProof/>
            <w:webHidden/>
          </w:rPr>
          <w:fldChar w:fldCharType="begin"/>
        </w:r>
        <w:r w:rsidR="00681B8C">
          <w:rPr>
            <w:noProof/>
            <w:webHidden/>
          </w:rPr>
          <w:instrText xml:space="preserve"> PAGEREF _Toc220330973 \h </w:instrText>
        </w:r>
        <w:r w:rsidR="00681B8C">
          <w:rPr>
            <w:noProof/>
            <w:webHidden/>
          </w:rPr>
        </w:r>
        <w:r w:rsidR="00681B8C">
          <w:rPr>
            <w:noProof/>
            <w:webHidden/>
          </w:rPr>
          <w:fldChar w:fldCharType="separate"/>
        </w:r>
        <w:r w:rsidR="00681B8C">
          <w:rPr>
            <w:noProof/>
            <w:webHidden/>
          </w:rPr>
          <w:t>5</w:t>
        </w:r>
        <w:r w:rsidR="00681B8C">
          <w:rPr>
            <w:noProof/>
            <w:webHidden/>
          </w:rPr>
          <w:fldChar w:fldCharType="end"/>
        </w:r>
      </w:hyperlink>
    </w:p>
    <w:p w14:paraId="6E08861F" w14:textId="5D7C1E91" w:rsidR="00681B8C" w:rsidRDefault="00681B8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0330974" w:history="1">
        <w:r w:rsidRPr="00C83CCA">
          <w:rPr>
            <w:rStyle w:val="Hyperlink"/>
            <w:noProof/>
          </w:rPr>
          <w:t>2.0</w:t>
        </w:r>
        <w:r>
          <w:rPr>
            <w:rFonts w:asciiTheme="minorHAnsi" w:eastAsiaTheme="minorEastAsia" w:hAnsiTheme="minorHAnsi" w:cstheme="minorBidi"/>
            <w:noProof/>
            <w:kern w:val="2"/>
            <w14:ligatures w14:val="standardContextual"/>
          </w:rPr>
          <w:tab/>
        </w:r>
        <w:r w:rsidRPr="00C83CCA">
          <w:rPr>
            <w:rStyle w:val="Hyperlink"/>
            <w:noProof/>
          </w:rPr>
          <w:t>APPLICABLE DOCUMENTS</w:t>
        </w:r>
        <w:r>
          <w:rPr>
            <w:noProof/>
            <w:webHidden/>
          </w:rPr>
          <w:tab/>
        </w:r>
        <w:r>
          <w:rPr>
            <w:noProof/>
            <w:webHidden/>
          </w:rPr>
          <w:fldChar w:fldCharType="begin"/>
        </w:r>
        <w:r>
          <w:rPr>
            <w:noProof/>
            <w:webHidden/>
          </w:rPr>
          <w:instrText xml:space="preserve"> PAGEREF _Toc220330974 \h </w:instrText>
        </w:r>
        <w:r>
          <w:rPr>
            <w:noProof/>
            <w:webHidden/>
          </w:rPr>
        </w:r>
        <w:r>
          <w:rPr>
            <w:noProof/>
            <w:webHidden/>
          </w:rPr>
          <w:fldChar w:fldCharType="separate"/>
        </w:r>
        <w:r>
          <w:rPr>
            <w:noProof/>
            <w:webHidden/>
          </w:rPr>
          <w:t>11</w:t>
        </w:r>
        <w:r>
          <w:rPr>
            <w:noProof/>
            <w:webHidden/>
          </w:rPr>
          <w:fldChar w:fldCharType="end"/>
        </w:r>
      </w:hyperlink>
    </w:p>
    <w:p w14:paraId="580E3771" w14:textId="03F4239C" w:rsidR="00681B8C" w:rsidRDefault="00681B8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0330975" w:history="1">
        <w:r w:rsidRPr="00C83CCA">
          <w:rPr>
            <w:rStyle w:val="Hyperlink"/>
            <w:noProof/>
          </w:rPr>
          <w:t>3.0</w:t>
        </w:r>
        <w:r>
          <w:rPr>
            <w:rFonts w:asciiTheme="minorHAnsi" w:eastAsiaTheme="minorEastAsia" w:hAnsiTheme="minorHAnsi" w:cstheme="minorBidi"/>
            <w:noProof/>
            <w:kern w:val="2"/>
            <w14:ligatures w14:val="standardContextual"/>
          </w:rPr>
          <w:tab/>
        </w:r>
        <w:r w:rsidRPr="00C83CCA">
          <w:rPr>
            <w:rStyle w:val="Hyperlink"/>
            <w:noProof/>
          </w:rPr>
          <w:t>SCOPE OF WORK</w:t>
        </w:r>
        <w:r>
          <w:rPr>
            <w:noProof/>
            <w:webHidden/>
          </w:rPr>
          <w:tab/>
        </w:r>
        <w:r>
          <w:rPr>
            <w:noProof/>
            <w:webHidden/>
          </w:rPr>
          <w:fldChar w:fldCharType="begin"/>
        </w:r>
        <w:r>
          <w:rPr>
            <w:noProof/>
            <w:webHidden/>
          </w:rPr>
          <w:instrText xml:space="preserve"> PAGEREF _Toc220330975 \h </w:instrText>
        </w:r>
        <w:r>
          <w:rPr>
            <w:noProof/>
            <w:webHidden/>
          </w:rPr>
        </w:r>
        <w:r>
          <w:rPr>
            <w:noProof/>
            <w:webHidden/>
          </w:rPr>
          <w:fldChar w:fldCharType="separate"/>
        </w:r>
        <w:r>
          <w:rPr>
            <w:noProof/>
            <w:webHidden/>
          </w:rPr>
          <w:t>15</w:t>
        </w:r>
        <w:r>
          <w:rPr>
            <w:noProof/>
            <w:webHidden/>
          </w:rPr>
          <w:fldChar w:fldCharType="end"/>
        </w:r>
      </w:hyperlink>
    </w:p>
    <w:p w14:paraId="3471BE59" w14:textId="498F2CC0" w:rsidR="00681B8C" w:rsidRDefault="00681B8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0330976" w:history="1">
        <w:r w:rsidRPr="00C83CCA">
          <w:rPr>
            <w:rStyle w:val="Hyperlink"/>
            <w:noProof/>
          </w:rPr>
          <w:t>4.0</w:t>
        </w:r>
        <w:r>
          <w:rPr>
            <w:rFonts w:asciiTheme="minorHAnsi" w:eastAsiaTheme="minorEastAsia" w:hAnsiTheme="minorHAnsi" w:cstheme="minorBidi"/>
            <w:noProof/>
            <w:kern w:val="2"/>
            <w14:ligatures w14:val="standardContextual"/>
          </w:rPr>
          <w:tab/>
        </w:r>
        <w:r w:rsidRPr="00C83CCA">
          <w:rPr>
            <w:rStyle w:val="Hyperlink"/>
            <w:noProof/>
          </w:rPr>
          <w:t>PERFORMANCE DETAILS</w:t>
        </w:r>
        <w:r>
          <w:rPr>
            <w:noProof/>
            <w:webHidden/>
          </w:rPr>
          <w:tab/>
        </w:r>
        <w:r>
          <w:rPr>
            <w:noProof/>
            <w:webHidden/>
          </w:rPr>
          <w:fldChar w:fldCharType="begin"/>
        </w:r>
        <w:r>
          <w:rPr>
            <w:noProof/>
            <w:webHidden/>
          </w:rPr>
          <w:instrText xml:space="preserve"> PAGEREF _Toc220330976 \h </w:instrText>
        </w:r>
        <w:r>
          <w:rPr>
            <w:noProof/>
            <w:webHidden/>
          </w:rPr>
        </w:r>
        <w:r>
          <w:rPr>
            <w:noProof/>
            <w:webHidden/>
          </w:rPr>
          <w:fldChar w:fldCharType="separate"/>
        </w:r>
        <w:r>
          <w:rPr>
            <w:noProof/>
            <w:webHidden/>
          </w:rPr>
          <w:t>15</w:t>
        </w:r>
        <w:r>
          <w:rPr>
            <w:noProof/>
            <w:webHidden/>
          </w:rPr>
          <w:fldChar w:fldCharType="end"/>
        </w:r>
      </w:hyperlink>
    </w:p>
    <w:p w14:paraId="0AA01D13" w14:textId="6F6B8568"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0977" w:history="1">
        <w:r w:rsidRPr="00C83CCA">
          <w:rPr>
            <w:rStyle w:val="Hyperlink"/>
            <w:noProof/>
          </w:rPr>
          <w:t>4.1</w:t>
        </w:r>
        <w:r>
          <w:rPr>
            <w:rFonts w:asciiTheme="minorHAnsi" w:eastAsiaTheme="minorEastAsia" w:hAnsiTheme="minorHAnsi" w:cstheme="minorBidi"/>
            <w:noProof/>
            <w:kern w:val="2"/>
            <w14:ligatures w14:val="standardContextual"/>
          </w:rPr>
          <w:tab/>
        </w:r>
        <w:r w:rsidRPr="00C83CCA">
          <w:rPr>
            <w:rStyle w:val="Hyperlink"/>
            <w:noProof/>
          </w:rPr>
          <w:t>PERFORMANCE PERIOD</w:t>
        </w:r>
        <w:r>
          <w:rPr>
            <w:noProof/>
            <w:webHidden/>
          </w:rPr>
          <w:tab/>
        </w:r>
        <w:r>
          <w:rPr>
            <w:noProof/>
            <w:webHidden/>
          </w:rPr>
          <w:fldChar w:fldCharType="begin"/>
        </w:r>
        <w:r>
          <w:rPr>
            <w:noProof/>
            <w:webHidden/>
          </w:rPr>
          <w:instrText xml:space="preserve"> PAGEREF _Toc220330977 \h </w:instrText>
        </w:r>
        <w:r>
          <w:rPr>
            <w:noProof/>
            <w:webHidden/>
          </w:rPr>
        </w:r>
        <w:r>
          <w:rPr>
            <w:noProof/>
            <w:webHidden/>
          </w:rPr>
          <w:fldChar w:fldCharType="separate"/>
        </w:r>
        <w:r>
          <w:rPr>
            <w:noProof/>
            <w:webHidden/>
          </w:rPr>
          <w:t>15</w:t>
        </w:r>
        <w:r>
          <w:rPr>
            <w:noProof/>
            <w:webHidden/>
          </w:rPr>
          <w:fldChar w:fldCharType="end"/>
        </w:r>
      </w:hyperlink>
    </w:p>
    <w:p w14:paraId="3B8812FB" w14:textId="45C5D78B"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0978" w:history="1">
        <w:r w:rsidRPr="00C83CCA">
          <w:rPr>
            <w:rStyle w:val="Hyperlink"/>
            <w:noProof/>
          </w:rPr>
          <w:t>4.2</w:t>
        </w:r>
        <w:r>
          <w:rPr>
            <w:rFonts w:asciiTheme="minorHAnsi" w:eastAsiaTheme="minorEastAsia" w:hAnsiTheme="minorHAnsi" w:cstheme="minorBidi"/>
            <w:noProof/>
            <w:kern w:val="2"/>
            <w14:ligatures w14:val="standardContextual"/>
          </w:rPr>
          <w:tab/>
        </w:r>
        <w:r w:rsidRPr="00C83CCA">
          <w:rPr>
            <w:rStyle w:val="Hyperlink"/>
            <w:noProof/>
          </w:rPr>
          <w:t>PLACE OF PERFORMANCE</w:t>
        </w:r>
        <w:r>
          <w:rPr>
            <w:noProof/>
            <w:webHidden/>
          </w:rPr>
          <w:tab/>
        </w:r>
        <w:r>
          <w:rPr>
            <w:noProof/>
            <w:webHidden/>
          </w:rPr>
          <w:fldChar w:fldCharType="begin"/>
        </w:r>
        <w:r>
          <w:rPr>
            <w:noProof/>
            <w:webHidden/>
          </w:rPr>
          <w:instrText xml:space="preserve"> PAGEREF _Toc220330978 \h </w:instrText>
        </w:r>
        <w:r>
          <w:rPr>
            <w:noProof/>
            <w:webHidden/>
          </w:rPr>
        </w:r>
        <w:r>
          <w:rPr>
            <w:noProof/>
            <w:webHidden/>
          </w:rPr>
          <w:fldChar w:fldCharType="separate"/>
        </w:r>
        <w:r>
          <w:rPr>
            <w:noProof/>
            <w:webHidden/>
          </w:rPr>
          <w:t>16</w:t>
        </w:r>
        <w:r>
          <w:rPr>
            <w:noProof/>
            <w:webHidden/>
          </w:rPr>
          <w:fldChar w:fldCharType="end"/>
        </w:r>
      </w:hyperlink>
    </w:p>
    <w:p w14:paraId="6E4D000C" w14:textId="34BF767F"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0979" w:history="1">
        <w:r w:rsidRPr="00C83CCA">
          <w:rPr>
            <w:rStyle w:val="Hyperlink"/>
            <w:noProof/>
          </w:rPr>
          <w:t>4.3</w:t>
        </w:r>
        <w:r>
          <w:rPr>
            <w:rFonts w:asciiTheme="minorHAnsi" w:eastAsiaTheme="minorEastAsia" w:hAnsiTheme="minorHAnsi" w:cstheme="minorBidi"/>
            <w:noProof/>
            <w:kern w:val="2"/>
            <w14:ligatures w14:val="standardContextual"/>
          </w:rPr>
          <w:tab/>
        </w:r>
        <w:r w:rsidRPr="00C83CCA">
          <w:rPr>
            <w:rStyle w:val="Hyperlink"/>
            <w:noProof/>
          </w:rPr>
          <w:t>TRAVEL</w:t>
        </w:r>
        <w:r>
          <w:rPr>
            <w:noProof/>
            <w:webHidden/>
          </w:rPr>
          <w:tab/>
        </w:r>
        <w:r>
          <w:rPr>
            <w:noProof/>
            <w:webHidden/>
          </w:rPr>
          <w:fldChar w:fldCharType="begin"/>
        </w:r>
        <w:r>
          <w:rPr>
            <w:noProof/>
            <w:webHidden/>
          </w:rPr>
          <w:instrText xml:space="preserve"> PAGEREF _Toc220330979 \h </w:instrText>
        </w:r>
        <w:r>
          <w:rPr>
            <w:noProof/>
            <w:webHidden/>
          </w:rPr>
        </w:r>
        <w:r>
          <w:rPr>
            <w:noProof/>
            <w:webHidden/>
          </w:rPr>
          <w:fldChar w:fldCharType="separate"/>
        </w:r>
        <w:r>
          <w:rPr>
            <w:noProof/>
            <w:webHidden/>
          </w:rPr>
          <w:t>16</w:t>
        </w:r>
        <w:r>
          <w:rPr>
            <w:noProof/>
            <w:webHidden/>
          </w:rPr>
          <w:fldChar w:fldCharType="end"/>
        </w:r>
      </w:hyperlink>
    </w:p>
    <w:p w14:paraId="1B07B689" w14:textId="7E0F1D77" w:rsidR="00681B8C" w:rsidRDefault="00681B8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0330980" w:history="1">
        <w:r w:rsidRPr="00C83CCA">
          <w:rPr>
            <w:rStyle w:val="Hyperlink"/>
            <w:noProof/>
          </w:rPr>
          <w:t>5.0</w:t>
        </w:r>
        <w:r>
          <w:rPr>
            <w:rFonts w:asciiTheme="minorHAnsi" w:eastAsiaTheme="minorEastAsia" w:hAnsiTheme="minorHAnsi" w:cstheme="minorBidi"/>
            <w:noProof/>
            <w:kern w:val="2"/>
            <w14:ligatures w14:val="standardContextual"/>
          </w:rPr>
          <w:tab/>
        </w:r>
        <w:r w:rsidRPr="00C83CCA">
          <w:rPr>
            <w:rStyle w:val="Hyperlink"/>
            <w:noProof/>
          </w:rPr>
          <w:t>SPECIFIC TASKS AND DELIVERABLES</w:t>
        </w:r>
        <w:r>
          <w:rPr>
            <w:noProof/>
            <w:webHidden/>
          </w:rPr>
          <w:tab/>
        </w:r>
        <w:r>
          <w:rPr>
            <w:noProof/>
            <w:webHidden/>
          </w:rPr>
          <w:fldChar w:fldCharType="begin"/>
        </w:r>
        <w:r>
          <w:rPr>
            <w:noProof/>
            <w:webHidden/>
          </w:rPr>
          <w:instrText xml:space="preserve"> PAGEREF _Toc220330980 \h </w:instrText>
        </w:r>
        <w:r>
          <w:rPr>
            <w:noProof/>
            <w:webHidden/>
          </w:rPr>
        </w:r>
        <w:r>
          <w:rPr>
            <w:noProof/>
            <w:webHidden/>
          </w:rPr>
          <w:fldChar w:fldCharType="separate"/>
        </w:r>
        <w:r>
          <w:rPr>
            <w:noProof/>
            <w:webHidden/>
          </w:rPr>
          <w:t>16</w:t>
        </w:r>
        <w:r>
          <w:rPr>
            <w:noProof/>
            <w:webHidden/>
          </w:rPr>
          <w:fldChar w:fldCharType="end"/>
        </w:r>
      </w:hyperlink>
    </w:p>
    <w:p w14:paraId="11F26816" w14:textId="4DBFBF73"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0981" w:history="1">
        <w:r w:rsidRPr="00C83CCA">
          <w:rPr>
            <w:rStyle w:val="Hyperlink"/>
            <w:noProof/>
          </w:rPr>
          <w:t>5.1</w:t>
        </w:r>
        <w:r>
          <w:rPr>
            <w:rFonts w:asciiTheme="minorHAnsi" w:eastAsiaTheme="minorEastAsia" w:hAnsiTheme="minorHAnsi" w:cstheme="minorBidi"/>
            <w:noProof/>
            <w:kern w:val="2"/>
            <w14:ligatures w14:val="standardContextual"/>
          </w:rPr>
          <w:tab/>
        </w:r>
        <w:r w:rsidRPr="00C83CCA">
          <w:rPr>
            <w:rStyle w:val="Hyperlink"/>
            <w:noProof/>
          </w:rPr>
          <w:t>PROJECT MANAGEMENT</w:t>
        </w:r>
        <w:r>
          <w:rPr>
            <w:noProof/>
            <w:webHidden/>
          </w:rPr>
          <w:tab/>
        </w:r>
        <w:r>
          <w:rPr>
            <w:noProof/>
            <w:webHidden/>
          </w:rPr>
          <w:fldChar w:fldCharType="begin"/>
        </w:r>
        <w:r>
          <w:rPr>
            <w:noProof/>
            <w:webHidden/>
          </w:rPr>
          <w:instrText xml:space="preserve"> PAGEREF _Toc220330981 \h </w:instrText>
        </w:r>
        <w:r>
          <w:rPr>
            <w:noProof/>
            <w:webHidden/>
          </w:rPr>
        </w:r>
        <w:r>
          <w:rPr>
            <w:noProof/>
            <w:webHidden/>
          </w:rPr>
          <w:fldChar w:fldCharType="separate"/>
        </w:r>
        <w:r>
          <w:rPr>
            <w:noProof/>
            <w:webHidden/>
          </w:rPr>
          <w:t>17</w:t>
        </w:r>
        <w:r>
          <w:rPr>
            <w:noProof/>
            <w:webHidden/>
          </w:rPr>
          <w:fldChar w:fldCharType="end"/>
        </w:r>
      </w:hyperlink>
    </w:p>
    <w:p w14:paraId="1B8FBDF4" w14:textId="0758C73D"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0982" w:history="1">
        <w:r w:rsidRPr="00C83CCA">
          <w:rPr>
            <w:rStyle w:val="Hyperlink"/>
            <w:noProof/>
          </w:rPr>
          <w:t>5.1.1</w:t>
        </w:r>
        <w:r>
          <w:rPr>
            <w:rFonts w:asciiTheme="minorHAnsi" w:eastAsiaTheme="minorEastAsia" w:hAnsiTheme="minorHAnsi" w:cstheme="minorBidi"/>
            <w:noProof/>
            <w:kern w:val="2"/>
            <w14:ligatures w14:val="standardContextual"/>
          </w:rPr>
          <w:tab/>
        </w:r>
        <w:r w:rsidRPr="00C83CCA">
          <w:rPr>
            <w:rStyle w:val="Hyperlink"/>
            <w:noProof/>
          </w:rPr>
          <w:t>CONTRACTOR PRODUCT AND PROJECT MANAGEMENT PLAN</w:t>
        </w:r>
        <w:r>
          <w:rPr>
            <w:noProof/>
            <w:webHidden/>
          </w:rPr>
          <w:tab/>
        </w:r>
        <w:r>
          <w:rPr>
            <w:noProof/>
            <w:webHidden/>
          </w:rPr>
          <w:fldChar w:fldCharType="begin"/>
        </w:r>
        <w:r>
          <w:rPr>
            <w:noProof/>
            <w:webHidden/>
          </w:rPr>
          <w:instrText xml:space="preserve"> PAGEREF _Toc220330982 \h </w:instrText>
        </w:r>
        <w:r>
          <w:rPr>
            <w:noProof/>
            <w:webHidden/>
          </w:rPr>
        </w:r>
        <w:r>
          <w:rPr>
            <w:noProof/>
            <w:webHidden/>
          </w:rPr>
          <w:fldChar w:fldCharType="separate"/>
        </w:r>
        <w:r>
          <w:rPr>
            <w:noProof/>
            <w:webHidden/>
          </w:rPr>
          <w:t>17</w:t>
        </w:r>
        <w:r>
          <w:rPr>
            <w:noProof/>
            <w:webHidden/>
          </w:rPr>
          <w:fldChar w:fldCharType="end"/>
        </w:r>
      </w:hyperlink>
    </w:p>
    <w:p w14:paraId="747708B0" w14:textId="7B01DD56"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0983" w:history="1">
        <w:r w:rsidRPr="00C83CCA">
          <w:rPr>
            <w:rStyle w:val="Hyperlink"/>
            <w:noProof/>
          </w:rPr>
          <w:t>5.1.2</w:t>
        </w:r>
        <w:r>
          <w:rPr>
            <w:rFonts w:asciiTheme="minorHAnsi" w:eastAsiaTheme="minorEastAsia" w:hAnsiTheme="minorHAnsi" w:cstheme="minorBidi"/>
            <w:noProof/>
            <w:kern w:val="2"/>
            <w14:ligatures w14:val="standardContextual"/>
          </w:rPr>
          <w:tab/>
        </w:r>
        <w:r w:rsidRPr="00C83CCA">
          <w:rPr>
            <w:rStyle w:val="Hyperlink"/>
            <w:noProof/>
          </w:rPr>
          <w:t>REPORTING REQUIREMENTS</w:t>
        </w:r>
        <w:r>
          <w:rPr>
            <w:noProof/>
            <w:webHidden/>
          </w:rPr>
          <w:tab/>
        </w:r>
        <w:r>
          <w:rPr>
            <w:noProof/>
            <w:webHidden/>
          </w:rPr>
          <w:fldChar w:fldCharType="begin"/>
        </w:r>
        <w:r>
          <w:rPr>
            <w:noProof/>
            <w:webHidden/>
          </w:rPr>
          <w:instrText xml:space="preserve"> PAGEREF _Toc220330983 \h </w:instrText>
        </w:r>
        <w:r>
          <w:rPr>
            <w:noProof/>
            <w:webHidden/>
          </w:rPr>
        </w:r>
        <w:r>
          <w:rPr>
            <w:noProof/>
            <w:webHidden/>
          </w:rPr>
          <w:fldChar w:fldCharType="separate"/>
        </w:r>
        <w:r>
          <w:rPr>
            <w:noProof/>
            <w:webHidden/>
          </w:rPr>
          <w:t>17</w:t>
        </w:r>
        <w:r>
          <w:rPr>
            <w:noProof/>
            <w:webHidden/>
          </w:rPr>
          <w:fldChar w:fldCharType="end"/>
        </w:r>
      </w:hyperlink>
    </w:p>
    <w:p w14:paraId="159539FB" w14:textId="2377DBEC"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0984" w:history="1">
        <w:r w:rsidRPr="00C83CCA">
          <w:rPr>
            <w:rStyle w:val="Hyperlink"/>
            <w:noProof/>
          </w:rPr>
          <w:t>5.1.3</w:t>
        </w:r>
        <w:r>
          <w:rPr>
            <w:rFonts w:asciiTheme="minorHAnsi" w:eastAsiaTheme="minorEastAsia" w:hAnsiTheme="minorHAnsi" w:cstheme="minorBidi"/>
            <w:noProof/>
            <w:kern w:val="2"/>
            <w14:ligatures w14:val="standardContextual"/>
          </w:rPr>
          <w:tab/>
        </w:r>
        <w:r w:rsidRPr="00C83CCA">
          <w:rPr>
            <w:rStyle w:val="Hyperlink"/>
            <w:noProof/>
          </w:rPr>
          <w:t>WEEKLY ACTIVITY REPORT</w:t>
        </w:r>
        <w:r>
          <w:rPr>
            <w:noProof/>
            <w:webHidden/>
          </w:rPr>
          <w:tab/>
        </w:r>
        <w:r>
          <w:rPr>
            <w:noProof/>
            <w:webHidden/>
          </w:rPr>
          <w:fldChar w:fldCharType="begin"/>
        </w:r>
        <w:r>
          <w:rPr>
            <w:noProof/>
            <w:webHidden/>
          </w:rPr>
          <w:instrText xml:space="preserve"> PAGEREF _Toc220330984 \h </w:instrText>
        </w:r>
        <w:r>
          <w:rPr>
            <w:noProof/>
            <w:webHidden/>
          </w:rPr>
        </w:r>
        <w:r>
          <w:rPr>
            <w:noProof/>
            <w:webHidden/>
          </w:rPr>
          <w:fldChar w:fldCharType="separate"/>
        </w:r>
        <w:r>
          <w:rPr>
            <w:noProof/>
            <w:webHidden/>
          </w:rPr>
          <w:t>18</w:t>
        </w:r>
        <w:r>
          <w:rPr>
            <w:noProof/>
            <w:webHidden/>
          </w:rPr>
          <w:fldChar w:fldCharType="end"/>
        </w:r>
      </w:hyperlink>
    </w:p>
    <w:p w14:paraId="18DE1758" w14:textId="59BE1F12"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0985" w:history="1">
        <w:r w:rsidRPr="00C83CCA">
          <w:rPr>
            <w:rStyle w:val="Hyperlink"/>
            <w:noProof/>
          </w:rPr>
          <w:t>5.1.4</w:t>
        </w:r>
        <w:r>
          <w:rPr>
            <w:rFonts w:asciiTheme="minorHAnsi" w:eastAsiaTheme="minorEastAsia" w:hAnsiTheme="minorHAnsi" w:cstheme="minorBidi"/>
            <w:noProof/>
            <w:kern w:val="2"/>
            <w14:ligatures w14:val="standardContextual"/>
          </w:rPr>
          <w:tab/>
        </w:r>
        <w:r w:rsidRPr="00C83CCA">
          <w:rPr>
            <w:rStyle w:val="Hyperlink"/>
            <w:noProof/>
          </w:rPr>
          <w:t>TECHNICAL KICKOFF MEETING</w:t>
        </w:r>
        <w:r>
          <w:rPr>
            <w:noProof/>
            <w:webHidden/>
          </w:rPr>
          <w:tab/>
        </w:r>
        <w:r>
          <w:rPr>
            <w:noProof/>
            <w:webHidden/>
          </w:rPr>
          <w:fldChar w:fldCharType="begin"/>
        </w:r>
        <w:r>
          <w:rPr>
            <w:noProof/>
            <w:webHidden/>
          </w:rPr>
          <w:instrText xml:space="preserve"> PAGEREF _Toc220330985 \h </w:instrText>
        </w:r>
        <w:r>
          <w:rPr>
            <w:noProof/>
            <w:webHidden/>
          </w:rPr>
        </w:r>
        <w:r>
          <w:rPr>
            <w:noProof/>
            <w:webHidden/>
          </w:rPr>
          <w:fldChar w:fldCharType="separate"/>
        </w:r>
        <w:r>
          <w:rPr>
            <w:noProof/>
            <w:webHidden/>
          </w:rPr>
          <w:t>18</w:t>
        </w:r>
        <w:r>
          <w:rPr>
            <w:noProof/>
            <w:webHidden/>
          </w:rPr>
          <w:fldChar w:fldCharType="end"/>
        </w:r>
      </w:hyperlink>
    </w:p>
    <w:p w14:paraId="1B32578C" w14:textId="35954CAD"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0986" w:history="1">
        <w:r w:rsidRPr="00C83CCA">
          <w:rPr>
            <w:rStyle w:val="Hyperlink"/>
            <w:noProof/>
          </w:rPr>
          <w:t>5.1.5</w:t>
        </w:r>
        <w:r>
          <w:rPr>
            <w:rFonts w:asciiTheme="minorHAnsi" w:eastAsiaTheme="minorEastAsia" w:hAnsiTheme="minorHAnsi" w:cstheme="minorBidi"/>
            <w:noProof/>
            <w:kern w:val="2"/>
            <w14:ligatures w14:val="standardContextual"/>
          </w:rPr>
          <w:tab/>
        </w:r>
        <w:r w:rsidRPr="00C83CCA">
          <w:rPr>
            <w:rStyle w:val="Hyperlink"/>
            <w:noProof/>
          </w:rPr>
          <w:t>TRAINING</w:t>
        </w:r>
        <w:r>
          <w:rPr>
            <w:noProof/>
            <w:webHidden/>
          </w:rPr>
          <w:tab/>
        </w:r>
        <w:r>
          <w:rPr>
            <w:noProof/>
            <w:webHidden/>
          </w:rPr>
          <w:fldChar w:fldCharType="begin"/>
        </w:r>
        <w:r>
          <w:rPr>
            <w:noProof/>
            <w:webHidden/>
          </w:rPr>
          <w:instrText xml:space="preserve"> PAGEREF _Toc220330986 \h </w:instrText>
        </w:r>
        <w:r>
          <w:rPr>
            <w:noProof/>
            <w:webHidden/>
          </w:rPr>
        </w:r>
        <w:r>
          <w:rPr>
            <w:noProof/>
            <w:webHidden/>
          </w:rPr>
          <w:fldChar w:fldCharType="separate"/>
        </w:r>
        <w:r>
          <w:rPr>
            <w:noProof/>
            <w:webHidden/>
          </w:rPr>
          <w:t>18</w:t>
        </w:r>
        <w:r>
          <w:rPr>
            <w:noProof/>
            <w:webHidden/>
          </w:rPr>
          <w:fldChar w:fldCharType="end"/>
        </w:r>
      </w:hyperlink>
    </w:p>
    <w:p w14:paraId="755561C2" w14:textId="3569747A" w:rsidR="00681B8C" w:rsidRDefault="00681B8C">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0330987" w:history="1">
        <w:r w:rsidRPr="00C83CCA">
          <w:rPr>
            <w:rStyle w:val="Hyperlink"/>
            <w:rFonts w:eastAsia="Calibri"/>
            <w:noProof/>
          </w:rPr>
          <w:t>5.1.5.1</w:t>
        </w:r>
        <w:r>
          <w:rPr>
            <w:rFonts w:asciiTheme="minorHAnsi" w:eastAsiaTheme="minorEastAsia" w:hAnsiTheme="minorHAnsi" w:cstheme="minorBidi"/>
            <w:noProof/>
            <w:kern w:val="2"/>
            <w14:ligatures w14:val="standardContextual"/>
          </w:rPr>
          <w:tab/>
        </w:r>
        <w:r w:rsidRPr="00C83CCA">
          <w:rPr>
            <w:rStyle w:val="Hyperlink"/>
            <w:rFonts w:eastAsia="Calibri"/>
            <w:noProof/>
          </w:rPr>
          <w:t>PRIVACY TRAINING</w:t>
        </w:r>
        <w:r>
          <w:rPr>
            <w:noProof/>
            <w:webHidden/>
          </w:rPr>
          <w:tab/>
        </w:r>
        <w:r>
          <w:rPr>
            <w:noProof/>
            <w:webHidden/>
          </w:rPr>
          <w:fldChar w:fldCharType="begin"/>
        </w:r>
        <w:r>
          <w:rPr>
            <w:noProof/>
            <w:webHidden/>
          </w:rPr>
          <w:instrText xml:space="preserve"> PAGEREF _Toc220330987 \h </w:instrText>
        </w:r>
        <w:r>
          <w:rPr>
            <w:noProof/>
            <w:webHidden/>
          </w:rPr>
        </w:r>
        <w:r>
          <w:rPr>
            <w:noProof/>
            <w:webHidden/>
          </w:rPr>
          <w:fldChar w:fldCharType="separate"/>
        </w:r>
        <w:r>
          <w:rPr>
            <w:noProof/>
            <w:webHidden/>
          </w:rPr>
          <w:t>18</w:t>
        </w:r>
        <w:r>
          <w:rPr>
            <w:noProof/>
            <w:webHidden/>
          </w:rPr>
          <w:fldChar w:fldCharType="end"/>
        </w:r>
      </w:hyperlink>
    </w:p>
    <w:p w14:paraId="67944FC0" w14:textId="6A7CA8F6" w:rsidR="00681B8C" w:rsidRDefault="00681B8C">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0330988" w:history="1">
        <w:r w:rsidRPr="00C83CCA">
          <w:rPr>
            <w:rStyle w:val="Hyperlink"/>
            <w:rFonts w:eastAsia="Calibri"/>
            <w:noProof/>
          </w:rPr>
          <w:t>5.1.5.2</w:t>
        </w:r>
        <w:r>
          <w:rPr>
            <w:rFonts w:asciiTheme="minorHAnsi" w:eastAsiaTheme="minorEastAsia" w:hAnsiTheme="minorHAnsi" w:cstheme="minorBidi"/>
            <w:noProof/>
            <w:kern w:val="2"/>
            <w14:ligatures w14:val="standardContextual"/>
          </w:rPr>
          <w:tab/>
        </w:r>
        <w:r w:rsidRPr="00C83CCA">
          <w:rPr>
            <w:rStyle w:val="Hyperlink"/>
            <w:rFonts w:eastAsia="Calibri"/>
            <w:noProof/>
          </w:rPr>
          <w:t>ELEVATED PERMISSIONS TRAINING</w:t>
        </w:r>
        <w:r>
          <w:rPr>
            <w:noProof/>
            <w:webHidden/>
          </w:rPr>
          <w:tab/>
        </w:r>
        <w:r>
          <w:rPr>
            <w:noProof/>
            <w:webHidden/>
          </w:rPr>
          <w:fldChar w:fldCharType="begin"/>
        </w:r>
        <w:r>
          <w:rPr>
            <w:noProof/>
            <w:webHidden/>
          </w:rPr>
          <w:instrText xml:space="preserve"> PAGEREF _Toc220330988 \h </w:instrText>
        </w:r>
        <w:r>
          <w:rPr>
            <w:noProof/>
            <w:webHidden/>
          </w:rPr>
        </w:r>
        <w:r>
          <w:rPr>
            <w:noProof/>
            <w:webHidden/>
          </w:rPr>
          <w:fldChar w:fldCharType="separate"/>
        </w:r>
        <w:r>
          <w:rPr>
            <w:noProof/>
            <w:webHidden/>
          </w:rPr>
          <w:t>19</w:t>
        </w:r>
        <w:r>
          <w:rPr>
            <w:noProof/>
            <w:webHidden/>
          </w:rPr>
          <w:fldChar w:fldCharType="end"/>
        </w:r>
      </w:hyperlink>
    </w:p>
    <w:p w14:paraId="3FC477C1" w14:textId="5CE4FB81"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0989" w:history="1">
        <w:r w:rsidRPr="00C83CCA">
          <w:rPr>
            <w:rStyle w:val="Hyperlink"/>
            <w:rFonts w:eastAsia="Calibri"/>
            <w:noProof/>
          </w:rPr>
          <w:t>5.1.6</w:t>
        </w:r>
        <w:r>
          <w:rPr>
            <w:rFonts w:asciiTheme="minorHAnsi" w:eastAsiaTheme="minorEastAsia" w:hAnsiTheme="minorHAnsi" w:cstheme="minorBidi"/>
            <w:noProof/>
            <w:kern w:val="2"/>
            <w14:ligatures w14:val="standardContextual"/>
          </w:rPr>
          <w:tab/>
        </w:r>
        <w:r w:rsidRPr="00C83CCA">
          <w:rPr>
            <w:rStyle w:val="Hyperlink"/>
            <w:noProof/>
          </w:rPr>
          <w:t>ONBOARDING</w:t>
        </w:r>
        <w:r>
          <w:rPr>
            <w:noProof/>
            <w:webHidden/>
          </w:rPr>
          <w:tab/>
        </w:r>
        <w:r>
          <w:rPr>
            <w:noProof/>
            <w:webHidden/>
          </w:rPr>
          <w:fldChar w:fldCharType="begin"/>
        </w:r>
        <w:r>
          <w:rPr>
            <w:noProof/>
            <w:webHidden/>
          </w:rPr>
          <w:instrText xml:space="preserve"> PAGEREF _Toc220330989 \h </w:instrText>
        </w:r>
        <w:r>
          <w:rPr>
            <w:noProof/>
            <w:webHidden/>
          </w:rPr>
        </w:r>
        <w:r>
          <w:rPr>
            <w:noProof/>
            <w:webHidden/>
          </w:rPr>
          <w:fldChar w:fldCharType="separate"/>
        </w:r>
        <w:r>
          <w:rPr>
            <w:noProof/>
            <w:webHidden/>
          </w:rPr>
          <w:t>19</w:t>
        </w:r>
        <w:r>
          <w:rPr>
            <w:noProof/>
            <w:webHidden/>
          </w:rPr>
          <w:fldChar w:fldCharType="end"/>
        </w:r>
      </w:hyperlink>
    </w:p>
    <w:p w14:paraId="6F32FC61" w14:textId="031A2226"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0990" w:history="1">
        <w:r w:rsidRPr="00C83CCA">
          <w:rPr>
            <w:rStyle w:val="Hyperlink"/>
            <w:noProof/>
          </w:rPr>
          <w:t>5.1.7</w:t>
        </w:r>
        <w:r>
          <w:rPr>
            <w:rFonts w:asciiTheme="minorHAnsi" w:eastAsiaTheme="minorEastAsia" w:hAnsiTheme="minorHAnsi" w:cstheme="minorBidi"/>
            <w:noProof/>
            <w:kern w:val="2"/>
            <w14:ligatures w14:val="standardContextual"/>
          </w:rPr>
          <w:tab/>
        </w:r>
        <w:r w:rsidRPr="00C83CCA">
          <w:rPr>
            <w:rStyle w:val="Hyperlink"/>
            <w:noProof/>
          </w:rPr>
          <w:t>PRODUCT MANAGEMENT AND OVERSIGHT/KEY PERSONNEL</w:t>
        </w:r>
        <w:r>
          <w:rPr>
            <w:noProof/>
            <w:webHidden/>
          </w:rPr>
          <w:tab/>
        </w:r>
        <w:r>
          <w:rPr>
            <w:noProof/>
            <w:webHidden/>
          </w:rPr>
          <w:fldChar w:fldCharType="begin"/>
        </w:r>
        <w:r>
          <w:rPr>
            <w:noProof/>
            <w:webHidden/>
          </w:rPr>
          <w:instrText xml:space="preserve"> PAGEREF _Toc220330990 \h </w:instrText>
        </w:r>
        <w:r>
          <w:rPr>
            <w:noProof/>
            <w:webHidden/>
          </w:rPr>
        </w:r>
        <w:r>
          <w:rPr>
            <w:noProof/>
            <w:webHidden/>
          </w:rPr>
          <w:fldChar w:fldCharType="separate"/>
        </w:r>
        <w:r>
          <w:rPr>
            <w:noProof/>
            <w:webHidden/>
          </w:rPr>
          <w:t>19</w:t>
        </w:r>
        <w:r>
          <w:rPr>
            <w:noProof/>
            <w:webHidden/>
          </w:rPr>
          <w:fldChar w:fldCharType="end"/>
        </w:r>
      </w:hyperlink>
    </w:p>
    <w:p w14:paraId="12090A34" w14:textId="41A59E63"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0991" w:history="1">
        <w:r w:rsidRPr="00C83CCA">
          <w:rPr>
            <w:rStyle w:val="Hyperlink"/>
            <w:noProof/>
          </w:rPr>
          <w:t>5.2</w:t>
        </w:r>
        <w:r>
          <w:rPr>
            <w:rFonts w:asciiTheme="minorHAnsi" w:eastAsiaTheme="minorEastAsia" w:hAnsiTheme="minorHAnsi" w:cstheme="minorBidi"/>
            <w:noProof/>
            <w:kern w:val="2"/>
            <w14:ligatures w14:val="standardContextual"/>
          </w:rPr>
          <w:tab/>
        </w:r>
        <w:r w:rsidRPr="00C83CCA">
          <w:rPr>
            <w:rStyle w:val="Hyperlink"/>
            <w:noProof/>
          </w:rPr>
          <w:t>CAPABILITY DELIVERY LIFECYCLE MANAGEMENT</w:t>
        </w:r>
        <w:r>
          <w:rPr>
            <w:noProof/>
            <w:webHidden/>
          </w:rPr>
          <w:tab/>
        </w:r>
        <w:r>
          <w:rPr>
            <w:noProof/>
            <w:webHidden/>
          </w:rPr>
          <w:fldChar w:fldCharType="begin"/>
        </w:r>
        <w:r>
          <w:rPr>
            <w:noProof/>
            <w:webHidden/>
          </w:rPr>
          <w:instrText xml:space="preserve"> PAGEREF _Toc220330991 \h </w:instrText>
        </w:r>
        <w:r>
          <w:rPr>
            <w:noProof/>
            <w:webHidden/>
          </w:rPr>
        </w:r>
        <w:r>
          <w:rPr>
            <w:noProof/>
            <w:webHidden/>
          </w:rPr>
          <w:fldChar w:fldCharType="separate"/>
        </w:r>
        <w:r>
          <w:rPr>
            <w:noProof/>
            <w:webHidden/>
          </w:rPr>
          <w:t>27</w:t>
        </w:r>
        <w:r>
          <w:rPr>
            <w:noProof/>
            <w:webHidden/>
          </w:rPr>
          <w:fldChar w:fldCharType="end"/>
        </w:r>
      </w:hyperlink>
    </w:p>
    <w:p w14:paraId="7FD93531" w14:textId="41BB3ED4"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0992" w:history="1">
        <w:r w:rsidRPr="00C83CCA">
          <w:rPr>
            <w:rStyle w:val="Hyperlink"/>
            <w:noProof/>
          </w:rPr>
          <w:t>5.2.1</w:t>
        </w:r>
        <w:r>
          <w:rPr>
            <w:rFonts w:asciiTheme="minorHAnsi" w:eastAsiaTheme="minorEastAsia" w:hAnsiTheme="minorHAnsi" w:cstheme="minorBidi"/>
            <w:noProof/>
            <w:kern w:val="2"/>
            <w14:ligatures w14:val="standardContextual"/>
          </w:rPr>
          <w:tab/>
        </w:r>
        <w:r w:rsidRPr="00C83CCA">
          <w:rPr>
            <w:rStyle w:val="Hyperlink"/>
            <w:noProof/>
          </w:rPr>
          <w:t>AGILE REQUIREMENTS ELICITATION AND ELABORATION</w:t>
        </w:r>
        <w:r>
          <w:rPr>
            <w:noProof/>
            <w:webHidden/>
          </w:rPr>
          <w:tab/>
        </w:r>
        <w:r>
          <w:rPr>
            <w:noProof/>
            <w:webHidden/>
          </w:rPr>
          <w:fldChar w:fldCharType="begin"/>
        </w:r>
        <w:r>
          <w:rPr>
            <w:noProof/>
            <w:webHidden/>
          </w:rPr>
          <w:instrText xml:space="preserve"> PAGEREF _Toc220330992 \h </w:instrText>
        </w:r>
        <w:r>
          <w:rPr>
            <w:noProof/>
            <w:webHidden/>
          </w:rPr>
        </w:r>
        <w:r>
          <w:rPr>
            <w:noProof/>
            <w:webHidden/>
          </w:rPr>
          <w:fldChar w:fldCharType="separate"/>
        </w:r>
        <w:r>
          <w:rPr>
            <w:noProof/>
            <w:webHidden/>
          </w:rPr>
          <w:t>28</w:t>
        </w:r>
        <w:r>
          <w:rPr>
            <w:noProof/>
            <w:webHidden/>
          </w:rPr>
          <w:fldChar w:fldCharType="end"/>
        </w:r>
      </w:hyperlink>
    </w:p>
    <w:p w14:paraId="4ADAA3DE" w14:textId="34EE53BD"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0993" w:history="1">
        <w:r w:rsidRPr="00C83CCA">
          <w:rPr>
            <w:rStyle w:val="Hyperlink"/>
            <w:rFonts w:eastAsia="Calibri"/>
            <w:noProof/>
          </w:rPr>
          <w:t>5.2.2</w:t>
        </w:r>
        <w:r>
          <w:rPr>
            <w:rFonts w:asciiTheme="minorHAnsi" w:eastAsiaTheme="minorEastAsia" w:hAnsiTheme="minorHAnsi" w:cstheme="minorBidi"/>
            <w:noProof/>
            <w:kern w:val="2"/>
            <w14:ligatures w14:val="standardContextual"/>
          </w:rPr>
          <w:tab/>
        </w:r>
        <w:r w:rsidRPr="00C83CCA">
          <w:rPr>
            <w:rStyle w:val="Hyperlink"/>
            <w:rFonts w:eastAsia="Calibri"/>
            <w:noProof/>
          </w:rPr>
          <w:t>USER CENTERED DESIGN (UCD)</w:t>
        </w:r>
        <w:r>
          <w:rPr>
            <w:noProof/>
            <w:webHidden/>
          </w:rPr>
          <w:tab/>
        </w:r>
        <w:r>
          <w:rPr>
            <w:noProof/>
            <w:webHidden/>
          </w:rPr>
          <w:fldChar w:fldCharType="begin"/>
        </w:r>
        <w:r>
          <w:rPr>
            <w:noProof/>
            <w:webHidden/>
          </w:rPr>
          <w:instrText xml:space="preserve"> PAGEREF _Toc220330993 \h </w:instrText>
        </w:r>
        <w:r>
          <w:rPr>
            <w:noProof/>
            <w:webHidden/>
          </w:rPr>
        </w:r>
        <w:r>
          <w:rPr>
            <w:noProof/>
            <w:webHidden/>
          </w:rPr>
          <w:fldChar w:fldCharType="separate"/>
        </w:r>
        <w:r>
          <w:rPr>
            <w:noProof/>
            <w:webHidden/>
          </w:rPr>
          <w:t>30</w:t>
        </w:r>
        <w:r>
          <w:rPr>
            <w:noProof/>
            <w:webHidden/>
          </w:rPr>
          <w:fldChar w:fldCharType="end"/>
        </w:r>
      </w:hyperlink>
    </w:p>
    <w:p w14:paraId="40CD5A48" w14:textId="0584815B"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0994" w:history="1">
        <w:r w:rsidRPr="00C83CCA">
          <w:rPr>
            <w:rStyle w:val="Hyperlink"/>
            <w:noProof/>
          </w:rPr>
          <w:t>5.2.3</w:t>
        </w:r>
        <w:r>
          <w:rPr>
            <w:rFonts w:asciiTheme="minorHAnsi" w:eastAsiaTheme="minorEastAsia" w:hAnsiTheme="minorHAnsi" w:cstheme="minorBidi"/>
            <w:noProof/>
            <w:kern w:val="2"/>
            <w14:ligatures w14:val="standardContextual"/>
          </w:rPr>
          <w:tab/>
        </w:r>
        <w:r w:rsidRPr="00C83CCA">
          <w:rPr>
            <w:rStyle w:val="Hyperlink"/>
            <w:noProof/>
          </w:rPr>
          <w:t>SOLUTION ARCHITECTURE &amp; ENGINEERING</w:t>
        </w:r>
        <w:r>
          <w:rPr>
            <w:noProof/>
            <w:webHidden/>
          </w:rPr>
          <w:tab/>
        </w:r>
        <w:r>
          <w:rPr>
            <w:noProof/>
            <w:webHidden/>
          </w:rPr>
          <w:fldChar w:fldCharType="begin"/>
        </w:r>
        <w:r>
          <w:rPr>
            <w:noProof/>
            <w:webHidden/>
          </w:rPr>
          <w:instrText xml:space="preserve"> PAGEREF _Toc220330994 \h </w:instrText>
        </w:r>
        <w:r>
          <w:rPr>
            <w:noProof/>
            <w:webHidden/>
          </w:rPr>
        </w:r>
        <w:r>
          <w:rPr>
            <w:noProof/>
            <w:webHidden/>
          </w:rPr>
          <w:fldChar w:fldCharType="separate"/>
        </w:r>
        <w:r>
          <w:rPr>
            <w:noProof/>
            <w:webHidden/>
          </w:rPr>
          <w:t>31</w:t>
        </w:r>
        <w:r>
          <w:rPr>
            <w:noProof/>
            <w:webHidden/>
          </w:rPr>
          <w:fldChar w:fldCharType="end"/>
        </w:r>
      </w:hyperlink>
    </w:p>
    <w:p w14:paraId="210D65CF" w14:textId="449FF63A"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0995" w:history="1">
        <w:r w:rsidRPr="00C83CCA">
          <w:rPr>
            <w:rStyle w:val="Hyperlink"/>
            <w:noProof/>
          </w:rPr>
          <w:t>5.2.4</w:t>
        </w:r>
        <w:r>
          <w:rPr>
            <w:rFonts w:asciiTheme="minorHAnsi" w:eastAsiaTheme="minorEastAsia" w:hAnsiTheme="minorHAnsi" w:cstheme="minorBidi"/>
            <w:noProof/>
            <w:kern w:val="2"/>
            <w14:ligatures w14:val="standardContextual"/>
          </w:rPr>
          <w:tab/>
        </w:r>
        <w:r w:rsidRPr="00C83CCA">
          <w:rPr>
            <w:rStyle w:val="Hyperlink"/>
            <w:noProof/>
          </w:rPr>
          <w:t>PRODUCT DELIVERY ROADMAP AND PI PLANNING</w:t>
        </w:r>
        <w:r>
          <w:rPr>
            <w:noProof/>
            <w:webHidden/>
          </w:rPr>
          <w:tab/>
        </w:r>
        <w:r>
          <w:rPr>
            <w:noProof/>
            <w:webHidden/>
          </w:rPr>
          <w:fldChar w:fldCharType="begin"/>
        </w:r>
        <w:r>
          <w:rPr>
            <w:noProof/>
            <w:webHidden/>
          </w:rPr>
          <w:instrText xml:space="preserve"> PAGEREF _Toc220330995 \h </w:instrText>
        </w:r>
        <w:r>
          <w:rPr>
            <w:noProof/>
            <w:webHidden/>
          </w:rPr>
        </w:r>
        <w:r>
          <w:rPr>
            <w:noProof/>
            <w:webHidden/>
          </w:rPr>
          <w:fldChar w:fldCharType="separate"/>
        </w:r>
        <w:r>
          <w:rPr>
            <w:noProof/>
            <w:webHidden/>
          </w:rPr>
          <w:t>32</w:t>
        </w:r>
        <w:r>
          <w:rPr>
            <w:noProof/>
            <w:webHidden/>
          </w:rPr>
          <w:fldChar w:fldCharType="end"/>
        </w:r>
      </w:hyperlink>
    </w:p>
    <w:p w14:paraId="1A076E06" w14:textId="25D8054C" w:rsidR="00681B8C" w:rsidRDefault="00681B8C">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0330996" w:history="1">
        <w:r w:rsidRPr="00C83CCA">
          <w:rPr>
            <w:rStyle w:val="Hyperlink"/>
            <w:noProof/>
          </w:rPr>
          <w:t>5.2.4.1</w:t>
        </w:r>
        <w:r>
          <w:rPr>
            <w:rFonts w:asciiTheme="minorHAnsi" w:eastAsiaTheme="minorEastAsia" w:hAnsiTheme="minorHAnsi" w:cstheme="minorBidi"/>
            <w:noProof/>
            <w:kern w:val="2"/>
            <w14:ligatures w14:val="standardContextual"/>
          </w:rPr>
          <w:tab/>
        </w:r>
        <w:r w:rsidRPr="00C83CCA">
          <w:rPr>
            <w:rStyle w:val="Hyperlink"/>
            <w:noProof/>
          </w:rPr>
          <w:t>TEAM PLANNING</w:t>
        </w:r>
        <w:r>
          <w:rPr>
            <w:noProof/>
            <w:webHidden/>
          </w:rPr>
          <w:tab/>
        </w:r>
        <w:r>
          <w:rPr>
            <w:noProof/>
            <w:webHidden/>
          </w:rPr>
          <w:fldChar w:fldCharType="begin"/>
        </w:r>
        <w:r>
          <w:rPr>
            <w:noProof/>
            <w:webHidden/>
          </w:rPr>
          <w:instrText xml:space="preserve"> PAGEREF _Toc220330996 \h </w:instrText>
        </w:r>
        <w:r>
          <w:rPr>
            <w:noProof/>
            <w:webHidden/>
          </w:rPr>
        </w:r>
        <w:r>
          <w:rPr>
            <w:noProof/>
            <w:webHidden/>
          </w:rPr>
          <w:fldChar w:fldCharType="separate"/>
        </w:r>
        <w:r>
          <w:rPr>
            <w:noProof/>
            <w:webHidden/>
          </w:rPr>
          <w:t>33</w:t>
        </w:r>
        <w:r>
          <w:rPr>
            <w:noProof/>
            <w:webHidden/>
          </w:rPr>
          <w:fldChar w:fldCharType="end"/>
        </w:r>
      </w:hyperlink>
    </w:p>
    <w:p w14:paraId="2A149C05" w14:textId="75B7EC71" w:rsidR="00681B8C" w:rsidRDefault="00681B8C">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0330997" w:history="1">
        <w:r w:rsidRPr="00C83CCA">
          <w:rPr>
            <w:rStyle w:val="Hyperlink"/>
            <w:noProof/>
          </w:rPr>
          <w:t>5.2.4.2</w:t>
        </w:r>
        <w:r>
          <w:rPr>
            <w:rFonts w:asciiTheme="minorHAnsi" w:eastAsiaTheme="minorEastAsia" w:hAnsiTheme="minorHAnsi" w:cstheme="minorBidi"/>
            <w:noProof/>
            <w:kern w:val="2"/>
            <w14:ligatures w14:val="standardContextual"/>
          </w:rPr>
          <w:tab/>
        </w:r>
        <w:r w:rsidRPr="00C83CCA">
          <w:rPr>
            <w:rStyle w:val="Hyperlink"/>
            <w:noProof/>
          </w:rPr>
          <w:t>AGILE EXECUTION</w:t>
        </w:r>
        <w:r>
          <w:rPr>
            <w:noProof/>
            <w:webHidden/>
          </w:rPr>
          <w:tab/>
        </w:r>
        <w:r>
          <w:rPr>
            <w:noProof/>
            <w:webHidden/>
          </w:rPr>
          <w:fldChar w:fldCharType="begin"/>
        </w:r>
        <w:r>
          <w:rPr>
            <w:noProof/>
            <w:webHidden/>
          </w:rPr>
          <w:instrText xml:space="preserve"> PAGEREF _Toc220330997 \h </w:instrText>
        </w:r>
        <w:r>
          <w:rPr>
            <w:noProof/>
            <w:webHidden/>
          </w:rPr>
        </w:r>
        <w:r>
          <w:rPr>
            <w:noProof/>
            <w:webHidden/>
          </w:rPr>
          <w:fldChar w:fldCharType="separate"/>
        </w:r>
        <w:r>
          <w:rPr>
            <w:noProof/>
            <w:webHidden/>
          </w:rPr>
          <w:t>34</w:t>
        </w:r>
        <w:r>
          <w:rPr>
            <w:noProof/>
            <w:webHidden/>
          </w:rPr>
          <w:fldChar w:fldCharType="end"/>
        </w:r>
      </w:hyperlink>
    </w:p>
    <w:p w14:paraId="73B23C5D" w14:textId="3153EB84"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0998" w:history="1">
        <w:r w:rsidRPr="00C83CCA">
          <w:rPr>
            <w:rStyle w:val="Hyperlink"/>
            <w:noProof/>
          </w:rPr>
          <w:t>5.2.5</w:t>
        </w:r>
        <w:r>
          <w:rPr>
            <w:rFonts w:asciiTheme="minorHAnsi" w:eastAsiaTheme="minorEastAsia" w:hAnsiTheme="minorHAnsi" w:cstheme="minorBidi"/>
            <w:noProof/>
            <w:kern w:val="2"/>
            <w14:ligatures w14:val="standardContextual"/>
          </w:rPr>
          <w:tab/>
        </w:r>
        <w:r w:rsidRPr="00C83CCA">
          <w:rPr>
            <w:rStyle w:val="Hyperlink"/>
            <w:noProof/>
          </w:rPr>
          <w:t>VA PROCESSES, COMPLIANCE AND DOCUMENTATION</w:t>
        </w:r>
        <w:r>
          <w:rPr>
            <w:noProof/>
            <w:webHidden/>
          </w:rPr>
          <w:tab/>
        </w:r>
        <w:r>
          <w:rPr>
            <w:noProof/>
            <w:webHidden/>
          </w:rPr>
          <w:fldChar w:fldCharType="begin"/>
        </w:r>
        <w:r>
          <w:rPr>
            <w:noProof/>
            <w:webHidden/>
          </w:rPr>
          <w:instrText xml:space="preserve"> PAGEREF _Toc220330998 \h </w:instrText>
        </w:r>
        <w:r>
          <w:rPr>
            <w:noProof/>
            <w:webHidden/>
          </w:rPr>
        </w:r>
        <w:r>
          <w:rPr>
            <w:noProof/>
            <w:webHidden/>
          </w:rPr>
          <w:fldChar w:fldCharType="separate"/>
        </w:r>
        <w:r>
          <w:rPr>
            <w:noProof/>
            <w:webHidden/>
          </w:rPr>
          <w:t>36</w:t>
        </w:r>
        <w:r>
          <w:rPr>
            <w:noProof/>
            <w:webHidden/>
          </w:rPr>
          <w:fldChar w:fldCharType="end"/>
        </w:r>
      </w:hyperlink>
    </w:p>
    <w:p w14:paraId="17C29FBE" w14:textId="5131AA38"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0999" w:history="1">
        <w:r w:rsidRPr="00C83CCA">
          <w:rPr>
            <w:rStyle w:val="Hyperlink"/>
            <w:rFonts w:eastAsia="Calibri"/>
            <w:noProof/>
          </w:rPr>
          <w:t>5.2.6</w:t>
        </w:r>
        <w:r>
          <w:rPr>
            <w:rFonts w:asciiTheme="minorHAnsi" w:eastAsiaTheme="minorEastAsia" w:hAnsiTheme="minorHAnsi" w:cstheme="minorBidi"/>
            <w:noProof/>
            <w:kern w:val="2"/>
            <w14:ligatures w14:val="standardContextual"/>
          </w:rPr>
          <w:tab/>
        </w:r>
        <w:r w:rsidRPr="00C83CCA">
          <w:rPr>
            <w:rStyle w:val="Hyperlink"/>
            <w:noProof/>
          </w:rPr>
          <w:t>PRODUCT DEPLOYMENT</w:t>
        </w:r>
        <w:r>
          <w:rPr>
            <w:noProof/>
            <w:webHidden/>
          </w:rPr>
          <w:tab/>
        </w:r>
        <w:r>
          <w:rPr>
            <w:noProof/>
            <w:webHidden/>
          </w:rPr>
          <w:fldChar w:fldCharType="begin"/>
        </w:r>
        <w:r>
          <w:rPr>
            <w:noProof/>
            <w:webHidden/>
          </w:rPr>
          <w:instrText xml:space="preserve"> PAGEREF _Toc220330999 \h </w:instrText>
        </w:r>
        <w:r>
          <w:rPr>
            <w:noProof/>
            <w:webHidden/>
          </w:rPr>
        </w:r>
        <w:r>
          <w:rPr>
            <w:noProof/>
            <w:webHidden/>
          </w:rPr>
          <w:fldChar w:fldCharType="separate"/>
        </w:r>
        <w:r>
          <w:rPr>
            <w:noProof/>
            <w:webHidden/>
          </w:rPr>
          <w:t>38</w:t>
        </w:r>
        <w:r>
          <w:rPr>
            <w:noProof/>
            <w:webHidden/>
          </w:rPr>
          <w:fldChar w:fldCharType="end"/>
        </w:r>
      </w:hyperlink>
    </w:p>
    <w:p w14:paraId="2076FB7D" w14:textId="5D17B35C" w:rsidR="00681B8C" w:rsidRDefault="00681B8C">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0331000" w:history="1">
        <w:r w:rsidRPr="00C83CCA">
          <w:rPr>
            <w:rStyle w:val="Hyperlink"/>
            <w:rFonts w:eastAsia="Calibri"/>
            <w:noProof/>
          </w:rPr>
          <w:t>5.2.6.1</w:t>
        </w:r>
        <w:r>
          <w:rPr>
            <w:rFonts w:asciiTheme="minorHAnsi" w:eastAsiaTheme="minorEastAsia" w:hAnsiTheme="minorHAnsi" w:cstheme="minorBidi"/>
            <w:noProof/>
            <w:kern w:val="2"/>
            <w14:ligatures w14:val="standardContextual"/>
          </w:rPr>
          <w:tab/>
        </w:r>
        <w:r w:rsidRPr="00C83CCA">
          <w:rPr>
            <w:rStyle w:val="Hyperlink"/>
            <w:rFonts w:eastAsia="Calibri"/>
            <w:noProof/>
          </w:rPr>
          <w:t>SUSTAINMENT READINESS, FAILURE, AND RE-ENTRY REQUIREMENTS</w:t>
        </w:r>
        <w:r>
          <w:rPr>
            <w:noProof/>
            <w:webHidden/>
          </w:rPr>
          <w:tab/>
        </w:r>
        <w:r>
          <w:rPr>
            <w:noProof/>
            <w:webHidden/>
          </w:rPr>
          <w:fldChar w:fldCharType="begin"/>
        </w:r>
        <w:r>
          <w:rPr>
            <w:noProof/>
            <w:webHidden/>
          </w:rPr>
          <w:instrText xml:space="preserve"> PAGEREF _Toc220331000 \h </w:instrText>
        </w:r>
        <w:r>
          <w:rPr>
            <w:noProof/>
            <w:webHidden/>
          </w:rPr>
        </w:r>
        <w:r>
          <w:rPr>
            <w:noProof/>
            <w:webHidden/>
          </w:rPr>
          <w:fldChar w:fldCharType="separate"/>
        </w:r>
        <w:r>
          <w:rPr>
            <w:noProof/>
            <w:webHidden/>
          </w:rPr>
          <w:t>39</w:t>
        </w:r>
        <w:r>
          <w:rPr>
            <w:noProof/>
            <w:webHidden/>
          </w:rPr>
          <w:fldChar w:fldCharType="end"/>
        </w:r>
      </w:hyperlink>
    </w:p>
    <w:p w14:paraId="0F9ABE7C" w14:textId="0F44F526" w:rsidR="00681B8C" w:rsidRDefault="00681B8C">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0331001" w:history="1">
        <w:r w:rsidRPr="00C83CCA">
          <w:rPr>
            <w:rStyle w:val="Hyperlink"/>
            <w:rFonts w:eastAsia="Calibri"/>
            <w:noProof/>
          </w:rPr>
          <w:t>5.2.6.2</w:t>
        </w:r>
        <w:r>
          <w:rPr>
            <w:rFonts w:asciiTheme="minorHAnsi" w:eastAsiaTheme="minorEastAsia" w:hAnsiTheme="minorHAnsi" w:cstheme="minorBidi"/>
            <w:noProof/>
            <w:kern w:val="2"/>
            <w14:ligatures w14:val="standardContextual"/>
          </w:rPr>
          <w:tab/>
        </w:r>
        <w:r w:rsidRPr="00C83CCA">
          <w:rPr>
            <w:rStyle w:val="Hyperlink"/>
            <w:rFonts w:eastAsia="Calibri"/>
            <w:noProof/>
          </w:rPr>
          <w:t>REMOVAL FROM SUSTAINMENT FOR ACTIVE DEVELOPMENT</w:t>
        </w:r>
        <w:r>
          <w:rPr>
            <w:noProof/>
            <w:webHidden/>
          </w:rPr>
          <w:tab/>
        </w:r>
        <w:r>
          <w:rPr>
            <w:noProof/>
            <w:webHidden/>
          </w:rPr>
          <w:fldChar w:fldCharType="begin"/>
        </w:r>
        <w:r>
          <w:rPr>
            <w:noProof/>
            <w:webHidden/>
          </w:rPr>
          <w:instrText xml:space="preserve"> PAGEREF _Toc220331001 \h </w:instrText>
        </w:r>
        <w:r>
          <w:rPr>
            <w:noProof/>
            <w:webHidden/>
          </w:rPr>
        </w:r>
        <w:r>
          <w:rPr>
            <w:noProof/>
            <w:webHidden/>
          </w:rPr>
          <w:fldChar w:fldCharType="separate"/>
        </w:r>
        <w:r>
          <w:rPr>
            <w:noProof/>
            <w:webHidden/>
          </w:rPr>
          <w:t>40</w:t>
        </w:r>
        <w:r>
          <w:rPr>
            <w:noProof/>
            <w:webHidden/>
          </w:rPr>
          <w:fldChar w:fldCharType="end"/>
        </w:r>
      </w:hyperlink>
    </w:p>
    <w:p w14:paraId="3E8A46E1" w14:textId="5D0EA6B9" w:rsidR="00681B8C" w:rsidRDefault="00681B8C">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0331002" w:history="1">
        <w:r w:rsidRPr="00C83CCA">
          <w:rPr>
            <w:rStyle w:val="Hyperlink"/>
            <w:rFonts w:eastAsia="Calibri"/>
            <w:noProof/>
          </w:rPr>
          <w:t>5.2.6.3</w:t>
        </w:r>
        <w:r>
          <w:rPr>
            <w:rFonts w:asciiTheme="minorHAnsi" w:eastAsiaTheme="minorEastAsia" w:hAnsiTheme="minorHAnsi" w:cstheme="minorBidi"/>
            <w:noProof/>
            <w:kern w:val="2"/>
            <w14:ligatures w14:val="standardContextual"/>
          </w:rPr>
          <w:tab/>
        </w:r>
        <w:r w:rsidRPr="00C83CCA">
          <w:rPr>
            <w:rStyle w:val="Hyperlink"/>
            <w:rFonts w:eastAsia="Calibri"/>
            <w:noProof/>
          </w:rPr>
          <w:t>RE-ENTRY TO SUSTAINMENT</w:t>
        </w:r>
        <w:r>
          <w:rPr>
            <w:noProof/>
            <w:webHidden/>
          </w:rPr>
          <w:tab/>
        </w:r>
        <w:r>
          <w:rPr>
            <w:noProof/>
            <w:webHidden/>
          </w:rPr>
          <w:fldChar w:fldCharType="begin"/>
        </w:r>
        <w:r>
          <w:rPr>
            <w:noProof/>
            <w:webHidden/>
          </w:rPr>
          <w:instrText xml:space="preserve"> PAGEREF _Toc220331002 \h </w:instrText>
        </w:r>
        <w:r>
          <w:rPr>
            <w:noProof/>
            <w:webHidden/>
          </w:rPr>
        </w:r>
        <w:r>
          <w:rPr>
            <w:noProof/>
            <w:webHidden/>
          </w:rPr>
          <w:fldChar w:fldCharType="separate"/>
        </w:r>
        <w:r>
          <w:rPr>
            <w:noProof/>
            <w:webHidden/>
          </w:rPr>
          <w:t>40</w:t>
        </w:r>
        <w:r>
          <w:rPr>
            <w:noProof/>
            <w:webHidden/>
          </w:rPr>
          <w:fldChar w:fldCharType="end"/>
        </w:r>
      </w:hyperlink>
    </w:p>
    <w:p w14:paraId="59CE098B" w14:textId="3C07FFE0"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03" w:history="1">
        <w:r w:rsidRPr="00C83CCA">
          <w:rPr>
            <w:rStyle w:val="Hyperlink"/>
            <w:noProof/>
          </w:rPr>
          <w:t>5.2.7</w:t>
        </w:r>
        <w:r>
          <w:rPr>
            <w:rFonts w:asciiTheme="minorHAnsi" w:eastAsiaTheme="minorEastAsia" w:hAnsiTheme="minorHAnsi" w:cstheme="minorBidi"/>
            <w:noProof/>
            <w:kern w:val="2"/>
            <w14:ligatures w14:val="standardContextual"/>
          </w:rPr>
          <w:tab/>
        </w:r>
        <w:r w:rsidRPr="00C83CCA">
          <w:rPr>
            <w:rStyle w:val="Hyperlink"/>
            <w:noProof/>
          </w:rPr>
          <w:t>TRAINING SERVICES</w:t>
        </w:r>
        <w:r>
          <w:rPr>
            <w:noProof/>
            <w:webHidden/>
          </w:rPr>
          <w:tab/>
        </w:r>
        <w:r>
          <w:rPr>
            <w:noProof/>
            <w:webHidden/>
          </w:rPr>
          <w:fldChar w:fldCharType="begin"/>
        </w:r>
        <w:r>
          <w:rPr>
            <w:noProof/>
            <w:webHidden/>
          </w:rPr>
          <w:instrText xml:space="preserve"> PAGEREF _Toc220331003 \h </w:instrText>
        </w:r>
        <w:r>
          <w:rPr>
            <w:noProof/>
            <w:webHidden/>
          </w:rPr>
        </w:r>
        <w:r>
          <w:rPr>
            <w:noProof/>
            <w:webHidden/>
          </w:rPr>
          <w:fldChar w:fldCharType="separate"/>
        </w:r>
        <w:r>
          <w:rPr>
            <w:noProof/>
            <w:webHidden/>
          </w:rPr>
          <w:t>41</w:t>
        </w:r>
        <w:r>
          <w:rPr>
            <w:noProof/>
            <w:webHidden/>
          </w:rPr>
          <w:fldChar w:fldCharType="end"/>
        </w:r>
      </w:hyperlink>
    </w:p>
    <w:p w14:paraId="5050F13D" w14:textId="2616CB6B"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04" w:history="1">
        <w:r w:rsidRPr="00C83CCA">
          <w:rPr>
            <w:rStyle w:val="Hyperlink"/>
            <w:rFonts w:eastAsia="Calibri"/>
            <w:noProof/>
          </w:rPr>
          <w:t>5.3</w:t>
        </w:r>
        <w:r>
          <w:rPr>
            <w:rFonts w:asciiTheme="minorHAnsi" w:eastAsiaTheme="minorEastAsia" w:hAnsiTheme="minorHAnsi" w:cstheme="minorBidi"/>
            <w:noProof/>
            <w:kern w:val="2"/>
            <w14:ligatures w14:val="standardContextual"/>
          </w:rPr>
          <w:tab/>
        </w:r>
        <w:r w:rsidRPr="00C83CCA">
          <w:rPr>
            <w:rStyle w:val="Hyperlink"/>
            <w:rFonts w:eastAsia="Calibri"/>
            <w:noProof/>
          </w:rPr>
          <w:t>EDGE SYSTEM INTEGRATOR SUPPLEMENTAL SUPPORT (T&amp;M)</w:t>
        </w:r>
        <w:r>
          <w:rPr>
            <w:noProof/>
            <w:webHidden/>
          </w:rPr>
          <w:tab/>
        </w:r>
        <w:r>
          <w:rPr>
            <w:noProof/>
            <w:webHidden/>
          </w:rPr>
          <w:fldChar w:fldCharType="begin"/>
        </w:r>
        <w:r>
          <w:rPr>
            <w:noProof/>
            <w:webHidden/>
          </w:rPr>
          <w:instrText xml:space="preserve"> PAGEREF _Toc220331004 \h </w:instrText>
        </w:r>
        <w:r>
          <w:rPr>
            <w:noProof/>
            <w:webHidden/>
          </w:rPr>
        </w:r>
        <w:r>
          <w:rPr>
            <w:noProof/>
            <w:webHidden/>
          </w:rPr>
          <w:fldChar w:fldCharType="separate"/>
        </w:r>
        <w:r>
          <w:rPr>
            <w:noProof/>
            <w:webHidden/>
          </w:rPr>
          <w:t>41</w:t>
        </w:r>
        <w:r>
          <w:rPr>
            <w:noProof/>
            <w:webHidden/>
          </w:rPr>
          <w:fldChar w:fldCharType="end"/>
        </w:r>
      </w:hyperlink>
    </w:p>
    <w:p w14:paraId="4C437F89" w14:textId="6B41FF77"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05" w:history="1">
        <w:r w:rsidRPr="00C83CCA">
          <w:rPr>
            <w:rStyle w:val="Hyperlink"/>
            <w:rFonts w:eastAsia="Calibri"/>
            <w:noProof/>
          </w:rPr>
          <w:t>5.4</w:t>
        </w:r>
        <w:r>
          <w:rPr>
            <w:rFonts w:asciiTheme="minorHAnsi" w:eastAsiaTheme="minorEastAsia" w:hAnsiTheme="minorHAnsi" w:cstheme="minorBidi"/>
            <w:noProof/>
            <w:kern w:val="2"/>
            <w14:ligatures w14:val="standardContextual"/>
          </w:rPr>
          <w:tab/>
        </w:r>
        <w:r w:rsidRPr="00C83CCA">
          <w:rPr>
            <w:rStyle w:val="Hyperlink"/>
            <w:rFonts w:eastAsia="Calibri"/>
            <w:noProof/>
          </w:rPr>
          <w:t>ENHANCEMENT/DEVELOPMENT DELIVERY TEAM (BASE AND ALL OPTION PERIODS)</w:t>
        </w:r>
        <w:r>
          <w:rPr>
            <w:noProof/>
            <w:webHidden/>
          </w:rPr>
          <w:tab/>
        </w:r>
        <w:r>
          <w:rPr>
            <w:noProof/>
            <w:webHidden/>
          </w:rPr>
          <w:fldChar w:fldCharType="begin"/>
        </w:r>
        <w:r>
          <w:rPr>
            <w:noProof/>
            <w:webHidden/>
          </w:rPr>
          <w:instrText xml:space="preserve"> PAGEREF _Toc220331005 \h </w:instrText>
        </w:r>
        <w:r>
          <w:rPr>
            <w:noProof/>
            <w:webHidden/>
          </w:rPr>
        </w:r>
        <w:r>
          <w:rPr>
            <w:noProof/>
            <w:webHidden/>
          </w:rPr>
          <w:fldChar w:fldCharType="separate"/>
        </w:r>
        <w:r>
          <w:rPr>
            <w:noProof/>
            <w:webHidden/>
          </w:rPr>
          <w:t>42</w:t>
        </w:r>
        <w:r>
          <w:rPr>
            <w:noProof/>
            <w:webHidden/>
          </w:rPr>
          <w:fldChar w:fldCharType="end"/>
        </w:r>
      </w:hyperlink>
    </w:p>
    <w:p w14:paraId="54808475" w14:textId="36C73151"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06" w:history="1">
        <w:r w:rsidRPr="00C83CCA">
          <w:rPr>
            <w:rStyle w:val="Hyperlink"/>
            <w:rFonts w:eastAsia="Calibri"/>
            <w:noProof/>
          </w:rPr>
          <w:t>5.5</w:t>
        </w:r>
        <w:r>
          <w:rPr>
            <w:rFonts w:asciiTheme="minorHAnsi" w:eastAsiaTheme="minorEastAsia" w:hAnsiTheme="minorHAnsi" w:cstheme="minorBidi"/>
            <w:noProof/>
            <w:kern w:val="2"/>
            <w14:ligatures w14:val="standardContextual"/>
          </w:rPr>
          <w:tab/>
        </w:r>
        <w:r w:rsidRPr="00C83CCA">
          <w:rPr>
            <w:rStyle w:val="Hyperlink"/>
            <w:rFonts w:eastAsia="Calibri"/>
            <w:noProof/>
          </w:rPr>
          <w:t>CONFIGURATION DELIVERY (OPTIONAL TASK 1) (NON-IT)</w:t>
        </w:r>
        <w:r>
          <w:rPr>
            <w:noProof/>
            <w:webHidden/>
          </w:rPr>
          <w:tab/>
        </w:r>
        <w:r>
          <w:rPr>
            <w:noProof/>
            <w:webHidden/>
          </w:rPr>
          <w:fldChar w:fldCharType="begin"/>
        </w:r>
        <w:r>
          <w:rPr>
            <w:noProof/>
            <w:webHidden/>
          </w:rPr>
          <w:instrText xml:space="preserve"> PAGEREF _Toc220331006 \h </w:instrText>
        </w:r>
        <w:r>
          <w:rPr>
            <w:noProof/>
            <w:webHidden/>
          </w:rPr>
        </w:r>
        <w:r>
          <w:rPr>
            <w:noProof/>
            <w:webHidden/>
          </w:rPr>
          <w:fldChar w:fldCharType="separate"/>
        </w:r>
        <w:r>
          <w:rPr>
            <w:noProof/>
            <w:webHidden/>
          </w:rPr>
          <w:t>43</w:t>
        </w:r>
        <w:r>
          <w:rPr>
            <w:noProof/>
            <w:webHidden/>
          </w:rPr>
          <w:fldChar w:fldCharType="end"/>
        </w:r>
      </w:hyperlink>
    </w:p>
    <w:p w14:paraId="6166669A" w14:textId="49E97D43"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07" w:history="1">
        <w:r w:rsidRPr="00C83CCA">
          <w:rPr>
            <w:rStyle w:val="Hyperlink"/>
            <w:rFonts w:eastAsia="Calibri"/>
            <w:noProof/>
          </w:rPr>
          <w:t>5.6</w:t>
        </w:r>
        <w:r>
          <w:rPr>
            <w:rFonts w:asciiTheme="minorHAnsi" w:eastAsiaTheme="minorEastAsia" w:hAnsiTheme="minorHAnsi" w:cstheme="minorBidi"/>
            <w:noProof/>
            <w:kern w:val="2"/>
            <w14:ligatures w14:val="standardContextual"/>
          </w:rPr>
          <w:tab/>
        </w:r>
        <w:r w:rsidRPr="00C83CCA">
          <w:rPr>
            <w:rStyle w:val="Hyperlink"/>
            <w:rFonts w:eastAsia="Calibri"/>
            <w:noProof/>
          </w:rPr>
          <w:t>ADDITIONAL ENHANCEMENT/DEVELOPMENT Delivery (OPTIONAL TASK 2)</w:t>
        </w:r>
        <w:r>
          <w:rPr>
            <w:noProof/>
            <w:webHidden/>
          </w:rPr>
          <w:tab/>
        </w:r>
        <w:r>
          <w:rPr>
            <w:noProof/>
            <w:webHidden/>
          </w:rPr>
          <w:fldChar w:fldCharType="begin"/>
        </w:r>
        <w:r>
          <w:rPr>
            <w:noProof/>
            <w:webHidden/>
          </w:rPr>
          <w:instrText xml:space="preserve"> PAGEREF _Toc220331007 \h </w:instrText>
        </w:r>
        <w:r>
          <w:rPr>
            <w:noProof/>
            <w:webHidden/>
          </w:rPr>
        </w:r>
        <w:r>
          <w:rPr>
            <w:noProof/>
            <w:webHidden/>
          </w:rPr>
          <w:fldChar w:fldCharType="separate"/>
        </w:r>
        <w:r>
          <w:rPr>
            <w:noProof/>
            <w:webHidden/>
          </w:rPr>
          <w:t>44</w:t>
        </w:r>
        <w:r>
          <w:rPr>
            <w:noProof/>
            <w:webHidden/>
          </w:rPr>
          <w:fldChar w:fldCharType="end"/>
        </w:r>
      </w:hyperlink>
    </w:p>
    <w:p w14:paraId="307B0394" w14:textId="054E8A16"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08" w:history="1">
        <w:r w:rsidRPr="00C83CCA">
          <w:rPr>
            <w:rStyle w:val="Hyperlink"/>
            <w:rFonts w:eastAsia="Calibri"/>
            <w:noProof/>
          </w:rPr>
          <w:t>5.7</w:t>
        </w:r>
        <w:r>
          <w:rPr>
            <w:rFonts w:asciiTheme="minorHAnsi" w:eastAsiaTheme="minorEastAsia" w:hAnsiTheme="minorHAnsi" w:cstheme="minorBidi"/>
            <w:noProof/>
            <w:kern w:val="2"/>
            <w14:ligatures w14:val="standardContextual"/>
          </w:rPr>
          <w:tab/>
        </w:r>
        <w:r w:rsidRPr="00C83CCA">
          <w:rPr>
            <w:rStyle w:val="Hyperlink"/>
            <w:rFonts w:eastAsia="Calibri"/>
            <w:noProof/>
          </w:rPr>
          <w:t>EDGE CAPABILITY DISCOVERY (OPTIONAL TASK 3) (Non-IT)</w:t>
        </w:r>
        <w:r>
          <w:rPr>
            <w:noProof/>
            <w:webHidden/>
          </w:rPr>
          <w:tab/>
        </w:r>
        <w:r>
          <w:rPr>
            <w:noProof/>
            <w:webHidden/>
          </w:rPr>
          <w:fldChar w:fldCharType="begin"/>
        </w:r>
        <w:r>
          <w:rPr>
            <w:noProof/>
            <w:webHidden/>
          </w:rPr>
          <w:instrText xml:space="preserve"> PAGEREF _Toc220331008 \h </w:instrText>
        </w:r>
        <w:r>
          <w:rPr>
            <w:noProof/>
            <w:webHidden/>
          </w:rPr>
        </w:r>
        <w:r>
          <w:rPr>
            <w:noProof/>
            <w:webHidden/>
          </w:rPr>
          <w:fldChar w:fldCharType="separate"/>
        </w:r>
        <w:r>
          <w:rPr>
            <w:noProof/>
            <w:webHidden/>
          </w:rPr>
          <w:t>45</w:t>
        </w:r>
        <w:r>
          <w:rPr>
            <w:noProof/>
            <w:webHidden/>
          </w:rPr>
          <w:fldChar w:fldCharType="end"/>
        </w:r>
      </w:hyperlink>
    </w:p>
    <w:p w14:paraId="7A45123D" w14:textId="69F085CF"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09" w:history="1">
        <w:r w:rsidRPr="00C83CCA">
          <w:rPr>
            <w:rStyle w:val="Hyperlink"/>
            <w:rFonts w:eastAsia="Calibri"/>
            <w:noProof/>
          </w:rPr>
          <w:t>5.8</w:t>
        </w:r>
        <w:r>
          <w:rPr>
            <w:rFonts w:asciiTheme="minorHAnsi" w:eastAsiaTheme="minorEastAsia" w:hAnsiTheme="minorHAnsi" w:cstheme="minorBidi"/>
            <w:noProof/>
            <w:kern w:val="2"/>
            <w14:ligatures w14:val="standardContextual"/>
          </w:rPr>
          <w:tab/>
        </w:r>
        <w:r w:rsidRPr="00C83CCA">
          <w:rPr>
            <w:rStyle w:val="Hyperlink"/>
            <w:rFonts w:eastAsia="Calibri"/>
            <w:noProof/>
          </w:rPr>
          <w:t>DATA MANAGEMENT AND LIFECYCLE SERVICES (OPTIONAL TASK 4)</w:t>
        </w:r>
        <w:r>
          <w:rPr>
            <w:noProof/>
            <w:webHidden/>
          </w:rPr>
          <w:tab/>
        </w:r>
        <w:r>
          <w:rPr>
            <w:noProof/>
            <w:webHidden/>
          </w:rPr>
          <w:fldChar w:fldCharType="begin"/>
        </w:r>
        <w:r>
          <w:rPr>
            <w:noProof/>
            <w:webHidden/>
          </w:rPr>
          <w:instrText xml:space="preserve"> PAGEREF _Toc220331009 \h </w:instrText>
        </w:r>
        <w:r>
          <w:rPr>
            <w:noProof/>
            <w:webHidden/>
          </w:rPr>
        </w:r>
        <w:r>
          <w:rPr>
            <w:noProof/>
            <w:webHidden/>
          </w:rPr>
          <w:fldChar w:fldCharType="separate"/>
        </w:r>
        <w:r>
          <w:rPr>
            <w:noProof/>
            <w:webHidden/>
          </w:rPr>
          <w:t>46</w:t>
        </w:r>
        <w:r>
          <w:rPr>
            <w:noProof/>
            <w:webHidden/>
          </w:rPr>
          <w:fldChar w:fldCharType="end"/>
        </w:r>
      </w:hyperlink>
    </w:p>
    <w:p w14:paraId="46D9A752" w14:textId="7D20E7C0"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10" w:history="1">
        <w:r w:rsidRPr="00C83CCA">
          <w:rPr>
            <w:rStyle w:val="Hyperlink"/>
            <w:noProof/>
          </w:rPr>
          <w:t>5.9</w:t>
        </w:r>
        <w:r>
          <w:rPr>
            <w:rFonts w:asciiTheme="minorHAnsi" w:eastAsiaTheme="minorEastAsia" w:hAnsiTheme="minorHAnsi" w:cstheme="minorBidi"/>
            <w:noProof/>
            <w:kern w:val="2"/>
            <w14:ligatures w14:val="standardContextual"/>
          </w:rPr>
          <w:tab/>
        </w:r>
        <w:r w:rsidRPr="00C83CCA">
          <w:rPr>
            <w:rStyle w:val="Hyperlink"/>
            <w:rFonts w:ascii="ArialMT" w:eastAsia="Calibri" w:hAnsi="ArialMT" w:cs="ArialMT"/>
            <w:noProof/>
          </w:rPr>
          <w:t xml:space="preserve">IT </w:t>
        </w:r>
        <w:r w:rsidRPr="00C83CCA">
          <w:rPr>
            <w:rStyle w:val="Hyperlink"/>
            <w:noProof/>
          </w:rPr>
          <w:t>OPERATIONS AND MAINTENANCE (O&amp;M) SUPPORT (OPTIONAL TASK 5)</w:t>
        </w:r>
        <w:r>
          <w:rPr>
            <w:noProof/>
            <w:webHidden/>
          </w:rPr>
          <w:tab/>
        </w:r>
        <w:r>
          <w:rPr>
            <w:noProof/>
            <w:webHidden/>
          </w:rPr>
          <w:fldChar w:fldCharType="begin"/>
        </w:r>
        <w:r>
          <w:rPr>
            <w:noProof/>
            <w:webHidden/>
          </w:rPr>
          <w:instrText xml:space="preserve"> PAGEREF _Toc220331010 \h </w:instrText>
        </w:r>
        <w:r>
          <w:rPr>
            <w:noProof/>
            <w:webHidden/>
          </w:rPr>
        </w:r>
        <w:r>
          <w:rPr>
            <w:noProof/>
            <w:webHidden/>
          </w:rPr>
          <w:fldChar w:fldCharType="separate"/>
        </w:r>
        <w:r>
          <w:rPr>
            <w:noProof/>
            <w:webHidden/>
          </w:rPr>
          <w:t>47</w:t>
        </w:r>
        <w:r>
          <w:rPr>
            <w:noProof/>
            <w:webHidden/>
          </w:rPr>
          <w:fldChar w:fldCharType="end"/>
        </w:r>
      </w:hyperlink>
    </w:p>
    <w:p w14:paraId="26F4C3B1" w14:textId="100D662E"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11" w:history="1">
        <w:r w:rsidRPr="00C83CCA">
          <w:rPr>
            <w:rStyle w:val="Hyperlink"/>
            <w:noProof/>
          </w:rPr>
          <w:t>5.9.1</w:t>
        </w:r>
        <w:r>
          <w:rPr>
            <w:rFonts w:asciiTheme="minorHAnsi" w:eastAsiaTheme="minorEastAsia" w:hAnsiTheme="minorHAnsi" w:cstheme="minorBidi"/>
            <w:noProof/>
            <w:kern w:val="2"/>
            <w14:ligatures w14:val="standardContextual"/>
          </w:rPr>
          <w:tab/>
        </w:r>
        <w:r w:rsidRPr="00C83CCA">
          <w:rPr>
            <w:rStyle w:val="Hyperlink"/>
            <w:noProof/>
          </w:rPr>
          <w:t>ENTERPRISE SECURITY CHANGE CONTROL BOARD (ESCCB) AND NETWORK SECURITY OPERATIONS CENTER (NSOC)</w:t>
        </w:r>
        <w:r>
          <w:rPr>
            <w:noProof/>
            <w:webHidden/>
          </w:rPr>
          <w:tab/>
        </w:r>
        <w:r>
          <w:rPr>
            <w:noProof/>
            <w:webHidden/>
          </w:rPr>
          <w:fldChar w:fldCharType="begin"/>
        </w:r>
        <w:r>
          <w:rPr>
            <w:noProof/>
            <w:webHidden/>
          </w:rPr>
          <w:instrText xml:space="preserve"> PAGEREF _Toc220331011 \h </w:instrText>
        </w:r>
        <w:r>
          <w:rPr>
            <w:noProof/>
            <w:webHidden/>
          </w:rPr>
        </w:r>
        <w:r>
          <w:rPr>
            <w:noProof/>
            <w:webHidden/>
          </w:rPr>
          <w:fldChar w:fldCharType="separate"/>
        </w:r>
        <w:r>
          <w:rPr>
            <w:noProof/>
            <w:webHidden/>
          </w:rPr>
          <w:t>47</w:t>
        </w:r>
        <w:r>
          <w:rPr>
            <w:noProof/>
            <w:webHidden/>
          </w:rPr>
          <w:fldChar w:fldCharType="end"/>
        </w:r>
      </w:hyperlink>
    </w:p>
    <w:p w14:paraId="17041B0B" w14:textId="736FC747"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12" w:history="1">
        <w:r w:rsidRPr="00C83CCA">
          <w:rPr>
            <w:rStyle w:val="Hyperlink"/>
            <w:noProof/>
          </w:rPr>
          <w:t>5.9.2</w:t>
        </w:r>
        <w:r>
          <w:rPr>
            <w:rFonts w:asciiTheme="minorHAnsi" w:eastAsiaTheme="minorEastAsia" w:hAnsiTheme="minorHAnsi" w:cstheme="minorBidi"/>
            <w:noProof/>
            <w:kern w:val="2"/>
            <w14:ligatures w14:val="standardContextual"/>
          </w:rPr>
          <w:tab/>
        </w:r>
        <w:r w:rsidRPr="00C83CCA">
          <w:rPr>
            <w:rStyle w:val="Hyperlink"/>
            <w:noProof/>
          </w:rPr>
          <w:t>O&amp;M SUPPORT</w:t>
        </w:r>
        <w:r>
          <w:rPr>
            <w:noProof/>
            <w:webHidden/>
          </w:rPr>
          <w:tab/>
        </w:r>
        <w:r>
          <w:rPr>
            <w:noProof/>
            <w:webHidden/>
          </w:rPr>
          <w:fldChar w:fldCharType="begin"/>
        </w:r>
        <w:r>
          <w:rPr>
            <w:noProof/>
            <w:webHidden/>
          </w:rPr>
          <w:instrText xml:space="preserve"> PAGEREF _Toc220331012 \h </w:instrText>
        </w:r>
        <w:r>
          <w:rPr>
            <w:noProof/>
            <w:webHidden/>
          </w:rPr>
        </w:r>
        <w:r>
          <w:rPr>
            <w:noProof/>
            <w:webHidden/>
          </w:rPr>
          <w:fldChar w:fldCharType="separate"/>
        </w:r>
        <w:r>
          <w:rPr>
            <w:noProof/>
            <w:webHidden/>
          </w:rPr>
          <w:t>48</w:t>
        </w:r>
        <w:r>
          <w:rPr>
            <w:noProof/>
            <w:webHidden/>
          </w:rPr>
          <w:fldChar w:fldCharType="end"/>
        </w:r>
      </w:hyperlink>
    </w:p>
    <w:p w14:paraId="138E4240" w14:textId="15AC89C4"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13" w:history="1">
        <w:r w:rsidRPr="00C83CCA">
          <w:rPr>
            <w:rStyle w:val="Hyperlink"/>
            <w:noProof/>
          </w:rPr>
          <w:t>5.9.3</w:t>
        </w:r>
        <w:r>
          <w:rPr>
            <w:rFonts w:asciiTheme="minorHAnsi" w:eastAsiaTheme="minorEastAsia" w:hAnsiTheme="minorHAnsi" w:cstheme="minorBidi"/>
            <w:noProof/>
            <w:kern w:val="2"/>
            <w14:ligatures w14:val="standardContextual"/>
          </w:rPr>
          <w:tab/>
        </w:r>
        <w:r w:rsidRPr="00C83CCA">
          <w:rPr>
            <w:rStyle w:val="Hyperlink"/>
            <w:noProof/>
          </w:rPr>
          <w:t>APPLICATION SUPPORT/END USER MANAGEMENT</w:t>
        </w:r>
        <w:r>
          <w:rPr>
            <w:noProof/>
            <w:webHidden/>
          </w:rPr>
          <w:tab/>
        </w:r>
        <w:r>
          <w:rPr>
            <w:noProof/>
            <w:webHidden/>
          </w:rPr>
          <w:fldChar w:fldCharType="begin"/>
        </w:r>
        <w:r>
          <w:rPr>
            <w:noProof/>
            <w:webHidden/>
          </w:rPr>
          <w:instrText xml:space="preserve"> PAGEREF _Toc220331013 \h </w:instrText>
        </w:r>
        <w:r>
          <w:rPr>
            <w:noProof/>
            <w:webHidden/>
          </w:rPr>
        </w:r>
        <w:r>
          <w:rPr>
            <w:noProof/>
            <w:webHidden/>
          </w:rPr>
          <w:fldChar w:fldCharType="separate"/>
        </w:r>
        <w:r>
          <w:rPr>
            <w:noProof/>
            <w:webHidden/>
          </w:rPr>
          <w:t>48</w:t>
        </w:r>
        <w:r>
          <w:rPr>
            <w:noProof/>
            <w:webHidden/>
          </w:rPr>
          <w:fldChar w:fldCharType="end"/>
        </w:r>
      </w:hyperlink>
    </w:p>
    <w:p w14:paraId="53904F24" w14:textId="584CF6A0"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14" w:history="1">
        <w:r w:rsidRPr="00C83CCA">
          <w:rPr>
            <w:rStyle w:val="Hyperlink"/>
            <w:noProof/>
          </w:rPr>
          <w:t>5.9.4</w:t>
        </w:r>
        <w:r>
          <w:rPr>
            <w:rFonts w:asciiTheme="minorHAnsi" w:eastAsiaTheme="minorEastAsia" w:hAnsiTheme="minorHAnsi" w:cstheme="minorBidi"/>
            <w:noProof/>
            <w:kern w:val="2"/>
            <w14:ligatures w14:val="standardContextual"/>
          </w:rPr>
          <w:tab/>
        </w:r>
        <w:r w:rsidRPr="00C83CCA">
          <w:rPr>
            <w:rStyle w:val="Hyperlink"/>
            <w:noProof/>
          </w:rPr>
          <w:t>INFORMATION TECHNOLOGY INFRASTRUCTURE LIBRARY (ITIL) SERVICE OPERATIONS</w:t>
        </w:r>
        <w:r>
          <w:rPr>
            <w:noProof/>
            <w:webHidden/>
          </w:rPr>
          <w:tab/>
        </w:r>
        <w:r>
          <w:rPr>
            <w:noProof/>
            <w:webHidden/>
          </w:rPr>
          <w:fldChar w:fldCharType="begin"/>
        </w:r>
        <w:r>
          <w:rPr>
            <w:noProof/>
            <w:webHidden/>
          </w:rPr>
          <w:instrText xml:space="preserve"> PAGEREF _Toc220331014 \h </w:instrText>
        </w:r>
        <w:r>
          <w:rPr>
            <w:noProof/>
            <w:webHidden/>
          </w:rPr>
        </w:r>
        <w:r>
          <w:rPr>
            <w:noProof/>
            <w:webHidden/>
          </w:rPr>
          <w:fldChar w:fldCharType="separate"/>
        </w:r>
        <w:r>
          <w:rPr>
            <w:noProof/>
            <w:webHidden/>
          </w:rPr>
          <w:t>49</w:t>
        </w:r>
        <w:r>
          <w:rPr>
            <w:noProof/>
            <w:webHidden/>
          </w:rPr>
          <w:fldChar w:fldCharType="end"/>
        </w:r>
      </w:hyperlink>
    </w:p>
    <w:p w14:paraId="6238F344" w14:textId="231452AF" w:rsidR="00681B8C" w:rsidRDefault="00681B8C">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0331015" w:history="1">
        <w:r w:rsidRPr="00C83CCA">
          <w:rPr>
            <w:rStyle w:val="Hyperlink"/>
            <w:noProof/>
          </w:rPr>
          <w:t>5.9.4.1</w:t>
        </w:r>
        <w:r>
          <w:rPr>
            <w:rFonts w:asciiTheme="minorHAnsi" w:eastAsiaTheme="minorEastAsia" w:hAnsiTheme="minorHAnsi" w:cstheme="minorBidi"/>
            <w:noProof/>
            <w:kern w:val="2"/>
            <w14:ligatures w14:val="standardContextual"/>
          </w:rPr>
          <w:tab/>
        </w:r>
        <w:r w:rsidRPr="00C83CCA">
          <w:rPr>
            <w:rStyle w:val="Hyperlink"/>
            <w:noProof/>
          </w:rPr>
          <w:t>SERVICE DESK SUPPORT</w:t>
        </w:r>
        <w:r>
          <w:rPr>
            <w:noProof/>
            <w:webHidden/>
          </w:rPr>
          <w:tab/>
        </w:r>
        <w:r>
          <w:rPr>
            <w:noProof/>
            <w:webHidden/>
          </w:rPr>
          <w:fldChar w:fldCharType="begin"/>
        </w:r>
        <w:r>
          <w:rPr>
            <w:noProof/>
            <w:webHidden/>
          </w:rPr>
          <w:instrText xml:space="preserve"> PAGEREF _Toc220331015 \h </w:instrText>
        </w:r>
        <w:r>
          <w:rPr>
            <w:noProof/>
            <w:webHidden/>
          </w:rPr>
        </w:r>
        <w:r>
          <w:rPr>
            <w:noProof/>
            <w:webHidden/>
          </w:rPr>
          <w:fldChar w:fldCharType="separate"/>
        </w:r>
        <w:r>
          <w:rPr>
            <w:noProof/>
            <w:webHidden/>
          </w:rPr>
          <w:t>56</w:t>
        </w:r>
        <w:r>
          <w:rPr>
            <w:noProof/>
            <w:webHidden/>
          </w:rPr>
          <w:fldChar w:fldCharType="end"/>
        </w:r>
      </w:hyperlink>
    </w:p>
    <w:p w14:paraId="3DD953B7" w14:textId="7AE1C83E"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16" w:history="1">
        <w:r w:rsidRPr="00C83CCA">
          <w:rPr>
            <w:rStyle w:val="Hyperlink"/>
            <w:noProof/>
          </w:rPr>
          <w:t>5.10</w:t>
        </w:r>
        <w:r>
          <w:rPr>
            <w:rFonts w:asciiTheme="minorHAnsi" w:eastAsiaTheme="minorEastAsia" w:hAnsiTheme="minorHAnsi" w:cstheme="minorBidi"/>
            <w:noProof/>
            <w:kern w:val="2"/>
            <w14:ligatures w14:val="standardContextual"/>
          </w:rPr>
          <w:tab/>
        </w:r>
        <w:r w:rsidRPr="00C83CCA">
          <w:rPr>
            <w:rStyle w:val="Hyperlink"/>
            <w:noProof/>
          </w:rPr>
          <w:t>EXISTING EDGE SOLUTIONS O&amp;M (OPTIONAL TASK 6)</w:t>
        </w:r>
        <w:r>
          <w:rPr>
            <w:noProof/>
            <w:webHidden/>
          </w:rPr>
          <w:tab/>
        </w:r>
        <w:r>
          <w:rPr>
            <w:noProof/>
            <w:webHidden/>
          </w:rPr>
          <w:fldChar w:fldCharType="begin"/>
        </w:r>
        <w:r>
          <w:rPr>
            <w:noProof/>
            <w:webHidden/>
          </w:rPr>
          <w:instrText xml:space="preserve"> PAGEREF _Toc220331016 \h </w:instrText>
        </w:r>
        <w:r>
          <w:rPr>
            <w:noProof/>
            <w:webHidden/>
          </w:rPr>
        </w:r>
        <w:r>
          <w:rPr>
            <w:noProof/>
            <w:webHidden/>
          </w:rPr>
          <w:fldChar w:fldCharType="separate"/>
        </w:r>
        <w:r>
          <w:rPr>
            <w:noProof/>
            <w:webHidden/>
          </w:rPr>
          <w:t>57</w:t>
        </w:r>
        <w:r>
          <w:rPr>
            <w:noProof/>
            <w:webHidden/>
          </w:rPr>
          <w:fldChar w:fldCharType="end"/>
        </w:r>
      </w:hyperlink>
    </w:p>
    <w:p w14:paraId="556D6F6B" w14:textId="23CA0B27"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17" w:history="1">
        <w:r w:rsidRPr="00C83CCA">
          <w:rPr>
            <w:rStyle w:val="Hyperlink"/>
            <w:noProof/>
          </w:rPr>
          <w:t>5.11</w:t>
        </w:r>
        <w:r>
          <w:rPr>
            <w:rFonts w:asciiTheme="minorHAnsi" w:eastAsiaTheme="minorEastAsia" w:hAnsiTheme="minorHAnsi" w:cstheme="minorBidi"/>
            <w:noProof/>
            <w:kern w:val="2"/>
            <w14:ligatures w14:val="standardContextual"/>
          </w:rPr>
          <w:tab/>
        </w:r>
        <w:r w:rsidRPr="00C83CCA">
          <w:rPr>
            <w:rStyle w:val="Hyperlink"/>
            <w:noProof/>
          </w:rPr>
          <w:t>BUSINESS END USER SUPPORT (OPTIONAL TASK 7) (NON-IT)</w:t>
        </w:r>
        <w:r>
          <w:rPr>
            <w:noProof/>
            <w:webHidden/>
          </w:rPr>
          <w:tab/>
        </w:r>
        <w:r>
          <w:rPr>
            <w:noProof/>
            <w:webHidden/>
          </w:rPr>
          <w:fldChar w:fldCharType="begin"/>
        </w:r>
        <w:r>
          <w:rPr>
            <w:noProof/>
            <w:webHidden/>
          </w:rPr>
          <w:instrText xml:space="preserve"> PAGEREF _Toc220331017 \h </w:instrText>
        </w:r>
        <w:r>
          <w:rPr>
            <w:noProof/>
            <w:webHidden/>
          </w:rPr>
        </w:r>
        <w:r>
          <w:rPr>
            <w:noProof/>
            <w:webHidden/>
          </w:rPr>
          <w:fldChar w:fldCharType="separate"/>
        </w:r>
        <w:r>
          <w:rPr>
            <w:noProof/>
            <w:webHidden/>
          </w:rPr>
          <w:t>58</w:t>
        </w:r>
        <w:r>
          <w:rPr>
            <w:noProof/>
            <w:webHidden/>
          </w:rPr>
          <w:fldChar w:fldCharType="end"/>
        </w:r>
      </w:hyperlink>
    </w:p>
    <w:p w14:paraId="625830D7" w14:textId="2B6DC04B"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18" w:history="1">
        <w:r w:rsidRPr="00C83CCA">
          <w:rPr>
            <w:rStyle w:val="Hyperlink"/>
            <w:noProof/>
          </w:rPr>
          <w:t>5.12</w:t>
        </w:r>
        <w:r>
          <w:rPr>
            <w:rFonts w:asciiTheme="minorHAnsi" w:eastAsiaTheme="minorEastAsia" w:hAnsiTheme="minorHAnsi" w:cstheme="minorBidi"/>
            <w:noProof/>
            <w:kern w:val="2"/>
            <w14:ligatures w14:val="standardContextual"/>
          </w:rPr>
          <w:tab/>
        </w:r>
        <w:r w:rsidRPr="00C83CCA">
          <w:rPr>
            <w:rStyle w:val="Hyperlink"/>
            <w:noProof/>
          </w:rPr>
          <w:t>INCOMING PROJECT TRANSITION (OPTIONAL TASK 8)</w:t>
        </w:r>
        <w:r>
          <w:rPr>
            <w:noProof/>
            <w:webHidden/>
          </w:rPr>
          <w:tab/>
        </w:r>
        <w:r>
          <w:rPr>
            <w:noProof/>
            <w:webHidden/>
          </w:rPr>
          <w:fldChar w:fldCharType="begin"/>
        </w:r>
        <w:r>
          <w:rPr>
            <w:noProof/>
            <w:webHidden/>
          </w:rPr>
          <w:instrText xml:space="preserve"> PAGEREF _Toc220331018 \h </w:instrText>
        </w:r>
        <w:r>
          <w:rPr>
            <w:noProof/>
            <w:webHidden/>
          </w:rPr>
        </w:r>
        <w:r>
          <w:rPr>
            <w:noProof/>
            <w:webHidden/>
          </w:rPr>
          <w:fldChar w:fldCharType="separate"/>
        </w:r>
        <w:r>
          <w:rPr>
            <w:noProof/>
            <w:webHidden/>
          </w:rPr>
          <w:t>59</w:t>
        </w:r>
        <w:r>
          <w:rPr>
            <w:noProof/>
            <w:webHidden/>
          </w:rPr>
          <w:fldChar w:fldCharType="end"/>
        </w:r>
      </w:hyperlink>
    </w:p>
    <w:p w14:paraId="6C568131" w14:textId="65B61DB5"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19" w:history="1">
        <w:r w:rsidRPr="00C83CCA">
          <w:rPr>
            <w:rStyle w:val="Hyperlink"/>
            <w:noProof/>
          </w:rPr>
          <w:t>5.12.1</w:t>
        </w:r>
        <w:r>
          <w:rPr>
            <w:rFonts w:asciiTheme="minorHAnsi" w:eastAsiaTheme="minorEastAsia" w:hAnsiTheme="minorHAnsi" w:cstheme="minorBidi"/>
            <w:noProof/>
            <w:kern w:val="2"/>
            <w14:ligatures w14:val="standardContextual"/>
          </w:rPr>
          <w:tab/>
        </w:r>
        <w:r w:rsidRPr="00C83CCA">
          <w:rPr>
            <w:rStyle w:val="Hyperlink"/>
            <w:noProof/>
          </w:rPr>
          <w:t>TRANSITION PLANNING</w:t>
        </w:r>
        <w:r>
          <w:rPr>
            <w:noProof/>
            <w:webHidden/>
          </w:rPr>
          <w:tab/>
        </w:r>
        <w:r>
          <w:rPr>
            <w:noProof/>
            <w:webHidden/>
          </w:rPr>
          <w:fldChar w:fldCharType="begin"/>
        </w:r>
        <w:r>
          <w:rPr>
            <w:noProof/>
            <w:webHidden/>
          </w:rPr>
          <w:instrText xml:space="preserve"> PAGEREF _Toc220331019 \h </w:instrText>
        </w:r>
        <w:r>
          <w:rPr>
            <w:noProof/>
            <w:webHidden/>
          </w:rPr>
        </w:r>
        <w:r>
          <w:rPr>
            <w:noProof/>
            <w:webHidden/>
          </w:rPr>
          <w:fldChar w:fldCharType="separate"/>
        </w:r>
        <w:r>
          <w:rPr>
            <w:noProof/>
            <w:webHidden/>
          </w:rPr>
          <w:t>60</w:t>
        </w:r>
        <w:r>
          <w:rPr>
            <w:noProof/>
            <w:webHidden/>
          </w:rPr>
          <w:fldChar w:fldCharType="end"/>
        </w:r>
      </w:hyperlink>
    </w:p>
    <w:p w14:paraId="4DA733E1" w14:textId="5B0A671F"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20" w:history="1">
        <w:r w:rsidRPr="00C83CCA">
          <w:rPr>
            <w:rStyle w:val="Hyperlink"/>
            <w:noProof/>
          </w:rPr>
          <w:t>5.12.2</w:t>
        </w:r>
        <w:r>
          <w:rPr>
            <w:rFonts w:asciiTheme="minorHAnsi" w:eastAsiaTheme="minorEastAsia" w:hAnsiTheme="minorHAnsi" w:cstheme="minorBidi"/>
            <w:noProof/>
            <w:kern w:val="2"/>
            <w14:ligatures w14:val="standardContextual"/>
          </w:rPr>
          <w:tab/>
        </w:r>
        <w:r w:rsidRPr="00C83CCA">
          <w:rPr>
            <w:rStyle w:val="Hyperlink"/>
            <w:noProof/>
          </w:rPr>
          <w:t>KNOWLEDGE TRANSFER PARTICIPATION</w:t>
        </w:r>
        <w:r>
          <w:rPr>
            <w:noProof/>
            <w:webHidden/>
          </w:rPr>
          <w:tab/>
        </w:r>
        <w:r>
          <w:rPr>
            <w:noProof/>
            <w:webHidden/>
          </w:rPr>
          <w:fldChar w:fldCharType="begin"/>
        </w:r>
        <w:r>
          <w:rPr>
            <w:noProof/>
            <w:webHidden/>
          </w:rPr>
          <w:instrText xml:space="preserve"> PAGEREF _Toc220331020 \h </w:instrText>
        </w:r>
        <w:r>
          <w:rPr>
            <w:noProof/>
            <w:webHidden/>
          </w:rPr>
        </w:r>
        <w:r>
          <w:rPr>
            <w:noProof/>
            <w:webHidden/>
          </w:rPr>
          <w:fldChar w:fldCharType="separate"/>
        </w:r>
        <w:r>
          <w:rPr>
            <w:noProof/>
            <w:webHidden/>
          </w:rPr>
          <w:t>60</w:t>
        </w:r>
        <w:r>
          <w:rPr>
            <w:noProof/>
            <w:webHidden/>
          </w:rPr>
          <w:fldChar w:fldCharType="end"/>
        </w:r>
      </w:hyperlink>
    </w:p>
    <w:p w14:paraId="227E1AFA" w14:textId="0CB50B06"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21" w:history="1">
        <w:r w:rsidRPr="00C83CCA">
          <w:rPr>
            <w:rStyle w:val="Hyperlink"/>
            <w:noProof/>
          </w:rPr>
          <w:t>5.12.3</w:t>
        </w:r>
        <w:r>
          <w:rPr>
            <w:rFonts w:asciiTheme="minorHAnsi" w:eastAsiaTheme="minorEastAsia" w:hAnsiTheme="minorHAnsi" w:cstheme="minorBidi"/>
            <w:noProof/>
            <w:kern w:val="2"/>
            <w14:ligatures w14:val="standardContextual"/>
          </w:rPr>
          <w:tab/>
        </w:r>
        <w:r w:rsidRPr="00C83CCA">
          <w:rPr>
            <w:rStyle w:val="Hyperlink"/>
            <w:noProof/>
          </w:rPr>
          <w:t>ACCESS AND ENVIRONMENT VALIDATION</w:t>
        </w:r>
        <w:r>
          <w:rPr>
            <w:noProof/>
            <w:webHidden/>
          </w:rPr>
          <w:tab/>
        </w:r>
        <w:r>
          <w:rPr>
            <w:noProof/>
            <w:webHidden/>
          </w:rPr>
          <w:fldChar w:fldCharType="begin"/>
        </w:r>
        <w:r>
          <w:rPr>
            <w:noProof/>
            <w:webHidden/>
          </w:rPr>
          <w:instrText xml:space="preserve"> PAGEREF _Toc220331021 \h </w:instrText>
        </w:r>
        <w:r>
          <w:rPr>
            <w:noProof/>
            <w:webHidden/>
          </w:rPr>
        </w:r>
        <w:r>
          <w:rPr>
            <w:noProof/>
            <w:webHidden/>
          </w:rPr>
          <w:fldChar w:fldCharType="separate"/>
        </w:r>
        <w:r>
          <w:rPr>
            <w:noProof/>
            <w:webHidden/>
          </w:rPr>
          <w:t>60</w:t>
        </w:r>
        <w:r>
          <w:rPr>
            <w:noProof/>
            <w:webHidden/>
          </w:rPr>
          <w:fldChar w:fldCharType="end"/>
        </w:r>
      </w:hyperlink>
    </w:p>
    <w:p w14:paraId="5ADDB34C" w14:textId="4DAC4435"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22" w:history="1">
        <w:r w:rsidRPr="00C83CCA">
          <w:rPr>
            <w:rStyle w:val="Hyperlink"/>
            <w:noProof/>
          </w:rPr>
          <w:t>5.12.4</w:t>
        </w:r>
        <w:r>
          <w:rPr>
            <w:rFonts w:asciiTheme="minorHAnsi" w:eastAsiaTheme="minorEastAsia" w:hAnsiTheme="minorHAnsi" w:cstheme="minorBidi"/>
            <w:noProof/>
            <w:kern w:val="2"/>
            <w14:ligatures w14:val="standardContextual"/>
          </w:rPr>
          <w:tab/>
        </w:r>
        <w:r w:rsidRPr="00C83CCA">
          <w:rPr>
            <w:rStyle w:val="Hyperlink"/>
            <w:noProof/>
          </w:rPr>
          <w:t>CONTINUITY OF OPERATIONS</w:t>
        </w:r>
        <w:r>
          <w:rPr>
            <w:noProof/>
            <w:webHidden/>
          </w:rPr>
          <w:tab/>
        </w:r>
        <w:r>
          <w:rPr>
            <w:noProof/>
            <w:webHidden/>
          </w:rPr>
          <w:fldChar w:fldCharType="begin"/>
        </w:r>
        <w:r>
          <w:rPr>
            <w:noProof/>
            <w:webHidden/>
          </w:rPr>
          <w:instrText xml:space="preserve"> PAGEREF _Toc220331022 \h </w:instrText>
        </w:r>
        <w:r>
          <w:rPr>
            <w:noProof/>
            <w:webHidden/>
          </w:rPr>
        </w:r>
        <w:r>
          <w:rPr>
            <w:noProof/>
            <w:webHidden/>
          </w:rPr>
          <w:fldChar w:fldCharType="separate"/>
        </w:r>
        <w:r>
          <w:rPr>
            <w:noProof/>
            <w:webHidden/>
          </w:rPr>
          <w:t>60</w:t>
        </w:r>
        <w:r>
          <w:rPr>
            <w:noProof/>
            <w:webHidden/>
          </w:rPr>
          <w:fldChar w:fldCharType="end"/>
        </w:r>
      </w:hyperlink>
    </w:p>
    <w:p w14:paraId="06345995" w14:textId="71D043E0"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23" w:history="1">
        <w:r w:rsidRPr="00C83CCA">
          <w:rPr>
            <w:rStyle w:val="Hyperlink"/>
            <w:noProof/>
          </w:rPr>
          <w:t>5.12.5</w:t>
        </w:r>
        <w:r>
          <w:rPr>
            <w:rFonts w:asciiTheme="minorHAnsi" w:eastAsiaTheme="minorEastAsia" w:hAnsiTheme="minorHAnsi" w:cstheme="minorBidi"/>
            <w:noProof/>
            <w:kern w:val="2"/>
            <w14:ligatures w14:val="standardContextual"/>
          </w:rPr>
          <w:tab/>
        </w:r>
        <w:r w:rsidRPr="00C83CCA">
          <w:rPr>
            <w:rStyle w:val="Hyperlink"/>
            <w:noProof/>
          </w:rPr>
          <w:t>INCOMING TRANSITION STATUS AND REPORTING</w:t>
        </w:r>
        <w:r>
          <w:rPr>
            <w:noProof/>
            <w:webHidden/>
          </w:rPr>
          <w:tab/>
        </w:r>
        <w:r>
          <w:rPr>
            <w:noProof/>
            <w:webHidden/>
          </w:rPr>
          <w:fldChar w:fldCharType="begin"/>
        </w:r>
        <w:r>
          <w:rPr>
            <w:noProof/>
            <w:webHidden/>
          </w:rPr>
          <w:instrText xml:space="preserve"> PAGEREF _Toc220331023 \h </w:instrText>
        </w:r>
        <w:r>
          <w:rPr>
            <w:noProof/>
            <w:webHidden/>
          </w:rPr>
        </w:r>
        <w:r>
          <w:rPr>
            <w:noProof/>
            <w:webHidden/>
          </w:rPr>
          <w:fldChar w:fldCharType="separate"/>
        </w:r>
        <w:r>
          <w:rPr>
            <w:noProof/>
            <w:webHidden/>
          </w:rPr>
          <w:t>61</w:t>
        </w:r>
        <w:r>
          <w:rPr>
            <w:noProof/>
            <w:webHidden/>
          </w:rPr>
          <w:fldChar w:fldCharType="end"/>
        </w:r>
      </w:hyperlink>
    </w:p>
    <w:p w14:paraId="215D5CFB" w14:textId="7CB8084E"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24" w:history="1">
        <w:r w:rsidRPr="00C83CCA">
          <w:rPr>
            <w:rStyle w:val="Hyperlink"/>
            <w:noProof/>
          </w:rPr>
          <w:t>5.13</w:t>
        </w:r>
        <w:r>
          <w:rPr>
            <w:rFonts w:asciiTheme="minorHAnsi" w:eastAsiaTheme="minorEastAsia" w:hAnsiTheme="minorHAnsi" w:cstheme="minorBidi"/>
            <w:noProof/>
            <w:kern w:val="2"/>
            <w14:ligatures w14:val="standardContextual"/>
          </w:rPr>
          <w:tab/>
        </w:r>
        <w:r w:rsidRPr="00C83CCA">
          <w:rPr>
            <w:rStyle w:val="Hyperlink"/>
            <w:noProof/>
          </w:rPr>
          <w:t>OUTOING PROJECT TRANSITION (OPTIONAL TASK 9)</w:t>
        </w:r>
        <w:r>
          <w:rPr>
            <w:noProof/>
            <w:webHidden/>
          </w:rPr>
          <w:tab/>
        </w:r>
        <w:r>
          <w:rPr>
            <w:noProof/>
            <w:webHidden/>
          </w:rPr>
          <w:fldChar w:fldCharType="begin"/>
        </w:r>
        <w:r>
          <w:rPr>
            <w:noProof/>
            <w:webHidden/>
          </w:rPr>
          <w:instrText xml:space="preserve"> PAGEREF _Toc220331024 \h </w:instrText>
        </w:r>
        <w:r>
          <w:rPr>
            <w:noProof/>
            <w:webHidden/>
          </w:rPr>
        </w:r>
        <w:r>
          <w:rPr>
            <w:noProof/>
            <w:webHidden/>
          </w:rPr>
          <w:fldChar w:fldCharType="separate"/>
        </w:r>
        <w:r>
          <w:rPr>
            <w:noProof/>
            <w:webHidden/>
          </w:rPr>
          <w:t>62</w:t>
        </w:r>
        <w:r>
          <w:rPr>
            <w:noProof/>
            <w:webHidden/>
          </w:rPr>
          <w:fldChar w:fldCharType="end"/>
        </w:r>
      </w:hyperlink>
    </w:p>
    <w:p w14:paraId="15C4D756" w14:textId="5CEAF71F"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25" w:history="1">
        <w:r w:rsidRPr="00C83CCA">
          <w:rPr>
            <w:rStyle w:val="Hyperlink"/>
            <w:noProof/>
          </w:rPr>
          <w:t>5.13.1</w:t>
        </w:r>
        <w:r>
          <w:rPr>
            <w:rFonts w:asciiTheme="minorHAnsi" w:eastAsiaTheme="minorEastAsia" w:hAnsiTheme="minorHAnsi" w:cstheme="minorBidi"/>
            <w:noProof/>
            <w:kern w:val="2"/>
            <w14:ligatures w14:val="standardContextual"/>
          </w:rPr>
          <w:tab/>
        </w:r>
        <w:r w:rsidRPr="00C83CCA">
          <w:rPr>
            <w:rStyle w:val="Hyperlink"/>
            <w:noProof/>
          </w:rPr>
          <w:t>TRANSITION PLANNING</w:t>
        </w:r>
        <w:r>
          <w:rPr>
            <w:noProof/>
            <w:webHidden/>
          </w:rPr>
          <w:tab/>
        </w:r>
        <w:r>
          <w:rPr>
            <w:noProof/>
            <w:webHidden/>
          </w:rPr>
          <w:fldChar w:fldCharType="begin"/>
        </w:r>
        <w:r>
          <w:rPr>
            <w:noProof/>
            <w:webHidden/>
          </w:rPr>
          <w:instrText xml:space="preserve"> PAGEREF _Toc220331025 \h </w:instrText>
        </w:r>
        <w:r>
          <w:rPr>
            <w:noProof/>
            <w:webHidden/>
          </w:rPr>
        </w:r>
        <w:r>
          <w:rPr>
            <w:noProof/>
            <w:webHidden/>
          </w:rPr>
          <w:fldChar w:fldCharType="separate"/>
        </w:r>
        <w:r>
          <w:rPr>
            <w:noProof/>
            <w:webHidden/>
          </w:rPr>
          <w:t>62</w:t>
        </w:r>
        <w:r>
          <w:rPr>
            <w:noProof/>
            <w:webHidden/>
          </w:rPr>
          <w:fldChar w:fldCharType="end"/>
        </w:r>
      </w:hyperlink>
    </w:p>
    <w:p w14:paraId="3B85C307" w14:textId="407E5936"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26" w:history="1">
        <w:r w:rsidRPr="00C83CCA">
          <w:rPr>
            <w:rStyle w:val="Hyperlink"/>
            <w:noProof/>
          </w:rPr>
          <w:t>5.13.2</w:t>
        </w:r>
        <w:r>
          <w:rPr>
            <w:rFonts w:asciiTheme="minorHAnsi" w:eastAsiaTheme="minorEastAsia" w:hAnsiTheme="minorHAnsi" w:cstheme="minorBidi"/>
            <w:noProof/>
            <w:kern w:val="2"/>
            <w14:ligatures w14:val="standardContextual"/>
          </w:rPr>
          <w:tab/>
        </w:r>
        <w:r w:rsidRPr="00C83CCA">
          <w:rPr>
            <w:rStyle w:val="Hyperlink"/>
            <w:noProof/>
          </w:rPr>
          <w:t>KNOWLEDGE TRANSFER</w:t>
        </w:r>
        <w:r>
          <w:rPr>
            <w:noProof/>
            <w:webHidden/>
          </w:rPr>
          <w:tab/>
        </w:r>
        <w:r>
          <w:rPr>
            <w:noProof/>
            <w:webHidden/>
          </w:rPr>
          <w:fldChar w:fldCharType="begin"/>
        </w:r>
        <w:r>
          <w:rPr>
            <w:noProof/>
            <w:webHidden/>
          </w:rPr>
          <w:instrText xml:space="preserve"> PAGEREF _Toc220331026 \h </w:instrText>
        </w:r>
        <w:r>
          <w:rPr>
            <w:noProof/>
            <w:webHidden/>
          </w:rPr>
        </w:r>
        <w:r>
          <w:rPr>
            <w:noProof/>
            <w:webHidden/>
          </w:rPr>
          <w:fldChar w:fldCharType="separate"/>
        </w:r>
        <w:r>
          <w:rPr>
            <w:noProof/>
            <w:webHidden/>
          </w:rPr>
          <w:t>62</w:t>
        </w:r>
        <w:r>
          <w:rPr>
            <w:noProof/>
            <w:webHidden/>
          </w:rPr>
          <w:fldChar w:fldCharType="end"/>
        </w:r>
      </w:hyperlink>
    </w:p>
    <w:p w14:paraId="1597B3A5" w14:textId="5E1E370C"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27" w:history="1">
        <w:r w:rsidRPr="00C83CCA">
          <w:rPr>
            <w:rStyle w:val="Hyperlink"/>
            <w:noProof/>
          </w:rPr>
          <w:t>5.13.3</w:t>
        </w:r>
        <w:r>
          <w:rPr>
            <w:rFonts w:asciiTheme="minorHAnsi" w:eastAsiaTheme="minorEastAsia" w:hAnsiTheme="minorHAnsi" w:cstheme="minorBidi"/>
            <w:noProof/>
            <w:kern w:val="2"/>
            <w14:ligatures w14:val="standardContextual"/>
          </w:rPr>
          <w:tab/>
        </w:r>
        <w:r w:rsidRPr="00C83CCA">
          <w:rPr>
            <w:rStyle w:val="Hyperlink"/>
            <w:noProof/>
          </w:rPr>
          <w:t>ACCESS AND CONFIGURATION HANDOVER</w:t>
        </w:r>
        <w:r>
          <w:rPr>
            <w:noProof/>
            <w:webHidden/>
          </w:rPr>
          <w:tab/>
        </w:r>
        <w:r>
          <w:rPr>
            <w:noProof/>
            <w:webHidden/>
          </w:rPr>
          <w:fldChar w:fldCharType="begin"/>
        </w:r>
        <w:r>
          <w:rPr>
            <w:noProof/>
            <w:webHidden/>
          </w:rPr>
          <w:instrText xml:space="preserve"> PAGEREF _Toc220331027 \h </w:instrText>
        </w:r>
        <w:r>
          <w:rPr>
            <w:noProof/>
            <w:webHidden/>
          </w:rPr>
        </w:r>
        <w:r>
          <w:rPr>
            <w:noProof/>
            <w:webHidden/>
          </w:rPr>
          <w:fldChar w:fldCharType="separate"/>
        </w:r>
        <w:r>
          <w:rPr>
            <w:noProof/>
            <w:webHidden/>
          </w:rPr>
          <w:t>63</w:t>
        </w:r>
        <w:r>
          <w:rPr>
            <w:noProof/>
            <w:webHidden/>
          </w:rPr>
          <w:fldChar w:fldCharType="end"/>
        </w:r>
      </w:hyperlink>
    </w:p>
    <w:p w14:paraId="77D37B15" w14:textId="5B55FC91"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28" w:history="1">
        <w:r w:rsidRPr="00C83CCA">
          <w:rPr>
            <w:rStyle w:val="Hyperlink"/>
            <w:noProof/>
          </w:rPr>
          <w:t>5.13.4</w:t>
        </w:r>
        <w:r>
          <w:rPr>
            <w:rFonts w:asciiTheme="minorHAnsi" w:eastAsiaTheme="minorEastAsia" w:hAnsiTheme="minorHAnsi" w:cstheme="minorBidi"/>
            <w:noProof/>
            <w:kern w:val="2"/>
            <w14:ligatures w14:val="standardContextual"/>
          </w:rPr>
          <w:tab/>
        </w:r>
        <w:r w:rsidRPr="00C83CCA">
          <w:rPr>
            <w:rStyle w:val="Hyperlink"/>
            <w:noProof/>
          </w:rPr>
          <w:t>COLLABORATION AND SUPPORT</w:t>
        </w:r>
        <w:r>
          <w:rPr>
            <w:noProof/>
            <w:webHidden/>
          </w:rPr>
          <w:tab/>
        </w:r>
        <w:r>
          <w:rPr>
            <w:noProof/>
            <w:webHidden/>
          </w:rPr>
          <w:fldChar w:fldCharType="begin"/>
        </w:r>
        <w:r>
          <w:rPr>
            <w:noProof/>
            <w:webHidden/>
          </w:rPr>
          <w:instrText xml:space="preserve"> PAGEREF _Toc220331028 \h </w:instrText>
        </w:r>
        <w:r>
          <w:rPr>
            <w:noProof/>
            <w:webHidden/>
          </w:rPr>
        </w:r>
        <w:r>
          <w:rPr>
            <w:noProof/>
            <w:webHidden/>
          </w:rPr>
          <w:fldChar w:fldCharType="separate"/>
        </w:r>
        <w:r>
          <w:rPr>
            <w:noProof/>
            <w:webHidden/>
          </w:rPr>
          <w:t>63</w:t>
        </w:r>
        <w:r>
          <w:rPr>
            <w:noProof/>
            <w:webHidden/>
          </w:rPr>
          <w:fldChar w:fldCharType="end"/>
        </w:r>
      </w:hyperlink>
    </w:p>
    <w:p w14:paraId="0725D309" w14:textId="4F4E0D14"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29" w:history="1">
        <w:r w:rsidRPr="00C83CCA">
          <w:rPr>
            <w:rStyle w:val="Hyperlink"/>
            <w:noProof/>
          </w:rPr>
          <w:t>5.13.5</w:t>
        </w:r>
        <w:r>
          <w:rPr>
            <w:rFonts w:asciiTheme="minorHAnsi" w:eastAsiaTheme="minorEastAsia" w:hAnsiTheme="minorHAnsi" w:cstheme="minorBidi"/>
            <w:noProof/>
            <w:kern w:val="2"/>
            <w14:ligatures w14:val="standardContextual"/>
          </w:rPr>
          <w:tab/>
        </w:r>
        <w:r w:rsidRPr="00C83CCA">
          <w:rPr>
            <w:rStyle w:val="Hyperlink"/>
            <w:noProof/>
          </w:rPr>
          <w:t>OUTGOING TRANSITION STATUS AND REPORTING</w:t>
        </w:r>
        <w:r>
          <w:rPr>
            <w:noProof/>
            <w:webHidden/>
          </w:rPr>
          <w:tab/>
        </w:r>
        <w:r>
          <w:rPr>
            <w:noProof/>
            <w:webHidden/>
          </w:rPr>
          <w:fldChar w:fldCharType="begin"/>
        </w:r>
        <w:r>
          <w:rPr>
            <w:noProof/>
            <w:webHidden/>
          </w:rPr>
          <w:instrText xml:space="preserve"> PAGEREF _Toc220331029 \h </w:instrText>
        </w:r>
        <w:r>
          <w:rPr>
            <w:noProof/>
            <w:webHidden/>
          </w:rPr>
        </w:r>
        <w:r>
          <w:rPr>
            <w:noProof/>
            <w:webHidden/>
          </w:rPr>
          <w:fldChar w:fldCharType="separate"/>
        </w:r>
        <w:r>
          <w:rPr>
            <w:noProof/>
            <w:webHidden/>
          </w:rPr>
          <w:t>63</w:t>
        </w:r>
        <w:r>
          <w:rPr>
            <w:noProof/>
            <w:webHidden/>
          </w:rPr>
          <w:fldChar w:fldCharType="end"/>
        </w:r>
      </w:hyperlink>
    </w:p>
    <w:p w14:paraId="511DC43B" w14:textId="642E61D8"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30" w:history="1">
        <w:r w:rsidRPr="00C83CCA">
          <w:rPr>
            <w:rStyle w:val="Hyperlink"/>
            <w:noProof/>
          </w:rPr>
          <w:t>5.14</w:t>
        </w:r>
        <w:r>
          <w:rPr>
            <w:rFonts w:asciiTheme="minorHAnsi" w:eastAsiaTheme="minorEastAsia" w:hAnsiTheme="minorHAnsi" w:cstheme="minorBidi"/>
            <w:noProof/>
            <w:kern w:val="2"/>
            <w14:ligatures w14:val="standardContextual"/>
          </w:rPr>
          <w:tab/>
        </w:r>
        <w:r w:rsidRPr="00C83CCA">
          <w:rPr>
            <w:rStyle w:val="Hyperlink"/>
            <w:noProof/>
          </w:rPr>
          <w:t>TASK ORDER TRANSITION (OPTIONAL TASK 10)</w:t>
        </w:r>
        <w:r>
          <w:rPr>
            <w:noProof/>
            <w:webHidden/>
          </w:rPr>
          <w:tab/>
        </w:r>
        <w:r>
          <w:rPr>
            <w:noProof/>
            <w:webHidden/>
          </w:rPr>
          <w:fldChar w:fldCharType="begin"/>
        </w:r>
        <w:r>
          <w:rPr>
            <w:noProof/>
            <w:webHidden/>
          </w:rPr>
          <w:instrText xml:space="preserve"> PAGEREF _Toc220331030 \h </w:instrText>
        </w:r>
        <w:r>
          <w:rPr>
            <w:noProof/>
            <w:webHidden/>
          </w:rPr>
        </w:r>
        <w:r>
          <w:rPr>
            <w:noProof/>
            <w:webHidden/>
          </w:rPr>
          <w:fldChar w:fldCharType="separate"/>
        </w:r>
        <w:r>
          <w:rPr>
            <w:noProof/>
            <w:webHidden/>
          </w:rPr>
          <w:t>64</w:t>
        </w:r>
        <w:r>
          <w:rPr>
            <w:noProof/>
            <w:webHidden/>
          </w:rPr>
          <w:fldChar w:fldCharType="end"/>
        </w:r>
      </w:hyperlink>
    </w:p>
    <w:p w14:paraId="7DFDDB9A" w14:textId="7A0D6784" w:rsidR="00681B8C" w:rsidRDefault="00681B8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0331031" w:history="1">
        <w:r w:rsidRPr="00C83CCA">
          <w:rPr>
            <w:rStyle w:val="Hyperlink"/>
            <w:noProof/>
          </w:rPr>
          <w:t>6.0</w:t>
        </w:r>
        <w:r>
          <w:rPr>
            <w:rFonts w:asciiTheme="minorHAnsi" w:eastAsiaTheme="minorEastAsia" w:hAnsiTheme="minorHAnsi" w:cstheme="minorBidi"/>
            <w:noProof/>
            <w:kern w:val="2"/>
            <w14:ligatures w14:val="standardContextual"/>
          </w:rPr>
          <w:tab/>
        </w:r>
        <w:r w:rsidRPr="00C83CCA">
          <w:rPr>
            <w:rStyle w:val="Hyperlink"/>
            <w:noProof/>
          </w:rPr>
          <w:t>GENERAL REQUIREMENTS</w:t>
        </w:r>
        <w:r>
          <w:rPr>
            <w:noProof/>
            <w:webHidden/>
          </w:rPr>
          <w:tab/>
        </w:r>
        <w:r>
          <w:rPr>
            <w:noProof/>
            <w:webHidden/>
          </w:rPr>
          <w:fldChar w:fldCharType="begin"/>
        </w:r>
        <w:r>
          <w:rPr>
            <w:noProof/>
            <w:webHidden/>
          </w:rPr>
          <w:instrText xml:space="preserve"> PAGEREF _Toc220331031 \h </w:instrText>
        </w:r>
        <w:r>
          <w:rPr>
            <w:noProof/>
            <w:webHidden/>
          </w:rPr>
        </w:r>
        <w:r>
          <w:rPr>
            <w:noProof/>
            <w:webHidden/>
          </w:rPr>
          <w:fldChar w:fldCharType="separate"/>
        </w:r>
        <w:r>
          <w:rPr>
            <w:noProof/>
            <w:webHidden/>
          </w:rPr>
          <w:t>65</w:t>
        </w:r>
        <w:r>
          <w:rPr>
            <w:noProof/>
            <w:webHidden/>
          </w:rPr>
          <w:fldChar w:fldCharType="end"/>
        </w:r>
      </w:hyperlink>
    </w:p>
    <w:p w14:paraId="0EDEB0CA" w14:textId="650E84EE"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32" w:history="1">
        <w:r w:rsidRPr="00C83CCA">
          <w:rPr>
            <w:rStyle w:val="Hyperlink"/>
            <w:noProof/>
          </w:rPr>
          <w:t>6.1</w:t>
        </w:r>
        <w:r>
          <w:rPr>
            <w:rFonts w:asciiTheme="minorHAnsi" w:eastAsiaTheme="minorEastAsia" w:hAnsiTheme="minorHAnsi" w:cstheme="minorBidi"/>
            <w:noProof/>
            <w:kern w:val="2"/>
            <w14:ligatures w14:val="standardContextual"/>
          </w:rPr>
          <w:tab/>
        </w:r>
        <w:r w:rsidRPr="00C83CCA">
          <w:rPr>
            <w:rStyle w:val="Hyperlink"/>
            <w:noProof/>
          </w:rPr>
          <w:t>ENTERPRISE AND IT FRAMEWORK</w:t>
        </w:r>
        <w:r>
          <w:rPr>
            <w:noProof/>
            <w:webHidden/>
          </w:rPr>
          <w:tab/>
        </w:r>
        <w:r>
          <w:rPr>
            <w:noProof/>
            <w:webHidden/>
          </w:rPr>
          <w:fldChar w:fldCharType="begin"/>
        </w:r>
        <w:r>
          <w:rPr>
            <w:noProof/>
            <w:webHidden/>
          </w:rPr>
          <w:instrText xml:space="preserve"> PAGEREF _Toc220331032 \h </w:instrText>
        </w:r>
        <w:r>
          <w:rPr>
            <w:noProof/>
            <w:webHidden/>
          </w:rPr>
        </w:r>
        <w:r>
          <w:rPr>
            <w:noProof/>
            <w:webHidden/>
          </w:rPr>
          <w:fldChar w:fldCharType="separate"/>
        </w:r>
        <w:r>
          <w:rPr>
            <w:noProof/>
            <w:webHidden/>
          </w:rPr>
          <w:t>65</w:t>
        </w:r>
        <w:r>
          <w:rPr>
            <w:noProof/>
            <w:webHidden/>
          </w:rPr>
          <w:fldChar w:fldCharType="end"/>
        </w:r>
      </w:hyperlink>
    </w:p>
    <w:p w14:paraId="1030E304" w14:textId="3ECD49BE"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33" w:history="1">
        <w:r w:rsidRPr="00C83CCA">
          <w:rPr>
            <w:rStyle w:val="Hyperlink"/>
            <w:noProof/>
          </w:rPr>
          <w:t>6.1.1</w:t>
        </w:r>
        <w:r>
          <w:rPr>
            <w:rFonts w:asciiTheme="minorHAnsi" w:eastAsiaTheme="minorEastAsia" w:hAnsiTheme="minorHAnsi" w:cstheme="minorBidi"/>
            <w:noProof/>
            <w:kern w:val="2"/>
            <w14:ligatures w14:val="standardContextual"/>
          </w:rPr>
          <w:tab/>
        </w:r>
        <w:r w:rsidRPr="00C83CCA">
          <w:rPr>
            <w:rStyle w:val="Hyperlink"/>
            <w:noProof/>
          </w:rPr>
          <w:t>VA TECHNICAL REFERENCE MODEL</w:t>
        </w:r>
        <w:r>
          <w:rPr>
            <w:noProof/>
            <w:webHidden/>
          </w:rPr>
          <w:tab/>
        </w:r>
        <w:r>
          <w:rPr>
            <w:noProof/>
            <w:webHidden/>
          </w:rPr>
          <w:fldChar w:fldCharType="begin"/>
        </w:r>
        <w:r>
          <w:rPr>
            <w:noProof/>
            <w:webHidden/>
          </w:rPr>
          <w:instrText xml:space="preserve"> PAGEREF _Toc220331033 \h </w:instrText>
        </w:r>
        <w:r>
          <w:rPr>
            <w:noProof/>
            <w:webHidden/>
          </w:rPr>
        </w:r>
        <w:r>
          <w:rPr>
            <w:noProof/>
            <w:webHidden/>
          </w:rPr>
          <w:fldChar w:fldCharType="separate"/>
        </w:r>
        <w:r>
          <w:rPr>
            <w:noProof/>
            <w:webHidden/>
          </w:rPr>
          <w:t>65</w:t>
        </w:r>
        <w:r>
          <w:rPr>
            <w:noProof/>
            <w:webHidden/>
          </w:rPr>
          <w:fldChar w:fldCharType="end"/>
        </w:r>
      </w:hyperlink>
    </w:p>
    <w:p w14:paraId="3E81DBAE" w14:textId="7183FE8A"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34" w:history="1">
        <w:r w:rsidRPr="00C83CCA">
          <w:rPr>
            <w:rStyle w:val="Hyperlink"/>
            <w:noProof/>
          </w:rPr>
          <w:t>6.1.2</w:t>
        </w:r>
        <w:r>
          <w:rPr>
            <w:rFonts w:asciiTheme="minorHAnsi" w:eastAsiaTheme="minorEastAsia" w:hAnsiTheme="minorHAnsi" w:cstheme="minorBidi"/>
            <w:noProof/>
            <w:kern w:val="2"/>
            <w14:ligatures w14:val="standardContextual"/>
          </w:rPr>
          <w:tab/>
        </w:r>
        <w:r w:rsidRPr="00C83CCA">
          <w:rPr>
            <w:rStyle w:val="Hyperlink"/>
            <w:noProof/>
          </w:rPr>
          <w:t>ZERO TRUST – VA CRITICAL SECURITY CONTROLS</w:t>
        </w:r>
        <w:r>
          <w:rPr>
            <w:noProof/>
            <w:webHidden/>
          </w:rPr>
          <w:tab/>
        </w:r>
        <w:r>
          <w:rPr>
            <w:noProof/>
            <w:webHidden/>
          </w:rPr>
          <w:fldChar w:fldCharType="begin"/>
        </w:r>
        <w:r>
          <w:rPr>
            <w:noProof/>
            <w:webHidden/>
          </w:rPr>
          <w:instrText xml:space="preserve"> PAGEREF _Toc220331034 \h </w:instrText>
        </w:r>
        <w:r>
          <w:rPr>
            <w:noProof/>
            <w:webHidden/>
          </w:rPr>
        </w:r>
        <w:r>
          <w:rPr>
            <w:noProof/>
            <w:webHidden/>
          </w:rPr>
          <w:fldChar w:fldCharType="separate"/>
        </w:r>
        <w:r>
          <w:rPr>
            <w:noProof/>
            <w:webHidden/>
          </w:rPr>
          <w:t>65</w:t>
        </w:r>
        <w:r>
          <w:rPr>
            <w:noProof/>
            <w:webHidden/>
          </w:rPr>
          <w:fldChar w:fldCharType="end"/>
        </w:r>
      </w:hyperlink>
    </w:p>
    <w:p w14:paraId="16D58A24" w14:textId="09752E76"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35" w:history="1">
        <w:r w:rsidRPr="00C83CCA">
          <w:rPr>
            <w:rStyle w:val="Hyperlink"/>
            <w:noProof/>
          </w:rPr>
          <w:t>6.1.3</w:t>
        </w:r>
        <w:r>
          <w:rPr>
            <w:rFonts w:asciiTheme="minorHAnsi" w:eastAsiaTheme="minorEastAsia" w:hAnsiTheme="minorHAnsi" w:cstheme="minorBidi"/>
            <w:noProof/>
            <w:kern w:val="2"/>
            <w14:ligatures w14:val="standardContextual"/>
          </w:rPr>
          <w:tab/>
        </w:r>
        <w:r w:rsidRPr="00C83CCA">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_Toc220331035 \h </w:instrText>
        </w:r>
        <w:r>
          <w:rPr>
            <w:noProof/>
            <w:webHidden/>
          </w:rPr>
        </w:r>
        <w:r>
          <w:rPr>
            <w:noProof/>
            <w:webHidden/>
          </w:rPr>
          <w:fldChar w:fldCharType="separate"/>
        </w:r>
        <w:r>
          <w:rPr>
            <w:noProof/>
            <w:webHidden/>
          </w:rPr>
          <w:t>66</w:t>
        </w:r>
        <w:r>
          <w:rPr>
            <w:noProof/>
            <w:webHidden/>
          </w:rPr>
          <w:fldChar w:fldCharType="end"/>
        </w:r>
      </w:hyperlink>
    </w:p>
    <w:p w14:paraId="19213815" w14:textId="39AC7962"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36" w:history="1">
        <w:r w:rsidRPr="00C83CCA">
          <w:rPr>
            <w:rStyle w:val="Hyperlink"/>
            <w:noProof/>
          </w:rPr>
          <w:t>6.1.4</w:t>
        </w:r>
        <w:r>
          <w:rPr>
            <w:rFonts w:asciiTheme="minorHAnsi" w:eastAsiaTheme="minorEastAsia" w:hAnsiTheme="minorHAnsi" w:cstheme="minorBidi"/>
            <w:noProof/>
            <w:kern w:val="2"/>
            <w14:ligatures w14:val="standardContextual"/>
          </w:rPr>
          <w:tab/>
        </w:r>
        <w:r w:rsidRPr="00C83CCA">
          <w:rPr>
            <w:rStyle w:val="Hyperlink"/>
            <w:noProof/>
          </w:rPr>
          <w:t>INTERNET PROTOCOL VERSION 6 (IPV6)</w:t>
        </w:r>
        <w:r>
          <w:rPr>
            <w:noProof/>
            <w:webHidden/>
          </w:rPr>
          <w:tab/>
        </w:r>
        <w:r>
          <w:rPr>
            <w:noProof/>
            <w:webHidden/>
          </w:rPr>
          <w:fldChar w:fldCharType="begin"/>
        </w:r>
        <w:r>
          <w:rPr>
            <w:noProof/>
            <w:webHidden/>
          </w:rPr>
          <w:instrText xml:space="preserve"> PAGEREF _Toc220331036 \h </w:instrText>
        </w:r>
        <w:r>
          <w:rPr>
            <w:noProof/>
            <w:webHidden/>
          </w:rPr>
        </w:r>
        <w:r>
          <w:rPr>
            <w:noProof/>
            <w:webHidden/>
          </w:rPr>
          <w:fldChar w:fldCharType="separate"/>
        </w:r>
        <w:r>
          <w:rPr>
            <w:noProof/>
            <w:webHidden/>
          </w:rPr>
          <w:t>67</w:t>
        </w:r>
        <w:r>
          <w:rPr>
            <w:noProof/>
            <w:webHidden/>
          </w:rPr>
          <w:fldChar w:fldCharType="end"/>
        </w:r>
      </w:hyperlink>
    </w:p>
    <w:p w14:paraId="2A714F87" w14:textId="6DE715B9"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37" w:history="1">
        <w:r w:rsidRPr="00C83CCA">
          <w:rPr>
            <w:rStyle w:val="Hyperlink"/>
            <w:noProof/>
          </w:rPr>
          <w:t>6.1.5</w:t>
        </w:r>
        <w:r>
          <w:rPr>
            <w:rFonts w:asciiTheme="minorHAnsi" w:eastAsiaTheme="minorEastAsia" w:hAnsiTheme="minorHAnsi" w:cstheme="minorBidi"/>
            <w:noProof/>
            <w:kern w:val="2"/>
            <w14:ligatures w14:val="standardContextual"/>
          </w:rPr>
          <w:tab/>
        </w:r>
        <w:r w:rsidRPr="00C83CCA">
          <w:rPr>
            <w:rStyle w:val="Hyperlink"/>
            <w:noProof/>
          </w:rPr>
          <w:t>TRUSTED INTERNET CONNECTION (TIC)</w:t>
        </w:r>
        <w:r>
          <w:rPr>
            <w:noProof/>
            <w:webHidden/>
          </w:rPr>
          <w:tab/>
        </w:r>
        <w:r>
          <w:rPr>
            <w:noProof/>
            <w:webHidden/>
          </w:rPr>
          <w:fldChar w:fldCharType="begin"/>
        </w:r>
        <w:r>
          <w:rPr>
            <w:noProof/>
            <w:webHidden/>
          </w:rPr>
          <w:instrText xml:space="preserve"> PAGEREF _Toc220331037 \h </w:instrText>
        </w:r>
        <w:r>
          <w:rPr>
            <w:noProof/>
            <w:webHidden/>
          </w:rPr>
        </w:r>
        <w:r>
          <w:rPr>
            <w:noProof/>
            <w:webHidden/>
          </w:rPr>
          <w:fldChar w:fldCharType="separate"/>
        </w:r>
        <w:r>
          <w:rPr>
            <w:noProof/>
            <w:webHidden/>
          </w:rPr>
          <w:t>68</w:t>
        </w:r>
        <w:r>
          <w:rPr>
            <w:noProof/>
            <w:webHidden/>
          </w:rPr>
          <w:fldChar w:fldCharType="end"/>
        </w:r>
      </w:hyperlink>
    </w:p>
    <w:p w14:paraId="5804B5F9" w14:textId="1123A45D"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38" w:history="1">
        <w:r w:rsidRPr="00C83CCA">
          <w:rPr>
            <w:rStyle w:val="Hyperlink"/>
            <w:noProof/>
          </w:rPr>
          <w:t>6.1.6</w:t>
        </w:r>
        <w:r>
          <w:rPr>
            <w:rFonts w:asciiTheme="minorHAnsi" w:eastAsiaTheme="minorEastAsia" w:hAnsiTheme="minorHAnsi" w:cstheme="minorBidi"/>
            <w:noProof/>
            <w:kern w:val="2"/>
            <w14:ligatures w14:val="standardContextual"/>
          </w:rPr>
          <w:tab/>
        </w:r>
        <w:r w:rsidRPr="00C83CCA">
          <w:rPr>
            <w:rStyle w:val="Hyperlink"/>
            <w:noProof/>
          </w:rPr>
          <w:t>STANDARD COMPUTER CONFIGURATION</w:t>
        </w:r>
        <w:r>
          <w:rPr>
            <w:noProof/>
            <w:webHidden/>
          </w:rPr>
          <w:tab/>
        </w:r>
        <w:r>
          <w:rPr>
            <w:noProof/>
            <w:webHidden/>
          </w:rPr>
          <w:fldChar w:fldCharType="begin"/>
        </w:r>
        <w:r>
          <w:rPr>
            <w:noProof/>
            <w:webHidden/>
          </w:rPr>
          <w:instrText xml:space="preserve"> PAGEREF _Toc220331038 \h </w:instrText>
        </w:r>
        <w:r>
          <w:rPr>
            <w:noProof/>
            <w:webHidden/>
          </w:rPr>
        </w:r>
        <w:r>
          <w:rPr>
            <w:noProof/>
            <w:webHidden/>
          </w:rPr>
          <w:fldChar w:fldCharType="separate"/>
        </w:r>
        <w:r>
          <w:rPr>
            <w:noProof/>
            <w:webHidden/>
          </w:rPr>
          <w:t>68</w:t>
        </w:r>
        <w:r>
          <w:rPr>
            <w:noProof/>
            <w:webHidden/>
          </w:rPr>
          <w:fldChar w:fldCharType="end"/>
        </w:r>
      </w:hyperlink>
    </w:p>
    <w:p w14:paraId="47C5F9AF" w14:textId="0BAF185D"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39" w:history="1">
        <w:r w:rsidRPr="00C83CCA">
          <w:rPr>
            <w:rStyle w:val="Hyperlink"/>
            <w:noProof/>
          </w:rPr>
          <w:t>6.1.7</w:t>
        </w:r>
        <w:r>
          <w:rPr>
            <w:rFonts w:asciiTheme="minorHAnsi" w:eastAsiaTheme="minorEastAsia" w:hAnsiTheme="minorHAnsi" w:cstheme="minorBidi"/>
            <w:noProof/>
            <w:kern w:val="2"/>
            <w14:ligatures w14:val="standardContextual"/>
          </w:rPr>
          <w:tab/>
        </w:r>
        <w:r w:rsidRPr="00C83CCA">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_Toc220331039 \h </w:instrText>
        </w:r>
        <w:r>
          <w:rPr>
            <w:noProof/>
            <w:webHidden/>
          </w:rPr>
        </w:r>
        <w:r>
          <w:rPr>
            <w:noProof/>
            <w:webHidden/>
          </w:rPr>
          <w:fldChar w:fldCharType="separate"/>
        </w:r>
        <w:r>
          <w:rPr>
            <w:noProof/>
            <w:webHidden/>
          </w:rPr>
          <w:t>69</w:t>
        </w:r>
        <w:r>
          <w:rPr>
            <w:noProof/>
            <w:webHidden/>
          </w:rPr>
          <w:fldChar w:fldCharType="end"/>
        </w:r>
      </w:hyperlink>
    </w:p>
    <w:p w14:paraId="11087B74" w14:textId="4432E7F7"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40" w:history="1">
        <w:r w:rsidRPr="00C83CCA">
          <w:rPr>
            <w:rStyle w:val="Hyperlink"/>
            <w:noProof/>
          </w:rPr>
          <w:t>6.1.8</w:t>
        </w:r>
        <w:r>
          <w:rPr>
            <w:rFonts w:asciiTheme="minorHAnsi" w:eastAsiaTheme="minorEastAsia" w:hAnsiTheme="minorHAnsi" w:cstheme="minorBidi"/>
            <w:noProof/>
            <w:kern w:val="2"/>
            <w14:ligatures w14:val="standardContextual"/>
          </w:rPr>
          <w:tab/>
        </w:r>
        <w:r w:rsidRPr="00C83CCA">
          <w:rPr>
            <w:rStyle w:val="Hyperlink"/>
            <w:noProof/>
          </w:rPr>
          <w:t>PROCESS ASSET LIBRARY (PAL)</w:t>
        </w:r>
        <w:r>
          <w:rPr>
            <w:noProof/>
            <w:webHidden/>
          </w:rPr>
          <w:tab/>
        </w:r>
        <w:r>
          <w:rPr>
            <w:noProof/>
            <w:webHidden/>
          </w:rPr>
          <w:fldChar w:fldCharType="begin"/>
        </w:r>
        <w:r>
          <w:rPr>
            <w:noProof/>
            <w:webHidden/>
          </w:rPr>
          <w:instrText xml:space="preserve"> PAGEREF _Toc220331040 \h </w:instrText>
        </w:r>
        <w:r>
          <w:rPr>
            <w:noProof/>
            <w:webHidden/>
          </w:rPr>
        </w:r>
        <w:r>
          <w:rPr>
            <w:noProof/>
            <w:webHidden/>
          </w:rPr>
          <w:fldChar w:fldCharType="separate"/>
        </w:r>
        <w:r>
          <w:rPr>
            <w:noProof/>
            <w:webHidden/>
          </w:rPr>
          <w:t>70</w:t>
        </w:r>
        <w:r>
          <w:rPr>
            <w:noProof/>
            <w:webHidden/>
          </w:rPr>
          <w:fldChar w:fldCharType="end"/>
        </w:r>
      </w:hyperlink>
    </w:p>
    <w:p w14:paraId="0D74D28E" w14:textId="5BDB42DB"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41" w:history="1">
        <w:r w:rsidRPr="00C83CCA">
          <w:rPr>
            <w:rStyle w:val="Hyperlink"/>
            <w:noProof/>
          </w:rPr>
          <w:t>6.1.9</w:t>
        </w:r>
        <w:r>
          <w:rPr>
            <w:rFonts w:asciiTheme="minorHAnsi" w:eastAsiaTheme="minorEastAsia" w:hAnsiTheme="minorHAnsi" w:cstheme="minorBidi"/>
            <w:noProof/>
            <w:kern w:val="2"/>
            <w14:ligatures w14:val="standardContextual"/>
          </w:rPr>
          <w:tab/>
        </w:r>
        <w:r w:rsidRPr="00C83CCA">
          <w:rPr>
            <w:rStyle w:val="Hyperlink"/>
            <w:noProof/>
          </w:rPr>
          <w:t>AUTHORITATIVE DATA SOURCES</w:t>
        </w:r>
        <w:r>
          <w:rPr>
            <w:noProof/>
            <w:webHidden/>
          </w:rPr>
          <w:tab/>
        </w:r>
        <w:r>
          <w:rPr>
            <w:noProof/>
            <w:webHidden/>
          </w:rPr>
          <w:fldChar w:fldCharType="begin"/>
        </w:r>
        <w:r>
          <w:rPr>
            <w:noProof/>
            <w:webHidden/>
          </w:rPr>
          <w:instrText xml:space="preserve"> PAGEREF _Toc220331041 \h </w:instrText>
        </w:r>
        <w:r>
          <w:rPr>
            <w:noProof/>
            <w:webHidden/>
          </w:rPr>
        </w:r>
        <w:r>
          <w:rPr>
            <w:noProof/>
            <w:webHidden/>
          </w:rPr>
          <w:fldChar w:fldCharType="separate"/>
        </w:r>
        <w:r>
          <w:rPr>
            <w:noProof/>
            <w:webHidden/>
          </w:rPr>
          <w:t>70</w:t>
        </w:r>
        <w:r>
          <w:rPr>
            <w:noProof/>
            <w:webHidden/>
          </w:rPr>
          <w:fldChar w:fldCharType="end"/>
        </w:r>
      </w:hyperlink>
    </w:p>
    <w:p w14:paraId="55BE5B04" w14:textId="0351598D"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42" w:history="1">
        <w:r w:rsidRPr="00C83CCA">
          <w:rPr>
            <w:rStyle w:val="Hyperlink"/>
            <w:noProof/>
          </w:rPr>
          <w:t>6.1.10</w:t>
        </w:r>
        <w:r>
          <w:rPr>
            <w:rFonts w:asciiTheme="minorHAnsi" w:eastAsiaTheme="minorEastAsia" w:hAnsiTheme="minorHAnsi" w:cstheme="minorBidi"/>
            <w:noProof/>
            <w:kern w:val="2"/>
            <w14:ligatures w14:val="standardContextual"/>
          </w:rPr>
          <w:tab/>
        </w:r>
        <w:r w:rsidRPr="00C83CCA">
          <w:rPr>
            <w:rStyle w:val="Hyperlink"/>
            <w:noProof/>
          </w:rPr>
          <w:t>SOCIAL SECURITY NUMBER (SSN) REDUCTION</w:t>
        </w:r>
        <w:r>
          <w:rPr>
            <w:noProof/>
            <w:webHidden/>
          </w:rPr>
          <w:tab/>
        </w:r>
        <w:r>
          <w:rPr>
            <w:noProof/>
            <w:webHidden/>
          </w:rPr>
          <w:fldChar w:fldCharType="begin"/>
        </w:r>
        <w:r>
          <w:rPr>
            <w:noProof/>
            <w:webHidden/>
          </w:rPr>
          <w:instrText xml:space="preserve"> PAGEREF _Toc220331042 \h </w:instrText>
        </w:r>
        <w:r>
          <w:rPr>
            <w:noProof/>
            <w:webHidden/>
          </w:rPr>
        </w:r>
        <w:r>
          <w:rPr>
            <w:noProof/>
            <w:webHidden/>
          </w:rPr>
          <w:fldChar w:fldCharType="separate"/>
        </w:r>
        <w:r>
          <w:rPr>
            <w:noProof/>
            <w:webHidden/>
          </w:rPr>
          <w:t>71</w:t>
        </w:r>
        <w:r>
          <w:rPr>
            <w:noProof/>
            <w:webHidden/>
          </w:rPr>
          <w:fldChar w:fldCharType="end"/>
        </w:r>
      </w:hyperlink>
    </w:p>
    <w:p w14:paraId="02B68299" w14:textId="0E43B545"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43" w:history="1">
        <w:r w:rsidRPr="00C83CCA">
          <w:rPr>
            <w:rStyle w:val="Hyperlink"/>
            <w:noProof/>
          </w:rPr>
          <w:t>6.1.11</w:t>
        </w:r>
        <w:r>
          <w:rPr>
            <w:rFonts w:asciiTheme="minorHAnsi" w:eastAsiaTheme="minorEastAsia" w:hAnsiTheme="minorHAnsi" w:cstheme="minorBidi"/>
            <w:noProof/>
            <w:kern w:val="2"/>
            <w14:ligatures w14:val="standardContextual"/>
          </w:rPr>
          <w:tab/>
        </w:r>
        <w:r w:rsidRPr="00C83CCA">
          <w:rPr>
            <w:rStyle w:val="Hyperlink"/>
            <w:noProof/>
          </w:rPr>
          <w:t>SOFTWARE AND LICENSING REQUIREMENTS</w:t>
        </w:r>
        <w:r>
          <w:rPr>
            <w:noProof/>
            <w:webHidden/>
          </w:rPr>
          <w:tab/>
        </w:r>
        <w:r>
          <w:rPr>
            <w:noProof/>
            <w:webHidden/>
          </w:rPr>
          <w:fldChar w:fldCharType="begin"/>
        </w:r>
        <w:r>
          <w:rPr>
            <w:noProof/>
            <w:webHidden/>
          </w:rPr>
          <w:instrText xml:space="preserve"> PAGEREF _Toc220331043 \h </w:instrText>
        </w:r>
        <w:r>
          <w:rPr>
            <w:noProof/>
            <w:webHidden/>
          </w:rPr>
        </w:r>
        <w:r>
          <w:rPr>
            <w:noProof/>
            <w:webHidden/>
          </w:rPr>
          <w:fldChar w:fldCharType="separate"/>
        </w:r>
        <w:r>
          <w:rPr>
            <w:noProof/>
            <w:webHidden/>
          </w:rPr>
          <w:t>71</w:t>
        </w:r>
        <w:r>
          <w:rPr>
            <w:noProof/>
            <w:webHidden/>
          </w:rPr>
          <w:fldChar w:fldCharType="end"/>
        </w:r>
      </w:hyperlink>
    </w:p>
    <w:p w14:paraId="2EBCC867" w14:textId="1C4FDC6F"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44" w:history="1">
        <w:r w:rsidRPr="00C83CCA">
          <w:rPr>
            <w:rStyle w:val="Hyperlink"/>
            <w:noProof/>
          </w:rPr>
          <w:t>6.2</w:t>
        </w:r>
        <w:r>
          <w:rPr>
            <w:rFonts w:asciiTheme="minorHAnsi" w:eastAsiaTheme="minorEastAsia" w:hAnsiTheme="minorHAnsi" w:cstheme="minorBidi"/>
            <w:noProof/>
            <w:kern w:val="2"/>
            <w14:ligatures w14:val="standardContextual"/>
          </w:rPr>
          <w:tab/>
        </w:r>
        <w:r w:rsidRPr="00C83CCA">
          <w:rPr>
            <w:rStyle w:val="Hyperlink"/>
            <w:noProof/>
          </w:rPr>
          <w:t>SECURITY AND PRIVACY REQUIREMENTS</w:t>
        </w:r>
        <w:r>
          <w:rPr>
            <w:noProof/>
            <w:webHidden/>
          </w:rPr>
          <w:tab/>
        </w:r>
        <w:r>
          <w:rPr>
            <w:noProof/>
            <w:webHidden/>
          </w:rPr>
          <w:fldChar w:fldCharType="begin"/>
        </w:r>
        <w:r>
          <w:rPr>
            <w:noProof/>
            <w:webHidden/>
          </w:rPr>
          <w:instrText xml:space="preserve"> PAGEREF _Toc220331044 \h </w:instrText>
        </w:r>
        <w:r>
          <w:rPr>
            <w:noProof/>
            <w:webHidden/>
          </w:rPr>
        </w:r>
        <w:r>
          <w:rPr>
            <w:noProof/>
            <w:webHidden/>
          </w:rPr>
          <w:fldChar w:fldCharType="separate"/>
        </w:r>
        <w:r>
          <w:rPr>
            <w:noProof/>
            <w:webHidden/>
          </w:rPr>
          <w:t>71</w:t>
        </w:r>
        <w:r>
          <w:rPr>
            <w:noProof/>
            <w:webHidden/>
          </w:rPr>
          <w:fldChar w:fldCharType="end"/>
        </w:r>
      </w:hyperlink>
    </w:p>
    <w:p w14:paraId="1B60E054" w14:textId="246E7D30"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45" w:history="1">
        <w:r w:rsidRPr="00C83CCA">
          <w:rPr>
            <w:rStyle w:val="Hyperlink"/>
            <w:noProof/>
          </w:rPr>
          <w:t>6.2.1</w:t>
        </w:r>
        <w:r>
          <w:rPr>
            <w:rFonts w:asciiTheme="minorHAnsi" w:eastAsiaTheme="minorEastAsia" w:hAnsiTheme="minorHAnsi" w:cstheme="minorBidi"/>
            <w:noProof/>
            <w:kern w:val="2"/>
            <w14:ligatures w14:val="standardContextual"/>
          </w:rPr>
          <w:tab/>
        </w:r>
        <w:r w:rsidRPr="00C83CCA">
          <w:rPr>
            <w:rStyle w:val="Hyperlink"/>
            <w:noProof/>
          </w:rPr>
          <w:t>POSITION/TASK RISK DESIGNATION LEVEL(S)</w:t>
        </w:r>
        <w:r>
          <w:rPr>
            <w:noProof/>
            <w:webHidden/>
          </w:rPr>
          <w:tab/>
        </w:r>
        <w:r>
          <w:rPr>
            <w:noProof/>
            <w:webHidden/>
          </w:rPr>
          <w:fldChar w:fldCharType="begin"/>
        </w:r>
        <w:r>
          <w:rPr>
            <w:noProof/>
            <w:webHidden/>
          </w:rPr>
          <w:instrText xml:space="preserve"> PAGEREF _Toc220331045 \h </w:instrText>
        </w:r>
        <w:r>
          <w:rPr>
            <w:noProof/>
            <w:webHidden/>
          </w:rPr>
        </w:r>
        <w:r>
          <w:rPr>
            <w:noProof/>
            <w:webHidden/>
          </w:rPr>
          <w:fldChar w:fldCharType="separate"/>
        </w:r>
        <w:r>
          <w:rPr>
            <w:noProof/>
            <w:webHidden/>
          </w:rPr>
          <w:t>71</w:t>
        </w:r>
        <w:r>
          <w:rPr>
            <w:noProof/>
            <w:webHidden/>
          </w:rPr>
          <w:fldChar w:fldCharType="end"/>
        </w:r>
      </w:hyperlink>
    </w:p>
    <w:p w14:paraId="6E8AB6E0" w14:textId="5969CC37" w:rsidR="00681B8C" w:rsidRDefault="00681B8C">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0331046" w:history="1">
        <w:r w:rsidRPr="00C83CCA">
          <w:rPr>
            <w:rStyle w:val="Hyperlink"/>
            <w:noProof/>
          </w:rPr>
          <w:t>6.2.2</w:t>
        </w:r>
        <w:r>
          <w:rPr>
            <w:rFonts w:asciiTheme="minorHAnsi" w:eastAsiaTheme="minorEastAsia" w:hAnsiTheme="minorHAnsi" w:cstheme="minorBidi"/>
            <w:noProof/>
            <w:kern w:val="2"/>
            <w14:ligatures w14:val="standardContextual"/>
          </w:rPr>
          <w:tab/>
        </w:r>
        <w:r w:rsidRPr="00C83CCA">
          <w:rPr>
            <w:rStyle w:val="Hyperlink"/>
            <w:noProof/>
          </w:rPr>
          <w:t>CONTRACTOR PERSONNEL SECURITY REQUIREMENTS</w:t>
        </w:r>
        <w:r>
          <w:rPr>
            <w:noProof/>
            <w:webHidden/>
          </w:rPr>
          <w:tab/>
        </w:r>
        <w:r>
          <w:rPr>
            <w:noProof/>
            <w:webHidden/>
          </w:rPr>
          <w:fldChar w:fldCharType="begin"/>
        </w:r>
        <w:r>
          <w:rPr>
            <w:noProof/>
            <w:webHidden/>
          </w:rPr>
          <w:instrText xml:space="preserve"> PAGEREF _Toc220331046 \h </w:instrText>
        </w:r>
        <w:r>
          <w:rPr>
            <w:noProof/>
            <w:webHidden/>
          </w:rPr>
        </w:r>
        <w:r>
          <w:rPr>
            <w:noProof/>
            <w:webHidden/>
          </w:rPr>
          <w:fldChar w:fldCharType="separate"/>
        </w:r>
        <w:r>
          <w:rPr>
            <w:noProof/>
            <w:webHidden/>
          </w:rPr>
          <w:t>72</w:t>
        </w:r>
        <w:r>
          <w:rPr>
            <w:noProof/>
            <w:webHidden/>
          </w:rPr>
          <w:fldChar w:fldCharType="end"/>
        </w:r>
      </w:hyperlink>
    </w:p>
    <w:p w14:paraId="5A96B0B3" w14:textId="1A2B8B97"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47" w:history="1">
        <w:r w:rsidRPr="00C83CCA">
          <w:rPr>
            <w:rStyle w:val="Hyperlink"/>
            <w:noProof/>
          </w:rPr>
          <w:t>6.3</w:t>
        </w:r>
        <w:r>
          <w:rPr>
            <w:rFonts w:asciiTheme="minorHAnsi" w:eastAsiaTheme="minorEastAsia" w:hAnsiTheme="minorHAnsi" w:cstheme="minorBidi"/>
            <w:noProof/>
            <w:kern w:val="2"/>
            <w14:ligatures w14:val="standardContextual"/>
          </w:rPr>
          <w:tab/>
        </w:r>
        <w:r w:rsidRPr="00C83CCA">
          <w:rPr>
            <w:rStyle w:val="Hyperlink"/>
            <w:noProof/>
          </w:rPr>
          <w:t>METHOD AND DISTRIBUTION OF DELIVERABLES</w:t>
        </w:r>
        <w:r>
          <w:rPr>
            <w:noProof/>
            <w:webHidden/>
          </w:rPr>
          <w:tab/>
        </w:r>
        <w:r>
          <w:rPr>
            <w:noProof/>
            <w:webHidden/>
          </w:rPr>
          <w:fldChar w:fldCharType="begin"/>
        </w:r>
        <w:r>
          <w:rPr>
            <w:noProof/>
            <w:webHidden/>
          </w:rPr>
          <w:instrText xml:space="preserve"> PAGEREF _Toc220331047 \h </w:instrText>
        </w:r>
        <w:r>
          <w:rPr>
            <w:noProof/>
            <w:webHidden/>
          </w:rPr>
        </w:r>
        <w:r>
          <w:rPr>
            <w:noProof/>
            <w:webHidden/>
          </w:rPr>
          <w:fldChar w:fldCharType="separate"/>
        </w:r>
        <w:r>
          <w:rPr>
            <w:noProof/>
            <w:webHidden/>
          </w:rPr>
          <w:t>74</w:t>
        </w:r>
        <w:r>
          <w:rPr>
            <w:noProof/>
            <w:webHidden/>
          </w:rPr>
          <w:fldChar w:fldCharType="end"/>
        </w:r>
      </w:hyperlink>
    </w:p>
    <w:p w14:paraId="6205B0A5" w14:textId="1BE2D94E"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48" w:history="1">
        <w:r w:rsidRPr="00C83CCA">
          <w:rPr>
            <w:rStyle w:val="Hyperlink"/>
            <w:noProof/>
          </w:rPr>
          <w:t>6.4</w:t>
        </w:r>
        <w:r>
          <w:rPr>
            <w:rFonts w:asciiTheme="minorHAnsi" w:eastAsiaTheme="minorEastAsia" w:hAnsiTheme="minorHAnsi" w:cstheme="minorBidi"/>
            <w:noProof/>
            <w:kern w:val="2"/>
            <w14:ligatures w14:val="standardContextual"/>
          </w:rPr>
          <w:tab/>
        </w:r>
        <w:r w:rsidRPr="00C83CCA">
          <w:rPr>
            <w:rStyle w:val="Hyperlink"/>
            <w:noProof/>
          </w:rPr>
          <w:t>PERFORMANCE METRICS</w:t>
        </w:r>
        <w:r>
          <w:rPr>
            <w:noProof/>
            <w:webHidden/>
          </w:rPr>
          <w:tab/>
        </w:r>
        <w:r>
          <w:rPr>
            <w:noProof/>
            <w:webHidden/>
          </w:rPr>
          <w:fldChar w:fldCharType="begin"/>
        </w:r>
        <w:r>
          <w:rPr>
            <w:noProof/>
            <w:webHidden/>
          </w:rPr>
          <w:instrText xml:space="preserve"> PAGEREF _Toc220331048 \h </w:instrText>
        </w:r>
        <w:r>
          <w:rPr>
            <w:noProof/>
            <w:webHidden/>
          </w:rPr>
        </w:r>
        <w:r>
          <w:rPr>
            <w:noProof/>
            <w:webHidden/>
          </w:rPr>
          <w:fldChar w:fldCharType="separate"/>
        </w:r>
        <w:r>
          <w:rPr>
            <w:noProof/>
            <w:webHidden/>
          </w:rPr>
          <w:t>74</w:t>
        </w:r>
        <w:r>
          <w:rPr>
            <w:noProof/>
            <w:webHidden/>
          </w:rPr>
          <w:fldChar w:fldCharType="end"/>
        </w:r>
      </w:hyperlink>
    </w:p>
    <w:p w14:paraId="0F56A02E" w14:textId="58A3AE61"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49" w:history="1">
        <w:r w:rsidRPr="00C83CCA">
          <w:rPr>
            <w:rStyle w:val="Hyperlink"/>
            <w:noProof/>
          </w:rPr>
          <w:t>6.5</w:t>
        </w:r>
        <w:r>
          <w:rPr>
            <w:rFonts w:asciiTheme="minorHAnsi" w:eastAsiaTheme="minorEastAsia" w:hAnsiTheme="minorHAnsi" w:cstheme="minorBidi"/>
            <w:noProof/>
            <w:kern w:val="2"/>
            <w14:ligatures w14:val="standardContextual"/>
          </w:rPr>
          <w:tab/>
        </w:r>
        <w:r w:rsidRPr="00C83CCA">
          <w:rPr>
            <w:rStyle w:val="Hyperlink"/>
            <w:noProof/>
          </w:rPr>
          <w:t>FACILITY/RESOURCE PROVISIONS</w:t>
        </w:r>
        <w:r>
          <w:rPr>
            <w:noProof/>
            <w:webHidden/>
          </w:rPr>
          <w:tab/>
        </w:r>
        <w:r>
          <w:rPr>
            <w:noProof/>
            <w:webHidden/>
          </w:rPr>
          <w:fldChar w:fldCharType="begin"/>
        </w:r>
        <w:r>
          <w:rPr>
            <w:noProof/>
            <w:webHidden/>
          </w:rPr>
          <w:instrText xml:space="preserve"> PAGEREF _Toc220331049 \h </w:instrText>
        </w:r>
        <w:r>
          <w:rPr>
            <w:noProof/>
            <w:webHidden/>
          </w:rPr>
        </w:r>
        <w:r>
          <w:rPr>
            <w:noProof/>
            <w:webHidden/>
          </w:rPr>
          <w:fldChar w:fldCharType="separate"/>
        </w:r>
        <w:r>
          <w:rPr>
            <w:noProof/>
            <w:webHidden/>
          </w:rPr>
          <w:t>76</w:t>
        </w:r>
        <w:r>
          <w:rPr>
            <w:noProof/>
            <w:webHidden/>
          </w:rPr>
          <w:fldChar w:fldCharType="end"/>
        </w:r>
      </w:hyperlink>
    </w:p>
    <w:p w14:paraId="094BD051" w14:textId="48607269" w:rsidR="00681B8C" w:rsidRDefault="00681B8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0331050" w:history="1">
        <w:r w:rsidRPr="00C83CCA">
          <w:rPr>
            <w:rStyle w:val="Hyperlink"/>
            <w:noProof/>
          </w:rPr>
          <w:t>6.6</w:t>
        </w:r>
        <w:r>
          <w:rPr>
            <w:rFonts w:asciiTheme="minorHAnsi" w:eastAsiaTheme="minorEastAsia" w:hAnsiTheme="minorHAnsi" w:cstheme="minorBidi"/>
            <w:noProof/>
            <w:kern w:val="2"/>
            <w14:ligatures w14:val="standardContextual"/>
          </w:rPr>
          <w:tab/>
        </w:r>
        <w:r w:rsidRPr="00C83CCA">
          <w:rPr>
            <w:rStyle w:val="Hyperlink"/>
            <w:noProof/>
          </w:rPr>
          <w:t>GOVERNMENT FURNISHED PROPERTY</w:t>
        </w:r>
        <w:r>
          <w:rPr>
            <w:noProof/>
            <w:webHidden/>
          </w:rPr>
          <w:tab/>
        </w:r>
        <w:r>
          <w:rPr>
            <w:noProof/>
            <w:webHidden/>
          </w:rPr>
          <w:fldChar w:fldCharType="begin"/>
        </w:r>
        <w:r>
          <w:rPr>
            <w:noProof/>
            <w:webHidden/>
          </w:rPr>
          <w:instrText xml:space="preserve"> PAGEREF _Toc220331050 \h </w:instrText>
        </w:r>
        <w:r>
          <w:rPr>
            <w:noProof/>
            <w:webHidden/>
          </w:rPr>
        </w:r>
        <w:r>
          <w:rPr>
            <w:noProof/>
            <w:webHidden/>
          </w:rPr>
          <w:fldChar w:fldCharType="separate"/>
        </w:r>
        <w:r>
          <w:rPr>
            <w:noProof/>
            <w:webHidden/>
          </w:rPr>
          <w:t>77</w:t>
        </w:r>
        <w:r>
          <w:rPr>
            <w:noProof/>
            <w:webHidden/>
          </w:rPr>
          <w:fldChar w:fldCharType="end"/>
        </w:r>
      </w:hyperlink>
    </w:p>
    <w:p w14:paraId="3C837178" w14:textId="4740279C" w:rsidR="00681B8C" w:rsidRDefault="00681B8C">
      <w:pPr>
        <w:pStyle w:val="TOC2"/>
        <w:tabs>
          <w:tab w:val="right" w:leader="dot" w:pos="9350"/>
        </w:tabs>
        <w:rPr>
          <w:rFonts w:asciiTheme="minorHAnsi" w:eastAsiaTheme="minorEastAsia" w:hAnsiTheme="minorHAnsi" w:cstheme="minorBidi"/>
          <w:noProof/>
          <w:kern w:val="2"/>
          <w14:ligatures w14:val="standardContextual"/>
        </w:rPr>
      </w:pPr>
      <w:hyperlink w:anchor="_Toc220331051" w:history="1">
        <w:r w:rsidRPr="00C83CCA">
          <w:rPr>
            <w:rStyle w:val="Hyperlink"/>
            <w:noProof/>
          </w:rPr>
          <w:t>ADDENDUM A – ADDITIONAL VA REQUIREMENTS, CONSOLIDATED</w:t>
        </w:r>
        <w:r>
          <w:rPr>
            <w:noProof/>
            <w:webHidden/>
          </w:rPr>
          <w:tab/>
        </w:r>
        <w:r>
          <w:rPr>
            <w:noProof/>
            <w:webHidden/>
          </w:rPr>
          <w:fldChar w:fldCharType="begin"/>
        </w:r>
        <w:r>
          <w:rPr>
            <w:noProof/>
            <w:webHidden/>
          </w:rPr>
          <w:instrText xml:space="preserve"> PAGEREF _Toc220331051 \h </w:instrText>
        </w:r>
        <w:r>
          <w:rPr>
            <w:noProof/>
            <w:webHidden/>
          </w:rPr>
        </w:r>
        <w:r>
          <w:rPr>
            <w:noProof/>
            <w:webHidden/>
          </w:rPr>
          <w:fldChar w:fldCharType="separate"/>
        </w:r>
        <w:r>
          <w:rPr>
            <w:noProof/>
            <w:webHidden/>
          </w:rPr>
          <w:t>78</w:t>
        </w:r>
        <w:r>
          <w:rPr>
            <w:noProof/>
            <w:webHidden/>
          </w:rPr>
          <w:fldChar w:fldCharType="end"/>
        </w:r>
      </w:hyperlink>
    </w:p>
    <w:p w14:paraId="19A4CB5C" w14:textId="3DBED365" w:rsidR="00681B8C" w:rsidRDefault="00681B8C">
      <w:pPr>
        <w:pStyle w:val="TOC1"/>
        <w:tabs>
          <w:tab w:val="right" w:leader="dot" w:pos="9350"/>
        </w:tabs>
        <w:rPr>
          <w:rFonts w:asciiTheme="minorHAnsi" w:eastAsiaTheme="minorEastAsia" w:hAnsiTheme="minorHAnsi" w:cstheme="minorBidi"/>
          <w:noProof/>
          <w:kern w:val="2"/>
          <w14:ligatures w14:val="standardContextual"/>
        </w:rPr>
      </w:pPr>
      <w:hyperlink w:anchor="_Toc220331052" w:history="1">
        <w:r w:rsidRPr="00C83CCA">
          <w:rPr>
            <w:rStyle w:val="Hyperlink"/>
            <w:noProof/>
          </w:rPr>
          <w:t>ADDENDUM B – VA INFORMATION AND INFORMATION SYSTEM SECURITY/PRIVACY LANGUAGE</w:t>
        </w:r>
        <w:r>
          <w:rPr>
            <w:noProof/>
            <w:webHidden/>
          </w:rPr>
          <w:tab/>
        </w:r>
        <w:r>
          <w:rPr>
            <w:noProof/>
            <w:webHidden/>
          </w:rPr>
          <w:fldChar w:fldCharType="begin"/>
        </w:r>
        <w:r>
          <w:rPr>
            <w:noProof/>
            <w:webHidden/>
          </w:rPr>
          <w:instrText xml:space="preserve"> PAGEREF _Toc220331052 \h </w:instrText>
        </w:r>
        <w:r>
          <w:rPr>
            <w:noProof/>
            <w:webHidden/>
          </w:rPr>
        </w:r>
        <w:r>
          <w:rPr>
            <w:noProof/>
            <w:webHidden/>
          </w:rPr>
          <w:fldChar w:fldCharType="separate"/>
        </w:r>
        <w:r>
          <w:rPr>
            <w:noProof/>
            <w:webHidden/>
          </w:rPr>
          <w:t>85</w:t>
        </w:r>
        <w:r>
          <w:rPr>
            <w:noProof/>
            <w:webHidden/>
          </w:rPr>
          <w:fldChar w:fldCharType="end"/>
        </w:r>
      </w:hyperlink>
    </w:p>
    <w:p w14:paraId="0DD1A015" w14:textId="2732B72D" w:rsidR="00E47F5F" w:rsidRPr="00D13E0C" w:rsidRDefault="00004F0E" w:rsidP="004B7CA6">
      <w:pPr>
        <w:pStyle w:val="Heading1"/>
      </w:pPr>
      <w:r>
        <w:lastRenderedPageBreak/>
        <w:fldChar w:fldCharType="end"/>
      </w:r>
      <w:bookmarkStart w:id="2" w:name="_Ref252782738"/>
      <w:bookmarkStart w:id="3" w:name="_Ref252782752"/>
      <w:bookmarkStart w:id="4" w:name="_Ref4595692"/>
      <w:bookmarkStart w:id="5" w:name="_Ref4595695"/>
      <w:bookmarkStart w:id="6" w:name="_Toc220330973"/>
      <w:r w:rsidR="005919D1">
        <w:t>BACKGROUND</w:t>
      </w:r>
      <w:bookmarkEnd w:id="2"/>
      <w:bookmarkEnd w:id="3"/>
      <w:bookmarkEnd w:id="4"/>
      <w:bookmarkEnd w:id="5"/>
      <w:bookmarkEnd w:id="6"/>
    </w:p>
    <w:p w14:paraId="45C77BF1" w14:textId="5EE75214" w:rsidR="003B1214" w:rsidRDefault="003B1214" w:rsidP="003B1214">
      <w:pPr>
        <w:rPr>
          <w:rFonts w:cs="Arial"/>
        </w:rPr>
      </w:pPr>
      <w:r w:rsidRPr="005C1B98">
        <w:rPr>
          <w:rFonts w:cs="Arial"/>
        </w:rPr>
        <w:t xml:space="preserve">The mission of the Department of Veterans Affairs (VA) Office of Information and Technology (OIT), </w:t>
      </w:r>
      <w:r w:rsidR="007C1351">
        <w:rPr>
          <w:rFonts w:cs="Arial"/>
        </w:rPr>
        <w:t>Digital Service Delivery</w:t>
      </w:r>
      <w:r w:rsidRPr="005C1B98">
        <w:rPr>
          <w:rFonts w:cs="Arial"/>
        </w:rPr>
        <w:t xml:space="preserve"> (</w:t>
      </w:r>
      <w:r w:rsidR="007C1351">
        <w:rPr>
          <w:rFonts w:cs="Arial"/>
        </w:rPr>
        <w:t>DSD</w:t>
      </w:r>
      <w:r w:rsidRPr="005C1B98">
        <w:rPr>
          <w:rFonts w:cs="Arial"/>
        </w:rPr>
        <w:t xml:space="preserve">), Digital Transformation Center (DTC) is to establish VA-wide Digital Modernization Initiatives which can be supported and delivered via Product Delivery and Lifecycle Management methodologies to transform VA by tapping into emerging technologies, connecting developers with VA data, and making Human Centered Design (HCD) the method of how all VA products are designed. </w:t>
      </w:r>
    </w:p>
    <w:p w14:paraId="32468ADB" w14:textId="77777777" w:rsidR="003B1214" w:rsidRPr="005C1B98" w:rsidRDefault="003B1214" w:rsidP="003B1214">
      <w:pPr>
        <w:rPr>
          <w:rFonts w:cs="Arial"/>
        </w:rPr>
      </w:pPr>
    </w:p>
    <w:p w14:paraId="42573663" w14:textId="77777777" w:rsidR="003B1214" w:rsidRDefault="003B1214" w:rsidP="003B1214">
      <w:pPr>
        <w:rPr>
          <w:rFonts w:cs="Arial"/>
        </w:rPr>
      </w:pPr>
      <w:r w:rsidRPr="005C1B98">
        <w:rPr>
          <w:rFonts w:cs="Arial"/>
        </w:rPr>
        <w:t xml:space="preserve">DTC established a modern digital experience for VA Enterprise needs such as the acceleration/adoption of Software-as-a-Service (SaaS), Platform-as-a-Service (PaaS), Application Programing Interface (API), and emerging technologies to modernize service and solution delivery through adoption of software development (Dev), security (Sec), and Information Technology (IT) operations (Ops) (DevSecOps), Product Line Management (PLM), and Industry Best Practices/Standards.  DTC programs have delivered and manage best-in-class product services and solution capabilities leveraging specialized and diversified skill sets for the VA Enterprise Digital Modernization Initiatives to include Federal Multi-Tenancy Enclaves. </w:t>
      </w:r>
    </w:p>
    <w:p w14:paraId="10EAA7AB" w14:textId="5749B951" w:rsidR="003B1214" w:rsidRPr="005C1B98" w:rsidRDefault="003B1214" w:rsidP="003B1214">
      <w:pPr>
        <w:rPr>
          <w:rFonts w:cs="Arial"/>
        </w:rPr>
      </w:pPr>
      <w:r w:rsidRPr="005C1B98">
        <w:rPr>
          <w:rFonts w:cs="Arial"/>
        </w:rPr>
        <w:t xml:space="preserve"> </w:t>
      </w:r>
    </w:p>
    <w:p w14:paraId="1684D608" w14:textId="399C7288" w:rsidR="00C00729" w:rsidRDefault="003B1214" w:rsidP="003B1214">
      <w:pPr>
        <w:rPr>
          <w:rFonts w:cs="Arial"/>
        </w:rPr>
      </w:pPr>
      <w:r w:rsidRPr="005C1B98">
        <w:rPr>
          <w:rFonts w:cs="Arial"/>
        </w:rPr>
        <w:t xml:space="preserve">The DTC Ecosystem is a persistent collaboration of platform management, program management teams, and system integrators (SI) across the entire capability delivery lifecycle with centralized enterprise platform management with quality approval gates assuring the SI’s delivery of high-quality low code/no code (LCNC) solutions. As outlined in Figure 1 below, </w:t>
      </w:r>
      <w:r w:rsidR="008F0365" w:rsidRPr="008F0365">
        <w:rPr>
          <w:rFonts w:cs="Arial"/>
        </w:rPr>
        <w:t>Enterprise Digital Government Enablement (EDGE)</w:t>
      </w:r>
      <w:r w:rsidR="008F0365">
        <w:rPr>
          <w:rFonts w:cs="Arial"/>
        </w:rPr>
        <w:t xml:space="preserve"> </w:t>
      </w:r>
      <w:r w:rsidRPr="005C1B98">
        <w:rPr>
          <w:rFonts w:cs="Arial"/>
        </w:rPr>
        <w:t xml:space="preserve">as a </w:t>
      </w:r>
      <w:del w:id="7" w:author="Awad, Mario" w:date="2026-03-04T14:08:00Z" w16du:dateUtc="2026-03-04T19:08:00Z">
        <w:r w:rsidRPr="005C1B98" w:rsidDel="00824FC4">
          <w:rPr>
            <w:rFonts w:cs="Arial"/>
          </w:rPr>
          <w:delText>System Integrator (</w:delText>
        </w:r>
      </w:del>
      <w:r w:rsidRPr="005C1B98">
        <w:rPr>
          <w:rFonts w:cs="Arial"/>
        </w:rPr>
        <w:t>SI</w:t>
      </w:r>
      <w:del w:id="8" w:author="Awad, Mario" w:date="2026-03-04T14:08:00Z" w16du:dateUtc="2026-03-04T19:08:00Z">
        <w:r w:rsidRPr="005C1B98" w:rsidDel="00824FC4">
          <w:rPr>
            <w:rFonts w:cs="Arial"/>
          </w:rPr>
          <w:delText>)</w:delText>
        </w:r>
      </w:del>
      <w:r w:rsidRPr="005C1B98">
        <w:rPr>
          <w:rFonts w:cs="Arial"/>
        </w:rPr>
        <w:t xml:space="preserve"> team is represented as the Product Delivery team in blue focused on delivering complex, large-scale solutions within </w:t>
      </w:r>
      <w:proofErr w:type="gramStart"/>
      <w:r w:rsidRPr="005C1B98">
        <w:rPr>
          <w:rFonts w:cs="Arial"/>
        </w:rPr>
        <w:t>the DTC</w:t>
      </w:r>
      <w:proofErr w:type="gramEnd"/>
      <w:r w:rsidRPr="005C1B98">
        <w:rPr>
          <w:rFonts w:cs="Arial"/>
        </w:rPr>
        <w:t xml:space="preserve"> Capability Delivery Lifecycle Management. While DTC Platform Management Team tasks and activities in red are out of scope for </w:t>
      </w:r>
      <w:r w:rsidR="0001055A">
        <w:rPr>
          <w:rFonts w:cs="Arial"/>
        </w:rPr>
        <w:t>EDGE</w:t>
      </w:r>
      <w:r w:rsidRPr="005C1B98">
        <w:rPr>
          <w:rFonts w:cs="Arial"/>
        </w:rPr>
        <w:t xml:space="preserve">, the red tasks and activities outlined in Figure 1 delineate the process interactions and gates between </w:t>
      </w:r>
      <w:r w:rsidR="0001055A">
        <w:rPr>
          <w:rFonts w:cs="Arial"/>
        </w:rPr>
        <w:t>EDGE</w:t>
      </w:r>
      <w:r w:rsidRPr="005C1B98">
        <w:rPr>
          <w:rFonts w:cs="Arial"/>
        </w:rPr>
        <w:t xml:space="preserve"> and the DTC Platform Management Team. DTC success is measured and validated through the incremental and iterative delivery of business and technology capabilities driving modernization efforts.  </w:t>
      </w:r>
    </w:p>
    <w:p w14:paraId="68D29E11" w14:textId="77777777" w:rsidR="00C00729" w:rsidRDefault="00C00729" w:rsidP="003B1214">
      <w:pPr>
        <w:rPr>
          <w:rFonts w:cs="Arial"/>
        </w:rPr>
      </w:pPr>
    </w:p>
    <w:p w14:paraId="152EF9CE" w14:textId="01139F4B" w:rsidR="003B1214" w:rsidRPr="005C1B98" w:rsidRDefault="003B1214" w:rsidP="003B1214">
      <w:pPr>
        <w:rPr>
          <w:rFonts w:cs="Arial"/>
        </w:rPr>
      </w:pPr>
      <w:r w:rsidRPr="005C1B98">
        <w:rPr>
          <w:rFonts w:cs="Arial"/>
          <w:noProof/>
        </w:rPr>
        <w:drawing>
          <wp:inline distT="0" distB="0" distL="0" distR="0" wp14:anchorId="46320D88" wp14:editId="093DEF01">
            <wp:extent cx="5525519" cy="2179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12" cstate="screen">
                      <a:extLst>
                        <a:ext uri="{28A0092B-C50C-407E-A947-70E740481C1C}">
                          <a14:useLocalDpi xmlns:a14="http://schemas.microsoft.com/office/drawing/2010/main"/>
                        </a:ext>
                      </a:extLst>
                    </a:blip>
                    <a:stretch>
                      <a:fillRect/>
                    </a:stretch>
                  </pic:blipFill>
                  <pic:spPr>
                    <a:xfrm>
                      <a:off x="0" y="0"/>
                      <a:ext cx="5556484" cy="2191724"/>
                    </a:xfrm>
                    <a:prstGeom prst="rect">
                      <a:avLst/>
                    </a:prstGeom>
                  </pic:spPr>
                </pic:pic>
              </a:graphicData>
            </a:graphic>
          </wp:inline>
        </w:drawing>
      </w:r>
    </w:p>
    <w:p w14:paraId="1A8E2331" w14:textId="77777777" w:rsidR="00622528" w:rsidRDefault="00622528" w:rsidP="00622528"/>
    <w:p w14:paraId="3DA8F4DE" w14:textId="77777777" w:rsidR="0006208D" w:rsidRPr="005C1B98" w:rsidRDefault="0006208D" w:rsidP="0006208D">
      <w:pPr>
        <w:spacing w:beforeAutospacing="1"/>
        <w:rPr>
          <w:rFonts w:cs="Arial"/>
        </w:rPr>
      </w:pPr>
      <w:r w:rsidRPr="005C1B98">
        <w:rPr>
          <w:rFonts w:cs="Arial"/>
        </w:rPr>
        <w:lastRenderedPageBreak/>
        <w:t xml:space="preserve">As part of VA’s digital modernization, SaaS is a strategic application delivery model.  A SaaS Product is hosted on a cloud infrastructure outside the security boundary of VA and is provided to the Cloud Service Customer (CSC) over the internet. The CSC uses the SaaS offering via a thin-client interface, such as a web-browser or a program interface. The CSC subscribes to the SaaS offering and is only responsible for limited application configuration settings. The Cloud Service Provider (CSP) offering the application is responsible for management of the application, safeguarding of data stored or processed by the application, and all elements of the underlying infrastructure.  </w:t>
      </w:r>
    </w:p>
    <w:p w14:paraId="15C6AAF6" w14:textId="77777777" w:rsidR="0006208D" w:rsidRPr="005C1B98" w:rsidRDefault="0006208D" w:rsidP="0006208D">
      <w:pPr>
        <w:shd w:val="clear" w:color="auto" w:fill="FFFFFF" w:themeFill="background1"/>
        <w:spacing w:beforeAutospacing="1"/>
        <w:rPr>
          <w:rFonts w:cs="Arial"/>
        </w:rPr>
      </w:pPr>
      <w:r w:rsidRPr="005C1B98">
        <w:rPr>
          <w:rFonts w:cs="Arial"/>
        </w:rPr>
        <w:t>In order to qualify as SaaS for use at VA (as defined in Attachment 1), and to align with Federal Risk and Authorization Management Program (FedRAMP) requirements, the hosting for the offering must conform to the National Institute of Standards and Technology (NIST) 800-145 definition of Cloud Computing and thus contain following key characteristics:</w:t>
      </w:r>
    </w:p>
    <w:p w14:paraId="01996FB2" w14:textId="77777777" w:rsidR="0006208D" w:rsidRPr="005C1B98" w:rsidRDefault="0006208D" w:rsidP="005A0FCB">
      <w:pPr>
        <w:numPr>
          <w:ilvl w:val="0"/>
          <w:numId w:val="38"/>
        </w:numPr>
        <w:shd w:val="clear" w:color="auto" w:fill="FFFFFF" w:themeFill="background1"/>
        <w:spacing w:before="100" w:beforeAutospacing="1" w:after="100" w:afterAutospacing="1" w:line="276" w:lineRule="auto"/>
        <w:rPr>
          <w:rFonts w:cs="Arial"/>
          <w:color w:val="000000" w:themeColor="text1"/>
        </w:rPr>
      </w:pPr>
      <w:r w:rsidRPr="005C1B98">
        <w:rPr>
          <w:rFonts w:cs="Arial"/>
          <w:i/>
          <w:iCs/>
          <w:color w:val="000000"/>
        </w:rPr>
        <w:t>On-Demand Self-Service</w:t>
      </w:r>
      <w:r w:rsidRPr="005C1B98">
        <w:rPr>
          <w:rFonts w:cs="Arial"/>
          <w:color w:val="000000"/>
        </w:rPr>
        <w:t>: The CSP fully automates the provisioning of both the customer interface and the underlying cloud components of the SaaS offering. In some cases, the CSP may provision internal resources manually, while providing the CS</w:t>
      </w:r>
      <w:r w:rsidRPr="005C1B98">
        <w:rPr>
          <w:rFonts w:cs="Arial"/>
          <w:color w:val="000000" w:themeColor="text1"/>
        </w:rPr>
        <w:t>C</w:t>
      </w:r>
      <w:r w:rsidRPr="005C1B98">
        <w:rPr>
          <w:rFonts w:cs="Arial"/>
          <w:color w:val="000000"/>
        </w:rPr>
        <w:t xml:space="preserve"> an automated interface to request and track the service.  </w:t>
      </w:r>
    </w:p>
    <w:p w14:paraId="765EA859" w14:textId="77777777" w:rsidR="0006208D" w:rsidRPr="005C1B98" w:rsidRDefault="0006208D" w:rsidP="005A0FCB">
      <w:pPr>
        <w:numPr>
          <w:ilvl w:val="0"/>
          <w:numId w:val="38"/>
        </w:numPr>
        <w:shd w:val="clear" w:color="auto" w:fill="FFFFFF"/>
        <w:spacing w:before="100" w:beforeAutospacing="1" w:after="100" w:afterAutospacing="1" w:line="276" w:lineRule="auto"/>
        <w:rPr>
          <w:rFonts w:cs="Arial"/>
          <w:color w:val="000000"/>
        </w:rPr>
      </w:pPr>
      <w:r w:rsidRPr="005C1B98">
        <w:rPr>
          <w:rFonts w:cs="Arial"/>
          <w:i/>
          <w:iCs/>
          <w:color w:val="000000"/>
        </w:rPr>
        <w:t>Broad Network Access</w:t>
      </w:r>
      <w:r w:rsidRPr="005C1B98">
        <w:rPr>
          <w:rFonts w:cs="Arial"/>
          <w:color w:val="000000"/>
        </w:rPr>
        <w:t xml:space="preserve">: The SaaS capabilities are available over the internet or over a network that is available from all access points the CSC requires. The SaaS offering is accessible through common platforms (e.g., mobile phones, tablets, laptops, and workstations). </w:t>
      </w:r>
    </w:p>
    <w:p w14:paraId="286D5060" w14:textId="77777777" w:rsidR="0006208D" w:rsidRPr="005C1B98" w:rsidRDefault="0006208D" w:rsidP="005A0FCB">
      <w:pPr>
        <w:numPr>
          <w:ilvl w:val="0"/>
          <w:numId w:val="38"/>
        </w:numPr>
        <w:shd w:val="clear" w:color="auto" w:fill="FFFFFF"/>
        <w:spacing w:before="100" w:beforeAutospacing="1" w:after="100" w:afterAutospacing="1" w:line="276" w:lineRule="auto"/>
        <w:rPr>
          <w:rFonts w:cs="Arial"/>
          <w:color w:val="000000"/>
        </w:rPr>
      </w:pPr>
      <w:r w:rsidRPr="005C1B98">
        <w:rPr>
          <w:rFonts w:cs="Arial"/>
          <w:i/>
          <w:iCs/>
          <w:color w:val="000000"/>
        </w:rPr>
        <w:t>Resource Pooling</w:t>
      </w:r>
      <w:r w:rsidRPr="005C1B98">
        <w:rPr>
          <w:rFonts w:cs="Arial"/>
          <w:color w:val="000000"/>
        </w:rPr>
        <w:t xml:space="preserve">: The computing infrastructure supporting the SaaS offering is shared among more than one CSC using a multi-tenant model, and resources are dynamically assigned depending on customer demand. </w:t>
      </w:r>
    </w:p>
    <w:p w14:paraId="04B1436D" w14:textId="77777777" w:rsidR="0006208D" w:rsidRPr="005C1B98" w:rsidRDefault="0006208D" w:rsidP="005A0FCB">
      <w:pPr>
        <w:numPr>
          <w:ilvl w:val="0"/>
          <w:numId w:val="38"/>
        </w:numPr>
        <w:shd w:val="clear" w:color="auto" w:fill="FFFFFF"/>
        <w:spacing w:before="100" w:beforeAutospacing="1" w:after="100" w:afterAutospacing="1" w:line="276" w:lineRule="auto"/>
        <w:rPr>
          <w:rFonts w:cs="Arial"/>
          <w:color w:val="000000"/>
        </w:rPr>
      </w:pPr>
      <w:r w:rsidRPr="005C1B98">
        <w:rPr>
          <w:rFonts w:cs="Arial"/>
          <w:i/>
          <w:iCs/>
          <w:color w:val="000000"/>
        </w:rPr>
        <w:t>Rapid Elasticity</w:t>
      </w:r>
      <w:r w:rsidRPr="005C1B98">
        <w:rPr>
          <w:rFonts w:cs="Arial"/>
          <w:color w:val="000000"/>
        </w:rPr>
        <w:t xml:space="preserve">: Computing capabilities are automatically provisioned and released in a manner that scales with customer demand. In some cases, the scaling of resources may not be fully automated, but it should be fast enough to support the needs of the CSC, which the CSC would have to define.  </w:t>
      </w:r>
    </w:p>
    <w:p w14:paraId="1F746A31" w14:textId="77777777" w:rsidR="0006208D" w:rsidRPr="005C1B98" w:rsidRDefault="0006208D" w:rsidP="005A0FCB">
      <w:pPr>
        <w:numPr>
          <w:ilvl w:val="0"/>
          <w:numId w:val="38"/>
        </w:numPr>
        <w:shd w:val="clear" w:color="auto" w:fill="FFFFFF" w:themeFill="background1"/>
        <w:spacing w:before="100" w:beforeAutospacing="1" w:after="100" w:afterAutospacing="1" w:line="276" w:lineRule="auto"/>
        <w:rPr>
          <w:rFonts w:cs="Arial"/>
          <w:color w:val="000000"/>
        </w:rPr>
      </w:pPr>
      <w:r w:rsidRPr="005C1B98">
        <w:rPr>
          <w:rFonts w:cs="Arial"/>
          <w:i/>
          <w:iCs/>
          <w:color w:val="000000" w:themeColor="text1"/>
        </w:rPr>
        <w:t>Measured Service</w:t>
      </w:r>
      <w:r w:rsidRPr="005C1B98">
        <w:rPr>
          <w:rFonts w:cs="Arial"/>
          <w:color w:val="000000" w:themeColor="text1"/>
        </w:rPr>
        <w:t>: Resource usage, such as storage, processing, bandwidth, and user activity are measured and reported on in a manner that is relevant to the SaaS offering.</w:t>
      </w:r>
    </w:p>
    <w:p w14:paraId="501A991D" w14:textId="77777777" w:rsidR="0006208D" w:rsidRPr="005C1B98" w:rsidRDefault="0006208D" w:rsidP="0006208D">
      <w:pPr>
        <w:shd w:val="clear" w:color="auto" w:fill="FFFFFF" w:themeFill="background1"/>
        <w:spacing w:before="100" w:beforeAutospacing="1" w:after="100" w:afterAutospacing="1"/>
        <w:rPr>
          <w:rFonts w:cs="Arial"/>
          <w:color w:val="000000" w:themeColor="text1"/>
        </w:rPr>
      </w:pPr>
      <w:r w:rsidRPr="005C1B98">
        <w:rPr>
          <w:rFonts w:cs="Arial"/>
          <w:color w:val="000000" w:themeColor="text1"/>
        </w:rPr>
        <w:t xml:space="preserve">The SaaS offering shall be hosted within the continental United States and data stored, processed, and/or transmitted within the offering shall remain within the United States. CSPs shall be aware of FedRAMP and ready to partner with VA through the existing SaaS FedRAMP Authorization process. </w:t>
      </w:r>
    </w:p>
    <w:p w14:paraId="2770DA08" w14:textId="4F2F1C78" w:rsidR="0006208D" w:rsidRDefault="0006208D" w:rsidP="0006208D">
      <w:pPr>
        <w:rPr>
          <w:rStyle w:val="Emphasis"/>
          <w:rFonts w:cs="Arial"/>
          <w:b w:val="0"/>
          <w:bCs/>
          <w:i w:val="0"/>
          <w:iCs w:val="0"/>
          <w:color w:val="auto"/>
        </w:rPr>
      </w:pPr>
      <w:r w:rsidRPr="005C1B98">
        <w:rPr>
          <w:rFonts w:cs="Arial"/>
          <w:color w:val="000000" w:themeColor="text1"/>
        </w:rPr>
        <w:t xml:space="preserve">To further accelerate the adoption of VA’s Cloud First </w:t>
      </w:r>
      <w:r w:rsidR="00423EC1" w:rsidRPr="005C1B98">
        <w:rPr>
          <w:rFonts w:cs="Arial"/>
          <w:color w:val="000000" w:themeColor="text1"/>
        </w:rPr>
        <w:t>policy</w:t>
      </w:r>
      <w:r w:rsidRPr="005C1B98">
        <w:rPr>
          <w:rFonts w:cs="Arial"/>
          <w:color w:val="000000" w:themeColor="text1"/>
        </w:rPr>
        <w:t xml:space="preserve">, VA sponsors Hybrid and Managed Solutions in addition to the SaaS application delivery model referenced above. A Hybrid Solution is comprised of both SaaS and on-premise components which shall adhere to both SaaS and VA Enterprise Cloud established policies. </w:t>
      </w:r>
      <w:r w:rsidRPr="005C1B98">
        <w:rPr>
          <w:rFonts w:cs="Arial"/>
        </w:rPr>
        <w:t xml:space="preserve">A Managed Solution is defined as a single-tenant product not hosted within the VA Network. </w:t>
      </w:r>
      <w:r w:rsidRPr="00082DEB">
        <w:rPr>
          <w:rStyle w:val="Emphasis"/>
          <w:rFonts w:cs="Arial"/>
          <w:b w:val="0"/>
          <w:bCs/>
          <w:i w:val="0"/>
          <w:iCs w:val="0"/>
          <w:color w:val="auto"/>
        </w:rPr>
        <w:t xml:space="preserve">The </w:t>
      </w:r>
      <w:r w:rsidRPr="00082DEB">
        <w:rPr>
          <w:rStyle w:val="Emphasis"/>
          <w:rFonts w:cs="Arial"/>
          <w:b w:val="0"/>
          <w:bCs/>
          <w:i w:val="0"/>
          <w:iCs w:val="0"/>
          <w:color w:val="auto"/>
        </w:rPr>
        <w:lastRenderedPageBreak/>
        <w:t>mission of the VA is to provide benefits and services to Veterans of the United States.  In meeting these goals, OIT strives to provide high quality, effective, and efficient IT services to those responsible for providing care to the Veterans at the point-of-care as well as throughout all the points of the Veterans’ health care in an effective, timely, and compassionate manner.  VA depends on Information Management/Information Technology systems to meet mission goals.</w:t>
      </w:r>
    </w:p>
    <w:p w14:paraId="11F74E0A" w14:textId="77777777" w:rsidR="00082DEB" w:rsidRPr="00082DEB" w:rsidRDefault="00082DEB" w:rsidP="0006208D">
      <w:pPr>
        <w:rPr>
          <w:rStyle w:val="Emphasis"/>
          <w:rFonts w:cs="Arial"/>
          <w:b w:val="0"/>
          <w:bCs/>
          <w:i w:val="0"/>
          <w:iCs w:val="0"/>
          <w:color w:val="auto"/>
        </w:rPr>
      </w:pPr>
    </w:p>
    <w:p w14:paraId="2F693F59" w14:textId="5DD4731A" w:rsidR="0006208D" w:rsidRPr="005C1B98" w:rsidRDefault="0006208D" w:rsidP="0006208D">
      <w:pPr>
        <w:rPr>
          <w:rFonts w:cs="Arial"/>
        </w:rPr>
      </w:pPr>
      <w:r w:rsidRPr="00082DEB">
        <w:rPr>
          <w:rStyle w:val="Emphasis"/>
          <w:rFonts w:cs="Arial"/>
          <w:b w:val="0"/>
          <w:bCs/>
          <w:i w:val="0"/>
          <w:iCs w:val="0"/>
          <w:color w:val="auto"/>
        </w:rPr>
        <w:t xml:space="preserve">In support of VA systems modernization and the agency’s mandate to move to the cloud, this task order seeks to continue developing </w:t>
      </w:r>
      <w:r w:rsidR="00420C12" w:rsidRPr="00420C12">
        <w:rPr>
          <w:rStyle w:val="Emphasis"/>
          <w:rFonts w:cs="Arial"/>
          <w:b w:val="0"/>
          <w:bCs/>
          <w:i w:val="0"/>
          <w:iCs w:val="0"/>
          <w:color w:val="auto"/>
        </w:rPr>
        <w:t xml:space="preserve">Veterans Enterprise Systems Integrator </w:t>
      </w:r>
      <w:r w:rsidRPr="00082DEB">
        <w:rPr>
          <w:rStyle w:val="Emphasis"/>
          <w:rFonts w:cs="Arial"/>
          <w:b w:val="0"/>
          <w:bCs/>
          <w:i w:val="0"/>
          <w:iCs w:val="0"/>
          <w:color w:val="auto"/>
        </w:rPr>
        <w:t>(</w:t>
      </w:r>
      <w:r w:rsidR="0001055A">
        <w:rPr>
          <w:rStyle w:val="Emphasis"/>
          <w:rFonts w:cs="Arial"/>
          <w:b w:val="0"/>
          <w:bCs/>
          <w:i w:val="0"/>
          <w:iCs w:val="0"/>
          <w:color w:val="auto"/>
        </w:rPr>
        <w:t>EDGE</w:t>
      </w:r>
      <w:r w:rsidRPr="00082DEB">
        <w:rPr>
          <w:rStyle w:val="Emphasis"/>
          <w:rFonts w:cs="Arial"/>
          <w:b w:val="0"/>
          <w:bCs/>
          <w:i w:val="0"/>
          <w:iCs w:val="0"/>
          <w:color w:val="auto"/>
        </w:rPr>
        <w:t xml:space="preserve">) PaaS/SaaS Applications to modernize VA </w:t>
      </w:r>
      <w:r w:rsidR="007F4850">
        <w:rPr>
          <w:rStyle w:val="Emphasis"/>
          <w:rFonts w:cs="Arial"/>
          <w:b w:val="0"/>
          <w:bCs/>
          <w:i w:val="0"/>
          <w:iCs w:val="0"/>
          <w:color w:val="auto"/>
        </w:rPr>
        <w:t xml:space="preserve">Health and </w:t>
      </w:r>
      <w:r w:rsidR="00CD4B1F">
        <w:rPr>
          <w:rStyle w:val="Emphasis"/>
          <w:rFonts w:cs="Arial"/>
          <w:b w:val="0"/>
          <w:bCs/>
          <w:i w:val="0"/>
          <w:iCs w:val="0"/>
          <w:color w:val="auto"/>
        </w:rPr>
        <w:t>Business</w:t>
      </w:r>
      <w:r w:rsidRPr="00082DEB">
        <w:rPr>
          <w:rStyle w:val="Emphasis"/>
          <w:rFonts w:cs="Arial"/>
          <w:b w:val="0"/>
          <w:bCs/>
          <w:i w:val="0"/>
          <w:iCs w:val="0"/>
          <w:color w:val="auto"/>
        </w:rPr>
        <w:t xml:space="preserve"> specific case management solutions across the enterprise.  The </w:t>
      </w:r>
      <w:r w:rsidR="0001055A">
        <w:rPr>
          <w:rFonts w:cs="Arial"/>
        </w:rPr>
        <w:t>EDGE</w:t>
      </w:r>
      <w:r w:rsidRPr="00082DEB">
        <w:rPr>
          <w:rFonts w:cs="Arial"/>
          <w:b/>
          <w:bCs/>
          <w:i/>
          <w:iCs/>
        </w:rPr>
        <w:t xml:space="preserve"> </w:t>
      </w:r>
      <w:r w:rsidRPr="00082DEB">
        <w:rPr>
          <w:rStyle w:val="Emphasis"/>
          <w:rFonts w:cs="Arial"/>
          <w:b w:val="0"/>
          <w:bCs/>
          <w:i w:val="0"/>
          <w:iCs w:val="0"/>
          <w:color w:val="auto"/>
        </w:rPr>
        <w:t>solution will utilize</w:t>
      </w:r>
      <w:r w:rsidRPr="00082DEB">
        <w:rPr>
          <w:rStyle w:val="Emphasis"/>
          <w:rFonts w:cs="Arial"/>
          <w:color w:val="auto"/>
        </w:rPr>
        <w:t xml:space="preserve"> </w:t>
      </w:r>
      <w:r w:rsidRPr="005C1B98">
        <w:rPr>
          <w:rFonts w:cs="Arial"/>
          <w:lang w:val="fr-FR"/>
        </w:rPr>
        <w:t>a</w:t>
      </w:r>
      <w:r w:rsidRPr="005C1B98">
        <w:rPr>
          <w:rFonts w:cs="Arial"/>
          <w:b/>
          <w:bCs/>
          <w:lang w:val="fr-FR"/>
        </w:rPr>
        <w:t xml:space="preserve"> </w:t>
      </w:r>
      <w:r w:rsidRPr="005C1B98">
        <w:rPr>
          <w:rFonts w:cs="Arial"/>
        </w:rPr>
        <w:t xml:space="preserve">platform agnostic approach to provide VA with modern solutions to support </w:t>
      </w:r>
      <w:r w:rsidR="0001055A">
        <w:rPr>
          <w:rFonts w:cs="Arial"/>
        </w:rPr>
        <w:t>EDGE</w:t>
      </w:r>
      <w:r w:rsidRPr="005C1B98">
        <w:rPr>
          <w:rFonts w:cs="Arial"/>
        </w:rPr>
        <w:t xml:space="preserve"> modular LCNC solutions that enables an innovative reusable service-focused software component architecture including PaaS functions/capabilities, SaaS integrations, APIs, and Digital modernization and emerging technology support.</w:t>
      </w:r>
    </w:p>
    <w:p w14:paraId="73AFF605" w14:textId="5234CE6A" w:rsidR="0006208D" w:rsidRDefault="0001055A" w:rsidP="0006208D">
      <w:pPr>
        <w:rPr>
          <w:rFonts w:cs="Arial"/>
        </w:rPr>
      </w:pPr>
      <w:r>
        <w:rPr>
          <w:rFonts w:cs="Arial"/>
        </w:rPr>
        <w:t>EDGE</w:t>
      </w:r>
      <w:r w:rsidR="0006208D" w:rsidRPr="005C1B98">
        <w:rPr>
          <w:rFonts w:cs="Arial"/>
        </w:rPr>
        <w:t xml:space="preserve"> architecture will make configuring and customizing DTC PaaS and SaaS solutions easier to scale and faster to create, enabling innovation and accelerating time-to-market for new features.</w:t>
      </w:r>
    </w:p>
    <w:p w14:paraId="272DB584" w14:textId="77777777" w:rsidR="00D23EC3" w:rsidRPr="005C1B98" w:rsidRDefault="00D23EC3" w:rsidP="0006208D">
      <w:pPr>
        <w:rPr>
          <w:rFonts w:cs="Arial"/>
        </w:rPr>
      </w:pPr>
    </w:p>
    <w:p w14:paraId="407E22F7" w14:textId="77777777" w:rsidR="0006208D" w:rsidRDefault="0006208D" w:rsidP="0006208D">
      <w:pPr>
        <w:rPr>
          <w:rFonts w:cs="Arial"/>
        </w:rPr>
      </w:pPr>
      <w:r w:rsidRPr="005C1B98">
        <w:rPr>
          <w:rFonts w:cs="Arial"/>
        </w:rPr>
        <w:t xml:space="preserve">Currently, DTC’s PaaS and SaaS Vendor platforms are identified as follows, </w:t>
      </w:r>
    </w:p>
    <w:p w14:paraId="735677CB" w14:textId="77777777" w:rsidR="007F4850" w:rsidRPr="005C1B98" w:rsidRDefault="007F4850" w:rsidP="0006208D">
      <w:pPr>
        <w:rPr>
          <w:rFonts w:cs="Arial"/>
        </w:rPr>
      </w:pPr>
    </w:p>
    <w:p w14:paraId="42102F07" w14:textId="77777777" w:rsidR="0006208D" w:rsidRPr="005C1B98" w:rsidRDefault="0006208D" w:rsidP="005A0FCB">
      <w:pPr>
        <w:pStyle w:val="ListParagraph"/>
        <w:numPr>
          <w:ilvl w:val="0"/>
          <w:numId w:val="37"/>
        </w:numPr>
        <w:spacing w:before="0" w:after="200" w:line="276" w:lineRule="auto"/>
      </w:pPr>
      <w:r w:rsidRPr="005C1B98">
        <w:t>Salesforce/MuleSoft</w:t>
      </w:r>
    </w:p>
    <w:p w14:paraId="01E8FC75" w14:textId="77777777" w:rsidR="0006208D" w:rsidRPr="005C1B98" w:rsidRDefault="0006208D" w:rsidP="005A0FCB">
      <w:pPr>
        <w:pStyle w:val="ListParagraph"/>
        <w:numPr>
          <w:ilvl w:val="0"/>
          <w:numId w:val="37"/>
        </w:numPr>
        <w:spacing w:before="0" w:after="200" w:line="276" w:lineRule="auto"/>
      </w:pPr>
      <w:r w:rsidRPr="005C1B98">
        <w:t>Microsoft Power Platform/Microsoft Dynamics</w:t>
      </w:r>
    </w:p>
    <w:p w14:paraId="6229D0F8" w14:textId="77777777" w:rsidR="0006208D" w:rsidRPr="005C1B98" w:rsidRDefault="0006208D" w:rsidP="005A0FCB">
      <w:pPr>
        <w:pStyle w:val="ListParagraph"/>
        <w:numPr>
          <w:ilvl w:val="0"/>
          <w:numId w:val="37"/>
        </w:numPr>
        <w:spacing w:before="0" w:after="200" w:line="276" w:lineRule="auto"/>
      </w:pPr>
      <w:r w:rsidRPr="005C1B98">
        <w:t>Pega</w:t>
      </w:r>
    </w:p>
    <w:p w14:paraId="7942AA56" w14:textId="77777777" w:rsidR="0006208D" w:rsidRPr="005C1B98" w:rsidRDefault="0006208D" w:rsidP="005A0FCB">
      <w:pPr>
        <w:pStyle w:val="ListParagraph"/>
        <w:numPr>
          <w:ilvl w:val="0"/>
          <w:numId w:val="37"/>
        </w:numPr>
        <w:spacing w:before="0" w:after="200" w:line="276" w:lineRule="auto"/>
      </w:pPr>
      <w:r w:rsidRPr="005C1B98">
        <w:t>Box</w:t>
      </w:r>
    </w:p>
    <w:p w14:paraId="0D8D99D6" w14:textId="77777777" w:rsidR="0006208D" w:rsidRPr="005C1B98" w:rsidRDefault="0006208D" w:rsidP="005A0FCB">
      <w:pPr>
        <w:pStyle w:val="ListParagraph"/>
        <w:numPr>
          <w:ilvl w:val="0"/>
          <w:numId w:val="37"/>
        </w:numPr>
        <w:spacing w:before="0" w:after="200" w:line="276" w:lineRule="auto"/>
      </w:pPr>
      <w:r w:rsidRPr="005C1B98">
        <w:t>Appian</w:t>
      </w:r>
    </w:p>
    <w:p w14:paraId="0C534C23" w14:textId="77777777" w:rsidR="0006208D" w:rsidRPr="005C1B98" w:rsidRDefault="0006208D" w:rsidP="0006208D">
      <w:pPr>
        <w:rPr>
          <w:rFonts w:cs="Arial"/>
        </w:rPr>
      </w:pPr>
      <w:r w:rsidRPr="005C1B98">
        <w:rPr>
          <w:rFonts w:cs="Arial"/>
        </w:rPr>
        <w:t>These platforms are not limited to those listed above for future requirements as business requirements change.</w:t>
      </w:r>
    </w:p>
    <w:p w14:paraId="6339F557" w14:textId="77777777" w:rsidR="00D900F2" w:rsidRDefault="00D900F2" w:rsidP="0006208D">
      <w:pPr>
        <w:rPr>
          <w:rFonts w:cs="Arial"/>
        </w:rPr>
      </w:pPr>
    </w:p>
    <w:p w14:paraId="3631F85F" w14:textId="6E35575C" w:rsidR="00D900F2" w:rsidRDefault="00D900F2" w:rsidP="00D900F2">
      <w:pPr>
        <w:rPr>
          <w:rFonts w:cs="Arial"/>
        </w:rPr>
      </w:pPr>
      <w:r w:rsidRPr="00D900F2">
        <w:rPr>
          <w:rFonts w:cs="Arial"/>
        </w:rPr>
        <w:t xml:space="preserve">The integration of </w:t>
      </w:r>
      <w:del w:id="9" w:author="Awad, Mario" w:date="2026-03-04T14:09:00Z" w16du:dateUtc="2026-03-04T19:09:00Z">
        <w:r w:rsidRPr="00D900F2" w:rsidDel="00824FC4">
          <w:rPr>
            <w:rFonts w:cs="Arial"/>
          </w:rPr>
          <w:delText>low code/no code (</w:delText>
        </w:r>
      </w:del>
      <w:r w:rsidRPr="00D900F2">
        <w:rPr>
          <w:rFonts w:cs="Arial"/>
        </w:rPr>
        <w:t>LCNC</w:t>
      </w:r>
      <w:del w:id="10" w:author="Awad, Mario" w:date="2026-03-04T14:09:00Z" w16du:dateUtc="2026-03-04T19:09:00Z">
        <w:r w:rsidRPr="00D900F2" w:rsidDel="00824FC4">
          <w:rPr>
            <w:rFonts w:cs="Arial"/>
          </w:rPr>
          <w:delText>)</w:delText>
        </w:r>
      </w:del>
      <w:r w:rsidRPr="00D900F2">
        <w:rPr>
          <w:rFonts w:cs="Arial"/>
        </w:rPr>
        <w:t xml:space="preserve"> platforms and extensible products into the Veteran Health Administration (VHA) and Veteran Business Administration (VBA) presents significant benefits by accelerating feature delivery and unifying the complex VA </w:t>
      </w:r>
      <w:r>
        <w:rPr>
          <w:rFonts w:cs="Arial"/>
        </w:rPr>
        <w:t>Health and Business E</w:t>
      </w:r>
      <w:r w:rsidRPr="00D900F2">
        <w:rPr>
          <w:rFonts w:cs="Arial"/>
        </w:rPr>
        <w:t xml:space="preserve">cosystem. </w:t>
      </w:r>
    </w:p>
    <w:p w14:paraId="6ED46F0B" w14:textId="77777777" w:rsidR="00D900F2" w:rsidRDefault="00D900F2" w:rsidP="00D900F2">
      <w:pPr>
        <w:rPr>
          <w:rFonts w:cs="Arial"/>
        </w:rPr>
      </w:pPr>
    </w:p>
    <w:p w14:paraId="556D0F99" w14:textId="27085217" w:rsidR="00D900F2" w:rsidRDefault="00D900F2" w:rsidP="00D900F2">
      <w:pPr>
        <w:rPr>
          <w:rFonts w:cs="Arial"/>
        </w:rPr>
      </w:pPr>
      <w:r w:rsidRPr="00D900F2">
        <w:rPr>
          <w:rFonts w:cs="Arial"/>
        </w:rPr>
        <w:t>From an enterprise perspective, LCNC solutions address the diverse and intricate requirements of the VA system of systems with the following key advantages:</w:t>
      </w:r>
    </w:p>
    <w:p w14:paraId="448D1085" w14:textId="77777777" w:rsidR="00D900F2" w:rsidRPr="00D900F2" w:rsidRDefault="00D900F2" w:rsidP="00D900F2">
      <w:pPr>
        <w:rPr>
          <w:rFonts w:cs="Arial"/>
        </w:rPr>
      </w:pPr>
    </w:p>
    <w:p w14:paraId="53FC4BA7" w14:textId="0A9F8550" w:rsidR="00D900F2" w:rsidRPr="00D900F2" w:rsidRDefault="00D900F2" w:rsidP="005A0FCB">
      <w:pPr>
        <w:pStyle w:val="ListParagraph"/>
        <w:numPr>
          <w:ilvl w:val="0"/>
          <w:numId w:val="92"/>
        </w:numPr>
      </w:pPr>
      <w:r w:rsidRPr="00D900F2">
        <w:t xml:space="preserve">Comprehensive Platform: Enterprise-grade LCNC platforms provide a unified, all-in-one environment for development and deployment. This eliminates the need for integrating multiple disparate tools, simplifying workflows and reducing system complexity, which is crucial for the VA’s multifaceted </w:t>
      </w:r>
      <w:r w:rsidR="00A90A49">
        <w:t xml:space="preserve">Health and Business </w:t>
      </w:r>
      <w:r w:rsidRPr="00D900F2">
        <w:t>operations.</w:t>
      </w:r>
    </w:p>
    <w:p w14:paraId="48606A70" w14:textId="77777777" w:rsidR="00D900F2" w:rsidRDefault="00D900F2" w:rsidP="00D900F2">
      <w:pPr>
        <w:rPr>
          <w:rFonts w:cs="Arial"/>
        </w:rPr>
      </w:pPr>
    </w:p>
    <w:p w14:paraId="10EF352A" w14:textId="71078403" w:rsidR="00D900F2" w:rsidRPr="00D900F2" w:rsidRDefault="00D900F2" w:rsidP="005A0FCB">
      <w:pPr>
        <w:pStyle w:val="ListParagraph"/>
        <w:numPr>
          <w:ilvl w:val="0"/>
          <w:numId w:val="92"/>
        </w:numPr>
      </w:pPr>
      <w:r w:rsidRPr="00D900F2">
        <w:lastRenderedPageBreak/>
        <w:t>Streamlined Deployment: With built-in deployment capabilities, these platforms enable the seamless publishing of applications across desired environments. This ensures that VA systems are easily scalable and maintain compatibility with various components, reducing delays in application rollouts across VHA and VBA programs.</w:t>
      </w:r>
    </w:p>
    <w:p w14:paraId="51DB5ABF" w14:textId="77777777" w:rsidR="00D900F2" w:rsidRDefault="00D900F2" w:rsidP="00D900F2">
      <w:pPr>
        <w:rPr>
          <w:rFonts w:cs="Arial"/>
        </w:rPr>
      </w:pPr>
    </w:p>
    <w:p w14:paraId="43D74A86" w14:textId="312775B4" w:rsidR="00D900F2" w:rsidRPr="00D900F2" w:rsidRDefault="00D900F2" w:rsidP="005A0FCB">
      <w:pPr>
        <w:pStyle w:val="ListParagraph"/>
        <w:numPr>
          <w:ilvl w:val="0"/>
          <w:numId w:val="92"/>
        </w:numPr>
      </w:pPr>
      <w:r w:rsidRPr="00D900F2">
        <w:t>Enhanced Collaboration: Centralized environments offered by LCNC platforms foster better communication and collaboration between developers, business users, and stakeholders. This feature improves knowledge sharing and speeds up decision-making, enabling faster response to veteran needs across departments.</w:t>
      </w:r>
    </w:p>
    <w:p w14:paraId="0D1F0BFE" w14:textId="77777777" w:rsidR="00D900F2" w:rsidRDefault="00D900F2" w:rsidP="00D900F2">
      <w:pPr>
        <w:rPr>
          <w:rFonts w:cs="Arial"/>
        </w:rPr>
      </w:pPr>
    </w:p>
    <w:p w14:paraId="3552CE59" w14:textId="20D100F9" w:rsidR="00D900F2" w:rsidRPr="00D900F2" w:rsidRDefault="00D900F2" w:rsidP="005A0FCB">
      <w:pPr>
        <w:pStyle w:val="ListParagraph"/>
        <w:numPr>
          <w:ilvl w:val="0"/>
          <w:numId w:val="92"/>
        </w:numPr>
      </w:pPr>
      <w:r w:rsidRPr="00D900F2">
        <w:t>Standardization and Consistency: LCNC solutions enforce consistent development practices across all VA applications, ensuring uniformity in application quality and reducing the learning curve for new developers. This consistency benefits both the VHA and VBA by improving operational efficiency and simplifying maintenance efforts.</w:t>
      </w:r>
    </w:p>
    <w:p w14:paraId="31C5B46B" w14:textId="77777777" w:rsidR="00D900F2" w:rsidRDefault="00D900F2" w:rsidP="00D900F2">
      <w:pPr>
        <w:rPr>
          <w:rFonts w:cs="Arial"/>
        </w:rPr>
      </w:pPr>
    </w:p>
    <w:p w14:paraId="44C2F3BD" w14:textId="772A6DDD" w:rsidR="00D900F2" w:rsidRPr="00D900F2" w:rsidRDefault="00D900F2" w:rsidP="005A0FCB">
      <w:pPr>
        <w:pStyle w:val="ListParagraph"/>
        <w:numPr>
          <w:ilvl w:val="0"/>
          <w:numId w:val="92"/>
        </w:numPr>
      </w:pPr>
      <w:r w:rsidRPr="00D900F2">
        <w:t>Robust Ecosystem and Support: These platforms often come with extensive community and vendor support, providing a wealth of pre-built components, documentation, and resources. This accelerates development efforts within the VA, allowing developers to leverage proven solutions for rapid deployment of veteran-facing applications.</w:t>
      </w:r>
    </w:p>
    <w:p w14:paraId="0CFD974E" w14:textId="77777777" w:rsidR="00D900F2" w:rsidRDefault="00D900F2" w:rsidP="00D900F2">
      <w:pPr>
        <w:rPr>
          <w:rFonts w:cs="Arial"/>
        </w:rPr>
      </w:pPr>
    </w:p>
    <w:p w14:paraId="060D7779" w14:textId="2C888907" w:rsidR="00D900F2" w:rsidRPr="00D900F2" w:rsidRDefault="00D900F2" w:rsidP="005A0FCB">
      <w:pPr>
        <w:pStyle w:val="ListParagraph"/>
        <w:numPr>
          <w:ilvl w:val="0"/>
          <w:numId w:val="92"/>
        </w:numPr>
      </w:pPr>
      <w:r w:rsidRPr="00D900F2">
        <w:t>Performance Optimization: Enterprise LCNC platforms are optimized for high performance within unified environments. This helps the VA leverage built-in performance enhancements, minimizing the need for complex configurations and ensuring faster, more reliable service delivery.</w:t>
      </w:r>
    </w:p>
    <w:p w14:paraId="2FE3F5B2" w14:textId="77777777" w:rsidR="00D900F2" w:rsidRDefault="00D900F2" w:rsidP="00D900F2">
      <w:pPr>
        <w:rPr>
          <w:rFonts w:cs="Arial"/>
        </w:rPr>
      </w:pPr>
    </w:p>
    <w:p w14:paraId="4DAD2051" w14:textId="284310B0" w:rsidR="00D900F2" w:rsidRPr="00D900F2" w:rsidRDefault="00D900F2" w:rsidP="005A0FCB">
      <w:pPr>
        <w:pStyle w:val="ListParagraph"/>
        <w:numPr>
          <w:ilvl w:val="0"/>
          <w:numId w:val="92"/>
        </w:numPr>
      </w:pPr>
      <w:r w:rsidRPr="00D900F2">
        <w:t>Reduced Complexity: By offering a cohesive suite of tools in a single environment, LCNC platforms lower the complexity of managing large-scale applications. Developers can focus on addressing veteran needs without being burdened by intricate infrastructure challenges, enabling quicker turnaround times for mission-critical solutions.</w:t>
      </w:r>
    </w:p>
    <w:p w14:paraId="0BDB1B50" w14:textId="77777777" w:rsidR="00D900F2" w:rsidRDefault="00D900F2" w:rsidP="00D900F2">
      <w:pPr>
        <w:rPr>
          <w:rFonts w:cs="Arial"/>
        </w:rPr>
      </w:pPr>
    </w:p>
    <w:p w14:paraId="05BDA895" w14:textId="4D6DE445" w:rsidR="00D900F2" w:rsidRPr="00D900F2" w:rsidRDefault="00D900F2" w:rsidP="005A0FCB">
      <w:pPr>
        <w:pStyle w:val="ListParagraph"/>
        <w:numPr>
          <w:ilvl w:val="0"/>
          <w:numId w:val="92"/>
        </w:numPr>
      </w:pPr>
      <w:r w:rsidRPr="00D900F2">
        <w:t>Lower Maintenance Overhead: The consolidated environment simplifies maintenance, including updates and dependency management, reducing resource strain. This efficiency frees up VA resources for more strategic initiatives, leading to cost savings and higher operational efficiency.</w:t>
      </w:r>
    </w:p>
    <w:p w14:paraId="7BDA04F5" w14:textId="77777777" w:rsidR="00D900F2" w:rsidRDefault="00D900F2" w:rsidP="00D900F2">
      <w:pPr>
        <w:rPr>
          <w:rFonts w:cs="Arial"/>
        </w:rPr>
      </w:pPr>
    </w:p>
    <w:p w14:paraId="57F917D8" w14:textId="7BF8336E" w:rsidR="00D900F2" w:rsidRPr="00D900F2" w:rsidRDefault="00D900F2" w:rsidP="005A0FCB">
      <w:pPr>
        <w:pStyle w:val="ListParagraph"/>
        <w:numPr>
          <w:ilvl w:val="0"/>
          <w:numId w:val="92"/>
        </w:numPr>
      </w:pPr>
      <w:r w:rsidRPr="00D900F2">
        <w:lastRenderedPageBreak/>
        <w:t>Vendor-Provided Scalability and Reliability: Built-in scalability and reliability features of LCNC platforms ensure that VA applications can grow in capacity and performance without requiring additional infrastructure. This enables the VHA and VBA to scale services rapidly, enhancing their ability to serve veterans efficiently.</w:t>
      </w:r>
    </w:p>
    <w:p w14:paraId="0D49D82D" w14:textId="77777777" w:rsidR="00D900F2" w:rsidRDefault="00D900F2" w:rsidP="00D900F2">
      <w:pPr>
        <w:rPr>
          <w:rFonts w:cs="Arial"/>
        </w:rPr>
      </w:pPr>
    </w:p>
    <w:p w14:paraId="015462BF" w14:textId="69DA3730" w:rsidR="009A5154" w:rsidRPr="009A5154" w:rsidRDefault="009A5154" w:rsidP="009A5154">
      <w:pPr>
        <w:rPr>
          <w:rFonts w:cs="Arial"/>
        </w:rPr>
      </w:pPr>
      <w:r>
        <w:rPr>
          <w:rFonts w:cs="Arial"/>
        </w:rPr>
        <w:t>In addition, as an emerging technological part of</w:t>
      </w:r>
      <w:r w:rsidRPr="009A5154">
        <w:rPr>
          <w:rFonts w:cs="Arial"/>
        </w:rPr>
        <w:t xml:space="preserve"> VA’s digital modernization strategy, the </w:t>
      </w:r>
      <w:r>
        <w:rPr>
          <w:rFonts w:cs="Arial"/>
        </w:rPr>
        <w:t xml:space="preserve">VA </w:t>
      </w:r>
      <w:r w:rsidRPr="009A5154">
        <w:rPr>
          <w:rFonts w:cs="Arial"/>
        </w:rPr>
        <w:t xml:space="preserve">is increasingly embracing Artificial Intelligence (AI) and Machine Learning (ML) as foundational capabilities integrated within SaaS, PaaS, and </w:t>
      </w:r>
      <w:del w:id="11" w:author="Awad, Mario" w:date="2026-03-04T14:09:00Z" w16du:dateUtc="2026-03-04T19:09:00Z">
        <w:r w:rsidRPr="009A5154" w:rsidDel="00824FC4">
          <w:rPr>
            <w:rFonts w:cs="Arial"/>
          </w:rPr>
          <w:delText>low code/no code (</w:delText>
        </w:r>
      </w:del>
      <w:r w:rsidRPr="009A5154">
        <w:rPr>
          <w:rFonts w:cs="Arial"/>
        </w:rPr>
        <w:t>LCNC</w:t>
      </w:r>
      <w:del w:id="12" w:author="Awad, Mario" w:date="2026-03-04T14:09:00Z" w16du:dateUtc="2026-03-04T19:09:00Z">
        <w:r w:rsidRPr="009A5154" w:rsidDel="00824FC4">
          <w:rPr>
            <w:rFonts w:cs="Arial"/>
          </w:rPr>
          <w:delText>)</w:delText>
        </w:r>
      </w:del>
      <w:r w:rsidRPr="009A5154">
        <w:rPr>
          <w:rFonts w:cs="Arial"/>
        </w:rPr>
        <w:t xml:space="preserve"> platforms to enhance productivity, decision-making, and service delivery across VA agencies. DTC enables the responsible adoption of AI technologies by embedding AI capabilities directly into the EDGE capability delivery ecosystem, ensuring alignment with VA policies, security requirements, and enterprise governance, including oversight by the VA Chief </w:t>
      </w:r>
      <w:r>
        <w:rPr>
          <w:rFonts w:cs="Arial"/>
        </w:rPr>
        <w:t xml:space="preserve">Information </w:t>
      </w:r>
      <w:r w:rsidRPr="009A5154">
        <w:rPr>
          <w:rFonts w:cs="Arial"/>
        </w:rPr>
        <w:t>Officer (CIO).</w:t>
      </w:r>
    </w:p>
    <w:p w14:paraId="1D5CF927" w14:textId="77777777" w:rsidR="009A5154" w:rsidRPr="009A5154" w:rsidRDefault="009A5154" w:rsidP="009A5154">
      <w:pPr>
        <w:rPr>
          <w:rFonts w:cs="Arial"/>
        </w:rPr>
      </w:pPr>
    </w:p>
    <w:p w14:paraId="12CF16C0" w14:textId="77777777" w:rsidR="009A5154" w:rsidRPr="009A5154" w:rsidRDefault="009A5154" w:rsidP="009A5154">
      <w:pPr>
        <w:rPr>
          <w:rFonts w:cs="Arial"/>
        </w:rPr>
      </w:pPr>
      <w:r w:rsidRPr="009A5154">
        <w:rPr>
          <w:rFonts w:cs="Arial"/>
        </w:rPr>
        <w:t>Within the DTC ecosystem, AI is leveraged to augment LCNC development and configuration through AI-assisted application design, workflow automation, intelligent case routing, predictive analytics, natural language processing, and decision-support capabilities. These AI-enabled features accelerate solution delivery, reduce manual effort, and improve consistency and quality across VA Health and Business systems while maintaining human oversight and accountability.</w:t>
      </w:r>
    </w:p>
    <w:p w14:paraId="2DA890F7" w14:textId="77777777" w:rsidR="009A5154" w:rsidRPr="009A5154" w:rsidRDefault="009A5154" w:rsidP="009A5154">
      <w:pPr>
        <w:rPr>
          <w:rFonts w:cs="Arial"/>
        </w:rPr>
      </w:pPr>
    </w:p>
    <w:p w14:paraId="36CE2152" w14:textId="77777777" w:rsidR="009A5154" w:rsidRPr="009A5154" w:rsidRDefault="009A5154" w:rsidP="009A5154">
      <w:pPr>
        <w:rPr>
          <w:rFonts w:cs="Arial"/>
        </w:rPr>
      </w:pPr>
      <w:r w:rsidRPr="009A5154">
        <w:rPr>
          <w:rFonts w:cs="Arial"/>
        </w:rPr>
        <w:t>Enterprise LCNC platforms supported by DTC increasingly provide native and extensible AI services, including AI-assisted source code and configuration generation, intelligent testing and validation, data-driven insights, and performance optimization. By incorporating these capabilities, EDGE solutions enable VHA and VBA programs to rapidly configure and deploy intelligent applications that adapt to evolving mission needs without increasing technical complexity or maintenance burden.</w:t>
      </w:r>
    </w:p>
    <w:p w14:paraId="1CE110DC" w14:textId="77777777" w:rsidR="009A5154" w:rsidRPr="009A5154" w:rsidRDefault="009A5154" w:rsidP="009A5154">
      <w:pPr>
        <w:rPr>
          <w:rFonts w:cs="Arial"/>
        </w:rPr>
      </w:pPr>
    </w:p>
    <w:p w14:paraId="01507D6D" w14:textId="77777777" w:rsidR="009A5154" w:rsidRPr="009A5154" w:rsidRDefault="009A5154" w:rsidP="009A5154">
      <w:pPr>
        <w:rPr>
          <w:rFonts w:cs="Arial"/>
        </w:rPr>
      </w:pPr>
      <w:r w:rsidRPr="009A5154">
        <w:rPr>
          <w:rFonts w:cs="Arial"/>
        </w:rPr>
        <w:t>AI integration within EDGE solutions follows a modular, reusable, and platform-agnostic architecture, allowing AI components, models, and services to be reused across multiple applications and value streams. This approach supports interoperability, scalability, and consistency while ensuring compliance with VA security, privacy, accessibility, and ethical AI standards.</w:t>
      </w:r>
    </w:p>
    <w:p w14:paraId="07E8663D" w14:textId="77777777" w:rsidR="009A5154" w:rsidRPr="009A5154" w:rsidRDefault="009A5154" w:rsidP="009A5154">
      <w:pPr>
        <w:rPr>
          <w:rFonts w:cs="Arial"/>
        </w:rPr>
      </w:pPr>
    </w:p>
    <w:p w14:paraId="79A6E901" w14:textId="77777777" w:rsidR="009A5154" w:rsidRPr="009A5154" w:rsidRDefault="009A5154" w:rsidP="009A5154">
      <w:pPr>
        <w:rPr>
          <w:rFonts w:cs="Arial"/>
        </w:rPr>
      </w:pPr>
      <w:r w:rsidRPr="009A5154">
        <w:rPr>
          <w:rFonts w:cs="Arial"/>
        </w:rPr>
        <w:t>In alignment with VA’s Cloud First policy and FedRAMP requirements, AI capabilities are delivered through secure SaaS, PaaS, and hybrid architectures, leveraging cloud-native AI services where appropriate and ensuring that all data used, processed, or generated by AI systems remains within approved U.S.-based environments. AI-enabled LCNC solutions support measurable service outcomes, transparency, and performance monitoring, enabling VA leadership to make data-informed decisions and continuously improve veteran-facing services.</w:t>
      </w:r>
    </w:p>
    <w:p w14:paraId="1345D592" w14:textId="77777777" w:rsidR="009A5154" w:rsidRPr="009A5154" w:rsidRDefault="009A5154" w:rsidP="009A5154">
      <w:pPr>
        <w:rPr>
          <w:rFonts w:cs="Arial"/>
        </w:rPr>
      </w:pPr>
    </w:p>
    <w:p w14:paraId="7F50FA4B" w14:textId="791F0A31" w:rsidR="009A5154" w:rsidRDefault="009A5154" w:rsidP="009A5154">
      <w:pPr>
        <w:rPr>
          <w:rFonts w:cs="Arial"/>
        </w:rPr>
      </w:pPr>
      <w:r w:rsidRPr="009A5154">
        <w:rPr>
          <w:rFonts w:cs="Arial"/>
        </w:rPr>
        <w:t xml:space="preserve">By integrating Artificial Intelligence into the DTC LCNC ecosystem, VA enhances its ability to modernize enterprise case management, health, and business solutions with intelligent automation, predictive insights, and adaptive digital services. This approach </w:t>
      </w:r>
      <w:r w:rsidRPr="009A5154">
        <w:rPr>
          <w:rFonts w:cs="Arial"/>
        </w:rPr>
        <w:lastRenderedPageBreak/>
        <w:t>empowers VA agencies to deliver faster, more responsive, and more effective services to Veterans while maintaining rigorous governance, security, and quality standards across the digital service delivery lifecycle.</w:t>
      </w:r>
    </w:p>
    <w:p w14:paraId="2A4A5105" w14:textId="77777777" w:rsidR="009A5154" w:rsidRDefault="009A5154" w:rsidP="00D900F2">
      <w:pPr>
        <w:rPr>
          <w:rFonts w:cs="Arial"/>
        </w:rPr>
      </w:pPr>
    </w:p>
    <w:p w14:paraId="3346374D" w14:textId="77777777" w:rsidR="00D900F2" w:rsidRDefault="00D900F2" w:rsidP="0006208D">
      <w:pPr>
        <w:rPr>
          <w:rFonts w:cs="Arial"/>
        </w:rPr>
      </w:pPr>
    </w:p>
    <w:p w14:paraId="0DD1A01B" w14:textId="367B77AE" w:rsidR="003527E6" w:rsidRPr="00AE4D42" w:rsidRDefault="00E47F5F" w:rsidP="003527E6">
      <w:pPr>
        <w:pStyle w:val="Heading1"/>
        <w:rPr>
          <w:rStyle w:val="Emphasis"/>
          <w:rFonts w:cs="Arial"/>
          <w:b/>
          <w:i w:val="0"/>
          <w:iCs w:val="0"/>
          <w:color w:val="auto"/>
        </w:rPr>
      </w:pPr>
      <w:bookmarkStart w:id="13" w:name="_Ref252976827"/>
      <w:bookmarkStart w:id="14" w:name="_Ref252976836"/>
      <w:bookmarkStart w:id="15" w:name="_Toc220330974"/>
      <w:r w:rsidRPr="00D13E0C">
        <w:t>APPLICABLE DOCUMENTS</w:t>
      </w:r>
      <w:bookmarkStart w:id="16" w:name="_Hlk24975048"/>
      <w:bookmarkEnd w:id="13"/>
      <w:bookmarkEnd w:id="14"/>
      <w:bookmarkEnd w:id="15"/>
    </w:p>
    <w:p w14:paraId="0DD1A01C" w14:textId="77777777" w:rsidR="00E47F5F" w:rsidRDefault="002B2BCF" w:rsidP="00FE6A09">
      <w:pPr>
        <w:pStyle w:val="NoSpacing"/>
      </w:pPr>
      <w:r w:rsidRPr="006944FD">
        <w:t xml:space="preserve">In the performance of the tasks associated with this </w:t>
      </w:r>
      <w:r>
        <w:t>Performance Work Statement,</w:t>
      </w:r>
      <w:r w:rsidRPr="006944FD">
        <w:t xml:space="preserve"> </w:t>
      </w:r>
      <w:r>
        <w:t>the Contractor</w:t>
      </w:r>
      <w:r w:rsidRPr="006944FD">
        <w:t xml:space="preserve"> shall comply with the following</w:t>
      </w:r>
      <w:r>
        <w:t>:</w:t>
      </w:r>
    </w:p>
    <w:p w14:paraId="6ADB926D" w14:textId="77777777" w:rsidR="003D7D96" w:rsidRPr="00D13E0C" w:rsidRDefault="003D7D96" w:rsidP="00FE6A09">
      <w:pPr>
        <w:pStyle w:val="NoSpacing"/>
        <w:rPr>
          <w:rFonts w:cs="Arial"/>
        </w:rPr>
      </w:pPr>
    </w:p>
    <w:p w14:paraId="4A595138" w14:textId="05C060DC" w:rsidR="0069099B" w:rsidRPr="005C1B98" w:rsidRDefault="0069099B" w:rsidP="0069099B">
      <w:pPr>
        <w:pStyle w:val="ListParagraph"/>
        <w:numPr>
          <w:ilvl w:val="0"/>
          <w:numId w:val="6"/>
        </w:numPr>
        <w:spacing w:before="0" w:after="200" w:line="276" w:lineRule="auto"/>
      </w:pPr>
      <w:bookmarkStart w:id="17" w:name="_Hlk72416597"/>
      <w:bookmarkStart w:id="18" w:name="_Hlk71727532"/>
      <w:r w:rsidRPr="005C1B98">
        <w:t>44 U.S.C. § 3541-3549, “Federal Information Security Management Act (FISMA) of 2002”</w:t>
      </w:r>
    </w:p>
    <w:p w14:paraId="5F8DA0FE" w14:textId="77777777" w:rsidR="0069099B" w:rsidRPr="005C1B98" w:rsidRDefault="0069099B" w:rsidP="0069099B">
      <w:pPr>
        <w:pStyle w:val="ListParagraph"/>
        <w:numPr>
          <w:ilvl w:val="0"/>
          <w:numId w:val="6"/>
        </w:numPr>
        <w:spacing w:before="0" w:after="200" w:line="276" w:lineRule="auto"/>
      </w:pPr>
      <w:r w:rsidRPr="005C1B98">
        <w:t>“Federal Information Security Modernization Act of 2014”</w:t>
      </w:r>
    </w:p>
    <w:p w14:paraId="57660D55" w14:textId="77777777" w:rsidR="0069099B" w:rsidRPr="005C1B98" w:rsidRDefault="0069099B" w:rsidP="0069099B">
      <w:pPr>
        <w:pStyle w:val="ListParagraph"/>
        <w:numPr>
          <w:ilvl w:val="0"/>
          <w:numId w:val="6"/>
        </w:numPr>
        <w:spacing w:before="0" w:after="200" w:line="276" w:lineRule="auto"/>
      </w:pPr>
      <w:r w:rsidRPr="005C1B98">
        <w:t>Federal Information Processing Standards (FIPS) Publication 140-2, “Security Requirements for Cryptographic Modules”</w:t>
      </w:r>
    </w:p>
    <w:p w14:paraId="011A66A6" w14:textId="77777777" w:rsidR="0069099B" w:rsidRPr="005C1B98" w:rsidRDefault="0069099B" w:rsidP="0069099B">
      <w:pPr>
        <w:pStyle w:val="ListParagraph"/>
        <w:numPr>
          <w:ilvl w:val="0"/>
          <w:numId w:val="6"/>
        </w:numPr>
        <w:spacing w:before="0" w:after="200" w:line="276" w:lineRule="auto"/>
      </w:pPr>
      <w:r w:rsidRPr="005C1B98">
        <w:t>FIPS Pub 199. “Standards for Security Categorization of Federal Information and Information Systems,” February 2004</w:t>
      </w:r>
    </w:p>
    <w:p w14:paraId="6CE0AFF1" w14:textId="77777777" w:rsidR="0069099B" w:rsidRPr="005C1B98" w:rsidRDefault="0069099B" w:rsidP="0069099B">
      <w:pPr>
        <w:pStyle w:val="ListParagraph"/>
        <w:numPr>
          <w:ilvl w:val="0"/>
          <w:numId w:val="6"/>
        </w:numPr>
        <w:spacing w:before="0" w:after="200" w:line="276" w:lineRule="auto"/>
      </w:pPr>
      <w:r w:rsidRPr="005C1B98">
        <w:t>FIPS Pub 200, “Minimum Security Requirements for Federal Information and Information Systems,” March 2006</w:t>
      </w:r>
    </w:p>
    <w:p w14:paraId="02CA8EE4" w14:textId="002F92EA" w:rsidR="0069099B" w:rsidRPr="005C1B98" w:rsidRDefault="0069099B" w:rsidP="0069099B">
      <w:pPr>
        <w:pStyle w:val="ListParagraph"/>
        <w:numPr>
          <w:ilvl w:val="0"/>
          <w:numId w:val="6"/>
        </w:numPr>
        <w:spacing w:before="0" w:after="200" w:line="276" w:lineRule="auto"/>
      </w:pPr>
      <w:r w:rsidRPr="005C1B98">
        <w:t>FIPS Pub 201-</w:t>
      </w:r>
      <w:r w:rsidR="00D627C8">
        <w:t>3</w:t>
      </w:r>
      <w:r w:rsidRPr="005C1B98">
        <w:t xml:space="preserve">, “Personal Identity Verification of Federal Employees and Contractors,” </w:t>
      </w:r>
      <w:r w:rsidR="00D627C8">
        <w:t>January 2022</w:t>
      </w:r>
    </w:p>
    <w:p w14:paraId="2FD873DB" w14:textId="73062BAA" w:rsidR="0069099B" w:rsidRPr="005C1B98" w:rsidRDefault="0069099B" w:rsidP="0069099B">
      <w:pPr>
        <w:pStyle w:val="ListParagraph"/>
        <w:numPr>
          <w:ilvl w:val="0"/>
          <w:numId w:val="6"/>
        </w:numPr>
        <w:spacing w:before="0" w:after="200" w:line="276" w:lineRule="auto"/>
      </w:pPr>
      <w:r w:rsidRPr="005C1B98">
        <w:t>10 U.S.C. § 2224, "Defense Information Assurance Program"</w:t>
      </w:r>
      <w:r w:rsidR="00D627C8">
        <w:t>, as amended</w:t>
      </w:r>
    </w:p>
    <w:p w14:paraId="1DE166CA" w14:textId="77777777" w:rsidR="0069099B" w:rsidRPr="005C1B98" w:rsidRDefault="0069099B" w:rsidP="0069099B">
      <w:pPr>
        <w:pStyle w:val="ListParagraph"/>
        <w:numPr>
          <w:ilvl w:val="0"/>
          <w:numId w:val="6"/>
        </w:numPr>
        <w:spacing w:before="0" w:after="200" w:line="276" w:lineRule="auto"/>
      </w:pPr>
      <w:r w:rsidRPr="005C1B98">
        <w:t xml:space="preserve">5 U.S.C. § 552a, as amended, “The Privacy Act of 1974” </w:t>
      </w:r>
    </w:p>
    <w:p w14:paraId="6B310FC6" w14:textId="1E0FAFD9" w:rsidR="0069099B" w:rsidRPr="005C1B98" w:rsidRDefault="0069099B" w:rsidP="0069099B">
      <w:pPr>
        <w:pStyle w:val="ListParagraph"/>
        <w:numPr>
          <w:ilvl w:val="0"/>
          <w:numId w:val="6"/>
        </w:numPr>
        <w:spacing w:before="0" w:after="200" w:line="276" w:lineRule="auto"/>
      </w:pPr>
      <w:r w:rsidRPr="005C1B98">
        <w:t xml:space="preserve">Public Law 109-461, Veterans Benefits, Health Care, and Information Technology Act of 2006, </w:t>
      </w:r>
      <w:r w:rsidR="00D627C8">
        <w:t xml:space="preserve">as amended, </w:t>
      </w:r>
      <w:r w:rsidRPr="005C1B98">
        <w:t>Title IX, Information Security Matters</w:t>
      </w:r>
    </w:p>
    <w:p w14:paraId="54370834" w14:textId="35C54E9F" w:rsidR="0069099B" w:rsidRPr="005C1B98" w:rsidRDefault="0069099B" w:rsidP="0069099B">
      <w:pPr>
        <w:pStyle w:val="ListParagraph"/>
        <w:numPr>
          <w:ilvl w:val="0"/>
          <w:numId w:val="6"/>
        </w:numPr>
        <w:spacing w:before="0" w:after="200" w:line="276" w:lineRule="auto"/>
      </w:pPr>
      <w:r w:rsidRPr="005C1B98">
        <w:t>42 U.S.C. § 2000d “Title VI of the Civil Rights Act of 1964”</w:t>
      </w:r>
      <w:r w:rsidR="00D627C8">
        <w:t>, as amended</w:t>
      </w:r>
    </w:p>
    <w:p w14:paraId="5E4294AC" w14:textId="77777777" w:rsidR="0069099B" w:rsidRPr="005C1B98" w:rsidRDefault="0069099B" w:rsidP="0069099B">
      <w:pPr>
        <w:pStyle w:val="ListParagraph"/>
        <w:numPr>
          <w:ilvl w:val="0"/>
          <w:numId w:val="6"/>
        </w:numPr>
        <w:spacing w:before="0" w:after="200" w:line="276" w:lineRule="auto"/>
      </w:pPr>
      <w:r w:rsidRPr="005C1B98">
        <w:t>VA Directive 0710, “Personnel Security and Suitability Program,” June 4, 2010,</w:t>
      </w:r>
      <w:r w:rsidRPr="005C1B98">
        <w:rPr>
          <w:color w:val="0000FF"/>
          <w:u w:val="single"/>
        </w:rPr>
        <w:t xml:space="preserve"> </w:t>
      </w:r>
      <w:hyperlink r:id="rId13" w:tooltip="Link to VA Publications Website" w:history="1">
        <w:r w:rsidRPr="005C1B98">
          <w:rPr>
            <w:rStyle w:val="Hyperlink"/>
          </w:rPr>
          <w:t>https://www.va.gov/vapubs/index.cfm</w:t>
        </w:r>
      </w:hyperlink>
    </w:p>
    <w:p w14:paraId="3B4E65E6" w14:textId="77777777" w:rsidR="0069099B" w:rsidRPr="005C1B98" w:rsidRDefault="0069099B" w:rsidP="0069099B">
      <w:pPr>
        <w:pStyle w:val="ListParagraph"/>
        <w:numPr>
          <w:ilvl w:val="0"/>
          <w:numId w:val="6"/>
        </w:numPr>
        <w:spacing w:before="0" w:after="200" w:line="276" w:lineRule="auto"/>
        <w:rPr>
          <w:rStyle w:val="Hyperlink"/>
        </w:rPr>
      </w:pPr>
      <w:r w:rsidRPr="005C1B98">
        <w:t xml:space="preserve">VA Handbook 0710, “Personnel Security and Suitability Program,” May 2, 2016, </w:t>
      </w:r>
      <w:hyperlink r:id="rId14" w:history="1">
        <w:r w:rsidRPr="005C1B98">
          <w:rPr>
            <w:rStyle w:val="Hyperlink"/>
          </w:rPr>
          <w:t>https://www.va.gov/vapubs/index.cfm</w:t>
        </w:r>
      </w:hyperlink>
      <w:r w:rsidRPr="005C1B98">
        <w:fldChar w:fldCharType="begin"/>
      </w:r>
      <w:r w:rsidRPr="005C1B98">
        <w:instrText>HYPERLINK "http://www.va.gov/vapubs" \o "VA Publications Homepage"</w:instrText>
      </w:r>
      <w:r w:rsidRPr="005C1B98">
        <w:fldChar w:fldCharType="separate"/>
      </w:r>
    </w:p>
    <w:p w14:paraId="49A7F31C" w14:textId="73770591" w:rsidR="0069099B" w:rsidRPr="005C1B98" w:rsidRDefault="0069099B" w:rsidP="0069099B">
      <w:pPr>
        <w:pStyle w:val="ListParagraph"/>
        <w:numPr>
          <w:ilvl w:val="0"/>
          <w:numId w:val="6"/>
        </w:numPr>
        <w:spacing w:before="0" w:after="200" w:line="276" w:lineRule="auto"/>
      </w:pPr>
      <w:r w:rsidRPr="005C1B98">
        <w:fldChar w:fldCharType="end"/>
      </w:r>
      <w:r w:rsidRPr="005C1B98">
        <w:t>VA Directive 6102, “Internet/Intranet Services,” August 5, 2019</w:t>
      </w:r>
    </w:p>
    <w:p w14:paraId="4B2648BF" w14:textId="15E65C02" w:rsidR="0069099B" w:rsidRPr="005C1B98" w:rsidRDefault="0069099B" w:rsidP="0069099B">
      <w:pPr>
        <w:pStyle w:val="ListParagraph"/>
        <w:numPr>
          <w:ilvl w:val="0"/>
          <w:numId w:val="6"/>
        </w:numPr>
        <w:spacing w:before="0" w:after="200" w:line="276" w:lineRule="auto"/>
      </w:pPr>
      <w:r w:rsidRPr="005C1B98">
        <w:t xml:space="preserve">36 C.F.R. Part 1194 “Information and Communication Technology Standards and Guidelines,” </w:t>
      </w:r>
      <w:r w:rsidR="00D627C8">
        <w:t>as amended</w:t>
      </w:r>
    </w:p>
    <w:p w14:paraId="16C19D7B" w14:textId="77777777" w:rsidR="0069099B" w:rsidRPr="005C1B98" w:rsidRDefault="0069099B" w:rsidP="0069099B">
      <w:pPr>
        <w:pStyle w:val="ListParagraph"/>
        <w:numPr>
          <w:ilvl w:val="0"/>
          <w:numId w:val="6"/>
        </w:numPr>
        <w:spacing w:before="0" w:after="200" w:line="276" w:lineRule="auto"/>
      </w:pPr>
      <w:r w:rsidRPr="005C1B98">
        <w:t>Office of Management and Budget (OMB) Circular A-130, “Managing Federal Information as a Strategic Resource,” July 28, 2016</w:t>
      </w:r>
    </w:p>
    <w:p w14:paraId="1CC34636" w14:textId="03FA82AD" w:rsidR="0069099B" w:rsidRPr="005C1B98" w:rsidRDefault="0069099B" w:rsidP="0069099B">
      <w:pPr>
        <w:pStyle w:val="ListParagraph"/>
        <w:numPr>
          <w:ilvl w:val="0"/>
          <w:numId w:val="6"/>
        </w:numPr>
        <w:spacing w:before="0" w:after="200" w:line="276" w:lineRule="auto"/>
      </w:pPr>
      <w:r w:rsidRPr="005C1B98">
        <w:t>32 C.F.R. Part 199, “Civilian Health and Medical Program of the Uniformed Services (CHAMPUS)</w:t>
      </w:r>
      <w:r w:rsidR="00D627C8">
        <w:t>,</w:t>
      </w:r>
      <w:r w:rsidRPr="005C1B98">
        <w:t>”</w:t>
      </w:r>
      <w:r w:rsidR="00D627C8">
        <w:t xml:space="preserve"> as amended</w:t>
      </w:r>
    </w:p>
    <w:p w14:paraId="0A6946E2" w14:textId="662CADFE" w:rsidR="0069099B" w:rsidRPr="005C1B98" w:rsidRDefault="0069099B" w:rsidP="0069099B">
      <w:pPr>
        <w:pStyle w:val="ListParagraph"/>
        <w:numPr>
          <w:ilvl w:val="0"/>
          <w:numId w:val="6"/>
        </w:numPr>
        <w:spacing w:before="0" w:after="200" w:line="276" w:lineRule="auto"/>
      </w:pPr>
      <w:r w:rsidRPr="005C1B98">
        <w:t xml:space="preserve">NIST SP 800-66 Rev. </w:t>
      </w:r>
      <w:r w:rsidR="00D627C8">
        <w:t>2</w:t>
      </w:r>
      <w:r w:rsidRPr="005C1B98">
        <w:t>, “Implementing the Health Insurance Portability and Accountability Act (HIPAA) Security Rule</w:t>
      </w:r>
      <w:r w:rsidR="00D627C8">
        <w:t>: A Cybersecurity Resource Guide</w:t>
      </w:r>
      <w:r w:rsidRPr="005C1B98">
        <w:t xml:space="preserve">,” </w:t>
      </w:r>
      <w:r w:rsidR="00D627C8">
        <w:t>February 2024</w:t>
      </w:r>
    </w:p>
    <w:p w14:paraId="03D10799" w14:textId="5B1BC3A3" w:rsidR="0069099B" w:rsidRPr="005C1B98" w:rsidRDefault="0069099B" w:rsidP="0069099B">
      <w:pPr>
        <w:pStyle w:val="ListParagraph"/>
        <w:numPr>
          <w:ilvl w:val="0"/>
          <w:numId w:val="6"/>
        </w:numPr>
        <w:spacing w:before="0" w:after="200" w:line="276" w:lineRule="auto"/>
      </w:pPr>
      <w:r w:rsidRPr="005C1B98">
        <w:t>Sections 504 and 508 of the Rehabilitation Act (29 U.S.C. § 794d), as amended</w:t>
      </w:r>
    </w:p>
    <w:p w14:paraId="051D349B" w14:textId="77777777" w:rsidR="0069099B" w:rsidRPr="005C1B98" w:rsidRDefault="0069099B" w:rsidP="0069099B">
      <w:pPr>
        <w:pStyle w:val="ListParagraph"/>
        <w:numPr>
          <w:ilvl w:val="0"/>
          <w:numId w:val="6"/>
        </w:numPr>
        <w:spacing w:before="0" w:after="200" w:line="276" w:lineRule="auto"/>
      </w:pPr>
      <w:r w:rsidRPr="005C1B98">
        <w:lastRenderedPageBreak/>
        <w:t>Homeland Security Presidential Directive (12) (HSPD-12), August 27, 2004</w:t>
      </w:r>
    </w:p>
    <w:p w14:paraId="4C77BE61" w14:textId="73C91776" w:rsidR="0069099B" w:rsidRPr="005C1B98" w:rsidRDefault="0069099B" w:rsidP="0069099B">
      <w:pPr>
        <w:pStyle w:val="ListParagraph"/>
        <w:numPr>
          <w:ilvl w:val="0"/>
          <w:numId w:val="6"/>
        </w:numPr>
        <w:spacing w:before="0" w:after="200" w:line="276" w:lineRule="auto"/>
      </w:pPr>
      <w:r w:rsidRPr="005C1B98">
        <w:t>VA Directive 6500, “VA Cybersecurity Program,” February 24, 2021</w:t>
      </w:r>
    </w:p>
    <w:p w14:paraId="28CF5F30" w14:textId="4B7A45BA" w:rsidR="0069099B" w:rsidRPr="005C1B98" w:rsidRDefault="0069099B" w:rsidP="0069099B">
      <w:pPr>
        <w:pStyle w:val="ListParagraph"/>
        <w:numPr>
          <w:ilvl w:val="0"/>
          <w:numId w:val="6"/>
        </w:numPr>
        <w:spacing w:before="0" w:after="200" w:line="276" w:lineRule="auto"/>
      </w:pPr>
      <w:r w:rsidRPr="005C1B98">
        <w:t>VA Handbook 6500, “Risk Management Framework for VA Information Systems VA Information Security Program,” February 24, 2021</w:t>
      </w:r>
    </w:p>
    <w:p w14:paraId="36838702" w14:textId="77777777" w:rsidR="0069099B" w:rsidRPr="005C1B98" w:rsidRDefault="0069099B" w:rsidP="00832CDF">
      <w:pPr>
        <w:pStyle w:val="ListParagraph"/>
        <w:numPr>
          <w:ilvl w:val="0"/>
          <w:numId w:val="0"/>
        </w:numPr>
        <w:ind w:left="1170"/>
      </w:pPr>
    </w:p>
    <w:p w14:paraId="6EDF3802" w14:textId="532D204D" w:rsidR="0069099B" w:rsidRPr="005C1B98" w:rsidRDefault="0069099B" w:rsidP="0069099B">
      <w:pPr>
        <w:pStyle w:val="ListParagraph"/>
        <w:numPr>
          <w:ilvl w:val="0"/>
          <w:numId w:val="6"/>
        </w:numPr>
        <w:spacing w:before="0" w:after="200" w:line="276" w:lineRule="auto"/>
      </w:pPr>
      <w:r w:rsidRPr="005C1B98">
        <w:t xml:space="preserve">VA Handbook 6500.2, “Management of Breaches Involving Sensitive Personal Information (SPI),” </w:t>
      </w:r>
      <w:r w:rsidR="005E391E">
        <w:t>June 30, 2023</w:t>
      </w:r>
    </w:p>
    <w:p w14:paraId="04748E3B" w14:textId="77777777" w:rsidR="0069099B" w:rsidRPr="005C1B98" w:rsidRDefault="0069099B" w:rsidP="0069099B">
      <w:pPr>
        <w:pStyle w:val="ListParagraph"/>
        <w:numPr>
          <w:ilvl w:val="0"/>
          <w:numId w:val="6"/>
        </w:numPr>
        <w:tabs>
          <w:tab w:val="left" w:pos="0"/>
          <w:tab w:val="left" w:pos="720"/>
        </w:tabs>
        <w:spacing w:before="0" w:after="0" w:line="276" w:lineRule="auto"/>
      </w:pPr>
      <w:r w:rsidRPr="005C1B98">
        <w:t>VA Handbook 6500.5, “Incorporating Security and Privacy into the System Development Lifecycle,” March 22, 2010</w:t>
      </w:r>
    </w:p>
    <w:p w14:paraId="06811753" w14:textId="77777777" w:rsidR="0069099B" w:rsidRPr="005C1B98" w:rsidRDefault="0069099B" w:rsidP="0069099B">
      <w:pPr>
        <w:pStyle w:val="ListParagraph"/>
        <w:numPr>
          <w:ilvl w:val="0"/>
          <w:numId w:val="6"/>
        </w:numPr>
        <w:spacing w:before="0" w:after="200" w:line="276" w:lineRule="auto"/>
      </w:pPr>
      <w:r w:rsidRPr="005C1B98">
        <w:t>VA Handbook 6500.6, “Contract Security,” March 12, 2010</w:t>
      </w:r>
    </w:p>
    <w:p w14:paraId="21686CDF" w14:textId="053D0CE2" w:rsidR="0069099B" w:rsidRPr="005C1B98" w:rsidRDefault="0069099B" w:rsidP="0069099B">
      <w:pPr>
        <w:pStyle w:val="ListParagraph"/>
        <w:numPr>
          <w:ilvl w:val="0"/>
          <w:numId w:val="6"/>
        </w:numPr>
        <w:spacing w:before="0" w:after="200" w:line="276" w:lineRule="auto"/>
      </w:pPr>
      <w:r w:rsidRPr="005C1B98">
        <w:t xml:space="preserve">VA Handbook 6500.8, “Information System Contingency Planning,” </w:t>
      </w:r>
      <w:r w:rsidR="005E391E">
        <w:t>March 25, 2025</w:t>
      </w:r>
    </w:p>
    <w:p w14:paraId="3E2576D0" w14:textId="77777777" w:rsidR="0069099B" w:rsidRPr="005C1B98" w:rsidRDefault="0069099B" w:rsidP="0069099B">
      <w:pPr>
        <w:pStyle w:val="ListParagraph"/>
        <w:numPr>
          <w:ilvl w:val="0"/>
          <w:numId w:val="6"/>
        </w:numPr>
        <w:spacing w:before="0" w:after="200" w:line="276" w:lineRule="auto"/>
      </w:pPr>
      <w:r w:rsidRPr="005C1B98">
        <w:t>VA Handbook 6500.10, “Mobile Device Security Policy,” February 15, 2018</w:t>
      </w:r>
    </w:p>
    <w:p w14:paraId="3E4BCE32" w14:textId="77777777" w:rsidR="0069099B" w:rsidRPr="005C1B98" w:rsidRDefault="0069099B" w:rsidP="0069099B">
      <w:pPr>
        <w:pStyle w:val="ListParagraph"/>
        <w:numPr>
          <w:ilvl w:val="0"/>
          <w:numId w:val="6"/>
        </w:numPr>
        <w:spacing w:before="0" w:after="200" w:line="276" w:lineRule="auto"/>
      </w:pPr>
      <w:r w:rsidRPr="005C1B98">
        <w:t>VA Handbook 6500.11, “VA Firewall Configuration,” August 22, 2017</w:t>
      </w:r>
    </w:p>
    <w:p w14:paraId="7D323CB0" w14:textId="77777777" w:rsidR="0069099B" w:rsidRPr="005C1B98" w:rsidRDefault="0069099B" w:rsidP="0069099B">
      <w:pPr>
        <w:pStyle w:val="ListParagraph"/>
        <w:numPr>
          <w:ilvl w:val="0"/>
          <w:numId w:val="6"/>
        </w:numPr>
        <w:tabs>
          <w:tab w:val="left" w:pos="0"/>
          <w:tab w:val="left" w:pos="720"/>
        </w:tabs>
        <w:spacing w:before="0" w:after="0" w:line="276" w:lineRule="auto"/>
      </w:pPr>
      <w:r w:rsidRPr="005C1B98">
        <w:t xml:space="preserve">OIT Process Asset Library (PAL), </w:t>
      </w:r>
      <w:hyperlink r:id="rId15" w:tooltip="Link to Process Asset Library (PAL) website" w:history="1">
        <w:r w:rsidRPr="005C1B98">
          <w:rPr>
            <w:rStyle w:val="Hyperlink"/>
          </w:rPr>
          <w:t>https://www.va.gov/process/</w:t>
        </w:r>
      </w:hyperlink>
      <w:r w:rsidRPr="005C1B98">
        <w:t xml:space="preserve"> .  Reference Process Maps at </w:t>
      </w:r>
      <w:hyperlink r:id="rId16" w:tooltip="Link to Process Asset Library (PAL) Process Maps" w:history="1">
        <w:r w:rsidRPr="005C1B98">
          <w:rPr>
            <w:rStyle w:val="Hyperlink"/>
          </w:rPr>
          <w:t>https://www.va.gov/process/maps.asp</w:t>
        </w:r>
      </w:hyperlink>
      <w:r w:rsidRPr="005C1B98">
        <w:t xml:space="preserve"> and Artifact templates at </w:t>
      </w:r>
      <w:hyperlink r:id="rId17" w:tooltip="Link to Process Asset Library (PAL) Artifacts" w:history="1">
        <w:r w:rsidRPr="005C1B98">
          <w:rPr>
            <w:rStyle w:val="Hyperlink"/>
          </w:rPr>
          <w:t>https://www.va.gov/process/artifacts.asp</w:t>
        </w:r>
      </w:hyperlink>
    </w:p>
    <w:p w14:paraId="0B4F14B1" w14:textId="77777777" w:rsidR="0069099B" w:rsidRPr="005C1B98" w:rsidRDefault="0069099B" w:rsidP="0069099B">
      <w:pPr>
        <w:pStyle w:val="ListParagraph"/>
        <w:numPr>
          <w:ilvl w:val="0"/>
          <w:numId w:val="6"/>
        </w:numPr>
        <w:tabs>
          <w:tab w:val="left" w:pos="0"/>
          <w:tab w:val="left" w:pos="720"/>
        </w:tabs>
        <w:spacing w:before="0" w:after="0" w:line="276" w:lineRule="auto"/>
      </w:pPr>
      <w:r w:rsidRPr="005C1B98">
        <w:t xml:space="preserve">One-VA Technical Reference Model (TRM) (reference at </w:t>
      </w:r>
      <w:hyperlink r:id="rId18" w:tooltip="One-VA Technical Reference Model (TRM) Website" w:history="1">
        <w:r w:rsidRPr="005C1B98">
          <w:rPr>
            <w:rStyle w:val="Hyperlink"/>
          </w:rPr>
          <w:t>https://www.va.gov/trm/TRMHomePage.aspx</w:t>
        </w:r>
      </w:hyperlink>
      <w:r w:rsidRPr="005C1B98">
        <w:t>)</w:t>
      </w:r>
    </w:p>
    <w:p w14:paraId="73D97B60" w14:textId="77777777" w:rsidR="0069099B" w:rsidRPr="005C1B98" w:rsidRDefault="0069099B" w:rsidP="0069099B">
      <w:pPr>
        <w:pStyle w:val="ListParagraph"/>
        <w:numPr>
          <w:ilvl w:val="0"/>
          <w:numId w:val="6"/>
        </w:numPr>
        <w:spacing w:before="0" w:after="200" w:line="276" w:lineRule="auto"/>
      </w:pPr>
      <w:r w:rsidRPr="005C1B98">
        <w:t>VA Directive 6508, “Implementation of Privacy Threshold Analysis and Privacy Impact Assessment,” October 15, 2014</w:t>
      </w:r>
    </w:p>
    <w:p w14:paraId="795F111A" w14:textId="77777777" w:rsidR="0069099B" w:rsidRPr="005C1B98" w:rsidRDefault="0069099B" w:rsidP="0069099B">
      <w:pPr>
        <w:pStyle w:val="ListParagraph"/>
        <w:numPr>
          <w:ilvl w:val="0"/>
          <w:numId w:val="6"/>
        </w:numPr>
        <w:spacing w:before="0" w:after="200" w:line="276" w:lineRule="auto"/>
      </w:pPr>
      <w:r w:rsidRPr="005C1B98">
        <w:t>VA Handbook 6508.1, “Procedures for Privacy Threshold Analysis and Privacy Impact Assessment,” July 30, 2015</w:t>
      </w:r>
    </w:p>
    <w:p w14:paraId="4F1FFCC5" w14:textId="77777777" w:rsidR="0069099B" w:rsidRPr="005C1B98" w:rsidRDefault="0069099B" w:rsidP="0069099B">
      <w:pPr>
        <w:pStyle w:val="ListParagraph"/>
        <w:numPr>
          <w:ilvl w:val="0"/>
          <w:numId w:val="6"/>
        </w:numPr>
        <w:spacing w:before="0" w:after="200" w:line="276" w:lineRule="auto"/>
      </w:pPr>
      <w:r w:rsidRPr="005C1B98">
        <w:t>VA Handbook 6510, “VA Identity and Access Management,” January 15, 2016</w:t>
      </w:r>
    </w:p>
    <w:p w14:paraId="1930E1D1" w14:textId="77777777" w:rsidR="0069099B" w:rsidRPr="005C1B98" w:rsidRDefault="0069099B" w:rsidP="0069099B">
      <w:pPr>
        <w:pStyle w:val="ListParagraph"/>
        <w:numPr>
          <w:ilvl w:val="0"/>
          <w:numId w:val="6"/>
        </w:numPr>
        <w:spacing w:before="0" w:after="200" w:line="276" w:lineRule="auto"/>
      </w:pPr>
      <w:r w:rsidRPr="005C1B98">
        <w:t>VA Directive and Handbook 6513, “Secure External Connections,” October 12, 2017</w:t>
      </w:r>
    </w:p>
    <w:p w14:paraId="0353D703" w14:textId="77777777" w:rsidR="0069099B" w:rsidRPr="005C1B98" w:rsidRDefault="0069099B" w:rsidP="0069099B">
      <w:pPr>
        <w:pStyle w:val="ListParagraph"/>
        <w:numPr>
          <w:ilvl w:val="0"/>
          <w:numId w:val="6"/>
        </w:numPr>
        <w:spacing w:before="0" w:after="200" w:line="276" w:lineRule="auto"/>
      </w:pPr>
      <w:r w:rsidRPr="005C1B98">
        <w:t>VA Directive 6300, “Records and Information Management,” September 21, 2018</w:t>
      </w:r>
    </w:p>
    <w:p w14:paraId="426C3786" w14:textId="77777777" w:rsidR="0069099B" w:rsidRPr="005C1B98" w:rsidRDefault="0069099B" w:rsidP="0069099B">
      <w:pPr>
        <w:pStyle w:val="ListParagraph"/>
        <w:numPr>
          <w:ilvl w:val="0"/>
          <w:numId w:val="6"/>
        </w:numPr>
        <w:spacing w:before="0" w:after="200" w:line="276" w:lineRule="auto"/>
      </w:pPr>
      <w:r w:rsidRPr="005C1B98">
        <w:t>VA Handbook, 6300.1, “Records Management Procedures,“ March 24, 2010</w:t>
      </w:r>
    </w:p>
    <w:p w14:paraId="4C9AFAAE" w14:textId="77777777" w:rsidR="0069099B" w:rsidRPr="005C1B98" w:rsidRDefault="0069099B" w:rsidP="0069099B">
      <w:pPr>
        <w:pStyle w:val="ListParagraph"/>
        <w:numPr>
          <w:ilvl w:val="0"/>
          <w:numId w:val="6"/>
        </w:numPr>
        <w:spacing w:before="0" w:after="200" w:line="276" w:lineRule="auto"/>
      </w:pPr>
      <w:r w:rsidRPr="005C1B98">
        <w:t>NIST SP 800-37 Rev 2, “Risk Management Framework for Information Systems and Organizations: A System Life Cycle Approach for Security and Privacy,” December 2018</w:t>
      </w:r>
    </w:p>
    <w:p w14:paraId="708FBE5F" w14:textId="77777777" w:rsidR="0069099B" w:rsidRPr="005C1B98" w:rsidRDefault="0069099B" w:rsidP="0069099B">
      <w:pPr>
        <w:pStyle w:val="ListParagraph"/>
        <w:numPr>
          <w:ilvl w:val="0"/>
          <w:numId w:val="6"/>
        </w:numPr>
        <w:spacing w:before="0" w:after="200" w:line="276" w:lineRule="auto"/>
      </w:pPr>
      <w:r w:rsidRPr="005C1B98">
        <w:t>NIST SP 800-53 Rev. 5, “Security and Privacy Controls for Federal Information Systems and Organizations,” September 23, 2020 (includes updates as of 12/10/2020)</w:t>
      </w:r>
    </w:p>
    <w:p w14:paraId="5587488F" w14:textId="77777777" w:rsidR="0069099B" w:rsidRPr="005C1B98" w:rsidRDefault="0069099B" w:rsidP="0069099B">
      <w:pPr>
        <w:pStyle w:val="ListParagraph"/>
        <w:numPr>
          <w:ilvl w:val="0"/>
          <w:numId w:val="6"/>
        </w:numPr>
        <w:spacing w:before="0" w:after="200" w:line="276" w:lineRule="auto"/>
      </w:pPr>
      <w:r w:rsidRPr="005C1B98">
        <w:t>VA Directive 0735, “Homeland Security Presidential Directive 12 (HSPD-12) Program,” October 26, 2015</w:t>
      </w:r>
    </w:p>
    <w:p w14:paraId="41F76E24" w14:textId="77777777" w:rsidR="0069099B" w:rsidRPr="005C1B98" w:rsidRDefault="0069099B" w:rsidP="0069099B">
      <w:pPr>
        <w:pStyle w:val="ListParagraph"/>
        <w:numPr>
          <w:ilvl w:val="0"/>
          <w:numId w:val="6"/>
        </w:numPr>
        <w:spacing w:before="0" w:after="200" w:line="276" w:lineRule="auto"/>
      </w:pPr>
      <w:r w:rsidRPr="005C1B98">
        <w:t>VA Handbook 0735, “Homeland Security Presidential Directive 12 (HSPD-12) Program,” March 24, 2014</w:t>
      </w:r>
    </w:p>
    <w:p w14:paraId="4C492CE6" w14:textId="77777777" w:rsidR="0069099B" w:rsidRPr="005C1B98" w:rsidRDefault="0069099B" w:rsidP="0069099B">
      <w:pPr>
        <w:pStyle w:val="ListParagraph"/>
        <w:numPr>
          <w:ilvl w:val="0"/>
          <w:numId w:val="6"/>
        </w:numPr>
        <w:spacing w:before="0" w:after="200" w:line="276" w:lineRule="auto"/>
      </w:pPr>
      <w:r w:rsidRPr="005C1B98">
        <w:lastRenderedPageBreak/>
        <w:t>OMB Memorandum 05-24, “Implementation of Homeland Security Presidential Directive (HSPD) 12 – Policy for a Common Identification Standard for Federal Employees and Contractors,” August 5, 2005</w:t>
      </w:r>
    </w:p>
    <w:p w14:paraId="2E4C5AE2" w14:textId="77777777" w:rsidR="0069099B" w:rsidRPr="005C1B98" w:rsidRDefault="0069099B" w:rsidP="0069099B">
      <w:pPr>
        <w:pStyle w:val="ListParagraph"/>
        <w:numPr>
          <w:ilvl w:val="0"/>
          <w:numId w:val="6"/>
        </w:numPr>
        <w:spacing w:before="0" w:after="200" w:line="276" w:lineRule="auto"/>
      </w:pPr>
      <w:r w:rsidRPr="005C1B98">
        <w:t>OMB Memorandum M-19-17, “Enabling Mission Delivery Through Improved Identity, Credential, and Access Management,” May 21, 2019</w:t>
      </w:r>
    </w:p>
    <w:p w14:paraId="42475616" w14:textId="77777777" w:rsidR="0069099B" w:rsidRPr="005C1B98" w:rsidRDefault="0069099B" w:rsidP="0069099B">
      <w:pPr>
        <w:pStyle w:val="ListParagraph"/>
        <w:numPr>
          <w:ilvl w:val="0"/>
          <w:numId w:val="6"/>
        </w:numPr>
        <w:spacing w:before="0" w:after="200" w:line="276" w:lineRule="auto"/>
      </w:pPr>
      <w:r w:rsidRPr="005C1B98">
        <w:t>OMB Memorandum, “Guidance for Homeland Security Presidential Directive (HSPD) 12 Implementation,” May 23, 2008</w:t>
      </w:r>
    </w:p>
    <w:p w14:paraId="45BE567E" w14:textId="77777777" w:rsidR="0069099B" w:rsidRPr="005C1B98" w:rsidRDefault="0069099B" w:rsidP="0069099B">
      <w:pPr>
        <w:pStyle w:val="ListParagraph"/>
        <w:numPr>
          <w:ilvl w:val="0"/>
          <w:numId w:val="6"/>
        </w:numPr>
        <w:spacing w:before="0" w:after="200" w:line="276" w:lineRule="auto"/>
      </w:pPr>
      <w:r w:rsidRPr="005C1B98">
        <w:t>Federal Identity, Credential, and Access Management (FICAM) Roadmap and Implementation Guidance, December 2, 2011, (NOTE: Part A of the FICAM Roadmap and Implementation Guidance, v2.0, was replaced in 2015 with an updated Architecture (</w:t>
      </w:r>
      <w:hyperlink r:id="rId19" w:anchor="what-is-the-ficam-architecture" w:history="1">
        <w:r w:rsidRPr="005C1B98">
          <w:rPr>
            <w:rStyle w:val="Hyperlink"/>
          </w:rPr>
          <w:t>https://arch.idmanagement.gov/#what-is-the-ficam-architecture</w:t>
        </w:r>
      </w:hyperlink>
      <w:r w:rsidRPr="005C1B98">
        <w:t>)</w:t>
      </w:r>
    </w:p>
    <w:p w14:paraId="32090B12" w14:textId="77777777" w:rsidR="0069099B" w:rsidRPr="005C1B98" w:rsidRDefault="0069099B" w:rsidP="0069099B">
      <w:pPr>
        <w:pStyle w:val="ListParagraph"/>
        <w:numPr>
          <w:ilvl w:val="0"/>
          <w:numId w:val="6"/>
        </w:numPr>
        <w:spacing w:before="0" w:after="200" w:line="276" w:lineRule="auto"/>
      </w:pPr>
      <w:r w:rsidRPr="005C1B98">
        <w:t>NIST SP 800-116 Rev 1, “Guidelines for the Use of Personal Identity Verification (PIV) Credentials in Facility Access,“ June 2018</w:t>
      </w:r>
    </w:p>
    <w:p w14:paraId="1FFA8F94" w14:textId="77777777" w:rsidR="0069099B" w:rsidRPr="005C1B98" w:rsidRDefault="0069099B" w:rsidP="0069099B">
      <w:pPr>
        <w:pStyle w:val="ListParagraph"/>
        <w:numPr>
          <w:ilvl w:val="0"/>
          <w:numId w:val="6"/>
        </w:numPr>
        <w:spacing w:before="0" w:after="200" w:line="276" w:lineRule="auto"/>
      </w:pPr>
      <w:r w:rsidRPr="005C1B98">
        <w:t>NIST SP 800-63-3, 800-63A, 800-63B, 800-63C, “Digital Identity Guidelines,” updated March 02, 2020</w:t>
      </w:r>
    </w:p>
    <w:p w14:paraId="6A62D2AA" w14:textId="77777777" w:rsidR="0069099B" w:rsidRPr="005C1B98" w:rsidRDefault="0069099B" w:rsidP="0069099B">
      <w:pPr>
        <w:pStyle w:val="ListParagraph"/>
        <w:numPr>
          <w:ilvl w:val="0"/>
          <w:numId w:val="6"/>
        </w:numPr>
        <w:spacing w:before="0" w:after="200" w:line="276" w:lineRule="auto"/>
      </w:pPr>
      <w:r w:rsidRPr="005C1B98">
        <w:t>NIST SP 800-157, “Guidelines for Derived PIV Credentials,” December 2014</w:t>
      </w:r>
    </w:p>
    <w:p w14:paraId="6C38C2E9" w14:textId="77777777" w:rsidR="0069099B" w:rsidRPr="005C1B98" w:rsidRDefault="0069099B" w:rsidP="0069099B">
      <w:pPr>
        <w:pStyle w:val="ListParagraph"/>
        <w:numPr>
          <w:ilvl w:val="0"/>
          <w:numId w:val="6"/>
        </w:numPr>
        <w:spacing w:before="0" w:after="200" w:line="276" w:lineRule="auto"/>
      </w:pPr>
      <w:r w:rsidRPr="005C1B98">
        <w:t>NIST SP 800-164, “Guidelines on Hardware-Rooted Security in Mobile Devices (Draft),” October 2012</w:t>
      </w:r>
    </w:p>
    <w:p w14:paraId="589A47D9" w14:textId="77777777" w:rsidR="0069099B" w:rsidRPr="005C1B98" w:rsidRDefault="0069099B" w:rsidP="0069099B">
      <w:pPr>
        <w:pStyle w:val="ListParagraph"/>
        <w:numPr>
          <w:ilvl w:val="0"/>
          <w:numId w:val="6"/>
        </w:numPr>
        <w:spacing w:before="0" w:after="200" w:line="276" w:lineRule="auto"/>
      </w:pPr>
      <w:r w:rsidRPr="005C1B98">
        <w:t>Draft National Institute of Standards and Technology Interagency Report (NISTIR) 7981, “Mobile, PIV, and Authentication,” March 2014</w:t>
      </w:r>
    </w:p>
    <w:p w14:paraId="31C33C8E" w14:textId="77777777" w:rsidR="0069099B" w:rsidRPr="005C1B98" w:rsidRDefault="0069099B" w:rsidP="0069099B">
      <w:pPr>
        <w:pStyle w:val="ListParagraph"/>
        <w:numPr>
          <w:ilvl w:val="0"/>
          <w:numId w:val="6"/>
        </w:numPr>
        <w:spacing w:before="0" w:after="200" w:line="276" w:lineRule="auto"/>
      </w:pPr>
      <w:r w:rsidRPr="005C1B98">
        <w:t xml:space="preserve">VA Memorandum, VAIQ #7100147, “Continued Implementation of Homeland Security Presidential Directive 12 (HSPD-12),” April 29, 2011 (reference </w:t>
      </w:r>
      <w:hyperlink r:id="rId20" w:tooltip="Link to VA Memorandum VAIQ #7100147, via VOA" w:history="1">
        <w:r w:rsidRPr="005C1B98">
          <w:rPr>
            <w:rStyle w:val="Hyperlink"/>
          </w:rPr>
          <w:t>https://www.voa.va.gov/documentlistpublic.aspx?NodeID=514</w:t>
        </w:r>
      </w:hyperlink>
      <w:r w:rsidRPr="005C1B98">
        <w:t>)</w:t>
      </w:r>
    </w:p>
    <w:p w14:paraId="29F6DC91" w14:textId="77777777" w:rsidR="0069099B" w:rsidRPr="005C1B98" w:rsidRDefault="0069099B" w:rsidP="0069099B">
      <w:pPr>
        <w:pStyle w:val="ListParagraph"/>
        <w:numPr>
          <w:ilvl w:val="0"/>
          <w:numId w:val="6"/>
        </w:numPr>
        <w:spacing w:before="0" w:after="200" w:line="276" w:lineRule="auto"/>
      </w:pPr>
      <w:r w:rsidRPr="005C1B98">
        <w:t xml:space="preserve">IAM Identity Management Business Requirements Guidance document, May 2013, (reference Enterprise Architecture Section, PIV/IAM (reference </w:t>
      </w:r>
      <w:hyperlink r:id="rId21" w:tooltip="Link to VOA site for the IAM Identity Management Business Requirements Guidance document" w:history="1">
        <w:r w:rsidRPr="005C1B98">
          <w:rPr>
            <w:rStyle w:val="Hyperlink"/>
          </w:rPr>
          <w:t>https://www.voa.va.gov/documentlistpublic.aspx?NodeID=514</w:t>
        </w:r>
      </w:hyperlink>
      <w:r w:rsidRPr="005C1B98">
        <w:t>)</w:t>
      </w:r>
    </w:p>
    <w:p w14:paraId="7E787D5D" w14:textId="0AEC40C0" w:rsidR="0069099B" w:rsidRPr="005C1B98" w:rsidRDefault="0069099B" w:rsidP="0069099B">
      <w:pPr>
        <w:pStyle w:val="ListParagraph"/>
        <w:numPr>
          <w:ilvl w:val="0"/>
          <w:numId w:val="6"/>
        </w:numPr>
        <w:spacing w:before="0" w:after="200" w:line="276" w:lineRule="auto"/>
        <w:rPr>
          <w:rStyle w:val="Hyperlink"/>
        </w:rPr>
      </w:pPr>
      <w:r w:rsidRPr="005C1B98">
        <w:t xml:space="preserve">VA </w:t>
      </w:r>
      <w:bookmarkStart w:id="19" w:name="_Hlk25137610"/>
      <w:r w:rsidRPr="005C1B98">
        <w:t>Memorandum “Personal Identity Verification (PIV) Logical Access Policy Clarification,” July 17, 2019,</w:t>
      </w:r>
      <w:r w:rsidRPr="005C1B98">
        <w:rPr>
          <w:rStyle w:val="Hyperlink"/>
        </w:rPr>
        <w:t xml:space="preserve"> </w:t>
      </w:r>
      <w:hyperlink r:id="rId22" w:tooltip="Link to VA Memo " w:history="1">
        <w:r w:rsidRPr="005C1B98">
          <w:rPr>
            <w:rStyle w:val="Hyperlink"/>
          </w:rPr>
          <w:t>https://www.voa.va.gov/DocumentView.aspx?DocumentID=4896</w:t>
        </w:r>
      </w:hyperlink>
      <w:bookmarkEnd w:id="19"/>
    </w:p>
    <w:p w14:paraId="6F6E5F0E" w14:textId="77777777" w:rsidR="0069099B" w:rsidRPr="005C1B98" w:rsidRDefault="0069099B" w:rsidP="0069099B">
      <w:pPr>
        <w:pStyle w:val="ListParagraph"/>
        <w:numPr>
          <w:ilvl w:val="0"/>
          <w:numId w:val="6"/>
        </w:numPr>
        <w:spacing w:before="0" w:after="200" w:line="276" w:lineRule="auto"/>
      </w:pPr>
      <w:r w:rsidRPr="005C1B98">
        <w:t xml:space="preserve">Trusted Internet Connections (TIC) 3.0 Core Guidance Documents, </w:t>
      </w:r>
      <w:hyperlink r:id="rId23" w:tooltip="TIC 3.0 Core Guidance Documents link, to CISA" w:history="1">
        <w:r w:rsidRPr="005C1B98">
          <w:rPr>
            <w:rStyle w:val="Hyperlink"/>
          </w:rPr>
          <w:t>https://www.cisa.gov/publication/tic-30-core-guidance-documents</w:t>
        </w:r>
      </w:hyperlink>
    </w:p>
    <w:p w14:paraId="7841891A" w14:textId="77777777" w:rsidR="0069099B" w:rsidRPr="005C1B98" w:rsidRDefault="0069099B" w:rsidP="0069099B">
      <w:pPr>
        <w:pStyle w:val="ListParagraph"/>
        <w:numPr>
          <w:ilvl w:val="0"/>
          <w:numId w:val="6"/>
        </w:numPr>
        <w:spacing w:before="0" w:after="200" w:line="276" w:lineRule="auto"/>
      </w:pPr>
      <w:r w:rsidRPr="005C1B98">
        <w:t>OMB Memorandum M-19-26, “Update to the Trusted Internet Connections (TIC) Initiative,” September 12, 2019</w:t>
      </w:r>
    </w:p>
    <w:p w14:paraId="0535B5BE" w14:textId="77777777" w:rsidR="0069099B" w:rsidRPr="005C1B98" w:rsidRDefault="0069099B" w:rsidP="0069099B">
      <w:pPr>
        <w:pStyle w:val="ListParagraph"/>
        <w:numPr>
          <w:ilvl w:val="0"/>
          <w:numId w:val="6"/>
        </w:numPr>
        <w:spacing w:before="0" w:after="200" w:line="276" w:lineRule="auto"/>
      </w:pPr>
      <w:r w:rsidRPr="005C1B98">
        <w:t>OMB Memorandum M-08-23, “Securing the Federal Government’s Domain Name System Infrastructure,” August 22, 2008</w:t>
      </w:r>
    </w:p>
    <w:p w14:paraId="7889E0E8" w14:textId="77777777" w:rsidR="0069099B" w:rsidRPr="005C1B98" w:rsidRDefault="0069099B" w:rsidP="0069099B">
      <w:pPr>
        <w:pStyle w:val="ListParagraph"/>
        <w:numPr>
          <w:ilvl w:val="0"/>
          <w:numId w:val="6"/>
        </w:numPr>
        <w:spacing w:before="0" w:after="200" w:line="276" w:lineRule="auto"/>
      </w:pPr>
      <w:r w:rsidRPr="005C1B98">
        <w:t>Sections 524 and 525 of the Energy Independence and Security Act of 2007, (Public Law 110–140), December 19, 2007</w:t>
      </w:r>
    </w:p>
    <w:p w14:paraId="5C862EE6" w14:textId="77777777" w:rsidR="0069099B" w:rsidRPr="005C1B98" w:rsidRDefault="0069099B" w:rsidP="0069099B">
      <w:pPr>
        <w:pStyle w:val="ListParagraph"/>
        <w:numPr>
          <w:ilvl w:val="0"/>
          <w:numId w:val="6"/>
        </w:numPr>
        <w:spacing w:before="0" w:after="200" w:line="276" w:lineRule="auto"/>
      </w:pPr>
      <w:r w:rsidRPr="005C1B98">
        <w:t>Section 104 of the Energy Policy Act of 2005, (Public Law 109–58), August 8, 2005</w:t>
      </w:r>
    </w:p>
    <w:p w14:paraId="22C208E5" w14:textId="77777777" w:rsidR="0069099B" w:rsidRPr="005C1B98" w:rsidRDefault="0069099B" w:rsidP="0069099B">
      <w:pPr>
        <w:pStyle w:val="ListParagraph"/>
        <w:numPr>
          <w:ilvl w:val="0"/>
          <w:numId w:val="6"/>
        </w:numPr>
        <w:spacing w:before="0" w:after="200" w:line="276" w:lineRule="auto"/>
      </w:pPr>
      <w:r w:rsidRPr="005C1B98">
        <w:lastRenderedPageBreak/>
        <w:t>Executive Order 13834, “Efficient Federal Operations,” dated May 17, 2018</w:t>
      </w:r>
    </w:p>
    <w:p w14:paraId="08DBFCC8" w14:textId="77777777" w:rsidR="0069099B" w:rsidRPr="005C1B98" w:rsidRDefault="0069099B" w:rsidP="0069099B">
      <w:pPr>
        <w:pStyle w:val="ListParagraph"/>
        <w:numPr>
          <w:ilvl w:val="0"/>
          <w:numId w:val="6"/>
        </w:numPr>
        <w:spacing w:before="0" w:after="200" w:line="276" w:lineRule="auto"/>
      </w:pPr>
      <w:r w:rsidRPr="005C1B98">
        <w:t>Executive Order 13221, “Energy-Efficient Standby Power Devices,” August 2, 2001</w:t>
      </w:r>
    </w:p>
    <w:p w14:paraId="7A7D31FC" w14:textId="77777777" w:rsidR="0069099B" w:rsidRPr="005C1B98" w:rsidRDefault="0069099B" w:rsidP="0069099B">
      <w:pPr>
        <w:pStyle w:val="ListParagraph"/>
        <w:numPr>
          <w:ilvl w:val="0"/>
          <w:numId w:val="6"/>
        </w:numPr>
        <w:spacing w:before="0" w:after="200" w:line="276" w:lineRule="auto"/>
      </w:pPr>
      <w:r w:rsidRPr="005C1B98">
        <w:t>VA Directive 0058, “VA Green Purchasing Program,” July 19, 2013</w:t>
      </w:r>
    </w:p>
    <w:p w14:paraId="2FF38CA1" w14:textId="77777777" w:rsidR="0069099B" w:rsidRPr="005C1B98" w:rsidRDefault="0069099B" w:rsidP="0069099B">
      <w:pPr>
        <w:pStyle w:val="ListParagraph"/>
        <w:numPr>
          <w:ilvl w:val="0"/>
          <w:numId w:val="6"/>
        </w:numPr>
        <w:spacing w:before="0" w:after="200" w:line="276" w:lineRule="auto"/>
      </w:pPr>
      <w:r w:rsidRPr="005C1B98">
        <w:t>VA Handbook 0058, “VA Green Purchasing Program,” July 19, 2013</w:t>
      </w:r>
    </w:p>
    <w:p w14:paraId="2D66CE89" w14:textId="77777777" w:rsidR="0069099B" w:rsidRPr="005C1B98" w:rsidRDefault="0069099B" w:rsidP="0069099B">
      <w:pPr>
        <w:pStyle w:val="ListParagraph"/>
        <w:numPr>
          <w:ilvl w:val="0"/>
          <w:numId w:val="6"/>
        </w:numPr>
        <w:spacing w:before="0" w:after="200" w:line="276" w:lineRule="auto"/>
      </w:pPr>
      <w:r w:rsidRPr="005C1B98">
        <w:t xml:space="preserve">Office of Information Security (OIS) VAIQ #7424808 Memorandum, “Remote Access,” January 15, 2014, </w:t>
      </w:r>
      <w:hyperlink r:id="rId24" w:tooltip="Link to the " w:history="1">
        <w:r w:rsidRPr="005C1B98">
          <w:rPr>
            <w:rStyle w:val="Hyperlink"/>
          </w:rPr>
          <w:t>https://www.voa.va.gov/DocumentListPublic.aspx?NodeId=28</w:t>
        </w:r>
      </w:hyperlink>
    </w:p>
    <w:p w14:paraId="5C0E33A3" w14:textId="77777777" w:rsidR="0069099B" w:rsidRPr="005C1B98" w:rsidRDefault="0069099B" w:rsidP="0069099B">
      <w:pPr>
        <w:pStyle w:val="ListParagraph"/>
        <w:numPr>
          <w:ilvl w:val="0"/>
          <w:numId w:val="6"/>
        </w:numPr>
        <w:spacing w:before="0" w:after="200" w:line="276" w:lineRule="auto"/>
      </w:pPr>
      <w:r w:rsidRPr="005C1B98">
        <w:t>Clinger-Cohen Act of 1996, 40 U.S.C. §11101 and §11103</w:t>
      </w:r>
    </w:p>
    <w:p w14:paraId="27DFD433" w14:textId="77777777" w:rsidR="0069099B" w:rsidRPr="005C1B98" w:rsidRDefault="0069099B" w:rsidP="0069099B">
      <w:pPr>
        <w:pStyle w:val="ListParagraph"/>
        <w:numPr>
          <w:ilvl w:val="0"/>
          <w:numId w:val="6"/>
        </w:numPr>
        <w:spacing w:before="0" w:after="200" w:line="276" w:lineRule="auto"/>
      </w:pPr>
      <w:r w:rsidRPr="005C1B98">
        <w:t xml:space="preserve"> </w:t>
      </w:r>
      <w:bookmarkStart w:id="20" w:name="_Hlk4594102"/>
      <w:r w:rsidRPr="005C1B98">
        <w:t xml:space="preserve">“Veteran Focused Integration Process (VIP) Guide 4.0,” January 2021, </w:t>
      </w:r>
      <w:hyperlink r:id="rId25" w:tooltip="Link to the VIP Guide via VOA" w:history="1">
        <w:r w:rsidRPr="005C1B98">
          <w:rPr>
            <w:rStyle w:val="Hyperlink"/>
          </w:rPr>
          <w:t>https://www.voa.va.gov/DocumentView.aspx?DocumentID=4371</w:t>
        </w:r>
      </w:hyperlink>
    </w:p>
    <w:bookmarkEnd w:id="20"/>
    <w:p w14:paraId="50DC7627" w14:textId="77777777" w:rsidR="0069099B" w:rsidRPr="005C1B98" w:rsidRDefault="0069099B" w:rsidP="0069099B">
      <w:pPr>
        <w:pStyle w:val="ListParagraph"/>
        <w:numPr>
          <w:ilvl w:val="0"/>
          <w:numId w:val="6"/>
        </w:numPr>
        <w:spacing w:before="0" w:after="200" w:line="276" w:lineRule="auto"/>
        <w:rPr>
          <w:rStyle w:val="Hyperlink"/>
        </w:rPr>
      </w:pPr>
      <w:r w:rsidRPr="005C1B98">
        <w:rPr>
          <w:rStyle w:val="Hyperlink"/>
        </w:rPr>
        <w:t xml:space="preserve">VA Memorandum “Proper Use of Email and Other Messaging Services,” January 2, 2018, </w:t>
      </w:r>
      <w:hyperlink r:id="rId26" w:tooltip="Document Listing containing Proper use of Email Memo, via VOA" w:history="1">
        <w:r w:rsidRPr="005C1B98">
          <w:rPr>
            <w:rStyle w:val="Hyperlink"/>
          </w:rPr>
          <w:t>https://www.voa.va.gov/DocumentListPublic.aspx?NodeId=28</w:t>
        </w:r>
      </w:hyperlink>
    </w:p>
    <w:p w14:paraId="34AD96E7" w14:textId="77777777" w:rsidR="0069099B" w:rsidRPr="005C1B98" w:rsidRDefault="0069099B" w:rsidP="0069099B">
      <w:pPr>
        <w:pStyle w:val="ListParagraph"/>
        <w:numPr>
          <w:ilvl w:val="0"/>
          <w:numId w:val="6"/>
        </w:numPr>
        <w:spacing w:before="0" w:after="200" w:line="276" w:lineRule="auto"/>
        <w:rPr>
          <w:rStyle w:val="Hyperlink"/>
        </w:rPr>
      </w:pPr>
      <w:r w:rsidRPr="005C1B98">
        <w:rPr>
          <w:rStyle w:val="Hyperlink"/>
        </w:rPr>
        <w:t xml:space="preserve">“DevSecOps Product Line Management Playbook” version 2.0, May 2021, </w:t>
      </w:r>
      <w:hyperlink r:id="rId27" w:tooltip="Link to the PLM Playbook version 2" w:history="1">
        <w:r w:rsidRPr="005C1B98">
          <w:rPr>
            <w:rStyle w:val="Hyperlink"/>
          </w:rPr>
          <w:t>https://www.voa.va.gov/DocumentView.aspx?DocumentID=4946</w:t>
        </w:r>
      </w:hyperlink>
    </w:p>
    <w:p w14:paraId="0282E281" w14:textId="77777777" w:rsidR="0069099B" w:rsidRPr="005C1B98" w:rsidRDefault="0069099B" w:rsidP="0069099B">
      <w:pPr>
        <w:pStyle w:val="ListParagraph"/>
        <w:numPr>
          <w:ilvl w:val="0"/>
          <w:numId w:val="6"/>
        </w:numPr>
        <w:spacing w:before="0" w:after="200" w:line="276" w:lineRule="auto"/>
        <w:rPr>
          <w:rStyle w:val="Hyperlink"/>
        </w:rPr>
      </w:pPr>
      <w:r w:rsidRPr="005C1B98">
        <w:rPr>
          <w:rStyle w:val="Hyperlink"/>
        </w:rPr>
        <w:t>NIST SP 500-267B Revision 1, “USGv6 Profile,” November 2020</w:t>
      </w:r>
    </w:p>
    <w:p w14:paraId="72382662" w14:textId="77777777" w:rsidR="0069099B" w:rsidRPr="005C1B98" w:rsidRDefault="0069099B" w:rsidP="0069099B">
      <w:pPr>
        <w:pStyle w:val="ListParagraph"/>
        <w:numPr>
          <w:ilvl w:val="0"/>
          <w:numId w:val="6"/>
        </w:numPr>
        <w:spacing w:before="0" w:after="200" w:line="276" w:lineRule="auto"/>
        <w:rPr>
          <w:rStyle w:val="Hyperlink"/>
        </w:rPr>
      </w:pPr>
      <w:r w:rsidRPr="005C1B98">
        <w:rPr>
          <w:rStyle w:val="Hyperlink"/>
        </w:rPr>
        <w:t>OMB Memorandum M-21-07, “Completing the Transition to Internet Protocol Version 6 (IPv6),” November 19, 2020</w:t>
      </w:r>
    </w:p>
    <w:p w14:paraId="6F256E4B" w14:textId="77777777" w:rsidR="0069099B" w:rsidRPr="005C1B98" w:rsidRDefault="0069099B" w:rsidP="0069099B">
      <w:pPr>
        <w:pStyle w:val="ListParagraph"/>
        <w:numPr>
          <w:ilvl w:val="0"/>
          <w:numId w:val="6"/>
        </w:numPr>
        <w:spacing w:before="0" w:after="200" w:line="276" w:lineRule="auto"/>
        <w:rPr>
          <w:rStyle w:val="Hyperlink"/>
        </w:rPr>
      </w:pPr>
      <w:r w:rsidRPr="005C1B98">
        <w:rPr>
          <w:rStyle w:val="Hyperlink"/>
        </w:rPr>
        <w:t>Social Security Number (SSN) Fraud Prevention Act of 2017</w:t>
      </w:r>
    </w:p>
    <w:p w14:paraId="0A052B5C" w14:textId="77777777" w:rsidR="0069099B" w:rsidRPr="005C1B98" w:rsidRDefault="0069099B" w:rsidP="0069099B">
      <w:pPr>
        <w:pStyle w:val="ListParagraph"/>
        <w:numPr>
          <w:ilvl w:val="0"/>
          <w:numId w:val="6"/>
        </w:numPr>
        <w:spacing w:before="0" w:after="200" w:line="276" w:lineRule="auto"/>
      </w:pPr>
      <w:r w:rsidRPr="005C1B98">
        <w:t>Section 240 of the Consolidated Appropriations Act (CAA) 2018, March 23, 2018</w:t>
      </w:r>
    </w:p>
    <w:p w14:paraId="035D227F" w14:textId="77777777" w:rsidR="0069099B" w:rsidRPr="005C1B98" w:rsidRDefault="0069099B" w:rsidP="0069099B">
      <w:pPr>
        <w:numPr>
          <w:ilvl w:val="0"/>
          <w:numId w:val="6"/>
        </w:numPr>
        <w:spacing w:before="120" w:after="60" w:line="276" w:lineRule="auto"/>
        <w:contextualSpacing/>
        <w:rPr>
          <w:rStyle w:val="Hyperlink"/>
          <w:rFonts w:cs="Arial"/>
        </w:rPr>
      </w:pPr>
      <w:r w:rsidRPr="005C1B98">
        <w:rPr>
          <w:rFonts w:eastAsia="Calibri" w:cs="Arial"/>
        </w:rPr>
        <w:t>Digital Transformation Center (</w:t>
      </w:r>
      <w:r w:rsidRPr="005C1B98">
        <w:rPr>
          <w:rFonts w:cs="Arial"/>
        </w:rPr>
        <w:t xml:space="preserve">DTC) Standards </w:t>
      </w:r>
      <w:hyperlink r:id="rId28" w:history="1">
        <w:r w:rsidRPr="005C1B98">
          <w:rPr>
            <w:rStyle w:val="Hyperlink"/>
            <w:rFonts w:cs="Arial"/>
          </w:rPr>
          <w:t>https://github.com/department-of-veterans-affairs/va-salesforce-digital-transformation-center</w:t>
        </w:r>
      </w:hyperlink>
    </w:p>
    <w:p w14:paraId="27010CD9" w14:textId="77777777" w:rsidR="0069099B" w:rsidRPr="005C1B98" w:rsidRDefault="0069099B" w:rsidP="0069099B">
      <w:pPr>
        <w:numPr>
          <w:ilvl w:val="0"/>
          <w:numId w:val="6"/>
        </w:numPr>
        <w:spacing w:before="120" w:after="60" w:line="276" w:lineRule="auto"/>
        <w:contextualSpacing/>
        <w:rPr>
          <w:rStyle w:val="Hyperlink"/>
          <w:rFonts w:cs="Arial"/>
        </w:rPr>
      </w:pPr>
      <w:r w:rsidRPr="005C1B98">
        <w:rPr>
          <w:rStyle w:val="Hyperlink"/>
          <w:rFonts w:cs="Arial"/>
        </w:rPr>
        <w:t>VA Cloud First Strategy - VA Directive 6517</w:t>
      </w:r>
      <w:r w:rsidRPr="005C1B98">
        <w:rPr>
          <w:rFonts w:cs="Arial"/>
        </w:rPr>
        <w:t xml:space="preserve"> </w:t>
      </w:r>
      <w:r w:rsidRPr="005C1B98">
        <w:rPr>
          <w:rStyle w:val="Hyperlink"/>
          <w:rFonts w:cs="Arial"/>
        </w:rPr>
        <w:t>https://www.va.gov/vapubs/viewPublication.asp?Pub_ID=852&amp;FType=2</w:t>
      </w:r>
    </w:p>
    <w:p w14:paraId="6E56A8D6" w14:textId="77777777" w:rsidR="0069099B" w:rsidRPr="005C1B98" w:rsidRDefault="0069099B" w:rsidP="0069099B">
      <w:pPr>
        <w:numPr>
          <w:ilvl w:val="0"/>
          <w:numId w:val="6"/>
        </w:numPr>
        <w:spacing w:before="120" w:after="60" w:line="276" w:lineRule="auto"/>
        <w:contextualSpacing/>
        <w:rPr>
          <w:rStyle w:val="Hyperlink"/>
          <w:rFonts w:cs="Arial"/>
        </w:rPr>
      </w:pPr>
      <w:r w:rsidRPr="005C1B98">
        <w:rPr>
          <w:rFonts w:cs="Arial"/>
        </w:rPr>
        <w:t xml:space="preserve">Cloud Security Technical Reference Architecture, June 2022 Version 2.0 </w:t>
      </w:r>
      <w:r w:rsidRPr="005C1B98">
        <w:rPr>
          <w:rStyle w:val="Hyperlink"/>
          <w:rFonts w:cs="Arial"/>
        </w:rPr>
        <w:t>https://www.cisa.gov/sites/default/files/2023-02/cloud_security_technical_reference_architecture_2.pdf</w:t>
      </w:r>
    </w:p>
    <w:p w14:paraId="0D9808F0" w14:textId="77777777" w:rsidR="0069099B" w:rsidRPr="005C1B98" w:rsidRDefault="0069099B" w:rsidP="0069099B">
      <w:pPr>
        <w:numPr>
          <w:ilvl w:val="0"/>
          <w:numId w:val="6"/>
        </w:numPr>
        <w:spacing w:before="120" w:after="60" w:line="276" w:lineRule="auto"/>
        <w:contextualSpacing/>
        <w:rPr>
          <w:rFonts w:cs="Arial"/>
        </w:rPr>
      </w:pPr>
      <w:r w:rsidRPr="005C1B98">
        <w:rPr>
          <w:rFonts w:cs="Arial"/>
        </w:rPr>
        <w:t>FedRAMP Authorization Act, December 23, 2022</w:t>
      </w:r>
    </w:p>
    <w:p w14:paraId="1C9BA7F2" w14:textId="77777777" w:rsidR="0069099B" w:rsidRPr="005C1B98" w:rsidRDefault="0069099B" w:rsidP="0069099B">
      <w:pPr>
        <w:numPr>
          <w:ilvl w:val="0"/>
          <w:numId w:val="6"/>
        </w:numPr>
        <w:spacing w:before="120" w:after="60" w:line="276" w:lineRule="auto"/>
        <w:contextualSpacing/>
        <w:rPr>
          <w:rFonts w:cs="Arial"/>
        </w:rPr>
      </w:pPr>
      <w:r w:rsidRPr="005C1B98">
        <w:rPr>
          <w:rFonts w:cs="Arial"/>
        </w:rPr>
        <w:t>VA SaaS Definition - Attachment 1</w:t>
      </w:r>
    </w:p>
    <w:p w14:paraId="1A4C01B8" w14:textId="77777777" w:rsidR="007B6F2B" w:rsidRPr="00BD6D25" w:rsidRDefault="00137A3C" w:rsidP="0069099B">
      <w:pPr>
        <w:numPr>
          <w:ilvl w:val="0"/>
          <w:numId w:val="6"/>
        </w:numPr>
        <w:spacing w:before="120" w:after="60" w:line="276" w:lineRule="auto"/>
        <w:contextualSpacing/>
        <w:rPr>
          <w:rFonts w:cs="Arial"/>
          <w:color w:val="0000FF"/>
          <w:u w:val="single"/>
        </w:rPr>
      </w:pPr>
      <w:r w:rsidRPr="00137A3C">
        <w:rPr>
          <w:rFonts w:cs="Arial"/>
        </w:rPr>
        <w:t>Existing PTEMS 2.0 and VEMSIS Projects - Attachment 2</w:t>
      </w:r>
    </w:p>
    <w:p w14:paraId="3C35AF4D" w14:textId="03F2F274" w:rsidR="0069099B" w:rsidRDefault="0069099B" w:rsidP="0069099B">
      <w:pPr>
        <w:numPr>
          <w:ilvl w:val="0"/>
          <w:numId w:val="6"/>
        </w:numPr>
        <w:spacing w:before="120" w:after="60" w:line="276" w:lineRule="auto"/>
        <w:contextualSpacing/>
        <w:rPr>
          <w:rStyle w:val="Hyperlink"/>
          <w:rFonts w:cs="Arial"/>
        </w:rPr>
      </w:pPr>
      <w:r w:rsidRPr="005C1B98">
        <w:rPr>
          <w:rStyle w:val="Hyperlink"/>
          <w:rFonts w:cs="Arial"/>
        </w:rPr>
        <w:t>DTC Process - How to Submit a Request to Move a Module to Sustainment - Attachment 3</w:t>
      </w:r>
    </w:p>
    <w:p w14:paraId="6CACC87F" w14:textId="68463FFF" w:rsidR="00A76488" w:rsidRPr="00660EE4" w:rsidRDefault="00A76488" w:rsidP="0069099B">
      <w:pPr>
        <w:numPr>
          <w:ilvl w:val="0"/>
          <w:numId w:val="6"/>
        </w:numPr>
        <w:spacing w:before="120" w:after="60" w:line="276" w:lineRule="auto"/>
        <w:contextualSpacing/>
        <w:rPr>
          <w:rStyle w:val="Hyperlink"/>
          <w:rFonts w:cs="Arial"/>
          <w:color w:val="002060"/>
        </w:rPr>
      </w:pPr>
      <w:r w:rsidRPr="00660EE4">
        <w:rPr>
          <w:rStyle w:val="Hyperlink"/>
          <w:rFonts w:cs="Arial"/>
          <w:color w:val="002060"/>
        </w:rPr>
        <w:t xml:space="preserve">SI Sustainment Readiness Self-Assessment - Module Name 20xx-xx-xx (v2.4 - 5-28-25) </w:t>
      </w:r>
      <w:r w:rsidR="00660EE4" w:rsidRPr="00660EE4">
        <w:rPr>
          <w:rStyle w:val="Hyperlink"/>
          <w:rFonts w:cs="Arial"/>
          <w:color w:val="002060"/>
        </w:rPr>
        <w:t>-</w:t>
      </w:r>
      <w:r w:rsidRPr="00660EE4">
        <w:rPr>
          <w:rStyle w:val="Hyperlink"/>
          <w:rFonts w:cs="Arial"/>
          <w:color w:val="002060"/>
        </w:rPr>
        <w:t xml:space="preserve"> </w:t>
      </w:r>
      <w:r w:rsidR="00660EE4" w:rsidRPr="00660EE4">
        <w:rPr>
          <w:rStyle w:val="Hyperlink"/>
          <w:rFonts w:cs="Arial"/>
          <w:color w:val="002060"/>
        </w:rPr>
        <w:t>Attachment</w:t>
      </w:r>
      <w:r w:rsidRPr="00660EE4">
        <w:rPr>
          <w:rStyle w:val="Hyperlink"/>
          <w:rFonts w:cs="Arial"/>
          <w:color w:val="002060"/>
        </w:rPr>
        <w:t xml:space="preserve"> </w:t>
      </w:r>
      <w:r w:rsidR="00660EE4" w:rsidRPr="00660EE4">
        <w:rPr>
          <w:rStyle w:val="Hyperlink"/>
          <w:rFonts w:cs="Arial"/>
          <w:color w:val="002060"/>
        </w:rPr>
        <w:t>4</w:t>
      </w:r>
    </w:p>
    <w:p w14:paraId="5A293922" w14:textId="21B1B80C" w:rsidR="00660EE4" w:rsidRPr="00660EE4" w:rsidRDefault="00660EE4" w:rsidP="0069099B">
      <w:pPr>
        <w:numPr>
          <w:ilvl w:val="0"/>
          <w:numId w:val="6"/>
        </w:numPr>
        <w:spacing w:before="120" w:after="60" w:line="276" w:lineRule="auto"/>
        <w:contextualSpacing/>
        <w:rPr>
          <w:rStyle w:val="Hyperlink"/>
          <w:rFonts w:cs="Arial"/>
          <w:color w:val="002060"/>
        </w:rPr>
      </w:pPr>
      <w:r w:rsidRPr="00660EE4">
        <w:rPr>
          <w:rStyle w:val="Hyperlink"/>
          <w:rFonts w:cs="Arial"/>
          <w:color w:val="002060"/>
        </w:rPr>
        <w:t>VA_BO_Module_Stability_Assessment_-_Module_Name_20xx-xx-xx (v2.4 - 5-28-25) - Attachment 5</w:t>
      </w:r>
    </w:p>
    <w:p w14:paraId="7292E281" w14:textId="5F89BFD6" w:rsidR="0069099B" w:rsidRDefault="0069099B" w:rsidP="0069099B">
      <w:pPr>
        <w:numPr>
          <w:ilvl w:val="0"/>
          <w:numId w:val="6"/>
        </w:numPr>
        <w:spacing w:before="120" w:after="60" w:line="276" w:lineRule="auto"/>
        <w:contextualSpacing/>
        <w:rPr>
          <w:rStyle w:val="Hyperlink"/>
          <w:rFonts w:cs="Arial"/>
        </w:rPr>
      </w:pPr>
      <w:r w:rsidRPr="005C1B98">
        <w:rPr>
          <w:rStyle w:val="Hyperlink"/>
          <w:rFonts w:cs="Arial"/>
        </w:rPr>
        <w:t xml:space="preserve">DTC System Integrator SLAs - Attachment </w:t>
      </w:r>
      <w:r w:rsidR="00660EE4">
        <w:rPr>
          <w:rStyle w:val="Hyperlink"/>
          <w:rFonts w:cs="Arial"/>
        </w:rPr>
        <w:t>6</w:t>
      </w:r>
    </w:p>
    <w:p w14:paraId="037F94B1" w14:textId="2F0D1D17" w:rsidR="00CA71DE" w:rsidRPr="005C1B98" w:rsidRDefault="00CA71DE" w:rsidP="0069099B">
      <w:pPr>
        <w:numPr>
          <w:ilvl w:val="0"/>
          <w:numId w:val="6"/>
        </w:numPr>
        <w:spacing w:before="120" w:after="60" w:line="276" w:lineRule="auto"/>
        <w:contextualSpacing/>
        <w:rPr>
          <w:rStyle w:val="Hyperlink"/>
          <w:rFonts w:cs="Arial"/>
        </w:rPr>
      </w:pPr>
      <w:r w:rsidRPr="00CA71DE">
        <w:rPr>
          <w:rStyle w:val="Hyperlink"/>
          <w:rFonts w:cs="Arial"/>
        </w:rPr>
        <w:lastRenderedPageBreak/>
        <w:t>VA DTC PaaS Technology Stack Assessment V1.1 1</w:t>
      </w:r>
      <w:r>
        <w:rPr>
          <w:rStyle w:val="Hyperlink"/>
          <w:rFonts w:cs="Arial"/>
        </w:rPr>
        <w:t xml:space="preserve"> – Attachment 7</w:t>
      </w:r>
    </w:p>
    <w:p w14:paraId="2E352E31" w14:textId="08085E49" w:rsidR="00AE4D42" w:rsidRPr="003D7D96" w:rsidRDefault="00AE4D42" w:rsidP="003D7D96">
      <w:pPr>
        <w:ind w:left="810"/>
        <w:rPr>
          <w:rStyle w:val="Hyperlink"/>
          <w:rFonts w:cs="Arial"/>
          <w:color w:val="auto"/>
          <w:u w:val="none"/>
        </w:rPr>
      </w:pPr>
    </w:p>
    <w:p w14:paraId="36C6CC8D" w14:textId="48BD7975" w:rsidR="00AE4D42" w:rsidRDefault="00AE4D42" w:rsidP="00AE4D42">
      <w:pPr>
        <w:spacing w:before="120" w:after="60"/>
        <w:contextualSpacing/>
      </w:pPr>
      <w:r w:rsidRPr="009B76A7">
        <w:rPr>
          <w:rFonts w:cs="Arial"/>
        </w:rPr>
        <w:t>Please be advised that any hyperlinks contained within this document</w:t>
      </w:r>
      <w:r>
        <w:rPr>
          <w:rFonts w:cs="Arial"/>
        </w:rPr>
        <w:t>, if any,</w:t>
      </w:r>
      <w:r w:rsidRPr="009B76A7">
        <w:rPr>
          <w:rFonts w:cs="Arial"/>
        </w:rPr>
        <w:t xml:space="preserve"> are for convenience purposes, only. Due to the dynamic nature of hyperlinks and the information accessed through or imbedded therein, it is incumbent upon the Contractor to ensure that all information required to successfully complete the requirements established herein is independently located, verified for accuracy, and confirmed to be the most up-to-date version available, prior to use.</w:t>
      </w:r>
    </w:p>
    <w:p w14:paraId="0DD1A03C" w14:textId="77777777" w:rsidR="00E47F5F" w:rsidRPr="00D13E0C" w:rsidRDefault="00E47F5F" w:rsidP="0011119E">
      <w:pPr>
        <w:pStyle w:val="Heading1"/>
      </w:pPr>
      <w:bookmarkStart w:id="21" w:name="_Toc251331939"/>
      <w:bookmarkStart w:id="22" w:name="_Ref252782643"/>
      <w:bookmarkStart w:id="23" w:name="_Ref252782644"/>
      <w:bookmarkStart w:id="24" w:name="_Ref252782689"/>
      <w:bookmarkStart w:id="25" w:name="_Toc220330975"/>
      <w:bookmarkStart w:id="26" w:name="_Toc6902885"/>
      <w:bookmarkEnd w:id="16"/>
      <w:bookmarkEnd w:id="17"/>
      <w:bookmarkEnd w:id="18"/>
      <w:r w:rsidRPr="00D13E0C">
        <w:t>SCOPE OF WORK</w:t>
      </w:r>
      <w:bookmarkEnd w:id="21"/>
      <w:bookmarkEnd w:id="22"/>
      <w:bookmarkEnd w:id="23"/>
      <w:bookmarkEnd w:id="24"/>
      <w:bookmarkEnd w:id="25"/>
    </w:p>
    <w:p w14:paraId="0DD1A03D" w14:textId="0E30E47C" w:rsidR="00E47F5F" w:rsidRPr="00D13E0C" w:rsidRDefault="00A736C0" w:rsidP="00AE4D42">
      <w:pPr>
        <w:rPr>
          <w:rStyle w:val="Emphasis"/>
          <w:rFonts w:cs="Arial"/>
          <w:b w:val="0"/>
          <w:caps/>
        </w:rPr>
      </w:pPr>
      <w:r w:rsidRPr="00A736C0">
        <w:t xml:space="preserve">The Contractor shall provide support for the delivery of enterprise low code/no code solutions that enables an innovative reusable service-focused software and integration component architecture.  The Contractor’s support shall include: capability delivery lifecycle management, enhancement/development delivery, configuration, additional enhancement/development delivery, </w:t>
      </w:r>
      <w:r w:rsidR="0001055A">
        <w:t>EDGE</w:t>
      </w:r>
      <w:r w:rsidRPr="00A736C0">
        <w:t xml:space="preserve"> enhancements and development, </w:t>
      </w:r>
      <w:r w:rsidR="0001055A">
        <w:t>EDGE</w:t>
      </w:r>
      <w:r w:rsidRPr="00A736C0">
        <w:t xml:space="preserve"> capability discovery, data management and lifecycle services, VA System of System Engineering and Modernization Support, IT operations and maintenance, existing </w:t>
      </w:r>
      <w:r w:rsidR="0001055A">
        <w:t>EDGE</w:t>
      </w:r>
      <w:r w:rsidRPr="00A736C0">
        <w:t xml:space="preserve"> solutions operations and maintenance, business end user support, and transition.</w:t>
      </w:r>
    </w:p>
    <w:p w14:paraId="0DD1A03E" w14:textId="77777777" w:rsidR="00E47F5F" w:rsidRPr="00D13E0C" w:rsidRDefault="00E47F5F" w:rsidP="0011119E">
      <w:pPr>
        <w:pStyle w:val="Heading1"/>
      </w:pPr>
      <w:bookmarkStart w:id="27" w:name="_Toc220330976"/>
      <w:bookmarkStart w:id="28" w:name="_Toc251331940"/>
      <w:bookmarkStart w:id="29" w:name="_Ref252782779"/>
      <w:bookmarkStart w:id="30" w:name="_Ref252782791"/>
      <w:r w:rsidRPr="00D13E0C">
        <w:t>PE</w:t>
      </w:r>
      <w:r w:rsidR="00CC6169">
        <w:t>R</w:t>
      </w:r>
      <w:r w:rsidRPr="00D13E0C">
        <w:t>FORMANCE DETAILS</w:t>
      </w:r>
      <w:bookmarkEnd w:id="27"/>
    </w:p>
    <w:p w14:paraId="0DD1A03F" w14:textId="77777777" w:rsidR="00E47F5F" w:rsidRDefault="00E47F5F" w:rsidP="00B7462B">
      <w:pPr>
        <w:pStyle w:val="Heading2"/>
      </w:pPr>
      <w:bookmarkStart w:id="31" w:name="_Ref252977053"/>
      <w:bookmarkStart w:id="32" w:name="_Toc220330977"/>
      <w:r w:rsidRPr="00D13E0C">
        <w:t>PERFORMANCE PERIOD</w:t>
      </w:r>
      <w:bookmarkEnd w:id="28"/>
      <w:bookmarkEnd w:id="29"/>
      <w:bookmarkEnd w:id="30"/>
      <w:bookmarkEnd w:id="31"/>
      <w:bookmarkEnd w:id="32"/>
    </w:p>
    <w:p w14:paraId="5569D13F" w14:textId="2A20B1AB" w:rsidR="00DD3618" w:rsidRPr="00012900" w:rsidRDefault="00DD3618" w:rsidP="00DD3618">
      <w:pPr>
        <w:pStyle w:val="NoSpacing"/>
        <w:rPr>
          <w:rFonts w:cs="Arial"/>
        </w:rPr>
      </w:pPr>
      <w:bookmarkStart w:id="33" w:name="_Toc251331941"/>
      <w:bookmarkStart w:id="34" w:name="_Ref252782809"/>
      <w:bookmarkStart w:id="35" w:name="_Ref252782820"/>
      <w:r w:rsidRPr="00012900">
        <w:rPr>
          <w:rFonts w:cs="Arial"/>
        </w:rPr>
        <w:t xml:space="preserve">The Period of Performance (PoP) shall consist of one 12-month base period, </w:t>
      </w:r>
      <w:r w:rsidRPr="00012900">
        <w:rPr>
          <w:rStyle w:val="Emphasis"/>
          <w:rFonts w:cs="Arial"/>
          <w:b w:val="0"/>
          <w:bCs/>
          <w:i w:val="0"/>
          <w:iCs w:val="0"/>
          <w:color w:val="auto"/>
        </w:rPr>
        <w:t xml:space="preserve">four 12-month option periods, and </w:t>
      </w:r>
      <w:r w:rsidR="00361EE4">
        <w:rPr>
          <w:rStyle w:val="Emphasis"/>
          <w:rFonts w:cs="Arial"/>
          <w:b w:val="0"/>
          <w:bCs/>
          <w:i w:val="0"/>
          <w:iCs w:val="0"/>
          <w:color w:val="auto"/>
        </w:rPr>
        <w:t>ten</w:t>
      </w:r>
      <w:r w:rsidRPr="00012900">
        <w:rPr>
          <w:rStyle w:val="Emphasis"/>
          <w:rFonts w:cs="Arial"/>
          <w:b w:val="0"/>
          <w:bCs/>
          <w:i w:val="0"/>
          <w:iCs w:val="0"/>
          <w:color w:val="auto"/>
        </w:rPr>
        <w:t>Optional Tasks</w:t>
      </w:r>
      <w:r w:rsidRPr="00012900">
        <w:rPr>
          <w:rStyle w:val="Emphasis"/>
          <w:rFonts w:cs="Arial"/>
          <w:color w:val="auto"/>
        </w:rPr>
        <w:t xml:space="preserve">. </w:t>
      </w:r>
      <w:r w:rsidRPr="00012900">
        <w:rPr>
          <w:rFonts w:cs="Arial"/>
        </w:rPr>
        <w:t>The PoP for the optional tasks shall not exceed the period of performance for the base or option period for which it was exercised.  The overall Task Order PoP shall not exceed 60 months, inclusive of options and optional tasks.</w:t>
      </w:r>
    </w:p>
    <w:p w14:paraId="578D41EA" w14:textId="77777777" w:rsidR="00DD3618" w:rsidRPr="005C1B98" w:rsidRDefault="00DD3618" w:rsidP="00DD3618">
      <w:pPr>
        <w:pStyle w:val="NoSpacing"/>
        <w:rPr>
          <w:rFonts w:cs="Arial"/>
        </w:rPr>
      </w:pPr>
    </w:p>
    <w:p w14:paraId="61269AA7" w14:textId="77777777" w:rsidR="00DD3618" w:rsidRPr="005C1B98" w:rsidRDefault="00DD3618" w:rsidP="00DD3618">
      <w:pPr>
        <w:pStyle w:val="NoSpacing"/>
        <w:rPr>
          <w:rFonts w:cs="Arial"/>
          <w:bCs/>
          <w:iCs/>
        </w:rPr>
      </w:pPr>
      <w:r w:rsidRPr="005C1B98">
        <w:rPr>
          <w:rFonts w:cs="Arial"/>
          <w:bCs/>
          <w:iCs/>
        </w:rPr>
        <w:t xml:space="preserve">Any work at the Government site shall not take place on Federal holidays or weekends unless directed by the Contracting Officer (CO). </w:t>
      </w:r>
    </w:p>
    <w:p w14:paraId="2107E10C" w14:textId="77777777" w:rsidR="00DD3618" w:rsidRPr="005C1B98" w:rsidRDefault="00DD3618" w:rsidP="00DD3618">
      <w:pPr>
        <w:pStyle w:val="NoSpacing"/>
        <w:rPr>
          <w:rFonts w:cs="Arial"/>
        </w:rPr>
      </w:pPr>
    </w:p>
    <w:p w14:paraId="46513DCF" w14:textId="77777777" w:rsidR="00DD3618" w:rsidRPr="005C1B98" w:rsidRDefault="00DD3618" w:rsidP="00DD3618">
      <w:pPr>
        <w:pStyle w:val="NoSpacing"/>
        <w:rPr>
          <w:rFonts w:cs="Arial"/>
        </w:rPr>
      </w:pPr>
      <w:r w:rsidRPr="005C1B98">
        <w:rPr>
          <w:rFonts w:cs="Arial"/>
        </w:rPr>
        <w:t>There are eleven (11) Federal holidays set by law (USC Title 5 Section 6103) that VA follows:</w:t>
      </w:r>
    </w:p>
    <w:p w14:paraId="35BD0DBC" w14:textId="77777777" w:rsidR="00DD3618" w:rsidRPr="005C1B98" w:rsidRDefault="00DD3618" w:rsidP="00DD3618">
      <w:pPr>
        <w:pStyle w:val="NoSpacing"/>
        <w:rPr>
          <w:rFonts w:cs="Arial"/>
        </w:rPr>
      </w:pPr>
    </w:p>
    <w:p w14:paraId="30C4AF7A" w14:textId="11208C60" w:rsidR="00DD3618" w:rsidRPr="005C1B98" w:rsidRDefault="00DD3618" w:rsidP="00DD3618">
      <w:pPr>
        <w:pStyle w:val="NoSpacing"/>
        <w:rPr>
          <w:rFonts w:cs="Arial"/>
        </w:rPr>
      </w:pPr>
      <w:r w:rsidRPr="005C1B98">
        <w:rPr>
          <w:rFonts w:cs="Arial"/>
        </w:rPr>
        <w:t xml:space="preserve">Under current definitions, </w:t>
      </w:r>
      <w:r w:rsidR="005E391E">
        <w:rPr>
          <w:rFonts w:cs="Arial"/>
        </w:rPr>
        <w:t>five</w:t>
      </w:r>
      <w:r w:rsidR="00AE0608">
        <w:rPr>
          <w:rFonts w:cs="Arial"/>
        </w:rPr>
        <w:t xml:space="preserve"> </w:t>
      </w:r>
      <w:r w:rsidRPr="005C1B98">
        <w:rPr>
          <w:rFonts w:cs="Arial"/>
        </w:rPr>
        <w:t>are set by date:</w:t>
      </w:r>
    </w:p>
    <w:p w14:paraId="048CAE6B" w14:textId="77777777" w:rsidR="00DD3618" w:rsidRPr="005C1B98" w:rsidRDefault="00DD3618" w:rsidP="00DD3618">
      <w:pPr>
        <w:pStyle w:val="NoSpacing"/>
        <w:rPr>
          <w:rFonts w:cs="Arial"/>
        </w:rPr>
      </w:pPr>
    </w:p>
    <w:p w14:paraId="240C0335" w14:textId="77777777" w:rsidR="00DD3618" w:rsidRPr="005C1B98" w:rsidRDefault="00DD3618" w:rsidP="00DD3618">
      <w:pPr>
        <w:pStyle w:val="NoSpacing"/>
        <w:rPr>
          <w:rFonts w:cs="Arial"/>
        </w:rPr>
      </w:pPr>
      <w:r w:rsidRPr="005C1B98">
        <w:rPr>
          <w:rFonts w:cs="Arial"/>
        </w:rPr>
        <w:t>New Year's Day</w:t>
      </w:r>
      <w:r w:rsidRPr="005C1B98">
        <w:rPr>
          <w:rFonts w:cs="Arial"/>
        </w:rPr>
        <w:tab/>
      </w:r>
      <w:r w:rsidRPr="005C1B98">
        <w:rPr>
          <w:rFonts w:cs="Arial"/>
        </w:rPr>
        <w:tab/>
      </w:r>
      <w:r w:rsidRPr="005C1B98">
        <w:rPr>
          <w:rFonts w:cs="Arial"/>
        </w:rPr>
        <w:tab/>
        <w:t>January 1</w:t>
      </w:r>
    </w:p>
    <w:p w14:paraId="7BE3D4E7" w14:textId="77777777" w:rsidR="00DD3618" w:rsidRPr="005C1B98" w:rsidRDefault="00DD3618" w:rsidP="00DD3618">
      <w:pPr>
        <w:pStyle w:val="NoSpacing"/>
        <w:rPr>
          <w:rFonts w:cs="Arial"/>
        </w:rPr>
      </w:pPr>
      <w:r w:rsidRPr="005C1B98">
        <w:rPr>
          <w:rFonts w:cs="Arial"/>
        </w:rPr>
        <w:t>Juneteenth</w:t>
      </w:r>
      <w:r w:rsidRPr="005C1B98">
        <w:rPr>
          <w:rFonts w:cs="Arial"/>
        </w:rPr>
        <w:tab/>
      </w:r>
      <w:r w:rsidRPr="005C1B98">
        <w:rPr>
          <w:rFonts w:cs="Arial"/>
        </w:rPr>
        <w:tab/>
      </w:r>
      <w:r w:rsidRPr="005C1B98">
        <w:rPr>
          <w:rFonts w:cs="Arial"/>
        </w:rPr>
        <w:tab/>
      </w:r>
      <w:r w:rsidRPr="005C1B98">
        <w:rPr>
          <w:rFonts w:cs="Arial"/>
        </w:rPr>
        <w:tab/>
        <w:t>June 19</w:t>
      </w:r>
    </w:p>
    <w:p w14:paraId="6E6B9B26" w14:textId="77777777" w:rsidR="00DD3618" w:rsidRPr="005C1B98" w:rsidRDefault="00DD3618" w:rsidP="00DD3618">
      <w:pPr>
        <w:pStyle w:val="NoSpacing"/>
        <w:rPr>
          <w:rFonts w:cs="Arial"/>
        </w:rPr>
      </w:pPr>
      <w:r w:rsidRPr="005C1B98">
        <w:rPr>
          <w:rFonts w:cs="Arial"/>
        </w:rPr>
        <w:t>Independence Day</w:t>
      </w:r>
      <w:r w:rsidRPr="005C1B98">
        <w:rPr>
          <w:rFonts w:cs="Arial"/>
        </w:rPr>
        <w:tab/>
      </w:r>
      <w:r w:rsidRPr="005C1B98">
        <w:rPr>
          <w:rFonts w:cs="Arial"/>
        </w:rPr>
        <w:tab/>
      </w:r>
      <w:r w:rsidRPr="005C1B98">
        <w:rPr>
          <w:rFonts w:cs="Arial"/>
        </w:rPr>
        <w:tab/>
        <w:t>July 4</w:t>
      </w:r>
    </w:p>
    <w:p w14:paraId="312BFD1D" w14:textId="77777777" w:rsidR="00DD3618" w:rsidRPr="005C1B98" w:rsidRDefault="00DD3618" w:rsidP="00DD3618">
      <w:pPr>
        <w:pStyle w:val="NoSpacing"/>
        <w:rPr>
          <w:rFonts w:cs="Arial"/>
        </w:rPr>
      </w:pPr>
      <w:r w:rsidRPr="005C1B98">
        <w:rPr>
          <w:rFonts w:cs="Arial"/>
        </w:rPr>
        <w:t>Veterans Day</w:t>
      </w:r>
      <w:r w:rsidRPr="005C1B98">
        <w:rPr>
          <w:rFonts w:cs="Arial"/>
        </w:rPr>
        <w:tab/>
      </w:r>
      <w:r w:rsidRPr="005C1B98">
        <w:rPr>
          <w:rFonts w:cs="Arial"/>
        </w:rPr>
        <w:tab/>
      </w:r>
      <w:r w:rsidRPr="005C1B98">
        <w:rPr>
          <w:rFonts w:cs="Arial"/>
        </w:rPr>
        <w:tab/>
        <w:t>November 11</w:t>
      </w:r>
    </w:p>
    <w:p w14:paraId="7F9A0232" w14:textId="77777777" w:rsidR="00DD3618" w:rsidRPr="005C1B98" w:rsidRDefault="00DD3618" w:rsidP="00DD3618">
      <w:pPr>
        <w:pStyle w:val="NoSpacing"/>
        <w:rPr>
          <w:rFonts w:cs="Arial"/>
        </w:rPr>
      </w:pPr>
      <w:r w:rsidRPr="005C1B98">
        <w:rPr>
          <w:rFonts w:cs="Arial"/>
        </w:rPr>
        <w:t>Christmas Day</w:t>
      </w:r>
      <w:r w:rsidRPr="005C1B98">
        <w:rPr>
          <w:rFonts w:cs="Arial"/>
        </w:rPr>
        <w:tab/>
      </w:r>
      <w:r w:rsidRPr="005C1B98">
        <w:rPr>
          <w:rFonts w:cs="Arial"/>
        </w:rPr>
        <w:tab/>
      </w:r>
      <w:r w:rsidRPr="005C1B98">
        <w:rPr>
          <w:rFonts w:cs="Arial"/>
        </w:rPr>
        <w:tab/>
        <w:t>December 25</w:t>
      </w:r>
    </w:p>
    <w:p w14:paraId="52532F00" w14:textId="77777777" w:rsidR="00DD3618" w:rsidRPr="005C1B98" w:rsidRDefault="00DD3618" w:rsidP="00DD3618">
      <w:pPr>
        <w:pStyle w:val="NoSpacing"/>
        <w:rPr>
          <w:rFonts w:cs="Arial"/>
        </w:rPr>
      </w:pPr>
    </w:p>
    <w:p w14:paraId="5C3EF022" w14:textId="77777777" w:rsidR="00DD3618" w:rsidRPr="005C1B98" w:rsidRDefault="00DD3618" w:rsidP="00DD3618">
      <w:pPr>
        <w:pStyle w:val="NoSpacing"/>
        <w:rPr>
          <w:rFonts w:cs="Arial"/>
        </w:rPr>
      </w:pPr>
      <w:r w:rsidRPr="005C1B98">
        <w:rPr>
          <w:rFonts w:cs="Arial"/>
        </w:rPr>
        <w:t>If any of the above falls on a Saturday, then Friday shall be observed as a holiday.  Similarly, if one falls on a Sunday, then Monday shall be observed as a holiday.</w:t>
      </w:r>
    </w:p>
    <w:p w14:paraId="758F4016" w14:textId="77777777" w:rsidR="00DD3618" w:rsidRPr="005C1B98" w:rsidRDefault="00DD3618" w:rsidP="00DD3618">
      <w:pPr>
        <w:pStyle w:val="NoSpacing"/>
        <w:rPr>
          <w:rFonts w:cs="Arial"/>
        </w:rPr>
      </w:pPr>
    </w:p>
    <w:p w14:paraId="139A6FE0" w14:textId="77777777" w:rsidR="00DD3618" w:rsidRPr="005C1B98" w:rsidRDefault="00DD3618" w:rsidP="00DD3618">
      <w:pPr>
        <w:pStyle w:val="NoSpacing"/>
        <w:rPr>
          <w:rFonts w:cs="Arial"/>
        </w:rPr>
      </w:pPr>
      <w:r w:rsidRPr="005C1B98">
        <w:rPr>
          <w:rFonts w:cs="Arial"/>
        </w:rPr>
        <w:lastRenderedPageBreak/>
        <w:t>The other six are set by a day of the week and month:</w:t>
      </w:r>
    </w:p>
    <w:p w14:paraId="26C29CCC" w14:textId="77777777" w:rsidR="00DD3618" w:rsidRPr="005C1B98" w:rsidRDefault="00DD3618" w:rsidP="00DD3618">
      <w:pPr>
        <w:pStyle w:val="NoSpacing"/>
        <w:rPr>
          <w:rFonts w:cs="Arial"/>
        </w:rPr>
      </w:pPr>
    </w:p>
    <w:p w14:paraId="13060F56" w14:textId="77777777" w:rsidR="00DD3618" w:rsidRPr="005C1B98" w:rsidRDefault="00DD3618" w:rsidP="00DD3618">
      <w:pPr>
        <w:pStyle w:val="NoSpacing"/>
        <w:tabs>
          <w:tab w:val="left" w:pos="4320"/>
        </w:tabs>
        <w:rPr>
          <w:rFonts w:cs="Arial"/>
        </w:rPr>
      </w:pPr>
      <w:r w:rsidRPr="005C1B98">
        <w:rPr>
          <w:rFonts w:cs="Arial"/>
        </w:rPr>
        <w:t>Martin Luther King's Birthday</w:t>
      </w:r>
      <w:r w:rsidRPr="005C1B98">
        <w:rPr>
          <w:rFonts w:cs="Arial"/>
        </w:rPr>
        <w:tab/>
        <w:t>Third Monday in January</w:t>
      </w:r>
    </w:p>
    <w:p w14:paraId="6A8705D2" w14:textId="77777777" w:rsidR="00DD3618" w:rsidRPr="005C1B98" w:rsidRDefault="00DD3618" w:rsidP="00DD3618">
      <w:pPr>
        <w:pStyle w:val="NoSpacing"/>
        <w:tabs>
          <w:tab w:val="left" w:pos="4320"/>
        </w:tabs>
        <w:rPr>
          <w:rFonts w:cs="Arial"/>
        </w:rPr>
      </w:pPr>
      <w:r w:rsidRPr="005C1B98">
        <w:rPr>
          <w:rFonts w:cs="Arial"/>
        </w:rPr>
        <w:t>Washington's Birthday</w:t>
      </w:r>
      <w:r w:rsidRPr="005C1B98">
        <w:rPr>
          <w:rFonts w:cs="Arial"/>
        </w:rPr>
        <w:tab/>
        <w:t>Third Monday in February</w:t>
      </w:r>
    </w:p>
    <w:p w14:paraId="58F7303D" w14:textId="77777777" w:rsidR="00DD3618" w:rsidRPr="005C1B98" w:rsidRDefault="00DD3618" w:rsidP="00DD3618">
      <w:pPr>
        <w:pStyle w:val="NoSpacing"/>
        <w:tabs>
          <w:tab w:val="left" w:pos="4320"/>
        </w:tabs>
        <w:rPr>
          <w:rFonts w:cs="Arial"/>
        </w:rPr>
      </w:pPr>
      <w:r w:rsidRPr="005C1B98">
        <w:rPr>
          <w:rFonts w:cs="Arial"/>
        </w:rPr>
        <w:t>Memorial Day</w:t>
      </w:r>
      <w:r w:rsidRPr="005C1B98">
        <w:rPr>
          <w:rFonts w:cs="Arial"/>
        </w:rPr>
        <w:tab/>
        <w:t>Last Monday in May</w:t>
      </w:r>
    </w:p>
    <w:p w14:paraId="1E028408" w14:textId="77777777" w:rsidR="00DD3618" w:rsidRPr="005C1B98" w:rsidRDefault="00DD3618" w:rsidP="00DD3618">
      <w:pPr>
        <w:pStyle w:val="NoSpacing"/>
        <w:tabs>
          <w:tab w:val="left" w:pos="4320"/>
        </w:tabs>
        <w:rPr>
          <w:rFonts w:cs="Arial"/>
        </w:rPr>
      </w:pPr>
      <w:r w:rsidRPr="005C1B98">
        <w:rPr>
          <w:rFonts w:cs="Arial"/>
        </w:rPr>
        <w:t>Labor Day</w:t>
      </w:r>
      <w:r w:rsidRPr="005C1B98">
        <w:rPr>
          <w:rFonts w:cs="Arial"/>
        </w:rPr>
        <w:tab/>
        <w:t>First Monday in September</w:t>
      </w:r>
    </w:p>
    <w:p w14:paraId="618FE1A6" w14:textId="77777777" w:rsidR="00DD3618" w:rsidRPr="005C1B98" w:rsidRDefault="00DD3618" w:rsidP="00DD3618">
      <w:pPr>
        <w:pStyle w:val="NoSpacing"/>
        <w:tabs>
          <w:tab w:val="left" w:pos="4320"/>
        </w:tabs>
        <w:rPr>
          <w:rFonts w:cs="Arial"/>
        </w:rPr>
      </w:pPr>
      <w:r w:rsidRPr="005C1B98">
        <w:rPr>
          <w:rFonts w:cs="Arial"/>
        </w:rPr>
        <w:t>Columbus Day</w:t>
      </w:r>
      <w:r w:rsidRPr="005C1B98">
        <w:rPr>
          <w:rFonts w:cs="Arial"/>
        </w:rPr>
        <w:tab/>
        <w:t>Second Monday in October</w:t>
      </w:r>
    </w:p>
    <w:p w14:paraId="67D086BA" w14:textId="77777777" w:rsidR="00DD3618" w:rsidRPr="005C1B98" w:rsidRDefault="00DD3618" w:rsidP="00DD3618">
      <w:pPr>
        <w:pStyle w:val="NoSpacing"/>
        <w:tabs>
          <w:tab w:val="left" w:pos="4320"/>
        </w:tabs>
        <w:rPr>
          <w:rFonts w:cs="Arial"/>
        </w:rPr>
      </w:pPr>
      <w:r w:rsidRPr="005C1B98">
        <w:rPr>
          <w:rFonts w:cs="Arial"/>
        </w:rPr>
        <w:t>Thanksgiving</w:t>
      </w:r>
      <w:r w:rsidRPr="005C1B98">
        <w:rPr>
          <w:rFonts w:cs="Arial"/>
        </w:rPr>
        <w:tab/>
        <w:t xml:space="preserve">Fourth Thursday in November </w:t>
      </w:r>
    </w:p>
    <w:p w14:paraId="0DD1A05B" w14:textId="55E88808" w:rsidR="00E47F5F" w:rsidRPr="00D13E0C" w:rsidRDefault="00E47F5F" w:rsidP="0075504C">
      <w:pPr>
        <w:pStyle w:val="Heading2"/>
      </w:pPr>
      <w:bookmarkStart w:id="36" w:name="_Toc220330978"/>
      <w:r w:rsidRPr="00D13E0C">
        <w:t>PLACE OF PERFORMANCE</w:t>
      </w:r>
      <w:bookmarkEnd w:id="33"/>
      <w:bookmarkEnd w:id="34"/>
      <w:bookmarkEnd w:id="35"/>
      <w:bookmarkEnd w:id="36"/>
    </w:p>
    <w:p w14:paraId="584FCB84" w14:textId="6896733B" w:rsidR="00AE4D42" w:rsidRPr="002E6C17" w:rsidRDefault="00C83437" w:rsidP="00AE4D42">
      <w:pPr>
        <w:rPr>
          <w:rStyle w:val="Emphasis"/>
          <w:b w:val="0"/>
          <w:i w:val="0"/>
          <w:iCs w:val="0"/>
          <w:color w:val="auto"/>
        </w:rPr>
      </w:pPr>
      <w:proofErr w:type="gramStart"/>
      <w:r w:rsidRPr="00C83437">
        <w:rPr>
          <w:rStyle w:val="Emphasis"/>
          <w:rFonts w:cs="Arial"/>
          <w:b w:val="0"/>
          <w:i w:val="0"/>
          <w:iCs w:val="0"/>
          <w:color w:val="auto"/>
        </w:rPr>
        <w:t>A majority of</w:t>
      </w:r>
      <w:proofErr w:type="gramEnd"/>
      <w:r w:rsidRPr="00C83437">
        <w:rPr>
          <w:rStyle w:val="Emphasis"/>
          <w:rFonts w:cs="Arial"/>
          <w:b w:val="0"/>
          <w:i w:val="0"/>
          <w:iCs w:val="0"/>
          <w:color w:val="auto"/>
        </w:rPr>
        <w:t xml:space="preserve"> the efforts under this contract shall be </w:t>
      </w:r>
      <w:proofErr w:type="gramStart"/>
      <w:r w:rsidRPr="00C83437">
        <w:rPr>
          <w:rStyle w:val="Emphasis"/>
          <w:rFonts w:cs="Arial"/>
          <w:b w:val="0"/>
          <w:i w:val="0"/>
          <w:iCs w:val="0"/>
          <w:color w:val="auto"/>
        </w:rPr>
        <w:t>performed</w:t>
      </w:r>
      <w:proofErr w:type="gramEnd"/>
      <w:r w:rsidRPr="00C83437">
        <w:rPr>
          <w:rStyle w:val="Emphasis"/>
          <w:rFonts w:cs="Arial"/>
          <w:b w:val="0"/>
          <w:i w:val="0"/>
          <w:iCs w:val="0"/>
          <w:color w:val="auto"/>
        </w:rPr>
        <w:t xml:space="preserve"> at Contractor facilities and work may be performed at remote locations with prior </w:t>
      </w:r>
      <w:proofErr w:type="gramStart"/>
      <w:r w:rsidRPr="00C83437">
        <w:rPr>
          <w:rStyle w:val="Emphasis"/>
          <w:rFonts w:cs="Arial"/>
          <w:b w:val="0"/>
          <w:i w:val="0"/>
          <w:iCs w:val="0"/>
          <w:color w:val="auto"/>
        </w:rPr>
        <w:t>concurrence</w:t>
      </w:r>
      <w:proofErr w:type="gramEnd"/>
      <w:r w:rsidRPr="00C83437">
        <w:rPr>
          <w:rStyle w:val="Emphasis"/>
          <w:rFonts w:cs="Arial"/>
          <w:b w:val="0"/>
          <w:i w:val="0"/>
          <w:iCs w:val="0"/>
          <w:color w:val="auto"/>
        </w:rPr>
        <w:t xml:space="preserve"> from the Contracting Officer’s Representative (COR). </w:t>
      </w:r>
      <w:del w:id="37" w:author="Awad, Mario" w:date="2026-03-04T14:15:00Z" w16du:dateUtc="2026-03-04T19:15:00Z">
        <w:r w:rsidRPr="00C83437" w:rsidDel="00824FC4">
          <w:rPr>
            <w:rStyle w:val="Emphasis"/>
            <w:rFonts w:cs="Arial"/>
            <w:b w:val="0"/>
            <w:i w:val="0"/>
            <w:iCs w:val="0"/>
            <w:color w:val="auto"/>
          </w:rPr>
          <w:delText xml:space="preserve">   </w:delText>
        </w:r>
      </w:del>
      <w:r w:rsidRPr="00C83437">
        <w:rPr>
          <w:rStyle w:val="Emphasis"/>
          <w:rFonts w:cs="Arial"/>
          <w:b w:val="0"/>
          <w:i w:val="0"/>
          <w:iCs w:val="0"/>
          <w:color w:val="auto"/>
        </w:rPr>
        <w:t>It is expected that this work shall be conducted during core business hours, unless specified otherwise. For specific meeting types, including user requirements sessions and other key meetings which are best accomplished at Government facilities, the Government will schedule meeting rooms as necessary. No work under this contract shall take place outside the United States</w:t>
      </w:r>
      <w:r w:rsidR="00AE4D42" w:rsidRPr="43E4D1AB">
        <w:rPr>
          <w:rStyle w:val="Emphasis"/>
          <w:b w:val="0"/>
          <w:i w:val="0"/>
          <w:iCs w:val="0"/>
          <w:color w:val="auto"/>
        </w:rPr>
        <w:t>.</w:t>
      </w:r>
    </w:p>
    <w:p w14:paraId="0DD1A065" w14:textId="77777777" w:rsidR="00E47F5F" w:rsidRPr="00D13E0C" w:rsidRDefault="00E47F5F" w:rsidP="0075504C">
      <w:pPr>
        <w:pStyle w:val="Heading2"/>
      </w:pPr>
      <w:bookmarkStart w:id="38" w:name="_Toc251331942"/>
      <w:bookmarkStart w:id="39" w:name="_Ref252782839"/>
      <w:bookmarkStart w:id="40" w:name="_Ref252782849"/>
      <w:bookmarkStart w:id="41" w:name="_Toc220330979"/>
      <w:r w:rsidRPr="00D13E0C">
        <w:t>TRAVEL</w:t>
      </w:r>
      <w:bookmarkEnd w:id="38"/>
      <w:bookmarkEnd w:id="39"/>
      <w:bookmarkEnd w:id="40"/>
      <w:bookmarkEnd w:id="41"/>
    </w:p>
    <w:p w14:paraId="12763BF4" w14:textId="77777777" w:rsidR="007D4D28" w:rsidRPr="007D4D28" w:rsidRDefault="007D4D28" w:rsidP="007D4D28">
      <w:pPr>
        <w:pStyle w:val="NoSpacing"/>
        <w:rPr>
          <w:rStyle w:val="Emphasis"/>
          <w:rFonts w:cs="Arial"/>
          <w:b w:val="0"/>
          <w:i w:val="0"/>
          <w:iCs w:val="0"/>
          <w:color w:val="auto"/>
        </w:rPr>
      </w:pPr>
      <w:bookmarkStart w:id="42" w:name="_Toc251331945"/>
      <w:bookmarkStart w:id="43" w:name="_Ref252783006"/>
      <w:bookmarkStart w:id="44" w:name="_Ref252783012"/>
      <w:bookmarkStart w:id="45" w:name="_Ref252783063"/>
      <w:bookmarkStart w:id="46" w:name="_Ref252783161"/>
      <w:bookmarkStart w:id="47" w:name="_Ref254597160"/>
      <w:bookmarkStart w:id="48" w:name="_Ref254625493"/>
      <w:r w:rsidRPr="007D4D28">
        <w:rPr>
          <w:rStyle w:val="Emphasis"/>
          <w:rFonts w:cs="Arial"/>
          <w:b w:val="0"/>
          <w:i w:val="0"/>
          <w:iCs w:val="0"/>
          <w:color w:val="auto"/>
        </w:rPr>
        <w:t xml:space="preserve">The Government anticipates travel to perform the tasks associated with the effort to attend program-related meetings and user requirement sessions throughout the PoP.  </w:t>
      </w:r>
    </w:p>
    <w:p w14:paraId="0C92F67B" w14:textId="77777777" w:rsidR="00E4050B" w:rsidRDefault="00E4050B" w:rsidP="007D4D28">
      <w:pPr>
        <w:pStyle w:val="NoSpacing"/>
        <w:rPr>
          <w:rStyle w:val="Emphasis"/>
          <w:rFonts w:cs="Arial"/>
          <w:b w:val="0"/>
          <w:i w:val="0"/>
          <w:iCs w:val="0"/>
          <w:color w:val="auto"/>
        </w:rPr>
      </w:pPr>
    </w:p>
    <w:p w14:paraId="1D0D0E0F" w14:textId="2877876C" w:rsidR="007D4D28" w:rsidRPr="00ED0326" w:rsidRDefault="007D4D28" w:rsidP="007D4D28">
      <w:pPr>
        <w:pStyle w:val="NoSpacing"/>
        <w:rPr>
          <w:rFonts w:cs="Arial"/>
        </w:rPr>
      </w:pPr>
      <w:r w:rsidRPr="007D4D28">
        <w:rPr>
          <w:rStyle w:val="Emphasis"/>
          <w:rFonts w:cs="Arial"/>
          <w:b w:val="0"/>
          <w:i w:val="0"/>
          <w:iCs w:val="0"/>
          <w:color w:val="auto"/>
        </w:rPr>
        <w:t>Travel shall be proposed on a Cost-Reimbursable basis.</w:t>
      </w:r>
      <w:r w:rsidRPr="007D4D28">
        <w:rPr>
          <w:rStyle w:val="Emphasis"/>
          <w:rFonts w:cs="Arial"/>
          <w:color w:val="auto"/>
        </w:rPr>
        <w:t xml:space="preserve">  </w:t>
      </w:r>
      <w:r w:rsidRPr="00ED0326">
        <w:rPr>
          <w:rFonts w:cs="Arial"/>
        </w:rPr>
        <w:t>Travel shall be in accordance with the Federal Travel Regulations (FTR) and requires advanced concurrence by the COR. Contractor travel within the local commuting area will not be reimbursed.</w:t>
      </w:r>
    </w:p>
    <w:p w14:paraId="18E11C56" w14:textId="77777777" w:rsidR="007D4D28" w:rsidRPr="00ED0326" w:rsidRDefault="007D4D28" w:rsidP="007D4D28">
      <w:pPr>
        <w:pStyle w:val="NoSpacing"/>
        <w:rPr>
          <w:rFonts w:cs="Arial"/>
        </w:rPr>
      </w:pPr>
    </w:p>
    <w:p w14:paraId="0F08BC47" w14:textId="77777777" w:rsidR="007D4D28" w:rsidRPr="00ED0326" w:rsidRDefault="007D4D28" w:rsidP="007D4D28">
      <w:pPr>
        <w:pStyle w:val="NoSpacing"/>
        <w:rPr>
          <w:rFonts w:cs="Arial"/>
        </w:rPr>
      </w:pPr>
      <w:r w:rsidRPr="00ED0326">
        <w:rPr>
          <w:rFonts w:cs="Arial"/>
        </w:rPr>
        <w:t xml:space="preserve">The Contractor shall provide cost estimates with each travel request to the COR. Each Contractor invoice must include copies of all requested, applicable, and required receipts (FTR §301-11.25: required for lodging, regardless of amount, and a receipt for every authorized expense over $75) that support the travel costs claimed in the invoice.  </w:t>
      </w:r>
    </w:p>
    <w:p w14:paraId="5D2BA9A3" w14:textId="77777777" w:rsidR="007D4D28" w:rsidRPr="00ED0326" w:rsidRDefault="007D4D28" w:rsidP="007D4D28">
      <w:pPr>
        <w:pStyle w:val="NoSpacing"/>
        <w:rPr>
          <w:rFonts w:cs="Arial"/>
        </w:rPr>
      </w:pPr>
    </w:p>
    <w:p w14:paraId="6F17B4BE" w14:textId="77777777" w:rsidR="007D4D28" w:rsidRPr="00ED0326" w:rsidRDefault="007D4D28" w:rsidP="007D4D28">
      <w:pPr>
        <w:pStyle w:val="NoSpacing"/>
        <w:rPr>
          <w:rFonts w:cs="Arial"/>
        </w:rPr>
      </w:pPr>
      <w:r w:rsidRPr="00ED0326">
        <w:rPr>
          <w:rFonts w:cs="Arial"/>
        </w:rPr>
        <w:t>Contractor travel within the local commuting area of 50-miles will not be reimbursed. Travel performed for personal convenience and daily travel to and from work at the Contractor’s facility will not be reimbursed. Contractor travel within the local commuting area will not be reimbursed.</w:t>
      </w:r>
    </w:p>
    <w:p w14:paraId="1FC9CD6B" w14:textId="77777777" w:rsidR="007D4D28" w:rsidRPr="00540490" w:rsidRDefault="007D4D28" w:rsidP="00AE4D42">
      <w:pPr>
        <w:pStyle w:val="NoSpacing"/>
        <w:rPr>
          <w:rFonts w:cs="Arial"/>
        </w:rPr>
      </w:pPr>
    </w:p>
    <w:p w14:paraId="0DD1A06E" w14:textId="08ED63BC" w:rsidR="00E47F5F" w:rsidRPr="00D13E0C" w:rsidRDefault="000D4552" w:rsidP="0011119E">
      <w:pPr>
        <w:pStyle w:val="Heading1"/>
      </w:pPr>
      <w:bookmarkStart w:id="49" w:name="_Toc220330980"/>
      <w:r w:rsidRPr="00D13E0C">
        <w:rPr>
          <w:caps w:val="0"/>
        </w:rPr>
        <w:t>SPECIFIC TASKS AND DELIVERABLES</w:t>
      </w:r>
      <w:bookmarkEnd w:id="42"/>
      <w:bookmarkEnd w:id="43"/>
      <w:bookmarkEnd w:id="44"/>
      <w:bookmarkEnd w:id="45"/>
      <w:bookmarkEnd w:id="46"/>
      <w:bookmarkEnd w:id="47"/>
      <w:bookmarkEnd w:id="48"/>
      <w:bookmarkEnd w:id="49"/>
    </w:p>
    <w:p w14:paraId="66497F10" w14:textId="758D07CE" w:rsidR="00AE4D42" w:rsidRDefault="00AE4D42" w:rsidP="00AE4D42">
      <w:r>
        <w:rPr>
          <w:rStyle w:val="Emphasis"/>
          <w:b w:val="0"/>
          <w:i w:val="0"/>
          <w:iCs w:val="0"/>
          <w:color w:val="auto"/>
        </w:rPr>
        <w:t>The Contractor shall</w:t>
      </w:r>
      <w:r w:rsidRPr="3D9D28C7">
        <w:rPr>
          <w:rStyle w:val="Emphasis"/>
          <w:b w:val="0"/>
          <w:i w:val="0"/>
          <w:iCs w:val="0"/>
          <w:color w:val="auto"/>
        </w:rPr>
        <w:t xml:space="preserve"> provide the resources necessary to design, configure, develop, integrate, and implement </w:t>
      </w:r>
      <w:r w:rsidRPr="3D9D28C7">
        <w:rPr>
          <w:lang w:val="fr-FR"/>
        </w:rPr>
        <w:t>a</w:t>
      </w:r>
      <w:r w:rsidRPr="3D9D28C7">
        <w:rPr>
          <w:b/>
          <w:bCs/>
          <w:lang w:val="fr-FR"/>
        </w:rPr>
        <w:t xml:space="preserve"> </w:t>
      </w:r>
      <w:r>
        <w:t xml:space="preserve">platform agnostic approach. </w:t>
      </w:r>
      <w:del w:id="50" w:author="Awad, Mario" w:date="2026-03-04T14:16:00Z" w16du:dateUtc="2026-03-04T19:16:00Z">
        <w:r w:rsidDel="00824FC4">
          <w:delText xml:space="preserve"> </w:delText>
        </w:r>
      </w:del>
      <w:r>
        <w:t xml:space="preserve">The Contractor shall provide VA with modern solutions to support </w:t>
      </w:r>
      <w:r w:rsidR="00305CD3">
        <w:t xml:space="preserve">higher and </w:t>
      </w:r>
      <w:r>
        <w:t xml:space="preserve">lower complexity, modular LCNC solutions that enables an innovative reusable service-focused software component architecture including PaaS functions/capabilities, </w:t>
      </w:r>
      <w:del w:id="51" w:author="Awad, Mario" w:date="2026-03-04T14:03:00Z" w16du:dateUtc="2026-03-04T19:03:00Z">
        <w:r w:rsidDel="00176A33">
          <w:delText>Software as a Service (</w:delText>
        </w:r>
      </w:del>
      <w:r>
        <w:t>SaaS</w:t>
      </w:r>
      <w:del w:id="52" w:author="Awad, Mario" w:date="2026-03-04T14:03:00Z" w16du:dateUtc="2026-03-04T19:03:00Z">
        <w:r w:rsidDel="00176A33">
          <w:delText>)</w:delText>
        </w:r>
      </w:del>
      <w:r>
        <w:t xml:space="preserve"> integrations, APIs, and Digital modernization and emerging technology support.</w:t>
      </w:r>
    </w:p>
    <w:p w14:paraId="3E80945D" w14:textId="77777777" w:rsidR="004A6772" w:rsidRDefault="004A6772" w:rsidP="007774CD">
      <w:pPr>
        <w:pStyle w:val="NoSpacing"/>
      </w:pPr>
    </w:p>
    <w:p w14:paraId="0DD1A06F" w14:textId="27E95C24" w:rsidR="00E47F5F" w:rsidRPr="00D13E0C" w:rsidRDefault="00E47F5F" w:rsidP="007774CD">
      <w:pPr>
        <w:pStyle w:val="NoSpacing"/>
        <w:rPr>
          <w:b/>
        </w:rPr>
      </w:pPr>
      <w:r w:rsidRPr="00D13E0C">
        <w:t xml:space="preserve">The Contractor shall perform the </w:t>
      </w:r>
      <w:r w:rsidR="00680DE5" w:rsidRPr="00D13E0C">
        <w:t>following:</w:t>
      </w:r>
    </w:p>
    <w:p w14:paraId="0DD1A07A" w14:textId="77777777" w:rsidR="00C73E3C" w:rsidRDefault="00932705" w:rsidP="00C93974">
      <w:pPr>
        <w:pStyle w:val="Heading2"/>
      </w:pPr>
      <w:bookmarkStart w:id="53" w:name="_Toc220330981"/>
      <w:bookmarkStart w:id="54" w:name="_Ref259632988"/>
      <w:r>
        <w:rPr>
          <w:caps w:val="0"/>
        </w:rPr>
        <w:lastRenderedPageBreak/>
        <w:t>PROJECT MANAGEMENT</w:t>
      </w:r>
      <w:bookmarkEnd w:id="53"/>
    </w:p>
    <w:p w14:paraId="0DD1A07C" w14:textId="68DFCAE2" w:rsidR="002B1AF8" w:rsidRPr="00C93974" w:rsidRDefault="00BA5226" w:rsidP="00C93974">
      <w:pPr>
        <w:pStyle w:val="Heading3"/>
      </w:pPr>
      <w:bookmarkStart w:id="55" w:name="_Toc220330982"/>
      <w:r>
        <w:t xml:space="preserve">CONTRACTOR </w:t>
      </w:r>
      <w:r w:rsidR="00E93D53" w:rsidRPr="00C93974">
        <w:t>PRO</w:t>
      </w:r>
      <w:r w:rsidR="00AE4D42">
        <w:t xml:space="preserve">DUCT </w:t>
      </w:r>
      <w:r w:rsidR="00140000">
        <w:t xml:space="preserve">AND PROJECT </w:t>
      </w:r>
      <w:r w:rsidR="00E93D53" w:rsidRPr="00C93974">
        <w:t>MANAGEMENT PLAN</w:t>
      </w:r>
      <w:bookmarkEnd w:id="54"/>
      <w:bookmarkEnd w:id="55"/>
    </w:p>
    <w:p w14:paraId="09DA5053" w14:textId="50A776A1" w:rsidR="00F9120D" w:rsidRPr="005C1B98" w:rsidRDefault="00F9120D" w:rsidP="00F9120D">
      <w:pPr>
        <w:pStyle w:val="NoSpacing"/>
        <w:rPr>
          <w:rFonts w:cs="Arial"/>
        </w:rPr>
      </w:pPr>
      <w:r w:rsidRPr="00ED0326">
        <w:rPr>
          <w:rFonts w:cs="Arial"/>
        </w:rPr>
        <w:t xml:space="preserve">The Contractor shall deliver a Contractor Product and Project Management Plan (CPPMP) that lays out the Contractor’s approach, timeline, and tools to be used in execution of this TO effort. </w:t>
      </w:r>
      <w:del w:id="56" w:author="Awad, Mario" w:date="2026-03-04T14:16:00Z" w16du:dateUtc="2026-03-04T19:16:00Z">
        <w:r w:rsidRPr="00ED0326" w:rsidDel="00824FC4">
          <w:rPr>
            <w:rFonts w:cs="Arial"/>
          </w:rPr>
          <w:delText> </w:delText>
        </w:r>
      </w:del>
      <w:r w:rsidRPr="00ED0326">
        <w:rPr>
          <w:rFonts w:cs="Arial"/>
        </w:rPr>
        <w:t>The CPPMP shall</w:t>
      </w:r>
      <w:r w:rsidRPr="005C1B98">
        <w:rPr>
          <w:rFonts w:cs="Arial"/>
        </w:rPr>
        <w:t xml:space="preserve"> take the form of both a narrative and graphic format that displays the product and/or project delivery timeline and targets for each prioritized capability, including a sprint forecast of target products/projects capabilities are in the upcoming sprints, target delivery of capability with sprint confidence metric, milestones, changes to target delivery with reason in plain language, risks, and resource support. </w:t>
      </w:r>
      <w:del w:id="57" w:author="Awad, Mario" w:date="2026-03-04T14:16:00Z" w16du:dateUtc="2026-03-04T19:16:00Z">
        <w:r w:rsidRPr="005C1B98" w:rsidDel="00824FC4">
          <w:rPr>
            <w:rFonts w:cs="Arial"/>
          </w:rPr>
          <w:delText> </w:delText>
        </w:r>
      </w:del>
      <w:r w:rsidRPr="005C1B98">
        <w:rPr>
          <w:rFonts w:cs="Arial"/>
        </w:rPr>
        <w:t xml:space="preserve">The CPPMP shall also include how the </w:t>
      </w:r>
      <w:proofErr w:type="gramStart"/>
      <w:r w:rsidRPr="005C1B98">
        <w:rPr>
          <w:rFonts w:cs="Arial"/>
        </w:rPr>
        <w:t>Contractor shall</w:t>
      </w:r>
      <w:proofErr w:type="gramEnd"/>
      <w:r w:rsidRPr="005C1B98">
        <w:rPr>
          <w:rFonts w:cs="Arial"/>
        </w:rPr>
        <w:t xml:space="preserve"> coordinate and execute planned, routine, and ad</w:t>
      </w:r>
      <w:r w:rsidR="009B2A46">
        <w:rPr>
          <w:rFonts w:cs="Arial"/>
        </w:rPr>
        <w:t>-</w:t>
      </w:r>
      <w:r w:rsidRPr="005C1B98">
        <w:rPr>
          <w:rFonts w:cs="Arial"/>
        </w:rPr>
        <w:t>hoc data collection reporting requests as identified within the PWS.</w:t>
      </w:r>
      <w:del w:id="58" w:author="Awad, Mario" w:date="2026-03-04T14:16:00Z" w16du:dateUtc="2026-03-04T19:16:00Z">
        <w:r w:rsidRPr="005C1B98" w:rsidDel="00824FC4">
          <w:rPr>
            <w:rFonts w:cs="Arial"/>
          </w:rPr>
          <w:delText xml:space="preserve"> </w:delText>
        </w:r>
      </w:del>
      <w:r w:rsidRPr="005C1B98">
        <w:rPr>
          <w:rFonts w:cs="Arial"/>
        </w:rPr>
        <w:t xml:space="preserve"> The initial baseline CPPMP shall be concurred upon and updated in accordance with Section B of the TO. </w:t>
      </w:r>
      <w:del w:id="59" w:author="Awad, Mario" w:date="2026-03-04T14:16:00Z" w16du:dateUtc="2026-03-04T19:16:00Z">
        <w:r w:rsidRPr="005C1B98" w:rsidDel="00824FC4">
          <w:rPr>
            <w:rFonts w:cs="Arial"/>
          </w:rPr>
          <w:delText xml:space="preserve"> </w:delText>
        </w:r>
      </w:del>
      <w:r w:rsidRPr="005C1B98">
        <w:rPr>
          <w:rFonts w:cs="Arial"/>
        </w:rPr>
        <w:t xml:space="preserve">The Contractor shall update and maintain the VA Product Manager (PM) approved CPPMP throughout the PoP. </w:t>
      </w:r>
    </w:p>
    <w:p w14:paraId="174824B8" w14:textId="77777777" w:rsidR="00F9120D" w:rsidRPr="005C1B98" w:rsidRDefault="00F9120D" w:rsidP="00F9120D">
      <w:pPr>
        <w:pStyle w:val="NoSpacing"/>
        <w:rPr>
          <w:rFonts w:cs="Arial"/>
        </w:rPr>
      </w:pPr>
    </w:p>
    <w:p w14:paraId="45B572E5" w14:textId="77777777" w:rsidR="00F9120D" w:rsidRPr="005C1B98" w:rsidRDefault="00F9120D" w:rsidP="00F9120D">
      <w:pPr>
        <w:pStyle w:val="NoSpacing"/>
        <w:rPr>
          <w:rStyle w:val="Strong"/>
          <w:rFonts w:cs="Arial"/>
        </w:rPr>
      </w:pPr>
      <w:r w:rsidRPr="005C1B98">
        <w:rPr>
          <w:rStyle w:val="Strong"/>
          <w:rFonts w:cs="Arial"/>
        </w:rPr>
        <w:t xml:space="preserve">Deliverable:  </w:t>
      </w:r>
    </w:p>
    <w:p w14:paraId="140BA6DE" w14:textId="23547AC7" w:rsidR="00140000" w:rsidRPr="00F9120D" w:rsidRDefault="00F9120D" w:rsidP="005A0FCB">
      <w:pPr>
        <w:pStyle w:val="NoSpacing"/>
        <w:numPr>
          <w:ilvl w:val="0"/>
          <w:numId w:val="39"/>
        </w:numPr>
        <w:rPr>
          <w:rFonts w:cs="Arial"/>
        </w:rPr>
      </w:pPr>
      <w:r w:rsidRPr="005C1B98">
        <w:rPr>
          <w:rFonts w:cs="Arial"/>
        </w:rPr>
        <w:t>Contractor Product and Project Management Plan</w:t>
      </w:r>
    </w:p>
    <w:p w14:paraId="0DD1A081" w14:textId="77777777" w:rsidR="00B1235F" w:rsidRPr="00DF480B" w:rsidRDefault="00B1235F" w:rsidP="007774CD">
      <w:pPr>
        <w:pStyle w:val="NoSpacing"/>
        <w:rPr>
          <w:rFonts w:eastAsia="Calibri"/>
        </w:rPr>
      </w:pPr>
    </w:p>
    <w:p w14:paraId="0DD1A082" w14:textId="77777777" w:rsidR="00DF480B" w:rsidRPr="00DF480B" w:rsidRDefault="00E93D53" w:rsidP="00B1235F">
      <w:pPr>
        <w:pStyle w:val="Heading3"/>
      </w:pPr>
      <w:bookmarkStart w:id="60" w:name="_Ref259633002"/>
      <w:bookmarkStart w:id="61" w:name="_Toc220330983"/>
      <w:r w:rsidRPr="00DF480B">
        <w:t>REPORTING REQUIREMENTS</w:t>
      </w:r>
      <w:bookmarkEnd w:id="60"/>
      <w:bookmarkEnd w:id="61"/>
    </w:p>
    <w:p w14:paraId="51419653" w14:textId="77777777" w:rsidR="00731EE2" w:rsidRDefault="00731EE2" w:rsidP="00731EE2">
      <w:pPr>
        <w:rPr>
          <w:rFonts w:eastAsia="Calibri" w:cs="Arial"/>
        </w:rPr>
      </w:pPr>
      <w:bookmarkStart w:id="62" w:name="_Ref259786803"/>
      <w:r w:rsidRPr="00ED0326">
        <w:rPr>
          <w:rFonts w:eastAsia="Calibri" w:cs="Arial"/>
        </w:rPr>
        <w:t>The Contractor shall provide Monthly Progress Report using a modern,</w:t>
      </w:r>
      <w:r>
        <w:rPr>
          <w:rFonts w:eastAsia="Calibri" w:cs="Arial"/>
        </w:rPr>
        <w:t xml:space="preserve"> </w:t>
      </w:r>
      <w:r w:rsidRPr="00ED0326">
        <w:rPr>
          <w:rFonts w:eastAsia="Calibri" w:cs="Arial"/>
        </w:rPr>
        <w:t xml:space="preserve">automated tool. The report shall include detailed instructions/explanations for each required data element, to ensure that data is accurate and consistent. The Monthly Progress Report shall reflect data as of </w:t>
      </w:r>
      <w:r w:rsidRPr="005C1B98">
        <w:rPr>
          <w:rFonts w:eastAsia="Calibri" w:cs="Arial"/>
        </w:rPr>
        <w:t xml:space="preserve">the last business day of the preceding period. The Monthly Progress Report shall cover all work completed during the reporting period and work planned for the subsequent reporting period for each project. The Monthly Progress Report shall also identify any problems that arose and give a description of how the problems were resolved. If problems have not been completely resolved, the Contractor shall provide an explanation including its plan and timeframe for resolving the issue(s). The Monthly Progress Report shall also include an itemized list of all documents and electronic deliverables. The Contractor shall monitor performance against the CPPMP and report any deviations in the next Monthly Progress Report. The Contractor shall ensure regular communication with the VA PM so that issues that arise are transparent to both parties to prevent escalation of outstanding issues. The Contractor shall also provide the data and reporting content to the VA PM to support management level reporting. </w:t>
      </w:r>
    </w:p>
    <w:p w14:paraId="1328D39E" w14:textId="77777777" w:rsidR="00731EE2" w:rsidRPr="005C1B98" w:rsidRDefault="00731EE2" w:rsidP="00731EE2">
      <w:pPr>
        <w:rPr>
          <w:rStyle w:val="Emphasis"/>
          <w:rFonts w:cs="Arial"/>
          <w:b w:val="0"/>
          <w:bCs/>
          <w:i w:val="0"/>
          <w:iCs w:val="0"/>
        </w:rPr>
      </w:pPr>
    </w:p>
    <w:p w14:paraId="5C30CC1C" w14:textId="77777777" w:rsidR="00731EE2" w:rsidRPr="0045400D" w:rsidRDefault="00731EE2" w:rsidP="00731EE2">
      <w:pPr>
        <w:rPr>
          <w:rStyle w:val="Emphasis"/>
          <w:rFonts w:cs="Arial"/>
          <w:i w:val="0"/>
          <w:iCs w:val="0"/>
          <w:color w:val="auto"/>
        </w:rPr>
      </w:pPr>
      <w:r w:rsidRPr="0045400D">
        <w:rPr>
          <w:rStyle w:val="Emphasis"/>
          <w:rFonts w:cs="Arial"/>
          <w:i w:val="0"/>
          <w:iCs w:val="0"/>
          <w:color w:val="auto"/>
        </w:rPr>
        <w:t xml:space="preserve">Deliverable:  </w:t>
      </w:r>
    </w:p>
    <w:p w14:paraId="571345D5" w14:textId="77777777" w:rsidR="00731EE2" w:rsidRPr="0045400D" w:rsidRDefault="00731EE2" w:rsidP="00731EE2">
      <w:pPr>
        <w:pStyle w:val="ListParagraph"/>
        <w:numPr>
          <w:ilvl w:val="0"/>
          <w:numId w:val="9"/>
        </w:numPr>
        <w:spacing w:before="0" w:after="200" w:line="276" w:lineRule="auto"/>
        <w:ind w:left="1080"/>
        <w:jc w:val="both"/>
        <w:rPr>
          <w:rStyle w:val="Emphasis"/>
          <w:b w:val="0"/>
          <w:bCs/>
          <w:i w:val="0"/>
          <w:iCs w:val="0"/>
          <w:color w:val="auto"/>
        </w:rPr>
      </w:pPr>
      <w:r w:rsidRPr="0045400D">
        <w:rPr>
          <w:rStyle w:val="Emphasis"/>
          <w:b w:val="0"/>
          <w:bCs/>
          <w:i w:val="0"/>
          <w:iCs w:val="0"/>
          <w:color w:val="auto"/>
        </w:rPr>
        <w:t>Monthly Progress Report</w:t>
      </w:r>
    </w:p>
    <w:p w14:paraId="59E91D61" w14:textId="77777777" w:rsidR="004A6772" w:rsidRPr="004A6772" w:rsidRDefault="004A6772" w:rsidP="004A6772">
      <w:pPr>
        <w:pStyle w:val="ListParagraph"/>
        <w:numPr>
          <w:ilvl w:val="0"/>
          <w:numId w:val="0"/>
        </w:numPr>
        <w:ind w:left="1080"/>
        <w:jc w:val="both"/>
        <w:rPr>
          <w:rStyle w:val="Emphasis"/>
          <w:b w:val="0"/>
          <w:bCs/>
          <w:i w:val="0"/>
          <w:iCs w:val="0"/>
          <w:color w:val="auto"/>
        </w:rPr>
      </w:pPr>
    </w:p>
    <w:p w14:paraId="16E05219" w14:textId="77777777" w:rsidR="004A6772" w:rsidRDefault="004A6772" w:rsidP="004A6772">
      <w:pPr>
        <w:pStyle w:val="Heading3"/>
      </w:pPr>
      <w:bookmarkStart w:id="63" w:name="_Toc142578617"/>
      <w:bookmarkStart w:id="64" w:name="_Toc220330984"/>
      <w:bookmarkStart w:id="65" w:name="_Toc40993508"/>
      <w:bookmarkStart w:id="66" w:name="_Toc49923276"/>
      <w:bookmarkEnd w:id="62"/>
      <w:r>
        <w:t>WEEKLY ACTIVITY REPORT</w:t>
      </w:r>
      <w:bookmarkEnd w:id="63"/>
      <w:bookmarkEnd w:id="64"/>
    </w:p>
    <w:p w14:paraId="1026F31D" w14:textId="3E7C45C4" w:rsidR="00C446A6" w:rsidRDefault="00C446A6" w:rsidP="00C446A6">
      <w:pPr>
        <w:rPr>
          <w:rFonts w:cs="Arial"/>
        </w:rPr>
      </w:pPr>
      <w:r w:rsidRPr="00ED0326">
        <w:rPr>
          <w:rFonts w:cs="Arial"/>
        </w:rPr>
        <w:t xml:space="preserve">The Contractor shall provide a Weekly Activity Report to include the </w:t>
      </w:r>
      <w:r w:rsidR="0001055A">
        <w:rPr>
          <w:rFonts w:cs="Arial"/>
        </w:rPr>
        <w:t>EDGE</w:t>
      </w:r>
      <w:r w:rsidRPr="00ED0326">
        <w:rPr>
          <w:rFonts w:cs="Arial"/>
        </w:rPr>
        <w:t xml:space="preserve"> Program Brief detailing any risks and dependencies on a weekly basis.</w:t>
      </w:r>
      <w:del w:id="67" w:author="Awad, Mario" w:date="2026-03-04T14:17:00Z" w16du:dateUtc="2026-03-04T19:17:00Z">
        <w:r w:rsidRPr="00ED0326" w:rsidDel="00824FC4">
          <w:rPr>
            <w:rFonts w:cs="Arial"/>
          </w:rPr>
          <w:delText xml:space="preserve"> </w:delText>
        </w:r>
      </w:del>
      <w:r w:rsidRPr="00ED0326">
        <w:rPr>
          <w:rFonts w:cs="Arial"/>
        </w:rPr>
        <w:t xml:space="preserve"> Any new risk or dependency shall be communicated and escalated to the DTC Platform Lead(s) within 24 hours of the issue discovery. This report </w:t>
      </w:r>
      <w:r w:rsidRPr="005C1B98">
        <w:rPr>
          <w:rFonts w:cs="Arial"/>
        </w:rPr>
        <w:t xml:space="preserve">shall include details on all risks and </w:t>
      </w:r>
      <w:r w:rsidRPr="005C1B98">
        <w:rPr>
          <w:rFonts w:cs="Arial"/>
        </w:rPr>
        <w:lastRenderedPageBreak/>
        <w:t>dependencies discovered during the previous week, identification of any new risks or dependencies encountered, and an update on previously identified risks and dependencies.</w:t>
      </w:r>
    </w:p>
    <w:p w14:paraId="33572153" w14:textId="77777777" w:rsidR="00C446A6" w:rsidRPr="005C1B98" w:rsidRDefault="00C446A6" w:rsidP="00C446A6">
      <w:pPr>
        <w:rPr>
          <w:rFonts w:cs="Arial"/>
        </w:rPr>
      </w:pPr>
    </w:p>
    <w:p w14:paraId="414963B8" w14:textId="77777777" w:rsidR="00C446A6" w:rsidRPr="00ED0326" w:rsidRDefault="00C446A6" w:rsidP="00C446A6">
      <w:pPr>
        <w:rPr>
          <w:rFonts w:cs="Arial"/>
          <w:b/>
          <w:bCs/>
        </w:rPr>
      </w:pPr>
      <w:r w:rsidRPr="005C1B98">
        <w:rPr>
          <w:rFonts w:cs="Arial"/>
          <w:b/>
          <w:bCs/>
        </w:rPr>
        <w:t>Deliverabl</w:t>
      </w:r>
      <w:r w:rsidRPr="00ED0326">
        <w:rPr>
          <w:rFonts w:cs="Arial"/>
          <w:b/>
          <w:bCs/>
        </w:rPr>
        <w:t>e:</w:t>
      </w:r>
    </w:p>
    <w:p w14:paraId="37836EEC" w14:textId="77777777" w:rsidR="00C446A6" w:rsidRPr="00ED0326" w:rsidRDefault="00C446A6" w:rsidP="00C446A6">
      <w:pPr>
        <w:ind w:left="1080" w:hanging="360"/>
        <w:rPr>
          <w:rFonts w:cs="Arial"/>
        </w:rPr>
      </w:pPr>
      <w:r w:rsidRPr="00ED0326">
        <w:rPr>
          <w:rFonts w:cs="Arial"/>
        </w:rPr>
        <w:t>A.</w:t>
      </w:r>
      <w:r w:rsidRPr="00ED0326">
        <w:rPr>
          <w:rFonts w:cs="Arial"/>
        </w:rPr>
        <w:tab/>
        <w:t>Weekly Activity Report</w:t>
      </w:r>
    </w:p>
    <w:p w14:paraId="7FBC8107" w14:textId="5E808497" w:rsidR="004A6772" w:rsidRPr="0032426F" w:rsidRDefault="004A6772" w:rsidP="004A6772"/>
    <w:p w14:paraId="7DAEE998" w14:textId="77777777" w:rsidR="004A6772" w:rsidRPr="00FB7F9C" w:rsidRDefault="004A6772" w:rsidP="004A6772">
      <w:pPr>
        <w:pStyle w:val="Heading3"/>
      </w:pPr>
      <w:bookmarkStart w:id="68" w:name="_Toc142578618"/>
      <w:bookmarkStart w:id="69" w:name="_Toc220330985"/>
      <w:r w:rsidRPr="00FB7F9C">
        <w:t>TECHNICAL KICKOFF MEETING</w:t>
      </w:r>
      <w:bookmarkEnd w:id="65"/>
      <w:bookmarkEnd w:id="66"/>
      <w:bookmarkEnd w:id="68"/>
      <w:bookmarkEnd w:id="69"/>
    </w:p>
    <w:p w14:paraId="240EFE24" w14:textId="77777777" w:rsidR="005F62BA" w:rsidRPr="005C1B98" w:rsidRDefault="005F62BA" w:rsidP="005F62BA">
      <w:pPr>
        <w:pStyle w:val="NoSpacing"/>
        <w:rPr>
          <w:rFonts w:cs="Arial"/>
        </w:rPr>
      </w:pPr>
      <w:r w:rsidRPr="00ED0326">
        <w:rPr>
          <w:rFonts w:cs="Arial"/>
        </w:rPr>
        <w:t xml:space="preserve">A technical kickoff meeting shall be held within 10 days after contract award.  The Contractor shall coordinate the date, time, and location (can be virtual) with the CO, the VA PM, the Contract Specialist (CS), and the COR. </w:t>
      </w:r>
      <w:del w:id="70" w:author="Awad, Mario" w:date="2026-03-04T14:17:00Z" w16du:dateUtc="2026-03-04T19:17:00Z">
        <w:r w:rsidRPr="00ED0326" w:rsidDel="00824FC4">
          <w:rPr>
            <w:rFonts w:cs="Arial"/>
          </w:rPr>
          <w:delText xml:space="preserve"> </w:delText>
        </w:r>
      </w:del>
      <w:r w:rsidRPr="00ED0326">
        <w:rPr>
          <w:rFonts w:cs="Arial"/>
        </w:rPr>
        <w:t xml:space="preserve">The Contractor shall provide a draft Kickoff Meeting Agenda (via email) to the CO, CS, COR, and VA PM at least five calendar days prior to the meeting. </w:t>
      </w:r>
      <w:del w:id="71" w:author="Awad, Mario" w:date="2026-03-04T14:17:00Z" w16du:dateUtc="2026-03-04T19:17:00Z">
        <w:r w:rsidRPr="00ED0326" w:rsidDel="00824FC4">
          <w:rPr>
            <w:rFonts w:cs="Arial"/>
          </w:rPr>
          <w:delText xml:space="preserve"> </w:delText>
        </w:r>
      </w:del>
      <w:r w:rsidRPr="00ED0326">
        <w:rPr>
          <w:rFonts w:cs="Arial"/>
        </w:rPr>
        <w:t>Upon Government approval of a final Kickoff Meeting Agenda, the Contractor shall distribute to all meeting attendees (via email).  During the kickoff-meeting, the Contractor shall present Kickoff Meeting Power Point Presentation for review and approval by the Government.</w:t>
      </w:r>
      <w:del w:id="72" w:author="Awad, Mario" w:date="2026-03-04T14:17:00Z" w16du:dateUtc="2026-03-04T19:17:00Z">
        <w:r w:rsidRPr="00ED0326" w:rsidDel="00824FC4">
          <w:rPr>
            <w:rFonts w:cs="Arial"/>
          </w:rPr>
          <w:delText xml:space="preserve"> </w:delText>
        </w:r>
      </w:del>
      <w:r w:rsidRPr="00ED0326">
        <w:rPr>
          <w:rFonts w:cs="Arial"/>
        </w:rPr>
        <w:t xml:space="preserve"> The presentation shall include details of the intended approach, work plan, and project schedule for each effort.  At the conclusion of the meeting, the Contractor shall update the presentation with a final slide entitled “Summary Report” which shall include notes on any major issues, agreements, or disagreements discussed du</w:t>
      </w:r>
      <w:r w:rsidRPr="005C1B98">
        <w:rPr>
          <w:rFonts w:cs="Arial"/>
        </w:rPr>
        <w:t xml:space="preserve">ring the kickoff meeting. The Contractor shall submit the final updated Kickoff Meeting Power Point Presentation to the CO, CS, and COR for review three calendar days after the meeting.  The Contractor shall prepare and distribute the Kickoff Meeting Minutes to the CO, CS, COR and all attendees within three calendar days after the meeting.  </w:t>
      </w:r>
    </w:p>
    <w:p w14:paraId="6E387807" w14:textId="77777777" w:rsidR="005F62BA" w:rsidRPr="005C1B98" w:rsidRDefault="005F62BA" w:rsidP="005F62BA">
      <w:pPr>
        <w:pStyle w:val="NoSpacing"/>
        <w:rPr>
          <w:rFonts w:cs="Arial"/>
        </w:rPr>
      </w:pPr>
    </w:p>
    <w:p w14:paraId="0761934A" w14:textId="77777777" w:rsidR="005F62BA" w:rsidRPr="005C1B98" w:rsidRDefault="005F62BA" w:rsidP="005F62BA">
      <w:pPr>
        <w:autoSpaceDE w:val="0"/>
        <w:autoSpaceDN w:val="0"/>
        <w:adjustRightInd w:val="0"/>
        <w:rPr>
          <w:rFonts w:eastAsia="Calibri" w:cs="Arial"/>
          <w:b/>
          <w:bCs/>
        </w:rPr>
      </w:pPr>
      <w:r w:rsidRPr="005C1B98">
        <w:rPr>
          <w:rFonts w:eastAsia="Calibri" w:cs="Arial"/>
          <w:b/>
          <w:bCs/>
        </w:rPr>
        <w:t>Deliverables:</w:t>
      </w:r>
    </w:p>
    <w:p w14:paraId="455C4357" w14:textId="77777777" w:rsidR="005F62BA" w:rsidRPr="005C1B98" w:rsidRDefault="005F62BA" w:rsidP="005A0FCB">
      <w:pPr>
        <w:pStyle w:val="ListParagraph"/>
        <w:numPr>
          <w:ilvl w:val="0"/>
          <w:numId w:val="44"/>
        </w:numPr>
        <w:autoSpaceDE w:val="0"/>
        <w:autoSpaceDN w:val="0"/>
        <w:adjustRightInd w:val="0"/>
        <w:spacing w:before="0" w:after="200" w:line="276" w:lineRule="auto"/>
        <w:rPr>
          <w:rFonts w:eastAsia="Calibri"/>
        </w:rPr>
      </w:pPr>
      <w:r w:rsidRPr="005C1B98">
        <w:rPr>
          <w:rFonts w:eastAsia="Calibri"/>
        </w:rPr>
        <w:t>Kickoff Meeting Agenda</w:t>
      </w:r>
    </w:p>
    <w:p w14:paraId="7F90490D" w14:textId="77777777" w:rsidR="005F62BA" w:rsidRPr="00ED0326" w:rsidRDefault="005F62BA" w:rsidP="005A0FCB">
      <w:pPr>
        <w:pStyle w:val="ListParagraph"/>
        <w:numPr>
          <w:ilvl w:val="0"/>
          <w:numId w:val="44"/>
        </w:numPr>
        <w:autoSpaceDE w:val="0"/>
        <w:autoSpaceDN w:val="0"/>
        <w:adjustRightInd w:val="0"/>
        <w:spacing w:before="0" w:after="200" w:line="276" w:lineRule="auto"/>
        <w:rPr>
          <w:rFonts w:eastAsia="Calibri"/>
        </w:rPr>
      </w:pPr>
      <w:r w:rsidRPr="00ED0326">
        <w:rPr>
          <w:rFonts w:eastAsia="Calibri"/>
        </w:rPr>
        <w:t>Kickoff Meeting Power Point Presentation</w:t>
      </w:r>
    </w:p>
    <w:p w14:paraId="5D4F7FDE" w14:textId="77777777" w:rsidR="005F62BA" w:rsidRPr="00ED0326" w:rsidRDefault="005F62BA" w:rsidP="005A0FCB">
      <w:pPr>
        <w:pStyle w:val="ListParagraph"/>
        <w:numPr>
          <w:ilvl w:val="0"/>
          <w:numId w:val="44"/>
        </w:numPr>
        <w:autoSpaceDE w:val="0"/>
        <w:autoSpaceDN w:val="0"/>
        <w:adjustRightInd w:val="0"/>
        <w:spacing w:before="0" w:after="200" w:line="276" w:lineRule="auto"/>
      </w:pPr>
      <w:r w:rsidRPr="00ED0326">
        <w:rPr>
          <w:rFonts w:eastAsia="Calibri"/>
        </w:rPr>
        <w:t>Kickoff Meeting Minutes</w:t>
      </w:r>
    </w:p>
    <w:p w14:paraId="79A9491E" w14:textId="77777777" w:rsidR="004A6772" w:rsidRDefault="004A6772" w:rsidP="004A6772">
      <w:pPr>
        <w:pStyle w:val="Heading3"/>
      </w:pPr>
      <w:bookmarkStart w:id="73" w:name="_Toc40993509"/>
      <w:bookmarkStart w:id="74" w:name="_Toc49923277"/>
      <w:bookmarkStart w:id="75" w:name="_Toc142578619"/>
      <w:bookmarkStart w:id="76" w:name="_Toc220330986"/>
      <w:r>
        <w:t>TRAINING</w:t>
      </w:r>
      <w:bookmarkEnd w:id="73"/>
      <w:bookmarkEnd w:id="74"/>
      <w:bookmarkEnd w:id="75"/>
      <w:bookmarkEnd w:id="76"/>
    </w:p>
    <w:p w14:paraId="6E670047" w14:textId="77777777" w:rsidR="004A6772" w:rsidRDefault="004A6772" w:rsidP="004A6772">
      <w:pPr>
        <w:pStyle w:val="Heading4"/>
        <w:rPr>
          <w:rFonts w:eastAsia="Calibri"/>
        </w:rPr>
      </w:pPr>
      <w:bookmarkStart w:id="77" w:name="_Toc49923278"/>
      <w:bookmarkStart w:id="78" w:name="_Toc142578620"/>
      <w:bookmarkStart w:id="79" w:name="_Toc220330987"/>
      <w:r>
        <w:rPr>
          <w:rFonts w:eastAsia="Calibri"/>
        </w:rPr>
        <w:t>PRIVACY TRAINING</w:t>
      </w:r>
      <w:bookmarkEnd w:id="77"/>
      <w:bookmarkEnd w:id="78"/>
      <w:bookmarkEnd w:id="79"/>
    </w:p>
    <w:p w14:paraId="7603E3C6" w14:textId="77777777" w:rsidR="00E9018C" w:rsidRPr="005C1B98" w:rsidRDefault="00E9018C" w:rsidP="00E9018C">
      <w:pPr>
        <w:autoSpaceDE w:val="0"/>
        <w:autoSpaceDN w:val="0"/>
        <w:adjustRightInd w:val="0"/>
        <w:rPr>
          <w:rFonts w:eastAsia="Calibri" w:cs="Arial"/>
        </w:rPr>
      </w:pPr>
      <w:r w:rsidRPr="00ED0326">
        <w:rPr>
          <w:rFonts w:eastAsia="Calibri" w:cs="Arial"/>
        </w:rPr>
        <w:t>The Contractor shall ensure that all personnel submit Talent Management System (TMS) Training Certificates of completion for VA Privacy and Information Security Awareness and Rules of Behavior and provide signed copies of the Contractor Rules of Behavior in accordance with Section 9, Training, from Appendix C of the VA Handbook 6500.6, “Contract Security” which ca</w:t>
      </w:r>
      <w:r w:rsidRPr="005C1B98">
        <w:rPr>
          <w:rFonts w:eastAsia="Calibri" w:cs="Arial"/>
        </w:rPr>
        <w:t>n be found at Addendum B of this PWS.</w:t>
      </w:r>
    </w:p>
    <w:p w14:paraId="0E461D5E" w14:textId="77777777" w:rsidR="00E9018C" w:rsidRPr="005C1B98" w:rsidRDefault="00E9018C" w:rsidP="00E9018C">
      <w:pPr>
        <w:autoSpaceDE w:val="0"/>
        <w:autoSpaceDN w:val="0"/>
        <w:adjustRightInd w:val="0"/>
        <w:rPr>
          <w:rFonts w:eastAsia="Calibri" w:cs="Arial"/>
        </w:rPr>
      </w:pPr>
      <w:r w:rsidRPr="005C1B98">
        <w:rPr>
          <w:rFonts w:eastAsia="Calibri" w:cs="Arial"/>
        </w:rPr>
        <w:t>The Contractor shall track the status of VA Privacy and Information Security Awareness and Rules of Behavior training for all individuals engaged on each Level of Effort (LOE) under the contract. The status reporting shall identify a single Contractor Security Point of Contact (POC), the names of all personnel engaged on each LOE under the contract, their initial training date for VA Privacy and Information Security and Rules of Behavior training, and their next required training date. This information shall be submitted as part of the Contractor’s CPPMP. The training referenced above is required to be renewed annually.</w:t>
      </w:r>
    </w:p>
    <w:p w14:paraId="32E14B22" w14:textId="77777777" w:rsidR="00E9018C" w:rsidRPr="005C1B98" w:rsidRDefault="00E9018C" w:rsidP="00E9018C">
      <w:pPr>
        <w:autoSpaceDE w:val="0"/>
        <w:autoSpaceDN w:val="0"/>
        <w:adjustRightInd w:val="0"/>
        <w:rPr>
          <w:rFonts w:eastAsia="Calibri" w:cs="Arial"/>
          <w:b/>
          <w:bCs/>
        </w:rPr>
      </w:pPr>
      <w:r w:rsidRPr="005C1B98">
        <w:rPr>
          <w:rFonts w:eastAsia="Calibri" w:cs="Arial"/>
          <w:b/>
          <w:bCs/>
        </w:rPr>
        <w:lastRenderedPageBreak/>
        <w:t>Deliverable:</w:t>
      </w:r>
    </w:p>
    <w:p w14:paraId="21720C6E" w14:textId="7C5A1A33" w:rsidR="004A6772" w:rsidRPr="00E9018C" w:rsidRDefault="00E9018C" w:rsidP="005A0FCB">
      <w:pPr>
        <w:pStyle w:val="ListParagraph"/>
        <w:numPr>
          <w:ilvl w:val="0"/>
          <w:numId w:val="83"/>
        </w:numPr>
        <w:spacing w:before="0" w:after="200" w:line="276" w:lineRule="auto"/>
        <w:jc w:val="both"/>
        <w:rPr>
          <w:rFonts w:eastAsia="Calibri"/>
        </w:rPr>
      </w:pPr>
      <w:r w:rsidRPr="00E9018C">
        <w:rPr>
          <w:rStyle w:val="Emphasis"/>
          <w:b w:val="0"/>
          <w:bCs/>
          <w:i w:val="0"/>
          <w:iCs w:val="0"/>
          <w:color w:val="auto"/>
        </w:rPr>
        <w:t>TMS Training Certificates (</w:t>
      </w:r>
      <w:r w:rsidRPr="00E9018C">
        <w:rPr>
          <w:rFonts w:eastAsia="Calibri"/>
        </w:rPr>
        <w:t>VA Privacy and Information Security Awareness and Rules of Behavior)</w:t>
      </w:r>
    </w:p>
    <w:p w14:paraId="2F53A570" w14:textId="77777777" w:rsidR="004A6772" w:rsidRPr="00A9617B" w:rsidRDefault="004A6772" w:rsidP="004A6772">
      <w:pPr>
        <w:pStyle w:val="ListParagraph"/>
        <w:numPr>
          <w:ilvl w:val="0"/>
          <w:numId w:val="0"/>
        </w:numPr>
        <w:ind w:left="1080"/>
        <w:jc w:val="both"/>
        <w:rPr>
          <w:rStyle w:val="Emphasis"/>
          <w:b w:val="0"/>
          <w:i w:val="0"/>
          <w:iCs w:val="0"/>
          <w:color w:val="auto"/>
        </w:rPr>
      </w:pPr>
    </w:p>
    <w:p w14:paraId="36FE8C7C" w14:textId="77777777" w:rsidR="004A6772" w:rsidRPr="004A71BF" w:rsidRDefault="004A6772" w:rsidP="004A6772">
      <w:pPr>
        <w:pStyle w:val="Heading4"/>
        <w:rPr>
          <w:rFonts w:eastAsia="Calibri"/>
        </w:rPr>
      </w:pPr>
      <w:bookmarkStart w:id="80" w:name="_Toc49923279"/>
      <w:bookmarkStart w:id="81" w:name="_Toc142578621"/>
      <w:bookmarkStart w:id="82" w:name="_Toc220330988"/>
      <w:r w:rsidRPr="004A71BF">
        <w:rPr>
          <w:rStyle w:val="Heading4Char"/>
          <w:rFonts w:eastAsia="Calibri"/>
          <w:b/>
          <w:bCs/>
        </w:rPr>
        <w:t>ELEVATED PERMISSIONS</w:t>
      </w:r>
      <w:r w:rsidRPr="004A71BF">
        <w:rPr>
          <w:rStyle w:val="Heading4Char"/>
          <w:rFonts w:eastAsia="Calibri"/>
        </w:rPr>
        <w:t xml:space="preserve"> </w:t>
      </w:r>
      <w:r w:rsidRPr="004A71BF">
        <w:rPr>
          <w:rStyle w:val="Heading4Char"/>
          <w:rFonts w:eastAsia="Calibri"/>
          <w:b/>
          <w:bCs/>
        </w:rPr>
        <w:t>T</w:t>
      </w:r>
      <w:r w:rsidRPr="004A71BF">
        <w:rPr>
          <w:rFonts w:eastAsia="Calibri"/>
        </w:rPr>
        <w:t>RAINING</w:t>
      </w:r>
      <w:bookmarkEnd w:id="80"/>
      <w:bookmarkEnd w:id="81"/>
      <w:bookmarkEnd w:id="82"/>
    </w:p>
    <w:p w14:paraId="5E603FDF" w14:textId="3C109602" w:rsidR="004A6772" w:rsidRDefault="00FD632F" w:rsidP="004A6772">
      <w:pPr>
        <w:autoSpaceDE w:val="0"/>
        <w:autoSpaceDN w:val="0"/>
        <w:adjustRightInd w:val="0"/>
        <w:rPr>
          <w:rFonts w:eastAsia="Calibri" w:cs="Arial"/>
        </w:rPr>
      </w:pPr>
      <w:r w:rsidRPr="00ED0326">
        <w:rPr>
          <w:rFonts w:eastAsia="Calibri" w:cs="Arial"/>
        </w:rPr>
        <w:t>The Contractor shall ensure that all personnel have completed all required training prior to giving any elevated permissions to production or pre-prod environments as deemed by the VA’s Security regulations. The Contractor shall provide Elevated Permissions Training Certificate</w:t>
      </w:r>
      <w:r w:rsidR="004A6772">
        <w:rPr>
          <w:rFonts w:ascii="ArialMT" w:eastAsia="Calibri" w:hAnsi="ArialMT" w:cs="ArialMT"/>
        </w:rPr>
        <w:t>.</w:t>
      </w:r>
    </w:p>
    <w:p w14:paraId="2D7F2B26" w14:textId="77777777" w:rsidR="004A6772" w:rsidRDefault="004A6772" w:rsidP="004A6772">
      <w:pPr>
        <w:autoSpaceDE w:val="0"/>
        <w:autoSpaceDN w:val="0"/>
        <w:adjustRightInd w:val="0"/>
        <w:rPr>
          <w:rFonts w:eastAsia="Calibri" w:cs="Arial"/>
        </w:rPr>
      </w:pPr>
    </w:p>
    <w:p w14:paraId="60D6FC3A" w14:textId="5EEE233E" w:rsidR="004A6772" w:rsidRDefault="004A6772" w:rsidP="004A6772">
      <w:pPr>
        <w:autoSpaceDE w:val="0"/>
        <w:autoSpaceDN w:val="0"/>
        <w:adjustRightInd w:val="0"/>
        <w:rPr>
          <w:rFonts w:eastAsia="Calibri"/>
        </w:rPr>
      </w:pPr>
      <w:r w:rsidRPr="3D9D28C7">
        <w:rPr>
          <w:rFonts w:eastAsia="Calibri" w:cs="Arial"/>
          <w:b/>
          <w:bCs/>
        </w:rPr>
        <w:t>Deliverable:</w:t>
      </w:r>
    </w:p>
    <w:p w14:paraId="32971BC8" w14:textId="77777777" w:rsidR="004A6772" w:rsidRDefault="004A6772" w:rsidP="005A0FCB">
      <w:pPr>
        <w:pStyle w:val="ListParagraph"/>
        <w:numPr>
          <w:ilvl w:val="0"/>
          <w:numId w:val="43"/>
        </w:numPr>
        <w:autoSpaceDE w:val="0"/>
        <w:autoSpaceDN w:val="0"/>
        <w:adjustRightInd w:val="0"/>
        <w:rPr>
          <w:rFonts w:eastAsia="Calibri"/>
        </w:rPr>
      </w:pPr>
      <w:r w:rsidRPr="3D9D28C7">
        <w:rPr>
          <w:rFonts w:eastAsia="Calibri"/>
        </w:rPr>
        <w:t xml:space="preserve">Elevated Permissions Training </w:t>
      </w:r>
      <w:r>
        <w:rPr>
          <w:rFonts w:eastAsia="Calibri"/>
        </w:rPr>
        <w:t>Certificate</w:t>
      </w:r>
    </w:p>
    <w:p w14:paraId="6A11A8E9" w14:textId="77777777" w:rsidR="004A6772" w:rsidRDefault="004A6772" w:rsidP="004A6772">
      <w:pPr>
        <w:pStyle w:val="ListParagraph"/>
        <w:numPr>
          <w:ilvl w:val="0"/>
          <w:numId w:val="0"/>
        </w:numPr>
        <w:autoSpaceDE w:val="0"/>
        <w:autoSpaceDN w:val="0"/>
        <w:adjustRightInd w:val="0"/>
        <w:ind w:left="720"/>
        <w:rPr>
          <w:rFonts w:eastAsia="Calibri"/>
        </w:rPr>
      </w:pPr>
    </w:p>
    <w:p w14:paraId="4289EA01" w14:textId="77777777" w:rsidR="004A6772" w:rsidRDefault="004A6772" w:rsidP="004A6772">
      <w:pPr>
        <w:pStyle w:val="Heading3"/>
        <w:rPr>
          <w:rFonts w:eastAsia="Calibri"/>
        </w:rPr>
      </w:pPr>
      <w:bookmarkStart w:id="83" w:name="_Toc40993510"/>
      <w:bookmarkStart w:id="84" w:name="_Toc49923280"/>
      <w:bookmarkStart w:id="85" w:name="_Toc142578622"/>
      <w:bookmarkStart w:id="86" w:name="_Toc220330989"/>
      <w:r w:rsidRPr="00F9771F">
        <w:t>O</w:t>
      </w:r>
      <w:bookmarkEnd w:id="83"/>
      <w:r>
        <w:t>NBOARDING</w:t>
      </w:r>
      <w:bookmarkEnd w:id="84"/>
      <w:bookmarkEnd w:id="85"/>
      <w:bookmarkEnd w:id="86"/>
    </w:p>
    <w:p w14:paraId="1188624F" w14:textId="77777777" w:rsidR="00E02948" w:rsidRDefault="00E02948" w:rsidP="00E02948">
      <w:pPr>
        <w:autoSpaceDE w:val="0"/>
        <w:autoSpaceDN w:val="0"/>
        <w:adjustRightInd w:val="0"/>
        <w:rPr>
          <w:rFonts w:eastAsia="Calibri" w:cs="Arial"/>
        </w:rPr>
      </w:pPr>
      <w:r w:rsidRPr="00ED0326">
        <w:rPr>
          <w:rFonts w:eastAsia="Calibri" w:cs="Arial"/>
        </w:rPr>
        <w:t>The Contractor shall manage the onboarding of its staff. Onboarding shall include steps to obtain a VA network a</w:t>
      </w:r>
      <w:r w:rsidRPr="005C1B98">
        <w:rPr>
          <w:rFonts w:eastAsia="Calibri" w:cs="Arial"/>
        </w:rPr>
        <w:t>nd email account, complete training, initiate background investigations, and gain physical and logical access, which may include elevated privileges to the necessary development and test environments for the various systems to be enhanced.</w:t>
      </w:r>
    </w:p>
    <w:p w14:paraId="0BFFBC98" w14:textId="77777777" w:rsidR="00E02948" w:rsidRPr="005C1B98" w:rsidRDefault="00E02948" w:rsidP="00E02948">
      <w:pPr>
        <w:autoSpaceDE w:val="0"/>
        <w:autoSpaceDN w:val="0"/>
        <w:adjustRightInd w:val="0"/>
        <w:rPr>
          <w:rFonts w:eastAsia="Calibri" w:cs="Arial"/>
        </w:rPr>
      </w:pPr>
    </w:p>
    <w:p w14:paraId="29560A9E" w14:textId="0CD56578" w:rsidR="00E02948" w:rsidRPr="005C1B98" w:rsidRDefault="00E02948" w:rsidP="00E02948">
      <w:pPr>
        <w:autoSpaceDE w:val="0"/>
        <w:autoSpaceDN w:val="0"/>
        <w:adjustRightInd w:val="0"/>
        <w:rPr>
          <w:rFonts w:eastAsia="Calibri" w:cs="Arial"/>
        </w:rPr>
      </w:pPr>
      <w:r w:rsidRPr="005C1B98">
        <w:rPr>
          <w:rFonts w:eastAsia="Calibri" w:cs="Arial"/>
        </w:rPr>
        <w:t>A single Contractor Onboarding POC shall be designated by the Contractor who tracks the onboarding status of all Contractor personnel. The Contractor Onboarding POC</w:t>
      </w:r>
      <w:r>
        <w:rPr>
          <w:rFonts w:eastAsia="Calibri" w:cs="Arial"/>
        </w:rPr>
        <w:t xml:space="preserve"> </w:t>
      </w:r>
      <w:r w:rsidRPr="005C1B98">
        <w:rPr>
          <w:rFonts w:eastAsia="Calibri" w:cs="Arial"/>
        </w:rPr>
        <w:t>shall be responsible for accurate and timely submission of all required VA onboarding paperwork to the COR or his/her onboarding designee. The Contractor shall be responsible for tracking the status of all its staff’s onboarding activities.</w:t>
      </w:r>
      <w:r w:rsidR="009651A6">
        <w:rPr>
          <w:rFonts w:eastAsia="Calibri" w:cs="Arial"/>
        </w:rPr>
        <w:t xml:space="preserve"> </w:t>
      </w:r>
      <w:r w:rsidRPr="005C1B98">
        <w:rPr>
          <w:rFonts w:eastAsia="Calibri" w:cs="Arial"/>
        </w:rPr>
        <w:t>The</w:t>
      </w:r>
      <w:r w:rsidR="009651A6">
        <w:rPr>
          <w:rFonts w:eastAsia="Calibri" w:cs="Arial"/>
        </w:rPr>
        <w:t xml:space="preserve"> </w:t>
      </w:r>
      <w:r w:rsidRPr="005C1B98">
        <w:rPr>
          <w:rFonts w:eastAsia="Calibri" w:cs="Arial"/>
        </w:rPr>
        <w:t>Contractor shall provide an Onboarding Status Report every two (2) weeks which includes updates for all in-process staff, and any staff with outstanding onboarding requests for</w:t>
      </w:r>
      <w:r>
        <w:rPr>
          <w:rFonts w:eastAsia="Calibri" w:cs="Arial"/>
        </w:rPr>
        <w:t xml:space="preserve"> </w:t>
      </w:r>
      <w:r w:rsidRPr="005C1B98">
        <w:rPr>
          <w:rFonts w:eastAsia="Calibri" w:cs="Arial"/>
        </w:rPr>
        <w:t>review by the COR and his/her onboarding designee.</w:t>
      </w:r>
    </w:p>
    <w:p w14:paraId="75785B47" w14:textId="77777777" w:rsidR="004A6772" w:rsidRDefault="004A6772" w:rsidP="004A6772">
      <w:pPr>
        <w:autoSpaceDE w:val="0"/>
        <w:autoSpaceDN w:val="0"/>
        <w:adjustRightInd w:val="0"/>
        <w:rPr>
          <w:rFonts w:eastAsia="Calibri" w:cs="Arial"/>
        </w:rPr>
      </w:pPr>
    </w:p>
    <w:p w14:paraId="2552AAC1" w14:textId="77777777" w:rsidR="004A6772" w:rsidRDefault="004A6772" w:rsidP="004A6772">
      <w:pPr>
        <w:autoSpaceDE w:val="0"/>
        <w:autoSpaceDN w:val="0"/>
        <w:adjustRightInd w:val="0"/>
        <w:rPr>
          <w:rFonts w:eastAsia="Calibri" w:cs="Arial"/>
          <w:b/>
          <w:bCs/>
        </w:rPr>
      </w:pPr>
      <w:r>
        <w:rPr>
          <w:rFonts w:eastAsia="Calibri" w:cs="Arial"/>
          <w:b/>
          <w:bCs/>
        </w:rPr>
        <w:t>Deliverable:</w:t>
      </w:r>
    </w:p>
    <w:p w14:paraId="6F6D809B" w14:textId="77777777" w:rsidR="004A6772" w:rsidRDefault="004A6772" w:rsidP="005A0FCB">
      <w:pPr>
        <w:pStyle w:val="ListParagraph"/>
        <w:numPr>
          <w:ilvl w:val="0"/>
          <w:numId w:val="45"/>
        </w:numPr>
        <w:autoSpaceDE w:val="0"/>
        <w:autoSpaceDN w:val="0"/>
        <w:adjustRightInd w:val="0"/>
        <w:rPr>
          <w:rFonts w:eastAsia="Calibri"/>
        </w:rPr>
      </w:pPr>
      <w:r w:rsidRPr="00972239">
        <w:rPr>
          <w:rFonts w:eastAsia="Calibri"/>
        </w:rPr>
        <w:t>Onboarding Status Report</w:t>
      </w:r>
    </w:p>
    <w:p w14:paraId="56EBB9FC" w14:textId="77777777" w:rsidR="004A6772" w:rsidRPr="00972239" w:rsidRDefault="004A6772" w:rsidP="004A6772">
      <w:pPr>
        <w:pStyle w:val="ListParagraph"/>
        <w:numPr>
          <w:ilvl w:val="0"/>
          <w:numId w:val="0"/>
        </w:numPr>
        <w:autoSpaceDE w:val="0"/>
        <w:autoSpaceDN w:val="0"/>
        <w:adjustRightInd w:val="0"/>
        <w:ind w:left="720"/>
        <w:rPr>
          <w:rFonts w:eastAsia="Calibri"/>
        </w:rPr>
      </w:pPr>
    </w:p>
    <w:p w14:paraId="2C4AE62B" w14:textId="77777777" w:rsidR="004A6772" w:rsidRPr="00972239" w:rsidRDefault="004A6772" w:rsidP="004A6772">
      <w:pPr>
        <w:pStyle w:val="Heading3"/>
      </w:pPr>
      <w:bookmarkStart w:id="87" w:name="_Toc40993511"/>
      <w:bookmarkStart w:id="88" w:name="_Toc49923281"/>
      <w:bookmarkStart w:id="89" w:name="_Toc142578623"/>
      <w:bookmarkStart w:id="90" w:name="_Toc220330990"/>
      <w:r w:rsidRPr="00972239">
        <w:t>P</w:t>
      </w:r>
      <w:r>
        <w:t>RODUCT MANAGEMENT AND OVERSIGHT/KEY PERSONNEL</w:t>
      </w:r>
      <w:bookmarkEnd w:id="87"/>
      <w:bookmarkEnd w:id="88"/>
      <w:bookmarkEnd w:id="89"/>
      <w:bookmarkEnd w:id="90"/>
    </w:p>
    <w:p w14:paraId="75E8CD95" w14:textId="77777777" w:rsidR="005822CC" w:rsidRDefault="005822CC" w:rsidP="005822CC">
      <w:pPr>
        <w:autoSpaceDE w:val="0"/>
        <w:autoSpaceDN w:val="0"/>
        <w:adjustRightInd w:val="0"/>
        <w:rPr>
          <w:rFonts w:eastAsia="Calibri" w:cs="Arial"/>
        </w:rPr>
      </w:pPr>
      <w:r w:rsidRPr="00ED0326">
        <w:rPr>
          <w:rFonts w:eastAsia="Calibri" w:cs="Arial"/>
        </w:rPr>
        <w:t>The Contractor shall provide resources that have the requisite skills and experience required to perform the tasks within the PWS. The Contractor agrees that the personnel identified below, as key to supporting this effort, shall not be removed from the effort, replaced or added without a compelling reason and without written notification to the CO.</w:t>
      </w:r>
    </w:p>
    <w:p w14:paraId="79E0A92A" w14:textId="77777777" w:rsidR="00B91213" w:rsidRPr="00ED0326" w:rsidRDefault="00B91213" w:rsidP="005822CC">
      <w:pPr>
        <w:autoSpaceDE w:val="0"/>
        <w:autoSpaceDN w:val="0"/>
        <w:adjustRightInd w:val="0"/>
        <w:rPr>
          <w:rFonts w:eastAsia="Calibri" w:cs="Arial"/>
        </w:rPr>
      </w:pPr>
    </w:p>
    <w:p w14:paraId="7F23B19B" w14:textId="77777777" w:rsidR="005822CC" w:rsidRPr="005C1B98" w:rsidRDefault="005822CC" w:rsidP="005822CC">
      <w:pPr>
        <w:autoSpaceDE w:val="0"/>
        <w:autoSpaceDN w:val="0"/>
        <w:adjustRightInd w:val="0"/>
        <w:rPr>
          <w:rFonts w:eastAsia="Calibri" w:cs="Arial"/>
        </w:rPr>
      </w:pPr>
      <w:r w:rsidRPr="00ED0326">
        <w:rPr>
          <w:rFonts w:eastAsia="Calibri" w:cs="Arial"/>
        </w:rPr>
        <w:t>The Contractor shall provide Contractor support personnel and subcontractors who have the required educational b</w:t>
      </w:r>
      <w:r w:rsidRPr="005C1B98">
        <w:rPr>
          <w:rFonts w:eastAsia="Calibri" w:cs="Arial"/>
        </w:rPr>
        <w:t>ackground, experience, security clearance, and access authorization or combination thereof to meet the labor category descriptions for the required PWS tasks.</w:t>
      </w:r>
    </w:p>
    <w:p w14:paraId="1761777B" w14:textId="77777777" w:rsidR="005822CC" w:rsidRPr="005C1B98" w:rsidRDefault="005822CC" w:rsidP="005822CC">
      <w:pPr>
        <w:autoSpaceDE w:val="0"/>
        <w:autoSpaceDN w:val="0"/>
        <w:adjustRightInd w:val="0"/>
        <w:rPr>
          <w:rFonts w:eastAsia="Calibri" w:cs="Arial"/>
        </w:rPr>
      </w:pPr>
    </w:p>
    <w:p w14:paraId="11315A04" w14:textId="77777777" w:rsidR="005822CC" w:rsidRDefault="005822CC" w:rsidP="005822CC">
      <w:pPr>
        <w:autoSpaceDE w:val="0"/>
        <w:autoSpaceDN w:val="0"/>
        <w:adjustRightInd w:val="0"/>
        <w:rPr>
          <w:rFonts w:eastAsia="Calibri" w:cs="Arial"/>
        </w:rPr>
      </w:pPr>
      <w:r w:rsidRPr="005C1B98">
        <w:rPr>
          <w:rFonts w:eastAsia="Calibri" w:cs="Arial"/>
        </w:rPr>
        <w:t>If any change to the Key Personnel assigned to the labor categories identified below</w:t>
      </w:r>
      <w:r>
        <w:rPr>
          <w:rFonts w:eastAsia="Calibri" w:cs="Arial"/>
        </w:rPr>
        <w:t xml:space="preserve"> </w:t>
      </w:r>
      <w:r w:rsidRPr="005C1B98">
        <w:rPr>
          <w:rFonts w:eastAsia="Calibri" w:cs="Arial"/>
        </w:rPr>
        <w:t>becomes necessary (initial staffing, substitutions, or additions), the Contractor shall immediately notify the CO/CS/COR/PM in writing. The proposed replacement personnel shall be of at least substantially equal ability and qualifications as the individual(s) currently performing in that category and that the proposed replacement meets or exceeds the qualifications designated for that Key Personnel position. The substitution or replacement of the personnel shall not occur within the first six months after the date of award.</w:t>
      </w:r>
    </w:p>
    <w:p w14:paraId="4888C615" w14:textId="77777777" w:rsidR="00B91213" w:rsidRPr="005C1B98" w:rsidRDefault="00B91213" w:rsidP="005822CC">
      <w:pPr>
        <w:autoSpaceDE w:val="0"/>
        <w:autoSpaceDN w:val="0"/>
        <w:adjustRightInd w:val="0"/>
        <w:rPr>
          <w:rFonts w:eastAsia="Calibri" w:cs="Arial"/>
        </w:rPr>
      </w:pPr>
    </w:p>
    <w:p w14:paraId="2D570500" w14:textId="77777777" w:rsidR="005822CC" w:rsidRDefault="005822CC" w:rsidP="005822CC">
      <w:pPr>
        <w:autoSpaceDE w:val="0"/>
        <w:autoSpaceDN w:val="0"/>
        <w:adjustRightInd w:val="0"/>
        <w:rPr>
          <w:rFonts w:eastAsia="Calibri" w:cs="Arial"/>
        </w:rPr>
      </w:pPr>
      <w:bookmarkStart w:id="91" w:name="_Hlk158269618"/>
      <w:r w:rsidRPr="005C1B98">
        <w:rPr>
          <w:rFonts w:eastAsia="Calibri" w:cs="Arial"/>
        </w:rPr>
        <w:t>The Contractor agrees that it has a contractual obligation to mitigate the consequences of the loss of Key Personnel and shall promptly secure any necessary replacements in</w:t>
      </w:r>
      <w:r>
        <w:rPr>
          <w:rFonts w:eastAsia="Calibri" w:cs="Arial"/>
        </w:rPr>
        <w:t xml:space="preserve"> </w:t>
      </w:r>
      <w:r w:rsidRPr="005C1B98">
        <w:rPr>
          <w:rFonts w:eastAsia="Calibri" w:cs="Arial"/>
        </w:rPr>
        <w:t>accordance with (IAW) this PWS section. Failure to replace a member of the Key Personnel pursuant to this clause and without a break in performance of the labor category at issue shall be considered a condition endangering contract performance and may provide grounds for termination for default.</w:t>
      </w:r>
      <w:bookmarkEnd w:id="91"/>
    </w:p>
    <w:p w14:paraId="59008EFA" w14:textId="77777777" w:rsidR="00B91213" w:rsidRPr="005C1B98" w:rsidRDefault="00B91213" w:rsidP="005822CC">
      <w:pPr>
        <w:autoSpaceDE w:val="0"/>
        <w:autoSpaceDN w:val="0"/>
        <w:adjustRightInd w:val="0"/>
        <w:rPr>
          <w:rFonts w:eastAsia="Calibri" w:cs="Arial"/>
        </w:rPr>
      </w:pPr>
    </w:p>
    <w:p w14:paraId="7E6797A7" w14:textId="348ECD7F" w:rsidR="005822CC" w:rsidRDefault="005822CC" w:rsidP="005822CC">
      <w:pPr>
        <w:rPr>
          <w:rFonts w:eastAsia="Calibri" w:cs="Arial"/>
        </w:rPr>
      </w:pPr>
      <w:r w:rsidRPr="005C1B98">
        <w:rPr>
          <w:rFonts w:eastAsia="Calibri" w:cs="Arial"/>
        </w:rPr>
        <w:t xml:space="preserve">All Contractor team members shall possess demonstrated proficiency in the architecture, interoperability, integration, product delivery, and customization utilizing modern VA tools </w:t>
      </w:r>
      <w:r w:rsidR="00521E40">
        <w:rPr>
          <w:rFonts w:eastAsia="Calibri" w:cs="Arial"/>
        </w:rPr>
        <w:t xml:space="preserve">IAW </w:t>
      </w:r>
      <w:r w:rsidR="00A13350">
        <w:rPr>
          <w:rFonts w:eastAsia="Calibri" w:cs="Arial"/>
        </w:rPr>
        <w:t>Attac</w:t>
      </w:r>
      <w:r w:rsidR="00315432">
        <w:rPr>
          <w:rFonts w:eastAsia="Calibri" w:cs="Arial"/>
        </w:rPr>
        <w:t xml:space="preserve">hment 7 - </w:t>
      </w:r>
      <w:r w:rsidR="00CA71DE" w:rsidRPr="00CA71DE">
        <w:rPr>
          <w:rFonts w:eastAsia="Calibri" w:cs="Arial"/>
        </w:rPr>
        <w:t>VA DTC PaaS Technology Stack Assessment V1.1 1</w:t>
      </w:r>
      <w:r w:rsidR="00315432">
        <w:rPr>
          <w:rFonts w:eastAsia="Calibri" w:cs="Arial"/>
        </w:rPr>
        <w:t>.</w:t>
      </w:r>
    </w:p>
    <w:p w14:paraId="33C02E78" w14:textId="77777777" w:rsidR="00B91213" w:rsidRPr="005C1B98" w:rsidRDefault="00B91213" w:rsidP="005822CC">
      <w:pPr>
        <w:rPr>
          <w:rFonts w:eastAsia="Calibri" w:cs="Arial"/>
        </w:rPr>
      </w:pPr>
    </w:p>
    <w:p w14:paraId="6731ECE2" w14:textId="77777777" w:rsidR="005822CC" w:rsidRPr="005C1B98" w:rsidRDefault="005822CC" w:rsidP="005822CC">
      <w:pPr>
        <w:autoSpaceDE w:val="0"/>
        <w:autoSpaceDN w:val="0"/>
        <w:adjustRightInd w:val="0"/>
        <w:rPr>
          <w:rFonts w:eastAsia="Calibri" w:cs="Arial"/>
        </w:rPr>
      </w:pPr>
      <w:r w:rsidRPr="005C1B98">
        <w:rPr>
          <w:rFonts w:eastAsia="Calibri" w:cs="Arial"/>
        </w:rPr>
        <w:t>The labor categories below are identified as Key Personnel.  Key Personnel must meet the corresponding requirements identified in the Labor Description column below:</w:t>
      </w:r>
    </w:p>
    <w:tbl>
      <w:tblPr>
        <w:tblStyle w:val="TableGrid"/>
        <w:tblW w:w="0" w:type="auto"/>
        <w:tblLook w:val="04A0" w:firstRow="1" w:lastRow="0" w:firstColumn="1" w:lastColumn="0" w:noHBand="0" w:noVBand="1"/>
      </w:tblPr>
      <w:tblGrid>
        <w:gridCol w:w="2768"/>
        <w:gridCol w:w="6582"/>
      </w:tblGrid>
      <w:tr w:rsidR="005822CC" w:rsidRPr="005C1B98" w14:paraId="32C8BE8C" w14:textId="77777777">
        <w:tc>
          <w:tcPr>
            <w:tcW w:w="2768" w:type="dxa"/>
          </w:tcPr>
          <w:p w14:paraId="015986D4" w14:textId="77777777" w:rsidR="005822CC" w:rsidRPr="005C1B98" w:rsidRDefault="005822CC">
            <w:pPr>
              <w:pStyle w:val="NoSpacing"/>
              <w:rPr>
                <w:rFonts w:cs="Arial"/>
                <w:b/>
                <w:bCs/>
                <w:u w:val="single"/>
              </w:rPr>
            </w:pPr>
            <w:r w:rsidRPr="005C1B98">
              <w:rPr>
                <w:rFonts w:cs="Arial"/>
                <w:b/>
                <w:bCs/>
                <w:u w:val="single"/>
              </w:rPr>
              <w:t>Labor Category</w:t>
            </w:r>
          </w:p>
        </w:tc>
        <w:tc>
          <w:tcPr>
            <w:tcW w:w="6582" w:type="dxa"/>
          </w:tcPr>
          <w:p w14:paraId="629615A1" w14:textId="77777777" w:rsidR="005822CC" w:rsidRPr="005C1B98" w:rsidRDefault="005822CC">
            <w:pPr>
              <w:pStyle w:val="NoSpacing"/>
              <w:rPr>
                <w:rFonts w:cs="Arial"/>
                <w:b/>
                <w:u w:val="single"/>
              </w:rPr>
            </w:pPr>
            <w:r w:rsidRPr="005C1B98">
              <w:rPr>
                <w:rFonts w:cs="Arial"/>
                <w:b/>
                <w:u w:val="single"/>
              </w:rPr>
              <w:t>Labor Description</w:t>
            </w:r>
          </w:p>
        </w:tc>
      </w:tr>
      <w:tr w:rsidR="005822CC" w:rsidRPr="005C1B98" w14:paraId="6314831D" w14:textId="77777777">
        <w:tc>
          <w:tcPr>
            <w:tcW w:w="2768" w:type="dxa"/>
          </w:tcPr>
          <w:p w14:paraId="5A42C5DE" w14:textId="77777777" w:rsidR="005822CC" w:rsidRPr="005C1B98" w:rsidRDefault="005822CC">
            <w:pPr>
              <w:pStyle w:val="NoSpacing"/>
              <w:rPr>
                <w:rFonts w:cs="Arial"/>
              </w:rPr>
            </w:pPr>
            <w:bookmarkStart w:id="92" w:name="_Hlk48245976"/>
            <w:r w:rsidRPr="005C1B98">
              <w:rPr>
                <w:rFonts w:cs="Arial"/>
              </w:rPr>
              <w:t>Product Manager IV</w:t>
            </w:r>
            <w:bookmarkEnd w:id="92"/>
          </w:p>
        </w:tc>
        <w:tc>
          <w:tcPr>
            <w:tcW w:w="6582" w:type="dxa"/>
          </w:tcPr>
          <w:p w14:paraId="4EADBAA7" w14:textId="77777777" w:rsidR="005822CC" w:rsidRPr="005C1B98" w:rsidRDefault="005822CC">
            <w:pPr>
              <w:autoSpaceDE w:val="0"/>
              <w:autoSpaceDN w:val="0"/>
              <w:adjustRightInd w:val="0"/>
              <w:rPr>
                <w:rFonts w:eastAsiaTheme="minorHAnsi" w:cs="Arial"/>
                <w:u w:val="single"/>
              </w:rPr>
            </w:pPr>
            <w:r w:rsidRPr="005C1B98">
              <w:rPr>
                <w:rFonts w:eastAsiaTheme="minorHAnsi" w:cs="Arial"/>
                <w:u w:val="single"/>
              </w:rPr>
              <w:t>Expertise</w:t>
            </w:r>
          </w:p>
          <w:p w14:paraId="79DE6CCF" w14:textId="77777777" w:rsidR="005822CC" w:rsidRPr="005C1B98" w:rsidRDefault="005822CC" w:rsidP="005A0FCB">
            <w:pPr>
              <w:pStyle w:val="ListParagraph"/>
              <w:numPr>
                <w:ilvl w:val="0"/>
                <w:numId w:val="46"/>
              </w:numPr>
              <w:autoSpaceDE w:val="0"/>
              <w:autoSpaceDN w:val="0"/>
              <w:adjustRightInd w:val="0"/>
              <w:spacing w:before="0" w:after="0"/>
              <w:rPr>
                <w:rFonts w:eastAsiaTheme="minorHAnsi"/>
              </w:rPr>
            </w:pPr>
            <w:r w:rsidRPr="005C1B98">
              <w:rPr>
                <w:rFonts w:eastAsiaTheme="minorHAnsi"/>
              </w:rPr>
              <w:t>Expertise in managing entire agile software development lifecycle for a project of at least one million dollars up to and including production delivery and some phase of post-delivery/warranty support.</w:t>
            </w:r>
          </w:p>
          <w:p w14:paraId="650140BA" w14:textId="77777777" w:rsidR="005822CC" w:rsidRPr="005C1B98" w:rsidRDefault="005822CC" w:rsidP="005A0FCB">
            <w:pPr>
              <w:pStyle w:val="ListParagraph"/>
              <w:numPr>
                <w:ilvl w:val="0"/>
                <w:numId w:val="46"/>
              </w:numPr>
              <w:autoSpaceDE w:val="0"/>
              <w:autoSpaceDN w:val="0"/>
              <w:adjustRightInd w:val="0"/>
              <w:spacing w:before="0" w:after="0"/>
              <w:rPr>
                <w:rFonts w:eastAsiaTheme="minorHAnsi"/>
              </w:rPr>
            </w:pPr>
            <w:r w:rsidRPr="005C1B98">
              <w:rPr>
                <w:rFonts w:eastAsiaTheme="minorHAnsi"/>
              </w:rPr>
              <w:t>Expertise as a product manager accountable for delivery for at least 7-10 software professionals with a duration of greater than one year.</w:t>
            </w:r>
          </w:p>
          <w:p w14:paraId="7C1CFF66" w14:textId="77777777" w:rsidR="005822CC" w:rsidRPr="005C1B98" w:rsidRDefault="005822CC" w:rsidP="005A0FCB">
            <w:pPr>
              <w:pStyle w:val="ListParagraph"/>
              <w:numPr>
                <w:ilvl w:val="0"/>
                <w:numId w:val="46"/>
              </w:numPr>
              <w:autoSpaceDE w:val="0"/>
              <w:autoSpaceDN w:val="0"/>
              <w:adjustRightInd w:val="0"/>
              <w:spacing w:before="0" w:after="0"/>
            </w:pPr>
            <w:r w:rsidRPr="005C1B98">
              <w:rPr>
                <w:rFonts w:eastAsiaTheme="minorHAnsi"/>
              </w:rPr>
              <w:t>Demonstrated success with delivering digital products.</w:t>
            </w:r>
          </w:p>
          <w:p w14:paraId="7F7EF877" w14:textId="77777777" w:rsidR="005822CC" w:rsidRDefault="005822CC">
            <w:pPr>
              <w:autoSpaceDE w:val="0"/>
              <w:autoSpaceDN w:val="0"/>
              <w:adjustRightInd w:val="0"/>
              <w:rPr>
                <w:rFonts w:cs="Arial"/>
                <w:u w:val="single"/>
              </w:rPr>
            </w:pPr>
          </w:p>
          <w:p w14:paraId="450EFCB8" w14:textId="77777777" w:rsidR="005822CC" w:rsidRPr="005C1B98" w:rsidRDefault="005822CC">
            <w:pPr>
              <w:autoSpaceDE w:val="0"/>
              <w:autoSpaceDN w:val="0"/>
              <w:adjustRightInd w:val="0"/>
              <w:rPr>
                <w:rFonts w:cs="Arial"/>
                <w:u w:val="single"/>
              </w:rPr>
            </w:pPr>
            <w:r w:rsidRPr="005C1B98">
              <w:rPr>
                <w:rFonts w:cs="Arial"/>
                <w:u w:val="single"/>
              </w:rPr>
              <w:t>Minimum Education Level</w:t>
            </w:r>
          </w:p>
          <w:p w14:paraId="6B01F2B0" w14:textId="77777777" w:rsidR="005822CC" w:rsidRPr="005C1B98" w:rsidRDefault="005822CC" w:rsidP="005A0FCB">
            <w:pPr>
              <w:pStyle w:val="ListParagraph"/>
              <w:numPr>
                <w:ilvl w:val="0"/>
                <w:numId w:val="50"/>
              </w:numPr>
              <w:autoSpaceDE w:val="0"/>
              <w:autoSpaceDN w:val="0"/>
              <w:adjustRightInd w:val="0"/>
              <w:spacing w:before="0" w:after="0"/>
              <w:rPr>
                <w:u w:val="single"/>
              </w:rPr>
            </w:pPr>
            <w:r w:rsidRPr="005C1B98">
              <w:t xml:space="preserve">Bachelors </w:t>
            </w:r>
          </w:p>
          <w:p w14:paraId="44C82D98" w14:textId="77777777" w:rsidR="005822CC" w:rsidRPr="005C1B98" w:rsidRDefault="005822CC">
            <w:pPr>
              <w:autoSpaceDE w:val="0"/>
              <w:autoSpaceDN w:val="0"/>
              <w:adjustRightInd w:val="0"/>
              <w:rPr>
                <w:rFonts w:cs="Arial"/>
                <w:u w:val="single"/>
              </w:rPr>
            </w:pPr>
          </w:p>
          <w:p w14:paraId="4E89EA2C" w14:textId="77777777" w:rsidR="005822CC" w:rsidRPr="005C1B98" w:rsidRDefault="005822CC">
            <w:pPr>
              <w:autoSpaceDE w:val="0"/>
              <w:autoSpaceDN w:val="0"/>
              <w:adjustRightInd w:val="0"/>
              <w:rPr>
                <w:rFonts w:cs="Arial"/>
                <w:u w:val="single"/>
              </w:rPr>
            </w:pPr>
            <w:r w:rsidRPr="005C1B98">
              <w:rPr>
                <w:rFonts w:cs="Arial"/>
                <w:u w:val="single"/>
              </w:rPr>
              <w:t>Degree In</w:t>
            </w:r>
          </w:p>
          <w:p w14:paraId="1BE97E8A" w14:textId="77777777" w:rsidR="005822CC" w:rsidRPr="00ED0326" w:rsidRDefault="005822CC" w:rsidP="005A0FCB">
            <w:pPr>
              <w:pStyle w:val="ListParagraph"/>
              <w:numPr>
                <w:ilvl w:val="0"/>
                <w:numId w:val="50"/>
              </w:numPr>
              <w:autoSpaceDE w:val="0"/>
              <w:autoSpaceDN w:val="0"/>
              <w:adjustRightInd w:val="0"/>
              <w:spacing w:before="0" w:after="0"/>
            </w:pPr>
            <w:r w:rsidRPr="00ED0326">
              <w:t>Business Administration, Business Management, Computer Science, Information Systems, Information Resource Management, Industrial Engineering, Operations Research or related fields.</w:t>
            </w:r>
          </w:p>
          <w:p w14:paraId="67A844D4" w14:textId="77777777" w:rsidR="005822CC" w:rsidRPr="005C1B98" w:rsidRDefault="005822CC">
            <w:pPr>
              <w:autoSpaceDE w:val="0"/>
              <w:autoSpaceDN w:val="0"/>
              <w:adjustRightInd w:val="0"/>
              <w:rPr>
                <w:rFonts w:cs="Arial"/>
                <w:u w:val="single"/>
              </w:rPr>
            </w:pPr>
            <w:r w:rsidRPr="005C1B98">
              <w:rPr>
                <w:rFonts w:cs="Arial"/>
                <w:u w:val="single"/>
              </w:rPr>
              <w:t>Minimum Experience</w:t>
            </w:r>
          </w:p>
          <w:p w14:paraId="3D656AE8" w14:textId="77777777" w:rsidR="005822CC" w:rsidRPr="00ED0326" w:rsidRDefault="005822CC" w:rsidP="005A0FCB">
            <w:pPr>
              <w:pStyle w:val="ListParagraph"/>
              <w:numPr>
                <w:ilvl w:val="0"/>
                <w:numId w:val="50"/>
              </w:numPr>
              <w:autoSpaceDE w:val="0"/>
              <w:autoSpaceDN w:val="0"/>
              <w:adjustRightInd w:val="0"/>
              <w:spacing w:before="0" w:after="0"/>
              <w:rPr>
                <w:u w:val="single"/>
              </w:rPr>
            </w:pPr>
            <w:r>
              <w:t>5</w:t>
            </w:r>
            <w:r w:rsidRPr="00ED0326">
              <w:t xml:space="preserve"> years</w:t>
            </w:r>
          </w:p>
          <w:p w14:paraId="76C323B7" w14:textId="77777777" w:rsidR="005822CC" w:rsidRPr="005C1B98" w:rsidRDefault="005822CC">
            <w:pPr>
              <w:autoSpaceDE w:val="0"/>
              <w:autoSpaceDN w:val="0"/>
              <w:adjustRightInd w:val="0"/>
              <w:rPr>
                <w:rFonts w:cs="Arial"/>
                <w:u w:val="single"/>
              </w:rPr>
            </w:pPr>
            <w:r w:rsidRPr="005C1B98">
              <w:rPr>
                <w:rFonts w:cs="Arial"/>
                <w:u w:val="single"/>
              </w:rPr>
              <w:t xml:space="preserve">Substitutions </w:t>
            </w:r>
          </w:p>
          <w:p w14:paraId="373E10BA" w14:textId="77777777" w:rsidR="005822CC" w:rsidRPr="005C1B98" w:rsidRDefault="005822CC" w:rsidP="005A0FCB">
            <w:pPr>
              <w:pStyle w:val="ListParagraph"/>
              <w:numPr>
                <w:ilvl w:val="0"/>
                <w:numId w:val="50"/>
              </w:numPr>
              <w:autoSpaceDE w:val="0"/>
              <w:autoSpaceDN w:val="0"/>
              <w:adjustRightInd w:val="0"/>
              <w:spacing w:before="0" w:after="0"/>
            </w:pPr>
            <w:r w:rsidRPr="005C1B98">
              <w:lastRenderedPageBreak/>
              <w:t xml:space="preserve">A minimum of </w:t>
            </w:r>
            <w:r>
              <w:t>7</w:t>
            </w:r>
            <w:r w:rsidRPr="005C1B98">
              <w:t xml:space="preserve"> years of relevant experience, defined in the expertise requirements above, may be substituted for education</w:t>
            </w:r>
          </w:p>
        </w:tc>
      </w:tr>
      <w:tr w:rsidR="005822CC" w:rsidRPr="005C1B98" w14:paraId="0E29F4F5" w14:textId="77777777">
        <w:tc>
          <w:tcPr>
            <w:tcW w:w="2768" w:type="dxa"/>
          </w:tcPr>
          <w:p w14:paraId="24F6DDAF" w14:textId="77777777" w:rsidR="005822CC" w:rsidRPr="005C1B98" w:rsidRDefault="005822CC">
            <w:pPr>
              <w:pStyle w:val="NoSpacing"/>
              <w:rPr>
                <w:rFonts w:cs="Arial"/>
              </w:rPr>
            </w:pPr>
            <w:r w:rsidRPr="005C1B98">
              <w:rPr>
                <w:rFonts w:cs="Arial"/>
              </w:rPr>
              <w:lastRenderedPageBreak/>
              <w:t>Principal Software Engineer</w:t>
            </w:r>
          </w:p>
        </w:tc>
        <w:tc>
          <w:tcPr>
            <w:tcW w:w="6582" w:type="dxa"/>
          </w:tcPr>
          <w:p w14:paraId="2DA33680" w14:textId="77777777" w:rsidR="005822CC" w:rsidRPr="005C1B98" w:rsidRDefault="005822CC">
            <w:pPr>
              <w:autoSpaceDE w:val="0"/>
              <w:autoSpaceDN w:val="0"/>
              <w:adjustRightInd w:val="0"/>
              <w:rPr>
                <w:rFonts w:eastAsiaTheme="minorHAnsi" w:cs="Arial"/>
                <w:u w:val="single"/>
              </w:rPr>
            </w:pPr>
            <w:r w:rsidRPr="005C1B98">
              <w:rPr>
                <w:rFonts w:eastAsiaTheme="minorHAnsi" w:cs="Arial"/>
                <w:u w:val="single"/>
              </w:rPr>
              <w:t>Expertise</w:t>
            </w:r>
          </w:p>
          <w:p w14:paraId="696EA19E" w14:textId="77777777" w:rsidR="005822CC" w:rsidRPr="005C1B98" w:rsidRDefault="005822CC" w:rsidP="005A0FCB">
            <w:pPr>
              <w:pStyle w:val="ListParagraph"/>
              <w:numPr>
                <w:ilvl w:val="0"/>
                <w:numId w:val="50"/>
              </w:numPr>
              <w:autoSpaceDE w:val="0"/>
              <w:autoSpaceDN w:val="0"/>
              <w:adjustRightInd w:val="0"/>
              <w:spacing w:before="0" w:after="0"/>
            </w:pPr>
            <w:r w:rsidRPr="005C1B98">
              <w:t>Demonstrated knowledge and use of modern software development and DevOps tools including GitHub and implementation of a DevOps pipeline in a cloud environment.</w:t>
            </w:r>
          </w:p>
          <w:p w14:paraId="543B116D" w14:textId="7ED004FA" w:rsidR="005822CC" w:rsidRPr="005C1B98" w:rsidRDefault="005822CC" w:rsidP="005A0FCB">
            <w:pPr>
              <w:pStyle w:val="ListParagraph"/>
              <w:numPr>
                <w:ilvl w:val="0"/>
                <w:numId w:val="50"/>
              </w:numPr>
              <w:autoSpaceDE w:val="0"/>
              <w:autoSpaceDN w:val="0"/>
              <w:adjustRightInd w:val="0"/>
              <w:spacing w:before="0" w:after="0"/>
            </w:pPr>
            <w:r w:rsidRPr="005C1B98">
              <w:t>Chief Architect or Senior Engineer on a production system in one of the</w:t>
            </w:r>
            <w:ins w:id="93" w:author="Awad, Mario" w:date="2026-03-04T14:11:00Z" w16du:dateUtc="2026-03-04T19:11:00Z">
              <w:r w:rsidR="00824FC4">
                <w:t xml:space="preserve"> </w:t>
              </w:r>
            </w:ins>
            <w:del w:id="94" w:author="Awad, Mario" w:date="2026-03-04T14:11:00Z" w16du:dateUtc="2026-03-04T19:11:00Z">
              <w:r w:rsidRPr="005C1B98" w:rsidDel="00824FC4">
                <w:delText xml:space="preserve"> Cloud Service Provider (</w:delText>
              </w:r>
            </w:del>
            <w:r w:rsidRPr="005C1B98">
              <w:t>CSP</w:t>
            </w:r>
            <w:del w:id="95" w:author="Awad, Mario" w:date="2026-03-04T14:11:00Z" w16du:dateUtc="2026-03-04T19:11:00Z">
              <w:r w:rsidRPr="005C1B98" w:rsidDel="00824FC4">
                <w:delText>)</w:delText>
              </w:r>
            </w:del>
            <w:r w:rsidRPr="005C1B98">
              <w:t xml:space="preserve"> Vendors Clouds</w:t>
            </w:r>
          </w:p>
          <w:p w14:paraId="79185311" w14:textId="77777777" w:rsidR="005822CC" w:rsidRPr="005C1B98" w:rsidRDefault="005822CC" w:rsidP="005A0FCB">
            <w:pPr>
              <w:pStyle w:val="ListParagraph"/>
              <w:numPr>
                <w:ilvl w:val="0"/>
                <w:numId w:val="50"/>
              </w:numPr>
              <w:autoSpaceDE w:val="0"/>
              <w:autoSpaceDN w:val="0"/>
              <w:adjustRightInd w:val="0"/>
              <w:spacing w:before="0" w:after="0"/>
            </w:pPr>
            <w:r w:rsidRPr="005C1B98">
              <w:t>Experience as a Software Engineer for at least one project in one of the CSP Vendors Clouds.</w:t>
            </w:r>
          </w:p>
          <w:p w14:paraId="3537B687" w14:textId="77777777" w:rsidR="005822CC" w:rsidRPr="005C1B98" w:rsidRDefault="005822CC" w:rsidP="00A70791">
            <w:pPr>
              <w:autoSpaceDE w:val="0"/>
              <w:autoSpaceDN w:val="0"/>
              <w:adjustRightInd w:val="0"/>
            </w:pPr>
          </w:p>
          <w:p w14:paraId="35621C8E" w14:textId="77777777" w:rsidR="005822CC" w:rsidRPr="005C1B98" w:rsidRDefault="005822CC">
            <w:pPr>
              <w:autoSpaceDE w:val="0"/>
              <w:autoSpaceDN w:val="0"/>
              <w:adjustRightInd w:val="0"/>
              <w:rPr>
                <w:rFonts w:cs="Arial"/>
                <w:u w:val="single"/>
              </w:rPr>
            </w:pPr>
            <w:r w:rsidRPr="005C1B98">
              <w:rPr>
                <w:rFonts w:cs="Arial"/>
                <w:u w:val="single"/>
              </w:rPr>
              <w:t>Minimum Education Level</w:t>
            </w:r>
          </w:p>
          <w:p w14:paraId="0FEE4051" w14:textId="77777777" w:rsidR="005822CC" w:rsidRPr="00ED0326" w:rsidRDefault="005822CC" w:rsidP="005A0FCB">
            <w:pPr>
              <w:pStyle w:val="ListParagraph"/>
              <w:numPr>
                <w:ilvl w:val="0"/>
                <w:numId w:val="50"/>
              </w:numPr>
              <w:autoSpaceDE w:val="0"/>
              <w:autoSpaceDN w:val="0"/>
              <w:adjustRightInd w:val="0"/>
              <w:spacing w:before="0" w:after="0"/>
              <w:rPr>
                <w:u w:val="single"/>
              </w:rPr>
            </w:pPr>
            <w:r w:rsidRPr="00ED0326">
              <w:t xml:space="preserve">Bachelors </w:t>
            </w:r>
          </w:p>
          <w:p w14:paraId="422616E7" w14:textId="77777777" w:rsidR="005822CC" w:rsidRPr="005C1B98" w:rsidRDefault="005822CC">
            <w:pPr>
              <w:autoSpaceDE w:val="0"/>
              <w:autoSpaceDN w:val="0"/>
              <w:adjustRightInd w:val="0"/>
              <w:rPr>
                <w:rFonts w:cs="Arial"/>
                <w:u w:val="single"/>
              </w:rPr>
            </w:pPr>
            <w:r w:rsidRPr="005C1B98">
              <w:rPr>
                <w:rFonts w:cs="Arial"/>
                <w:u w:val="single"/>
              </w:rPr>
              <w:t>Degree In</w:t>
            </w:r>
          </w:p>
          <w:p w14:paraId="4A496D97" w14:textId="77777777" w:rsidR="005822CC" w:rsidRPr="00ED0326" w:rsidRDefault="005822CC" w:rsidP="005A0FCB">
            <w:pPr>
              <w:pStyle w:val="ListParagraph"/>
              <w:numPr>
                <w:ilvl w:val="0"/>
                <w:numId w:val="50"/>
              </w:numPr>
              <w:autoSpaceDE w:val="0"/>
              <w:autoSpaceDN w:val="0"/>
              <w:adjustRightInd w:val="0"/>
              <w:spacing w:before="0" w:after="0"/>
            </w:pPr>
            <w:r w:rsidRPr="00ED0326">
              <w:t>Business Administration, Business Management, Computer Science, Information Systems, Information Resource Management, Industrial Engineering, Operations Research, or related fields.</w:t>
            </w:r>
          </w:p>
          <w:p w14:paraId="7DFE133E" w14:textId="77777777" w:rsidR="005822CC" w:rsidRPr="005C1B98" w:rsidRDefault="005822CC">
            <w:pPr>
              <w:autoSpaceDE w:val="0"/>
              <w:autoSpaceDN w:val="0"/>
              <w:adjustRightInd w:val="0"/>
              <w:rPr>
                <w:rFonts w:cs="Arial"/>
                <w:u w:val="single"/>
              </w:rPr>
            </w:pPr>
            <w:r w:rsidRPr="005C1B98">
              <w:rPr>
                <w:rFonts w:cs="Arial"/>
                <w:u w:val="single"/>
              </w:rPr>
              <w:t>Minimum Experience</w:t>
            </w:r>
          </w:p>
          <w:p w14:paraId="1735261D" w14:textId="77777777" w:rsidR="005822CC" w:rsidRPr="00ED0326" w:rsidRDefault="005822CC" w:rsidP="005A0FCB">
            <w:pPr>
              <w:pStyle w:val="ListParagraph"/>
              <w:numPr>
                <w:ilvl w:val="0"/>
                <w:numId w:val="50"/>
              </w:numPr>
              <w:autoSpaceDE w:val="0"/>
              <w:autoSpaceDN w:val="0"/>
              <w:adjustRightInd w:val="0"/>
              <w:spacing w:before="0" w:after="0"/>
              <w:rPr>
                <w:u w:val="single"/>
              </w:rPr>
            </w:pPr>
            <w:r>
              <w:t>10</w:t>
            </w:r>
            <w:r w:rsidRPr="00ED0326">
              <w:t xml:space="preserve"> years</w:t>
            </w:r>
          </w:p>
          <w:p w14:paraId="6D03F249" w14:textId="77777777" w:rsidR="005822CC" w:rsidRPr="005C1B98" w:rsidRDefault="005822CC">
            <w:pPr>
              <w:autoSpaceDE w:val="0"/>
              <w:autoSpaceDN w:val="0"/>
              <w:adjustRightInd w:val="0"/>
              <w:rPr>
                <w:rFonts w:cs="Arial"/>
                <w:u w:val="single"/>
              </w:rPr>
            </w:pPr>
            <w:r w:rsidRPr="005C1B98">
              <w:rPr>
                <w:rFonts w:cs="Arial"/>
                <w:u w:val="single"/>
              </w:rPr>
              <w:t xml:space="preserve">Substitutions </w:t>
            </w:r>
          </w:p>
          <w:p w14:paraId="4B72CCDC" w14:textId="77777777" w:rsidR="005822CC" w:rsidRPr="005C1B98" w:rsidRDefault="005822CC" w:rsidP="005A0FCB">
            <w:pPr>
              <w:pStyle w:val="ListParagraph"/>
              <w:numPr>
                <w:ilvl w:val="0"/>
                <w:numId w:val="50"/>
              </w:numPr>
              <w:autoSpaceDE w:val="0"/>
              <w:autoSpaceDN w:val="0"/>
              <w:adjustRightInd w:val="0"/>
              <w:spacing w:before="0" w:after="0"/>
            </w:pPr>
            <w:r w:rsidRPr="005C1B98">
              <w:t xml:space="preserve">Certifications in relevant technology plus a minimum of </w:t>
            </w:r>
            <w:r>
              <w:t>10</w:t>
            </w:r>
            <w:r w:rsidRPr="005C1B98">
              <w:t xml:space="preserve"> years of relevant experience, defined in the expertise requirements above, or a minimum of 10 years of relevant experience, defined in the expertise requirements above, may be substituted for education.</w:t>
            </w:r>
          </w:p>
        </w:tc>
      </w:tr>
      <w:tr w:rsidR="005822CC" w:rsidRPr="005C1B98" w14:paraId="76D6D3A1" w14:textId="77777777">
        <w:tc>
          <w:tcPr>
            <w:tcW w:w="2768" w:type="dxa"/>
          </w:tcPr>
          <w:p w14:paraId="7AA71718" w14:textId="77777777" w:rsidR="005822CC" w:rsidRPr="005C1B98" w:rsidRDefault="005822CC">
            <w:pPr>
              <w:pStyle w:val="NoSpacing"/>
              <w:rPr>
                <w:rFonts w:cs="Arial"/>
              </w:rPr>
            </w:pPr>
            <w:r w:rsidRPr="005C1B98">
              <w:rPr>
                <w:rFonts w:cs="Arial"/>
              </w:rPr>
              <w:t>Customer Support Subject Matter Expert (SME)</w:t>
            </w:r>
          </w:p>
        </w:tc>
        <w:tc>
          <w:tcPr>
            <w:tcW w:w="6582" w:type="dxa"/>
          </w:tcPr>
          <w:p w14:paraId="772DE77B" w14:textId="77777777" w:rsidR="005822CC" w:rsidRPr="005C1B98" w:rsidRDefault="005822CC">
            <w:pPr>
              <w:autoSpaceDE w:val="0"/>
              <w:autoSpaceDN w:val="0"/>
              <w:adjustRightInd w:val="0"/>
              <w:rPr>
                <w:rFonts w:eastAsiaTheme="minorHAnsi" w:cs="Arial"/>
                <w:u w:val="single"/>
              </w:rPr>
            </w:pPr>
            <w:r w:rsidRPr="005C1B98">
              <w:rPr>
                <w:rFonts w:eastAsiaTheme="minorHAnsi" w:cs="Arial"/>
                <w:u w:val="single"/>
              </w:rPr>
              <w:t>Expertise</w:t>
            </w:r>
          </w:p>
          <w:p w14:paraId="37164BF3" w14:textId="77777777" w:rsidR="005822CC" w:rsidRPr="005C1B98" w:rsidRDefault="005822CC" w:rsidP="005A0FCB">
            <w:pPr>
              <w:pStyle w:val="ListParagraph"/>
              <w:numPr>
                <w:ilvl w:val="0"/>
                <w:numId w:val="50"/>
              </w:numPr>
              <w:autoSpaceDE w:val="0"/>
              <w:autoSpaceDN w:val="0"/>
              <w:adjustRightInd w:val="0"/>
              <w:spacing w:before="0" w:after="0"/>
            </w:pPr>
            <w:r w:rsidRPr="005C1B98">
              <w:t>Demonstrated knowledge and use of modern software development and DevOps tools.</w:t>
            </w:r>
          </w:p>
          <w:p w14:paraId="6D6C8344" w14:textId="77777777" w:rsidR="005822CC" w:rsidRPr="005C1B98" w:rsidRDefault="005822CC" w:rsidP="005A0FCB">
            <w:pPr>
              <w:pStyle w:val="ListParagraph"/>
              <w:numPr>
                <w:ilvl w:val="0"/>
                <w:numId w:val="50"/>
              </w:numPr>
              <w:autoSpaceDE w:val="0"/>
              <w:autoSpaceDN w:val="0"/>
              <w:adjustRightInd w:val="0"/>
              <w:spacing w:before="0" w:after="0"/>
            </w:pPr>
            <w:r w:rsidRPr="005C1B98">
              <w:rPr>
                <w:rFonts w:eastAsiaTheme="minorHAnsi"/>
              </w:rPr>
              <w:t>Demonstrated success implementing and/or maintaining a customer support workflow, for all touch points including (but not limited to) managing new release communications, bug fixes, and support requests/questions.</w:t>
            </w:r>
            <w:r w:rsidRPr="005C1B98">
              <w:t xml:space="preserve"> </w:t>
            </w:r>
          </w:p>
          <w:p w14:paraId="76F4A74F" w14:textId="77777777" w:rsidR="005822CC" w:rsidRPr="005C1B98" w:rsidRDefault="005822CC">
            <w:pPr>
              <w:autoSpaceDE w:val="0"/>
              <w:autoSpaceDN w:val="0"/>
              <w:adjustRightInd w:val="0"/>
              <w:rPr>
                <w:rFonts w:cs="Arial"/>
                <w:u w:val="single"/>
              </w:rPr>
            </w:pPr>
            <w:r w:rsidRPr="005C1B98">
              <w:rPr>
                <w:rFonts w:cs="Arial"/>
                <w:u w:val="single"/>
              </w:rPr>
              <w:t>Minimum Education Level</w:t>
            </w:r>
          </w:p>
          <w:p w14:paraId="22C37936" w14:textId="77777777" w:rsidR="005822CC" w:rsidRPr="00ED0326" w:rsidRDefault="005822CC" w:rsidP="005A0FCB">
            <w:pPr>
              <w:pStyle w:val="ListParagraph"/>
              <w:numPr>
                <w:ilvl w:val="0"/>
                <w:numId w:val="50"/>
              </w:numPr>
              <w:autoSpaceDE w:val="0"/>
              <w:autoSpaceDN w:val="0"/>
              <w:adjustRightInd w:val="0"/>
              <w:spacing w:before="0" w:after="0"/>
              <w:rPr>
                <w:u w:val="single"/>
              </w:rPr>
            </w:pPr>
            <w:r w:rsidRPr="00ED0326">
              <w:t>High School or GED</w:t>
            </w:r>
          </w:p>
          <w:p w14:paraId="400DDBAB" w14:textId="77777777" w:rsidR="005822CC" w:rsidRPr="005C1B98" w:rsidRDefault="005822CC">
            <w:pPr>
              <w:autoSpaceDE w:val="0"/>
              <w:autoSpaceDN w:val="0"/>
              <w:adjustRightInd w:val="0"/>
              <w:rPr>
                <w:rFonts w:cs="Arial"/>
                <w:u w:val="single"/>
              </w:rPr>
            </w:pPr>
            <w:r w:rsidRPr="005C1B98">
              <w:rPr>
                <w:rFonts w:cs="Arial"/>
                <w:u w:val="single"/>
              </w:rPr>
              <w:t>Degree In</w:t>
            </w:r>
          </w:p>
          <w:p w14:paraId="6EB0FACC" w14:textId="77777777" w:rsidR="005822CC" w:rsidRPr="00ED0326" w:rsidRDefault="005822CC" w:rsidP="005A0FCB">
            <w:pPr>
              <w:pStyle w:val="ListParagraph"/>
              <w:numPr>
                <w:ilvl w:val="0"/>
                <w:numId w:val="50"/>
              </w:numPr>
              <w:autoSpaceDE w:val="0"/>
              <w:autoSpaceDN w:val="0"/>
              <w:adjustRightInd w:val="0"/>
              <w:spacing w:before="0" w:after="0"/>
            </w:pPr>
            <w:r w:rsidRPr="00ED0326">
              <w:t>Not Applicable (N/A)</w:t>
            </w:r>
          </w:p>
          <w:p w14:paraId="16924F7C" w14:textId="77777777" w:rsidR="005822CC" w:rsidRPr="005C1B98" w:rsidRDefault="005822CC">
            <w:pPr>
              <w:autoSpaceDE w:val="0"/>
              <w:autoSpaceDN w:val="0"/>
              <w:adjustRightInd w:val="0"/>
              <w:rPr>
                <w:rFonts w:cs="Arial"/>
                <w:u w:val="single"/>
              </w:rPr>
            </w:pPr>
            <w:r w:rsidRPr="005C1B98">
              <w:rPr>
                <w:rFonts w:cs="Arial"/>
                <w:u w:val="single"/>
              </w:rPr>
              <w:t>Minimum Experience</w:t>
            </w:r>
          </w:p>
          <w:p w14:paraId="060006C4" w14:textId="77777777" w:rsidR="005822CC" w:rsidRPr="00ED0326" w:rsidRDefault="005822CC" w:rsidP="005A0FCB">
            <w:pPr>
              <w:pStyle w:val="ListParagraph"/>
              <w:numPr>
                <w:ilvl w:val="0"/>
                <w:numId w:val="50"/>
              </w:numPr>
              <w:autoSpaceDE w:val="0"/>
              <w:autoSpaceDN w:val="0"/>
              <w:adjustRightInd w:val="0"/>
              <w:spacing w:before="0" w:after="0"/>
              <w:rPr>
                <w:u w:val="single"/>
              </w:rPr>
            </w:pPr>
            <w:r>
              <w:t>5</w:t>
            </w:r>
            <w:r w:rsidRPr="00ED0326">
              <w:t xml:space="preserve"> years </w:t>
            </w:r>
          </w:p>
          <w:p w14:paraId="4A1041F4" w14:textId="77777777" w:rsidR="005822CC" w:rsidRPr="005C1B98" w:rsidRDefault="005822CC">
            <w:pPr>
              <w:autoSpaceDE w:val="0"/>
              <w:autoSpaceDN w:val="0"/>
              <w:adjustRightInd w:val="0"/>
              <w:rPr>
                <w:rFonts w:cs="Arial"/>
                <w:u w:val="single"/>
              </w:rPr>
            </w:pPr>
            <w:r w:rsidRPr="005C1B98">
              <w:rPr>
                <w:rFonts w:cs="Arial"/>
                <w:u w:val="single"/>
              </w:rPr>
              <w:t xml:space="preserve">Substitutions </w:t>
            </w:r>
          </w:p>
          <w:p w14:paraId="6CBF02AF" w14:textId="77777777" w:rsidR="005822CC" w:rsidRPr="00ED0326" w:rsidRDefault="005822CC" w:rsidP="005A0FCB">
            <w:pPr>
              <w:pStyle w:val="ListParagraph"/>
              <w:numPr>
                <w:ilvl w:val="0"/>
                <w:numId w:val="50"/>
              </w:numPr>
              <w:autoSpaceDE w:val="0"/>
              <w:autoSpaceDN w:val="0"/>
              <w:adjustRightInd w:val="0"/>
              <w:spacing w:before="0" w:after="0"/>
            </w:pPr>
            <w:r w:rsidRPr="005C1B98">
              <w:t>N/A</w:t>
            </w:r>
          </w:p>
        </w:tc>
      </w:tr>
      <w:tr w:rsidR="005822CC" w:rsidRPr="005C1B98" w14:paraId="359EACBC" w14:textId="77777777">
        <w:tc>
          <w:tcPr>
            <w:tcW w:w="2768" w:type="dxa"/>
          </w:tcPr>
          <w:p w14:paraId="2A81C299" w14:textId="77777777" w:rsidR="005822CC" w:rsidRPr="005C1B98" w:rsidRDefault="005822CC">
            <w:pPr>
              <w:pStyle w:val="NoSpacing"/>
              <w:rPr>
                <w:rFonts w:cs="Arial"/>
              </w:rPr>
            </w:pPr>
            <w:r w:rsidRPr="005C1B98">
              <w:rPr>
                <w:rFonts w:cs="Arial"/>
              </w:rPr>
              <w:lastRenderedPageBreak/>
              <w:t>Delivery Manager</w:t>
            </w:r>
          </w:p>
        </w:tc>
        <w:tc>
          <w:tcPr>
            <w:tcW w:w="6582" w:type="dxa"/>
          </w:tcPr>
          <w:p w14:paraId="4F132BD7" w14:textId="77777777" w:rsidR="005822CC" w:rsidRPr="005C1B98" w:rsidRDefault="005822CC">
            <w:pPr>
              <w:autoSpaceDE w:val="0"/>
              <w:autoSpaceDN w:val="0"/>
              <w:adjustRightInd w:val="0"/>
              <w:rPr>
                <w:rFonts w:eastAsiaTheme="minorHAnsi" w:cs="Arial"/>
                <w:u w:val="single"/>
              </w:rPr>
            </w:pPr>
            <w:r w:rsidRPr="005C1B98">
              <w:rPr>
                <w:rFonts w:eastAsiaTheme="minorHAnsi" w:cs="Arial"/>
                <w:u w:val="single"/>
              </w:rPr>
              <w:t>Expertise</w:t>
            </w:r>
          </w:p>
          <w:p w14:paraId="2D85C327" w14:textId="77777777" w:rsidR="005822CC" w:rsidRPr="005C1B98" w:rsidRDefault="005822CC" w:rsidP="005A0FCB">
            <w:pPr>
              <w:pStyle w:val="ListParagraph"/>
              <w:numPr>
                <w:ilvl w:val="0"/>
                <w:numId w:val="50"/>
              </w:numPr>
              <w:autoSpaceDE w:val="0"/>
              <w:autoSpaceDN w:val="0"/>
              <w:adjustRightInd w:val="0"/>
              <w:spacing w:before="0" w:after="0"/>
              <w:rPr>
                <w:rFonts w:eastAsiaTheme="minorHAnsi"/>
              </w:rPr>
            </w:pPr>
            <w:r w:rsidRPr="005C1B98">
              <w:rPr>
                <w:rFonts w:eastAsiaTheme="minorHAnsi"/>
              </w:rPr>
              <w:t>Demonstrated release/delivery management on large-scale deployments for at least five (5) years.</w:t>
            </w:r>
          </w:p>
          <w:p w14:paraId="32D3A850" w14:textId="350AEE3C" w:rsidR="005822CC" w:rsidRPr="005C1B98" w:rsidRDefault="005822CC" w:rsidP="005A0FCB">
            <w:pPr>
              <w:pStyle w:val="ListParagraph"/>
              <w:numPr>
                <w:ilvl w:val="0"/>
                <w:numId w:val="50"/>
              </w:numPr>
              <w:autoSpaceDE w:val="0"/>
              <w:autoSpaceDN w:val="0"/>
              <w:adjustRightInd w:val="0"/>
              <w:spacing w:before="0" w:after="0"/>
            </w:pPr>
            <w:r w:rsidRPr="005C1B98">
              <w:t>Demonstrated successful delivery of multiple large-scale deployments.</w:t>
            </w:r>
          </w:p>
          <w:p w14:paraId="7CECE198" w14:textId="77777777" w:rsidR="005822CC" w:rsidRPr="005C1B98" w:rsidRDefault="005822CC">
            <w:pPr>
              <w:autoSpaceDE w:val="0"/>
              <w:autoSpaceDN w:val="0"/>
              <w:adjustRightInd w:val="0"/>
              <w:rPr>
                <w:rFonts w:cs="Arial"/>
                <w:u w:val="single"/>
              </w:rPr>
            </w:pPr>
            <w:r w:rsidRPr="005C1B98">
              <w:rPr>
                <w:rFonts w:cs="Arial"/>
                <w:u w:val="single"/>
              </w:rPr>
              <w:t>Minimum Education Level</w:t>
            </w:r>
          </w:p>
          <w:p w14:paraId="269790F0" w14:textId="77777777" w:rsidR="005822CC" w:rsidRPr="00ED0326" w:rsidRDefault="005822CC" w:rsidP="005A0FCB">
            <w:pPr>
              <w:pStyle w:val="ListParagraph"/>
              <w:numPr>
                <w:ilvl w:val="0"/>
                <w:numId w:val="50"/>
              </w:numPr>
              <w:autoSpaceDE w:val="0"/>
              <w:autoSpaceDN w:val="0"/>
              <w:adjustRightInd w:val="0"/>
              <w:spacing w:before="0" w:after="0"/>
              <w:rPr>
                <w:u w:val="single"/>
              </w:rPr>
            </w:pPr>
            <w:r w:rsidRPr="00ED0326">
              <w:t xml:space="preserve">Bachelors </w:t>
            </w:r>
          </w:p>
          <w:p w14:paraId="1F9FFF76" w14:textId="77777777" w:rsidR="005822CC" w:rsidRPr="005C1B98" w:rsidRDefault="005822CC">
            <w:pPr>
              <w:autoSpaceDE w:val="0"/>
              <w:autoSpaceDN w:val="0"/>
              <w:adjustRightInd w:val="0"/>
              <w:rPr>
                <w:rFonts w:cs="Arial"/>
                <w:u w:val="single"/>
              </w:rPr>
            </w:pPr>
            <w:r w:rsidRPr="005C1B98">
              <w:rPr>
                <w:rFonts w:cs="Arial"/>
                <w:u w:val="single"/>
              </w:rPr>
              <w:t>Degree In</w:t>
            </w:r>
          </w:p>
          <w:p w14:paraId="58181527" w14:textId="77777777" w:rsidR="005822CC" w:rsidRPr="00ED0326" w:rsidRDefault="005822CC" w:rsidP="005A0FCB">
            <w:pPr>
              <w:pStyle w:val="ListParagraph"/>
              <w:numPr>
                <w:ilvl w:val="0"/>
                <w:numId w:val="50"/>
              </w:numPr>
              <w:autoSpaceDE w:val="0"/>
              <w:autoSpaceDN w:val="0"/>
              <w:adjustRightInd w:val="0"/>
              <w:spacing w:before="0" w:after="0"/>
            </w:pPr>
            <w:r w:rsidRPr="00ED0326">
              <w:t>Business Administration, Business Management, Computer Science, Information Systems, Information Resource Management, Industrial Engineering, Operations Research, or related fields.</w:t>
            </w:r>
          </w:p>
          <w:p w14:paraId="2EF0575B" w14:textId="77777777" w:rsidR="005822CC" w:rsidRPr="005C1B98" w:rsidRDefault="005822CC">
            <w:pPr>
              <w:autoSpaceDE w:val="0"/>
              <w:autoSpaceDN w:val="0"/>
              <w:adjustRightInd w:val="0"/>
              <w:rPr>
                <w:rFonts w:cs="Arial"/>
                <w:u w:val="single"/>
              </w:rPr>
            </w:pPr>
            <w:r w:rsidRPr="005C1B98">
              <w:rPr>
                <w:rFonts w:cs="Arial"/>
                <w:u w:val="single"/>
              </w:rPr>
              <w:t>Minimum Experience</w:t>
            </w:r>
          </w:p>
          <w:p w14:paraId="5553FDE6" w14:textId="77777777" w:rsidR="005822CC" w:rsidRPr="005C1B98" w:rsidRDefault="005822CC" w:rsidP="005A0FCB">
            <w:pPr>
              <w:pStyle w:val="ListParagraph"/>
              <w:numPr>
                <w:ilvl w:val="0"/>
                <w:numId w:val="50"/>
              </w:numPr>
              <w:autoSpaceDE w:val="0"/>
              <w:autoSpaceDN w:val="0"/>
              <w:adjustRightInd w:val="0"/>
              <w:spacing w:before="0" w:after="0"/>
              <w:rPr>
                <w:u w:val="single"/>
              </w:rPr>
            </w:pPr>
            <w:r>
              <w:t>5</w:t>
            </w:r>
            <w:r w:rsidRPr="005C1B98">
              <w:t xml:space="preserve"> years</w:t>
            </w:r>
          </w:p>
          <w:p w14:paraId="1240311B" w14:textId="77777777" w:rsidR="005822CC" w:rsidRPr="005C1B98" w:rsidRDefault="005822CC">
            <w:pPr>
              <w:autoSpaceDE w:val="0"/>
              <w:autoSpaceDN w:val="0"/>
              <w:adjustRightInd w:val="0"/>
              <w:rPr>
                <w:rFonts w:cs="Arial"/>
                <w:u w:val="single"/>
              </w:rPr>
            </w:pPr>
            <w:r w:rsidRPr="005C1B98">
              <w:rPr>
                <w:rFonts w:cs="Arial"/>
                <w:u w:val="single"/>
              </w:rPr>
              <w:t xml:space="preserve">Substitutions </w:t>
            </w:r>
          </w:p>
          <w:p w14:paraId="43A89666" w14:textId="77777777" w:rsidR="005822CC" w:rsidRPr="005C1B98" w:rsidRDefault="005822CC" w:rsidP="005A0FCB">
            <w:pPr>
              <w:pStyle w:val="ListParagraph"/>
              <w:numPr>
                <w:ilvl w:val="0"/>
                <w:numId w:val="50"/>
              </w:numPr>
              <w:autoSpaceDE w:val="0"/>
              <w:autoSpaceDN w:val="0"/>
              <w:adjustRightInd w:val="0"/>
              <w:spacing w:before="0" w:after="0"/>
            </w:pPr>
            <w:r w:rsidRPr="005C1B98">
              <w:t xml:space="preserve">A minimum of </w:t>
            </w:r>
            <w:r>
              <w:t>7</w:t>
            </w:r>
            <w:r w:rsidRPr="005C1B98">
              <w:t xml:space="preserve"> years of relevant experience, defined in the expertise requirements above, may be substituted for education.</w:t>
            </w:r>
          </w:p>
        </w:tc>
      </w:tr>
      <w:tr w:rsidR="005822CC" w:rsidRPr="005C1B98" w14:paraId="08257D88" w14:textId="77777777">
        <w:tc>
          <w:tcPr>
            <w:tcW w:w="2768" w:type="dxa"/>
          </w:tcPr>
          <w:p w14:paraId="23556E6F" w14:textId="77777777" w:rsidR="005822CC" w:rsidRPr="005C1B98" w:rsidRDefault="005822CC">
            <w:pPr>
              <w:ind w:right="140"/>
              <w:rPr>
                <w:rFonts w:cs="Arial"/>
              </w:rPr>
            </w:pPr>
            <w:r w:rsidRPr="005C1B98">
              <w:rPr>
                <w:rFonts w:cs="Arial"/>
              </w:rPr>
              <w:t>Senior UX Designer</w:t>
            </w:r>
          </w:p>
        </w:tc>
        <w:tc>
          <w:tcPr>
            <w:tcW w:w="6582" w:type="dxa"/>
          </w:tcPr>
          <w:p w14:paraId="1F7A4C67" w14:textId="77777777" w:rsidR="005822CC" w:rsidRPr="005C1B98" w:rsidRDefault="005822CC">
            <w:pPr>
              <w:autoSpaceDE w:val="0"/>
              <w:autoSpaceDN w:val="0"/>
              <w:adjustRightInd w:val="0"/>
              <w:rPr>
                <w:rFonts w:eastAsiaTheme="minorHAnsi" w:cs="Arial"/>
                <w:u w:val="single"/>
              </w:rPr>
            </w:pPr>
            <w:r w:rsidRPr="005C1B98">
              <w:rPr>
                <w:rFonts w:eastAsiaTheme="minorHAnsi" w:cs="Arial"/>
                <w:u w:val="single"/>
              </w:rPr>
              <w:t>Expertise</w:t>
            </w:r>
          </w:p>
          <w:p w14:paraId="31D1C81C" w14:textId="77777777" w:rsidR="005822CC" w:rsidRPr="005C1B98" w:rsidRDefault="005822CC" w:rsidP="005A0FCB">
            <w:pPr>
              <w:pStyle w:val="ListParagraph"/>
              <w:numPr>
                <w:ilvl w:val="0"/>
                <w:numId w:val="50"/>
              </w:numPr>
              <w:autoSpaceDE w:val="0"/>
              <w:autoSpaceDN w:val="0"/>
              <w:spacing w:before="0" w:after="0"/>
            </w:pPr>
            <w:r w:rsidRPr="005C1B98">
              <w:t>Expertise with user focused designs and workflows based off complex data models leveraging HCD market analysis, customer feedback and requirements, and user research analytics. </w:t>
            </w:r>
          </w:p>
          <w:p w14:paraId="57F6B8F4" w14:textId="77777777" w:rsidR="005822CC" w:rsidRPr="005C1B98" w:rsidRDefault="005822CC" w:rsidP="005A0FCB">
            <w:pPr>
              <w:pStyle w:val="ListParagraph"/>
              <w:numPr>
                <w:ilvl w:val="0"/>
                <w:numId w:val="50"/>
              </w:numPr>
              <w:shd w:val="clear" w:color="auto" w:fill="FFFFFF" w:themeFill="background1"/>
              <w:autoSpaceDE w:val="0"/>
              <w:autoSpaceDN w:val="0"/>
              <w:spacing w:before="40" w:after="40"/>
            </w:pPr>
            <w:r w:rsidRPr="005C1B98">
              <w:t>Expertise in designing mock-ups and click-through prototypes, identifying streamlined User Interface (UI) opportunities incorporating emerging technology trends.  </w:t>
            </w:r>
          </w:p>
          <w:p w14:paraId="2F22603A" w14:textId="77777777" w:rsidR="005822CC" w:rsidRPr="005C1B98" w:rsidRDefault="005822CC" w:rsidP="005A0FCB">
            <w:pPr>
              <w:pStyle w:val="ListParagraph"/>
              <w:numPr>
                <w:ilvl w:val="0"/>
                <w:numId w:val="50"/>
              </w:numPr>
              <w:shd w:val="clear" w:color="auto" w:fill="FFFFFF"/>
              <w:autoSpaceDE w:val="0"/>
              <w:autoSpaceDN w:val="0"/>
              <w:spacing w:before="40" w:after="40"/>
            </w:pPr>
            <w:r w:rsidRPr="005C1B98">
              <w:t>Expertise in developing high-level requirements, conceptual diagrams, and visual interface designs. </w:t>
            </w:r>
          </w:p>
          <w:p w14:paraId="54D26703" w14:textId="77777777" w:rsidR="005822CC" w:rsidRPr="005C1B98" w:rsidRDefault="005822CC" w:rsidP="005A0FCB">
            <w:pPr>
              <w:pStyle w:val="ListParagraph"/>
              <w:numPr>
                <w:ilvl w:val="0"/>
                <w:numId w:val="50"/>
              </w:numPr>
              <w:autoSpaceDE w:val="0"/>
              <w:autoSpaceDN w:val="0"/>
              <w:adjustRightInd w:val="0"/>
              <w:spacing w:before="0" w:after="0"/>
            </w:pPr>
            <w:r w:rsidRPr="005C1B98">
              <w:t xml:space="preserve">Expertise in creating key design deliverables specific to each product, such as scenarios and use-cases. </w:t>
            </w:r>
          </w:p>
          <w:p w14:paraId="32820080" w14:textId="7414939F" w:rsidR="005822CC" w:rsidRPr="005C1B98" w:rsidRDefault="005822CC" w:rsidP="005A0FCB">
            <w:pPr>
              <w:pStyle w:val="ListParagraph"/>
              <w:numPr>
                <w:ilvl w:val="0"/>
                <w:numId w:val="50"/>
              </w:numPr>
              <w:autoSpaceDE w:val="0"/>
              <w:autoSpaceDN w:val="0"/>
              <w:spacing w:before="0" w:after="0"/>
            </w:pPr>
            <w:r w:rsidRPr="005C1B98">
              <w:t>Expertise with UI strategy and iterations with a focus on HCD for at least five (</w:t>
            </w:r>
            <w:r>
              <w:t>7</w:t>
            </w:r>
            <w:r w:rsidRPr="005C1B98">
              <w:t>) years.</w:t>
            </w:r>
          </w:p>
          <w:p w14:paraId="405A0F9B" w14:textId="77777777" w:rsidR="005822CC" w:rsidRPr="005C1B98" w:rsidRDefault="005822CC">
            <w:pPr>
              <w:autoSpaceDE w:val="0"/>
              <w:autoSpaceDN w:val="0"/>
              <w:adjustRightInd w:val="0"/>
              <w:rPr>
                <w:rFonts w:cs="Arial"/>
                <w:u w:val="single"/>
              </w:rPr>
            </w:pPr>
            <w:r w:rsidRPr="005C1B98">
              <w:rPr>
                <w:rFonts w:cs="Arial"/>
                <w:u w:val="single"/>
              </w:rPr>
              <w:t>Minimum Education Level</w:t>
            </w:r>
          </w:p>
          <w:p w14:paraId="5A1596BB" w14:textId="77777777" w:rsidR="005822CC" w:rsidRPr="00ED0326" w:rsidRDefault="005822CC" w:rsidP="005A0FCB">
            <w:pPr>
              <w:pStyle w:val="ListParagraph"/>
              <w:numPr>
                <w:ilvl w:val="0"/>
                <w:numId w:val="50"/>
              </w:numPr>
              <w:autoSpaceDE w:val="0"/>
              <w:autoSpaceDN w:val="0"/>
              <w:adjustRightInd w:val="0"/>
              <w:spacing w:before="0" w:after="0"/>
              <w:rPr>
                <w:u w:val="single"/>
              </w:rPr>
            </w:pPr>
            <w:r w:rsidRPr="00ED0326">
              <w:t xml:space="preserve">Bachelors </w:t>
            </w:r>
          </w:p>
          <w:p w14:paraId="09447395" w14:textId="77777777" w:rsidR="005822CC" w:rsidRPr="005C1B98" w:rsidRDefault="005822CC">
            <w:pPr>
              <w:autoSpaceDE w:val="0"/>
              <w:autoSpaceDN w:val="0"/>
              <w:adjustRightInd w:val="0"/>
              <w:rPr>
                <w:rFonts w:cs="Arial"/>
                <w:u w:val="single"/>
              </w:rPr>
            </w:pPr>
            <w:r w:rsidRPr="005C1B98">
              <w:rPr>
                <w:rFonts w:cs="Arial"/>
                <w:u w:val="single"/>
              </w:rPr>
              <w:t>Degree In</w:t>
            </w:r>
          </w:p>
          <w:p w14:paraId="2212C0F8" w14:textId="77777777" w:rsidR="005822CC" w:rsidRPr="00ED0326" w:rsidRDefault="005822CC" w:rsidP="005A0FCB">
            <w:pPr>
              <w:pStyle w:val="ListParagraph"/>
              <w:numPr>
                <w:ilvl w:val="0"/>
                <w:numId w:val="50"/>
              </w:numPr>
              <w:autoSpaceDE w:val="0"/>
              <w:autoSpaceDN w:val="0"/>
              <w:adjustRightInd w:val="0"/>
              <w:spacing w:before="0" w:after="0"/>
            </w:pPr>
            <w:r w:rsidRPr="00ED0326">
              <w:t>Business Administration, Business Management, Computer Science, Information Systems, Information Resource Management, Industrial Engineering, Operations Research, or related fields.</w:t>
            </w:r>
          </w:p>
          <w:p w14:paraId="4481B985" w14:textId="77777777" w:rsidR="005822CC" w:rsidRPr="005C1B98" w:rsidRDefault="005822CC">
            <w:pPr>
              <w:autoSpaceDE w:val="0"/>
              <w:autoSpaceDN w:val="0"/>
              <w:adjustRightInd w:val="0"/>
              <w:rPr>
                <w:rFonts w:cs="Arial"/>
                <w:u w:val="single"/>
              </w:rPr>
            </w:pPr>
            <w:r w:rsidRPr="005C1B98">
              <w:rPr>
                <w:rFonts w:cs="Arial"/>
                <w:u w:val="single"/>
              </w:rPr>
              <w:t>Minimum Experience</w:t>
            </w:r>
          </w:p>
          <w:p w14:paraId="3FB6EB79" w14:textId="77777777" w:rsidR="005822CC" w:rsidRPr="00ED0326" w:rsidRDefault="005822CC" w:rsidP="005A0FCB">
            <w:pPr>
              <w:pStyle w:val="ListParagraph"/>
              <w:numPr>
                <w:ilvl w:val="0"/>
                <w:numId w:val="50"/>
              </w:numPr>
              <w:autoSpaceDE w:val="0"/>
              <w:autoSpaceDN w:val="0"/>
              <w:adjustRightInd w:val="0"/>
              <w:spacing w:before="0" w:after="0"/>
              <w:rPr>
                <w:u w:val="single"/>
              </w:rPr>
            </w:pPr>
            <w:r>
              <w:t>7</w:t>
            </w:r>
            <w:r w:rsidRPr="00ED0326">
              <w:t xml:space="preserve"> years</w:t>
            </w:r>
          </w:p>
          <w:p w14:paraId="677457B9" w14:textId="77777777" w:rsidR="005822CC" w:rsidRPr="005C1B98" w:rsidRDefault="005822CC">
            <w:pPr>
              <w:autoSpaceDE w:val="0"/>
              <w:autoSpaceDN w:val="0"/>
              <w:adjustRightInd w:val="0"/>
              <w:rPr>
                <w:rFonts w:cs="Arial"/>
                <w:u w:val="single"/>
              </w:rPr>
            </w:pPr>
            <w:r w:rsidRPr="005C1B98">
              <w:rPr>
                <w:rFonts w:cs="Arial"/>
                <w:u w:val="single"/>
              </w:rPr>
              <w:t xml:space="preserve">Substitutions </w:t>
            </w:r>
          </w:p>
          <w:p w14:paraId="75563B15" w14:textId="77777777" w:rsidR="005822CC" w:rsidRPr="005C1B98" w:rsidRDefault="005822CC" w:rsidP="005A0FCB">
            <w:pPr>
              <w:pStyle w:val="ListParagraph"/>
              <w:numPr>
                <w:ilvl w:val="0"/>
                <w:numId w:val="50"/>
              </w:numPr>
              <w:autoSpaceDE w:val="0"/>
              <w:autoSpaceDN w:val="0"/>
              <w:adjustRightInd w:val="0"/>
              <w:spacing w:before="0" w:after="0"/>
            </w:pPr>
            <w:r w:rsidRPr="005C1B98">
              <w:t xml:space="preserve">Certifications in relevant User Experience (UX) Software plus a minimum of </w:t>
            </w:r>
            <w:r>
              <w:t>7</w:t>
            </w:r>
            <w:r w:rsidRPr="005C1B98">
              <w:t xml:space="preserve"> years of relevant experience; or a </w:t>
            </w:r>
            <w:r w:rsidRPr="005C1B98">
              <w:lastRenderedPageBreak/>
              <w:t xml:space="preserve">minimum of </w:t>
            </w:r>
            <w:r>
              <w:t>10</w:t>
            </w:r>
            <w:r w:rsidRPr="005C1B98">
              <w:t xml:space="preserve"> years of relevant experience, defined in the expertise requirements above, may be substituted for education.</w:t>
            </w:r>
          </w:p>
        </w:tc>
      </w:tr>
      <w:tr w:rsidR="005822CC" w:rsidRPr="005C1B98" w14:paraId="20469057" w14:textId="77777777">
        <w:tc>
          <w:tcPr>
            <w:tcW w:w="2768" w:type="dxa"/>
          </w:tcPr>
          <w:p w14:paraId="214D8946" w14:textId="77777777" w:rsidR="005822CC" w:rsidRPr="005C1B98" w:rsidRDefault="005822CC">
            <w:pPr>
              <w:rPr>
                <w:rFonts w:cs="Arial"/>
              </w:rPr>
            </w:pPr>
            <w:r w:rsidRPr="005C1B98">
              <w:rPr>
                <w:rFonts w:cs="Arial"/>
              </w:rPr>
              <w:lastRenderedPageBreak/>
              <w:t>User Experience Specialist VI</w:t>
            </w:r>
          </w:p>
        </w:tc>
        <w:tc>
          <w:tcPr>
            <w:tcW w:w="6582" w:type="dxa"/>
          </w:tcPr>
          <w:p w14:paraId="3698051E" w14:textId="77777777" w:rsidR="005822CC" w:rsidRPr="005C1B98" w:rsidRDefault="005822CC">
            <w:pPr>
              <w:autoSpaceDE w:val="0"/>
              <w:autoSpaceDN w:val="0"/>
              <w:adjustRightInd w:val="0"/>
              <w:rPr>
                <w:rFonts w:eastAsiaTheme="minorHAnsi" w:cs="Arial"/>
                <w:u w:val="single"/>
              </w:rPr>
            </w:pPr>
            <w:r w:rsidRPr="005C1B98">
              <w:rPr>
                <w:rFonts w:eastAsiaTheme="minorHAnsi" w:cs="Arial"/>
                <w:u w:val="single"/>
              </w:rPr>
              <w:t>Expertise</w:t>
            </w:r>
          </w:p>
          <w:p w14:paraId="01091CB4" w14:textId="77777777" w:rsidR="005822CC" w:rsidRPr="005C1B98" w:rsidRDefault="005822CC" w:rsidP="005A0FCB">
            <w:pPr>
              <w:pStyle w:val="ListParagraph"/>
              <w:numPr>
                <w:ilvl w:val="0"/>
                <w:numId w:val="47"/>
              </w:numPr>
              <w:autoSpaceDE w:val="0"/>
              <w:autoSpaceDN w:val="0"/>
              <w:adjustRightInd w:val="0"/>
              <w:spacing w:before="0" w:after="0"/>
              <w:ind w:left="451"/>
              <w:rPr>
                <w:rFonts w:eastAsiaTheme="minorHAnsi"/>
              </w:rPr>
            </w:pPr>
            <w:r w:rsidRPr="005C1B98">
              <w:rPr>
                <w:rFonts w:eastAsiaTheme="minorHAnsi"/>
              </w:rPr>
              <w:t>Expertise with usability engineering strategy and at least five (5) years of relevant UX software experience including relevant certifications.</w:t>
            </w:r>
          </w:p>
          <w:p w14:paraId="559EDFD5" w14:textId="77777777" w:rsidR="005822CC" w:rsidRPr="005C1B98" w:rsidRDefault="005822CC" w:rsidP="005A0FCB">
            <w:pPr>
              <w:pStyle w:val="ListParagraph"/>
              <w:numPr>
                <w:ilvl w:val="0"/>
                <w:numId w:val="47"/>
              </w:numPr>
              <w:autoSpaceDE w:val="0"/>
              <w:autoSpaceDN w:val="0"/>
              <w:adjustRightInd w:val="0"/>
              <w:spacing w:before="0" w:after="0"/>
              <w:ind w:left="451"/>
              <w:rPr>
                <w:rFonts w:eastAsiaTheme="minorHAnsi"/>
              </w:rPr>
            </w:pPr>
            <w:r w:rsidRPr="005C1B98">
              <w:rPr>
                <w:rFonts w:eastAsiaTheme="minorHAnsi"/>
              </w:rPr>
              <w:t>Expertise in establishing and maintaining the vision of the overall user experience across all creative disciplines leveraging human-centered design, information architecture, usability, and other applicable best practices.</w:t>
            </w:r>
          </w:p>
          <w:p w14:paraId="4AFDE24B" w14:textId="77777777" w:rsidR="005822CC" w:rsidRPr="005C1B98" w:rsidRDefault="005822CC" w:rsidP="005A0FCB">
            <w:pPr>
              <w:pStyle w:val="ListParagraph"/>
              <w:numPr>
                <w:ilvl w:val="0"/>
                <w:numId w:val="47"/>
              </w:numPr>
              <w:autoSpaceDE w:val="0"/>
              <w:autoSpaceDN w:val="0"/>
              <w:adjustRightInd w:val="0"/>
              <w:spacing w:before="0" w:after="0"/>
              <w:ind w:left="451"/>
              <w:rPr>
                <w:rFonts w:eastAsiaTheme="minorHAnsi"/>
              </w:rPr>
            </w:pPr>
            <w:r w:rsidRPr="005C1B98">
              <w:rPr>
                <w:rFonts w:eastAsiaTheme="minorHAnsi"/>
              </w:rPr>
              <w:t>Expertise in aligning deliverables with overall user experience strategies optimizing overall customer and end-user experience across all engagement and interactions.</w:t>
            </w:r>
          </w:p>
          <w:p w14:paraId="08DF3C7A" w14:textId="77777777" w:rsidR="005822CC" w:rsidRPr="005C1B98" w:rsidRDefault="005822CC" w:rsidP="005A0FCB">
            <w:pPr>
              <w:pStyle w:val="ListParagraph"/>
              <w:numPr>
                <w:ilvl w:val="0"/>
                <w:numId w:val="47"/>
              </w:numPr>
              <w:autoSpaceDE w:val="0"/>
              <w:autoSpaceDN w:val="0"/>
              <w:adjustRightInd w:val="0"/>
              <w:spacing w:before="0" w:after="0"/>
              <w:ind w:left="451"/>
              <w:rPr>
                <w:rFonts w:eastAsiaTheme="minorHAnsi"/>
              </w:rPr>
            </w:pPr>
            <w:r w:rsidRPr="005C1B98">
              <w:rPr>
                <w:rFonts w:eastAsiaTheme="minorHAnsi"/>
              </w:rPr>
              <w:t>Expertise across standard UX Software.</w:t>
            </w:r>
          </w:p>
          <w:p w14:paraId="771FD701" w14:textId="77777777" w:rsidR="005822CC" w:rsidRPr="005C1B98" w:rsidRDefault="005822CC">
            <w:pPr>
              <w:autoSpaceDE w:val="0"/>
              <w:autoSpaceDN w:val="0"/>
              <w:adjustRightInd w:val="0"/>
              <w:rPr>
                <w:rFonts w:cs="Arial"/>
                <w:u w:val="single"/>
              </w:rPr>
            </w:pPr>
            <w:r w:rsidRPr="005C1B98">
              <w:rPr>
                <w:rFonts w:cs="Arial"/>
                <w:u w:val="single"/>
              </w:rPr>
              <w:t>Minimum Education Level</w:t>
            </w:r>
          </w:p>
          <w:p w14:paraId="1B883488" w14:textId="77777777" w:rsidR="005822CC" w:rsidRPr="00ED0326" w:rsidRDefault="005822CC" w:rsidP="005A0FCB">
            <w:pPr>
              <w:pStyle w:val="ListParagraph"/>
              <w:numPr>
                <w:ilvl w:val="0"/>
                <w:numId w:val="50"/>
              </w:numPr>
              <w:autoSpaceDE w:val="0"/>
              <w:autoSpaceDN w:val="0"/>
              <w:adjustRightInd w:val="0"/>
              <w:spacing w:before="0" w:after="0"/>
              <w:rPr>
                <w:u w:val="single"/>
              </w:rPr>
            </w:pPr>
            <w:r w:rsidRPr="00ED0326">
              <w:t xml:space="preserve">Bachelors </w:t>
            </w:r>
          </w:p>
          <w:p w14:paraId="5353FFED" w14:textId="77777777" w:rsidR="005822CC" w:rsidRPr="005C1B98" w:rsidRDefault="005822CC">
            <w:pPr>
              <w:autoSpaceDE w:val="0"/>
              <w:autoSpaceDN w:val="0"/>
              <w:adjustRightInd w:val="0"/>
              <w:rPr>
                <w:rFonts w:cs="Arial"/>
                <w:u w:val="single"/>
              </w:rPr>
            </w:pPr>
            <w:r w:rsidRPr="005C1B98">
              <w:rPr>
                <w:rFonts w:cs="Arial"/>
                <w:u w:val="single"/>
              </w:rPr>
              <w:t>Degree In</w:t>
            </w:r>
          </w:p>
          <w:p w14:paraId="588DFB9E" w14:textId="77777777" w:rsidR="005822CC" w:rsidRPr="00ED0326" w:rsidRDefault="005822CC" w:rsidP="005A0FCB">
            <w:pPr>
              <w:pStyle w:val="ListParagraph"/>
              <w:numPr>
                <w:ilvl w:val="0"/>
                <w:numId w:val="50"/>
              </w:numPr>
              <w:autoSpaceDE w:val="0"/>
              <w:autoSpaceDN w:val="0"/>
              <w:adjustRightInd w:val="0"/>
              <w:spacing w:before="0" w:after="0"/>
            </w:pPr>
            <w:r w:rsidRPr="00ED0326">
              <w:t>Business Administration, Business Management, Computer Science, Information Systems, Information Resource Management, Industrial Engineering, Operations Research, or related fields.</w:t>
            </w:r>
          </w:p>
          <w:p w14:paraId="59FAB20A" w14:textId="77777777" w:rsidR="005822CC" w:rsidRPr="005C1B98" w:rsidRDefault="005822CC">
            <w:pPr>
              <w:autoSpaceDE w:val="0"/>
              <w:autoSpaceDN w:val="0"/>
              <w:adjustRightInd w:val="0"/>
              <w:rPr>
                <w:rFonts w:cs="Arial"/>
                <w:u w:val="single"/>
              </w:rPr>
            </w:pPr>
            <w:r w:rsidRPr="005C1B98">
              <w:rPr>
                <w:rFonts w:cs="Arial"/>
                <w:u w:val="single"/>
              </w:rPr>
              <w:t>Minimum Experience</w:t>
            </w:r>
          </w:p>
          <w:p w14:paraId="018D1B14" w14:textId="77777777" w:rsidR="005822CC" w:rsidRPr="00ED0326" w:rsidRDefault="005822CC" w:rsidP="005A0FCB">
            <w:pPr>
              <w:pStyle w:val="ListParagraph"/>
              <w:numPr>
                <w:ilvl w:val="0"/>
                <w:numId w:val="50"/>
              </w:numPr>
              <w:autoSpaceDE w:val="0"/>
              <w:autoSpaceDN w:val="0"/>
              <w:adjustRightInd w:val="0"/>
              <w:spacing w:before="0" w:after="0"/>
              <w:rPr>
                <w:u w:val="single"/>
              </w:rPr>
            </w:pPr>
            <w:r w:rsidRPr="00ED0326">
              <w:t>5 years</w:t>
            </w:r>
          </w:p>
          <w:p w14:paraId="1D5481E5" w14:textId="77777777" w:rsidR="005822CC" w:rsidRPr="005C1B98" w:rsidRDefault="005822CC">
            <w:pPr>
              <w:autoSpaceDE w:val="0"/>
              <w:autoSpaceDN w:val="0"/>
              <w:adjustRightInd w:val="0"/>
              <w:rPr>
                <w:rFonts w:cs="Arial"/>
                <w:u w:val="single"/>
              </w:rPr>
            </w:pPr>
            <w:r w:rsidRPr="005C1B98">
              <w:rPr>
                <w:rFonts w:cs="Arial"/>
                <w:u w:val="single"/>
              </w:rPr>
              <w:t xml:space="preserve">Substitutions </w:t>
            </w:r>
          </w:p>
          <w:p w14:paraId="4E07E770" w14:textId="77777777" w:rsidR="005822CC" w:rsidRPr="005C1B98" w:rsidRDefault="005822CC" w:rsidP="005A0FCB">
            <w:pPr>
              <w:pStyle w:val="ListParagraph"/>
              <w:numPr>
                <w:ilvl w:val="0"/>
                <w:numId w:val="50"/>
              </w:numPr>
              <w:autoSpaceDE w:val="0"/>
              <w:autoSpaceDN w:val="0"/>
              <w:adjustRightInd w:val="0"/>
              <w:spacing w:before="0" w:after="0"/>
              <w:rPr>
                <w:rFonts w:eastAsiaTheme="minorHAnsi"/>
              </w:rPr>
            </w:pPr>
            <w:r w:rsidRPr="005C1B98">
              <w:t>Certifications in relevant UX software plus a minimum of 5 years of relevant experience or a minimum of 7 years of relevant experience, defined in the expertise requirements above, may be substituted for education</w:t>
            </w:r>
          </w:p>
        </w:tc>
      </w:tr>
      <w:tr w:rsidR="005822CC" w:rsidRPr="005C1B98" w14:paraId="4E4BE63E" w14:textId="77777777">
        <w:tc>
          <w:tcPr>
            <w:tcW w:w="2768" w:type="dxa"/>
          </w:tcPr>
          <w:p w14:paraId="4E1C10E7" w14:textId="77777777" w:rsidR="005822CC" w:rsidRPr="005C1B98" w:rsidRDefault="005822CC">
            <w:pPr>
              <w:rPr>
                <w:rFonts w:cs="Arial"/>
              </w:rPr>
            </w:pPr>
            <w:r w:rsidRPr="005C1B98">
              <w:rPr>
                <w:rFonts w:cs="Arial"/>
              </w:rPr>
              <w:t>Senior Enterprise Application Product Expert</w:t>
            </w:r>
          </w:p>
        </w:tc>
        <w:tc>
          <w:tcPr>
            <w:tcW w:w="6582" w:type="dxa"/>
          </w:tcPr>
          <w:p w14:paraId="25C149B5" w14:textId="77777777" w:rsidR="005822CC" w:rsidRPr="005C1B98" w:rsidRDefault="005822CC">
            <w:pPr>
              <w:autoSpaceDE w:val="0"/>
              <w:autoSpaceDN w:val="0"/>
              <w:adjustRightInd w:val="0"/>
              <w:rPr>
                <w:rFonts w:eastAsiaTheme="minorHAnsi" w:cs="Arial"/>
                <w:u w:val="single"/>
              </w:rPr>
            </w:pPr>
            <w:r w:rsidRPr="005C1B98">
              <w:rPr>
                <w:rFonts w:eastAsiaTheme="minorHAnsi" w:cs="Arial"/>
                <w:u w:val="single"/>
              </w:rPr>
              <w:t>Expertise</w:t>
            </w:r>
          </w:p>
          <w:p w14:paraId="03356BCA" w14:textId="77777777" w:rsidR="005822CC" w:rsidRPr="005C1B98" w:rsidRDefault="005822CC" w:rsidP="005A0FCB">
            <w:pPr>
              <w:pStyle w:val="ListParagraph"/>
              <w:numPr>
                <w:ilvl w:val="0"/>
                <w:numId w:val="48"/>
              </w:numPr>
              <w:autoSpaceDE w:val="0"/>
              <w:autoSpaceDN w:val="0"/>
              <w:adjustRightInd w:val="0"/>
              <w:spacing w:before="0" w:after="0"/>
            </w:pPr>
            <w:r w:rsidRPr="005C1B98">
              <w:t xml:space="preserve">Assess, select, manage, and implement enterprise application components, and to ensure that the technical solution solves the business problem as an organic part of the organization’s operational and functional baseline. </w:t>
            </w:r>
          </w:p>
          <w:p w14:paraId="3374DF5A" w14:textId="77777777" w:rsidR="005822CC" w:rsidRPr="005C1B98" w:rsidRDefault="005822CC" w:rsidP="005A0FCB">
            <w:pPr>
              <w:pStyle w:val="ListParagraph"/>
              <w:numPr>
                <w:ilvl w:val="0"/>
                <w:numId w:val="48"/>
              </w:numPr>
              <w:autoSpaceDE w:val="0"/>
              <w:autoSpaceDN w:val="0"/>
              <w:adjustRightInd w:val="0"/>
              <w:spacing w:before="0" w:after="0"/>
            </w:pPr>
            <w:r w:rsidRPr="005C1B98">
              <w:t xml:space="preserve">Focus on specific product or technology family on multiple platforms, which is supplemented with a clear understanding of the business requirements and related applications issues. </w:t>
            </w:r>
          </w:p>
          <w:p w14:paraId="25A957AA" w14:textId="77777777" w:rsidR="005822CC" w:rsidRPr="005C1B98" w:rsidRDefault="005822CC" w:rsidP="005A0FCB">
            <w:pPr>
              <w:pStyle w:val="ListParagraph"/>
              <w:numPr>
                <w:ilvl w:val="0"/>
                <w:numId w:val="48"/>
              </w:numPr>
              <w:autoSpaceDE w:val="0"/>
              <w:autoSpaceDN w:val="0"/>
              <w:adjustRightInd w:val="0"/>
              <w:spacing w:before="0" w:after="0"/>
            </w:pPr>
            <w:r w:rsidRPr="005C1B98">
              <w:t xml:space="preserve">Supports technical strategies that will improve productivity across functional areas within the organization. </w:t>
            </w:r>
          </w:p>
          <w:p w14:paraId="6C94E8AD" w14:textId="77777777" w:rsidR="005822CC" w:rsidRPr="005C1B98" w:rsidRDefault="005822CC" w:rsidP="005A0FCB">
            <w:pPr>
              <w:pStyle w:val="ListParagraph"/>
              <w:numPr>
                <w:ilvl w:val="0"/>
                <w:numId w:val="48"/>
              </w:numPr>
              <w:autoSpaceDE w:val="0"/>
              <w:autoSpaceDN w:val="0"/>
              <w:adjustRightInd w:val="0"/>
              <w:spacing w:before="0" w:after="0"/>
            </w:pPr>
            <w:r w:rsidRPr="005C1B98">
              <w:t xml:space="preserve">Educates others regarding product-specific best practices. </w:t>
            </w:r>
          </w:p>
          <w:p w14:paraId="27AF1F79" w14:textId="77777777" w:rsidR="005822CC" w:rsidRPr="005C1B98" w:rsidRDefault="005822CC" w:rsidP="005A0FCB">
            <w:pPr>
              <w:pStyle w:val="ListParagraph"/>
              <w:numPr>
                <w:ilvl w:val="0"/>
                <w:numId w:val="48"/>
              </w:numPr>
              <w:autoSpaceDE w:val="0"/>
              <w:autoSpaceDN w:val="0"/>
              <w:adjustRightInd w:val="0"/>
              <w:spacing w:before="0" w:after="0"/>
            </w:pPr>
            <w:r w:rsidRPr="005C1B98">
              <w:lastRenderedPageBreak/>
              <w:t xml:space="preserve">Leads enterprise applications integration efforts and oversee the validation of associated work products. </w:t>
            </w:r>
          </w:p>
          <w:p w14:paraId="04572AB8" w14:textId="77777777" w:rsidR="005822CC" w:rsidRPr="005C1B98" w:rsidRDefault="005822CC" w:rsidP="005A0FCB">
            <w:pPr>
              <w:pStyle w:val="ListParagraph"/>
              <w:numPr>
                <w:ilvl w:val="0"/>
                <w:numId w:val="48"/>
              </w:numPr>
              <w:autoSpaceDE w:val="0"/>
              <w:autoSpaceDN w:val="0"/>
              <w:adjustRightInd w:val="0"/>
              <w:spacing w:before="0" w:after="0"/>
              <w:rPr>
                <w:rFonts w:eastAsiaTheme="minorHAnsi"/>
              </w:rPr>
            </w:pPr>
            <w:r w:rsidRPr="005C1B98">
              <w:t>Provides work direction and guidance to other personnel; ensures accuracy of the work of other personnel, operates under deadlines, able to work on multiple tasks.</w:t>
            </w:r>
          </w:p>
          <w:p w14:paraId="1F0E8C71" w14:textId="77777777" w:rsidR="005822CC" w:rsidRPr="005C1B98" w:rsidRDefault="005822CC">
            <w:pPr>
              <w:autoSpaceDE w:val="0"/>
              <w:autoSpaceDN w:val="0"/>
              <w:adjustRightInd w:val="0"/>
              <w:rPr>
                <w:rFonts w:cs="Arial"/>
                <w:u w:val="single"/>
              </w:rPr>
            </w:pPr>
            <w:r w:rsidRPr="005C1B98">
              <w:rPr>
                <w:rFonts w:cs="Arial"/>
                <w:u w:val="single"/>
              </w:rPr>
              <w:t>Minimum Education Level</w:t>
            </w:r>
          </w:p>
          <w:p w14:paraId="0C2E9C5A" w14:textId="77777777" w:rsidR="005822CC" w:rsidRPr="00462941" w:rsidRDefault="005822CC" w:rsidP="005A0FCB">
            <w:pPr>
              <w:pStyle w:val="ListParagraph"/>
              <w:numPr>
                <w:ilvl w:val="0"/>
                <w:numId w:val="50"/>
              </w:numPr>
              <w:autoSpaceDE w:val="0"/>
              <w:autoSpaceDN w:val="0"/>
              <w:adjustRightInd w:val="0"/>
              <w:spacing w:before="0" w:after="0"/>
              <w:rPr>
                <w:u w:val="single"/>
              </w:rPr>
            </w:pPr>
            <w:r w:rsidRPr="00ED0326">
              <w:t>Master’s</w:t>
            </w:r>
          </w:p>
          <w:p w14:paraId="0B064BD8" w14:textId="77777777" w:rsidR="00462941" w:rsidRPr="00ED0326" w:rsidRDefault="00462941" w:rsidP="00462941">
            <w:pPr>
              <w:pStyle w:val="ListParagraph"/>
              <w:numPr>
                <w:ilvl w:val="0"/>
                <w:numId w:val="0"/>
              </w:numPr>
              <w:autoSpaceDE w:val="0"/>
              <w:autoSpaceDN w:val="0"/>
              <w:adjustRightInd w:val="0"/>
              <w:spacing w:before="0" w:after="0"/>
              <w:ind w:left="360"/>
              <w:rPr>
                <w:u w:val="single"/>
              </w:rPr>
            </w:pPr>
          </w:p>
          <w:p w14:paraId="7330DF3E" w14:textId="77777777" w:rsidR="005822CC" w:rsidRPr="00EE2975" w:rsidRDefault="005822CC">
            <w:pPr>
              <w:autoSpaceDE w:val="0"/>
              <w:autoSpaceDN w:val="0"/>
              <w:adjustRightInd w:val="0"/>
              <w:rPr>
                <w:rFonts w:cs="Arial"/>
                <w:u w:val="single"/>
              </w:rPr>
            </w:pPr>
            <w:r w:rsidRPr="00EE2975">
              <w:rPr>
                <w:rFonts w:cs="Arial"/>
                <w:u w:val="single"/>
              </w:rPr>
              <w:t>Degree In</w:t>
            </w:r>
          </w:p>
          <w:p w14:paraId="34F1305B" w14:textId="77777777" w:rsidR="005822CC" w:rsidRPr="005C1B98" w:rsidRDefault="005822CC" w:rsidP="005A0FCB">
            <w:pPr>
              <w:pStyle w:val="ListParagraph"/>
              <w:numPr>
                <w:ilvl w:val="0"/>
                <w:numId w:val="50"/>
              </w:numPr>
              <w:autoSpaceDE w:val="0"/>
              <w:autoSpaceDN w:val="0"/>
              <w:adjustRightInd w:val="0"/>
              <w:spacing w:before="0" w:after="0"/>
            </w:pPr>
            <w:r w:rsidRPr="005C1B98">
              <w:t>Business Administration, Business Management, Computer Science, Information Systems, Operations Research, or related fields.</w:t>
            </w:r>
          </w:p>
          <w:p w14:paraId="23D8DD04" w14:textId="77777777" w:rsidR="005822CC" w:rsidRPr="005C1B98" w:rsidRDefault="005822CC">
            <w:pPr>
              <w:autoSpaceDE w:val="0"/>
              <w:autoSpaceDN w:val="0"/>
              <w:adjustRightInd w:val="0"/>
              <w:rPr>
                <w:rFonts w:cs="Arial"/>
                <w:u w:val="single"/>
              </w:rPr>
            </w:pPr>
            <w:r w:rsidRPr="005C1B98">
              <w:rPr>
                <w:rFonts w:cs="Arial"/>
                <w:u w:val="single"/>
              </w:rPr>
              <w:t>Minimum Experience</w:t>
            </w:r>
          </w:p>
          <w:p w14:paraId="51A3A0A5" w14:textId="77777777" w:rsidR="005822CC" w:rsidRPr="005C1B98" w:rsidRDefault="005822CC" w:rsidP="005A0FCB">
            <w:pPr>
              <w:pStyle w:val="ListParagraph"/>
              <w:numPr>
                <w:ilvl w:val="0"/>
                <w:numId w:val="50"/>
              </w:numPr>
              <w:autoSpaceDE w:val="0"/>
              <w:autoSpaceDN w:val="0"/>
              <w:adjustRightInd w:val="0"/>
              <w:spacing w:before="0" w:after="0"/>
              <w:rPr>
                <w:u w:val="single"/>
              </w:rPr>
            </w:pPr>
            <w:r>
              <w:t>7</w:t>
            </w:r>
            <w:r w:rsidRPr="005C1B98">
              <w:t xml:space="preserve"> years</w:t>
            </w:r>
          </w:p>
          <w:p w14:paraId="0D56AAA5" w14:textId="77777777" w:rsidR="005822CC" w:rsidRPr="005C1B98" w:rsidRDefault="005822CC">
            <w:pPr>
              <w:autoSpaceDE w:val="0"/>
              <w:autoSpaceDN w:val="0"/>
              <w:adjustRightInd w:val="0"/>
              <w:rPr>
                <w:rFonts w:cs="Arial"/>
                <w:u w:val="single"/>
              </w:rPr>
            </w:pPr>
            <w:r w:rsidRPr="005C1B98">
              <w:rPr>
                <w:rFonts w:cs="Arial"/>
                <w:u w:val="single"/>
              </w:rPr>
              <w:t xml:space="preserve">Substitutions </w:t>
            </w:r>
          </w:p>
          <w:p w14:paraId="50DD211B" w14:textId="77777777" w:rsidR="005822CC" w:rsidRPr="005C1B98" w:rsidRDefault="005822CC" w:rsidP="005A0FCB">
            <w:pPr>
              <w:pStyle w:val="ListParagraph"/>
              <w:numPr>
                <w:ilvl w:val="0"/>
                <w:numId w:val="50"/>
              </w:numPr>
              <w:autoSpaceDE w:val="0"/>
              <w:autoSpaceDN w:val="0"/>
              <w:adjustRightInd w:val="0"/>
              <w:spacing w:before="0" w:after="0"/>
              <w:rPr>
                <w:rFonts w:eastAsiaTheme="minorHAnsi"/>
              </w:rPr>
            </w:pPr>
            <w:r w:rsidRPr="005C1B98">
              <w:t xml:space="preserve">A minimum of </w:t>
            </w:r>
            <w:r>
              <w:t>10</w:t>
            </w:r>
            <w:r w:rsidRPr="005C1B98">
              <w:t xml:space="preserve"> years of relevant experience, defined in the expertise requirements above, may be substituted for education.</w:t>
            </w:r>
          </w:p>
        </w:tc>
      </w:tr>
      <w:tr w:rsidR="005822CC" w:rsidRPr="005C1B98" w14:paraId="68A6F918" w14:textId="77777777">
        <w:tc>
          <w:tcPr>
            <w:tcW w:w="2768" w:type="dxa"/>
          </w:tcPr>
          <w:p w14:paraId="50CCC5C5" w14:textId="77777777" w:rsidR="005822CC" w:rsidRPr="005C1B98" w:rsidRDefault="005822CC">
            <w:pPr>
              <w:rPr>
                <w:rFonts w:cs="Arial"/>
              </w:rPr>
            </w:pPr>
            <w:r w:rsidRPr="005C1B98">
              <w:rPr>
                <w:rFonts w:cs="Arial"/>
              </w:rPr>
              <w:lastRenderedPageBreak/>
              <w:t>Emerging Technology Expert</w:t>
            </w:r>
          </w:p>
        </w:tc>
        <w:tc>
          <w:tcPr>
            <w:tcW w:w="6582" w:type="dxa"/>
          </w:tcPr>
          <w:p w14:paraId="5ACBE9F6" w14:textId="77777777" w:rsidR="005822CC" w:rsidRPr="005C1B98" w:rsidRDefault="005822CC">
            <w:pPr>
              <w:autoSpaceDE w:val="0"/>
              <w:autoSpaceDN w:val="0"/>
              <w:adjustRightInd w:val="0"/>
              <w:rPr>
                <w:rFonts w:eastAsiaTheme="minorHAnsi" w:cs="Arial"/>
                <w:u w:val="single"/>
              </w:rPr>
            </w:pPr>
            <w:r w:rsidRPr="005C1B98">
              <w:rPr>
                <w:rFonts w:eastAsiaTheme="minorHAnsi" w:cs="Arial"/>
                <w:u w:val="single"/>
              </w:rPr>
              <w:t>Expertise</w:t>
            </w:r>
          </w:p>
          <w:p w14:paraId="5BDB6293" w14:textId="77777777" w:rsidR="005822CC" w:rsidRPr="005C1B98" w:rsidRDefault="005822CC" w:rsidP="005A0FCB">
            <w:pPr>
              <w:pStyle w:val="ListParagraph"/>
              <w:numPr>
                <w:ilvl w:val="0"/>
                <w:numId w:val="51"/>
              </w:numPr>
              <w:autoSpaceDE w:val="0"/>
              <w:autoSpaceDN w:val="0"/>
              <w:adjustRightInd w:val="0"/>
              <w:spacing w:before="0" w:after="0"/>
            </w:pPr>
            <w:r w:rsidRPr="005C1B98">
              <w:t xml:space="preserve">Conducts workflow analysis, technology assessments, and business-related studies to define business case plans and architecture strategies supporting long term sustainability and growth. </w:t>
            </w:r>
          </w:p>
          <w:p w14:paraId="0A6183F0" w14:textId="77777777" w:rsidR="005822CC" w:rsidRPr="005C1B98" w:rsidRDefault="005822CC" w:rsidP="005A0FCB">
            <w:pPr>
              <w:pStyle w:val="ListParagraph"/>
              <w:numPr>
                <w:ilvl w:val="0"/>
                <w:numId w:val="51"/>
              </w:numPr>
              <w:autoSpaceDE w:val="0"/>
              <w:autoSpaceDN w:val="0"/>
              <w:adjustRightInd w:val="0"/>
              <w:spacing w:before="0" w:after="0"/>
              <w:rPr>
                <w:rFonts w:eastAsiaTheme="minorHAnsi"/>
              </w:rPr>
            </w:pPr>
            <w:r w:rsidRPr="005C1B98">
              <w:t>The expert provides guidance and strategy for adoption of new technology products and processes optimizing developer, customer, and end-user experience.</w:t>
            </w:r>
          </w:p>
          <w:p w14:paraId="5A0F3C31" w14:textId="77777777" w:rsidR="005822CC" w:rsidRPr="005C1B98" w:rsidRDefault="005822CC">
            <w:pPr>
              <w:autoSpaceDE w:val="0"/>
              <w:autoSpaceDN w:val="0"/>
              <w:adjustRightInd w:val="0"/>
              <w:rPr>
                <w:rFonts w:cs="Arial"/>
                <w:u w:val="single"/>
              </w:rPr>
            </w:pPr>
            <w:r w:rsidRPr="005C1B98">
              <w:rPr>
                <w:rFonts w:cs="Arial"/>
                <w:u w:val="single"/>
              </w:rPr>
              <w:t>Minimum Education Level</w:t>
            </w:r>
          </w:p>
          <w:p w14:paraId="158511E0" w14:textId="77777777" w:rsidR="005822CC" w:rsidRPr="00ED0326" w:rsidRDefault="005822CC" w:rsidP="005A0FCB">
            <w:pPr>
              <w:pStyle w:val="ListParagraph"/>
              <w:numPr>
                <w:ilvl w:val="0"/>
                <w:numId w:val="50"/>
              </w:numPr>
              <w:autoSpaceDE w:val="0"/>
              <w:autoSpaceDN w:val="0"/>
              <w:adjustRightInd w:val="0"/>
              <w:spacing w:before="0" w:after="0"/>
              <w:rPr>
                <w:u w:val="single"/>
              </w:rPr>
            </w:pPr>
            <w:r w:rsidRPr="00ED0326">
              <w:t xml:space="preserve">Bachelors </w:t>
            </w:r>
          </w:p>
          <w:p w14:paraId="2D0B6B55" w14:textId="77777777" w:rsidR="005822CC" w:rsidRPr="005C1B98" w:rsidRDefault="005822CC">
            <w:pPr>
              <w:autoSpaceDE w:val="0"/>
              <w:autoSpaceDN w:val="0"/>
              <w:adjustRightInd w:val="0"/>
              <w:rPr>
                <w:rFonts w:cs="Arial"/>
                <w:u w:val="single"/>
              </w:rPr>
            </w:pPr>
            <w:r w:rsidRPr="005C1B98">
              <w:rPr>
                <w:rFonts w:cs="Arial"/>
                <w:u w:val="single"/>
              </w:rPr>
              <w:t>Degree In</w:t>
            </w:r>
          </w:p>
          <w:p w14:paraId="2A21751F" w14:textId="77777777" w:rsidR="005822CC" w:rsidRPr="005C1B98" w:rsidRDefault="005822CC" w:rsidP="005A0FCB">
            <w:pPr>
              <w:pStyle w:val="ListParagraph"/>
              <w:numPr>
                <w:ilvl w:val="0"/>
                <w:numId w:val="50"/>
              </w:numPr>
              <w:autoSpaceDE w:val="0"/>
              <w:autoSpaceDN w:val="0"/>
              <w:adjustRightInd w:val="0"/>
              <w:spacing w:before="0" w:after="0"/>
            </w:pPr>
            <w:r w:rsidRPr="005C1B98">
              <w:t>Business Administration, Business Management, Computer Science, Information Systems, Operations Research, or related fields.</w:t>
            </w:r>
          </w:p>
          <w:p w14:paraId="6096E68C" w14:textId="77777777" w:rsidR="005822CC" w:rsidRPr="005C1B98" w:rsidRDefault="005822CC">
            <w:pPr>
              <w:autoSpaceDE w:val="0"/>
              <w:autoSpaceDN w:val="0"/>
              <w:adjustRightInd w:val="0"/>
              <w:rPr>
                <w:rFonts w:cs="Arial"/>
                <w:u w:val="single"/>
              </w:rPr>
            </w:pPr>
            <w:r w:rsidRPr="005C1B98">
              <w:rPr>
                <w:rFonts w:cs="Arial"/>
                <w:u w:val="single"/>
              </w:rPr>
              <w:t>Minimum Experience</w:t>
            </w:r>
          </w:p>
          <w:p w14:paraId="18178338" w14:textId="77777777" w:rsidR="005822CC" w:rsidRPr="00ED0326" w:rsidRDefault="005822CC" w:rsidP="005A0FCB">
            <w:pPr>
              <w:pStyle w:val="ListParagraph"/>
              <w:numPr>
                <w:ilvl w:val="0"/>
                <w:numId w:val="50"/>
              </w:numPr>
              <w:autoSpaceDE w:val="0"/>
              <w:autoSpaceDN w:val="0"/>
              <w:adjustRightInd w:val="0"/>
              <w:spacing w:before="0" w:after="0"/>
              <w:rPr>
                <w:u w:val="single"/>
              </w:rPr>
            </w:pPr>
            <w:r w:rsidRPr="00ED0326">
              <w:t>5 years</w:t>
            </w:r>
          </w:p>
          <w:p w14:paraId="5911C692" w14:textId="77777777" w:rsidR="005822CC" w:rsidRPr="005C1B98" w:rsidRDefault="005822CC">
            <w:pPr>
              <w:autoSpaceDE w:val="0"/>
              <w:autoSpaceDN w:val="0"/>
              <w:adjustRightInd w:val="0"/>
              <w:rPr>
                <w:rFonts w:cs="Arial"/>
                <w:u w:val="single"/>
              </w:rPr>
            </w:pPr>
            <w:r w:rsidRPr="005C1B98">
              <w:rPr>
                <w:rFonts w:cs="Arial"/>
                <w:u w:val="single"/>
              </w:rPr>
              <w:t xml:space="preserve">Substitutions </w:t>
            </w:r>
          </w:p>
          <w:p w14:paraId="19FBB6F8" w14:textId="77777777" w:rsidR="005822CC" w:rsidRPr="005C1B98" w:rsidRDefault="005822CC" w:rsidP="005A0FCB">
            <w:pPr>
              <w:pStyle w:val="ListParagraph"/>
              <w:numPr>
                <w:ilvl w:val="0"/>
                <w:numId w:val="50"/>
              </w:numPr>
              <w:autoSpaceDE w:val="0"/>
              <w:autoSpaceDN w:val="0"/>
              <w:adjustRightInd w:val="0"/>
              <w:spacing w:before="0" w:after="0"/>
              <w:rPr>
                <w:rFonts w:eastAsiaTheme="minorHAnsi"/>
              </w:rPr>
            </w:pPr>
            <w:r w:rsidRPr="005C1B98">
              <w:t>Certifications in relevant UX software plus a minimum of 5 years of relevant experience, defined in the expertise requirements above, OR a minimum of 7 years of relevant experience, defined in the expertise requirements above, may be substituted for education.</w:t>
            </w:r>
          </w:p>
        </w:tc>
      </w:tr>
      <w:tr w:rsidR="005822CC" w:rsidRPr="005C1B98" w14:paraId="76E40F4F" w14:textId="77777777">
        <w:tc>
          <w:tcPr>
            <w:tcW w:w="2768" w:type="dxa"/>
          </w:tcPr>
          <w:p w14:paraId="68AF05FA" w14:textId="77777777" w:rsidR="005822CC" w:rsidRPr="005C1B98" w:rsidRDefault="005822CC">
            <w:pPr>
              <w:rPr>
                <w:rFonts w:cs="Arial"/>
              </w:rPr>
            </w:pPr>
            <w:r w:rsidRPr="005C1B98">
              <w:rPr>
                <w:rFonts w:cs="Arial"/>
              </w:rPr>
              <w:t>Senior Product Delivery Manager</w:t>
            </w:r>
          </w:p>
        </w:tc>
        <w:tc>
          <w:tcPr>
            <w:tcW w:w="6582" w:type="dxa"/>
          </w:tcPr>
          <w:p w14:paraId="1D85361E" w14:textId="77777777" w:rsidR="005822CC" w:rsidRPr="005C1B98" w:rsidRDefault="005822CC">
            <w:pPr>
              <w:autoSpaceDE w:val="0"/>
              <w:autoSpaceDN w:val="0"/>
              <w:adjustRightInd w:val="0"/>
              <w:rPr>
                <w:rFonts w:eastAsiaTheme="minorHAnsi" w:cs="Arial"/>
                <w:u w:val="single"/>
              </w:rPr>
            </w:pPr>
            <w:r w:rsidRPr="005C1B98">
              <w:rPr>
                <w:rFonts w:eastAsiaTheme="minorHAnsi" w:cs="Arial"/>
                <w:u w:val="single"/>
              </w:rPr>
              <w:t>Expertise</w:t>
            </w:r>
          </w:p>
          <w:p w14:paraId="1A79DEC3" w14:textId="77777777" w:rsidR="005822CC" w:rsidRPr="00ED0326" w:rsidRDefault="005822CC" w:rsidP="005A0FCB">
            <w:pPr>
              <w:pStyle w:val="ListParagraph"/>
              <w:numPr>
                <w:ilvl w:val="0"/>
                <w:numId w:val="49"/>
              </w:numPr>
              <w:autoSpaceDE w:val="0"/>
              <w:autoSpaceDN w:val="0"/>
              <w:adjustRightInd w:val="0"/>
              <w:spacing w:before="0" w:after="0"/>
              <w:ind w:left="271" w:hanging="271"/>
              <w:rPr>
                <w:u w:val="single"/>
              </w:rPr>
            </w:pPr>
            <w:r w:rsidRPr="00ED0326">
              <w:rPr>
                <w:rFonts w:eastAsiaTheme="minorHAnsi"/>
              </w:rPr>
              <w:t xml:space="preserve">Communication and coordination of activities between all teams, external and internal clients, and contract </w:t>
            </w:r>
            <w:r w:rsidRPr="00ED0326">
              <w:rPr>
                <w:rFonts w:eastAsiaTheme="minorHAnsi"/>
              </w:rPr>
              <w:lastRenderedPageBreak/>
              <w:t>stakeholders pertaining to team products and product delivery to end</w:t>
            </w:r>
            <w:r w:rsidRPr="00ED0326">
              <w:rPr>
                <w:rFonts w:ascii="Cambria Math" w:eastAsiaTheme="minorHAnsi" w:hAnsi="Cambria Math" w:cs="Cambria Math"/>
              </w:rPr>
              <w:t>‐</w:t>
            </w:r>
            <w:r w:rsidRPr="00ED0326">
              <w:rPr>
                <w:rFonts w:eastAsiaTheme="minorHAnsi"/>
              </w:rPr>
              <w:t xml:space="preserve">users. </w:t>
            </w:r>
          </w:p>
          <w:p w14:paraId="5063ABB7" w14:textId="77777777" w:rsidR="005822CC" w:rsidRPr="005C1B98" w:rsidRDefault="005822CC">
            <w:pPr>
              <w:autoSpaceDE w:val="0"/>
              <w:autoSpaceDN w:val="0"/>
              <w:adjustRightInd w:val="0"/>
              <w:rPr>
                <w:rFonts w:cs="Arial"/>
                <w:u w:val="single"/>
              </w:rPr>
            </w:pPr>
            <w:r w:rsidRPr="005C1B98">
              <w:rPr>
                <w:rFonts w:cs="Arial"/>
                <w:u w:val="single"/>
              </w:rPr>
              <w:t>Minimum Education Level</w:t>
            </w:r>
          </w:p>
          <w:p w14:paraId="1ABF7342" w14:textId="77777777" w:rsidR="005822CC" w:rsidRPr="00ED0326" w:rsidRDefault="005822CC" w:rsidP="005A0FCB">
            <w:pPr>
              <w:pStyle w:val="ListParagraph"/>
              <w:numPr>
                <w:ilvl w:val="0"/>
                <w:numId w:val="50"/>
              </w:numPr>
              <w:autoSpaceDE w:val="0"/>
              <w:autoSpaceDN w:val="0"/>
              <w:adjustRightInd w:val="0"/>
              <w:spacing w:before="0" w:after="0"/>
              <w:rPr>
                <w:u w:val="single"/>
              </w:rPr>
            </w:pPr>
            <w:r w:rsidRPr="00ED0326">
              <w:t xml:space="preserve">Bachelors </w:t>
            </w:r>
          </w:p>
          <w:p w14:paraId="3DB57468" w14:textId="77777777" w:rsidR="005822CC" w:rsidRPr="005C1B98" w:rsidRDefault="005822CC">
            <w:pPr>
              <w:autoSpaceDE w:val="0"/>
              <w:autoSpaceDN w:val="0"/>
              <w:adjustRightInd w:val="0"/>
              <w:rPr>
                <w:rFonts w:cs="Arial"/>
                <w:u w:val="single"/>
              </w:rPr>
            </w:pPr>
            <w:r w:rsidRPr="005C1B98">
              <w:rPr>
                <w:rFonts w:cs="Arial"/>
                <w:u w:val="single"/>
              </w:rPr>
              <w:t>Degree In</w:t>
            </w:r>
          </w:p>
          <w:p w14:paraId="753F93EB" w14:textId="77777777" w:rsidR="005822CC" w:rsidRPr="00ED0326" w:rsidRDefault="005822CC" w:rsidP="005A0FCB">
            <w:pPr>
              <w:pStyle w:val="ListParagraph"/>
              <w:numPr>
                <w:ilvl w:val="0"/>
                <w:numId w:val="50"/>
              </w:numPr>
              <w:autoSpaceDE w:val="0"/>
              <w:autoSpaceDN w:val="0"/>
              <w:adjustRightInd w:val="0"/>
              <w:spacing w:before="0" w:after="0"/>
            </w:pPr>
            <w:r w:rsidRPr="00ED0326">
              <w:t>Business Administration, Business Management, Computer Science, Information Systems, Information Resource Management, Industrial Engineering, Operations Research, or related fields.</w:t>
            </w:r>
          </w:p>
          <w:p w14:paraId="231A8BEB" w14:textId="77777777" w:rsidR="005822CC" w:rsidRPr="005C1B98" w:rsidRDefault="005822CC">
            <w:pPr>
              <w:autoSpaceDE w:val="0"/>
              <w:autoSpaceDN w:val="0"/>
              <w:adjustRightInd w:val="0"/>
              <w:rPr>
                <w:rFonts w:cs="Arial"/>
                <w:u w:val="single"/>
              </w:rPr>
            </w:pPr>
            <w:r w:rsidRPr="005C1B98">
              <w:rPr>
                <w:rFonts w:cs="Arial"/>
                <w:u w:val="single"/>
              </w:rPr>
              <w:t>Minimum Experience</w:t>
            </w:r>
          </w:p>
          <w:p w14:paraId="4C767F6D" w14:textId="77777777" w:rsidR="005822CC" w:rsidRPr="00ED0326" w:rsidRDefault="005822CC" w:rsidP="005A0FCB">
            <w:pPr>
              <w:pStyle w:val="ListParagraph"/>
              <w:numPr>
                <w:ilvl w:val="0"/>
                <w:numId w:val="50"/>
              </w:numPr>
              <w:autoSpaceDE w:val="0"/>
              <w:autoSpaceDN w:val="0"/>
              <w:adjustRightInd w:val="0"/>
              <w:spacing w:before="0" w:after="0"/>
              <w:rPr>
                <w:u w:val="single"/>
              </w:rPr>
            </w:pPr>
            <w:r>
              <w:t>7</w:t>
            </w:r>
            <w:r w:rsidRPr="00ED0326">
              <w:t xml:space="preserve"> years</w:t>
            </w:r>
          </w:p>
          <w:p w14:paraId="79035641" w14:textId="77777777" w:rsidR="005822CC" w:rsidRPr="005C1B98" w:rsidRDefault="005822CC">
            <w:pPr>
              <w:autoSpaceDE w:val="0"/>
              <w:autoSpaceDN w:val="0"/>
              <w:adjustRightInd w:val="0"/>
              <w:rPr>
                <w:rFonts w:cs="Arial"/>
                <w:u w:val="single"/>
              </w:rPr>
            </w:pPr>
            <w:r w:rsidRPr="005C1B98">
              <w:rPr>
                <w:rFonts w:cs="Arial"/>
                <w:u w:val="single"/>
              </w:rPr>
              <w:t xml:space="preserve">Substitutions </w:t>
            </w:r>
          </w:p>
          <w:p w14:paraId="1010FDC4" w14:textId="77777777" w:rsidR="005822CC" w:rsidRPr="005C1B98" w:rsidRDefault="005822CC" w:rsidP="005A0FCB">
            <w:pPr>
              <w:pStyle w:val="ListParagraph"/>
              <w:numPr>
                <w:ilvl w:val="0"/>
                <w:numId w:val="50"/>
              </w:numPr>
              <w:autoSpaceDE w:val="0"/>
              <w:autoSpaceDN w:val="0"/>
              <w:adjustRightInd w:val="0"/>
              <w:spacing w:before="0" w:after="0"/>
              <w:rPr>
                <w:rFonts w:eastAsiaTheme="minorHAnsi"/>
              </w:rPr>
            </w:pPr>
            <w:r w:rsidRPr="005C1B98">
              <w:t xml:space="preserve">A minimum of </w:t>
            </w:r>
            <w:r>
              <w:t>10</w:t>
            </w:r>
            <w:r w:rsidRPr="005C1B98">
              <w:t xml:space="preserve"> years of relevant experience, defined in the expertise requirements above, may be substituted for education.</w:t>
            </w:r>
          </w:p>
        </w:tc>
      </w:tr>
      <w:tr w:rsidR="009D0CAC" w:rsidRPr="005C1B98" w14:paraId="3BE1873A" w14:textId="77777777">
        <w:tc>
          <w:tcPr>
            <w:tcW w:w="2768" w:type="dxa"/>
          </w:tcPr>
          <w:p w14:paraId="47AD6CF5" w14:textId="7B854BC0" w:rsidR="009D0CAC" w:rsidRPr="005C1B98" w:rsidRDefault="009D0CAC" w:rsidP="009D0CAC">
            <w:pPr>
              <w:rPr>
                <w:rFonts w:cs="Arial"/>
              </w:rPr>
            </w:pPr>
            <w:r w:rsidRPr="005F79DA">
              <w:rPr>
                <w:rFonts w:cs="Arial"/>
              </w:rPr>
              <w:lastRenderedPageBreak/>
              <w:t>AI Engineer</w:t>
            </w:r>
          </w:p>
        </w:tc>
        <w:tc>
          <w:tcPr>
            <w:tcW w:w="6582" w:type="dxa"/>
          </w:tcPr>
          <w:p w14:paraId="43B7FA63" w14:textId="77777777" w:rsidR="009D0CAC" w:rsidRPr="005C1B98" w:rsidRDefault="009D0CAC" w:rsidP="009D0CAC">
            <w:pPr>
              <w:autoSpaceDE w:val="0"/>
              <w:autoSpaceDN w:val="0"/>
              <w:adjustRightInd w:val="0"/>
              <w:rPr>
                <w:rFonts w:eastAsiaTheme="minorHAnsi" w:cs="Arial"/>
                <w:u w:val="single"/>
              </w:rPr>
            </w:pPr>
            <w:r w:rsidRPr="005C1B98">
              <w:rPr>
                <w:rFonts w:eastAsiaTheme="minorHAnsi" w:cs="Arial"/>
                <w:u w:val="single"/>
              </w:rPr>
              <w:t>Expertise</w:t>
            </w:r>
          </w:p>
          <w:p w14:paraId="040D88B4" w14:textId="697F5349" w:rsidR="009D0CAC" w:rsidRPr="009D0CAC" w:rsidRDefault="004C60E7" w:rsidP="009D0CAC">
            <w:pPr>
              <w:autoSpaceDE w:val="0"/>
              <w:autoSpaceDN w:val="0"/>
              <w:adjustRightInd w:val="0"/>
              <w:rPr>
                <w:rFonts w:eastAsiaTheme="minorHAnsi" w:cs="Arial"/>
              </w:rPr>
            </w:pPr>
            <w:r>
              <w:rPr>
                <w:rFonts w:eastAsiaTheme="minorHAnsi" w:cs="Arial"/>
              </w:rPr>
              <w:t>D</w:t>
            </w:r>
            <w:r w:rsidR="009D0CAC" w:rsidRPr="009D0CAC">
              <w:rPr>
                <w:rFonts w:eastAsiaTheme="minorHAnsi" w:cs="Arial"/>
              </w:rPr>
              <w:t>esigns, implements, and maintains AI capabilities, including AI-assisted development, automation, and decision-support solutions, ensuring alignment with business objectives and operational baselines. This role integrates AI technologies across platforms, supports productivity and quality improvements, and educates teams on best practices, responsible use, and secure implementation. The AI Engineer leads enterprise AI integrations, validates performance, and provides technical guidance while managing multiple tasks and deadlines.</w:t>
            </w:r>
          </w:p>
          <w:p w14:paraId="7D449B8E" w14:textId="77777777" w:rsidR="009D0CAC" w:rsidRDefault="009D0CAC" w:rsidP="009D0CAC">
            <w:pPr>
              <w:autoSpaceDE w:val="0"/>
              <w:autoSpaceDN w:val="0"/>
              <w:adjustRightInd w:val="0"/>
              <w:rPr>
                <w:rFonts w:eastAsiaTheme="minorHAnsi" w:cs="Arial"/>
                <w:u w:val="single"/>
              </w:rPr>
            </w:pPr>
          </w:p>
          <w:p w14:paraId="4C108747" w14:textId="77777777" w:rsidR="009D0CAC" w:rsidRPr="005C1B98" w:rsidRDefault="009D0CAC" w:rsidP="009D0CAC">
            <w:pPr>
              <w:autoSpaceDE w:val="0"/>
              <w:autoSpaceDN w:val="0"/>
              <w:adjustRightInd w:val="0"/>
              <w:rPr>
                <w:rFonts w:cs="Arial"/>
                <w:u w:val="single"/>
              </w:rPr>
            </w:pPr>
            <w:r w:rsidRPr="005C1B98">
              <w:rPr>
                <w:rFonts w:cs="Arial"/>
                <w:u w:val="single"/>
              </w:rPr>
              <w:t>Minimum Education Level</w:t>
            </w:r>
          </w:p>
          <w:p w14:paraId="31228FD4" w14:textId="77777777" w:rsidR="009D0CAC" w:rsidRPr="00ED0326" w:rsidRDefault="009D0CAC" w:rsidP="009D0CAC">
            <w:pPr>
              <w:pStyle w:val="ListParagraph"/>
              <w:numPr>
                <w:ilvl w:val="0"/>
                <w:numId w:val="50"/>
              </w:numPr>
              <w:autoSpaceDE w:val="0"/>
              <w:autoSpaceDN w:val="0"/>
              <w:adjustRightInd w:val="0"/>
              <w:spacing w:before="0" w:after="0"/>
              <w:rPr>
                <w:u w:val="single"/>
              </w:rPr>
            </w:pPr>
            <w:r w:rsidRPr="00ED0326">
              <w:t xml:space="preserve">Bachelors </w:t>
            </w:r>
          </w:p>
          <w:p w14:paraId="15F4741C" w14:textId="77777777" w:rsidR="009D0CAC" w:rsidRPr="005C1B98" w:rsidRDefault="009D0CAC" w:rsidP="009D0CAC">
            <w:pPr>
              <w:autoSpaceDE w:val="0"/>
              <w:autoSpaceDN w:val="0"/>
              <w:adjustRightInd w:val="0"/>
              <w:rPr>
                <w:rFonts w:cs="Arial"/>
                <w:u w:val="single"/>
              </w:rPr>
            </w:pPr>
            <w:r w:rsidRPr="005C1B98">
              <w:rPr>
                <w:rFonts w:cs="Arial"/>
                <w:u w:val="single"/>
              </w:rPr>
              <w:t>Degree In</w:t>
            </w:r>
          </w:p>
          <w:p w14:paraId="5E172392" w14:textId="77777777" w:rsidR="009D0CAC" w:rsidRPr="00ED0326" w:rsidRDefault="009D0CAC" w:rsidP="009D0CAC">
            <w:pPr>
              <w:pStyle w:val="ListParagraph"/>
              <w:numPr>
                <w:ilvl w:val="0"/>
                <w:numId w:val="50"/>
              </w:numPr>
              <w:autoSpaceDE w:val="0"/>
              <w:autoSpaceDN w:val="0"/>
              <w:adjustRightInd w:val="0"/>
              <w:spacing w:before="0" w:after="0"/>
            </w:pPr>
            <w:r>
              <w:t xml:space="preserve">Computer Science, Artificial Intelligence, Data Science, </w:t>
            </w:r>
            <w:r w:rsidRPr="00ED0326">
              <w:t>Computer Science, Information Systems, Operations Research, or related fields.</w:t>
            </w:r>
          </w:p>
          <w:p w14:paraId="38BC8A3B" w14:textId="77777777" w:rsidR="009D0CAC" w:rsidRPr="005C1B98" w:rsidRDefault="009D0CAC" w:rsidP="009D0CAC">
            <w:pPr>
              <w:autoSpaceDE w:val="0"/>
              <w:autoSpaceDN w:val="0"/>
              <w:adjustRightInd w:val="0"/>
              <w:rPr>
                <w:rFonts w:cs="Arial"/>
                <w:u w:val="single"/>
              </w:rPr>
            </w:pPr>
            <w:r w:rsidRPr="005C1B98">
              <w:rPr>
                <w:rFonts w:cs="Arial"/>
                <w:u w:val="single"/>
              </w:rPr>
              <w:t>Minimum Experience</w:t>
            </w:r>
          </w:p>
          <w:p w14:paraId="340FCC61" w14:textId="77777777" w:rsidR="009D0CAC" w:rsidRPr="00ED0326" w:rsidRDefault="009D0CAC" w:rsidP="009D0CAC">
            <w:pPr>
              <w:pStyle w:val="ListParagraph"/>
              <w:numPr>
                <w:ilvl w:val="0"/>
                <w:numId w:val="50"/>
              </w:numPr>
              <w:autoSpaceDE w:val="0"/>
              <w:autoSpaceDN w:val="0"/>
              <w:adjustRightInd w:val="0"/>
              <w:spacing w:before="0" w:after="0"/>
              <w:rPr>
                <w:u w:val="single"/>
              </w:rPr>
            </w:pPr>
            <w:r>
              <w:t>7</w:t>
            </w:r>
            <w:r w:rsidRPr="00ED0326">
              <w:t xml:space="preserve"> years</w:t>
            </w:r>
          </w:p>
          <w:p w14:paraId="5D208200" w14:textId="77777777" w:rsidR="009D0CAC" w:rsidRPr="005C1B98" w:rsidRDefault="009D0CAC" w:rsidP="009D0CAC">
            <w:pPr>
              <w:autoSpaceDE w:val="0"/>
              <w:autoSpaceDN w:val="0"/>
              <w:adjustRightInd w:val="0"/>
              <w:rPr>
                <w:rFonts w:cs="Arial"/>
                <w:u w:val="single"/>
              </w:rPr>
            </w:pPr>
            <w:r w:rsidRPr="005C1B98">
              <w:rPr>
                <w:rFonts w:cs="Arial"/>
                <w:u w:val="single"/>
              </w:rPr>
              <w:t xml:space="preserve">Substitutions </w:t>
            </w:r>
          </w:p>
          <w:p w14:paraId="6339CFB0" w14:textId="43280EE5" w:rsidR="009D0CAC" w:rsidRPr="005C1B98" w:rsidRDefault="009D0CAC" w:rsidP="009D0CAC">
            <w:pPr>
              <w:autoSpaceDE w:val="0"/>
              <w:autoSpaceDN w:val="0"/>
              <w:adjustRightInd w:val="0"/>
              <w:rPr>
                <w:rFonts w:eastAsiaTheme="minorHAnsi" w:cs="Arial"/>
                <w:u w:val="single"/>
              </w:rPr>
            </w:pPr>
            <w:r w:rsidRPr="005C1B98">
              <w:t xml:space="preserve">A minimum of </w:t>
            </w:r>
            <w:r>
              <w:t>10</w:t>
            </w:r>
            <w:r w:rsidRPr="005C1B98">
              <w:t xml:space="preserve"> years of relevant experience, defined in the expertise requirements above, may be substituted for education.</w:t>
            </w:r>
          </w:p>
        </w:tc>
      </w:tr>
      <w:tr w:rsidR="009D0CAC" w:rsidRPr="005C1B98" w14:paraId="0721BCBD" w14:textId="77777777">
        <w:tc>
          <w:tcPr>
            <w:tcW w:w="2768" w:type="dxa"/>
          </w:tcPr>
          <w:p w14:paraId="21718D29" w14:textId="6C39EB20" w:rsidR="009D0CAC" w:rsidRPr="005C1B98" w:rsidRDefault="008C4D89" w:rsidP="009D0CAC">
            <w:pPr>
              <w:rPr>
                <w:rFonts w:cs="Arial"/>
              </w:rPr>
            </w:pPr>
            <w:r w:rsidRPr="008C4D89">
              <w:rPr>
                <w:rFonts w:cs="Arial"/>
              </w:rPr>
              <w:t>Machine Learning Engineer</w:t>
            </w:r>
          </w:p>
        </w:tc>
        <w:tc>
          <w:tcPr>
            <w:tcW w:w="6582" w:type="dxa"/>
          </w:tcPr>
          <w:p w14:paraId="20171401" w14:textId="77777777" w:rsidR="009D0CAC" w:rsidRPr="005C1B98" w:rsidRDefault="009D0CAC" w:rsidP="009D0CAC">
            <w:pPr>
              <w:autoSpaceDE w:val="0"/>
              <w:autoSpaceDN w:val="0"/>
              <w:adjustRightInd w:val="0"/>
              <w:rPr>
                <w:rFonts w:eastAsiaTheme="minorHAnsi" w:cs="Arial"/>
                <w:u w:val="single"/>
              </w:rPr>
            </w:pPr>
            <w:r w:rsidRPr="005C1B98">
              <w:rPr>
                <w:rFonts w:eastAsiaTheme="minorHAnsi" w:cs="Arial"/>
                <w:u w:val="single"/>
              </w:rPr>
              <w:t>Expertise</w:t>
            </w:r>
          </w:p>
          <w:p w14:paraId="306723FC" w14:textId="1B89AD4A" w:rsidR="009D0CAC" w:rsidRPr="009D0CAC" w:rsidRDefault="004C60E7" w:rsidP="009D0CAC">
            <w:pPr>
              <w:autoSpaceDE w:val="0"/>
              <w:autoSpaceDN w:val="0"/>
              <w:adjustRightInd w:val="0"/>
              <w:rPr>
                <w:rFonts w:eastAsiaTheme="minorHAnsi" w:cs="Arial"/>
              </w:rPr>
            </w:pPr>
            <w:r>
              <w:rPr>
                <w:rFonts w:eastAsiaTheme="minorHAnsi" w:cs="Arial"/>
              </w:rPr>
              <w:t>D</w:t>
            </w:r>
            <w:r w:rsidR="008C4D89" w:rsidRPr="008C4D89">
              <w:rPr>
                <w:rFonts w:eastAsiaTheme="minorHAnsi" w:cs="Arial"/>
              </w:rPr>
              <w:t xml:space="preserve">esigns, develops, deploys, and maintains scalable machine learning models and pipelines that support enterprise mission objectives and operational baselines. This role applies advanced ML frameworks and lifecycle management practices to improve predictive capability, automation, and analytical insight while ensuring alignment </w:t>
            </w:r>
            <w:r w:rsidR="008C4D89" w:rsidRPr="008C4D89">
              <w:rPr>
                <w:rFonts w:eastAsiaTheme="minorHAnsi" w:cs="Arial"/>
              </w:rPr>
              <w:lastRenderedPageBreak/>
              <w:t>with business requirements and data governance. The Machine Learning Engineer leads model integration and performance monitoring, educates stakeholders, and provides technical guidance to ensure reliable, compliant solutions delivered on schedule</w:t>
            </w:r>
          </w:p>
          <w:p w14:paraId="40C9A0B8" w14:textId="77777777" w:rsidR="009D0CAC" w:rsidRDefault="009D0CAC" w:rsidP="009D0CAC">
            <w:pPr>
              <w:autoSpaceDE w:val="0"/>
              <w:autoSpaceDN w:val="0"/>
              <w:adjustRightInd w:val="0"/>
              <w:rPr>
                <w:rFonts w:eastAsiaTheme="minorHAnsi" w:cs="Arial"/>
                <w:u w:val="single"/>
              </w:rPr>
            </w:pPr>
          </w:p>
          <w:p w14:paraId="12277981" w14:textId="77777777" w:rsidR="009D0CAC" w:rsidRPr="005C1B98" w:rsidRDefault="009D0CAC" w:rsidP="009D0CAC">
            <w:pPr>
              <w:autoSpaceDE w:val="0"/>
              <w:autoSpaceDN w:val="0"/>
              <w:adjustRightInd w:val="0"/>
              <w:rPr>
                <w:rFonts w:cs="Arial"/>
                <w:u w:val="single"/>
              </w:rPr>
            </w:pPr>
            <w:r w:rsidRPr="005C1B98">
              <w:rPr>
                <w:rFonts w:cs="Arial"/>
                <w:u w:val="single"/>
              </w:rPr>
              <w:t>Minimum Education Level</w:t>
            </w:r>
          </w:p>
          <w:p w14:paraId="0F6D085B" w14:textId="77777777" w:rsidR="009D0CAC" w:rsidRPr="00ED0326" w:rsidRDefault="009D0CAC" w:rsidP="009D0CAC">
            <w:pPr>
              <w:pStyle w:val="ListParagraph"/>
              <w:numPr>
                <w:ilvl w:val="0"/>
                <w:numId w:val="50"/>
              </w:numPr>
              <w:autoSpaceDE w:val="0"/>
              <w:autoSpaceDN w:val="0"/>
              <w:adjustRightInd w:val="0"/>
              <w:spacing w:before="0" w:after="0"/>
              <w:rPr>
                <w:u w:val="single"/>
              </w:rPr>
            </w:pPr>
            <w:r w:rsidRPr="00ED0326">
              <w:t xml:space="preserve">Bachelors </w:t>
            </w:r>
          </w:p>
          <w:p w14:paraId="64E65144" w14:textId="77777777" w:rsidR="009D0CAC" w:rsidRPr="005C1B98" w:rsidRDefault="009D0CAC" w:rsidP="009D0CAC">
            <w:pPr>
              <w:autoSpaceDE w:val="0"/>
              <w:autoSpaceDN w:val="0"/>
              <w:adjustRightInd w:val="0"/>
              <w:rPr>
                <w:rFonts w:cs="Arial"/>
                <w:u w:val="single"/>
              </w:rPr>
            </w:pPr>
            <w:r w:rsidRPr="005C1B98">
              <w:rPr>
                <w:rFonts w:cs="Arial"/>
                <w:u w:val="single"/>
              </w:rPr>
              <w:t>Degree In</w:t>
            </w:r>
          </w:p>
          <w:p w14:paraId="72C87F1B" w14:textId="77777777" w:rsidR="009D0CAC" w:rsidRPr="00ED0326" w:rsidRDefault="009D0CAC" w:rsidP="009D0CAC">
            <w:pPr>
              <w:pStyle w:val="ListParagraph"/>
              <w:numPr>
                <w:ilvl w:val="0"/>
                <w:numId w:val="50"/>
              </w:numPr>
              <w:autoSpaceDE w:val="0"/>
              <w:autoSpaceDN w:val="0"/>
              <w:adjustRightInd w:val="0"/>
              <w:spacing w:before="0" w:after="0"/>
            </w:pPr>
            <w:r>
              <w:t xml:space="preserve">Computer Science, Artificial Intelligence, Data Science, </w:t>
            </w:r>
            <w:r w:rsidRPr="00ED0326">
              <w:t>Computer Science, Information Systems, Operations Research, or related fields.</w:t>
            </w:r>
          </w:p>
          <w:p w14:paraId="10C1341C" w14:textId="77777777" w:rsidR="009D0CAC" w:rsidRPr="005C1B98" w:rsidRDefault="009D0CAC" w:rsidP="009D0CAC">
            <w:pPr>
              <w:autoSpaceDE w:val="0"/>
              <w:autoSpaceDN w:val="0"/>
              <w:adjustRightInd w:val="0"/>
              <w:rPr>
                <w:rFonts w:cs="Arial"/>
                <w:u w:val="single"/>
              </w:rPr>
            </w:pPr>
            <w:r w:rsidRPr="005C1B98">
              <w:rPr>
                <w:rFonts w:cs="Arial"/>
                <w:u w:val="single"/>
              </w:rPr>
              <w:t>Minimum Experience</w:t>
            </w:r>
          </w:p>
          <w:p w14:paraId="5EF8CF0A" w14:textId="77777777" w:rsidR="009D0CAC" w:rsidRPr="00ED0326" w:rsidRDefault="009D0CAC" w:rsidP="009D0CAC">
            <w:pPr>
              <w:pStyle w:val="ListParagraph"/>
              <w:numPr>
                <w:ilvl w:val="0"/>
                <w:numId w:val="50"/>
              </w:numPr>
              <w:autoSpaceDE w:val="0"/>
              <w:autoSpaceDN w:val="0"/>
              <w:adjustRightInd w:val="0"/>
              <w:spacing w:before="0" w:after="0"/>
              <w:rPr>
                <w:u w:val="single"/>
              </w:rPr>
            </w:pPr>
            <w:r>
              <w:t>7</w:t>
            </w:r>
            <w:r w:rsidRPr="00ED0326">
              <w:t xml:space="preserve"> years</w:t>
            </w:r>
          </w:p>
          <w:p w14:paraId="0A2BADAB" w14:textId="77777777" w:rsidR="009D0CAC" w:rsidRPr="005C1B98" w:rsidRDefault="009D0CAC" w:rsidP="009D0CAC">
            <w:pPr>
              <w:autoSpaceDE w:val="0"/>
              <w:autoSpaceDN w:val="0"/>
              <w:adjustRightInd w:val="0"/>
              <w:rPr>
                <w:rFonts w:cs="Arial"/>
                <w:u w:val="single"/>
              </w:rPr>
            </w:pPr>
            <w:r w:rsidRPr="005C1B98">
              <w:rPr>
                <w:rFonts w:cs="Arial"/>
                <w:u w:val="single"/>
              </w:rPr>
              <w:t xml:space="preserve">Substitutions </w:t>
            </w:r>
          </w:p>
          <w:p w14:paraId="1C411079" w14:textId="48B23656" w:rsidR="009D0CAC" w:rsidRPr="005C1B98" w:rsidRDefault="009D0CAC" w:rsidP="009D0CAC">
            <w:pPr>
              <w:autoSpaceDE w:val="0"/>
              <w:autoSpaceDN w:val="0"/>
              <w:adjustRightInd w:val="0"/>
              <w:rPr>
                <w:rFonts w:eastAsiaTheme="minorHAnsi" w:cs="Arial"/>
                <w:u w:val="single"/>
              </w:rPr>
            </w:pPr>
            <w:r w:rsidRPr="005C1B98">
              <w:t xml:space="preserve">A minimum of </w:t>
            </w:r>
            <w:r>
              <w:t>10</w:t>
            </w:r>
            <w:r w:rsidRPr="005C1B98">
              <w:t xml:space="preserve"> years of relevant experience, defined in the expertise requirements above, may be substituted for education.</w:t>
            </w:r>
          </w:p>
        </w:tc>
      </w:tr>
      <w:tr w:rsidR="009D0CAC" w:rsidRPr="005C1B98" w14:paraId="53469DD4" w14:textId="77777777">
        <w:tc>
          <w:tcPr>
            <w:tcW w:w="2768" w:type="dxa"/>
          </w:tcPr>
          <w:p w14:paraId="34525CC7" w14:textId="6490169E" w:rsidR="009D0CAC" w:rsidRPr="005C1B98" w:rsidRDefault="008C4D89" w:rsidP="009D0CAC">
            <w:pPr>
              <w:rPr>
                <w:rFonts w:cs="Arial"/>
              </w:rPr>
            </w:pPr>
            <w:r w:rsidRPr="008C4D89">
              <w:rPr>
                <w:rFonts w:cs="Arial"/>
              </w:rPr>
              <w:lastRenderedPageBreak/>
              <w:t>AI Solution Architect</w:t>
            </w:r>
          </w:p>
        </w:tc>
        <w:tc>
          <w:tcPr>
            <w:tcW w:w="6582" w:type="dxa"/>
          </w:tcPr>
          <w:p w14:paraId="4550A86B" w14:textId="77777777" w:rsidR="008C4D89" w:rsidRPr="005C1B98" w:rsidRDefault="008C4D89" w:rsidP="008C4D89">
            <w:pPr>
              <w:autoSpaceDE w:val="0"/>
              <w:autoSpaceDN w:val="0"/>
              <w:adjustRightInd w:val="0"/>
              <w:rPr>
                <w:rFonts w:eastAsiaTheme="minorHAnsi" w:cs="Arial"/>
                <w:u w:val="single"/>
              </w:rPr>
            </w:pPr>
            <w:r w:rsidRPr="005C1B98">
              <w:rPr>
                <w:rFonts w:eastAsiaTheme="minorHAnsi" w:cs="Arial"/>
                <w:u w:val="single"/>
              </w:rPr>
              <w:t>Expertise</w:t>
            </w:r>
          </w:p>
          <w:p w14:paraId="4259E218" w14:textId="7903CE3D" w:rsidR="008C4D89" w:rsidRPr="009D0CAC" w:rsidRDefault="005B577E" w:rsidP="008C4D89">
            <w:pPr>
              <w:autoSpaceDE w:val="0"/>
              <w:autoSpaceDN w:val="0"/>
              <w:adjustRightInd w:val="0"/>
              <w:rPr>
                <w:rFonts w:eastAsiaTheme="minorHAnsi" w:cs="Arial"/>
              </w:rPr>
            </w:pPr>
            <w:r>
              <w:rPr>
                <w:rFonts w:eastAsiaTheme="minorHAnsi" w:cs="Arial"/>
              </w:rPr>
              <w:t>A</w:t>
            </w:r>
            <w:r w:rsidR="008C4D89" w:rsidRPr="008C4D89">
              <w:rPr>
                <w:rFonts w:eastAsiaTheme="minorHAnsi" w:cs="Arial"/>
              </w:rPr>
              <w:t>ssesses, designs, and oversees secure enterprise AI architectures that integrate seamlessly into the organization’s operational and functional baseline. This role applies AI and machine learning architecture patterns across cloud and on-premise platforms to improve scalability, reusability, security, and governance while aligning solutions to business and system dependencies. The AI Solution Architect leads enterprise AI integration efforts, validates architectural decisions, educates stakeholders, and provides technical leadership to ensure consistent, compliant delivery across multiple initiatives.</w:t>
            </w:r>
          </w:p>
          <w:p w14:paraId="0D4388AA" w14:textId="77777777" w:rsidR="008C4D89" w:rsidRDefault="008C4D89" w:rsidP="008C4D89">
            <w:pPr>
              <w:autoSpaceDE w:val="0"/>
              <w:autoSpaceDN w:val="0"/>
              <w:adjustRightInd w:val="0"/>
              <w:rPr>
                <w:rFonts w:eastAsiaTheme="minorHAnsi" w:cs="Arial"/>
                <w:u w:val="single"/>
              </w:rPr>
            </w:pPr>
          </w:p>
          <w:p w14:paraId="72DEA258" w14:textId="77777777" w:rsidR="008C4D89" w:rsidRPr="005C1B98" w:rsidRDefault="008C4D89" w:rsidP="008C4D89">
            <w:pPr>
              <w:autoSpaceDE w:val="0"/>
              <w:autoSpaceDN w:val="0"/>
              <w:adjustRightInd w:val="0"/>
              <w:rPr>
                <w:rFonts w:cs="Arial"/>
                <w:u w:val="single"/>
              </w:rPr>
            </w:pPr>
            <w:r w:rsidRPr="005C1B98">
              <w:rPr>
                <w:rFonts w:cs="Arial"/>
                <w:u w:val="single"/>
              </w:rPr>
              <w:t>Minimum Education Level</w:t>
            </w:r>
          </w:p>
          <w:p w14:paraId="6206F9D6" w14:textId="77777777" w:rsidR="008C4D89" w:rsidRPr="00ED0326" w:rsidRDefault="008C4D89" w:rsidP="008C4D89">
            <w:pPr>
              <w:pStyle w:val="ListParagraph"/>
              <w:numPr>
                <w:ilvl w:val="0"/>
                <w:numId w:val="50"/>
              </w:numPr>
              <w:autoSpaceDE w:val="0"/>
              <w:autoSpaceDN w:val="0"/>
              <w:adjustRightInd w:val="0"/>
              <w:spacing w:before="0" w:after="0"/>
              <w:rPr>
                <w:u w:val="single"/>
              </w:rPr>
            </w:pPr>
            <w:r w:rsidRPr="00ED0326">
              <w:t xml:space="preserve">Bachelors </w:t>
            </w:r>
          </w:p>
          <w:p w14:paraId="40AB67ED" w14:textId="77777777" w:rsidR="008C4D89" w:rsidRPr="005C1B98" w:rsidRDefault="008C4D89" w:rsidP="008C4D89">
            <w:pPr>
              <w:autoSpaceDE w:val="0"/>
              <w:autoSpaceDN w:val="0"/>
              <w:adjustRightInd w:val="0"/>
              <w:rPr>
                <w:rFonts w:cs="Arial"/>
                <w:u w:val="single"/>
              </w:rPr>
            </w:pPr>
            <w:r w:rsidRPr="005C1B98">
              <w:rPr>
                <w:rFonts w:cs="Arial"/>
                <w:u w:val="single"/>
              </w:rPr>
              <w:t>Degree In</w:t>
            </w:r>
          </w:p>
          <w:p w14:paraId="0ABEB921" w14:textId="77777777" w:rsidR="008C4D89" w:rsidRPr="00ED0326" w:rsidRDefault="008C4D89" w:rsidP="008C4D89">
            <w:pPr>
              <w:pStyle w:val="ListParagraph"/>
              <w:numPr>
                <w:ilvl w:val="0"/>
                <w:numId w:val="50"/>
              </w:numPr>
              <w:autoSpaceDE w:val="0"/>
              <w:autoSpaceDN w:val="0"/>
              <w:adjustRightInd w:val="0"/>
              <w:spacing w:before="0" w:after="0"/>
            </w:pPr>
            <w:r>
              <w:t xml:space="preserve">Computer Science, Artificial Intelligence, Data Science, </w:t>
            </w:r>
            <w:r w:rsidRPr="00ED0326">
              <w:t>Computer Science, Information Systems, Operations Research, or related fields.</w:t>
            </w:r>
          </w:p>
          <w:p w14:paraId="51D0EC25" w14:textId="77777777" w:rsidR="008C4D89" w:rsidRPr="005C1B98" w:rsidRDefault="008C4D89" w:rsidP="008C4D89">
            <w:pPr>
              <w:autoSpaceDE w:val="0"/>
              <w:autoSpaceDN w:val="0"/>
              <w:adjustRightInd w:val="0"/>
              <w:rPr>
                <w:rFonts w:cs="Arial"/>
                <w:u w:val="single"/>
              </w:rPr>
            </w:pPr>
            <w:r w:rsidRPr="005C1B98">
              <w:rPr>
                <w:rFonts w:cs="Arial"/>
                <w:u w:val="single"/>
              </w:rPr>
              <w:t>Minimum Experience</w:t>
            </w:r>
          </w:p>
          <w:p w14:paraId="57003A61" w14:textId="77777777" w:rsidR="008C4D89" w:rsidRPr="00ED0326" w:rsidRDefault="008C4D89" w:rsidP="008C4D89">
            <w:pPr>
              <w:pStyle w:val="ListParagraph"/>
              <w:numPr>
                <w:ilvl w:val="0"/>
                <w:numId w:val="50"/>
              </w:numPr>
              <w:autoSpaceDE w:val="0"/>
              <w:autoSpaceDN w:val="0"/>
              <w:adjustRightInd w:val="0"/>
              <w:spacing w:before="0" w:after="0"/>
              <w:rPr>
                <w:u w:val="single"/>
              </w:rPr>
            </w:pPr>
            <w:r>
              <w:t>7</w:t>
            </w:r>
            <w:r w:rsidRPr="00ED0326">
              <w:t xml:space="preserve"> years</w:t>
            </w:r>
          </w:p>
          <w:p w14:paraId="3ECC8D81" w14:textId="77777777" w:rsidR="008C4D89" w:rsidRPr="005C1B98" w:rsidRDefault="008C4D89" w:rsidP="008C4D89">
            <w:pPr>
              <w:autoSpaceDE w:val="0"/>
              <w:autoSpaceDN w:val="0"/>
              <w:adjustRightInd w:val="0"/>
              <w:rPr>
                <w:rFonts w:cs="Arial"/>
                <w:u w:val="single"/>
              </w:rPr>
            </w:pPr>
            <w:r w:rsidRPr="005C1B98">
              <w:rPr>
                <w:rFonts w:cs="Arial"/>
                <w:u w:val="single"/>
              </w:rPr>
              <w:t xml:space="preserve">Substitutions </w:t>
            </w:r>
          </w:p>
          <w:p w14:paraId="56BE0805" w14:textId="485D67C7" w:rsidR="009D0CAC" w:rsidRPr="005C1B98" w:rsidRDefault="008C4D89" w:rsidP="008C4D89">
            <w:pPr>
              <w:autoSpaceDE w:val="0"/>
              <w:autoSpaceDN w:val="0"/>
              <w:adjustRightInd w:val="0"/>
              <w:rPr>
                <w:rFonts w:eastAsiaTheme="minorHAnsi" w:cs="Arial"/>
                <w:u w:val="single"/>
              </w:rPr>
            </w:pPr>
            <w:r w:rsidRPr="005C1B98">
              <w:t xml:space="preserve">A minimum of </w:t>
            </w:r>
            <w:r>
              <w:t>10</w:t>
            </w:r>
            <w:r w:rsidRPr="005C1B98">
              <w:t xml:space="preserve"> years of relevant experience, defined in the expertise requirements above, may be substituted for education.</w:t>
            </w:r>
          </w:p>
        </w:tc>
      </w:tr>
      <w:tr w:rsidR="009D0CAC" w:rsidRPr="005C1B98" w14:paraId="26EE3449" w14:textId="77777777">
        <w:tc>
          <w:tcPr>
            <w:tcW w:w="2768" w:type="dxa"/>
          </w:tcPr>
          <w:p w14:paraId="262C3200" w14:textId="77777777" w:rsidR="009D0CAC" w:rsidRPr="005C1B98" w:rsidRDefault="009D0CAC" w:rsidP="009D0CAC">
            <w:pPr>
              <w:rPr>
                <w:rFonts w:cs="Arial"/>
              </w:rPr>
            </w:pPr>
            <w:r w:rsidRPr="005C1B98">
              <w:rPr>
                <w:rFonts w:cs="Arial"/>
              </w:rPr>
              <w:t>Principal Business Process Re-</w:t>
            </w:r>
            <w:r w:rsidRPr="005C1B98">
              <w:rPr>
                <w:rFonts w:cs="Arial"/>
              </w:rPr>
              <w:lastRenderedPageBreak/>
              <w:t>Engineering (BPR) Specialist</w:t>
            </w:r>
          </w:p>
        </w:tc>
        <w:tc>
          <w:tcPr>
            <w:tcW w:w="6582" w:type="dxa"/>
          </w:tcPr>
          <w:p w14:paraId="0886FDD9" w14:textId="77777777" w:rsidR="009D0CAC" w:rsidRPr="005C1B98" w:rsidRDefault="009D0CAC" w:rsidP="009D0CAC">
            <w:pPr>
              <w:autoSpaceDE w:val="0"/>
              <w:autoSpaceDN w:val="0"/>
              <w:adjustRightInd w:val="0"/>
              <w:rPr>
                <w:rFonts w:eastAsiaTheme="minorHAnsi" w:cs="Arial"/>
                <w:u w:val="single"/>
              </w:rPr>
            </w:pPr>
            <w:r w:rsidRPr="005C1B98">
              <w:rPr>
                <w:rFonts w:eastAsiaTheme="minorHAnsi" w:cs="Arial"/>
                <w:u w:val="single"/>
              </w:rPr>
              <w:lastRenderedPageBreak/>
              <w:t>Expertise</w:t>
            </w:r>
          </w:p>
          <w:p w14:paraId="3DC52B20" w14:textId="77777777" w:rsidR="009D0CAC" w:rsidRPr="005C1B98" w:rsidRDefault="009D0CAC" w:rsidP="009D0CAC">
            <w:pPr>
              <w:pStyle w:val="ListParagraph"/>
              <w:numPr>
                <w:ilvl w:val="0"/>
                <w:numId w:val="50"/>
              </w:numPr>
              <w:autoSpaceDE w:val="0"/>
              <w:autoSpaceDN w:val="0"/>
              <w:adjustRightInd w:val="0"/>
              <w:spacing w:before="0" w:after="0"/>
              <w:rPr>
                <w:rFonts w:eastAsiaTheme="minorHAnsi"/>
              </w:rPr>
            </w:pPr>
            <w:r w:rsidRPr="005C1B98">
              <w:lastRenderedPageBreak/>
              <w:t>Expertise in providing group facilitation, interviewing, training, and providing additional forms of knowledge transfer.</w:t>
            </w:r>
          </w:p>
          <w:p w14:paraId="5014346E" w14:textId="77777777" w:rsidR="009D0CAC" w:rsidRPr="00462941" w:rsidRDefault="009D0CAC" w:rsidP="009D0CAC">
            <w:pPr>
              <w:autoSpaceDE w:val="0"/>
              <w:autoSpaceDN w:val="0"/>
              <w:adjustRightInd w:val="0"/>
              <w:rPr>
                <w:rFonts w:eastAsiaTheme="minorHAnsi"/>
              </w:rPr>
            </w:pPr>
          </w:p>
          <w:p w14:paraId="322C3694" w14:textId="77777777" w:rsidR="009D0CAC" w:rsidRPr="005C1B98" w:rsidRDefault="009D0CAC" w:rsidP="009D0CAC">
            <w:pPr>
              <w:autoSpaceDE w:val="0"/>
              <w:autoSpaceDN w:val="0"/>
              <w:adjustRightInd w:val="0"/>
              <w:rPr>
                <w:rFonts w:cs="Arial"/>
                <w:u w:val="single"/>
              </w:rPr>
            </w:pPr>
            <w:r w:rsidRPr="005C1B98">
              <w:rPr>
                <w:rFonts w:cs="Arial"/>
                <w:u w:val="single"/>
              </w:rPr>
              <w:t>Minimum Education Level</w:t>
            </w:r>
          </w:p>
          <w:p w14:paraId="6536A4B4" w14:textId="77777777" w:rsidR="009D0CAC" w:rsidRPr="00AC55DC" w:rsidRDefault="009D0CAC" w:rsidP="009D0CAC">
            <w:pPr>
              <w:pStyle w:val="ListParagraph"/>
              <w:numPr>
                <w:ilvl w:val="0"/>
                <w:numId w:val="50"/>
              </w:numPr>
              <w:autoSpaceDE w:val="0"/>
              <w:autoSpaceDN w:val="0"/>
              <w:adjustRightInd w:val="0"/>
              <w:spacing w:before="0" w:after="0"/>
              <w:rPr>
                <w:u w:val="single"/>
              </w:rPr>
            </w:pPr>
            <w:r w:rsidRPr="00AC55DC">
              <w:t>Master’s Degree</w:t>
            </w:r>
          </w:p>
          <w:p w14:paraId="7C597E87" w14:textId="77777777" w:rsidR="009D0CAC" w:rsidRPr="005C1B98" w:rsidRDefault="009D0CAC" w:rsidP="009D0CAC">
            <w:pPr>
              <w:autoSpaceDE w:val="0"/>
              <w:autoSpaceDN w:val="0"/>
              <w:adjustRightInd w:val="0"/>
              <w:rPr>
                <w:rFonts w:cs="Arial"/>
                <w:u w:val="single"/>
              </w:rPr>
            </w:pPr>
            <w:r w:rsidRPr="005C1B98">
              <w:rPr>
                <w:rFonts w:cs="Arial"/>
                <w:u w:val="single"/>
              </w:rPr>
              <w:t>Degree In</w:t>
            </w:r>
          </w:p>
          <w:p w14:paraId="10580BE3" w14:textId="77777777" w:rsidR="009D0CAC" w:rsidRPr="005C1B98" w:rsidRDefault="009D0CAC" w:rsidP="009D0CAC">
            <w:pPr>
              <w:pStyle w:val="ListParagraph"/>
              <w:numPr>
                <w:ilvl w:val="0"/>
                <w:numId w:val="50"/>
              </w:numPr>
              <w:autoSpaceDE w:val="0"/>
              <w:autoSpaceDN w:val="0"/>
              <w:adjustRightInd w:val="0"/>
              <w:spacing w:before="0" w:after="0"/>
            </w:pPr>
            <w:r w:rsidRPr="005C1B98">
              <w:t>Business Administration, Business Management, Computer Science, Information Systems, Information Resource Management, Industrial Engineering, Operations Research, or related fields.</w:t>
            </w:r>
          </w:p>
          <w:p w14:paraId="1CCCCD46" w14:textId="77777777" w:rsidR="009D0CAC" w:rsidRPr="005C1B98" w:rsidRDefault="009D0CAC" w:rsidP="009D0CAC">
            <w:pPr>
              <w:autoSpaceDE w:val="0"/>
              <w:autoSpaceDN w:val="0"/>
              <w:adjustRightInd w:val="0"/>
              <w:rPr>
                <w:rFonts w:cs="Arial"/>
                <w:u w:val="single"/>
              </w:rPr>
            </w:pPr>
            <w:r w:rsidRPr="005C1B98">
              <w:rPr>
                <w:rFonts w:cs="Arial"/>
                <w:u w:val="single"/>
              </w:rPr>
              <w:t>Minimum Experience</w:t>
            </w:r>
          </w:p>
          <w:p w14:paraId="77EBA6AE" w14:textId="77777777" w:rsidR="009D0CAC" w:rsidRPr="00AC55DC" w:rsidRDefault="009D0CAC" w:rsidP="009D0CAC">
            <w:pPr>
              <w:pStyle w:val="ListParagraph"/>
              <w:numPr>
                <w:ilvl w:val="0"/>
                <w:numId w:val="50"/>
              </w:numPr>
              <w:autoSpaceDE w:val="0"/>
              <w:autoSpaceDN w:val="0"/>
              <w:adjustRightInd w:val="0"/>
              <w:spacing w:before="0" w:after="0"/>
              <w:rPr>
                <w:u w:val="single"/>
              </w:rPr>
            </w:pPr>
            <w:r w:rsidRPr="00AC55DC">
              <w:t>10 years acting as an Executive Level Advisor and Senior Functional Leader to apply process improvement and re-engineering methodologies and principles to conduct process modernization projects.</w:t>
            </w:r>
          </w:p>
          <w:p w14:paraId="26666084" w14:textId="77777777" w:rsidR="009D0CAC" w:rsidRPr="005C1B98" w:rsidRDefault="009D0CAC" w:rsidP="009D0CAC">
            <w:pPr>
              <w:autoSpaceDE w:val="0"/>
              <w:autoSpaceDN w:val="0"/>
              <w:adjustRightInd w:val="0"/>
              <w:rPr>
                <w:rFonts w:cs="Arial"/>
                <w:u w:val="single"/>
              </w:rPr>
            </w:pPr>
            <w:r w:rsidRPr="005C1B98">
              <w:rPr>
                <w:rFonts w:cs="Arial"/>
                <w:u w:val="single"/>
              </w:rPr>
              <w:t xml:space="preserve">Substitutions </w:t>
            </w:r>
          </w:p>
          <w:p w14:paraId="409172CF" w14:textId="77777777" w:rsidR="009D0CAC" w:rsidRPr="005C1B98" w:rsidRDefault="009D0CAC" w:rsidP="009D0CAC">
            <w:pPr>
              <w:pStyle w:val="ListParagraph"/>
              <w:numPr>
                <w:ilvl w:val="0"/>
                <w:numId w:val="50"/>
              </w:numPr>
              <w:autoSpaceDE w:val="0"/>
              <w:autoSpaceDN w:val="0"/>
              <w:adjustRightInd w:val="0"/>
              <w:spacing w:before="0" w:after="0"/>
              <w:rPr>
                <w:rFonts w:eastAsiaTheme="minorHAnsi"/>
              </w:rPr>
            </w:pPr>
            <w:r w:rsidRPr="005C1B98">
              <w:t>A minimum of 12 years of relevant experience, defined in the expertise requirements above, may be substituted for education.</w:t>
            </w:r>
          </w:p>
        </w:tc>
      </w:tr>
    </w:tbl>
    <w:p w14:paraId="0B1B9398" w14:textId="77777777" w:rsidR="005822CC" w:rsidRDefault="005822CC" w:rsidP="004A6772">
      <w:pPr>
        <w:autoSpaceDE w:val="0"/>
        <w:autoSpaceDN w:val="0"/>
        <w:adjustRightInd w:val="0"/>
        <w:rPr>
          <w:rFonts w:eastAsia="Calibri" w:cs="Arial"/>
        </w:rPr>
      </w:pPr>
    </w:p>
    <w:p w14:paraId="6A68A719" w14:textId="1F007C4B" w:rsidR="004A6772" w:rsidRPr="004C18D3" w:rsidRDefault="004A6772" w:rsidP="004C18D3">
      <w:pPr>
        <w:pStyle w:val="Heading2"/>
        <w:rPr>
          <w:iCs w:val="0"/>
          <w:caps w:val="0"/>
        </w:rPr>
      </w:pPr>
      <w:bookmarkStart w:id="96" w:name="_Toc40993513"/>
      <w:bookmarkStart w:id="97" w:name="_Toc49923282"/>
      <w:bookmarkStart w:id="98" w:name="_Toc142578624"/>
      <w:bookmarkStart w:id="99" w:name="_Toc220330991"/>
      <w:r w:rsidRPr="004C18D3">
        <w:rPr>
          <w:iCs w:val="0"/>
          <w:caps w:val="0"/>
        </w:rPr>
        <w:t>CAPABILITY DELIVERY LIFECYCLE MANAGEMENT</w:t>
      </w:r>
      <w:bookmarkEnd w:id="96"/>
      <w:bookmarkEnd w:id="97"/>
      <w:bookmarkEnd w:id="98"/>
      <w:bookmarkEnd w:id="99"/>
      <w:r w:rsidR="006024E6" w:rsidRPr="004C18D3">
        <w:rPr>
          <w:iCs w:val="0"/>
          <w:caps w:val="0"/>
        </w:rPr>
        <w:t xml:space="preserve"> </w:t>
      </w:r>
    </w:p>
    <w:p w14:paraId="46B8E302" w14:textId="6F499267" w:rsidR="002F1979" w:rsidRDefault="004A6772" w:rsidP="002F1979">
      <w:pPr>
        <w:pStyle w:val="NoSpacing"/>
        <w:rPr>
          <w:rFonts w:cs="Arial"/>
        </w:rPr>
      </w:pPr>
      <w:r>
        <w:t xml:space="preserve">The </w:t>
      </w:r>
      <w:r w:rsidR="002F1979" w:rsidRPr="00AC55DC">
        <w:rPr>
          <w:rFonts w:cs="Arial"/>
        </w:rPr>
        <w:t xml:space="preserve">Contractor shall follow the core functions of Software Development Lifecycle Management (SDLC) utilizing established agile frameworks, such as the Scaled Agile Framework and other emerging innovative frameworks, in order to deliver a broad range of solutions. The Contractor shall follow a modular software design methodology to provide systems and software engineering, web services development, and software release and change management services. The Contractor shall continuously improve all new and existing solutions by implementing continual configurations, capabilities and enhancements, bug fixes, monitoring, testing and evaluation, business intelligence and application performance monitoring analytics, and support activities, while collaborating closely with the DTC Platform Lead(s), and VA product </w:t>
      </w:r>
      <w:r w:rsidR="002F1979" w:rsidRPr="005C1B98">
        <w:rPr>
          <w:rFonts w:cs="Arial"/>
        </w:rPr>
        <w:t xml:space="preserve">owners throughout the development process and solution delivery lifecycle.  The Contractor shall configure, develop, maintain, test, and deploy business and technology feature releases. Contractor teams for this effort shall be composed of an evolving mix of technical and operational skill sets across agile frameworks as required to meet the necessary stage of the capability development lifecycle management and technical nature of the capability.  The Contractor shall adjust deliverables and repository tool updates to match the nature of the capability and/or SDLC frameworks. </w:t>
      </w:r>
    </w:p>
    <w:p w14:paraId="338526FF" w14:textId="77777777" w:rsidR="00C22C76" w:rsidRDefault="00C22C76" w:rsidP="00C22C76">
      <w:pPr>
        <w:autoSpaceDE w:val="0"/>
        <w:autoSpaceDN w:val="0"/>
        <w:adjustRightInd w:val="0"/>
        <w:rPr>
          <w:rFonts w:eastAsia="Calibri" w:cs="Arial"/>
        </w:rPr>
      </w:pPr>
    </w:p>
    <w:p w14:paraId="36B6CFF7" w14:textId="42257EFA" w:rsidR="00C22C76" w:rsidRDefault="00C22C76" w:rsidP="00C22C76">
      <w:pPr>
        <w:autoSpaceDE w:val="0"/>
        <w:autoSpaceDN w:val="0"/>
        <w:adjustRightInd w:val="0"/>
        <w:rPr>
          <w:rFonts w:eastAsia="Calibri" w:cs="Arial"/>
        </w:rPr>
      </w:pPr>
      <w:r w:rsidRPr="00C22C76">
        <w:rPr>
          <w:rFonts w:eastAsia="Calibri" w:cs="Arial"/>
        </w:rPr>
        <w:t xml:space="preserve">In addition to traditional software source code development, the Contractor shall incorporate </w:t>
      </w:r>
      <w:r w:rsidRPr="00997017">
        <w:rPr>
          <w:rFonts w:eastAsia="Calibri" w:cs="Arial"/>
        </w:rPr>
        <w:t>AI-assisted software development and configuration practices</w:t>
      </w:r>
      <w:r w:rsidRPr="00C22C76">
        <w:rPr>
          <w:rFonts w:eastAsia="Calibri" w:cs="Arial"/>
        </w:rPr>
        <w:t xml:space="preserve">, where appropriate, to improve efficiency, quality, and delivery velocity. This includes leveraging </w:t>
      </w:r>
      <w:r w:rsidRPr="00997017">
        <w:rPr>
          <w:rFonts w:eastAsia="Calibri" w:cs="Arial"/>
        </w:rPr>
        <w:t xml:space="preserve">AI-enabled source code generation, automated testing, configuration </w:t>
      </w:r>
      <w:r w:rsidRPr="00997017">
        <w:rPr>
          <w:rFonts w:eastAsia="Calibri" w:cs="Arial"/>
        </w:rPr>
        <w:lastRenderedPageBreak/>
        <w:t>recommendations, and code quality analysis tools</w:t>
      </w:r>
      <w:r w:rsidRPr="00C22C76">
        <w:rPr>
          <w:rFonts w:eastAsia="Calibri" w:cs="Arial"/>
        </w:rPr>
        <w:t>, while maintaining human oversight and accountability for all deliverables.</w:t>
      </w:r>
    </w:p>
    <w:p w14:paraId="1E5508A1" w14:textId="77777777" w:rsidR="00C22C76" w:rsidRPr="00C22C76" w:rsidRDefault="00C22C76" w:rsidP="00C22C76">
      <w:pPr>
        <w:autoSpaceDE w:val="0"/>
        <w:autoSpaceDN w:val="0"/>
        <w:adjustRightInd w:val="0"/>
        <w:rPr>
          <w:rFonts w:eastAsia="Calibri" w:cs="Arial"/>
        </w:rPr>
      </w:pPr>
    </w:p>
    <w:p w14:paraId="3F38D06B" w14:textId="77777777" w:rsidR="00C22C76" w:rsidRPr="00C22C76" w:rsidRDefault="00C22C76" w:rsidP="00C22C76">
      <w:pPr>
        <w:autoSpaceDE w:val="0"/>
        <w:autoSpaceDN w:val="0"/>
        <w:adjustRightInd w:val="0"/>
        <w:rPr>
          <w:rFonts w:eastAsia="Calibri" w:cs="Arial"/>
        </w:rPr>
      </w:pPr>
      <w:r w:rsidRPr="00C22C76">
        <w:rPr>
          <w:rFonts w:eastAsia="Calibri" w:cs="Arial"/>
        </w:rPr>
        <w:t xml:space="preserve">The Contractor shall ensure that all AI-assisted development activities align with </w:t>
      </w:r>
      <w:r w:rsidRPr="00997017">
        <w:rPr>
          <w:rFonts w:eastAsia="Calibri" w:cs="Arial"/>
        </w:rPr>
        <w:t>VA policies, DTC AI guidance, and governance established by the VA Chief Artificial Intelligence Officer (CAIO)</w:t>
      </w:r>
      <w:r w:rsidRPr="00C22C76">
        <w:rPr>
          <w:rFonts w:eastAsia="Calibri" w:cs="Arial"/>
        </w:rPr>
        <w:t>, including requirements for transparency, security, ethical use, and risk management. AI capabilities shall be implemented in a manner that supports explainability, traceability, and compliance with VA standards and federal regulations.</w:t>
      </w:r>
    </w:p>
    <w:p w14:paraId="3DE9A043" w14:textId="77777777" w:rsidR="002F1979" w:rsidRPr="005C1B98" w:rsidRDefault="002F1979" w:rsidP="002F1979">
      <w:pPr>
        <w:pStyle w:val="NoSpacing"/>
        <w:rPr>
          <w:rFonts w:eastAsia="Calibri" w:cs="Arial"/>
        </w:rPr>
      </w:pPr>
    </w:p>
    <w:p w14:paraId="64516096" w14:textId="12814E06" w:rsidR="004A6772" w:rsidRDefault="002F1979" w:rsidP="00A51ACA">
      <w:pPr>
        <w:autoSpaceDE w:val="0"/>
        <w:autoSpaceDN w:val="0"/>
        <w:adjustRightInd w:val="0"/>
        <w:rPr>
          <w:rFonts w:eastAsia="Calibri" w:cs="Arial"/>
        </w:rPr>
      </w:pPr>
      <w:r w:rsidRPr="005C1B98">
        <w:rPr>
          <w:rFonts w:eastAsia="Calibri" w:cs="Arial"/>
        </w:rPr>
        <w:t xml:space="preserve">The Contractor shall adhere to core design principles, including minimizing custom code; leveraging modular software design; maximizing re-usability, and adherence to VA Policies and standards and governance. </w:t>
      </w:r>
    </w:p>
    <w:p w14:paraId="52909247" w14:textId="77777777" w:rsidR="00C22C76" w:rsidRDefault="00C22C76" w:rsidP="00A51ACA">
      <w:pPr>
        <w:autoSpaceDE w:val="0"/>
        <w:autoSpaceDN w:val="0"/>
        <w:adjustRightInd w:val="0"/>
        <w:rPr>
          <w:rFonts w:eastAsia="Calibri" w:cs="Arial"/>
        </w:rPr>
      </w:pPr>
    </w:p>
    <w:p w14:paraId="7D0445D8" w14:textId="77777777" w:rsidR="00C22C76" w:rsidRPr="00354323" w:rsidRDefault="00C22C76" w:rsidP="00A51ACA">
      <w:pPr>
        <w:autoSpaceDE w:val="0"/>
        <w:autoSpaceDN w:val="0"/>
        <w:adjustRightInd w:val="0"/>
        <w:rPr>
          <w:rFonts w:eastAsia="Calibri" w:cs="Arial"/>
        </w:rPr>
      </w:pPr>
    </w:p>
    <w:p w14:paraId="20F34BA3" w14:textId="77777777" w:rsidR="004A6772" w:rsidRPr="00D55EFF" w:rsidRDefault="004A6772" w:rsidP="004A6772">
      <w:pPr>
        <w:pStyle w:val="Heading3"/>
        <w:keepLines/>
        <w:spacing w:before="240" w:after="101"/>
        <w:ind w:right="786"/>
      </w:pPr>
      <w:bookmarkStart w:id="100" w:name="_Toc37999764"/>
      <w:bookmarkStart w:id="101" w:name="_Toc40993514"/>
      <w:bookmarkStart w:id="102" w:name="_Toc49923283"/>
      <w:bookmarkStart w:id="103" w:name="_Toc142578625"/>
      <w:bookmarkStart w:id="104" w:name="_Toc220330992"/>
      <w:r>
        <w:t>AGILE REQUIREMENTS ELICITATION AND ELABORATION</w:t>
      </w:r>
      <w:bookmarkEnd w:id="100"/>
      <w:bookmarkEnd w:id="101"/>
      <w:bookmarkEnd w:id="102"/>
      <w:bookmarkEnd w:id="103"/>
      <w:bookmarkEnd w:id="104"/>
      <w:r>
        <w:t xml:space="preserve"> </w:t>
      </w:r>
    </w:p>
    <w:p w14:paraId="2D05AF61" w14:textId="290A4DD7" w:rsidR="00FB0C42" w:rsidRPr="005C1B98" w:rsidRDefault="004A6772" w:rsidP="00FB0C42">
      <w:pPr>
        <w:pStyle w:val="NoSpacing"/>
        <w:rPr>
          <w:rFonts w:cs="Arial"/>
        </w:rPr>
      </w:pPr>
      <w:r>
        <w:t>The</w:t>
      </w:r>
      <w:r w:rsidR="00FB0C42">
        <w:t xml:space="preserve"> </w:t>
      </w:r>
      <w:r w:rsidR="00FB0C42" w:rsidRPr="00AC55DC">
        <w:rPr>
          <w:rFonts w:cs="Arial"/>
        </w:rPr>
        <w:t>Contractor shall create a Prioritized Program Epic Backlog and Prioritized Product Team Backlog and complete continuous and iterative backlog grooming sessions to gather, elicit, understand, and elaborate agile business requirements. Agile requirements shall be represented across various issue types, such as epics and associated user stories, dependencies, and defects.  The Contractor shall ensure that all agile requirements are linked and mapped to epics ensuri</w:t>
      </w:r>
      <w:r w:rsidR="00FB0C42" w:rsidRPr="005C1B98">
        <w:rPr>
          <w:rFonts w:cs="Arial"/>
        </w:rPr>
        <w:t>ng traceability and transparency from backlogs to Product Increment (PI) Roadmaps. An epic shall represent one modular function deliverable within one PI unless otherwise outlined IAW Section 5.2.4 Product Delivery Roadmap and PI Planning. The epics shall map to a program epic representing the end-to-end solution for the product deliverable. An epic can map to more than one program epic as the standalone modular function may be re-used across multiple product deliverables. The Delivery Roadmap and PI Planning task in Section 5.2.4 is the backlog grooming and prioritization tasks which are continuous and iterative throughout the PoP and shall be facilitated by the Contractor.</w:t>
      </w:r>
    </w:p>
    <w:p w14:paraId="4E25E5D1" w14:textId="77777777" w:rsidR="00FB0C42" w:rsidRPr="005C1B98" w:rsidRDefault="00FB0C42" w:rsidP="00FB0C42">
      <w:pPr>
        <w:pStyle w:val="NoSpacing"/>
        <w:rPr>
          <w:rFonts w:cs="Arial"/>
        </w:rPr>
      </w:pPr>
    </w:p>
    <w:p w14:paraId="1EEE6B01" w14:textId="050594B3" w:rsidR="00FB0C42" w:rsidRPr="005C1B98" w:rsidRDefault="00FB0C42" w:rsidP="00FB0C42">
      <w:pPr>
        <w:pStyle w:val="NoSpacing"/>
        <w:rPr>
          <w:rFonts w:cs="Arial"/>
        </w:rPr>
      </w:pPr>
      <w:r w:rsidRPr="005C1B98">
        <w:rPr>
          <w:rFonts w:cs="Arial"/>
        </w:rPr>
        <w:t xml:space="preserve">Elaboration sessions shall include participants from the business customer, OIT and system SMEs, as well as end-user participation, where appropriate, ensuring requirements meet both business customer and end-user requirements. Due to the severity and urgency of defects, the Contractor shall facilitate ad-hoc sessions aligned to the solution’s operational support model supporting hotfix releases. The Contractor shall document and manage all agile requirement elaboration and elicitation activity, such as capability requirements, strategic stakeholder decisions, scope limitations, exception approvals, manual workarounds, and solution customizations in a VA approved repository. The Contractor shall distribute agile requirement elaboration and elicitation activity documentation to key stakeholders per direction of DTC Platform Lead(s). The program epic and product team backlog serves as the </w:t>
      </w:r>
      <w:bookmarkStart w:id="105" w:name="_Hlk40904554"/>
      <w:r w:rsidRPr="005C1B98">
        <w:rPr>
          <w:rFonts w:cs="Arial"/>
        </w:rPr>
        <w:t xml:space="preserve">primary authoritative requirements source for all </w:t>
      </w:r>
      <w:r w:rsidR="0001055A">
        <w:rPr>
          <w:rFonts w:cs="Arial"/>
        </w:rPr>
        <w:t>EDGE</w:t>
      </w:r>
      <w:r w:rsidRPr="005C1B98">
        <w:rPr>
          <w:rFonts w:cs="Arial"/>
        </w:rPr>
        <w:t xml:space="preserve"> capabilities and solutions to be delivered</w:t>
      </w:r>
      <w:bookmarkEnd w:id="105"/>
      <w:r w:rsidRPr="005C1B98">
        <w:rPr>
          <w:rFonts w:cs="Arial"/>
        </w:rPr>
        <w:t>. The outcome of these sessions shall be a complete review and agreement of decomposed, groomed, and executable program epics and user stories containing:</w:t>
      </w:r>
    </w:p>
    <w:p w14:paraId="3B8BC44E" w14:textId="77777777" w:rsidR="00FB0C42" w:rsidRPr="005C1B98" w:rsidRDefault="00FB0C42" w:rsidP="00FB0C42">
      <w:pPr>
        <w:pStyle w:val="NoSpacing"/>
        <w:rPr>
          <w:rFonts w:cs="Arial"/>
        </w:rPr>
      </w:pPr>
      <w:r w:rsidRPr="005C1B98">
        <w:rPr>
          <w:rFonts w:cs="Arial"/>
        </w:rPr>
        <w:lastRenderedPageBreak/>
        <w:t xml:space="preserve">  </w:t>
      </w:r>
    </w:p>
    <w:p w14:paraId="7BF6ADFD" w14:textId="77777777" w:rsidR="00FB0C42" w:rsidRPr="005C1B98" w:rsidRDefault="00FB0C42" w:rsidP="005A0FCB">
      <w:pPr>
        <w:pStyle w:val="NoSpacing"/>
        <w:numPr>
          <w:ilvl w:val="0"/>
          <w:numId w:val="74"/>
        </w:numPr>
        <w:rPr>
          <w:rFonts w:cs="Arial"/>
        </w:rPr>
      </w:pPr>
      <w:r w:rsidRPr="005C1B98">
        <w:rPr>
          <w:rFonts w:cs="Arial"/>
        </w:rPr>
        <w:t>Business use case and requirements</w:t>
      </w:r>
    </w:p>
    <w:p w14:paraId="417DB1F4" w14:textId="77777777" w:rsidR="00FB0C42" w:rsidRPr="005C1B98" w:rsidRDefault="00FB0C42" w:rsidP="005A0FCB">
      <w:pPr>
        <w:pStyle w:val="NoSpacing"/>
        <w:numPr>
          <w:ilvl w:val="0"/>
          <w:numId w:val="74"/>
        </w:numPr>
        <w:rPr>
          <w:rFonts w:cs="Arial"/>
        </w:rPr>
      </w:pPr>
      <w:r w:rsidRPr="005C1B98">
        <w:rPr>
          <w:rFonts w:cs="Arial"/>
        </w:rPr>
        <w:t>User Centered Design requirements, such as</w:t>
      </w:r>
    </w:p>
    <w:p w14:paraId="0E20BEFA" w14:textId="77777777" w:rsidR="00FB0C42" w:rsidRPr="005C1B98" w:rsidRDefault="00FB0C42" w:rsidP="005A0FCB">
      <w:pPr>
        <w:pStyle w:val="NoSpacing"/>
        <w:numPr>
          <w:ilvl w:val="1"/>
          <w:numId w:val="74"/>
        </w:numPr>
        <w:rPr>
          <w:rFonts w:cs="Arial"/>
        </w:rPr>
      </w:pPr>
      <w:r w:rsidRPr="005C1B98">
        <w:rPr>
          <w:rFonts w:cs="Arial"/>
        </w:rPr>
        <w:t>End-user requirements and research</w:t>
      </w:r>
    </w:p>
    <w:p w14:paraId="194B2E6D" w14:textId="77777777" w:rsidR="00FB0C42" w:rsidRPr="005C1B98" w:rsidRDefault="00FB0C42" w:rsidP="005A0FCB">
      <w:pPr>
        <w:pStyle w:val="NoSpacing"/>
        <w:numPr>
          <w:ilvl w:val="1"/>
          <w:numId w:val="74"/>
        </w:numPr>
        <w:rPr>
          <w:rFonts w:cs="Arial"/>
        </w:rPr>
      </w:pPr>
      <w:r w:rsidRPr="005C1B98">
        <w:rPr>
          <w:rFonts w:cs="Arial"/>
        </w:rPr>
        <w:t>Mock-ups</w:t>
      </w:r>
    </w:p>
    <w:p w14:paraId="7440C883" w14:textId="77777777" w:rsidR="00FB0C42" w:rsidRPr="005C1B98" w:rsidRDefault="00FB0C42" w:rsidP="005A0FCB">
      <w:pPr>
        <w:pStyle w:val="NoSpacing"/>
        <w:numPr>
          <w:ilvl w:val="1"/>
          <w:numId w:val="74"/>
        </w:numPr>
        <w:rPr>
          <w:rFonts w:cs="Arial"/>
        </w:rPr>
      </w:pPr>
      <w:r w:rsidRPr="005C1B98">
        <w:rPr>
          <w:rFonts w:cs="Arial"/>
        </w:rPr>
        <w:t>Wireframes</w:t>
      </w:r>
    </w:p>
    <w:p w14:paraId="74593D47" w14:textId="77777777" w:rsidR="00FB0C42" w:rsidRPr="005C1B98" w:rsidRDefault="00FB0C42" w:rsidP="005A0FCB">
      <w:pPr>
        <w:pStyle w:val="NoSpacing"/>
        <w:numPr>
          <w:ilvl w:val="1"/>
          <w:numId w:val="74"/>
        </w:numPr>
        <w:rPr>
          <w:rFonts w:cs="Arial"/>
        </w:rPr>
      </w:pPr>
      <w:r w:rsidRPr="005C1B98">
        <w:rPr>
          <w:rFonts w:cs="Arial"/>
        </w:rPr>
        <w:t>Screen flows</w:t>
      </w:r>
    </w:p>
    <w:p w14:paraId="1E90B805" w14:textId="77777777" w:rsidR="00FB0C42" w:rsidRPr="005C1B98" w:rsidRDefault="00FB0C42" w:rsidP="005A0FCB">
      <w:pPr>
        <w:pStyle w:val="NoSpacing"/>
        <w:numPr>
          <w:ilvl w:val="1"/>
          <w:numId w:val="74"/>
        </w:numPr>
        <w:rPr>
          <w:rFonts w:cs="Arial"/>
        </w:rPr>
      </w:pPr>
      <w:r w:rsidRPr="005C1B98">
        <w:rPr>
          <w:rFonts w:cs="Arial"/>
        </w:rPr>
        <w:t>Navigation</w:t>
      </w:r>
    </w:p>
    <w:p w14:paraId="30F04899" w14:textId="77777777" w:rsidR="00FB0C42" w:rsidRPr="005C1B98" w:rsidRDefault="00FB0C42" w:rsidP="005A0FCB">
      <w:pPr>
        <w:pStyle w:val="NoSpacing"/>
        <w:numPr>
          <w:ilvl w:val="1"/>
          <w:numId w:val="74"/>
        </w:numPr>
        <w:rPr>
          <w:rFonts w:cs="Arial"/>
        </w:rPr>
      </w:pPr>
      <w:r w:rsidRPr="005C1B98">
        <w:rPr>
          <w:rFonts w:cs="Arial"/>
        </w:rPr>
        <w:t>Taxonomy</w:t>
      </w:r>
    </w:p>
    <w:p w14:paraId="0D1DD294" w14:textId="77777777" w:rsidR="00FB0C42" w:rsidRPr="005C1B98" w:rsidRDefault="00FB0C42" w:rsidP="005A0FCB">
      <w:pPr>
        <w:pStyle w:val="NoSpacing"/>
        <w:numPr>
          <w:ilvl w:val="1"/>
          <w:numId w:val="74"/>
        </w:numPr>
        <w:rPr>
          <w:rFonts w:cs="Arial"/>
        </w:rPr>
      </w:pPr>
      <w:r w:rsidRPr="005C1B98">
        <w:rPr>
          <w:rFonts w:cs="Arial"/>
        </w:rPr>
        <w:t>Prototypes</w:t>
      </w:r>
    </w:p>
    <w:p w14:paraId="4C2425B2" w14:textId="77777777" w:rsidR="00FB0C42" w:rsidRPr="005C1B98" w:rsidRDefault="00FB0C42" w:rsidP="005A0FCB">
      <w:pPr>
        <w:pStyle w:val="NoSpacing"/>
        <w:numPr>
          <w:ilvl w:val="0"/>
          <w:numId w:val="74"/>
        </w:numPr>
        <w:rPr>
          <w:rFonts w:cs="Arial"/>
        </w:rPr>
      </w:pPr>
      <w:r w:rsidRPr="005C1B98">
        <w:rPr>
          <w:rFonts w:cs="Arial"/>
        </w:rPr>
        <w:t>Functional requirements</w:t>
      </w:r>
    </w:p>
    <w:p w14:paraId="21C704C4" w14:textId="77777777" w:rsidR="00FB0C42" w:rsidRPr="005C1B98" w:rsidRDefault="00FB0C42" w:rsidP="005A0FCB">
      <w:pPr>
        <w:pStyle w:val="NoSpacing"/>
        <w:numPr>
          <w:ilvl w:val="0"/>
          <w:numId w:val="74"/>
        </w:numPr>
        <w:rPr>
          <w:rFonts w:cs="Arial"/>
        </w:rPr>
      </w:pPr>
      <w:r w:rsidRPr="005C1B98">
        <w:rPr>
          <w:rFonts w:cs="Arial"/>
        </w:rPr>
        <w:t>Compliance requirements, such as</w:t>
      </w:r>
    </w:p>
    <w:p w14:paraId="6B0EAAA4" w14:textId="77777777" w:rsidR="00FB0C42" w:rsidRPr="005C1B98" w:rsidRDefault="00FB0C42" w:rsidP="005A0FCB">
      <w:pPr>
        <w:pStyle w:val="NoSpacing"/>
        <w:numPr>
          <w:ilvl w:val="1"/>
          <w:numId w:val="74"/>
        </w:numPr>
        <w:rPr>
          <w:rFonts w:cs="Arial"/>
        </w:rPr>
      </w:pPr>
      <w:r w:rsidRPr="005C1B98">
        <w:rPr>
          <w:rFonts w:cs="Arial"/>
        </w:rPr>
        <w:t>Section 508</w:t>
      </w:r>
    </w:p>
    <w:p w14:paraId="2CB554CF" w14:textId="77777777" w:rsidR="00FB0C42" w:rsidRPr="005C1B98" w:rsidRDefault="00FB0C42" w:rsidP="005A0FCB">
      <w:pPr>
        <w:pStyle w:val="NoSpacing"/>
        <w:numPr>
          <w:ilvl w:val="1"/>
          <w:numId w:val="74"/>
        </w:numPr>
        <w:rPr>
          <w:rFonts w:cs="Arial"/>
        </w:rPr>
      </w:pPr>
      <w:r w:rsidRPr="005C1B98">
        <w:rPr>
          <w:rFonts w:cs="Arial"/>
        </w:rPr>
        <w:t>FedRAMP Authorization</w:t>
      </w:r>
    </w:p>
    <w:p w14:paraId="43834D29" w14:textId="77777777" w:rsidR="00FB0C42" w:rsidRPr="005C1B98" w:rsidRDefault="00FB0C42" w:rsidP="005A0FCB">
      <w:pPr>
        <w:pStyle w:val="NoSpacing"/>
        <w:numPr>
          <w:ilvl w:val="1"/>
          <w:numId w:val="74"/>
        </w:numPr>
        <w:rPr>
          <w:rFonts w:cs="Arial"/>
        </w:rPr>
      </w:pPr>
      <w:r w:rsidRPr="005C1B98">
        <w:rPr>
          <w:rFonts w:cs="Arial"/>
        </w:rPr>
        <w:t>Health Insurance Portability and Accountability Act (HIPAA)</w:t>
      </w:r>
    </w:p>
    <w:p w14:paraId="1F33EE12" w14:textId="77777777" w:rsidR="00FB0C42" w:rsidRPr="005C1B98" w:rsidRDefault="00FB0C42" w:rsidP="005A0FCB">
      <w:pPr>
        <w:pStyle w:val="NoSpacing"/>
        <w:numPr>
          <w:ilvl w:val="1"/>
          <w:numId w:val="74"/>
        </w:numPr>
        <w:rPr>
          <w:rFonts w:cs="Arial"/>
        </w:rPr>
      </w:pPr>
      <w:r w:rsidRPr="005C1B98">
        <w:rPr>
          <w:rFonts w:cs="Arial"/>
        </w:rPr>
        <w:t>Office of National Coordinator (ONC) 21</w:t>
      </w:r>
      <w:r w:rsidRPr="005C1B98">
        <w:rPr>
          <w:rFonts w:cs="Arial"/>
          <w:vertAlign w:val="superscript"/>
        </w:rPr>
        <w:t>st</w:t>
      </w:r>
      <w:r w:rsidRPr="005C1B98">
        <w:rPr>
          <w:rFonts w:cs="Arial"/>
        </w:rPr>
        <w:t xml:space="preserve"> Century Cures Act Final Rule</w:t>
      </w:r>
    </w:p>
    <w:p w14:paraId="2640E9A7" w14:textId="77777777" w:rsidR="00FB0C42" w:rsidRPr="005C1B98" w:rsidRDefault="00FB0C42" w:rsidP="005A0FCB">
      <w:pPr>
        <w:pStyle w:val="NoSpacing"/>
        <w:numPr>
          <w:ilvl w:val="1"/>
          <w:numId w:val="74"/>
        </w:numPr>
        <w:rPr>
          <w:rFonts w:cs="Arial"/>
        </w:rPr>
      </w:pPr>
      <w:r w:rsidRPr="005C1B98">
        <w:rPr>
          <w:rFonts w:cs="Arial"/>
        </w:rPr>
        <w:t>Authority to Operate (ATO)</w:t>
      </w:r>
    </w:p>
    <w:p w14:paraId="23507F97" w14:textId="77777777" w:rsidR="00FB0C42" w:rsidRPr="005C1B98" w:rsidRDefault="00FB0C42" w:rsidP="005A0FCB">
      <w:pPr>
        <w:pStyle w:val="NoSpacing"/>
        <w:numPr>
          <w:ilvl w:val="1"/>
          <w:numId w:val="74"/>
        </w:numPr>
        <w:rPr>
          <w:rFonts w:cs="Arial"/>
        </w:rPr>
      </w:pPr>
      <w:r w:rsidRPr="005C1B98">
        <w:rPr>
          <w:rFonts w:cs="Arial"/>
        </w:rPr>
        <w:t>Authority to Connect (ATC)</w:t>
      </w:r>
    </w:p>
    <w:p w14:paraId="623B881D" w14:textId="77777777" w:rsidR="00FB0C42" w:rsidRPr="005C1B98" w:rsidRDefault="00FB0C42" w:rsidP="005A0FCB">
      <w:pPr>
        <w:pStyle w:val="NoSpacing"/>
        <w:numPr>
          <w:ilvl w:val="1"/>
          <w:numId w:val="74"/>
        </w:numPr>
        <w:rPr>
          <w:rFonts w:cs="Arial"/>
        </w:rPr>
      </w:pPr>
      <w:r w:rsidRPr="005C1B98">
        <w:rPr>
          <w:rFonts w:cs="Arial"/>
        </w:rPr>
        <w:t>Privacy Impact Assessment (PIA)</w:t>
      </w:r>
    </w:p>
    <w:p w14:paraId="20E1AC95" w14:textId="77777777" w:rsidR="00FB0C42" w:rsidRPr="005C1B98" w:rsidRDefault="00FB0C42" w:rsidP="005A0FCB">
      <w:pPr>
        <w:pStyle w:val="NoSpacing"/>
        <w:numPr>
          <w:ilvl w:val="1"/>
          <w:numId w:val="74"/>
        </w:numPr>
        <w:rPr>
          <w:rFonts w:cs="Arial"/>
        </w:rPr>
      </w:pPr>
      <w:r w:rsidRPr="005C1B98">
        <w:rPr>
          <w:rFonts w:cs="Arial"/>
        </w:rPr>
        <w:t xml:space="preserve">Privacy Threshold Analysis (PTA) </w:t>
      </w:r>
    </w:p>
    <w:p w14:paraId="0CA6A720" w14:textId="77777777" w:rsidR="00FB0C42" w:rsidRPr="005C1B98" w:rsidRDefault="00FB0C42" w:rsidP="005A0FCB">
      <w:pPr>
        <w:pStyle w:val="NoSpacing"/>
        <w:numPr>
          <w:ilvl w:val="0"/>
          <w:numId w:val="74"/>
        </w:numPr>
        <w:rPr>
          <w:rFonts w:cs="Arial"/>
        </w:rPr>
      </w:pPr>
      <w:r w:rsidRPr="005C1B98">
        <w:rPr>
          <w:rFonts w:cs="Arial"/>
        </w:rPr>
        <w:t xml:space="preserve">Non-functional requirements, such as </w:t>
      </w:r>
    </w:p>
    <w:p w14:paraId="706625AD" w14:textId="77777777" w:rsidR="00FB0C42" w:rsidRPr="005C1B98" w:rsidRDefault="00FB0C42" w:rsidP="005A0FCB">
      <w:pPr>
        <w:pStyle w:val="NoSpacing"/>
        <w:numPr>
          <w:ilvl w:val="1"/>
          <w:numId w:val="74"/>
        </w:numPr>
        <w:rPr>
          <w:rFonts w:cs="Arial"/>
        </w:rPr>
      </w:pPr>
      <w:r w:rsidRPr="005C1B98">
        <w:rPr>
          <w:rFonts w:cs="Arial"/>
        </w:rPr>
        <w:t>Security features and controls</w:t>
      </w:r>
    </w:p>
    <w:p w14:paraId="19C060C0" w14:textId="77777777" w:rsidR="00FB0C42" w:rsidRPr="005C1B98" w:rsidRDefault="00FB0C42" w:rsidP="005A0FCB">
      <w:pPr>
        <w:pStyle w:val="NoSpacing"/>
        <w:numPr>
          <w:ilvl w:val="1"/>
          <w:numId w:val="74"/>
        </w:numPr>
        <w:rPr>
          <w:rFonts w:cs="Arial"/>
        </w:rPr>
      </w:pPr>
      <w:r w:rsidRPr="005C1B98">
        <w:rPr>
          <w:rFonts w:cs="Arial"/>
        </w:rPr>
        <w:t>Reliability</w:t>
      </w:r>
    </w:p>
    <w:p w14:paraId="044C65D1" w14:textId="77777777" w:rsidR="00FB0C42" w:rsidRPr="005C1B98" w:rsidRDefault="00FB0C42" w:rsidP="005A0FCB">
      <w:pPr>
        <w:pStyle w:val="NoSpacing"/>
        <w:numPr>
          <w:ilvl w:val="1"/>
          <w:numId w:val="74"/>
        </w:numPr>
        <w:rPr>
          <w:rFonts w:cs="Arial"/>
        </w:rPr>
      </w:pPr>
      <w:r w:rsidRPr="005C1B98">
        <w:rPr>
          <w:rFonts w:cs="Arial"/>
        </w:rPr>
        <w:t>Performance</w:t>
      </w:r>
    </w:p>
    <w:p w14:paraId="01EAC205" w14:textId="77777777" w:rsidR="00FB0C42" w:rsidRPr="005C1B98" w:rsidRDefault="00FB0C42" w:rsidP="005A0FCB">
      <w:pPr>
        <w:pStyle w:val="NoSpacing"/>
        <w:numPr>
          <w:ilvl w:val="1"/>
          <w:numId w:val="74"/>
        </w:numPr>
        <w:rPr>
          <w:rFonts w:cs="Arial"/>
        </w:rPr>
      </w:pPr>
      <w:r w:rsidRPr="005C1B98">
        <w:rPr>
          <w:rFonts w:cs="Arial"/>
        </w:rPr>
        <w:t>Maintainability</w:t>
      </w:r>
    </w:p>
    <w:p w14:paraId="2621EB0C" w14:textId="77777777" w:rsidR="00FB0C42" w:rsidRPr="005C1B98" w:rsidRDefault="00FB0C42" w:rsidP="005A0FCB">
      <w:pPr>
        <w:pStyle w:val="NoSpacing"/>
        <w:numPr>
          <w:ilvl w:val="1"/>
          <w:numId w:val="74"/>
        </w:numPr>
        <w:rPr>
          <w:rFonts w:cs="Arial"/>
        </w:rPr>
      </w:pPr>
      <w:r w:rsidRPr="005C1B98">
        <w:rPr>
          <w:rFonts w:cs="Arial"/>
        </w:rPr>
        <w:t>Scalability</w:t>
      </w:r>
    </w:p>
    <w:p w14:paraId="7E42EBCC" w14:textId="77777777" w:rsidR="00FB0C42" w:rsidRPr="005C1B98" w:rsidRDefault="00FB0C42" w:rsidP="005A0FCB">
      <w:pPr>
        <w:pStyle w:val="NoSpacing"/>
        <w:numPr>
          <w:ilvl w:val="1"/>
          <w:numId w:val="74"/>
        </w:numPr>
        <w:rPr>
          <w:rFonts w:cs="Arial"/>
        </w:rPr>
      </w:pPr>
      <w:r w:rsidRPr="005C1B98">
        <w:rPr>
          <w:rFonts w:cs="Arial"/>
        </w:rPr>
        <w:t>Identity and access management</w:t>
      </w:r>
    </w:p>
    <w:p w14:paraId="685CEA0B" w14:textId="77777777" w:rsidR="00FB0C42" w:rsidRPr="005C1B98" w:rsidRDefault="00FB0C42" w:rsidP="005A0FCB">
      <w:pPr>
        <w:pStyle w:val="NoSpacing"/>
        <w:numPr>
          <w:ilvl w:val="1"/>
          <w:numId w:val="74"/>
        </w:numPr>
        <w:rPr>
          <w:rFonts w:cs="Arial"/>
        </w:rPr>
      </w:pPr>
      <w:r w:rsidRPr="005C1B98">
        <w:rPr>
          <w:rFonts w:cs="Arial"/>
        </w:rPr>
        <w:t>Usability</w:t>
      </w:r>
    </w:p>
    <w:p w14:paraId="4F8B886E" w14:textId="77777777" w:rsidR="00FB0C42" w:rsidRPr="005C1B98" w:rsidRDefault="00FB0C42" w:rsidP="005A0FCB">
      <w:pPr>
        <w:pStyle w:val="NoSpacing"/>
        <w:numPr>
          <w:ilvl w:val="0"/>
          <w:numId w:val="74"/>
        </w:numPr>
        <w:rPr>
          <w:rFonts w:cs="Arial"/>
        </w:rPr>
      </w:pPr>
      <w:r w:rsidRPr="005C1B98">
        <w:rPr>
          <w:rFonts w:cs="Arial"/>
        </w:rPr>
        <w:t>Requirements visualizations, such as</w:t>
      </w:r>
    </w:p>
    <w:p w14:paraId="36FDB509" w14:textId="77777777" w:rsidR="00FB0C42" w:rsidRPr="005C1B98" w:rsidRDefault="00FB0C42" w:rsidP="005A0FCB">
      <w:pPr>
        <w:pStyle w:val="NoSpacing"/>
        <w:numPr>
          <w:ilvl w:val="1"/>
          <w:numId w:val="74"/>
        </w:numPr>
        <w:rPr>
          <w:rFonts w:cs="Arial"/>
        </w:rPr>
      </w:pPr>
      <w:r w:rsidRPr="005C1B98">
        <w:rPr>
          <w:rFonts w:cs="Arial"/>
        </w:rPr>
        <w:t>Story maps</w:t>
      </w:r>
    </w:p>
    <w:p w14:paraId="3E16E247" w14:textId="77777777" w:rsidR="00FB0C42" w:rsidRPr="005C1B98" w:rsidRDefault="00FB0C42" w:rsidP="005A0FCB">
      <w:pPr>
        <w:pStyle w:val="NoSpacing"/>
        <w:numPr>
          <w:ilvl w:val="1"/>
          <w:numId w:val="74"/>
        </w:numPr>
        <w:rPr>
          <w:rFonts w:cs="Arial"/>
        </w:rPr>
      </w:pPr>
      <w:r w:rsidRPr="005C1B98">
        <w:rPr>
          <w:rFonts w:cs="Arial"/>
        </w:rPr>
        <w:t xml:space="preserve">Business process flows </w:t>
      </w:r>
    </w:p>
    <w:p w14:paraId="0EF386A0" w14:textId="77777777" w:rsidR="00FB0C42" w:rsidRPr="005C1B98" w:rsidRDefault="00FB0C42" w:rsidP="005A0FCB">
      <w:pPr>
        <w:pStyle w:val="NoSpacing"/>
        <w:numPr>
          <w:ilvl w:val="0"/>
          <w:numId w:val="74"/>
        </w:numPr>
        <w:rPr>
          <w:rFonts w:cs="Arial"/>
        </w:rPr>
      </w:pPr>
      <w:r w:rsidRPr="005C1B98">
        <w:rPr>
          <w:rFonts w:cs="Arial"/>
        </w:rPr>
        <w:t xml:space="preserve">Blockers, such as </w:t>
      </w:r>
    </w:p>
    <w:p w14:paraId="2F8070E2" w14:textId="77777777" w:rsidR="00FB0C42" w:rsidRPr="005C1B98" w:rsidRDefault="00FB0C42" w:rsidP="005A0FCB">
      <w:pPr>
        <w:pStyle w:val="NoSpacing"/>
        <w:numPr>
          <w:ilvl w:val="1"/>
          <w:numId w:val="74"/>
        </w:numPr>
        <w:rPr>
          <w:rFonts w:cs="Arial"/>
        </w:rPr>
      </w:pPr>
      <w:r w:rsidRPr="005C1B98">
        <w:rPr>
          <w:rFonts w:cs="Arial"/>
        </w:rPr>
        <w:t>Dependencies</w:t>
      </w:r>
    </w:p>
    <w:p w14:paraId="6D774FE3" w14:textId="77777777" w:rsidR="00FB0C42" w:rsidRPr="005C1B98" w:rsidRDefault="00FB0C42" w:rsidP="005A0FCB">
      <w:pPr>
        <w:pStyle w:val="NoSpacing"/>
        <w:numPr>
          <w:ilvl w:val="1"/>
          <w:numId w:val="74"/>
        </w:numPr>
        <w:rPr>
          <w:rFonts w:cs="Arial"/>
        </w:rPr>
      </w:pPr>
      <w:r w:rsidRPr="005C1B98">
        <w:rPr>
          <w:rFonts w:cs="Arial"/>
        </w:rPr>
        <w:t>Risks</w:t>
      </w:r>
    </w:p>
    <w:p w14:paraId="1540A3BD" w14:textId="77777777" w:rsidR="00FB0C42" w:rsidRPr="005C1B98" w:rsidRDefault="00FB0C42" w:rsidP="005A0FCB">
      <w:pPr>
        <w:pStyle w:val="NoSpacing"/>
        <w:numPr>
          <w:ilvl w:val="1"/>
          <w:numId w:val="74"/>
        </w:numPr>
        <w:rPr>
          <w:rFonts w:cs="Arial"/>
        </w:rPr>
      </w:pPr>
      <w:r w:rsidRPr="005C1B98">
        <w:rPr>
          <w:rFonts w:cs="Arial"/>
        </w:rPr>
        <w:t xml:space="preserve">Impediments, </w:t>
      </w:r>
    </w:p>
    <w:p w14:paraId="6BD64F44" w14:textId="77777777" w:rsidR="00FB0C42" w:rsidRPr="005C1B98" w:rsidRDefault="00FB0C42" w:rsidP="005A0FCB">
      <w:pPr>
        <w:pStyle w:val="NoSpacing"/>
        <w:numPr>
          <w:ilvl w:val="0"/>
          <w:numId w:val="74"/>
        </w:numPr>
        <w:rPr>
          <w:rFonts w:cs="Arial"/>
        </w:rPr>
      </w:pPr>
      <w:r w:rsidRPr="005C1B98">
        <w:rPr>
          <w:rFonts w:cs="Arial"/>
        </w:rPr>
        <w:t>Business rules</w:t>
      </w:r>
    </w:p>
    <w:p w14:paraId="17ABDA18" w14:textId="77777777" w:rsidR="00FB0C42" w:rsidRPr="005C1B98" w:rsidRDefault="00FB0C42" w:rsidP="005A0FCB">
      <w:pPr>
        <w:pStyle w:val="NoSpacing"/>
        <w:numPr>
          <w:ilvl w:val="0"/>
          <w:numId w:val="74"/>
        </w:numPr>
        <w:rPr>
          <w:rFonts w:cs="Arial"/>
        </w:rPr>
      </w:pPr>
      <w:r w:rsidRPr="005C1B98">
        <w:rPr>
          <w:rFonts w:cs="Arial"/>
        </w:rPr>
        <w:t>Business intelligence and reporting requirements.</w:t>
      </w:r>
    </w:p>
    <w:p w14:paraId="36DA7DE5" w14:textId="77777777" w:rsidR="00FB0C42" w:rsidRPr="005C1B98" w:rsidRDefault="00FB0C42" w:rsidP="005A0FCB">
      <w:pPr>
        <w:pStyle w:val="NoSpacing"/>
        <w:numPr>
          <w:ilvl w:val="0"/>
          <w:numId w:val="74"/>
        </w:numPr>
        <w:rPr>
          <w:rFonts w:cs="Arial"/>
        </w:rPr>
      </w:pPr>
      <w:r w:rsidRPr="005C1B98">
        <w:rPr>
          <w:rFonts w:cs="Arial"/>
        </w:rPr>
        <w:t>Configurations with change management</w:t>
      </w:r>
    </w:p>
    <w:p w14:paraId="771C965A" w14:textId="77777777" w:rsidR="00FB0C42" w:rsidRPr="005C1B98" w:rsidRDefault="00FB0C42" w:rsidP="005A0FCB">
      <w:pPr>
        <w:pStyle w:val="NoSpacing"/>
        <w:numPr>
          <w:ilvl w:val="0"/>
          <w:numId w:val="74"/>
        </w:numPr>
        <w:rPr>
          <w:rFonts w:cs="Arial"/>
        </w:rPr>
      </w:pPr>
      <w:r w:rsidRPr="005C1B98">
        <w:rPr>
          <w:rFonts w:cs="Arial"/>
        </w:rPr>
        <w:t>Acceptance criteria with clearly defined and testable pass/fail criteria.</w:t>
      </w:r>
    </w:p>
    <w:p w14:paraId="1EC0E492" w14:textId="77777777" w:rsidR="00FB0C42" w:rsidRPr="005C1B98" w:rsidRDefault="00FB0C42" w:rsidP="005A0FCB">
      <w:pPr>
        <w:pStyle w:val="NoSpacing"/>
        <w:numPr>
          <w:ilvl w:val="0"/>
          <w:numId w:val="74"/>
        </w:numPr>
        <w:rPr>
          <w:rFonts w:cs="Arial"/>
        </w:rPr>
      </w:pPr>
      <w:r w:rsidRPr="005C1B98">
        <w:rPr>
          <w:rFonts w:cs="Arial"/>
        </w:rPr>
        <w:t>Testing scenarios and requirements</w:t>
      </w:r>
    </w:p>
    <w:p w14:paraId="690D81D7" w14:textId="77777777" w:rsidR="00FB0C42" w:rsidRPr="005C1B98" w:rsidRDefault="00FB0C42" w:rsidP="005A0FCB">
      <w:pPr>
        <w:pStyle w:val="NoSpacing"/>
        <w:numPr>
          <w:ilvl w:val="0"/>
          <w:numId w:val="74"/>
        </w:numPr>
        <w:rPr>
          <w:rFonts w:cs="Arial"/>
        </w:rPr>
      </w:pPr>
      <w:r w:rsidRPr="005C1B98">
        <w:rPr>
          <w:rFonts w:cs="Arial"/>
        </w:rPr>
        <w:t xml:space="preserve">Measurable success metrics and requirements for business and technology impacts.  </w:t>
      </w:r>
    </w:p>
    <w:p w14:paraId="463AF5EA" w14:textId="77777777" w:rsidR="00FB0C42" w:rsidRPr="005C1B98" w:rsidRDefault="00FB0C42" w:rsidP="00FB0C42">
      <w:pPr>
        <w:pStyle w:val="NoSpacing"/>
        <w:rPr>
          <w:rFonts w:cs="Arial"/>
        </w:rPr>
      </w:pPr>
    </w:p>
    <w:p w14:paraId="5EF8DF8F" w14:textId="77777777" w:rsidR="00FB0C42" w:rsidRPr="005C1B98" w:rsidRDefault="00FB0C42" w:rsidP="00FB0C42">
      <w:pPr>
        <w:pStyle w:val="NoSpacing"/>
        <w:spacing w:after="120"/>
        <w:rPr>
          <w:rFonts w:cs="Arial"/>
        </w:rPr>
      </w:pPr>
      <w:r w:rsidRPr="005C1B98">
        <w:rPr>
          <w:rFonts w:cs="Arial"/>
        </w:rPr>
        <w:t>The Contractor shall ensure all agile requirements are:</w:t>
      </w:r>
    </w:p>
    <w:p w14:paraId="0CA54AB7" w14:textId="77777777" w:rsidR="00FB0C42" w:rsidRPr="005C1B98" w:rsidRDefault="00FB0C42" w:rsidP="005A0FCB">
      <w:pPr>
        <w:pStyle w:val="NoSpacing"/>
        <w:numPr>
          <w:ilvl w:val="0"/>
          <w:numId w:val="63"/>
        </w:numPr>
        <w:rPr>
          <w:rFonts w:cs="Arial"/>
        </w:rPr>
      </w:pPr>
      <w:r w:rsidRPr="005C1B98">
        <w:rPr>
          <w:rFonts w:cs="Arial"/>
        </w:rPr>
        <w:t>Stored in a VA approved repository.</w:t>
      </w:r>
    </w:p>
    <w:p w14:paraId="3C30192F" w14:textId="77777777" w:rsidR="00FB0C42" w:rsidRPr="005C1B98" w:rsidRDefault="00FB0C42" w:rsidP="005A0FCB">
      <w:pPr>
        <w:pStyle w:val="NoSpacing"/>
        <w:numPr>
          <w:ilvl w:val="0"/>
          <w:numId w:val="63"/>
        </w:numPr>
        <w:rPr>
          <w:rFonts w:cs="Arial"/>
        </w:rPr>
      </w:pPr>
      <w:r w:rsidRPr="005C1B98">
        <w:rPr>
          <w:rFonts w:cs="Arial"/>
        </w:rPr>
        <w:lastRenderedPageBreak/>
        <w:t xml:space="preserve">Decomposed, groomed, and executable IAW Section 5.2.4 Product Delivery Roadmap and PI Planning unless directed otherwise by the VA team. </w:t>
      </w:r>
    </w:p>
    <w:p w14:paraId="1C42FD96" w14:textId="77777777" w:rsidR="00FB0C42" w:rsidRPr="005C1B98" w:rsidRDefault="00FB0C42" w:rsidP="005A0FCB">
      <w:pPr>
        <w:pStyle w:val="NoSpacing"/>
        <w:numPr>
          <w:ilvl w:val="0"/>
          <w:numId w:val="63"/>
        </w:numPr>
        <w:rPr>
          <w:rFonts w:cs="Arial"/>
        </w:rPr>
      </w:pPr>
      <w:r w:rsidRPr="005C1B98">
        <w:rPr>
          <w:rFonts w:cs="Arial"/>
        </w:rPr>
        <w:t>Requirements are linked to epics.</w:t>
      </w:r>
    </w:p>
    <w:p w14:paraId="51073158" w14:textId="77777777" w:rsidR="00FB0C42" w:rsidRPr="005C1B98" w:rsidRDefault="00FB0C42" w:rsidP="005A0FCB">
      <w:pPr>
        <w:pStyle w:val="NoSpacing"/>
        <w:numPr>
          <w:ilvl w:val="0"/>
          <w:numId w:val="63"/>
        </w:numPr>
        <w:rPr>
          <w:rFonts w:cs="Arial"/>
        </w:rPr>
      </w:pPr>
      <w:r w:rsidRPr="005C1B98">
        <w:rPr>
          <w:rFonts w:cs="Arial"/>
        </w:rPr>
        <w:t>Epics are mapped to program epics;</w:t>
      </w:r>
    </w:p>
    <w:p w14:paraId="1BFCCC3F" w14:textId="77777777" w:rsidR="00FB0C42" w:rsidRPr="005C1B98" w:rsidRDefault="00FB0C42" w:rsidP="005A0FCB">
      <w:pPr>
        <w:pStyle w:val="NoSpacing"/>
        <w:numPr>
          <w:ilvl w:val="0"/>
          <w:numId w:val="63"/>
        </w:numPr>
        <w:rPr>
          <w:rFonts w:cs="Arial"/>
        </w:rPr>
      </w:pPr>
      <w:r w:rsidRPr="005C1B98">
        <w:rPr>
          <w:rFonts w:cs="Arial"/>
        </w:rPr>
        <w:t>Maintained at a minimum of four weeks of groomed, ready-to-work agile requirements per team; and,</w:t>
      </w:r>
    </w:p>
    <w:p w14:paraId="4C34471B" w14:textId="77777777" w:rsidR="00FB0C42" w:rsidRPr="005C1B98" w:rsidRDefault="00FB0C42" w:rsidP="005A0FCB">
      <w:pPr>
        <w:pStyle w:val="NoSpacing"/>
        <w:numPr>
          <w:ilvl w:val="0"/>
          <w:numId w:val="63"/>
        </w:numPr>
        <w:rPr>
          <w:rFonts w:cs="Arial"/>
        </w:rPr>
      </w:pPr>
      <w:r w:rsidRPr="005C1B98">
        <w:rPr>
          <w:rFonts w:cs="Arial"/>
        </w:rPr>
        <w:t xml:space="preserve">Execute and provide a Requirements Package that includes all target agile requirements including content, attachments, links, and artifacts IAW Section 5.2.1.a – 5.2.1.m, Agile Requirements Elicitation and Elaboration. </w:t>
      </w:r>
    </w:p>
    <w:p w14:paraId="0C98B5D2" w14:textId="77777777" w:rsidR="00FB0C42" w:rsidRPr="005C1B98" w:rsidRDefault="00FB0C42" w:rsidP="005A0FCB">
      <w:pPr>
        <w:pStyle w:val="NoSpacing"/>
        <w:numPr>
          <w:ilvl w:val="0"/>
          <w:numId w:val="63"/>
        </w:numPr>
        <w:rPr>
          <w:rFonts w:cs="Arial"/>
        </w:rPr>
      </w:pPr>
      <w:r w:rsidRPr="005C1B98">
        <w:rPr>
          <w:rFonts w:cs="Arial"/>
        </w:rPr>
        <w:t>Classify requirements as follows:</w:t>
      </w:r>
    </w:p>
    <w:p w14:paraId="5983F90D" w14:textId="77777777" w:rsidR="00FB0C42" w:rsidRPr="005C1B98" w:rsidRDefault="00FB0C42" w:rsidP="005A0FCB">
      <w:pPr>
        <w:pStyle w:val="NoSpacing"/>
        <w:numPr>
          <w:ilvl w:val="1"/>
          <w:numId w:val="64"/>
        </w:numPr>
        <w:rPr>
          <w:rFonts w:cs="Arial"/>
        </w:rPr>
      </w:pPr>
      <w:r w:rsidRPr="005C1B98">
        <w:rPr>
          <w:rFonts w:cs="Arial"/>
        </w:rPr>
        <w:t>New Feature</w:t>
      </w:r>
    </w:p>
    <w:p w14:paraId="36F657AB" w14:textId="77777777" w:rsidR="00FB0C42" w:rsidRPr="005C1B98" w:rsidRDefault="00FB0C42" w:rsidP="005A0FCB">
      <w:pPr>
        <w:pStyle w:val="NoSpacing"/>
        <w:numPr>
          <w:ilvl w:val="1"/>
          <w:numId w:val="64"/>
        </w:numPr>
        <w:rPr>
          <w:rFonts w:cs="Arial"/>
        </w:rPr>
      </w:pPr>
      <w:r w:rsidRPr="005C1B98">
        <w:rPr>
          <w:rFonts w:cs="Arial"/>
        </w:rPr>
        <w:t>Enhancement Feature</w:t>
      </w:r>
    </w:p>
    <w:p w14:paraId="238DFCD6" w14:textId="77777777" w:rsidR="00FB0C42" w:rsidRPr="005C1B98" w:rsidRDefault="00FB0C42" w:rsidP="005A0FCB">
      <w:pPr>
        <w:pStyle w:val="NoSpacing"/>
        <w:numPr>
          <w:ilvl w:val="1"/>
          <w:numId w:val="64"/>
        </w:numPr>
        <w:rPr>
          <w:rFonts w:cs="Arial"/>
        </w:rPr>
      </w:pPr>
      <w:r w:rsidRPr="005C1B98">
        <w:rPr>
          <w:rFonts w:cs="Arial"/>
        </w:rPr>
        <w:t xml:space="preserve">Non-Functional </w:t>
      </w:r>
    </w:p>
    <w:p w14:paraId="19295CAF" w14:textId="77777777" w:rsidR="00FB0C42" w:rsidRPr="005C1B98" w:rsidRDefault="00FB0C42" w:rsidP="005A0FCB">
      <w:pPr>
        <w:pStyle w:val="NoSpacing"/>
        <w:numPr>
          <w:ilvl w:val="1"/>
          <w:numId w:val="64"/>
        </w:numPr>
        <w:rPr>
          <w:rFonts w:cs="Arial"/>
        </w:rPr>
      </w:pPr>
      <w:r w:rsidRPr="005C1B98">
        <w:rPr>
          <w:rFonts w:cs="Arial"/>
        </w:rPr>
        <w:t>Technology Investment</w:t>
      </w:r>
    </w:p>
    <w:p w14:paraId="62D56F3A" w14:textId="77777777" w:rsidR="00FB0C42" w:rsidRPr="005C1B98" w:rsidRDefault="00FB0C42" w:rsidP="005A0FCB">
      <w:pPr>
        <w:pStyle w:val="NoSpacing"/>
        <w:numPr>
          <w:ilvl w:val="1"/>
          <w:numId w:val="64"/>
        </w:numPr>
        <w:rPr>
          <w:rFonts w:cs="Arial"/>
        </w:rPr>
      </w:pPr>
      <w:r w:rsidRPr="005C1B98">
        <w:rPr>
          <w:rFonts w:cs="Arial"/>
        </w:rPr>
        <w:t xml:space="preserve">Defect  </w:t>
      </w:r>
    </w:p>
    <w:p w14:paraId="3118F31E" w14:textId="77777777" w:rsidR="00FB0C42" w:rsidRPr="005C1B98" w:rsidRDefault="00FB0C42" w:rsidP="00FB0C42">
      <w:pPr>
        <w:pStyle w:val="NoSpacing"/>
        <w:rPr>
          <w:rFonts w:cs="Arial"/>
        </w:rPr>
      </w:pPr>
    </w:p>
    <w:p w14:paraId="253380B8" w14:textId="77777777" w:rsidR="00FB0C42" w:rsidRPr="005C1B98" w:rsidRDefault="00FB0C42" w:rsidP="00FB0C42">
      <w:pPr>
        <w:pStyle w:val="NoSpacing"/>
        <w:rPr>
          <w:rFonts w:cs="Arial"/>
        </w:rPr>
      </w:pPr>
      <w:r w:rsidRPr="005C1B98">
        <w:rPr>
          <w:rFonts w:cs="Arial"/>
        </w:rPr>
        <w:t xml:space="preserve">In addition, the Contractor shall ensure that defects are mapped back to the original agile requirement. </w:t>
      </w:r>
    </w:p>
    <w:p w14:paraId="43DDDCDF" w14:textId="77777777" w:rsidR="00FB0C42" w:rsidRPr="005C1B98" w:rsidRDefault="00FB0C42" w:rsidP="00FB0C42">
      <w:pPr>
        <w:pStyle w:val="NoSpacing"/>
        <w:rPr>
          <w:rFonts w:cs="Arial"/>
        </w:rPr>
      </w:pPr>
    </w:p>
    <w:p w14:paraId="316F4289" w14:textId="77777777" w:rsidR="00FB0C42" w:rsidRPr="005C1B98" w:rsidRDefault="00FB0C42" w:rsidP="00FB0C42">
      <w:pPr>
        <w:rPr>
          <w:rFonts w:eastAsia="Calibri" w:cs="Arial"/>
        </w:rPr>
      </w:pPr>
      <w:r w:rsidRPr="005C1B98">
        <w:rPr>
          <w:rFonts w:eastAsia="Calibri" w:cs="Arial"/>
        </w:rPr>
        <w:t xml:space="preserve">FTE support shall be comprised of the required Key Personnel listed below as well as any additional roles to meet the requirements based on the task outlined above. </w:t>
      </w:r>
    </w:p>
    <w:p w14:paraId="51D53FE7" w14:textId="14584E59" w:rsidR="004A6772" w:rsidRDefault="004A6772" w:rsidP="00FB0C42">
      <w:pPr>
        <w:pStyle w:val="NoSpacing"/>
        <w:rPr>
          <w:rFonts w:eastAsia="Calibri" w:cs="Arial"/>
        </w:rPr>
      </w:pPr>
    </w:p>
    <w:p w14:paraId="7D0173DB" w14:textId="77777777" w:rsidR="004A6772" w:rsidRDefault="004A6772" w:rsidP="004A6772">
      <w:pPr>
        <w:rPr>
          <w:rFonts w:eastAsia="Calibri" w:cs="Arial"/>
        </w:rPr>
      </w:pPr>
      <w:r>
        <w:rPr>
          <w:rFonts w:eastAsia="Calibri" w:cs="Arial"/>
        </w:rPr>
        <w:t>Key Personnel:</w:t>
      </w:r>
    </w:p>
    <w:p w14:paraId="3BC68AD3" w14:textId="77777777" w:rsidR="004A6772" w:rsidRDefault="004A6772" w:rsidP="005A0FCB">
      <w:pPr>
        <w:pStyle w:val="ListParagraph"/>
        <w:numPr>
          <w:ilvl w:val="0"/>
          <w:numId w:val="40"/>
        </w:numPr>
      </w:pPr>
      <w:r>
        <w:t>Product Manager IV</w:t>
      </w:r>
    </w:p>
    <w:p w14:paraId="4AC89AA4" w14:textId="77777777" w:rsidR="004A6772" w:rsidRDefault="004A6772" w:rsidP="005A0FCB">
      <w:pPr>
        <w:pStyle w:val="ListParagraph"/>
        <w:numPr>
          <w:ilvl w:val="0"/>
          <w:numId w:val="40"/>
        </w:numPr>
      </w:pPr>
      <w:r>
        <w:t xml:space="preserve">User Experience Specialist VI        </w:t>
      </w:r>
    </w:p>
    <w:p w14:paraId="0CE16531" w14:textId="77777777" w:rsidR="004A6772" w:rsidRDefault="004A6772" w:rsidP="004A6772">
      <w:pPr>
        <w:pStyle w:val="NoSpacing"/>
      </w:pPr>
    </w:p>
    <w:p w14:paraId="3DF3B396" w14:textId="77777777" w:rsidR="004A6772" w:rsidRPr="00D55EFF" w:rsidRDefault="004A6772" w:rsidP="004A6772">
      <w:pPr>
        <w:spacing w:after="13" w:line="249" w:lineRule="auto"/>
        <w:ind w:left="-5" w:right="786"/>
        <w:rPr>
          <w:rFonts w:cs="Arial"/>
        </w:rPr>
      </w:pPr>
      <w:r w:rsidRPr="00D55EFF">
        <w:rPr>
          <w:rFonts w:cs="Arial"/>
          <w:b/>
        </w:rPr>
        <w:t>Deliverable</w:t>
      </w:r>
      <w:r>
        <w:rPr>
          <w:rFonts w:cs="Arial"/>
          <w:b/>
        </w:rPr>
        <w:t>s</w:t>
      </w:r>
      <w:r w:rsidRPr="00D55EFF">
        <w:rPr>
          <w:rFonts w:cs="Arial"/>
          <w:b/>
        </w:rPr>
        <w:t>:</w:t>
      </w:r>
    </w:p>
    <w:p w14:paraId="493D5077" w14:textId="77777777" w:rsidR="004A6772" w:rsidRDefault="004A6772" w:rsidP="005A0FCB">
      <w:pPr>
        <w:pStyle w:val="ListParagraph"/>
        <w:numPr>
          <w:ilvl w:val="0"/>
          <w:numId w:val="62"/>
        </w:numPr>
        <w:ind w:right="790"/>
      </w:pPr>
      <w:bookmarkStart w:id="106" w:name="_Hlk43980584"/>
      <w:r>
        <w:t>Prioritized Program Epic Backlog</w:t>
      </w:r>
    </w:p>
    <w:p w14:paraId="5044D04D" w14:textId="77777777" w:rsidR="004A6772" w:rsidRDefault="004A6772" w:rsidP="005A0FCB">
      <w:pPr>
        <w:pStyle w:val="ListParagraph"/>
        <w:numPr>
          <w:ilvl w:val="0"/>
          <w:numId w:val="62"/>
        </w:numPr>
        <w:ind w:right="790"/>
      </w:pPr>
      <w:r>
        <w:t>Prioritized Product Team Backlog</w:t>
      </w:r>
    </w:p>
    <w:bookmarkEnd w:id="106"/>
    <w:p w14:paraId="7AF80976" w14:textId="77777777" w:rsidR="004A6772" w:rsidRPr="00D55EFF" w:rsidRDefault="004A6772" w:rsidP="005A0FCB">
      <w:pPr>
        <w:pStyle w:val="ListParagraph"/>
        <w:numPr>
          <w:ilvl w:val="0"/>
          <w:numId w:val="62"/>
        </w:numPr>
        <w:ind w:right="790"/>
      </w:pPr>
      <w:r>
        <w:t>Requirements Package</w:t>
      </w:r>
      <w:r w:rsidRPr="00D55EFF">
        <w:t xml:space="preserve"> </w:t>
      </w:r>
    </w:p>
    <w:p w14:paraId="188FFEDD" w14:textId="77777777" w:rsidR="004A6772" w:rsidRDefault="004A6772" w:rsidP="004A6772">
      <w:pPr>
        <w:autoSpaceDE w:val="0"/>
        <w:autoSpaceDN w:val="0"/>
        <w:adjustRightInd w:val="0"/>
        <w:rPr>
          <w:rFonts w:eastAsia="Calibri"/>
        </w:rPr>
      </w:pPr>
    </w:p>
    <w:p w14:paraId="673115A9" w14:textId="77777777" w:rsidR="004A6772" w:rsidRDefault="004A6772" w:rsidP="004A6772">
      <w:pPr>
        <w:pStyle w:val="Heading3"/>
        <w:rPr>
          <w:rFonts w:eastAsia="Calibri"/>
        </w:rPr>
      </w:pPr>
      <w:bookmarkStart w:id="107" w:name="_Toc40993515"/>
      <w:bookmarkStart w:id="108" w:name="_Toc49923284"/>
      <w:bookmarkStart w:id="109" w:name="_Toc142578626"/>
      <w:bookmarkStart w:id="110" w:name="_Toc220330993"/>
      <w:r>
        <w:rPr>
          <w:rFonts w:eastAsia="Calibri"/>
        </w:rPr>
        <w:t>USER CENTERED DESIGN (UCD)</w:t>
      </w:r>
      <w:bookmarkEnd w:id="107"/>
      <w:bookmarkEnd w:id="108"/>
      <w:bookmarkEnd w:id="109"/>
      <w:bookmarkEnd w:id="110"/>
    </w:p>
    <w:p w14:paraId="6118E922" w14:textId="77777777" w:rsidR="004A6772" w:rsidRDefault="004A6772" w:rsidP="004A6772">
      <w:pPr>
        <w:rPr>
          <w:rFonts w:eastAsia="Calibri"/>
        </w:rPr>
      </w:pPr>
    </w:p>
    <w:p w14:paraId="62AD27E3" w14:textId="77777777" w:rsidR="00424C6A" w:rsidRDefault="00424C6A" w:rsidP="00424C6A">
      <w:pPr>
        <w:autoSpaceDE w:val="0"/>
        <w:autoSpaceDN w:val="0"/>
        <w:adjustRightInd w:val="0"/>
        <w:rPr>
          <w:rFonts w:eastAsia="Calibri" w:cs="Arial"/>
        </w:rPr>
      </w:pPr>
      <w:r w:rsidRPr="005C1B98">
        <w:rPr>
          <w:rFonts w:eastAsia="Calibri" w:cs="Arial"/>
        </w:rPr>
        <w:t>The Contractor shall develop a UCD Research Plan that it will use for the proposed UCD approach and process identifying the types of questions that it will ask, collection mechanisms, and schedule of the UCD evaluations. During the UCD process, the Contractor shall leverage existing personas, or create new personas if none exist, which represent the users. A persona is a user archetype used to help guide decisions about product features, navigation interactions, and even visual design. In most cases, personas are synthesized from a</w:t>
      </w:r>
      <w:r>
        <w:rPr>
          <w:rFonts w:eastAsia="Calibri" w:cs="Arial"/>
        </w:rPr>
        <w:t xml:space="preserve"> </w:t>
      </w:r>
      <w:r w:rsidRPr="005C1B98">
        <w:rPr>
          <w:rFonts w:eastAsia="Calibri" w:cs="Arial"/>
        </w:rPr>
        <w:t>series of ethnographic interviews with real people, and then captured in one to two page descriptions that include behavior patterns, goals, skills, attitudes, and environment, with a few fictional personal details to bring the persona to life.</w:t>
      </w:r>
    </w:p>
    <w:p w14:paraId="6AE77AEE" w14:textId="77777777" w:rsidR="00495143" w:rsidRPr="005C1B98" w:rsidRDefault="00495143" w:rsidP="00424C6A">
      <w:pPr>
        <w:autoSpaceDE w:val="0"/>
        <w:autoSpaceDN w:val="0"/>
        <w:adjustRightInd w:val="0"/>
        <w:rPr>
          <w:rFonts w:eastAsia="Calibri" w:cs="Arial"/>
        </w:rPr>
      </w:pPr>
    </w:p>
    <w:p w14:paraId="27E00D21" w14:textId="77777777" w:rsidR="00424C6A" w:rsidRDefault="00424C6A" w:rsidP="00424C6A">
      <w:pPr>
        <w:autoSpaceDE w:val="0"/>
        <w:autoSpaceDN w:val="0"/>
        <w:adjustRightInd w:val="0"/>
        <w:rPr>
          <w:rFonts w:eastAsia="Calibri" w:cs="Arial"/>
        </w:rPr>
      </w:pPr>
      <w:r w:rsidRPr="005C1B98">
        <w:rPr>
          <w:rFonts w:eastAsia="Calibri" w:cs="Arial"/>
        </w:rPr>
        <w:lastRenderedPageBreak/>
        <w:t xml:space="preserve">The Contractor shall develop, manage, and execute UCD Research Plans in support of Section 5.2.1, </w:t>
      </w:r>
      <w:r w:rsidRPr="005C1B98">
        <w:rPr>
          <w:rFonts w:cs="Arial"/>
        </w:rPr>
        <w:t>Agile Requirements Elicitation and Elaboration.</w:t>
      </w:r>
      <w:r w:rsidRPr="005C1B98">
        <w:rPr>
          <w:rFonts w:eastAsia="Calibri" w:cs="Arial"/>
        </w:rPr>
        <w:t xml:space="preserve"> </w:t>
      </w:r>
    </w:p>
    <w:p w14:paraId="0CCA5AFF" w14:textId="77777777" w:rsidR="00495143" w:rsidRPr="005C1B98" w:rsidRDefault="00495143" w:rsidP="00424C6A">
      <w:pPr>
        <w:autoSpaceDE w:val="0"/>
        <w:autoSpaceDN w:val="0"/>
        <w:adjustRightInd w:val="0"/>
        <w:rPr>
          <w:rFonts w:eastAsia="Calibri" w:cs="Arial"/>
        </w:rPr>
      </w:pPr>
    </w:p>
    <w:p w14:paraId="59646069" w14:textId="77777777" w:rsidR="00424C6A" w:rsidRPr="005C1B98" w:rsidRDefault="00424C6A" w:rsidP="00424C6A">
      <w:pPr>
        <w:autoSpaceDE w:val="0"/>
        <w:autoSpaceDN w:val="0"/>
        <w:adjustRightInd w:val="0"/>
        <w:rPr>
          <w:rFonts w:cs="Arial"/>
        </w:rPr>
      </w:pPr>
      <w:r w:rsidRPr="005C1B98">
        <w:rPr>
          <w:rFonts w:eastAsia="Calibri" w:cs="Arial"/>
        </w:rPr>
        <w:t xml:space="preserve">The Contractor shall provide a UCD Proof-of-Concept, such as wireframe, screen flow, prototype, visual designs, and capability demonstration, based on Contractor-conducted UCD Research.  The Contractor shall create agile requirements IAW Section 5.2.1, </w:t>
      </w:r>
      <w:r w:rsidRPr="005C1B98">
        <w:rPr>
          <w:rFonts w:cs="Arial"/>
        </w:rPr>
        <w:t>Agile Requirements Elicitation and Elaboration.</w:t>
      </w:r>
    </w:p>
    <w:p w14:paraId="007E66CD" w14:textId="548BCB70" w:rsidR="004A6772" w:rsidRDefault="0001055A" w:rsidP="00424C6A">
      <w:pPr>
        <w:rPr>
          <w:rFonts w:eastAsia="Calibri" w:cs="Arial"/>
        </w:rPr>
      </w:pPr>
      <w:r>
        <w:rPr>
          <w:rFonts w:eastAsia="Calibri" w:cs="Arial"/>
        </w:rPr>
        <w:t>EDGE</w:t>
      </w:r>
      <w:r w:rsidR="00424C6A" w:rsidRPr="005C1B98">
        <w:rPr>
          <w:rFonts w:eastAsia="Calibri" w:cs="Arial"/>
        </w:rPr>
        <w:t xml:space="preserve"> Agile Requirements Elicitation and Elaboration FTE support shall be comprised of the required Key Personnel listed below as well as any additional roles to meet the requirements based on the task outlined above</w:t>
      </w:r>
      <w:r w:rsidR="00495143">
        <w:rPr>
          <w:rFonts w:eastAsia="Calibri" w:cs="Arial"/>
        </w:rPr>
        <w:t>.</w:t>
      </w:r>
    </w:p>
    <w:p w14:paraId="7CE86A5E" w14:textId="77777777" w:rsidR="00495143" w:rsidRDefault="00495143" w:rsidP="00424C6A">
      <w:pPr>
        <w:rPr>
          <w:rFonts w:eastAsia="Calibri" w:cs="Arial"/>
        </w:rPr>
      </w:pPr>
    </w:p>
    <w:p w14:paraId="0C3A6665" w14:textId="77777777" w:rsidR="004A6772" w:rsidRDefault="004A6772" w:rsidP="004A6772">
      <w:pPr>
        <w:rPr>
          <w:rFonts w:eastAsia="Calibri" w:cs="Arial"/>
        </w:rPr>
      </w:pPr>
      <w:r>
        <w:rPr>
          <w:rFonts w:eastAsia="Calibri" w:cs="Arial"/>
        </w:rPr>
        <w:t>Key Personnel:</w:t>
      </w:r>
    </w:p>
    <w:p w14:paraId="3776F2B5" w14:textId="77777777" w:rsidR="004A6772" w:rsidRDefault="004A6772" w:rsidP="005A0FCB">
      <w:pPr>
        <w:pStyle w:val="ListParagraph"/>
        <w:numPr>
          <w:ilvl w:val="0"/>
          <w:numId w:val="40"/>
        </w:numPr>
      </w:pPr>
      <w:r>
        <w:t>Senior UX Designer</w:t>
      </w:r>
    </w:p>
    <w:p w14:paraId="6949C9B4" w14:textId="77777777" w:rsidR="004A6772" w:rsidRDefault="004A6772" w:rsidP="005A0FCB">
      <w:pPr>
        <w:pStyle w:val="ListParagraph"/>
        <w:numPr>
          <w:ilvl w:val="0"/>
          <w:numId w:val="40"/>
        </w:numPr>
      </w:pPr>
      <w:r>
        <w:t xml:space="preserve">User Experience Specialist VI         </w:t>
      </w:r>
    </w:p>
    <w:p w14:paraId="4ECBEC89" w14:textId="77777777" w:rsidR="004A6772" w:rsidRDefault="004A6772" w:rsidP="004A6772">
      <w:pPr>
        <w:autoSpaceDE w:val="0"/>
        <w:autoSpaceDN w:val="0"/>
        <w:adjustRightInd w:val="0"/>
        <w:rPr>
          <w:rFonts w:eastAsia="Calibri" w:cs="Arial"/>
        </w:rPr>
      </w:pPr>
    </w:p>
    <w:p w14:paraId="003E1E10" w14:textId="77777777" w:rsidR="004A6772" w:rsidRDefault="004A6772" w:rsidP="004A6772">
      <w:pPr>
        <w:autoSpaceDE w:val="0"/>
        <w:autoSpaceDN w:val="0"/>
        <w:adjustRightInd w:val="0"/>
        <w:rPr>
          <w:rFonts w:eastAsia="Calibri" w:cs="Arial"/>
        </w:rPr>
      </w:pPr>
      <w:r>
        <w:rPr>
          <w:rFonts w:eastAsia="Calibri" w:cs="Arial"/>
          <w:b/>
          <w:bCs/>
        </w:rPr>
        <w:t>Deliverables</w:t>
      </w:r>
      <w:r>
        <w:rPr>
          <w:rFonts w:eastAsia="Calibri" w:cs="Arial"/>
        </w:rPr>
        <w:t>:</w:t>
      </w:r>
    </w:p>
    <w:p w14:paraId="6A13FA91" w14:textId="77777777" w:rsidR="004A6772" w:rsidRPr="00F5568E" w:rsidRDefault="004A6772" w:rsidP="005A0FCB">
      <w:pPr>
        <w:pStyle w:val="ListParagraph"/>
        <w:numPr>
          <w:ilvl w:val="0"/>
          <w:numId w:val="77"/>
        </w:numPr>
        <w:autoSpaceDE w:val="0"/>
        <w:autoSpaceDN w:val="0"/>
        <w:adjustRightInd w:val="0"/>
        <w:rPr>
          <w:rFonts w:eastAsia="Calibri"/>
        </w:rPr>
      </w:pPr>
      <w:r w:rsidRPr="00F5568E">
        <w:rPr>
          <w:rFonts w:eastAsia="Calibri"/>
        </w:rPr>
        <w:t>UCD Research Plan</w:t>
      </w:r>
    </w:p>
    <w:p w14:paraId="1B8073B5" w14:textId="77777777" w:rsidR="004A6772" w:rsidRPr="00F5568E" w:rsidRDefault="004A6772" w:rsidP="005A0FCB">
      <w:pPr>
        <w:pStyle w:val="ListParagraph"/>
        <w:numPr>
          <w:ilvl w:val="0"/>
          <w:numId w:val="77"/>
        </w:numPr>
        <w:autoSpaceDE w:val="0"/>
        <w:autoSpaceDN w:val="0"/>
        <w:adjustRightInd w:val="0"/>
        <w:rPr>
          <w:rFonts w:eastAsia="Calibri"/>
        </w:rPr>
      </w:pPr>
      <w:r w:rsidRPr="00F5568E">
        <w:rPr>
          <w:rFonts w:eastAsia="Calibri"/>
        </w:rPr>
        <w:t xml:space="preserve">UCD Proof of Concept </w:t>
      </w:r>
    </w:p>
    <w:p w14:paraId="29E39F40" w14:textId="77777777" w:rsidR="004A6772" w:rsidRDefault="004A6772" w:rsidP="004A6772">
      <w:pPr>
        <w:autoSpaceDE w:val="0"/>
        <w:autoSpaceDN w:val="0"/>
        <w:adjustRightInd w:val="0"/>
        <w:rPr>
          <w:rFonts w:eastAsia="Calibri" w:cs="Arial"/>
        </w:rPr>
      </w:pPr>
    </w:p>
    <w:p w14:paraId="1C613271" w14:textId="77777777" w:rsidR="004A6772" w:rsidRPr="00D55EFF" w:rsidRDefault="004A6772" w:rsidP="004A6772">
      <w:pPr>
        <w:pStyle w:val="Heading3"/>
      </w:pPr>
      <w:bookmarkStart w:id="111" w:name="_Toc37999766"/>
      <w:bookmarkStart w:id="112" w:name="_Toc40993516"/>
      <w:bookmarkStart w:id="113" w:name="_Toc49923285"/>
      <w:bookmarkStart w:id="114" w:name="_Toc142578627"/>
      <w:bookmarkStart w:id="115" w:name="_Toc220330994"/>
      <w:r w:rsidRPr="00D55EFF">
        <w:t xml:space="preserve">SOLUTION ARCHITECTURE </w:t>
      </w:r>
      <w:bookmarkEnd w:id="111"/>
      <w:r>
        <w:t>&amp; ENGINEERING</w:t>
      </w:r>
      <w:bookmarkEnd w:id="112"/>
      <w:bookmarkEnd w:id="113"/>
      <w:bookmarkEnd w:id="114"/>
      <w:bookmarkEnd w:id="115"/>
      <w:r>
        <w:t xml:space="preserve"> </w:t>
      </w:r>
    </w:p>
    <w:p w14:paraId="6A977AD3" w14:textId="6E62D736" w:rsidR="0022041C" w:rsidRPr="005C1B98" w:rsidRDefault="0022041C" w:rsidP="0022041C">
      <w:pPr>
        <w:pStyle w:val="NoSpacing"/>
        <w:rPr>
          <w:rFonts w:cs="Arial"/>
        </w:rPr>
      </w:pPr>
      <w:r w:rsidRPr="00023DD2">
        <w:rPr>
          <w:rFonts w:cs="Arial"/>
        </w:rPr>
        <w:t xml:space="preserve">The Contractor shall create a Solution Architecture Package supporting and IAW </w:t>
      </w:r>
      <w:r w:rsidRPr="00023DD2">
        <w:rPr>
          <w:rFonts w:eastAsia="Calibri" w:cs="Arial"/>
        </w:rPr>
        <w:t xml:space="preserve">Section 5.2.1, </w:t>
      </w:r>
      <w:r w:rsidRPr="00023DD2">
        <w:rPr>
          <w:rFonts w:cs="Arial"/>
        </w:rPr>
        <w:t xml:space="preserve">Agile Requirements Elicitation and Elaboration and Section 5.2.4, Product Delivery Roadmap and PI Planning.  The Solution Architecture Package shall include </w:t>
      </w:r>
      <w:r w:rsidR="00820DF6">
        <w:rPr>
          <w:rFonts w:cs="Arial"/>
        </w:rPr>
        <w:t>a High Level Design (HLD), Technical Design Document (TDD)</w:t>
      </w:r>
      <w:r w:rsidRPr="00023DD2">
        <w:rPr>
          <w:rFonts w:cs="Arial"/>
        </w:rPr>
        <w:t>, architecture, requirements, and management of business, system, platform, application, and data fo</w:t>
      </w:r>
      <w:r w:rsidRPr="005C1B98">
        <w:rPr>
          <w:rFonts w:cs="Arial"/>
        </w:rPr>
        <w:t xml:space="preserve">r each epic, program epic and associated agile requirements. The solution architecture and framework shall be approved by DTC Platform lead(s) through DTC processes for solution architecture and security architecture quality approval gates. In addition, the Contractor shall support technical decomposition of agile requirements into modular functional epics IAW </w:t>
      </w:r>
      <w:r w:rsidRPr="005C1B98">
        <w:rPr>
          <w:rFonts w:eastAsia="Calibri" w:cs="Arial"/>
        </w:rPr>
        <w:t xml:space="preserve">Section 5.2.1, </w:t>
      </w:r>
      <w:r w:rsidRPr="005C1B98">
        <w:rPr>
          <w:rFonts w:cs="Arial"/>
        </w:rPr>
        <w:t xml:space="preserve">Agile Requirements Elicitation and Elaboration.  The Contractor shall update and distribute the solution architecture IAW with </w:t>
      </w:r>
      <w:r w:rsidRPr="005C1B98">
        <w:rPr>
          <w:rFonts w:eastAsia="Calibri" w:cs="Arial"/>
        </w:rPr>
        <w:t xml:space="preserve">Section 5.2.1, </w:t>
      </w:r>
      <w:r w:rsidRPr="005C1B98">
        <w:rPr>
          <w:rFonts w:cs="Arial"/>
        </w:rPr>
        <w:t xml:space="preserve">Agile Requirements Elicitation and Elaboration. The Contractor shall document any potential technology-based blocker impacting future solution delivery in the appropriate agile requirement IAW </w:t>
      </w:r>
      <w:r w:rsidRPr="005C1B98">
        <w:rPr>
          <w:rFonts w:eastAsia="Calibri" w:cs="Arial"/>
        </w:rPr>
        <w:t xml:space="preserve">Section 5.2.1, </w:t>
      </w:r>
      <w:r w:rsidRPr="005C1B98">
        <w:rPr>
          <w:rFonts w:cs="Arial"/>
        </w:rPr>
        <w:t>Agile Requirements Elicitation and Elaboration.</w:t>
      </w:r>
    </w:p>
    <w:p w14:paraId="504FD1E9" w14:textId="77777777" w:rsidR="0022041C" w:rsidRPr="005C1B98" w:rsidRDefault="0022041C" w:rsidP="0022041C">
      <w:pPr>
        <w:pStyle w:val="NoSpacing"/>
        <w:rPr>
          <w:rFonts w:cs="Arial"/>
        </w:rPr>
      </w:pPr>
    </w:p>
    <w:p w14:paraId="2134A8A5" w14:textId="77777777" w:rsidR="0022041C" w:rsidRPr="005C1B98" w:rsidRDefault="0022041C" w:rsidP="0022041C">
      <w:pPr>
        <w:pStyle w:val="NoSpacing"/>
        <w:spacing w:after="120"/>
        <w:rPr>
          <w:rFonts w:cs="Arial"/>
        </w:rPr>
      </w:pPr>
      <w:r w:rsidRPr="005C1B98">
        <w:rPr>
          <w:rFonts w:cs="Arial"/>
        </w:rPr>
        <w:t>The Contractor shall:</w:t>
      </w:r>
    </w:p>
    <w:p w14:paraId="7C3682FA" w14:textId="77777777" w:rsidR="0022041C" w:rsidRPr="005C1B98" w:rsidRDefault="0022041C" w:rsidP="005A0FCB">
      <w:pPr>
        <w:pStyle w:val="NoSpacing"/>
        <w:numPr>
          <w:ilvl w:val="0"/>
          <w:numId w:val="66"/>
        </w:numPr>
        <w:rPr>
          <w:rFonts w:cs="Arial"/>
        </w:rPr>
      </w:pPr>
      <w:r w:rsidRPr="005C1B98">
        <w:rPr>
          <w:rFonts w:cs="Arial"/>
        </w:rPr>
        <w:t>Support and coordinate with VA to ensure configuration and alignment of all required environments. The Contractor shall work with VA to ensure required specifications are provided no later than 30 days prior to the environment need date.</w:t>
      </w:r>
    </w:p>
    <w:p w14:paraId="524BA422" w14:textId="77777777" w:rsidR="0022041C" w:rsidRPr="005C1B98" w:rsidRDefault="0022041C" w:rsidP="005A0FCB">
      <w:pPr>
        <w:pStyle w:val="NoSpacing"/>
        <w:numPr>
          <w:ilvl w:val="0"/>
          <w:numId w:val="66"/>
        </w:numPr>
        <w:rPr>
          <w:rFonts w:cs="Arial"/>
        </w:rPr>
      </w:pPr>
      <w:r w:rsidRPr="005C1B98">
        <w:rPr>
          <w:rFonts w:cs="Arial"/>
        </w:rPr>
        <w:t xml:space="preserve">Support non-functional and compliance requirements.  </w:t>
      </w:r>
    </w:p>
    <w:p w14:paraId="3AE49B2C" w14:textId="77777777" w:rsidR="0022041C" w:rsidRPr="005C1B98" w:rsidRDefault="0022041C" w:rsidP="005A0FCB">
      <w:pPr>
        <w:pStyle w:val="NoSpacing"/>
        <w:numPr>
          <w:ilvl w:val="0"/>
          <w:numId w:val="66"/>
        </w:numPr>
        <w:rPr>
          <w:rFonts w:cs="Arial"/>
        </w:rPr>
      </w:pPr>
      <w:r w:rsidRPr="005C1B98">
        <w:rPr>
          <w:rFonts w:cs="Arial"/>
        </w:rPr>
        <w:t xml:space="preserve">Develop a prioritized program and product team backlog of architectural/platform requirements as part of the Solution Architecture Package. </w:t>
      </w:r>
    </w:p>
    <w:p w14:paraId="6F21B342" w14:textId="77777777" w:rsidR="0022041C" w:rsidRPr="005C1B98" w:rsidRDefault="0022041C" w:rsidP="005A0FCB">
      <w:pPr>
        <w:pStyle w:val="NoSpacing"/>
        <w:numPr>
          <w:ilvl w:val="0"/>
          <w:numId w:val="66"/>
        </w:numPr>
        <w:rPr>
          <w:rFonts w:cs="Arial"/>
        </w:rPr>
      </w:pPr>
      <w:r w:rsidRPr="005C1B98">
        <w:rPr>
          <w:rFonts w:cs="Arial"/>
        </w:rPr>
        <w:lastRenderedPageBreak/>
        <w:t>Create and maintain enterprise architecture, designs, and strategies in an iterative manner over the course of sprints and PIs.</w:t>
      </w:r>
    </w:p>
    <w:p w14:paraId="7AE6E7BB" w14:textId="77777777" w:rsidR="0022041C" w:rsidRPr="005C1B98" w:rsidRDefault="0022041C" w:rsidP="005A0FCB">
      <w:pPr>
        <w:pStyle w:val="NoSpacing"/>
        <w:numPr>
          <w:ilvl w:val="0"/>
          <w:numId w:val="66"/>
        </w:numPr>
        <w:rPr>
          <w:rFonts w:cs="Arial"/>
        </w:rPr>
      </w:pPr>
      <w:r w:rsidRPr="005C1B98">
        <w:rPr>
          <w:rFonts w:cs="Arial"/>
        </w:rPr>
        <w:t xml:space="preserve">Optimize solution reusability in the development of architecture patterns and solution delivery. </w:t>
      </w:r>
    </w:p>
    <w:p w14:paraId="0754DB69" w14:textId="77777777" w:rsidR="0022041C" w:rsidRPr="005C1B98" w:rsidRDefault="0022041C" w:rsidP="0022041C">
      <w:pPr>
        <w:rPr>
          <w:rFonts w:eastAsia="Calibri" w:cs="Arial"/>
        </w:rPr>
      </w:pPr>
    </w:p>
    <w:p w14:paraId="4534B701" w14:textId="5D7202F7" w:rsidR="004A6772" w:rsidRDefault="0022041C" w:rsidP="0022041C">
      <w:pPr>
        <w:rPr>
          <w:rFonts w:eastAsia="Calibri" w:cs="Arial"/>
        </w:rPr>
      </w:pPr>
      <w:r w:rsidRPr="005C1B98">
        <w:rPr>
          <w:rFonts w:eastAsia="Calibri" w:cs="Arial"/>
        </w:rPr>
        <w:t>FTE support shall be comprised of the required Key Personnel listed below as well as any additional roles to meet the requirements based on the task outlined above</w:t>
      </w:r>
      <w:r w:rsidR="004A6772">
        <w:rPr>
          <w:rFonts w:eastAsia="Calibri" w:cs="Arial"/>
        </w:rPr>
        <w:t xml:space="preserve">. </w:t>
      </w:r>
    </w:p>
    <w:p w14:paraId="125D8C97" w14:textId="77777777" w:rsidR="004A6772" w:rsidRDefault="004A6772" w:rsidP="004A6772">
      <w:pPr>
        <w:rPr>
          <w:rFonts w:eastAsia="Calibri" w:cs="Arial"/>
        </w:rPr>
      </w:pPr>
    </w:p>
    <w:p w14:paraId="29E72D8F" w14:textId="77777777" w:rsidR="004A6772" w:rsidRPr="00F901EB" w:rsidRDefault="004A6772" w:rsidP="004A6772">
      <w:pPr>
        <w:rPr>
          <w:rFonts w:eastAsia="Calibri" w:cs="Arial"/>
          <w:b/>
          <w:bCs/>
        </w:rPr>
      </w:pPr>
      <w:r w:rsidRPr="00F901EB">
        <w:rPr>
          <w:rFonts w:eastAsia="Calibri" w:cs="Arial"/>
          <w:b/>
          <w:bCs/>
        </w:rPr>
        <w:t>Key Personnel</w:t>
      </w:r>
    </w:p>
    <w:p w14:paraId="24CBA356" w14:textId="77777777" w:rsidR="004A6772" w:rsidRPr="00D55EFF" w:rsidRDefault="004A6772" w:rsidP="004A6772">
      <w:pPr>
        <w:rPr>
          <w:rFonts w:eastAsia="Calibri" w:cs="Arial"/>
        </w:rPr>
      </w:pPr>
    </w:p>
    <w:p w14:paraId="3345F2A9" w14:textId="77777777" w:rsidR="004A6772" w:rsidRPr="00D55EFF" w:rsidRDefault="004A6772" w:rsidP="005A0FCB">
      <w:pPr>
        <w:pStyle w:val="ListParagraph"/>
        <w:numPr>
          <w:ilvl w:val="0"/>
          <w:numId w:val="40"/>
        </w:numPr>
      </w:pPr>
      <w:r>
        <w:t>Principal Software Engineer</w:t>
      </w:r>
    </w:p>
    <w:p w14:paraId="1D7AFDC3" w14:textId="77777777" w:rsidR="004A6772" w:rsidRPr="00D55EFF" w:rsidRDefault="004A6772" w:rsidP="005A0FCB">
      <w:pPr>
        <w:pStyle w:val="ListParagraph"/>
        <w:numPr>
          <w:ilvl w:val="0"/>
          <w:numId w:val="40"/>
        </w:numPr>
      </w:pPr>
      <w:r>
        <w:t>Senior Enterprise Application Product Expert</w:t>
      </w:r>
    </w:p>
    <w:p w14:paraId="1265D671" w14:textId="77777777" w:rsidR="004A6772" w:rsidRPr="000936D8" w:rsidRDefault="004A6772" w:rsidP="005A0FCB">
      <w:pPr>
        <w:pStyle w:val="ListParagraph"/>
        <w:numPr>
          <w:ilvl w:val="0"/>
          <w:numId w:val="40"/>
        </w:numPr>
      </w:pPr>
      <w:r>
        <w:t xml:space="preserve">Emerging Technology Expert         </w:t>
      </w:r>
    </w:p>
    <w:p w14:paraId="67E07428" w14:textId="77777777" w:rsidR="004A6772" w:rsidRPr="00D55EFF" w:rsidRDefault="004A6772" w:rsidP="004A6772">
      <w:pPr>
        <w:pStyle w:val="NoSpacing"/>
        <w:ind w:left="720"/>
      </w:pPr>
    </w:p>
    <w:p w14:paraId="28D50AD5" w14:textId="77777777" w:rsidR="004A6772" w:rsidRPr="00D55EFF" w:rsidRDefault="004A6772" w:rsidP="004A6772">
      <w:pPr>
        <w:spacing w:after="13" w:line="249" w:lineRule="auto"/>
        <w:ind w:right="786"/>
        <w:rPr>
          <w:rFonts w:cs="Arial"/>
        </w:rPr>
      </w:pPr>
      <w:r w:rsidRPr="00D55EFF">
        <w:rPr>
          <w:rFonts w:cs="Arial"/>
          <w:b/>
        </w:rPr>
        <w:t xml:space="preserve">Deliverable: </w:t>
      </w:r>
    </w:p>
    <w:p w14:paraId="100D613A" w14:textId="77777777" w:rsidR="004A6772" w:rsidRDefault="004A6772" w:rsidP="005A0FCB">
      <w:pPr>
        <w:pStyle w:val="ListParagraph"/>
        <w:numPr>
          <w:ilvl w:val="0"/>
          <w:numId w:val="65"/>
        </w:numPr>
        <w:ind w:left="1080" w:right="790"/>
      </w:pPr>
      <w:r w:rsidRPr="005549FB">
        <w:t xml:space="preserve">Solution Architecture Package </w:t>
      </w:r>
    </w:p>
    <w:p w14:paraId="6C57AB5C" w14:textId="77777777" w:rsidR="004A6772" w:rsidRPr="007C13BC" w:rsidRDefault="004A6772" w:rsidP="004A6772">
      <w:pPr>
        <w:pStyle w:val="ListParagraph"/>
        <w:numPr>
          <w:ilvl w:val="0"/>
          <w:numId w:val="0"/>
        </w:numPr>
        <w:ind w:left="1080" w:right="790"/>
      </w:pPr>
    </w:p>
    <w:p w14:paraId="7A55D896" w14:textId="77777777" w:rsidR="004A6772" w:rsidRPr="00D55EFF" w:rsidRDefault="004A6772" w:rsidP="004A6772">
      <w:pPr>
        <w:pStyle w:val="Heading3"/>
      </w:pPr>
      <w:bookmarkStart w:id="116" w:name="_Toc40993517"/>
      <w:bookmarkStart w:id="117" w:name="_Toc49923286"/>
      <w:bookmarkStart w:id="118" w:name="_Toc142578628"/>
      <w:bookmarkStart w:id="119" w:name="_Toc220330995"/>
      <w:bookmarkStart w:id="120" w:name="_Hlk44491191"/>
      <w:r>
        <w:t>PRODUCT DELIVERY ROADMAP AND PI PLANNING</w:t>
      </w:r>
      <w:bookmarkEnd w:id="116"/>
      <w:bookmarkEnd w:id="117"/>
      <w:bookmarkEnd w:id="118"/>
      <w:bookmarkEnd w:id="119"/>
      <w:r>
        <w:t xml:space="preserve"> </w:t>
      </w:r>
      <w:bookmarkEnd w:id="120"/>
    </w:p>
    <w:p w14:paraId="1EC15006" w14:textId="45E48D79" w:rsidR="001A2973" w:rsidRPr="00023DD2" w:rsidRDefault="001A2973" w:rsidP="001A2973">
      <w:pPr>
        <w:pStyle w:val="NoSpacing"/>
        <w:rPr>
          <w:rFonts w:cs="Arial"/>
        </w:rPr>
      </w:pPr>
      <w:r w:rsidRPr="00023DD2">
        <w:rPr>
          <w:rFonts w:cs="Arial"/>
        </w:rPr>
        <w:t xml:space="preserve">The Contractor shall develop, maintain, and execute approved </w:t>
      </w:r>
      <w:r w:rsidR="0001055A">
        <w:rPr>
          <w:rFonts w:cs="Arial"/>
        </w:rPr>
        <w:t>EDGE</w:t>
      </w:r>
      <w:r w:rsidRPr="00023DD2">
        <w:rPr>
          <w:rFonts w:cs="Arial"/>
        </w:rPr>
        <w:t xml:space="preserve"> Product Delivery Roadmap.  The Roadmap shall detail the end-to-end view of prioritized work targeted and committed for all </w:t>
      </w:r>
      <w:r w:rsidR="0001055A">
        <w:rPr>
          <w:rFonts w:cs="Arial"/>
        </w:rPr>
        <w:t>EDGE</w:t>
      </w:r>
      <w:r w:rsidRPr="00023DD2">
        <w:rPr>
          <w:rFonts w:cs="Arial"/>
        </w:rPr>
        <w:t xml:space="preserve"> solution delivery across PIs. A product increment shall not exceed three-month delivery cycles, unless otherwise directed by DTC Platform Lead(s). Each </w:t>
      </w:r>
      <w:r w:rsidR="0001055A">
        <w:rPr>
          <w:rFonts w:cs="Arial"/>
        </w:rPr>
        <w:t>EDGE</w:t>
      </w:r>
      <w:r w:rsidRPr="00023DD2">
        <w:rPr>
          <w:rFonts w:cs="Arial"/>
        </w:rPr>
        <w:t xml:space="preserve"> solution shall deliver at least one business capability type and one technology capability type to production per PI, unless otherwise approved by the DTC Platform Lead(s).  The </w:t>
      </w:r>
      <w:r w:rsidR="0001055A">
        <w:rPr>
          <w:rFonts w:cs="Arial"/>
        </w:rPr>
        <w:t>EDGE</w:t>
      </w:r>
      <w:r w:rsidRPr="00023DD2">
        <w:rPr>
          <w:rFonts w:cs="Arial"/>
        </w:rPr>
        <w:t xml:space="preserve"> Product Delivery Roadmap shall outline the capability and PI for target delivery for all </w:t>
      </w:r>
      <w:r w:rsidR="0001055A">
        <w:rPr>
          <w:rFonts w:cs="Arial"/>
        </w:rPr>
        <w:t>EDGE</w:t>
      </w:r>
      <w:r w:rsidRPr="00023DD2">
        <w:rPr>
          <w:rFonts w:cs="Arial"/>
        </w:rPr>
        <w:t xml:space="preserve"> solutions in addition to technical and operational dependencies, project and program level risks, estimated release date and delivery confidence metric.</w:t>
      </w:r>
    </w:p>
    <w:p w14:paraId="7927C095" w14:textId="77777777" w:rsidR="001A2973" w:rsidRPr="00023DD2" w:rsidRDefault="001A2973" w:rsidP="001A2973">
      <w:pPr>
        <w:pStyle w:val="NoSpacing"/>
        <w:rPr>
          <w:rFonts w:cs="Arial"/>
        </w:rPr>
      </w:pPr>
    </w:p>
    <w:p w14:paraId="0513FC22" w14:textId="603CD0A1" w:rsidR="001A2973" w:rsidRPr="005C1B98" w:rsidRDefault="001A2973" w:rsidP="001A2973">
      <w:pPr>
        <w:pStyle w:val="NoSpacing"/>
        <w:rPr>
          <w:rFonts w:cs="Arial"/>
        </w:rPr>
      </w:pPr>
      <w:r w:rsidRPr="00023DD2">
        <w:rPr>
          <w:rFonts w:cs="Arial"/>
        </w:rPr>
        <w:t>The Contractor shall complete the proposed Roadmap at least five days prior to the start of the PI Planning session. The Contractor shall coordinate, manage, and facilitate the planning session at the direction of DTC Platfor</w:t>
      </w:r>
      <w:r w:rsidRPr="005C1B98">
        <w:rPr>
          <w:rFonts w:cs="Arial"/>
        </w:rPr>
        <w:t xml:space="preserve">m Lead(s). The Contractor shall obtain approval of Roadmaps from DTC Platform Lead(s) at the conclusion of the PI Planning session.  The approved roadmaps serve as the authoritative source for all prioritized </w:t>
      </w:r>
      <w:r w:rsidR="0001055A">
        <w:rPr>
          <w:rFonts w:cs="Arial"/>
        </w:rPr>
        <w:t>EDGE</w:t>
      </w:r>
      <w:r w:rsidRPr="005C1B98">
        <w:rPr>
          <w:rFonts w:cs="Arial"/>
        </w:rPr>
        <w:t xml:space="preserve"> modular software capabilities and overall products to be delivered. Changes to roadmap priorities after the planning session shall be reviewed and approved by DTC Platform Lead(s) in consideration of the impact and cost of delay of Work in Progress (WIP) and new emerging priorities.</w:t>
      </w:r>
    </w:p>
    <w:p w14:paraId="6ABC5C52" w14:textId="77777777" w:rsidR="001A2973" w:rsidRPr="005C1B98" w:rsidRDefault="001A2973" w:rsidP="001A2973">
      <w:pPr>
        <w:pStyle w:val="NoSpacing"/>
        <w:rPr>
          <w:rFonts w:cs="Arial"/>
        </w:rPr>
      </w:pPr>
    </w:p>
    <w:p w14:paraId="572EA9ED" w14:textId="77777777" w:rsidR="001A2973" w:rsidRPr="005C1B98" w:rsidRDefault="001A2973" w:rsidP="001A2973">
      <w:pPr>
        <w:ind w:left="-5" w:right="790"/>
        <w:rPr>
          <w:rFonts w:cs="Arial"/>
        </w:rPr>
      </w:pPr>
      <w:r w:rsidRPr="005C1B98">
        <w:rPr>
          <w:rFonts w:cs="Arial"/>
        </w:rPr>
        <w:t>The Contractor shall:</w:t>
      </w:r>
    </w:p>
    <w:p w14:paraId="3439D7C5" w14:textId="1E5497C1" w:rsidR="001A2973" w:rsidRPr="005C1B98" w:rsidRDefault="001A2973" w:rsidP="005A0FCB">
      <w:pPr>
        <w:numPr>
          <w:ilvl w:val="0"/>
          <w:numId w:val="67"/>
        </w:numPr>
        <w:spacing w:before="120" w:after="4" w:line="247" w:lineRule="auto"/>
        <w:ind w:left="720" w:right="792" w:hanging="360"/>
        <w:rPr>
          <w:rFonts w:cs="Arial"/>
        </w:rPr>
      </w:pPr>
      <w:r w:rsidRPr="005C1B98">
        <w:rPr>
          <w:rFonts w:cs="Arial"/>
        </w:rPr>
        <w:t xml:space="preserve">Coordinate, manage and facilitate the PI Planning sessions across </w:t>
      </w:r>
      <w:r w:rsidR="0001055A">
        <w:rPr>
          <w:rFonts w:cs="Arial"/>
        </w:rPr>
        <w:t>EDGE</w:t>
      </w:r>
      <w:r w:rsidRPr="005C1B98">
        <w:rPr>
          <w:rFonts w:cs="Arial"/>
        </w:rPr>
        <w:t xml:space="preserve"> solutions.</w:t>
      </w:r>
    </w:p>
    <w:p w14:paraId="2A175EE9" w14:textId="144BBE53" w:rsidR="001A2973" w:rsidRPr="005C1B98" w:rsidRDefault="001A2973" w:rsidP="005A0FCB">
      <w:pPr>
        <w:numPr>
          <w:ilvl w:val="0"/>
          <w:numId w:val="67"/>
        </w:numPr>
        <w:spacing w:before="120" w:after="4" w:line="247" w:lineRule="auto"/>
        <w:ind w:left="720" w:right="792" w:hanging="360"/>
        <w:rPr>
          <w:rFonts w:cs="Arial"/>
        </w:rPr>
      </w:pPr>
      <w:r w:rsidRPr="005C1B98">
        <w:rPr>
          <w:rFonts w:cs="Arial"/>
        </w:rPr>
        <w:t xml:space="preserve">Develop proposed </w:t>
      </w:r>
      <w:r w:rsidR="0001055A">
        <w:rPr>
          <w:rFonts w:cs="Arial"/>
        </w:rPr>
        <w:t>EDGE</w:t>
      </w:r>
      <w:r w:rsidRPr="005C1B98">
        <w:rPr>
          <w:rFonts w:cs="Arial"/>
        </w:rPr>
        <w:t xml:space="preserve"> Product Delivery Roadmap.</w:t>
      </w:r>
    </w:p>
    <w:p w14:paraId="5DA0C8EA" w14:textId="77777777" w:rsidR="001A2973" w:rsidRPr="005C1B98" w:rsidRDefault="001A2973" w:rsidP="005A0FCB">
      <w:pPr>
        <w:numPr>
          <w:ilvl w:val="0"/>
          <w:numId w:val="67"/>
        </w:numPr>
        <w:spacing w:before="120" w:after="4" w:line="247" w:lineRule="auto"/>
        <w:ind w:left="720" w:right="792" w:hanging="360"/>
        <w:rPr>
          <w:rFonts w:cs="Arial"/>
        </w:rPr>
      </w:pPr>
      <w:r w:rsidRPr="005C1B98">
        <w:rPr>
          <w:rFonts w:cs="Arial"/>
        </w:rPr>
        <w:lastRenderedPageBreak/>
        <w:t>Obtain approval of prioritized scope of work at the conclusion of PI Planning sessions.</w:t>
      </w:r>
    </w:p>
    <w:p w14:paraId="7C48A2A7" w14:textId="77777777" w:rsidR="001A2973" w:rsidRPr="005C1B98" w:rsidRDefault="001A2973" w:rsidP="005A0FCB">
      <w:pPr>
        <w:numPr>
          <w:ilvl w:val="0"/>
          <w:numId w:val="67"/>
        </w:numPr>
        <w:spacing w:before="120" w:after="4" w:line="247" w:lineRule="auto"/>
        <w:ind w:left="720" w:right="792" w:hanging="360"/>
        <w:rPr>
          <w:rFonts w:eastAsia="Calibri" w:cs="Arial"/>
        </w:rPr>
      </w:pPr>
      <w:r w:rsidRPr="005C1B98">
        <w:rPr>
          <w:rFonts w:cs="Arial"/>
        </w:rPr>
        <w:t>Communicate and manage risks and dependencies on a weekly basis via the Weekly Activity Report IAW Section 5.1.3. Any new risk or dependency shall be communicated and escalated to the DTC Platform Lead(s) within 24 hours of the issue discovery.</w:t>
      </w:r>
    </w:p>
    <w:p w14:paraId="0F482FA1" w14:textId="77777777" w:rsidR="004A6772" w:rsidRDefault="004A6772" w:rsidP="004A6772">
      <w:pPr>
        <w:rPr>
          <w:rFonts w:eastAsia="Calibri" w:cs="Arial"/>
        </w:rPr>
      </w:pPr>
    </w:p>
    <w:p w14:paraId="5F57EC6F" w14:textId="77777777" w:rsidR="004A6772" w:rsidRPr="00F160D0" w:rsidRDefault="004A6772" w:rsidP="004A6772">
      <w:pPr>
        <w:rPr>
          <w:rFonts w:eastAsia="Calibri"/>
          <w:b/>
          <w:bCs/>
        </w:rPr>
      </w:pPr>
      <w:r w:rsidRPr="00F160D0">
        <w:rPr>
          <w:rFonts w:eastAsia="Calibri"/>
          <w:b/>
          <w:bCs/>
        </w:rPr>
        <w:t>Deliverable:</w:t>
      </w:r>
    </w:p>
    <w:p w14:paraId="4B1639F6" w14:textId="4A3FA248" w:rsidR="004A6772" w:rsidRDefault="0001055A" w:rsidP="005A0FCB">
      <w:pPr>
        <w:numPr>
          <w:ilvl w:val="1"/>
          <w:numId w:val="67"/>
        </w:numPr>
        <w:spacing w:after="4" w:line="248" w:lineRule="auto"/>
        <w:ind w:left="1080" w:right="790" w:hanging="360"/>
        <w:rPr>
          <w:rFonts w:cs="Arial"/>
        </w:rPr>
      </w:pPr>
      <w:r>
        <w:rPr>
          <w:rFonts w:cs="Arial"/>
        </w:rPr>
        <w:t>EDGE</w:t>
      </w:r>
      <w:r w:rsidR="004A6772">
        <w:rPr>
          <w:rFonts w:cs="Arial"/>
        </w:rPr>
        <w:t xml:space="preserve"> Product Delivery Roadmap</w:t>
      </w:r>
    </w:p>
    <w:p w14:paraId="2EBA71D4" w14:textId="77777777" w:rsidR="004A6772" w:rsidRPr="00D55EFF" w:rsidRDefault="004A6772" w:rsidP="004A6772">
      <w:pPr>
        <w:pStyle w:val="Heading4"/>
        <w:keepLines/>
        <w:spacing w:before="240" w:after="120"/>
        <w:ind w:left="1008" w:hanging="1008"/>
      </w:pPr>
      <w:bookmarkStart w:id="121" w:name="_Toc49923287"/>
      <w:bookmarkStart w:id="122" w:name="_Toc142578629"/>
      <w:bookmarkStart w:id="123" w:name="_Toc220330996"/>
      <w:r>
        <w:t>TEAM PLANNING</w:t>
      </w:r>
      <w:bookmarkEnd w:id="121"/>
      <w:bookmarkEnd w:id="122"/>
      <w:bookmarkEnd w:id="123"/>
    </w:p>
    <w:p w14:paraId="04BF1DC0" w14:textId="6BA54119" w:rsidR="00013486" w:rsidRPr="005C1B98" w:rsidRDefault="004A6772" w:rsidP="00013486">
      <w:pPr>
        <w:pStyle w:val="NoSpacing"/>
        <w:spacing w:after="120"/>
        <w:rPr>
          <w:rFonts w:eastAsia="Calibri" w:cs="Arial"/>
        </w:rPr>
      </w:pPr>
      <w:r w:rsidRPr="00D55EFF">
        <w:rPr>
          <w:rFonts w:eastAsia="Calibri"/>
        </w:rPr>
        <w:t xml:space="preserve">The </w:t>
      </w:r>
      <w:r w:rsidR="00013486" w:rsidRPr="005C1B98">
        <w:rPr>
          <w:rFonts w:eastAsia="Calibri" w:cs="Arial"/>
        </w:rPr>
        <w:t xml:space="preserve">Contractor shall analyze the prioritized and groomed agile requirements IAW Section 5.2.1, </w:t>
      </w:r>
      <w:r w:rsidR="00013486" w:rsidRPr="005C1B98">
        <w:rPr>
          <w:rFonts w:cs="Arial"/>
        </w:rPr>
        <w:t xml:space="preserve">Agile Requirements Elicitation and Elaboration, Section 5.2.3, Solution Architecture &amp; Engineering, and Section 5.2.4, </w:t>
      </w:r>
      <w:r w:rsidR="00013486" w:rsidRPr="005C1B98">
        <w:rPr>
          <w:rFonts w:eastAsia="Calibri" w:cs="Arial"/>
        </w:rPr>
        <w:t xml:space="preserve">Product Delivery Roadmap and PI Planning to develop the associated tasks and work items that captures the technical design, agile estimation, and Definition of Done. Definition of Done is </w:t>
      </w:r>
      <w:r w:rsidR="00013486" w:rsidRPr="005C1B98">
        <w:rPr>
          <w:rFonts w:cs="Arial"/>
        </w:rPr>
        <w:t xml:space="preserve">defined in collaboration with the Contractor scrum team, DTC Platform Lead(s), and VA product owner acceptance of the individual agile requirement completion. </w:t>
      </w:r>
      <w:r w:rsidR="00013486" w:rsidRPr="005C1B98">
        <w:rPr>
          <w:rFonts w:eastAsia="Calibri" w:cs="Arial"/>
        </w:rPr>
        <w:t xml:space="preserve">The Contractor shall propose and obtain approval of any combination of Scrum and Kanban frameworks to manage, execute, and deliver </w:t>
      </w:r>
      <w:r w:rsidR="0001055A">
        <w:rPr>
          <w:rFonts w:eastAsia="Calibri" w:cs="Arial"/>
        </w:rPr>
        <w:t>EDGE</w:t>
      </w:r>
      <w:r w:rsidR="00013486" w:rsidRPr="005C1B98">
        <w:rPr>
          <w:rFonts w:eastAsia="Calibri" w:cs="Arial"/>
        </w:rPr>
        <w:t xml:space="preserve"> solutions from </w:t>
      </w:r>
      <w:r w:rsidR="00013486" w:rsidRPr="005C1B98">
        <w:rPr>
          <w:rFonts w:cs="Arial"/>
        </w:rPr>
        <w:t>DTC Platform Lead(s)</w:t>
      </w:r>
      <w:r w:rsidR="00013486" w:rsidRPr="005C1B98">
        <w:rPr>
          <w:rFonts w:eastAsia="Calibri" w:cs="Arial"/>
        </w:rPr>
        <w:t xml:space="preserve">. The Contractor’s Product Delivery teams shall create a </w:t>
      </w:r>
      <w:r w:rsidR="00013486" w:rsidRPr="005C1B98">
        <w:rPr>
          <w:rFonts w:cs="Arial"/>
        </w:rPr>
        <w:t xml:space="preserve">Sprint Plan or Kanban board aligning with approved </w:t>
      </w:r>
      <w:r w:rsidR="0001055A">
        <w:rPr>
          <w:rFonts w:cs="Arial"/>
        </w:rPr>
        <w:t>EDGE</w:t>
      </w:r>
      <w:r w:rsidR="00013486" w:rsidRPr="005C1B98">
        <w:rPr>
          <w:rFonts w:cs="Arial"/>
        </w:rPr>
        <w:t xml:space="preserve"> Product Delivery Roadmaps.</w:t>
      </w:r>
    </w:p>
    <w:p w14:paraId="32E5146F" w14:textId="77777777" w:rsidR="00013486" w:rsidRDefault="00013486" w:rsidP="00013486">
      <w:pPr>
        <w:autoSpaceDE w:val="0"/>
        <w:autoSpaceDN w:val="0"/>
        <w:adjustRightInd w:val="0"/>
        <w:rPr>
          <w:rFonts w:eastAsia="Calibri" w:cs="Arial"/>
        </w:rPr>
      </w:pPr>
      <w:r w:rsidRPr="005C1B98">
        <w:rPr>
          <w:rFonts w:eastAsia="Calibri" w:cs="Arial"/>
        </w:rPr>
        <w:t xml:space="preserve">Agile estimation of work shall be represented by story points utilizing the Fibonacci scale (1,2,3,5,8,13,21, etc.). For agile estimation, no agile requirement shall exceed one business week to complete unless the requirement cannot be decomposed into smaller consumable components and Contractor-obtained approval by the </w:t>
      </w:r>
      <w:r w:rsidRPr="005C1B98">
        <w:rPr>
          <w:rFonts w:cs="Arial"/>
        </w:rPr>
        <w:t>DTC Platform Lead(s)</w:t>
      </w:r>
      <w:r w:rsidRPr="005C1B98">
        <w:rPr>
          <w:rFonts w:eastAsia="Calibri" w:cs="Arial"/>
        </w:rPr>
        <w:t xml:space="preserve">. Any estimated item exceeding this guidance needs to be called out as a blocker in the Sprint Plan or Kanban board. The Contractor shall determine the WIP limits based on velocity and team capacity assuring 100% utilization. The Contractor shall reserve 20% of WIP limits and 20% of story point capacity per team for technology capabilities unless otherwise directed by </w:t>
      </w:r>
      <w:r w:rsidRPr="005C1B98">
        <w:rPr>
          <w:rFonts w:cs="Arial"/>
        </w:rPr>
        <w:t>DTC Platform Lead(s)</w:t>
      </w:r>
      <w:r w:rsidRPr="005C1B98">
        <w:rPr>
          <w:rFonts w:eastAsia="Calibri" w:cs="Arial"/>
        </w:rPr>
        <w:t xml:space="preserve">. </w:t>
      </w:r>
    </w:p>
    <w:p w14:paraId="1D649788" w14:textId="77777777" w:rsidR="00013486" w:rsidRPr="005C1B98" w:rsidRDefault="00013486" w:rsidP="00013486">
      <w:pPr>
        <w:autoSpaceDE w:val="0"/>
        <w:autoSpaceDN w:val="0"/>
        <w:adjustRightInd w:val="0"/>
        <w:rPr>
          <w:rFonts w:cs="Arial"/>
        </w:rPr>
      </w:pPr>
    </w:p>
    <w:p w14:paraId="194DBD52" w14:textId="77777777" w:rsidR="00013486" w:rsidRPr="005C1B98" w:rsidRDefault="00013486" w:rsidP="00013486">
      <w:pPr>
        <w:pStyle w:val="NoSpacing"/>
        <w:spacing w:after="120"/>
        <w:rPr>
          <w:rFonts w:cs="Arial"/>
        </w:rPr>
      </w:pPr>
      <w:r w:rsidRPr="005C1B98">
        <w:rPr>
          <w:rFonts w:cs="Arial"/>
        </w:rPr>
        <w:t>The Contractor shall manage, execute, and deliver work in a prioritized sequence.  The Contractor shall:</w:t>
      </w:r>
    </w:p>
    <w:p w14:paraId="5664A1D8" w14:textId="77777777" w:rsidR="00013486" w:rsidRPr="005C1B98" w:rsidRDefault="00013486" w:rsidP="005A0FCB">
      <w:pPr>
        <w:pStyle w:val="NoSpacing"/>
        <w:numPr>
          <w:ilvl w:val="0"/>
          <w:numId w:val="72"/>
        </w:numPr>
        <w:rPr>
          <w:rFonts w:cs="Arial"/>
        </w:rPr>
      </w:pPr>
      <w:r w:rsidRPr="005C1B98">
        <w:rPr>
          <w:rFonts w:cs="Arial"/>
        </w:rPr>
        <w:t xml:space="preserve">Create and prioritize the product backlog in collaboration with DTC Platform Lead(s) and VA product owners. </w:t>
      </w:r>
    </w:p>
    <w:p w14:paraId="6DA1B801" w14:textId="77777777" w:rsidR="00013486" w:rsidRPr="005C1B98" w:rsidRDefault="00013486" w:rsidP="005A0FCB">
      <w:pPr>
        <w:pStyle w:val="NoSpacing"/>
        <w:numPr>
          <w:ilvl w:val="0"/>
          <w:numId w:val="72"/>
        </w:numPr>
        <w:rPr>
          <w:rFonts w:cs="Arial"/>
        </w:rPr>
      </w:pPr>
      <w:r w:rsidRPr="005C1B98">
        <w:rPr>
          <w:rFonts w:cs="Arial"/>
        </w:rPr>
        <w:t>Document all testing scenarios and events for the requirement that are in addition to the acceptance criteria such as regression, interoperability, smoke, and user acceptance.</w:t>
      </w:r>
    </w:p>
    <w:p w14:paraId="701CE4B6" w14:textId="77777777" w:rsidR="00013486" w:rsidRPr="005C1B98" w:rsidRDefault="00013486" w:rsidP="005A0FCB">
      <w:pPr>
        <w:pStyle w:val="NoSpacing"/>
        <w:numPr>
          <w:ilvl w:val="0"/>
          <w:numId w:val="72"/>
        </w:numPr>
        <w:rPr>
          <w:rFonts w:cs="Arial"/>
        </w:rPr>
      </w:pPr>
      <w:r w:rsidRPr="005C1B98">
        <w:rPr>
          <w:rFonts w:cs="Arial"/>
        </w:rPr>
        <w:t>Create a Product Delivery Team Sprint Plan or Kanban Board that includes the objective of the sprint, team’s capacity, detailed breakdown of the sprint backlog, and minimum work stages: backlog, ready-to-work, building, testing, approval, and done.</w:t>
      </w:r>
    </w:p>
    <w:p w14:paraId="1F7F1F1E" w14:textId="77777777" w:rsidR="00013486" w:rsidRPr="005C1B98" w:rsidRDefault="00013486" w:rsidP="005A0FCB">
      <w:pPr>
        <w:pStyle w:val="NoSpacing"/>
        <w:numPr>
          <w:ilvl w:val="0"/>
          <w:numId w:val="72"/>
        </w:numPr>
        <w:rPr>
          <w:rFonts w:cs="Arial"/>
        </w:rPr>
      </w:pPr>
      <w:r w:rsidRPr="005C1B98">
        <w:rPr>
          <w:rFonts w:cs="Arial"/>
        </w:rPr>
        <w:t xml:space="preserve">Create a Product Delivery Team Planning Report IAW with approved Product Delivery Roadmaps providing the team’s current WIP, velocity, completed work, </w:t>
      </w:r>
      <w:r w:rsidRPr="005C1B98">
        <w:rPr>
          <w:rFonts w:cs="Arial"/>
        </w:rPr>
        <w:lastRenderedPageBreak/>
        <w:t>completion percentage, and what work stage each incomplete requirement is located (backlog, ready-to-work, building, testing, approval, and done).</w:t>
      </w:r>
    </w:p>
    <w:p w14:paraId="6AD98542" w14:textId="77777777" w:rsidR="00013486" w:rsidRPr="005C1B98" w:rsidRDefault="00013486" w:rsidP="00013486">
      <w:pPr>
        <w:rPr>
          <w:rFonts w:eastAsia="Calibri" w:cs="Arial"/>
        </w:rPr>
      </w:pPr>
    </w:p>
    <w:p w14:paraId="03D88913" w14:textId="35DA1A21" w:rsidR="004A6772" w:rsidRDefault="00013486" w:rsidP="00013486">
      <w:pPr>
        <w:pStyle w:val="NoSpacing"/>
        <w:spacing w:after="120"/>
        <w:rPr>
          <w:rFonts w:eastAsia="Calibri" w:cs="Arial"/>
        </w:rPr>
      </w:pPr>
      <w:r w:rsidRPr="005C1B98">
        <w:rPr>
          <w:rFonts w:eastAsia="Calibri" w:cs="Arial"/>
        </w:rPr>
        <w:t>FTE support shall be comprised of the required Key Personnel listed below as well as any additional roles to meet the requirements based on the task outlined above.</w:t>
      </w:r>
    </w:p>
    <w:p w14:paraId="250F6131" w14:textId="77777777" w:rsidR="004A6772" w:rsidRPr="00013486" w:rsidRDefault="004A6772" w:rsidP="004A6772">
      <w:pPr>
        <w:rPr>
          <w:rFonts w:eastAsia="Calibri" w:cs="Arial"/>
          <w:b/>
          <w:bCs/>
        </w:rPr>
      </w:pPr>
      <w:r w:rsidRPr="00013486">
        <w:rPr>
          <w:rFonts w:eastAsia="Calibri" w:cs="Arial"/>
          <w:b/>
          <w:bCs/>
        </w:rPr>
        <w:t>Key Personnel</w:t>
      </w:r>
    </w:p>
    <w:p w14:paraId="5A104C9F" w14:textId="77777777" w:rsidR="004A6772" w:rsidRPr="00D55EFF" w:rsidRDefault="004A6772" w:rsidP="005A0FCB">
      <w:pPr>
        <w:pStyle w:val="ListParagraph"/>
        <w:numPr>
          <w:ilvl w:val="0"/>
          <w:numId w:val="40"/>
        </w:numPr>
      </w:pPr>
      <w:r>
        <w:t>Product Manager IV</w:t>
      </w:r>
    </w:p>
    <w:p w14:paraId="3E5855F7" w14:textId="77777777" w:rsidR="004A6772" w:rsidRPr="00D55EFF" w:rsidRDefault="004A6772" w:rsidP="005A0FCB">
      <w:pPr>
        <w:pStyle w:val="ListParagraph"/>
        <w:numPr>
          <w:ilvl w:val="0"/>
          <w:numId w:val="40"/>
        </w:numPr>
      </w:pPr>
      <w:r>
        <w:t>Delivery Manager</w:t>
      </w:r>
    </w:p>
    <w:p w14:paraId="5DE6B547" w14:textId="77777777" w:rsidR="004A6772" w:rsidRPr="00D55EFF" w:rsidRDefault="004A6772" w:rsidP="005A0FCB">
      <w:pPr>
        <w:pStyle w:val="ListParagraph"/>
        <w:numPr>
          <w:ilvl w:val="0"/>
          <w:numId w:val="40"/>
        </w:numPr>
      </w:pPr>
      <w:r>
        <w:t>Principal Software Engineer</w:t>
      </w:r>
    </w:p>
    <w:p w14:paraId="76C548BF" w14:textId="77777777" w:rsidR="004A6772" w:rsidRPr="00D55EFF" w:rsidRDefault="004A6772" w:rsidP="005A0FCB">
      <w:pPr>
        <w:pStyle w:val="ListParagraph"/>
        <w:numPr>
          <w:ilvl w:val="0"/>
          <w:numId w:val="40"/>
        </w:numPr>
      </w:pPr>
      <w:r>
        <w:t>Senior Product Delivery Manager</w:t>
      </w:r>
    </w:p>
    <w:p w14:paraId="0984AD11" w14:textId="77777777" w:rsidR="004A6772" w:rsidRPr="00D55EFF" w:rsidRDefault="004A6772" w:rsidP="005A0FCB">
      <w:pPr>
        <w:pStyle w:val="ListParagraph"/>
        <w:numPr>
          <w:ilvl w:val="0"/>
          <w:numId w:val="40"/>
        </w:numPr>
      </w:pPr>
      <w:r>
        <w:t xml:space="preserve">Principal Business Process Re-Engineering Specialist </w:t>
      </w:r>
    </w:p>
    <w:p w14:paraId="35BD3002" w14:textId="77777777" w:rsidR="004A6772" w:rsidRPr="00D55EFF" w:rsidRDefault="004A6772" w:rsidP="004A6772">
      <w:pPr>
        <w:pStyle w:val="NoSpacing"/>
      </w:pPr>
    </w:p>
    <w:p w14:paraId="35E79BA9" w14:textId="77777777" w:rsidR="004A6772" w:rsidRPr="00D75801" w:rsidRDefault="004A6772" w:rsidP="004A6772">
      <w:pPr>
        <w:spacing w:after="13" w:line="249" w:lineRule="auto"/>
        <w:ind w:left="-5" w:right="786"/>
        <w:rPr>
          <w:rFonts w:cs="Arial"/>
        </w:rPr>
      </w:pPr>
      <w:r w:rsidRPr="00D75801">
        <w:rPr>
          <w:rFonts w:cs="Arial"/>
          <w:b/>
        </w:rPr>
        <w:t>Deliverable</w:t>
      </w:r>
      <w:r>
        <w:rPr>
          <w:rFonts w:cs="Arial"/>
          <w:b/>
        </w:rPr>
        <w:t>s</w:t>
      </w:r>
      <w:r w:rsidRPr="00D75801">
        <w:rPr>
          <w:rFonts w:cs="Arial"/>
          <w:b/>
        </w:rPr>
        <w:t>:</w:t>
      </w:r>
      <w:r w:rsidRPr="00D75801">
        <w:rPr>
          <w:rFonts w:cs="Arial"/>
        </w:rPr>
        <w:t xml:space="preserve">   </w:t>
      </w:r>
    </w:p>
    <w:p w14:paraId="114B818E" w14:textId="77777777" w:rsidR="004A6772" w:rsidRDefault="004A6772" w:rsidP="005A0FCB">
      <w:pPr>
        <w:pStyle w:val="ListParagraph"/>
        <w:numPr>
          <w:ilvl w:val="0"/>
          <w:numId w:val="68"/>
        </w:numPr>
        <w:ind w:left="1080" w:right="790"/>
      </w:pPr>
      <w:r>
        <w:t>Product Delivery Team Sprint Plan or Kanban Board</w:t>
      </w:r>
    </w:p>
    <w:p w14:paraId="171CC239" w14:textId="45561A81" w:rsidR="004A6772" w:rsidRDefault="004A6772" w:rsidP="005A0FCB">
      <w:pPr>
        <w:pStyle w:val="ListParagraph"/>
        <w:numPr>
          <w:ilvl w:val="0"/>
          <w:numId w:val="68"/>
        </w:numPr>
        <w:ind w:left="1080" w:right="790"/>
      </w:pPr>
      <w:r>
        <w:t>Product Delivery Team Planning Report</w:t>
      </w:r>
    </w:p>
    <w:p w14:paraId="4553C72B" w14:textId="77777777" w:rsidR="004A6772" w:rsidRPr="00D55EFF" w:rsidRDefault="004A6772" w:rsidP="004A6772">
      <w:pPr>
        <w:pStyle w:val="Heading4"/>
        <w:keepLines/>
        <w:spacing w:before="240" w:after="120"/>
        <w:ind w:left="1008" w:hanging="1008"/>
      </w:pPr>
      <w:bookmarkStart w:id="124" w:name="_Toc37999770"/>
      <w:r>
        <w:t xml:space="preserve"> </w:t>
      </w:r>
      <w:bookmarkStart w:id="125" w:name="_Toc40993519"/>
      <w:bookmarkStart w:id="126" w:name="_Toc49923288"/>
      <w:bookmarkStart w:id="127" w:name="_Toc142578630"/>
      <w:bookmarkStart w:id="128" w:name="_Toc220330997"/>
      <w:r>
        <w:t xml:space="preserve">AGILE </w:t>
      </w:r>
      <w:r w:rsidRPr="00D55EFF">
        <w:t>EXECUTION</w:t>
      </w:r>
      <w:bookmarkEnd w:id="124"/>
      <w:bookmarkEnd w:id="125"/>
      <w:bookmarkEnd w:id="126"/>
      <w:bookmarkEnd w:id="127"/>
      <w:bookmarkEnd w:id="128"/>
      <w:r w:rsidRPr="00D55EFF">
        <w:t xml:space="preserve"> </w:t>
      </w:r>
    </w:p>
    <w:p w14:paraId="6DE0CA1D" w14:textId="77777777" w:rsidR="002554E7" w:rsidRPr="005C1B98" w:rsidRDefault="002554E7" w:rsidP="002554E7">
      <w:pPr>
        <w:autoSpaceDE w:val="0"/>
        <w:autoSpaceDN w:val="0"/>
        <w:adjustRightInd w:val="0"/>
        <w:rPr>
          <w:rFonts w:cs="Arial"/>
        </w:rPr>
      </w:pPr>
      <w:r w:rsidRPr="00707869">
        <w:rPr>
          <w:rFonts w:eastAsia="Calibri" w:cs="Arial"/>
        </w:rPr>
        <w:t xml:space="preserve">The Contractor shall document, validate, and execute the team design and testing tasks and requirements IAW Section 5.2.4.1 Team Planning, Section 5.2.3 Solution Architecture &amp; Engineering, and Section 5.2.1 Agile Requirements Elicitation and Elaboration. </w:t>
      </w:r>
      <w:r w:rsidRPr="00707869">
        <w:rPr>
          <w:rFonts w:cs="Arial"/>
        </w:rPr>
        <w:t>The Contractor shall document all execution activity in VA approved repositories (i.e., J</w:t>
      </w:r>
      <w:r w:rsidRPr="005C1B98">
        <w:rPr>
          <w:rFonts w:cs="Arial"/>
        </w:rPr>
        <w:t>ira).  Execution activity shall include work items, throughput management, designs, source code, test cases and results, features, capabilities, system services, risks, issues, impediments, and retrospectives. The Contractor shall provide execution testing support and shall include the following testing types as required:</w:t>
      </w:r>
    </w:p>
    <w:p w14:paraId="63B6BEA2" w14:textId="77777777" w:rsidR="002554E7" w:rsidRPr="005C1B98" w:rsidRDefault="002554E7" w:rsidP="005A0FCB">
      <w:pPr>
        <w:pStyle w:val="ListParagraph"/>
        <w:numPr>
          <w:ilvl w:val="0"/>
          <w:numId w:val="79"/>
        </w:numPr>
        <w:autoSpaceDE w:val="0"/>
        <w:autoSpaceDN w:val="0"/>
        <w:adjustRightInd w:val="0"/>
        <w:spacing w:before="0" w:after="200" w:line="276" w:lineRule="auto"/>
      </w:pPr>
      <w:r w:rsidRPr="005C1B98">
        <w:t>Unit.</w:t>
      </w:r>
    </w:p>
    <w:p w14:paraId="74BC2FAE" w14:textId="77777777" w:rsidR="002554E7" w:rsidRPr="005C1B98" w:rsidRDefault="002554E7" w:rsidP="005A0FCB">
      <w:pPr>
        <w:pStyle w:val="ListParagraph"/>
        <w:numPr>
          <w:ilvl w:val="0"/>
          <w:numId w:val="79"/>
        </w:numPr>
        <w:autoSpaceDE w:val="0"/>
        <w:autoSpaceDN w:val="0"/>
        <w:adjustRightInd w:val="0"/>
        <w:spacing w:before="0" w:after="200" w:line="276" w:lineRule="auto"/>
      </w:pPr>
      <w:r w:rsidRPr="005C1B98">
        <w:t>Functional.</w:t>
      </w:r>
    </w:p>
    <w:p w14:paraId="727E1673" w14:textId="77777777" w:rsidR="002554E7" w:rsidRPr="005C1B98" w:rsidRDefault="002554E7" w:rsidP="005A0FCB">
      <w:pPr>
        <w:pStyle w:val="ListParagraph"/>
        <w:numPr>
          <w:ilvl w:val="0"/>
          <w:numId w:val="79"/>
        </w:numPr>
        <w:autoSpaceDE w:val="0"/>
        <w:autoSpaceDN w:val="0"/>
        <w:adjustRightInd w:val="0"/>
        <w:spacing w:before="0" w:after="200" w:line="276" w:lineRule="auto"/>
      </w:pPr>
      <w:r w:rsidRPr="005C1B98">
        <w:t>Accessibility.</w:t>
      </w:r>
    </w:p>
    <w:p w14:paraId="6A303DE0" w14:textId="77777777" w:rsidR="002554E7" w:rsidRPr="005C1B98" w:rsidRDefault="002554E7" w:rsidP="005A0FCB">
      <w:pPr>
        <w:pStyle w:val="ListParagraph"/>
        <w:numPr>
          <w:ilvl w:val="0"/>
          <w:numId w:val="79"/>
        </w:numPr>
        <w:autoSpaceDE w:val="0"/>
        <w:autoSpaceDN w:val="0"/>
        <w:adjustRightInd w:val="0"/>
        <w:spacing w:before="0" w:after="200" w:line="276" w:lineRule="auto"/>
      </w:pPr>
      <w:r w:rsidRPr="005C1B98">
        <w:t>System.</w:t>
      </w:r>
    </w:p>
    <w:p w14:paraId="57C29D34" w14:textId="77777777" w:rsidR="002554E7" w:rsidRPr="005C1B98" w:rsidRDefault="002554E7" w:rsidP="005A0FCB">
      <w:pPr>
        <w:pStyle w:val="ListParagraph"/>
        <w:numPr>
          <w:ilvl w:val="0"/>
          <w:numId w:val="79"/>
        </w:numPr>
        <w:autoSpaceDE w:val="0"/>
        <w:autoSpaceDN w:val="0"/>
        <w:adjustRightInd w:val="0"/>
        <w:spacing w:before="0" w:after="200" w:line="276" w:lineRule="auto"/>
      </w:pPr>
      <w:r w:rsidRPr="005C1B98">
        <w:t>Reliability.</w:t>
      </w:r>
    </w:p>
    <w:p w14:paraId="6015C422" w14:textId="77777777" w:rsidR="002554E7" w:rsidRPr="005C1B98" w:rsidRDefault="002554E7" w:rsidP="005A0FCB">
      <w:pPr>
        <w:pStyle w:val="ListParagraph"/>
        <w:numPr>
          <w:ilvl w:val="0"/>
          <w:numId w:val="79"/>
        </w:numPr>
        <w:autoSpaceDE w:val="0"/>
        <w:autoSpaceDN w:val="0"/>
        <w:adjustRightInd w:val="0"/>
        <w:spacing w:before="0" w:after="200" w:line="276" w:lineRule="auto"/>
      </w:pPr>
      <w:r w:rsidRPr="005C1B98">
        <w:t>Usability.</w:t>
      </w:r>
    </w:p>
    <w:p w14:paraId="3E1229F0" w14:textId="77777777" w:rsidR="002554E7" w:rsidRPr="005C1B98" w:rsidRDefault="002554E7" w:rsidP="005A0FCB">
      <w:pPr>
        <w:pStyle w:val="ListParagraph"/>
        <w:numPr>
          <w:ilvl w:val="0"/>
          <w:numId w:val="79"/>
        </w:numPr>
        <w:autoSpaceDE w:val="0"/>
        <w:autoSpaceDN w:val="0"/>
        <w:adjustRightInd w:val="0"/>
        <w:spacing w:before="0" w:after="200" w:line="276" w:lineRule="auto"/>
      </w:pPr>
      <w:r w:rsidRPr="005C1B98">
        <w:t>Interoperability.</w:t>
      </w:r>
    </w:p>
    <w:p w14:paraId="59DFB101" w14:textId="77777777" w:rsidR="002554E7" w:rsidRPr="005C1B98" w:rsidRDefault="002554E7" w:rsidP="005A0FCB">
      <w:pPr>
        <w:pStyle w:val="ListParagraph"/>
        <w:numPr>
          <w:ilvl w:val="0"/>
          <w:numId w:val="79"/>
        </w:numPr>
        <w:autoSpaceDE w:val="0"/>
        <w:autoSpaceDN w:val="0"/>
        <w:adjustRightInd w:val="0"/>
        <w:spacing w:before="0" w:after="200" w:line="276" w:lineRule="auto"/>
      </w:pPr>
      <w:r w:rsidRPr="005C1B98">
        <w:t>Regression.</w:t>
      </w:r>
    </w:p>
    <w:p w14:paraId="759664E0" w14:textId="77777777" w:rsidR="002554E7" w:rsidRPr="005C1B98" w:rsidRDefault="002554E7" w:rsidP="005A0FCB">
      <w:pPr>
        <w:pStyle w:val="ListParagraph"/>
        <w:numPr>
          <w:ilvl w:val="0"/>
          <w:numId w:val="79"/>
        </w:numPr>
        <w:autoSpaceDE w:val="0"/>
        <w:autoSpaceDN w:val="0"/>
        <w:adjustRightInd w:val="0"/>
        <w:spacing w:before="0" w:after="200" w:line="276" w:lineRule="auto"/>
      </w:pPr>
      <w:r w:rsidRPr="005C1B98">
        <w:t>Security.</w:t>
      </w:r>
    </w:p>
    <w:p w14:paraId="25A8ECB3" w14:textId="77777777" w:rsidR="002554E7" w:rsidRPr="005C1B98" w:rsidRDefault="002554E7" w:rsidP="005A0FCB">
      <w:pPr>
        <w:pStyle w:val="ListParagraph"/>
        <w:numPr>
          <w:ilvl w:val="0"/>
          <w:numId w:val="79"/>
        </w:numPr>
        <w:autoSpaceDE w:val="0"/>
        <w:autoSpaceDN w:val="0"/>
        <w:adjustRightInd w:val="0"/>
        <w:spacing w:before="0" w:after="200" w:line="276" w:lineRule="auto"/>
      </w:pPr>
      <w:r w:rsidRPr="005C1B98">
        <w:t>Performance.</w:t>
      </w:r>
    </w:p>
    <w:p w14:paraId="5C8D444D" w14:textId="77777777" w:rsidR="002554E7" w:rsidRPr="005C1B98" w:rsidRDefault="002554E7" w:rsidP="005A0FCB">
      <w:pPr>
        <w:pStyle w:val="ListParagraph"/>
        <w:numPr>
          <w:ilvl w:val="0"/>
          <w:numId w:val="79"/>
        </w:numPr>
        <w:autoSpaceDE w:val="0"/>
        <w:autoSpaceDN w:val="0"/>
        <w:adjustRightInd w:val="0"/>
        <w:spacing w:before="0" w:after="200" w:line="276" w:lineRule="auto"/>
      </w:pPr>
      <w:r w:rsidRPr="005C1B98">
        <w:t>Smoke.</w:t>
      </w:r>
    </w:p>
    <w:p w14:paraId="4CA40362" w14:textId="712D2F4C" w:rsidR="0024260C" w:rsidRDefault="002554E7" w:rsidP="00F901EB">
      <w:pPr>
        <w:autoSpaceDE w:val="0"/>
        <w:autoSpaceDN w:val="0"/>
        <w:adjustRightInd w:val="0"/>
        <w:ind w:left="360" w:hanging="360"/>
      </w:pPr>
      <w:r w:rsidRPr="00F901EB">
        <w:t xml:space="preserve">The Contractor shall enable the automated build, test, and deployment pipeline of </w:t>
      </w:r>
      <w:r w:rsidR="0001055A">
        <w:t>EDGE</w:t>
      </w:r>
    </w:p>
    <w:p w14:paraId="5CF194D4" w14:textId="77777777" w:rsidR="0024260C" w:rsidRDefault="002554E7" w:rsidP="00F901EB">
      <w:pPr>
        <w:autoSpaceDE w:val="0"/>
        <w:autoSpaceDN w:val="0"/>
        <w:adjustRightInd w:val="0"/>
        <w:ind w:left="360" w:hanging="360"/>
      </w:pPr>
      <w:r w:rsidRPr="00F901EB">
        <w:t xml:space="preserve">solutions IAW with DevSecOps, a set of best practices that combines software </w:t>
      </w:r>
    </w:p>
    <w:p w14:paraId="44AFEE89" w14:textId="35DC3BDE" w:rsidR="002554E7" w:rsidRDefault="0024260C" w:rsidP="00F901EB">
      <w:pPr>
        <w:autoSpaceDE w:val="0"/>
        <w:autoSpaceDN w:val="0"/>
        <w:adjustRightInd w:val="0"/>
        <w:ind w:left="360" w:hanging="360"/>
      </w:pPr>
      <w:del w:id="129" w:author="Awad, Mario" w:date="2026-03-04T14:04:00Z" w16du:dateUtc="2026-03-04T19:04:00Z">
        <w:r w:rsidDel="00176A33">
          <w:delText>d</w:delText>
        </w:r>
        <w:r w:rsidR="002554E7" w:rsidRPr="00F901EB" w:rsidDel="00176A33">
          <w:delText>evelopment</w:delText>
        </w:r>
      </w:del>
      <w:r w:rsidR="002554E7" w:rsidRPr="00F901EB">
        <w:t xml:space="preserve"> </w:t>
      </w:r>
      <w:del w:id="130" w:author="Awad, Mario" w:date="2026-03-04T14:04:00Z" w16du:dateUtc="2026-03-04T19:04:00Z">
        <w:r w:rsidR="002554E7" w:rsidRPr="00F901EB" w:rsidDel="00176A33">
          <w:delText>(</w:delText>
        </w:r>
      </w:del>
      <w:r w:rsidR="002554E7" w:rsidRPr="00F901EB">
        <w:t>Dev</w:t>
      </w:r>
      <w:del w:id="131" w:author="Awad, Mario" w:date="2026-03-04T14:04:00Z" w16du:dateUtc="2026-03-04T19:04:00Z">
        <w:r w:rsidR="002554E7" w:rsidRPr="00F901EB" w:rsidDel="00176A33">
          <w:delText>)</w:delText>
        </w:r>
      </w:del>
      <w:r w:rsidR="002554E7" w:rsidRPr="00F901EB">
        <w:t xml:space="preserve">, </w:t>
      </w:r>
      <w:del w:id="132" w:author="Awad, Mario" w:date="2026-03-04T14:05:00Z" w16du:dateUtc="2026-03-04T19:05:00Z">
        <w:r w:rsidR="002554E7" w:rsidRPr="00F901EB" w:rsidDel="00176A33">
          <w:delText>security (</w:delText>
        </w:r>
      </w:del>
      <w:r w:rsidR="002554E7" w:rsidRPr="00F901EB">
        <w:t>Sec</w:t>
      </w:r>
      <w:del w:id="133" w:author="Awad, Mario" w:date="2026-03-04T14:05:00Z" w16du:dateUtc="2026-03-04T19:05:00Z">
        <w:r w:rsidR="002554E7" w:rsidRPr="00F901EB" w:rsidDel="00176A33">
          <w:delText>)</w:delText>
        </w:r>
      </w:del>
      <w:r w:rsidR="002554E7" w:rsidRPr="00F901EB">
        <w:t xml:space="preserve">, and IT </w:t>
      </w:r>
      <w:del w:id="134" w:author="Awad, Mario" w:date="2026-03-04T14:07:00Z" w16du:dateUtc="2026-03-04T19:07:00Z">
        <w:r w:rsidR="002554E7" w:rsidRPr="00F901EB" w:rsidDel="00176A33">
          <w:delText>operations (</w:delText>
        </w:r>
      </w:del>
      <w:r w:rsidR="002554E7" w:rsidRPr="00F901EB">
        <w:t>Ops</w:t>
      </w:r>
      <w:del w:id="135" w:author="Awad, Mario" w:date="2026-03-04T14:07:00Z" w16du:dateUtc="2026-03-04T19:07:00Z">
        <w:r w:rsidR="002554E7" w:rsidRPr="00F901EB" w:rsidDel="00176A33">
          <w:delText>)</w:delText>
        </w:r>
      </w:del>
      <w:r w:rsidR="002554E7" w:rsidRPr="00F901EB">
        <w:t>.</w:t>
      </w:r>
    </w:p>
    <w:p w14:paraId="5D29764D" w14:textId="77777777" w:rsidR="0024260C" w:rsidRPr="00F901EB" w:rsidRDefault="0024260C" w:rsidP="00F901EB">
      <w:pPr>
        <w:autoSpaceDE w:val="0"/>
        <w:autoSpaceDN w:val="0"/>
        <w:adjustRightInd w:val="0"/>
        <w:ind w:left="360" w:hanging="360"/>
      </w:pPr>
    </w:p>
    <w:p w14:paraId="2C5ED4FD" w14:textId="77777777" w:rsidR="002554E7" w:rsidRPr="005C1B98" w:rsidRDefault="002554E7" w:rsidP="002554E7">
      <w:pPr>
        <w:pStyle w:val="NoSpacing"/>
        <w:spacing w:after="120"/>
        <w:rPr>
          <w:rFonts w:cs="Arial"/>
        </w:rPr>
      </w:pPr>
      <w:r w:rsidRPr="005C1B98">
        <w:rPr>
          <w:rFonts w:cs="Arial"/>
        </w:rPr>
        <w:lastRenderedPageBreak/>
        <w:t>The Contractor shall:</w:t>
      </w:r>
    </w:p>
    <w:p w14:paraId="4D1DB1DF" w14:textId="77777777" w:rsidR="002554E7" w:rsidRPr="005C1B98" w:rsidRDefault="002554E7" w:rsidP="005A0FCB">
      <w:pPr>
        <w:pStyle w:val="NoSpacing"/>
        <w:numPr>
          <w:ilvl w:val="0"/>
          <w:numId w:val="78"/>
        </w:numPr>
        <w:rPr>
          <w:rFonts w:cs="Arial"/>
        </w:rPr>
      </w:pPr>
      <w:r w:rsidRPr="005C1B98">
        <w:rPr>
          <w:rFonts w:cs="Arial"/>
        </w:rPr>
        <w:t>Execute the design and associated tasks to complete the agile requirement and meet the Definition of Done.</w:t>
      </w:r>
    </w:p>
    <w:p w14:paraId="073D8830" w14:textId="77777777" w:rsidR="002554E7" w:rsidRPr="005C1B98" w:rsidRDefault="002554E7" w:rsidP="005A0FCB">
      <w:pPr>
        <w:pStyle w:val="NoSpacing"/>
        <w:numPr>
          <w:ilvl w:val="0"/>
          <w:numId w:val="78"/>
        </w:numPr>
        <w:autoSpaceDE w:val="0"/>
        <w:autoSpaceDN w:val="0"/>
        <w:adjustRightInd w:val="0"/>
        <w:rPr>
          <w:rFonts w:cs="Arial"/>
        </w:rPr>
      </w:pPr>
      <w:r w:rsidRPr="005C1B98">
        <w:rPr>
          <w:rFonts w:cs="Arial"/>
        </w:rPr>
        <w:t>Execute test plan and any additional testing events, as required.</w:t>
      </w:r>
    </w:p>
    <w:p w14:paraId="5E9E5A8C" w14:textId="77777777" w:rsidR="002554E7" w:rsidRPr="005C1B98" w:rsidRDefault="002554E7" w:rsidP="005A0FCB">
      <w:pPr>
        <w:pStyle w:val="NoSpacing"/>
        <w:numPr>
          <w:ilvl w:val="0"/>
          <w:numId w:val="78"/>
        </w:numPr>
        <w:autoSpaceDE w:val="0"/>
        <w:autoSpaceDN w:val="0"/>
        <w:adjustRightInd w:val="0"/>
        <w:rPr>
          <w:rFonts w:cs="Arial"/>
        </w:rPr>
      </w:pPr>
      <w:r w:rsidRPr="005C1B98">
        <w:rPr>
          <w:rFonts w:cs="Arial"/>
        </w:rPr>
        <w:t xml:space="preserve">Develop, manage, schedule, and deliver automated testing capabilities enabling Continuous Integration and Continuous Deployment (CI/CD).  </w:t>
      </w:r>
    </w:p>
    <w:p w14:paraId="7C04A724" w14:textId="77777777" w:rsidR="002554E7" w:rsidRDefault="002554E7" w:rsidP="005A0FCB">
      <w:pPr>
        <w:pStyle w:val="ListParagraph"/>
        <w:numPr>
          <w:ilvl w:val="0"/>
          <w:numId w:val="78"/>
        </w:numPr>
        <w:autoSpaceDE w:val="0"/>
        <w:autoSpaceDN w:val="0"/>
        <w:adjustRightInd w:val="0"/>
        <w:spacing w:before="0" w:after="200" w:line="276" w:lineRule="auto"/>
      </w:pPr>
      <w:r w:rsidRPr="00707869">
        <w:t xml:space="preserve">Develop, manage, schedule, and deliver a CI/CD pipeline of agile requirements.  Automated build tools shall be approved by DTC Platform Lead(s). </w:t>
      </w:r>
    </w:p>
    <w:p w14:paraId="598CFAB3" w14:textId="77777777" w:rsidR="002554E7" w:rsidRPr="00707869" w:rsidRDefault="002554E7" w:rsidP="005A0FCB">
      <w:pPr>
        <w:pStyle w:val="ListParagraph"/>
        <w:numPr>
          <w:ilvl w:val="0"/>
          <w:numId w:val="78"/>
        </w:numPr>
        <w:autoSpaceDE w:val="0"/>
        <w:autoSpaceDN w:val="0"/>
        <w:adjustRightInd w:val="0"/>
        <w:spacing w:before="0" w:after="200" w:line="276" w:lineRule="auto"/>
      </w:pPr>
      <w:r w:rsidRPr="00707869">
        <w:t>Facilitate and participate in daily team review sessions (typically 15 minutes) to discuss the team’s progress, impediments, and daily plans.</w:t>
      </w:r>
    </w:p>
    <w:p w14:paraId="107A9127" w14:textId="77777777" w:rsidR="002554E7" w:rsidRPr="005C1B98" w:rsidRDefault="002554E7" w:rsidP="005A0FCB">
      <w:pPr>
        <w:pStyle w:val="NoSpacing"/>
        <w:numPr>
          <w:ilvl w:val="0"/>
          <w:numId w:val="78"/>
        </w:numPr>
        <w:rPr>
          <w:rFonts w:cs="Arial"/>
        </w:rPr>
      </w:pPr>
      <w:r w:rsidRPr="005C1B98">
        <w:rPr>
          <w:rFonts w:cs="Arial"/>
        </w:rPr>
        <w:t>Facilitate and participate in twice weekly DTC Platform Lead(s) review session to communicate progress, impediments, and delivery confidence metrics across all teams. The Contractor shall document meeting minutes and key decisions from DTC Platform Lead(s) Review Session on an ad-hoc request basis. The Contractor shall store the documented meeting minutes in a VA-approved repository.  Additional sessions may be requested by DTC Platform Lead(s).</w:t>
      </w:r>
    </w:p>
    <w:p w14:paraId="491F3CC4" w14:textId="77777777" w:rsidR="002554E7" w:rsidRPr="005C1B98" w:rsidRDefault="002554E7" w:rsidP="005A0FCB">
      <w:pPr>
        <w:pStyle w:val="NoSpacing"/>
        <w:numPr>
          <w:ilvl w:val="0"/>
          <w:numId w:val="78"/>
        </w:numPr>
        <w:rPr>
          <w:rFonts w:cs="Arial"/>
        </w:rPr>
      </w:pPr>
      <w:r w:rsidRPr="005C1B98">
        <w:rPr>
          <w:rFonts w:cs="Arial"/>
        </w:rPr>
        <w:t>Document and manage team’s throughput through the following iterative reports:</w:t>
      </w:r>
    </w:p>
    <w:p w14:paraId="4E6AFC80" w14:textId="77777777" w:rsidR="002554E7" w:rsidRPr="005C1B98" w:rsidRDefault="002554E7" w:rsidP="005A0FCB">
      <w:pPr>
        <w:pStyle w:val="NoSpacing"/>
        <w:numPr>
          <w:ilvl w:val="1"/>
          <w:numId w:val="73"/>
        </w:numPr>
        <w:rPr>
          <w:rFonts w:cs="Arial"/>
        </w:rPr>
      </w:pPr>
      <w:r w:rsidRPr="005C1B98">
        <w:rPr>
          <w:rFonts w:cs="Arial"/>
        </w:rPr>
        <w:t>Burn Down Charts documenting planned vs. actual agile estimated metric values in comparison to velocity and capacity.</w:t>
      </w:r>
    </w:p>
    <w:p w14:paraId="79659768" w14:textId="77777777" w:rsidR="002554E7" w:rsidRPr="005C1B98" w:rsidRDefault="002554E7" w:rsidP="005A0FCB">
      <w:pPr>
        <w:pStyle w:val="NoSpacing"/>
        <w:numPr>
          <w:ilvl w:val="1"/>
          <w:numId w:val="73"/>
        </w:numPr>
        <w:rPr>
          <w:rFonts w:cs="Arial"/>
        </w:rPr>
      </w:pPr>
      <w:r w:rsidRPr="005C1B98">
        <w:rPr>
          <w:rFonts w:cs="Arial"/>
        </w:rPr>
        <w:t>Cumulative Flow Diagram which helps track project progress, total backlog items (project scope), sprints, and any bottlenecks that are affecting progress to sprint completion.</w:t>
      </w:r>
    </w:p>
    <w:p w14:paraId="496E79FA" w14:textId="77777777" w:rsidR="002554E7" w:rsidRPr="005C1B98" w:rsidRDefault="002554E7" w:rsidP="005A0FCB">
      <w:pPr>
        <w:pStyle w:val="NoSpacing"/>
        <w:numPr>
          <w:ilvl w:val="0"/>
          <w:numId w:val="78"/>
        </w:numPr>
        <w:rPr>
          <w:rFonts w:cs="Arial"/>
        </w:rPr>
      </w:pPr>
      <w:r w:rsidRPr="005C1B98">
        <w:rPr>
          <w:rFonts w:cs="Arial"/>
        </w:rPr>
        <w:t>Coordinate, facilitate, execute, and document the team demonstrations via the Capability Demonstration and DTC Platform Lead(s) and VA Product Owner approval of completed agile requirements, acceptance criteria, and Definition of Done as indicated in the Capability Demonstration Documentation.</w:t>
      </w:r>
    </w:p>
    <w:p w14:paraId="2E4A35C7" w14:textId="77777777" w:rsidR="002554E7" w:rsidRPr="005C1B98" w:rsidRDefault="002554E7" w:rsidP="005A0FCB">
      <w:pPr>
        <w:pStyle w:val="NoSpacing"/>
        <w:numPr>
          <w:ilvl w:val="0"/>
          <w:numId w:val="78"/>
        </w:numPr>
        <w:rPr>
          <w:rFonts w:cs="Arial"/>
        </w:rPr>
      </w:pPr>
      <w:r w:rsidRPr="005C1B98">
        <w:rPr>
          <w:rFonts w:cs="Arial"/>
        </w:rPr>
        <w:t xml:space="preserve">Initiate and participate in iterative team and capability release retrospectives and baseline and recalibrate team velocity and/or WIP limits performance, discuss lessons learned, and identify opportunities to implement process improvements for solution delivery and quality. </w:t>
      </w:r>
    </w:p>
    <w:p w14:paraId="6FFDD17B" w14:textId="77777777" w:rsidR="002554E7" w:rsidRPr="005C1B98" w:rsidRDefault="002554E7" w:rsidP="002554E7">
      <w:pPr>
        <w:rPr>
          <w:rFonts w:eastAsia="Calibri" w:cs="Arial"/>
        </w:rPr>
      </w:pPr>
    </w:p>
    <w:p w14:paraId="00305157" w14:textId="1707D2C5" w:rsidR="004A6772" w:rsidRDefault="002554E7" w:rsidP="004A6772">
      <w:pPr>
        <w:rPr>
          <w:rFonts w:eastAsia="Calibri" w:cs="Arial"/>
        </w:rPr>
      </w:pPr>
      <w:r w:rsidRPr="005C1B98">
        <w:rPr>
          <w:rFonts w:eastAsia="Calibri" w:cs="Arial"/>
        </w:rPr>
        <w:t xml:space="preserve">FTE support shall be comprised of the required Key Personnel listed below as well as any additional roles to meet the requirements based on the task outlined above. </w:t>
      </w:r>
    </w:p>
    <w:p w14:paraId="58AD3518" w14:textId="77777777" w:rsidR="004A6772" w:rsidRDefault="004A6772" w:rsidP="004A6772">
      <w:pPr>
        <w:rPr>
          <w:rFonts w:eastAsia="Calibri" w:cs="Arial"/>
        </w:rPr>
      </w:pPr>
    </w:p>
    <w:p w14:paraId="07DAC64C" w14:textId="77777777" w:rsidR="004A6772" w:rsidRPr="002554E7" w:rsidRDefault="004A6772" w:rsidP="004A6772">
      <w:pPr>
        <w:rPr>
          <w:rFonts w:eastAsia="Calibri" w:cs="Arial"/>
          <w:b/>
          <w:bCs/>
        </w:rPr>
      </w:pPr>
      <w:r w:rsidRPr="002554E7">
        <w:rPr>
          <w:rFonts w:eastAsia="Calibri" w:cs="Arial"/>
          <w:b/>
          <w:bCs/>
        </w:rPr>
        <w:t>Key Personnel</w:t>
      </w:r>
    </w:p>
    <w:p w14:paraId="6EF5F4AC" w14:textId="77777777" w:rsidR="004A6772" w:rsidRPr="00D55EFF" w:rsidRDefault="004A6772" w:rsidP="005A0FCB">
      <w:pPr>
        <w:pStyle w:val="ListParagraph"/>
        <w:numPr>
          <w:ilvl w:val="0"/>
          <w:numId w:val="40"/>
        </w:numPr>
      </w:pPr>
      <w:r>
        <w:t>Product Manager IV</w:t>
      </w:r>
    </w:p>
    <w:p w14:paraId="6CB86AFC" w14:textId="77777777" w:rsidR="004A6772" w:rsidRPr="00D55EFF" w:rsidRDefault="004A6772" w:rsidP="004A6772">
      <w:pPr>
        <w:pStyle w:val="NoSpacing"/>
      </w:pPr>
    </w:p>
    <w:p w14:paraId="79ED332A" w14:textId="77777777" w:rsidR="004A6772" w:rsidRPr="008D1271" w:rsidRDefault="004A6772" w:rsidP="004A6772">
      <w:pPr>
        <w:spacing w:after="13" w:line="249" w:lineRule="auto"/>
        <w:ind w:left="-5" w:right="786"/>
        <w:rPr>
          <w:rFonts w:cs="Arial"/>
        </w:rPr>
      </w:pPr>
      <w:r w:rsidRPr="00D55EFF">
        <w:rPr>
          <w:rFonts w:cs="Arial"/>
          <w:b/>
        </w:rPr>
        <w:t>Deliv</w:t>
      </w:r>
      <w:r w:rsidRPr="008D1271">
        <w:rPr>
          <w:rFonts w:cs="Arial"/>
          <w:b/>
        </w:rPr>
        <w:t xml:space="preserve">erables: </w:t>
      </w:r>
      <w:r w:rsidRPr="008D1271">
        <w:rPr>
          <w:rFonts w:cs="Arial"/>
        </w:rPr>
        <w:t xml:space="preserve"> </w:t>
      </w:r>
    </w:p>
    <w:p w14:paraId="1BD0C892" w14:textId="77777777" w:rsidR="004A6772" w:rsidRPr="008D1271" w:rsidRDefault="004A6772" w:rsidP="005A0FCB">
      <w:pPr>
        <w:pStyle w:val="ListParagraph"/>
        <w:numPr>
          <w:ilvl w:val="0"/>
          <w:numId w:val="69"/>
        </w:numPr>
        <w:ind w:left="1080" w:right="790"/>
      </w:pPr>
      <w:r w:rsidRPr="008D1271">
        <w:t xml:space="preserve">Burn Down Charts  </w:t>
      </w:r>
    </w:p>
    <w:p w14:paraId="33AB5BB0" w14:textId="77777777" w:rsidR="004A6772" w:rsidRDefault="004A6772" w:rsidP="005A0FCB">
      <w:pPr>
        <w:pStyle w:val="ListParagraph"/>
        <w:numPr>
          <w:ilvl w:val="0"/>
          <w:numId w:val="69"/>
        </w:numPr>
        <w:ind w:left="1080" w:right="790"/>
      </w:pPr>
      <w:r w:rsidRPr="008D1271">
        <w:t>Cumulative Flow Diagrams</w:t>
      </w:r>
    </w:p>
    <w:p w14:paraId="4FE92FD3" w14:textId="77777777" w:rsidR="004A6772" w:rsidRDefault="004A6772" w:rsidP="005A0FCB">
      <w:pPr>
        <w:pStyle w:val="ListParagraph"/>
        <w:numPr>
          <w:ilvl w:val="0"/>
          <w:numId w:val="69"/>
        </w:numPr>
        <w:ind w:left="1080" w:right="790"/>
      </w:pPr>
      <w:r>
        <w:t>Capability Demonstration Documentation</w:t>
      </w:r>
    </w:p>
    <w:p w14:paraId="3FDC9708" w14:textId="77777777" w:rsidR="004A6772" w:rsidRPr="00D55EFF" w:rsidRDefault="004A6772" w:rsidP="004A6772">
      <w:pPr>
        <w:pStyle w:val="ListParagraph"/>
        <w:numPr>
          <w:ilvl w:val="0"/>
          <w:numId w:val="0"/>
        </w:numPr>
        <w:ind w:left="1080" w:right="790"/>
      </w:pPr>
    </w:p>
    <w:p w14:paraId="0C9ADE88" w14:textId="77777777" w:rsidR="004A6772" w:rsidRDefault="004A6772" w:rsidP="004A6772">
      <w:pPr>
        <w:pStyle w:val="Heading3"/>
      </w:pPr>
      <w:bookmarkStart w:id="136" w:name="_Toc40993520"/>
      <w:bookmarkStart w:id="137" w:name="_Toc49923289"/>
      <w:bookmarkStart w:id="138" w:name="_Toc142578631"/>
      <w:bookmarkStart w:id="139" w:name="_Toc220330998"/>
      <w:r>
        <w:lastRenderedPageBreak/>
        <w:t>VA PROCESSES, COMPLIANCE AND DOCUMENTATION</w:t>
      </w:r>
      <w:bookmarkEnd w:id="136"/>
      <w:bookmarkEnd w:id="137"/>
      <w:bookmarkEnd w:id="138"/>
      <w:bookmarkEnd w:id="139"/>
    </w:p>
    <w:p w14:paraId="2C57CBF8" w14:textId="77777777" w:rsidR="004A6772" w:rsidRDefault="004A6772" w:rsidP="004A6772"/>
    <w:p w14:paraId="6AF58280" w14:textId="77777777" w:rsidR="00D716DD" w:rsidRDefault="00D716DD" w:rsidP="00D716DD">
      <w:pPr>
        <w:rPr>
          <w:rFonts w:eastAsia="Calibri" w:cs="Arial"/>
        </w:rPr>
      </w:pPr>
      <w:r w:rsidRPr="00707869">
        <w:rPr>
          <w:rFonts w:eastAsia="Calibri" w:cs="Arial"/>
        </w:rPr>
        <w:t>The Contractor shall be responsible for submitting and following to completion all requests and artifacts for any changes to the VA Network, Firewall rules, modifications or additional Single Sign On (SSO) access, required upda</w:t>
      </w:r>
      <w:r w:rsidRPr="005C1B98">
        <w:rPr>
          <w:rFonts w:eastAsia="Calibri" w:cs="Arial"/>
        </w:rPr>
        <w:t xml:space="preserve">tes to the ATO, and other related compliance requirements IAW Section 5.2.1 Agile Requirements Elicitation and Elaboration. The Contractor shall create the appropriate agile business requirements IAW Section 5.2.1 Agile Requirements Elicitation and Elaboration for all work supporting established and new compliance, documentation, and VA process requirements requiring system integration, development, or configuration, such as Section 508, FedRAMP Authorization, HIPAA, ONC 21st Century Cures Act 2020 Final Rule, ATO, ATC, PIA, and PTA.  The Contractor shall follow established and new VA methods, such as the Enterprise Systems Change Control Board and the Enterprise Services Collaboration Portal. The Contractor shall follow DTC platform management processes and quality approval gates supporting the DTC capability delivery lifecycle to include: solution architecture quality approval gate; security architecture quality approval gate; and release management quality approval gate. </w:t>
      </w:r>
    </w:p>
    <w:p w14:paraId="0BB9B291" w14:textId="77777777" w:rsidR="001776A5" w:rsidRPr="005C1B98" w:rsidRDefault="001776A5" w:rsidP="00D716DD">
      <w:pPr>
        <w:rPr>
          <w:rFonts w:eastAsia="Calibri" w:cs="Arial"/>
        </w:rPr>
      </w:pPr>
    </w:p>
    <w:p w14:paraId="679C50F3" w14:textId="66495EF4" w:rsidR="00D716DD" w:rsidRPr="00EF41D6" w:rsidRDefault="00D716DD" w:rsidP="00D716DD">
      <w:pPr>
        <w:rPr>
          <w:rFonts w:eastAsia="Calibri" w:cs="Arial"/>
        </w:rPr>
      </w:pPr>
      <w:r w:rsidRPr="005C1B98">
        <w:rPr>
          <w:rFonts w:eastAsia="Calibri" w:cs="Arial"/>
        </w:rPr>
        <w:t>The Contractor shall follow internally created DTC ecosystem program process IAW  Attachment 3 - DTC Process – How to Submit a Request to Move a Module to Sustainment</w:t>
      </w:r>
      <w:r w:rsidR="00354A26">
        <w:rPr>
          <w:rFonts w:eastAsia="Calibri" w:cs="Arial"/>
        </w:rPr>
        <w:t xml:space="preserve">, </w:t>
      </w:r>
      <w:r w:rsidR="00354A26" w:rsidRPr="005C1B98">
        <w:rPr>
          <w:rFonts w:eastAsia="Calibri" w:cs="Arial"/>
        </w:rPr>
        <w:t xml:space="preserve">Attachment </w:t>
      </w:r>
      <w:r w:rsidR="00354A26">
        <w:rPr>
          <w:rFonts w:eastAsia="Calibri" w:cs="Arial"/>
        </w:rPr>
        <w:t xml:space="preserve">4 </w:t>
      </w:r>
      <w:r w:rsidR="000C2802">
        <w:rPr>
          <w:rFonts w:eastAsia="Calibri" w:cs="Arial"/>
        </w:rPr>
        <w:t xml:space="preserve"> - </w:t>
      </w:r>
      <w:r w:rsidR="009B48A8" w:rsidRPr="009B48A8">
        <w:rPr>
          <w:rFonts w:eastAsia="Calibri" w:cs="Arial"/>
          <w:color w:val="002060"/>
        </w:rPr>
        <w:t xml:space="preserve">SI </w:t>
      </w:r>
      <w:r w:rsidR="009B48A8" w:rsidRPr="00501586">
        <w:rPr>
          <w:rFonts w:eastAsia="Calibri" w:cs="Arial"/>
        </w:rPr>
        <w:t xml:space="preserve">Sustainment Readiness Self-Assessment - Module Name 20xx-xx-xx (v2.4 - 5-28-25) and </w:t>
      </w:r>
      <w:r w:rsidR="000C2802" w:rsidRPr="00501586">
        <w:rPr>
          <w:rFonts w:eastAsia="Calibri" w:cs="Arial"/>
        </w:rPr>
        <w:t xml:space="preserve">Attachment 5 </w:t>
      </w:r>
      <w:r w:rsidR="00354A26" w:rsidRPr="00501586">
        <w:rPr>
          <w:rFonts w:eastAsia="Calibri" w:cs="Arial"/>
        </w:rPr>
        <w:t>VA_BO_Module_Stability_Assessment_-_Module_Name_20xx-xx-xx (v2.4 - 5-28-25)</w:t>
      </w:r>
      <w:r w:rsidR="00A81B64" w:rsidRPr="00501586">
        <w:rPr>
          <w:rFonts w:eastAsia="Calibri" w:cs="Arial"/>
        </w:rPr>
        <w:t xml:space="preserve"> </w:t>
      </w:r>
      <w:r w:rsidRPr="00501586">
        <w:rPr>
          <w:rFonts w:eastAsia="Calibri" w:cs="Arial"/>
        </w:rPr>
        <w:t xml:space="preserve"> for modules and modular components that are no longer in active development</w:t>
      </w:r>
      <w:r w:rsidR="000C2802" w:rsidRPr="00501586">
        <w:rPr>
          <w:rFonts w:eastAsia="Calibri" w:cs="Arial"/>
        </w:rPr>
        <w:t xml:space="preserve"> and have been </w:t>
      </w:r>
      <w:r w:rsidR="00A46859" w:rsidRPr="00501586">
        <w:rPr>
          <w:rFonts w:eastAsia="Calibri" w:cs="Arial"/>
        </w:rPr>
        <w:t>approved</w:t>
      </w:r>
      <w:r w:rsidR="000C2802" w:rsidRPr="00501586">
        <w:rPr>
          <w:rFonts w:eastAsia="Calibri" w:cs="Arial"/>
        </w:rPr>
        <w:t xml:space="preserve"> </w:t>
      </w:r>
      <w:r w:rsidR="00444D16" w:rsidRPr="00501586">
        <w:rPr>
          <w:rFonts w:eastAsia="Calibri" w:cs="Arial"/>
        </w:rPr>
        <w:t xml:space="preserve">for </w:t>
      </w:r>
      <w:r w:rsidR="00A46859" w:rsidRPr="00501586">
        <w:rPr>
          <w:rFonts w:eastAsia="Calibri" w:cs="Arial"/>
        </w:rPr>
        <w:t>sustainment</w:t>
      </w:r>
      <w:r w:rsidR="00444D16" w:rsidRPr="00501586">
        <w:rPr>
          <w:rFonts w:eastAsia="Calibri" w:cs="Arial"/>
        </w:rPr>
        <w:t xml:space="preserve"> to</w:t>
      </w:r>
      <w:r w:rsidR="00A46859" w:rsidRPr="00501586">
        <w:rPr>
          <w:rFonts w:eastAsia="Calibri" w:cs="Arial"/>
        </w:rPr>
        <w:t xml:space="preserve"> minimize</w:t>
      </w:r>
      <w:r w:rsidR="00444D16" w:rsidRPr="00501586">
        <w:rPr>
          <w:rFonts w:eastAsia="Calibri" w:cs="Arial"/>
        </w:rPr>
        <w:t xml:space="preserve"> </w:t>
      </w:r>
      <w:r w:rsidR="00A46859" w:rsidRPr="00501586">
        <w:rPr>
          <w:rFonts w:eastAsia="Calibri" w:cs="Arial"/>
        </w:rPr>
        <w:t>technical</w:t>
      </w:r>
      <w:r w:rsidR="00444D16" w:rsidRPr="00501586">
        <w:rPr>
          <w:rFonts w:eastAsia="Calibri" w:cs="Arial"/>
        </w:rPr>
        <w:t xml:space="preserve"> </w:t>
      </w:r>
      <w:r w:rsidR="00A46859" w:rsidRPr="00501586">
        <w:rPr>
          <w:rFonts w:eastAsia="Calibri" w:cs="Arial"/>
        </w:rPr>
        <w:t>debt</w:t>
      </w:r>
      <w:r w:rsidR="00444D16" w:rsidRPr="00501586">
        <w:rPr>
          <w:rFonts w:eastAsia="Calibri" w:cs="Arial"/>
        </w:rPr>
        <w:t xml:space="preserve"> </w:t>
      </w:r>
      <w:r w:rsidR="00B60D68" w:rsidRPr="00501586">
        <w:rPr>
          <w:rFonts w:eastAsia="Calibri" w:cs="Arial"/>
        </w:rPr>
        <w:t>in</w:t>
      </w:r>
      <w:r w:rsidR="00444D16" w:rsidRPr="00501586">
        <w:rPr>
          <w:rFonts w:eastAsia="Calibri" w:cs="Arial"/>
        </w:rPr>
        <w:t xml:space="preserve"> the DTC </w:t>
      </w:r>
      <w:r w:rsidR="00A46859" w:rsidRPr="00501586">
        <w:rPr>
          <w:rFonts w:eastAsia="Calibri" w:cs="Arial"/>
        </w:rPr>
        <w:t>Ecosystem</w:t>
      </w:r>
      <w:r w:rsidRPr="00501586">
        <w:rPr>
          <w:rFonts w:eastAsia="Calibri" w:cs="Arial"/>
        </w:rPr>
        <w:t xml:space="preserve">. </w:t>
      </w:r>
    </w:p>
    <w:p w14:paraId="2DB506A0" w14:textId="77777777" w:rsidR="001776A5" w:rsidRPr="005C1B98" w:rsidRDefault="001776A5" w:rsidP="00D716DD">
      <w:pPr>
        <w:rPr>
          <w:rFonts w:eastAsia="Calibri" w:cs="Arial"/>
        </w:rPr>
      </w:pPr>
    </w:p>
    <w:p w14:paraId="72DA5C35" w14:textId="55A994A3" w:rsidR="00D716DD" w:rsidRDefault="00D716DD" w:rsidP="00D716DD">
      <w:pPr>
        <w:rPr>
          <w:rFonts w:eastAsia="Calibri" w:cs="Arial"/>
        </w:rPr>
      </w:pPr>
      <w:r w:rsidRPr="005C1B98">
        <w:rPr>
          <w:rFonts w:eastAsia="Calibri" w:cs="Arial"/>
        </w:rPr>
        <w:t xml:space="preserve">The Contractor shall be responsible for Active </w:t>
      </w:r>
      <w:r w:rsidR="00B84324" w:rsidRPr="005C1B98">
        <w:rPr>
          <w:rFonts w:eastAsia="Calibri" w:cs="Arial"/>
        </w:rPr>
        <w:t>Development,</w:t>
      </w:r>
      <w:r w:rsidRPr="005C1B98">
        <w:rPr>
          <w:rFonts w:eastAsia="Calibri" w:cs="Arial"/>
        </w:rPr>
        <w:t xml:space="preserve"> which is the process of creating and building a module that includes activities such as designing, coding/configuring, creating user interfaces, and integrating new features and functionality.  In addition, the Contractor’s activities shall consist of tasks such as creating and updating documentation, and ensuring the product is properly tested before release. </w:t>
      </w:r>
    </w:p>
    <w:p w14:paraId="714074BA" w14:textId="77777777" w:rsidR="001776A5" w:rsidRPr="005C1B98" w:rsidRDefault="001776A5" w:rsidP="00D716DD">
      <w:pPr>
        <w:rPr>
          <w:rFonts w:eastAsia="Calibri" w:cs="Arial"/>
        </w:rPr>
      </w:pPr>
    </w:p>
    <w:p w14:paraId="3E10469B" w14:textId="77777777" w:rsidR="00D716DD" w:rsidRDefault="00D716DD" w:rsidP="00D716DD">
      <w:pPr>
        <w:rPr>
          <w:rFonts w:eastAsia="Calibri" w:cs="Arial"/>
        </w:rPr>
      </w:pPr>
      <w:r w:rsidRPr="005C1B98">
        <w:rPr>
          <w:rFonts w:eastAsia="Calibri" w:cs="Arial"/>
        </w:rPr>
        <w:t>Sustainment is the process of maintaining the readiness and operational capability of DTC platform modules assuring business continuity. Sustainment activities include maintenance of configuration, coding, customization, and enhancements; implementation of minor enhancements of existing deployed features; and deployment of patches, defect, and product warranty remediations.</w:t>
      </w:r>
    </w:p>
    <w:p w14:paraId="16E999DA" w14:textId="77777777" w:rsidR="001776A5" w:rsidRPr="005C1B98" w:rsidRDefault="001776A5" w:rsidP="00D716DD">
      <w:pPr>
        <w:rPr>
          <w:rFonts w:eastAsia="Calibri" w:cs="Arial"/>
        </w:rPr>
      </w:pPr>
    </w:p>
    <w:p w14:paraId="11716AC6" w14:textId="77777777" w:rsidR="00D716DD" w:rsidRPr="005C1B98" w:rsidRDefault="00D716DD" w:rsidP="00D716DD">
      <w:pPr>
        <w:rPr>
          <w:rFonts w:eastAsia="Calibri" w:cs="Arial"/>
        </w:rPr>
      </w:pPr>
      <w:r w:rsidRPr="005C1B98">
        <w:rPr>
          <w:rFonts w:eastAsia="Calibri" w:cs="Arial"/>
        </w:rPr>
        <w:t xml:space="preserve">The module shall remain with the sustainment team until such time the customer needs enhancements to the module in which a system integrator shall be brought on and moved back into Active Development for that enhancement.  The module shall remain iterative until the definition of done as defined in Section 5.2.4.1 Team Planning is met. </w:t>
      </w:r>
    </w:p>
    <w:p w14:paraId="4719E5D3" w14:textId="77777777" w:rsidR="00D716DD" w:rsidRPr="005C1B98" w:rsidRDefault="00D716DD" w:rsidP="00D716DD">
      <w:pPr>
        <w:rPr>
          <w:rFonts w:eastAsia="Calibri" w:cs="Arial"/>
        </w:rPr>
      </w:pPr>
      <w:r w:rsidRPr="005C1B98">
        <w:rPr>
          <w:rFonts w:eastAsia="Calibri" w:cs="Arial"/>
        </w:rPr>
        <w:t>The Contractor shall follow the DTC Application Lifecycle Development Framework as follows:</w:t>
      </w:r>
    </w:p>
    <w:p w14:paraId="4792BCD3" w14:textId="77777777" w:rsidR="00D716DD" w:rsidRPr="005C1B98" w:rsidRDefault="00D716DD" w:rsidP="005A0FCB">
      <w:pPr>
        <w:pStyle w:val="ListParagraph"/>
        <w:numPr>
          <w:ilvl w:val="0"/>
          <w:numId w:val="90"/>
        </w:numPr>
        <w:spacing w:before="0" w:after="200" w:line="276" w:lineRule="auto"/>
        <w:rPr>
          <w:rFonts w:eastAsia="Calibri"/>
        </w:rPr>
      </w:pPr>
      <w:r w:rsidRPr="005C1B98">
        <w:rPr>
          <w:rFonts w:eastAsia="Calibri"/>
        </w:rPr>
        <w:t>Platform Module Standards:</w:t>
      </w:r>
    </w:p>
    <w:p w14:paraId="089FDEBB" w14:textId="77777777" w:rsidR="00423B00" w:rsidRDefault="00423B00" w:rsidP="00423B00">
      <w:pPr>
        <w:pStyle w:val="ListParagraph"/>
        <w:numPr>
          <w:ilvl w:val="0"/>
          <w:numId w:val="0"/>
        </w:numPr>
        <w:ind w:left="360"/>
        <w:rPr>
          <w:rFonts w:eastAsia="Calibri"/>
        </w:rPr>
      </w:pPr>
    </w:p>
    <w:p w14:paraId="5D165E98" w14:textId="494574D5" w:rsidR="00D716DD" w:rsidRPr="00423B00" w:rsidRDefault="00D716DD" w:rsidP="00423B00">
      <w:pPr>
        <w:pStyle w:val="ListParagraph"/>
        <w:numPr>
          <w:ilvl w:val="0"/>
          <w:numId w:val="0"/>
        </w:numPr>
        <w:ind w:left="360"/>
        <w:rPr>
          <w:rFonts w:eastAsia="Calibri"/>
        </w:rPr>
      </w:pPr>
      <w:r w:rsidRPr="00423B00">
        <w:rPr>
          <w:rFonts w:eastAsia="Calibri"/>
        </w:rPr>
        <w:t>The Contractor, serving as a SI, shall conform with platform specific industry best practices, delivery frameworks, and technical architecture guidelines for the delivery of platform modules. The DTC platform specific standards can be accessed via Max.gov after contract award.</w:t>
      </w:r>
    </w:p>
    <w:p w14:paraId="555CDB9D" w14:textId="77777777" w:rsidR="001109A5" w:rsidRDefault="001109A5" w:rsidP="001109A5">
      <w:pPr>
        <w:pStyle w:val="ListParagraph"/>
        <w:numPr>
          <w:ilvl w:val="0"/>
          <w:numId w:val="0"/>
        </w:numPr>
        <w:ind w:left="360"/>
        <w:rPr>
          <w:rFonts w:eastAsia="Calibri"/>
        </w:rPr>
      </w:pPr>
    </w:p>
    <w:p w14:paraId="7E1B6DC3" w14:textId="42BFDBB7" w:rsidR="00D716DD" w:rsidRPr="001109A5" w:rsidRDefault="00D716DD" w:rsidP="001109A5">
      <w:pPr>
        <w:pStyle w:val="ListParagraph"/>
        <w:numPr>
          <w:ilvl w:val="0"/>
          <w:numId w:val="0"/>
        </w:numPr>
        <w:ind w:left="360"/>
        <w:rPr>
          <w:rFonts w:eastAsia="Calibri"/>
        </w:rPr>
      </w:pPr>
      <w:r w:rsidRPr="001109A5">
        <w:rPr>
          <w:rFonts w:eastAsia="Calibri"/>
        </w:rPr>
        <w:t>DTC platform specific standards are reviewed, revised, and approved by DTC Platforms Lead(s) on a quarterly basis. The Contractor shall contribute to the identification, creation, and revision of DTC specific standards and submit to the DTC Platform Lead(s) for review and approval.</w:t>
      </w:r>
    </w:p>
    <w:p w14:paraId="7D4ED483" w14:textId="77777777" w:rsidR="00D716DD" w:rsidRPr="005C1B98" w:rsidRDefault="00D716DD" w:rsidP="001109A5">
      <w:pPr>
        <w:pStyle w:val="ListParagraph"/>
        <w:numPr>
          <w:ilvl w:val="0"/>
          <w:numId w:val="0"/>
        </w:numPr>
        <w:ind w:left="360"/>
        <w:rPr>
          <w:rFonts w:eastAsia="Calibri"/>
        </w:rPr>
      </w:pPr>
    </w:p>
    <w:p w14:paraId="543B9D66" w14:textId="77777777" w:rsidR="00D716DD" w:rsidRPr="005C1B98" w:rsidRDefault="00D716DD" w:rsidP="005A0FCB">
      <w:pPr>
        <w:pStyle w:val="ListParagraph"/>
        <w:numPr>
          <w:ilvl w:val="0"/>
          <w:numId w:val="90"/>
        </w:numPr>
        <w:spacing w:before="0" w:after="200" w:line="276" w:lineRule="auto"/>
      </w:pPr>
      <w:r w:rsidRPr="005C1B98">
        <w:rPr>
          <w:rFonts w:eastAsia="Calibri"/>
        </w:rPr>
        <w:t xml:space="preserve">Sustainment </w:t>
      </w:r>
    </w:p>
    <w:p w14:paraId="66DB935A" w14:textId="77777777" w:rsidR="001109A5" w:rsidRDefault="001109A5" w:rsidP="001109A5">
      <w:pPr>
        <w:pStyle w:val="ListParagraph"/>
        <w:numPr>
          <w:ilvl w:val="0"/>
          <w:numId w:val="0"/>
        </w:numPr>
        <w:ind w:left="360"/>
        <w:rPr>
          <w:rFonts w:eastAsia="Calibri"/>
        </w:rPr>
      </w:pPr>
    </w:p>
    <w:p w14:paraId="6CBA2460" w14:textId="34DEEA9F" w:rsidR="00D716DD" w:rsidRPr="001109A5" w:rsidRDefault="00D716DD" w:rsidP="001109A5">
      <w:pPr>
        <w:pStyle w:val="ListParagraph"/>
        <w:numPr>
          <w:ilvl w:val="0"/>
          <w:numId w:val="0"/>
        </w:numPr>
        <w:ind w:left="360"/>
        <w:rPr>
          <w:rFonts w:eastAsia="Calibri"/>
        </w:rPr>
      </w:pPr>
      <w:r w:rsidRPr="001109A5">
        <w:rPr>
          <w:rFonts w:eastAsia="Calibri"/>
        </w:rPr>
        <w:t>At VA Program Intake Approval Gate referenced in Figure 1 under PWS 1.0 Background, the Contractor shall provide the module or enhancement target delivery date, inclusive of product deployment date and the 90-day product warranty end date for bug fixes. If either date needs to change, an exception request needs to be submitted and approved by the DTC Platform Lead(s) and VA Product Owner.</w:t>
      </w:r>
    </w:p>
    <w:p w14:paraId="3C1263BF" w14:textId="77777777" w:rsidR="00D716DD" w:rsidRPr="005C1B98" w:rsidRDefault="00D716DD" w:rsidP="001109A5">
      <w:pPr>
        <w:pStyle w:val="ListParagraph"/>
        <w:numPr>
          <w:ilvl w:val="0"/>
          <w:numId w:val="0"/>
        </w:numPr>
        <w:ind w:left="360"/>
        <w:rPr>
          <w:rFonts w:eastAsia="Calibri"/>
        </w:rPr>
      </w:pPr>
    </w:p>
    <w:p w14:paraId="28896D61" w14:textId="77777777" w:rsidR="00D716DD" w:rsidRPr="005C1B98" w:rsidRDefault="00D716DD" w:rsidP="005A0FCB">
      <w:pPr>
        <w:pStyle w:val="ListParagraph"/>
        <w:numPr>
          <w:ilvl w:val="0"/>
          <w:numId w:val="90"/>
        </w:numPr>
        <w:spacing w:before="0" w:after="200" w:line="276" w:lineRule="auto"/>
      </w:pPr>
      <w:r w:rsidRPr="005C1B98">
        <w:rPr>
          <w:rFonts w:eastAsia="Calibri"/>
        </w:rPr>
        <w:t>Product Warranty Technology Debt Remediation Plan</w:t>
      </w:r>
    </w:p>
    <w:p w14:paraId="39303821" w14:textId="77777777" w:rsidR="001109A5" w:rsidRDefault="001109A5" w:rsidP="001109A5">
      <w:pPr>
        <w:pStyle w:val="ListParagraph"/>
        <w:numPr>
          <w:ilvl w:val="0"/>
          <w:numId w:val="0"/>
        </w:numPr>
        <w:ind w:left="360"/>
        <w:rPr>
          <w:rFonts w:eastAsia="Calibri"/>
        </w:rPr>
      </w:pPr>
    </w:p>
    <w:p w14:paraId="206AC492" w14:textId="597D5B9B" w:rsidR="00D716DD" w:rsidRDefault="00D716DD" w:rsidP="001109A5">
      <w:pPr>
        <w:pStyle w:val="ListParagraph"/>
        <w:numPr>
          <w:ilvl w:val="0"/>
          <w:numId w:val="0"/>
        </w:numPr>
        <w:ind w:left="360"/>
        <w:rPr>
          <w:rFonts w:eastAsia="Calibri"/>
        </w:rPr>
      </w:pPr>
      <w:r w:rsidRPr="001109A5">
        <w:rPr>
          <w:rFonts w:eastAsia="Calibri"/>
        </w:rPr>
        <w:t>Non-conformance to DTC platform specific standards or platform specific industry best practices, delivery frameworks, and technical architecture guidelines are tracked as a technology debt exception at the platform module level. The Contractor shall provide a Remediation Plan with a target delivery date for all exceptions identified during the post-deployment product warranty period. The Remediation Plan shall include a detailed strategy for addressing and resolving issues that have been identified.</w:t>
      </w:r>
    </w:p>
    <w:p w14:paraId="2F640763" w14:textId="77777777" w:rsidR="00F0710F" w:rsidRPr="001109A5" w:rsidRDefault="00F0710F" w:rsidP="001109A5">
      <w:pPr>
        <w:pStyle w:val="ListParagraph"/>
        <w:numPr>
          <w:ilvl w:val="0"/>
          <w:numId w:val="0"/>
        </w:numPr>
        <w:ind w:left="360"/>
        <w:rPr>
          <w:rFonts w:eastAsia="Calibri"/>
        </w:rPr>
      </w:pPr>
    </w:p>
    <w:p w14:paraId="3B03D507" w14:textId="77777777" w:rsidR="00D716DD" w:rsidRDefault="00D716DD" w:rsidP="00D716DD">
      <w:pPr>
        <w:rPr>
          <w:rFonts w:cs="Arial"/>
        </w:rPr>
      </w:pPr>
      <w:r w:rsidRPr="005C1B98">
        <w:rPr>
          <w:rFonts w:cs="Arial"/>
        </w:rPr>
        <w:t>The Remediation Plan shall include the following:</w:t>
      </w:r>
    </w:p>
    <w:p w14:paraId="3375B8F4" w14:textId="77777777" w:rsidR="002A10F0" w:rsidRPr="005C1B98" w:rsidRDefault="002A10F0" w:rsidP="00D716DD">
      <w:pPr>
        <w:rPr>
          <w:rFonts w:cs="Arial"/>
        </w:rPr>
      </w:pPr>
    </w:p>
    <w:p w14:paraId="1D104C08" w14:textId="77777777" w:rsidR="00D716DD" w:rsidRPr="005C1B98" w:rsidRDefault="00D716DD" w:rsidP="005A0FCB">
      <w:pPr>
        <w:pStyle w:val="ListParagraph"/>
        <w:numPr>
          <w:ilvl w:val="0"/>
          <w:numId w:val="41"/>
        </w:numPr>
        <w:spacing w:before="0" w:after="200" w:line="276" w:lineRule="auto"/>
      </w:pPr>
      <w:r w:rsidRPr="005C1B98">
        <w:t>Identification of issues: The Contractor shall identify the specific issues that have been identified. This may include issues related to code quality, security vulnerabilities, performance problems, and other types of issues.</w:t>
      </w:r>
    </w:p>
    <w:p w14:paraId="15418442" w14:textId="77777777" w:rsidR="00D716DD" w:rsidRPr="005C1B98" w:rsidRDefault="00D716DD" w:rsidP="005A0FCB">
      <w:pPr>
        <w:pStyle w:val="ListParagraph"/>
        <w:numPr>
          <w:ilvl w:val="0"/>
          <w:numId w:val="41"/>
        </w:numPr>
        <w:spacing w:before="0" w:after="200" w:line="276" w:lineRule="auto"/>
      </w:pPr>
      <w:r w:rsidRPr="005C1B98">
        <w:t>Prioritization of issues: The Contractor shall prioritize the identified issues based on severity and impact on the project.</w:t>
      </w:r>
    </w:p>
    <w:p w14:paraId="0D7B980B" w14:textId="77777777" w:rsidR="00D716DD" w:rsidRPr="005C1B98" w:rsidRDefault="00D716DD" w:rsidP="005A0FCB">
      <w:pPr>
        <w:pStyle w:val="ListParagraph"/>
        <w:numPr>
          <w:ilvl w:val="0"/>
          <w:numId w:val="41"/>
        </w:numPr>
        <w:spacing w:before="0" w:after="200" w:line="276" w:lineRule="auto"/>
      </w:pPr>
      <w:r w:rsidRPr="005C1B98">
        <w:t>Detailed action plan: The Contractor shall include a detailed action plan for addressing each issue. This may include specific steps to be taken, timelines, responsible parties, and other details.</w:t>
      </w:r>
    </w:p>
    <w:p w14:paraId="59849D16" w14:textId="77777777" w:rsidR="00D716DD" w:rsidRPr="00707869" w:rsidRDefault="00D716DD" w:rsidP="005A0FCB">
      <w:pPr>
        <w:pStyle w:val="ListParagraph"/>
        <w:numPr>
          <w:ilvl w:val="0"/>
          <w:numId w:val="41"/>
        </w:numPr>
        <w:spacing w:before="0" w:after="200" w:line="276" w:lineRule="auto"/>
      </w:pPr>
      <w:r w:rsidRPr="00707869">
        <w:t>Resource allocation: The Contractor shall detail its allocation of the necessary resources, including personnel, budget, and tools, to address the identified issues.</w:t>
      </w:r>
    </w:p>
    <w:p w14:paraId="4F8B2C95" w14:textId="77777777" w:rsidR="00D716DD" w:rsidRPr="005C1B98" w:rsidRDefault="00D716DD" w:rsidP="005A0FCB">
      <w:pPr>
        <w:pStyle w:val="ListParagraph"/>
        <w:numPr>
          <w:ilvl w:val="0"/>
          <w:numId w:val="41"/>
        </w:numPr>
        <w:spacing w:before="0" w:after="200" w:line="276" w:lineRule="auto"/>
      </w:pPr>
      <w:r w:rsidRPr="005C1B98">
        <w:t>Communication and reporting: The Contractor shall outline remediation efforts that need to be communicated to DTC stakeholders.</w:t>
      </w:r>
    </w:p>
    <w:p w14:paraId="293A36EF" w14:textId="77777777" w:rsidR="00D716DD" w:rsidRPr="005C1B98" w:rsidRDefault="00D716DD" w:rsidP="005A0FCB">
      <w:pPr>
        <w:pStyle w:val="ListParagraph"/>
        <w:numPr>
          <w:ilvl w:val="0"/>
          <w:numId w:val="41"/>
        </w:numPr>
        <w:spacing w:before="0" w:after="200" w:line="276" w:lineRule="auto"/>
      </w:pPr>
      <w:r w:rsidRPr="005C1B98">
        <w:lastRenderedPageBreak/>
        <w:t>Testing and validation: The plan shall include testing and validation procedures to ensure that the remediation efforts have been successful in addressing the identified issues.</w:t>
      </w:r>
    </w:p>
    <w:p w14:paraId="395A2A65" w14:textId="77777777" w:rsidR="00D716DD" w:rsidRPr="005C1B98" w:rsidRDefault="00D716DD" w:rsidP="005A0FCB">
      <w:pPr>
        <w:pStyle w:val="ListParagraph"/>
        <w:numPr>
          <w:ilvl w:val="0"/>
          <w:numId w:val="41"/>
        </w:numPr>
        <w:spacing w:before="0" w:after="200" w:line="276" w:lineRule="auto"/>
      </w:pPr>
      <w:r w:rsidRPr="005C1B98">
        <w:t>Continuous improvement: The plan should outline steps for continuous improvement of the software development process to prevent similar issues from arising in the future.</w:t>
      </w:r>
    </w:p>
    <w:p w14:paraId="531927AD" w14:textId="77777777" w:rsidR="00D716DD" w:rsidRPr="005C1B98" w:rsidRDefault="00D716DD" w:rsidP="00D716DD">
      <w:pPr>
        <w:rPr>
          <w:rFonts w:cs="Arial"/>
        </w:rPr>
      </w:pPr>
      <w:r w:rsidRPr="005C1B98">
        <w:rPr>
          <w:rFonts w:eastAsia="Calibri" w:cs="Arial"/>
        </w:rPr>
        <w:t>The Remediation Deployment</w:t>
      </w:r>
      <w:r w:rsidRPr="005C1B98">
        <w:rPr>
          <w:rFonts w:cs="Arial"/>
        </w:rPr>
        <w:t xml:space="preserve"> </w:t>
      </w:r>
      <w:r w:rsidRPr="005C1B98">
        <w:rPr>
          <w:rFonts w:eastAsia="Calibri" w:cs="Arial"/>
        </w:rPr>
        <w:t>shall include the following:</w:t>
      </w:r>
    </w:p>
    <w:p w14:paraId="07140087" w14:textId="77777777" w:rsidR="00D716DD" w:rsidRDefault="00D716DD" w:rsidP="00433A56">
      <w:pPr>
        <w:pStyle w:val="ListParagraph"/>
        <w:numPr>
          <w:ilvl w:val="0"/>
          <w:numId w:val="0"/>
        </w:numPr>
        <w:ind w:left="360"/>
        <w:rPr>
          <w:rFonts w:eastAsia="Calibri"/>
        </w:rPr>
      </w:pPr>
      <w:r w:rsidRPr="005C1B98">
        <w:rPr>
          <w:rFonts w:eastAsia="Calibri"/>
        </w:rPr>
        <w:t>The Contractor shall implement the remediated code, configuration, customization, or enhancement by the target delivery date. If the target remediation delivery date needs to change, an exception request needs to be submitted and approved by the DTC Platform Lead(s) and VA Product Owner.</w:t>
      </w:r>
    </w:p>
    <w:p w14:paraId="138506D2" w14:textId="77777777" w:rsidR="00433A56" w:rsidRPr="005C1B98" w:rsidRDefault="00433A56" w:rsidP="00433A56">
      <w:pPr>
        <w:pStyle w:val="ListParagraph"/>
        <w:numPr>
          <w:ilvl w:val="0"/>
          <w:numId w:val="0"/>
        </w:numPr>
        <w:ind w:left="360"/>
        <w:rPr>
          <w:rFonts w:eastAsia="Calibri"/>
        </w:rPr>
      </w:pPr>
    </w:p>
    <w:p w14:paraId="2AB2266A" w14:textId="77777777" w:rsidR="00D716DD" w:rsidRPr="004F7357" w:rsidRDefault="00D716DD" w:rsidP="00433A56">
      <w:pPr>
        <w:pStyle w:val="ListParagraph"/>
        <w:numPr>
          <w:ilvl w:val="0"/>
          <w:numId w:val="0"/>
        </w:numPr>
        <w:ind w:left="360"/>
        <w:rPr>
          <w:rFonts w:eastAsia="Calibri"/>
        </w:rPr>
      </w:pPr>
      <w:r w:rsidRPr="004F7357">
        <w:rPr>
          <w:rFonts w:eastAsia="Calibri"/>
        </w:rPr>
        <w:t xml:space="preserve">The Contractor shall follow the DTC Bi-weekly Enterprise on-cycle release process for all remediation deployments unless otherwise directed by DTC Platform Lead(s). </w:t>
      </w:r>
    </w:p>
    <w:p w14:paraId="2E81DA3B" w14:textId="77777777" w:rsidR="00D716DD" w:rsidRDefault="00D716DD" w:rsidP="00D716DD">
      <w:pPr>
        <w:rPr>
          <w:rFonts w:eastAsia="Calibri" w:cs="Arial"/>
        </w:rPr>
      </w:pPr>
    </w:p>
    <w:p w14:paraId="0F787C30" w14:textId="295B4C10" w:rsidR="00D716DD" w:rsidRDefault="00D716DD" w:rsidP="00D716DD">
      <w:pPr>
        <w:rPr>
          <w:rFonts w:eastAsia="Calibri" w:cs="Arial"/>
        </w:rPr>
      </w:pPr>
      <w:r w:rsidRPr="005C1B98">
        <w:rPr>
          <w:rFonts w:eastAsia="Calibri" w:cs="Arial"/>
        </w:rPr>
        <w:t>The Contractor shall attend the required VA meetings to move requests to completion.</w:t>
      </w:r>
    </w:p>
    <w:p w14:paraId="25863992" w14:textId="77777777" w:rsidR="00D716DD" w:rsidRPr="005C1B98" w:rsidRDefault="00D716DD" w:rsidP="00D716DD">
      <w:pPr>
        <w:rPr>
          <w:rFonts w:eastAsia="Calibri" w:cs="Arial"/>
        </w:rPr>
      </w:pPr>
    </w:p>
    <w:p w14:paraId="2A5E7902" w14:textId="3A671DB8" w:rsidR="004A6772" w:rsidRDefault="00D716DD" w:rsidP="00D716DD">
      <w:pPr>
        <w:rPr>
          <w:rFonts w:eastAsia="Calibri" w:cs="Arial"/>
        </w:rPr>
      </w:pPr>
      <w:r w:rsidRPr="005C1B98">
        <w:rPr>
          <w:rFonts w:eastAsia="Calibri" w:cs="Arial"/>
        </w:rPr>
        <w:t>FTE support shall be comprised of the required Key Personnel listed below as well as any additional roles to meet the requirements based on the task outlined above</w:t>
      </w:r>
      <w:r>
        <w:rPr>
          <w:rFonts w:eastAsia="Calibri" w:cs="Arial"/>
        </w:rPr>
        <w:t>.</w:t>
      </w:r>
    </w:p>
    <w:p w14:paraId="18A73BF4" w14:textId="77777777" w:rsidR="00D716DD" w:rsidRDefault="00D716DD" w:rsidP="00D716DD">
      <w:pPr>
        <w:rPr>
          <w:rFonts w:eastAsia="Calibri" w:cs="Arial"/>
        </w:rPr>
      </w:pPr>
    </w:p>
    <w:p w14:paraId="055516ED" w14:textId="77777777" w:rsidR="004A6772" w:rsidRPr="00D716DD" w:rsidRDefault="004A6772" w:rsidP="004A6772">
      <w:pPr>
        <w:rPr>
          <w:rFonts w:eastAsia="Calibri" w:cs="Arial"/>
          <w:b/>
          <w:bCs/>
        </w:rPr>
      </w:pPr>
      <w:r w:rsidRPr="00D716DD">
        <w:rPr>
          <w:rFonts w:eastAsia="Calibri" w:cs="Arial"/>
          <w:b/>
          <w:bCs/>
        </w:rPr>
        <w:t>Key Personnel</w:t>
      </w:r>
    </w:p>
    <w:p w14:paraId="0C229981" w14:textId="77777777" w:rsidR="004A6772" w:rsidRDefault="004A6772" w:rsidP="005A0FCB">
      <w:pPr>
        <w:pStyle w:val="ListParagraph"/>
        <w:numPr>
          <w:ilvl w:val="0"/>
          <w:numId w:val="40"/>
        </w:numPr>
      </w:pPr>
      <w:r>
        <w:t>Product Manager IV</w:t>
      </w:r>
    </w:p>
    <w:p w14:paraId="2667A0DD" w14:textId="77777777" w:rsidR="004A6772" w:rsidRDefault="004A6772" w:rsidP="004A6772">
      <w:pPr>
        <w:rPr>
          <w:rFonts w:eastAsia="Calibri" w:cs="Arial"/>
          <w:highlight w:val="green"/>
        </w:rPr>
      </w:pPr>
    </w:p>
    <w:p w14:paraId="7092FE32" w14:textId="77777777" w:rsidR="004A6772" w:rsidRDefault="004A6772" w:rsidP="004A6772">
      <w:pPr>
        <w:rPr>
          <w:rFonts w:eastAsia="Calibri" w:cs="Arial"/>
          <w:b/>
          <w:bCs/>
        </w:rPr>
      </w:pPr>
      <w:r w:rsidRPr="606C2EDE">
        <w:rPr>
          <w:rFonts w:eastAsia="Calibri" w:cs="Arial"/>
          <w:b/>
          <w:bCs/>
        </w:rPr>
        <w:t>Deliverables:</w:t>
      </w:r>
    </w:p>
    <w:p w14:paraId="61214E11" w14:textId="4E24B240" w:rsidR="004A6772" w:rsidRDefault="004A6772" w:rsidP="005A0FCB">
      <w:pPr>
        <w:pStyle w:val="ListParagraph"/>
        <w:numPr>
          <w:ilvl w:val="0"/>
          <w:numId w:val="42"/>
        </w:numPr>
        <w:rPr>
          <w:rFonts w:eastAsia="Calibri"/>
        </w:rPr>
      </w:pPr>
      <w:r w:rsidRPr="00FB22B5">
        <w:rPr>
          <w:rFonts w:eastAsia="Calibri"/>
        </w:rPr>
        <w:t>Remediation Plan</w:t>
      </w:r>
    </w:p>
    <w:p w14:paraId="0E9F418A" w14:textId="77777777" w:rsidR="00433A56" w:rsidRPr="00FB22B5" w:rsidRDefault="00433A56" w:rsidP="00433A56">
      <w:pPr>
        <w:pStyle w:val="ListParagraph"/>
        <w:numPr>
          <w:ilvl w:val="0"/>
          <w:numId w:val="0"/>
        </w:numPr>
        <w:ind w:left="720"/>
        <w:rPr>
          <w:rFonts w:eastAsia="Calibri"/>
        </w:rPr>
      </w:pPr>
    </w:p>
    <w:p w14:paraId="55BCCB26" w14:textId="77777777" w:rsidR="004A6772" w:rsidRPr="002A7E64" w:rsidRDefault="004A6772" w:rsidP="004A6772">
      <w:pPr>
        <w:pStyle w:val="Heading3"/>
        <w:rPr>
          <w:rFonts w:eastAsia="Calibri"/>
        </w:rPr>
      </w:pPr>
      <w:bookmarkStart w:id="140" w:name="_Toc40993521"/>
      <w:bookmarkStart w:id="141" w:name="_Toc49923290"/>
      <w:bookmarkStart w:id="142" w:name="_Toc142578632"/>
      <w:bookmarkStart w:id="143" w:name="_Toc220330999"/>
      <w:r>
        <w:t>PRODUCT DEPLOYMENT</w:t>
      </w:r>
      <w:bookmarkEnd w:id="140"/>
      <w:bookmarkEnd w:id="141"/>
      <w:bookmarkEnd w:id="142"/>
      <w:bookmarkEnd w:id="143"/>
    </w:p>
    <w:p w14:paraId="46CA5D00" w14:textId="77777777" w:rsidR="004A6772" w:rsidRDefault="004A6772" w:rsidP="004A6772">
      <w:pPr>
        <w:rPr>
          <w:rFonts w:eastAsia="Calibri" w:cs="Arial"/>
        </w:rPr>
      </w:pPr>
    </w:p>
    <w:p w14:paraId="72E4677A" w14:textId="77777777" w:rsidR="00366205" w:rsidRDefault="00366205" w:rsidP="00366205">
      <w:pPr>
        <w:autoSpaceDE w:val="0"/>
        <w:autoSpaceDN w:val="0"/>
        <w:adjustRightInd w:val="0"/>
        <w:rPr>
          <w:rFonts w:cs="Arial"/>
        </w:rPr>
      </w:pPr>
      <w:r w:rsidRPr="005C1B98">
        <w:rPr>
          <w:rFonts w:cs="Arial"/>
        </w:rPr>
        <w:t xml:space="preserve">The PI roadmap capability may be deployed continuously and iteratively during the PI. The Contractor is not required to wait until the end of the PI delivery cycle to deploy a capability. </w:t>
      </w:r>
    </w:p>
    <w:p w14:paraId="1FD09DFE" w14:textId="77777777" w:rsidR="00366205" w:rsidRPr="005C1B98" w:rsidRDefault="00366205" w:rsidP="00366205">
      <w:pPr>
        <w:autoSpaceDE w:val="0"/>
        <w:autoSpaceDN w:val="0"/>
        <w:adjustRightInd w:val="0"/>
        <w:rPr>
          <w:rFonts w:cs="Arial"/>
        </w:rPr>
      </w:pPr>
    </w:p>
    <w:p w14:paraId="3F62A2AA" w14:textId="77777777" w:rsidR="00366205" w:rsidRDefault="00366205" w:rsidP="00366205">
      <w:pPr>
        <w:autoSpaceDE w:val="0"/>
        <w:autoSpaceDN w:val="0"/>
        <w:adjustRightInd w:val="0"/>
        <w:rPr>
          <w:rFonts w:cs="Arial"/>
        </w:rPr>
      </w:pPr>
      <w:r w:rsidRPr="005C1B98">
        <w:rPr>
          <w:rFonts w:eastAsia="Calibri" w:cs="Arial"/>
        </w:rPr>
        <w:t xml:space="preserve">The Contractor shall develop and execute a Deployment Plan that includes Pre and Post deployment steps (including timeline and responsible party), and back-out and rollback procedures to be utilized when doing the deployments. The Deployment Plan, as well as the capabilities, components, and configurations being added/changed, shall be tested by the Contractor in a rehearsal deployment in a pre-production environment. </w:t>
      </w:r>
      <w:r w:rsidRPr="005C1B98">
        <w:rPr>
          <w:rFonts w:cs="Arial"/>
        </w:rPr>
        <w:t>The product deployment shall be approved by DTC Platform lead(s) through DTC release management processes for the release management quality approval gate.</w:t>
      </w:r>
      <w:r>
        <w:rPr>
          <w:rFonts w:cs="Arial"/>
        </w:rPr>
        <w:t xml:space="preserve"> </w:t>
      </w:r>
      <w:r w:rsidRPr="005C1B98">
        <w:rPr>
          <w:rFonts w:cs="Arial"/>
        </w:rPr>
        <w:t xml:space="preserve">Each PI shall contain a Capability End-to-End (E2E) Deployment Test Plan and Results for each business and technology capability optimizing capability delivery and quality assurance while minimizing defects across solutions and value streams. The Contractor </w:t>
      </w:r>
      <w:r w:rsidRPr="005C1B98">
        <w:rPr>
          <w:rFonts w:cs="Arial"/>
        </w:rPr>
        <w:lastRenderedPageBreak/>
        <w:t xml:space="preserve">shall document the program epic test plans, scope of testing, approach, and appropriate testing types, such as unit, functional, accessibility, system, reliability, usability, interoperability, regression, security, and performance. The Contractor shall utilize standard test automation and additional testing scenarios, as required, to validate critical business and technology functionality and continuity.  Testing may include the end-user community, when appropriate and available. </w:t>
      </w:r>
    </w:p>
    <w:p w14:paraId="6E5C11C7" w14:textId="77777777" w:rsidR="00366205" w:rsidRPr="005C1B98" w:rsidRDefault="00366205" w:rsidP="00366205">
      <w:pPr>
        <w:autoSpaceDE w:val="0"/>
        <w:autoSpaceDN w:val="0"/>
        <w:adjustRightInd w:val="0"/>
        <w:rPr>
          <w:rFonts w:eastAsia="Calibri" w:cs="Arial"/>
        </w:rPr>
      </w:pPr>
    </w:p>
    <w:p w14:paraId="46072A9A" w14:textId="77777777" w:rsidR="00366205" w:rsidRDefault="00366205" w:rsidP="00366205">
      <w:pPr>
        <w:autoSpaceDE w:val="0"/>
        <w:autoSpaceDN w:val="0"/>
        <w:adjustRightInd w:val="0"/>
        <w:rPr>
          <w:rFonts w:eastAsia="Calibri" w:cs="Arial"/>
        </w:rPr>
      </w:pPr>
      <w:r w:rsidRPr="005C1B98">
        <w:rPr>
          <w:rFonts w:eastAsia="Calibri" w:cs="Arial"/>
        </w:rPr>
        <w:t>The Contractor shall prepare Release Notes to document the changes in functionality being deployed, in terms that are understandable by the target user personas.</w:t>
      </w:r>
      <w:r>
        <w:rPr>
          <w:rFonts w:eastAsia="Calibri" w:cs="Arial"/>
        </w:rPr>
        <w:t xml:space="preserve"> </w:t>
      </w:r>
      <w:r w:rsidRPr="005C1B98">
        <w:rPr>
          <w:rFonts w:eastAsia="Calibri" w:cs="Arial"/>
        </w:rPr>
        <w:t>The Contractor shall support the deployment of the product to the target audience in the</w:t>
      </w:r>
      <w:r>
        <w:rPr>
          <w:rFonts w:eastAsia="Calibri" w:cs="Arial"/>
        </w:rPr>
        <w:t xml:space="preserve"> </w:t>
      </w:r>
      <w:r w:rsidRPr="005C1B98">
        <w:rPr>
          <w:rFonts w:eastAsia="Calibri" w:cs="Arial"/>
        </w:rPr>
        <w:t xml:space="preserve">production environment. Contractor support shall include one or more technician(s), as requested by the </w:t>
      </w:r>
      <w:r w:rsidRPr="005C1B98">
        <w:rPr>
          <w:rFonts w:cs="Arial"/>
        </w:rPr>
        <w:t>DTC Platform Lead(s)</w:t>
      </w:r>
      <w:r w:rsidRPr="005C1B98">
        <w:rPr>
          <w:rFonts w:eastAsia="Calibri" w:cs="Arial"/>
        </w:rPr>
        <w:t>, to attend meetings with the customer to document, research and resolve technical issues after successful release to production. Technician(s) shall create, groom, and deliver agile requirements for validated defects IAW with Section 5.2.1 Agile Requirements Elicitation and Elaboration and Section 5.2.4.1, Team Planning.</w:t>
      </w:r>
    </w:p>
    <w:p w14:paraId="76920546" w14:textId="77777777" w:rsidR="00433A56" w:rsidRPr="005C1B98" w:rsidRDefault="00433A56" w:rsidP="00366205">
      <w:pPr>
        <w:autoSpaceDE w:val="0"/>
        <w:autoSpaceDN w:val="0"/>
        <w:adjustRightInd w:val="0"/>
        <w:rPr>
          <w:rFonts w:eastAsia="Calibri" w:cs="Arial"/>
        </w:rPr>
      </w:pPr>
    </w:p>
    <w:p w14:paraId="1BFA1D6E" w14:textId="77777777" w:rsidR="00366205" w:rsidRDefault="00366205" w:rsidP="00366205">
      <w:pPr>
        <w:autoSpaceDE w:val="0"/>
        <w:autoSpaceDN w:val="0"/>
        <w:adjustRightInd w:val="0"/>
        <w:rPr>
          <w:rFonts w:eastAsia="Calibri" w:cs="Arial"/>
        </w:rPr>
      </w:pPr>
      <w:r w:rsidRPr="005C1B98">
        <w:rPr>
          <w:rFonts w:eastAsia="Calibri" w:cs="Arial"/>
        </w:rPr>
        <w:t xml:space="preserve">The Contractor shall utilize the CI/CD pipeline and test automation to promote capability delivery through necessary pre-production environments into production. The Contractor shall document and manage all deployment artifacts and components in a VA approved repository. </w:t>
      </w:r>
    </w:p>
    <w:p w14:paraId="2108E805" w14:textId="77777777" w:rsidR="00366205" w:rsidRPr="005C1B98" w:rsidRDefault="00366205" w:rsidP="00366205">
      <w:pPr>
        <w:autoSpaceDE w:val="0"/>
        <w:autoSpaceDN w:val="0"/>
        <w:adjustRightInd w:val="0"/>
        <w:rPr>
          <w:rFonts w:eastAsia="Calibri" w:cs="Arial"/>
        </w:rPr>
      </w:pPr>
    </w:p>
    <w:p w14:paraId="5998525B" w14:textId="089E74D5" w:rsidR="00F13F6D" w:rsidRPr="00F13F6D" w:rsidRDefault="00F13F6D" w:rsidP="00BD6D25">
      <w:pPr>
        <w:pStyle w:val="Heading4"/>
        <w:rPr>
          <w:rFonts w:eastAsia="Calibri"/>
        </w:rPr>
      </w:pPr>
      <w:bookmarkStart w:id="144" w:name="_Toc220331000"/>
      <w:r w:rsidRPr="00F13F6D">
        <w:rPr>
          <w:rFonts w:eastAsia="Calibri"/>
        </w:rPr>
        <w:t>SUSTAINMENT READINESS, FAILURE, AND RE-ENTRY REQUIREMENTS</w:t>
      </w:r>
      <w:bookmarkEnd w:id="144"/>
    </w:p>
    <w:p w14:paraId="439C4733" w14:textId="77777777" w:rsidR="00F13F6D" w:rsidRPr="00F13F6D" w:rsidRDefault="00F13F6D" w:rsidP="00F13F6D">
      <w:pPr>
        <w:autoSpaceDE w:val="0"/>
        <w:autoSpaceDN w:val="0"/>
        <w:adjustRightInd w:val="0"/>
        <w:rPr>
          <w:rFonts w:eastAsia="Calibri" w:cs="Arial"/>
        </w:rPr>
      </w:pPr>
    </w:p>
    <w:p w14:paraId="5D644458" w14:textId="4CFFB1A2" w:rsidR="00F13F6D" w:rsidRPr="00F13F6D" w:rsidRDefault="00F13F6D" w:rsidP="00F13F6D">
      <w:pPr>
        <w:autoSpaceDE w:val="0"/>
        <w:autoSpaceDN w:val="0"/>
        <w:adjustRightInd w:val="0"/>
        <w:rPr>
          <w:rFonts w:eastAsia="Calibri" w:cs="Arial"/>
        </w:rPr>
      </w:pPr>
      <w:r w:rsidRPr="00F13F6D">
        <w:rPr>
          <w:rFonts w:eastAsia="Calibri" w:cs="Arial"/>
        </w:rPr>
        <w:t>Any module, application, product, or capability that does not successfully complete the Sustainment Checklist shall not be approved for transition to sustainment. Such components shall remain under active development responsibility of the Contractor until all sustainment readiness criteria are satisfied. The Contractor shall document all sustainment gaps, develop a corrective action plan with estimated timelines, and remediate identified deficiencies prior to resubmission for sustainment approval through DTC governance processes.</w:t>
      </w:r>
      <w:r w:rsidR="00A4771D">
        <w:rPr>
          <w:rFonts w:eastAsia="Calibri" w:cs="Arial"/>
        </w:rPr>
        <w:t xml:space="preserve"> </w:t>
      </w:r>
    </w:p>
    <w:p w14:paraId="6A9ED57C" w14:textId="77777777" w:rsidR="00F13F6D" w:rsidRPr="00F13F6D" w:rsidRDefault="00F13F6D" w:rsidP="00F13F6D">
      <w:pPr>
        <w:autoSpaceDE w:val="0"/>
        <w:autoSpaceDN w:val="0"/>
        <w:adjustRightInd w:val="0"/>
        <w:rPr>
          <w:rFonts w:eastAsia="Calibri" w:cs="Arial"/>
        </w:rPr>
      </w:pPr>
    </w:p>
    <w:p w14:paraId="6A70D700" w14:textId="4CCB0E92" w:rsidR="00F13F6D" w:rsidRPr="00F13F6D" w:rsidRDefault="00F13F6D" w:rsidP="00F13F6D">
      <w:pPr>
        <w:autoSpaceDE w:val="0"/>
        <w:autoSpaceDN w:val="0"/>
        <w:adjustRightInd w:val="0"/>
        <w:rPr>
          <w:rFonts w:eastAsia="Calibri" w:cs="Arial"/>
        </w:rPr>
      </w:pPr>
      <w:r w:rsidRPr="00F13F6D">
        <w:rPr>
          <w:rFonts w:eastAsia="Calibri" w:cs="Arial"/>
        </w:rPr>
        <w:t>Capabilities that fail sustainment readiness may be restricted from production deployment, rolled back, or operated under limited authorization, at the direction of the DTC Platform Lead(s), until compliance is achieved. The Contractor shall bear responsibility for any additional testing, remediation, or revalidation activities required to achieve sustainment readiness.</w:t>
      </w:r>
      <w:r w:rsidR="00A4771D" w:rsidRPr="00A4771D">
        <w:rPr>
          <w:rFonts w:eastAsia="Calibri" w:cs="Arial"/>
        </w:rPr>
        <w:t xml:space="preserve"> </w:t>
      </w:r>
      <w:r w:rsidR="00A4771D">
        <w:rPr>
          <w:rFonts w:eastAsia="Calibri" w:cs="Arial"/>
        </w:rPr>
        <w:t>All Deliverables will need to be updated until a successful transition has been approved.</w:t>
      </w:r>
    </w:p>
    <w:p w14:paraId="05F51CDB" w14:textId="77777777" w:rsidR="00F13F6D" w:rsidRPr="00F13F6D" w:rsidRDefault="00F13F6D" w:rsidP="00F13F6D">
      <w:pPr>
        <w:autoSpaceDE w:val="0"/>
        <w:autoSpaceDN w:val="0"/>
        <w:adjustRightInd w:val="0"/>
        <w:rPr>
          <w:rFonts w:eastAsia="Calibri" w:cs="Arial"/>
        </w:rPr>
      </w:pPr>
    </w:p>
    <w:p w14:paraId="2760A8B8" w14:textId="460C0B9D" w:rsidR="00F13F6D" w:rsidRPr="00F13F6D" w:rsidRDefault="00F13F6D" w:rsidP="00BD6D25">
      <w:pPr>
        <w:pStyle w:val="Heading4"/>
        <w:rPr>
          <w:rFonts w:eastAsia="Calibri"/>
        </w:rPr>
      </w:pPr>
      <w:bookmarkStart w:id="145" w:name="_Toc220331001"/>
      <w:r w:rsidRPr="00F13F6D">
        <w:rPr>
          <w:rFonts w:eastAsia="Calibri"/>
        </w:rPr>
        <w:t>REMOVAL FROM SUSTAINMENT FOR ACTIVE DEVELOPMENT</w:t>
      </w:r>
      <w:bookmarkEnd w:id="145"/>
    </w:p>
    <w:p w14:paraId="15A24814" w14:textId="77777777" w:rsidR="00F13F6D" w:rsidRPr="00F13F6D" w:rsidRDefault="00F13F6D" w:rsidP="00F13F6D">
      <w:pPr>
        <w:autoSpaceDE w:val="0"/>
        <w:autoSpaceDN w:val="0"/>
        <w:adjustRightInd w:val="0"/>
        <w:rPr>
          <w:rFonts w:eastAsia="Calibri" w:cs="Arial"/>
        </w:rPr>
      </w:pPr>
      <w:r w:rsidRPr="00F13F6D">
        <w:rPr>
          <w:rFonts w:eastAsia="Calibri" w:cs="Arial"/>
        </w:rPr>
        <w:t xml:space="preserve">When a </w:t>
      </w:r>
      <w:del w:id="146" w:author="Awad, Mario" w:date="2026-03-04T14:09:00Z" w16du:dateUtc="2026-03-04T19:09:00Z">
        <w:r w:rsidRPr="00F13F6D" w:rsidDel="00824FC4">
          <w:rPr>
            <w:rFonts w:eastAsia="Calibri" w:cs="Arial"/>
          </w:rPr>
          <w:delText>System Integrator (</w:delText>
        </w:r>
      </w:del>
      <w:r w:rsidRPr="00F13F6D">
        <w:rPr>
          <w:rFonts w:eastAsia="Calibri" w:cs="Arial"/>
        </w:rPr>
        <w:t>SI</w:t>
      </w:r>
      <w:del w:id="147" w:author="Awad, Mario" w:date="2026-03-04T14:08:00Z" w16du:dateUtc="2026-03-04T19:08:00Z">
        <w:r w:rsidRPr="00F13F6D" w:rsidDel="00824FC4">
          <w:rPr>
            <w:rFonts w:eastAsia="Calibri" w:cs="Arial"/>
          </w:rPr>
          <w:delText>)</w:delText>
        </w:r>
      </w:del>
      <w:r w:rsidRPr="00F13F6D">
        <w:rPr>
          <w:rFonts w:eastAsia="Calibri" w:cs="Arial"/>
        </w:rPr>
        <w:t xml:space="preserve"> removes a module, application, or product from sustainment status and returns it to active development, the SI shall perform a comprehensive technical and security assessment prior to implementing any changes. At a minimum, this assessment shall include:</w:t>
      </w:r>
    </w:p>
    <w:p w14:paraId="0DB3F246" w14:textId="77777777" w:rsidR="00F13F6D" w:rsidRPr="00F13F6D" w:rsidRDefault="00F13F6D" w:rsidP="00F13F6D">
      <w:pPr>
        <w:autoSpaceDE w:val="0"/>
        <w:autoSpaceDN w:val="0"/>
        <w:adjustRightInd w:val="0"/>
        <w:rPr>
          <w:rFonts w:eastAsia="Calibri" w:cs="Arial"/>
        </w:rPr>
      </w:pPr>
    </w:p>
    <w:p w14:paraId="4B621416" w14:textId="77777777" w:rsidR="00F13F6D" w:rsidRPr="00F13F6D" w:rsidRDefault="00F13F6D" w:rsidP="00DB139E">
      <w:pPr>
        <w:autoSpaceDE w:val="0"/>
        <w:autoSpaceDN w:val="0"/>
        <w:adjustRightInd w:val="0"/>
        <w:ind w:left="360"/>
        <w:rPr>
          <w:rFonts w:eastAsia="Calibri" w:cs="Arial"/>
        </w:rPr>
      </w:pPr>
      <w:r w:rsidRPr="00F13F6D">
        <w:rPr>
          <w:rFonts w:eastAsia="Calibri" w:cs="Arial"/>
        </w:rPr>
        <w:lastRenderedPageBreak/>
        <w:t>• Automated and manual security vulnerability scanning, including dependency, container, and static code analysis</w:t>
      </w:r>
    </w:p>
    <w:p w14:paraId="0CA973BA" w14:textId="77777777" w:rsidR="00F13F6D" w:rsidRPr="00F13F6D" w:rsidRDefault="00F13F6D" w:rsidP="00DB139E">
      <w:pPr>
        <w:autoSpaceDE w:val="0"/>
        <w:autoSpaceDN w:val="0"/>
        <w:adjustRightInd w:val="0"/>
        <w:ind w:left="360"/>
        <w:rPr>
          <w:rFonts w:eastAsia="Calibri" w:cs="Arial"/>
        </w:rPr>
      </w:pPr>
      <w:r w:rsidRPr="00F13F6D">
        <w:rPr>
          <w:rFonts w:eastAsia="Calibri" w:cs="Arial"/>
        </w:rPr>
        <w:t>• Identification and documentation of code quality issues, technical debt, and non-compliance with VA coding standards</w:t>
      </w:r>
    </w:p>
    <w:p w14:paraId="5BC950FA" w14:textId="77777777" w:rsidR="00F13F6D" w:rsidRPr="00F13F6D" w:rsidRDefault="00F13F6D" w:rsidP="00DB139E">
      <w:pPr>
        <w:autoSpaceDE w:val="0"/>
        <w:autoSpaceDN w:val="0"/>
        <w:adjustRightInd w:val="0"/>
        <w:ind w:left="360"/>
        <w:rPr>
          <w:rFonts w:eastAsia="Calibri" w:cs="Arial"/>
        </w:rPr>
      </w:pPr>
      <w:r w:rsidRPr="00F13F6D">
        <w:rPr>
          <w:rFonts w:eastAsia="Calibri" w:cs="Arial"/>
        </w:rPr>
        <w:t>• Review of architectural alignment, configuration drift, and deprecated components</w:t>
      </w:r>
    </w:p>
    <w:p w14:paraId="55347FAE" w14:textId="77777777" w:rsidR="00F13F6D" w:rsidRPr="00F13F6D" w:rsidRDefault="00F13F6D" w:rsidP="00DB139E">
      <w:pPr>
        <w:autoSpaceDE w:val="0"/>
        <w:autoSpaceDN w:val="0"/>
        <w:adjustRightInd w:val="0"/>
        <w:ind w:left="360"/>
        <w:rPr>
          <w:rFonts w:eastAsia="Calibri" w:cs="Arial"/>
        </w:rPr>
      </w:pPr>
      <w:r w:rsidRPr="00F13F6D">
        <w:rPr>
          <w:rFonts w:eastAsia="Calibri" w:cs="Arial"/>
        </w:rPr>
        <w:t>• Validation of compliance with VA security, privacy, accessibility, and DTC governance requirements</w:t>
      </w:r>
    </w:p>
    <w:p w14:paraId="5A130F86" w14:textId="77777777" w:rsidR="00F13F6D" w:rsidRPr="00F13F6D" w:rsidRDefault="00F13F6D" w:rsidP="00F13F6D">
      <w:pPr>
        <w:autoSpaceDE w:val="0"/>
        <w:autoSpaceDN w:val="0"/>
        <w:adjustRightInd w:val="0"/>
        <w:rPr>
          <w:rFonts w:eastAsia="Calibri" w:cs="Arial"/>
        </w:rPr>
      </w:pPr>
    </w:p>
    <w:p w14:paraId="2847754D" w14:textId="77777777" w:rsidR="00F13F6D" w:rsidRPr="00F13F6D" w:rsidRDefault="00F13F6D" w:rsidP="00F13F6D">
      <w:pPr>
        <w:autoSpaceDE w:val="0"/>
        <w:autoSpaceDN w:val="0"/>
        <w:adjustRightInd w:val="0"/>
        <w:rPr>
          <w:rFonts w:eastAsia="Calibri" w:cs="Arial"/>
        </w:rPr>
      </w:pPr>
      <w:r w:rsidRPr="00F13F6D">
        <w:rPr>
          <w:rFonts w:eastAsia="Calibri" w:cs="Arial"/>
        </w:rPr>
        <w:t>The SI shall document assessment results, risk findings, and remediation recommendations in a VA-approved repository and present them to the DTC Platform Lead(s) for review and concurrence prior to proceeding with active development.</w:t>
      </w:r>
    </w:p>
    <w:p w14:paraId="586BDAD8" w14:textId="77777777" w:rsidR="00F13F6D" w:rsidRPr="00F13F6D" w:rsidRDefault="00F13F6D" w:rsidP="00F13F6D">
      <w:pPr>
        <w:autoSpaceDE w:val="0"/>
        <w:autoSpaceDN w:val="0"/>
        <w:adjustRightInd w:val="0"/>
        <w:rPr>
          <w:rFonts w:eastAsia="Calibri" w:cs="Arial"/>
        </w:rPr>
      </w:pPr>
    </w:p>
    <w:p w14:paraId="3CB7826F" w14:textId="06F34993" w:rsidR="00F13F6D" w:rsidRPr="00F13F6D" w:rsidRDefault="00F13F6D" w:rsidP="00F13F6D">
      <w:pPr>
        <w:autoSpaceDE w:val="0"/>
        <w:autoSpaceDN w:val="0"/>
        <w:adjustRightInd w:val="0"/>
        <w:rPr>
          <w:rFonts w:eastAsia="Calibri" w:cs="Arial"/>
        </w:rPr>
      </w:pPr>
      <w:r w:rsidRPr="00F13F6D">
        <w:rPr>
          <w:rFonts w:eastAsia="Calibri" w:cs="Arial"/>
        </w:rPr>
        <w:t>Any vulnerabilities, critical defects, or high-risk technical debt identified during this assessment shall be prioritized and remediated as part of the active development effort and validated through required testing and release management quality gates before redeployment to production or re-entry into sustainment.</w:t>
      </w:r>
      <w:r w:rsidR="00A4771D">
        <w:rPr>
          <w:rFonts w:eastAsia="Calibri" w:cs="Arial"/>
        </w:rPr>
        <w:t xml:space="preserve"> All Deliverables will need to be updated until a successful transition has been approved.</w:t>
      </w:r>
    </w:p>
    <w:p w14:paraId="6713C0BA" w14:textId="77777777" w:rsidR="00F13F6D" w:rsidRPr="00F13F6D" w:rsidRDefault="00F13F6D" w:rsidP="00F13F6D">
      <w:pPr>
        <w:autoSpaceDE w:val="0"/>
        <w:autoSpaceDN w:val="0"/>
        <w:adjustRightInd w:val="0"/>
        <w:rPr>
          <w:rFonts w:eastAsia="Calibri" w:cs="Arial"/>
        </w:rPr>
      </w:pPr>
    </w:p>
    <w:p w14:paraId="7BD588B1" w14:textId="088B4806" w:rsidR="00F13F6D" w:rsidRPr="00F13F6D" w:rsidRDefault="00F13F6D" w:rsidP="00BD6D25">
      <w:pPr>
        <w:pStyle w:val="Heading4"/>
        <w:rPr>
          <w:rFonts w:eastAsia="Calibri"/>
        </w:rPr>
      </w:pPr>
      <w:bookmarkStart w:id="148" w:name="_Toc220331002"/>
      <w:r w:rsidRPr="00F13F6D">
        <w:rPr>
          <w:rFonts w:eastAsia="Calibri"/>
        </w:rPr>
        <w:t>RE-ENTRY TO SUSTAINMENT</w:t>
      </w:r>
      <w:bookmarkEnd w:id="148"/>
    </w:p>
    <w:p w14:paraId="49E9E86F" w14:textId="77777777" w:rsidR="00F13F6D" w:rsidRPr="00F13F6D" w:rsidRDefault="00F13F6D" w:rsidP="00F13F6D">
      <w:pPr>
        <w:autoSpaceDE w:val="0"/>
        <w:autoSpaceDN w:val="0"/>
        <w:adjustRightInd w:val="0"/>
        <w:rPr>
          <w:rFonts w:eastAsia="Calibri" w:cs="Arial"/>
        </w:rPr>
      </w:pPr>
    </w:p>
    <w:p w14:paraId="70F8A3C1" w14:textId="14EA6697" w:rsidR="00F13F6D" w:rsidRDefault="00F13F6D" w:rsidP="00F13F6D">
      <w:pPr>
        <w:autoSpaceDE w:val="0"/>
        <w:autoSpaceDN w:val="0"/>
        <w:adjustRightInd w:val="0"/>
        <w:rPr>
          <w:rFonts w:eastAsia="Calibri" w:cs="Arial"/>
        </w:rPr>
      </w:pPr>
      <w:r w:rsidRPr="00F13F6D">
        <w:rPr>
          <w:rFonts w:eastAsia="Calibri" w:cs="Arial"/>
        </w:rPr>
        <w:t>Upon completion of active development, the SI shall re-execute the Sustainment Checklist and obtain DTC approval prior to returning the product to sustainment status. Failure to meet sustainment requirements shall result in continued SI ownership and support responsibilities until all sustainment criteria are met.</w:t>
      </w:r>
      <w:r w:rsidR="00A4771D" w:rsidRPr="00A4771D">
        <w:rPr>
          <w:rFonts w:eastAsia="Calibri" w:cs="Arial"/>
        </w:rPr>
        <w:t xml:space="preserve"> </w:t>
      </w:r>
      <w:r w:rsidR="00A4771D">
        <w:rPr>
          <w:rFonts w:eastAsia="Calibri" w:cs="Arial"/>
        </w:rPr>
        <w:t>All Deliverables will need to be updated until a successful transition has been approved.</w:t>
      </w:r>
    </w:p>
    <w:p w14:paraId="5017B2D5" w14:textId="77777777" w:rsidR="00F13F6D" w:rsidRDefault="00F13F6D" w:rsidP="00F13F6D">
      <w:pPr>
        <w:autoSpaceDE w:val="0"/>
        <w:autoSpaceDN w:val="0"/>
        <w:adjustRightInd w:val="0"/>
        <w:rPr>
          <w:rFonts w:eastAsia="Calibri" w:cs="Arial"/>
        </w:rPr>
      </w:pPr>
    </w:p>
    <w:p w14:paraId="716CE952" w14:textId="77777777" w:rsidR="00F13F6D" w:rsidRDefault="00F13F6D" w:rsidP="00F13F6D">
      <w:pPr>
        <w:autoSpaceDE w:val="0"/>
        <w:autoSpaceDN w:val="0"/>
        <w:adjustRightInd w:val="0"/>
        <w:rPr>
          <w:rFonts w:eastAsia="Calibri" w:cs="Arial"/>
        </w:rPr>
      </w:pPr>
      <w:r w:rsidRPr="005C1B98">
        <w:rPr>
          <w:rFonts w:eastAsia="Calibri" w:cs="Arial"/>
        </w:rPr>
        <w:t>The SI is responsible for the quality of work prior to a formal transition to sustainment to address code quality issues after deployment.</w:t>
      </w:r>
    </w:p>
    <w:p w14:paraId="7A3FE3F9" w14:textId="77777777" w:rsidR="00F13F6D" w:rsidRPr="005C1B98" w:rsidRDefault="00F13F6D" w:rsidP="00F13F6D">
      <w:pPr>
        <w:autoSpaceDE w:val="0"/>
        <w:autoSpaceDN w:val="0"/>
        <w:adjustRightInd w:val="0"/>
        <w:rPr>
          <w:rFonts w:eastAsia="Calibri" w:cs="Arial"/>
        </w:rPr>
      </w:pPr>
    </w:p>
    <w:p w14:paraId="0019CAF6" w14:textId="77777777" w:rsidR="00F13F6D" w:rsidRDefault="00F13F6D" w:rsidP="00F13F6D">
      <w:pPr>
        <w:autoSpaceDE w:val="0"/>
        <w:autoSpaceDN w:val="0"/>
        <w:adjustRightInd w:val="0"/>
        <w:rPr>
          <w:rFonts w:eastAsia="Calibri" w:cs="Arial"/>
        </w:rPr>
      </w:pPr>
      <w:r w:rsidRPr="005C1B98">
        <w:rPr>
          <w:rFonts w:eastAsia="Calibri" w:cs="Arial"/>
        </w:rPr>
        <w:t>The Contractor shall support all production deployed code, configuration, customization, and enhancements for a period of 90 days to address all code quality issues discovered by DTC platform team during product warranty period for modules and components in active development in accordance with Section 5.2.5.</w:t>
      </w:r>
    </w:p>
    <w:p w14:paraId="7C3FF403" w14:textId="77777777" w:rsidR="00F13F6D" w:rsidRPr="005C1B98" w:rsidRDefault="00F13F6D" w:rsidP="00F13F6D">
      <w:pPr>
        <w:autoSpaceDE w:val="0"/>
        <w:autoSpaceDN w:val="0"/>
        <w:adjustRightInd w:val="0"/>
        <w:rPr>
          <w:rFonts w:eastAsia="Calibri" w:cs="Arial"/>
        </w:rPr>
      </w:pPr>
    </w:p>
    <w:p w14:paraId="103292CF" w14:textId="77777777" w:rsidR="004A6772" w:rsidRDefault="004A6772" w:rsidP="004A6772">
      <w:pPr>
        <w:rPr>
          <w:rFonts w:eastAsia="Calibri" w:cs="Arial"/>
        </w:rPr>
      </w:pPr>
    </w:p>
    <w:p w14:paraId="7F36D375" w14:textId="77777777" w:rsidR="004A6772" w:rsidRDefault="004A6772" w:rsidP="004A6772">
      <w:pPr>
        <w:autoSpaceDE w:val="0"/>
        <w:autoSpaceDN w:val="0"/>
        <w:adjustRightInd w:val="0"/>
        <w:rPr>
          <w:rFonts w:eastAsia="Calibri" w:cs="Arial"/>
          <w:b/>
          <w:bCs/>
        </w:rPr>
      </w:pPr>
      <w:r>
        <w:rPr>
          <w:rFonts w:eastAsia="Calibri" w:cs="Arial"/>
          <w:b/>
          <w:bCs/>
        </w:rPr>
        <w:t>Deliverables:</w:t>
      </w:r>
    </w:p>
    <w:p w14:paraId="755B1B8C" w14:textId="77777777" w:rsidR="004A6772" w:rsidRDefault="004A6772" w:rsidP="005A0FCB">
      <w:pPr>
        <w:pStyle w:val="ListParagraph"/>
        <w:numPr>
          <w:ilvl w:val="0"/>
          <w:numId w:val="80"/>
        </w:numPr>
        <w:autoSpaceDE w:val="0"/>
        <w:autoSpaceDN w:val="0"/>
        <w:adjustRightInd w:val="0"/>
        <w:rPr>
          <w:rFonts w:eastAsia="Calibri"/>
        </w:rPr>
      </w:pPr>
      <w:r w:rsidRPr="00ED4498">
        <w:rPr>
          <w:rFonts w:eastAsia="Calibri"/>
        </w:rPr>
        <w:t xml:space="preserve">Deployment Plan </w:t>
      </w:r>
    </w:p>
    <w:p w14:paraId="433CC75D" w14:textId="77777777" w:rsidR="004A6772" w:rsidRDefault="004A6772" w:rsidP="005A0FCB">
      <w:pPr>
        <w:pStyle w:val="ListParagraph"/>
        <w:numPr>
          <w:ilvl w:val="0"/>
          <w:numId w:val="80"/>
        </w:numPr>
        <w:autoSpaceDE w:val="0"/>
        <w:autoSpaceDN w:val="0"/>
        <w:adjustRightInd w:val="0"/>
        <w:rPr>
          <w:rFonts w:eastAsia="Calibri"/>
        </w:rPr>
      </w:pPr>
      <w:r>
        <w:rPr>
          <w:rFonts w:eastAsia="Calibri"/>
        </w:rPr>
        <w:t>Capability E2E Deployment Test Plan and Results</w:t>
      </w:r>
    </w:p>
    <w:p w14:paraId="0DB91E38" w14:textId="77777777" w:rsidR="004A6772" w:rsidRPr="00ED4498" w:rsidRDefault="004A6772" w:rsidP="005A0FCB">
      <w:pPr>
        <w:pStyle w:val="ListParagraph"/>
        <w:numPr>
          <w:ilvl w:val="0"/>
          <w:numId w:val="80"/>
        </w:numPr>
        <w:autoSpaceDE w:val="0"/>
        <w:autoSpaceDN w:val="0"/>
        <w:adjustRightInd w:val="0"/>
        <w:rPr>
          <w:rFonts w:eastAsia="Calibri"/>
        </w:rPr>
      </w:pPr>
      <w:r w:rsidRPr="00ED4498">
        <w:rPr>
          <w:rFonts w:eastAsia="Calibri"/>
        </w:rPr>
        <w:t>Release Notes</w:t>
      </w:r>
    </w:p>
    <w:p w14:paraId="11C8FF3F" w14:textId="77777777" w:rsidR="004A6772" w:rsidRDefault="004A6772" w:rsidP="004A6772">
      <w:pPr>
        <w:autoSpaceDE w:val="0"/>
        <w:autoSpaceDN w:val="0"/>
        <w:adjustRightInd w:val="0"/>
        <w:rPr>
          <w:rFonts w:eastAsia="Calibri" w:cs="Arial"/>
        </w:rPr>
      </w:pPr>
    </w:p>
    <w:p w14:paraId="66F4D080" w14:textId="77777777" w:rsidR="004A6772" w:rsidRDefault="004A6772" w:rsidP="004A6772">
      <w:pPr>
        <w:pStyle w:val="Heading3"/>
      </w:pPr>
      <w:bookmarkStart w:id="149" w:name="_Toc40993522"/>
      <w:bookmarkStart w:id="150" w:name="_Toc49923291"/>
      <w:bookmarkStart w:id="151" w:name="_Toc142578633"/>
      <w:bookmarkStart w:id="152" w:name="_Toc220331003"/>
      <w:r w:rsidRPr="00D84E5E">
        <w:t>TRAINING</w:t>
      </w:r>
      <w:r>
        <w:t xml:space="preserve"> SERVICES</w:t>
      </w:r>
      <w:bookmarkEnd w:id="149"/>
      <w:bookmarkEnd w:id="150"/>
      <w:bookmarkEnd w:id="151"/>
      <w:bookmarkEnd w:id="152"/>
    </w:p>
    <w:p w14:paraId="7219199A" w14:textId="71E6745A" w:rsidR="00971862" w:rsidRPr="005C1B98" w:rsidRDefault="00971862" w:rsidP="00971862">
      <w:pPr>
        <w:autoSpaceDE w:val="0"/>
        <w:autoSpaceDN w:val="0"/>
        <w:adjustRightInd w:val="0"/>
        <w:rPr>
          <w:rFonts w:eastAsia="Calibri" w:cs="Arial"/>
        </w:rPr>
      </w:pPr>
      <w:r w:rsidRPr="005C1B98">
        <w:rPr>
          <w:rFonts w:eastAsia="Calibri" w:cs="Arial"/>
        </w:rPr>
        <w:t xml:space="preserve">The Contractor shall develop and deliver a Training Plan detailing the planning and delivery of instruction leveraging the most appropriate training methods and materials for the </w:t>
      </w:r>
      <w:r w:rsidR="0001055A">
        <w:rPr>
          <w:rFonts w:eastAsia="Calibri" w:cs="Arial"/>
        </w:rPr>
        <w:t>EDGE</w:t>
      </w:r>
      <w:r w:rsidRPr="005C1B98">
        <w:rPr>
          <w:rFonts w:eastAsia="Calibri" w:cs="Arial"/>
        </w:rPr>
        <w:t xml:space="preserve"> solution. The Training Plan may include any combination of materials, such as technology-based learning, simulations, self-paced learning, reference </w:t>
      </w:r>
      <w:r w:rsidRPr="005C1B98">
        <w:rPr>
          <w:rFonts w:eastAsia="Calibri" w:cs="Arial"/>
        </w:rPr>
        <w:lastRenderedPageBreak/>
        <w:t xml:space="preserve">materials, multimedia clips, webinars, coaching/mentoring, virtual and in-person training sessions, and knowledge management repositories.  The Contractor shall utilize </w:t>
      </w:r>
      <w:r w:rsidRPr="005C1B98">
        <w:rPr>
          <w:rFonts w:cs="Arial"/>
        </w:rPr>
        <w:t>DTC Platform Lead(s)</w:t>
      </w:r>
      <w:r w:rsidRPr="005C1B98">
        <w:rPr>
          <w:rFonts w:eastAsia="Calibri" w:cs="Arial"/>
        </w:rPr>
        <w:t xml:space="preserve"> approved tools, repositories, and resources to develop, deliver, and conduct training services. The Contractor shall create and maintain Training Materials IAW with the delivery of </w:t>
      </w:r>
      <w:r w:rsidR="0001055A">
        <w:rPr>
          <w:rFonts w:eastAsia="Calibri" w:cs="Arial"/>
        </w:rPr>
        <w:t>EDGE</w:t>
      </w:r>
      <w:r w:rsidRPr="005C1B98">
        <w:rPr>
          <w:rFonts w:eastAsia="Calibri" w:cs="Arial"/>
        </w:rPr>
        <w:t xml:space="preserve"> solutions outlined in the Section 5.2.4, Product Delivery Roadmap and PI Planning. The Contractor shall ensure all end-user functionality and Section 508 compliance requirements are fulfilled within the Training Materials. Training sessions may be recorded for future use per direction of the </w:t>
      </w:r>
      <w:r w:rsidRPr="005C1B98">
        <w:rPr>
          <w:rFonts w:cs="Arial"/>
        </w:rPr>
        <w:t>DTC Platform Lead(s)</w:t>
      </w:r>
      <w:r w:rsidRPr="005C1B98">
        <w:rPr>
          <w:rFonts w:eastAsia="Calibri" w:cs="Arial"/>
        </w:rPr>
        <w:t>.</w:t>
      </w:r>
    </w:p>
    <w:p w14:paraId="0243C5A9" w14:textId="77777777" w:rsidR="00971862" w:rsidRDefault="00971862" w:rsidP="00971862">
      <w:pPr>
        <w:autoSpaceDE w:val="0"/>
        <w:autoSpaceDN w:val="0"/>
        <w:adjustRightInd w:val="0"/>
        <w:rPr>
          <w:rFonts w:eastAsia="Calibri" w:cs="Arial"/>
        </w:rPr>
      </w:pPr>
    </w:p>
    <w:p w14:paraId="47F81FEE" w14:textId="1D6D3981" w:rsidR="00971862" w:rsidRPr="005C1B98" w:rsidRDefault="00971862" w:rsidP="00971862">
      <w:pPr>
        <w:autoSpaceDE w:val="0"/>
        <w:autoSpaceDN w:val="0"/>
        <w:adjustRightInd w:val="0"/>
        <w:rPr>
          <w:rFonts w:eastAsia="Calibri" w:cs="Arial"/>
        </w:rPr>
      </w:pPr>
      <w:r w:rsidRPr="005C1B98">
        <w:rPr>
          <w:rFonts w:eastAsia="Calibri" w:cs="Arial"/>
        </w:rPr>
        <w:t xml:space="preserve">The Contractor shall solicit end-user training feedback and document the results in the Training Effectiveness Report to establish a training effectiveness score to measure, identify, and implement improvement opportunities.  </w:t>
      </w:r>
    </w:p>
    <w:p w14:paraId="0F647F1D" w14:textId="77777777" w:rsidR="00971862" w:rsidRDefault="00971862" w:rsidP="00971862">
      <w:pPr>
        <w:autoSpaceDE w:val="0"/>
        <w:autoSpaceDN w:val="0"/>
        <w:adjustRightInd w:val="0"/>
        <w:rPr>
          <w:rFonts w:eastAsia="Calibri" w:cs="Arial"/>
        </w:rPr>
      </w:pPr>
    </w:p>
    <w:p w14:paraId="14EDD863" w14:textId="55FE147A" w:rsidR="00971862" w:rsidRPr="005C1B98" w:rsidRDefault="00971862" w:rsidP="00971862">
      <w:pPr>
        <w:autoSpaceDE w:val="0"/>
        <w:autoSpaceDN w:val="0"/>
        <w:adjustRightInd w:val="0"/>
        <w:rPr>
          <w:rFonts w:eastAsia="Calibri" w:cs="Arial"/>
        </w:rPr>
      </w:pPr>
      <w:r w:rsidRPr="005C1B98">
        <w:rPr>
          <w:rFonts w:eastAsia="Calibri" w:cs="Arial"/>
        </w:rPr>
        <w:t>The Contractor shall:</w:t>
      </w:r>
    </w:p>
    <w:p w14:paraId="0393092A" w14:textId="00C29E2F" w:rsidR="00971862" w:rsidRPr="005C1B98" w:rsidRDefault="00971862" w:rsidP="005A0FCB">
      <w:pPr>
        <w:pStyle w:val="ListParagraph"/>
        <w:numPr>
          <w:ilvl w:val="0"/>
          <w:numId w:val="75"/>
        </w:numPr>
        <w:autoSpaceDE w:val="0"/>
        <w:autoSpaceDN w:val="0"/>
        <w:adjustRightInd w:val="0"/>
        <w:spacing w:before="0" w:after="200" w:line="276" w:lineRule="auto"/>
        <w:rPr>
          <w:rFonts w:eastAsia="Calibri"/>
        </w:rPr>
      </w:pPr>
      <w:r w:rsidRPr="005C1B98">
        <w:rPr>
          <w:rFonts w:eastAsia="Calibri"/>
        </w:rPr>
        <w:t xml:space="preserve">Develop end user Training Materials based on </w:t>
      </w:r>
      <w:r w:rsidR="0001055A">
        <w:rPr>
          <w:rFonts w:eastAsia="Calibri"/>
        </w:rPr>
        <w:t>EDGE</w:t>
      </w:r>
      <w:r w:rsidRPr="005C1B98">
        <w:rPr>
          <w:rFonts w:eastAsia="Calibri"/>
        </w:rPr>
        <w:t xml:space="preserve"> solution roadmap and delivery.</w:t>
      </w:r>
    </w:p>
    <w:p w14:paraId="3AD33067" w14:textId="77777777" w:rsidR="00971862" w:rsidRPr="00707869" w:rsidRDefault="00971862" w:rsidP="005A0FCB">
      <w:pPr>
        <w:pStyle w:val="ListParagraph"/>
        <w:numPr>
          <w:ilvl w:val="0"/>
          <w:numId w:val="75"/>
        </w:numPr>
        <w:autoSpaceDE w:val="0"/>
        <w:autoSpaceDN w:val="0"/>
        <w:adjustRightInd w:val="0"/>
        <w:spacing w:before="0" w:after="200" w:line="276" w:lineRule="auto"/>
        <w:rPr>
          <w:rFonts w:eastAsia="Calibri"/>
        </w:rPr>
      </w:pPr>
      <w:r w:rsidRPr="00707869">
        <w:rPr>
          <w:rFonts w:eastAsia="Calibri"/>
        </w:rPr>
        <w:t xml:space="preserve">Solicit end-user training feedback to identify and implement training improvement opportunities. </w:t>
      </w:r>
    </w:p>
    <w:p w14:paraId="25289DAD" w14:textId="77777777" w:rsidR="004A6772" w:rsidRDefault="004A6772" w:rsidP="004A6772">
      <w:pPr>
        <w:autoSpaceDE w:val="0"/>
        <w:autoSpaceDN w:val="0"/>
        <w:adjustRightInd w:val="0"/>
        <w:rPr>
          <w:rFonts w:eastAsia="Calibri" w:cs="Arial"/>
        </w:rPr>
      </w:pPr>
    </w:p>
    <w:p w14:paraId="2235C38D" w14:textId="77777777" w:rsidR="004A6772" w:rsidRDefault="004A6772" w:rsidP="004A6772">
      <w:pPr>
        <w:autoSpaceDE w:val="0"/>
        <w:autoSpaceDN w:val="0"/>
        <w:adjustRightInd w:val="0"/>
        <w:rPr>
          <w:rFonts w:eastAsia="Calibri" w:cs="Arial"/>
          <w:b/>
          <w:bCs/>
        </w:rPr>
      </w:pPr>
      <w:r>
        <w:rPr>
          <w:rFonts w:eastAsia="Calibri" w:cs="Arial"/>
          <w:b/>
          <w:bCs/>
        </w:rPr>
        <w:t>Deliverables:</w:t>
      </w:r>
    </w:p>
    <w:p w14:paraId="039BB990" w14:textId="77777777" w:rsidR="004A6772" w:rsidRPr="003D4F7A" w:rsidRDefault="004A6772" w:rsidP="005A0FCB">
      <w:pPr>
        <w:pStyle w:val="ListParagraph"/>
        <w:numPr>
          <w:ilvl w:val="0"/>
          <w:numId w:val="76"/>
        </w:numPr>
        <w:autoSpaceDE w:val="0"/>
        <w:autoSpaceDN w:val="0"/>
        <w:adjustRightInd w:val="0"/>
        <w:rPr>
          <w:rFonts w:eastAsia="Calibri"/>
        </w:rPr>
      </w:pPr>
      <w:r w:rsidRPr="003D4F7A">
        <w:rPr>
          <w:rFonts w:eastAsia="Calibri"/>
        </w:rPr>
        <w:t>Training Plan</w:t>
      </w:r>
    </w:p>
    <w:p w14:paraId="082A8BC7" w14:textId="77777777" w:rsidR="004A6772" w:rsidRDefault="004A6772" w:rsidP="005A0FCB">
      <w:pPr>
        <w:pStyle w:val="ListParagraph"/>
        <w:numPr>
          <w:ilvl w:val="0"/>
          <w:numId w:val="76"/>
        </w:numPr>
        <w:autoSpaceDE w:val="0"/>
        <w:autoSpaceDN w:val="0"/>
        <w:adjustRightInd w:val="0"/>
        <w:rPr>
          <w:rFonts w:eastAsia="Calibri"/>
        </w:rPr>
      </w:pPr>
      <w:r w:rsidRPr="003D4F7A">
        <w:rPr>
          <w:rFonts w:ascii="ArialMT" w:eastAsia="Calibri" w:hAnsi="ArialMT" w:cs="ArialMT"/>
        </w:rPr>
        <w:t xml:space="preserve">Training Materials </w:t>
      </w:r>
    </w:p>
    <w:p w14:paraId="63410930" w14:textId="77777777" w:rsidR="004A6772" w:rsidRPr="003D4F7A" w:rsidRDefault="004A6772" w:rsidP="005A0FCB">
      <w:pPr>
        <w:pStyle w:val="ListParagraph"/>
        <w:numPr>
          <w:ilvl w:val="0"/>
          <w:numId w:val="76"/>
        </w:numPr>
        <w:autoSpaceDE w:val="0"/>
        <w:autoSpaceDN w:val="0"/>
        <w:adjustRightInd w:val="0"/>
        <w:rPr>
          <w:rFonts w:eastAsia="Calibri"/>
        </w:rPr>
      </w:pPr>
      <w:r>
        <w:rPr>
          <w:rFonts w:eastAsia="Calibri"/>
        </w:rPr>
        <w:t xml:space="preserve">Training </w:t>
      </w:r>
      <w:r w:rsidRPr="003D4F7A">
        <w:rPr>
          <w:rFonts w:eastAsia="Calibri"/>
        </w:rPr>
        <w:t>Effectiveness Report</w:t>
      </w:r>
    </w:p>
    <w:p w14:paraId="4DB8FAD9" w14:textId="1E622C00" w:rsidR="008D69F6" w:rsidRPr="00501586" w:rsidRDefault="008D69F6" w:rsidP="008D69F6">
      <w:pPr>
        <w:pStyle w:val="Heading2"/>
        <w:rPr>
          <w:rFonts w:eastAsia="Calibri"/>
        </w:rPr>
      </w:pPr>
      <w:bookmarkStart w:id="153" w:name="_Toc220331004"/>
      <w:bookmarkStart w:id="154" w:name="_Toc40993523"/>
      <w:bookmarkStart w:id="155" w:name="_Toc49923292"/>
      <w:bookmarkStart w:id="156" w:name="_Toc142578634"/>
      <w:r>
        <w:rPr>
          <w:rFonts w:eastAsia="Calibri"/>
          <w:caps w:val="0"/>
        </w:rPr>
        <w:t>E</w:t>
      </w:r>
      <w:r w:rsidRPr="00501586">
        <w:rPr>
          <w:rFonts w:eastAsia="Calibri"/>
          <w:caps w:val="0"/>
        </w:rPr>
        <w:t>DGE SYSTEM INTEGRATOR SUPPLEMENTAL SUPPORT (T&amp;M)</w:t>
      </w:r>
      <w:bookmarkEnd w:id="153"/>
    </w:p>
    <w:p w14:paraId="4C7C4640" w14:textId="636C8BA5" w:rsidR="008D69F6" w:rsidRPr="00501586" w:rsidRDefault="008D69F6" w:rsidP="008D69F6">
      <w:pPr>
        <w:rPr>
          <w:rFonts w:eastAsia="Calibri"/>
        </w:rPr>
      </w:pPr>
      <w:r w:rsidRPr="00501586">
        <w:rPr>
          <w:rFonts w:eastAsia="Calibri"/>
        </w:rPr>
        <w:t xml:space="preserve">This task is to help augment the Firm Fixed Price (FFP) system </w:t>
      </w:r>
      <w:r w:rsidR="00692A5B">
        <w:rPr>
          <w:rFonts w:eastAsia="Calibri"/>
        </w:rPr>
        <w:t xml:space="preserve">configurations, </w:t>
      </w:r>
      <w:r w:rsidRPr="00501586">
        <w:rPr>
          <w:rFonts w:eastAsia="Calibri"/>
        </w:rPr>
        <w:t>integration</w:t>
      </w:r>
      <w:r w:rsidR="00692A5B">
        <w:rPr>
          <w:rFonts w:eastAsia="Calibri"/>
        </w:rPr>
        <w:t>, and operational s</w:t>
      </w:r>
      <w:r w:rsidR="00DE10F8">
        <w:rPr>
          <w:rFonts w:eastAsia="Calibri"/>
        </w:rPr>
        <w:t xml:space="preserve">upport services </w:t>
      </w:r>
      <w:r w:rsidRPr="00501586">
        <w:rPr>
          <w:rFonts w:eastAsia="Calibri"/>
        </w:rPr>
        <w:t>already being performed in Sections 5.</w:t>
      </w:r>
      <w:r w:rsidR="00981F46">
        <w:rPr>
          <w:rFonts w:eastAsia="Calibri"/>
        </w:rPr>
        <w:t>4</w:t>
      </w:r>
      <w:r w:rsidRPr="00501586">
        <w:rPr>
          <w:rFonts w:eastAsia="Calibri"/>
        </w:rPr>
        <w:t>-5.</w:t>
      </w:r>
      <w:r w:rsidR="00CB0E10">
        <w:rPr>
          <w:rFonts w:eastAsia="Calibri"/>
        </w:rPr>
        <w:t>15</w:t>
      </w:r>
      <w:r w:rsidRPr="00501586">
        <w:rPr>
          <w:rFonts w:eastAsia="Calibri"/>
        </w:rPr>
        <w:t xml:space="preserve"> by providing specialized, on-demand supplemental support for</w:t>
      </w:r>
      <w:ins w:id="157" w:author="Awad, Mario" w:date="2026-03-04T14:10:00Z" w16du:dateUtc="2026-03-04T19:10:00Z">
        <w:r w:rsidR="00824FC4">
          <w:rPr>
            <w:rFonts w:eastAsia="Calibri"/>
          </w:rPr>
          <w:t xml:space="preserve"> </w:t>
        </w:r>
      </w:ins>
      <w:del w:id="158" w:author="Awad, Mario" w:date="2026-03-04T14:10:00Z" w16du:dateUtc="2026-03-04T19:10:00Z">
        <w:r w:rsidRPr="00501586" w:rsidDel="00824FC4">
          <w:rPr>
            <w:rFonts w:eastAsia="Calibri"/>
          </w:rPr>
          <w:delText xml:space="preserve"> Low Code / No Code (</w:delText>
        </w:r>
      </w:del>
      <w:r w:rsidRPr="00501586">
        <w:rPr>
          <w:rFonts w:eastAsia="Calibri"/>
        </w:rPr>
        <w:t>LCNC</w:t>
      </w:r>
      <w:del w:id="159" w:author="Awad, Mario" w:date="2026-03-04T14:09:00Z" w16du:dateUtc="2026-03-04T19:09:00Z">
        <w:r w:rsidRPr="00501586" w:rsidDel="00824FC4">
          <w:rPr>
            <w:rFonts w:eastAsia="Calibri"/>
          </w:rPr>
          <w:delText>)</w:delText>
        </w:r>
      </w:del>
      <w:r w:rsidRPr="00501586">
        <w:rPr>
          <w:rFonts w:eastAsia="Calibri"/>
        </w:rPr>
        <w:t xml:space="preserve"> system integrations to meet emerging </w:t>
      </w:r>
      <w:del w:id="160" w:author="Awad, Mario" w:date="2026-03-04T14:02:00Z" w16du:dateUtc="2026-03-04T19:02:00Z">
        <w:r w:rsidRPr="00501586" w:rsidDel="00176A33">
          <w:rPr>
            <w:rFonts w:eastAsia="Calibri"/>
          </w:rPr>
          <w:delText>Department of Veterans Affairs (</w:delText>
        </w:r>
      </w:del>
      <w:r w:rsidRPr="00501586">
        <w:rPr>
          <w:rFonts w:eastAsia="Calibri"/>
        </w:rPr>
        <w:t>VA</w:t>
      </w:r>
      <w:del w:id="161" w:author="Awad, Mario" w:date="2026-03-04T14:02:00Z" w16du:dateUtc="2026-03-04T19:02:00Z">
        <w:r w:rsidRPr="00501586" w:rsidDel="00176A33">
          <w:rPr>
            <w:rFonts w:eastAsia="Calibri"/>
          </w:rPr>
          <w:delText>)</w:delText>
        </w:r>
      </w:del>
      <w:r w:rsidRPr="00501586">
        <w:rPr>
          <w:rFonts w:eastAsia="Calibri"/>
        </w:rPr>
        <w:t xml:space="preserve"> customer. This task section is supplemental to the Contractor’s FFP system integration responsibilities and work performed under this task shall not duplicate or replace baseline FFP deliverables. </w:t>
      </w:r>
    </w:p>
    <w:p w14:paraId="569FE2E9" w14:textId="77777777" w:rsidR="008D69F6" w:rsidRPr="00501586" w:rsidRDefault="008D69F6" w:rsidP="008D69F6">
      <w:pPr>
        <w:rPr>
          <w:rFonts w:eastAsia="Calibri"/>
        </w:rPr>
      </w:pPr>
    </w:p>
    <w:p w14:paraId="4ED0E06E" w14:textId="77777777" w:rsidR="008D69F6" w:rsidRPr="00501586" w:rsidRDefault="008D69F6" w:rsidP="008D69F6">
      <w:pPr>
        <w:rPr>
          <w:rFonts w:eastAsia="Calibri"/>
        </w:rPr>
      </w:pPr>
      <w:r w:rsidRPr="00501586">
        <w:rPr>
          <w:rFonts w:eastAsia="Calibri"/>
        </w:rPr>
        <w:t xml:space="preserve">Instead, it is intended to provide VA with flexibility to obtain specialized or emergent support that cannot be reasonably anticipated, estimated, or priced under the FFP structure. The Contractor shall provide technical and functional resources to supplement the Contractor’s ongoing FFP system integration activities by addressing requirements such as emergent integration needs, rapid prototyping, complex troubleshooting, specialized configuration, or cross-platform interoperability where scope, level of effort, or timing cannot be reasonably estimated in advance. </w:t>
      </w:r>
    </w:p>
    <w:p w14:paraId="3E3EC95B" w14:textId="77777777" w:rsidR="008D69F6" w:rsidRPr="00501586" w:rsidRDefault="008D69F6" w:rsidP="008D69F6">
      <w:pPr>
        <w:rPr>
          <w:rFonts w:eastAsia="Calibri"/>
        </w:rPr>
      </w:pPr>
    </w:p>
    <w:p w14:paraId="09BF8965" w14:textId="77777777" w:rsidR="008D69F6" w:rsidRPr="00501586" w:rsidRDefault="008D69F6" w:rsidP="008D69F6">
      <w:pPr>
        <w:rPr>
          <w:rFonts w:eastAsia="Calibri"/>
        </w:rPr>
      </w:pPr>
      <w:r w:rsidRPr="00501586">
        <w:rPr>
          <w:rFonts w:eastAsia="Calibri"/>
        </w:rPr>
        <w:t>The Contractor shall:</w:t>
      </w:r>
    </w:p>
    <w:p w14:paraId="1406994C" w14:textId="77777777" w:rsidR="008D69F6" w:rsidRPr="00501586" w:rsidRDefault="008D69F6" w:rsidP="008D69F6">
      <w:pPr>
        <w:rPr>
          <w:rFonts w:eastAsia="Calibri"/>
        </w:rPr>
      </w:pPr>
    </w:p>
    <w:p w14:paraId="5C33B586" w14:textId="77777777" w:rsidR="008D69F6" w:rsidRPr="00501586" w:rsidRDefault="008D69F6" w:rsidP="008D69F6">
      <w:pPr>
        <w:numPr>
          <w:ilvl w:val="0"/>
          <w:numId w:val="93"/>
        </w:numPr>
        <w:rPr>
          <w:rFonts w:eastAsia="Calibri"/>
        </w:rPr>
      </w:pPr>
      <w:r w:rsidRPr="00501586">
        <w:rPr>
          <w:rFonts w:eastAsia="Calibri"/>
        </w:rPr>
        <w:lastRenderedPageBreak/>
        <w:t>Provide surge capacity and subject matter expertise to complement baseline integration services.</w:t>
      </w:r>
    </w:p>
    <w:p w14:paraId="46C7C95E" w14:textId="77777777" w:rsidR="008D69F6" w:rsidRPr="00501586" w:rsidRDefault="008D69F6" w:rsidP="008D69F6">
      <w:pPr>
        <w:numPr>
          <w:ilvl w:val="0"/>
          <w:numId w:val="93"/>
        </w:numPr>
        <w:rPr>
          <w:rFonts w:eastAsia="Calibri"/>
        </w:rPr>
      </w:pPr>
      <w:r w:rsidRPr="00501586">
        <w:rPr>
          <w:rFonts w:eastAsia="Calibri"/>
        </w:rPr>
        <w:t>Address emergent or undefined requirements quickly without modifying the baseline.</w:t>
      </w:r>
    </w:p>
    <w:p w14:paraId="7985065E" w14:textId="77777777" w:rsidR="008D69F6" w:rsidRPr="00501586" w:rsidRDefault="008D69F6" w:rsidP="008D69F6">
      <w:pPr>
        <w:numPr>
          <w:ilvl w:val="0"/>
          <w:numId w:val="93"/>
        </w:numPr>
        <w:rPr>
          <w:rFonts w:eastAsia="Calibri"/>
        </w:rPr>
      </w:pPr>
      <w:r w:rsidRPr="00501586">
        <w:rPr>
          <w:rFonts w:eastAsia="Calibri"/>
        </w:rPr>
        <w:t>Ensure continuity, interoperability, and compliance with VA enterprise standards while enabling rapid delivery of LCNC capabilities.</w:t>
      </w:r>
    </w:p>
    <w:p w14:paraId="7F524193" w14:textId="77777777" w:rsidR="008D69F6" w:rsidRPr="00501586" w:rsidRDefault="008D69F6" w:rsidP="008D69F6">
      <w:pPr>
        <w:numPr>
          <w:ilvl w:val="0"/>
          <w:numId w:val="94"/>
        </w:numPr>
        <w:rPr>
          <w:rFonts w:eastAsia="Calibri"/>
        </w:rPr>
      </w:pPr>
      <w:r w:rsidRPr="00501586">
        <w:rPr>
          <w:rFonts w:eastAsia="Calibri"/>
        </w:rPr>
        <w:t>Build, configure, and deploy LCNC applications and workflows beyond the original scope of deliverables.</w:t>
      </w:r>
    </w:p>
    <w:p w14:paraId="11AAA74E" w14:textId="77777777" w:rsidR="008D69F6" w:rsidRPr="00501586" w:rsidRDefault="008D69F6" w:rsidP="008D69F6">
      <w:pPr>
        <w:numPr>
          <w:ilvl w:val="0"/>
          <w:numId w:val="94"/>
        </w:numPr>
        <w:rPr>
          <w:rFonts w:eastAsia="Calibri"/>
        </w:rPr>
      </w:pPr>
      <w:r w:rsidRPr="00501586">
        <w:rPr>
          <w:rFonts w:eastAsia="Calibri"/>
        </w:rPr>
        <w:t>Prototype and demonstrate functionality to inform VA business decisions.</w:t>
      </w:r>
    </w:p>
    <w:p w14:paraId="5AE11B66" w14:textId="77777777" w:rsidR="008D69F6" w:rsidRPr="00501586" w:rsidRDefault="008D69F6" w:rsidP="008D69F6">
      <w:pPr>
        <w:numPr>
          <w:ilvl w:val="0"/>
          <w:numId w:val="94"/>
        </w:numPr>
        <w:rPr>
          <w:rFonts w:eastAsia="Calibri"/>
        </w:rPr>
      </w:pPr>
      <w:r w:rsidRPr="00501586">
        <w:rPr>
          <w:rFonts w:eastAsia="Calibri"/>
        </w:rPr>
        <w:t>Design and implement custom integrations between LCNC platforms and VA enterprise systems where needs are not fully defined at the outset.</w:t>
      </w:r>
    </w:p>
    <w:p w14:paraId="08E4FD83" w14:textId="6DE50688" w:rsidR="008D69F6" w:rsidRPr="00501586" w:rsidRDefault="008D69F6" w:rsidP="008D69F6">
      <w:pPr>
        <w:numPr>
          <w:ilvl w:val="0"/>
          <w:numId w:val="95"/>
        </w:numPr>
        <w:rPr>
          <w:rFonts w:eastAsia="Calibri"/>
        </w:rPr>
      </w:pPr>
      <w:r w:rsidRPr="00501586">
        <w:rPr>
          <w:rFonts w:eastAsia="Calibri"/>
        </w:rPr>
        <w:t xml:space="preserve">Provide </w:t>
      </w:r>
      <w:r w:rsidR="00DE10F8" w:rsidRPr="00501586">
        <w:rPr>
          <w:rFonts w:eastAsia="Calibri"/>
        </w:rPr>
        <w:t>rapid response</w:t>
      </w:r>
      <w:r w:rsidRPr="00501586">
        <w:rPr>
          <w:rFonts w:eastAsia="Calibri"/>
        </w:rPr>
        <w:t xml:space="preserve"> engineering for high-priority interoperability issues (e.g., APIs, VAEC, IAM, MVI, Cerner, VA.gov).</w:t>
      </w:r>
    </w:p>
    <w:p w14:paraId="53DE3BD1" w14:textId="77777777" w:rsidR="008D69F6" w:rsidRPr="00501586" w:rsidRDefault="008D69F6" w:rsidP="008D69F6">
      <w:pPr>
        <w:numPr>
          <w:ilvl w:val="0"/>
          <w:numId w:val="95"/>
        </w:numPr>
        <w:rPr>
          <w:rFonts w:eastAsia="Calibri"/>
        </w:rPr>
      </w:pPr>
      <w:r w:rsidRPr="00501586">
        <w:rPr>
          <w:rFonts w:eastAsia="Calibri"/>
        </w:rPr>
        <w:t>Perform root-cause analysis and remediation of critical defects or performance issues not covered under the FFP baseline.</w:t>
      </w:r>
    </w:p>
    <w:p w14:paraId="0FA9A7BB" w14:textId="77777777" w:rsidR="008D69F6" w:rsidRPr="00501586" w:rsidRDefault="008D69F6" w:rsidP="008D69F6">
      <w:pPr>
        <w:numPr>
          <w:ilvl w:val="0"/>
          <w:numId w:val="96"/>
        </w:numPr>
        <w:rPr>
          <w:rFonts w:eastAsia="Calibri"/>
        </w:rPr>
      </w:pPr>
      <w:r w:rsidRPr="00501586">
        <w:rPr>
          <w:rFonts w:eastAsia="Calibri"/>
        </w:rPr>
        <w:t>Provide Tier 2/Tier 3 support requiring advanced platform expertise.</w:t>
      </w:r>
    </w:p>
    <w:p w14:paraId="7A946C80" w14:textId="77777777" w:rsidR="008D69F6" w:rsidRPr="00501586" w:rsidRDefault="008D69F6" w:rsidP="008D69F6">
      <w:pPr>
        <w:numPr>
          <w:ilvl w:val="0"/>
          <w:numId w:val="96"/>
        </w:numPr>
        <w:rPr>
          <w:rFonts w:eastAsia="Calibri"/>
        </w:rPr>
      </w:pPr>
      <w:r w:rsidRPr="00501586">
        <w:rPr>
          <w:rFonts w:eastAsia="Calibri"/>
        </w:rPr>
        <w:t>Provide SME services for new or emerging use cases.</w:t>
      </w:r>
    </w:p>
    <w:p w14:paraId="2B1353DA" w14:textId="77777777" w:rsidR="008D69F6" w:rsidRPr="00501586" w:rsidRDefault="008D69F6" w:rsidP="008D69F6">
      <w:pPr>
        <w:numPr>
          <w:ilvl w:val="0"/>
          <w:numId w:val="96"/>
        </w:numPr>
        <w:rPr>
          <w:rFonts w:eastAsia="Calibri"/>
        </w:rPr>
      </w:pPr>
      <w:r w:rsidRPr="00501586">
        <w:rPr>
          <w:rFonts w:eastAsia="Calibri"/>
        </w:rPr>
        <w:t>Conduct ad-hoc workshops or technical training sessions for VA staff.</w:t>
      </w:r>
    </w:p>
    <w:p w14:paraId="1F8494A9" w14:textId="77777777" w:rsidR="008D69F6" w:rsidRPr="00501586" w:rsidRDefault="008D69F6" w:rsidP="008D69F6">
      <w:pPr>
        <w:rPr>
          <w:rFonts w:eastAsia="Calibri"/>
          <w:b/>
          <w:bCs/>
        </w:rPr>
      </w:pPr>
    </w:p>
    <w:p w14:paraId="3C47CF4B" w14:textId="77777777" w:rsidR="008D69F6" w:rsidRPr="00501586" w:rsidRDefault="008D69F6" w:rsidP="008D69F6">
      <w:pPr>
        <w:rPr>
          <w:rFonts w:eastAsia="Calibri"/>
        </w:rPr>
      </w:pPr>
      <w:r w:rsidRPr="00501586">
        <w:rPr>
          <w:rFonts w:eastAsia="Calibri"/>
        </w:rPr>
        <w:t>T&amp;M task orders may utilize the following labor categories (or equivalent as defined in the contract):</w:t>
      </w:r>
    </w:p>
    <w:p w14:paraId="29E8370E" w14:textId="77777777" w:rsidR="008D69F6" w:rsidRPr="00501586" w:rsidRDefault="008D69F6" w:rsidP="008D69F6">
      <w:pPr>
        <w:numPr>
          <w:ilvl w:val="0"/>
          <w:numId w:val="97"/>
        </w:numPr>
        <w:rPr>
          <w:rFonts w:eastAsia="Calibri"/>
        </w:rPr>
      </w:pPr>
      <w:r w:rsidRPr="00501586">
        <w:rPr>
          <w:rFonts w:eastAsia="Calibri"/>
        </w:rPr>
        <w:t>LCNC Solution Architect</w:t>
      </w:r>
    </w:p>
    <w:p w14:paraId="4C94E083" w14:textId="77777777" w:rsidR="008D69F6" w:rsidRPr="00501586" w:rsidRDefault="008D69F6" w:rsidP="008D69F6">
      <w:pPr>
        <w:numPr>
          <w:ilvl w:val="0"/>
          <w:numId w:val="97"/>
        </w:numPr>
        <w:rPr>
          <w:rFonts w:eastAsia="Calibri"/>
        </w:rPr>
      </w:pPr>
      <w:r w:rsidRPr="00501586">
        <w:rPr>
          <w:rFonts w:eastAsia="Calibri"/>
        </w:rPr>
        <w:t>Platform Developer/Configurator (Salesforce, Appian, Pega, MS Power Platform)</w:t>
      </w:r>
    </w:p>
    <w:p w14:paraId="0675E5EC" w14:textId="77777777" w:rsidR="008D69F6" w:rsidRPr="00501586" w:rsidRDefault="008D69F6" w:rsidP="008D69F6">
      <w:pPr>
        <w:numPr>
          <w:ilvl w:val="0"/>
          <w:numId w:val="97"/>
        </w:numPr>
        <w:rPr>
          <w:rFonts w:eastAsia="Calibri"/>
        </w:rPr>
      </w:pPr>
      <w:r w:rsidRPr="00501586">
        <w:rPr>
          <w:rFonts w:eastAsia="Calibri"/>
        </w:rPr>
        <w:t>Integration Engineer</w:t>
      </w:r>
    </w:p>
    <w:p w14:paraId="74024A86" w14:textId="77777777" w:rsidR="008D69F6" w:rsidRPr="00501586" w:rsidRDefault="008D69F6" w:rsidP="008D69F6">
      <w:pPr>
        <w:numPr>
          <w:ilvl w:val="0"/>
          <w:numId w:val="97"/>
        </w:numPr>
        <w:rPr>
          <w:rFonts w:eastAsia="Calibri"/>
        </w:rPr>
      </w:pPr>
      <w:r w:rsidRPr="00501586">
        <w:rPr>
          <w:rFonts w:eastAsia="Calibri"/>
        </w:rPr>
        <w:t>Cybersecurity &amp; Compliance Specialist</w:t>
      </w:r>
    </w:p>
    <w:p w14:paraId="16F1F4F0" w14:textId="77777777" w:rsidR="008D69F6" w:rsidRPr="00501586" w:rsidRDefault="008D69F6" w:rsidP="008D69F6">
      <w:pPr>
        <w:numPr>
          <w:ilvl w:val="0"/>
          <w:numId w:val="97"/>
        </w:numPr>
        <w:rPr>
          <w:rFonts w:eastAsia="Calibri"/>
        </w:rPr>
      </w:pPr>
      <w:r w:rsidRPr="00501586">
        <w:rPr>
          <w:rFonts w:eastAsia="Calibri"/>
        </w:rPr>
        <w:t>Business Analyst / Functional SME</w:t>
      </w:r>
    </w:p>
    <w:p w14:paraId="5B4E5136" w14:textId="77777777" w:rsidR="008D69F6" w:rsidRPr="00501586" w:rsidRDefault="008D69F6" w:rsidP="008D69F6">
      <w:pPr>
        <w:numPr>
          <w:ilvl w:val="0"/>
          <w:numId w:val="97"/>
        </w:numPr>
        <w:rPr>
          <w:rFonts w:eastAsia="Calibri"/>
        </w:rPr>
      </w:pPr>
      <w:r w:rsidRPr="00501586">
        <w:rPr>
          <w:rFonts w:eastAsia="Calibri"/>
        </w:rPr>
        <w:t>QA / Test Engineer</w:t>
      </w:r>
    </w:p>
    <w:p w14:paraId="668E5D08" w14:textId="77777777" w:rsidR="008D69F6" w:rsidRPr="00501586" w:rsidRDefault="008D69F6" w:rsidP="008D69F6">
      <w:pPr>
        <w:numPr>
          <w:ilvl w:val="0"/>
          <w:numId w:val="97"/>
        </w:numPr>
        <w:rPr>
          <w:rFonts w:eastAsia="Calibri"/>
        </w:rPr>
      </w:pPr>
      <w:r w:rsidRPr="00501586">
        <w:rPr>
          <w:rFonts w:eastAsia="Calibri"/>
        </w:rPr>
        <w:t>Training &amp; Change Management Specialist</w:t>
      </w:r>
    </w:p>
    <w:p w14:paraId="510A639B" w14:textId="6D5CA39F" w:rsidR="004A6772" w:rsidRPr="008C3F3F" w:rsidRDefault="004A6772" w:rsidP="008C3F3F">
      <w:pPr>
        <w:pStyle w:val="Heading2"/>
        <w:rPr>
          <w:rFonts w:eastAsia="Calibri"/>
        </w:rPr>
      </w:pPr>
      <w:bookmarkStart w:id="162" w:name="_Toc220331005"/>
      <w:r w:rsidRPr="008C3F3F">
        <w:rPr>
          <w:rFonts w:eastAsia="Calibri"/>
          <w:caps w:val="0"/>
        </w:rPr>
        <w:t xml:space="preserve">ENHANCEMENT/DEVELOPMENT </w:t>
      </w:r>
      <w:bookmarkEnd w:id="154"/>
      <w:r w:rsidRPr="008C3F3F">
        <w:rPr>
          <w:rFonts w:eastAsia="Calibri"/>
          <w:caps w:val="0"/>
        </w:rPr>
        <w:t>DELIVERY TEAM (BASE AND ALL OPTION PERIODS)</w:t>
      </w:r>
      <w:bookmarkEnd w:id="155"/>
      <w:bookmarkEnd w:id="156"/>
      <w:bookmarkEnd w:id="162"/>
    </w:p>
    <w:p w14:paraId="28D59F10" w14:textId="77777777" w:rsidR="004E7649" w:rsidRDefault="004E7649" w:rsidP="004E7649">
      <w:pPr>
        <w:autoSpaceDE w:val="0"/>
        <w:autoSpaceDN w:val="0"/>
        <w:adjustRightInd w:val="0"/>
        <w:rPr>
          <w:rFonts w:cs="Arial"/>
        </w:rPr>
      </w:pPr>
      <w:r w:rsidRPr="00707869">
        <w:rPr>
          <w:rFonts w:eastAsia="Calibri" w:cs="Arial"/>
        </w:rPr>
        <w:t xml:space="preserve">The Contractor shall provide Enhancement/Development Delivery teams to support all the services and deliverables identified in Section 5.2, including all subparagraphs, for delivery of capabilities during the base and option periods. The specific scope of capabilities to be delivered for each release in the base and option periods will be determined with </w:t>
      </w:r>
      <w:r w:rsidRPr="00707869">
        <w:rPr>
          <w:rFonts w:cs="Arial"/>
        </w:rPr>
        <w:t>DTC Platform Lead(s), V</w:t>
      </w:r>
      <w:r w:rsidRPr="005C1B98">
        <w:rPr>
          <w:rFonts w:cs="Arial"/>
        </w:rPr>
        <w:t>A Product,</w:t>
      </w:r>
      <w:r w:rsidRPr="005C1B98">
        <w:rPr>
          <w:rFonts w:eastAsia="Calibri" w:cs="Arial"/>
        </w:rPr>
        <w:t xml:space="preserve"> and Business Owners prior to the start of each release cycle based on current business priorities. It is anticipated that the level of effort and mix of resources for the development/enhancement teams necessary to complete each release will remain consistent throughout the Base Period and each Option Period.  </w:t>
      </w:r>
      <w:r w:rsidRPr="005C1B98">
        <w:rPr>
          <w:rFonts w:cs="Arial"/>
        </w:rPr>
        <w:t>The Enhancement/Development Delivery teams shall update and finalize the software Source Code and make a final, formal delivery to VA.</w:t>
      </w:r>
    </w:p>
    <w:p w14:paraId="7493066A" w14:textId="77777777" w:rsidR="004E7649" w:rsidRPr="005C1B98" w:rsidRDefault="004E7649" w:rsidP="004E7649">
      <w:pPr>
        <w:autoSpaceDE w:val="0"/>
        <w:autoSpaceDN w:val="0"/>
        <w:adjustRightInd w:val="0"/>
        <w:rPr>
          <w:rFonts w:cs="Arial"/>
        </w:rPr>
      </w:pPr>
    </w:p>
    <w:p w14:paraId="4B86194D" w14:textId="7AEEDDF2" w:rsidR="004A6772" w:rsidRDefault="004E7649" w:rsidP="004A6772">
      <w:pPr>
        <w:rPr>
          <w:rFonts w:eastAsia="Calibri" w:cs="Arial"/>
        </w:rPr>
      </w:pPr>
      <w:r w:rsidRPr="005C1B98">
        <w:rPr>
          <w:rFonts w:eastAsia="Calibri" w:cs="Arial"/>
        </w:rPr>
        <w:t xml:space="preserve">The Contractor shall provide two-week iterations of Capability consisting of one Enhancement/Development Delivery team (minimum of seven Full Time Equivalent (FTE) resources (one FTE=1,920 hours per year; minimum 73.85 hours per 2-week iteration per FTE) made up of the appropriate technical skill sets, in accordance with </w:t>
      </w:r>
      <w:r w:rsidRPr="005C1B98">
        <w:rPr>
          <w:rFonts w:eastAsia="Calibri" w:cs="Arial"/>
        </w:rPr>
        <w:lastRenderedPageBreak/>
        <w:t>Section 5.1.7 Project Management Oversight/Key Personnel for the base period and each option period if exercised.</w:t>
      </w:r>
    </w:p>
    <w:p w14:paraId="72857703" w14:textId="77777777" w:rsidR="004A6772" w:rsidRDefault="004A6772" w:rsidP="004A6772">
      <w:pPr>
        <w:rPr>
          <w:rFonts w:eastAsia="Calibri" w:cs="Arial"/>
        </w:rPr>
      </w:pPr>
    </w:p>
    <w:p w14:paraId="05339858" w14:textId="77777777" w:rsidR="004A6772" w:rsidRPr="0088656B" w:rsidRDefault="004A6772" w:rsidP="004A6772">
      <w:pPr>
        <w:autoSpaceDE w:val="0"/>
        <w:autoSpaceDN w:val="0"/>
        <w:adjustRightInd w:val="0"/>
        <w:rPr>
          <w:rFonts w:cs="Arial"/>
          <w:b/>
          <w:bCs/>
        </w:rPr>
      </w:pPr>
      <w:r w:rsidRPr="0088656B">
        <w:rPr>
          <w:rFonts w:cs="Arial"/>
          <w:b/>
          <w:bCs/>
        </w:rPr>
        <w:t>Deliverable:</w:t>
      </w:r>
    </w:p>
    <w:p w14:paraId="27680AF6" w14:textId="77777777" w:rsidR="004A6772" w:rsidRPr="007579DD" w:rsidRDefault="004A6772" w:rsidP="004A6772">
      <w:pPr>
        <w:autoSpaceDE w:val="0"/>
        <w:autoSpaceDN w:val="0"/>
        <w:adjustRightInd w:val="0"/>
        <w:rPr>
          <w:rFonts w:eastAsia="Calibri" w:cs="Arial"/>
        </w:rPr>
      </w:pPr>
      <w:r>
        <w:rPr>
          <w:rFonts w:cs="Arial"/>
        </w:rPr>
        <w:tab/>
        <w:t>A. Source Code</w:t>
      </w:r>
    </w:p>
    <w:p w14:paraId="5D795289" w14:textId="77777777" w:rsidR="004A6772" w:rsidRDefault="004A6772" w:rsidP="004A6772">
      <w:pPr>
        <w:rPr>
          <w:rFonts w:eastAsia="Calibri"/>
        </w:rPr>
      </w:pPr>
    </w:p>
    <w:p w14:paraId="12604370" w14:textId="77777777" w:rsidR="004A6772" w:rsidRPr="00E63B3D" w:rsidRDefault="004A6772" w:rsidP="004A6772">
      <w:pPr>
        <w:pStyle w:val="Heading2"/>
        <w:rPr>
          <w:rFonts w:eastAsia="Calibri"/>
        </w:rPr>
      </w:pPr>
      <w:bookmarkStart w:id="163" w:name="_Toc49923294"/>
      <w:bookmarkStart w:id="164" w:name="_Toc132030920"/>
      <w:bookmarkStart w:id="165" w:name="_Toc142578635"/>
      <w:bookmarkStart w:id="166" w:name="_Toc220331006"/>
      <w:r w:rsidRPr="3D9D28C7">
        <w:rPr>
          <w:rFonts w:eastAsia="Calibri"/>
        </w:rPr>
        <w:t>CONFIGURATION DELIVERY (OPTIONAL TASK 1)</w:t>
      </w:r>
      <w:bookmarkEnd w:id="163"/>
      <w:bookmarkEnd w:id="164"/>
      <w:r>
        <w:rPr>
          <w:rFonts w:eastAsia="Calibri"/>
        </w:rPr>
        <w:t xml:space="preserve"> (NON-IT)</w:t>
      </w:r>
      <w:bookmarkEnd w:id="165"/>
      <w:bookmarkEnd w:id="166"/>
    </w:p>
    <w:p w14:paraId="2539B1E4" w14:textId="08916B6D" w:rsidR="00430F43" w:rsidRDefault="00430F43" w:rsidP="00430F43">
      <w:pPr>
        <w:autoSpaceDE w:val="0"/>
        <w:autoSpaceDN w:val="0"/>
        <w:adjustRightInd w:val="0"/>
        <w:rPr>
          <w:rFonts w:eastAsia="Calibri" w:cs="Arial"/>
        </w:rPr>
      </w:pPr>
      <w:r w:rsidRPr="00707869">
        <w:rPr>
          <w:rFonts w:eastAsia="Calibri" w:cs="Arial"/>
        </w:rPr>
        <w:t xml:space="preserve">This task is for the utilization of prepopulated team structures, based on the Product Delivery Roadmap, that may be required for each of the </w:t>
      </w:r>
      <w:r w:rsidR="0001055A">
        <w:rPr>
          <w:rFonts w:eastAsia="Calibri" w:cs="Arial"/>
        </w:rPr>
        <w:t>EDGE</w:t>
      </w:r>
      <w:r w:rsidRPr="005C1B98">
        <w:rPr>
          <w:rFonts w:eastAsia="Calibri" w:cs="Arial"/>
        </w:rPr>
        <w:t xml:space="preserve"> Configuration tasks. Configurations are secure, controlled system changes without requiring the writing or modification of application and platform source code. This Optional Task allows for the supplemental use of additional Contractor teams as outlined below. </w:t>
      </w:r>
    </w:p>
    <w:p w14:paraId="609CB3E4" w14:textId="77777777" w:rsidR="00430F43" w:rsidRPr="005C1B98" w:rsidRDefault="00430F43" w:rsidP="00430F43">
      <w:pPr>
        <w:autoSpaceDE w:val="0"/>
        <w:autoSpaceDN w:val="0"/>
        <w:adjustRightInd w:val="0"/>
        <w:rPr>
          <w:rFonts w:eastAsia="Calibri" w:cs="Arial"/>
        </w:rPr>
      </w:pPr>
    </w:p>
    <w:p w14:paraId="316A2F6D" w14:textId="77777777" w:rsidR="00430F43" w:rsidRDefault="00430F43" w:rsidP="00430F43">
      <w:pPr>
        <w:rPr>
          <w:rFonts w:eastAsia="Calibri" w:cs="Arial"/>
        </w:rPr>
      </w:pPr>
      <w:r w:rsidRPr="005C1B98">
        <w:rPr>
          <w:rFonts w:eastAsia="Calibri" w:cs="Arial"/>
        </w:rPr>
        <w:t>The Contractor shall provide 2-week iterations of Configuration support (1 Full</w:t>
      </w:r>
      <w:r>
        <w:rPr>
          <w:rFonts w:eastAsia="Calibri" w:cs="Arial"/>
        </w:rPr>
        <w:t xml:space="preserve"> </w:t>
      </w:r>
      <w:r w:rsidRPr="005C1B98">
        <w:rPr>
          <w:rFonts w:eastAsia="Calibri" w:cs="Arial"/>
        </w:rPr>
        <w:t>Time Equivalent (FTE) = 1,920 hours per year, thus 73.85 hours per FTE per 2-week</w:t>
      </w:r>
      <w:r>
        <w:rPr>
          <w:rFonts w:eastAsia="Calibri" w:cs="Arial"/>
        </w:rPr>
        <w:t xml:space="preserve"> </w:t>
      </w:r>
      <w:r w:rsidRPr="005C1B98">
        <w:rPr>
          <w:rFonts w:eastAsia="Calibri" w:cs="Arial"/>
        </w:rPr>
        <w:t xml:space="preserve">Iteration).  </w:t>
      </w:r>
      <w:r>
        <w:rPr>
          <w:rFonts w:eastAsia="Calibri" w:cs="Arial"/>
        </w:rPr>
        <w:t xml:space="preserve"> </w:t>
      </w:r>
    </w:p>
    <w:p w14:paraId="0DB1F46B" w14:textId="77777777" w:rsidR="00430F43" w:rsidRPr="005C1B98" w:rsidRDefault="00430F43" w:rsidP="00430F43">
      <w:pPr>
        <w:rPr>
          <w:rFonts w:eastAsia="Calibri" w:cs="Arial"/>
        </w:rPr>
      </w:pPr>
    </w:p>
    <w:p w14:paraId="664F0800" w14:textId="731E0C9D" w:rsidR="00430F43" w:rsidRDefault="00430F43" w:rsidP="00430F43">
      <w:pPr>
        <w:autoSpaceDE w:val="0"/>
        <w:autoSpaceDN w:val="0"/>
        <w:adjustRightInd w:val="0"/>
        <w:rPr>
          <w:rFonts w:eastAsia="Calibri" w:cs="Arial"/>
        </w:rPr>
      </w:pPr>
      <w:r w:rsidRPr="005C1B98">
        <w:rPr>
          <w:rFonts w:eastAsia="Calibri" w:cs="Arial"/>
        </w:rPr>
        <w:t xml:space="preserve">The Contractor shall provide Configuration Delivery teams to support all the services and deliverables identified in IAW Section 5.2, including all subparagraphs, for delivery of capabilities. The specific scope of work to be delivered for each solution in the base and option periods will be determined with </w:t>
      </w:r>
      <w:r w:rsidRPr="005C1B98">
        <w:rPr>
          <w:rFonts w:cs="Arial"/>
        </w:rPr>
        <w:t>DTC Platform Lead(s), VA Product</w:t>
      </w:r>
      <w:r w:rsidRPr="005C1B98">
        <w:rPr>
          <w:rFonts w:eastAsia="Calibri" w:cs="Arial"/>
        </w:rPr>
        <w:t xml:space="preserve"> and Business Owners made up of the appropriate technical skill sets as set forth below to support additional requirements throughout the Base Period and each Option Period (if exercised). This optional task can be exercised up to </w:t>
      </w:r>
      <w:r w:rsidR="00884EC2">
        <w:rPr>
          <w:rFonts w:eastAsia="Calibri" w:cs="Arial"/>
        </w:rPr>
        <w:t>5</w:t>
      </w:r>
      <w:r w:rsidRPr="005C1B98">
        <w:rPr>
          <w:rFonts w:eastAsia="Calibri" w:cs="Arial"/>
        </w:rPr>
        <w:t xml:space="preserve">000 times for small team structures, </w:t>
      </w:r>
      <w:r w:rsidR="003B549C">
        <w:rPr>
          <w:rFonts w:eastAsia="Calibri" w:cs="Arial"/>
        </w:rPr>
        <w:t>5</w:t>
      </w:r>
      <w:r w:rsidRPr="005C1B98">
        <w:rPr>
          <w:rFonts w:eastAsia="Calibri" w:cs="Arial"/>
        </w:rPr>
        <w:t xml:space="preserve">000 times for medium team structures, and </w:t>
      </w:r>
      <w:r w:rsidR="003B549C">
        <w:rPr>
          <w:rFonts w:eastAsia="Calibri" w:cs="Arial"/>
        </w:rPr>
        <w:t>5</w:t>
      </w:r>
      <w:r w:rsidRPr="005C1B98">
        <w:rPr>
          <w:rFonts w:eastAsia="Calibri" w:cs="Arial"/>
        </w:rPr>
        <w:t>000 times for large team structures over the PoP (Base and Option Periods).</w:t>
      </w:r>
    </w:p>
    <w:p w14:paraId="51AA39E5" w14:textId="7EFA6058" w:rsidR="00430F43" w:rsidRPr="005C1B98" w:rsidRDefault="00430F43" w:rsidP="00430F43">
      <w:pPr>
        <w:autoSpaceDE w:val="0"/>
        <w:autoSpaceDN w:val="0"/>
        <w:adjustRightInd w:val="0"/>
        <w:rPr>
          <w:rFonts w:eastAsia="Calibri" w:cs="Arial"/>
        </w:rPr>
      </w:pPr>
      <w:r w:rsidRPr="005C1B98">
        <w:rPr>
          <w:rFonts w:eastAsia="Calibri" w:cs="Arial"/>
        </w:rPr>
        <w:t xml:space="preserve">   </w:t>
      </w:r>
    </w:p>
    <w:p w14:paraId="0A7BE31B" w14:textId="77777777" w:rsidR="00430F43" w:rsidRPr="005C1B98" w:rsidRDefault="00430F43" w:rsidP="00430F43">
      <w:pPr>
        <w:autoSpaceDE w:val="0"/>
        <w:autoSpaceDN w:val="0"/>
        <w:adjustRightInd w:val="0"/>
        <w:rPr>
          <w:rFonts w:eastAsia="Calibri" w:cs="Arial"/>
        </w:rPr>
      </w:pPr>
      <w:r w:rsidRPr="005C1B98">
        <w:rPr>
          <w:rFonts w:eastAsia="Calibri" w:cs="Arial"/>
        </w:rPr>
        <w:t>Individual teams will vary in size and composition. Below are the minimum required team structures.</w:t>
      </w:r>
    </w:p>
    <w:tbl>
      <w:tblPr>
        <w:tblStyle w:val="TableGrid"/>
        <w:tblW w:w="0" w:type="auto"/>
        <w:tblLook w:val="04A0" w:firstRow="1" w:lastRow="0" w:firstColumn="1" w:lastColumn="0" w:noHBand="0" w:noVBand="1"/>
      </w:tblPr>
      <w:tblGrid>
        <w:gridCol w:w="4675"/>
        <w:gridCol w:w="4675"/>
      </w:tblGrid>
      <w:tr w:rsidR="00430F43" w:rsidRPr="005C1B98" w14:paraId="7CBC50AB" w14:textId="77777777">
        <w:tc>
          <w:tcPr>
            <w:tcW w:w="9350" w:type="dxa"/>
            <w:gridSpan w:val="2"/>
          </w:tcPr>
          <w:p w14:paraId="4DC43F46" w14:textId="77777777" w:rsidR="00430F43" w:rsidRPr="005C1B98" w:rsidRDefault="00430F43">
            <w:pPr>
              <w:autoSpaceDE w:val="0"/>
              <w:autoSpaceDN w:val="0"/>
              <w:adjustRightInd w:val="0"/>
              <w:jc w:val="center"/>
              <w:rPr>
                <w:rFonts w:eastAsia="Calibri" w:cs="Arial"/>
                <w:b/>
                <w:bCs/>
              </w:rPr>
            </w:pPr>
            <w:r w:rsidRPr="005C1B98">
              <w:rPr>
                <w:rFonts w:eastAsia="Calibri" w:cs="Arial"/>
                <w:b/>
                <w:bCs/>
              </w:rPr>
              <w:t>Minimum Required Team Structures</w:t>
            </w:r>
          </w:p>
        </w:tc>
      </w:tr>
      <w:tr w:rsidR="00430F43" w:rsidRPr="005C1B98" w14:paraId="40B39940" w14:textId="77777777">
        <w:tc>
          <w:tcPr>
            <w:tcW w:w="4675" w:type="dxa"/>
          </w:tcPr>
          <w:p w14:paraId="5F6FB411" w14:textId="77777777" w:rsidR="00430F43" w:rsidRPr="005C1B98" w:rsidRDefault="00430F43">
            <w:pPr>
              <w:autoSpaceDE w:val="0"/>
              <w:autoSpaceDN w:val="0"/>
              <w:adjustRightInd w:val="0"/>
              <w:rPr>
                <w:rFonts w:eastAsia="Calibri" w:cs="Arial"/>
              </w:rPr>
            </w:pPr>
            <w:r w:rsidRPr="005C1B98">
              <w:rPr>
                <w:rFonts w:eastAsia="Calibri" w:cs="Arial"/>
              </w:rPr>
              <w:t>Small Team (minimum 2 FTE)</w:t>
            </w:r>
          </w:p>
        </w:tc>
        <w:tc>
          <w:tcPr>
            <w:tcW w:w="4675" w:type="dxa"/>
          </w:tcPr>
          <w:p w14:paraId="5B5BEB6E" w14:textId="77777777" w:rsidR="00430F43" w:rsidRPr="005C1B98" w:rsidRDefault="00430F43">
            <w:pPr>
              <w:autoSpaceDE w:val="0"/>
              <w:autoSpaceDN w:val="0"/>
              <w:adjustRightInd w:val="0"/>
              <w:rPr>
                <w:rFonts w:eastAsia="Calibri" w:cs="Arial"/>
              </w:rPr>
            </w:pPr>
            <w:r w:rsidRPr="005C1B98">
              <w:rPr>
                <w:rFonts w:eastAsia="Calibri" w:cs="Arial"/>
              </w:rPr>
              <w:t>• Product Manager IV*</w:t>
            </w:r>
          </w:p>
          <w:p w14:paraId="7063D371" w14:textId="77777777" w:rsidR="00430F43" w:rsidRPr="005C1B98" w:rsidRDefault="00430F43">
            <w:pPr>
              <w:autoSpaceDE w:val="0"/>
              <w:autoSpaceDN w:val="0"/>
              <w:adjustRightInd w:val="0"/>
              <w:rPr>
                <w:rFonts w:eastAsia="Calibri" w:cs="Arial"/>
              </w:rPr>
            </w:pPr>
            <w:r w:rsidRPr="005C1B98">
              <w:rPr>
                <w:rFonts w:eastAsia="Calibri" w:cs="Arial"/>
              </w:rPr>
              <w:t>• Senior Software Engineer</w:t>
            </w:r>
          </w:p>
        </w:tc>
      </w:tr>
      <w:tr w:rsidR="00430F43" w:rsidRPr="005C1B98" w14:paraId="531154D1" w14:textId="77777777">
        <w:tc>
          <w:tcPr>
            <w:tcW w:w="4675" w:type="dxa"/>
          </w:tcPr>
          <w:p w14:paraId="450B0830" w14:textId="77777777" w:rsidR="00430F43" w:rsidRPr="005C1B98" w:rsidRDefault="00430F43">
            <w:pPr>
              <w:autoSpaceDE w:val="0"/>
              <w:autoSpaceDN w:val="0"/>
              <w:adjustRightInd w:val="0"/>
              <w:rPr>
                <w:rFonts w:eastAsia="Calibri" w:cs="Arial"/>
              </w:rPr>
            </w:pPr>
            <w:r w:rsidRPr="005C1B98">
              <w:rPr>
                <w:rFonts w:eastAsia="Calibri" w:cs="Arial"/>
              </w:rPr>
              <w:t>Medium Team (minimum 5 FTE)</w:t>
            </w:r>
          </w:p>
        </w:tc>
        <w:tc>
          <w:tcPr>
            <w:tcW w:w="4675" w:type="dxa"/>
          </w:tcPr>
          <w:p w14:paraId="5345EE68" w14:textId="77777777" w:rsidR="00430F43" w:rsidRPr="005C1B98" w:rsidRDefault="00430F43">
            <w:pPr>
              <w:autoSpaceDE w:val="0"/>
              <w:autoSpaceDN w:val="0"/>
              <w:adjustRightInd w:val="0"/>
              <w:rPr>
                <w:rFonts w:eastAsia="Calibri" w:cs="Arial"/>
              </w:rPr>
            </w:pPr>
            <w:r w:rsidRPr="005C1B98">
              <w:rPr>
                <w:rFonts w:eastAsia="Calibri" w:cs="Arial"/>
              </w:rPr>
              <w:t>• Product Manager IV*</w:t>
            </w:r>
          </w:p>
          <w:p w14:paraId="3CD7E4DF" w14:textId="77777777" w:rsidR="00430F43" w:rsidRPr="005C1B98" w:rsidRDefault="00430F43">
            <w:pPr>
              <w:autoSpaceDE w:val="0"/>
              <w:autoSpaceDN w:val="0"/>
              <w:adjustRightInd w:val="0"/>
              <w:rPr>
                <w:rFonts w:eastAsia="Calibri" w:cs="Arial"/>
              </w:rPr>
            </w:pPr>
            <w:r w:rsidRPr="005C1B98">
              <w:rPr>
                <w:rFonts w:eastAsia="Calibri" w:cs="Arial"/>
              </w:rPr>
              <w:t>• Delivery Manager (.5 FTE)*</w:t>
            </w:r>
          </w:p>
          <w:p w14:paraId="417417BA" w14:textId="77777777" w:rsidR="00430F43" w:rsidRPr="005C1B98" w:rsidRDefault="00430F43">
            <w:pPr>
              <w:autoSpaceDE w:val="0"/>
              <w:autoSpaceDN w:val="0"/>
              <w:adjustRightInd w:val="0"/>
              <w:rPr>
                <w:rFonts w:eastAsia="Calibri" w:cs="Arial"/>
              </w:rPr>
            </w:pPr>
            <w:r w:rsidRPr="005C1B98">
              <w:rPr>
                <w:rFonts w:eastAsia="Calibri" w:cs="Arial"/>
              </w:rPr>
              <w:t>• Business Analyst, Senior (.5 FTE)</w:t>
            </w:r>
          </w:p>
          <w:p w14:paraId="1DBF16CF" w14:textId="77777777" w:rsidR="00430F43" w:rsidRPr="005C1B98" w:rsidRDefault="00430F43">
            <w:pPr>
              <w:autoSpaceDE w:val="0"/>
              <w:autoSpaceDN w:val="0"/>
              <w:adjustRightInd w:val="0"/>
              <w:rPr>
                <w:rFonts w:eastAsia="Calibri" w:cs="Arial"/>
              </w:rPr>
            </w:pPr>
            <w:r w:rsidRPr="005C1B98">
              <w:rPr>
                <w:rFonts w:eastAsia="Calibri" w:cs="Arial"/>
              </w:rPr>
              <w:t>• Senior Software Engineer (2 FTE)</w:t>
            </w:r>
          </w:p>
          <w:p w14:paraId="46DACDAE" w14:textId="77777777" w:rsidR="00430F43" w:rsidRPr="005C1B98" w:rsidRDefault="00430F43">
            <w:pPr>
              <w:autoSpaceDE w:val="0"/>
              <w:autoSpaceDN w:val="0"/>
              <w:adjustRightInd w:val="0"/>
              <w:rPr>
                <w:rFonts w:eastAsia="Calibri" w:cs="Arial"/>
              </w:rPr>
            </w:pPr>
            <w:r w:rsidRPr="005C1B98">
              <w:rPr>
                <w:rFonts w:eastAsia="Calibri" w:cs="Arial"/>
              </w:rPr>
              <w:t>• Software Engineer</w:t>
            </w:r>
          </w:p>
        </w:tc>
      </w:tr>
      <w:tr w:rsidR="00430F43" w:rsidRPr="005C1B98" w14:paraId="34463329" w14:textId="77777777">
        <w:tc>
          <w:tcPr>
            <w:tcW w:w="4675" w:type="dxa"/>
          </w:tcPr>
          <w:p w14:paraId="5AEFB023" w14:textId="77777777" w:rsidR="00430F43" w:rsidRPr="005C1B98" w:rsidRDefault="00430F43">
            <w:pPr>
              <w:autoSpaceDE w:val="0"/>
              <w:autoSpaceDN w:val="0"/>
              <w:adjustRightInd w:val="0"/>
              <w:rPr>
                <w:rFonts w:eastAsia="Calibri" w:cs="Arial"/>
              </w:rPr>
            </w:pPr>
            <w:r w:rsidRPr="005C1B98">
              <w:rPr>
                <w:rFonts w:eastAsia="Calibri" w:cs="Arial"/>
              </w:rPr>
              <w:t>Large Team (minimum 7 FTE)</w:t>
            </w:r>
          </w:p>
        </w:tc>
        <w:tc>
          <w:tcPr>
            <w:tcW w:w="4675" w:type="dxa"/>
          </w:tcPr>
          <w:p w14:paraId="3845233B" w14:textId="77777777" w:rsidR="00430F43" w:rsidRPr="005C1B98" w:rsidRDefault="00430F43">
            <w:pPr>
              <w:autoSpaceDE w:val="0"/>
              <w:autoSpaceDN w:val="0"/>
              <w:adjustRightInd w:val="0"/>
              <w:rPr>
                <w:rFonts w:eastAsia="Calibri" w:cs="Arial"/>
              </w:rPr>
            </w:pPr>
            <w:r w:rsidRPr="005C1B98">
              <w:rPr>
                <w:rFonts w:eastAsia="Calibri" w:cs="Arial"/>
              </w:rPr>
              <w:t>• Product Manager IV*</w:t>
            </w:r>
          </w:p>
          <w:p w14:paraId="4F655338" w14:textId="77777777" w:rsidR="00430F43" w:rsidRPr="005C1B98" w:rsidRDefault="00430F43">
            <w:pPr>
              <w:autoSpaceDE w:val="0"/>
              <w:autoSpaceDN w:val="0"/>
              <w:adjustRightInd w:val="0"/>
              <w:rPr>
                <w:rFonts w:eastAsia="Calibri" w:cs="Arial"/>
              </w:rPr>
            </w:pPr>
            <w:r w:rsidRPr="005C1B98">
              <w:rPr>
                <w:rFonts w:eastAsia="Calibri" w:cs="Arial"/>
              </w:rPr>
              <w:t>• Senior Product Delivery Manager*</w:t>
            </w:r>
          </w:p>
          <w:p w14:paraId="7D365B70" w14:textId="77777777" w:rsidR="00430F43" w:rsidRPr="005C1B98" w:rsidRDefault="00430F43">
            <w:pPr>
              <w:autoSpaceDE w:val="0"/>
              <w:autoSpaceDN w:val="0"/>
              <w:adjustRightInd w:val="0"/>
              <w:rPr>
                <w:rFonts w:eastAsia="Calibri" w:cs="Arial"/>
              </w:rPr>
            </w:pPr>
            <w:r w:rsidRPr="005C1B98">
              <w:rPr>
                <w:rFonts w:eastAsia="Calibri" w:cs="Arial"/>
              </w:rPr>
              <w:t>• Senior Software Engineer (2 FTE)</w:t>
            </w:r>
          </w:p>
          <w:p w14:paraId="295EDE8F" w14:textId="77777777" w:rsidR="00430F43" w:rsidRPr="005C1B98" w:rsidRDefault="00430F43">
            <w:pPr>
              <w:autoSpaceDE w:val="0"/>
              <w:autoSpaceDN w:val="0"/>
              <w:adjustRightInd w:val="0"/>
              <w:rPr>
                <w:rFonts w:eastAsia="Calibri" w:cs="Arial"/>
              </w:rPr>
            </w:pPr>
            <w:r w:rsidRPr="005C1B98">
              <w:rPr>
                <w:rFonts w:eastAsia="Calibri" w:cs="Arial"/>
              </w:rPr>
              <w:t>• Software Engineer (2 FTE)</w:t>
            </w:r>
          </w:p>
          <w:p w14:paraId="378CEBFE" w14:textId="77777777" w:rsidR="00430F43" w:rsidRPr="005C1B98" w:rsidRDefault="00430F43">
            <w:pPr>
              <w:autoSpaceDE w:val="0"/>
              <w:autoSpaceDN w:val="0"/>
              <w:adjustRightInd w:val="0"/>
              <w:rPr>
                <w:rFonts w:eastAsia="Calibri" w:cs="Arial"/>
              </w:rPr>
            </w:pPr>
            <w:r w:rsidRPr="005C1B98">
              <w:rPr>
                <w:rFonts w:eastAsia="Calibri" w:cs="Arial"/>
              </w:rPr>
              <w:t>• Business Analyst, Senior</w:t>
            </w:r>
          </w:p>
        </w:tc>
      </w:tr>
    </w:tbl>
    <w:p w14:paraId="0425751A" w14:textId="77777777" w:rsidR="00430F43" w:rsidRPr="005C1B98" w:rsidRDefault="00430F43" w:rsidP="00430F43">
      <w:pPr>
        <w:autoSpaceDE w:val="0"/>
        <w:autoSpaceDN w:val="0"/>
        <w:adjustRightInd w:val="0"/>
        <w:rPr>
          <w:rFonts w:eastAsia="Calibri" w:cs="Arial"/>
          <w:b/>
          <w:bCs/>
        </w:rPr>
      </w:pPr>
      <w:r w:rsidRPr="005C1B98">
        <w:rPr>
          <w:rFonts w:eastAsia="Calibri" w:cs="Arial"/>
          <w:b/>
          <w:bCs/>
        </w:rPr>
        <w:t>NOTE: There will be no development, including but not limited to, writing apex triggers and classes or visual force pages under this Task.</w:t>
      </w:r>
    </w:p>
    <w:p w14:paraId="16F57888" w14:textId="77777777" w:rsidR="004A6772" w:rsidRDefault="004A6772" w:rsidP="004A6772">
      <w:pPr>
        <w:autoSpaceDE w:val="0"/>
        <w:autoSpaceDN w:val="0"/>
        <w:adjustRightInd w:val="0"/>
        <w:rPr>
          <w:rFonts w:eastAsia="Calibri" w:cs="Arial"/>
          <w:b/>
          <w:bCs/>
        </w:rPr>
      </w:pPr>
    </w:p>
    <w:p w14:paraId="621DAE27" w14:textId="77777777" w:rsidR="004A6772" w:rsidRPr="00B3659E" w:rsidRDefault="004A6772" w:rsidP="004A6772">
      <w:pPr>
        <w:autoSpaceDE w:val="0"/>
        <w:autoSpaceDN w:val="0"/>
        <w:adjustRightInd w:val="0"/>
        <w:rPr>
          <w:rFonts w:eastAsia="Calibri"/>
        </w:rPr>
      </w:pPr>
      <w:r w:rsidRPr="43E4D1AB">
        <w:rPr>
          <w:rFonts w:eastAsia="Calibri" w:cs="Arial"/>
          <w:b/>
          <w:bCs/>
        </w:rPr>
        <w:lastRenderedPageBreak/>
        <w:t xml:space="preserve">*Indicates Key Personnel </w:t>
      </w:r>
    </w:p>
    <w:p w14:paraId="27AF0994" w14:textId="77777777" w:rsidR="004A6772" w:rsidRPr="005E2CD6" w:rsidRDefault="004A6772" w:rsidP="004A6772">
      <w:pPr>
        <w:pStyle w:val="Heading2"/>
        <w:rPr>
          <w:rFonts w:eastAsia="Calibri"/>
        </w:rPr>
      </w:pPr>
      <w:bookmarkStart w:id="167" w:name="_Toc49923295"/>
      <w:bookmarkStart w:id="168" w:name="_Toc142578636"/>
      <w:bookmarkStart w:id="169" w:name="_Toc220331007"/>
      <w:bookmarkStart w:id="170" w:name="_Toc40993525"/>
      <w:r w:rsidRPr="655A6E73">
        <w:rPr>
          <w:rFonts w:eastAsia="Calibri"/>
        </w:rPr>
        <w:t>ADDITIONAL ENHANCEMENT/DEVELOPMENT Delivery (OPTIONAL TASK 2)</w:t>
      </w:r>
      <w:bookmarkEnd w:id="167"/>
      <w:bookmarkEnd w:id="168"/>
      <w:bookmarkEnd w:id="169"/>
    </w:p>
    <w:bookmarkEnd w:id="170"/>
    <w:p w14:paraId="010F2C77" w14:textId="77777777" w:rsidR="004A6772" w:rsidRDefault="004A6772" w:rsidP="004A6772">
      <w:pPr>
        <w:rPr>
          <w:rFonts w:eastAsia="Calibri"/>
        </w:rPr>
      </w:pPr>
    </w:p>
    <w:p w14:paraId="36BECF65" w14:textId="2F62EF79" w:rsidR="00021ADC" w:rsidRDefault="00021ADC" w:rsidP="00021ADC">
      <w:pPr>
        <w:autoSpaceDE w:val="0"/>
        <w:autoSpaceDN w:val="0"/>
        <w:adjustRightInd w:val="0"/>
        <w:rPr>
          <w:rFonts w:eastAsia="Calibri" w:cs="Arial"/>
        </w:rPr>
      </w:pPr>
      <w:r w:rsidRPr="005C1B98">
        <w:rPr>
          <w:rFonts w:eastAsia="Calibri" w:cs="Arial"/>
        </w:rPr>
        <w:t xml:space="preserve">This task is for the utilization of prepopulated team structures, based on the Product Delivery Roadmap, that may be required for each of the </w:t>
      </w:r>
      <w:r w:rsidR="0001055A">
        <w:rPr>
          <w:rFonts w:eastAsia="Calibri" w:cs="Arial"/>
        </w:rPr>
        <w:t>EDGE</w:t>
      </w:r>
      <w:r w:rsidRPr="005C1B98">
        <w:rPr>
          <w:rFonts w:eastAsia="Calibri" w:cs="Arial"/>
        </w:rPr>
        <w:t xml:space="preserve"> Enhancements and Development tasks.  This Optional Task allows for the supplemental use of additional Contractor key personnel teams as outlined below. </w:t>
      </w:r>
    </w:p>
    <w:p w14:paraId="04200B0C" w14:textId="77777777" w:rsidR="005069A1" w:rsidRPr="005C1B98" w:rsidRDefault="005069A1" w:rsidP="00021ADC">
      <w:pPr>
        <w:autoSpaceDE w:val="0"/>
        <w:autoSpaceDN w:val="0"/>
        <w:adjustRightInd w:val="0"/>
        <w:rPr>
          <w:rFonts w:eastAsia="Calibri" w:cs="Arial"/>
        </w:rPr>
      </w:pPr>
    </w:p>
    <w:p w14:paraId="51273945" w14:textId="77777777" w:rsidR="00021ADC" w:rsidRDefault="00021ADC" w:rsidP="00021ADC">
      <w:pPr>
        <w:rPr>
          <w:rFonts w:eastAsia="Calibri" w:cs="Arial"/>
        </w:rPr>
      </w:pPr>
      <w:r w:rsidRPr="005C1B98">
        <w:rPr>
          <w:rFonts w:eastAsia="Calibri" w:cs="Arial"/>
        </w:rPr>
        <w:t xml:space="preserve">The Contractor shall provide 2-week iterations of Enhancement/Development support (1 Full Time Equivalent (FTE) = 1,920 hours per year, thus 73.85 hours per FTE per 2-week Iteration).  </w:t>
      </w:r>
    </w:p>
    <w:p w14:paraId="30FA24C2" w14:textId="77777777" w:rsidR="005069A1" w:rsidRPr="005C1B98" w:rsidRDefault="005069A1" w:rsidP="00021ADC">
      <w:pPr>
        <w:rPr>
          <w:rFonts w:eastAsia="Calibri" w:cs="Arial"/>
        </w:rPr>
      </w:pPr>
    </w:p>
    <w:p w14:paraId="68CCF543" w14:textId="77777777" w:rsidR="00021ADC" w:rsidRDefault="00021ADC" w:rsidP="00021ADC">
      <w:pPr>
        <w:rPr>
          <w:rFonts w:eastAsia="Calibri" w:cs="Arial"/>
        </w:rPr>
      </w:pPr>
      <w:r w:rsidRPr="005C1B98">
        <w:rPr>
          <w:rFonts w:eastAsia="Calibri" w:cs="Arial"/>
        </w:rPr>
        <w:t>The Contractor shall provide Enhancement/Development Delivery teams to support all the services and deliverables identified in Section 5.2 including all subparagraphs and Section 5.3, for delivery of capabilities. The specific scope of capabilities to be delivered for each solution in the base and option periods will be determined with D</w:t>
      </w:r>
      <w:r w:rsidRPr="005C1B98">
        <w:rPr>
          <w:rFonts w:cs="Arial"/>
        </w:rPr>
        <w:t>TC Platform Lead(s), VA Product</w:t>
      </w:r>
      <w:r w:rsidRPr="005C1B98">
        <w:rPr>
          <w:rFonts w:eastAsia="Calibri" w:cs="Arial"/>
        </w:rPr>
        <w:t xml:space="preserve"> and Business Owners made up of the appropriate technical skill sets as set forth below to support additional requirements throughout the Base Period and each Option Period (if exercised).  This optional task can be exercised up to 2000 for small team structures, 2000 times for medium team structures, and 2000 times for large team structures over the PoP (Base and Option Periods).</w:t>
      </w:r>
    </w:p>
    <w:p w14:paraId="30082D15" w14:textId="77777777" w:rsidR="005069A1" w:rsidRPr="005C1B98" w:rsidRDefault="005069A1" w:rsidP="00021ADC">
      <w:pPr>
        <w:rPr>
          <w:rFonts w:eastAsia="Calibri" w:cs="Arial"/>
        </w:rPr>
      </w:pPr>
    </w:p>
    <w:p w14:paraId="19EA0C72" w14:textId="77777777" w:rsidR="00021ADC" w:rsidRPr="005C1B98" w:rsidRDefault="00021ADC" w:rsidP="00021ADC">
      <w:pPr>
        <w:rPr>
          <w:rFonts w:eastAsia="Calibri" w:cs="Arial"/>
        </w:rPr>
      </w:pPr>
      <w:r w:rsidRPr="005C1B98">
        <w:rPr>
          <w:rFonts w:eastAsia="Calibri" w:cs="Arial"/>
        </w:rPr>
        <w:t>Individual teams will vary in size and composition. Below are the minimum required team structures.</w:t>
      </w:r>
    </w:p>
    <w:tbl>
      <w:tblPr>
        <w:tblStyle w:val="TableGrid"/>
        <w:tblW w:w="0" w:type="auto"/>
        <w:tblLook w:val="04A0" w:firstRow="1" w:lastRow="0" w:firstColumn="1" w:lastColumn="0" w:noHBand="0" w:noVBand="1"/>
      </w:tblPr>
      <w:tblGrid>
        <w:gridCol w:w="4675"/>
        <w:gridCol w:w="4675"/>
      </w:tblGrid>
      <w:tr w:rsidR="00021ADC" w:rsidRPr="005C1B98" w14:paraId="781F32B2" w14:textId="77777777">
        <w:tc>
          <w:tcPr>
            <w:tcW w:w="9350" w:type="dxa"/>
            <w:gridSpan w:val="2"/>
          </w:tcPr>
          <w:p w14:paraId="42EC239E" w14:textId="77777777" w:rsidR="00021ADC" w:rsidRPr="005C1B98" w:rsidRDefault="00021ADC">
            <w:pPr>
              <w:autoSpaceDE w:val="0"/>
              <w:autoSpaceDN w:val="0"/>
              <w:adjustRightInd w:val="0"/>
              <w:jc w:val="center"/>
              <w:rPr>
                <w:rFonts w:eastAsia="Calibri" w:cs="Arial"/>
                <w:b/>
                <w:bCs/>
              </w:rPr>
            </w:pPr>
            <w:r w:rsidRPr="005C1B98">
              <w:rPr>
                <w:rFonts w:eastAsia="Calibri" w:cs="Arial"/>
                <w:b/>
                <w:bCs/>
              </w:rPr>
              <w:t>Minimum Required Team Structures</w:t>
            </w:r>
          </w:p>
        </w:tc>
      </w:tr>
      <w:tr w:rsidR="00021ADC" w:rsidRPr="005C1B98" w14:paraId="40EF2B5A" w14:textId="77777777">
        <w:tc>
          <w:tcPr>
            <w:tcW w:w="4675" w:type="dxa"/>
          </w:tcPr>
          <w:p w14:paraId="5FE8CFBF" w14:textId="77777777" w:rsidR="00021ADC" w:rsidRPr="005C1B98" w:rsidRDefault="00021ADC">
            <w:pPr>
              <w:autoSpaceDE w:val="0"/>
              <w:autoSpaceDN w:val="0"/>
              <w:adjustRightInd w:val="0"/>
              <w:rPr>
                <w:rFonts w:eastAsia="Calibri" w:cs="Arial"/>
              </w:rPr>
            </w:pPr>
            <w:r w:rsidRPr="005C1B98">
              <w:rPr>
                <w:rFonts w:eastAsia="Calibri" w:cs="Arial"/>
              </w:rPr>
              <w:t>Small (minimum 3 FTE)</w:t>
            </w:r>
          </w:p>
        </w:tc>
        <w:tc>
          <w:tcPr>
            <w:tcW w:w="4675" w:type="dxa"/>
          </w:tcPr>
          <w:p w14:paraId="0176C09C" w14:textId="77777777" w:rsidR="00021ADC" w:rsidRPr="005C1B98" w:rsidRDefault="00021ADC">
            <w:pPr>
              <w:autoSpaceDE w:val="0"/>
              <w:autoSpaceDN w:val="0"/>
              <w:adjustRightInd w:val="0"/>
              <w:rPr>
                <w:rFonts w:eastAsia="Calibri" w:cs="Arial"/>
              </w:rPr>
            </w:pPr>
            <w:r w:rsidRPr="005C1B98">
              <w:rPr>
                <w:rFonts w:eastAsia="Calibri" w:cs="Arial"/>
              </w:rPr>
              <w:t>• Product Manager IV*</w:t>
            </w:r>
          </w:p>
          <w:p w14:paraId="43C7DB91" w14:textId="77777777" w:rsidR="00021ADC" w:rsidRPr="005C1B98" w:rsidRDefault="00021ADC">
            <w:pPr>
              <w:autoSpaceDE w:val="0"/>
              <w:autoSpaceDN w:val="0"/>
              <w:adjustRightInd w:val="0"/>
              <w:rPr>
                <w:rFonts w:eastAsia="Calibri" w:cs="Arial"/>
              </w:rPr>
            </w:pPr>
            <w:r w:rsidRPr="005C1B98">
              <w:rPr>
                <w:rFonts w:eastAsia="Calibri" w:cs="Arial"/>
              </w:rPr>
              <w:t>• Senior Software Engineer</w:t>
            </w:r>
          </w:p>
          <w:p w14:paraId="653F1AAC" w14:textId="77777777" w:rsidR="00021ADC" w:rsidRPr="005C1B98" w:rsidRDefault="00021ADC">
            <w:pPr>
              <w:autoSpaceDE w:val="0"/>
              <w:autoSpaceDN w:val="0"/>
              <w:adjustRightInd w:val="0"/>
              <w:rPr>
                <w:rFonts w:eastAsia="Calibri" w:cs="Arial"/>
              </w:rPr>
            </w:pPr>
            <w:r w:rsidRPr="005C1B98">
              <w:rPr>
                <w:rFonts w:eastAsia="Calibri" w:cs="Arial"/>
              </w:rPr>
              <w:t>• Software Engineer</w:t>
            </w:r>
          </w:p>
        </w:tc>
      </w:tr>
      <w:tr w:rsidR="00021ADC" w:rsidRPr="005C1B98" w14:paraId="5CCDC9B8" w14:textId="77777777">
        <w:tc>
          <w:tcPr>
            <w:tcW w:w="4675" w:type="dxa"/>
          </w:tcPr>
          <w:p w14:paraId="325EE0A1" w14:textId="77777777" w:rsidR="00021ADC" w:rsidRPr="005C1B98" w:rsidRDefault="00021ADC">
            <w:pPr>
              <w:autoSpaceDE w:val="0"/>
              <w:autoSpaceDN w:val="0"/>
              <w:adjustRightInd w:val="0"/>
              <w:rPr>
                <w:rFonts w:eastAsia="Calibri" w:cs="Arial"/>
              </w:rPr>
            </w:pPr>
            <w:r w:rsidRPr="005C1B98">
              <w:rPr>
                <w:rFonts w:eastAsia="Calibri" w:cs="Arial"/>
              </w:rPr>
              <w:t>Medium (minimum 5 FTE)</w:t>
            </w:r>
          </w:p>
        </w:tc>
        <w:tc>
          <w:tcPr>
            <w:tcW w:w="4675" w:type="dxa"/>
          </w:tcPr>
          <w:p w14:paraId="7CDC5E85" w14:textId="77777777" w:rsidR="00021ADC" w:rsidRPr="005C1B98" w:rsidRDefault="00021ADC">
            <w:pPr>
              <w:autoSpaceDE w:val="0"/>
              <w:autoSpaceDN w:val="0"/>
              <w:adjustRightInd w:val="0"/>
              <w:rPr>
                <w:rFonts w:eastAsia="Calibri" w:cs="Arial"/>
              </w:rPr>
            </w:pPr>
            <w:r w:rsidRPr="005C1B98">
              <w:rPr>
                <w:rFonts w:eastAsia="Calibri" w:cs="Arial"/>
              </w:rPr>
              <w:t>• Product Manager IV*</w:t>
            </w:r>
          </w:p>
          <w:p w14:paraId="2D2312F2" w14:textId="77777777" w:rsidR="00021ADC" w:rsidRPr="005C1B98" w:rsidRDefault="00021ADC">
            <w:pPr>
              <w:autoSpaceDE w:val="0"/>
              <w:autoSpaceDN w:val="0"/>
              <w:adjustRightInd w:val="0"/>
              <w:rPr>
                <w:rFonts w:eastAsia="Calibri" w:cs="Arial"/>
              </w:rPr>
            </w:pPr>
            <w:r w:rsidRPr="005C1B98">
              <w:rPr>
                <w:rFonts w:eastAsia="Calibri" w:cs="Arial"/>
              </w:rPr>
              <w:t>• Delivery Manager*</w:t>
            </w:r>
          </w:p>
          <w:p w14:paraId="359AA6DB" w14:textId="77777777" w:rsidR="00021ADC" w:rsidRPr="005C1B98" w:rsidRDefault="00021ADC">
            <w:pPr>
              <w:autoSpaceDE w:val="0"/>
              <w:autoSpaceDN w:val="0"/>
              <w:adjustRightInd w:val="0"/>
              <w:rPr>
                <w:rFonts w:eastAsia="Calibri" w:cs="Arial"/>
              </w:rPr>
            </w:pPr>
            <w:r w:rsidRPr="005C1B98">
              <w:rPr>
                <w:rFonts w:eastAsia="Calibri" w:cs="Arial"/>
              </w:rPr>
              <w:t xml:space="preserve">• Senior Software Engineer (2 FTE) </w:t>
            </w:r>
          </w:p>
          <w:p w14:paraId="08FFEA57" w14:textId="77777777" w:rsidR="00021ADC" w:rsidRPr="005C1B98" w:rsidRDefault="00021ADC">
            <w:pPr>
              <w:autoSpaceDE w:val="0"/>
              <w:autoSpaceDN w:val="0"/>
              <w:adjustRightInd w:val="0"/>
              <w:rPr>
                <w:rFonts w:eastAsia="Calibri" w:cs="Arial"/>
              </w:rPr>
            </w:pPr>
            <w:r w:rsidRPr="005C1B98">
              <w:rPr>
                <w:rFonts w:eastAsia="Calibri" w:cs="Arial"/>
              </w:rPr>
              <w:t>• Software Engineer</w:t>
            </w:r>
          </w:p>
        </w:tc>
      </w:tr>
      <w:tr w:rsidR="00021ADC" w:rsidRPr="005C1B98" w14:paraId="2E97573B" w14:textId="77777777">
        <w:tc>
          <w:tcPr>
            <w:tcW w:w="4675" w:type="dxa"/>
          </w:tcPr>
          <w:p w14:paraId="5DC087EF" w14:textId="77777777" w:rsidR="00021ADC" w:rsidRPr="005C1B98" w:rsidRDefault="00021ADC">
            <w:pPr>
              <w:autoSpaceDE w:val="0"/>
              <w:autoSpaceDN w:val="0"/>
              <w:adjustRightInd w:val="0"/>
              <w:rPr>
                <w:rFonts w:eastAsia="Calibri" w:cs="Arial"/>
              </w:rPr>
            </w:pPr>
            <w:r w:rsidRPr="005C1B98">
              <w:rPr>
                <w:rFonts w:eastAsia="Calibri" w:cs="Arial"/>
              </w:rPr>
              <w:t>Large (minimum 7 FTE)</w:t>
            </w:r>
          </w:p>
        </w:tc>
        <w:tc>
          <w:tcPr>
            <w:tcW w:w="4675" w:type="dxa"/>
          </w:tcPr>
          <w:p w14:paraId="3E2BD1D6" w14:textId="77777777" w:rsidR="00021ADC" w:rsidRPr="005C1B98" w:rsidRDefault="00021ADC">
            <w:pPr>
              <w:autoSpaceDE w:val="0"/>
              <w:autoSpaceDN w:val="0"/>
              <w:adjustRightInd w:val="0"/>
              <w:rPr>
                <w:rFonts w:eastAsia="Calibri" w:cs="Arial"/>
              </w:rPr>
            </w:pPr>
            <w:r w:rsidRPr="005C1B98">
              <w:rPr>
                <w:rFonts w:eastAsia="Calibri" w:cs="Arial"/>
              </w:rPr>
              <w:t>• Product Manager IV*</w:t>
            </w:r>
          </w:p>
          <w:p w14:paraId="321DDBCE" w14:textId="77777777" w:rsidR="00021ADC" w:rsidRPr="005C1B98" w:rsidRDefault="00021ADC">
            <w:pPr>
              <w:autoSpaceDE w:val="0"/>
              <w:autoSpaceDN w:val="0"/>
              <w:adjustRightInd w:val="0"/>
              <w:rPr>
                <w:rFonts w:eastAsia="Calibri" w:cs="Arial"/>
              </w:rPr>
            </w:pPr>
            <w:r w:rsidRPr="005C1B98">
              <w:rPr>
                <w:rFonts w:eastAsia="Calibri" w:cs="Arial"/>
              </w:rPr>
              <w:t>• Senior Product Delivery Manager*</w:t>
            </w:r>
          </w:p>
          <w:p w14:paraId="3E86383D" w14:textId="77777777" w:rsidR="00021ADC" w:rsidRPr="005C1B98" w:rsidRDefault="00021ADC">
            <w:pPr>
              <w:autoSpaceDE w:val="0"/>
              <w:autoSpaceDN w:val="0"/>
              <w:adjustRightInd w:val="0"/>
              <w:rPr>
                <w:rFonts w:eastAsia="Calibri" w:cs="Arial"/>
              </w:rPr>
            </w:pPr>
            <w:r w:rsidRPr="005C1B98">
              <w:rPr>
                <w:rFonts w:eastAsia="Calibri" w:cs="Arial"/>
              </w:rPr>
              <w:t>• Senior Software Engineer (2 FTE)</w:t>
            </w:r>
          </w:p>
          <w:p w14:paraId="3E286429" w14:textId="77777777" w:rsidR="00021ADC" w:rsidRPr="005C1B98" w:rsidRDefault="00021ADC">
            <w:pPr>
              <w:autoSpaceDE w:val="0"/>
              <w:autoSpaceDN w:val="0"/>
              <w:adjustRightInd w:val="0"/>
              <w:rPr>
                <w:rFonts w:eastAsia="Calibri" w:cs="Arial"/>
              </w:rPr>
            </w:pPr>
            <w:r w:rsidRPr="005C1B98">
              <w:rPr>
                <w:rFonts w:eastAsia="Calibri" w:cs="Arial"/>
              </w:rPr>
              <w:t>• Software Engineer (3 FTE)</w:t>
            </w:r>
          </w:p>
        </w:tc>
      </w:tr>
    </w:tbl>
    <w:p w14:paraId="6CB984EF" w14:textId="77777777" w:rsidR="004A6772" w:rsidRDefault="004A6772" w:rsidP="004A6772">
      <w:pPr>
        <w:rPr>
          <w:rFonts w:eastAsia="Calibri"/>
        </w:rPr>
      </w:pPr>
    </w:p>
    <w:p w14:paraId="43C3FF6A" w14:textId="21332030" w:rsidR="004A6772" w:rsidRPr="009B413E" w:rsidRDefault="0001055A" w:rsidP="009B413E">
      <w:pPr>
        <w:pStyle w:val="Heading2"/>
        <w:rPr>
          <w:rFonts w:eastAsia="Calibri"/>
        </w:rPr>
      </w:pPr>
      <w:bookmarkStart w:id="171" w:name="_Toc49923297"/>
      <w:bookmarkStart w:id="172" w:name="_Toc132030923"/>
      <w:bookmarkStart w:id="173" w:name="_Toc142578638"/>
      <w:bookmarkStart w:id="174" w:name="_Toc220331008"/>
      <w:r w:rsidRPr="009B413E">
        <w:rPr>
          <w:rFonts w:eastAsia="Calibri"/>
        </w:rPr>
        <w:t>EDGE</w:t>
      </w:r>
      <w:r w:rsidR="004A6772" w:rsidRPr="009B413E">
        <w:rPr>
          <w:rFonts w:eastAsia="Calibri"/>
        </w:rPr>
        <w:t xml:space="preserve"> CAPABILITY DISCOVERY (OPTIONAL TASK </w:t>
      </w:r>
      <w:r w:rsidR="003F1169">
        <w:rPr>
          <w:rFonts w:eastAsia="Calibri"/>
        </w:rPr>
        <w:t>3</w:t>
      </w:r>
      <w:r w:rsidR="004A6772" w:rsidRPr="009B413E">
        <w:rPr>
          <w:rFonts w:eastAsia="Calibri"/>
        </w:rPr>
        <w:t>)</w:t>
      </w:r>
      <w:bookmarkEnd w:id="171"/>
      <w:bookmarkEnd w:id="172"/>
      <w:r w:rsidR="004A6772" w:rsidRPr="009B413E">
        <w:rPr>
          <w:rFonts w:eastAsia="Calibri"/>
        </w:rPr>
        <w:t xml:space="preserve"> (Non-IT)</w:t>
      </w:r>
      <w:bookmarkEnd w:id="173"/>
      <w:bookmarkEnd w:id="174"/>
    </w:p>
    <w:p w14:paraId="6F16E1A8" w14:textId="77777777" w:rsidR="0099468C" w:rsidRDefault="0099468C" w:rsidP="0099468C">
      <w:pPr>
        <w:autoSpaceDE w:val="0"/>
        <w:autoSpaceDN w:val="0"/>
        <w:jc w:val="both"/>
        <w:rPr>
          <w:rFonts w:cs="Arial"/>
        </w:rPr>
      </w:pPr>
      <w:bookmarkStart w:id="175" w:name="_Toc40993527"/>
      <w:r w:rsidRPr="00707869">
        <w:rPr>
          <w:rFonts w:cs="Arial"/>
        </w:rPr>
        <w:t xml:space="preserve">Capability discovery is the process of identifying the needs of the clients, users, and stakeholders to define potential capability and solution opportunities. The Contractor shall provide discovery support services for establishing and refining capability vision, scope, goals, process maps schemas, and requirements to support strategic VA-wide Initiatives, </w:t>
      </w:r>
      <w:r w:rsidRPr="00707869">
        <w:rPr>
          <w:rFonts w:cs="Arial"/>
        </w:rPr>
        <w:lastRenderedPageBreak/>
        <w:t>including technology transformation, digital modernization, re-engineered business processes, and business transformation.</w:t>
      </w:r>
    </w:p>
    <w:p w14:paraId="01A55C21" w14:textId="77777777" w:rsidR="000C2A3E" w:rsidRPr="005C1B98" w:rsidRDefault="000C2A3E" w:rsidP="0099468C">
      <w:pPr>
        <w:autoSpaceDE w:val="0"/>
        <w:autoSpaceDN w:val="0"/>
        <w:jc w:val="both"/>
        <w:rPr>
          <w:rFonts w:cs="Arial"/>
        </w:rPr>
      </w:pPr>
    </w:p>
    <w:p w14:paraId="5BDBDC72" w14:textId="77777777" w:rsidR="0099468C" w:rsidRDefault="0099468C" w:rsidP="0099468C">
      <w:pPr>
        <w:autoSpaceDE w:val="0"/>
        <w:autoSpaceDN w:val="0"/>
        <w:jc w:val="both"/>
        <w:rPr>
          <w:rFonts w:cs="Arial"/>
        </w:rPr>
      </w:pPr>
      <w:r w:rsidRPr="005C1B98">
        <w:rPr>
          <w:rFonts w:cs="Arial"/>
        </w:rPr>
        <w:t xml:space="preserve">The Contractor shall perform this optional task and/any all tasks and subtasks required by Sections 5.2.1 Agile Requirements Elicitation and Elaboration, 5.2.2 User Centered Design, and 5.2.3 Solution Architecture &amp; Engineering of this PWS. </w:t>
      </w:r>
    </w:p>
    <w:p w14:paraId="14B53DAA" w14:textId="77777777" w:rsidR="000C2A3E" w:rsidRPr="005C1B98" w:rsidRDefault="000C2A3E" w:rsidP="0099468C">
      <w:pPr>
        <w:autoSpaceDE w:val="0"/>
        <w:autoSpaceDN w:val="0"/>
        <w:jc w:val="both"/>
        <w:rPr>
          <w:rFonts w:cs="Arial"/>
        </w:rPr>
      </w:pPr>
    </w:p>
    <w:p w14:paraId="1CA4E958" w14:textId="5B844D72" w:rsidR="0099468C" w:rsidRPr="005C1B98" w:rsidRDefault="0001055A" w:rsidP="0099468C">
      <w:pPr>
        <w:autoSpaceDE w:val="0"/>
        <w:autoSpaceDN w:val="0"/>
        <w:jc w:val="both"/>
        <w:rPr>
          <w:rFonts w:cs="Arial"/>
        </w:rPr>
      </w:pPr>
      <w:r>
        <w:rPr>
          <w:rFonts w:cs="Arial"/>
        </w:rPr>
        <w:t>EDGE</w:t>
      </w:r>
      <w:r w:rsidR="0099468C" w:rsidRPr="005C1B98">
        <w:rPr>
          <w:rFonts w:cs="Arial"/>
        </w:rPr>
        <w:t xml:space="preserve"> Capability Discovery FTE support shall be comprised of the following roles as needed:</w:t>
      </w:r>
    </w:p>
    <w:p w14:paraId="7D9885F8" w14:textId="77777777" w:rsidR="0099468C" w:rsidRPr="005C1B98" w:rsidRDefault="0099468C" w:rsidP="005A0FCB">
      <w:pPr>
        <w:pStyle w:val="ListParagraph"/>
        <w:numPr>
          <w:ilvl w:val="0"/>
          <w:numId w:val="81"/>
        </w:numPr>
        <w:autoSpaceDE w:val="0"/>
        <w:autoSpaceDN w:val="0"/>
        <w:spacing w:before="0" w:after="200" w:line="276" w:lineRule="auto"/>
        <w:jc w:val="both"/>
      </w:pPr>
      <w:r w:rsidRPr="005C1B98">
        <w:t>Business Analyst, Senior</w:t>
      </w:r>
    </w:p>
    <w:p w14:paraId="5F58735A" w14:textId="77777777" w:rsidR="0099468C" w:rsidRPr="005C1B98" w:rsidRDefault="0099468C" w:rsidP="005A0FCB">
      <w:pPr>
        <w:pStyle w:val="ListParagraph"/>
        <w:numPr>
          <w:ilvl w:val="0"/>
          <w:numId w:val="81"/>
        </w:numPr>
        <w:autoSpaceDE w:val="0"/>
        <w:autoSpaceDN w:val="0"/>
        <w:spacing w:before="0" w:after="200" w:line="276" w:lineRule="auto"/>
        <w:jc w:val="both"/>
      </w:pPr>
      <w:r w:rsidRPr="005C1B98">
        <w:t>508 Compliance Analyst/Tester</w:t>
      </w:r>
    </w:p>
    <w:p w14:paraId="5F4E3210" w14:textId="77777777" w:rsidR="0099468C" w:rsidRPr="005C1B98" w:rsidRDefault="0099468C" w:rsidP="005A0FCB">
      <w:pPr>
        <w:pStyle w:val="ListParagraph"/>
        <w:numPr>
          <w:ilvl w:val="0"/>
          <w:numId w:val="81"/>
        </w:numPr>
        <w:autoSpaceDE w:val="0"/>
        <w:autoSpaceDN w:val="0"/>
        <w:spacing w:before="0" w:after="200" w:line="276" w:lineRule="auto"/>
        <w:jc w:val="both"/>
      </w:pPr>
      <w:r w:rsidRPr="005C1B98">
        <w:t>Process Analyst, Senior</w:t>
      </w:r>
    </w:p>
    <w:p w14:paraId="55E37F01" w14:textId="77777777" w:rsidR="0099468C" w:rsidRPr="005C1B98" w:rsidRDefault="0099468C" w:rsidP="005A0FCB">
      <w:pPr>
        <w:pStyle w:val="ListParagraph"/>
        <w:numPr>
          <w:ilvl w:val="0"/>
          <w:numId w:val="81"/>
        </w:numPr>
        <w:autoSpaceDE w:val="0"/>
        <w:autoSpaceDN w:val="0"/>
        <w:spacing w:before="0" w:after="200" w:line="276" w:lineRule="auto"/>
        <w:jc w:val="both"/>
      </w:pPr>
      <w:r w:rsidRPr="005C1B98">
        <w:t>Product Analyst, Senior</w:t>
      </w:r>
    </w:p>
    <w:p w14:paraId="138C387C" w14:textId="77777777" w:rsidR="0099468C" w:rsidRPr="005C1B98" w:rsidRDefault="0099468C" w:rsidP="005A0FCB">
      <w:pPr>
        <w:pStyle w:val="ListParagraph"/>
        <w:numPr>
          <w:ilvl w:val="0"/>
          <w:numId w:val="81"/>
        </w:numPr>
        <w:autoSpaceDE w:val="0"/>
        <w:autoSpaceDN w:val="0"/>
        <w:spacing w:before="0" w:after="200" w:line="276" w:lineRule="auto"/>
        <w:jc w:val="both"/>
      </w:pPr>
      <w:r w:rsidRPr="005C1B98">
        <w:t>Engineering Analyst, Senior</w:t>
      </w:r>
    </w:p>
    <w:p w14:paraId="055FAED6" w14:textId="77777777" w:rsidR="0099468C" w:rsidRPr="005C1B98" w:rsidRDefault="0099468C" w:rsidP="005A0FCB">
      <w:pPr>
        <w:pStyle w:val="ListParagraph"/>
        <w:numPr>
          <w:ilvl w:val="0"/>
          <w:numId w:val="81"/>
        </w:numPr>
        <w:autoSpaceDE w:val="0"/>
        <w:autoSpaceDN w:val="0"/>
        <w:spacing w:before="0" w:after="200" w:line="276" w:lineRule="auto"/>
        <w:jc w:val="both"/>
      </w:pPr>
      <w:r w:rsidRPr="005C1B98">
        <w:t>Functional Analyst, Senior</w:t>
      </w:r>
    </w:p>
    <w:p w14:paraId="42C30DA7" w14:textId="77777777" w:rsidR="0099468C" w:rsidRPr="005C1B98" w:rsidRDefault="0099468C" w:rsidP="005A0FCB">
      <w:pPr>
        <w:pStyle w:val="ListParagraph"/>
        <w:numPr>
          <w:ilvl w:val="0"/>
          <w:numId w:val="81"/>
        </w:numPr>
        <w:autoSpaceDE w:val="0"/>
        <w:autoSpaceDN w:val="0"/>
        <w:spacing w:before="0" w:after="200" w:line="276" w:lineRule="auto"/>
        <w:jc w:val="both"/>
      </w:pPr>
      <w:r w:rsidRPr="005C1B98">
        <w:t>Performance Analyst</w:t>
      </w:r>
    </w:p>
    <w:p w14:paraId="4FEF8533" w14:textId="77777777" w:rsidR="0099468C" w:rsidRPr="005C1B98" w:rsidRDefault="0099468C" w:rsidP="005A0FCB">
      <w:pPr>
        <w:pStyle w:val="ListParagraph"/>
        <w:numPr>
          <w:ilvl w:val="0"/>
          <w:numId w:val="81"/>
        </w:numPr>
        <w:autoSpaceDE w:val="0"/>
        <w:autoSpaceDN w:val="0"/>
        <w:spacing w:before="0" w:after="200" w:line="276" w:lineRule="auto"/>
        <w:jc w:val="both"/>
      </w:pPr>
      <w:r w:rsidRPr="005C1B98">
        <w:t>Web Application Analyst</w:t>
      </w:r>
    </w:p>
    <w:p w14:paraId="32D5E4F2" w14:textId="77777777" w:rsidR="0099468C" w:rsidRPr="005C1B98" w:rsidRDefault="0099468C" w:rsidP="005A0FCB">
      <w:pPr>
        <w:pStyle w:val="ListParagraph"/>
        <w:numPr>
          <w:ilvl w:val="0"/>
          <w:numId w:val="81"/>
        </w:numPr>
        <w:autoSpaceDE w:val="0"/>
        <w:autoSpaceDN w:val="0"/>
        <w:spacing w:before="0" w:after="200" w:line="276" w:lineRule="auto"/>
        <w:jc w:val="both"/>
      </w:pPr>
      <w:r w:rsidRPr="005C1B98">
        <w:t>Application Analyst</w:t>
      </w:r>
    </w:p>
    <w:p w14:paraId="52BCF593" w14:textId="77777777" w:rsidR="0099468C" w:rsidRPr="005C1B98" w:rsidRDefault="0099468C" w:rsidP="005A0FCB">
      <w:pPr>
        <w:pStyle w:val="ListParagraph"/>
        <w:numPr>
          <w:ilvl w:val="0"/>
          <w:numId w:val="81"/>
        </w:numPr>
        <w:autoSpaceDE w:val="0"/>
        <w:autoSpaceDN w:val="0"/>
        <w:spacing w:before="0" w:after="200" w:line="276" w:lineRule="auto"/>
        <w:jc w:val="both"/>
      </w:pPr>
      <w:r w:rsidRPr="005C1B98">
        <w:t>Process Modeler</w:t>
      </w:r>
    </w:p>
    <w:p w14:paraId="3625E431" w14:textId="77777777" w:rsidR="0099468C" w:rsidRPr="005C1B98" w:rsidRDefault="0099468C" w:rsidP="005A0FCB">
      <w:pPr>
        <w:pStyle w:val="ListParagraph"/>
        <w:numPr>
          <w:ilvl w:val="0"/>
          <w:numId w:val="81"/>
        </w:numPr>
        <w:autoSpaceDE w:val="0"/>
        <w:autoSpaceDN w:val="0"/>
        <w:spacing w:before="0" w:after="200" w:line="276" w:lineRule="auto"/>
        <w:jc w:val="both"/>
      </w:pPr>
      <w:r w:rsidRPr="005C1B98">
        <w:t>Human Factors Engineer, Senior</w:t>
      </w:r>
    </w:p>
    <w:p w14:paraId="66AFF2D5" w14:textId="77777777" w:rsidR="0099468C" w:rsidRPr="005C1B98" w:rsidRDefault="0099468C" w:rsidP="005A0FCB">
      <w:pPr>
        <w:pStyle w:val="ListParagraph"/>
        <w:numPr>
          <w:ilvl w:val="0"/>
          <w:numId w:val="81"/>
        </w:numPr>
        <w:autoSpaceDE w:val="0"/>
        <w:autoSpaceDN w:val="0"/>
        <w:spacing w:before="0" w:after="200" w:line="276" w:lineRule="auto"/>
        <w:jc w:val="both"/>
      </w:pPr>
      <w:r w:rsidRPr="005C1B98">
        <w:t>Business Process Expert</w:t>
      </w:r>
    </w:p>
    <w:p w14:paraId="0703B6B7" w14:textId="77777777" w:rsidR="0099468C" w:rsidRPr="005C1B98" w:rsidRDefault="0099468C" w:rsidP="005A0FCB">
      <w:pPr>
        <w:pStyle w:val="ListParagraph"/>
        <w:numPr>
          <w:ilvl w:val="0"/>
          <w:numId w:val="81"/>
        </w:numPr>
        <w:autoSpaceDE w:val="0"/>
        <w:autoSpaceDN w:val="0"/>
        <w:spacing w:before="0" w:after="200" w:line="276" w:lineRule="auto"/>
        <w:jc w:val="both"/>
      </w:pPr>
      <w:r w:rsidRPr="005C1B98">
        <w:t>Functional Area Expert II</w:t>
      </w:r>
    </w:p>
    <w:p w14:paraId="34853C16" w14:textId="77777777" w:rsidR="0099468C" w:rsidRPr="005C1B98" w:rsidRDefault="0099468C" w:rsidP="005A0FCB">
      <w:pPr>
        <w:pStyle w:val="ListParagraph"/>
        <w:numPr>
          <w:ilvl w:val="0"/>
          <w:numId w:val="81"/>
        </w:numPr>
        <w:autoSpaceDE w:val="0"/>
        <w:autoSpaceDN w:val="0"/>
        <w:spacing w:before="0" w:after="200" w:line="276" w:lineRule="auto"/>
        <w:jc w:val="both"/>
      </w:pPr>
      <w:r w:rsidRPr="005C1B98">
        <w:t>Principal Business Process Re-Engineering (BPR) Specialist *</w:t>
      </w:r>
    </w:p>
    <w:p w14:paraId="765ED4E8" w14:textId="77777777" w:rsidR="0099468C" w:rsidRPr="005C1B98" w:rsidRDefault="0099468C" w:rsidP="005A0FCB">
      <w:pPr>
        <w:pStyle w:val="ListParagraph"/>
        <w:numPr>
          <w:ilvl w:val="0"/>
          <w:numId w:val="81"/>
        </w:numPr>
        <w:autoSpaceDE w:val="0"/>
        <w:autoSpaceDN w:val="0"/>
        <w:spacing w:before="0" w:after="200" w:line="276" w:lineRule="auto"/>
        <w:jc w:val="both"/>
      </w:pPr>
      <w:r w:rsidRPr="005C1B98">
        <w:t>Senior Process Transformation Specialist</w:t>
      </w:r>
    </w:p>
    <w:p w14:paraId="2F1ABBF9" w14:textId="77777777" w:rsidR="0099468C" w:rsidRPr="005C1B98" w:rsidRDefault="0099468C" w:rsidP="005A0FCB">
      <w:pPr>
        <w:pStyle w:val="ListParagraph"/>
        <w:numPr>
          <w:ilvl w:val="0"/>
          <w:numId w:val="81"/>
        </w:numPr>
        <w:autoSpaceDE w:val="0"/>
        <w:autoSpaceDN w:val="0"/>
        <w:spacing w:before="0" w:after="200" w:line="276" w:lineRule="auto"/>
        <w:jc w:val="both"/>
      </w:pPr>
      <w:r w:rsidRPr="005C1B98">
        <w:t>Senior Software Engineer</w:t>
      </w:r>
    </w:p>
    <w:p w14:paraId="2FAA0451" w14:textId="77777777" w:rsidR="0099468C" w:rsidRPr="005C1B98" w:rsidRDefault="0099468C" w:rsidP="005A0FCB">
      <w:pPr>
        <w:pStyle w:val="ListParagraph"/>
        <w:numPr>
          <w:ilvl w:val="0"/>
          <w:numId w:val="81"/>
        </w:numPr>
        <w:autoSpaceDE w:val="0"/>
        <w:autoSpaceDN w:val="0"/>
        <w:spacing w:before="0" w:after="200" w:line="276" w:lineRule="auto"/>
        <w:jc w:val="both"/>
      </w:pPr>
      <w:r w:rsidRPr="005C1B98">
        <w:t>Principal Software Engineer*</w:t>
      </w:r>
    </w:p>
    <w:p w14:paraId="28746E7F" w14:textId="77777777" w:rsidR="0099468C" w:rsidRPr="005C1B98" w:rsidRDefault="0099468C" w:rsidP="005A0FCB">
      <w:pPr>
        <w:pStyle w:val="ListParagraph"/>
        <w:numPr>
          <w:ilvl w:val="3"/>
          <w:numId w:val="76"/>
        </w:numPr>
        <w:autoSpaceDE w:val="0"/>
        <w:autoSpaceDN w:val="0"/>
        <w:spacing w:before="0" w:after="200" w:line="276" w:lineRule="auto"/>
        <w:ind w:left="360"/>
        <w:jc w:val="both"/>
      </w:pPr>
      <w:r w:rsidRPr="005C1B98">
        <w:t>User Experience Specialist VI *</w:t>
      </w:r>
    </w:p>
    <w:p w14:paraId="15BFB42A" w14:textId="77777777" w:rsidR="0099468C" w:rsidRPr="005C1B98" w:rsidRDefault="0099468C" w:rsidP="005A0FCB">
      <w:pPr>
        <w:pStyle w:val="ListParagraph"/>
        <w:numPr>
          <w:ilvl w:val="3"/>
          <w:numId w:val="76"/>
        </w:numPr>
        <w:autoSpaceDE w:val="0"/>
        <w:autoSpaceDN w:val="0"/>
        <w:spacing w:before="0" w:after="200" w:line="276" w:lineRule="auto"/>
        <w:ind w:left="360"/>
        <w:jc w:val="both"/>
      </w:pPr>
      <w:r w:rsidRPr="005C1B98">
        <w:t>Operations Research Analyst/Data Scientist III</w:t>
      </w:r>
    </w:p>
    <w:p w14:paraId="766F614F" w14:textId="77777777" w:rsidR="0099468C" w:rsidRPr="005C1B98" w:rsidRDefault="0099468C" w:rsidP="005A0FCB">
      <w:pPr>
        <w:pStyle w:val="ListParagraph"/>
        <w:numPr>
          <w:ilvl w:val="0"/>
          <w:numId w:val="82"/>
        </w:numPr>
        <w:autoSpaceDE w:val="0"/>
        <w:autoSpaceDN w:val="0"/>
        <w:spacing w:before="0" w:after="200" w:line="276" w:lineRule="auto"/>
        <w:jc w:val="both"/>
      </w:pPr>
      <w:r w:rsidRPr="005C1B98">
        <w:t>Senior Enterprise Application Product Expert *</w:t>
      </w:r>
    </w:p>
    <w:p w14:paraId="29F4FA6D" w14:textId="77777777" w:rsidR="0099468C" w:rsidRPr="005C1B98" w:rsidRDefault="0099468C" w:rsidP="005A0FCB">
      <w:pPr>
        <w:pStyle w:val="ListParagraph"/>
        <w:numPr>
          <w:ilvl w:val="0"/>
          <w:numId w:val="82"/>
        </w:numPr>
        <w:autoSpaceDE w:val="0"/>
        <w:autoSpaceDN w:val="0"/>
        <w:spacing w:before="0" w:after="200" w:line="276" w:lineRule="auto"/>
        <w:jc w:val="both"/>
      </w:pPr>
      <w:r w:rsidRPr="005C1B98">
        <w:t>Emerging Technology Expert *</w:t>
      </w:r>
    </w:p>
    <w:p w14:paraId="363802A3" w14:textId="77777777" w:rsidR="0099468C" w:rsidRPr="005C1B98" w:rsidRDefault="0099468C" w:rsidP="005A0FCB">
      <w:pPr>
        <w:pStyle w:val="ListParagraph"/>
        <w:numPr>
          <w:ilvl w:val="0"/>
          <w:numId w:val="82"/>
        </w:numPr>
        <w:autoSpaceDE w:val="0"/>
        <w:autoSpaceDN w:val="0"/>
        <w:spacing w:before="0" w:after="200" w:line="276" w:lineRule="auto"/>
        <w:jc w:val="both"/>
      </w:pPr>
      <w:r w:rsidRPr="005C1B98">
        <w:t>Product Manager IV *</w:t>
      </w:r>
    </w:p>
    <w:p w14:paraId="1DC9F54B" w14:textId="77777777" w:rsidR="0099468C" w:rsidRPr="005C1B98" w:rsidRDefault="0099468C" w:rsidP="005A0FCB">
      <w:pPr>
        <w:pStyle w:val="ListParagraph"/>
        <w:numPr>
          <w:ilvl w:val="0"/>
          <w:numId w:val="82"/>
        </w:numPr>
        <w:autoSpaceDE w:val="0"/>
        <w:autoSpaceDN w:val="0"/>
        <w:spacing w:before="0" w:after="200" w:line="276" w:lineRule="auto"/>
        <w:jc w:val="both"/>
      </w:pPr>
      <w:r w:rsidRPr="005C1B98">
        <w:t>Senior Product Delivery Manager *</w:t>
      </w:r>
    </w:p>
    <w:p w14:paraId="67D3FC0F" w14:textId="77777777" w:rsidR="0099468C" w:rsidRPr="005C1B98" w:rsidRDefault="0099468C" w:rsidP="005A0FCB">
      <w:pPr>
        <w:pStyle w:val="ListParagraph"/>
        <w:numPr>
          <w:ilvl w:val="0"/>
          <w:numId w:val="82"/>
        </w:numPr>
        <w:autoSpaceDE w:val="0"/>
        <w:autoSpaceDN w:val="0"/>
        <w:spacing w:before="0" w:after="200" w:line="276" w:lineRule="auto"/>
        <w:jc w:val="both"/>
      </w:pPr>
      <w:r w:rsidRPr="005C1B98">
        <w:t>Senior UX Designer *</w:t>
      </w:r>
    </w:p>
    <w:p w14:paraId="4A79C608" w14:textId="77777777" w:rsidR="0099468C" w:rsidRPr="005C1B98" w:rsidRDefault="0099468C" w:rsidP="0099468C">
      <w:pPr>
        <w:autoSpaceDE w:val="0"/>
        <w:autoSpaceDN w:val="0"/>
        <w:adjustRightInd w:val="0"/>
        <w:rPr>
          <w:rFonts w:eastAsia="Calibri" w:cs="Arial"/>
          <w:b/>
          <w:bCs/>
        </w:rPr>
      </w:pPr>
    </w:p>
    <w:p w14:paraId="3CAF010A" w14:textId="77777777" w:rsidR="0099468C" w:rsidRDefault="0099468C" w:rsidP="0099468C">
      <w:pPr>
        <w:autoSpaceDE w:val="0"/>
        <w:autoSpaceDN w:val="0"/>
        <w:adjustRightInd w:val="0"/>
        <w:rPr>
          <w:rFonts w:eastAsia="Calibri" w:cs="Arial"/>
          <w:b/>
          <w:bCs/>
        </w:rPr>
      </w:pPr>
      <w:r w:rsidRPr="005C1B98">
        <w:rPr>
          <w:rFonts w:eastAsia="Calibri" w:cs="Arial"/>
          <w:b/>
          <w:bCs/>
        </w:rPr>
        <w:t>*Indicates Key Personnel</w:t>
      </w:r>
    </w:p>
    <w:p w14:paraId="286AA748" w14:textId="77777777" w:rsidR="000C2A3E" w:rsidRPr="005C1B98" w:rsidRDefault="000C2A3E" w:rsidP="0099468C">
      <w:pPr>
        <w:autoSpaceDE w:val="0"/>
        <w:autoSpaceDN w:val="0"/>
        <w:adjustRightInd w:val="0"/>
        <w:rPr>
          <w:rFonts w:cs="Arial"/>
        </w:rPr>
      </w:pPr>
    </w:p>
    <w:p w14:paraId="20C7B833" w14:textId="77777777" w:rsidR="0099468C" w:rsidRPr="005C1B98" w:rsidRDefault="0099468C" w:rsidP="0099468C">
      <w:pPr>
        <w:autoSpaceDE w:val="0"/>
        <w:autoSpaceDN w:val="0"/>
        <w:jc w:val="both"/>
        <w:rPr>
          <w:rFonts w:cs="Arial"/>
        </w:rPr>
      </w:pPr>
      <w:r w:rsidRPr="005C1B98">
        <w:rPr>
          <w:rFonts w:cs="Arial"/>
        </w:rPr>
        <w:t>The Contractor shall provide four-week iterations of consultancy supported by one sprint team (minimum of one FTE resource (one FTE=1,920 hours per year; minimum 147.7</w:t>
      </w:r>
    </w:p>
    <w:p w14:paraId="1F425B16" w14:textId="75DA9D3A" w:rsidR="0099468C" w:rsidRDefault="0099468C" w:rsidP="004A6772">
      <w:pPr>
        <w:autoSpaceDE w:val="0"/>
        <w:autoSpaceDN w:val="0"/>
        <w:jc w:val="both"/>
      </w:pPr>
      <w:r w:rsidRPr="005C1B98">
        <w:rPr>
          <w:rFonts w:cs="Arial"/>
        </w:rPr>
        <w:t>hou</w:t>
      </w:r>
      <w:r w:rsidRPr="00707869">
        <w:rPr>
          <w:rFonts w:cs="Arial"/>
        </w:rPr>
        <w:t xml:space="preserve">rs per four-week iteration per FTE) delivered by a combination of staff with the appropriate technical skill sets as set forth above. This optional task can be exercised up to </w:t>
      </w:r>
      <w:r w:rsidR="00413139">
        <w:rPr>
          <w:rFonts w:cs="Arial"/>
        </w:rPr>
        <w:t>3</w:t>
      </w:r>
      <w:r>
        <w:rPr>
          <w:rFonts w:cs="Arial"/>
        </w:rPr>
        <w:t>,</w:t>
      </w:r>
      <w:r w:rsidR="00413139">
        <w:rPr>
          <w:rFonts w:cs="Arial"/>
        </w:rPr>
        <w:t>000</w:t>
      </w:r>
      <w:r w:rsidRPr="00707869">
        <w:rPr>
          <w:rFonts w:cs="Arial"/>
        </w:rPr>
        <w:t xml:space="preserve"> times over the PoP (Base and Option Periods).</w:t>
      </w:r>
    </w:p>
    <w:p w14:paraId="7EA16AC3" w14:textId="1536B47C" w:rsidR="004A6772" w:rsidRPr="00903438" w:rsidRDefault="004A6772" w:rsidP="004A6772">
      <w:pPr>
        <w:pStyle w:val="Heading2"/>
        <w:rPr>
          <w:rFonts w:eastAsia="Calibri"/>
        </w:rPr>
      </w:pPr>
      <w:bookmarkStart w:id="176" w:name="_Toc49923298"/>
      <w:bookmarkStart w:id="177" w:name="_Toc142578639"/>
      <w:bookmarkStart w:id="178" w:name="_Toc220331009"/>
      <w:r w:rsidRPr="00903438">
        <w:rPr>
          <w:rFonts w:eastAsia="Calibri"/>
        </w:rPr>
        <w:lastRenderedPageBreak/>
        <w:t xml:space="preserve">DATA MANAGEMENT AND LIFECYCLE SERVICES (OPTIONAL TASK </w:t>
      </w:r>
      <w:r w:rsidR="003F1169">
        <w:rPr>
          <w:rFonts w:eastAsia="Calibri"/>
        </w:rPr>
        <w:t>4</w:t>
      </w:r>
      <w:r w:rsidRPr="00903438">
        <w:rPr>
          <w:rFonts w:eastAsia="Calibri"/>
        </w:rPr>
        <w:t>)</w:t>
      </w:r>
      <w:bookmarkEnd w:id="175"/>
      <w:bookmarkEnd w:id="176"/>
      <w:bookmarkEnd w:id="177"/>
      <w:bookmarkEnd w:id="178"/>
    </w:p>
    <w:p w14:paraId="33974EC2" w14:textId="77777777" w:rsidR="005971E4" w:rsidRPr="005C1B98" w:rsidRDefault="005971E4" w:rsidP="005971E4">
      <w:pPr>
        <w:autoSpaceDE w:val="0"/>
        <w:autoSpaceDN w:val="0"/>
        <w:adjustRightInd w:val="0"/>
        <w:rPr>
          <w:rFonts w:eastAsia="Calibri" w:cs="Arial"/>
        </w:rPr>
      </w:pPr>
      <w:r w:rsidRPr="00707869">
        <w:rPr>
          <w:rFonts w:eastAsia="Calibri" w:cs="Arial"/>
        </w:rPr>
        <w:t>VA is making a deliberate shift towards a data ecosystem advancing Government data transparency, accessibility, and interoperability to drive innovation across internal and external VA partnerships. The establish</w:t>
      </w:r>
      <w:r w:rsidRPr="005C1B98">
        <w:rPr>
          <w:rFonts w:eastAsia="Calibri" w:cs="Arial"/>
        </w:rPr>
        <w:t xml:space="preserve">ment of the API platform and significant investments in data standardization, for example, delineates strategic data transformative initiatives enabling a consistent and high-quality authoritative dataset representing VA and the Veteran. To support data initiatives, the Contractor shall provide, deliver, and maintain data management and lifecycle services, such as integration, migration, standardization, quality improvement, processing, storage, maintenance, archive, and provenance, across the VA enterprise. This may require development utilizing various data science and data engineering principles to deliver all or part of a cohesive ecosystem of data platforms, architectures, repositories, interfaces, integrations, components, configurations, migrations, and applications. </w:t>
      </w:r>
    </w:p>
    <w:p w14:paraId="0423AF83" w14:textId="77777777" w:rsidR="005971E4" w:rsidRDefault="005971E4" w:rsidP="005971E4">
      <w:pPr>
        <w:rPr>
          <w:rFonts w:eastAsia="Calibri" w:cs="Arial"/>
        </w:rPr>
      </w:pPr>
    </w:p>
    <w:p w14:paraId="4EB548AF" w14:textId="5E47D0D7" w:rsidR="005971E4" w:rsidRPr="005C1B98" w:rsidRDefault="005971E4" w:rsidP="005971E4">
      <w:pPr>
        <w:rPr>
          <w:rFonts w:eastAsia="Calibri" w:cs="Arial"/>
        </w:rPr>
      </w:pPr>
      <w:r w:rsidRPr="005C1B98">
        <w:rPr>
          <w:rFonts w:eastAsia="Calibri" w:cs="Arial"/>
        </w:rPr>
        <w:t xml:space="preserve">The Contractor shall execute any/all tasks and subtasks IAW with Section 5.2 Capability Delivery Lifecycle Management, for delivery of capabilities.  The specific scope of capabilities to be delivered for each solution in the base and option periods will be determined with DTC Platform Lead(s), VA Product and Business Owners made up of the appropriate technical skill sets as set forth below to support additional requirements throughout the Base Period and each Option Period (if exercised).    </w:t>
      </w:r>
    </w:p>
    <w:p w14:paraId="421EBDBC" w14:textId="77777777" w:rsidR="004A6772" w:rsidRPr="009421CC" w:rsidRDefault="004A6772" w:rsidP="005A0FCB">
      <w:pPr>
        <w:pStyle w:val="ListParagraph"/>
        <w:numPr>
          <w:ilvl w:val="0"/>
          <w:numId w:val="81"/>
        </w:numPr>
        <w:autoSpaceDE w:val="0"/>
        <w:autoSpaceDN w:val="0"/>
        <w:jc w:val="both"/>
      </w:pPr>
      <w:r>
        <w:t>Product Manager IV*</w:t>
      </w:r>
    </w:p>
    <w:p w14:paraId="30619AFB" w14:textId="77777777" w:rsidR="004A6772" w:rsidRPr="009421CC" w:rsidRDefault="004A6772" w:rsidP="005A0FCB">
      <w:pPr>
        <w:pStyle w:val="ListParagraph"/>
        <w:numPr>
          <w:ilvl w:val="3"/>
          <w:numId w:val="76"/>
        </w:numPr>
        <w:autoSpaceDE w:val="0"/>
        <w:autoSpaceDN w:val="0"/>
        <w:ind w:left="360"/>
        <w:jc w:val="both"/>
      </w:pPr>
      <w:r>
        <w:t>Delivery Manager*</w:t>
      </w:r>
    </w:p>
    <w:p w14:paraId="2B83662D" w14:textId="77777777" w:rsidR="004A6772" w:rsidRPr="009421CC" w:rsidRDefault="004A6772" w:rsidP="005A0FCB">
      <w:pPr>
        <w:pStyle w:val="ListParagraph"/>
        <w:numPr>
          <w:ilvl w:val="0"/>
          <w:numId w:val="82"/>
        </w:numPr>
        <w:autoSpaceDE w:val="0"/>
        <w:autoSpaceDN w:val="0"/>
        <w:jc w:val="both"/>
      </w:pPr>
      <w:r>
        <w:t>Senior Product Delivery Manager*</w:t>
      </w:r>
    </w:p>
    <w:p w14:paraId="6AF3A1C3" w14:textId="77777777" w:rsidR="004A6772" w:rsidRDefault="004A6772" w:rsidP="005A0FCB">
      <w:pPr>
        <w:pStyle w:val="ListParagraph"/>
        <w:numPr>
          <w:ilvl w:val="0"/>
          <w:numId w:val="82"/>
        </w:numPr>
        <w:autoSpaceDE w:val="0"/>
        <w:autoSpaceDN w:val="0"/>
        <w:jc w:val="both"/>
      </w:pPr>
      <w:r>
        <w:t>Integration Engineer, Expert</w:t>
      </w:r>
    </w:p>
    <w:p w14:paraId="1F91B8BE" w14:textId="77777777" w:rsidR="004A6772" w:rsidRDefault="004A6772" w:rsidP="005A0FCB">
      <w:pPr>
        <w:pStyle w:val="ListParagraph"/>
        <w:numPr>
          <w:ilvl w:val="0"/>
          <w:numId w:val="82"/>
        </w:numPr>
        <w:autoSpaceDE w:val="0"/>
        <w:autoSpaceDN w:val="0"/>
        <w:jc w:val="both"/>
      </w:pPr>
      <w:r>
        <w:t>Integration Engineer, Senior</w:t>
      </w:r>
    </w:p>
    <w:p w14:paraId="34691117" w14:textId="77777777" w:rsidR="004A6772" w:rsidRDefault="004A6772" w:rsidP="004A6772">
      <w:pPr>
        <w:pStyle w:val="ListParagraph"/>
        <w:numPr>
          <w:ilvl w:val="0"/>
          <w:numId w:val="0"/>
        </w:numPr>
        <w:autoSpaceDE w:val="0"/>
        <w:autoSpaceDN w:val="0"/>
        <w:ind w:left="360"/>
        <w:jc w:val="both"/>
      </w:pPr>
    </w:p>
    <w:p w14:paraId="3DC15E72" w14:textId="77777777" w:rsidR="004A6772" w:rsidRPr="0018553A" w:rsidRDefault="004A6772" w:rsidP="004A6772">
      <w:pPr>
        <w:autoSpaceDE w:val="0"/>
        <w:autoSpaceDN w:val="0"/>
        <w:adjustRightInd w:val="0"/>
        <w:rPr>
          <w:rFonts w:ascii="SymbolMT" w:eastAsia="Calibri" w:hAnsi="SymbolMT" w:cs="SymbolMT"/>
        </w:rPr>
      </w:pPr>
      <w:bookmarkStart w:id="179" w:name="_Hlk147839833"/>
      <w:r w:rsidRPr="00AB32B6">
        <w:rPr>
          <w:rFonts w:eastAsia="Calibri"/>
          <w:b/>
          <w:bCs/>
        </w:rPr>
        <w:t>*Indicates Key Personnel</w:t>
      </w:r>
    </w:p>
    <w:bookmarkEnd w:id="179"/>
    <w:p w14:paraId="3E511301" w14:textId="77777777" w:rsidR="004A6772" w:rsidRDefault="004A6772" w:rsidP="004A6772">
      <w:pPr>
        <w:rPr>
          <w:rFonts w:eastAsia="Calibri"/>
        </w:rPr>
      </w:pPr>
    </w:p>
    <w:p w14:paraId="4752F42A" w14:textId="14C6B607" w:rsidR="004A6772" w:rsidRDefault="004A6772" w:rsidP="004A6772">
      <w:pPr>
        <w:rPr>
          <w:rFonts w:eastAsia="Calibri"/>
        </w:rPr>
      </w:pPr>
      <w:r w:rsidRPr="16E75E63">
        <w:rPr>
          <w:rFonts w:cs="Arial"/>
        </w:rPr>
        <w:t xml:space="preserve">The Contractor shall provide </w:t>
      </w:r>
      <w:r>
        <w:rPr>
          <w:rFonts w:cs="Arial"/>
        </w:rPr>
        <w:t>four</w:t>
      </w:r>
      <w:r w:rsidRPr="16E75E63">
        <w:rPr>
          <w:rFonts w:cs="Arial"/>
        </w:rPr>
        <w:t xml:space="preserve">-week iterations per exercise of </w:t>
      </w:r>
      <w:r w:rsidR="0001055A">
        <w:rPr>
          <w:rFonts w:cs="Arial"/>
        </w:rPr>
        <w:t>EDGE</w:t>
      </w:r>
      <w:r w:rsidRPr="16E75E63">
        <w:rPr>
          <w:rFonts w:cs="Arial"/>
        </w:rPr>
        <w:t xml:space="preserve"> Data Management supported by one FTE (minimum of </w:t>
      </w:r>
      <w:r>
        <w:rPr>
          <w:rFonts w:cs="Arial"/>
        </w:rPr>
        <w:t>one</w:t>
      </w:r>
      <w:r w:rsidRPr="16E75E63">
        <w:rPr>
          <w:rFonts w:cs="Arial"/>
        </w:rPr>
        <w:t xml:space="preserve"> FTE resource (</w:t>
      </w:r>
      <w:r>
        <w:rPr>
          <w:rFonts w:cs="Arial"/>
        </w:rPr>
        <w:t>one</w:t>
      </w:r>
      <w:r w:rsidRPr="16E75E63">
        <w:rPr>
          <w:rFonts w:cs="Arial"/>
        </w:rPr>
        <w:t xml:space="preserve"> FTE= 1,920 hours per year; minimum 147.7 hours per </w:t>
      </w:r>
      <w:r>
        <w:rPr>
          <w:rFonts w:cs="Arial"/>
        </w:rPr>
        <w:t>four</w:t>
      </w:r>
      <w:r w:rsidRPr="16E75E63">
        <w:rPr>
          <w:rFonts w:cs="Arial"/>
        </w:rPr>
        <w:t xml:space="preserve">-week iteration per FTE) delivered with the appropriate technical skill sets, in accordance with Section 5.1.7 Project Management Oversight/Key Personnel (as applicable). This optional task can be exercised up to </w:t>
      </w:r>
      <w:r w:rsidR="000705C2">
        <w:rPr>
          <w:rFonts w:cs="Arial"/>
        </w:rPr>
        <w:t>4000</w:t>
      </w:r>
      <w:r>
        <w:rPr>
          <w:rFonts w:cs="Arial"/>
        </w:rPr>
        <w:t xml:space="preserve"> </w:t>
      </w:r>
      <w:r w:rsidRPr="16E75E63">
        <w:rPr>
          <w:rFonts w:cs="Arial"/>
        </w:rPr>
        <w:t>times over the PoP (Base and Option Periods).</w:t>
      </w:r>
    </w:p>
    <w:p w14:paraId="546DD130" w14:textId="71F3F79D" w:rsidR="004A6772" w:rsidRPr="00B80CED" w:rsidRDefault="004A6772" w:rsidP="004A6772">
      <w:pPr>
        <w:pStyle w:val="Heading2"/>
      </w:pPr>
      <w:r w:rsidRPr="3D9F3972">
        <w:rPr>
          <w:rFonts w:ascii="ArialMT" w:eastAsia="Calibri" w:hAnsi="ArialMT" w:cs="ArialMT"/>
        </w:rPr>
        <w:t xml:space="preserve"> </w:t>
      </w:r>
      <w:bookmarkStart w:id="180" w:name="_Toc40993528"/>
      <w:bookmarkStart w:id="181" w:name="_Toc49923299"/>
      <w:bookmarkStart w:id="182" w:name="_Toc142578640"/>
      <w:bookmarkStart w:id="183" w:name="_Toc220331010"/>
      <w:bookmarkStart w:id="184" w:name="_Toc37999777"/>
      <w:r w:rsidRPr="3D9F3972">
        <w:rPr>
          <w:rFonts w:ascii="ArialMT" w:eastAsia="Calibri" w:hAnsi="ArialMT" w:cs="ArialMT"/>
        </w:rPr>
        <w:t xml:space="preserve">IT </w:t>
      </w:r>
      <w:r>
        <w:t xml:space="preserve">OPERATIONS AND MAINTENANCE (O&amp;M) SUPPORT (OPTIONAL TASK </w:t>
      </w:r>
      <w:r w:rsidR="003F1169">
        <w:t>5</w:t>
      </w:r>
      <w:r>
        <w:t>)</w:t>
      </w:r>
      <w:bookmarkEnd w:id="180"/>
      <w:bookmarkEnd w:id="181"/>
      <w:bookmarkEnd w:id="182"/>
      <w:bookmarkEnd w:id="183"/>
    </w:p>
    <w:p w14:paraId="13FF07CA" w14:textId="4367B10A" w:rsidR="004A6772" w:rsidRDefault="004A6772" w:rsidP="004A6772">
      <w:r>
        <w:t>In performance of this optional task, the Contractor shall perform all of the tasks and sub-tasks, and associated SLA’s outlined in Section 5.</w:t>
      </w:r>
      <w:r w:rsidR="008A5497">
        <w:t>10</w:t>
      </w:r>
      <w:r>
        <w:t>.1 through 5.</w:t>
      </w:r>
      <w:r w:rsidR="008A5497">
        <w:t>10</w:t>
      </w:r>
      <w:r>
        <w:t>.4</w:t>
      </w:r>
    </w:p>
    <w:p w14:paraId="39DA92B2" w14:textId="77777777" w:rsidR="004A6772" w:rsidRPr="00D55EFF" w:rsidRDefault="004A6772" w:rsidP="004A6772">
      <w:pPr>
        <w:pStyle w:val="Heading3"/>
        <w:keepLines/>
        <w:spacing w:before="240" w:after="120"/>
      </w:pPr>
      <w:bookmarkStart w:id="185" w:name="_Toc40993529"/>
      <w:bookmarkStart w:id="186" w:name="_Toc49923300"/>
      <w:bookmarkStart w:id="187" w:name="_Toc142578641"/>
      <w:bookmarkStart w:id="188" w:name="_Toc220331011"/>
      <w:r w:rsidRPr="00D55EFF">
        <w:t xml:space="preserve">ENTERPRISE </w:t>
      </w:r>
      <w:r>
        <w:t>SECURITY</w:t>
      </w:r>
      <w:r w:rsidRPr="00D55EFF">
        <w:t xml:space="preserve"> CHANGE CONTROL BOARD (E</w:t>
      </w:r>
      <w:r>
        <w:t>S</w:t>
      </w:r>
      <w:r w:rsidRPr="00D55EFF">
        <w:t>CCB) AND NETWORK SECURITY OPERATIONS CENTER (</w:t>
      </w:r>
      <w:bookmarkEnd w:id="185"/>
      <w:r w:rsidRPr="00D55EFF">
        <w:t>NSOC</w:t>
      </w:r>
      <w:r>
        <w:t>)</w:t>
      </w:r>
      <w:bookmarkEnd w:id="186"/>
      <w:bookmarkEnd w:id="187"/>
      <w:bookmarkEnd w:id="188"/>
    </w:p>
    <w:p w14:paraId="3940D400" w14:textId="77777777" w:rsidR="003D439E" w:rsidRDefault="003D439E" w:rsidP="003D439E">
      <w:pPr>
        <w:ind w:left="-5" w:right="790"/>
        <w:rPr>
          <w:rFonts w:cs="Arial"/>
        </w:rPr>
      </w:pPr>
      <w:r w:rsidRPr="00707869">
        <w:rPr>
          <w:rFonts w:cs="Arial"/>
        </w:rPr>
        <w:t xml:space="preserve">All VA applications hosted in external environments requiring a connection to the VA network enter the VA intranet via a Business Partner Extranet (BPE).  The VA BPE is a physically dedicated connection from the VA system to the external </w:t>
      </w:r>
      <w:r w:rsidRPr="00707869">
        <w:rPr>
          <w:rFonts w:cs="Arial"/>
        </w:rPr>
        <w:lastRenderedPageBreak/>
        <w:t>location that is exclusively for use by VA.  The Contractor shall document, justify, and submit BPE configuration change requests to the ESCCB for approval.  The ESCCB Technical Review process is intended to ensure that</w:t>
      </w:r>
      <w:r w:rsidRPr="005C1B98">
        <w:rPr>
          <w:rFonts w:cs="Arial"/>
        </w:rPr>
        <w:t xml:space="preserve"> all proposed changes receive approval from all functional areas (Asset Management, Change Management, Enterprise Network Defense, Enterprise Operation, Service Design and Implementation) within VA-NSOC.  Upon Approval of ESCCB Request by VA, the Contractor shall open a VA NSOC National Service Desk (NSD) Help Desk Ticket to document the implementation actions associated with the approved request.  All ESCCB requests prepared and submitted by the Contractor shall be included in the project schedule with sufficient time built into the schedule for the Government’s technical review, security review, approval, implementation, and testing process to complete (These requests average two-three per month).   </w:t>
      </w:r>
    </w:p>
    <w:p w14:paraId="0081A8D6" w14:textId="77777777" w:rsidR="006B4EEB" w:rsidRPr="005C1B98" w:rsidRDefault="006B4EEB" w:rsidP="003D439E">
      <w:pPr>
        <w:ind w:left="-5" w:right="790"/>
        <w:rPr>
          <w:rFonts w:cs="Arial"/>
        </w:rPr>
      </w:pPr>
    </w:p>
    <w:p w14:paraId="0711D873" w14:textId="77777777" w:rsidR="003D439E" w:rsidRPr="005C1B98" w:rsidRDefault="003D439E" w:rsidP="003D439E">
      <w:pPr>
        <w:ind w:left="-5" w:right="790"/>
        <w:rPr>
          <w:rFonts w:cs="Arial"/>
        </w:rPr>
      </w:pPr>
      <w:r w:rsidRPr="005C1B98">
        <w:rPr>
          <w:rFonts w:cs="Arial"/>
        </w:rPr>
        <w:t xml:space="preserve">The Contractor shall:   </w:t>
      </w:r>
    </w:p>
    <w:p w14:paraId="52A95C17" w14:textId="77777777" w:rsidR="003D439E" w:rsidRPr="005C1B98" w:rsidRDefault="003D439E" w:rsidP="005A0FCB">
      <w:pPr>
        <w:numPr>
          <w:ilvl w:val="0"/>
          <w:numId w:val="52"/>
        </w:numPr>
        <w:spacing w:after="4" w:line="248" w:lineRule="auto"/>
        <w:ind w:right="790" w:hanging="360"/>
        <w:rPr>
          <w:rFonts w:cs="Arial"/>
        </w:rPr>
      </w:pPr>
      <w:r w:rsidRPr="005C1B98">
        <w:rPr>
          <w:rFonts w:cs="Arial"/>
        </w:rPr>
        <w:t xml:space="preserve">Submit ESCCB requests during the requirements phase only when a project is required to interface with various backend systems that require changes to VA BPE.   </w:t>
      </w:r>
    </w:p>
    <w:p w14:paraId="463EAD8E" w14:textId="77777777" w:rsidR="003D439E" w:rsidRPr="005C1B98" w:rsidRDefault="003D439E" w:rsidP="005A0FCB">
      <w:pPr>
        <w:numPr>
          <w:ilvl w:val="0"/>
          <w:numId w:val="52"/>
        </w:numPr>
        <w:spacing w:after="4" w:line="248" w:lineRule="auto"/>
        <w:ind w:right="790" w:hanging="360"/>
        <w:rPr>
          <w:rFonts w:cs="Arial"/>
        </w:rPr>
      </w:pPr>
      <w:r w:rsidRPr="005C1B98">
        <w:rPr>
          <w:rFonts w:cs="Arial"/>
        </w:rPr>
        <w:t xml:space="preserve">Provide an approved Platform Level Interconnection Security Agreement (ISA) and supporting Memorandum of Understanding (MOU) to include each new VA backend system, completed in accordance with VA Handbook 6500, Appendix D, Minimum Security Controls for VA Information Systems. </w:t>
      </w:r>
    </w:p>
    <w:p w14:paraId="6D94FA33" w14:textId="77777777" w:rsidR="003D439E" w:rsidRPr="005C1B98" w:rsidRDefault="003D439E" w:rsidP="005A0FCB">
      <w:pPr>
        <w:numPr>
          <w:ilvl w:val="0"/>
          <w:numId w:val="52"/>
        </w:numPr>
        <w:spacing w:after="4" w:line="248" w:lineRule="auto"/>
        <w:ind w:right="790" w:hanging="360"/>
        <w:rPr>
          <w:rFonts w:cs="Arial"/>
        </w:rPr>
      </w:pPr>
      <w:r w:rsidRPr="005C1B98">
        <w:rPr>
          <w:rFonts w:cs="Arial"/>
        </w:rPr>
        <w:t xml:space="preserve">Provide technical support to include verification testing assistance to the VA tester, addressing any unanticipated issues encountered during implementation, and report the status during the required approved maintenance window between 1:00AM to 4:00AM Eastern Time for any follow-up actions that result from the review process.  </w:t>
      </w:r>
    </w:p>
    <w:p w14:paraId="074F59A9" w14:textId="77777777" w:rsidR="003D439E" w:rsidRPr="005C1B98" w:rsidRDefault="003D439E" w:rsidP="005A0FCB">
      <w:pPr>
        <w:numPr>
          <w:ilvl w:val="0"/>
          <w:numId w:val="52"/>
        </w:numPr>
        <w:spacing w:after="4" w:line="248" w:lineRule="auto"/>
        <w:ind w:right="790" w:hanging="360"/>
        <w:rPr>
          <w:rFonts w:cs="Arial"/>
        </w:rPr>
      </w:pPr>
      <w:r w:rsidRPr="005C1B98">
        <w:rPr>
          <w:rFonts w:cs="Arial"/>
        </w:rPr>
        <w:t xml:space="preserve">Complete the Web Application Security Assessment (WASA) checklist when VA applications hosted in an external environment require their application to be publicly accessible on the Internet or if required by the Assessment &amp; Authorization (A&amp;A)/ATO process.  When VA applications hosted in an external environment, the Contractor shall attach either a PTA or PIA and WASA Report to the ESCCB request. In addition, the WASA checklist includes a passing secure code review validation (e.g., Fortify scan result file) performed by the OIS Software Assurance (SwA) Program. The WASA Report shall address all Critical, High and Medium findings before the ESCCB request will be approved and implemented. </w:t>
      </w:r>
    </w:p>
    <w:p w14:paraId="738F7D3A" w14:textId="0A2F67DD" w:rsidR="004A6772" w:rsidRPr="00D55EFF" w:rsidRDefault="003D439E" w:rsidP="005A0FCB">
      <w:pPr>
        <w:numPr>
          <w:ilvl w:val="0"/>
          <w:numId w:val="52"/>
        </w:numPr>
        <w:spacing w:after="4" w:line="248" w:lineRule="auto"/>
        <w:ind w:right="790" w:hanging="360"/>
        <w:rPr>
          <w:rFonts w:cs="Arial"/>
        </w:rPr>
      </w:pPr>
      <w:r w:rsidRPr="005C1B98">
        <w:rPr>
          <w:rFonts w:cs="Arial"/>
        </w:rPr>
        <w:t>Assist VA NSOC in any inquiry during the technical review within the ESCCB process</w:t>
      </w:r>
      <w:r w:rsidR="004A6772" w:rsidRPr="00D55EFF">
        <w:rPr>
          <w:rFonts w:cs="Arial"/>
        </w:rPr>
        <w:t>.</w:t>
      </w:r>
    </w:p>
    <w:p w14:paraId="62C40B4A" w14:textId="77777777" w:rsidR="004A6772" w:rsidRDefault="004A6772" w:rsidP="004A6772">
      <w:pPr>
        <w:pStyle w:val="NoSpacing"/>
      </w:pPr>
      <w:r w:rsidRPr="00D55EFF">
        <w:t xml:space="preserve"> </w:t>
      </w:r>
    </w:p>
    <w:p w14:paraId="15F1F1F9" w14:textId="77777777" w:rsidR="004A6772" w:rsidRPr="00C211BA" w:rsidRDefault="004A6772" w:rsidP="004A6772">
      <w:pPr>
        <w:pStyle w:val="NoSpacing"/>
        <w:rPr>
          <w:b/>
          <w:bCs/>
        </w:rPr>
      </w:pPr>
      <w:r w:rsidRPr="00C211BA">
        <w:rPr>
          <w:b/>
          <w:bCs/>
        </w:rPr>
        <w:t>Deliverable:</w:t>
      </w:r>
    </w:p>
    <w:p w14:paraId="7DDC99FF" w14:textId="77777777" w:rsidR="004A6772" w:rsidRPr="002D4AD5" w:rsidRDefault="004A6772" w:rsidP="005A0FCB">
      <w:pPr>
        <w:pStyle w:val="ListParagraph"/>
        <w:numPr>
          <w:ilvl w:val="1"/>
          <w:numId w:val="91"/>
        </w:numPr>
        <w:rPr>
          <w:b/>
          <w:bCs/>
          <w:iCs/>
        </w:rPr>
      </w:pPr>
      <w:bookmarkStart w:id="189" w:name="_Toc40993530"/>
      <w:bookmarkStart w:id="190" w:name="_Toc49923301"/>
      <w:r w:rsidRPr="00965E2A">
        <w:t>Platform Level ISA and MOU</w:t>
      </w:r>
    </w:p>
    <w:p w14:paraId="130CC2DA" w14:textId="77777777" w:rsidR="004A6772" w:rsidRPr="00D55EFF" w:rsidRDefault="004A6772" w:rsidP="004A6772">
      <w:pPr>
        <w:pStyle w:val="Heading3"/>
        <w:keepLines/>
        <w:spacing w:before="240" w:after="120"/>
      </w:pPr>
      <w:bookmarkStart w:id="191" w:name="_Toc142578642"/>
      <w:bookmarkStart w:id="192" w:name="_Toc220331012"/>
      <w:r>
        <w:lastRenderedPageBreak/>
        <w:t>O&amp;M SUPPORT</w:t>
      </w:r>
      <w:bookmarkEnd w:id="189"/>
      <w:bookmarkEnd w:id="190"/>
      <w:bookmarkEnd w:id="191"/>
      <w:bookmarkEnd w:id="192"/>
      <w:r>
        <w:t xml:space="preserve">  </w:t>
      </w:r>
    </w:p>
    <w:p w14:paraId="1DD3A52E" w14:textId="58F07FAE" w:rsidR="00656F36" w:rsidRPr="005C1B98" w:rsidRDefault="00656F36" w:rsidP="00656F36">
      <w:pPr>
        <w:spacing w:after="206"/>
        <w:ind w:right="873"/>
        <w:rPr>
          <w:rFonts w:cs="Arial"/>
        </w:rPr>
      </w:pPr>
      <w:bookmarkStart w:id="193" w:name="_Toc40993531"/>
      <w:bookmarkStart w:id="194" w:name="_Toc49923302"/>
      <w:bookmarkStart w:id="195" w:name="_Toc142578643"/>
      <w:r w:rsidRPr="00707869">
        <w:rPr>
          <w:rFonts w:cs="Arial"/>
        </w:rPr>
        <w:t>The Contractor shall provide solution O&amp;M support to include the application from platform to server, real time monitoring system performance metrics</w:t>
      </w:r>
      <w:r w:rsidR="008F61C0">
        <w:rPr>
          <w:rFonts w:cs="Arial"/>
        </w:rPr>
        <w:t xml:space="preserve"> to include </w:t>
      </w:r>
      <w:r w:rsidR="008F61C0" w:rsidRPr="008F61C0">
        <w:rPr>
          <w:rFonts w:cs="Arial"/>
        </w:rPr>
        <w:t>monitor and report AI performance</w:t>
      </w:r>
      <w:r w:rsidRPr="00707869">
        <w:rPr>
          <w:rFonts w:cs="Arial"/>
        </w:rPr>
        <w:t>, and coordinating with other VA and non-VA systems. The solution O&amp;M support activities are related to the ongoin</w:t>
      </w:r>
      <w:r w:rsidRPr="005C1B98">
        <w:rPr>
          <w:rFonts w:cs="Arial"/>
        </w:rPr>
        <w:t xml:space="preserve">g support for the performance of routine, preventive, predictive, scheduled, and unscheduled actions aimed at maintaining the application’s system performance.  The Contractor shall properly size and deploy capabilities to support performance, provide performance monitoring and bug fixes to prevent system/production failure.  In addition, the Contractor shall provide O&amp;M support activities to include correcting production software defects with the goal of increasing efficiency and reliability on a continuous basis via bug fix/hotfix releases and deploying patches/upgrades as needed.  </w:t>
      </w:r>
    </w:p>
    <w:p w14:paraId="5B749A1E" w14:textId="0A4F7B24" w:rsidR="00656F36" w:rsidRPr="00707869" w:rsidRDefault="00656F36" w:rsidP="00656F36">
      <w:pPr>
        <w:ind w:left="-5" w:right="790"/>
        <w:rPr>
          <w:rFonts w:cs="Arial"/>
        </w:rPr>
      </w:pPr>
      <w:r w:rsidRPr="005C1B98">
        <w:rPr>
          <w:rFonts w:cs="Arial"/>
        </w:rPr>
        <w:t xml:space="preserve">Releases may occur after hours and/or during the weekend.  The Contractor shall complete all deployment release packages and SME troubleshooting support. For Production releases, Contractor support staff shall be identified and be available to provide technical support on problems. All new </w:t>
      </w:r>
      <w:r w:rsidR="0001055A">
        <w:rPr>
          <w:rFonts w:cs="Arial"/>
        </w:rPr>
        <w:t>EDGE</w:t>
      </w:r>
      <w:r w:rsidRPr="005C1B98">
        <w:rPr>
          <w:rFonts w:cs="Arial"/>
        </w:rPr>
        <w:t xml:space="preserve"> solutions shall be supported for one year after solution is promoted into the production environ</w:t>
      </w:r>
      <w:r w:rsidRPr="00707869">
        <w:rPr>
          <w:rFonts w:cs="Arial"/>
        </w:rPr>
        <w:t xml:space="preserve">ment. </w:t>
      </w:r>
    </w:p>
    <w:p w14:paraId="2D630082" w14:textId="77777777" w:rsidR="004A6772" w:rsidRPr="00D55EFF" w:rsidRDefault="004A6772" w:rsidP="004A6772">
      <w:pPr>
        <w:pStyle w:val="Heading3"/>
        <w:keepLines/>
        <w:spacing w:before="240" w:after="120"/>
      </w:pPr>
      <w:bookmarkStart w:id="196" w:name="_Toc220331013"/>
      <w:r w:rsidRPr="00D55EFF">
        <w:t>APPLICATION SUPPORT/END USER MANAGEMENT</w:t>
      </w:r>
      <w:bookmarkEnd w:id="193"/>
      <w:bookmarkEnd w:id="194"/>
      <w:bookmarkEnd w:id="195"/>
      <w:bookmarkEnd w:id="196"/>
      <w:r w:rsidRPr="00D55EFF">
        <w:t xml:space="preserve">  </w:t>
      </w:r>
    </w:p>
    <w:p w14:paraId="21759789" w14:textId="77777777" w:rsidR="00F97881" w:rsidRPr="00707869" w:rsidRDefault="00F97881" w:rsidP="00F97881">
      <w:pPr>
        <w:pStyle w:val="NoSpacing"/>
        <w:spacing w:after="120"/>
        <w:rPr>
          <w:rFonts w:cs="Arial"/>
        </w:rPr>
      </w:pPr>
      <w:r w:rsidRPr="00707869">
        <w:rPr>
          <w:rFonts w:cs="Arial"/>
        </w:rPr>
        <w:t>The Contractor shall:</w:t>
      </w:r>
    </w:p>
    <w:p w14:paraId="374317AB" w14:textId="77777777" w:rsidR="00F97881" w:rsidRPr="00707869" w:rsidRDefault="00F97881" w:rsidP="005A0FCB">
      <w:pPr>
        <w:pStyle w:val="NoSpacing"/>
        <w:numPr>
          <w:ilvl w:val="0"/>
          <w:numId w:val="61"/>
        </w:numPr>
        <w:rPr>
          <w:rFonts w:cs="Arial"/>
        </w:rPr>
      </w:pPr>
      <w:r w:rsidRPr="00707869">
        <w:rPr>
          <w:rFonts w:cs="Arial"/>
        </w:rPr>
        <w:t xml:space="preserve">Create, retrieve/reset, update, and delete user accounts and profiles; provide maintenance support including managing Business units and Teams where applicable. </w:t>
      </w:r>
    </w:p>
    <w:p w14:paraId="23EFDE1A" w14:textId="2CA09711" w:rsidR="00F97881" w:rsidRPr="005C1B98" w:rsidRDefault="00F97881" w:rsidP="005A0FCB">
      <w:pPr>
        <w:pStyle w:val="NoSpacing"/>
        <w:numPr>
          <w:ilvl w:val="0"/>
          <w:numId w:val="61"/>
        </w:numPr>
        <w:rPr>
          <w:rFonts w:cs="Arial"/>
        </w:rPr>
      </w:pPr>
      <w:r w:rsidRPr="00707869">
        <w:rPr>
          <w:rFonts w:cs="Arial"/>
        </w:rPr>
        <w:t xml:space="preserve">Provide a </w:t>
      </w:r>
      <w:r w:rsidR="0001055A">
        <w:rPr>
          <w:rFonts w:cs="Arial"/>
        </w:rPr>
        <w:t>EDGE</w:t>
      </w:r>
      <w:r w:rsidRPr="00707869">
        <w:rPr>
          <w:rFonts w:cs="Arial"/>
        </w:rPr>
        <w:t xml:space="preserve"> Users List Repor</w:t>
      </w:r>
      <w:r w:rsidRPr="005C1B98">
        <w:rPr>
          <w:rFonts w:cs="Arial"/>
        </w:rPr>
        <w:t xml:space="preserve">t, utilizing current user lists, to all VA active and deactivated Users as changes are made. </w:t>
      </w:r>
    </w:p>
    <w:p w14:paraId="44286343" w14:textId="7B89060D" w:rsidR="00F97881" w:rsidRPr="005C1B98" w:rsidRDefault="00F97881" w:rsidP="005A0FCB">
      <w:pPr>
        <w:pStyle w:val="NoSpacing"/>
        <w:numPr>
          <w:ilvl w:val="0"/>
          <w:numId w:val="61"/>
        </w:numPr>
        <w:rPr>
          <w:rFonts w:cs="Arial"/>
        </w:rPr>
      </w:pPr>
      <w:r w:rsidRPr="005C1B98">
        <w:rPr>
          <w:rFonts w:cs="Arial"/>
        </w:rPr>
        <w:t xml:space="preserve">Manage all </w:t>
      </w:r>
      <w:r w:rsidR="0001055A">
        <w:rPr>
          <w:rFonts w:cs="Arial"/>
        </w:rPr>
        <w:t>EDGE</w:t>
      </w:r>
      <w:r w:rsidRPr="005C1B98">
        <w:rPr>
          <w:rFonts w:cs="Arial"/>
        </w:rPr>
        <w:t xml:space="preserve"> users and credentials in non-production and production environments. </w:t>
      </w:r>
    </w:p>
    <w:p w14:paraId="0C23D9A4" w14:textId="77777777" w:rsidR="004A6772" w:rsidRPr="00D55EFF" w:rsidRDefault="004A6772" w:rsidP="004A6772">
      <w:pPr>
        <w:pStyle w:val="NoSpacing"/>
      </w:pPr>
    </w:p>
    <w:p w14:paraId="566111B6" w14:textId="77777777" w:rsidR="004A6772" w:rsidRPr="00D55EFF" w:rsidRDefault="004A6772" w:rsidP="004A6772">
      <w:pPr>
        <w:spacing w:after="13" w:line="249" w:lineRule="auto"/>
        <w:ind w:left="-5" w:right="786"/>
        <w:rPr>
          <w:rFonts w:cs="Arial"/>
        </w:rPr>
      </w:pPr>
      <w:r w:rsidRPr="00D55EFF">
        <w:rPr>
          <w:rFonts w:cs="Arial"/>
          <w:b/>
        </w:rPr>
        <w:t xml:space="preserve">Deliverable: </w:t>
      </w:r>
    </w:p>
    <w:p w14:paraId="1C46D4F5" w14:textId="4B1AA3FF" w:rsidR="004A6772" w:rsidRPr="00C211BA" w:rsidRDefault="0001055A" w:rsidP="005A0FCB">
      <w:pPr>
        <w:pStyle w:val="ListParagraph"/>
        <w:numPr>
          <w:ilvl w:val="0"/>
          <w:numId w:val="59"/>
        </w:numPr>
        <w:ind w:left="1080" w:right="790"/>
      </w:pPr>
      <w:r>
        <w:t>EDGE</w:t>
      </w:r>
      <w:r w:rsidR="004A6772" w:rsidRPr="007641E9">
        <w:t xml:space="preserve"> Users List Report </w:t>
      </w:r>
      <w:r w:rsidR="004A6772" w:rsidRPr="00D55EFF">
        <w:t xml:space="preserve"> </w:t>
      </w:r>
    </w:p>
    <w:p w14:paraId="64647BE4" w14:textId="77777777" w:rsidR="004A6772" w:rsidRPr="00D55EFF" w:rsidRDefault="004A6772" w:rsidP="004A6772">
      <w:pPr>
        <w:pStyle w:val="Heading3"/>
        <w:keepLines/>
        <w:spacing w:before="240" w:after="120"/>
      </w:pPr>
      <w:bookmarkStart w:id="197" w:name="_Toc40993532"/>
      <w:bookmarkStart w:id="198" w:name="_Toc49923303"/>
      <w:bookmarkStart w:id="199" w:name="_Toc142578644"/>
      <w:bookmarkStart w:id="200" w:name="_Toc220331014"/>
      <w:r>
        <w:t>INFORMATION TECHNOLOGY INFRASTRUCTURE LIBRARY (ITIL) SERVICE OPERATIONS</w:t>
      </w:r>
      <w:bookmarkEnd w:id="197"/>
      <w:bookmarkEnd w:id="198"/>
      <w:bookmarkEnd w:id="199"/>
      <w:bookmarkEnd w:id="200"/>
      <w:r>
        <w:t xml:space="preserve"> </w:t>
      </w:r>
    </w:p>
    <w:p w14:paraId="4BA664B6" w14:textId="5249AE1A" w:rsidR="005060C2" w:rsidRPr="005C1B98" w:rsidRDefault="005060C2" w:rsidP="005060C2">
      <w:pPr>
        <w:spacing w:after="120" w:line="242" w:lineRule="auto"/>
        <w:ind w:right="792"/>
        <w:rPr>
          <w:rFonts w:cs="Arial"/>
        </w:rPr>
      </w:pPr>
      <w:r w:rsidRPr="005C1B98">
        <w:rPr>
          <w:rFonts w:cs="Arial"/>
        </w:rPr>
        <w:t xml:space="preserve">The Contractor shall provide Information Technology Infrastructure Library (ITIL) services operations for </w:t>
      </w:r>
      <w:r w:rsidRPr="005C1B98">
        <w:rPr>
          <w:rFonts w:cs="Arial"/>
          <w:shd w:val="clear" w:color="auto" w:fill="FFFFFF"/>
        </w:rPr>
        <w:t>Incident Management, Event Management, Access Management, Request Fulfillment, and Problem Management.  The Contractor shall provide help desk email address and help desk phone number.</w:t>
      </w:r>
      <w:r w:rsidRPr="005C1B98">
        <w:rPr>
          <w:rFonts w:cs="Arial"/>
        </w:rPr>
        <w:t xml:space="preserve"> In addition, the Contractor shall provide a </w:t>
      </w:r>
      <w:r w:rsidR="0001055A">
        <w:rPr>
          <w:rFonts w:cs="Arial"/>
        </w:rPr>
        <w:t>EDGE</w:t>
      </w:r>
      <w:r w:rsidRPr="005C1B98">
        <w:rPr>
          <w:rFonts w:cs="Arial"/>
        </w:rPr>
        <w:t xml:space="preserve"> Executive ITIL Summary document on a weekly basis providing a weekly trend of ITIL reports for critical and other issues requested by VA. The Contractor shall respond to all requests for information regarding ITIL service operations incidents, tickets, and defects.  </w:t>
      </w:r>
    </w:p>
    <w:p w14:paraId="497267D1" w14:textId="7068DB42" w:rsidR="005060C2" w:rsidRPr="005C1B98" w:rsidRDefault="005060C2" w:rsidP="005060C2">
      <w:pPr>
        <w:spacing w:after="120" w:line="242" w:lineRule="auto"/>
        <w:ind w:right="792"/>
        <w:rPr>
          <w:rFonts w:cs="Arial"/>
        </w:rPr>
      </w:pPr>
      <w:r w:rsidRPr="005C1B98">
        <w:rPr>
          <w:rFonts w:cs="Arial"/>
        </w:rPr>
        <w:lastRenderedPageBreak/>
        <w:t xml:space="preserve">The Contractor shall provide a Monthly ITIL Service Operations &amp; Defect Reports with metrics by Severity level, Tier Support level, and Service Operations Type for all defects and tickets for each </w:t>
      </w:r>
      <w:r w:rsidR="0001055A">
        <w:rPr>
          <w:rFonts w:cs="Arial"/>
        </w:rPr>
        <w:t>EDGE</w:t>
      </w:r>
      <w:r w:rsidRPr="005C1B98">
        <w:rPr>
          <w:rFonts w:cs="Arial"/>
        </w:rPr>
        <w:t xml:space="preserve"> solution. The Monthly ITIL Service Operations &amp; Defect Reports shall also provide an overall </w:t>
      </w:r>
      <w:r w:rsidR="0001055A">
        <w:rPr>
          <w:rFonts w:cs="Arial"/>
        </w:rPr>
        <w:t>EDGE</w:t>
      </w:r>
      <w:r w:rsidRPr="005C1B98">
        <w:rPr>
          <w:rFonts w:cs="Arial"/>
        </w:rPr>
        <w:t xml:space="preserve"> summary upon request for:</w:t>
      </w:r>
    </w:p>
    <w:p w14:paraId="4505A4A0" w14:textId="77777777" w:rsidR="005060C2" w:rsidRPr="005C1B98" w:rsidRDefault="005060C2" w:rsidP="005A0FCB">
      <w:pPr>
        <w:numPr>
          <w:ilvl w:val="0"/>
          <w:numId w:val="86"/>
        </w:numPr>
        <w:spacing w:after="4" w:line="242" w:lineRule="auto"/>
        <w:ind w:right="792"/>
        <w:rPr>
          <w:rFonts w:cs="Arial"/>
        </w:rPr>
      </w:pPr>
      <w:r w:rsidRPr="005C1B98">
        <w:rPr>
          <w:rFonts w:cs="Arial"/>
        </w:rPr>
        <w:t xml:space="preserve">Defect Backlog </w:t>
      </w:r>
    </w:p>
    <w:p w14:paraId="048976F4" w14:textId="77777777" w:rsidR="005060C2" w:rsidRPr="005C1B98" w:rsidRDefault="005060C2" w:rsidP="005A0FCB">
      <w:pPr>
        <w:numPr>
          <w:ilvl w:val="0"/>
          <w:numId w:val="86"/>
        </w:numPr>
        <w:spacing w:after="4" w:line="242" w:lineRule="auto"/>
        <w:ind w:right="792"/>
        <w:rPr>
          <w:rFonts w:cs="Arial"/>
        </w:rPr>
      </w:pPr>
      <w:r w:rsidRPr="005C1B98">
        <w:rPr>
          <w:rFonts w:cs="Arial"/>
        </w:rPr>
        <w:t>Defects and severity per User Story</w:t>
      </w:r>
    </w:p>
    <w:p w14:paraId="28A5268A" w14:textId="77777777" w:rsidR="005060C2" w:rsidRPr="005C1B98" w:rsidRDefault="005060C2" w:rsidP="005A0FCB">
      <w:pPr>
        <w:numPr>
          <w:ilvl w:val="0"/>
          <w:numId w:val="86"/>
        </w:numPr>
        <w:spacing w:after="4" w:line="242" w:lineRule="auto"/>
        <w:ind w:right="792"/>
        <w:rPr>
          <w:rFonts w:cs="Arial"/>
        </w:rPr>
      </w:pPr>
      <w:r w:rsidRPr="005C1B98">
        <w:rPr>
          <w:rFonts w:cs="Arial"/>
        </w:rPr>
        <w:t>Defects and severity per Business Epic</w:t>
      </w:r>
    </w:p>
    <w:p w14:paraId="62C442F0" w14:textId="77777777" w:rsidR="005060C2" w:rsidRPr="005C1B98" w:rsidRDefault="005060C2" w:rsidP="005A0FCB">
      <w:pPr>
        <w:numPr>
          <w:ilvl w:val="0"/>
          <w:numId w:val="86"/>
        </w:numPr>
        <w:spacing w:after="4" w:line="242" w:lineRule="auto"/>
        <w:ind w:right="792"/>
        <w:rPr>
          <w:rFonts w:cs="Arial"/>
        </w:rPr>
      </w:pPr>
      <w:r w:rsidRPr="005C1B98">
        <w:rPr>
          <w:rFonts w:cs="Arial"/>
        </w:rPr>
        <w:t xml:space="preserve">Mean and Median Resolution time from incident/ticket created, user story or defect created, where appropriate, to the date fix successfully deployed to production. </w:t>
      </w:r>
    </w:p>
    <w:p w14:paraId="1E48E3FB" w14:textId="77777777" w:rsidR="005060C2" w:rsidRPr="005C1B98" w:rsidRDefault="005060C2" w:rsidP="005A0FCB">
      <w:pPr>
        <w:numPr>
          <w:ilvl w:val="0"/>
          <w:numId w:val="86"/>
        </w:numPr>
        <w:spacing w:after="4" w:line="242" w:lineRule="auto"/>
        <w:ind w:right="792"/>
        <w:rPr>
          <w:rFonts w:cs="Arial"/>
        </w:rPr>
      </w:pPr>
      <w:r w:rsidRPr="005C1B98">
        <w:rPr>
          <w:rFonts w:cs="Arial"/>
        </w:rPr>
        <w:t>Incident/Ticket Volume and status</w:t>
      </w:r>
    </w:p>
    <w:p w14:paraId="6D5ED226" w14:textId="77777777" w:rsidR="005060C2" w:rsidRPr="005C1B98" w:rsidRDefault="005060C2" w:rsidP="005060C2">
      <w:pPr>
        <w:spacing w:after="60" w:line="242" w:lineRule="auto"/>
        <w:ind w:right="792"/>
        <w:rPr>
          <w:rFonts w:cs="Arial"/>
        </w:rPr>
      </w:pPr>
    </w:p>
    <w:p w14:paraId="69B0DDF5" w14:textId="62DECF31" w:rsidR="005060C2" w:rsidRPr="005C1B98" w:rsidRDefault="005060C2" w:rsidP="005060C2">
      <w:pPr>
        <w:autoSpaceDE w:val="0"/>
        <w:autoSpaceDN w:val="0"/>
        <w:rPr>
          <w:rFonts w:cs="Arial"/>
        </w:rPr>
      </w:pPr>
      <w:r w:rsidRPr="005C1B98">
        <w:rPr>
          <w:rFonts w:cs="Arial"/>
        </w:rPr>
        <w:t xml:space="preserve">The Contractor shall meet Service Level Agreements (SLAs) for all </w:t>
      </w:r>
      <w:r w:rsidR="0001055A">
        <w:rPr>
          <w:rFonts w:cs="Arial"/>
        </w:rPr>
        <w:t>EDGE</w:t>
      </w:r>
      <w:r w:rsidRPr="005C1B98">
        <w:rPr>
          <w:rFonts w:cs="Arial"/>
        </w:rPr>
        <w:t xml:space="preserve"> capabilities and solutions.</w:t>
      </w:r>
      <w:r w:rsidRPr="005C1B98">
        <w:rPr>
          <w:rStyle w:val="Heading1Char"/>
        </w:rPr>
        <w:t xml:space="preserve"> </w:t>
      </w:r>
      <w:r w:rsidRPr="005C1B98">
        <w:rPr>
          <w:rStyle w:val="ui-provider"/>
          <w:rFonts w:cs="Arial"/>
        </w:rPr>
        <w:t>All end-users, applications, and underlying technology systems shall</w:t>
      </w:r>
      <w:r w:rsidRPr="005C1B98">
        <w:rPr>
          <w:rFonts w:cs="Arial"/>
        </w:rPr>
        <w:t xml:space="preserve"> always be able to access and receive a successful response to all </w:t>
      </w:r>
      <w:r w:rsidR="0001055A">
        <w:rPr>
          <w:rFonts w:cs="Arial"/>
        </w:rPr>
        <w:t>EDGE</w:t>
      </w:r>
      <w:r w:rsidRPr="005C1B98">
        <w:rPr>
          <w:rFonts w:cs="Arial"/>
        </w:rPr>
        <w:t xml:space="preserve"> capabilities and solutions. The Contractor shall ensure that service availability, service reachability, and environment availability are available and functional at no less than 99.9%. The Contractor shall provide a mechanism to determine performance anomalies using methodologies and metrics best suited to the capabilities and solutions and backend system performance characteristics. The Contractor shall identify, define, and implement solutions to remediate technical issues impacting SLAs IAW with 5.2, Capability Delivery Lifecycle Management. </w:t>
      </w:r>
    </w:p>
    <w:p w14:paraId="413FFE68" w14:textId="77777777" w:rsidR="005060C2" w:rsidRPr="005C1B98" w:rsidRDefault="005060C2" w:rsidP="005060C2">
      <w:pPr>
        <w:autoSpaceDE w:val="0"/>
        <w:autoSpaceDN w:val="0"/>
        <w:rPr>
          <w:rFonts w:cs="Arial"/>
        </w:rPr>
      </w:pPr>
    </w:p>
    <w:p w14:paraId="4F0FC607" w14:textId="051C8FDF" w:rsidR="005060C2" w:rsidRPr="005C1B98" w:rsidRDefault="005060C2" w:rsidP="005060C2">
      <w:pPr>
        <w:spacing w:line="242" w:lineRule="auto"/>
        <w:ind w:right="792"/>
        <w:rPr>
          <w:rFonts w:cs="Arial"/>
        </w:rPr>
      </w:pPr>
      <w:r w:rsidRPr="005C1B98">
        <w:rPr>
          <w:rFonts w:cs="Arial"/>
        </w:rPr>
        <w:t xml:space="preserve">The Contractor shall include the following information for each solution in the Monthly ITIL Service Operations &amp; Defect Reports, while also providing an overall </w:t>
      </w:r>
      <w:r w:rsidR="0001055A">
        <w:rPr>
          <w:rFonts w:cs="Arial"/>
        </w:rPr>
        <w:t>EDGE</w:t>
      </w:r>
      <w:r w:rsidRPr="005C1B98">
        <w:rPr>
          <w:rFonts w:cs="Arial"/>
        </w:rPr>
        <w:t xml:space="preserve"> summary upon request. The Contractor shall:</w:t>
      </w:r>
    </w:p>
    <w:p w14:paraId="2B2CEA1D" w14:textId="77777777" w:rsidR="005060C2" w:rsidRPr="005C1B98" w:rsidRDefault="005060C2" w:rsidP="005A0FCB">
      <w:pPr>
        <w:numPr>
          <w:ilvl w:val="0"/>
          <w:numId w:val="87"/>
        </w:numPr>
        <w:spacing w:after="200" w:line="242" w:lineRule="auto"/>
        <w:ind w:right="792"/>
        <w:contextualSpacing/>
        <w:rPr>
          <w:rFonts w:cs="Arial"/>
        </w:rPr>
      </w:pPr>
      <w:r w:rsidRPr="005C1B98">
        <w:rPr>
          <w:rFonts w:cs="Arial"/>
        </w:rPr>
        <w:t>Calculate the SLA mean and median for ticket/incident/defect resolution creating the baseline metrics.</w:t>
      </w:r>
    </w:p>
    <w:p w14:paraId="751E1FC4" w14:textId="77777777" w:rsidR="005060C2" w:rsidRPr="005C1B98" w:rsidRDefault="005060C2" w:rsidP="005A0FCB">
      <w:pPr>
        <w:numPr>
          <w:ilvl w:val="0"/>
          <w:numId w:val="87"/>
        </w:numPr>
        <w:spacing w:after="200" w:line="242" w:lineRule="auto"/>
        <w:ind w:right="792"/>
        <w:contextualSpacing/>
        <w:rPr>
          <w:rFonts w:cs="Arial"/>
        </w:rPr>
      </w:pPr>
      <w:r w:rsidRPr="005C1B98">
        <w:rPr>
          <w:rFonts w:cs="Arial"/>
        </w:rPr>
        <w:t>Baseline SLA metrics for the following issues at minimum, unless otherwise directed by VA:</w:t>
      </w:r>
    </w:p>
    <w:p w14:paraId="1FB59C1D" w14:textId="77777777" w:rsidR="005060C2" w:rsidRPr="005C1B98" w:rsidRDefault="005060C2" w:rsidP="005A0FCB">
      <w:pPr>
        <w:numPr>
          <w:ilvl w:val="1"/>
          <w:numId w:val="88"/>
        </w:numPr>
        <w:spacing w:after="60" w:line="242" w:lineRule="auto"/>
        <w:ind w:right="792"/>
        <w:rPr>
          <w:rFonts w:cs="Arial"/>
        </w:rPr>
      </w:pPr>
      <w:r w:rsidRPr="005C1B98">
        <w:rPr>
          <w:rFonts w:cs="Arial"/>
        </w:rPr>
        <w:t>Severity 1</w:t>
      </w:r>
    </w:p>
    <w:p w14:paraId="1532CC65" w14:textId="77777777" w:rsidR="005060C2" w:rsidRPr="005C1B98" w:rsidRDefault="005060C2" w:rsidP="005A0FCB">
      <w:pPr>
        <w:numPr>
          <w:ilvl w:val="1"/>
          <w:numId w:val="88"/>
        </w:numPr>
        <w:spacing w:after="60" w:line="242" w:lineRule="auto"/>
        <w:ind w:right="792"/>
        <w:rPr>
          <w:rFonts w:cs="Arial"/>
        </w:rPr>
      </w:pPr>
      <w:r w:rsidRPr="005C1B98">
        <w:rPr>
          <w:rFonts w:cs="Arial"/>
        </w:rPr>
        <w:t>Severity 2</w:t>
      </w:r>
    </w:p>
    <w:p w14:paraId="58D7F995" w14:textId="77777777" w:rsidR="005060C2" w:rsidRPr="005C1B98" w:rsidRDefault="005060C2" w:rsidP="005A0FCB">
      <w:pPr>
        <w:numPr>
          <w:ilvl w:val="1"/>
          <w:numId w:val="88"/>
        </w:numPr>
        <w:spacing w:after="60" w:line="242" w:lineRule="auto"/>
        <w:ind w:right="792"/>
        <w:rPr>
          <w:rFonts w:cs="Arial"/>
        </w:rPr>
      </w:pPr>
      <w:r w:rsidRPr="005C1B98">
        <w:rPr>
          <w:rFonts w:cs="Arial"/>
        </w:rPr>
        <w:t>Severity 3</w:t>
      </w:r>
    </w:p>
    <w:p w14:paraId="708EC07D" w14:textId="77777777" w:rsidR="005060C2" w:rsidRPr="005C1B98" w:rsidRDefault="005060C2" w:rsidP="005A0FCB">
      <w:pPr>
        <w:numPr>
          <w:ilvl w:val="1"/>
          <w:numId w:val="88"/>
        </w:numPr>
        <w:spacing w:after="60" w:line="242" w:lineRule="auto"/>
        <w:ind w:right="792"/>
        <w:rPr>
          <w:rFonts w:cs="Arial"/>
        </w:rPr>
      </w:pPr>
      <w:r w:rsidRPr="005C1B98">
        <w:rPr>
          <w:rFonts w:cs="Arial"/>
        </w:rPr>
        <w:t>Priority 1</w:t>
      </w:r>
    </w:p>
    <w:p w14:paraId="2F7B62D0" w14:textId="77777777" w:rsidR="005060C2" w:rsidRPr="005C1B98" w:rsidRDefault="005060C2" w:rsidP="005A0FCB">
      <w:pPr>
        <w:numPr>
          <w:ilvl w:val="1"/>
          <w:numId w:val="88"/>
        </w:numPr>
        <w:spacing w:after="60" w:line="242" w:lineRule="auto"/>
        <w:ind w:right="792"/>
        <w:rPr>
          <w:rFonts w:cs="Arial"/>
        </w:rPr>
      </w:pPr>
      <w:r w:rsidRPr="005C1B98">
        <w:rPr>
          <w:rFonts w:cs="Arial"/>
        </w:rPr>
        <w:t>Priority 2</w:t>
      </w:r>
    </w:p>
    <w:p w14:paraId="2B8A9284" w14:textId="77777777" w:rsidR="005060C2" w:rsidRPr="005C1B98" w:rsidRDefault="005060C2" w:rsidP="005A0FCB">
      <w:pPr>
        <w:numPr>
          <w:ilvl w:val="0"/>
          <w:numId w:val="87"/>
        </w:numPr>
        <w:spacing w:after="200" w:line="242" w:lineRule="auto"/>
        <w:ind w:right="792"/>
        <w:contextualSpacing/>
        <w:rPr>
          <w:rFonts w:cs="Arial"/>
        </w:rPr>
      </w:pPr>
      <w:r w:rsidRPr="005C1B98">
        <w:rPr>
          <w:rFonts w:cs="Arial"/>
        </w:rPr>
        <w:t>Coordinate with VA and other support contractor personnel to define, manage, revise, document, and execute the Quarterly ITIL SLA Improvement Plan to improve SLA baseline by 10%.</w:t>
      </w:r>
    </w:p>
    <w:p w14:paraId="7E239A55" w14:textId="77777777" w:rsidR="005060C2" w:rsidRPr="005C1B98" w:rsidRDefault="005060C2" w:rsidP="005A0FCB">
      <w:pPr>
        <w:numPr>
          <w:ilvl w:val="0"/>
          <w:numId w:val="87"/>
        </w:numPr>
        <w:spacing w:after="200" w:line="242" w:lineRule="auto"/>
        <w:ind w:right="792"/>
        <w:contextualSpacing/>
        <w:rPr>
          <w:rFonts w:cs="Arial"/>
        </w:rPr>
      </w:pPr>
      <w:r w:rsidRPr="005C1B98">
        <w:rPr>
          <w:rFonts w:cs="Arial"/>
        </w:rPr>
        <w:t>Calculate the SLA for solution reachability, availability and environment availability.</w:t>
      </w:r>
    </w:p>
    <w:p w14:paraId="36E49A8D" w14:textId="77777777" w:rsidR="005060C2" w:rsidRPr="005C1B98" w:rsidRDefault="005060C2" w:rsidP="005060C2">
      <w:pPr>
        <w:spacing w:line="242" w:lineRule="auto"/>
        <w:ind w:left="720" w:right="792"/>
        <w:contextualSpacing/>
        <w:rPr>
          <w:rFonts w:cs="Arial"/>
        </w:rPr>
      </w:pPr>
    </w:p>
    <w:p w14:paraId="7B09EDCF" w14:textId="77777777" w:rsidR="005060C2" w:rsidRPr="005C1B98" w:rsidRDefault="005060C2" w:rsidP="005060C2">
      <w:pPr>
        <w:spacing w:after="60" w:line="242" w:lineRule="auto"/>
        <w:ind w:right="792"/>
        <w:rPr>
          <w:rFonts w:cs="Arial"/>
        </w:rPr>
      </w:pPr>
      <w:r w:rsidRPr="005C1B98">
        <w:rPr>
          <w:rFonts w:cs="Arial"/>
        </w:rPr>
        <w:t xml:space="preserve">The source data and calculations used for all reporting shall be made available upon VA request. </w:t>
      </w:r>
    </w:p>
    <w:p w14:paraId="46F50F31" w14:textId="77777777" w:rsidR="005060C2" w:rsidRPr="005C1B98" w:rsidRDefault="005060C2" w:rsidP="005060C2">
      <w:pPr>
        <w:spacing w:after="4" w:line="244" w:lineRule="auto"/>
        <w:ind w:right="790"/>
        <w:rPr>
          <w:rFonts w:cs="Arial"/>
        </w:rPr>
      </w:pPr>
    </w:p>
    <w:p w14:paraId="4254A158" w14:textId="77777777" w:rsidR="005060C2" w:rsidRPr="005C1B98" w:rsidRDefault="005060C2" w:rsidP="005060C2">
      <w:pPr>
        <w:spacing w:after="4" w:line="244" w:lineRule="auto"/>
        <w:ind w:right="790"/>
        <w:rPr>
          <w:rFonts w:cs="Arial"/>
        </w:rPr>
      </w:pPr>
      <w:r w:rsidRPr="005C1B98">
        <w:rPr>
          <w:rFonts w:cs="Arial"/>
        </w:rPr>
        <w:t xml:space="preserve">In addition, the Contractor shall generate a Root Cause Analysis Report and After Action Report (AAR) as specified below: </w:t>
      </w:r>
    </w:p>
    <w:p w14:paraId="43BE7EF1" w14:textId="77777777" w:rsidR="005060C2" w:rsidRPr="005C1B98" w:rsidRDefault="005060C2" w:rsidP="005060C2">
      <w:pPr>
        <w:spacing w:after="4" w:line="244" w:lineRule="auto"/>
        <w:ind w:right="790"/>
        <w:rPr>
          <w:rFonts w:cs="Arial"/>
        </w:rPr>
      </w:pPr>
    </w:p>
    <w:p w14:paraId="7E18B272" w14:textId="77777777" w:rsidR="005060C2" w:rsidRPr="005C1B98" w:rsidRDefault="005060C2" w:rsidP="005A0FCB">
      <w:pPr>
        <w:numPr>
          <w:ilvl w:val="0"/>
          <w:numId w:val="87"/>
        </w:numPr>
        <w:spacing w:after="200" w:line="244" w:lineRule="auto"/>
        <w:ind w:right="790"/>
        <w:contextualSpacing/>
        <w:rPr>
          <w:rFonts w:cs="Arial"/>
        </w:rPr>
      </w:pPr>
      <w:r w:rsidRPr="005C1B98">
        <w:rPr>
          <w:rFonts w:cs="Arial"/>
        </w:rPr>
        <w:t>Root Cause Analysis Report for the following issues at minimum, unless otherwise directed by VA:</w:t>
      </w:r>
    </w:p>
    <w:p w14:paraId="1482C9E2" w14:textId="77777777" w:rsidR="005060C2" w:rsidRPr="005C1B98" w:rsidRDefault="005060C2" w:rsidP="005A0FCB">
      <w:pPr>
        <w:numPr>
          <w:ilvl w:val="1"/>
          <w:numId w:val="87"/>
        </w:numPr>
        <w:spacing w:after="200" w:line="244" w:lineRule="auto"/>
        <w:ind w:right="790"/>
        <w:contextualSpacing/>
        <w:rPr>
          <w:rFonts w:cs="Arial"/>
        </w:rPr>
      </w:pPr>
      <w:r w:rsidRPr="005C1B98">
        <w:rPr>
          <w:rFonts w:cs="Arial"/>
        </w:rPr>
        <w:t>Severity 1</w:t>
      </w:r>
    </w:p>
    <w:p w14:paraId="7887B059" w14:textId="77777777" w:rsidR="005060C2" w:rsidRPr="005C1B98" w:rsidRDefault="005060C2" w:rsidP="005A0FCB">
      <w:pPr>
        <w:numPr>
          <w:ilvl w:val="1"/>
          <w:numId w:val="87"/>
        </w:numPr>
        <w:spacing w:after="200" w:line="244" w:lineRule="auto"/>
        <w:ind w:right="790"/>
        <w:contextualSpacing/>
        <w:rPr>
          <w:rFonts w:cs="Arial"/>
        </w:rPr>
      </w:pPr>
      <w:r w:rsidRPr="005C1B98">
        <w:rPr>
          <w:rFonts w:cs="Arial"/>
        </w:rPr>
        <w:t>Priority 1</w:t>
      </w:r>
    </w:p>
    <w:p w14:paraId="088550F4" w14:textId="77777777" w:rsidR="005060C2" w:rsidRPr="005C1B98" w:rsidRDefault="005060C2" w:rsidP="005A0FCB">
      <w:pPr>
        <w:numPr>
          <w:ilvl w:val="0"/>
          <w:numId w:val="87"/>
        </w:numPr>
        <w:spacing w:after="60" w:line="242" w:lineRule="auto"/>
        <w:ind w:right="792"/>
        <w:rPr>
          <w:rFonts w:cs="Arial"/>
        </w:rPr>
      </w:pPr>
      <w:r w:rsidRPr="005C1B98">
        <w:rPr>
          <w:rFonts w:cs="Arial"/>
        </w:rPr>
        <w:t>After Action Report for the following issues at minimum, unless otherwise directed by VA:</w:t>
      </w:r>
    </w:p>
    <w:p w14:paraId="7D7F559D" w14:textId="77777777" w:rsidR="005060C2" w:rsidRPr="005C1B98" w:rsidRDefault="005060C2" w:rsidP="005A0FCB">
      <w:pPr>
        <w:numPr>
          <w:ilvl w:val="1"/>
          <w:numId w:val="87"/>
        </w:numPr>
        <w:spacing w:after="60" w:line="242" w:lineRule="auto"/>
        <w:ind w:right="792"/>
        <w:rPr>
          <w:rFonts w:cs="Arial"/>
        </w:rPr>
      </w:pPr>
      <w:r w:rsidRPr="005C1B98">
        <w:rPr>
          <w:rFonts w:cs="Arial"/>
        </w:rPr>
        <w:t>Severity 1</w:t>
      </w:r>
    </w:p>
    <w:p w14:paraId="190451FD" w14:textId="77777777" w:rsidR="005060C2" w:rsidRPr="005C1B98" w:rsidRDefault="005060C2" w:rsidP="005A0FCB">
      <w:pPr>
        <w:numPr>
          <w:ilvl w:val="1"/>
          <w:numId w:val="87"/>
        </w:numPr>
        <w:spacing w:after="60" w:line="242" w:lineRule="auto"/>
        <w:ind w:right="792"/>
        <w:rPr>
          <w:rFonts w:cs="Arial"/>
        </w:rPr>
      </w:pPr>
      <w:r w:rsidRPr="005C1B98">
        <w:rPr>
          <w:rFonts w:cs="Arial"/>
        </w:rPr>
        <w:t>Severity 2</w:t>
      </w:r>
    </w:p>
    <w:p w14:paraId="55CA0464" w14:textId="77777777" w:rsidR="005060C2" w:rsidRPr="005C1B98" w:rsidRDefault="005060C2" w:rsidP="005A0FCB">
      <w:pPr>
        <w:numPr>
          <w:ilvl w:val="1"/>
          <w:numId w:val="87"/>
        </w:numPr>
        <w:spacing w:after="60" w:line="242" w:lineRule="auto"/>
        <w:ind w:right="792"/>
        <w:rPr>
          <w:rFonts w:cs="Arial"/>
        </w:rPr>
      </w:pPr>
      <w:r w:rsidRPr="005C1B98">
        <w:rPr>
          <w:rFonts w:cs="Arial"/>
        </w:rPr>
        <w:t>Priority 1</w:t>
      </w:r>
    </w:p>
    <w:p w14:paraId="421753FC" w14:textId="77777777" w:rsidR="005060C2" w:rsidRPr="00707869" w:rsidRDefault="005060C2" w:rsidP="005A0FCB">
      <w:pPr>
        <w:numPr>
          <w:ilvl w:val="1"/>
          <w:numId w:val="87"/>
        </w:numPr>
        <w:spacing w:after="60" w:line="242" w:lineRule="auto"/>
        <w:ind w:right="792"/>
        <w:rPr>
          <w:rFonts w:eastAsiaTheme="minorHAnsi" w:cs="Arial"/>
        </w:rPr>
      </w:pPr>
      <w:r w:rsidRPr="00707869">
        <w:rPr>
          <w:rFonts w:cs="Arial"/>
        </w:rPr>
        <w:t>Priority 2</w:t>
      </w:r>
    </w:p>
    <w:p w14:paraId="13FDB45B" w14:textId="77777777" w:rsidR="005060C2" w:rsidRPr="00707869" w:rsidRDefault="005060C2" w:rsidP="005060C2">
      <w:pPr>
        <w:spacing w:after="60" w:line="242" w:lineRule="auto"/>
        <w:ind w:left="1440" w:right="792"/>
        <w:rPr>
          <w:rFonts w:eastAsiaTheme="minorHAnsi" w:cs="Arial"/>
        </w:rPr>
      </w:pPr>
    </w:p>
    <w:p w14:paraId="06FCB751" w14:textId="1B1A93B1" w:rsidR="005060C2" w:rsidRPr="005C1B98" w:rsidRDefault="005060C2" w:rsidP="005060C2">
      <w:pPr>
        <w:spacing w:after="120" w:line="242" w:lineRule="auto"/>
        <w:ind w:right="792"/>
        <w:rPr>
          <w:rFonts w:cs="Arial"/>
        </w:rPr>
      </w:pPr>
      <w:r w:rsidRPr="005C1B98">
        <w:rPr>
          <w:rFonts w:cs="Arial"/>
        </w:rPr>
        <w:t xml:space="preserve">The Contractor shall provide Operations support for routine operations from 6:00 AM to 10:00 PM ET, Monday through Friday, except Federal holidays for </w:t>
      </w:r>
      <w:r w:rsidR="0001055A">
        <w:rPr>
          <w:rFonts w:cs="Arial"/>
        </w:rPr>
        <w:t>EDGE</w:t>
      </w:r>
      <w:r w:rsidRPr="005C1B98">
        <w:rPr>
          <w:rFonts w:cs="Arial"/>
        </w:rPr>
        <w:t xml:space="preserve"> solutions. The Contractor shall also provide on-call 24x7x365 operations support for emergency maintenance requirements for Severity 1 production incidents. The Contractor shall:</w:t>
      </w:r>
    </w:p>
    <w:p w14:paraId="28115101" w14:textId="77777777" w:rsidR="005060C2" w:rsidRPr="005C1B98" w:rsidRDefault="005060C2" w:rsidP="005A0FCB">
      <w:pPr>
        <w:numPr>
          <w:ilvl w:val="0"/>
          <w:numId w:val="89"/>
        </w:numPr>
        <w:spacing w:after="4" w:line="244" w:lineRule="auto"/>
        <w:ind w:right="790" w:hanging="360"/>
        <w:rPr>
          <w:rFonts w:cs="Arial"/>
        </w:rPr>
      </w:pPr>
      <w:r w:rsidRPr="005C1B98">
        <w:rPr>
          <w:rFonts w:cs="Arial"/>
        </w:rPr>
        <w:t>Coordinate with VA and other support contractor personnel to define, manage, revise, document ITIL operational workflow and routing, escalation timeframe between support tiers in accordance with Section 5.9.4.1, Service Desk Support, industry standard SLAs, and resource planning.</w:t>
      </w:r>
    </w:p>
    <w:p w14:paraId="3B5D5E24" w14:textId="77777777" w:rsidR="005060C2" w:rsidRPr="005C1B98" w:rsidRDefault="005060C2" w:rsidP="005A0FCB">
      <w:pPr>
        <w:numPr>
          <w:ilvl w:val="0"/>
          <w:numId w:val="89"/>
        </w:numPr>
        <w:spacing w:after="4" w:line="244" w:lineRule="auto"/>
        <w:ind w:right="790" w:hanging="360"/>
        <w:rPr>
          <w:rFonts w:cs="Arial"/>
        </w:rPr>
      </w:pPr>
      <w:r w:rsidRPr="005C1B98">
        <w:rPr>
          <w:rFonts w:cs="Arial"/>
        </w:rPr>
        <w:t>Receive, evaluate, research, and respond to reported issues. The Contractor shall create and classify a defect for all reported issues requiring evaluation. Unless directed otherwise by the COR, the Contractor shall address all defects in the following hierarchical order: by priority, urgency, business impact, and date the ticket was created.</w:t>
      </w:r>
    </w:p>
    <w:p w14:paraId="07F16F90" w14:textId="77777777" w:rsidR="005060C2" w:rsidRPr="005C1B98" w:rsidRDefault="005060C2" w:rsidP="005A0FCB">
      <w:pPr>
        <w:numPr>
          <w:ilvl w:val="0"/>
          <w:numId w:val="89"/>
        </w:numPr>
        <w:spacing w:after="4" w:line="244" w:lineRule="auto"/>
        <w:ind w:right="790" w:hanging="360"/>
        <w:rPr>
          <w:rFonts w:cs="Arial"/>
        </w:rPr>
      </w:pPr>
      <w:r w:rsidRPr="005C1B98">
        <w:rPr>
          <w:rFonts w:cs="Arial"/>
        </w:rPr>
        <w:t xml:space="preserve">Document and track production support user stories and defects in the appropriate toolset IAW Agile Elaboration (5.2.1)/Elicitation &amp; Sprint Planning (5.2.4) sections. All defects shall be recorded and updated in the VA Repository. </w:t>
      </w:r>
    </w:p>
    <w:p w14:paraId="54518AAE" w14:textId="77777777" w:rsidR="005060C2" w:rsidRPr="005C1B98" w:rsidRDefault="005060C2" w:rsidP="005A0FCB">
      <w:pPr>
        <w:numPr>
          <w:ilvl w:val="0"/>
          <w:numId w:val="89"/>
        </w:numPr>
        <w:spacing w:after="120" w:line="242" w:lineRule="auto"/>
        <w:ind w:right="792" w:hanging="360"/>
        <w:rPr>
          <w:rFonts w:cs="Arial"/>
        </w:rPr>
      </w:pPr>
      <w:r w:rsidRPr="005C1B98">
        <w:rPr>
          <w:rFonts w:cs="Arial"/>
        </w:rPr>
        <w:t>Identify, develop, and deploy fixes to defects in order of priority, urgency, impact, and date issue was identified unless directed otherwise by VA. For each sustainment bugfix/hotfix release to Production, the Contractor shall:</w:t>
      </w:r>
    </w:p>
    <w:p w14:paraId="574204DC" w14:textId="77777777" w:rsidR="005060C2" w:rsidRPr="005C1B98" w:rsidRDefault="005060C2" w:rsidP="005A0FCB">
      <w:pPr>
        <w:numPr>
          <w:ilvl w:val="1"/>
          <w:numId w:val="89"/>
        </w:numPr>
        <w:spacing w:after="60" w:line="242" w:lineRule="auto"/>
        <w:ind w:right="792" w:hanging="360"/>
        <w:rPr>
          <w:rFonts w:cs="Arial"/>
        </w:rPr>
      </w:pPr>
      <w:r w:rsidRPr="005C1B98">
        <w:rPr>
          <w:rFonts w:cs="Arial"/>
        </w:rPr>
        <w:t>Provide a Sustainment Bug Fix/Hot Fix CI/CD Release Package in the in VA-approved repository.</w:t>
      </w:r>
    </w:p>
    <w:p w14:paraId="1AC148FC" w14:textId="77777777" w:rsidR="005060C2" w:rsidRPr="005C1B98" w:rsidRDefault="005060C2" w:rsidP="005A0FCB">
      <w:pPr>
        <w:numPr>
          <w:ilvl w:val="1"/>
          <w:numId w:val="89"/>
        </w:numPr>
        <w:spacing w:after="60" w:line="242" w:lineRule="auto"/>
        <w:ind w:right="792" w:hanging="360"/>
        <w:rPr>
          <w:rFonts w:cs="Arial"/>
        </w:rPr>
      </w:pPr>
      <w:r w:rsidRPr="005C1B98">
        <w:rPr>
          <w:rFonts w:cs="Arial"/>
        </w:rPr>
        <w:t>Perform a security scan for any change or impact to security features or controls.</w:t>
      </w:r>
    </w:p>
    <w:p w14:paraId="0419B5F4" w14:textId="77777777" w:rsidR="005060C2" w:rsidRPr="005C1B98" w:rsidRDefault="005060C2" w:rsidP="005A0FCB">
      <w:pPr>
        <w:numPr>
          <w:ilvl w:val="1"/>
          <w:numId w:val="89"/>
        </w:numPr>
        <w:spacing w:after="60" w:line="242" w:lineRule="auto"/>
        <w:ind w:right="792" w:hanging="360"/>
        <w:rPr>
          <w:rFonts w:cs="Arial"/>
        </w:rPr>
      </w:pPr>
      <w:r w:rsidRPr="005C1B98">
        <w:rPr>
          <w:rFonts w:cs="Arial"/>
        </w:rPr>
        <w:lastRenderedPageBreak/>
        <w:t xml:space="preserve">Update A&amp;A documentation as required to maintain applicable ATOs and FedRAMP certification. </w:t>
      </w:r>
    </w:p>
    <w:p w14:paraId="69661347" w14:textId="77777777" w:rsidR="005060C2" w:rsidRPr="005C1B98" w:rsidRDefault="005060C2" w:rsidP="005A0FCB">
      <w:pPr>
        <w:numPr>
          <w:ilvl w:val="1"/>
          <w:numId w:val="89"/>
        </w:numPr>
        <w:spacing w:after="4" w:line="244" w:lineRule="auto"/>
        <w:ind w:right="790" w:hanging="360"/>
        <w:rPr>
          <w:rFonts w:cs="Arial"/>
        </w:rPr>
      </w:pPr>
      <w:r w:rsidRPr="005C1B98">
        <w:rPr>
          <w:rFonts w:cs="Arial"/>
        </w:rPr>
        <w:t xml:space="preserve">Meet the Severity Level task requirements as outlined in the table below. </w:t>
      </w:r>
    </w:p>
    <w:p w14:paraId="0BFE6922" w14:textId="5FC032E4" w:rsidR="005060C2" w:rsidRPr="00F3290C" w:rsidRDefault="005060C2" w:rsidP="005A0FCB">
      <w:pPr>
        <w:numPr>
          <w:ilvl w:val="0"/>
          <w:numId w:val="89"/>
        </w:numPr>
        <w:spacing w:after="4" w:line="244" w:lineRule="auto"/>
        <w:ind w:right="790" w:hanging="360"/>
        <w:rPr>
          <w:rFonts w:cs="Arial"/>
        </w:rPr>
      </w:pPr>
      <w:r w:rsidRPr="00F3290C">
        <w:rPr>
          <w:rFonts w:cs="Arial"/>
        </w:rPr>
        <w:t xml:space="preserve">Execute a minimum of four bug fix/hot fix releases per </w:t>
      </w:r>
      <w:r w:rsidR="0001055A" w:rsidRPr="00F3290C">
        <w:rPr>
          <w:rFonts w:cs="Arial"/>
        </w:rPr>
        <w:t>EDGE</w:t>
      </w:r>
      <w:r w:rsidRPr="00F3290C">
        <w:rPr>
          <w:rFonts w:cs="Arial"/>
        </w:rPr>
        <w:t xml:space="preserve"> solution per year. </w:t>
      </w:r>
    </w:p>
    <w:p w14:paraId="3A13E4C4" w14:textId="77777777" w:rsidR="005060C2" w:rsidRPr="005C1B98" w:rsidRDefault="005060C2" w:rsidP="005060C2">
      <w:pPr>
        <w:spacing w:after="4" w:line="244" w:lineRule="auto"/>
        <w:ind w:left="720" w:right="790"/>
        <w:rPr>
          <w:rFonts w:cs="Arial"/>
        </w:rPr>
      </w:pPr>
    </w:p>
    <w:p w14:paraId="283BFB83" w14:textId="77777777" w:rsidR="005060C2" w:rsidRPr="005C1B98" w:rsidRDefault="005060C2" w:rsidP="005060C2">
      <w:pPr>
        <w:spacing w:line="254" w:lineRule="auto"/>
        <w:rPr>
          <w:rFonts w:cs="Arial"/>
        </w:rPr>
      </w:pPr>
      <w:r w:rsidRPr="005C1B98">
        <w:rPr>
          <w:rFonts w:cs="Arial"/>
        </w:rPr>
        <w:t xml:space="preserve">The Contractor shall request approval from VA to change the priority and/or severity of a production support issue when the Contractor believes the priority and/or severity level is incorrect.  </w:t>
      </w:r>
      <w:r w:rsidRPr="005C1B98">
        <w:rPr>
          <w:rFonts w:eastAsiaTheme="minorHAnsi" w:cs="Arial"/>
          <w:bCs/>
        </w:rPr>
        <w:t>The Contractor shall provide status</w:t>
      </w:r>
      <w:r w:rsidRPr="005C1B98">
        <w:rPr>
          <w:rFonts w:eastAsiaTheme="minorHAnsi" w:cs="Arial"/>
        </w:rPr>
        <w:t xml:space="preserve"> updates each time the status of a ticket changes within 24 hours of the change or upon request from VA.</w:t>
      </w:r>
    </w:p>
    <w:p w14:paraId="202C8EEF" w14:textId="77777777" w:rsidR="005060C2" w:rsidRPr="005C1B98" w:rsidRDefault="005060C2" w:rsidP="005060C2">
      <w:pPr>
        <w:spacing w:after="13" w:line="249" w:lineRule="auto"/>
        <w:ind w:right="786"/>
        <w:rPr>
          <w:rFonts w:cs="Arial"/>
          <w:b/>
        </w:rPr>
      </w:pPr>
      <w:r w:rsidRPr="005C1B98">
        <w:rPr>
          <w:rFonts w:cs="Arial"/>
          <w:b/>
        </w:rPr>
        <w:t>Severity Levels (Production defects)</w:t>
      </w:r>
    </w:p>
    <w:p w14:paraId="68741F18" w14:textId="77777777" w:rsidR="005060C2" w:rsidRPr="005C1B98" w:rsidRDefault="005060C2" w:rsidP="005060C2">
      <w:pPr>
        <w:spacing w:line="259" w:lineRule="auto"/>
        <w:ind w:right="727"/>
        <w:rPr>
          <w:rFonts w:cs="Arial"/>
        </w:rPr>
      </w:pPr>
    </w:p>
    <w:tbl>
      <w:tblPr>
        <w:tblStyle w:val="TableGrid1"/>
        <w:tblW w:w="9578" w:type="dxa"/>
        <w:tblInd w:w="-108" w:type="dxa"/>
        <w:tblCellMar>
          <w:top w:w="12" w:type="dxa"/>
          <w:right w:w="111" w:type="dxa"/>
        </w:tblCellMar>
        <w:tblLook w:val="04A0" w:firstRow="1" w:lastRow="0" w:firstColumn="1" w:lastColumn="0" w:noHBand="0" w:noVBand="1"/>
      </w:tblPr>
      <w:tblGrid>
        <w:gridCol w:w="2835"/>
        <w:gridCol w:w="3180"/>
        <w:gridCol w:w="3563"/>
      </w:tblGrid>
      <w:tr w:rsidR="005060C2" w:rsidRPr="005C1B98" w14:paraId="6E089A2D" w14:textId="77777777">
        <w:trPr>
          <w:trHeight w:val="295"/>
        </w:trPr>
        <w:tc>
          <w:tcPr>
            <w:tcW w:w="2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D9C55E" w14:textId="77777777" w:rsidR="005060C2" w:rsidRPr="005C1B98" w:rsidRDefault="005060C2">
            <w:pPr>
              <w:spacing w:line="259" w:lineRule="auto"/>
              <w:rPr>
                <w:rFonts w:cs="Arial"/>
              </w:rPr>
            </w:pPr>
            <w:r w:rsidRPr="005C1B98">
              <w:rPr>
                <w:rFonts w:cs="Arial"/>
                <w:b/>
              </w:rPr>
              <w:t xml:space="preserve">LEVEL </w:t>
            </w:r>
            <w:r w:rsidRPr="005C1B98">
              <w:rPr>
                <w:rFonts w:cs="Arial"/>
              </w:rPr>
              <w:t xml:space="preserve"> </w:t>
            </w:r>
          </w:p>
        </w:tc>
        <w:tc>
          <w:tcPr>
            <w:tcW w:w="3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758555" w14:textId="77777777" w:rsidR="005060C2" w:rsidRPr="005C1B98" w:rsidRDefault="005060C2">
            <w:pPr>
              <w:spacing w:line="259" w:lineRule="auto"/>
              <w:rPr>
                <w:rFonts w:cs="Arial"/>
              </w:rPr>
            </w:pPr>
            <w:r w:rsidRPr="005C1B98">
              <w:rPr>
                <w:rFonts w:cs="Arial"/>
                <w:b/>
              </w:rPr>
              <w:t xml:space="preserve">DEFINITION </w:t>
            </w:r>
            <w:r w:rsidRPr="005C1B98">
              <w:rPr>
                <w:rFonts w:cs="Arial"/>
              </w:rPr>
              <w:t xml:space="preserve"> </w:t>
            </w:r>
          </w:p>
        </w:tc>
        <w:tc>
          <w:tcPr>
            <w:tcW w:w="356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88F415" w14:textId="77777777" w:rsidR="005060C2" w:rsidRPr="005C1B98" w:rsidRDefault="005060C2">
            <w:pPr>
              <w:spacing w:line="259" w:lineRule="auto"/>
              <w:rPr>
                <w:rFonts w:cs="Arial"/>
              </w:rPr>
            </w:pPr>
            <w:r w:rsidRPr="005C1B98">
              <w:rPr>
                <w:rFonts w:cs="Arial"/>
                <w:b/>
              </w:rPr>
              <w:t>REQUIREMENT &amp;</w:t>
            </w:r>
            <w:r w:rsidRPr="005C1B98">
              <w:rPr>
                <w:rFonts w:cs="Arial"/>
              </w:rPr>
              <w:t xml:space="preserve"> </w:t>
            </w:r>
            <w:r w:rsidRPr="005C1B98">
              <w:rPr>
                <w:rFonts w:cs="Arial"/>
                <w:b/>
                <w:bCs/>
              </w:rPr>
              <w:t>Service Level Agreements (SLAs)</w:t>
            </w:r>
          </w:p>
        </w:tc>
      </w:tr>
      <w:tr w:rsidR="005060C2" w:rsidRPr="005C1B98" w14:paraId="35D36DC3" w14:textId="77777777">
        <w:trPr>
          <w:trHeight w:val="1048"/>
        </w:trPr>
        <w:tc>
          <w:tcPr>
            <w:tcW w:w="2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0F944D" w14:textId="77777777" w:rsidR="005060C2" w:rsidRPr="005C1B98" w:rsidRDefault="005060C2">
            <w:pPr>
              <w:spacing w:line="259" w:lineRule="auto"/>
              <w:rPr>
                <w:rFonts w:cs="Arial"/>
              </w:rPr>
            </w:pPr>
            <w:r w:rsidRPr="005C1B98">
              <w:rPr>
                <w:rFonts w:cs="Arial"/>
                <w:b/>
              </w:rPr>
              <w:t xml:space="preserve">Severity 1 – Critical – Inoperable </w:t>
            </w:r>
            <w:r w:rsidRPr="005C1B98">
              <w:rPr>
                <w:rFonts w:cs="Arial"/>
              </w:rPr>
              <w:t xml:space="preserve"> </w:t>
            </w:r>
          </w:p>
        </w:tc>
        <w:tc>
          <w:tcPr>
            <w:tcW w:w="3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B933CC" w14:textId="77777777" w:rsidR="005060C2" w:rsidRPr="005C1B98" w:rsidRDefault="005060C2">
            <w:pPr>
              <w:spacing w:line="238" w:lineRule="auto"/>
              <w:rPr>
                <w:rFonts w:cs="Arial"/>
              </w:rPr>
            </w:pPr>
            <w:r w:rsidRPr="005C1B98">
              <w:rPr>
                <w:rFonts w:cs="Arial"/>
              </w:rPr>
              <w:t xml:space="preserve">Defects prevent or preclude the performance of an operational or mission essential capability, jeopardizes security, causes the system, application, process, or function to not respond or end abnormally. A work around does not exist or is not feasible. For example, call center staff is not able to use the tool to communicate with clinical staff, and/or each other regarding patient care, including telephone triage of patient symptoms, defects in firewall allow security breach or system event causes essential or end-to end application failure.  </w:t>
            </w:r>
          </w:p>
          <w:p w14:paraId="7F05138A" w14:textId="77777777" w:rsidR="005060C2" w:rsidRPr="005C1B98" w:rsidRDefault="005060C2">
            <w:pPr>
              <w:spacing w:line="238" w:lineRule="auto"/>
              <w:rPr>
                <w:rFonts w:cs="Arial"/>
                <w:b/>
              </w:rPr>
            </w:pPr>
          </w:p>
          <w:p w14:paraId="00CB8DD9" w14:textId="77777777" w:rsidR="005060C2" w:rsidRPr="005C1B98" w:rsidRDefault="005060C2">
            <w:pPr>
              <w:spacing w:line="238" w:lineRule="auto"/>
              <w:rPr>
                <w:rFonts w:cs="Arial"/>
              </w:rPr>
            </w:pPr>
            <w:r w:rsidRPr="005C1B98">
              <w:rPr>
                <w:rFonts w:cs="Arial"/>
                <w:b/>
              </w:rPr>
              <w:t xml:space="preserve">Other Considerations: </w:t>
            </w:r>
            <w:r w:rsidRPr="005C1B98">
              <w:rPr>
                <w:rFonts w:cs="Arial"/>
              </w:rPr>
              <w:t xml:space="preserve"> </w:t>
            </w:r>
          </w:p>
          <w:p w14:paraId="1C0D62ED" w14:textId="77777777" w:rsidR="005060C2" w:rsidRPr="005C1B98" w:rsidRDefault="005060C2" w:rsidP="005A0FCB">
            <w:pPr>
              <w:pStyle w:val="ListParagraph"/>
              <w:numPr>
                <w:ilvl w:val="0"/>
                <w:numId w:val="60"/>
              </w:numPr>
              <w:spacing w:before="0" w:after="0" w:line="239" w:lineRule="auto"/>
              <w:ind w:left="346" w:hanging="270"/>
            </w:pPr>
            <w:r w:rsidRPr="005C1B98">
              <w:t xml:space="preserve">Defects affect one or more VA Medical Centers (VAMC) / Veterans Integrated Services Network </w:t>
            </w:r>
            <w:r w:rsidRPr="005C1B98">
              <w:lastRenderedPageBreak/>
              <w:t xml:space="preserve">(VISN) telephone triage patient care call centers. </w:t>
            </w:r>
          </w:p>
          <w:p w14:paraId="4898CE34" w14:textId="77777777" w:rsidR="005060C2" w:rsidRPr="005C1B98" w:rsidRDefault="005060C2" w:rsidP="005A0FCB">
            <w:pPr>
              <w:pStyle w:val="ListParagraph"/>
              <w:numPr>
                <w:ilvl w:val="0"/>
                <w:numId w:val="60"/>
              </w:numPr>
              <w:spacing w:before="0" w:after="0" w:line="239" w:lineRule="auto"/>
              <w:ind w:left="346" w:hanging="270"/>
            </w:pPr>
            <w:r w:rsidRPr="005C1B98">
              <w:t xml:space="preserve">Defects have potential for Adverse Department publicity. </w:t>
            </w:r>
          </w:p>
          <w:p w14:paraId="292B7766" w14:textId="77777777" w:rsidR="005060C2" w:rsidRPr="005C1B98" w:rsidRDefault="005060C2" w:rsidP="005A0FCB">
            <w:pPr>
              <w:pStyle w:val="ListParagraph"/>
              <w:numPr>
                <w:ilvl w:val="0"/>
                <w:numId w:val="60"/>
              </w:numPr>
              <w:spacing w:before="0" w:after="0" w:line="239" w:lineRule="auto"/>
              <w:ind w:left="346" w:hanging="270"/>
            </w:pPr>
            <w:r w:rsidRPr="005C1B98">
              <w:t xml:space="preserve">Defect has potential to cause a VAMC / VISN telephone triage patient care call center work stoppage  </w:t>
            </w:r>
          </w:p>
        </w:tc>
        <w:tc>
          <w:tcPr>
            <w:tcW w:w="356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903F67" w14:textId="77777777" w:rsidR="005060C2" w:rsidRPr="005C1B98" w:rsidRDefault="005060C2">
            <w:pPr>
              <w:spacing w:line="259" w:lineRule="auto"/>
              <w:rPr>
                <w:rFonts w:cs="Arial"/>
                <w:b/>
                <w:bCs/>
              </w:rPr>
            </w:pPr>
            <w:r w:rsidRPr="005C1B98">
              <w:rPr>
                <w:rFonts w:cs="Arial"/>
                <w:b/>
                <w:bCs/>
              </w:rPr>
              <w:lastRenderedPageBreak/>
              <w:t>Notification to VA:</w:t>
            </w:r>
          </w:p>
          <w:p w14:paraId="4FDD0080" w14:textId="77777777" w:rsidR="005060C2" w:rsidRPr="005C1B98" w:rsidRDefault="005060C2">
            <w:pPr>
              <w:spacing w:line="259" w:lineRule="auto"/>
              <w:rPr>
                <w:rFonts w:cs="Arial"/>
              </w:rPr>
            </w:pPr>
            <w:r w:rsidRPr="005C1B98">
              <w:rPr>
                <w:rFonts w:cs="Arial"/>
                <w:b/>
              </w:rPr>
              <w:t xml:space="preserve"> </w:t>
            </w:r>
            <w:r w:rsidRPr="005C1B98">
              <w:rPr>
                <w:rFonts w:cs="Arial"/>
              </w:rPr>
              <w:t xml:space="preserve"> </w:t>
            </w:r>
          </w:p>
          <w:p w14:paraId="6C68FD2C" w14:textId="77777777" w:rsidR="005060C2" w:rsidRPr="005C1B98" w:rsidRDefault="005060C2" w:rsidP="005A0FCB">
            <w:pPr>
              <w:numPr>
                <w:ilvl w:val="0"/>
                <w:numId w:val="55"/>
              </w:numPr>
              <w:spacing w:line="259" w:lineRule="auto"/>
              <w:ind w:left="0"/>
              <w:rPr>
                <w:rFonts w:cs="Arial"/>
              </w:rPr>
            </w:pPr>
            <w:r w:rsidRPr="005C1B98">
              <w:rPr>
                <w:rFonts w:cs="Arial"/>
              </w:rPr>
              <w:t xml:space="preserve"> Respond within 1 hour of discovery during business hours (6:00 AM to 10:00 PM ET)</w:t>
            </w:r>
          </w:p>
          <w:p w14:paraId="12C5768D" w14:textId="77777777" w:rsidR="005060C2" w:rsidRPr="005C1B98" w:rsidRDefault="005060C2">
            <w:pPr>
              <w:spacing w:line="259" w:lineRule="auto"/>
              <w:rPr>
                <w:rFonts w:cs="Arial"/>
              </w:rPr>
            </w:pPr>
          </w:p>
          <w:p w14:paraId="3C61B28D" w14:textId="77777777" w:rsidR="005060C2" w:rsidRPr="005C1B98" w:rsidRDefault="005060C2" w:rsidP="005A0FCB">
            <w:pPr>
              <w:numPr>
                <w:ilvl w:val="0"/>
                <w:numId w:val="55"/>
              </w:numPr>
              <w:spacing w:line="259" w:lineRule="auto"/>
              <w:ind w:left="0"/>
              <w:rPr>
                <w:rFonts w:cs="Arial"/>
              </w:rPr>
            </w:pPr>
            <w:r w:rsidRPr="005C1B98">
              <w:rPr>
                <w:rFonts w:cs="Arial"/>
              </w:rPr>
              <w:t xml:space="preserve"> Analyze and correct the issue, documenting Root Cause Analysis (RCA) and updating the RCA Report daily until remediation is complete.</w:t>
            </w:r>
          </w:p>
          <w:p w14:paraId="0B0B8EF6" w14:textId="77777777" w:rsidR="005060C2" w:rsidRPr="005C1B98" w:rsidRDefault="005060C2">
            <w:pPr>
              <w:spacing w:line="259" w:lineRule="auto"/>
              <w:rPr>
                <w:rFonts w:cs="Arial"/>
              </w:rPr>
            </w:pPr>
          </w:p>
          <w:p w14:paraId="55782EA2" w14:textId="77777777" w:rsidR="005060C2" w:rsidRPr="005C1B98" w:rsidRDefault="005060C2" w:rsidP="005A0FCB">
            <w:pPr>
              <w:numPr>
                <w:ilvl w:val="0"/>
                <w:numId w:val="55"/>
              </w:numPr>
              <w:spacing w:line="259" w:lineRule="auto"/>
              <w:ind w:left="0"/>
              <w:rPr>
                <w:rFonts w:cs="Arial"/>
              </w:rPr>
            </w:pPr>
            <w:r w:rsidRPr="005C1B98">
              <w:rPr>
                <w:rFonts w:cs="Arial"/>
              </w:rPr>
              <w:t xml:space="preserve"> Alert the PM, COR, and VA OIT organizations with sustainment responsibilities to issues that are unrelated to the application code or architecture within 1 hour of discovery.</w:t>
            </w:r>
          </w:p>
          <w:p w14:paraId="7EA1F0B0" w14:textId="77777777" w:rsidR="005060C2" w:rsidRPr="005C1B98" w:rsidRDefault="005060C2">
            <w:pPr>
              <w:spacing w:line="259" w:lineRule="auto"/>
              <w:rPr>
                <w:rFonts w:cs="Arial"/>
              </w:rPr>
            </w:pPr>
          </w:p>
          <w:p w14:paraId="259B8919" w14:textId="77777777" w:rsidR="005060C2" w:rsidRPr="005C1B98" w:rsidRDefault="005060C2" w:rsidP="005A0FCB">
            <w:pPr>
              <w:numPr>
                <w:ilvl w:val="0"/>
                <w:numId w:val="55"/>
              </w:numPr>
              <w:spacing w:line="259" w:lineRule="auto"/>
              <w:ind w:left="0"/>
              <w:rPr>
                <w:rFonts w:cs="Arial"/>
              </w:rPr>
            </w:pPr>
            <w:r w:rsidRPr="005C1B98">
              <w:rPr>
                <w:rFonts w:cs="Arial"/>
              </w:rPr>
              <w:t xml:space="preserve"> Review Priority 1 and Severity 1 issues that are unrelated to the application code or architecture with the PM and/or COR within 1 business day of discovery.</w:t>
            </w:r>
          </w:p>
          <w:p w14:paraId="5AE752FB" w14:textId="77777777" w:rsidR="005060C2" w:rsidRPr="005C1B98" w:rsidRDefault="005060C2">
            <w:pPr>
              <w:spacing w:line="259" w:lineRule="auto"/>
              <w:rPr>
                <w:rFonts w:cs="Arial"/>
              </w:rPr>
            </w:pPr>
          </w:p>
          <w:p w14:paraId="77674B49" w14:textId="77777777" w:rsidR="005060C2" w:rsidRPr="005C1B98" w:rsidRDefault="005060C2" w:rsidP="005A0FCB">
            <w:pPr>
              <w:numPr>
                <w:ilvl w:val="0"/>
                <w:numId w:val="55"/>
              </w:numPr>
              <w:spacing w:line="259" w:lineRule="auto"/>
              <w:ind w:left="0"/>
              <w:rPr>
                <w:rFonts w:cs="Arial"/>
              </w:rPr>
            </w:pPr>
            <w:r w:rsidRPr="005C1B98">
              <w:rPr>
                <w:rFonts w:cs="Arial"/>
              </w:rPr>
              <w:lastRenderedPageBreak/>
              <w:t xml:space="preserve"> Generate, store, track and maintain an AAR is due the day following remediation completion for each Severity 1 and Priority 1 Production issue. AARs shall detail methods employed to resolve defects and efforts employed to minimize recurrence.</w:t>
            </w:r>
          </w:p>
          <w:p w14:paraId="50C02322" w14:textId="77777777" w:rsidR="005060C2" w:rsidRPr="005C1B98" w:rsidRDefault="005060C2">
            <w:pPr>
              <w:spacing w:line="259" w:lineRule="auto"/>
              <w:rPr>
                <w:rFonts w:cs="Arial"/>
              </w:rPr>
            </w:pPr>
          </w:p>
          <w:p w14:paraId="7610B3AD" w14:textId="77777777" w:rsidR="005060C2" w:rsidRPr="005C1B98" w:rsidRDefault="005060C2" w:rsidP="005A0FCB">
            <w:pPr>
              <w:numPr>
                <w:ilvl w:val="0"/>
                <w:numId w:val="55"/>
              </w:numPr>
              <w:spacing w:line="259" w:lineRule="auto"/>
              <w:ind w:left="0"/>
              <w:rPr>
                <w:rFonts w:cs="Arial"/>
              </w:rPr>
            </w:pPr>
            <w:r w:rsidRPr="005C1B98">
              <w:rPr>
                <w:rFonts w:cs="Arial"/>
              </w:rPr>
              <w:t xml:space="preserve"> Contractors may be required to work extended hours as Severity 1 issues are worked until resolution.  </w:t>
            </w:r>
          </w:p>
          <w:p w14:paraId="79C9FC5D" w14:textId="77777777" w:rsidR="005060C2" w:rsidRPr="005C1B98" w:rsidRDefault="005060C2">
            <w:pPr>
              <w:spacing w:line="259" w:lineRule="auto"/>
              <w:rPr>
                <w:rFonts w:cs="Arial"/>
              </w:rPr>
            </w:pPr>
            <w:r w:rsidRPr="005C1B98">
              <w:rPr>
                <w:rFonts w:cs="Arial"/>
              </w:rPr>
              <w:t xml:space="preserve">  </w:t>
            </w:r>
          </w:p>
          <w:p w14:paraId="54E37A30" w14:textId="77777777" w:rsidR="005060C2" w:rsidRPr="005C1B98" w:rsidRDefault="005060C2">
            <w:pPr>
              <w:spacing w:line="259" w:lineRule="auto"/>
              <w:rPr>
                <w:rFonts w:cs="Arial"/>
              </w:rPr>
            </w:pPr>
            <w:r w:rsidRPr="005C1B98">
              <w:rPr>
                <w:rFonts w:cs="Arial"/>
                <w:b/>
              </w:rPr>
              <w:t xml:space="preserve">Resolution: </w:t>
            </w:r>
            <w:r w:rsidRPr="005C1B98">
              <w:rPr>
                <w:rFonts w:cs="Arial"/>
              </w:rPr>
              <w:t xml:space="preserve">The Contractor shall resolve as soon as possible, with a team of resources working 24/7 until resolution. Resolution will result in an emergency release.  </w:t>
            </w:r>
          </w:p>
        </w:tc>
      </w:tr>
      <w:tr w:rsidR="005060C2" w:rsidRPr="005C1B98" w14:paraId="5E918BD7" w14:textId="77777777">
        <w:tblPrEx>
          <w:tblCellMar>
            <w:top w:w="2" w:type="dxa"/>
            <w:right w:w="43" w:type="dxa"/>
          </w:tblCellMar>
        </w:tblPrEx>
        <w:trPr>
          <w:trHeight w:val="8168"/>
        </w:trPr>
        <w:tc>
          <w:tcPr>
            <w:tcW w:w="2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26A204" w14:textId="77777777" w:rsidR="005060C2" w:rsidRPr="005C1B98" w:rsidRDefault="005060C2">
            <w:pPr>
              <w:spacing w:line="259" w:lineRule="auto"/>
              <w:ind w:left="108"/>
              <w:rPr>
                <w:rFonts w:cs="Arial"/>
              </w:rPr>
            </w:pPr>
            <w:r w:rsidRPr="005C1B98">
              <w:rPr>
                <w:rFonts w:cs="Arial"/>
                <w:b/>
              </w:rPr>
              <w:lastRenderedPageBreak/>
              <w:t xml:space="preserve">Severity 2 – Major – </w:t>
            </w:r>
          </w:p>
          <w:p w14:paraId="64223490" w14:textId="77777777" w:rsidR="005060C2" w:rsidRPr="005C1B98" w:rsidRDefault="005060C2">
            <w:pPr>
              <w:spacing w:after="1954" w:line="259" w:lineRule="auto"/>
              <w:ind w:left="108"/>
              <w:rPr>
                <w:rFonts w:cs="Arial"/>
              </w:rPr>
            </w:pPr>
            <w:r w:rsidRPr="005C1B98">
              <w:rPr>
                <w:rFonts w:cs="Arial"/>
                <w:b/>
              </w:rPr>
              <w:t xml:space="preserve">Operable in degraded mode  </w:t>
            </w:r>
          </w:p>
          <w:p w14:paraId="0F477299" w14:textId="77777777" w:rsidR="005060C2" w:rsidRPr="005C1B98" w:rsidRDefault="005060C2">
            <w:pPr>
              <w:spacing w:line="259" w:lineRule="auto"/>
              <w:rPr>
                <w:rFonts w:cs="Arial"/>
              </w:rPr>
            </w:pPr>
            <w:r w:rsidRPr="005C1B98">
              <w:rPr>
                <w:rFonts w:cs="Arial"/>
              </w:rPr>
              <w:t xml:space="preserve"> </w:t>
            </w:r>
          </w:p>
        </w:tc>
        <w:tc>
          <w:tcPr>
            <w:tcW w:w="3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041BD8" w14:textId="77777777" w:rsidR="005060C2" w:rsidRPr="005C1B98" w:rsidRDefault="005060C2">
            <w:pPr>
              <w:spacing w:line="238" w:lineRule="auto"/>
              <w:ind w:right="30"/>
              <w:rPr>
                <w:rFonts w:cs="Arial"/>
              </w:rPr>
            </w:pPr>
            <w:r w:rsidRPr="005C1B98">
              <w:rPr>
                <w:rFonts w:cs="Arial"/>
              </w:rPr>
              <w:t xml:space="preserve">A process does not work as specified and/or produces an error that degrades or impacts the system or user functionality. A work around does not exist or is not feasible. Examples are: </w:t>
            </w:r>
          </w:p>
          <w:p w14:paraId="0FACF328" w14:textId="77777777" w:rsidR="005060C2" w:rsidRPr="005C1B98" w:rsidRDefault="005060C2">
            <w:pPr>
              <w:spacing w:line="239" w:lineRule="auto"/>
              <w:rPr>
                <w:rFonts w:cs="Arial"/>
              </w:rPr>
            </w:pPr>
            <w:r w:rsidRPr="005C1B98">
              <w:rPr>
                <w:rFonts w:cs="Arial"/>
                <w:color w:val="5F5F5F"/>
              </w:rPr>
              <w:t>i</w:t>
            </w:r>
            <w:r w:rsidRPr="005C1B98">
              <w:rPr>
                <w:rFonts w:cs="Arial"/>
              </w:rPr>
              <w:t xml:space="preserve">nability to capture Veteran contact information which is a significant patient safety issue for Veterans who have medical issues that require advice nurse triage services and the inability to contact patient care teams within 1 business day. </w:t>
            </w:r>
          </w:p>
          <w:p w14:paraId="78F8F628" w14:textId="77777777" w:rsidR="005060C2" w:rsidRPr="005C1B98" w:rsidRDefault="005060C2">
            <w:pPr>
              <w:spacing w:line="239" w:lineRule="auto"/>
              <w:rPr>
                <w:rFonts w:cs="Arial"/>
                <w:b/>
              </w:rPr>
            </w:pPr>
          </w:p>
          <w:p w14:paraId="02085851" w14:textId="77777777" w:rsidR="005060C2" w:rsidRPr="005C1B98" w:rsidRDefault="005060C2">
            <w:pPr>
              <w:spacing w:line="239" w:lineRule="auto"/>
              <w:rPr>
                <w:rFonts w:cs="Arial"/>
              </w:rPr>
            </w:pPr>
            <w:r w:rsidRPr="005C1B98">
              <w:rPr>
                <w:rFonts w:cs="Arial"/>
                <w:b/>
              </w:rPr>
              <w:t xml:space="preserve">Other Considerations: </w:t>
            </w:r>
            <w:r w:rsidRPr="005C1B98">
              <w:rPr>
                <w:rFonts w:cs="Arial"/>
              </w:rPr>
              <w:t xml:space="preserve"> </w:t>
            </w:r>
          </w:p>
          <w:p w14:paraId="1530D19A" w14:textId="77777777" w:rsidR="005060C2" w:rsidRPr="005C1B98" w:rsidRDefault="005060C2" w:rsidP="005A0FCB">
            <w:pPr>
              <w:pStyle w:val="ListParagraph"/>
              <w:numPr>
                <w:ilvl w:val="0"/>
                <w:numId w:val="60"/>
              </w:numPr>
              <w:spacing w:before="0" w:after="0" w:line="239" w:lineRule="auto"/>
              <w:ind w:left="346" w:hanging="270"/>
            </w:pPr>
            <w:r w:rsidRPr="005C1B98">
              <w:t xml:space="preserve">Defects affect a portion of VAMCs and/or VISN telephone triage patient care call centers’ operations effort.  </w:t>
            </w:r>
          </w:p>
          <w:p w14:paraId="0CE5C0F1" w14:textId="77777777" w:rsidR="005060C2" w:rsidRPr="005C1B98" w:rsidRDefault="005060C2" w:rsidP="005A0FCB">
            <w:pPr>
              <w:pStyle w:val="ListParagraph"/>
              <w:numPr>
                <w:ilvl w:val="0"/>
                <w:numId w:val="60"/>
              </w:numPr>
              <w:spacing w:before="0" w:after="0" w:line="239" w:lineRule="auto"/>
              <w:ind w:left="346" w:hanging="270"/>
            </w:pPr>
            <w:r w:rsidRPr="005C1B98">
              <w:t xml:space="preserve">System performance is degraded.  </w:t>
            </w:r>
          </w:p>
          <w:p w14:paraId="6527864F" w14:textId="77777777" w:rsidR="005060C2" w:rsidRPr="005C1B98" w:rsidRDefault="005060C2">
            <w:pPr>
              <w:spacing w:line="259" w:lineRule="auto"/>
              <w:rPr>
                <w:rFonts w:cs="Arial"/>
              </w:rPr>
            </w:pPr>
            <w:r w:rsidRPr="005C1B98">
              <w:rPr>
                <w:rFonts w:cs="Arial"/>
              </w:rPr>
              <w:t xml:space="preserve"> </w:t>
            </w:r>
          </w:p>
        </w:tc>
        <w:tc>
          <w:tcPr>
            <w:tcW w:w="356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587DB6" w14:textId="77777777" w:rsidR="005060C2" w:rsidRPr="005C1B98" w:rsidRDefault="005060C2">
            <w:pPr>
              <w:spacing w:line="259" w:lineRule="auto"/>
              <w:rPr>
                <w:rFonts w:cs="Arial"/>
              </w:rPr>
            </w:pPr>
            <w:r w:rsidRPr="005C1B98">
              <w:rPr>
                <w:rFonts w:cs="Arial"/>
                <w:b/>
              </w:rPr>
              <w:t>Notification to VA:</w:t>
            </w:r>
          </w:p>
          <w:p w14:paraId="35DB7002" w14:textId="77777777" w:rsidR="005060C2" w:rsidRPr="005C1B98" w:rsidRDefault="005060C2" w:rsidP="005A0FCB">
            <w:pPr>
              <w:numPr>
                <w:ilvl w:val="0"/>
                <w:numId w:val="56"/>
              </w:numPr>
              <w:spacing w:line="238" w:lineRule="auto"/>
              <w:ind w:left="0" w:right="29"/>
              <w:rPr>
                <w:rFonts w:cs="Arial"/>
              </w:rPr>
            </w:pPr>
            <w:r w:rsidRPr="005C1B98">
              <w:rPr>
                <w:rFonts w:cs="Arial"/>
              </w:rPr>
              <w:t xml:space="preserve"> Respond within 4 business hours of discovery.  Business hours are 6:00 AM to 10:00 PM ET.</w:t>
            </w:r>
          </w:p>
          <w:p w14:paraId="3E64BBBE" w14:textId="77777777" w:rsidR="005060C2" w:rsidRPr="005C1B98" w:rsidRDefault="005060C2" w:rsidP="005A0FCB">
            <w:pPr>
              <w:numPr>
                <w:ilvl w:val="0"/>
                <w:numId w:val="56"/>
              </w:numPr>
              <w:spacing w:line="238" w:lineRule="auto"/>
              <w:ind w:left="0" w:right="29"/>
              <w:rPr>
                <w:rFonts w:cs="Arial"/>
              </w:rPr>
            </w:pPr>
            <w:r w:rsidRPr="005C1B98">
              <w:rPr>
                <w:rFonts w:cs="Arial"/>
              </w:rPr>
              <w:t xml:space="preserve"> Alert the PM, COR, and VA OIT organizations with sustainment responsibilities to issues that are unrelated to the application code or architecture within 1 business day of discovery. Generate, store, track, and maintain an AAR within 5 business days. AARs shall detail methods employed to resolve defects and efforts employed to minimize recurrence.  </w:t>
            </w:r>
          </w:p>
          <w:p w14:paraId="398338A6" w14:textId="77777777" w:rsidR="005060C2" w:rsidRPr="005C1B98" w:rsidRDefault="005060C2">
            <w:pPr>
              <w:spacing w:line="259" w:lineRule="auto"/>
              <w:rPr>
                <w:rFonts w:cs="Arial"/>
              </w:rPr>
            </w:pPr>
            <w:r w:rsidRPr="005C1B98">
              <w:rPr>
                <w:rFonts w:cs="Arial"/>
              </w:rPr>
              <w:t xml:space="preserve"> </w:t>
            </w:r>
          </w:p>
          <w:p w14:paraId="7A20FCDC" w14:textId="77777777" w:rsidR="005060C2" w:rsidRPr="005C1B98" w:rsidRDefault="005060C2">
            <w:pPr>
              <w:spacing w:line="259" w:lineRule="auto"/>
              <w:rPr>
                <w:rFonts w:cs="Arial"/>
              </w:rPr>
            </w:pPr>
            <w:r w:rsidRPr="005C1B98">
              <w:rPr>
                <w:rFonts w:cs="Arial"/>
                <w:b/>
              </w:rPr>
              <w:t xml:space="preserve">Resolution: </w:t>
            </w:r>
            <w:r w:rsidRPr="005C1B98">
              <w:rPr>
                <w:rFonts w:cs="Arial"/>
              </w:rPr>
              <w:t xml:space="preserve">The Contractor shall resolve as soon as possible but no longer than 3 business days, with a team of resources working 24/7 until resolution. Resolution may or may not result in an emergency release. </w:t>
            </w:r>
            <w:r w:rsidRPr="005C1B98">
              <w:rPr>
                <w:rFonts w:cs="Arial"/>
                <w:b/>
              </w:rPr>
              <w:t xml:space="preserve"> </w:t>
            </w:r>
          </w:p>
        </w:tc>
      </w:tr>
      <w:tr w:rsidR="005060C2" w:rsidRPr="005C1B98" w14:paraId="6C5D5874" w14:textId="77777777">
        <w:tblPrEx>
          <w:tblCellMar>
            <w:top w:w="2" w:type="dxa"/>
            <w:right w:w="59" w:type="dxa"/>
          </w:tblCellMar>
        </w:tblPrEx>
        <w:trPr>
          <w:trHeight w:val="7187"/>
        </w:trPr>
        <w:tc>
          <w:tcPr>
            <w:tcW w:w="2835" w:type="dxa"/>
            <w:tcBorders>
              <w:top w:val="nil"/>
              <w:left w:val="single" w:sz="8" w:space="0" w:color="000000" w:themeColor="text1"/>
              <w:bottom w:val="single" w:sz="8" w:space="0" w:color="000000" w:themeColor="text1"/>
              <w:right w:val="single" w:sz="8" w:space="0" w:color="000000" w:themeColor="text1"/>
            </w:tcBorders>
          </w:tcPr>
          <w:p w14:paraId="10AEA421" w14:textId="77777777" w:rsidR="005060C2" w:rsidRPr="005C1B98" w:rsidRDefault="005060C2">
            <w:pPr>
              <w:spacing w:line="259" w:lineRule="auto"/>
              <w:rPr>
                <w:rFonts w:cs="Arial"/>
              </w:rPr>
            </w:pPr>
            <w:r w:rsidRPr="005C1B98">
              <w:rPr>
                <w:rFonts w:cs="Arial"/>
                <w:b/>
              </w:rPr>
              <w:lastRenderedPageBreak/>
              <w:t xml:space="preserve">Severity 3 – Average – Work </w:t>
            </w:r>
          </w:p>
          <w:p w14:paraId="16DB447B" w14:textId="77777777" w:rsidR="005060C2" w:rsidRPr="005C1B98" w:rsidRDefault="005060C2">
            <w:pPr>
              <w:spacing w:line="259" w:lineRule="auto"/>
              <w:rPr>
                <w:rFonts w:cs="Arial"/>
              </w:rPr>
            </w:pPr>
            <w:r w:rsidRPr="005C1B98">
              <w:rPr>
                <w:rFonts w:cs="Arial"/>
                <w:b/>
              </w:rPr>
              <w:t xml:space="preserve">around exists </w:t>
            </w:r>
            <w:r w:rsidRPr="005C1B98">
              <w:rPr>
                <w:rFonts w:cs="Arial"/>
              </w:rPr>
              <w:t xml:space="preserve"> </w:t>
            </w:r>
          </w:p>
          <w:p w14:paraId="74DEE8E3" w14:textId="77777777" w:rsidR="005060C2" w:rsidRPr="005C1B98" w:rsidRDefault="005060C2">
            <w:pPr>
              <w:spacing w:line="259" w:lineRule="auto"/>
              <w:rPr>
                <w:rFonts w:cs="Arial"/>
              </w:rPr>
            </w:pPr>
            <w:r w:rsidRPr="005C1B98">
              <w:rPr>
                <w:rFonts w:cs="Arial"/>
                <w:b/>
              </w:rPr>
              <w:t xml:space="preserve"> </w:t>
            </w:r>
          </w:p>
        </w:tc>
        <w:tc>
          <w:tcPr>
            <w:tcW w:w="3180" w:type="dxa"/>
            <w:tcBorders>
              <w:top w:val="nil"/>
              <w:left w:val="single" w:sz="8" w:space="0" w:color="000000" w:themeColor="text1"/>
              <w:bottom w:val="single" w:sz="8" w:space="0" w:color="000000" w:themeColor="text1"/>
              <w:right w:val="single" w:sz="8" w:space="0" w:color="000000" w:themeColor="text1"/>
            </w:tcBorders>
          </w:tcPr>
          <w:p w14:paraId="2699543D" w14:textId="77777777" w:rsidR="005060C2" w:rsidRPr="005C1B98" w:rsidRDefault="005060C2">
            <w:pPr>
              <w:spacing w:line="238" w:lineRule="auto"/>
              <w:ind w:right="25"/>
              <w:rPr>
                <w:rFonts w:cs="Arial"/>
              </w:rPr>
            </w:pPr>
            <w:r w:rsidRPr="005C1B98">
              <w:rPr>
                <w:rFonts w:cs="Arial"/>
              </w:rPr>
              <w:t xml:space="preserve">A process does not work as specified and/or produces an error that degrades or impacts the system or user functionality. A workaround has been developed that provides the required functionality until a fix can be applied. A fix should be applied in accordance with the resolution timeframe. </w:t>
            </w:r>
          </w:p>
          <w:p w14:paraId="634160BB" w14:textId="77777777" w:rsidR="005060C2" w:rsidRPr="005C1B98" w:rsidRDefault="005060C2">
            <w:pPr>
              <w:spacing w:line="238" w:lineRule="auto"/>
              <w:ind w:right="25"/>
              <w:rPr>
                <w:rFonts w:cs="Arial"/>
              </w:rPr>
            </w:pPr>
          </w:p>
          <w:p w14:paraId="5E28C517" w14:textId="77777777" w:rsidR="005060C2" w:rsidRPr="005C1B98" w:rsidRDefault="005060C2">
            <w:pPr>
              <w:spacing w:line="238" w:lineRule="auto"/>
              <w:ind w:right="25"/>
              <w:rPr>
                <w:rFonts w:cs="Arial"/>
              </w:rPr>
            </w:pPr>
            <w:r w:rsidRPr="005C1B98">
              <w:rPr>
                <w:rFonts w:cs="Arial"/>
              </w:rPr>
              <w:t xml:space="preserve">Examples are: valid data is not accepted, data recorded to the database is incorrect or incomplete, incorrect or incomplete data is displayed on-screen or in a report, an edit is missing against invalid data, or invalid edits occur against valid data.  </w:t>
            </w:r>
          </w:p>
          <w:p w14:paraId="5D1DF76B" w14:textId="77777777" w:rsidR="005060C2" w:rsidRPr="005C1B98" w:rsidRDefault="005060C2">
            <w:pPr>
              <w:spacing w:line="238" w:lineRule="auto"/>
              <w:ind w:right="25"/>
              <w:rPr>
                <w:rFonts w:cs="Arial"/>
                <w:b/>
              </w:rPr>
            </w:pPr>
          </w:p>
          <w:p w14:paraId="61A9AB92" w14:textId="77777777" w:rsidR="005060C2" w:rsidRPr="005C1B98" w:rsidRDefault="005060C2">
            <w:pPr>
              <w:spacing w:line="238" w:lineRule="auto"/>
              <w:ind w:right="25"/>
              <w:rPr>
                <w:rFonts w:cs="Arial"/>
              </w:rPr>
            </w:pPr>
            <w:r w:rsidRPr="005C1B98">
              <w:rPr>
                <w:rFonts w:cs="Arial"/>
                <w:b/>
              </w:rPr>
              <w:t xml:space="preserve">Other Considerations: </w:t>
            </w:r>
            <w:r w:rsidRPr="005C1B98">
              <w:rPr>
                <w:rFonts w:cs="Arial"/>
              </w:rPr>
              <w:t xml:space="preserve"> </w:t>
            </w:r>
          </w:p>
          <w:p w14:paraId="4527E8DD" w14:textId="77777777" w:rsidR="005060C2" w:rsidRPr="005C1B98" w:rsidRDefault="005060C2" w:rsidP="005A0FCB">
            <w:pPr>
              <w:pStyle w:val="ListParagraph"/>
              <w:numPr>
                <w:ilvl w:val="0"/>
                <w:numId w:val="60"/>
              </w:numPr>
              <w:spacing w:before="0" w:after="0" w:line="239" w:lineRule="auto"/>
              <w:ind w:left="346" w:hanging="270"/>
            </w:pPr>
            <w:r w:rsidRPr="005C1B98">
              <w:t xml:space="preserve">Workaround requires significant field operations effort.  </w:t>
            </w:r>
          </w:p>
          <w:p w14:paraId="271D448C" w14:textId="77777777" w:rsidR="005060C2" w:rsidRPr="005C1B98" w:rsidRDefault="005060C2" w:rsidP="005A0FCB">
            <w:pPr>
              <w:pStyle w:val="ListParagraph"/>
              <w:numPr>
                <w:ilvl w:val="0"/>
                <w:numId w:val="60"/>
              </w:numPr>
              <w:spacing w:before="0" w:after="0" w:line="239" w:lineRule="auto"/>
              <w:ind w:left="346" w:hanging="270"/>
            </w:pPr>
            <w:r w:rsidRPr="005C1B98">
              <w:t xml:space="preserve">System performance is degraded </w:t>
            </w:r>
            <w:r w:rsidRPr="005C1B98">
              <w:rPr>
                <w:color w:val="1F497D"/>
              </w:rPr>
              <w:t xml:space="preserve"> </w:t>
            </w:r>
          </w:p>
        </w:tc>
        <w:tc>
          <w:tcPr>
            <w:tcW w:w="3563" w:type="dxa"/>
            <w:tcBorders>
              <w:top w:val="nil"/>
              <w:left w:val="single" w:sz="8" w:space="0" w:color="000000" w:themeColor="text1"/>
              <w:bottom w:val="single" w:sz="8" w:space="0" w:color="000000" w:themeColor="text1"/>
              <w:right w:val="single" w:sz="8" w:space="0" w:color="000000" w:themeColor="text1"/>
            </w:tcBorders>
          </w:tcPr>
          <w:p w14:paraId="28DB75AB" w14:textId="77777777" w:rsidR="005060C2" w:rsidRPr="005C1B98" w:rsidRDefault="005060C2">
            <w:pPr>
              <w:spacing w:line="259" w:lineRule="auto"/>
              <w:rPr>
                <w:rFonts w:cs="Arial"/>
              </w:rPr>
            </w:pPr>
            <w:r w:rsidRPr="005C1B98">
              <w:rPr>
                <w:rFonts w:cs="Arial"/>
                <w:b/>
              </w:rPr>
              <w:t xml:space="preserve">Notification to VA: </w:t>
            </w:r>
            <w:r w:rsidRPr="005C1B98">
              <w:rPr>
                <w:rFonts w:cs="Arial"/>
              </w:rPr>
              <w:t xml:space="preserve"> </w:t>
            </w:r>
          </w:p>
          <w:p w14:paraId="063DED8D" w14:textId="77777777" w:rsidR="005060C2" w:rsidRPr="005C1B98" w:rsidRDefault="005060C2" w:rsidP="005A0FCB">
            <w:pPr>
              <w:numPr>
                <w:ilvl w:val="0"/>
                <w:numId w:val="57"/>
              </w:numPr>
              <w:ind w:left="0" w:right="14"/>
              <w:rPr>
                <w:rFonts w:cs="Arial"/>
              </w:rPr>
            </w:pPr>
            <w:r w:rsidRPr="005C1B98">
              <w:rPr>
                <w:rFonts w:cs="Arial"/>
              </w:rPr>
              <w:t xml:space="preserve"> Respond within 3 business days of discovery.</w:t>
            </w:r>
          </w:p>
          <w:p w14:paraId="10CEF831" w14:textId="77777777" w:rsidR="005060C2" w:rsidRPr="005C1B98" w:rsidRDefault="005060C2" w:rsidP="005A0FCB">
            <w:pPr>
              <w:numPr>
                <w:ilvl w:val="0"/>
                <w:numId w:val="57"/>
              </w:numPr>
              <w:ind w:left="0" w:right="14"/>
              <w:rPr>
                <w:rFonts w:cs="Arial"/>
              </w:rPr>
            </w:pPr>
            <w:r w:rsidRPr="005C1B98">
              <w:rPr>
                <w:rFonts w:cs="Arial"/>
              </w:rPr>
              <w:t xml:space="preserve"> Alert the PM, COR, and VA OIT organizations with sustainment responsibilities to issues that are unrelated to the application code or architecture within 3 business days of discovery. </w:t>
            </w:r>
          </w:p>
          <w:p w14:paraId="6F142B97" w14:textId="77777777" w:rsidR="005060C2" w:rsidRPr="005C1B98" w:rsidRDefault="005060C2">
            <w:pPr>
              <w:spacing w:line="259" w:lineRule="auto"/>
              <w:rPr>
                <w:rFonts w:cs="Arial"/>
              </w:rPr>
            </w:pPr>
            <w:r w:rsidRPr="005C1B98">
              <w:rPr>
                <w:rFonts w:cs="Arial"/>
              </w:rPr>
              <w:t xml:space="preserve"> </w:t>
            </w:r>
          </w:p>
          <w:p w14:paraId="73D93E1B" w14:textId="77777777" w:rsidR="005060C2" w:rsidRPr="005C1B98" w:rsidRDefault="005060C2">
            <w:pPr>
              <w:spacing w:line="238" w:lineRule="auto"/>
              <w:rPr>
                <w:rFonts w:cs="Arial"/>
              </w:rPr>
            </w:pPr>
            <w:r w:rsidRPr="005C1B98">
              <w:rPr>
                <w:rFonts w:cs="Arial"/>
                <w:b/>
              </w:rPr>
              <w:t xml:space="preserve">Resolution: </w:t>
            </w:r>
            <w:r w:rsidRPr="005C1B98">
              <w:rPr>
                <w:rFonts w:cs="Arial"/>
              </w:rPr>
              <w:t xml:space="preserve">Severity 3 defects shall be resolved and included in a bug fix/hotfix release on a quarterly basis. </w:t>
            </w:r>
          </w:p>
          <w:p w14:paraId="7030948E" w14:textId="77777777" w:rsidR="005060C2" w:rsidRPr="005C1B98" w:rsidRDefault="005060C2">
            <w:pPr>
              <w:spacing w:line="259" w:lineRule="auto"/>
              <w:rPr>
                <w:rFonts w:cs="Arial"/>
              </w:rPr>
            </w:pPr>
            <w:r w:rsidRPr="005C1B98">
              <w:rPr>
                <w:rFonts w:cs="Arial"/>
              </w:rPr>
              <w:t xml:space="preserve">  </w:t>
            </w:r>
          </w:p>
          <w:p w14:paraId="12C00A71" w14:textId="77777777" w:rsidR="005060C2" w:rsidRPr="005C1B98" w:rsidRDefault="005060C2">
            <w:pPr>
              <w:spacing w:line="259" w:lineRule="auto"/>
              <w:rPr>
                <w:rFonts w:cs="Arial"/>
              </w:rPr>
            </w:pPr>
            <w:r w:rsidRPr="005C1B98">
              <w:rPr>
                <w:rFonts w:cs="Arial"/>
                <w:b/>
              </w:rPr>
              <w:t xml:space="preserve"> </w:t>
            </w:r>
          </w:p>
        </w:tc>
      </w:tr>
      <w:tr w:rsidR="005060C2" w:rsidRPr="005C1B98" w14:paraId="44CB620E" w14:textId="77777777">
        <w:tblPrEx>
          <w:tblCellMar>
            <w:top w:w="2" w:type="dxa"/>
            <w:right w:w="59" w:type="dxa"/>
          </w:tblCellMar>
        </w:tblPrEx>
        <w:trPr>
          <w:trHeight w:val="5540"/>
        </w:trPr>
        <w:tc>
          <w:tcPr>
            <w:tcW w:w="2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175E50" w14:textId="77777777" w:rsidR="005060C2" w:rsidRPr="005C1B98" w:rsidRDefault="005060C2">
            <w:pPr>
              <w:spacing w:line="259" w:lineRule="auto"/>
              <w:rPr>
                <w:rFonts w:cs="Arial"/>
              </w:rPr>
            </w:pPr>
            <w:r w:rsidRPr="005C1B98">
              <w:rPr>
                <w:rFonts w:cs="Arial"/>
                <w:b/>
              </w:rPr>
              <w:lastRenderedPageBreak/>
              <w:t xml:space="preserve">Severity 4 – Minor </w:t>
            </w:r>
            <w:r w:rsidRPr="005C1B98">
              <w:rPr>
                <w:rFonts w:cs="Arial"/>
              </w:rPr>
              <w:t xml:space="preserve"> </w:t>
            </w:r>
          </w:p>
          <w:p w14:paraId="1F8A0CCA" w14:textId="77777777" w:rsidR="005060C2" w:rsidRPr="005C1B98" w:rsidRDefault="005060C2">
            <w:pPr>
              <w:spacing w:line="259" w:lineRule="auto"/>
              <w:rPr>
                <w:rFonts w:cs="Arial"/>
              </w:rPr>
            </w:pPr>
            <w:r w:rsidRPr="005C1B98">
              <w:rPr>
                <w:rFonts w:cs="Arial"/>
                <w:b/>
              </w:rPr>
              <w:t xml:space="preserve"> </w:t>
            </w:r>
          </w:p>
        </w:tc>
        <w:tc>
          <w:tcPr>
            <w:tcW w:w="3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19602D" w14:textId="77777777" w:rsidR="005060C2" w:rsidRPr="005C1B98" w:rsidRDefault="005060C2">
            <w:pPr>
              <w:spacing w:after="5" w:line="238" w:lineRule="auto"/>
              <w:rPr>
                <w:rFonts w:cs="Arial"/>
              </w:rPr>
            </w:pPr>
            <w:r w:rsidRPr="005C1B98">
              <w:rPr>
                <w:rFonts w:cs="Arial"/>
              </w:rPr>
              <w:t>Minor defect that is cosmetic or inconvenient but does not prevent user from using the system to accomplish their task. For example, the screen display or hardcopy report contains errors in spelling, grammar, or alignment, navigation is inconsistent, or error messages are incorrect. Minor defect fixes can be applied as schedule allows.</w:t>
            </w:r>
          </w:p>
          <w:p w14:paraId="7E8B5A10" w14:textId="77777777" w:rsidR="005060C2" w:rsidRPr="005C1B98" w:rsidRDefault="005060C2">
            <w:pPr>
              <w:spacing w:after="5" w:line="238" w:lineRule="auto"/>
              <w:rPr>
                <w:rFonts w:cs="Arial"/>
              </w:rPr>
            </w:pPr>
            <w:r w:rsidRPr="005C1B98">
              <w:rPr>
                <w:rFonts w:cs="Arial"/>
              </w:rPr>
              <w:t xml:space="preserve">  </w:t>
            </w:r>
          </w:p>
          <w:p w14:paraId="430B0F19" w14:textId="77777777" w:rsidR="005060C2" w:rsidRPr="005C1B98" w:rsidRDefault="005060C2">
            <w:pPr>
              <w:spacing w:line="259" w:lineRule="auto"/>
              <w:rPr>
                <w:rFonts w:cs="Arial"/>
              </w:rPr>
            </w:pPr>
            <w:r w:rsidRPr="005C1B98">
              <w:rPr>
                <w:rFonts w:cs="Arial"/>
                <w:b/>
              </w:rPr>
              <w:t xml:space="preserve">Other Considerations: </w:t>
            </w:r>
            <w:r w:rsidRPr="005C1B98">
              <w:rPr>
                <w:rFonts w:cs="Arial"/>
              </w:rPr>
              <w:t xml:space="preserve"> </w:t>
            </w:r>
          </w:p>
          <w:p w14:paraId="1A4F1284" w14:textId="77777777" w:rsidR="005060C2" w:rsidRPr="005C1B98" w:rsidRDefault="005060C2" w:rsidP="005A0FCB">
            <w:pPr>
              <w:pStyle w:val="ListParagraph"/>
              <w:numPr>
                <w:ilvl w:val="0"/>
                <w:numId w:val="60"/>
              </w:numPr>
              <w:spacing w:before="0" w:after="0" w:line="239" w:lineRule="auto"/>
              <w:ind w:left="346" w:hanging="270"/>
            </w:pPr>
            <w:r w:rsidRPr="005C1B98">
              <w:t xml:space="preserve">Defects affect few field employees.  </w:t>
            </w:r>
          </w:p>
          <w:p w14:paraId="66862306" w14:textId="77777777" w:rsidR="005060C2" w:rsidRPr="005C1B98" w:rsidRDefault="005060C2" w:rsidP="005A0FCB">
            <w:pPr>
              <w:pStyle w:val="ListParagraph"/>
              <w:numPr>
                <w:ilvl w:val="0"/>
                <w:numId w:val="60"/>
              </w:numPr>
              <w:spacing w:before="0" w:after="0" w:line="239" w:lineRule="auto"/>
              <w:ind w:left="346" w:hanging="270"/>
            </w:pPr>
            <w:r w:rsidRPr="005C1B98">
              <w:t>Defects have little or no potential for adverse publicity at VAMCs, VISNs, or higher levels</w:t>
            </w:r>
            <w:r w:rsidRPr="005C1B98">
              <w:rPr>
                <w:color w:val="1F497D"/>
              </w:rPr>
              <w:t>.</w:t>
            </w:r>
            <w:r w:rsidRPr="005C1B98">
              <w:t xml:space="preserve"> </w:t>
            </w:r>
          </w:p>
          <w:p w14:paraId="42FA8B8D" w14:textId="77777777" w:rsidR="005060C2" w:rsidRPr="005C1B98" w:rsidRDefault="005060C2">
            <w:pPr>
              <w:spacing w:line="259" w:lineRule="auto"/>
              <w:rPr>
                <w:rFonts w:cs="Arial"/>
              </w:rPr>
            </w:pPr>
            <w:r w:rsidRPr="005C1B98">
              <w:rPr>
                <w:rFonts w:cs="Arial"/>
              </w:rPr>
              <w:t xml:space="preserve"> </w:t>
            </w:r>
          </w:p>
        </w:tc>
        <w:tc>
          <w:tcPr>
            <w:tcW w:w="356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C8690E" w14:textId="77777777" w:rsidR="005060C2" w:rsidRPr="005C1B98" w:rsidRDefault="005060C2">
            <w:pPr>
              <w:spacing w:line="259" w:lineRule="auto"/>
              <w:rPr>
                <w:rFonts w:cs="Arial"/>
              </w:rPr>
            </w:pPr>
            <w:r w:rsidRPr="005C1B98">
              <w:rPr>
                <w:rFonts w:cs="Arial"/>
                <w:b/>
              </w:rPr>
              <w:t xml:space="preserve">Notification to VA: </w:t>
            </w:r>
            <w:r w:rsidRPr="005C1B98">
              <w:rPr>
                <w:rFonts w:cs="Arial"/>
              </w:rPr>
              <w:t xml:space="preserve"> </w:t>
            </w:r>
          </w:p>
          <w:p w14:paraId="437306D7" w14:textId="77777777" w:rsidR="005060C2" w:rsidRPr="005C1B98" w:rsidRDefault="005060C2" w:rsidP="005A0FCB">
            <w:pPr>
              <w:numPr>
                <w:ilvl w:val="0"/>
                <w:numId w:val="58"/>
              </w:numPr>
              <w:spacing w:line="238" w:lineRule="auto"/>
              <w:ind w:left="0" w:right="14"/>
              <w:rPr>
                <w:rFonts w:cs="Arial"/>
              </w:rPr>
            </w:pPr>
            <w:r w:rsidRPr="005C1B98">
              <w:rPr>
                <w:rFonts w:cs="Arial"/>
              </w:rPr>
              <w:t xml:space="preserve"> Respond within 3 business days of discovery.</w:t>
            </w:r>
          </w:p>
          <w:p w14:paraId="2EDA4E42" w14:textId="77777777" w:rsidR="005060C2" w:rsidRPr="005C1B98" w:rsidRDefault="005060C2" w:rsidP="005A0FCB">
            <w:pPr>
              <w:numPr>
                <w:ilvl w:val="0"/>
                <w:numId w:val="58"/>
              </w:numPr>
              <w:spacing w:line="238" w:lineRule="auto"/>
              <w:ind w:left="0" w:right="14"/>
              <w:rPr>
                <w:rFonts w:cs="Arial"/>
              </w:rPr>
            </w:pPr>
            <w:r w:rsidRPr="005C1B98">
              <w:rPr>
                <w:rFonts w:cs="Arial"/>
              </w:rPr>
              <w:t xml:space="preserve"> Alert the PM, COR, and VA OIT organizations with sustainment responsibilities to issues that are unrelated to the application code or architecture within 3 business days of discovery.  </w:t>
            </w:r>
          </w:p>
          <w:p w14:paraId="07F8FFE3" w14:textId="77777777" w:rsidR="005060C2" w:rsidRPr="005C1B98" w:rsidRDefault="005060C2">
            <w:pPr>
              <w:spacing w:line="259" w:lineRule="auto"/>
              <w:rPr>
                <w:rFonts w:cs="Arial"/>
              </w:rPr>
            </w:pPr>
            <w:r w:rsidRPr="005C1B98">
              <w:rPr>
                <w:rFonts w:cs="Arial"/>
              </w:rPr>
              <w:t xml:space="preserve"> </w:t>
            </w:r>
          </w:p>
          <w:p w14:paraId="767D6CFF" w14:textId="77777777" w:rsidR="005060C2" w:rsidRPr="005C1B98" w:rsidRDefault="005060C2">
            <w:pPr>
              <w:spacing w:line="259" w:lineRule="auto"/>
              <w:rPr>
                <w:rFonts w:cs="Arial"/>
              </w:rPr>
            </w:pPr>
            <w:r w:rsidRPr="005C1B98">
              <w:rPr>
                <w:rFonts w:cs="Arial"/>
                <w:b/>
              </w:rPr>
              <w:t xml:space="preserve">Resolution: </w:t>
            </w:r>
            <w:r w:rsidRPr="005C1B98">
              <w:rPr>
                <w:rFonts w:cs="Arial"/>
              </w:rPr>
              <w:t>Severity 4 defects shall be resolved and included in a bug fix/hotfix release on a quarterly basis.</w:t>
            </w:r>
            <w:r w:rsidRPr="005C1B98">
              <w:rPr>
                <w:rFonts w:cs="Arial"/>
                <w:b/>
              </w:rPr>
              <w:t xml:space="preserve"> </w:t>
            </w:r>
          </w:p>
        </w:tc>
      </w:tr>
    </w:tbl>
    <w:p w14:paraId="497D90D2" w14:textId="77777777" w:rsidR="005060C2" w:rsidRPr="005C1B98" w:rsidRDefault="005060C2" w:rsidP="005060C2">
      <w:pPr>
        <w:spacing w:line="259" w:lineRule="auto"/>
        <w:ind w:right="727"/>
        <w:rPr>
          <w:rFonts w:cs="Arial"/>
          <w:b/>
        </w:rPr>
      </w:pPr>
      <w:r w:rsidRPr="005C1B98">
        <w:rPr>
          <w:rFonts w:cs="Arial"/>
        </w:rPr>
        <w:t xml:space="preserve"> </w:t>
      </w:r>
    </w:p>
    <w:p w14:paraId="7129AB0B" w14:textId="77777777" w:rsidR="005060C2" w:rsidRPr="005C1B98" w:rsidRDefault="005060C2" w:rsidP="005060C2">
      <w:pPr>
        <w:spacing w:after="13" w:line="249" w:lineRule="auto"/>
        <w:ind w:left="-5" w:right="786"/>
        <w:rPr>
          <w:rFonts w:cs="Arial"/>
          <w:b/>
        </w:rPr>
      </w:pPr>
      <w:r w:rsidRPr="005C1B98">
        <w:rPr>
          <w:rFonts w:cs="Arial"/>
          <w:b/>
        </w:rPr>
        <w:t xml:space="preserve">Priority Levels (Non-Production environment defects) </w:t>
      </w:r>
    </w:p>
    <w:p w14:paraId="6693AE45" w14:textId="77777777" w:rsidR="005060C2" w:rsidRPr="005C1B98" w:rsidRDefault="005060C2" w:rsidP="005060C2">
      <w:pPr>
        <w:spacing w:line="259" w:lineRule="auto"/>
        <w:ind w:right="727"/>
        <w:rPr>
          <w:rFonts w:cs="Arial"/>
        </w:rPr>
      </w:pPr>
      <w:r w:rsidRPr="005C1B98">
        <w:rPr>
          <w:rFonts w:cs="Arial"/>
        </w:rPr>
        <w:t xml:space="preserve"> </w:t>
      </w:r>
    </w:p>
    <w:tbl>
      <w:tblPr>
        <w:tblStyle w:val="TableGrid1"/>
        <w:tblW w:w="9969" w:type="dxa"/>
        <w:tblInd w:w="-108" w:type="dxa"/>
        <w:tblCellMar>
          <w:top w:w="7" w:type="dxa"/>
          <w:right w:w="70" w:type="dxa"/>
        </w:tblCellMar>
        <w:tblLook w:val="04A0" w:firstRow="1" w:lastRow="0" w:firstColumn="1" w:lastColumn="0" w:noHBand="0" w:noVBand="1"/>
      </w:tblPr>
      <w:tblGrid>
        <w:gridCol w:w="2713"/>
        <w:gridCol w:w="7256"/>
      </w:tblGrid>
      <w:tr w:rsidR="005060C2" w:rsidRPr="005C1B98" w14:paraId="33377971" w14:textId="77777777">
        <w:trPr>
          <w:trHeight w:val="286"/>
        </w:trPr>
        <w:tc>
          <w:tcPr>
            <w:tcW w:w="2713" w:type="dxa"/>
            <w:tcBorders>
              <w:top w:val="single" w:sz="4" w:space="0" w:color="000000"/>
              <w:left w:val="single" w:sz="4" w:space="0" w:color="000000"/>
              <w:bottom w:val="single" w:sz="4" w:space="0" w:color="000000"/>
              <w:right w:val="single" w:sz="4" w:space="0" w:color="000000"/>
            </w:tcBorders>
          </w:tcPr>
          <w:p w14:paraId="4A916ED9" w14:textId="77777777" w:rsidR="005060C2" w:rsidRPr="005C1B98" w:rsidRDefault="005060C2">
            <w:pPr>
              <w:spacing w:line="259" w:lineRule="auto"/>
              <w:rPr>
                <w:rFonts w:cs="Arial"/>
              </w:rPr>
            </w:pPr>
            <w:r w:rsidRPr="005C1B98">
              <w:rPr>
                <w:rFonts w:cs="Arial"/>
                <w:b/>
              </w:rPr>
              <w:t xml:space="preserve">PRIORITY </w:t>
            </w:r>
            <w:r w:rsidRPr="005C1B98">
              <w:rPr>
                <w:rFonts w:cs="Arial"/>
              </w:rPr>
              <w:t xml:space="preserve"> </w:t>
            </w:r>
          </w:p>
        </w:tc>
        <w:tc>
          <w:tcPr>
            <w:tcW w:w="7256" w:type="dxa"/>
            <w:tcBorders>
              <w:top w:val="single" w:sz="4" w:space="0" w:color="000000"/>
              <w:left w:val="single" w:sz="4" w:space="0" w:color="000000"/>
              <w:bottom w:val="single" w:sz="4" w:space="0" w:color="000000"/>
              <w:right w:val="single" w:sz="4" w:space="0" w:color="000000"/>
            </w:tcBorders>
          </w:tcPr>
          <w:p w14:paraId="4856563F" w14:textId="77777777" w:rsidR="005060C2" w:rsidRPr="005C1B98" w:rsidRDefault="005060C2">
            <w:pPr>
              <w:spacing w:line="259" w:lineRule="auto"/>
              <w:rPr>
                <w:rFonts w:cs="Arial"/>
              </w:rPr>
            </w:pPr>
            <w:r w:rsidRPr="005C1B98">
              <w:rPr>
                <w:rFonts w:cs="Arial"/>
                <w:b/>
              </w:rPr>
              <w:t xml:space="preserve">DEFINITION </w:t>
            </w:r>
            <w:r w:rsidRPr="005C1B98">
              <w:rPr>
                <w:rFonts w:cs="Arial"/>
              </w:rPr>
              <w:t xml:space="preserve"> </w:t>
            </w:r>
          </w:p>
        </w:tc>
      </w:tr>
      <w:tr w:rsidR="005060C2" w:rsidRPr="005C1B98" w14:paraId="01924DF3" w14:textId="77777777">
        <w:trPr>
          <w:trHeight w:val="838"/>
        </w:trPr>
        <w:tc>
          <w:tcPr>
            <w:tcW w:w="2713" w:type="dxa"/>
            <w:tcBorders>
              <w:top w:val="single" w:sz="4" w:space="0" w:color="000000"/>
              <w:left w:val="single" w:sz="4" w:space="0" w:color="000000"/>
              <w:bottom w:val="single" w:sz="4" w:space="0" w:color="000000"/>
              <w:right w:val="single" w:sz="4" w:space="0" w:color="000000"/>
            </w:tcBorders>
          </w:tcPr>
          <w:p w14:paraId="723AB39F" w14:textId="77777777" w:rsidR="005060C2" w:rsidRPr="005C1B98" w:rsidRDefault="005060C2">
            <w:pPr>
              <w:spacing w:line="259" w:lineRule="auto"/>
              <w:rPr>
                <w:rFonts w:cs="Arial"/>
              </w:rPr>
            </w:pPr>
            <w:r w:rsidRPr="005C1B98">
              <w:rPr>
                <w:rFonts w:cs="Arial"/>
                <w:b/>
              </w:rPr>
              <w:t xml:space="preserve">Priority 1 - Resolve Immediately </w:t>
            </w:r>
            <w:r w:rsidRPr="005C1B98">
              <w:rPr>
                <w:rFonts w:cs="Arial"/>
              </w:rPr>
              <w:t xml:space="preserve"> </w:t>
            </w:r>
          </w:p>
        </w:tc>
        <w:tc>
          <w:tcPr>
            <w:tcW w:w="7256" w:type="dxa"/>
            <w:tcBorders>
              <w:top w:val="single" w:sz="4" w:space="0" w:color="000000"/>
              <w:left w:val="single" w:sz="4" w:space="0" w:color="000000"/>
              <w:bottom w:val="single" w:sz="4" w:space="0" w:color="000000"/>
              <w:right w:val="single" w:sz="4" w:space="0" w:color="000000"/>
            </w:tcBorders>
          </w:tcPr>
          <w:p w14:paraId="5109D738" w14:textId="77777777" w:rsidR="005060C2" w:rsidRPr="005C1B98" w:rsidRDefault="005060C2">
            <w:pPr>
              <w:spacing w:line="259" w:lineRule="auto"/>
              <w:rPr>
                <w:rFonts w:cs="Arial"/>
              </w:rPr>
            </w:pPr>
            <w:r w:rsidRPr="005C1B98">
              <w:rPr>
                <w:rFonts w:cs="Arial"/>
              </w:rPr>
              <w:t xml:space="preserve">Further development and/or testing cannot occur until the defect has been repaired. The system cannot be used until the repair has been affected.  </w:t>
            </w:r>
          </w:p>
        </w:tc>
      </w:tr>
      <w:tr w:rsidR="005060C2" w:rsidRPr="005C1B98" w14:paraId="7ABBBE90" w14:textId="77777777">
        <w:trPr>
          <w:trHeight w:val="1114"/>
        </w:trPr>
        <w:tc>
          <w:tcPr>
            <w:tcW w:w="2713" w:type="dxa"/>
            <w:tcBorders>
              <w:top w:val="single" w:sz="4" w:space="0" w:color="000000"/>
              <w:left w:val="single" w:sz="4" w:space="0" w:color="000000"/>
              <w:bottom w:val="single" w:sz="4" w:space="0" w:color="000000"/>
              <w:right w:val="single" w:sz="4" w:space="0" w:color="000000"/>
            </w:tcBorders>
          </w:tcPr>
          <w:p w14:paraId="64C50525" w14:textId="77777777" w:rsidR="005060C2" w:rsidRPr="005C1B98" w:rsidRDefault="005060C2">
            <w:pPr>
              <w:spacing w:line="259" w:lineRule="auto"/>
              <w:rPr>
                <w:rFonts w:cs="Arial"/>
              </w:rPr>
            </w:pPr>
            <w:r w:rsidRPr="005C1B98">
              <w:rPr>
                <w:rFonts w:cs="Arial"/>
                <w:b/>
              </w:rPr>
              <w:t xml:space="preserve">Priority 2 - Give High Attention </w:t>
            </w:r>
            <w:r w:rsidRPr="005C1B98">
              <w:rPr>
                <w:rFonts w:cs="Arial"/>
              </w:rPr>
              <w:t xml:space="preserve"> </w:t>
            </w:r>
          </w:p>
        </w:tc>
        <w:tc>
          <w:tcPr>
            <w:tcW w:w="7256" w:type="dxa"/>
            <w:tcBorders>
              <w:top w:val="single" w:sz="4" w:space="0" w:color="000000"/>
              <w:left w:val="single" w:sz="4" w:space="0" w:color="000000"/>
              <w:bottom w:val="single" w:sz="4" w:space="0" w:color="000000"/>
              <w:right w:val="single" w:sz="4" w:space="0" w:color="000000"/>
            </w:tcBorders>
          </w:tcPr>
          <w:p w14:paraId="75633A2D" w14:textId="77777777" w:rsidR="005060C2" w:rsidRPr="005C1B98" w:rsidRDefault="005060C2">
            <w:pPr>
              <w:spacing w:line="259" w:lineRule="auto"/>
              <w:rPr>
                <w:rFonts w:cs="Arial"/>
              </w:rPr>
            </w:pPr>
            <w:r w:rsidRPr="005C1B98">
              <w:rPr>
                <w:rFonts w:cs="Arial"/>
              </w:rPr>
              <w:t xml:space="preserve">The defect must be resolved as soon as possible because it is impairing development and/or testing activities. System use will be severely affected until the defect is fixed.  </w:t>
            </w:r>
          </w:p>
        </w:tc>
      </w:tr>
      <w:tr w:rsidR="005060C2" w:rsidRPr="005C1B98" w14:paraId="4DBB8F73" w14:textId="77777777">
        <w:trPr>
          <w:trHeight w:val="840"/>
        </w:trPr>
        <w:tc>
          <w:tcPr>
            <w:tcW w:w="2713" w:type="dxa"/>
            <w:tcBorders>
              <w:top w:val="single" w:sz="4" w:space="0" w:color="000000"/>
              <w:left w:val="single" w:sz="4" w:space="0" w:color="000000"/>
              <w:bottom w:val="single" w:sz="4" w:space="0" w:color="000000"/>
              <w:right w:val="single" w:sz="4" w:space="0" w:color="000000"/>
            </w:tcBorders>
          </w:tcPr>
          <w:p w14:paraId="0F8AA203" w14:textId="77777777" w:rsidR="005060C2" w:rsidRPr="005C1B98" w:rsidRDefault="005060C2">
            <w:pPr>
              <w:spacing w:line="259" w:lineRule="auto"/>
              <w:rPr>
                <w:rFonts w:cs="Arial"/>
              </w:rPr>
            </w:pPr>
            <w:r w:rsidRPr="005C1B98">
              <w:rPr>
                <w:rFonts w:cs="Arial"/>
                <w:b/>
              </w:rPr>
              <w:t xml:space="preserve">Priority 3 - Normal Queue </w:t>
            </w:r>
            <w:r w:rsidRPr="005C1B98">
              <w:rPr>
                <w:rFonts w:cs="Arial"/>
              </w:rPr>
              <w:t xml:space="preserve"> </w:t>
            </w:r>
          </w:p>
        </w:tc>
        <w:tc>
          <w:tcPr>
            <w:tcW w:w="7256" w:type="dxa"/>
            <w:tcBorders>
              <w:top w:val="single" w:sz="4" w:space="0" w:color="000000"/>
              <w:left w:val="single" w:sz="4" w:space="0" w:color="000000"/>
              <w:bottom w:val="single" w:sz="4" w:space="0" w:color="000000"/>
              <w:right w:val="single" w:sz="4" w:space="0" w:color="000000"/>
            </w:tcBorders>
          </w:tcPr>
          <w:p w14:paraId="5475FEC4" w14:textId="77777777" w:rsidR="005060C2" w:rsidRPr="005C1B98" w:rsidRDefault="005060C2">
            <w:pPr>
              <w:spacing w:line="259" w:lineRule="auto"/>
              <w:rPr>
                <w:rFonts w:cs="Arial"/>
              </w:rPr>
            </w:pPr>
            <w:r w:rsidRPr="005C1B98">
              <w:rPr>
                <w:rFonts w:cs="Arial"/>
              </w:rPr>
              <w:t xml:space="preserve">The defect shall be resolved in the normal course of development activities. It can wait until a new build/version.  </w:t>
            </w:r>
          </w:p>
        </w:tc>
      </w:tr>
      <w:tr w:rsidR="005060C2" w:rsidRPr="005C1B98" w14:paraId="6270EB38" w14:textId="77777777">
        <w:trPr>
          <w:trHeight w:val="343"/>
        </w:trPr>
        <w:tc>
          <w:tcPr>
            <w:tcW w:w="2713" w:type="dxa"/>
            <w:tcBorders>
              <w:top w:val="single" w:sz="4" w:space="0" w:color="000000"/>
              <w:left w:val="single" w:sz="4" w:space="0" w:color="000000"/>
              <w:bottom w:val="single" w:sz="4" w:space="0" w:color="000000"/>
              <w:right w:val="single" w:sz="4" w:space="0" w:color="000000"/>
            </w:tcBorders>
          </w:tcPr>
          <w:p w14:paraId="2F7B1E59" w14:textId="77777777" w:rsidR="005060C2" w:rsidRPr="005C1B98" w:rsidRDefault="005060C2">
            <w:pPr>
              <w:spacing w:line="259" w:lineRule="auto"/>
              <w:rPr>
                <w:rFonts w:cs="Arial"/>
              </w:rPr>
            </w:pPr>
            <w:r w:rsidRPr="005C1B98">
              <w:rPr>
                <w:rFonts w:cs="Arial"/>
                <w:b/>
              </w:rPr>
              <w:t xml:space="preserve">Priority 4 - Low Priority </w:t>
            </w:r>
            <w:r w:rsidRPr="005C1B98">
              <w:rPr>
                <w:rFonts w:cs="Arial"/>
              </w:rPr>
              <w:t xml:space="preserve"> </w:t>
            </w:r>
          </w:p>
        </w:tc>
        <w:tc>
          <w:tcPr>
            <w:tcW w:w="7256" w:type="dxa"/>
            <w:tcBorders>
              <w:top w:val="single" w:sz="4" w:space="0" w:color="000000"/>
              <w:left w:val="single" w:sz="4" w:space="0" w:color="000000"/>
              <w:bottom w:val="single" w:sz="4" w:space="0" w:color="000000"/>
              <w:right w:val="single" w:sz="4" w:space="0" w:color="000000"/>
            </w:tcBorders>
          </w:tcPr>
          <w:p w14:paraId="21480191" w14:textId="77777777" w:rsidR="005060C2" w:rsidRPr="005C1B98" w:rsidRDefault="005060C2">
            <w:pPr>
              <w:spacing w:line="259" w:lineRule="auto"/>
              <w:rPr>
                <w:rFonts w:cs="Arial"/>
              </w:rPr>
            </w:pPr>
            <w:r w:rsidRPr="005C1B98">
              <w:rPr>
                <w:rFonts w:cs="Arial"/>
              </w:rPr>
              <w:t xml:space="preserve">The defect is an irritant that shall be repaired but only after more serious defects are fixed.  </w:t>
            </w:r>
          </w:p>
        </w:tc>
      </w:tr>
    </w:tbl>
    <w:p w14:paraId="20FCB17E" w14:textId="77777777" w:rsidR="005060C2" w:rsidRPr="005C1B98" w:rsidRDefault="005060C2" w:rsidP="005060C2">
      <w:pPr>
        <w:spacing w:after="100" w:line="259" w:lineRule="auto"/>
        <w:ind w:right="727"/>
        <w:rPr>
          <w:rFonts w:cs="Arial"/>
        </w:rPr>
      </w:pPr>
      <w:r w:rsidRPr="005C1B98">
        <w:rPr>
          <w:rFonts w:cs="Arial"/>
        </w:rPr>
        <w:t xml:space="preserve"> </w:t>
      </w:r>
    </w:p>
    <w:p w14:paraId="18B3805D" w14:textId="77777777" w:rsidR="004A6772" w:rsidRPr="00D55EFF" w:rsidRDefault="004A6772" w:rsidP="004A6772">
      <w:pPr>
        <w:spacing w:after="13" w:line="249" w:lineRule="auto"/>
        <w:ind w:left="-5" w:right="786"/>
        <w:rPr>
          <w:rFonts w:cs="Arial"/>
        </w:rPr>
      </w:pPr>
      <w:r w:rsidRPr="00D55EFF">
        <w:rPr>
          <w:rFonts w:cs="Arial"/>
          <w:b/>
        </w:rPr>
        <w:t xml:space="preserve">Deliverables: </w:t>
      </w:r>
    </w:p>
    <w:p w14:paraId="39502968" w14:textId="5B4A3240" w:rsidR="004A6772" w:rsidRDefault="0001055A" w:rsidP="005A0FCB">
      <w:pPr>
        <w:numPr>
          <w:ilvl w:val="3"/>
          <w:numId w:val="53"/>
        </w:numPr>
        <w:spacing w:after="4" w:line="248" w:lineRule="auto"/>
        <w:ind w:left="1080" w:right="790" w:hanging="360"/>
        <w:rPr>
          <w:rFonts w:cs="Arial"/>
        </w:rPr>
      </w:pPr>
      <w:r>
        <w:rPr>
          <w:rFonts w:cs="Arial"/>
        </w:rPr>
        <w:t>EDGE</w:t>
      </w:r>
      <w:r w:rsidR="004A6772">
        <w:rPr>
          <w:rFonts w:cs="Arial"/>
        </w:rPr>
        <w:t xml:space="preserve"> Executive ITIL Summary</w:t>
      </w:r>
    </w:p>
    <w:p w14:paraId="53514868" w14:textId="0C1F70E4" w:rsidR="004A6772" w:rsidRPr="002D4AD5" w:rsidRDefault="004A6772" w:rsidP="005A0FCB">
      <w:pPr>
        <w:numPr>
          <w:ilvl w:val="3"/>
          <w:numId w:val="53"/>
        </w:numPr>
        <w:spacing w:after="4" w:line="248" w:lineRule="auto"/>
        <w:ind w:left="1080" w:right="790" w:hanging="360"/>
        <w:rPr>
          <w:rFonts w:cs="Arial"/>
        </w:rPr>
      </w:pPr>
      <w:r w:rsidRPr="002D4AD5">
        <w:rPr>
          <w:rFonts w:cs="Arial"/>
        </w:rPr>
        <w:t xml:space="preserve">Monthly </w:t>
      </w:r>
      <w:r w:rsidR="0001055A">
        <w:rPr>
          <w:rFonts w:cs="Arial"/>
        </w:rPr>
        <w:t>EDGE</w:t>
      </w:r>
      <w:r w:rsidRPr="002D4AD5">
        <w:rPr>
          <w:rFonts w:cs="Arial"/>
        </w:rPr>
        <w:t xml:space="preserve"> ITIL Service Operations &amp; Defect Reports </w:t>
      </w:r>
    </w:p>
    <w:p w14:paraId="70539E83" w14:textId="77777777" w:rsidR="004A6772" w:rsidRPr="00D55EFF" w:rsidRDefault="004A6772" w:rsidP="005A0FCB">
      <w:pPr>
        <w:numPr>
          <w:ilvl w:val="3"/>
          <w:numId w:val="53"/>
        </w:numPr>
        <w:spacing w:after="4" w:line="248" w:lineRule="auto"/>
        <w:ind w:left="1080" w:right="790" w:hanging="360"/>
        <w:rPr>
          <w:rFonts w:cs="Arial"/>
        </w:rPr>
      </w:pPr>
      <w:r w:rsidRPr="00906AE1">
        <w:rPr>
          <w:rFonts w:cs="Arial"/>
        </w:rPr>
        <w:t xml:space="preserve">Root Cause Analysis </w:t>
      </w:r>
      <w:r w:rsidRPr="43E4D1AB">
        <w:rPr>
          <w:rFonts w:cs="Arial"/>
        </w:rPr>
        <w:t xml:space="preserve">Report </w:t>
      </w:r>
    </w:p>
    <w:p w14:paraId="52F4F489" w14:textId="77777777" w:rsidR="004A6772" w:rsidRPr="002D4AD5" w:rsidRDefault="004A6772" w:rsidP="005A0FCB">
      <w:pPr>
        <w:numPr>
          <w:ilvl w:val="3"/>
          <w:numId w:val="53"/>
        </w:numPr>
        <w:spacing w:after="4" w:line="248" w:lineRule="auto"/>
        <w:ind w:left="1080" w:right="790" w:hanging="360"/>
        <w:rPr>
          <w:rFonts w:cs="Arial"/>
        </w:rPr>
      </w:pPr>
      <w:r w:rsidRPr="00D55EFF">
        <w:rPr>
          <w:rFonts w:cs="Arial"/>
        </w:rPr>
        <w:t xml:space="preserve">After </w:t>
      </w:r>
      <w:r w:rsidRPr="002D4AD5">
        <w:rPr>
          <w:rFonts w:cs="Arial"/>
        </w:rPr>
        <w:t>Action Report</w:t>
      </w:r>
    </w:p>
    <w:p w14:paraId="1A5609CF" w14:textId="77777777" w:rsidR="004A6772" w:rsidRPr="00B6105E" w:rsidRDefault="004A6772" w:rsidP="005A0FCB">
      <w:pPr>
        <w:numPr>
          <w:ilvl w:val="3"/>
          <w:numId w:val="53"/>
        </w:numPr>
        <w:spacing w:after="4" w:line="248" w:lineRule="auto"/>
        <w:ind w:left="1080" w:right="790" w:hanging="360"/>
        <w:rPr>
          <w:rFonts w:cs="Arial"/>
        </w:rPr>
      </w:pPr>
      <w:bookmarkStart w:id="201" w:name="_Hlk44491461"/>
      <w:r w:rsidRPr="002D4AD5">
        <w:rPr>
          <w:rFonts w:cs="Arial"/>
        </w:rPr>
        <w:lastRenderedPageBreak/>
        <w:t>Sustainment Bug Fix/Hot Fix CI/CD Release Package</w:t>
      </w:r>
    </w:p>
    <w:bookmarkEnd w:id="201"/>
    <w:p w14:paraId="71C2FC19" w14:textId="77777777" w:rsidR="004A6772" w:rsidRPr="00D55EFF" w:rsidRDefault="004A6772" w:rsidP="004A6772">
      <w:pPr>
        <w:spacing w:after="100" w:line="259" w:lineRule="auto"/>
        <w:ind w:right="727"/>
        <w:rPr>
          <w:rFonts w:cs="Arial"/>
        </w:rPr>
      </w:pPr>
    </w:p>
    <w:p w14:paraId="604E4A3C" w14:textId="77777777" w:rsidR="004A6772" w:rsidRPr="00D55EFF" w:rsidRDefault="004A6772" w:rsidP="004A6772">
      <w:pPr>
        <w:pStyle w:val="Heading4"/>
      </w:pPr>
      <w:bookmarkStart w:id="202" w:name="_Toc40993533"/>
      <w:bookmarkStart w:id="203" w:name="_Toc49923304"/>
      <w:bookmarkStart w:id="204" w:name="_Toc142578645"/>
      <w:bookmarkStart w:id="205" w:name="_Toc220331015"/>
      <w:r w:rsidRPr="00D55EFF">
        <w:t xml:space="preserve">SERVICE DESK </w:t>
      </w:r>
      <w:bookmarkEnd w:id="202"/>
      <w:r w:rsidRPr="00D55EFF">
        <w:t>SUPPORT</w:t>
      </w:r>
      <w:bookmarkEnd w:id="203"/>
      <w:bookmarkEnd w:id="204"/>
      <w:bookmarkEnd w:id="205"/>
    </w:p>
    <w:bookmarkEnd w:id="184"/>
    <w:p w14:paraId="389578FB" w14:textId="77256C98" w:rsidR="00DD73F9" w:rsidRDefault="00CA2BCE" w:rsidP="00CA2BCE">
      <w:pPr>
        <w:ind w:left="-5" w:right="790"/>
        <w:rPr>
          <w:rFonts w:cs="Arial"/>
        </w:rPr>
      </w:pPr>
      <w:r w:rsidRPr="00707869">
        <w:rPr>
          <w:rFonts w:cs="Arial"/>
        </w:rPr>
        <w:t>The Contractor shall coordinate with VA and other support Contractor personnel to define, document, manage, revise, and</w:t>
      </w:r>
      <w:r w:rsidRPr="005C1B98">
        <w:rPr>
          <w:rFonts w:cs="Arial"/>
        </w:rPr>
        <w:t xml:space="preserve"> execute the Service Desk Support operational working and routing, and resource planning for IT Support Tier 2, Tier 3, and Tier 4.  VA NSD will address Tier 1 support unless otherwise directed by VA.  In the event that NSD is not providing Tier 1 support on a </w:t>
      </w:r>
      <w:r w:rsidR="0001055A">
        <w:rPr>
          <w:rFonts w:cs="Arial"/>
        </w:rPr>
        <w:t>EDGE</w:t>
      </w:r>
      <w:r w:rsidRPr="005C1B98">
        <w:rPr>
          <w:rFonts w:cs="Arial"/>
        </w:rPr>
        <w:t xml:space="preserve"> solution basis, the Contractor shall provide Tier 1 support for the specified individual </w:t>
      </w:r>
      <w:r w:rsidR="0001055A">
        <w:rPr>
          <w:rFonts w:cs="Arial"/>
        </w:rPr>
        <w:t>EDGE</w:t>
      </w:r>
      <w:r w:rsidRPr="005C1B98">
        <w:rPr>
          <w:rFonts w:cs="Arial"/>
        </w:rPr>
        <w:t xml:space="preserve"> solutions. </w:t>
      </w:r>
    </w:p>
    <w:p w14:paraId="4784BBEC" w14:textId="77777777" w:rsidR="00DD73F9" w:rsidRDefault="00DD73F9" w:rsidP="00CA2BCE">
      <w:pPr>
        <w:ind w:left="-5" w:right="790"/>
        <w:rPr>
          <w:rFonts w:cs="Arial"/>
        </w:rPr>
      </w:pPr>
    </w:p>
    <w:p w14:paraId="2D5CD98C" w14:textId="594F0522" w:rsidR="00CA2BCE" w:rsidRPr="005C1B98" w:rsidRDefault="00CA2BCE" w:rsidP="00CA2BCE">
      <w:pPr>
        <w:ind w:left="-5" w:right="790"/>
        <w:rPr>
          <w:rFonts w:cs="Arial"/>
        </w:rPr>
      </w:pPr>
      <w:r w:rsidRPr="005C1B98">
        <w:rPr>
          <w:rFonts w:cs="Arial"/>
        </w:rPr>
        <w:t>The Contractor shall:</w:t>
      </w:r>
    </w:p>
    <w:p w14:paraId="5E12A5BA" w14:textId="77777777" w:rsidR="00CA2BCE" w:rsidRPr="005C1B98" w:rsidRDefault="00CA2BCE" w:rsidP="005A0FCB">
      <w:pPr>
        <w:numPr>
          <w:ilvl w:val="0"/>
          <w:numId w:val="54"/>
        </w:numPr>
        <w:spacing w:before="120" w:after="4" w:line="247" w:lineRule="auto"/>
        <w:ind w:right="792" w:hanging="360"/>
        <w:rPr>
          <w:rFonts w:eastAsia="Arial" w:cs="Arial"/>
        </w:rPr>
      </w:pPr>
      <w:r w:rsidRPr="005C1B98">
        <w:rPr>
          <w:rFonts w:cs="Arial"/>
        </w:rPr>
        <w:t>Operate the Service Desk for Tier 2 support, at minimum, unless otherwise directed VA. The Contractor providing Tier 2 Support is the only level to have initial or follow-up contact with the customer for customer management support.</w:t>
      </w:r>
    </w:p>
    <w:p w14:paraId="0C6CB08F" w14:textId="77777777" w:rsidR="00CA2BCE" w:rsidRPr="005C1B98" w:rsidRDefault="00CA2BCE" w:rsidP="005A0FCB">
      <w:pPr>
        <w:numPr>
          <w:ilvl w:val="0"/>
          <w:numId w:val="54"/>
        </w:numPr>
        <w:spacing w:after="4" w:line="248" w:lineRule="auto"/>
        <w:ind w:right="790" w:hanging="360"/>
        <w:rPr>
          <w:rFonts w:cs="Arial"/>
        </w:rPr>
      </w:pPr>
      <w:r w:rsidRPr="005C1B98">
        <w:rPr>
          <w:rFonts w:cs="Arial"/>
        </w:rPr>
        <w:t xml:space="preserve">Respond to all issues identified as Tier 3 or Tier 4 </w:t>
      </w:r>
    </w:p>
    <w:p w14:paraId="40BE0536" w14:textId="77777777" w:rsidR="00CA2BCE" w:rsidRPr="005C1B98" w:rsidRDefault="00CA2BCE" w:rsidP="005A0FCB">
      <w:pPr>
        <w:numPr>
          <w:ilvl w:val="0"/>
          <w:numId w:val="54"/>
        </w:numPr>
        <w:spacing w:after="4" w:line="248" w:lineRule="auto"/>
        <w:ind w:right="790" w:hanging="360"/>
        <w:rPr>
          <w:rFonts w:cs="Arial"/>
        </w:rPr>
      </w:pPr>
      <w:r w:rsidRPr="005C1B98">
        <w:rPr>
          <w:rFonts w:cs="Arial"/>
        </w:rPr>
        <w:t>Support the Service Desk from 6:00 AM to 10:00 PM ET, Monday through Friday except for federal holidays.</w:t>
      </w:r>
    </w:p>
    <w:p w14:paraId="54DAC959" w14:textId="77777777" w:rsidR="00CA2BCE" w:rsidRPr="005C1B98" w:rsidRDefault="00CA2BCE" w:rsidP="005A0FCB">
      <w:pPr>
        <w:numPr>
          <w:ilvl w:val="0"/>
          <w:numId w:val="54"/>
        </w:numPr>
        <w:spacing w:after="4" w:line="248" w:lineRule="auto"/>
        <w:ind w:right="790" w:hanging="360"/>
        <w:rPr>
          <w:rFonts w:cs="Arial"/>
        </w:rPr>
      </w:pPr>
      <w:r w:rsidRPr="005C1B98">
        <w:rPr>
          <w:rFonts w:cs="Arial"/>
        </w:rPr>
        <w:t>Provide on-call personnel to support resolution of critical and major severity code tickets for Tier 2, 3, or 4 issues after normal business hours.</w:t>
      </w:r>
    </w:p>
    <w:p w14:paraId="686B4847" w14:textId="77777777" w:rsidR="00CA2BCE" w:rsidRPr="005C1B98" w:rsidRDefault="00CA2BCE" w:rsidP="005A0FCB">
      <w:pPr>
        <w:numPr>
          <w:ilvl w:val="0"/>
          <w:numId w:val="54"/>
        </w:numPr>
        <w:spacing w:after="60" w:line="247" w:lineRule="auto"/>
        <w:ind w:right="792" w:hanging="360"/>
        <w:rPr>
          <w:rFonts w:cs="Arial"/>
        </w:rPr>
      </w:pPr>
      <w:r w:rsidRPr="005C1B98">
        <w:rPr>
          <w:rFonts w:cs="Arial"/>
        </w:rPr>
        <w:t>Review Production Incident Escalation Communication Plan for revisions once a year, at minimum, unless otherwise directed by VA.</w:t>
      </w:r>
    </w:p>
    <w:p w14:paraId="76C0A9AD" w14:textId="77777777" w:rsidR="00CA2BCE" w:rsidRPr="005C1B98" w:rsidRDefault="00CA2BCE" w:rsidP="005A0FCB">
      <w:pPr>
        <w:numPr>
          <w:ilvl w:val="0"/>
          <w:numId w:val="54"/>
        </w:numPr>
        <w:spacing w:after="4" w:line="248" w:lineRule="auto"/>
        <w:ind w:right="790" w:hanging="360"/>
        <w:rPr>
          <w:rFonts w:cs="Arial"/>
        </w:rPr>
      </w:pPr>
      <w:r w:rsidRPr="005C1B98">
        <w:rPr>
          <w:rFonts w:cs="Arial"/>
        </w:rPr>
        <w:t xml:space="preserve">Respond to the end users to obtain more information regarding the service desk request and provide workarounds or one-on-one training support. </w:t>
      </w:r>
    </w:p>
    <w:p w14:paraId="583A428A" w14:textId="77777777" w:rsidR="00CA2BCE" w:rsidRPr="005C1B98" w:rsidRDefault="00CA2BCE" w:rsidP="005A0FCB">
      <w:pPr>
        <w:numPr>
          <w:ilvl w:val="0"/>
          <w:numId w:val="54"/>
        </w:numPr>
        <w:spacing w:after="4" w:line="248" w:lineRule="auto"/>
        <w:ind w:right="790" w:hanging="360"/>
        <w:rPr>
          <w:rFonts w:cs="Arial"/>
        </w:rPr>
      </w:pPr>
      <w:r w:rsidRPr="005C1B98">
        <w:rPr>
          <w:rFonts w:cs="Arial"/>
        </w:rPr>
        <w:t>Document information gathered and actions taken to resolve service desk items and document in the AAR.</w:t>
      </w:r>
    </w:p>
    <w:p w14:paraId="4E17892A" w14:textId="77777777" w:rsidR="00CA2BCE" w:rsidRPr="005C1B98" w:rsidRDefault="00CA2BCE" w:rsidP="005A0FCB">
      <w:pPr>
        <w:numPr>
          <w:ilvl w:val="0"/>
          <w:numId w:val="54"/>
        </w:numPr>
        <w:spacing w:after="4" w:line="248" w:lineRule="auto"/>
        <w:ind w:right="790" w:hanging="360"/>
        <w:rPr>
          <w:rFonts w:cs="Arial"/>
        </w:rPr>
      </w:pPr>
      <w:r w:rsidRPr="005C1B98">
        <w:rPr>
          <w:rFonts w:cs="Arial"/>
        </w:rPr>
        <w:t>Document and initiate request to create defects/user stories and document in the AAR.</w:t>
      </w:r>
    </w:p>
    <w:p w14:paraId="77F5F2B6" w14:textId="083712D0" w:rsidR="00CA2BCE" w:rsidRPr="005C1B98" w:rsidRDefault="00CA2BCE" w:rsidP="005A0FCB">
      <w:pPr>
        <w:numPr>
          <w:ilvl w:val="0"/>
          <w:numId w:val="54"/>
        </w:numPr>
        <w:spacing w:after="4" w:line="248" w:lineRule="auto"/>
        <w:ind w:right="790" w:hanging="360"/>
        <w:rPr>
          <w:rFonts w:cs="Arial"/>
        </w:rPr>
      </w:pPr>
      <w:r w:rsidRPr="005C1B98">
        <w:rPr>
          <w:rFonts w:cs="Arial"/>
        </w:rPr>
        <w:t xml:space="preserve">Gather and report metrics to validate that </w:t>
      </w:r>
      <w:r w:rsidR="0001055A">
        <w:rPr>
          <w:rFonts w:cs="Arial"/>
        </w:rPr>
        <w:t>EDGE</w:t>
      </w:r>
      <w:r w:rsidRPr="005C1B98">
        <w:rPr>
          <w:rFonts w:cs="Arial"/>
        </w:rPr>
        <w:t xml:space="preserve"> SLAs are being met.  </w:t>
      </w:r>
    </w:p>
    <w:p w14:paraId="316D23E2" w14:textId="77777777" w:rsidR="00CA2BCE" w:rsidRPr="005C1B98" w:rsidRDefault="00CA2BCE" w:rsidP="00CA2BCE">
      <w:pPr>
        <w:spacing w:before="120" w:after="4" w:line="247" w:lineRule="auto"/>
        <w:ind w:right="792"/>
        <w:rPr>
          <w:rFonts w:cs="Arial"/>
        </w:rPr>
      </w:pPr>
    </w:p>
    <w:p w14:paraId="43066101" w14:textId="77777777" w:rsidR="00CA2BCE" w:rsidRPr="005C1B98" w:rsidRDefault="00CA2BCE" w:rsidP="00CA2BCE">
      <w:pPr>
        <w:spacing w:after="60" w:line="247" w:lineRule="auto"/>
        <w:ind w:right="792"/>
        <w:rPr>
          <w:rFonts w:cs="Arial"/>
        </w:rPr>
      </w:pPr>
      <w:r w:rsidRPr="005C1B98">
        <w:rPr>
          <w:rFonts w:cs="Arial"/>
        </w:rPr>
        <w:t xml:space="preserve">The Contractor shall made source data and calculations used for all reporting available upon VA request. </w:t>
      </w:r>
    </w:p>
    <w:p w14:paraId="66C43D46" w14:textId="77777777" w:rsidR="00CA2BCE" w:rsidRPr="005C1B98" w:rsidRDefault="00CA2BCE" w:rsidP="00CA2BCE">
      <w:pPr>
        <w:spacing w:after="60" w:line="247" w:lineRule="auto"/>
        <w:ind w:right="792"/>
        <w:rPr>
          <w:rFonts w:cs="Arial"/>
        </w:rPr>
      </w:pPr>
    </w:p>
    <w:p w14:paraId="116FA570" w14:textId="77777777" w:rsidR="00CA2BCE" w:rsidRPr="005C1B98" w:rsidRDefault="00CA2BCE" w:rsidP="00CA2BCE">
      <w:pPr>
        <w:spacing w:line="259" w:lineRule="auto"/>
        <w:rPr>
          <w:rFonts w:cs="Arial"/>
        </w:rPr>
      </w:pPr>
      <w:r w:rsidRPr="005C1B98">
        <w:rPr>
          <w:rFonts w:cs="Arial"/>
        </w:rPr>
        <w:t>Service Desk support is categorized in the following IT Support Levels.</w:t>
      </w:r>
    </w:p>
    <w:tbl>
      <w:tblPr>
        <w:tblStyle w:val="TableGrid"/>
        <w:tblW w:w="9350" w:type="dxa"/>
        <w:tblLook w:val="04A0" w:firstRow="1" w:lastRow="0" w:firstColumn="1" w:lastColumn="0" w:noHBand="0" w:noVBand="1"/>
      </w:tblPr>
      <w:tblGrid>
        <w:gridCol w:w="2460"/>
        <w:gridCol w:w="2775"/>
        <w:gridCol w:w="4115"/>
      </w:tblGrid>
      <w:tr w:rsidR="00CA2BCE" w:rsidRPr="005C1B98" w14:paraId="33B9280C" w14:textId="77777777">
        <w:tc>
          <w:tcPr>
            <w:tcW w:w="2460" w:type="dxa"/>
          </w:tcPr>
          <w:p w14:paraId="032A6899" w14:textId="77777777" w:rsidR="00CA2BCE" w:rsidRPr="005C1B98" w:rsidRDefault="00CA2BCE">
            <w:pPr>
              <w:spacing w:line="259" w:lineRule="auto"/>
              <w:jc w:val="center"/>
              <w:rPr>
                <w:rFonts w:cs="Arial"/>
              </w:rPr>
            </w:pPr>
            <w:r w:rsidRPr="005C1B98">
              <w:rPr>
                <w:rFonts w:cs="Arial"/>
              </w:rPr>
              <w:t>IT Support Tier Level</w:t>
            </w:r>
          </w:p>
        </w:tc>
        <w:tc>
          <w:tcPr>
            <w:tcW w:w="2775" w:type="dxa"/>
          </w:tcPr>
          <w:p w14:paraId="0CFB5DD2" w14:textId="77777777" w:rsidR="00CA2BCE" w:rsidRPr="005C1B98" w:rsidRDefault="00CA2BCE">
            <w:pPr>
              <w:spacing w:line="259" w:lineRule="auto"/>
              <w:jc w:val="center"/>
              <w:rPr>
                <w:rFonts w:cs="Arial"/>
              </w:rPr>
            </w:pPr>
            <w:r w:rsidRPr="005C1B98">
              <w:rPr>
                <w:rFonts w:cs="Arial"/>
              </w:rPr>
              <w:t>Function</w:t>
            </w:r>
          </w:p>
        </w:tc>
        <w:tc>
          <w:tcPr>
            <w:tcW w:w="4115" w:type="dxa"/>
          </w:tcPr>
          <w:p w14:paraId="224B0986" w14:textId="77777777" w:rsidR="00CA2BCE" w:rsidRPr="005C1B98" w:rsidRDefault="00CA2BCE">
            <w:pPr>
              <w:spacing w:line="259" w:lineRule="auto"/>
              <w:jc w:val="center"/>
              <w:rPr>
                <w:rFonts w:cs="Arial"/>
              </w:rPr>
            </w:pPr>
            <w:r w:rsidRPr="005C1B98">
              <w:rPr>
                <w:rFonts w:cs="Arial"/>
              </w:rPr>
              <w:t>Examples</w:t>
            </w:r>
          </w:p>
        </w:tc>
      </w:tr>
      <w:tr w:rsidR="00CA2BCE" w:rsidRPr="005C1B98" w14:paraId="02D808DE" w14:textId="77777777">
        <w:tc>
          <w:tcPr>
            <w:tcW w:w="2460" w:type="dxa"/>
          </w:tcPr>
          <w:p w14:paraId="61421ECD" w14:textId="77777777" w:rsidR="00CA2BCE" w:rsidRPr="005C1B98" w:rsidRDefault="00CA2BCE">
            <w:pPr>
              <w:spacing w:line="259" w:lineRule="auto"/>
              <w:jc w:val="center"/>
              <w:rPr>
                <w:rFonts w:cs="Arial"/>
              </w:rPr>
            </w:pPr>
            <w:r w:rsidRPr="005C1B98">
              <w:rPr>
                <w:rFonts w:cs="Arial"/>
              </w:rPr>
              <w:t>0</w:t>
            </w:r>
          </w:p>
        </w:tc>
        <w:tc>
          <w:tcPr>
            <w:tcW w:w="2775" w:type="dxa"/>
          </w:tcPr>
          <w:p w14:paraId="40A476C7" w14:textId="77777777" w:rsidR="00CA2BCE" w:rsidRPr="005C1B98" w:rsidRDefault="00CA2BCE">
            <w:pPr>
              <w:spacing w:line="259" w:lineRule="auto"/>
              <w:rPr>
                <w:rFonts w:cs="Arial"/>
              </w:rPr>
            </w:pPr>
            <w:r w:rsidRPr="005C1B98">
              <w:rPr>
                <w:rFonts w:cs="Arial"/>
              </w:rPr>
              <w:t>Self-help and self-discoverable information</w:t>
            </w:r>
          </w:p>
        </w:tc>
        <w:tc>
          <w:tcPr>
            <w:tcW w:w="4115" w:type="dxa"/>
          </w:tcPr>
          <w:p w14:paraId="006D796D" w14:textId="77777777" w:rsidR="00CA2BCE" w:rsidRPr="005C1B98" w:rsidRDefault="00CA2BCE">
            <w:pPr>
              <w:spacing w:line="259" w:lineRule="auto"/>
              <w:rPr>
                <w:rFonts w:cs="Arial"/>
              </w:rPr>
            </w:pPr>
            <w:r w:rsidRPr="005C1B98">
              <w:rPr>
                <w:rFonts w:cs="Arial"/>
              </w:rPr>
              <w:t>FAQs, published detailed capability and technology information, user manuals</w:t>
            </w:r>
          </w:p>
        </w:tc>
      </w:tr>
      <w:tr w:rsidR="00CA2BCE" w:rsidRPr="005C1B98" w14:paraId="44038C61" w14:textId="77777777">
        <w:tc>
          <w:tcPr>
            <w:tcW w:w="2460" w:type="dxa"/>
          </w:tcPr>
          <w:p w14:paraId="34D8DDF4" w14:textId="77777777" w:rsidR="00CA2BCE" w:rsidRPr="005C1B98" w:rsidRDefault="00CA2BCE">
            <w:pPr>
              <w:spacing w:line="259" w:lineRule="auto"/>
              <w:jc w:val="center"/>
              <w:rPr>
                <w:rFonts w:cs="Arial"/>
              </w:rPr>
            </w:pPr>
            <w:r w:rsidRPr="005C1B98">
              <w:rPr>
                <w:rFonts w:cs="Arial"/>
              </w:rPr>
              <w:t>1</w:t>
            </w:r>
          </w:p>
        </w:tc>
        <w:tc>
          <w:tcPr>
            <w:tcW w:w="2775" w:type="dxa"/>
          </w:tcPr>
          <w:p w14:paraId="7EC7AC8B" w14:textId="77777777" w:rsidR="00CA2BCE" w:rsidRPr="005C1B98" w:rsidRDefault="00CA2BCE">
            <w:pPr>
              <w:spacing w:line="259" w:lineRule="auto"/>
              <w:rPr>
                <w:rFonts w:cs="Arial"/>
              </w:rPr>
            </w:pPr>
            <w:r w:rsidRPr="005C1B98">
              <w:rPr>
                <w:rFonts w:cs="Arial"/>
              </w:rPr>
              <w:t>Basic help desk support and resolution</w:t>
            </w:r>
          </w:p>
        </w:tc>
        <w:tc>
          <w:tcPr>
            <w:tcW w:w="4115" w:type="dxa"/>
          </w:tcPr>
          <w:p w14:paraId="4D334C51" w14:textId="77777777" w:rsidR="00CA2BCE" w:rsidRPr="005C1B98" w:rsidRDefault="00CA2BCE">
            <w:pPr>
              <w:spacing w:line="259" w:lineRule="auto"/>
              <w:rPr>
                <w:rFonts w:cs="Arial"/>
              </w:rPr>
            </w:pPr>
            <w:r w:rsidRPr="005C1B98">
              <w:rPr>
                <w:rFonts w:cs="Arial"/>
              </w:rPr>
              <w:t xml:space="preserve">End-user errors and capability walk-throughs, basic network </w:t>
            </w:r>
            <w:r w:rsidRPr="005C1B98">
              <w:rPr>
                <w:rFonts w:cs="Arial"/>
              </w:rPr>
              <w:lastRenderedPageBreak/>
              <w:t>troubleshooting, fulfilling service desk requests.</w:t>
            </w:r>
          </w:p>
        </w:tc>
      </w:tr>
      <w:tr w:rsidR="00CA2BCE" w:rsidRPr="005C1B98" w14:paraId="505E17BF" w14:textId="77777777">
        <w:tc>
          <w:tcPr>
            <w:tcW w:w="2460" w:type="dxa"/>
          </w:tcPr>
          <w:p w14:paraId="572D2D9E" w14:textId="77777777" w:rsidR="00CA2BCE" w:rsidRPr="005C1B98" w:rsidRDefault="00CA2BCE">
            <w:pPr>
              <w:spacing w:line="259" w:lineRule="auto"/>
              <w:jc w:val="center"/>
              <w:rPr>
                <w:rFonts w:cs="Arial"/>
              </w:rPr>
            </w:pPr>
            <w:r w:rsidRPr="005C1B98">
              <w:rPr>
                <w:rFonts w:cs="Arial"/>
              </w:rPr>
              <w:lastRenderedPageBreak/>
              <w:t>2</w:t>
            </w:r>
          </w:p>
        </w:tc>
        <w:tc>
          <w:tcPr>
            <w:tcW w:w="2775" w:type="dxa"/>
          </w:tcPr>
          <w:p w14:paraId="7B3BF211" w14:textId="77777777" w:rsidR="00CA2BCE" w:rsidRPr="005C1B98" w:rsidRDefault="00CA2BCE">
            <w:pPr>
              <w:spacing w:line="259" w:lineRule="auto"/>
              <w:rPr>
                <w:rFonts w:cs="Arial"/>
              </w:rPr>
            </w:pPr>
            <w:r w:rsidRPr="005C1B98">
              <w:rPr>
                <w:rFonts w:cs="Arial"/>
              </w:rPr>
              <w:t>In-depth technical support</w:t>
            </w:r>
          </w:p>
        </w:tc>
        <w:tc>
          <w:tcPr>
            <w:tcW w:w="4115" w:type="dxa"/>
          </w:tcPr>
          <w:p w14:paraId="45C2770D" w14:textId="77777777" w:rsidR="00CA2BCE" w:rsidRPr="005C1B98" w:rsidRDefault="00CA2BCE">
            <w:pPr>
              <w:spacing w:line="259" w:lineRule="auto"/>
              <w:rPr>
                <w:rFonts w:cs="Arial"/>
              </w:rPr>
            </w:pPr>
            <w:r w:rsidRPr="005C1B98">
              <w:rPr>
                <w:rFonts w:cs="Arial"/>
              </w:rPr>
              <w:t>Technician assesses issues and applies defined solutions and alternatives.</w:t>
            </w:r>
          </w:p>
        </w:tc>
      </w:tr>
      <w:tr w:rsidR="00CA2BCE" w:rsidRPr="005C1B98" w14:paraId="7278E6AB" w14:textId="77777777">
        <w:tc>
          <w:tcPr>
            <w:tcW w:w="2460" w:type="dxa"/>
          </w:tcPr>
          <w:p w14:paraId="44C1D50D" w14:textId="77777777" w:rsidR="00CA2BCE" w:rsidRPr="005C1B98" w:rsidRDefault="00CA2BCE">
            <w:pPr>
              <w:spacing w:line="259" w:lineRule="auto"/>
              <w:jc w:val="center"/>
              <w:rPr>
                <w:rFonts w:cs="Arial"/>
              </w:rPr>
            </w:pPr>
            <w:r w:rsidRPr="005C1B98">
              <w:rPr>
                <w:rFonts w:cs="Arial"/>
              </w:rPr>
              <w:t>3</w:t>
            </w:r>
          </w:p>
        </w:tc>
        <w:tc>
          <w:tcPr>
            <w:tcW w:w="2775" w:type="dxa"/>
          </w:tcPr>
          <w:p w14:paraId="5B172551" w14:textId="77777777" w:rsidR="00CA2BCE" w:rsidRPr="005C1B98" w:rsidRDefault="00CA2BCE">
            <w:pPr>
              <w:spacing w:line="259" w:lineRule="auto"/>
              <w:rPr>
                <w:rFonts w:cs="Arial"/>
              </w:rPr>
            </w:pPr>
            <w:r w:rsidRPr="005C1B98">
              <w:rPr>
                <w:rFonts w:cs="Arial"/>
              </w:rPr>
              <w:t>Expert product and service support</w:t>
            </w:r>
          </w:p>
        </w:tc>
        <w:tc>
          <w:tcPr>
            <w:tcW w:w="4115" w:type="dxa"/>
          </w:tcPr>
          <w:p w14:paraId="21FF8D36" w14:textId="77777777" w:rsidR="00CA2BCE" w:rsidRPr="005C1B98" w:rsidRDefault="00CA2BCE">
            <w:pPr>
              <w:spacing w:line="259" w:lineRule="auto"/>
              <w:rPr>
                <w:rFonts w:cs="Arial"/>
              </w:rPr>
            </w:pPr>
            <w:r w:rsidRPr="005C1B98">
              <w:rPr>
                <w:rFonts w:cs="Arial"/>
              </w:rPr>
              <w:t xml:space="preserve">Expert technician assesses issues and solutions through root cause analysis, code review, and other specifications. </w:t>
            </w:r>
          </w:p>
          <w:p w14:paraId="63D922F6" w14:textId="77777777" w:rsidR="00CA2BCE" w:rsidRPr="005C1B98" w:rsidRDefault="00CA2BCE">
            <w:pPr>
              <w:spacing w:line="259" w:lineRule="auto"/>
              <w:rPr>
                <w:rFonts w:cs="Arial"/>
              </w:rPr>
            </w:pPr>
          </w:p>
          <w:p w14:paraId="1C1F291C" w14:textId="77777777" w:rsidR="00CA2BCE" w:rsidRPr="005C1B98" w:rsidRDefault="00CA2BCE">
            <w:pPr>
              <w:spacing w:line="259" w:lineRule="auto"/>
              <w:rPr>
                <w:rFonts w:cs="Arial"/>
              </w:rPr>
            </w:pPr>
            <w:r w:rsidRPr="005C1B98">
              <w:rPr>
                <w:rFonts w:cs="Arial"/>
              </w:rPr>
              <w:t>Note: When no solution is available, defects or new features will be defined for prioritization and grooming in the appropriate backlog.</w:t>
            </w:r>
          </w:p>
        </w:tc>
      </w:tr>
      <w:tr w:rsidR="00CA2BCE" w:rsidRPr="005C1B98" w14:paraId="15352E61" w14:textId="77777777">
        <w:tc>
          <w:tcPr>
            <w:tcW w:w="2460" w:type="dxa"/>
          </w:tcPr>
          <w:p w14:paraId="2336239C" w14:textId="77777777" w:rsidR="00CA2BCE" w:rsidRPr="005C1B98" w:rsidRDefault="00CA2BCE">
            <w:pPr>
              <w:spacing w:line="259" w:lineRule="auto"/>
              <w:jc w:val="center"/>
              <w:rPr>
                <w:rFonts w:cs="Arial"/>
              </w:rPr>
            </w:pPr>
            <w:r w:rsidRPr="005C1B98">
              <w:rPr>
                <w:rFonts w:cs="Arial"/>
              </w:rPr>
              <w:t>4</w:t>
            </w:r>
          </w:p>
        </w:tc>
        <w:tc>
          <w:tcPr>
            <w:tcW w:w="2775" w:type="dxa"/>
          </w:tcPr>
          <w:p w14:paraId="6F00EA51" w14:textId="77777777" w:rsidR="00CA2BCE" w:rsidRPr="005C1B98" w:rsidRDefault="00CA2BCE">
            <w:pPr>
              <w:spacing w:line="259" w:lineRule="auto"/>
              <w:rPr>
                <w:rFonts w:cs="Arial"/>
              </w:rPr>
            </w:pPr>
            <w:r w:rsidRPr="005C1B98">
              <w:rPr>
                <w:rFonts w:cs="Arial"/>
              </w:rPr>
              <w:t>External vendor support incidents/issues not supported or resolvable by the organization</w:t>
            </w:r>
          </w:p>
        </w:tc>
        <w:tc>
          <w:tcPr>
            <w:tcW w:w="4115" w:type="dxa"/>
          </w:tcPr>
          <w:p w14:paraId="112A0CAE" w14:textId="77777777" w:rsidR="00CA2BCE" w:rsidRPr="005C1B98" w:rsidRDefault="00CA2BCE">
            <w:pPr>
              <w:spacing w:line="259" w:lineRule="auto"/>
              <w:rPr>
                <w:rFonts w:cs="Arial"/>
              </w:rPr>
            </w:pPr>
            <w:r w:rsidRPr="005C1B98">
              <w:rPr>
                <w:rFonts w:cs="Arial"/>
              </w:rPr>
              <w:t>Contract services support, such as vendor hardware, and software support, where the organization does not directly provide the services</w:t>
            </w:r>
          </w:p>
        </w:tc>
      </w:tr>
    </w:tbl>
    <w:p w14:paraId="1AC681B7" w14:textId="77777777" w:rsidR="004A6772" w:rsidRDefault="004A6772" w:rsidP="004A6772">
      <w:pPr>
        <w:pStyle w:val="NoSpacing"/>
        <w:rPr>
          <w:rFonts w:eastAsia="Calibri"/>
        </w:rPr>
      </w:pPr>
    </w:p>
    <w:p w14:paraId="4C6B130F" w14:textId="77777777" w:rsidR="004A6772" w:rsidRPr="009421CC" w:rsidRDefault="004A6772" w:rsidP="005A0FCB">
      <w:pPr>
        <w:pStyle w:val="ListParagraph"/>
        <w:numPr>
          <w:ilvl w:val="0"/>
          <w:numId w:val="81"/>
        </w:numPr>
        <w:autoSpaceDE w:val="0"/>
        <w:autoSpaceDN w:val="0"/>
        <w:jc w:val="both"/>
      </w:pPr>
      <w:r>
        <w:t>Customer Service Manager</w:t>
      </w:r>
    </w:p>
    <w:p w14:paraId="42C70E86" w14:textId="77777777" w:rsidR="004A6772" w:rsidRPr="009421CC" w:rsidRDefault="004A6772" w:rsidP="005A0FCB">
      <w:pPr>
        <w:pStyle w:val="ListParagraph"/>
        <w:numPr>
          <w:ilvl w:val="3"/>
          <w:numId w:val="76"/>
        </w:numPr>
        <w:autoSpaceDE w:val="0"/>
        <w:autoSpaceDN w:val="0"/>
        <w:ind w:left="360"/>
        <w:jc w:val="both"/>
      </w:pPr>
      <w:r>
        <w:t>Customer Service Technician</w:t>
      </w:r>
    </w:p>
    <w:p w14:paraId="69850FFB" w14:textId="77777777" w:rsidR="004A6772" w:rsidRPr="009421CC" w:rsidRDefault="004A6772" w:rsidP="005A0FCB">
      <w:pPr>
        <w:pStyle w:val="ListParagraph"/>
        <w:numPr>
          <w:ilvl w:val="0"/>
          <w:numId w:val="82"/>
        </w:numPr>
        <w:autoSpaceDE w:val="0"/>
        <w:autoSpaceDN w:val="0"/>
        <w:jc w:val="both"/>
      </w:pPr>
      <w:r>
        <w:t>System Maintenance Engineer</w:t>
      </w:r>
    </w:p>
    <w:p w14:paraId="30C30034" w14:textId="77777777" w:rsidR="004A6772" w:rsidRDefault="004A6772" w:rsidP="005A0FCB">
      <w:pPr>
        <w:pStyle w:val="ListParagraph"/>
        <w:numPr>
          <w:ilvl w:val="0"/>
          <w:numId w:val="82"/>
        </w:numPr>
        <w:autoSpaceDE w:val="0"/>
        <w:autoSpaceDN w:val="0"/>
        <w:jc w:val="both"/>
      </w:pPr>
      <w:r>
        <w:t>System Maintenance Technician II</w:t>
      </w:r>
    </w:p>
    <w:p w14:paraId="43EB9392" w14:textId="77777777" w:rsidR="004A6772" w:rsidRDefault="004A6772" w:rsidP="005A0FCB">
      <w:pPr>
        <w:pStyle w:val="ListParagraph"/>
        <w:numPr>
          <w:ilvl w:val="0"/>
          <w:numId w:val="82"/>
        </w:numPr>
        <w:autoSpaceDE w:val="0"/>
        <w:autoSpaceDN w:val="0"/>
        <w:jc w:val="both"/>
      </w:pPr>
      <w:r>
        <w:t>Senior Software Engineer</w:t>
      </w:r>
    </w:p>
    <w:p w14:paraId="3F892939" w14:textId="77777777" w:rsidR="004A6772" w:rsidRDefault="004A6772" w:rsidP="005A0FCB">
      <w:pPr>
        <w:pStyle w:val="ListParagraph"/>
        <w:numPr>
          <w:ilvl w:val="0"/>
          <w:numId w:val="82"/>
        </w:numPr>
        <w:autoSpaceDE w:val="0"/>
        <w:autoSpaceDN w:val="0"/>
        <w:jc w:val="both"/>
      </w:pPr>
      <w:r>
        <w:t>Software Engineer</w:t>
      </w:r>
    </w:p>
    <w:p w14:paraId="0BFF39BD" w14:textId="77777777" w:rsidR="004A6772" w:rsidRDefault="004A6772" w:rsidP="005A0FCB">
      <w:pPr>
        <w:pStyle w:val="ListParagraph"/>
        <w:numPr>
          <w:ilvl w:val="0"/>
          <w:numId w:val="82"/>
        </w:numPr>
        <w:autoSpaceDE w:val="0"/>
        <w:autoSpaceDN w:val="0"/>
        <w:jc w:val="both"/>
      </w:pPr>
      <w:r>
        <w:t>Customer Support SME*</w:t>
      </w:r>
    </w:p>
    <w:p w14:paraId="07F631B8" w14:textId="77777777" w:rsidR="00EA1153" w:rsidRPr="009421CC" w:rsidRDefault="00EA1153" w:rsidP="00EA1153">
      <w:pPr>
        <w:pStyle w:val="ListParagraph"/>
        <w:numPr>
          <w:ilvl w:val="0"/>
          <w:numId w:val="0"/>
        </w:numPr>
        <w:autoSpaceDE w:val="0"/>
        <w:autoSpaceDN w:val="0"/>
        <w:ind w:left="360"/>
        <w:jc w:val="both"/>
      </w:pPr>
    </w:p>
    <w:p w14:paraId="5956CCD1" w14:textId="3495736B" w:rsidR="004A6772" w:rsidRPr="00EA1153" w:rsidRDefault="00EA1153" w:rsidP="004A6772">
      <w:pPr>
        <w:pStyle w:val="NoSpacing"/>
        <w:rPr>
          <w:rFonts w:eastAsia="Calibri"/>
          <w:b/>
          <w:bCs/>
        </w:rPr>
      </w:pPr>
      <w:r w:rsidRPr="00EA1153">
        <w:rPr>
          <w:rFonts w:eastAsia="Calibri"/>
          <w:b/>
          <w:bCs/>
        </w:rPr>
        <w:t>*Indicates Key Personnel</w:t>
      </w:r>
    </w:p>
    <w:p w14:paraId="27330918" w14:textId="77777777" w:rsidR="00EA1153" w:rsidRDefault="00EA1153" w:rsidP="004A6772">
      <w:pPr>
        <w:pStyle w:val="NoSpacing"/>
        <w:rPr>
          <w:rFonts w:eastAsia="Calibri"/>
        </w:rPr>
      </w:pPr>
    </w:p>
    <w:p w14:paraId="71FC60DD" w14:textId="0133F591" w:rsidR="004A6772" w:rsidRDefault="004A6772" w:rsidP="004A6772">
      <w:pPr>
        <w:rPr>
          <w:rFonts w:cs="Arial"/>
        </w:rPr>
      </w:pPr>
      <w:r w:rsidRPr="16E75E63">
        <w:rPr>
          <w:rFonts w:cs="Arial"/>
        </w:rPr>
        <w:t xml:space="preserve">The Contractor shall provide </w:t>
      </w:r>
      <w:r>
        <w:rPr>
          <w:rFonts w:cs="Arial"/>
        </w:rPr>
        <w:t>four</w:t>
      </w:r>
      <w:r w:rsidRPr="16E75E63">
        <w:rPr>
          <w:rFonts w:cs="Arial"/>
        </w:rPr>
        <w:t xml:space="preserve">-week iterations per exercise of O&amp;M supported by one FTE (minimum of </w:t>
      </w:r>
      <w:r>
        <w:rPr>
          <w:rFonts w:cs="Arial"/>
        </w:rPr>
        <w:t>one</w:t>
      </w:r>
      <w:r w:rsidRPr="16E75E63">
        <w:rPr>
          <w:rFonts w:cs="Arial"/>
        </w:rPr>
        <w:t xml:space="preserve"> FTE resource (</w:t>
      </w:r>
      <w:r>
        <w:rPr>
          <w:rFonts w:cs="Arial"/>
        </w:rPr>
        <w:t>one</w:t>
      </w:r>
      <w:r w:rsidRPr="16E75E63">
        <w:rPr>
          <w:rFonts w:cs="Arial"/>
        </w:rPr>
        <w:t xml:space="preserve"> FTE= 1,920 hours per year; minimum 147.7 hours per </w:t>
      </w:r>
      <w:r>
        <w:rPr>
          <w:rFonts w:cs="Arial"/>
        </w:rPr>
        <w:t>four</w:t>
      </w:r>
      <w:r w:rsidRPr="16E75E63">
        <w:rPr>
          <w:rFonts w:cs="Arial"/>
        </w:rPr>
        <w:t xml:space="preserve">-week iteration per FTE) delivered with the appropriate technical skill sets listed above and in accordance with Section 5.1.7 Project Management Oversight/Key Personnel (as applicable). This optional task can be exercised up to </w:t>
      </w:r>
      <w:r w:rsidR="009444B2">
        <w:rPr>
          <w:rFonts w:cs="Arial"/>
        </w:rPr>
        <w:t>17,500</w:t>
      </w:r>
      <w:r>
        <w:rPr>
          <w:rFonts w:cs="Arial"/>
        </w:rPr>
        <w:t xml:space="preserve"> </w:t>
      </w:r>
      <w:r w:rsidRPr="16E75E63">
        <w:rPr>
          <w:rFonts w:cs="Arial"/>
        </w:rPr>
        <w:t>times over the PoP (Base and Option Periods).</w:t>
      </w:r>
    </w:p>
    <w:p w14:paraId="7A1CF08C" w14:textId="0C16159A" w:rsidR="004A6772" w:rsidRDefault="004A6772" w:rsidP="004A6772">
      <w:pPr>
        <w:pStyle w:val="Heading2"/>
      </w:pPr>
      <w:bookmarkStart w:id="206" w:name="_Toc142578646"/>
      <w:bookmarkStart w:id="207" w:name="_Toc220331016"/>
      <w:bookmarkStart w:id="208" w:name="_Toc256000069"/>
      <w:bookmarkStart w:id="209" w:name="_Toc11322322"/>
      <w:bookmarkStart w:id="210" w:name="_Toc17106495"/>
      <w:bookmarkStart w:id="211" w:name="_Toc49923305"/>
      <w:r>
        <w:t xml:space="preserve">EXISTING </w:t>
      </w:r>
      <w:r w:rsidR="0001055A">
        <w:t>EDGE</w:t>
      </w:r>
      <w:r>
        <w:t xml:space="preserve"> SOLUTIONS O&amp;M (OPTIONAL TASK </w:t>
      </w:r>
      <w:r w:rsidR="009C5B05">
        <w:t>6</w:t>
      </w:r>
      <w:r>
        <w:t>)</w:t>
      </w:r>
      <w:bookmarkEnd w:id="206"/>
      <w:bookmarkEnd w:id="207"/>
    </w:p>
    <w:p w14:paraId="4EC1D3A5" w14:textId="0C2C8F9A" w:rsidR="0082779A" w:rsidRDefault="0082779A" w:rsidP="0082779A">
      <w:pPr>
        <w:rPr>
          <w:rFonts w:cs="Arial"/>
        </w:rPr>
      </w:pPr>
      <w:bookmarkStart w:id="212" w:name="_Toc142578647"/>
      <w:r w:rsidRPr="00707869">
        <w:rPr>
          <w:rFonts w:cs="Arial"/>
        </w:rPr>
        <w:t xml:space="preserve">This optional task is for the operation and maintenance support to ensure business service continuity of all existing </w:t>
      </w:r>
      <w:r w:rsidR="0001055A">
        <w:rPr>
          <w:rFonts w:cs="Arial"/>
        </w:rPr>
        <w:t>EDGE</w:t>
      </w:r>
      <w:r w:rsidRPr="00707869">
        <w:rPr>
          <w:rFonts w:cs="Arial"/>
        </w:rPr>
        <w:t xml:space="preserve"> 1.0 solutions currently delivered on platform that have not been transitioned to DTC. In performance of this optional task, the Contractor shall perform all of the tasks and sub-tasks, associated SLAs, and Key Personnel outlined in Section 5.</w:t>
      </w:r>
      <w:r w:rsidR="00F44B70">
        <w:rPr>
          <w:rFonts w:cs="Arial"/>
        </w:rPr>
        <w:t>10</w:t>
      </w:r>
      <w:r w:rsidRPr="00707869">
        <w:rPr>
          <w:rFonts w:cs="Arial"/>
        </w:rPr>
        <w:t xml:space="preserve">. See Attachment 2 - Existing </w:t>
      </w:r>
      <w:r w:rsidR="0001055A">
        <w:rPr>
          <w:rFonts w:cs="Arial"/>
        </w:rPr>
        <w:t>EDGE</w:t>
      </w:r>
      <w:r w:rsidRPr="00707869">
        <w:rPr>
          <w:rFonts w:cs="Arial"/>
        </w:rPr>
        <w:t xml:space="preserve"> 1.0 Solutions for the reference list of current </w:t>
      </w:r>
      <w:r w:rsidR="0001055A">
        <w:rPr>
          <w:rFonts w:cs="Arial"/>
        </w:rPr>
        <w:t>EDGE</w:t>
      </w:r>
      <w:r w:rsidRPr="00707869">
        <w:rPr>
          <w:rFonts w:cs="Arial"/>
        </w:rPr>
        <w:t xml:space="preserve"> supported solutions.</w:t>
      </w:r>
    </w:p>
    <w:p w14:paraId="438FEDD5" w14:textId="77777777" w:rsidR="00EF71B8" w:rsidRPr="00707869" w:rsidRDefault="00EF71B8" w:rsidP="0082779A">
      <w:pPr>
        <w:rPr>
          <w:rFonts w:cs="Arial"/>
        </w:rPr>
      </w:pPr>
    </w:p>
    <w:p w14:paraId="7CE13828" w14:textId="6F873164" w:rsidR="0082779A" w:rsidRPr="00707869" w:rsidRDefault="0082779A" w:rsidP="0082779A">
      <w:pPr>
        <w:rPr>
          <w:rFonts w:cs="Arial"/>
        </w:rPr>
      </w:pPr>
      <w:r w:rsidRPr="00707869">
        <w:rPr>
          <w:rFonts w:cs="Arial"/>
        </w:rPr>
        <w:t>The Contractor shall provide four-week iterations per e</w:t>
      </w:r>
      <w:r w:rsidRPr="005C1B98">
        <w:rPr>
          <w:rFonts w:cs="Arial"/>
        </w:rPr>
        <w:t>xercise of O&amp;M supported by one FTE (minimum of one FTE resource (one FTE= 1,920 hours per year; minimum 147.7 hours per 4-</w:t>
      </w:r>
      <w:r w:rsidRPr="00707869">
        <w:rPr>
          <w:rFonts w:cs="Arial"/>
        </w:rPr>
        <w:t xml:space="preserve">week iteration per FTE) delivered with the appropriate technical skill sets listed above and in accordance with Section 5.1.7 Project Management Oversight/Key Personnel (as applicable). This optional task can be exercised up to </w:t>
      </w:r>
      <w:r>
        <w:rPr>
          <w:rFonts w:cs="Arial"/>
        </w:rPr>
        <w:t>1,</w:t>
      </w:r>
      <w:r w:rsidR="00DB020C">
        <w:rPr>
          <w:rFonts w:cs="Arial"/>
        </w:rPr>
        <w:t>000</w:t>
      </w:r>
      <w:r w:rsidRPr="00707869">
        <w:rPr>
          <w:rFonts w:cs="Arial"/>
        </w:rPr>
        <w:t xml:space="preserve"> times over the PoP (Base and Option Periods).</w:t>
      </w:r>
    </w:p>
    <w:p w14:paraId="633A9D35" w14:textId="3D5B1EF3" w:rsidR="004A6772" w:rsidRPr="00266CC6" w:rsidRDefault="004A6772" w:rsidP="004A6772">
      <w:pPr>
        <w:pStyle w:val="Heading2"/>
      </w:pPr>
      <w:bookmarkStart w:id="213" w:name="_Toc220331017"/>
      <w:r w:rsidRPr="00266CC6">
        <w:t xml:space="preserve">BUSINESS END USER SUPPORT (OPTIONAL TASK </w:t>
      </w:r>
      <w:r w:rsidR="009C5B05">
        <w:t>7</w:t>
      </w:r>
      <w:r w:rsidRPr="00266CC6">
        <w:t>)</w:t>
      </w:r>
      <w:bookmarkEnd w:id="208"/>
      <w:bookmarkEnd w:id="209"/>
      <w:bookmarkEnd w:id="210"/>
      <w:bookmarkEnd w:id="211"/>
      <w:r>
        <w:t xml:space="preserve"> (NON-IT)</w:t>
      </w:r>
      <w:bookmarkEnd w:id="212"/>
      <w:bookmarkEnd w:id="213"/>
    </w:p>
    <w:p w14:paraId="6CA5A54C" w14:textId="7449547C" w:rsidR="001608AF" w:rsidRDefault="001608AF" w:rsidP="001608AF">
      <w:pPr>
        <w:rPr>
          <w:rFonts w:cs="Arial"/>
        </w:rPr>
      </w:pPr>
      <w:r w:rsidRPr="00707869">
        <w:rPr>
          <w:rFonts w:cs="Arial"/>
        </w:rPr>
        <w:t xml:space="preserve">The Contractor shall provide a single point of contact for users (both Tier 1 and Tier 2 support) to gain assistance using </w:t>
      </w:r>
      <w:r w:rsidR="0001055A">
        <w:rPr>
          <w:rFonts w:cs="Arial"/>
        </w:rPr>
        <w:t>EDGE</w:t>
      </w:r>
      <w:r w:rsidRPr="00707869">
        <w:rPr>
          <w:rFonts w:cs="Arial"/>
        </w:rPr>
        <w:t xml:space="preserve"> solutions.  The users may be VA users o</w:t>
      </w:r>
      <w:r w:rsidRPr="005C1B98">
        <w:rPr>
          <w:rFonts w:cs="Arial"/>
        </w:rPr>
        <w:t xml:space="preserve">r users external to the VA using a VA application. Issues in </w:t>
      </w:r>
      <w:r w:rsidR="0001055A">
        <w:rPr>
          <w:rFonts w:cs="Arial"/>
        </w:rPr>
        <w:t>EDGE</w:t>
      </w:r>
      <w:r w:rsidRPr="005C1B98">
        <w:rPr>
          <w:rFonts w:cs="Arial"/>
        </w:rPr>
        <w:t xml:space="preserve"> solutions could be related to setting up new users, resolving user permission problems, verification of proper set up to access the </w:t>
      </w:r>
      <w:r w:rsidR="0001055A">
        <w:rPr>
          <w:rFonts w:cs="Arial"/>
        </w:rPr>
        <w:t>EDGE</w:t>
      </w:r>
      <w:r w:rsidRPr="005C1B98">
        <w:rPr>
          <w:rFonts w:cs="Arial"/>
        </w:rPr>
        <w:t xml:space="preserve"> solutions and assistance with using the functionality of the </w:t>
      </w:r>
      <w:r w:rsidR="0001055A">
        <w:rPr>
          <w:rFonts w:cs="Arial"/>
        </w:rPr>
        <w:t>EDGE</w:t>
      </w:r>
      <w:r w:rsidRPr="005C1B98">
        <w:rPr>
          <w:rFonts w:cs="Arial"/>
        </w:rPr>
        <w:t xml:space="preserve"> solutions. </w:t>
      </w:r>
    </w:p>
    <w:p w14:paraId="7FB84956" w14:textId="77777777" w:rsidR="00D869E2" w:rsidRPr="005C1B98" w:rsidRDefault="00D869E2" w:rsidP="001608AF">
      <w:pPr>
        <w:rPr>
          <w:rFonts w:cs="Arial"/>
        </w:rPr>
      </w:pPr>
    </w:p>
    <w:p w14:paraId="29C337E4" w14:textId="426F9C22" w:rsidR="001608AF" w:rsidRPr="005C1B98" w:rsidRDefault="001608AF" w:rsidP="001608AF">
      <w:pPr>
        <w:rPr>
          <w:rFonts w:cs="Arial"/>
        </w:rPr>
      </w:pPr>
      <w:r w:rsidRPr="005C1B98">
        <w:rPr>
          <w:rFonts w:cs="Arial"/>
        </w:rPr>
        <w:t xml:space="preserve">All tickets that cannot be resolved by the Tier 1 End User Support team shall be forwarded to the </w:t>
      </w:r>
      <w:r w:rsidR="0001055A">
        <w:rPr>
          <w:rFonts w:cs="Arial"/>
        </w:rPr>
        <w:t>EDGE</w:t>
      </w:r>
      <w:r w:rsidRPr="005C1B98">
        <w:rPr>
          <w:rFonts w:cs="Arial"/>
        </w:rPr>
        <w:t xml:space="preserve"> Tier 2 support team or the appropriate sustainment team.  The Contractor shall provide a consistent, helpful service that is focused on issue resolution and customer satisfaction. As such, SLAs shall be established and agreed upon between the Contractor and VA in order to provide this consistent service.  To support evidence and assessment of user satisfaction, the team shall regularly survey end users and provide a Monthly Survey Results Report to check the status. </w:t>
      </w:r>
    </w:p>
    <w:p w14:paraId="4143F33B" w14:textId="77777777" w:rsidR="001608AF" w:rsidRDefault="001608AF" w:rsidP="001608AF">
      <w:pPr>
        <w:rPr>
          <w:rFonts w:cs="Arial"/>
        </w:rPr>
      </w:pPr>
      <w:r w:rsidRPr="005C1B98">
        <w:rPr>
          <w:rFonts w:cs="Arial"/>
        </w:rPr>
        <w:t xml:space="preserve">To run the most efficient team, an End User Support Manager shall ensure the workload is balanced and tickets are being closed in an agreed upon timeframe to meet contract deliverables.  The End User Support Manager shall respond in a timely manner to escalations from stakeholders and is responsible for reporting on Help Desk statistics.  The Contractor shall provide Weekly End User Support Health Reports to include Help Desk statistics, open/closed tickets, time to close, types of tickets received, and evidence of the team’s work balance. </w:t>
      </w:r>
    </w:p>
    <w:p w14:paraId="7779A4A3" w14:textId="77777777" w:rsidR="00D869E2" w:rsidRPr="005C1B98" w:rsidRDefault="00D869E2" w:rsidP="001608AF">
      <w:pPr>
        <w:rPr>
          <w:rFonts w:cs="Arial"/>
        </w:rPr>
      </w:pPr>
    </w:p>
    <w:p w14:paraId="6FF606A0" w14:textId="77777777" w:rsidR="00D869E2" w:rsidRDefault="001608AF" w:rsidP="001608AF">
      <w:pPr>
        <w:rPr>
          <w:rFonts w:cs="Arial"/>
        </w:rPr>
      </w:pPr>
      <w:r w:rsidRPr="005C1B98">
        <w:rPr>
          <w:rFonts w:cs="Arial"/>
        </w:rPr>
        <w:t xml:space="preserve">The Contractor End User Support shall include the capability to receive tickets from a web form that is both internal to VA applications as well as users external to the VA.  The Contractor shall also document and maintain all instructions for provisioning new users and related information about the functionality such as business owner, designated approvers of new user, types of licenses, and description of functionality as part of the new module functionality report.  The Contractor shall also work with Development/Sustainment teams to assess and document new functionality which shall support end users with questions and issues. Such solutions, once the period of warranty as per PWS Section 5.2.5 for the Development team runs out, shall be supported unless an alternate sustainment team is in place. </w:t>
      </w:r>
    </w:p>
    <w:p w14:paraId="66D6EA42" w14:textId="527F1283" w:rsidR="001608AF" w:rsidRPr="005C1B98" w:rsidRDefault="001608AF" w:rsidP="001608AF">
      <w:pPr>
        <w:rPr>
          <w:rFonts w:cs="Arial"/>
        </w:rPr>
      </w:pPr>
      <w:r w:rsidRPr="005C1B98">
        <w:rPr>
          <w:rFonts w:cs="Arial"/>
        </w:rPr>
        <w:t xml:space="preserve"> </w:t>
      </w:r>
    </w:p>
    <w:p w14:paraId="5DE5DF49" w14:textId="77777777" w:rsidR="001608AF" w:rsidRPr="005C1B98" w:rsidRDefault="001608AF" w:rsidP="001608AF">
      <w:pPr>
        <w:rPr>
          <w:rFonts w:cs="Arial"/>
        </w:rPr>
      </w:pPr>
      <w:r w:rsidRPr="005C1B98">
        <w:rPr>
          <w:rFonts w:cs="Arial"/>
        </w:rPr>
        <w:t>The Contractor shall provide:</w:t>
      </w:r>
    </w:p>
    <w:p w14:paraId="56B3D048" w14:textId="77777777" w:rsidR="001608AF" w:rsidRPr="005C1B98" w:rsidRDefault="001608AF" w:rsidP="005A0FCB">
      <w:pPr>
        <w:numPr>
          <w:ilvl w:val="0"/>
          <w:numId w:val="84"/>
        </w:numPr>
        <w:spacing w:after="200" w:line="276" w:lineRule="auto"/>
        <w:rPr>
          <w:rFonts w:cs="Arial"/>
        </w:rPr>
      </w:pPr>
      <w:r w:rsidRPr="005C1B98">
        <w:rPr>
          <w:rFonts w:cs="Arial"/>
        </w:rPr>
        <w:t>End-User Support from 8:00 AM to 9:00 PM ET, Monday through Friday, excluding Federal holidays. Some extended hours/weekends may be required from time to time.</w:t>
      </w:r>
    </w:p>
    <w:p w14:paraId="4B4A2F0D" w14:textId="77777777" w:rsidR="001608AF" w:rsidRPr="005C1B98" w:rsidRDefault="001608AF" w:rsidP="005A0FCB">
      <w:pPr>
        <w:numPr>
          <w:ilvl w:val="0"/>
          <w:numId w:val="84"/>
        </w:numPr>
        <w:spacing w:after="200" w:line="276" w:lineRule="auto"/>
        <w:contextualSpacing/>
        <w:rPr>
          <w:rFonts w:cs="Arial"/>
        </w:rPr>
      </w:pPr>
      <w:r w:rsidRPr="005C1B98">
        <w:rPr>
          <w:rFonts w:cs="Arial"/>
        </w:rPr>
        <w:lastRenderedPageBreak/>
        <w:t>Weekly End User Support Health Reports</w:t>
      </w:r>
    </w:p>
    <w:p w14:paraId="77FBD7D7" w14:textId="77777777" w:rsidR="001608AF" w:rsidRPr="005C1B98" w:rsidRDefault="001608AF" w:rsidP="005A0FCB">
      <w:pPr>
        <w:numPr>
          <w:ilvl w:val="0"/>
          <w:numId w:val="84"/>
        </w:numPr>
        <w:spacing w:after="200" w:line="276" w:lineRule="auto"/>
        <w:contextualSpacing/>
        <w:rPr>
          <w:rFonts w:cs="Arial"/>
        </w:rPr>
      </w:pPr>
      <w:r w:rsidRPr="005C1B98">
        <w:rPr>
          <w:rFonts w:cs="Arial"/>
        </w:rPr>
        <w:t>Survey results of the End User Support team shall be documented in the Monthly Survey Results Report;</w:t>
      </w:r>
    </w:p>
    <w:p w14:paraId="1394564F" w14:textId="77777777" w:rsidR="001608AF" w:rsidRPr="005C1B98" w:rsidRDefault="001608AF" w:rsidP="005A0FCB">
      <w:pPr>
        <w:numPr>
          <w:ilvl w:val="0"/>
          <w:numId w:val="84"/>
        </w:numPr>
        <w:spacing w:after="200" w:line="276" w:lineRule="auto"/>
        <w:rPr>
          <w:rFonts w:cs="Arial"/>
        </w:rPr>
      </w:pPr>
      <w:r w:rsidRPr="005C1B98">
        <w:rPr>
          <w:rFonts w:cs="Arial"/>
        </w:rPr>
        <w:t>Maintain and update documentation for all existing modules/functionality;</w:t>
      </w:r>
    </w:p>
    <w:p w14:paraId="3CBFCA46" w14:textId="77777777" w:rsidR="001608AF" w:rsidRPr="005C1B98" w:rsidRDefault="001608AF" w:rsidP="005A0FCB">
      <w:pPr>
        <w:numPr>
          <w:ilvl w:val="0"/>
          <w:numId w:val="84"/>
        </w:numPr>
        <w:spacing w:after="200" w:line="276" w:lineRule="auto"/>
        <w:contextualSpacing/>
        <w:rPr>
          <w:rFonts w:cs="Arial"/>
        </w:rPr>
      </w:pPr>
      <w:r w:rsidRPr="005C1B98">
        <w:rPr>
          <w:rFonts w:cs="Arial"/>
        </w:rPr>
        <w:t xml:space="preserve">Coordinate with Development/Sustainment teams to document new functionality in the New Modules Functionality Report; </w:t>
      </w:r>
    </w:p>
    <w:p w14:paraId="24BFB466" w14:textId="77777777" w:rsidR="001608AF" w:rsidRPr="005C1B98" w:rsidRDefault="001608AF" w:rsidP="005A0FCB">
      <w:pPr>
        <w:numPr>
          <w:ilvl w:val="0"/>
          <w:numId w:val="84"/>
        </w:numPr>
        <w:spacing w:after="200" w:line="276" w:lineRule="auto"/>
        <w:contextualSpacing/>
        <w:rPr>
          <w:rFonts w:cs="Arial"/>
        </w:rPr>
      </w:pPr>
      <w:r w:rsidRPr="005C1B98">
        <w:rPr>
          <w:rFonts w:cs="Arial"/>
        </w:rPr>
        <w:t>Tickets closed according to SLAs.</w:t>
      </w:r>
    </w:p>
    <w:p w14:paraId="69788624" w14:textId="77777777" w:rsidR="001608AF" w:rsidRDefault="001608AF" w:rsidP="001608AF">
      <w:pPr>
        <w:rPr>
          <w:rFonts w:cs="Arial"/>
        </w:rPr>
      </w:pPr>
    </w:p>
    <w:p w14:paraId="4FBF1228" w14:textId="7B0FB1DD" w:rsidR="001608AF" w:rsidRDefault="001608AF" w:rsidP="001608AF">
      <w:pPr>
        <w:rPr>
          <w:rFonts w:cs="Arial"/>
        </w:rPr>
      </w:pPr>
      <w:r w:rsidRPr="005C1B98">
        <w:rPr>
          <w:rFonts w:cs="Arial"/>
        </w:rPr>
        <w:t xml:space="preserve">The Contractor shall provide four-week iterations per exercise of this optional task supported by one FTE (minimum of one FTE resource (one FTE= 1,920 hours per year; minimum 147.7 hours per four-week iteration per FTE) delivered with the appropriate technical skill sets listed above and in accordance with Section 5.1.7 Project Management Oversight/Key Personnel (as applicable). This optional task can be executed up to </w:t>
      </w:r>
      <w:r w:rsidR="00FC42E2">
        <w:rPr>
          <w:rFonts w:cs="Arial"/>
        </w:rPr>
        <w:t>500</w:t>
      </w:r>
      <w:r w:rsidRPr="005C1B98">
        <w:rPr>
          <w:rFonts w:cs="Arial"/>
        </w:rPr>
        <w:t xml:space="preserve"> times over the PoP.</w:t>
      </w:r>
    </w:p>
    <w:p w14:paraId="1BDBA032" w14:textId="77777777" w:rsidR="001608AF" w:rsidRPr="005C1B98" w:rsidRDefault="001608AF" w:rsidP="001608AF">
      <w:pPr>
        <w:rPr>
          <w:rFonts w:cs="Arial"/>
        </w:rPr>
      </w:pPr>
    </w:p>
    <w:p w14:paraId="702864C4" w14:textId="77777777" w:rsidR="001608AF" w:rsidRDefault="001608AF" w:rsidP="001608AF">
      <w:pPr>
        <w:autoSpaceDE w:val="0"/>
        <w:autoSpaceDN w:val="0"/>
        <w:ind w:left="360"/>
        <w:contextualSpacing/>
        <w:jc w:val="both"/>
        <w:rPr>
          <w:rFonts w:cs="Arial"/>
        </w:rPr>
      </w:pPr>
      <w:r>
        <w:rPr>
          <w:rFonts w:cs="Arial"/>
        </w:rPr>
        <w:t>Customer Service Manager</w:t>
      </w:r>
    </w:p>
    <w:p w14:paraId="58AEA40B" w14:textId="77777777" w:rsidR="001608AF" w:rsidRDefault="001608AF" w:rsidP="001608AF">
      <w:pPr>
        <w:autoSpaceDE w:val="0"/>
        <w:autoSpaceDN w:val="0"/>
        <w:ind w:left="360"/>
        <w:contextualSpacing/>
        <w:jc w:val="both"/>
        <w:rPr>
          <w:rFonts w:cs="Arial"/>
        </w:rPr>
      </w:pPr>
      <w:r>
        <w:rPr>
          <w:rFonts w:cs="Arial"/>
        </w:rPr>
        <w:t>Customer Service Technician</w:t>
      </w:r>
    </w:p>
    <w:p w14:paraId="3ED8291D" w14:textId="77777777" w:rsidR="001608AF" w:rsidRPr="005C1B98" w:rsidRDefault="001608AF" w:rsidP="001608AF">
      <w:pPr>
        <w:autoSpaceDE w:val="0"/>
        <w:autoSpaceDN w:val="0"/>
        <w:ind w:left="360"/>
        <w:contextualSpacing/>
        <w:jc w:val="both"/>
        <w:rPr>
          <w:rFonts w:cs="Arial"/>
        </w:rPr>
      </w:pPr>
      <w:r w:rsidRPr="005C1B98">
        <w:rPr>
          <w:rFonts w:cs="Arial"/>
        </w:rPr>
        <w:t>Customer Support SME*</w:t>
      </w:r>
    </w:p>
    <w:p w14:paraId="05AE25B0" w14:textId="77777777" w:rsidR="001608AF" w:rsidRPr="005C1B98" w:rsidRDefault="001608AF" w:rsidP="001608AF">
      <w:pPr>
        <w:autoSpaceDE w:val="0"/>
        <w:autoSpaceDN w:val="0"/>
        <w:ind w:left="360"/>
        <w:contextualSpacing/>
        <w:jc w:val="both"/>
        <w:rPr>
          <w:rFonts w:cs="Arial"/>
        </w:rPr>
      </w:pPr>
    </w:p>
    <w:p w14:paraId="04E896D9" w14:textId="77777777" w:rsidR="001608AF" w:rsidRPr="005C1B98" w:rsidRDefault="001608AF" w:rsidP="001608AF">
      <w:pPr>
        <w:autoSpaceDE w:val="0"/>
        <w:autoSpaceDN w:val="0"/>
        <w:adjustRightInd w:val="0"/>
        <w:rPr>
          <w:rFonts w:cs="Arial"/>
        </w:rPr>
      </w:pPr>
      <w:r w:rsidRPr="005C1B98">
        <w:rPr>
          <w:rFonts w:eastAsia="Calibri" w:cs="Arial"/>
          <w:b/>
          <w:bCs/>
        </w:rPr>
        <w:t>*Indicates Key Personnel</w:t>
      </w:r>
    </w:p>
    <w:p w14:paraId="5370B797" w14:textId="77777777" w:rsidR="004A6772" w:rsidRPr="00730D6A" w:rsidRDefault="004A6772" w:rsidP="004A6772">
      <w:pPr>
        <w:autoSpaceDE w:val="0"/>
        <w:autoSpaceDN w:val="0"/>
        <w:ind w:left="360"/>
        <w:contextualSpacing/>
        <w:jc w:val="both"/>
        <w:rPr>
          <w:rFonts w:cs="Arial"/>
        </w:rPr>
      </w:pPr>
    </w:p>
    <w:p w14:paraId="263FEC68" w14:textId="77777777" w:rsidR="004A6772" w:rsidRPr="00730D6A" w:rsidRDefault="004A6772" w:rsidP="004A6772">
      <w:pPr>
        <w:rPr>
          <w:rFonts w:cs="Arial"/>
          <w:b/>
        </w:rPr>
      </w:pPr>
      <w:r w:rsidRPr="00730D6A">
        <w:rPr>
          <w:rFonts w:cs="Arial"/>
          <w:b/>
        </w:rPr>
        <w:t>Deliverables:</w:t>
      </w:r>
    </w:p>
    <w:p w14:paraId="7D5D0F5E" w14:textId="77777777" w:rsidR="004A6772" w:rsidRPr="00A84A5C" w:rsidRDefault="004A6772" w:rsidP="005A0FCB">
      <w:pPr>
        <w:pStyle w:val="ListParagraph"/>
        <w:numPr>
          <w:ilvl w:val="0"/>
          <w:numId w:val="85"/>
        </w:numPr>
      </w:pPr>
      <w:r w:rsidRPr="00A84A5C">
        <w:t>Monthly Survey Results Report</w:t>
      </w:r>
    </w:p>
    <w:p w14:paraId="76239530" w14:textId="77777777" w:rsidR="004A6772" w:rsidRPr="00730D6A" w:rsidRDefault="004A6772" w:rsidP="005A0FCB">
      <w:pPr>
        <w:numPr>
          <w:ilvl w:val="0"/>
          <w:numId w:val="85"/>
        </w:numPr>
        <w:contextualSpacing/>
        <w:rPr>
          <w:rFonts w:cs="Arial"/>
        </w:rPr>
      </w:pPr>
      <w:r w:rsidRPr="4B0E20A8">
        <w:rPr>
          <w:rFonts w:cs="Arial"/>
        </w:rPr>
        <w:t xml:space="preserve">Weekly End User Support Health </w:t>
      </w:r>
      <w:r>
        <w:rPr>
          <w:rFonts w:cs="Arial"/>
        </w:rPr>
        <w:t>R</w:t>
      </w:r>
      <w:r w:rsidRPr="4B0E20A8">
        <w:rPr>
          <w:rFonts w:cs="Arial"/>
        </w:rPr>
        <w:t xml:space="preserve">eports. </w:t>
      </w:r>
    </w:p>
    <w:p w14:paraId="4E1F3F02" w14:textId="77777777" w:rsidR="004A6772" w:rsidRPr="00730D6A" w:rsidRDefault="004A6772" w:rsidP="005A0FCB">
      <w:pPr>
        <w:numPr>
          <w:ilvl w:val="0"/>
          <w:numId w:val="85"/>
        </w:numPr>
        <w:contextualSpacing/>
        <w:rPr>
          <w:rFonts w:cs="Arial"/>
        </w:rPr>
      </w:pPr>
      <w:r w:rsidRPr="43E4D1AB">
        <w:rPr>
          <w:rFonts w:cs="Arial"/>
        </w:rPr>
        <w:t>New Modules Functionality Report</w:t>
      </w:r>
    </w:p>
    <w:p w14:paraId="1FC11136" w14:textId="77777777" w:rsidR="004A6772" w:rsidRDefault="004A6772" w:rsidP="004A6772">
      <w:pPr>
        <w:rPr>
          <w:rFonts w:cstheme="minorHAnsi"/>
        </w:rPr>
      </w:pPr>
    </w:p>
    <w:p w14:paraId="0BFBA3F1" w14:textId="1E1EC553" w:rsidR="00940674" w:rsidRPr="00501586" w:rsidRDefault="00940674" w:rsidP="00940674">
      <w:pPr>
        <w:pStyle w:val="Heading2"/>
        <w:keepLines/>
        <w:tabs>
          <w:tab w:val="center" w:pos="1673"/>
        </w:tabs>
        <w:spacing w:after="108"/>
        <w:ind w:left="720"/>
      </w:pPr>
      <w:bookmarkStart w:id="214" w:name="_Toc220331018"/>
      <w:bookmarkStart w:id="215" w:name="_Toc40993540"/>
      <w:bookmarkStart w:id="216" w:name="_Toc49923306"/>
      <w:bookmarkStart w:id="217" w:name="_Toc142578648"/>
      <w:r w:rsidRPr="00501586">
        <w:t xml:space="preserve">INCOMING PROJECT TRANSITION (OPTIONAL TASK </w:t>
      </w:r>
      <w:r w:rsidR="009C5B05">
        <w:t>8</w:t>
      </w:r>
      <w:r w:rsidRPr="00501586">
        <w:t>)</w:t>
      </w:r>
      <w:bookmarkEnd w:id="214"/>
    </w:p>
    <w:p w14:paraId="58DE8CA1" w14:textId="33A5E3F2" w:rsidR="004F0DA8" w:rsidRPr="00501586" w:rsidRDefault="0010065E" w:rsidP="00090D0D">
      <w:pPr>
        <w:rPr>
          <w:rFonts w:cs="Arial"/>
        </w:rPr>
      </w:pPr>
      <w:r w:rsidRPr="00501586">
        <w:rPr>
          <w:rFonts w:cs="Arial"/>
        </w:rPr>
        <w:t xml:space="preserve">The Contractor shall provide </w:t>
      </w:r>
      <w:r w:rsidR="002B4FAB" w:rsidRPr="00501586">
        <w:rPr>
          <w:rFonts w:cs="Arial"/>
        </w:rPr>
        <w:t xml:space="preserve">incoming project transition support </w:t>
      </w:r>
      <w:r w:rsidR="00D843EE" w:rsidRPr="00501586">
        <w:rPr>
          <w:rFonts w:cs="Arial"/>
        </w:rPr>
        <w:t>and a</w:t>
      </w:r>
      <w:r w:rsidR="007029FE" w:rsidRPr="00501586">
        <w:rPr>
          <w:rFonts w:cs="Arial"/>
        </w:rPr>
        <w:t>n</w:t>
      </w:r>
      <w:r w:rsidRPr="00501586">
        <w:rPr>
          <w:rFonts w:cs="Arial"/>
        </w:rPr>
        <w:t xml:space="preserve"> </w:t>
      </w:r>
      <w:r w:rsidR="007029FE" w:rsidRPr="00501586">
        <w:rPr>
          <w:rFonts w:cs="Arial"/>
        </w:rPr>
        <w:t xml:space="preserve">Incoming Project </w:t>
      </w:r>
      <w:r w:rsidRPr="00501586">
        <w:rPr>
          <w:rFonts w:cs="Arial"/>
        </w:rPr>
        <w:t xml:space="preserve">Transition Plan within </w:t>
      </w:r>
      <w:r w:rsidR="007029FE" w:rsidRPr="00501586">
        <w:rPr>
          <w:rFonts w:cs="Arial"/>
        </w:rPr>
        <w:t>30</w:t>
      </w:r>
      <w:r w:rsidRPr="00501586">
        <w:rPr>
          <w:rFonts w:cs="Arial"/>
        </w:rPr>
        <w:t xml:space="preserve"> days</w:t>
      </w:r>
      <w:r w:rsidR="00D843EE" w:rsidRPr="00501586">
        <w:rPr>
          <w:rFonts w:cs="Arial"/>
        </w:rPr>
        <w:t xml:space="preserve">. </w:t>
      </w:r>
      <w:r w:rsidR="004F0DA8" w:rsidRPr="00501586">
        <w:t>This task shall be repeatable and executed whenever the Government directs the transition of a LCNC project from one vendor to another</w:t>
      </w:r>
      <w:r w:rsidR="004F0DA8" w:rsidRPr="00501586">
        <w:rPr>
          <w:rFonts w:cs="Arial"/>
        </w:rPr>
        <w:t>.</w:t>
      </w:r>
    </w:p>
    <w:p w14:paraId="7EFDEC31" w14:textId="77777777" w:rsidR="004F0DA8" w:rsidRPr="00501586" w:rsidRDefault="004F0DA8" w:rsidP="00090D0D">
      <w:pPr>
        <w:rPr>
          <w:rFonts w:cs="Arial"/>
        </w:rPr>
      </w:pPr>
    </w:p>
    <w:p w14:paraId="71EC9746" w14:textId="6CC5E563" w:rsidR="00090D0D" w:rsidRPr="00501586" w:rsidRDefault="00D843EE" w:rsidP="00090D0D">
      <w:r w:rsidRPr="00501586">
        <w:rPr>
          <w:rFonts w:cs="Arial"/>
        </w:rPr>
        <w:t xml:space="preserve">The Contractor </w:t>
      </w:r>
      <w:r w:rsidR="00090D0D" w:rsidRPr="00501586">
        <w:t xml:space="preserve">shall assume responsibility for </w:t>
      </w:r>
      <w:r w:rsidR="005F2478" w:rsidRPr="00501586">
        <w:t xml:space="preserve">DTC </w:t>
      </w:r>
      <w:r w:rsidR="00126DE0" w:rsidRPr="00501586">
        <w:t xml:space="preserve">EDGE </w:t>
      </w:r>
      <w:del w:id="218" w:author="Awad, Mario" w:date="2026-03-04T14:10:00Z" w16du:dateUtc="2026-03-04T19:10:00Z">
        <w:r w:rsidR="00090D0D" w:rsidRPr="00501586" w:rsidDel="00824FC4">
          <w:delText>Low Code/No Code (</w:delText>
        </w:r>
      </w:del>
      <w:r w:rsidR="00090D0D" w:rsidRPr="00501586">
        <w:t>LCNC</w:t>
      </w:r>
      <w:del w:id="219" w:author="Awad, Mario" w:date="2026-03-04T14:10:00Z" w16du:dateUtc="2026-03-04T19:10:00Z">
        <w:r w:rsidR="00090D0D" w:rsidRPr="00501586" w:rsidDel="00824FC4">
          <w:delText>)</w:delText>
        </w:r>
      </w:del>
      <w:r w:rsidR="00090D0D" w:rsidRPr="00501586">
        <w:t xml:space="preserve"> development and system integration efforts transitioned from another vendor. The objective is to ensure the Contractor successfully receives all required project documentation, knowledge transfer, and access in order to provide uninterrupted support and delivery of services for VA mission operations.</w:t>
      </w:r>
      <w:r w:rsidR="00C51035" w:rsidRPr="00501586">
        <w:t xml:space="preserve"> T</w:t>
      </w:r>
      <w:r w:rsidR="00090D0D" w:rsidRPr="00501586">
        <w:t xml:space="preserve">he Contractor shall actively participate in </w:t>
      </w:r>
      <w:r w:rsidR="004E2F71" w:rsidRPr="00501586">
        <w:t xml:space="preserve">VA DTC </w:t>
      </w:r>
      <w:r w:rsidR="00090D0D" w:rsidRPr="00501586">
        <w:t>directed transition</w:t>
      </w:r>
      <w:r w:rsidR="004E2F71" w:rsidRPr="00501586">
        <w:t xml:space="preserve"> </w:t>
      </w:r>
      <w:r w:rsidR="00090D0D" w:rsidRPr="00501586">
        <w:t xml:space="preserve">in activities to receive, validate, and assume ownership of </w:t>
      </w:r>
      <w:r w:rsidR="00126DE0" w:rsidRPr="00501586">
        <w:t xml:space="preserve">EDGE </w:t>
      </w:r>
      <w:r w:rsidR="00090D0D" w:rsidRPr="00501586">
        <w:t>LCNC project work. This includes reviewing transition deliverables, confirming completeness, and onboarding project knowledge and technical assets in collaboration with the outgoing Contractor and Government stakeholders.</w:t>
      </w:r>
    </w:p>
    <w:p w14:paraId="075B3DC7" w14:textId="77777777" w:rsidR="00C51035" w:rsidRPr="00501586" w:rsidRDefault="00C51035" w:rsidP="00090D0D"/>
    <w:p w14:paraId="6DECE184" w14:textId="1BB141EC" w:rsidR="00090D0D" w:rsidRPr="00501586" w:rsidRDefault="00346FF4" w:rsidP="00090D0D">
      <w:pPr>
        <w:pStyle w:val="Heading3"/>
      </w:pPr>
      <w:bookmarkStart w:id="220" w:name="_Toc220331019"/>
      <w:r w:rsidRPr="00501586">
        <w:lastRenderedPageBreak/>
        <w:t>TRANSITION PLANNING</w:t>
      </w:r>
      <w:bookmarkEnd w:id="220"/>
    </w:p>
    <w:p w14:paraId="33948741" w14:textId="77777777" w:rsidR="00090D0D" w:rsidRPr="00501586" w:rsidRDefault="00090D0D" w:rsidP="00BA61DD">
      <w:pPr>
        <w:numPr>
          <w:ilvl w:val="0"/>
          <w:numId w:val="98"/>
        </w:numPr>
      </w:pPr>
      <w:r w:rsidRPr="00501586">
        <w:t>The Contractor shall review the outgoing Contractor’s Transition Plan and provide feedback to the Government within five (5) business days of receipt.</w:t>
      </w:r>
    </w:p>
    <w:p w14:paraId="0B8E346D" w14:textId="4A386193" w:rsidR="00C51035" w:rsidRPr="00501586" w:rsidRDefault="00090D0D" w:rsidP="00BA61DD">
      <w:pPr>
        <w:numPr>
          <w:ilvl w:val="0"/>
          <w:numId w:val="98"/>
        </w:numPr>
        <w:rPr>
          <w:b/>
          <w:bCs/>
        </w:rPr>
      </w:pPr>
      <w:r w:rsidRPr="00501586">
        <w:t>The Contractor shall develop a Transition-In Execution Plan that details</w:t>
      </w:r>
      <w:r w:rsidR="00A55643" w:rsidRPr="00501586">
        <w:t xml:space="preserve"> the strategy</w:t>
      </w:r>
      <w:r w:rsidRPr="00501586">
        <w:t xml:space="preserve"> how it will assume control of project work, including staff onboarding, environment validation, </w:t>
      </w:r>
      <w:r w:rsidR="00C16C73" w:rsidRPr="00501586">
        <w:t xml:space="preserve">project operations, knowledge assimilation, </w:t>
      </w:r>
      <w:r w:rsidRPr="00501586">
        <w:t>and risk mitigation</w:t>
      </w:r>
      <w:r w:rsidR="00CF7A78" w:rsidRPr="00501586">
        <w:t>.</w:t>
      </w:r>
    </w:p>
    <w:p w14:paraId="2C4E1617" w14:textId="1B3B1FBB" w:rsidR="00090D0D" w:rsidRPr="00501586" w:rsidRDefault="00090D0D" w:rsidP="00972760">
      <w:pPr>
        <w:pStyle w:val="Heading3"/>
      </w:pPr>
      <w:r w:rsidRPr="00501586">
        <w:t xml:space="preserve"> </w:t>
      </w:r>
      <w:bookmarkStart w:id="221" w:name="_Toc220331020"/>
      <w:r w:rsidR="00346FF4" w:rsidRPr="00501586">
        <w:t>KNOWLEDGE TRANSFER PARTICIPATION</w:t>
      </w:r>
      <w:bookmarkEnd w:id="221"/>
    </w:p>
    <w:p w14:paraId="4AB244F3" w14:textId="77777777" w:rsidR="00090D0D" w:rsidRPr="00501586" w:rsidRDefault="00090D0D" w:rsidP="00BA61DD">
      <w:pPr>
        <w:numPr>
          <w:ilvl w:val="0"/>
          <w:numId w:val="100"/>
        </w:numPr>
      </w:pPr>
      <w:r w:rsidRPr="00501586">
        <w:t>The Contractor shall attend all Government-directed knowledge transfer sessions conducted by the outgoing Contractor.</w:t>
      </w:r>
    </w:p>
    <w:p w14:paraId="340BFAE4" w14:textId="77777777" w:rsidR="00090D0D" w:rsidRPr="00501586" w:rsidRDefault="00090D0D" w:rsidP="00BA61DD">
      <w:pPr>
        <w:numPr>
          <w:ilvl w:val="0"/>
          <w:numId w:val="100"/>
        </w:numPr>
      </w:pPr>
      <w:r w:rsidRPr="00501586">
        <w:t>The Contractor shall document lessons learned, clarify technical details, and capture operational procedures for future reference.</w:t>
      </w:r>
    </w:p>
    <w:p w14:paraId="3AE42AE9" w14:textId="4E2557DF" w:rsidR="00C51035" w:rsidRPr="00FC42E2" w:rsidRDefault="00090D0D" w:rsidP="00BA61DD">
      <w:pPr>
        <w:numPr>
          <w:ilvl w:val="0"/>
          <w:numId w:val="100"/>
        </w:numPr>
        <w:rPr>
          <w:b/>
          <w:bCs/>
        </w:rPr>
      </w:pPr>
      <w:r w:rsidRPr="00501586">
        <w:t>The Contractor shall ensure its project personnel achieve sufficient familiarity with the system to assume full responsibility at the end of the transition period.</w:t>
      </w:r>
    </w:p>
    <w:p w14:paraId="781E12CA" w14:textId="42B3EACE" w:rsidR="00AE61D9" w:rsidRPr="00501586" w:rsidRDefault="00445B4E" w:rsidP="00BA61DD">
      <w:pPr>
        <w:numPr>
          <w:ilvl w:val="0"/>
          <w:numId w:val="100"/>
        </w:numPr>
        <w:rPr>
          <w:b/>
          <w:bCs/>
        </w:rPr>
      </w:pPr>
      <w:r w:rsidRPr="00501586">
        <w:t>The Contractor shall</w:t>
      </w:r>
      <w:r>
        <w:t xml:space="preserve"> demo the </w:t>
      </w:r>
      <w:r w:rsidR="004D4390">
        <w:t xml:space="preserve">incoming </w:t>
      </w:r>
      <w:r>
        <w:t xml:space="preserve">application to </w:t>
      </w:r>
      <w:r w:rsidR="004D4390">
        <w:t>demonstrate</w:t>
      </w:r>
      <w:r>
        <w:t xml:space="preserve"> w</w:t>
      </w:r>
      <w:r w:rsidR="004D4390">
        <w:t xml:space="preserve">orking </w:t>
      </w:r>
      <w:r>
        <w:t>k</w:t>
      </w:r>
      <w:r w:rsidR="004D4390">
        <w:t xml:space="preserve">nowledge </w:t>
      </w:r>
      <w:r>
        <w:t xml:space="preserve">of the </w:t>
      </w:r>
      <w:r w:rsidR="004D4390">
        <w:t xml:space="preserve">transitioning </w:t>
      </w:r>
      <w:r>
        <w:t>application</w:t>
      </w:r>
    </w:p>
    <w:p w14:paraId="2DF7D062" w14:textId="47152B9A" w:rsidR="00090D0D" w:rsidRPr="00501586" w:rsidRDefault="00346FF4" w:rsidP="00972760">
      <w:pPr>
        <w:pStyle w:val="Heading3"/>
      </w:pPr>
      <w:bookmarkStart w:id="222" w:name="_Toc220331021"/>
      <w:r w:rsidRPr="00501586">
        <w:t>ACCESS AND ENVIRONMENT VALIDATION</w:t>
      </w:r>
      <w:bookmarkEnd w:id="222"/>
    </w:p>
    <w:p w14:paraId="17021BB1" w14:textId="77777777" w:rsidR="00090D0D" w:rsidRPr="00501586" w:rsidRDefault="00090D0D" w:rsidP="00BA61DD">
      <w:pPr>
        <w:numPr>
          <w:ilvl w:val="0"/>
          <w:numId w:val="101"/>
        </w:numPr>
      </w:pPr>
      <w:r w:rsidRPr="00501586">
        <w:t>The Contractor shall validate that all system administrator accounts, user access, credentials, and licenses have been transitioned to VA-controlled ownership.</w:t>
      </w:r>
    </w:p>
    <w:p w14:paraId="46ED11D8" w14:textId="77777777" w:rsidR="00090D0D" w:rsidRPr="00501586" w:rsidRDefault="00090D0D" w:rsidP="00BA61DD">
      <w:pPr>
        <w:numPr>
          <w:ilvl w:val="0"/>
          <w:numId w:val="101"/>
        </w:numPr>
      </w:pPr>
      <w:r w:rsidRPr="00501586">
        <w:t>The Contractor shall verify access to:</w:t>
      </w:r>
    </w:p>
    <w:p w14:paraId="12B389CB" w14:textId="77777777" w:rsidR="009A78A3" w:rsidRDefault="009A78A3" w:rsidP="009A78A3">
      <w:pPr>
        <w:numPr>
          <w:ilvl w:val="1"/>
          <w:numId w:val="101"/>
        </w:numPr>
      </w:pPr>
      <w:r>
        <w:t>H</w:t>
      </w:r>
      <w:r w:rsidRPr="009A78A3">
        <w:t xml:space="preserve">igh </w:t>
      </w:r>
      <w:r>
        <w:t>L</w:t>
      </w:r>
      <w:r w:rsidRPr="009A78A3">
        <w:t xml:space="preserve">evel </w:t>
      </w:r>
      <w:r>
        <w:t>D</w:t>
      </w:r>
      <w:r w:rsidRPr="009A78A3">
        <w:t>esigns</w:t>
      </w:r>
      <w:r>
        <w:t xml:space="preserve"> (HLD)</w:t>
      </w:r>
    </w:p>
    <w:p w14:paraId="0CB9FE4D" w14:textId="77777777" w:rsidR="009A78A3" w:rsidRDefault="009A78A3" w:rsidP="009A78A3">
      <w:pPr>
        <w:numPr>
          <w:ilvl w:val="1"/>
          <w:numId w:val="101"/>
        </w:numPr>
      </w:pPr>
      <w:r>
        <w:t>T</w:t>
      </w:r>
      <w:r w:rsidRPr="009A78A3">
        <w:t xml:space="preserve">echnical </w:t>
      </w:r>
      <w:r>
        <w:t>D</w:t>
      </w:r>
      <w:r w:rsidRPr="009A78A3">
        <w:t xml:space="preserve">esign </w:t>
      </w:r>
      <w:r>
        <w:t>D</w:t>
      </w:r>
      <w:r w:rsidRPr="009A78A3">
        <w:t>ocumentation</w:t>
      </w:r>
      <w:r>
        <w:t xml:space="preserve"> (TDD)</w:t>
      </w:r>
    </w:p>
    <w:p w14:paraId="0FD25C52" w14:textId="77777777" w:rsidR="00090D0D" w:rsidRPr="00501586" w:rsidRDefault="00090D0D" w:rsidP="00BA61DD">
      <w:pPr>
        <w:numPr>
          <w:ilvl w:val="1"/>
          <w:numId w:val="101"/>
        </w:numPr>
      </w:pPr>
      <w:r w:rsidRPr="00501586">
        <w:t>Source code repositories and configuration artifacts</w:t>
      </w:r>
    </w:p>
    <w:p w14:paraId="142C68E5" w14:textId="77777777" w:rsidR="00090D0D" w:rsidRPr="00501586" w:rsidRDefault="00090D0D" w:rsidP="00BA61DD">
      <w:pPr>
        <w:numPr>
          <w:ilvl w:val="1"/>
          <w:numId w:val="101"/>
        </w:numPr>
      </w:pPr>
      <w:r w:rsidRPr="00501586">
        <w:t>CI/CD pipelines and deployment processes</w:t>
      </w:r>
    </w:p>
    <w:p w14:paraId="06C0C807" w14:textId="77777777" w:rsidR="00090D0D" w:rsidRPr="00501586" w:rsidRDefault="00090D0D" w:rsidP="00BA61DD">
      <w:pPr>
        <w:numPr>
          <w:ilvl w:val="1"/>
          <w:numId w:val="101"/>
        </w:numPr>
      </w:pPr>
      <w:r w:rsidRPr="00501586">
        <w:t>Application workflows, integrations, and APIs</w:t>
      </w:r>
    </w:p>
    <w:p w14:paraId="2CC655D0" w14:textId="77777777" w:rsidR="00090D0D" w:rsidRDefault="00090D0D" w:rsidP="00BA61DD">
      <w:pPr>
        <w:numPr>
          <w:ilvl w:val="1"/>
          <w:numId w:val="101"/>
        </w:numPr>
      </w:pPr>
      <w:r w:rsidRPr="00501586">
        <w:t>Test scripts and automated tools</w:t>
      </w:r>
    </w:p>
    <w:p w14:paraId="579B2DA0" w14:textId="77777777" w:rsidR="009A78A3" w:rsidRDefault="009A78A3" w:rsidP="00BA61DD">
      <w:pPr>
        <w:numPr>
          <w:ilvl w:val="1"/>
          <w:numId w:val="101"/>
        </w:numPr>
      </w:pPr>
      <w:r w:rsidRPr="009A78A3">
        <w:t>JIRA stories</w:t>
      </w:r>
    </w:p>
    <w:p w14:paraId="030BEE50" w14:textId="6F356621" w:rsidR="009A78A3" w:rsidRDefault="009A78A3" w:rsidP="00BA61DD">
      <w:pPr>
        <w:numPr>
          <w:ilvl w:val="1"/>
          <w:numId w:val="101"/>
        </w:numPr>
      </w:pPr>
      <w:r>
        <w:t>C</w:t>
      </w:r>
      <w:r w:rsidRPr="009A78A3">
        <w:t xml:space="preserve">onfluence </w:t>
      </w:r>
      <w:r>
        <w:t>P</w:t>
      </w:r>
      <w:r w:rsidRPr="009A78A3">
        <w:t>ages</w:t>
      </w:r>
    </w:p>
    <w:p w14:paraId="5D64E689" w14:textId="77777777" w:rsidR="009A78A3" w:rsidRDefault="009A78A3" w:rsidP="00BA61DD">
      <w:pPr>
        <w:numPr>
          <w:ilvl w:val="1"/>
          <w:numId w:val="101"/>
        </w:numPr>
      </w:pPr>
      <w:r>
        <w:t>U</w:t>
      </w:r>
      <w:r w:rsidRPr="009A78A3">
        <w:t xml:space="preserve">nit </w:t>
      </w:r>
      <w:r>
        <w:t>T</w:t>
      </w:r>
      <w:r w:rsidRPr="009A78A3">
        <w:t xml:space="preserve">ests </w:t>
      </w:r>
      <w:r>
        <w:t>R</w:t>
      </w:r>
      <w:r w:rsidRPr="009A78A3">
        <w:t>esults</w:t>
      </w:r>
    </w:p>
    <w:p w14:paraId="132B3D13" w14:textId="11C161A4" w:rsidR="009A78A3" w:rsidRPr="00501586" w:rsidRDefault="009A78A3" w:rsidP="00BA61DD">
      <w:pPr>
        <w:numPr>
          <w:ilvl w:val="1"/>
          <w:numId w:val="101"/>
        </w:numPr>
      </w:pPr>
      <w:r>
        <w:t>C</w:t>
      </w:r>
      <w:r w:rsidRPr="009A78A3">
        <w:t xml:space="preserve">ompliance </w:t>
      </w:r>
      <w:r>
        <w:t>A</w:t>
      </w:r>
      <w:r w:rsidRPr="009A78A3">
        <w:t>rtifacts.</w:t>
      </w:r>
    </w:p>
    <w:p w14:paraId="2F2B1D0A" w14:textId="254CB142" w:rsidR="00972760" w:rsidRPr="00501586" w:rsidRDefault="00090D0D" w:rsidP="00BA61DD">
      <w:pPr>
        <w:numPr>
          <w:ilvl w:val="0"/>
          <w:numId w:val="101"/>
        </w:numPr>
        <w:rPr>
          <w:b/>
          <w:bCs/>
        </w:rPr>
      </w:pPr>
      <w:r w:rsidRPr="00501586">
        <w:t xml:space="preserve">Any deficiencies shall be reported to the </w:t>
      </w:r>
      <w:del w:id="223" w:author="Awad, Mario" w:date="2026-03-04T14:14:00Z" w16du:dateUtc="2026-03-04T19:14:00Z">
        <w:r w:rsidRPr="00501586" w:rsidDel="00824FC4">
          <w:delText>Contracting Officer’s Representative (</w:delText>
        </w:r>
      </w:del>
      <w:r w:rsidRPr="00501586">
        <w:t>COR</w:t>
      </w:r>
      <w:del w:id="224" w:author="Awad, Mario" w:date="2026-03-04T14:14:00Z" w16du:dateUtc="2026-03-04T19:14:00Z">
        <w:r w:rsidRPr="00501586" w:rsidDel="00824FC4">
          <w:delText>)</w:delText>
        </w:r>
      </w:del>
      <w:r w:rsidRPr="00501586">
        <w:t xml:space="preserve"> within three (3) business days of discovery.</w:t>
      </w:r>
    </w:p>
    <w:p w14:paraId="004C665F" w14:textId="38565D33" w:rsidR="00090D0D" w:rsidRPr="00501586" w:rsidRDefault="00346FF4" w:rsidP="00972760">
      <w:pPr>
        <w:pStyle w:val="Heading3"/>
      </w:pPr>
      <w:bookmarkStart w:id="225" w:name="_Toc220331022"/>
      <w:r w:rsidRPr="00501586">
        <w:t>CONTINUITY OF OPERATIONS</w:t>
      </w:r>
      <w:bookmarkEnd w:id="225"/>
    </w:p>
    <w:p w14:paraId="0E000A6E" w14:textId="77777777" w:rsidR="00090D0D" w:rsidRPr="00501586" w:rsidRDefault="00090D0D" w:rsidP="00BA61DD">
      <w:pPr>
        <w:numPr>
          <w:ilvl w:val="0"/>
          <w:numId w:val="102"/>
        </w:numPr>
      </w:pPr>
      <w:r w:rsidRPr="00501586">
        <w:t>The Contractor shall assume full operational responsibility no later than the Government-approved transition end date.</w:t>
      </w:r>
    </w:p>
    <w:p w14:paraId="328F2285" w14:textId="199ABE37" w:rsidR="004714BC" w:rsidRPr="00501586" w:rsidRDefault="00090D0D" w:rsidP="00BA61DD">
      <w:pPr>
        <w:numPr>
          <w:ilvl w:val="0"/>
          <w:numId w:val="102"/>
        </w:numPr>
      </w:pPr>
      <w:r w:rsidRPr="00501586">
        <w:t>The Contractor shall provide interim support staffing and resources as needed to ensure continuity.</w:t>
      </w:r>
    </w:p>
    <w:p w14:paraId="1A4A1613" w14:textId="1E671309" w:rsidR="007331B0" w:rsidRPr="00501586" w:rsidRDefault="00346FF4" w:rsidP="00AF5D45">
      <w:pPr>
        <w:pStyle w:val="Heading3"/>
      </w:pPr>
      <w:bookmarkStart w:id="226" w:name="_Toc220331023"/>
      <w:r w:rsidRPr="00501586">
        <w:t>INCOMING TRANSITION STATUS AND REPORTING</w:t>
      </w:r>
      <w:bookmarkEnd w:id="226"/>
    </w:p>
    <w:p w14:paraId="273DA115" w14:textId="63C1F4C7" w:rsidR="007331B0" w:rsidRPr="00501586" w:rsidRDefault="005A7BDD" w:rsidP="00BA61DD">
      <w:pPr>
        <w:pStyle w:val="ListParagraph"/>
        <w:numPr>
          <w:ilvl w:val="0"/>
          <w:numId w:val="103"/>
        </w:numPr>
      </w:pPr>
      <w:r w:rsidRPr="00501586">
        <w:t xml:space="preserve">The Contractor shall develop </w:t>
      </w:r>
      <w:r w:rsidR="00E02CDF" w:rsidRPr="00501586">
        <w:t>t</w:t>
      </w:r>
      <w:r w:rsidR="00765801" w:rsidRPr="00501586">
        <w:t>ransition-</w:t>
      </w:r>
      <w:r w:rsidR="00E02CDF" w:rsidRPr="00501586">
        <w:t>i</w:t>
      </w:r>
      <w:r w:rsidR="00765801" w:rsidRPr="00501586">
        <w:t xml:space="preserve">n </w:t>
      </w:r>
      <w:r w:rsidR="00E02CDF" w:rsidRPr="00501586">
        <w:t>s</w:t>
      </w:r>
      <w:r w:rsidR="00765801" w:rsidRPr="00501586">
        <w:t xml:space="preserve">tatus </w:t>
      </w:r>
      <w:r w:rsidR="00E02CDF" w:rsidRPr="00501586">
        <w:t>r</w:t>
      </w:r>
      <w:r w:rsidR="00765801" w:rsidRPr="00501586">
        <w:t xml:space="preserve">eports </w:t>
      </w:r>
      <w:r w:rsidR="007331B0" w:rsidRPr="00501586">
        <w:t>during the transition period summarizing knowledge transfer progress, documentation received, access validation, risks, and issues.</w:t>
      </w:r>
    </w:p>
    <w:p w14:paraId="025975BA" w14:textId="07217165" w:rsidR="007331B0" w:rsidRPr="00501586" w:rsidRDefault="005A7BDD" w:rsidP="00BA61DD">
      <w:pPr>
        <w:pStyle w:val="ListParagraph"/>
        <w:numPr>
          <w:ilvl w:val="0"/>
          <w:numId w:val="103"/>
        </w:numPr>
      </w:pPr>
      <w:r w:rsidRPr="00501586">
        <w:t xml:space="preserve">The Contractor shall develop </w:t>
      </w:r>
      <w:r w:rsidR="00E02CDF" w:rsidRPr="00501586">
        <w:t>d</w:t>
      </w:r>
      <w:r w:rsidR="007331B0" w:rsidRPr="00501586">
        <w:t xml:space="preserve">eficiency </w:t>
      </w:r>
      <w:r w:rsidR="00E02CDF" w:rsidRPr="00501586">
        <w:t>r</w:t>
      </w:r>
      <w:r w:rsidR="007331B0" w:rsidRPr="00501586">
        <w:t>eport</w:t>
      </w:r>
      <w:r w:rsidR="008548CB" w:rsidRPr="00501586">
        <w:t xml:space="preserve">s to document </w:t>
      </w:r>
      <w:r w:rsidR="007331B0" w:rsidRPr="00501586">
        <w:t>any missing or incomplete transition materials or access items identified during onboarding.</w:t>
      </w:r>
    </w:p>
    <w:p w14:paraId="7C2D8A8E" w14:textId="76DB21D3" w:rsidR="006B74E7" w:rsidRPr="00501586" w:rsidRDefault="005A7BDD" w:rsidP="00BA61DD">
      <w:pPr>
        <w:numPr>
          <w:ilvl w:val="0"/>
          <w:numId w:val="103"/>
        </w:numPr>
      </w:pPr>
      <w:r w:rsidRPr="00501586">
        <w:lastRenderedPageBreak/>
        <w:t xml:space="preserve">The Contractor shall develop </w:t>
      </w:r>
      <w:r w:rsidR="00ED6A65" w:rsidRPr="00501586">
        <w:t>a T</w:t>
      </w:r>
      <w:r w:rsidR="007331B0" w:rsidRPr="00501586">
        <w:t xml:space="preserve">ransition </w:t>
      </w:r>
      <w:r w:rsidR="00ED6A65" w:rsidRPr="00501586">
        <w:t>A</w:t>
      </w:r>
      <w:r w:rsidR="007331B0" w:rsidRPr="00501586">
        <w:t xml:space="preserve">cceptance </w:t>
      </w:r>
      <w:r w:rsidR="00ED6A65" w:rsidRPr="00501586">
        <w:t>R</w:t>
      </w:r>
      <w:r w:rsidR="007331B0" w:rsidRPr="00501586">
        <w:t xml:space="preserve">eport </w:t>
      </w:r>
      <w:r w:rsidR="00E02CDF" w:rsidRPr="00501586">
        <w:t>as f</w:t>
      </w:r>
      <w:r w:rsidR="007331B0" w:rsidRPr="00501586">
        <w:t>ormal certification that the Contractor has received, validated, and assumed ownership of all required documentation, access, and responsibilities.</w:t>
      </w:r>
      <w:r w:rsidR="002C58D5" w:rsidRPr="00501586">
        <w:t xml:space="preserve"> </w:t>
      </w:r>
    </w:p>
    <w:p w14:paraId="2668341E" w14:textId="77777777" w:rsidR="00817D56" w:rsidRPr="00501586" w:rsidRDefault="00817D56" w:rsidP="00BA61DD">
      <w:pPr>
        <w:numPr>
          <w:ilvl w:val="0"/>
          <w:numId w:val="103"/>
        </w:numPr>
      </w:pPr>
      <w:r w:rsidRPr="00501586">
        <w:t>The t</w:t>
      </w:r>
      <w:r w:rsidR="006B74E7" w:rsidRPr="00501586">
        <w:t xml:space="preserve">ransition acceptance report </w:t>
      </w:r>
      <w:r w:rsidR="002C58D5" w:rsidRPr="00501586">
        <w:t>shall in</w:t>
      </w:r>
      <w:r w:rsidRPr="00501586">
        <w:t>clude t</w:t>
      </w:r>
      <w:r w:rsidR="002C58D5" w:rsidRPr="00501586">
        <w:t>h</w:t>
      </w:r>
      <w:r w:rsidR="006B74E7" w:rsidRPr="00501586">
        <w:t>e following</w:t>
      </w:r>
      <w:r w:rsidRPr="00501586">
        <w:t>:</w:t>
      </w:r>
    </w:p>
    <w:p w14:paraId="6A3D3E55" w14:textId="5AEF38F0" w:rsidR="006B74E7" w:rsidRPr="00501586" w:rsidRDefault="002C58D5" w:rsidP="00BA61DD">
      <w:pPr>
        <w:numPr>
          <w:ilvl w:val="1"/>
          <w:numId w:val="109"/>
        </w:numPr>
      </w:pPr>
      <w:r w:rsidRPr="00501586">
        <w:t>Contractor has validated and assumed responsibility for all project documentation, access, and environments.</w:t>
      </w:r>
    </w:p>
    <w:p w14:paraId="3D0624E8" w14:textId="4099E043" w:rsidR="007331B0" w:rsidRPr="00501586" w:rsidRDefault="002C58D5" w:rsidP="00BA61DD">
      <w:pPr>
        <w:numPr>
          <w:ilvl w:val="1"/>
          <w:numId w:val="109"/>
        </w:numPr>
      </w:pPr>
      <w:r w:rsidRPr="00501586">
        <w:t>Contractor’s project personnel demonstrate readiness to support development, integration, and sustainment activities without dependence on the outgoing Contractor.</w:t>
      </w:r>
    </w:p>
    <w:p w14:paraId="367ED2E6" w14:textId="77777777" w:rsidR="00055BAA" w:rsidRPr="00501586" w:rsidRDefault="00055BAA" w:rsidP="00055BAA"/>
    <w:p w14:paraId="4CD8F36B" w14:textId="0B78123E" w:rsidR="007C149C" w:rsidRPr="00501586" w:rsidRDefault="00FA541E" w:rsidP="007C149C">
      <w:r w:rsidRPr="00501586">
        <w:t>Incoming Project Transition is comp</w:t>
      </w:r>
      <w:r w:rsidR="004D3F7E" w:rsidRPr="00501586">
        <w:t>l</w:t>
      </w:r>
      <w:r w:rsidRPr="00501586">
        <w:t>ete</w:t>
      </w:r>
      <w:r w:rsidR="004D3F7E" w:rsidRPr="00501586">
        <w:t>d</w:t>
      </w:r>
      <w:r w:rsidRPr="00501586">
        <w:t xml:space="preserve"> when the VA has accepted </w:t>
      </w:r>
      <w:r w:rsidR="004D3F7E" w:rsidRPr="00501586">
        <w:t xml:space="preserve">and approved </w:t>
      </w:r>
      <w:r w:rsidR="008D0722" w:rsidRPr="00501586">
        <w:t xml:space="preserve">the </w:t>
      </w:r>
      <w:r w:rsidR="00231715" w:rsidRPr="00501586">
        <w:t xml:space="preserve">Transition Acceptance Report deliverable </w:t>
      </w:r>
      <w:r w:rsidR="007C149C" w:rsidRPr="00501586">
        <w:t>within the Government-approved timeline with no disruption to VA mission operations.</w:t>
      </w:r>
    </w:p>
    <w:p w14:paraId="5F0627F3" w14:textId="77777777" w:rsidR="006F2386" w:rsidRPr="00501586" w:rsidRDefault="006F2386" w:rsidP="007C149C"/>
    <w:p w14:paraId="54BED7BA" w14:textId="16E5005E" w:rsidR="006F2386" w:rsidRDefault="006F2386" w:rsidP="006F2386">
      <w:pPr>
        <w:rPr>
          <w:rFonts w:cs="Arial"/>
        </w:rPr>
      </w:pPr>
      <w:r w:rsidRPr="00501586">
        <w:rPr>
          <w:rFonts w:cs="Arial"/>
        </w:rPr>
        <w:t xml:space="preserve">The Contractor shall provide four-week iterations per exercise of this optional task supported by one FTE (minimum of one FTE resource </w:t>
      </w:r>
      <w:r w:rsidR="00ED6A65" w:rsidRPr="00501586">
        <w:rPr>
          <w:rFonts w:cs="Arial"/>
        </w:rPr>
        <w:t>[</w:t>
      </w:r>
      <w:r w:rsidRPr="00501586">
        <w:rPr>
          <w:rFonts w:cs="Arial"/>
        </w:rPr>
        <w:t>one FTE= 1,920 hours per year; minimum 147.7 hours per four-week iteration per FTE</w:t>
      </w:r>
      <w:r w:rsidR="00ED6A65" w:rsidRPr="00501586">
        <w:rPr>
          <w:rFonts w:cs="Arial"/>
        </w:rPr>
        <w:t>])</w:t>
      </w:r>
      <w:r w:rsidRPr="00501586">
        <w:rPr>
          <w:rFonts w:cs="Arial"/>
        </w:rPr>
        <w:t xml:space="preserve"> delivered with the appropriate technical skill sets listed above and in accordance with Section 5.1.7 Project Management Oversight/Key Personnel (as applicable). This optional task can be executed up to </w:t>
      </w:r>
      <w:r w:rsidR="00013259">
        <w:rPr>
          <w:rFonts w:cs="Arial"/>
        </w:rPr>
        <w:t xml:space="preserve">100 </w:t>
      </w:r>
      <w:r w:rsidRPr="00BD6D25">
        <w:rPr>
          <w:rFonts w:cs="Arial"/>
        </w:rPr>
        <w:t>times</w:t>
      </w:r>
      <w:r w:rsidRPr="00501586">
        <w:rPr>
          <w:rFonts w:cs="Arial"/>
        </w:rPr>
        <w:t xml:space="preserve"> over the PoP.</w:t>
      </w:r>
    </w:p>
    <w:p w14:paraId="09821426" w14:textId="77777777" w:rsidR="00D142AA" w:rsidRDefault="00D142AA" w:rsidP="006F2386">
      <w:pPr>
        <w:rPr>
          <w:rFonts w:cs="Arial"/>
        </w:rPr>
      </w:pPr>
    </w:p>
    <w:p w14:paraId="1F5AC0AA" w14:textId="77777777" w:rsidR="00D142AA" w:rsidRPr="00D142AA" w:rsidRDefault="00D142AA" w:rsidP="00D142AA">
      <w:pPr>
        <w:rPr>
          <w:rFonts w:cs="Arial"/>
        </w:rPr>
      </w:pPr>
      <w:r w:rsidRPr="00D142AA">
        <w:rPr>
          <w:rFonts w:cs="Arial"/>
        </w:rPr>
        <w:t>Project Manager</w:t>
      </w:r>
    </w:p>
    <w:p w14:paraId="779E0FD9" w14:textId="77EE9716" w:rsidR="00D142AA" w:rsidRPr="00D142AA" w:rsidRDefault="00D142AA" w:rsidP="00D142AA">
      <w:pPr>
        <w:rPr>
          <w:rFonts w:cs="Arial"/>
        </w:rPr>
      </w:pPr>
      <w:r w:rsidRPr="00D142AA">
        <w:rPr>
          <w:rFonts w:cs="Arial"/>
        </w:rPr>
        <w:t>Systems Engineer</w:t>
      </w:r>
    </w:p>
    <w:p w14:paraId="05D2ECB9" w14:textId="0BF3305D" w:rsidR="00D142AA" w:rsidRPr="00D142AA" w:rsidRDefault="00D142AA" w:rsidP="00D142AA">
      <w:pPr>
        <w:rPr>
          <w:rFonts w:cs="Arial"/>
        </w:rPr>
      </w:pPr>
      <w:r w:rsidRPr="00D142AA">
        <w:rPr>
          <w:rFonts w:cs="Arial"/>
        </w:rPr>
        <w:t>Release Manager</w:t>
      </w:r>
    </w:p>
    <w:p w14:paraId="07D03679" w14:textId="17302BD1" w:rsidR="00D142AA" w:rsidRPr="00D142AA" w:rsidRDefault="00D142AA" w:rsidP="00D142AA">
      <w:pPr>
        <w:rPr>
          <w:rFonts w:cs="Arial"/>
        </w:rPr>
      </w:pPr>
      <w:r w:rsidRPr="00D142AA">
        <w:rPr>
          <w:rFonts w:cs="Arial"/>
        </w:rPr>
        <w:t>Functional Analyst, Senior</w:t>
      </w:r>
    </w:p>
    <w:p w14:paraId="59C67B73" w14:textId="6B3E5AB7" w:rsidR="00D142AA" w:rsidRPr="00D142AA" w:rsidRDefault="00D142AA" w:rsidP="00D142AA">
      <w:pPr>
        <w:rPr>
          <w:rFonts w:cs="Arial"/>
        </w:rPr>
      </w:pPr>
      <w:r w:rsidRPr="00D142AA">
        <w:rPr>
          <w:rFonts w:cs="Arial"/>
        </w:rPr>
        <w:t>Data Manager</w:t>
      </w:r>
    </w:p>
    <w:p w14:paraId="2E7ACD29" w14:textId="2E0DBEA1" w:rsidR="00D142AA" w:rsidRPr="00D142AA" w:rsidRDefault="00D142AA" w:rsidP="00D142AA">
      <w:pPr>
        <w:rPr>
          <w:rFonts w:cs="Arial"/>
        </w:rPr>
      </w:pPr>
      <w:r w:rsidRPr="00D142AA">
        <w:rPr>
          <w:rFonts w:cs="Arial"/>
        </w:rPr>
        <w:t>Deployment Technician, Junior</w:t>
      </w:r>
    </w:p>
    <w:p w14:paraId="381D6454" w14:textId="6056E7D3" w:rsidR="00D142AA" w:rsidRPr="00D142AA" w:rsidRDefault="00D142AA" w:rsidP="00D142AA">
      <w:pPr>
        <w:rPr>
          <w:rFonts w:cs="Arial"/>
        </w:rPr>
      </w:pPr>
      <w:r w:rsidRPr="00D142AA">
        <w:rPr>
          <w:rFonts w:cs="Arial"/>
        </w:rPr>
        <w:t>Technical Writer/Editor, Senior</w:t>
      </w:r>
    </w:p>
    <w:p w14:paraId="5A9EBA76" w14:textId="0108727B" w:rsidR="00D142AA" w:rsidRPr="00D142AA" w:rsidRDefault="00D142AA" w:rsidP="00D142AA">
      <w:pPr>
        <w:rPr>
          <w:rFonts w:cs="Arial"/>
        </w:rPr>
      </w:pPr>
      <w:r w:rsidRPr="00D142AA">
        <w:rPr>
          <w:rFonts w:cs="Arial"/>
        </w:rPr>
        <w:t>508 Compliance Analyst/Tester</w:t>
      </w:r>
    </w:p>
    <w:p w14:paraId="48E1AAE4" w14:textId="166439CE" w:rsidR="00D142AA" w:rsidRPr="00501586" w:rsidRDefault="00D142AA" w:rsidP="00D142AA">
      <w:pPr>
        <w:rPr>
          <w:rFonts w:cs="Arial"/>
        </w:rPr>
      </w:pPr>
      <w:r w:rsidRPr="00D142AA">
        <w:rPr>
          <w:rFonts w:cs="Arial"/>
        </w:rPr>
        <w:t>Quality Assurance Manager</w:t>
      </w:r>
    </w:p>
    <w:p w14:paraId="385EE6BA" w14:textId="77777777" w:rsidR="006F2386" w:rsidRPr="00501586" w:rsidRDefault="006F2386" w:rsidP="006F2386">
      <w:pPr>
        <w:autoSpaceDE w:val="0"/>
        <w:autoSpaceDN w:val="0"/>
        <w:ind w:left="360"/>
        <w:contextualSpacing/>
        <w:jc w:val="both"/>
        <w:rPr>
          <w:rFonts w:cs="Arial"/>
        </w:rPr>
      </w:pPr>
    </w:p>
    <w:p w14:paraId="2BC62DC9" w14:textId="77777777" w:rsidR="006F2386" w:rsidRPr="00501586" w:rsidRDefault="006F2386" w:rsidP="006F2386">
      <w:pPr>
        <w:autoSpaceDE w:val="0"/>
        <w:autoSpaceDN w:val="0"/>
        <w:adjustRightInd w:val="0"/>
        <w:rPr>
          <w:rFonts w:cs="Arial"/>
        </w:rPr>
      </w:pPr>
      <w:r w:rsidRPr="00501586">
        <w:rPr>
          <w:rFonts w:eastAsia="Calibri" w:cs="Arial"/>
          <w:b/>
          <w:bCs/>
        </w:rPr>
        <w:t>*Indicates Key Personnel</w:t>
      </w:r>
    </w:p>
    <w:p w14:paraId="4AF45412" w14:textId="77777777" w:rsidR="007331B0" w:rsidRPr="00501586" w:rsidRDefault="007331B0" w:rsidP="007331B0"/>
    <w:p w14:paraId="21DB3A4D" w14:textId="77777777" w:rsidR="00972760" w:rsidRPr="00501586" w:rsidRDefault="00972760" w:rsidP="00972760">
      <w:pPr>
        <w:rPr>
          <w:rFonts w:cs="Arial"/>
          <w:b/>
        </w:rPr>
      </w:pPr>
      <w:r w:rsidRPr="00501586">
        <w:rPr>
          <w:rFonts w:cs="Arial"/>
          <w:b/>
        </w:rPr>
        <w:t>Deliverables:</w:t>
      </w:r>
    </w:p>
    <w:p w14:paraId="3FE82464" w14:textId="788BCDA1" w:rsidR="00090D0D" w:rsidRPr="00501586" w:rsidRDefault="00090D0D" w:rsidP="00BA61DD">
      <w:pPr>
        <w:pStyle w:val="ListParagraph"/>
        <w:numPr>
          <w:ilvl w:val="0"/>
          <w:numId w:val="99"/>
        </w:numPr>
        <w:ind w:left="720"/>
      </w:pPr>
      <w:r w:rsidRPr="00501586">
        <w:t>Transition-In Execution Plan</w:t>
      </w:r>
    </w:p>
    <w:p w14:paraId="24E1AD5C" w14:textId="4EF444E8" w:rsidR="00562C55" w:rsidRPr="00501586" w:rsidRDefault="00090D0D" w:rsidP="00BA61DD">
      <w:pPr>
        <w:pStyle w:val="ListParagraph"/>
        <w:numPr>
          <w:ilvl w:val="0"/>
          <w:numId w:val="99"/>
        </w:numPr>
        <w:ind w:left="720"/>
      </w:pPr>
      <w:r w:rsidRPr="00501586">
        <w:t xml:space="preserve">Transition-In Status </w:t>
      </w:r>
    </w:p>
    <w:p w14:paraId="6CE96237" w14:textId="77777777" w:rsidR="005A0FCB" w:rsidRPr="00501586" w:rsidRDefault="00090D0D" w:rsidP="00BA61DD">
      <w:pPr>
        <w:pStyle w:val="ListParagraph"/>
        <w:numPr>
          <w:ilvl w:val="0"/>
          <w:numId w:val="99"/>
        </w:numPr>
        <w:ind w:left="720"/>
      </w:pPr>
      <w:r w:rsidRPr="00501586">
        <w:t>Deficiency Report</w:t>
      </w:r>
    </w:p>
    <w:p w14:paraId="61775706" w14:textId="7736F041" w:rsidR="00940674" w:rsidRPr="00501586" w:rsidRDefault="00090D0D" w:rsidP="00BA61DD">
      <w:pPr>
        <w:pStyle w:val="ListParagraph"/>
        <w:numPr>
          <w:ilvl w:val="0"/>
          <w:numId w:val="99"/>
        </w:numPr>
        <w:ind w:left="720"/>
      </w:pPr>
      <w:r w:rsidRPr="00501586">
        <w:t xml:space="preserve">Transition Acceptance Report </w:t>
      </w:r>
    </w:p>
    <w:p w14:paraId="041197C5" w14:textId="1AD44A28" w:rsidR="004D24CA" w:rsidRPr="00501586" w:rsidRDefault="007F5E29" w:rsidP="004A6772">
      <w:pPr>
        <w:pStyle w:val="Heading2"/>
        <w:keepLines/>
        <w:tabs>
          <w:tab w:val="center" w:pos="1673"/>
        </w:tabs>
        <w:spacing w:after="108"/>
        <w:ind w:left="720"/>
      </w:pPr>
      <w:bookmarkStart w:id="227" w:name="_Toc220331024"/>
      <w:r w:rsidRPr="00501586">
        <w:t xml:space="preserve">OUTOING PROJECT TRANSITION (OPTIONAL TASK </w:t>
      </w:r>
      <w:r w:rsidR="005056AF">
        <w:t>9</w:t>
      </w:r>
      <w:r w:rsidRPr="00501586">
        <w:t>)</w:t>
      </w:r>
      <w:bookmarkEnd w:id="227"/>
    </w:p>
    <w:p w14:paraId="3BD26CC0" w14:textId="6CC3C75C" w:rsidR="00C82C90" w:rsidRPr="00501586" w:rsidRDefault="00C82C90" w:rsidP="00C82C90">
      <w:r w:rsidRPr="00501586">
        <w:t xml:space="preserve">The Contractor shall support seamless project transitions for </w:t>
      </w:r>
      <w:r w:rsidR="001700F4" w:rsidRPr="00501586">
        <w:t xml:space="preserve">DTC EDGE </w:t>
      </w:r>
      <w:del w:id="228" w:author="Awad, Mario" w:date="2026-03-04T14:10:00Z" w16du:dateUtc="2026-03-04T19:10:00Z">
        <w:r w:rsidRPr="00501586" w:rsidDel="00824FC4">
          <w:delText>Low Code/No Code (</w:delText>
        </w:r>
      </w:del>
      <w:r w:rsidRPr="00501586">
        <w:t>LCNC</w:t>
      </w:r>
      <w:del w:id="229" w:author="Awad, Mario" w:date="2026-03-04T14:10:00Z" w16du:dateUtc="2026-03-04T19:10:00Z">
        <w:r w:rsidRPr="00501586" w:rsidDel="00824FC4">
          <w:delText>)</w:delText>
        </w:r>
      </w:del>
      <w:r w:rsidRPr="00501586">
        <w:t xml:space="preserve"> development and system integration efforts to ensure continuity of services and no disruption to VA mission operations. This task shall be repeatable and executed whenever the Government directs the transition of a LCNC project from one vendor to another.</w:t>
      </w:r>
      <w:r w:rsidR="000A0906" w:rsidRPr="00501586">
        <w:t xml:space="preserve"> </w:t>
      </w:r>
      <w:r w:rsidR="009F1940" w:rsidRPr="00501586">
        <w:t>T</w:t>
      </w:r>
      <w:r w:rsidRPr="00501586">
        <w:t xml:space="preserve">he Contractor shall execute transition activities to provide full cooperation, knowledge transfer, and delivery of all required transition materials to the </w:t>
      </w:r>
      <w:r w:rsidRPr="00501586">
        <w:lastRenderedPageBreak/>
        <w:t>Government and any incoming contractor. Transition shall include project documentation, environment access, knowledge transfer sessions, and issue resolution to enable the incoming contractor to assume responsibility effectively.</w:t>
      </w:r>
    </w:p>
    <w:p w14:paraId="12A2C3C4" w14:textId="262CF896" w:rsidR="00C82C90" w:rsidRPr="00501586" w:rsidRDefault="00C82C90" w:rsidP="00C82C90"/>
    <w:p w14:paraId="0102E835" w14:textId="7B1FE345" w:rsidR="00C82C90" w:rsidRPr="00501586" w:rsidRDefault="009441AF" w:rsidP="000A0906">
      <w:pPr>
        <w:pStyle w:val="Heading3"/>
      </w:pPr>
      <w:bookmarkStart w:id="230" w:name="_Toc220331025"/>
      <w:r w:rsidRPr="00501586">
        <w:t>TRANSITION PLANNING</w:t>
      </w:r>
      <w:bookmarkEnd w:id="230"/>
    </w:p>
    <w:p w14:paraId="178973F4" w14:textId="77777777" w:rsidR="00F00CE5" w:rsidRPr="00501586" w:rsidRDefault="00C82C90" w:rsidP="00C82C90">
      <w:r w:rsidRPr="00501586">
        <w:t xml:space="preserve">The outgoing Contractor shall develop and submit a Transition Plan within ten (10) business days of Government notice to transition. </w:t>
      </w:r>
    </w:p>
    <w:p w14:paraId="0FBB9A3C" w14:textId="77777777" w:rsidR="00F00CE5" w:rsidRPr="00501586" w:rsidRDefault="00F00CE5" w:rsidP="00C82C90"/>
    <w:p w14:paraId="6792DD11" w14:textId="0F32177C" w:rsidR="00C82C90" w:rsidRPr="00501586" w:rsidRDefault="00C82C90" w:rsidP="00C82C90">
      <w:r w:rsidRPr="00501586">
        <w:t>The Transition Plan shall include:</w:t>
      </w:r>
    </w:p>
    <w:p w14:paraId="0D0A7164" w14:textId="77777777" w:rsidR="009562D2" w:rsidRPr="00501586" w:rsidRDefault="009562D2" w:rsidP="00C82C90"/>
    <w:p w14:paraId="0837CEA4" w14:textId="77777777" w:rsidR="00C82C90" w:rsidRPr="00501586" w:rsidRDefault="00C82C90" w:rsidP="00BA61DD">
      <w:pPr>
        <w:numPr>
          <w:ilvl w:val="0"/>
          <w:numId w:val="104"/>
        </w:numPr>
      </w:pPr>
      <w:r w:rsidRPr="00501586">
        <w:t>Transition schedule, milestones, and roles/responsibilities</w:t>
      </w:r>
    </w:p>
    <w:p w14:paraId="5FFF1303" w14:textId="77777777" w:rsidR="00C82C90" w:rsidRPr="00501586" w:rsidRDefault="00C82C90" w:rsidP="00BA61DD">
      <w:pPr>
        <w:numPr>
          <w:ilvl w:val="0"/>
          <w:numId w:val="104"/>
        </w:numPr>
      </w:pPr>
      <w:r w:rsidRPr="00501586">
        <w:t>Inventory of artifacts, documentation, and access rights to be transitioned</w:t>
      </w:r>
    </w:p>
    <w:p w14:paraId="57894516" w14:textId="77777777" w:rsidR="00C82C90" w:rsidRPr="00501586" w:rsidRDefault="00C82C90" w:rsidP="00BA61DD">
      <w:pPr>
        <w:numPr>
          <w:ilvl w:val="0"/>
          <w:numId w:val="104"/>
        </w:numPr>
      </w:pPr>
      <w:r w:rsidRPr="00501586">
        <w:t>Communication and escalation processes</w:t>
      </w:r>
    </w:p>
    <w:p w14:paraId="482C4584" w14:textId="77777777" w:rsidR="00C82C90" w:rsidRPr="00501586" w:rsidRDefault="00C82C90" w:rsidP="00BA61DD">
      <w:pPr>
        <w:numPr>
          <w:ilvl w:val="0"/>
          <w:numId w:val="104"/>
        </w:numPr>
      </w:pPr>
      <w:r w:rsidRPr="00501586">
        <w:t>Identification of risks and mitigation strategies</w:t>
      </w:r>
    </w:p>
    <w:p w14:paraId="6573C1B3" w14:textId="532BE3C7" w:rsidR="00C82C90" w:rsidRPr="00501586" w:rsidRDefault="009441AF" w:rsidP="000A0906">
      <w:pPr>
        <w:pStyle w:val="Heading3"/>
      </w:pPr>
      <w:bookmarkStart w:id="231" w:name="_Toc220331026"/>
      <w:r w:rsidRPr="00501586">
        <w:t>KNOWLEDGE TRANSFER</w:t>
      </w:r>
      <w:bookmarkEnd w:id="231"/>
    </w:p>
    <w:p w14:paraId="24DAEDAF" w14:textId="77777777" w:rsidR="00C82C90" w:rsidRPr="00501586" w:rsidRDefault="00C82C90" w:rsidP="00C82C90">
      <w:r w:rsidRPr="00501586">
        <w:t>The outgoing Contractor shall provide knowledge transfer to the incoming Contractor and the Government, including but not limited to:</w:t>
      </w:r>
    </w:p>
    <w:p w14:paraId="0B16F146" w14:textId="77777777" w:rsidR="00A11BE9" w:rsidRPr="00501586" w:rsidRDefault="00A11BE9" w:rsidP="00C82C90"/>
    <w:p w14:paraId="7DDD1D80" w14:textId="77777777" w:rsidR="00C82C90" w:rsidRPr="00501586" w:rsidRDefault="00C82C90" w:rsidP="00BA61DD">
      <w:pPr>
        <w:numPr>
          <w:ilvl w:val="0"/>
          <w:numId w:val="105"/>
        </w:numPr>
      </w:pPr>
      <w:r w:rsidRPr="00501586">
        <w:t>Project architecture, design, and data model documentation</w:t>
      </w:r>
    </w:p>
    <w:p w14:paraId="26C1A9EB" w14:textId="77777777" w:rsidR="00C82C90" w:rsidRPr="00501586" w:rsidRDefault="00C82C90" w:rsidP="00BA61DD">
      <w:pPr>
        <w:numPr>
          <w:ilvl w:val="0"/>
          <w:numId w:val="105"/>
        </w:numPr>
      </w:pPr>
      <w:r w:rsidRPr="00501586">
        <w:t>Configuration details of LCNC applications, workflows, automations, and integrations</w:t>
      </w:r>
    </w:p>
    <w:p w14:paraId="6EA05DEE" w14:textId="77777777" w:rsidR="00C82C90" w:rsidRPr="00501586" w:rsidRDefault="00C82C90" w:rsidP="00BA61DD">
      <w:pPr>
        <w:numPr>
          <w:ilvl w:val="0"/>
          <w:numId w:val="105"/>
        </w:numPr>
      </w:pPr>
      <w:r w:rsidRPr="00501586">
        <w:t>Security and compliance documentation, including ATO artifacts</w:t>
      </w:r>
    </w:p>
    <w:p w14:paraId="19407131" w14:textId="77777777" w:rsidR="00C82C90" w:rsidRPr="00501586" w:rsidRDefault="00C82C90" w:rsidP="00BA61DD">
      <w:pPr>
        <w:numPr>
          <w:ilvl w:val="0"/>
          <w:numId w:val="105"/>
        </w:numPr>
      </w:pPr>
      <w:r w:rsidRPr="00501586">
        <w:t>Current backlog, product roadmap, unresolved defects, and release history</w:t>
      </w:r>
    </w:p>
    <w:p w14:paraId="602201FA" w14:textId="77777777" w:rsidR="00A11BE9" w:rsidRPr="00501586" w:rsidRDefault="00C82C90" w:rsidP="00BA61DD">
      <w:pPr>
        <w:numPr>
          <w:ilvl w:val="0"/>
          <w:numId w:val="105"/>
        </w:numPr>
      </w:pPr>
      <w:r w:rsidRPr="00501586">
        <w:t>Development standards, coding conventions, and governance procedures</w:t>
      </w:r>
    </w:p>
    <w:p w14:paraId="259BF8B4" w14:textId="19E0CCEB" w:rsidR="00C82C90" w:rsidRPr="00501586" w:rsidRDefault="00C82C90" w:rsidP="00BA61DD">
      <w:pPr>
        <w:numPr>
          <w:ilvl w:val="0"/>
          <w:numId w:val="105"/>
        </w:numPr>
      </w:pPr>
      <w:r w:rsidRPr="00501586">
        <w:t>The Contractor shall conduct up to three (3) structured knowledge transfer sessions per project transition, recorded for VA use.</w:t>
      </w:r>
    </w:p>
    <w:p w14:paraId="1224F8B5" w14:textId="0B214B7A" w:rsidR="00453FFF" w:rsidRPr="00501586" w:rsidRDefault="002C60C3" w:rsidP="00BA61DD">
      <w:pPr>
        <w:numPr>
          <w:ilvl w:val="0"/>
          <w:numId w:val="105"/>
        </w:numPr>
      </w:pPr>
      <w:r w:rsidRPr="00501586">
        <w:t xml:space="preserve">Develop a </w:t>
      </w:r>
      <w:r w:rsidR="00453FFF" w:rsidRPr="00501586">
        <w:t>Knowledge Transfer Package</w:t>
      </w:r>
      <w:r w:rsidRPr="00501586">
        <w:t xml:space="preserve"> that includes p</w:t>
      </w:r>
      <w:r w:rsidR="00453FFF" w:rsidRPr="00501586">
        <w:t>resentation decks, recordings, and Q&amp;A logs from transition sessions.</w:t>
      </w:r>
    </w:p>
    <w:p w14:paraId="2F96946A" w14:textId="77777777" w:rsidR="00AD4377" w:rsidRPr="00501586" w:rsidRDefault="00AD4377" w:rsidP="00BA61DD">
      <w:pPr>
        <w:numPr>
          <w:ilvl w:val="0"/>
          <w:numId w:val="105"/>
        </w:numPr>
      </w:pPr>
      <w:r w:rsidRPr="00501586">
        <w:t>Develop a System Documentation Package, to include:</w:t>
      </w:r>
    </w:p>
    <w:p w14:paraId="6C96DA70" w14:textId="77777777" w:rsidR="009A78A3" w:rsidRDefault="009A78A3" w:rsidP="009A78A3">
      <w:pPr>
        <w:numPr>
          <w:ilvl w:val="1"/>
          <w:numId w:val="105"/>
        </w:numPr>
      </w:pPr>
      <w:r>
        <w:t>H</w:t>
      </w:r>
      <w:r w:rsidRPr="009A78A3">
        <w:t xml:space="preserve">igh </w:t>
      </w:r>
      <w:r>
        <w:t>L</w:t>
      </w:r>
      <w:r w:rsidRPr="009A78A3">
        <w:t xml:space="preserve">evel </w:t>
      </w:r>
      <w:r>
        <w:t>D</w:t>
      </w:r>
      <w:r w:rsidRPr="009A78A3">
        <w:t>esigns</w:t>
      </w:r>
      <w:r>
        <w:t xml:space="preserve"> (HLD)</w:t>
      </w:r>
    </w:p>
    <w:p w14:paraId="7246F4E5" w14:textId="77777777" w:rsidR="009A78A3" w:rsidRDefault="009A78A3" w:rsidP="009A78A3">
      <w:pPr>
        <w:numPr>
          <w:ilvl w:val="1"/>
          <w:numId w:val="105"/>
        </w:numPr>
      </w:pPr>
      <w:r>
        <w:t>T</w:t>
      </w:r>
      <w:r w:rsidRPr="009A78A3">
        <w:t xml:space="preserve">echnical </w:t>
      </w:r>
      <w:r>
        <w:t>D</w:t>
      </w:r>
      <w:r w:rsidRPr="009A78A3">
        <w:t xml:space="preserve">esign </w:t>
      </w:r>
      <w:r>
        <w:t>D</w:t>
      </w:r>
      <w:r w:rsidRPr="009A78A3">
        <w:t>ocumentation</w:t>
      </w:r>
      <w:r>
        <w:t xml:space="preserve"> (TDD)</w:t>
      </w:r>
    </w:p>
    <w:p w14:paraId="24E7A695" w14:textId="77777777" w:rsidR="009A78A3" w:rsidRPr="00501586" w:rsidRDefault="009A78A3" w:rsidP="009A78A3">
      <w:pPr>
        <w:numPr>
          <w:ilvl w:val="1"/>
          <w:numId w:val="105"/>
        </w:numPr>
      </w:pPr>
      <w:r w:rsidRPr="00501586">
        <w:t>CI/CD pipelines and deployment processes</w:t>
      </w:r>
    </w:p>
    <w:p w14:paraId="65EE7B97" w14:textId="77777777" w:rsidR="009A78A3" w:rsidRPr="00501586" w:rsidRDefault="009A78A3" w:rsidP="009A78A3">
      <w:pPr>
        <w:numPr>
          <w:ilvl w:val="1"/>
          <w:numId w:val="105"/>
        </w:numPr>
      </w:pPr>
      <w:r w:rsidRPr="00501586">
        <w:t>Application workflows, integrations, and APIs</w:t>
      </w:r>
    </w:p>
    <w:p w14:paraId="09084B6A" w14:textId="77777777" w:rsidR="009A78A3" w:rsidRDefault="009A78A3" w:rsidP="009A78A3">
      <w:pPr>
        <w:numPr>
          <w:ilvl w:val="1"/>
          <w:numId w:val="105"/>
        </w:numPr>
      </w:pPr>
      <w:r w:rsidRPr="00501586">
        <w:t>Test scripts and automated tools</w:t>
      </w:r>
    </w:p>
    <w:p w14:paraId="1E41E924" w14:textId="77777777" w:rsidR="009A78A3" w:rsidRDefault="009A78A3" w:rsidP="009A78A3">
      <w:pPr>
        <w:numPr>
          <w:ilvl w:val="1"/>
          <w:numId w:val="105"/>
        </w:numPr>
      </w:pPr>
      <w:r w:rsidRPr="009A78A3">
        <w:t>JIRA stories</w:t>
      </w:r>
    </w:p>
    <w:p w14:paraId="6199D66E" w14:textId="77777777" w:rsidR="009A78A3" w:rsidRDefault="009A78A3" w:rsidP="009A78A3">
      <w:pPr>
        <w:numPr>
          <w:ilvl w:val="1"/>
          <w:numId w:val="105"/>
        </w:numPr>
      </w:pPr>
      <w:r>
        <w:t>C</w:t>
      </w:r>
      <w:r w:rsidRPr="009A78A3">
        <w:t xml:space="preserve">onfluence </w:t>
      </w:r>
      <w:r>
        <w:t>P</w:t>
      </w:r>
      <w:r w:rsidRPr="009A78A3">
        <w:t>ages</w:t>
      </w:r>
    </w:p>
    <w:p w14:paraId="65C41752" w14:textId="77777777" w:rsidR="009A78A3" w:rsidRDefault="009A78A3" w:rsidP="009A78A3">
      <w:pPr>
        <w:numPr>
          <w:ilvl w:val="1"/>
          <w:numId w:val="105"/>
        </w:numPr>
      </w:pPr>
      <w:r>
        <w:t>U</w:t>
      </w:r>
      <w:r w:rsidRPr="009A78A3">
        <w:t xml:space="preserve">nit </w:t>
      </w:r>
      <w:r>
        <w:t>T</w:t>
      </w:r>
      <w:r w:rsidRPr="009A78A3">
        <w:t xml:space="preserve">ests </w:t>
      </w:r>
      <w:r>
        <w:t>R</w:t>
      </w:r>
      <w:r w:rsidRPr="009A78A3">
        <w:t>esults</w:t>
      </w:r>
    </w:p>
    <w:p w14:paraId="2EBF8B11" w14:textId="77777777" w:rsidR="009A78A3" w:rsidRPr="00501586" w:rsidRDefault="009A78A3" w:rsidP="009A78A3">
      <w:pPr>
        <w:numPr>
          <w:ilvl w:val="1"/>
          <w:numId w:val="105"/>
        </w:numPr>
      </w:pPr>
      <w:r>
        <w:t>C</w:t>
      </w:r>
      <w:r w:rsidRPr="009A78A3">
        <w:t xml:space="preserve">ompliance </w:t>
      </w:r>
      <w:r>
        <w:t>A</w:t>
      </w:r>
      <w:r w:rsidRPr="009A78A3">
        <w:t>rtifacts.</w:t>
      </w:r>
    </w:p>
    <w:p w14:paraId="3EC8654C" w14:textId="77777777" w:rsidR="00AD4377" w:rsidRPr="00501586" w:rsidRDefault="00AD4377" w:rsidP="00BA61DD">
      <w:pPr>
        <w:numPr>
          <w:ilvl w:val="1"/>
          <w:numId w:val="105"/>
        </w:numPr>
      </w:pPr>
      <w:r w:rsidRPr="00501586">
        <w:t>Architecture diagrams and solution design documents</w:t>
      </w:r>
    </w:p>
    <w:p w14:paraId="28E2F6B1" w14:textId="77777777" w:rsidR="00AD4377" w:rsidRPr="00501586" w:rsidRDefault="00AD4377" w:rsidP="00BA61DD">
      <w:pPr>
        <w:numPr>
          <w:ilvl w:val="1"/>
          <w:numId w:val="105"/>
        </w:numPr>
      </w:pPr>
      <w:r w:rsidRPr="00501586">
        <w:t>Configuration documentation (workflows, entities, integrations)</w:t>
      </w:r>
    </w:p>
    <w:p w14:paraId="261EB53A" w14:textId="77777777" w:rsidR="00AD4377" w:rsidRPr="00501586" w:rsidRDefault="00AD4377" w:rsidP="00BA61DD">
      <w:pPr>
        <w:numPr>
          <w:ilvl w:val="1"/>
          <w:numId w:val="105"/>
        </w:numPr>
      </w:pPr>
      <w:r w:rsidRPr="00501586">
        <w:t>Data schema, data dictionary, and entity relationships</w:t>
      </w:r>
    </w:p>
    <w:p w14:paraId="031B2C25" w14:textId="77777777" w:rsidR="00AD4377" w:rsidRPr="00501586" w:rsidRDefault="00AD4377" w:rsidP="00BA61DD">
      <w:pPr>
        <w:numPr>
          <w:ilvl w:val="1"/>
          <w:numId w:val="105"/>
        </w:numPr>
      </w:pPr>
      <w:r w:rsidRPr="00501586">
        <w:t>Security plan and access control lists</w:t>
      </w:r>
    </w:p>
    <w:p w14:paraId="44793227" w14:textId="77777777" w:rsidR="00AD4377" w:rsidRPr="00501586" w:rsidRDefault="00AD4377" w:rsidP="00BA61DD">
      <w:pPr>
        <w:numPr>
          <w:ilvl w:val="1"/>
          <w:numId w:val="105"/>
        </w:numPr>
      </w:pPr>
      <w:r w:rsidRPr="00501586">
        <w:t>Testing artifacts (test cases, results, automated scripts)</w:t>
      </w:r>
    </w:p>
    <w:p w14:paraId="7885CA2C" w14:textId="77777777" w:rsidR="00AD4377" w:rsidRPr="00501586" w:rsidRDefault="00AD4377" w:rsidP="00BA61DD">
      <w:pPr>
        <w:numPr>
          <w:ilvl w:val="1"/>
          <w:numId w:val="105"/>
        </w:numPr>
      </w:pPr>
      <w:r w:rsidRPr="00501586">
        <w:t>Product backlog, open defects, and release notes</w:t>
      </w:r>
    </w:p>
    <w:p w14:paraId="14CA4A71" w14:textId="3FAA002E" w:rsidR="00AD4377" w:rsidRPr="00501586" w:rsidRDefault="00AD4377" w:rsidP="00BA61DD">
      <w:pPr>
        <w:numPr>
          <w:ilvl w:val="0"/>
          <w:numId w:val="105"/>
        </w:numPr>
      </w:pPr>
      <w:r w:rsidRPr="00501586">
        <w:t>End-user and administrator guides/manuals</w:t>
      </w:r>
    </w:p>
    <w:p w14:paraId="3A4C4881" w14:textId="77777777" w:rsidR="007023AE" w:rsidRPr="00501586" w:rsidRDefault="007023AE" w:rsidP="007023AE">
      <w:pPr>
        <w:rPr>
          <w:b/>
          <w:bCs/>
        </w:rPr>
      </w:pPr>
    </w:p>
    <w:p w14:paraId="6BA0CB02" w14:textId="3DB41934" w:rsidR="00C82C90" w:rsidRPr="00501586" w:rsidRDefault="009441AF" w:rsidP="000A0906">
      <w:pPr>
        <w:pStyle w:val="Heading3"/>
      </w:pPr>
      <w:bookmarkStart w:id="232" w:name="_Toc220331027"/>
      <w:r w:rsidRPr="00501586">
        <w:t>ACCESS AND CONFIGURATION HANDOVER</w:t>
      </w:r>
      <w:bookmarkEnd w:id="232"/>
    </w:p>
    <w:p w14:paraId="1298FFB8" w14:textId="77777777" w:rsidR="00C82C90" w:rsidRPr="00501586" w:rsidRDefault="00C82C90" w:rsidP="00C82C90">
      <w:r w:rsidRPr="00501586">
        <w:t>The outgoing Contractor shall transition:</w:t>
      </w:r>
    </w:p>
    <w:p w14:paraId="1296F037" w14:textId="77777777" w:rsidR="00C82C90" w:rsidRPr="00501586" w:rsidRDefault="00C82C90" w:rsidP="00BA61DD">
      <w:pPr>
        <w:numPr>
          <w:ilvl w:val="0"/>
          <w:numId w:val="106"/>
        </w:numPr>
      </w:pPr>
      <w:r w:rsidRPr="00501586">
        <w:t>System administrator accounts, role-based access, and credentials (in accordance with VA security policy)</w:t>
      </w:r>
    </w:p>
    <w:p w14:paraId="438A3490" w14:textId="77777777" w:rsidR="00C82C90" w:rsidRPr="00501586" w:rsidRDefault="00C82C90" w:rsidP="00BA61DD">
      <w:pPr>
        <w:numPr>
          <w:ilvl w:val="0"/>
          <w:numId w:val="106"/>
        </w:numPr>
      </w:pPr>
      <w:r w:rsidRPr="00501586">
        <w:t>Source code repositories, configuration files, and CI/CD pipeline documentation</w:t>
      </w:r>
    </w:p>
    <w:p w14:paraId="280F5633" w14:textId="77777777" w:rsidR="00C82C90" w:rsidRPr="00501586" w:rsidRDefault="00C82C90" w:rsidP="00BA61DD">
      <w:pPr>
        <w:numPr>
          <w:ilvl w:val="0"/>
          <w:numId w:val="106"/>
        </w:numPr>
      </w:pPr>
      <w:r w:rsidRPr="00501586">
        <w:t>Platform configuration settings, APIs, plug-ins, and connectors</w:t>
      </w:r>
    </w:p>
    <w:p w14:paraId="33C6AB36" w14:textId="77777777" w:rsidR="00A11BE9" w:rsidRPr="00501586" w:rsidRDefault="00C82C90" w:rsidP="00BA61DD">
      <w:pPr>
        <w:numPr>
          <w:ilvl w:val="0"/>
          <w:numId w:val="106"/>
        </w:numPr>
      </w:pPr>
      <w:r w:rsidRPr="00501586">
        <w:t>Test scripts, automated testing tools, and deployment processes</w:t>
      </w:r>
    </w:p>
    <w:p w14:paraId="6A762E97" w14:textId="30EA9E46" w:rsidR="00C82C90" w:rsidRPr="00501586" w:rsidRDefault="00C82C90" w:rsidP="00BA61DD">
      <w:pPr>
        <w:numPr>
          <w:ilvl w:val="0"/>
          <w:numId w:val="106"/>
        </w:numPr>
      </w:pPr>
      <w:r w:rsidRPr="00501586">
        <w:t>All accounts and licenses shall be transitioned to VA-controlled ownership prior to contract closeout.</w:t>
      </w:r>
    </w:p>
    <w:p w14:paraId="6E0B3553" w14:textId="71EF77CB" w:rsidR="00FE5DBC" w:rsidRPr="00501586" w:rsidRDefault="00FE5DBC" w:rsidP="00BA61DD">
      <w:pPr>
        <w:numPr>
          <w:ilvl w:val="0"/>
          <w:numId w:val="106"/>
        </w:numPr>
      </w:pPr>
      <w:r w:rsidRPr="00501586">
        <w:t>Develop a Access Transfer Report that details th</w:t>
      </w:r>
      <w:r w:rsidR="00216AFF" w:rsidRPr="00501586">
        <w:t>at provides c</w:t>
      </w:r>
      <w:r w:rsidRPr="00501586">
        <w:t xml:space="preserve">onfirmation </w:t>
      </w:r>
      <w:r w:rsidR="00216AFF" w:rsidRPr="00501586">
        <w:t xml:space="preserve">of the </w:t>
      </w:r>
      <w:r w:rsidRPr="00501586">
        <w:t>transfer of accounts, credentials, repositories, pipelines, and licenses to VA.</w:t>
      </w:r>
    </w:p>
    <w:p w14:paraId="4B59184B" w14:textId="77777777" w:rsidR="009F1940" w:rsidRPr="00501586" w:rsidRDefault="009F1940" w:rsidP="00C82C90">
      <w:pPr>
        <w:rPr>
          <w:b/>
          <w:bCs/>
        </w:rPr>
      </w:pPr>
    </w:p>
    <w:p w14:paraId="52E63963" w14:textId="037A1DBD" w:rsidR="00C82C90" w:rsidRPr="00501586" w:rsidRDefault="009441AF" w:rsidP="000A0906">
      <w:pPr>
        <w:pStyle w:val="Heading3"/>
      </w:pPr>
      <w:bookmarkStart w:id="233" w:name="_Toc220331028"/>
      <w:r w:rsidRPr="00501586">
        <w:t>COLLABORATION AND SUPPORT</w:t>
      </w:r>
      <w:bookmarkEnd w:id="233"/>
    </w:p>
    <w:p w14:paraId="65345F55" w14:textId="14001EC3" w:rsidR="00C82C90" w:rsidRPr="009F7792" w:rsidRDefault="00C82C90" w:rsidP="00BA61DD">
      <w:pPr>
        <w:numPr>
          <w:ilvl w:val="0"/>
          <w:numId w:val="107"/>
        </w:numPr>
      </w:pPr>
      <w:r w:rsidRPr="00501586">
        <w:t xml:space="preserve">The outgoing Contractor shall provide up to </w:t>
      </w:r>
      <w:r w:rsidR="00FD3CFF" w:rsidRPr="00BD6D25">
        <w:t>thirty</w:t>
      </w:r>
      <w:r w:rsidRPr="00BD6D25">
        <w:t xml:space="preserve"> (</w:t>
      </w:r>
      <w:r w:rsidR="00FD3CFF" w:rsidRPr="00BD6D25">
        <w:t>3</w:t>
      </w:r>
      <w:r w:rsidRPr="00BD6D25">
        <w:t>0) days of overlap support</w:t>
      </w:r>
      <w:r w:rsidRPr="00501586">
        <w:t xml:space="preserve"> </w:t>
      </w:r>
      <w:r w:rsidRPr="009F7792">
        <w:t>(or as otherwise directed by the Government) to address inquiries, clarify documentation, and assist onboarding.</w:t>
      </w:r>
    </w:p>
    <w:p w14:paraId="1A57B9CF" w14:textId="514FC12E" w:rsidR="00CF0014" w:rsidRPr="009F7792" w:rsidRDefault="00C82C90" w:rsidP="00BA61DD">
      <w:pPr>
        <w:numPr>
          <w:ilvl w:val="0"/>
          <w:numId w:val="107"/>
        </w:numPr>
      </w:pPr>
      <w:r w:rsidRPr="009F7792">
        <w:t xml:space="preserve">The incoming Contractor shall validate receipt of all documentation, credentials, and artifacts, and identify any deficiencies to the </w:t>
      </w:r>
      <w:del w:id="234" w:author="Awad, Mario" w:date="2026-03-04T14:15:00Z" w16du:dateUtc="2026-03-04T19:15:00Z">
        <w:r w:rsidRPr="009F7792" w:rsidDel="00824FC4">
          <w:delText>Contracting Officer’s Representative (</w:delText>
        </w:r>
      </w:del>
      <w:r w:rsidRPr="009F7792">
        <w:t>COR</w:t>
      </w:r>
      <w:del w:id="235" w:author="Awad, Mario" w:date="2026-03-04T14:15:00Z" w16du:dateUtc="2026-03-04T19:15:00Z">
        <w:r w:rsidRPr="009F7792" w:rsidDel="00824FC4">
          <w:delText>)</w:delText>
        </w:r>
      </w:del>
      <w:r w:rsidRPr="009F7792">
        <w:t>.</w:t>
      </w:r>
    </w:p>
    <w:p w14:paraId="0F07E6C6" w14:textId="3D0D824A" w:rsidR="002C60C3" w:rsidRPr="009F7792" w:rsidRDefault="009441AF" w:rsidP="00D554EB">
      <w:pPr>
        <w:pStyle w:val="Heading3"/>
      </w:pPr>
      <w:bookmarkStart w:id="236" w:name="_Toc220331029"/>
      <w:r w:rsidRPr="009F7792">
        <w:t>OUTGOING TRANSITION STATUS AND REPORTING</w:t>
      </w:r>
      <w:bookmarkEnd w:id="236"/>
    </w:p>
    <w:p w14:paraId="3D2D00BD" w14:textId="5EAA0096" w:rsidR="002C60C3" w:rsidRPr="009F7792" w:rsidRDefault="00DE6E01" w:rsidP="00BA61DD">
      <w:pPr>
        <w:numPr>
          <w:ilvl w:val="0"/>
          <w:numId w:val="108"/>
        </w:numPr>
      </w:pPr>
      <w:r w:rsidRPr="009F7792">
        <w:t xml:space="preserve">Provide </w:t>
      </w:r>
      <w:r w:rsidR="002C60C3" w:rsidRPr="009F7792">
        <w:t>incoming Contractor acknowledges sufficient receipt of documentation, access, and knowledge transfer to assume project responsibilities.</w:t>
      </w:r>
    </w:p>
    <w:p w14:paraId="02821F17" w14:textId="6AFDEDE7" w:rsidR="002C60C3" w:rsidRPr="009F7792" w:rsidRDefault="004E07A2" w:rsidP="00BA61DD">
      <w:pPr>
        <w:numPr>
          <w:ilvl w:val="0"/>
          <w:numId w:val="108"/>
        </w:numPr>
      </w:pPr>
      <w:r w:rsidRPr="009F7792">
        <w:t xml:space="preserve">Ensure no </w:t>
      </w:r>
      <w:r w:rsidR="002C60C3" w:rsidRPr="009F7792">
        <w:t>disruption to VA mission operations during or after transition.</w:t>
      </w:r>
    </w:p>
    <w:p w14:paraId="062EEBB2" w14:textId="5B6D77CA" w:rsidR="002C60C3" w:rsidRPr="009F7792" w:rsidRDefault="004E07A2" w:rsidP="00BA61DD">
      <w:pPr>
        <w:numPr>
          <w:ilvl w:val="0"/>
          <w:numId w:val="108"/>
        </w:numPr>
      </w:pPr>
      <w:r w:rsidRPr="009F7792">
        <w:t xml:space="preserve">Ensure all </w:t>
      </w:r>
      <w:r w:rsidR="002C60C3" w:rsidRPr="009F7792">
        <w:t>Government data, accounts, and environments are secured and fully under VA control at transition completion</w:t>
      </w:r>
    </w:p>
    <w:p w14:paraId="3455DB4A" w14:textId="7C568AA1" w:rsidR="0013308E" w:rsidRPr="009F7792" w:rsidRDefault="004E07A2" w:rsidP="00BA61DD">
      <w:pPr>
        <w:numPr>
          <w:ilvl w:val="0"/>
          <w:numId w:val="108"/>
        </w:numPr>
      </w:pPr>
      <w:r w:rsidRPr="009F7792">
        <w:t xml:space="preserve">Develop a </w:t>
      </w:r>
      <w:r w:rsidR="002C60C3" w:rsidRPr="009F7792">
        <w:t>Transition Closeout Report</w:t>
      </w:r>
      <w:r w:rsidR="007F31FC" w:rsidRPr="009F7792">
        <w:t xml:space="preserve"> as f</w:t>
      </w:r>
      <w:r w:rsidR="002C60C3" w:rsidRPr="009F7792">
        <w:t>inal certification that all transition activities have been completed, documentation has been provided, and issues have been resolved or documented.</w:t>
      </w:r>
    </w:p>
    <w:p w14:paraId="6ADE737B" w14:textId="77777777" w:rsidR="00A75BE9" w:rsidRPr="009F7792" w:rsidRDefault="00A75BE9" w:rsidP="00A75BE9"/>
    <w:p w14:paraId="0C752591" w14:textId="296A90EB" w:rsidR="00A75BE9" w:rsidRPr="009F7792" w:rsidRDefault="00A75BE9" w:rsidP="00A75BE9">
      <w:pPr>
        <w:rPr>
          <w:rFonts w:cs="Arial"/>
        </w:rPr>
      </w:pPr>
      <w:r w:rsidRPr="009F7792">
        <w:rPr>
          <w:rFonts w:cs="Arial"/>
        </w:rPr>
        <w:t xml:space="preserve">The Contractor shall provide four-week iterations per exercise of this optional task supported by one FTE (minimum of one FTE resource </w:t>
      </w:r>
      <w:r w:rsidR="00E212FA" w:rsidRPr="009F7792">
        <w:rPr>
          <w:rFonts w:cs="Arial"/>
        </w:rPr>
        <w:t>[</w:t>
      </w:r>
      <w:r w:rsidRPr="009F7792">
        <w:rPr>
          <w:rFonts w:cs="Arial"/>
        </w:rPr>
        <w:t xml:space="preserve">one FTE= 1,920 hours per year; minimum 147.7 hours per four-week iteration per FTE) delivered with the appropriate technical skill sets listed above and in accordance with Section 5.1.7 Project Management Oversight/Key Personnel (as applicable). This optional task can be executed up to </w:t>
      </w:r>
      <w:r w:rsidR="00717C10">
        <w:rPr>
          <w:rFonts w:cs="Arial"/>
        </w:rPr>
        <w:t>100 times</w:t>
      </w:r>
      <w:r w:rsidR="00426C1A">
        <w:rPr>
          <w:rFonts w:cs="Arial"/>
        </w:rPr>
        <w:t xml:space="preserve"> </w:t>
      </w:r>
      <w:r w:rsidRPr="009F7792">
        <w:rPr>
          <w:rFonts w:cs="Arial"/>
        </w:rPr>
        <w:t>over the PoP.</w:t>
      </w:r>
    </w:p>
    <w:p w14:paraId="2C94D90D" w14:textId="77777777" w:rsidR="00426C1A" w:rsidRPr="00D142AA" w:rsidRDefault="00426C1A" w:rsidP="00426C1A">
      <w:pPr>
        <w:rPr>
          <w:rFonts w:cs="Arial"/>
        </w:rPr>
      </w:pPr>
      <w:r w:rsidRPr="00D142AA">
        <w:rPr>
          <w:rFonts w:cs="Arial"/>
        </w:rPr>
        <w:t>Project Manager</w:t>
      </w:r>
    </w:p>
    <w:p w14:paraId="65578F5A" w14:textId="77777777" w:rsidR="00426C1A" w:rsidRPr="00D142AA" w:rsidRDefault="00426C1A" w:rsidP="00426C1A">
      <w:pPr>
        <w:rPr>
          <w:rFonts w:cs="Arial"/>
        </w:rPr>
      </w:pPr>
      <w:r w:rsidRPr="00D142AA">
        <w:rPr>
          <w:rFonts w:cs="Arial"/>
        </w:rPr>
        <w:t>Systems Engineer</w:t>
      </w:r>
    </w:p>
    <w:p w14:paraId="6B236269" w14:textId="77777777" w:rsidR="00426C1A" w:rsidRPr="00D142AA" w:rsidRDefault="00426C1A" w:rsidP="00426C1A">
      <w:pPr>
        <w:rPr>
          <w:rFonts w:cs="Arial"/>
        </w:rPr>
      </w:pPr>
      <w:r w:rsidRPr="00D142AA">
        <w:rPr>
          <w:rFonts w:cs="Arial"/>
        </w:rPr>
        <w:t>Release Manager</w:t>
      </w:r>
    </w:p>
    <w:p w14:paraId="47833381" w14:textId="3C1C9095" w:rsidR="00426C1A" w:rsidRPr="00D142AA" w:rsidRDefault="00426C1A" w:rsidP="00426C1A">
      <w:pPr>
        <w:rPr>
          <w:rFonts w:cs="Arial"/>
        </w:rPr>
      </w:pPr>
      <w:r w:rsidRPr="00D142AA">
        <w:rPr>
          <w:rFonts w:cs="Arial"/>
        </w:rPr>
        <w:t>Functional Analyst, Senior</w:t>
      </w:r>
    </w:p>
    <w:p w14:paraId="0F5BC24B" w14:textId="77777777" w:rsidR="00426C1A" w:rsidRPr="00D142AA" w:rsidRDefault="00426C1A" w:rsidP="00426C1A">
      <w:pPr>
        <w:rPr>
          <w:rFonts w:cs="Arial"/>
        </w:rPr>
      </w:pPr>
      <w:r w:rsidRPr="00D142AA">
        <w:rPr>
          <w:rFonts w:cs="Arial"/>
        </w:rPr>
        <w:t>Data Manager</w:t>
      </w:r>
    </w:p>
    <w:p w14:paraId="4E397656" w14:textId="2EE36AF0" w:rsidR="00426C1A" w:rsidRPr="00D142AA" w:rsidRDefault="00426C1A" w:rsidP="00426C1A">
      <w:pPr>
        <w:rPr>
          <w:rFonts w:cs="Arial"/>
        </w:rPr>
      </w:pPr>
      <w:r w:rsidRPr="00D142AA">
        <w:rPr>
          <w:rFonts w:cs="Arial"/>
        </w:rPr>
        <w:t>Deployment Technician, Junior</w:t>
      </w:r>
    </w:p>
    <w:p w14:paraId="0D7D98D6" w14:textId="658A5114" w:rsidR="00426C1A" w:rsidRPr="00D142AA" w:rsidRDefault="00426C1A" w:rsidP="00426C1A">
      <w:pPr>
        <w:rPr>
          <w:rFonts w:cs="Arial"/>
        </w:rPr>
      </w:pPr>
      <w:r w:rsidRPr="00D142AA">
        <w:rPr>
          <w:rFonts w:cs="Arial"/>
        </w:rPr>
        <w:t>Technical Writer/Editor, Senior</w:t>
      </w:r>
    </w:p>
    <w:p w14:paraId="265D0A2F" w14:textId="06554895" w:rsidR="00426C1A" w:rsidRPr="00D142AA" w:rsidRDefault="00426C1A" w:rsidP="00426C1A">
      <w:pPr>
        <w:rPr>
          <w:rFonts w:cs="Arial"/>
        </w:rPr>
      </w:pPr>
      <w:r w:rsidRPr="00D142AA">
        <w:rPr>
          <w:rFonts w:cs="Arial"/>
        </w:rPr>
        <w:t>508 Compliance Analyst/Tester</w:t>
      </w:r>
    </w:p>
    <w:p w14:paraId="5A5C68A4" w14:textId="77777777" w:rsidR="00426C1A" w:rsidRPr="00501586" w:rsidRDefault="00426C1A" w:rsidP="00426C1A">
      <w:pPr>
        <w:rPr>
          <w:rFonts w:cs="Arial"/>
        </w:rPr>
      </w:pPr>
      <w:r w:rsidRPr="00D142AA">
        <w:rPr>
          <w:rFonts w:cs="Arial"/>
        </w:rPr>
        <w:t>Quality Assurance Manager</w:t>
      </w:r>
    </w:p>
    <w:p w14:paraId="262744EE" w14:textId="77777777" w:rsidR="00426C1A" w:rsidRPr="00501586" w:rsidRDefault="00426C1A" w:rsidP="00426C1A">
      <w:pPr>
        <w:autoSpaceDE w:val="0"/>
        <w:autoSpaceDN w:val="0"/>
        <w:ind w:left="360"/>
        <w:contextualSpacing/>
        <w:jc w:val="both"/>
        <w:rPr>
          <w:rFonts w:cs="Arial"/>
        </w:rPr>
      </w:pPr>
    </w:p>
    <w:p w14:paraId="4B8C20C6" w14:textId="77777777" w:rsidR="00426C1A" w:rsidRPr="00501586" w:rsidRDefault="00426C1A" w:rsidP="00426C1A">
      <w:pPr>
        <w:autoSpaceDE w:val="0"/>
        <w:autoSpaceDN w:val="0"/>
        <w:adjustRightInd w:val="0"/>
        <w:rPr>
          <w:rFonts w:cs="Arial"/>
        </w:rPr>
      </w:pPr>
      <w:r w:rsidRPr="00501586">
        <w:rPr>
          <w:rFonts w:eastAsia="Calibri" w:cs="Arial"/>
          <w:b/>
          <w:bCs/>
        </w:rPr>
        <w:t>*Indicates Key Personnel</w:t>
      </w:r>
    </w:p>
    <w:p w14:paraId="793BE3F2" w14:textId="77777777" w:rsidR="000A0906" w:rsidRPr="009F7792" w:rsidRDefault="000A0906" w:rsidP="00C82C90"/>
    <w:p w14:paraId="0BFB44D3" w14:textId="1C22AC62" w:rsidR="00C82C90" w:rsidRPr="009F7792" w:rsidRDefault="00C82C90" w:rsidP="00C82C90">
      <w:r w:rsidRPr="009F7792">
        <w:t>Deliverables</w:t>
      </w:r>
    </w:p>
    <w:p w14:paraId="35BF7B8C" w14:textId="093CEEF1" w:rsidR="00C82C90" w:rsidRPr="009F7792" w:rsidRDefault="00C82C90" w:rsidP="00BA61DD">
      <w:pPr>
        <w:numPr>
          <w:ilvl w:val="0"/>
          <w:numId w:val="110"/>
        </w:numPr>
      </w:pPr>
      <w:r w:rsidRPr="009F7792">
        <w:t>Transition Plan</w:t>
      </w:r>
    </w:p>
    <w:p w14:paraId="0DF37517" w14:textId="77777777" w:rsidR="00C82C90" w:rsidRPr="009F7792" w:rsidRDefault="00C82C90" w:rsidP="00BA61DD">
      <w:pPr>
        <w:numPr>
          <w:ilvl w:val="0"/>
          <w:numId w:val="110"/>
        </w:numPr>
      </w:pPr>
      <w:r w:rsidRPr="009F7792">
        <w:t>System Documentation Package, to include:</w:t>
      </w:r>
    </w:p>
    <w:p w14:paraId="01E42D0B" w14:textId="77777777" w:rsidR="003E45B3" w:rsidRPr="009F7792" w:rsidRDefault="003E45B3" w:rsidP="00BA61DD">
      <w:pPr>
        <w:numPr>
          <w:ilvl w:val="1"/>
          <w:numId w:val="110"/>
        </w:numPr>
      </w:pPr>
      <w:r w:rsidRPr="009F7792">
        <w:t>Architecture diagrams and solution design documents</w:t>
      </w:r>
    </w:p>
    <w:p w14:paraId="29A0A2BD" w14:textId="77777777" w:rsidR="003E45B3" w:rsidRPr="009F7792" w:rsidRDefault="003E45B3" w:rsidP="00BA61DD">
      <w:pPr>
        <w:numPr>
          <w:ilvl w:val="1"/>
          <w:numId w:val="110"/>
        </w:numPr>
      </w:pPr>
      <w:r w:rsidRPr="009F7792">
        <w:t>Configuration documentation (workflows, entities, integrations)</w:t>
      </w:r>
    </w:p>
    <w:p w14:paraId="128FF8CB" w14:textId="77777777" w:rsidR="003E45B3" w:rsidRPr="009F7792" w:rsidRDefault="003E45B3" w:rsidP="00BA61DD">
      <w:pPr>
        <w:numPr>
          <w:ilvl w:val="1"/>
          <w:numId w:val="110"/>
        </w:numPr>
      </w:pPr>
      <w:r w:rsidRPr="009F7792">
        <w:t>Data schema, data dictionary, and entity relationships</w:t>
      </w:r>
    </w:p>
    <w:p w14:paraId="38483CD8" w14:textId="77777777" w:rsidR="003E45B3" w:rsidRPr="009F7792" w:rsidRDefault="003E45B3" w:rsidP="00BA61DD">
      <w:pPr>
        <w:numPr>
          <w:ilvl w:val="1"/>
          <w:numId w:val="110"/>
        </w:numPr>
      </w:pPr>
      <w:r w:rsidRPr="009F7792">
        <w:t>Security plan and access control lists</w:t>
      </w:r>
    </w:p>
    <w:p w14:paraId="4652EDAE" w14:textId="77777777" w:rsidR="003E45B3" w:rsidRPr="009F7792" w:rsidRDefault="003E45B3" w:rsidP="00BA61DD">
      <w:pPr>
        <w:numPr>
          <w:ilvl w:val="1"/>
          <w:numId w:val="110"/>
        </w:numPr>
      </w:pPr>
      <w:r w:rsidRPr="009F7792">
        <w:t>Testing artifacts (test cases, results, automated scripts)</w:t>
      </w:r>
    </w:p>
    <w:p w14:paraId="4EA11D90" w14:textId="216CC183" w:rsidR="003E45B3" w:rsidRPr="009F7792" w:rsidRDefault="003E45B3" w:rsidP="00BA61DD">
      <w:pPr>
        <w:numPr>
          <w:ilvl w:val="1"/>
          <w:numId w:val="110"/>
        </w:numPr>
      </w:pPr>
      <w:r w:rsidRPr="009F7792">
        <w:t>Product backlog, open defects, and release notes</w:t>
      </w:r>
    </w:p>
    <w:p w14:paraId="79F6ED44" w14:textId="0A57164D" w:rsidR="002C60C3" w:rsidRPr="00501586" w:rsidRDefault="00C82C90" w:rsidP="00BA61DD">
      <w:pPr>
        <w:numPr>
          <w:ilvl w:val="0"/>
          <w:numId w:val="110"/>
        </w:numPr>
      </w:pPr>
      <w:r w:rsidRPr="00501586">
        <w:t>Transition Closeout Report</w:t>
      </w:r>
    </w:p>
    <w:p w14:paraId="4CBE0428" w14:textId="3823C771" w:rsidR="004A6772" w:rsidRPr="004E0BC1" w:rsidRDefault="004D24CA" w:rsidP="004A6772">
      <w:pPr>
        <w:pStyle w:val="Heading2"/>
        <w:keepLines/>
        <w:tabs>
          <w:tab w:val="center" w:pos="1673"/>
        </w:tabs>
        <w:spacing w:after="108"/>
        <w:ind w:left="720"/>
      </w:pPr>
      <w:bookmarkStart w:id="237" w:name="_Toc220331030"/>
      <w:r>
        <w:t xml:space="preserve">TASK ORDER </w:t>
      </w:r>
      <w:r w:rsidR="004A6772">
        <w:t xml:space="preserve">TRANSITION (OPTIONAL TASK </w:t>
      </w:r>
      <w:r w:rsidR="007F5E29">
        <w:t>1</w:t>
      </w:r>
      <w:r w:rsidR="005056AF">
        <w:t>0</w:t>
      </w:r>
      <w:r w:rsidR="004A6772">
        <w:t>)</w:t>
      </w:r>
      <w:bookmarkEnd w:id="215"/>
      <w:bookmarkEnd w:id="216"/>
      <w:bookmarkEnd w:id="217"/>
      <w:bookmarkEnd w:id="237"/>
    </w:p>
    <w:p w14:paraId="4230FD5B" w14:textId="0CD440AD" w:rsidR="0031075D" w:rsidRDefault="0031075D" w:rsidP="0031075D">
      <w:pPr>
        <w:rPr>
          <w:rFonts w:cs="Arial"/>
        </w:rPr>
      </w:pPr>
      <w:r w:rsidRPr="00707869">
        <w:rPr>
          <w:rFonts w:cs="Arial"/>
        </w:rPr>
        <w:t>The Contractor shall provide a Transition Plan within 60 days of outgoing support for transitioning work from the current contract to a follow-on contract or Government entity.  This optional task may be to a Government entity or to another Contractor or to the incumbent Contractor under a new contr</w:t>
      </w:r>
      <w:r w:rsidRPr="005C1B98">
        <w:rPr>
          <w:rFonts w:cs="Arial"/>
        </w:rPr>
        <w:t xml:space="preserve">act.  The Contractor shall convey any and all information, as it pertains to the </w:t>
      </w:r>
      <w:r w:rsidR="0001055A">
        <w:rPr>
          <w:rFonts w:cs="Arial"/>
        </w:rPr>
        <w:t>EDGE</w:t>
      </w:r>
      <w:r w:rsidRPr="005C1B98">
        <w:rPr>
          <w:rFonts w:cs="Arial"/>
        </w:rPr>
        <w:t xml:space="preserve"> effort.  The Contractor shall submit details for the Transition Plan and execute the Transition Plan upon Government approval. The Transition task may be exercised once by the Government anytime during the base or Option Periods. Transition Plan shall be delivered at least 60 days prior to the end of the PoP. </w:t>
      </w:r>
    </w:p>
    <w:p w14:paraId="1D9D34C6" w14:textId="77777777" w:rsidR="008025C2" w:rsidRPr="005C1B98" w:rsidRDefault="008025C2" w:rsidP="0031075D">
      <w:pPr>
        <w:rPr>
          <w:rFonts w:cs="Arial"/>
        </w:rPr>
      </w:pPr>
    </w:p>
    <w:p w14:paraId="6C7474F5" w14:textId="77777777" w:rsidR="0031075D" w:rsidRPr="005C1B98" w:rsidRDefault="0031075D" w:rsidP="0031075D">
      <w:pPr>
        <w:rPr>
          <w:rFonts w:cs="Arial"/>
        </w:rPr>
      </w:pPr>
      <w:r w:rsidRPr="005C1B98">
        <w:rPr>
          <w:rFonts w:cs="Arial"/>
        </w:rPr>
        <w:t>The Contractor shall provide subject matter expertise support to affect the knowledge transfer in accordance with the Transition Plan.</w:t>
      </w:r>
      <w:r>
        <w:rPr>
          <w:rFonts w:cs="Arial"/>
        </w:rPr>
        <w:t xml:space="preserve"> </w:t>
      </w:r>
      <w:r w:rsidRPr="005C1B98">
        <w:rPr>
          <w:rFonts w:cs="Arial"/>
        </w:rPr>
        <w:t xml:space="preserve">In accordance with the Government-approved Transition Plan, the Contractor shall work collaboratively with incoming contractor, other support Contractors and/or Government personnel in implementing a complete transition from this contract to a new support provider.  This shall include formal coordination with Government staff and successor staff and management. This support shall also consist of providing advice, and clarification or explanation to facilitate the understanding of the information presented.   It shall also include delivery of copies of all artifacts delivered under this task order, as well as existing policies and procedures, and delivery of baseline metrics and statistics. </w:t>
      </w:r>
    </w:p>
    <w:p w14:paraId="4AB7C03B" w14:textId="77777777" w:rsidR="0031075D" w:rsidRPr="005C1B98" w:rsidRDefault="0031075D" w:rsidP="0031075D">
      <w:pPr>
        <w:rPr>
          <w:rFonts w:cs="Arial"/>
        </w:rPr>
      </w:pPr>
      <w:r w:rsidRPr="005C1B98">
        <w:rPr>
          <w:rFonts w:cs="Arial"/>
        </w:rPr>
        <w:t>The Transition Plan shall detail both the assumption of responsibilities and the transfer of responsibilities to follow-on parties at the conclusion of the PoP.  This Transition Plan shall include:</w:t>
      </w:r>
    </w:p>
    <w:p w14:paraId="06568090" w14:textId="77777777" w:rsidR="0031075D" w:rsidRPr="005C1B98" w:rsidRDefault="0031075D" w:rsidP="005A0FCB">
      <w:pPr>
        <w:numPr>
          <w:ilvl w:val="1"/>
          <w:numId w:val="70"/>
        </w:numPr>
        <w:spacing w:before="120" w:after="60" w:line="276" w:lineRule="auto"/>
        <w:contextualSpacing/>
        <w:rPr>
          <w:rFonts w:cs="Arial"/>
        </w:rPr>
      </w:pPr>
      <w:r w:rsidRPr="005C1B98">
        <w:rPr>
          <w:rFonts w:cs="Arial"/>
        </w:rPr>
        <w:t>Coordination with Government representatives.</w:t>
      </w:r>
    </w:p>
    <w:p w14:paraId="3F8EC1B8" w14:textId="77777777" w:rsidR="0031075D" w:rsidRPr="005C1B98" w:rsidRDefault="0031075D" w:rsidP="005A0FCB">
      <w:pPr>
        <w:numPr>
          <w:ilvl w:val="1"/>
          <w:numId w:val="70"/>
        </w:numPr>
        <w:spacing w:before="120" w:after="60" w:line="276" w:lineRule="auto"/>
        <w:contextualSpacing/>
        <w:rPr>
          <w:rFonts w:cs="Arial"/>
        </w:rPr>
      </w:pPr>
      <w:r w:rsidRPr="005C1B98">
        <w:rPr>
          <w:rFonts w:cs="Arial"/>
        </w:rPr>
        <w:t>Review, evaluation, and transition of current support services.</w:t>
      </w:r>
    </w:p>
    <w:p w14:paraId="62AA8C87" w14:textId="77777777" w:rsidR="0031075D" w:rsidRPr="005C1B98" w:rsidRDefault="0031075D" w:rsidP="005A0FCB">
      <w:pPr>
        <w:numPr>
          <w:ilvl w:val="1"/>
          <w:numId w:val="70"/>
        </w:numPr>
        <w:spacing w:before="120" w:after="60" w:line="276" w:lineRule="auto"/>
        <w:contextualSpacing/>
        <w:rPr>
          <w:rFonts w:cs="Arial"/>
        </w:rPr>
      </w:pPr>
      <w:r w:rsidRPr="005C1B98">
        <w:rPr>
          <w:rFonts w:cs="Arial"/>
        </w:rPr>
        <w:t>Transition of historic data to any new Contractor system.</w:t>
      </w:r>
    </w:p>
    <w:p w14:paraId="43DE0B55" w14:textId="77777777" w:rsidR="0031075D" w:rsidRPr="005C1B98" w:rsidRDefault="0031075D" w:rsidP="005A0FCB">
      <w:pPr>
        <w:numPr>
          <w:ilvl w:val="1"/>
          <w:numId w:val="70"/>
        </w:numPr>
        <w:spacing w:before="120" w:after="60" w:line="276" w:lineRule="auto"/>
        <w:contextualSpacing/>
        <w:rPr>
          <w:rFonts w:cs="Arial"/>
        </w:rPr>
      </w:pPr>
      <w:r w:rsidRPr="005C1B98">
        <w:rPr>
          <w:rFonts w:cs="Arial"/>
        </w:rPr>
        <w:t>Transition of Rational accounts.</w:t>
      </w:r>
    </w:p>
    <w:p w14:paraId="3865921F" w14:textId="77777777" w:rsidR="0031075D" w:rsidRPr="005C1B98" w:rsidRDefault="0031075D" w:rsidP="005A0FCB">
      <w:pPr>
        <w:numPr>
          <w:ilvl w:val="1"/>
          <w:numId w:val="70"/>
        </w:numPr>
        <w:spacing w:before="120" w:after="60" w:line="276" w:lineRule="auto"/>
        <w:contextualSpacing/>
        <w:rPr>
          <w:rFonts w:cs="Arial"/>
        </w:rPr>
      </w:pPr>
      <w:r w:rsidRPr="005C1B98">
        <w:rPr>
          <w:rFonts w:cs="Arial"/>
        </w:rPr>
        <w:t>Transfer of all necessary business and/or technical documentation</w:t>
      </w:r>
    </w:p>
    <w:p w14:paraId="2BA38BBA" w14:textId="77777777" w:rsidR="0031075D" w:rsidRPr="005C1B98" w:rsidRDefault="0031075D" w:rsidP="005A0FCB">
      <w:pPr>
        <w:numPr>
          <w:ilvl w:val="1"/>
          <w:numId w:val="70"/>
        </w:numPr>
        <w:spacing w:before="120" w:after="60" w:line="276" w:lineRule="auto"/>
        <w:contextualSpacing/>
        <w:rPr>
          <w:rFonts w:cs="Arial"/>
        </w:rPr>
      </w:pPr>
      <w:r w:rsidRPr="005C1B98">
        <w:rPr>
          <w:rFonts w:cs="Arial"/>
        </w:rPr>
        <w:lastRenderedPageBreak/>
        <w:t>Orientation phase and program to introduce Government and Contractor personnel, programs, and users to the Contractor's team, tools, methodologies, and business processes.</w:t>
      </w:r>
    </w:p>
    <w:p w14:paraId="3C341797" w14:textId="77777777" w:rsidR="0031075D" w:rsidRPr="005C1B98" w:rsidRDefault="0031075D" w:rsidP="005A0FCB">
      <w:pPr>
        <w:numPr>
          <w:ilvl w:val="1"/>
          <w:numId w:val="70"/>
        </w:numPr>
        <w:spacing w:before="120" w:after="60" w:line="276" w:lineRule="auto"/>
        <w:contextualSpacing/>
        <w:rPr>
          <w:rFonts w:cs="Arial"/>
        </w:rPr>
      </w:pPr>
      <w:r w:rsidRPr="005C1B98">
        <w:rPr>
          <w:rFonts w:cs="Arial"/>
        </w:rPr>
        <w:t xml:space="preserve">Disposition of Contractor purchased Government owned assets, </w:t>
      </w:r>
    </w:p>
    <w:p w14:paraId="3579DE76" w14:textId="77777777" w:rsidR="0031075D" w:rsidRPr="005C1B98" w:rsidRDefault="0031075D" w:rsidP="005A0FCB">
      <w:pPr>
        <w:numPr>
          <w:ilvl w:val="1"/>
          <w:numId w:val="70"/>
        </w:numPr>
        <w:spacing w:before="120" w:after="60" w:line="276" w:lineRule="auto"/>
        <w:contextualSpacing/>
        <w:rPr>
          <w:rFonts w:cs="Arial"/>
        </w:rPr>
      </w:pPr>
      <w:r w:rsidRPr="005C1B98">
        <w:rPr>
          <w:rFonts w:cs="Arial"/>
        </w:rPr>
        <w:t>Transfer of Government Furnished Equipment (GFE) and Government Furnished Information, and GFE inventory management assistance.</w:t>
      </w:r>
    </w:p>
    <w:p w14:paraId="1F583035" w14:textId="77777777" w:rsidR="0031075D" w:rsidRDefault="0031075D" w:rsidP="0031075D">
      <w:pPr>
        <w:rPr>
          <w:rFonts w:cs="Arial"/>
        </w:rPr>
      </w:pPr>
    </w:p>
    <w:p w14:paraId="0A45691A" w14:textId="77777777" w:rsidR="0031075D" w:rsidRDefault="0031075D" w:rsidP="0031075D">
      <w:pPr>
        <w:rPr>
          <w:rFonts w:cs="Arial"/>
        </w:rPr>
      </w:pPr>
      <w:r w:rsidRPr="005C1B98">
        <w:rPr>
          <w:rFonts w:cs="Arial"/>
        </w:rPr>
        <w:t xml:space="preserve">The finalized asset list shall be delivered as a Certificate of Transition Completion for all Assets, which will be signed by the VA Development PM and the Receiving Organization to indicate acceptance. The Certificate of Transition Completion for all assets shall be delivered 30 days prior to the completion of the PoP.  </w:t>
      </w:r>
    </w:p>
    <w:p w14:paraId="0ADD6EA7" w14:textId="77777777" w:rsidR="0031075D" w:rsidRDefault="0031075D" w:rsidP="0031075D">
      <w:pPr>
        <w:rPr>
          <w:rFonts w:cs="Arial"/>
        </w:rPr>
      </w:pPr>
    </w:p>
    <w:p w14:paraId="153E24D8" w14:textId="3B5CEF97" w:rsidR="0031075D" w:rsidRPr="005C1B98" w:rsidRDefault="0001055A" w:rsidP="0031075D">
      <w:pPr>
        <w:rPr>
          <w:rFonts w:cs="Arial"/>
        </w:rPr>
      </w:pPr>
      <w:r>
        <w:rPr>
          <w:rFonts w:cs="Arial"/>
        </w:rPr>
        <w:t>EDGE</w:t>
      </w:r>
      <w:r w:rsidR="0031075D" w:rsidRPr="005C1B98">
        <w:rPr>
          <w:rFonts w:cs="Arial"/>
        </w:rPr>
        <w:t xml:space="preserve"> Transition FTE support shall be comprised of Project Manager role as needed.</w:t>
      </w:r>
    </w:p>
    <w:p w14:paraId="37E8364D" w14:textId="77777777" w:rsidR="004A6772" w:rsidRDefault="004A6772" w:rsidP="004A6772"/>
    <w:p w14:paraId="6277E9FC" w14:textId="77777777" w:rsidR="004A6772" w:rsidRDefault="004A6772" w:rsidP="004A6772">
      <w:pPr>
        <w:rPr>
          <w:b/>
          <w:bCs/>
        </w:rPr>
      </w:pPr>
      <w:r>
        <w:rPr>
          <w:b/>
          <w:bCs/>
        </w:rPr>
        <w:t>Deliverables:</w:t>
      </w:r>
    </w:p>
    <w:p w14:paraId="009FAF5E" w14:textId="3CC3253B" w:rsidR="00740C3A" w:rsidRDefault="004A6772" w:rsidP="005A0FCB">
      <w:pPr>
        <w:pStyle w:val="ListParagraph"/>
        <w:numPr>
          <w:ilvl w:val="0"/>
          <w:numId w:val="71"/>
        </w:numPr>
      </w:pPr>
      <w:r>
        <w:t>Transition Plan</w:t>
      </w:r>
    </w:p>
    <w:p w14:paraId="0DD1A091" w14:textId="77777777" w:rsidR="008A293B" w:rsidRPr="008A293B" w:rsidRDefault="00E47F5F" w:rsidP="008A293B">
      <w:pPr>
        <w:pStyle w:val="Heading1"/>
      </w:pPr>
      <w:bookmarkStart w:id="238" w:name="_Toc220331031"/>
      <w:r w:rsidRPr="00D13E0C">
        <w:t>GENERAL REQUIREMENTS</w:t>
      </w:r>
      <w:bookmarkEnd w:id="238"/>
    </w:p>
    <w:p w14:paraId="0DD1A092" w14:textId="77777777" w:rsidR="00A751F1" w:rsidRDefault="000E225E" w:rsidP="0075504C">
      <w:pPr>
        <w:pStyle w:val="Heading2"/>
      </w:pPr>
      <w:bookmarkStart w:id="239" w:name="_Ref259621963"/>
      <w:bookmarkStart w:id="240" w:name="_Ref259622424"/>
      <w:bookmarkStart w:id="241" w:name="_Ref259622437"/>
      <w:bookmarkStart w:id="242" w:name="_Ref259622455"/>
      <w:bookmarkStart w:id="243" w:name="_Ref259622468"/>
      <w:bookmarkStart w:id="244" w:name="_Toc220331032"/>
      <w:bookmarkStart w:id="245" w:name="_Ref252786053"/>
      <w:bookmarkStart w:id="246" w:name="_Toc251331977"/>
      <w:r w:rsidRPr="00D13E0C">
        <w:t>ENTERPRISE AND IT FRAMEWORK</w:t>
      </w:r>
      <w:bookmarkEnd w:id="239"/>
      <w:bookmarkEnd w:id="240"/>
      <w:bookmarkEnd w:id="241"/>
      <w:bookmarkEnd w:id="242"/>
      <w:bookmarkEnd w:id="243"/>
      <w:bookmarkEnd w:id="244"/>
    </w:p>
    <w:p w14:paraId="7C9B311F" w14:textId="77777777" w:rsidR="00320077" w:rsidRDefault="00320077" w:rsidP="007774CD">
      <w:pPr>
        <w:pStyle w:val="NoSpacing"/>
      </w:pPr>
    </w:p>
    <w:p w14:paraId="68B8643A" w14:textId="4E9228E8" w:rsidR="00320077" w:rsidRPr="00533E63" w:rsidRDefault="00320077" w:rsidP="00EE56BE">
      <w:pPr>
        <w:pStyle w:val="Heading3"/>
      </w:pPr>
      <w:bookmarkStart w:id="247" w:name="_Toc220331033"/>
      <w:r w:rsidRPr="002224F3">
        <w:t>VA T</w:t>
      </w:r>
      <w:r w:rsidRPr="00533E63">
        <w:t>ECHNICAL REFERENCE MODEL</w:t>
      </w:r>
      <w:bookmarkEnd w:id="247"/>
    </w:p>
    <w:p w14:paraId="1493B9C4" w14:textId="77777777" w:rsidR="00320077" w:rsidRDefault="00320077" w:rsidP="007774CD">
      <w:pPr>
        <w:pStyle w:val="NoSpacing"/>
      </w:pPr>
    </w:p>
    <w:p w14:paraId="0DD1A094" w14:textId="375E4F4A" w:rsidR="00A751F1" w:rsidRDefault="00383553" w:rsidP="007774CD">
      <w:pPr>
        <w:pStyle w:val="NoSpacing"/>
      </w:pPr>
      <w:r w:rsidRPr="00D13E0C">
        <w:t>T</w:t>
      </w:r>
      <w:r w:rsidR="00A751F1" w:rsidRPr="00D13E0C">
        <w:t xml:space="preserve">he Contractor shall support the VA enterprise management framework.  In association with the framework, the Contractor shall comply with </w:t>
      </w:r>
      <w:r w:rsidR="002F6178">
        <w:t>OIT</w:t>
      </w:r>
      <w:r w:rsidR="00A751F1" w:rsidRPr="00D13E0C">
        <w:t xml:space="preserve"> Technical Reference Model (VA TRM).  </w:t>
      </w:r>
      <w:r w:rsidR="00C74AFD">
        <w:t xml:space="preserve">The </w:t>
      </w:r>
      <w:r w:rsidR="00A751F1" w:rsidRPr="00D13E0C">
        <w:t xml:space="preserve">VA TRM is one component within the overall Enterprise Architecture (EA) that establishes a common vocabulary and structure for describing the information technology used to develop, operate, and maintain enterprise applications.  </w:t>
      </w:r>
      <w:r w:rsidR="00C74AFD">
        <w:t>Moreover, the VA</w:t>
      </w:r>
      <w:r w:rsidR="00A751F1" w:rsidRPr="00D13E0C">
        <w:t xml:space="preserve"> TRM</w:t>
      </w:r>
      <w:r w:rsidR="00C74AFD">
        <w:t>, which</w:t>
      </w:r>
      <w:r w:rsidR="00A751F1" w:rsidRPr="00D13E0C">
        <w:t xml:space="preserve"> includes the Standards Profile and Product List</w:t>
      </w:r>
      <w:r w:rsidR="00C74AFD">
        <w:t xml:space="preserve">, serves </w:t>
      </w:r>
      <w:r w:rsidR="00A751F1" w:rsidRPr="00D13E0C">
        <w:t>as a technology roadmap</w:t>
      </w:r>
      <w:r w:rsidR="001077A5">
        <w:t xml:space="preserve"> and tool for supporting OIT</w:t>
      </w:r>
      <w:r w:rsidR="00A751F1" w:rsidRPr="00D13E0C">
        <w:t xml:space="preserve">.  </w:t>
      </w:r>
      <w:r w:rsidR="00EF1CB7">
        <w:t>Architecture</w:t>
      </w:r>
      <w:r w:rsidR="00C74AFD">
        <w:t xml:space="preserve"> &amp; Engineering Services (AES) </w:t>
      </w:r>
      <w:r w:rsidR="00A751F1" w:rsidRPr="00D13E0C">
        <w:t>has overall responsibility for the VA TRM.</w:t>
      </w:r>
    </w:p>
    <w:p w14:paraId="48BB7711" w14:textId="77777777" w:rsidR="000B0C10" w:rsidRDefault="000B0C10" w:rsidP="00524710">
      <w:pPr>
        <w:keepNext/>
        <w:rPr>
          <w:rStyle w:val="Emphasis"/>
        </w:rPr>
      </w:pPr>
    </w:p>
    <w:p w14:paraId="4977D07A" w14:textId="672FCC97" w:rsidR="001346F3" w:rsidRDefault="001346F3" w:rsidP="00760CA0">
      <w:pPr>
        <w:pStyle w:val="Heading3"/>
      </w:pPr>
      <w:bookmarkStart w:id="248" w:name="_Toc220331034"/>
      <w:r w:rsidRPr="001346F3">
        <w:t>ZERO TRUST – VA CRITICAL SECURITY CONTROLS</w:t>
      </w:r>
      <w:bookmarkEnd w:id="248"/>
    </w:p>
    <w:p w14:paraId="738B67A8" w14:textId="77777777" w:rsidR="001346F3" w:rsidRDefault="001346F3" w:rsidP="001346F3"/>
    <w:p w14:paraId="1D7083B2" w14:textId="6540F3A3" w:rsidR="001346F3" w:rsidRDefault="001346F3" w:rsidP="001346F3">
      <w:r w:rsidRPr="001346F3">
        <w:t xml:space="preserve">VA has established minimum mandatory security requirements and requires that any network connected software system or service must meet the VA Critical Security Controls as outlined in the VA Memorandum, “VA Security Controls”, https://www.voa.va.gov/DocumentView.aspx?DocumentID=5010.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w:t>
      </w:r>
      <w:r w:rsidRPr="001346F3">
        <w:lastRenderedPageBreak/>
        <w:t>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r>
        <w:t>.</w:t>
      </w:r>
    </w:p>
    <w:p w14:paraId="0739F08F" w14:textId="77777777" w:rsidR="001346F3" w:rsidRPr="001346F3" w:rsidRDefault="001346F3" w:rsidP="00832CDF"/>
    <w:p w14:paraId="485338DC" w14:textId="4B20EED9" w:rsidR="00320077" w:rsidRDefault="00320077" w:rsidP="00760CA0">
      <w:pPr>
        <w:pStyle w:val="Heading3"/>
      </w:pPr>
      <w:bookmarkStart w:id="249" w:name="_Toc220331035"/>
      <w:r w:rsidRPr="00320077">
        <w:t>FEDERAL IDENTITY, CREDENTIAL, AND ACCESS MANAGEMENT</w:t>
      </w:r>
      <w:r>
        <w:t xml:space="preserve"> (</w:t>
      </w:r>
      <w:r w:rsidRPr="00320077">
        <w:t>FICAM</w:t>
      </w:r>
      <w:r>
        <w:t>)</w:t>
      </w:r>
      <w:bookmarkEnd w:id="249"/>
      <w:r w:rsidRPr="00320077">
        <w:t xml:space="preserve"> </w:t>
      </w:r>
    </w:p>
    <w:p w14:paraId="1EF511FA" w14:textId="40C474B9" w:rsidR="004543FA" w:rsidRPr="00760CA0" w:rsidRDefault="004543FA" w:rsidP="004543FA">
      <w:pPr>
        <w:pStyle w:val="NoSpacing"/>
      </w:pPr>
      <w:r>
        <w:t xml:space="preserve">The Contractor shall ensure Commercial Off-The-Shelf (COTS) product(s), software configuration and customization, and/or new software are </w:t>
      </w:r>
      <w:r w:rsidRPr="00760CA0">
        <w:t>Personal Identity Verification (PIV) card</w:t>
      </w:r>
      <w:r>
        <w:t xml:space="preserve">-enabled by accepting HSPD-12 PIV credentials using </w:t>
      </w:r>
      <w:hyperlink r:id="rId29" w:tooltip="Link to VA Enterprise Architecture" w:history="1">
        <w:r w:rsidR="00361EE4" w:rsidRPr="00361EE4">
          <w:rPr>
            <w:rStyle w:val="Hyperlink"/>
          </w:rPr>
          <w:t>VA Enterprise Architecture (EA)</w:t>
        </w:r>
      </w:hyperlink>
      <w:r>
        <w:t xml:space="preserve">, and VA Identity and Access Management (IAM) approved </w:t>
      </w:r>
      <w:hyperlink r:id="rId30" w:tooltip="Link to Enterprise Technology Guidelines (formerly Enterprise Design Patterns)" w:history="1">
        <w:r w:rsidR="00361EE4" w:rsidRPr="00361EE4">
          <w:rPr>
            <w:rStyle w:val="Hyperlink"/>
          </w:rPr>
          <w:t>Enterprise Technology Guidelines (ETG)</w:t>
        </w:r>
      </w:hyperlink>
      <w:r w:rsidR="00361EE4" w:rsidRPr="00361EE4">
        <w:rPr>
          <w:u w:val="single"/>
        </w:rPr>
        <w:t>.</w:t>
      </w:r>
      <w:r>
        <w:t xml:space="preserve"> </w:t>
      </w:r>
      <w:r w:rsidRPr="00760CA0">
        <w:t xml:space="preserve">The Contractor shall ensure all Contractor delivered applications and systems comply with the VA Identity, Credential, and Access Management policies and guidelines </w:t>
      </w:r>
      <w:bookmarkStart w:id="250" w:name="_Hlk72417056"/>
      <w:r w:rsidRPr="00760CA0">
        <w:t>set forth in VA Handbook 6510</w:t>
      </w:r>
      <w:r w:rsidR="008715E3">
        <w:t xml:space="preserve"> VA Identity and Access Management, VA Handbook 0735 Homeland Security Presidential Directive 12 (HSPD-12) Program, </w:t>
      </w:r>
      <w:r w:rsidR="00361EE4" w:rsidRPr="00361EE4">
        <w:t xml:space="preserve">CISA Binding Operational Directive 23-01, </w:t>
      </w:r>
      <w:r w:rsidRPr="00760CA0">
        <w:t>and align with the Federal Identity, Credential, and Access Management Roadmap and Implementation Guidance v2.0.</w:t>
      </w:r>
      <w:bookmarkEnd w:id="250"/>
    </w:p>
    <w:p w14:paraId="3ABF5533" w14:textId="77777777" w:rsidR="004543FA" w:rsidRDefault="004543FA" w:rsidP="004543FA">
      <w:pPr>
        <w:pStyle w:val="NoSpacing"/>
        <w:rPr>
          <w:color w:val="00B050"/>
        </w:rPr>
      </w:pPr>
    </w:p>
    <w:p w14:paraId="593453E7" w14:textId="6C92AF46" w:rsidR="004543FA" w:rsidRDefault="004543FA" w:rsidP="004543FA">
      <w:pPr>
        <w:pStyle w:val="NoSpacing"/>
      </w:pPr>
      <w:r>
        <w:t xml:space="preserve">The Contractor shall ensure all Contractor delivered applications and systems provide user authentication services compliant with the National Institute of Standards and Technology (NIST) Special Publication (SP) 800-63-3, VA Handbook 6500, and VA IAM enterprise requirements for direct, assertion based authentication, and/or trust based authentication, as determined by the </w:t>
      </w:r>
      <w:r w:rsidR="004C4264">
        <w:t>ETGs</w:t>
      </w:r>
      <w:r>
        <w:t>. Direct authentication at a minimum must include Public Key Infrastructure (PKI) based authentication supportive of PIV card and/or Common Access Card (CAC), as determined by the business need.</w:t>
      </w:r>
    </w:p>
    <w:p w14:paraId="47839E9B" w14:textId="77777777" w:rsidR="004543FA" w:rsidRDefault="004543FA" w:rsidP="004543FA">
      <w:pPr>
        <w:pStyle w:val="NoSpacing"/>
      </w:pPr>
    </w:p>
    <w:p w14:paraId="1F688A69" w14:textId="6570BB4B" w:rsidR="004543FA" w:rsidRPr="00760CA0" w:rsidRDefault="004543FA" w:rsidP="004543FA">
      <w:pPr>
        <w:pStyle w:val="NoSpacing"/>
      </w:pPr>
      <w:r>
        <w:t xml:space="preserve">The Contractor </w:t>
      </w:r>
      <w:r w:rsidRPr="00760CA0">
        <w:t>shall ensure all Contractor delivered applications and systems</w:t>
      </w:r>
      <w:r w:rsidDel="00397950">
        <w:t xml:space="preserve"> </w:t>
      </w:r>
      <w:r>
        <w:t xml:space="preserve">conform to the specific Identity and Access Management PIV requirements set forth in </w:t>
      </w:r>
      <w:r w:rsidRPr="00760CA0">
        <w:t xml:space="preserve">the Office of </w:t>
      </w:r>
      <w:bookmarkStart w:id="251" w:name="_Hlk72417086"/>
      <w:r w:rsidRPr="00760CA0">
        <w:t>Management and Budget (OMB)</w:t>
      </w:r>
      <w:r>
        <w:t xml:space="preserve"> Memoranda </w:t>
      </w:r>
      <w:hyperlink r:id="rId31" w:tooltip="Link to OMB Memorandum M-05-24" w:history="1">
        <w:r w:rsidR="004C4264" w:rsidRPr="004C4264">
          <w:rPr>
            <w:rStyle w:val="Hyperlink"/>
          </w:rPr>
          <w:t>M-05-24</w:t>
        </w:r>
      </w:hyperlink>
      <w:r w:rsidR="004C4264" w:rsidRPr="004C4264">
        <w:t xml:space="preserve">, </w:t>
      </w:r>
      <w:hyperlink r:id="rId32" w:tooltip="Link to OMB Memorandum M-19-17" w:history="1">
        <w:r w:rsidR="004C4264" w:rsidRPr="004C4264">
          <w:rPr>
            <w:rStyle w:val="Hyperlink"/>
          </w:rPr>
          <w:t>M-19-17</w:t>
        </w:r>
      </w:hyperlink>
      <w:r w:rsidR="004C4264" w:rsidRPr="004C4264">
        <w:t xml:space="preserve">, </w:t>
      </w:r>
      <w:hyperlink r:id="rId33" w:tooltip="Link to OMB Memorandum M-22-09" w:history="1">
        <w:r w:rsidR="004C4264" w:rsidRPr="004C4264">
          <w:rPr>
            <w:rStyle w:val="Hyperlink"/>
          </w:rPr>
          <w:t>M-22-09</w:t>
        </w:r>
      </w:hyperlink>
      <w:r w:rsidR="008715E3">
        <w:t>,</w:t>
      </w:r>
      <w:r>
        <w:t xml:space="preserve"> and NIST Federal Information Processing Standard (FIPS) 201-</w:t>
      </w:r>
      <w:r w:rsidR="004C4264">
        <w:t>3</w:t>
      </w:r>
      <w:r>
        <w:t xml:space="preserve">. </w:t>
      </w:r>
      <w:r w:rsidRPr="00760CA0">
        <w:t xml:space="preserve">Contractor delivered applications and systems shall be on </w:t>
      </w:r>
      <w:r w:rsidR="00C3073C">
        <w:t xml:space="preserve">the </w:t>
      </w:r>
      <w:r w:rsidRPr="00760CA0">
        <w:t>FIPS 201 Approved Product List (APL). If the Contractor delivered application and system is not on the APL, the Contractor shall be responsible for taking the application and system through the FIPS 201 Evaluation Program.</w:t>
      </w:r>
      <w:bookmarkEnd w:id="251"/>
    </w:p>
    <w:p w14:paraId="0892996B" w14:textId="77777777" w:rsidR="004543FA" w:rsidRDefault="004543FA" w:rsidP="004543FA">
      <w:pPr>
        <w:pStyle w:val="NoSpacing"/>
        <w:rPr>
          <w:color w:val="00B050"/>
        </w:rPr>
      </w:pPr>
    </w:p>
    <w:p w14:paraId="7B1444FB" w14:textId="77777777" w:rsidR="004543FA" w:rsidRPr="00760CA0" w:rsidRDefault="004543FA" w:rsidP="004543FA">
      <w:pPr>
        <w:pStyle w:val="NoSpacing"/>
      </w:pPr>
      <w:r w:rsidRPr="00760CA0">
        <w:t>The Contractor shall ensure all Contractor delivered applications and systems support:</w:t>
      </w:r>
    </w:p>
    <w:p w14:paraId="53A74A57" w14:textId="6144FB88" w:rsidR="004543FA" w:rsidRPr="00760CA0" w:rsidRDefault="004543FA" w:rsidP="005A0FCB">
      <w:pPr>
        <w:pStyle w:val="NoSpacing"/>
        <w:numPr>
          <w:ilvl w:val="0"/>
          <w:numId w:val="32"/>
        </w:numPr>
      </w:pPr>
      <w:r w:rsidRPr="00760CA0">
        <w:t>Automated provisioning and are able to use enterprise provisioning service</w:t>
      </w:r>
      <w:r w:rsidR="00C3073C">
        <w:t>.</w:t>
      </w:r>
    </w:p>
    <w:p w14:paraId="53DBE0DE" w14:textId="55ED570C" w:rsidR="004543FA" w:rsidRPr="00760CA0" w:rsidRDefault="004543FA" w:rsidP="005A0FCB">
      <w:pPr>
        <w:pStyle w:val="NoSpacing"/>
        <w:numPr>
          <w:ilvl w:val="0"/>
          <w:numId w:val="32"/>
        </w:numPr>
      </w:pPr>
      <w:r w:rsidRPr="00760CA0">
        <w:t xml:space="preserve">Interfacing with VA’s Master </w:t>
      </w:r>
      <w:r w:rsidR="00426D84">
        <w:t>Person</w:t>
      </w:r>
      <w:r w:rsidR="00426D84" w:rsidRPr="00760CA0">
        <w:t xml:space="preserve"> </w:t>
      </w:r>
      <w:r w:rsidRPr="00760CA0">
        <w:t>Index (M</w:t>
      </w:r>
      <w:r w:rsidR="00426D84">
        <w:t>P</w:t>
      </w:r>
      <w:r w:rsidRPr="00760CA0">
        <w:t>I) to provision identity attributes, if the solution relies on VA user identities. M</w:t>
      </w:r>
      <w:r w:rsidR="00426D84">
        <w:t>P</w:t>
      </w:r>
      <w:r w:rsidRPr="00760CA0">
        <w:t>I is the authoritative source for VA user identity data.</w:t>
      </w:r>
    </w:p>
    <w:p w14:paraId="354E88C1" w14:textId="77777777" w:rsidR="004543FA" w:rsidRPr="00760CA0" w:rsidRDefault="004543FA" w:rsidP="005A0FCB">
      <w:pPr>
        <w:pStyle w:val="NoSpacing"/>
        <w:numPr>
          <w:ilvl w:val="0"/>
          <w:numId w:val="32"/>
        </w:numPr>
      </w:pPr>
      <w:r w:rsidRPr="00760CA0">
        <w:t>The VA defined unique identity (Secure Identifier [SEC ID] / Integrated Control Number [ICN]).</w:t>
      </w:r>
    </w:p>
    <w:p w14:paraId="20E1215E" w14:textId="77777777" w:rsidR="004543FA" w:rsidRPr="00760CA0" w:rsidRDefault="004543FA" w:rsidP="005A0FCB">
      <w:pPr>
        <w:pStyle w:val="NoSpacing"/>
        <w:numPr>
          <w:ilvl w:val="0"/>
          <w:numId w:val="32"/>
        </w:numPr>
      </w:pPr>
      <w:r w:rsidRPr="00760CA0">
        <w:lastRenderedPageBreak/>
        <w:t>Multiple authenticators for a given identity and authenticators at every Authenticator Assurance Level (AAL) appropriate for the solution.</w:t>
      </w:r>
    </w:p>
    <w:p w14:paraId="77C9D109" w14:textId="77777777" w:rsidR="004543FA" w:rsidRPr="00760CA0" w:rsidRDefault="004543FA" w:rsidP="005A0FCB">
      <w:pPr>
        <w:pStyle w:val="NoSpacing"/>
        <w:numPr>
          <w:ilvl w:val="0"/>
          <w:numId w:val="32"/>
        </w:numPr>
      </w:pPr>
      <w:r w:rsidRPr="00760CA0">
        <w:t>Identity proofing for each Identity Assurance Level (IAL) appropriate for the solution.</w:t>
      </w:r>
    </w:p>
    <w:p w14:paraId="146547D3" w14:textId="77777777" w:rsidR="004543FA" w:rsidRPr="00760CA0" w:rsidRDefault="004543FA" w:rsidP="005A0FCB">
      <w:pPr>
        <w:pStyle w:val="NoSpacing"/>
        <w:numPr>
          <w:ilvl w:val="0"/>
          <w:numId w:val="32"/>
        </w:numPr>
      </w:pPr>
      <w:r w:rsidRPr="00760CA0">
        <w:t>Federation for each Federation Assurance Level (FAL) appropriate for the solution, if applicable.</w:t>
      </w:r>
    </w:p>
    <w:p w14:paraId="0C811F61" w14:textId="77777777" w:rsidR="004543FA" w:rsidRPr="00760CA0" w:rsidRDefault="004543FA" w:rsidP="005A0FCB">
      <w:pPr>
        <w:pStyle w:val="NoSpacing"/>
        <w:numPr>
          <w:ilvl w:val="0"/>
          <w:numId w:val="32"/>
        </w:numPr>
      </w:pPr>
      <w:r w:rsidRPr="00760CA0">
        <w:t>Two-factor authentication (2FA) through an applicable design pattern as outlined in VA Enterprise Design Patterns</w:t>
      </w:r>
      <w:r w:rsidRPr="002C2284">
        <w:t>.</w:t>
      </w:r>
    </w:p>
    <w:p w14:paraId="509D88C8" w14:textId="0D315309" w:rsidR="004543FA" w:rsidRPr="00760CA0" w:rsidRDefault="004543FA" w:rsidP="005A0FCB">
      <w:pPr>
        <w:pStyle w:val="NoSpacing"/>
        <w:numPr>
          <w:ilvl w:val="0"/>
          <w:numId w:val="32"/>
        </w:numPr>
      </w:pPr>
      <w:r>
        <w:t xml:space="preserve">A </w:t>
      </w:r>
      <w:r w:rsidRPr="008249E8">
        <w:t>Security Assertion Markup Language</w:t>
      </w:r>
      <w:r>
        <w:t xml:space="preserve"> (SAML) implementation if the solution relies on assertion</w:t>
      </w:r>
      <w:r w:rsidR="00426D84">
        <w:t>-</w:t>
      </w:r>
      <w:r>
        <w:t>based authentication. Additional assertion implementations, besides the required SAML assertion, may be provided as long as they are compliant with NIST SP 800-63-3 guidelines.</w:t>
      </w:r>
    </w:p>
    <w:p w14:paraId="46953181" w14:textId="38578806" w:rsidR="004543FA" w:rsidRPr="00760CA0" w:rsidRDefault="004543FA" w:rsidP="005A0FCB">
      <w:pPr>
        <w:pStyle w:val="NoSpacing"/>
        <w:numPr>
          <w:ilvl w:val="0"/>
          <w:numId w:val="32"/>
        </w:numPr>
      </w:pPr>
      <w:r>
        <w:t xml:space="preserve">Authentication/account binding based on trusted </w:t>
      </w:r>
      <w:r w:rsidRPr="008249E8">
        <w:t>Hypertext Transfer Protocol</w:t>
      </w:r>
      <w:r w:rsidR="00C3073C">
        <w:t xml:space="preserve"> (HTTP) headers if</w:t>
      </w:r>
      <w:r>
        <w:t xml:space="preserve"> the solution relies on Trust based authentication.</w:t>
      </w:r>
    </w:p>
    <w:p w14:paraId="6498FB53" w14:textId="77777777" w:rsidR="004543FA" w:rsidRPr="00760CA0" w:rsidRDefault="004543FA" w:rsidP="005A0FCB">
      <w:pPr>
        <w:pStyle w:val="NoSpacing"/>
        <w:numPr>
          <w:ilvl w:val="0"/>
          <w:numId w:val="32"/>
        </w:numPr>
      </w:pPr>
      <w:r w:rsidRPr="00760CA0">
        <w:t>Role Based Access Control.</w:t>
      </w:r>
    </w:p>
    <w:p w14:paraId="5BEE9AB5" w14:textId="77777777" w:rsidR="004543FA" w:rsidRPr="00760CA0" w:rsidRDefault="004543FA" w:rsidP="005A0FCB">
      <w:pPr>
        <w:pStyle w:val="NoSpacing"/>
        <w:numPr>
          <w:ilvl w:val="0"/>
          <w:numId w:val="32"/>
        </w:numPr>
      </w:pPr>
      <w:r w:rsidRPr="00760CA0">
        <w:t>Auditing and reporting capabilities.</w:t>
      </w:r>
    </w:p>
    <w:p w14:paraId="6BB1FFBF" w14:textId="29586CF9" w:rsidR="004543FA" w:rsidRPr="00E54EBC" w:rsidRDefault="004543FA" w:rsidP="005A0FCB">
      <w:pPr>
        <w:pStyle w:val="NoSpacing"/>
        <w:numPr>
          <w:ilvl w:val="0"/>
          <w:numId w:val="32"/>
        </w:numPr>
        <w:rPr>
          <w:color w:val="00B050"/>
        </w:rPr>
      </w:pPr>
      <w:r>
        <w:t xml:space="preserve">Compliance with </w:t>
      </w:r>
      <w:r w:rsidR="00E54EBC" w:rsidRPr="00E54EBC">
        <w:t xml:space="preserve">VIEWS 00155984, PIV Logical Access Policy Clarification </w:t>
      </w:r>
      <w:hyperlink r:id="rId34" w:tooltip="Link to VIEWS 00155984 PIV Logical Access Policy Clarification Memorandum" w:history="1">
        <w:r w:rsidR="00E54EBC" w:rsidRPr="00C83BC3">
          <w:rPr>
            <w:rStyle w:val="Hyperlink"/>
          </w:rPr>
          <w:t>https://www.voa.va.gov/DocumentView.aspx?DocumentID=4896</w:t>
        </w:r>
      </w:hyperlink>
      <w:r w:rsidR="00E54EBC">
        <w:t>.</w:t>
      </w:r>
    </w:p>
    <w:p w14:paraId="26AD351B" w14:textId="77777777" w:rsidR="004543FA" w:rsidRDefault="004543FA" w:rsidP="004543FA">
      <w:pPr>
        <w:pStyle w:val="NoSpacing"/>
        <w:ind w:left="720"/>
        <w:rPr>
          <w:color w:val="00B050"/>
        </w:rPr>
      </w:pPr>
    </w:p>
    <w:p w14:paraId="5DDB03E1" w14:textId="77777777" w:rsidR="004543FA" w:rsidRDefault="004543FA" w:rsidP="004543FA">
      <w:pPr>
        <w:pStyle w:val="NoSpacing"/>
        <w:rPr>
          <w:color w:val="00B050"/>
        </w:rPr>
      </w:pPr>
    </w:p>
    <w:p w14:paraId="3630BBFC" w14:textId="77777777" w:rsidR="004543FA" w:rsidRPr="00760CA0" w:rsidRDefault="004543FA" w:rsidP="004543FA">
      <w:pPr>
        <w:pStyle w:val="NoSpacing"/>
      </w:pPr>
      <w:r w:rsidRPr="00760CA0">
        <w:t>The required Assurance Levels for this specific effort are Identity Assurance Level 3, Authenticator Assurance Level 3, and Federation Assurance Level 3.</w:t>
      </w:r>
    </w:p>
    <w:p w14:paraId="72195E1B" w14:textId="77777777" w:rsidR="003802F1" w:rsidRDefault="003802F1" w:rsidP="007774CD">
      <w:pPr>
        <w:pStyle w:val="NoSpacing"/>
      </w:pPr>
    </w:p>
    <w:p w14:paraId="3AA38E7B" w14:textId="350230F9" w:rsidR="009603E8" w:rsidRDefault="00320077" w:rsidP="00EE56BE">
      <w:pPr>
        <w:pStyle w:val="Heading3"/>
      </w:pPr>
      <w:bookmarkStart w:id="252" w:name="_Toc220331036"/>
      <w:r>
        <w:t>INTERNET PROTOCOL VERSION 6 (IPV6)</w:t>
      </w:r>
      <w:bookmarkEnd w:id="252"/>
    </w:p>
    <w:p w14:paraId="37253B0D" w14:textId="77777777" w:rsidR="00854FCA" w:rsidRPr="00854FCA" w:rsidRDefault="00854FCA" w:rsidP="00EE56BE"/>
    <w:p w14:paraId="03C772D4" w14:textId="15C6D30A" w:rsidR="001829ED" w:rsidRDefault="001829ED" w:rsidP="001829ED">
      <w:pPr>
        <w:pStyle w:val="NoSpacing"/>
      </w:pPr>
      <w:bookmarkStart w:id="253" w:name="_Hlk72417187"/>
      <w:r>
        <w:t xml:space="preserve">The Contractor solution shall support Internet Protocol Version 6 (IPv6) based upon </w:t>
      </w:r>
      <w:r w:rsidRPr="00CB71D3">
        <w:t xml:space="preserve">the </w:t>
      </w:r>
      <w:r>
        <w:t>memo</w:t>
      </w:r>
      <w:r w:rsidRPr="00CB71D3">
        <w:t xml:space="preserve"> issued by the Office of Management and Budget (OMB) on </w:t>
      </w:r>
      <w:r>
        <w:t xml:space="preserve">November 19, 2020 </w:t>
      </w:r>
      <w:r w:rsidRPr="00CB71D3">
        <w:t>(</w:t>
      </w:r>
      <w:hyperlink r:id="rId35" w:tooltip="Link to OMB Memorandum M-21-07" w:history="1">
        <w:r w:rsidRPr="00A57C8F">
          <w:rPr>
            <w:rStyle w:val="Hyperlink"/>
          </w:rPr>
          <w:t>https://www.whitehouse.gov/wp-content/uploads/2020/11/M-21-07.pdf</w:t>
        </w:r>
      </w:hyperlink>
      <w:r>
        <w:t xml:space="preserve">). </w:t>
      </w:r>
      <w:r w:rsidRPr="00CB71D3">
        <w:t xml:space="preserve"> IPv6 technology, in accordance with the USGv6 </w:t>
      </w:r>
      <w:r>
        <w:t xml:space="preserve">Program </w:t>
      </w:r>
      <w:hyperlink r:id="rId36" w:tooltip="Link to USGv6 Program Revision 1" w:history="1">
        <w:r w:rsidRPr="002C4177">
          <w:rPr>
            <w:rStyle w:val="Hyperlink"/>
          </w:rPr>
          <w:t>(https://www.nist.gov/programs-projects/usgv6-program/usgv6-revision-1</w:t>
        </w:r>
      </w:hyperlink>
      <w:r>
        <w:t xml:space="preserve">), </w:t>
      </w:r>
      <w:r w:rsidRPr="00CB71D3">
        <w:t>NIST Special Publication (SP) 500-267</w:t>
      </w:r>
      <w:r>
        <w:t>B Revision 1</w:t>
      </w:r>
      <w:r w:rsidRPr="00CB71D3">
        <w:t xml:space="preserve"> </w:t>
      </w:r>
      <w:r>
        <w:t>“USGv6 Profile” (</w:t>
      </w:r>
      <w:hyperlink r:id="rId37" w:tooltip="Link to NIST Special Publication 500-267B Revision 1" w:history="1">
        <w:r w:rsidRPr="00D44460">
          <w:rPr>
            <w:rStyle w:val="Hyperlink"/>
          </w:rPr>
          <w:t>https://doi.org/10.6028/NIST.SP.500-267Br1</w:t>
        </w:r>
      </w:hyperlink>
      <w:r w:rsidRPr="00CB71D3">
        <w:t>),</w:t>
      </w:r>
      <w:r>
        <w:t xml:space="preserve"> </w:t>
      </w:r>
      <w:r w:rsidR="00E84103">
        <w:t xml:space="preserve">and </w:t>
      </w:r>
      <w:r>
        <w:t>NIST SP 800-119 “Guidelines for the Secure Deployment of IPv6” (</w:t>
      </w:r>
      <w:hyperlink r:id="rId38" w:tooltip="Link to NIST Special Publication 800-119" w:history="1">
        <w:r w:rsidRPr="00D44460">
          <w:rPr>
            <w:rStyle w:val="Hyperlink"/>
          </w:rPr>
          <w:t>https://doi.org/10.6028/NIST.SP.800-119</w:t>
        </w:r>
      </w:hyperlink>
      <w:r>
        <w:t>), compliance shall be included in all IT infrastructures, application designs, application development, operational systems and sub-systems, and their integration.  In addition</w:t>
      </w:r>
      <w:r w:rsidRPr="00917E98">
        <w:t xml:space="preserve"> to the above requirements, all de</w:t>
      </w:r>
      <w:r>
        <w:t>v</w:t>
      </w:r>
      <w:r w:rsidRPr="00917E98">
        <w:t xml:space="preserve">ices shall support </w:t>
      </w:r>
      <w:r>
        <w:t xml:space="preserve">native IPv6 and </w:t>
      </w:r>
      <w:r w:rsidRPr="00917E98">
        <w:t>dual stack</w:t>
      </w:r>
      <w:r>
        <w:t xml:space="preserve"> </w:t>
      </w:r>
      <w:r w:rsidRPr="004D0AB9">
        <w:t>(</w:t>
      </w:r>
      <w:r>
        <w:t xml:space="preserve">IPv6 </w:t>
      </w:r>
      <w:r w:rsidRPr="004D0AB9">
        <w:t>/</w:t>
      </w:r>
      <w:r>
        <w:t xml:space="preserve"> IPv4</w:t>
      </w:r>
      <w:r w:rsidRPr="004D0AB9">
        <w:t>)</w:t>
      </w:r>
      <w:r w:rsidRPr="00917E98">
        <w:t xml:space="preserve"> connectivity without additional memory or other resources</w:t>
      </w:r>
      <w:r>
        <w:t xml:space="preserve"> being provided by the Government,</w:t>
      </w:r>
      <w:r w:rsidRPr="00917E98">
        <w:t xml:space="preserve"> so that they can function in a mixed environment</w:t>
      </w:r>
      <w:r>
        <w:t xml:space="preserve">.  All public/external facing servers and services (e.g. web, email, DNS, ISP services, etc.) shall support native IPv6 and dual stack </w:t>
      </w:r>
      <w:r w:rsidRPr="004D0AB9">
        <w:t>(</w:t>
      </w:r>
      <w:r>
        <w:t xml:space="preserve">IPv6 </w:t>
      </w:r>
      <w:r w:rsidRPr="004D0AB9">
        <w:t>/</w:t>
      </w:r>
      <w:r>
        <w:t xml:space="preserve"> IPv4</w:t>
      </w:r>
      <w:r w:rsidRPr="004D0AB9">
        <w:t>)</w:t>
      </w:r>
      <w:r>
        <w:t xml:space="preserve"> users and all internal infrastructure and applications </w:t>
      </w:r>
      <w:r w:rsidRPr="00917E98">
        <w:t>shall communicate using native IPv6</w:t>
      </w:r>
      <w:r>
        <w:t xml:space="preserve"> and dual stack </w:t>
      </w:r>
      <w:r w:rsidRPr="004D0AB9">
        <w:t>(</w:t>
      </w:r>
      <w:r w:rsidRPr="00991F0D">
        <w:t>IPv6</w:t>
      </w:r>
      <w:r>
        <w:t xml:space="preserve"> </w:t>
      </w:r>
      <w:r w:rsidRPr="004D0AB9">
        <w:t>/</w:t>
      </w:r>
      <w:r w:rsidRPr="00991F0D">
        <w:t xml:space="preserve"> IPv4</w:t>
      </w:r>
      <w:r w:rsidRPr="004D0AB9">
        <w:t>)</w:t>
      </w:r>
      <w:r>
        <w:t xml:space="preserve"> </w:t>
      </w:r>
      <w:r w:rsidRPr="00917E98">
        <w:t>operations</w:t>
      </w:r>
      <w:r>
        <w:t xml:space="preserve">.  </w:t>
      </w:r>
    </w:p>
    <w:bookmarkEnd w:id="253"/>
    <w:p w14:paraId="0DFC6166" w14:textId="77777777" w:rsidR="004D6C55" w:rsidRDefault="004D6C55" w:rsidP="004D6C55"/>
    <w:p w14:paraId="06CB6DA3" w14:textId="4E1EE5B2" w:rsidR="00320077" w:rsidRDefault="00320077" w:rsidP="00320077">
      <w:pPr>
        <w:pStyle w:val="Heading3"/>
      </w:pPr>
      <w:bookmarkStart w:id="254" w:name="_Toc220331037"/>
      <w:r>
        <w:t>TRUSTED INTERNET CONNECTION (TIC)</w:t>
      </w:r>
      <w:bookmarkEnd w:id="254"/>
    </w:p>
    <w:p w14:paraId="51112AA3" w14:textId="29ED20C2" w:rsidR="00EE56BE" w:rsidRDefault="00EE56BE" w:rsidP="00EE56BE">
      <w:pPr>
        <w:pStyle w:val="NoSpacing"/>
        <w:ind w:left="720"/>
        <w:rPr>
          <w:rFonts w:cs="Arial"/>
        </w:rPr>
      </w:pPr>
    </w:p>
    <w:p w14:paraId="0E2CF7EE" w14:textId="77777777" w:rsidR="00F86E2D" w:rsidRPr="003065CD" w:rsidRDefault="00F86E2D" w:rsidP="00D26DA6">
      <w:bookmarkStart w:id="255" w:name="_Hlk72417216"/>
      <w:r w:rsidRPr="00361DA5">
        <w:lastRenderedPageBreak/>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39"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40" w:tooltip="Link to CISA Core TIC 3.0 Guidance Documents" w:history="1">
        <w:r w:rsidRPr="0045668A">
          <w:rPr>
            <w:rStyle w:val="Hyperlink"/>
            <w:rFonts w:cs="Arial"/>
          </w:rPr>
          <w:t>https://www.cisa.gov/publication/tic-30-core-guidance-documents</w:t>
        </w:r>
      </w:hyperlink>
      <w:r w:rsidRPr="003065CD">
        <w:rPr>
          <w:rFonts w:cs="Arial"/>
        </w:rPr>
        <w:t xml:space="preserve">).  Any </w:t>
      </w:r>
      <w:r w:rsidRPr="00B32D3B">
        <w:rPr>
          <w:rFonts w:cs="Arial"/>
        </w:rPr>
        <w:t xml:space="preserve">deviations must be approved by the VA TIC 3.0 Working Group at </w:t>
      </w:r>
      <w:hyperlink r:id="rId41" w:history="1">
        <w:r w:rsidRPr="0045668A">
          <w:rPr>
            <w:rStyle w:val="Hyperlink"/>
            <w:rFonts w:cs="Arial"/>
          </w:rPr>
          <w:t>vaoisesatic30team@va.gov</w:t>
        </w:r>
      </w:hyperlink>
      <w:r w:rsidRPr="003065CD">
        <w:rPr>
          <w:rFonts w:cs="Arial"/>
        </w:rPr>
        <w:t>.</w:t>
      </w:r>
      <w:bookmarkEnd w:id="255"/>
    </w:p>
    <w:p w14:paraId="4E206B09" w14:textId="77777777" w:rsidR="005931CC" w:rsidRDefault="005931CC" w:rsidP="005A1B57">
      <w:pPr>
        <w:pStyle w:val="NoSpacing"/>
        <w:rPr>
          <w:rFonts w:cs="Arial"/>
        </w:rPr>
      </w:pPr>
    </w:p>
    <w:p w14:paraId="125EBC4D" w14:textId="2871C703" w:rsidR="00320077" w:rsidRPr="00854FCA" w:rsidRDefault="00854FCA" w:rsidP="00EE56BE">
      <w:pPr>
        <w:pStyle w:val="Heading3"/>
      </w:pPr>
      <w:bookmarkStart w:id="256" w:name="_Toc220331038"/>
      <w:bookmarkStart w:id="257" w:name="_Hlk55209184"/>
      <w:r>
        <w:t>STANDARD COMPUTER CONFIGURATION</w:t>
      </w:r>
      <w:bookmarkEnd w:id="256"/>
    </w:p>
    <w:p w14:paraId="576A9942" w14:textId="77777777" w:rsidR="00320077" w:rsidRPr="004726D4" w:rsidRDefault="00320077" w:rsidP="005A1B57">
      <w:pPr>
        <w:pStyle w:val="NoSpacing"/>
      </w:pPr>
    </w:p>
    <w:p w14:paraId="25C6EB2D" w14:textId="1FCBD501" w:rsidR="004726D4" w:rsidRPr="005B6C62" w:rsidRDefault="004726D4" w:rsidP="001F5235">
      <w:pPr>
        <w:pStyle w:val="NoSpacing"/>
      </w:pPr>
      <w:bookmarkStart w:id="258" w:name="_Hlk526254933"/>
      <w:r w:rsidRPr="005B6C62">
        <w:t xml:space="preserve">The Contractor IT end user solution that is developed for use on standard VA computers shall be compatible with and be supported on the standard VA operating system, </w:t>
      </w:r>
      <w:bookmarkStart w:id="259" w:name="_Hlk72417253"/>
      <w:r w:rsidRPr="005B6C62">
        <w:t xml:space="preserve">currently </w:t>
      </w:r>
      <w:bookmarkStart w:id="260" w:name="_Hlk72481993"/>
      <w:r w:rsidRPr="005B6C62">
        <w:t xml:space="preserve">Windows </w:t>
      </w:r>
      <w:r w:rsidR="00DB436E">
        <w:t>10</w:t>
      </w:r>
      <w:r w:rsidRPr="005B6C62">
        <w:t xml:space="preserve"> (64bit), </w:t>
      </w:r>
      <w:r w:rsidR="00572731">
        <w:t xml:space="preserve">Edge (Chromium based), and </w:t>
      </w:r>
      <w:r w:rsidRPr="005B6C62">
        <w:t xml:space="preserve">365 </w:t>
      </w:r>
      <w:r w:rsidR="00572731">
        <w:t>Apps for enterprise</w:t>
      </w:r>
      <w:r w:rsidR="00DB436E">
        <w:t>.</w:t>
      </w:r>
      <w:r w:rsidRPr="005B6C62">
        <w:t xml:space="preserve">  Applications delivered to VA and intended to be deployed to Windows </w:t>
      </w:r>
      <w:r w:rsidR="00DB436E">
        <w:t>10</w:t>
      </w:r>
      <w:r w:rsidRPr="005B6C62">
        <w:t xml:space="preserve"> workstations shall be delivered as a signed .msi package with switches for silent and unattended installation and updates shall be delivered in signed .msp file formats for easy deployment using </w:t>
      </w:r>
      <w:r w:rsidR="00572731">
        <w:t xml:space="preserve">Microsoft Endpoint Configuration Manager (CM) </w:t>
      </w:r>
      <w:r w:rsidRPr="005B6C62">
        <w:t xml:space="preserve">VA’s current desktop application deployment tool.  </w:t>
      </w:r>
      <w:bookmarkEnd w:id="259"/>
      <w:bookmarkEnd w:id="260"/>
      <w:r w:rsidRPr="005B6C62">
        <w:t>Signing of the software code shall be through a vendor provided certificate that is trusted by VA using a code signing authority such as Verizon/Cybertrust or Symantec/VeriSign.  The Contractor shall also ensure and certify that their solution functions as expected when used from a standard VA computer, with non-admin, standard user rights that have been configured using the United States Government Configuration Baseline (USGCB) and Defense Information Systems Agency (DISA) Secure Technical Implementation Guide (STIG) specific to the particular client operating system being used.</w:t>
      </w:r>
    </w:p>
    <w:bookmarkEnd w:id="257"/>
    <w:bookmarkEnd w:id="258"/>
    <w:p w14:paraId="21D3C0BE" w14:textId="77777777" w:rsidR="004726D4" w:rsidRDefault="004726D4" w:rsidP="005A1B57">
      <w:pPr>
        <w:pStyle w:val="NoSpacing"/>
      </w:pPr>
    </w:p>
    <w:p w14:paraId="64ABFA2D" w14:textId="77777777" w:rsidR="00DB422D" w:rsidRDefault="00DB422D" w:rsidP="005A1B57">
      <w:pPr>
        <w:pStyle w:val="NoSpacing"/>
        <w:rPr>
          <w:rFonts w:cs="Arial"/>
        </w:rPr>
      </w:pPr>
    </w:p>
    <w:p w14:paraId="631ACE6E" w14:textId="3DDAC066" w:rsidR="00854FCA" w:rsidRDefault="00854FCA" w:rsidP="00854FCA">
      <w:pPr>
        <w:pStyle w:val="Heading3"/>
      </w:pPr>
      <w:bookmarkStart w:id="261" w:name="_Toc220331039"/>
      <w:bookmarkStart w:id="262" w:name="_Hlk56417929"/>
      <w:r>
        <w:t>VETERAN FOCUSED INTEGRATION PROCESS (VIP)</w:t>
      </w:r>
      <w:r w:rsidR="00F201A2">
        <w:t xml:space="preserve"> AND PRODUCT LINE MANAGEMENT (PLM)</w:t>
      </w:r>
      <w:bookmarkEnd w:id="261"/>
    </w:p>
    <w:p w14:paraId="2FEC8460" w14:textId="77777777" w:rsidR="00854FCA" w:rsidRPr="00D13E0C" w:rsidRDefault="00854FCA" w:rsidP="005A1B57">
      <w:pPr>
        <w:pStyle w:val="NoSpacing"/>
        <w:rPr>
          <w:rFonts w:cs="Arial"/>
        </w:rPr>
      </w:pPr>
    </w:p>
    <w:p w14:paraId="11B88989" w14:textId="77777777" w:rsidR="008C1345" w:rsidRPr="008C1345" w:rsidRDefault="00F201A2" w:rsidP="008C1345">
      <w:pPr>
        <w:pStyle w:val="NoSpacing"/>
      </w:pPr>
      <w:bookmarkStart w:id="263" w:name="_Hlk72417404"/>
      <w:r>
        <w:t xml:space="preserve">The Contractor shall support VA efforts IAW the updated </w:t>
      </w:r>
      <w:r w:rsidRPr="00D421E2">
        <w:t xml:space="preserve">Veteran Focused Integration Process </w:t>
      </w:r>
      <w:r>
        <w:t>(</w:t>
      </w:r>
      <w:r w:rsidRPr="002F5E40">
        <w:t>VIP</w:t>
      </w:r>
      <w:r>
        <w:t xml:space="preserve">) and </w:t>
      </w:r>
      <w:del w:id="264" w:author="Awad, Mario" w:date="2026-03-04T14:07:00Z" w16du:dateUtc="2026-03-04T19:07:00Z">
        <w:r w:rsidDel="00176A33">
          <w:delText>Product Line Management (</w:delText>
        </w:r>
      </w:del>
      <w:r>
        <w:t>PLM</w:t>
      </w:r>
      <w:del w:id="265" w:author="Awad, Mario" w:date="2026-03-04T14:07:00Z" w16du:dateUtc="2026-03-04T19:07:00Z">
        <w:r w:rsidDel="00176A33">
          <w:delText>)</w:delText>
        </w:r>
      </w:del>
      <w:r>
        <w:t>.</w:t>
      </w:r>
      <w:del w:id="266" w:author="Awad, Mario" w:date="2026-03-04T14:07:00Z" w16du:dateUtc="2026-03-04T19:07:00Z">
        <w:r w:rsidDel="00176A33">
          <w:delText xml:space="preserve"> </w:delText>
        </w:r>
      </w:del>
      <w:r>
        <w:t xml:space="preserve"> The major focus of the new VIP</w:t>
      </w:r>
      <w:r w:rsidRPr="002F5E40">
        <w:t xml:space="preserve"> is </w:t>
      </w:r>
      <w:r>
        <w:t xml:space="preserve">on Governance and Reporting and is less prescriptive, with a focus on outcomes and continuous delivery of value. </w:t>
      </w:r>
      <w:del w:id="267" w:author="Awad, Mario" w:date="2026-03-04T14:08:00Z" w16du:dateUtc="2026-03-04T19:08:00Z">
        <w:r w:rsidDel="00176A33">
          <w:delText xml:space="preserve"> Product Line Management (</w:delText>
        </w:r>
      </w:del>
      <w:r>
        <w:t>PLM</w:t>
      </w:r>
      <w:del w:id="268" w:author="Awad, Mario" w:date="2026-03-04T14:08:00Z" w16du:dateUtc="2026-03-04T19:08:00Z">
        <w:r w:rsidDel="00176A33">
          <w:delText>)</w:delText>
        </w:r>
      </w:del>
      <w:r>
        <w:t xml:space="preserve"> is a framework that focuses on delivering functional products that provide the highest priority work to customers while delivering simplified, reliable, and practical solutions to the business, medical staff, and our Veterans.  </w:t>
      </w:r>
      <w:r w:rsidRPr="002F5E40">
        <w:t>The VIP Guide</w:t>
      </w:r>
      <w:r>
        <w:t xml:space="preserve"> is a companion guide to the PLM Playbook and</w:t>
      </w:r>
      <w:r w:rsidRPr="002F5E40">
        <w:t xml:space="preserve"> can be found at</w:t>
      </w:r>
      <w:r>
        <w:t>:</w:t>
      </w:r>
      <w:r w:rsidRPr="002F5E40">
        <w:t xml:space="preserve"> </w:t>
      </w:r>
      <w:hyperlink r:id="rId42" w:tooltip="Link to VIP Guide through the VOA Site" w:history="1">
        <w:r w:rsidRPr="00A007F1">
          <w:rPr>
            <w:rStyle w:val="Hyperlink"/>
          </w:rPr>
          <w:t>https://www.voa.va.gov/DocumentView.aspx?DocumentID=4371</w:t>
        </w:r>
      </w:hyperlink>
      <w:r>
        <w:rPr>
          <w:rStyle w:val="Hyperlink"/>
        </w:rPr>
        <w:t xml:space="preserve"> </w:t>
      </w:r>
      <w:r w:rsidRPr="00780D2B">
        <w:t>and</w:t>
      </w:r>
      <w:r>
        <w:t xml:space="preserve"> the PLM Playbook can be found</w:t>
      </w:r>
      <w:r w:rsidR="00B2133B">
        <w:t xml:space="preserve"> </w:t>
      </w:r>
      <w:r>
        <w:t>a</w:t>
      </w:r>
      <w:bookmarkStart w:id="269" w:name="_Hlk72416579"/>
      <w:r w:rsidR="0045668A">
        <w:t xml:space="preserve">t </w:t>
      </w:r>
      <w:hyperlink r:id="rId43" w:tooltip="Link to PLM Playbook" w:history="1">
        <w:r w:rsidR="0045668A" w:rsidRPr="00143D7E">
          <w:rPr>
            <w:rStyle w:val="Hyperlink"/>
            <w:rFonts w:cs="Arial"/>
          </w:rPr>
          <w:t>https://www.voa.va.gov/DocumentView.aspx?DocumentID=4946</w:t>
        </w:r>
      </w:hyperlink>
      <w:bookmarkEnd w:id="269"/>
      <w:r w:rsidRPr="00A007F1">
        <w:t xml:space="preserve">.  </w:t>
      </w:r>
    </w:p>
    <w:p w14:paraId="5DC72FCC" w14:textId="77777777" w:rsidR="008C1345" w:rsidRPr="008C1345" w:rsidRDefault="008C1345" w:rsidP="008C1345">
      <w:pPr>
        <w:pStyle w:val="NoSpacing"/>
      </w:pPr>
      <w:r w:rsidRPr="008C1345">
        <w:t>VIP and PLM are the authoritative processes that IT projects must follow to ensure development and delivery of IT products.</w:t>
      </w:r>
    </w:p>
    <w:p w14:paraId="3D819414" w14:textId="77777777" w:rsidR="008C1345" w:rsidRPr="008C1345" w:rsidRDefault="008C1345" w:rsidP="008C1345">
      <w:pPr>
        <w:pStyle w:val="NoSpacing"/>
      </w:pPr>
    </w:p>
    <w:p w14:paraId="2F1A9D7B" w14:textId="77777777" w:rsidR="008C1345" w:rsidRPr="008C1345" w:rsidRDefault="008C1345" w:rsidP="008C1345">
      <w:pPr>
        <w:pStyle w:val="NoSpacing"/>
      </w:pPr>
      <w:r w:rsidRPr="008C1345">
        <w:lastRenderedPageBreak/>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2B1845D6" w14:textId="77777777" w:rsidR="008C1345" w:rsidRPr="008C1345" w:rsidRDefault="008C1345" w:rsidP="008C1345">
      <w:pPr>
        <w:pStyle w:val="NoSpacing"/>
      </w:pPr>
    </w:p>
    <w:p w14:paraId="5D3BE786" w14:textId="77777777" w:rsidR="008C1345" w:rsidRPr="008C1345" w:rsidRDefault="008C1345" w:rsidP="008C1345">
      <w:pPr>
        <w:pStyle w:val="NoSpacing"/>
      </w:pPr>
      <w:r w:rsidRPr="008C1345">
        <w:t xml:space="preserve">The PLM Transformation Playbook details how OIT leadership expects Product Lines (PLs) to implement PLM, DevOps, and Lean-Agile principles, methods, practices, and techniques through levels of maturity.  The PLM Transformation Playbook applies to all </w:t>
      </w:r>
      <w:del w:id="270" w:author="Awad, Mario" w:date="2026-03-04T14:06:00Z" w16du:dateUtc="2026-03-04T19:06:00Z">
        <w:r w:rsidRPr="008C1345" w:rsidDel="00176A33">
          <w:delText>Information Technology (</w:delText>
        </w:r>
      </w:del>
      <w:r w:rsidRPr="008C1345">
        <w:t>IT</w:t>
      </w:r>
      <w:del w:id="271" w:author="Awad, Mario" w:date="2026-03-04T14:06:00Z" w16du:dateUtc="2026-03-04T19:06:00Z">
        <w:r w:rsidRPr="008C1345" w:rsidDel="00176A33">
          <w:delText>)</w:delText>
        </w:r>
      </w:del>
      <w:r w:rsidRPr="008C1345">
        <w:t xml:space="preserve"> products aligned to PLs in the Software Product Management, Infrastructure Operations and Product Engineering organizations within the OIT organization. </w:t>
      </w:r>
    </w:p>
    <w:p w14:paraId="5E2DF624" w14:textId="77777777" w:rsidR="008C1345" w:rsidRPr="008C1345" w:rsidRDefault="008C1345" w:rsidP="008C1345">
      <w:pPr>
        <w:pStyle w:val="NoSpacing"/>
      </w:pPr>
    </w:p>
    <w:p w14:paraId="04C091FD" w14:textId="1EE87E9C" w:rsidR="00F201A2" w:rsidRDefault="008C1345" w:rsidP="008C1345">
      <w:pPr>
        <w:pStyle w:val="NoSpacing"/>
      </w:pPr>
      <w:r w:rsidRPr="008C1345">
        <w:t>Others outside the referenced groups or organizations may use the VIP Guide and PLM Transformation Playbook for situational awareness as needed</w:t>
      </w:r>
      <w:r w:rsidR="00056CD7" w:rsidRPr="00056CD7">
        <w:t>.</w:t>
      </w:r>
    </w:p>
    <w:bookmarkEnd w:id="263"/>
    <w:p w14:paraId="169DF789" w14:textId="77777777" w:rsidR="00F201A2" w:rsidRDefault="00F201A2" w:rsidP="00F31FAC">
      <w:pPr>
        <w:pStyle w:val="NoSpacing"/>
      </w:pPr>
    </w:p>
    <w:bookmarkEnd w:id="262"/>
    <w:p w14:paraId="0DD1A09B" w14:textId="2871DA7C" w:rsidR="007852A2" w:rsidRDefault="007852A2" w:rsidP="005A1B57">
      <w:pPr>
        <w:pStyle w:val="NoSpacing"/>
        <w:rPr>
          <w:rFonts w:cs="Arial"/>
        </w:rPr>
      </w:pPr>
    </w:p>
    <w:p w14:paraId="2E3FB29E" w14:textId="20132773" w:rsidR="00854FCA" w:rsidRDefault="00854FCA" w:rsidP="00854FCA">
      <w:pPr>
        <w:pStyle w:val="Heading3"/>
      </w:pPr>
      <w:bookmarkStart w:id="272" w:name="_Toc220331040"/>
      <w:bookmarkStart w:id="273" w:name="_Hlk70664055"/>
      <w:r>
        <w:t>PROCESS ASSET LIBRARY (PAL)</w:t>
      </w:r>
      <w:bookmarkEnd w:id="272"/>
    </w:p>
    <w:p w14:paraId="27C2D167" w14:textId="77777777" w:rsidR="00854FCA" w:rsidRPr="00D13E0C" w:rsidRDefault="00854FCA" w:rsidP="005A1B57">
      <w:pPr>
        <w:pStyle w:val="NoSpacing"/>
        <w:rPr>
          <w:rFonts w:cs="Arial"/>
        </w:rPr>
      </w:pPr>
    </w:p>
    <w:p w14:paraId="0314E59F" w14:textId="419948BB" w:rsidR="00EC02CD" w:rsidRPr="00EC02CD" w:rsidRDefault="00EC02CD" w:rsidP="00EC02CD">
      <w:pPr>
        <w:pStyle w:val="NoSpacing"/>
      </w:pPr>
      <w:bookmarkStart w:id="274" w:name="_Hlk526254949"/>
      <w:r w:rsidRPr="00EC02CD">
        <w:t xml:space="preserve">The Contractor shall perform their duties consistent with the processes defined in the OIT Process Asset Library (PAL).  The PAL scope includes the full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The Contractor shall follow the PAL processes to ensure compliance with policies and regulations and to meet VA quality standards.  The PAL includes the contractor onboarding process consistent with Section 6.2.2 and can be found at </w:t>
      </w:r>
      <w:hyperlink r:id="rId44" w:tooltip="Link to Contractor Onboarding Process Map" w:history="1">
        <w:r w:rsidR="0073526D" w:rsidRPr="0073526D">
          <w:rPr>
            <w:rStyle w:val="Hyperlink"/>
          </w:rPr>
          <w:t>process_CONB_ext.docx (live.com)</w:t>
        </w:r>
      </w:hyperlink>
      <w:r w:rsidRPr="00EC02CD">
        <w:t xml:space="preserve">.  The main PAL can be accessed at </w:t>
      </w:r>
      <w:hyperlink r:id="rId45" w:history="1">
        <w:r w:rsidRPr="00EC02CD">
          <w:rPr>
            <w:rStyle w:val="Hyperlink"/>
          </w:rPr>
          <w:t>www.va.gov/process</w:t>
        </w:r>
      </w:hyperlink>
      <w:r w:rsidRPr="00EC02CD">
        <w:t>.</w:t>
      </w:r>
    </w:p>
    <w:bookmarkEnd w:id="273"/>
    <w:bookmarkEnd w:id="274"/>
    <w:p w14:paraId="1667F324" w14:textId="4CEF0717" w:rsidR="00EC02CD" w:rsidRDefault="00EC02CD" w:rsidP="005A1B57">
      <w:pPr>
        <w:pStyle w:val="NoSpacing"/>
      </w:pPr>
    </w:p>
    <w:p w14:paraId="08EFD254" w14:textId="6D9C80B4" w:rsidR="008A2272" w:rsidRDefault="002B0294" w:rsidP="00870742">
      <w:pPr>
        <w:pStyle w:val="Heading3"/>
      </w:pPr>
      <w:bookmarkStart w:id="275" w:name="_Toc220331041"/>
      <w:bookmarkStart w:id="276" w:name="_Hlk71276455"/>
      <w:r>
        <w:t>AUTHORITATIVE DATA SOURCES</w:t>
      </w:r>
      <w:bookmarkEnd w:id="275"/>
    </w:p>
    <w:p w14:paraId="28025E8C" w14:textId="76E375DE" w:rsidR="002B0294" w:rsidRDefault="002B0294" w:rsidP="00870742">
      <w:pPr>
        <w:pStyle w:val="NoSpacing"/>
      </w:pPr>
    </w:p>
    <w:p w14:paraId="6C724067" w14:textId="32466C1D" w:rsidR="002B0294" w:rsidRDefault="002B0294" w:rsidP="00870742">
      <w:pPr>
        <w:pStyle w:val="NoSpacing"/>
      </w:pPr>
      <w:bookmarkStart w:id="277" w:name="_Hlk527550906"/>
      <w:r>
        <w:t xml:space="preserve">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are located in the VEAR, in the Data &amp; Information domain.   The Contractor shall ensure that all delivered applications and system solutions support: </w:t>
      </w:r>
    </w:p>
    <w:p w14:paraId="761D93E5" w14:textId="3BA96744" w:rsidR="002B0294" w:rsidRDefault="002B0294" w:rsidP="005A0FCB">
      <w:pPr>
        <w:pStyle w:val="NoSpacing"/>
        <w:numPr>
          <w:ilvl w:val="0"/>
          <w:numId w:val="34"/>
        </w:numPr>
        <w:spacing w:before="240"/>
      </w:pPr>
      <w:r>
        <w:lastRenderedPageBreak/>
        <w:t xml:space="preserve">Interfacing with VA’s </w:t>
      </w:r>
      <w:r w:rsidR="000A5835">
        <w:t xml:space="preserve">Master Person Index (MPI) (formerly the </w:t>
      </w:r>
      <w:r>
        <w:t>Master Veteran Index (MVI)</w:t>
      </w:r>
      <w:r w:rsidR="000A5835">
        <w:t>)</w:t>
      </w:r>
      <w:r>
        <w:t xml:space="preserve"> to provision identity attributes, if the solution relies on VA user identities.  M</w:t>
      </w:r>
      <w:r w:rsidR="000A5835">
        <w:t>PI</w:t>
      </w:r>
      <w:r>
        <w:t xml:space="preserve"> is the authoritative source for VA user identity data.</w:t>
      </w:r>
    </w:p>
    <w:p w14:paraId="67BFA85B" w14:textId="77777777" w:rsidR="002B0294" w:rsidRDefault="002B0294" w:rsidP="005A0FCB">
      <w:pPr>
        <w:pStyle w:val="NoSpacing"/>
        <w:numPr>
          <w:ilvl w:val="0"/>
          <w:numId w:val="34"/>
        </w:numPr>
      </w:pPr>
      <w:r>
        <w:t xml:space="preserve">Interfacing with Capital Asset Inventory (CAI) to conduct real property record management actions, if the solution relies on real property records data.  CAI is the authoritative source for VA real property record management data. </w:t>
      </w:r>
    </w:p>
    <w:p w14:paraId="3EAAA81D" w14:textId="77777777" w:rsidR="002B0294" w:rsidRDefault="002B0294" w:rsidP="005A0FCB">
      <w:pPr>
        <w:pStyle w:val="NoSpacing"/>
        <w:numPr>
          <w:ilvl w:val="0"/>
          <w:numId w:val="34"/>
        </w:numPr>
      </w:pPr>
      <w:r>
        <w:t xml:space="preserve">Interfacing with electronic Contract Management System (eCMS) for access to contract, contract line item, purchase requisition, offering vendor and vendor, and solicitation information above the micro-purchase threshold, if the solution relies on procurement data.  ECMS is the authoritative source for VA procurement actions data. </w:t>
      </w:r>
    </w:p>
    <w:p w14:paraId="34004072" w14:textId="77777777" w:rsidR="002B0294" w:rsidRDefault="002B0294" w:rsidP="005A0FCB">
      <w:pPr>
        <w:pStyle w:val="NoSpacing"/>
        <w:numPr>
          <w:ilvl w:val="0"/>
          <w:numId w:val="34"/>
        </w:numPr>
      </w:pPr>
      <w:r>
        <w:t>Interfacing with HRSmart Human Resources Information System to conduct personnel action processing, on-boarding, benefits management, and compensation management, if the solution relies on personnel data.  HRSmart is the authoritative source for VA personnel information data.</w:t>
      </w:r>
    </w:p>
    <w:p w14:paraId="04046DCB" w14:textId="6C96947F" w:rsidR="002B0294" w:rsidRDefault="002B0294" w:rsidP="005A0FCB">
      <w:pPr>
        <w:pStyle w:val="NoSpacing"/>
        <w:numPr>
          <w:ilvl w:val="0"/>
          <w:numId w:val="34"/>
        </w:numPr>
      </w:pPr>
      <w:bookmarkStart w:id="278" w:name="_Hlk71276340"/>
      <w:r>
        <w:t xml:space="preserve">Interfacing with </w:t>
      </w:r>
      <w:r w:rsidR="0073526D">
        <w:t xml:space="preserve">VA Profile </w:t>
      </w:r>
      <w:r>
        <w:t xml:space="preserve">to access personal contact information, if the solution relies on VA Veteran personal contact information data.  </w:t>
      </w:r>
      <w:r w:rsidR="0073526D">
        <w:t xml:space="preserve">VA Profile </w:t>
      </w:r>
      <w:r>
        <w:t>is the authoritative source for VA Veteran Personal Contact Data.</w:t>
      </w:r>
    </w:p>
    <w:bookmarkEnd w:id="278"/>
    <w:p w14:paraId="0F2DC508" w14:textId="19DD244C" w:rsidR="002B0294" w:rsidRDefault="002B0294" w:rsidP="005A0FCB">
      <w:pPr>
        <w:pStyle w:val="NoSpacing"/>
        <w:numPr>
          <w:ilvl w:val="0"/>
          <w:numId w:val="34"/>
        </w:numPr>
      </w:pPr>
      <w:r>
        <w:t>Interfacing with VA/Department of Defense (DoD) Identity Repository (VADIR) for determining eligibility for VA benefits under Title 38, if the solution relies on qualifying active duty military service data.  VADIR is the authoritative source for Qualifying Active Duty military service in VA</w:t>
      </w:r>
      <w:r w:rsidR="00870742">
        <w:t>.</w:t>
      </w:r>
    </w:p>
    <w:p w14:paraId="541F1403" w14:textId="4E9AA468" w:rsidR="0073526D" w:rsidRDefault="0073526D" w:rsidP="005A0FCB">
      <w:pPr>
        <w:pStyle w:val="NoSpacing"/>
        <w:numPr>
          <w:ilvl w:val="0"/>
          <w:numId w:val="34"/>
        </w:numPr>
      </w:pPr>
      <w:r w:rsidRPr="0073526D">
        <w:t>Interfacing with VA Systems Inventory (VASI) to access VA systems information, if the solution relies on VA system information. VASI is the authoritative source for VA Information Technology systems.</w:t>
      </w:r>
    </w:p>
    <w:p w14:paraId="57FE08E2" w14:textId="30A5C8B8" w:rsidR="0073526D" w:rsidRDefault="0073526D" w:rsidP="005A0FCB">
      <w:pPr>
        <w:pStyle w:val="NoSpacing"/>
        <w:numPr>
          <w:ilvl w:val="0"/>
          <w:numId w:val="34"/>
        </w:numPr>
      </w:pPr>
      <w:r w:rsidRPr="0073526D">
        <w:t>Interfacing with Enterprise Mission Assurance Support Service (eMASS) to access the Authority to Operate (ATO) status of all VA Information Systems. eMASS contains the official Authority to Operate (ATO) status of all VA Information Systems.</w:t>
      </w:r>
    </w:p>
    <w:bookmarkEnd w:id="276"/>
    <w:bookmarkEnd w:id="277"/>
    <w:p w14:paraId="02339822" w14:textId="78B6895F" w:rsidR="00870742" w:rsidRDefault="00870742" w:rsidP="00870742">
      <w:pPr>
        <w:pStyle w:val="NoSpacing"/>
        <w:ind w:left="720"/>
      </w:pPr>
    </w:p>
    <w:p w14:paraId="0DC10769" w14:textId="16B33E09" w:rsidR="00F86E2D" w:rsidRDefault="00F86E2D" w:rsidP="0045668A">
      <w:pPr>
        <w:pStyle w:val="Heading3"/>
      </w:pPr>
      <w:bookmarkStart w:id="279" w:name="_Toc220331042"/>
      <w:r>
        <w:t>SOCIAL SECURITY NUMBER (SSN) REDUCTION</w:t>
      </w:r>
      <w:bookmarkEnd w:id="279"/>
    </w:p>
    <w:p w14:paraId="050385BF" w14:textId="77777777" w:rsidR="00C63389" w:rsidRDefault="00C63389" w:rsidP="00C63389">
      <w:pPr>
        <w:rPr>
          <w:rFonts w:cs="Arial"/>
          <w:highlight w:val="green"/>
        </w:rPr>
      </w:pPr>
    </w:p>
    <w:p w14:paraId="6155FC05" w14:textId="165E6E6B" w:rsidR="00C63389" w:rsidRDefault="00C63389" w:rsidP="00C63389">
      <w:pPr>
        <w:rPr>
          <w:rFonts w:cs="Arial"/>
        </w:rPr>
      </w:pPr>
      <w:bookmarkStart w:id="280" w:name="_Hlk72482177"/>
      <w:r w:rsidRPr="0045668A">
        <w:rPr>
          <w:rFonts w:cs="Arial"/>
        </w:rPr>
        <w:t xml:space="preserve">The Contractor solution shall support the Social Security Number (SSN) Fraud Prevention Act (FPA) of 2017 which prohibits the inclusion of SSNs on any document sent by mail. </w:t>
      </w:r>
      <w:r w:rsidR="001113F7">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Master Person Index (MPI) for identity traits to include the use of the ICN as the Primary Identifier.</w:t>
      </w:r>
      <w:r w:rsidR="00473565" w:rsidRPr="00473565">
        <w:t xml:space="preserve"> </w:t>
      </w:r>
      <w:r w:rsidR="00473565"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FBEA9E1" w14:textId="4766A7A9" w:rsidR="006F23E1" w:rsidRDefault="006F23E1" w:rsidP="00C63389">
      <w:pPr>
        <w:rPr>
          <w:rFonts w:cs="Arial"/>
        </w:rPr>
      </w:pPr>
    </w:p>
    <w:p w14:paraId="1278930A" w14:textId="3B26E3B1" w:rsidR="006F23E1" w:rsidRPr="00724A88" w:rsidRDefault="00AC6EF5" w:rsidP="00C63389">
      <w:pPr>
        <w:pStyle w:val="Heading3"/>
      </w:pPr>
      <w:bookmarkStart w:id="281" w:name="_Toc220331043"/>
      <w:r w:rsidRPr="00724A88">
        <w:t xml:space="preserve">SOFTWARE AND </w:t>
      </w:r>
      <w:r w:rsidR="006F23E1" w:rsidRPr="00724A88">
        <w:t xml:space="preserve">LICENSING </w:t>
      </w:r>
      <w:r w:rsidRPr="00724A88">
        <w:t>REQUIREMENTS</w:t>
      </w:r>
      <w:bookmarkEnd w:id="281"/>
    </w:p>
    <w:p w14:paraId="35D4B195" w14:textId="77777777" w:rsidR="00421A66" w:rsidRDefault="00421A66" w:rsidP="000019FE">
      <w:pPr>
        <w:rPr>
          <w:b/>
          <w:bCs/>
          <w:i/>
          <w:iCs/>
          <w:color w:val="0070C0"/>
          <w:highlight w:val="green"/>
          <w:u w:val="single"/>
        </w:rPr>
      </w:pPr>
      <w:bookmarkStart w:id="282" w:name="_Hlk109396241"/>
    </w:p>
    <w:p w14:paraId="5E580258" w14:textId="77777777" w:rsidR="00724A88" w:rsidRPr="002B0294" w:rsidRDefault="00724A88" w:rsidP="00724A88">
      <w:pPr>
        <w:pStyle w:val="NoSpacing"/>
      </w:pPr>
      <w:r>
        <w:t>Not Applicable</w:t>
      </w:r>
    </w:p>
    <w:p w14:paraId="770F9F5D" w14:textId="77777777" w:rsidR="000019FE" w:rsidRPr="00176472" w:rsidRDefault="000019FE" w:rsidP="000019FE">
      <w:pPr>
        <w:rPr>
          <w:i/>
          <w:iCs/>
        </w:rPr>
      </w:pPr>
    </w:p>
    <w:p w14:paraId="0DD1A09D" w14:textId="38753445" w:rsidR="00F0259A" w:rsidRDefault="00D461F0" w:rsidP="00803CF6">
      <w:pPr>
        <w:pStyle w:val="Heading2"/>
        <w:rPr>
          <w:caps w:val="0"/>
        </w:rPr>
      </w:pPr>
      <w:bookmarkStart w:id="283" w:name="_Ref317086732"/>
      <w:bookmarkStart w:id="284" w:name="_Ref317086748"/>
      <w:bookmarkStart w:id="285" w:name="_Ref317086784"/>
      <w:bookmarkStart w:id="286" w:name="_Toc220331044"/>
      <w:bookmarkEnd w:id="245"/>
      <w:bookmarkEnd w:id="280"/>
      <w:bookmarkEnd w:id="282"/>
      <w:r w:rsidRPr="00D13E0C">
        <w:t>SECURITY</w:t>
      </w:r>
      <w:r w:rsidR="00624717">
        <w:t xml:space="preserve"> AND PRIVACY</w:t>
      </w:r>
      <w:r w:rsidRPr="00D13E0C">
        <w:t xml:space="preserve"> REQUIREMENTS</w:t>
      </w:r>
      <w:bookmarkEnd w:id="283"/>
      <w:bookmarkEnd w:id="284"/>
      <w:bookmarkEnd w:id="285"/>
      <w:bookmarkEnd w:id="286"/>
    </w:p>
    <w:p w14:paraId="3FF0EE36" w14:textId="77777777" w:rsidR="005A18A0" w:rsidRPr="005A18A0" w:rsidRDefault="005A18A0" w:rsidP="005A18A0">
      <w:pPr>
        <w:pStyle w:val="NoSpacing"/>
        <w:rPr>
          <w:rStyle w:val="Emphasis"/>
        </w:rPr>
      </w:pPr>
    </w:p>
    <w:p w14:paraId="28511EF5" w14:textId="77777777" w:rsidR="00124FB5" w:rsidRDefault="00124FB5" w:rsidP="005A1B57">
      <w:pPr>
        <w:pStyle w:val="NoSpacing"/>
      </w:pPr>
    </w:p>
    <w:p w14:paraId="0DD1A09E" w14:textId="77777777" w:rsidR="00CF6B58" w:rsidRPr="00CF6B58" w:rsidRDefault="00CF6B58" w:rsidP="00CF6B58">
      <w:pPr>
        <w:pStyle w:val="Heading3"/>
      </w:pPr>
      <w:bookmarkStart w:id="287" w:name="_Toc220331045"/>
      <w:r>
        <w:t>POSITION/TASK RISK DESIGNATION LEVEL(S)</w:t>
      </w:r>
      <w:bookmarkEnd w:id="287"/>
    </w:p>
    <w:p w14:paraId="0DD1A09F" w14:textId="77777777" w:rsidR="00F0259A" w:rsidRPr="00D13E0C" w:rsidRDefault="00F0259A" w:rsidP="005A1B57">
      <w:pPr>
        <w:pStyle w:val="NoSpacing"/>
      </w:pPr>
    </w:p>
    <w:p w14:paraId="0DD1A0B3" w14:textId="3F628C13" w:rsidR="00B50C45" w:rsidRDefault="001D415E" w:rsidP="005A1B57">
      <w:pPr>
        <w:pStyle w:val="NoSpacing"/>
      </w:pPr>
      <w:r>
        <w:t xml:space="preserve">In accordance with VA Handbook 0710, </w:t>
      </w:r>
      <w:r w:rsidR="00CD1403">
        <w:t>Personnel Security and Suitability Program, t</w:t>
      </w:r>
      <w:r w:rsidR="00B50C45" w:rsidRPr="00FD363D">
        <w:t>he position sensitivit</w:t>
      </w:r>
      <w:r w:rsidR="0039570F">
        <w:t>y</w:t>
      </w:r>
      <w:r w:rsidR="00B50C45" w:rsidRPr="00FD363D">
        <w:t xml:space="preserve"> and the level of background investigation commensurate with the required level of access for</w:t>
      </w:r>
      <w:r w:rsidR="00B50C45">
        <w:t xml:space="preserve"> the following </w:t>
      </w:r>
      <w:r w:rsidR="00B50C45" w:rsidRPr="00FD363D">
        <w:t>tasks within the P</w:t>
      </w:r>
      <w:r w:rsidR="00803CF6">
        <w:t>WS</w:t>
      </w:r>
      <w:r w:rsidR="00B50C45" w:rsidRPr="00FD363D">
        <w:t xml:space="preserve"> </w:t>
      </w:r>
      <w:r w:rsidR="0039570F">
        <w:t>are</w:t>
      </w:r>
      <w:r w:rsidR="00B50C45" w:rsidRPr="00FD363D">
        <w:t>:</w:t>
      </w:r>
    </w:p>
    <w:p w14:paraId="0DD1A0B4" w14:textId="77777777" w:rsidR="00B50C45" w:rsidRDefault="00B50C45" w:rsidP="005A1B57">
      <w:pPr>
        <w:pStyle w:val="NoSpacing"/>
      </w:pPr>
    </w:p>
    <w:p w14:paraId="0A250E20" w14:textId="77777777" w:rsidR="00724A88" w:rsidRPr="00881C41" w:rsidRDefault="00724A88" w:rsidP="00724A88">
      <w:pPr>
        <w:pStyle w:val="Title"/>
        <w:jc w:val="center"/>
      </w:pPr>
      <w:r w:rsidRPr="005A1B57">
        <w:rPr>
          <w:rStyle w:val="Strong"/>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724A88" w:rsidRPr="00FD363D" w14:paraId="3DB8D52A" w14:textId="77777777">
        <w:trPr>
          <w:trHeight w:val="377"/>
          <w:tblHeader/>
        </w:trPr>
        <w:tc>
          <w:tcPr>
            <w:tcW w:w="2396" w:type="dxa"/>
          </w:tcPr>
          <w:p w14:paraId="4A9BA669" w14:textId="77777777" w:rsidR="00724A88" w:rsidRPr="005A1B57" w:rsidRDefault="00724A88">
            <w:pPr>
              <w:jc w:val="center"/>
              <w:rPr>
                <w:rStyle w:val="Strong"/>
              </w:rPr>
            </w:pPr>
            <w:r w:rsidRPr="005A1B57">
              <w:rPr>
                <w:rStyle w:val="Strong"/>
              </w:rPr>
              <w:t>Task Number</w:t>
            </w:r>
          </w:p>
        </w:tc>
        <w:tc>
          <w:tcPr>
            <w:tcW w:w="2389" w:type="dxa"/>
          </w:tcPr>
          <w:p w14:paraId="504BDA3E" w14:textId="77777777" w:rsidR="00724A88" w:rsidRPr="005A1B57" w:rsidRDefault="00724A88">
            <w:pPr>
              <w:jc w:val="center"/>
              <w:rPr>
                <w:rStyle w:val="Strong"/>
              </w:rPr>
            </w:pPr>
            <w:r w:rsidRPr="06C9B603">
              <w:rPr>
                <w:rStyle w:val="Strong"/>
              </w:rPr>
              <w:t>Tier 1</w:t>
            </w:r>
            <w:r w:rsidRPr="005A1B57">
              <w:rPr>
                <w:rStyle w:val="Strong"/>
              </w:rPr>
              <w:t xml:space="preserve"> / Low </w:t>
            </w:r>
            <w:r>
              <w:rPr>
                <w:rStyle w:val="Strong"/>
              </w:rPr>
              <w:t>Risk</w:t>
            </w:r>
          </w:p>
        </w:tc>
        <w:tc>
          <w:tcPr>
            <w:tcW w:w="2390" w:type="dxa"/>
          </w:tcPr>
          <w:p w14:paraId="09005D09" w14:textId="77777777" w:rsidR="00724A88" w:rsidRPr="005A1B57" w:rsidRDefault="00724A88">
            <w:pPr>
              <w:jc w:val="center"/>
              <w:rPr>
                <w:rStyle w:val="Strong"/>
              </w:rPr>
            </w:pPr>
            <w:r w:rsidRPr="005A1B57">
              <w:rPr>
                <w:rStyle w:val="Strong"/>
              </w:rPr>
              <w:t xml:space="preserve">Tier 2 / Moderate </w:t>
            </w:r>
            <w:r>
              <w:rPr>
                <w:rStyle w:val="Strong"/>
              </w:rPr>
              <w:t>Risk</w:t>
            </w:r>
          </w:p>
        </w:tc>
        <w:tc>
          <w:tcPr>
            <w:tcW w:w="2395" w:type="dxa"/>
          </w:tcPr>
          <w:p w14:paraId="6DFDD3F2" w14:textId="77777777" w:rsidR="00724A88" w:rsidRPr="005A1B57" w:rsidRDefault="00724A88">
            <w:pPr>
              <w:jc w:val="center"/>
              <w:rPr>
                <w:rStyle w:val="Strong"/>
              </w:rPr>
            </w:pPr>
            <w:r w:rsidRPr="005A1B57">
              <w:rPr>
                <w:rStyle w:val="Strong"/>
              </w:rPr>
              <w:t>Tier 4 / High</w:t>
            </w:r>
            <w:r>
              <w:rPr>
                <w:rStyle w:val="Strong"/>
              </w:rPr>
              <w:t xml:space="preserve"> Risk</w:t>
            </w:r>
          </w:p>
        </w:tc>
      </w:tr>
      <w:tr w:rsidR="00724A88" w14:paraId="475F96B6" w14:textId="77777777">
        <w:tc>
          <w:tcPr>
            <w:tcW w:w="2396" w:type="dxa"/>
          </w:tcPr>
          <w:p w14:paraId="76D6759C" w14:textId="77777777" w:rsidR="00724A88" w:rsidRDefault="00724A88">
            <w:pPr>
              <w:jc w:val="center"/>
            </w:pPr>
            <w:r>
              <w:t>5.1</w:t>
            </w:r>
          </w:p>
        </w:tc>
        <w:tc>
          <w:tcPr>
            <w:tcW w:w="2389" w:type="dxa"/>
          </w:tcPr>
          <w:p w14:paraId="1C6ADB35" w14:textId="77777777" w:rsidR="00724A88" w:rsidRDefault="00724A88">
            <w:pPr>
              <w:jc w:val="cente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c>
          <w:tcPr>
            <w:tcW w:w="2390" w:type="dxa"/>
          </w:tcPr>
          <w:p w14:paraId="4A684BB5" w14:textId="77777777" w:rsidR="00724A88" w:rsidRDefault="00724A88">
            <w:pPr>
              <w:jc w:val="center"/>
            </w:pPr>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2395" w:type="dxa"/>
          </w:tcPr>
          <w:p w14:paraId="1E2D3539" w14:textId="77777777" w:rsidR="00724A88" w:rsidRDefault="00724A88">
            <w:pPr>
              <w:jc w:val="cente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r>
      <w:tr w:rsidR="00724A88" w14:paraId="409107E1" w14:textId="77777777">
        <w:tc>
          <w:tcPr>
            <w:tcW w:w="2396" w:type="dxa"/>
          </w:tcPr>
          <w:p w14:paraId="39259723" w14:textId="77777777" w:rsidR="00724A88" w:rsidRPr="005A1B57" w:rsidRDefault="00724A88">
            <w:pPr>
              <w:jc w:val="center"/>
              <w:rPr>
                <w:rStyle w:val="Emphasis"/>
              </w:rPr>
            </w:pPr>
            <w:r>
              <w:t>5.2</w:t>
            </w:r>
          </w:p>
        </w:tc>
        <w:tc>
          <w:tcPr>
            <w:tcW w:w="2389" w:type="dxa"/>
            <w:tcBorders>
              <w:bottom w:val="single" w:sz="4" w:space="0" w:color="auto"/>
            </w:tcBorders>
          </w:tcPr>
          <w:p w14:paraId="7223FD71" w14:textId="77777777" w:rsidR="00724A88" w:rsidRDefault="00724A88">
            <w:pPr>
              <w:jc w:val="cente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c>
          <w:tcPr>
            <w:tcW w:w="2390" w:type="dxa"/>
          </w:tcPr>
          <w:p w14:paraId="69BECF2F" w14:textId="77777777" w:rsidR="00724A88" w:rsidRDefault="00724A88">
            <w:pPr>
              <w:jc w:val="center"/>
            </w:pPr>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2395" w:type="dxa"/>
          </w:tcPr>
          <w:p w14:paraId="581F3715" w14:textId="77777777" w:rsidR="00724A88" w:rsidRDefault="00724A88">
            <w:pPr>
              <w:jc w:val="cente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r>
      <w:tr w:rsidR="00724A88" w14:paraId="7094BE59" w14:textId="77777777">
        <w:tc>
          <w:tcPr>
            <w:tcW w:w="2396" w:type="dxa"/>
          </w:tcPr>
          <w:p w14:paraId="16E8281E" w14:textId="77777777" w:rsidR="00724A88" w:rsidRPr="005A1B57" w:rsidRDefault="00724A88">
            <w:pPr>
              <w:jc w:val="center"/>
              <w:rPr>
                <w:rStyle w:val="Emphasis"/>
              </w:rPr>
            </w:pPr>
            <w:r>
              <w:t>5.3</w:t>
            </w:r>
          </w:p>
        </w:tc>
        <w:tc>
          <w:tcPr>
            <w:tcW w:w="2389" w:type="dxa"/>
            <w:tcBorders>
              <w:top w:val="single" w:sz="4" w:space="0" w:color="auto"/>
            </w:tcBorders>
          </w:tcPr>
          <w:p w14:paraId="6357D785" w14:textId="77777777" w:rsidR="00724A88" w:rsidRDefault="00724A88">
            <w:pPr>
              <w:jc w:val="cente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c>
          <w:tcPr>
            <w:tcW w:w="2390" w:type="dxa"/>
          </w:tcPr>
          <w:p w14:paraId="3BF3F43D" w14:textId="77777777" w:rsidR="00724A88" w:rsidRDefault="00724A88">
            <w:pPr>
              <w:jc w:val="center"/>
            </w:pPr>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2395" w:type="dxa"/>
          </w:tcPr>
          <w:p w14:paraId="18EDA9B8" w14:textId="77777777" w:rsidR="00724A88" w:rsidRDefault="00724A88">
            <w:pPr>
              <w:jc w:val="cente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r>
      <w:tr w:rsidR="00724A88" w14:paraId="5E012A28" w14:textId="77777777">
        <w:tc>
          <w:tcPr>
            <w:tcW w:w="2396" w:type="dxa"/>
          </w:tcPr>
          <w:p w14:paraId="1557599D" w14:textId="77777777" w:rsidR="00724A88" w:rsidRDefault="00724A88">
            <w:pPr>
              <w:jc w:val="center"/>
            </w:pPr>
            <w:r w:rsidRPr="00554DE6">
              <w:t>5.</w:t>
            </w:r>
            <w:r>
              <w:t>4</w:t>
            </w:r>
          </w:p>
        </w:tc>
        <w:tc>
          <w:tcPr>
            <w:tcW w:w="2389" w:type="dxa"/>
          </w:tcPr>
          <w:p w14:paraId="5315AA7C" w14:textId="77777777" w:rsidR="00724A88" w:rsidRDefault="00724A88">
            <w:pPr>
              <w:jc w:val="cente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c>
          <w:tcPr>
            <w:tcW w:w="2390" w:type="dxa"/>
          </w:tcPr>
          <w:p w14:paraId="013A37B5" w14:textId="77777777" w:rsidR="00724A88" w:rsidRDefault="00724A88">
            <w:pPr>
              <w:jc w:val="center"/>
            </w:pPr>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2395" w:type="dxa"/>
          </w:tcPr>
          <w:p w14:paraId="3177DA5F" w14:textId="77777777" w:rsidR="00724A88" w:rsidRDefault="00724A88">
            <w:pPr>
              <w:jc w:val="cente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r>
      <w:tr w:rsidR="00724A88" w14:paraId="7B82D433" w14:textId="77777777">
        <w:tc>
          <w:tcPr>
            <w:tcW w:w="2396" w:type="dxa"/>
          </w:tcPr>
          <w:p w14:paraId="6DBB15FC" w14:textId="77777777" w:rsidR="00724A88" w:rsidRDefault="00724A88">
            <w:pPr>
              <w:jc w:val="center"/>
            </w:pPr>
            <w:r w:rsidRPr="00554DE6">
              <w:t>5.</w:t>
            </w:r>
            <w:r>
              <w:t>5</w:t>
            </w:r>
          </w:p>
        </w:tc>
        <w:tc>
          <w:tcPr>
            <w:tcW w:w="2389" w:type="dxa"/>
          </w:tcPr>
          <w:p w14:paraId="3D4757C9" w14:textId="77777777" w:rsidR="00724A88" w:rsidRDefault="00724A88">
            <w:pPr>
              <w:jc w:val="cente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c>
          <w:tcPr>
            <w:tcW w:w="2390" w:type="dxa"/>
          </w:tcPr>
          <w:p w14:paraId="74FFA1F1" w14:textId="77777777" w:rsidR="00724A88" w:rsidRDefault="00724A88">
            <w:pPr>
              <w:jc w:val="center"/>
            </w:pPr>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2395" w:type="dxa"/>
          </w:tcPr>
          <w:p w14:paraId="0DF49849" w14:textId="77777777" w:rsidR="00724A88" w:rsidRDefault="00724A88">
            <w:pPr>
              <w:jc w:val="cente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r>
      <w:tr w:rsidR="00724A88" w14:paraId="3270564A" w14:textId="77777777">
        <w:tc>
          <w:tcPr>
            <w:tcW w:w="2396" w:type="dxa"/>
          </w:tcPr>
          <w:p w14:paraId="6513A4C2" w14:textId="77777777" w:rsidR="00724A88" w:rsidRDefault="00724A88">
            <w:pPr>
              <w:jc w:val="center"/>
            </w:pPr>
            <w:r w:rsidRPr="00554DE6">
              <w:t>5.</w:t>
            </w:r>
            <w:r>
              <w:t>6</w:t>
            </w:r>
          </w:p>
        </w:tc>
        <w:tc>
          <w:tcPr>
            <w:tcW w:w="2389" w:type="dxa"/>
          </w:tcPr>
          <w:p w14:paraId="3DA4869C" w14:textId="77777777" w:rsidR="00724A88" w:rsidRDefault="00724A88">
            <w:pPr>
              <w:jc w:val="cente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c>
          <w:tcPr>
            <w:tcW w:w="2390" w:type="dxa"/>
          </w:tcPr>
          <w:p w14:paraId="6BCCEA3B" w14:textId="77777777" w:rsidR="00724A88" w:rsidRDefault="00724A88">
            <w:pPr>
              <w:jc w:val="center"/>
            </w:pPr>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2395" w:type="dxa"/>
          </w:tcPr>
          <w:p w14:paraId="2F42D84A" w14:textId="77777777" w:rsidR="00724A88" w:rsidRDefault="00724A88">
            <w:pPr>
              <w:jc w:val="cente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r>
      <w:tr w:rsidR="00724A88" w14:paraId="30CE795E" w14:textId="77777777">
        <w:tc>
          <w:tcPr>
            <w:tcW w:w="2396" w:type="dxa"/>
          </w:tcPr>
          <w:p w14:paraId="1AAB32B2" w14:textId="77777777" w:rsidR="00724A88" w:rsidRPr="00554DE6" w:rsidRDefault="00724A88">
            <w:pPr>
              <w:jc w:val="center"/>
            </w:pPr>
            <w:r w:rsidRPr="002E6102">
              <w:t>5.</w:t>
            </w:r>
            <w:r>
              <w:t>7</w:t>
            </w:r>
          </w:p>
        </w:tc>
        <w:tc>
          <w:tcPr>
            <w:tcW w:w="2389" w:type="dxa"/>
          </w:tcPr>
          <w:p w14:paraId="34C49A07" w14:textId="77777777" w:rsidR="00724A88" w:rsidRPr="00155314" w:rsidRDefault="00724A88">
            <w:pPr>
              <w:jc w:val="center"/>
              <w:rPr>
                <w:rFonts w:cs="Arial"/>
              </w:rP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c>
          <w:tcPr>
            <w:tcW w:w="2390" w:type="dxa"/>
          </w:tcPr>
          <w:p w14:paraId="7555BD54" w14:textId="77777777" w:rsidR="00724A88" w:rsidRPr="00155314" w:rsidRDefault="00724A88">
            <w:pPr>
              <w:jc w:val="center"/>
              <w:rPr>
                <w:rFonts w:cs="Arial"/>
              </w:rPr>
            </w:pPr>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2395" w:type="dxa"/>
          </w:tcPr>
          <w:p w14:paraId="754D47F5" w14:textId="77777777" w:rsidR="00724A88" w:rsidRPr="00155314" w:rsidRDefault="00724A88">
            <w:pPr>
              <w:jc w:val="center"/>
              <w:rPr>
                <w:rFonts w:cs="Arial"/>
              </w:rP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r>
      <w:tr w:rsidR="00724A88" w14:paraId="50B04C5A" w14:textId="77777777">
        <w:tc>
          <w:tcPr>
            <w:tcW w:w="2396" w:type="dxa"/>
          </w:tcPr>
          <w:p w14:paraId="7C12CC42" w14:textId="77777777" w:rsidR="00724A88" w:rsidRPr="00554DE6" w:rsidRDefault="00724A88">
            <w:pPr>
              <w:jc w:val="center"/>
            </w:pPr>
            <w:r w:rsidRPr="002E6102">
              <w:t>5.</w:t>
            </w:r>
            <w:r>
              <w:t>8</w:t>
            </w:r>
          </w:p>
        </w:tc>
        <w:tc>
          <w:tcPr>
            <w:tcW w:w="2389" w:type="dxa"/>
          </w:tcPr>
          <w:p w14:paraId="7832FA42" w14:textId="77777777" w:rsidR="00724A88" w:rsidRPr="00155314" w:rsidRDefault="00724A88">
            <w:pPr>
              <w:jc w:val="center"/>
              <w:rPr>
                <w:rFonts w:cs="Arial"/>
              </w:rP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c>
          <w:tcPr>
            <w:tcW w:w="2390" w:type="dxa"/>
          </w:tcPr>
          <w:p w14:paraId="56B7A099" w14:textId="77777777" w:rsidR="00724A88" w:rsidRPr="00155314" w:rsidRDefault="00724A88">
            <w:pPr>
              <w:jc w:val="center"/>
              <w:rPr>
                <w:rFonts w:cs="Arial"/>
              </w:rPr>
            </w:pPr>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2395" w:type="dxa"/>
          </w:tcPr>
          <w:p w14:paraId="5D98F9B4" w14:textId="77777777" w:rsidR="00724A88" w:rsidRPr="00155314" w:rsidRDefault="00724A88">
            <w:pPr>
              <w:jc w:val="center"/>
              <w:rPr>
                <w:rFonts w:cs="Arial"/>
              </w:rP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r>
      <w:tr w:rsidR="00724A88" w14:paraId="26AC877B" w14:textId="77777777">
        <w:tc>
          <w:tcPr>
            <w:tcW w:w="2396" w:type="dxa"/>
          </w:tcPr>
          <w:p w14:paraId="166DE9FF" w14:textId="77777777" w:rsidR="00724A88" w:rsidRPr="00554DE6" w:rsidRDefault="00724A88">
            <w:pPr>
              <w:jc w:val="center"/>
            </w:pPr>
            <w:r w:rsidRPr="002E6102">
              <w:t>5.</w:t>
            </w:r>
            <w:r>
              <w:t>9</w:t>
            </w:r>
          </w:p>
        </w:tc>
        <w:tc>
          <w:tcPr>
            <w:tcW w:w="2389" w:type="dxa"/>
          </w:tcPr>
          <w:p w14:paraId="11B69230" w14:textId="77777777" w:rsidR="00724A88" w:rsidRPr="00155314" w:rsidRDefault="00724A88">
            <w:pPr>
              <w:jc w:val="center"/>
              <w:rPr>
                <w:rFonts w:cs="Arial"/>
              </w:rP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c>
          <w:tcPr>
            <w:tcW w:w="2390" w:type="dxa"/>
          </w:tcPr>
          <w:p w14:paraId="2412F7E8" w14:textId="77777777" w:rsidR="00724A88" w:rsidRPr="00155314" w:rsidRDefault="00724A88">
            <w:pPr>
              <w:jc w:val="center"/>
              <w:rPr>
                <w:rFonts w:cs="Arial"/>
              </w:rPr>
            </w:pPr>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2395" w:type="dxa"/>
          </w:tcPr>
          <w:p w14:paraId="06BD492A" w14:textId="77777777" w:rsidR="00724A88" w:rsidRPr="00155314" w:rsidRDefault="00724A88">
            <w:pPr>
              <w:jc w:val="center"/>
              <w:rPr>
                <w:rFonts w:cs="Arial"/>
              </w:rP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r>
      <w:tr w:rsidR="00724A88" w14:paraId="45910B60" w14:textId="77777777">
        <w:tc>
          <w:tcPr>
            <w:tcW w:w="2396" w:type="dxa"/>
          </w:tcPr>
          <w:p w14:paraId="43D64E81" w14:textId="77777777" w:rsidR="00724A88" w:rsidRPr="002E6102" w:rsidRDefault="00724A88">
            <w:pPr>
              <w:jc w:val="center"/>
            </w:pPr>
            <w:r>
              <w:t>5.10</w:t>
            </w:r>
          </w:p>
        </w:tc>
        <w:tc>
          <w:tcPr>
            <w:tcW w:w="2389" w:type="dxa"/>
          </w:tcPr>
          <w:p w14:paraId="0F8E7605" w14:textId="77777777" w:rsidR="00724A88" w:rsidRPr="00155314" w:rsidRDefault="00724A88">
            <w:pPr>
              <w:jc w:val="center"/>
              <w:rPr>
                <w:rFonts w:cs="Arial"/>
              </w:rP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c>
          <w:tcPr>
            <w:tcW w:w="2390" w:type="dxa"/>
          </w:tcPr>
          <w:p w14:paraId="67525869" w14:textId="77777777" w:rsidR="00724A88" w:rsidRDefault="00724A88">
            <w:pPr>
              <w:jc w:val="center"/>
              <w:rPr>
                <w:rFonts w:cs="Arial"/>
              </w:rPr>
            </w:pPr>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2395" w:type="dxa"/>
          </w:tcPr>
          <w:p w14:paraId="5D168FA1" w14:textId="77777777" w:rsidR="00724A88" w:rsidRPr="00155314" w:rsidRDefault="00724A88">
            <w:pPr>
              <w:jc w:val="center"/>
              <w:rPr>
                <w:rFonts w:cs="Arial"/>
              </w:rP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r>
      <w:tr w:rsidR="00724A88" w14:paraId="3E182941" w14:textId="77777777">
        <w:tc>
          <w:tcPr>
            <w:tcW w:w="2396" w:type="dxa"/>
          </w:tcPr>
          <w:p w14:paraId="686E2D53" w14:textId="77777777" w:rsidR="00724A88" w:rsidRPr="002E6102" w:rsidRDefault="00724A88">
            <w:pPr>
              <w:jc w:val="center"/>
            </w:pPr>
            <w:r>
              <w:t>5.11</w:t>
            </w:r>
          </w:p>
        </w:tc>
        <w:tc>
          <w:tcPr>
            <w:tcW w:w="2389" w:type="dxa"/>
          </w:tcPr>
          <w:p w14:paraId="65CDC5FB" w14:textId="77777777" w:rsidR="00724A88" w:rsidRPr="00155314" w:rsidRDefault="00724A88">
            <w:pPr>
              <w:jc w:val="center"/>
              <w:rPr>
                <w:rFonts w:cs="Arial"/>
              </w:rP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c>
          <w:tcPr>
            <w:tcW w:w="2390" w:type="dxa"/>
          </w:tcPr>
          <w:p w14:paraId="22311F8D" w14:textId="77777777" w:rsidR="00724A88" w:rsidRDefault="00724A88">
            <w:pPr>
              <w:jc w:val="center"/>
              <w:rPr>
                <w:rFonts w:cs="Arial"/>
              </w:rPr>
            </w:pPr>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2395" w:type="dxa"/>
          </w:tcPr>
          <w:p w14:paraId="5194373E" w14:textId="77777777" w:rsidR="00724A88" w:rsidRPr="00155314" w:rsidRDefault="00724A88">
            <w:pPr>
              <w:jc w:val="center"/>
              <w:rPr>
                <w:rFonts w:cs="Arial"/>
              </w:rP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r>
      <w:tr w:rsidR="00724A88" w14:paraId="53A9C9C0" w14:textId="77777777">
        <w:tc>
          <w:tcPr>
            <w:tcW w:w="2396" w:type="dxa"/>
          </w:tcPr>
          <w:p w14:paraId="3FF37363" w14:textId="77777777" w:rsidR="00724A88" w:rsidRPr="002E6102" w:rsidRDefault="00724A88">
            <w:pPr>
              <w:jc w:val="center"/>
            </w:pPr>
            <w:r>
              <w:t>5.12</w:t>
            </w:r>
          </w:p>
        </w:tc>
        <w:tc>
          <w:tcPr>
            <w:tcW w:w="2389" w:type="dxa"/>
          </w:tcPr>
          <w:p w14:paraId="799E6F75" w14:textId="77777777" w:rsidR="00724A88" w:rsidRPr="00155314" w:rsidRDefault="00724A88">
            <w:pPr>
              <w:jc w:val="center"/>
              <w:rPr>
                <w:rFonts w:cs="Arial"/>
              </w:rP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c>
          <w:tcPr>
            <w:tcW w:w="2390" w:type="dxa"/>
          </w:tcPr>
          <w:p w14:paraId="4E26DB2E" w14:textId="77777777" w:rsidR="00724A88" w:rsidRDefault="00724A88">
            <w:pPr>
              <w:jc w:val="center"/>
              <w:rPr>
                <w:rFonts w:cs="Arial"/>
              </w:rPr>
            </w:pPr>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2395" w:type="dxa"/>
          </w:tcPr>
          <w:p w14:paraId="43B36155" w14:textId="77777777" w:rsidR="00724A88" w:rsidRPr="00155314" w:rsidRDefault="00724A88">
            <w:pPr>
              <w:jc w:val="center"/>
              <w:rPr>
                <w:rFonts w:cs="Arial"/>
              </w:rPr>
            </w:pPr>
            <w:r w:rsidRPr="00155314">
              <w:rPr>
                <w:rFonts w:cs="Arial"/>
              </w:rPr>
              <w:fldChar w:fldCharType="begin">
                <w:ffData>
                  <w:name w:val=""/>
                  <w:enabled/>
                  <w:calcOnExit w:val="0"/>
                  <w:checkBox>
                    <w:sizeAuto/>
                    <w:default w:val="0"/>
                  </w:checkBox>
                </w:ffData>
              </w:fldChar>
            </w:r>
            <w:r w:rsidRPr="00155314">
              <w:rPr>
                <w:rFonts w:cs="Arial"/>
              </w:rPr>
              <w:instrText xml:space="preserve"> FORMCHECKBOX </w:instrText>
            </w:r>
            <w:r w:rsidRPr="00155314">
              <w:rPr>
                <w:rFonts w:cs="Arial"/>
              </w:rPr>
            </w:r>
            <w:r w:rsidRPr="00155314">
              <w:rPr>
                <w:rFonts w:cs="Arial"/>
              </w:rPr>
              <w:fldChar w:fldCharType="separate"/>
            </w:r>
            <w:r w:rsidRPr="00155314">
              <w:rPr>
                <w:rFonts w:cs="Arial"/>
              </w:rPr>
              <w:fldChar w:fldCharType="end"/>
            </w:r>
          </w:p>
        </w:tc>
      </w:tr>
    </w:tbl>
    <w:p w14:paraId="33ADBCB8" w14:textId="77777777" w:rsidR="00724A88" w:rsidRDefault="00724A88" w:rsidP="00724A88">
      <w:pPr>
        <w:pStyle w:val="NoSpacing"/>
      </w:pPr>
    </w:p>
    <w:p w14:paraId="78DF06D1" w14:textId="1E4D8A6D" w:rsidR="00624717" w:rsidRDefault="00724A88" w:rsidP="005A1B57">
      <w:pPr>
        <w:pStyle w:val="NoSpacing"/>
      </w:pPr>
      <w:r w:rsidRPr="00FF6949">
        <w:t xml:space="preserve">The Tasks identified </w:t>
      </w:r>
      <w:r>
        <w:t>above</w:t>
      </w:r>
      <w:r w:rsidRPr="00FF6949">
        <w:t xml:space="preserve"> and the resulting Position Sensitivity and Background Investigation </w:t>
      </w:r>
      <w:r>
        <w:t>requirements identify, in effect,</w:t>
      </w:r>
      <w:r w:rsidRPr="00FF6949">
        <w:t xml:space="preserve"> the Background Investigation requirements </w:t>
      </w:r>
      <w:r>
        <w:t>for</w:t>
      </w:r>
      <w:r w:rsidRPr="00FF6949">
        <w:t xml:space="preserve"> Contractor individual</w:t>
      </w:r>
      <w:r>
        <w:t>s</w:t>
      </w:r>
      <w:r w:rsidRPr="00FF6949">
        <w:t>, based upon the tasks the particular Contractor individual will be working.  The submitted Contractor Staff Roster must indicate the required Background Investigation Level for each</w:t>
      </w:r>
      <w:r>
        <w:t xml:space="preserve"> Contractor</w:t>
      </w:r>
      <w:r w:rsidRPr="00FF6949">
        <w:t xml:space="preserve"> individual based upon the tasks the Contractor individual will be working, </w:t>
      </w:r>
      <w:r>
        <w:t>in accordance with their</w:t>
      </w:r>
      <w:r w:rsidRPr="00FF6949">
        <w:t xml:space="preserve"> submitted proposal.</w:t>
      </w:r>
    </w:p>
    <w:p w14:paraId="1FC44C6B" w14:textId="77777777" w:rsidR="00116903" w:rsidRDefault="00116903" w:rsidP="005A1B57">
      <w:pPr>
        <w:pStyle w:val="NoSpacing"/>
      </w:pPr>
    </w:p>
    <w:p w14:paraId="0DD1A0E1" w14:textId="2EA9A584" w:rsidR="00F0259A" w:rsidRPr="00333074" w:rsidRDefault="00333074" w:rsidP="00333074">
      <w:pPr>
        <w:pStyle w:val="Heading3"/>
      </w:pPr>
      <w:bookmarkStart w:id="288" w:name="_Toc220331046"/>
      <w:r w:rsidRPr="00333074">
        <w:t>CONTRACTOR PERSONNEL SECURITY REQUIREMENTS</w:t>
      </w:r>
      <w:bookmarkEnd w:id="288"/>
    </w:p>
    <w:p w14:paraId="0DD1A0E2" w14:textId="77777777" w:rsidR="00333074" w:rsidRPr="00D13E0C" w:rsidRDefault="00333074" w:rsidP="005A1B57">
      <w:pPr>
        <w:pStyle w:val="NoSpacing"/>
      </w:pPr>
    </w:p>
    <w:p w14:paraId="0DD1A0E3" w14:textId="1156227F" w:rsidR="00E47F5F" w:rsidRDefault="00E47F5F" w:rsidP="005704EA">
      <w:pPr>
        <w:ind w:left="720" w:hanging="360"/>
        <w:rPr>
          <w:rStyle w:val="Strong"/>
        </w:rPr>
      </w:pPr>
      <w:r w:rsidRPr="005A1B57">
        <w:rPr>
          <w:rStyle w:val="Strong"/>
        </w:rPr>
        <w:t>Contractor Responsibilities</w:t>
      </w:r>
      <w:r w:rsidR="001D7360" w:rsidRPr="005A1B57">
        <w:rPr>
          <w:rStyle w:val="Strong"/>
        </w:rPr>
        <w:t>:</w:t>
      </w:r>
      <w:r w:rsidRPr="005A1B57">
        <w:rPr>
          <w:rStyle w:val="Strong"/>
        </w:rPr>
        <w:t xml:space="preserve"> </w:t>
      </w:r>
    </w:p>
    <w:p w14:paraId="30760BA6" w14:textId="77777777" w:rsidR="00116903" w:rsidRPr="005A1B57" w:rsidRDefault="00116903" w:rsidP="005704EA">
      <w:pPr>
        <w:ind w:left="720" w:hanging="360"/>
        <w:rPr>
          <w:rStyle w:val="Strong"/>
        </w:rPr>
      </w:pPr>
    </w:p>
    <w:p w14:paraId="016C77DE" w14:textId="77777777" w:rsidR="00116903" w:rsidRPr="00FF0358" w:rsidRDefault="00116903" w:rsidP="00116903">
      <w:pPr>
        <w:pStyle w:val="Lista"/>
        <w:numPr>
          <w:ilvl w:val="0"/>
          <w:numId w:val="4"/>
        </w:numPr>
        <w:ind w:left="1080"/>
        <w:rPr>
          <w:rFonts w:cs="Arial"/>
        </w:rPr>
      </w:pPr>
      <w:r w:rsidRPr="00D13E0C">
        <w:rPr>
          <w:rFonts w:cs="Arial"/>
        </w:rPr>
        <w:lastRenderedPageBreak/>
        <w:t>The Contractor shall prescreen all personnel requiring access to the computer systems to ensure they maintain the appropriate Background Investigation, and are able to read, write, speak, and understand the English language.</w:t>
      </w:r>
    </w:p>
    <w:p w14:paraId="393F2749" w14:textId="77777777" w:rsidR="00116903" w:rsidRPr="00625C1A" w:rsidRDefault="00116903" w:rsidP="00116903">
      <w:pPr>
        <w:pStyle w:val="Lista"/>
        <w:ind w:left="1080"/>
      </w:pPr>
      <w:r w:rsidRPr="00FB491D">
        <w:rPr>
          <w:rFonts w:cs="Arial"/>
        </w:rPr>
        <w:t xml:space="preserve">Within </w:t>
      </w:r>
      <w:r>
        <w:rPr>
          <w:rFonts w:cs="Arial"/>
        </w:rPr>
        <w:t xml:space="preserve">3 business </w:t>
      </w:r>
      <w:r w:rsidRPr="00FB491D">
        <w:rPr>
          <w:rFonts w:cs="Arial"/>
        </w:rPr>
        <w:t xml:space="preserve">days after award, the Contractor shall provide </w:t>
      </w:r>
      <w:r>
        <w:rPr>
          <w:rFonts w:cs="Arial"/>
        </w:rPr>
        <w:t xml:space="preserve">a </w:t>
      </w:r>
      <w:r w:rsidRPr="00FB491D">
        <w:rPr>
          <w:rFonts w:cs="Arial"/>
        </w:rPr>
        <w:t xml:space="preserve">roster </w:t>
      </w:r>
      <w:r>
        <w:rPr>
          <w:rFonts w:cs="Arial"/>
        </w:rPr>
        <w:t xml:space="preserve">of Contractor and Subcontractor employees </w:t>
      </w:r>
      <w:r w:rsidRPr="00FB491D">
        <w:rPr>
          <w:rFonts w:cs="Arial"/>
        </w:rPr>
        <w:t xml:space="preserve">to the </w:t>
      </w:r>
      <w:r>
        <w:rPr>
          <w:rFonts w:cs="Arial"/>
        </w:rPr>
        <w:t>COR</w:t>
      </w:r>
      <w:r w:rsidRPr="00FB491D">
        <w:rPr>
          <w:rFonts w:cs="Arial"/>
        </w:rPr>
        <w:t xml:space="preserve"> to begin their background investigations</w:t>
      </w:r>
      <w:r>
        <w:rPr>
          <w:rFonts w:cs="Arial"/>
        </w:rPr>
        <w:t xml:space="preserve"> in accordance with the PAL template artifact</w:t>
      </w:r>
      <w:r w:rsidRPr="00FB491D">
        <w:rPr>
          <w:rFonts w:cs="Arial"/>
        </w:rPr>
        <w:t>.</w:t>
      </w:r>
      <w:r>
        <w:rPr>
          <w:rFonts w:cs="Arial"/>
        </w:rPr>
        <w:t xml:space="preserve">  The Contractor Staff Roster shall contain the Contractor’s Full Name, Date of Birth, </w:t>
      </w:r>
      <w:r w:rsidRPr="00DB0D8A">
        <w:rPr>
          <w:rFonts w:cs="Arial"/>
        </w:rPr>
        <w:t>Place of Birth, individual background investigation level requirement (based</w:t>
      </w:r>
      <w:r>
        <w:rPr>
          <w:rFonts w:cs="Arial"/>
        </w:rPr>
        <w:t xml:space="preserve"> upon Section 6.2 Tasks), etc.  The Contractor shall submit full Social Security Numbers either within the Contractor Staff Roster or under separate cover to the COR.  The Contractor Staff Roster shall be updated and provided to VA within 1 day of any </w:t>
      </w:r>
      <w:r w:rsidRPr="002A5B5F">
        <w:rPr>
          <w:rFonts w:cs="Arial"/>
        </w:rPr>
        <w:t>changes in employee status, training</w:t>
      </w:r>
      <w:r>
        <w:rPr>
          <w:rFonts w:cs="Arial"/>
        </w:rPr>
        <w:t xml:space="preserve"> certification completion status, Background Investigation level status</w:t>
      </w:r>
      <w:r w:rsidRPr="002A5B5F">
        <w:rPr>
          <w:rFonts w:cs="Arial"/>
        </w:rPr>
        <w:t>, additions/removal of employees</w:t>
      </w:r>
      <w:r>
        <w:rPr>
          <w:rFonts w:cs="Arial"/>
        </w:rPr>
        <w:t xml:space="preserve">, etc. </w:t>
      </w:r>
      <w:r w:rsidRPr="002A5B5F">
        <w:rPr>
          <w:rFonts w:cs="Arial"/>
        </w:rPr>
        <w:t>throughout the P</w:t>
      </w:r>
      <w:r>
        <w:rPr>
          <w:rFonts w:cs="Arial"/>
        </w:rPr>
        <w:t>eriod of Performance</w:t>
      </w:r>
      <w:r w:rsidRPr="002A5B5F">
        <w:rPr>
          <w:rFonts w:cs="Arial"/>
        </w:rPr>
        <w:t>.</w:t>
      </w:r>
      <w:r>
        <w:rPr>
          <w:rFonts w:cs="Arial"/>
        </w:rPr>
        <w:t xml:space="preserve">  The Contractor Staff Roster shall remain a historical document indicating all past information and the Contractor shall indicate in the Comment field, employees no longer supporting this contract</w:t>
      </w:r>
      <w:r w:rsidRPr="00413667">
        <w:rPr>
          <w:rFonts w:cs="Arial"/>
        </w:rPr>
        <w:t>.</w:t>
      </w:r>
      <w:r w:rsidRPr="00413667">
        <w:t xml:space="preserve">  The preferred method to send the Contractor Staff Roster or Social Security Number is by encrypted e-mail. If unable to send encrypted e-mail, other methods which comply with FIPS 140-2 are to encrypt the file, use a secure fax, or use a traceable mail service.</w:t>
      </w:r>
    </w:p>
    <w:p w14:paraId="46D2F8BB" w14:textId="77777777" w:rsidR="00116903" w:rsidRPr="00FB491D" w:rsidRDefault="00116903" w:rsidP="00116903">
      <w:pPr>
        <w:pStyle w:val="Lista"/>
        <w:numPr>
          <w:ilvl w:val="0"/>
          <w:numId w:val="4"/>
        </w:numPr>
        <w:ind w:left="1080"/>
        <w:rPr>
          <w:rFonts w:cs="Arial"/>
        </w:rPr>
      </w:pPr>
      <w:r>
        <w:rPr>
          <w:rFonts w:cs="Arial"/>
        </w:rPr>
        <w:t xml:space="preserve">The Contractor should coordinate with the location of the nearest VA fingerprinting office through the COR.  </w:t>
      </w:r>
      <w:r>
        <w:t>Only electronic fingerprints are authorized.  The Contractor shall bring their completed Security and Investigations Center (SIC) Fingerprint request form with them (see paragraph d.4. below) when getting fingerprints taken.</w:t>
      </w:r>
    </w:p>
    <w:p w14:paraId="269D01BD" w14:textId="77777777" w:rsidR="00116903" w:rsidRPr="00BD3F92" w:rsidRDefault="00116903" w:rsidP="00116903">
      <w:pPr>
        <w:numPr>
          <w:ilvl w:val="0"/>
          <w:numId w:val="3"/>
        </w:numPr>
        <w:ind w:left="1080"/>
      </w:pPr>
      <w:r w:rsidRPr="00BD3F92">
        <w:t>The Contractor shall ensure the following required forms are submitted to the COR within 5 days after contract award:</w:t>
      </w:r>
    </w:p>
    <w:p w14:paraId="70588766" w14:textId="77777777" w:rsidR="00116903" w:rsidRDefault="00116903">
      <w:pPr>
        <w:numPr>
          <w:ilvl w:val="0"/>
          <w:numId w:val="30"/>
        </w:numPr>
      </w:pPr>
      <w:r>
        <w:t>Optional Form 306</w:t>
      </w:r>
    </w:p>
    <w:p w14:paraId="0F4F48CC" w14:textId="77777777" w:rsidR="00116903" w:rsidRDefault="00116903">
      <w:pPr>
        <w:numPr>
          <w:ilvl w:val="0"/>
          <w:numId w:val="30"/>
        </w:numPr>
      </w:pPr>
      <w:r>
        <w:t>Self-Certification of Continuous Service</w:t>
      </w:r>
    </w:p>
    <w:p w14:paraId="6FA86D95" w14:textId="77777777" w:rsidR="00116903" w:rsidRDefault="00116903">
      <w:pPr>
        <w:numPr>
          <w:ilvl w:val="0"/>
          <w:numId w:val="30"/>
        </w:numPr>
      </w:pPr>
      <w:r>
        <w:t xml:space="preserve">VA Form 0710 </w:t>
      </w:r>
    </w:p>
    <w:p w14:paraId="2B80E52A" w14:textId="77777777" w:rsidR="00116903" w:rsidRDefault="00116903">
      <w:pPr>
        <w:numPr>
          <w:ilvl w:val="0"/>
          <w:numId w:val="30"/>
        </w:numPr>
      </w:pPr>
      <w:r>
        <w:t>Completed SIC Fingerprint Request Form</w:t>
      </w:r>
    </w:p>
    <w:p w14:paraId="0AE455CD" w14:textId="77777777" w:rsidR="00116903" w:rsidRDefault="00116903" w:rsidP="00116903">
      <w:pPr>
        <w:pStyle w:val="Lista"/>
        <w:ind w:left="1080"/>
        <w:rPr>
          <w:rFonts w:cs="Arial"/>
        </w:rPr>
      </w:pPr>
      <w:r w:rsidRPr="00B30DD2">
        <w:rPr>
          <w:rFonts w:cs="Arial"/>
        </w:rPr>
        <w:t xml:space="preserve">The Contractor personnel shall submit all required information related to their background investigations (completion of the investigation documents (SF85, SF85P, or SF 86) utilizing the Office of Personnel Management’s (OPM) Electronic Questionnaire for Investigations Processing (e-QIP) after receiving an email notification from the Security and Investigation Center (SIC). </w:t>
      </w:r>
    </w:p>
    <w:p w14:paraId="74BC4F45" w14:textId="77777777" w:rsidR="00116903" w:rsidRPr="00B30DD2" w:rsidRDefault="00116903" w:rsidP="00116903">
      <w:pPr>
        <w:pStyle w:val="Lista"/>
        <w:ind w:left="1080"/>
        <w:rPr>
          <w:rFonts w:cs="Arial"/>
        </w:rPr>
      </w:pPr>
      <w:r w:rsidRPr="007166A1">
        <w:rPr>
          <w:rFonts w:cs="Arial"/>
        </w:rPr>
        <w:t>The Contractor</w:t>
      </w:r>
      <w:r w:rsidRPr="003C5593">
        <w:rPr>
          <w:rFonts w:cs="Arial"/>
        </w:rPr>
        <w:t xml:space="preserve"> employee shall </w:t>
      </w:r>
      <w:r w:rsidRPr="00CB1A02">
        <w:rPr>
          <w:rFonts w:cs="Arial"/>
        </w:rPr>
        <w:t xml:space="preserve">certify and release the e-QIP document, print, and sign the signature pages, and send them encrypted </w:t>
      </w:r>
      <w:r w:rsidRPr="005C7B54">
        <w:rPr>
          <w:rFonts w:cs="Arial"/>
        </w:rPr>
        <w:t xml:space="preserve">to the COR for electronic submission to the SIC.  These documents </w:t>
      </w:r>
      <w:r w:rsidRPr="00B30DD2">
        <w:rPr>
          <w:rFonts w:cs="Arial"/>
        </w:rPr>
        <w:t xml:space="preserve">shall be submitted to the COR within 3 business days of receipt of the e-QIP notification email.  (Note:  OPM is moving towards a “click to sign” process.  If click to sign is used, the Contractor employee should notify </w:t>
      </w:r>
      <w:r>
        <w:rPr>
          <w:rFonts w:cs="Arial"/>
        </w:rPr>
        <w:t xml:space="preserve">the </w:t>
      </w:r>
      <w:r w:rsidRPr="00B30DD2">
        <w:rPr>
          <w:rFonts w:cs="Arial"/>
        </w:rPr>
        <w:t>COR within 3 business days that documents were signed via e</w:t>
      </w:r>
      <w:r>
        <w:rPr>
          <w:rFonts w:cs="Arial"/>
        </w:rPr>
        <w:t>-</w:t>
      </w:r>
      <w:r w:rsidRPr="00B30DD2">
        <w:rPr>
          <w:rFonts w:cs="Arial"/>
        </w:rPr>
        <w:t>QIP)</w:t>
      </w:r>
      <w:r>
        <w:rPr>
          <w:rFonts w:cs="Arial"/>
        </w:rPr>
        <w:t>.</w:t>
      </w:r>
    </w:p>
    <w:p w14:paraId="7739F3F0" w14:textId="77777777" w:rsidR="00116903" w:rsidRPr="00BD2F67" w:rsidRDefault="00116903" w:rsidP="00116903">
      <w:pPr>
        <w:pStyle w:val="Lista"/>
        <w:numPr>
          <w:ilvl w:val="0"/>
          <w:numId w:val="4"/>
        </w:numPr>
        <w:ind w:left="1080"/>
        <w:rPr>
          <w:rFonts w:cs="Arial"/>
        </w:rPr>
      </w:pPr>
      <w:r>
        <w:rPr>
          <w:rFonts w:cs="Arial"/>
        </w:rPr>
        <w:t>T</w:t>
      </w:r>
      <w:r w:rsidRPr="00BD2F67">
        <w:rPr>
          <w:rFonts w:cs="Arial"/>
        </w:rPr>
        <w:t xml:space="preserve">he Contractor shall be responsible for the actions of all </w:t>
      </w:r>
      <w:r>
        <w:rPr>
          <w:rFonts w:cs="Arial"/>
        </w:rPr>
        <w:t>personnel</w:t>
      </w:r>
      <w:r w:rsidRPr="00BD2F67">
        <w:rPr>
          <w:rFonts w:cs="Arial"/>
        </w:rPr>
        <w:t xml:space="preserve"> provided to work for VA under this contract.  In the event that damages arise from work performed by Contractor provided personnel, under the auspices of this </w:t>
      </w:r>
      <w:r w:rsidRPr="00BD2F67">
        <w:rPr>
          <w:rFonts w:cs="Arial"/>
        </w:rPr>
        <w:lastRenderedPageBreak/>
        <w:t>contract, the Contractor shall be responsible for all resources necessary to remedy the incident.</w:t>
      </w:r>
    </w:p>
    <w:p w14:paraId="0550315B" w14:textId="77777777" w:rsidR="00116903" w:rsidRPr="0008284C" w:rsidRDefault="00116903" w:rsidP="00116903">
      <w:pPr>
        <w:pStyle w:val="Lista"/>
        <w:numPr>
          <w:ilvl w:val="0"/>
          <w:numId w:val="4"/>
        </w:numPr>
        <w:ind w:left="1080"/>
      </w:pPr>
      <w:r w:rsidRPr="0008284C">
        <w:rPr>
          <w:rFonts w:cs="Arial"/>
        </w:rPr>
        <w:t xml:space="preserve">A Contractor may be granted unescorted access to VA facilities and/or </w:t>
      </w:r>
      <w:r w:rsidRPr="001028B3">
        <w:rPr>
          <w:rFonts w:cs="Arial"/>
        </w:rPr>
        <w:t>access to VA Information Technology resources (network and/or protected data) with a favorably adjudicated Special Agreement Check (SAC</w:t>
      </w:r>
      <w:r w:rsidRPr="00A1063E">
        <w:rPr>
          <w:rFonts w:cs="Arial"/>
        </w:rPr>
        <w:t xml:space="preserve">), completed </w:t>
      </w:r>
      <w:r w:rsidRPr="00072B0A">
        <w:rPr>
          <w:rFonts w:cs="Arial"/>
        </w:rPr>
        <w:t xml:space="preserve">training delineated in VA Handbook 6500.6 (Appendix C, Section 9), </w:t>
      </w:r>
      <w:r w:rsidRPr="00401F3D">
        <w:rPr>
          <w:rFonts w:cs="Arial"/>
        </w:rPr>
        <w:t>signed “Contractor Rules of Behavior”,</w:t>
      </w:r>
      <w:r w:rsidRPr="00524710">
        <w:rPr>
          <w:rFonts w:cs="Arial"/>
        </w:rPr>
        <w:t xml:space="preserve"> and with a valid, operational PIV credential for PIV-only logical access to VA’s network.  A PIV card credential can be issued once your SAC has been favorably adjudicated and your background investigation has been scheduled by OPM</w:t>
      </w:r>
      <w:r>
        <w:rPr>
          <w:rFonts w:cs="Arial"/>
        </w:rPr>
        <w:t>.</w:t>
      </w:r>
      <w:r w:rsidRPr="0008284C">
        <w:rPr>
          <w:rFonts w:cs="Arial"/>
        </w:rPr>
        <w:t xml:space="preserve">  </w:t>
      </w:r>
      <w:r w:rsidRPr="002E6032">
        <w:t xml:space="preserve">However, the </w:t>
      </w:r>
      <w:r w:rsidRPr="001028B3">
        <w:t>C</w:t>
      </w:r>
      <w:r w:rsidRPr="00A1063E">
        <w:t>ontractor will be responsible for the actions of the C</w:t>
      </w:r>
      <w:r w:rsidRPr="00072B0A">
        <w:t xml:space="preserve">ontractor personnel they provide to perform work for </w:t>
      </w:r>
      <w:r w:rsidRPr="00072B0A">
        <w:rPr>
          <w:rStyle w:val="HTMLAcronym"/>
        </w:rPr>
        <w:t>VA</w:t>
      </w:r>
      <w:r w:rsidRPr="00072B0A">
        <w:t xml:space="preserve">.  </w:t>
      </w:r>
      <w:r w:rsidRPr="00072B0A">
        <w:rPr>
          <w:rFonts w:cs="Arial"/>
        </w:rPr>
        <w:t>The investigative history for Co</w:t>
      </w:r>
      <w:r w:rsidRPr="00072B0A">
        <w:t xml:space="preserve">ntractor personnel working under this contract must be maintained in the database of </w:t>
      </w:r>
      <w:r>
        <w:t>OP</w:t>
      </w:r>
      <w:r w:rsidRPr="0008284C">
        <w:t>M.</w:t>
      </w:r>
    </w:p>
    <w:p w14:paraId="70822A93" w14:textId="77777777" w:rsidR="00116903" w:rsidRPr="00D13E0C" w:rsidRDefault="00116903" w:rsidP="00116903">
      <w:pPr>
        <w:pStyle w:val="Lista"/>
        <w:numPr>
          <w:ilvl w:val="0"/>
          <w:numId w:val="4"/>
        </w:numPr>
        <w:ind w:left="1080"/>
        <w:rPr>
          <w:rFonts w:cs="Arial"/>
        </w:rPr>
      </w:pPr>
      <w:r w:rsidRPr="00D13E0C">
        <w:rPr>
          <w:rFonts w:cs="Arial"/>
        </w:rPr>
        <w:t>The Contractor, when notified of an unfavorabl</w:t>
      </w:r>
      <w:r>
        <w:rPr>
          <w:rFonts w:cs="Arial"/>
        </w:rPr>
        <w:t xml:space="preserve">y adjudicated background investigation on a Contractor employee as </w:t>
      </w:r>
      <w:r w:rsidRPr="00D13E0C">
        <w:rPr>
          <w:rFonts w:cs="Arial"/>
        </w:rPr>
        <w:t>determin</w:t>
      </w:r>
      <w:r>
        <w:rPr>
          <w:rFonts w:cs="Arial"/>
        </w:rPr>
        <w:t>ed</w:t>
      </w:r>
      <w:r w:rsidRPr="00D13E0C">
        <w:rPr>
          <w:rFonts w:cs="Arial"/>
        </w:rPr>
        <w:t xml:space="preserve"> by the Government, shall withdraw the employee from consideration </w:t>
      </w:r>
      <w:r>
        <w:rPr>
          <w:rFonts w:cs="Arial"/>
        </w:rPr>
        <w:t>in</w:t>
      </w:r>
      <w:r w:rsidRPr="00D13E0C">
        <w:rPr>
          <w:rFonts w:cs="Arial"/>
        </w:rPr>
        <w:t xml:space="preserve"> working under the contract.</w:t>
      </w:r>
    </w:p>
    <w:p w14:paraId="4CA84449" w14:textId="77777777" w:rsidR="00116903" w:rsidRPr="00E36E6C" w:rsidRDefault="00116903" w:rsidP="00116903">
      <w:pPr>
        <w:pStyle w:val="Lista"/>
        <w:ind w:left="1080"/>
        <w:rPr>
          <w:rFonts w:cs="Arial"/>
        </w:rPr>
      </w:pPr>
      <w:r w:rsidRPr="00D13E0C">
        <w:t xml:space="preserve">Failure to comply with the Contractor personnel </w:t>
      </w:r>
      <w:r>
        <w:t xml:space="preserve">security investigative </w:t>
      </w:r>
      <w:r w:rsidRPr="00D13E0C">
        <w:t xml:space="preserve">requirements may result in </w:t>
      </w:r>
      <w:r w:rsidRPr="00E36E6C">
        <w:rPr>
          <w:rFonts w:cs="Arial"/>
        </w:rPr>
        <w:t>loss of physical and/or logical access to VA facilities and systems by Contractor and Subcontractor employees</w:t>
      </w:r>
      <w:r>
        <w:rPr>
          <w:rFonts w:cs="Arial"/>
        </w:rPr>
        <w:t xml:space="preserve"> and/or</w:t>
      </w:r>
      <w:r w:rsidRPr="00E36E6C">
        <w:t xml:space="preserve"> </w:t>
      </w:r>
      <w:r w:rsidRPr="00D13E0C">
        <w:t>termination of the contract for default</w:t>
      </w:r>
      <w:r>
        <w:t>.</w:t>
      </w:r>
    </w:p>
    <w:p w14:paraId="6E507A29" w14:textId="77777777" w:rsidR="00116903" w:rsidRPr="000A4257" w:rsidRDefault="00116903" w:rsidP="00116903">
      <w:pPr>
        <w:pStyle w:val="Lista"/>
        <w:ind w:left="1080"/>
        <w:rPr>
          <w:rFonts w:cs="Arial"/>
        </w:rPr>
      </w:pPr>
      <w:r w:rsidRPr="000A4257">
        <w:rPr>
          <w:rFonts w:cs="Arial"/>
        </w:rPr>
        <w:t>Identity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206B6857" w14:textId="77777777" w:rsidR="00116903" w:rsidRDefault="00116903" w:rsidP="00116903">
      <w:pPr>
        <w:pStyle w:val="NoSpacing"/>
      </w:pPr>
    </w:p>
    <w:p w14:paraId="538E8561" w14:textId="77777777" w:rsidR="00116903" w:rsidRPr="005A1B57" w:rsidRDefault="00116903" w:rsidP="00116903">
      <w:pPr>
        <w:pStyle w:val="NoSpacing"/>
        <w:rPr>
          <w:rStyle w:val="Strong"/>
        </w:rPr>
      </w:pPr>
      <w:r w:rsidRPr="005A1B57">
        <w:rPr>
          <w:rStyle w:val="Strong"/>
        </w:rPr>
        <w:t>Deliverable:</w:t>
      </w:r>
    </w:p>
    <w:p w14:paraId="1D9FC7C9" w14:textId="77777777" w:rsidR="00116903" w:rsidRPr="00BD3F92" w:rsidRDefault="00116903">
      <w:pPr>
        <w:numPr>
          <w:ilvl w:val="0"/>
          <w:numId w:val="31"/>
        </w:numPr>
        <w:ind w:left="1080"/>
        <w:rPr>
          <w:rFonts w:cs="Arial"/>
        </w:rPr>
      </w:pPr>
      <w:r w:rsidRPr="00BD3F92">
        <w:rPr>
          <w:rFonts w:cs="Arial"/>
        </w:rPr>
        <w:t>Contractor Staff Roster</w:t>
      </w:r>
    </w:p>
    <w:p w14:paraId="4930082E" w14:textId="77777777" w:rsidR="00624717" w:rsidRPr="00D13E0C" w:rsidRDefault="00624717" w:rsidP="005A1B57">
      <w:pPr>
        <w:pStyle w:val="NoSpacing"/>
      </w:pPr>
    </w:p>
    <w:p w14:paraId="0DD1A0EF" w14:textId="77777777" w:rsidR="00E47F5F" w:rsidRPr="00D13E0C" w:rsidRDefault="00D30B71" w:rsidP="0075504C">
      <w:pPr>
        <w:pStyle w:val="Heading2"/>
      </w:pPr>
      <w:bookmarkStart w:id="289" w:name="_Toc251331978"/>
      <w:bookmarkStart w:id="290" w:name="_Ref252785327"/>
      <w:bookmarkStart w:id="291" w:name="_Ref252785375"/>
      <w:bookmarkStart w:id="292" w:name="_Ref256418893"/>
      <w:bookmarkStart w:id="293" w:name="_Toc220331047"/>
      <w:bookmarkEnd w:id="26"/>
      <w:bookmarkEnd w:id="246"/>
      <w:r w:rsidRPr="00D13E0C">
        <w:t>METHOD AND DISTRIBUTION OF DELIVER</w:t>
      </w:r>
      <w:r w:rsidR="008C3CB8">
        <w:t>ABLES</w:t>
      </w:r>
      <w:bookmarkEnd w:id="289"/>
      <w:bookmarkEnd w:id="290"/>
      <w:bookmarkEnd w:id="291"/>
      <w:bookmarkEnd w:id="292"/>
      <w:bookmarkEnd w:id="293"/>
    </w:p>
    <w:p w14:paraId="05DA80F4" w14:textId="62816CCC" w:rsidR="005F1995" w:rsidRDefault="005F1995" w:rsidP="005F1995">
      <w:pPr>
        <w:pStyle w:val="NoSpacing"/>
      </w:pPr>
      <w:r w:rsidRPr="00D13E0C">
        <w:t>The Contractor shall deliver documentation in electronic format</w:t>
      </w:r>
      <w:r>
        <w:t>, u</w:t>
      </w:r>
      <w:r w:rsidRPr="00D13E0C">
        <w:t>nless otherwise directed in Section B of the solicitation</w:t>
      </w:r>
      <w:r>
        <w:t>/contract</w:t>
      </w:r>
      <w:r w:rsidRPr="00D13E0C">
        <w:t xml:space="preserve">.  Acceptable electronic media include: </w:t>
      </w:r>
      <w:r>
        <w:t>Microsoft 365</w:t>
      </w:r>
      <w:r w:rsidR="00D3753E">
        <w:t xml:space="preserve"> suite</w:t>
      </w:r>
      <w:r>
        <w:t xml:space="preserve">, </w:t>
      </w:r>
      <w:r w:rsidRPr="00D13E0C">
        <w:t xml:space="preserve">MS Word, MS Excel, MS PowerPoint, MS Project, MS Access, MS Visio, </w:t>
      </w:r>
      <w:r>
        <w:t>Auto</w:t>
      </w:r>
      <w:r w:rsidRPr="00D13E0C">
        <w:t>CAD</w:t>
      </w:r>
      <w:r>
        <w:t>,</w:t>
      </w:r>
      <w:r w:rsidRPr="00D13E0C">
        <w:t xml:space="preserve"> and Adobe Postscript Data Format (PDF).</w:t>
      </w:r>
    </w:p>
    <w:p w14:paraId="0DD1A0F1" w14:textId="77777777" w:rsidR="008A293B" w:rsidRDefault="008A293B" w:rsidP="002A6E4F">
      <w:pPr>
        <w:pStyle w:val="NoSpacing"/>
      </w:pPr>
    </w:p>
    <w:p w14:paraId="0DD1A0F2" w14:textId="77777777" w:rsidR="008A293B" w:rsidRDefault="008A293B" w:rsidP="008A293B">
      <w:pPr>
        <w:pStyle w:val="Heading2"/>
      </w:pPr>
      <w:r>
        <w:t xml:space="preserve"> </w:t>
      </w:r>
      <w:bookmarkStart w:id="294" w:name="_Toc220331048"/>
      <w:r w:rsidR="00481989" w:rsidRPr="00E442C4">
        <w:rPr>
          <w:caps w:val="0"/>
        </w:rPr>
        <w:t>PERFORMANCE METRICS</w:t>
      </w:r>
      <w:bookmarkEnd w:id="294"/>
    </w:p>
    <w:p w14:paraId="3C757070" w14:textId="66EFE8EB" w:rsidR="00696AB6" w:rsidRDefault="00D27760" w:rsidP="005A1B57">
      <w:pPr>
        <w:pStyle w:val="NoSpacing"/>
      </w:pPr>
      <w:r>
        <w:t xml:space="preserve">The </w:t>
      </w:r>
      <w:r w:rsidR="0027321B">
        <w:t xml:space="preserve">table below defines the </w:t>
      </w:r>
      <w:r>
        <w:t xml:space="preserve">Performance </w:t>
      </w:r>
      <w:r w:rsidR="00E345A3">
        <w:t xml:space="preserve">Standards and </w:t>
      </w:r>
      <w:r w:rsidR="00790321">
        <w:t xml:space="preserve">Acceptable </w:t>
      </w:r>
      <w:r w:rsidR="000B2501">
        <w:t xml:space="preserve">Levels of </w:t>
      </w:r>
      <w:r w:rsidR="00790321">
        <w:t>Performance</w:t>
      </w:r>
      <w:r w:rsidR="008C6D3D">
        <w:t xml:space="preserve"> </w:t>
      </w:r>
      <w:r w:rsidR="0027321B">
        <w:t>associated with</w:t>
      </w:r>
      <w:r>
        <w:t xml:space="preserve"> this effort</w:t>
      </w:r>
      <w:r w:rsidR="00E66857">
        <w:t>.</w:t>
      </w:r>
    </w:p>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696AB6" w:rsidRPr="00A36385" w14:paraId="65639E95" w14:textId="77777777" w:rsidTr="00870742">
        <w:trPr>
          <w:cantSplit/>
          <w:trHeight w:val="330"/>
          <w:tblHeader/>
        </w:trPr>
        <w:tc>
          <w:tcPr>
            <w:tcW w:w="2610" w:type="dxa"/>
          </w:tcPr>
          <w:p w14:paraId="00674C9D" w14:textId="77777777" w:rsidR="00696AB6" w:rsidRPr="005A1B57" w:rsidRDefault="00696AB6" w:rsidP="00696AB6">
            <w:pPr>
              <w:rPr>
                <w:rStyle w:val="Strong"/>
              </w:rPr>
            </w:pPr>
            <w:r w:rsidRPr="005A1B57">
              <w:rPr>
                <w:rStyle w:val="Strong"/>
              </w:rPr>
              <w:lastRenderedPageBreak/>
              <w:t>Performance Objective</w:t>
            </w:r>
          </w:p>
        </w:tc>
        <w:tc>
          <w:tcPr>
            <w:tcW w:w="3690" w:type="dxa"/>
          </w:tcPr>
          <w:p w14:paraId="15F2C0EF" w14:textId="77777777" w:rsidR="00696AB6" w:rsidRPr="005A1B57" w:rsidRDefault="00696AB6" w:rsidP="00696AB6">
            <w:pPr>
              <w:rPr>
                <w:rStyle w:val="Strong"/>
              </w:rPr>
            </w:pPr>
            <w:r w:rsidRPr="005A1B57">
              <w:rPr>
                <w:rStyle w:val="Strong"/>
              </w:rPr>
              <w:t>Performance Standard</w:t>
            </w:r>
          </w:p>
        </w:tc>
        <w:tc>
          <w:tcPr>
            <w:tcW w:w="2430" w:type="dxa"/>
          </w:tcPr>
          <w:p w14:paraId="1CE05683" w14:textId="799DB510" w:rsidR="00696AB6" w:rsidRPr="005A1B57" w:rsidRDefault="00696AB6" w:rsidP="000B2501">
            <w:pPr>
              <w:rPr>
                <w:rStyle w:val="Strong"/>
              </w:rPr>
            </w:pPr>
            <w:r w:rsidRPr="005A1B57">
              <w:rPr>
                <w:rStyle w:val="Strong"/>
              </w:rPr>
              <w:t xml:space="preserve">Acceptable </w:t>
            </w:r>
            <w:r w:rsidR="000B2501">
              <w:rPr>
                <w:rStyle w:val="Strong"/>
              </w:rPr>
              <w:t xml:space="preserve">Levels of </w:t>
            </w:r>
            <w:r w:rsidRPr="005A1B57">
              <w:rPr>
                <w:rStyle w:val="Strong"/>
              </w:rPr>
              <w:t>Performance</w:t>
            </w:r>
          </w:p>
        </w:tc>
      </w:tr>
      <w:tr w:rsidR="00696AB6" w:rsidRPr="00A36385" w14:paraId="7A6CC7C3" w14:textId="77777777" w:rsidTr="00870742">
        <w:trPr>
          <w:cantSplit/>
          <w:trHeight w:val="510"/>
          <w:tblHeader/>
        </w:trPr>
        <w:tc>
          <w:tcPr>
            <w:tcW w:w="2610" w:type="dxa"/>
          </w:tcPr>
          <w:p w14:paraId="39C7B8FC" w14:textId="323821FF" w:rsidR="00696AB6" w:rsidRPr="00A36385" w:rsidRDefault="00696AB6">
            <w:pPr>
              <w:pStyle w:val="ListParagraph"/>
              <w:numPr>
                <w:ilvl w:val="0"/>
                <w:numId w:val="29"/>
              </w:numPr>
            </w:pPr>
            <w:r w:rsidRPr="00A36385">
              <w:t xml:space="preserve">Technical </w:t>
            </w:r>
            <w:r w:rsidR="000B2501">
              <w:t>/ Quality of Product or Service</w:t>
            </w:r>
          </w:p>
        </w:tc>
        <w:tc>
          <w:tcPr>
            <w:tcW w:w="3690" w:type="dxa"/>
          </w:tcPr>
          <w:p w14:paraId="3E1062E1" w14:textId="7720EA8E" w:rsidR="00696AB6" w:rsidRDefault="00A258A4">
            <w:pPr>
              <w:pStyle w:val="ListParagraph"/>
              <w:numPr>
                <w:ilvl w:val="0"/>
                <w:numId w:val="25"/>
              </w:numPr>
              <w:spacing w:after="120"/>
            </w:pPr>
            <w:r>
              <w:t>Demonstrates</w:t>
            </w:r>
            <w:r w:rsidR="00696AB6" w:rsidRPr="009723F4">
              <w:t xml:space="preserve"> understanding of requirements</w:t>
            </w:r>
          </w:p>
          <w:p w14:paraId="15AE2895" w14:textId="77777777" w:rsidR="00696AB6" w:rsidRPr="009723F4" w:rsidRDefault="00696AB6">
            <w:pPr>
              <w:pStyle w:val="ListParagraph"/>
              <w:numPr>
                <w:ilvl w:val="0"/>
                <w:numId w:val="25"/>
              </w:numPr>
              <w:spacing w:after="120"/>
            </w:pPr>
            <w:r w:rsidRPr="009723F4">
              <w:t xml:space="preserve">Efficient and effective in meeting requirements </w:t>
            </w:r>
          </w:p>
          <w:p w14:paraId="5557A39C" w14:textId="77777777" w:rsidR="00696AB6" w:rsidRPr="009723F4" w:rsidRDefault="00696AB6">
            <w:pPr>
              <w:pStyle w:val="ListParagraph"/>
              <w:numPr>
                <w:ilvl w:val="0"/>
                <w:numId w:val="25"/>
              </w:numPr>
              <w:spacing w:after="120"/>
            </w:pPr>
            <w:r w:rsidRPr="009723F4">
              <w:t>Meets technical needs and mission requirements</w:t>
            </w:r>
          </w:p>
          <w:p w14:paraId="5CE184DB" w14:textId="77777777" w:rsidR="00696AB6" w:rsidRDefault="000B2501">
            <w:pPr>
              <w:pStyle w:val="ListParagraph"/>
              <w:numPr>
                <w:ilvl w:val="0"/>
                <w:numId w:val="25"/>
              </w:numPr>
              <w:spacing w:after="120"/>
            </w:pPr>
            <w:r>
              <w:t>Provides</w:t>
            </w:r>
            <w:r w:rsidR="00696AB6" w:rsidRPr="009723F4">
              <w:t xml:space="preserve"> quality services/products</w:t>
            </w:r>
          </w:p>
          <w:p w14:paraId="1E2C7C74" w14:textId="4E798CBA" w:rsidR="00E251F3" w:rsidRPr="009723F4" w:rsidRDefault="00E251F3">
            <w:pPr>
              <w:pStyle w:val="ListParagraph"/>
              <w:numPr>
                <w:ilvl w:val="0"/>
                <w:numId w:val="25"/>
              </w:numPr>
              <w:spacing w:after="120"/>
            </w:pPr>
            <w:r>
              <w:t>Incorporates “ease of use” Human Centered Design principles in any software developed.</w:t>
            </w:r>
          </w:p>
        </w:tc>
        <w:tc>
          <w:tcPr>
            <w:tcW w:w="2430" w:type="dxa"/>
          </w:tcPr>
          <w:p w14:paraId="2BAF2D62" w14:textId="77777777" w:rsidR="00696AB6" w:rsidRPr="00A36385" w:rsidRDefault="00696AB6" w:rsidP="00696AB6">
            <w:pPr>
              <w:rPr>
                <w:rFonts w:cs="Arial"/>
              </w:rPr>
            </w:pPr>
            <w:r w:rsidRPr="00A36385">
              <w:rPr>
                <w:rFonts w:cs="Arial"/>
              </w:rPr>
              <w:t>Satisfactory or higher</w:t>
            </w:r>
          </w:p>
        </w:tc>
      </w:tr>
      <w:tr w:rsidR="00696AB6" w:rsidRPr="00A36385" w14:paraId="204ABE4C" w14:textId="77777777" w:rsidTr="00870742">
        <w:trPr>
          <w:cantSplit/>
          <w:trHeight w:val="510"/>
          <w:tblHeader/>
        </w:trPr>
        <w:tc>
          <w:tcPr>
            <w:tcW w:w="2610" w:type="dxa"/>
          </w:tcPr>
          <w:p w14:paraId="3A3888C3" w14:textId="77777777" w:rsidR="00696AB6" w:rsidRPr="00A36385" w:rsidRDefault="00696AB6">
            <w:pPr>
              <w:pStyle w:val="ListParagraph"/>
              <w:numPr>
                <w:ilvl w:val="0"/>
                <w:numId w:val="29"/>
              </w:numPr>
            </w:pPr>
            <w:r w:rsidRPr="00A36385">
              <w:t>Project Milestones and Schedule</w:t>
            </w:r>
          </w:p>
        </w:tc>
        <w:tc>
          <w:tcPr>
            <w:tcW w:w="3690" w:type="dxa"/>
          </w:tcPr>
          <w:p w14:paraId="25E38386" w14:textId="535BF2CE" w:rsidR="00696AB6" w:rsidRPr="009723F4" w:rsidRDefault="00A258A4">
            <w:pPr>
              <w:pStyle w:val="ListParagraph"/>
              <w:numPr>
                <w:ilvl w:val="0"/>
                <w:numId w:val="28"/>
              </w:numPr>
              <w:spacing w:after="120"/>
            </w:pPr>
            <w:r>
              <w:t>Established milestones and project dates are met</w:t>
            </w:r>
          </w:p>
          <w:p w14:paraId="243967A0" w14:textId="0C476C58" w:rsidR="00696AB6" w:rsidRPr="009723F4" w:rsidRDefault="00696AB6">
            <w:pPr>
              <w:pStyle w:val="ListParagraph"/>
              <w:numPr>
                <w:ilvl w:val="0"/>
                <w:numId w:val="28"/>
              </w:numPr>
              <w:spacing w:after="120"/>
            </w:pPr>
            <w:r w:rsidRPr="009723F4">
              <w:t xml:space="preserve">Products completed, reviewed, delivered in </w:t>
            </w:r>
            <w:r w:rsidR="000B2501">
              <w:t>accordance with the established schedule</w:t>
            </w:r>
          </w:p>
          <w:p w14:paraId="49492497" w14:textId="77777777" w:rsidR="00696AB6" w:rsidRPr="0011516B" w:rsidRDefault="00696AB6">
            <w:pPr>
              <w:pStyle w:val="ListParagraph"/>
              <w:numPr>
                <w:ilvl w:val="0"/>
                <w:numId w:val="28"/>
              </w:numPr>
              <w:spacing w:after="120"/>
            </w:pPr>
            <w:r w:rsidRPr="00F179F0">
              <w:t>Notifies customer in advance of potential problems</w:t>
            </w:r>
          </w:p>
        </w:tc>
        <w:tc>
          <w:tcPr>
            <w:tcW w:w="2430" w:type="dxa"/>
          </w:tcPr>
          <w:p w14:paraId="160D88EE" w14:textId="77777777" w:rsidR="00696AB6" w:rsidRPr="00A36385" w:rsidRDefault="00696AB6" w:rsidP="00696AB6">
            <w:pPr>
              <w:rPr>
                <w:rFonts w:cs="Arial"/>
              </w:rPr>
            </w:pPr>
            <w:r w:rsidRPr="00A36385">
              <w:rPr>
                <w:rFonts w:cs="Arial"/>
              </w:rPr>
              <w:t>Satisfactory or higher</w:t>
            </w:r>
          </w:p>
        </w:tc>
      </w:tr>
      <w:tr w:rsidR="00696AB6" w:rsidRPr="00A36385" w14:paraId="3A9935A0" w14:textId="77777777" w:rsidTr="00870742">
        <w:trPr>
          <w:cantSplit/>
          <w:trHeight w:val="510"/>
          <w:tblHeader/>
        </w:trPr>
        <w:tc>
          <w:tcPr>
            <w:tcW w:w="2610" w:type="dxa"/>
          </w:tcPr>
          <w:p w14:paraId="6E73270C" w14:textId="2B142118" w:rsidR="00696AB6" w:rsidRPr="000B5015" w:rsidRDefault="000B2501">
            <w:pPr>
              <w:pStyle w:val="ListParagraph"/>
              <w:numPr>
                <w:ilvl w:val="0"/>
                <w:numId w:val="29"/>
              </w:numPr>
            </w:pPr>
            <w:r>
              <w:t>Cost &amp;</w:t>
            </w:r>
            <w:r w:rsidR="00696AB6" w:rsidRPr="002F6178">
              <w:t xml:space="preserve"> Staffing</w:t>
            </w:r>
          </w:p>
        </w:tc>
        <w:tc>
          <w:tcPr>
            <w:tcW w:w="3690" w:type="dxa"/>
          </w:tcPr>
          <w:p w14:paraId="52ADF576" w14:textId="0A8B44F0" w:rsidR="00696AB6" w:rsidRPr="009723F4" w:rsidRDefault="00696AB6">
            <w:pPr>
              <w:pStyle w:val="ListParagraph"/>
              <w:numPr>
                <w:ilvl w:val="0"/>
                <w:numId w:val="26"/>
              </w:numPr>
              <w:spacing w:after="120"/>
            </w:pPr>
            <w:r w:rsidRPr="009723F4">
              <w:t>Currency of expertise</w:t>
            </w:r>
            <w:r w:rsidR="000B2501">
              <w:t xml:space="preserve"> and staffing levels appropriate</w:t>
            </w:r>
            <w:r w:rsidR="005E5205">
              <w:t xml:space="preserve"> to perform tasks required</w:t>
            </w:r>
          </w:p>
          <w:p w14:paraId="76AEA4AD" w14:textId="22C4A017" w:rsidR="00696AB6" w:rsidRPr="0011516B" w:rsidRDefault="00696AB6">
            <w:pPr>
              <w:pStyle w:val="ListParagraph"/>
              <w:numPr>
                <w:ilvl w:val="0"/>
                <w:numId w:val="26"/>
              </w:numPr>
              <w:spacing w:after="120"/>
            </w:pPr>
            <w:r w:rsidRPr="009723F4">
              <w:t xml:space="preserve">Personnel possess necessary knowledge, </w:t>
            </w:r>
            <w:r w:rsidR="009F4E08" w:rsidRPr="009723F4">
              <w:t>ski</w:t>
            </w:r>
            <w:r w:rsidR="009F4E08" w:rsidRPr="00F179F0">
              <w:t>lls,</w:t>
            </w:r>
            <w:r w:rsidRPr="00F179F0">
              <w:t xml:space="preserve"> and abilities to perform tasks</w:t>
            </w:r>
          </w:p>
        </w:tc>
        <w:tc>
          <w:tcPr>
            <w:tcW w:w="2430" w:type="dxa"/>
          </w:tcPr>
          <w:p w14:paraId="24F087DF" w14:textId="77777777" w:rsidR="00696AB6" w:rsidRPr="00A36385" w:rsidRDefault="00696AB6" w:rsidP="00696AB6">
            <w:pPr>
              <w:rPr>
                <w:rFonts w:cs="Arial"/>
              </w:rPr>
            </w:pPr>
            <w:r w:rsidRPr="00A36385">
              <w:rPr>
                <w:rFonts w:cs="Arial"/>
              </w:rPr>
              <w:t>Satisfactory or higher</w:t>
            </w:r>
          </w:p>
        </w:tc>
      </w:tr>
      <w:tr w:rsidR="00696AB6" w:rsidRPr="00A36385" w14:paraId="584B8092" w14:textId="77777777" w:rsidTr="00870742">
        <w:trPr>
          <w:cantSplit/>
          <w:trHeight w:val="510"/>
          <w:tblHeader/>
        </w:trPr>
        <w:tc>
          <w:tcPr>
            <w:tcW w:w="2610" w:type="dxa"/>
          </w:tcPr>
          <w:p w14:paraId="22AB1D22" w14:textId="3E46673E" w:rsidR="00696AB6" w:rsidRPr="002F6178" w:rsidRDefault="000B2501">
            <w:pPr>
              <w:pStyle w:val="ListParagraph"/>
              <w:numPr>
                <w:ilvl w:val="0"/>
                <w:numId w:val="29"/>
              </w:numPr>
            </w:pPr>
            <w:r>
              <w:t>Management</w:t>
            </w:r>
          </w:p>
        </w:tc>
        <w:tc>
          <w:tcPr>
            <w:tcW w:w="3690" w:type="dxa"/>
          </w:tcPr>
          <w:p w14:paraId="47E673E4" w14:textId="71A7CD49" w:rsidR="00696AB6" w:rsidRPr="0011516B" w:rsidRDefault="000B2501">
            <w:pPr>
              <w:pStyle w:val="ListParagraph"/>
              <w:numPr>
                <w:ilvl w:val="0"/>
                <w:numId w:val="27"/>
              </w:numPr>
              <w:spacing w:after="120"/>
            </w:pPr>
            <w:r>
              <w:t>Integration and coordination of all activities to execute effort</w:t>
            </w:r>
          </w:p>
        </w:tc>
        <w:tc>
          <w:tcPr>
            <w:tcW w:w="2430" w:type="dxa"/>
          </w:tcPr>
          <w:p w14:paraId="6EF8C286" w14:textId="77777777" w:rsidR="00696AB6" w:rsidRPr="00A36385" w:rsidRDefault="00696AB6" w:rsidP="00696AB6">
            <w:pPr>
              <w:rPr>
                <w:rFonts w:cs="Arial"/>
              </w:rPr>
            </w:pPr>
            <w:r w:rsidRPr="00A36385">
              <w:rPr>
                <w:rFonts w:cs="Arial"/>
              </w:rPr>
              <w:t>Satisfactory or higher</w:t>
            </w:r>
          </w:p>
        </w:tc>
      </w:tr>
    </w:tbl>
    <w:p w14:paraId="0DD1A12E" w14:textId="77777777" w:rsidR="00790321" w:rsidRPr="00F55E43" w:rsidRDefault="00790321" w:rsidP="005A1B57">
      <w:pPr>
        <w:pStyle w:val="NoSpacing"/>
        <w:rPr>
          <w:rStyle w:val="Emphasis"/>
          <w:b w:val="0"/>
          <w:i w:val="0"/>
          <w:iCs w:val="0"/>
          <w:color w:val="auto"/>
        </w:rPr>
      </w:pPr>
    </w:p>
    <w:p w14:paraId="56150739" w14:textId="77777777" w:rsidR="00D13730" w:rsidRPr="005A1B57" w:rsidRDefault="00D13730" w:rsidP="00D13730">
      <w:pPr>
        <w:pStyle w:val="NoSpacing"/>
      </w:pPr>
      <w:r w:rsidRPr="00D27760">
        <w:t xml:space="preserve">The </w:t>
      </w:r>
      <w:r>
        <w:t xml:space="preserve">COR </w:t>
      </w:r>
      <w:r w:rsidRPr="00D27760">
        <w:t xml:space="preserve">will utilize a Quality Assurance Surveillance Plan (QASP) throughout the life of the contract to ensure that the Contractor is performing the services required by this PWS in an acceptable </w:t>
      </w:r>
      <w:r>
        <w:t>level of performance</w:t>
      </w:r>
      <w:r w:rsidRPr="00D27760">
        <w:t xml:space="preserve">.  The </w:t>
      </w:r>
      <w:r>
        <w:t>Government</w:t>
      </w:r>
      <w:r w:rsidRPr="00D27760">
        <w:t xml:space="preserve"> reserves the right to alter or change the </w:t>
      </w:r>
      <w:r>
        <w:t xml:space="preserve">surveillance methods in the </w:t>
      </w:r>
      <w:r w:rsidRPr="00D27760">
        <w:t xml:space="preserve">QASP at its own discretion.  </w:t>
      </w:r>
      <w:r w:rsidRPr="0041710A">
        <w:t xml:space="preserve">A Performance Based Service Assessment will be used </w:t>
      </w:r>
      <w:r>
        <w:t xml:space="preserve">by the COR </w:t>
      </w:r>
      <w:r w:rsidRPr="0041710A">
        <w:t xml:space="preserve">in </w:t>
      </w:r>
      <w:r>
        <w:t>accordance</w:t>
      </w:r>
      <w:r w:rsidRPr="0041710A">
        <w:t xml:space="preserve"> with the QASP </w:t>
      </w:r>
      <w:r>
        <w:t>to assess Contractor performance.</w:t>
      </w:r>
      <w:r w:rsidRPr="00F55E43">
        <w:t xml:space="preserve">  </w:t>
      </w:r>
    </w:p>
    <w:p w14:paraId="0DD1A12F" w14:textId="219E6F00" w:rsidR="00285D8A" w:rsidRPr="005A1B57" w:rsidRDefault="000B2501" w:rsidP="005A1B57">
      <w:pPr>
        <w:pStyle w:val="NoSpacing"/>
      </w:pPr>
      <w:r>
        <w:t>.</w:t>
      </w:r>
      <w:r w:rsidR="00412C12" w:rsidRPr="00F55E43">
        <w:t xml:space="preserve">  </w:t>
      </w:r>
    </w:p>
    <w:p w14:paraId="0DD1A130" w14:textId="77777777" w:rsidR="00E47F5F" w:rsidRPr="00D13E0C" w:rsidRDefault="00E47F5F" w:rsidP="0075504C">
      <w:pPr>
        <w:pStyle w:val="Heading2"/>
      </w:pPr>
      <w:bookmarkStart w:id="295" w:name="_Ref256418906"/>
      <w:bookmarkStart w:id="296" w:name="_Toc220331049"/>
      <w:bookmarkStart w:id="297" w:name="_Toc251331980"/>
      <w:r w:rsidRPr="00D13E0C">
        <w:lastRenderedPageBreak/>
        <w:t>FACILITY/RESOURCE PROVISIONS</w:t>
      </w:r>
      <w:bookmarkEnd w:id="295"/>
      <w:bookmarkEnd w:id="296"/>
      <w:r w:rsidRPr="00D13E0C" w:rsidDel="00B66A1B">
        <w:t xml:space="preserve"> </w:t>
      </w:r>
      <w:bookmarkEnd w:id="297"/>
    </w:p>
    <w:p w14:paraId="0DD1A131" w14:textId="7580C54A" w:rsidR="00E47F5F" w:rsidRPr="00D13E0C" w:rsidRDefault="004637E2" w:rsidP="005A1B57">
      <w:pPr>
        <w:pStyle w:val="NoSpacing"/>
      </w:pPr>
      <w:r>
        <w:t xml:space="preserve">The primary place of contract performance shall be the Contractor’s site. </w:t>
      </w:r>
      <w:r w:rsidR="00E47F5F" w:rsidRPr="00D13E0C">
        <w:t xml:space="preserve">The Government </w:t>
      </w:r>
      <w:r w:rsidR="008C1D9C">
        <w:t>will</w:t>
      </w:r>
      <w:r w:rsidR="00E47F5F" w:rsidRPr="00D13E0C">
        <w:t xml:space="preserve"> provide office space, telephone service and system access when authorized contract staff work at a Government location as required in order to</w:t>
      </w:r>
      <w:r w:rsidR="0011119E" w:rsidRPr="00D13E0C">
        <w:t xml:space="preserve"> </w:t>
      </w:r>
      <w:r w:rsidR="00E47F5F" w:rsidRPr="00D13E0C">
        <w:t>accomplish</w:t>
      </w:r>
      <w:r w:rsidR="0011119E" w:rsidRPr="00D13E0C">
        <w:t xml:space="preserve"> </w:t>
      </w:r>
      <w:r w:rsidR="00E47F5F" w:rsidRPr="00D13E0C">
        <w:t>the Tasks associated with this PWS.  All procedural guides, reference materials, and program documentation for the project and other Government applications will also be provided on an as-needed basis.</w:t>
      </w:r>
    </w:p>
    <w:p w14:paraId="0DD1A132" w14:textId="77777777" w:rsidR="00E47F5F" w:rsidRPr="00D13E0C" w:rsidRDefault="00E47F5F" w:rsidP="005A1B57">
      <w:pPr>
        <w:pStyle w:val="NoSpacing"/>
      </w:pPr>
    </w:p>
    <w:p w14:paraId="0DD1A133" w14:textId="77777777" w:rsidR="00E47F5F" w:rsidRPr="00D13E0C" w:rsidRDefault="00E47F5F" w:rsidP="005A1B57">
      <w:pPr>
        <w:pStyle w:val="NoSpacing"/>
      </w:pPr>
      <w:r w:rsidRPr="00D13E0C">
        <w:t xml:space="preserve">The Contractor shall request other Government documentation deemed pertinent to the work accomplishment directly from the Government officials with whom the Contractor has contact.  The Contractor shall consider the </w:t>
      </w:r>
      <w:r w:rsidR="00746F67">
        <w:t>COR</w:t>
      </w:r>
      <w:r w:rsidRPr="00D13E0C">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DD1A134" w14:textId="77777777" w:rsidR="00E47F5F" w:rsidRPr="00F55E43" w:rsidRDefault="00E47F5F" w:rsidP="005A1B57">
      <w:pPr>
        <w:pStyle w:val="NoSpacing"/>
      </w:pPr>
    </w:p>
    <w:p w14:paraId="2D790CB6" w14:textId="55BBA34D" w:rsidR="004564E8" w:rsidRPr="004564E8" w:rsidRDefault="004564E8" w:rsidP="004564E8">
      <w:pPr>
        <w:pStyle w:val="NoSpacing"/>
      </w:pPr>
      <w:r w:rsidRPr="004564E8">
        <w:t xml:space="preserve">VA may provide remote access to VA specific systems/network in accordance with VA Handbook 6500, which requires the use of a VA approved method to connect external equipment/systems to VA’s network.  Citrix Access Gateway (CAG) is the current and only VA approved method for remote access users when using or manipulating VA information for official VA Business.  VA permits CAG remote access through approved Personally Owned Equipment (POE) and Other Equipment (OE) provided the equipment meets all applicable 6500 Handbook requirements for POE/OE.  All of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w:t>
      </w:r>
      <w:r w:rsidR="009F4E08" w:rsidRPr="004564E8">
        <w:t>print,</w:t>
      </w:r>
      <w:r w:rsidRPr="004564E8">
        <w:t xml:space="preserve"> or save any VA information accessed via CAG at any time.  VA prohibits remote access to VA’s network from non-North Atlantic Treaty Organization (NATO) countries.   The exception to this are countries where VA has approved operations established (e.g. Philippines and South Korea).  Exceptions are determined by the COR in coordination with the Information Security Officer (ISO) and Privacy Officer (PO).</w:t>
      </w:r>
    </w:p>
    <w:p w14:paraId="17E95CA4" w14:textId="77777777" w:rsidR="004564E8" w:rsidRPr="004564E8" w:rsidRDefault="004564E8" w:rsidP="004564E8">
      <w:pPr>
        <w:pStyle w:val="NoSpacing"/>
      </w:pPr>
    </w:p>
    <w:p w14:paraId="6E93ADBB" w14:textId="6F9B6C2B" w:rsidR="004564E8" w:rsidRPr="004564E8" w:rsidRDefault="004564E8" w:rsidP="004564E8">
      <w:pPr>
        <w:pStyle w:val="NoSpacing"/>
      </w:pPr>
      <w:r w:rsidRPr="004564E8">
        <w:t xml:space="preserve">This remote access may provide access to VA specific software such as Veterans Health Information System and Technology Architecture (VistA), ClearQuest, </w:t>
      </w:r>
      <w:r w:rsidR="000C2E6B">
        <w:t>PAL</w:t>
      </w:r>
      <w:r w:rsidRPr="004564E8">
        <w:t xml:space="preserve">, Primavera, and Remedy, including appropriate seat management and user licenses, depending upon the level of access granted.  The Contractor shall utilize government-provided software development and test accounts, </w:t>
      </w:r>
      <w:r w:rsidR="009F4E08" w:rsidRPr="004564E8">
        <w:t>document</w:t>
      </w:r>
      <w:r w:rsidR="009F4E08">
        <w:t>s</w:t>
      </w:r>
      <w:r w:rsidR="009F4E08" w:rsidRPr="004564E8">
        <w:t>,</w:t>
      </w:r>
      <w:r w:rsidRPr="004564E8">
        <w:t xml:space="preserve"> and requirements repositories, etc. as required for the development, storage, </w:t>
      </w:r>
      <w:r w:rsidR="009F4E08" w:rsidRPr="004564E8">
        <w:t>maintenance,</w:t>
      </w:r>
      <w:r w:rsidRPr="004564E8">
        <w:t xml:space="preserve"> and delivery of products within the scope of this effort.  The Contractor shall not transmit, store</w:t>
      </w:r>
      <w:r w:rsidR="009F4E08">
        <w:t>,</w:t>
      </w:r>
      <w:r w:rsidRPr="004564E8">
        <w:t xml:space="preserve"> or otherwise maintain sensitive data or products in Contractor systems (or media) within the VA firewall IAW VA Handbook 6500.6 dated March 12, 2010.  All VA sensitive information shall be protected at all times in accordance with VA Handbook 6500, local security field office System Security Plans (SSP’s) and Authority to Operate (ATO)’s for all systems/LAN’s accessed while performing the tasks detailed in this PWS.  The </w:t>
      </w:r>
      <w:r w:rsidRPr="004564E8">
        <w:lastRenderedPageBreak/>
        <w:t xml:space="preserve">Contractor shall ensure all work is performed in countries deemed not to pose a significant security risk.  For detailed Security and Privacy </w:t>
      </w:r>
      <w:r w:rsidR="00DF2270" w:rsidRPr="004564E8">
        <w:t>Requirements (</w:t>
      </w:r>
      <w:r w:rsidRPr="004564E8">
        <w:t xml:space="preserve">additional requirements of the contract consolidated into an addendum for easy reference) refer to </w:t>
      </w:r>
      <w:r w:rsidRPr="004564E8">
        <w:fldChar w:fldCharType="begin"/>
      </w:r>
      <w:r w:rsidRPr="004564E8">
        <w:instrText xml:space="preserve"> REF _Ref252783628 \h  \* MERGEFORMAT </w:instrText>
      </w:r>
      <w:r w:rsidRPr="004564E8">
        <w:fldChar w:fldCharType="separate"/>
      </w:r>
      <w:r w:rsidR="006C3B17" w:rsidRPr="00CF5F5D">
        <w:t xml:space="preserve">ADDENDUM </w:t>
      </w:r>
      <w:r w:rsidR="006C3B17">
        <w:t>A – ADDITIONAL VA REQUIREMENTS, CONSOLIDATED</w:t>
      </w:r>
      <w:r w:rsidRPr="004564E8">
        <w:fldChar w:fldCharType="end"/>
      </w:r>
      <w:r w:rsidRPr="004564E8">
        <w:t xml:space="preserve"> and ADDENDUM B - </w:t>
      </w:r>
      <w:r w:rsidR="00562A88" w:rsidRPr="004564E8">
        <w:t>VA INFORMATION AND INFORMATION SYSTEM SECURITY/PRIVACY LANGUAGE</w:t>
      </w:r>
      <w:r w:rsidRPr="004564E8">
        <w:t>.</w:t>
      </w:r>
    </w:p>
    <w:p w14:paraId="0DD1A136" w14:textId="77777777" w:rsidR="00584DD8" w:rsidRPr="00584DD8" w:rsidRDefault="00584DD8" w:rsidP="005A1B57">
      <w:pPr>
        <w:pStyle w:val="NoSpacing"/>
      </w:pPr>
    </w:p>
    <w:p w14:paraId="0DD1A137" w14:textId="77777777" w:rsidR="00584DD8" w:rsidRPr="00584DD8" w:rsidRDefault="00584DD8" w:rsidP="00584DD8">
      <w:pPr>
        <w:pStyle w:val="Heading2"/>
      </w:pPr>
      <w:bookmarkStart w:id="298" w:name="_Toc220331050"/>
      <w:r w:rsidRPr="00584DD8">
        <w:t>GOVERNMENT FURNISHED PROPERTY</w:t>
      </w:r>
      <w:bookmarkEnd w:id="298"/>
    </w:p>
    <w:p w14:paraId="4AE92E28" w14:textId="77777777" w:rsidR="00C75A1B" w:rsidRDefault="00C75A1B" w:rsidP="00C75A1B"/>
    <w:p w14:paraId="27BFC18C" w14:textId="06B02BFA" w:rsidR="00187A0D" w:rsidRPr="004637E2" w:rsidRDefault="00187A0D" w:rsidP="00187A0D">
      <w:pPr>
        <w:pStyle w:val="NoSpacing"/>
        <w:rPr>
          <w:rStyle w:val="Emphasis"/>
          <w:b w:val="0"/>
          <w:i w:val="0"/>
          <w:color w:val="auto"/>
        </w:rPr>
      </w:pPr>
      <w:r w:rsidRPr="004637E2">
        <w:rPr>
          <w:rStyle w:val="Emphasis"/>
          <w:b w:val="0"/>
          <w:i w:val="0"/>
          <w:color w:val="auto"/>
        </w:rPr>
        <w:t xml:space="preserve">The Government has multiple remote access solutions available to include Citrix Access Gateway (CAG), </w:t>
      </w:r>
      <w:r w:rsidR="00FB1A5E">
        <w:rPr>
          <w:rStyle w:val="Emphasis"/>
          <w:b w:val="0"/>
          <w:i w:val="0"/>
          <w:color w:val="auto"/>
        </w:rPr>
        <w:t xml:space="preserve">AVD, </w:t>
      </w:r>
      <w:r w:rsidRPr="004637E2">
        <w:rPr>
          <w:rStyle w:val="Emphasis"/>
          <w:b w:val="0"/>
          <w:i w:val="0"/>
          <w:color w:val="auto"/>
        </w:rPr>
        <w:t>Site-to-Site Virtual Private Network (VPN), and RESCUE VPN. </w:t>
      </w:r>
    </w:p>
    <w:p w14:paraId="0270E6EA" w14:textId="77777777" w:rsidR="00187A0D" w:rsidRPr="004637E2" w:rsidRDefault="00187A0D" w:rsidP="00187A0D">
      <w:pPr>
        <w:pStyle w:val="NoSpacing"/>
        <w:rPr>
          <w:rStyle w:val="Emphasis"/>
          <w:b w:val="0"/>
          <w:i w:val="0"/>
          <w:color w:val="auto"/>
        </w:rPr>
      </w:pPr>
    </w:p>
    <w:p w14:paraId="40574453" w14:textId="78D4FCFE" w:rsidR="00187A0D" w:rsidRPr="004637E2" w:rsidRDefault="00187A0D" w:rsidP="00187A0D">
      <w:pPr>
        <w:pStyle w:val="NoSpacing"/>
        <w:rPr>
          <w:rStyle w:val="Emphasis"/>
          <w:b w:val="0"/>
          <w:i w:val="0"/>
          <w:color w:val="auto"/>
        </w:rPr>
      </w:pPr>
      <w:r w:rsidRPr="004637E2">
        <w:rPr>
          <w:rStyle w:val="Emphasis"/>
          <w:b w:val="0"/>
          <w:i w:val="0"/>
          <w:color w:val="auto"/>
        </w:rPr>
        <w:t xml:space="preserve">The Government’s issuance of Government Furnished Equipment (GFE) is limited to Contractor personnel requiring direct access to the network to: development environments; install, configure and run Technical Reference Model (TRM) approved software and tools (e.g., Oracle, Fortify, Eclipse, SoapUI, WebLogic, LoadRunner); upload/download/ manipulate code, run scripts, </w:t>
      </w:r>
      <w:r w:rsidR="00E718AD" w:rsidRPr="004637E2">
        <w:rPr>
          <w:rStyle w:val="Emphasis"/>
          <w:b w:val="0"/>
          <w:i w:val="0"/>
          <w:color w:val="auto"/>
        </w:rPr>
        <w:t xml:space="preserve">and </w:t>
      </w:r>
      <w:r w:rsidRPr="004637E2">
        <w:rPr>
          <w:rStyle w:val="Emphasis"/>
          <w:b w:val="0"/>
          <w:i w:val="0"/>
          <w:color w:val="auto"/>
        </w:rPr>
        <w:t>apply patches; configure and change system settings; check logs, troubleshoot/debug, and test/QA.</w:t>
      </w:r>
    </w:p>
    <w:p w14:paraId="6EE4E929" w14:textId="77777777" w:rsidR="00187A0D" w:rsidRPr="004637E2" w:rsidRDefault="00187A0D" w:rsidP="00187A0D">
      <w:pPr>
        <w:pStyle w:val="NoSpacing"/>
        <w:rPr>
          <w:rStyle w:val="Emphasis"/>
          <w:b w:val="0"/>
          <w:i w:val="0"/>
          <w:color w:val="auto"/>
        </w:rPr>
      </w:pPr>
    </w:p>
    <w:p w14:paraId="5ED1C5E6" w14:textId="5855B17D" w:rsidR="00187A0D" w:rsidRPr="004637E2" w:rsidRDefault="00187A0D" w:rsidP="00187A0D">
      <w:pPr>
        <w:pStyle w:val="NoSpacing"/>
        <w:rPr>
          <w:rStyle w:val="Emphasis"/>
          <w:b w:val="0"/>
          <w:i w:val="0"/>
          <w:color w:val="auto"/>
        </w:rPr>
      </w:pPr>
      <w:r w:rsidRPr="004637E2">
        <w:rPr>
          <w:rStyle w:val="Emphasis"/>
          <w:b w:val="0"/>
          <w:i w:val="0"/>
          <w:color w:val="auto"/>
        </w:rPr>
        <w:t xml:space="preserve">When necessary, the Government will furnish desktops or laptops, for use by the Contractor to access VA networks, systems, or applications to meet the requirements of this PWS. The overarching goal is to determine the most cost-effective approach to providing needed access to the VA environment coupled with the need to ensure proper Change Management principles are followed. </w:t>
      </w:r>
      <w:r w:rsidRPr="004637E2">
        <w:rPr>
          <w:rStyle w:val="Emphasis"/>
          <w:b w:val="0"/>
          <w:bCs/>
          <w:i w:val="0"/>
          <w:iCs w:val="0"/>
          <w:color w:val="auto"/>
        </w:rPr>
        <w:t xml:space="preserve">Contractor personnel shall adhere to all VA system access requirements for on-site and remote users in accordance with VA standards, local security regulations, </w:t>
      </w:r>
      <w:r w:rsidR="009F4E08" w:rsidRPr="004637E2">
        <w:rPr>
          <w:rStyle w:val="Emphasis"/>
          <w:b w:val="0"/>
          <w:bCs/>
          <w:i w:val="0"/>
          <w:iCs w:val="0"/>
          <w:color w:val="auto"/>
        </w:rPr>
        <w:t>policies,</w:t>
      </w:r>
      <w:r w:rsidRPr="004637E2">
        <w:rPr>
          <w:rStyle w:val="Emphasis"/>
          <w:b w:val="0"/>
          <w:bCs/>
          <w:i w:val="0"/>
          <w:iCs w:val="0"/>
          <w:color w:val="auto"/>
        </w:rPr>
        <w:t xml:space="preserve"> and rules of behavior.</w:t>
      </w:r>
      <w:r w:rsidRPr="004637E2">
        <w:rPr>
          <w:rStyle w:val="Emphasis"/>
          <w:bCs/>
          <w:i w:val="0"/>
          <w:iCs w:val="0"/>
          <w:color w:val="auto"/>
        </w:rPr>
        <w:t xml:space="preserve"> </w:t>
      </w:r>
      <w:r w:rsidRPr="004637E2">
        <w:rPr>
          <w:rStyle w:val="Emphasis"/>
          <w:b w:val="0"/>
          <w:i w:val="0"/>
          <w:color w:val="auto"/>
        </w:rPr>
        <w:t xml:space="preserve">GFE shall be approved by the COR and Program Manager on a case-by-case basis prior to issuance. </w:t>
      </w:r>
    </w:p>
    <w:p w14:paraId="30A1FA13" w14:textId="77777777" w:rsidR="00187A0D" w:rsidRPr="004637E2" w:rsidRDefault="00187A0D" w:rsidP="00187A0D">
      <w:pPr>
        <w:pStyle w:val="NoSpacing"/>
        <w:rPr>
          <w:rStyle w:val="Emphasis"/>
          <w:b w:val="0"/>
          <w:i w:val="0"/>
          <w:color w:val="auto"/>
        </w:rPr>
      </w:pPr>
    </w:p>
    <w:p w14:paraId="5103657F" w14:textId="10F0B0F2" w:rsidR="00187A0D" w:rsidRPr="004637E2" w:rsidRDefault="00187A0D" w:rsidP="00187A0D">
      <w:pPr>
        <w:pStyle w:val="NoSpacing"/>
        <w:rPr>
          <w:rStyle w:val="Emphasis"/>
          <w:b w:val="0"/>
          <w:i w:val="0"/>
          <w:color w:val="auto"/>
        </w:rPr>
      </w:pPr>
      <w:r w:rsidRPr="004637E2">
        <w:rPr>
          <w:rStyle w:val="Emphasis"/>
          <w:b w:val="0"/>
          <w:i w:val="0"/>
          <w:color w:val="auto"/>
        </w:rPr>
        <w:t xml:space="preserve">Based upon the Government assessment of remote access solutions and requirements of this </w:t>
      </w:r>
      <w:r w:rsidR="00DB436E" w:rsidRPr="004637E2">
        <w:rPr>
          <w:rStyle w:val="Emphasis"/>
          <w:b w:val="0"/>
          <w:i w:val="0"/>
          <w:color w:val="auto"/>
        </w:rPr>
        <w:t>effort</w:t>
      </w:r>
      <w:r w:rsidRPr="004637E2">
        <w:rPr>
          <w:rStyle w:val="Emphasis"/>
          <w:b w:val="0"/>
          <w:i w:val="0"/>
          <w:color w:val="auto"/>
        </w:rPr>
        <w:t>, the Government estimates that the following GFE will be required by this effort:</w:t>
      </w:r>
    </w:p>
    <w:p w14:paraId="0A5994A1" w14:textId="77777777" w:rsidR="00187A0D" w:rsidRPr="004637E2" w:rsidRDefault="00187A0D" w:rsidP="00187A0D">
      <w:pPr>
        <w:pStyle w:val="NoSpacing"/>
        <w:rPr>
          <w:rStyle w:val="Emphasis"/>
          <w:b w:val="0"/>
          <w:i w:val="0"/>
          <w:color w:val="auto"/>
          <w:sz w:val="22"/>
          <w:szCs w:val="22"/>
        </w:rPr>
      </w:pPr>
    </w:p>
    <w:p w14:paraId="1C3E9EC3" w14:textId="2B19E139" w:rsidR="00187A0D" w:rsidRPr="004637E2" w:rsidRDefault="00B4791C" w:rsidP="005A0FCB">
      <w:pPr>
        <w:pStyle w:val="NoSpacing"/>
        <w:numPr>
          <w:ilvl w:val="0"/>
          <w:numId w:val="36"/>
        </w:numPr>
        <w:rPr>
          <w:rStyle w:val="Emphasis"/>
          <w:b w:val="0"/>
          <w:i w:val="0"/>
          <w:color w:val="auto"/>
          <w:sz w:val="22"/>
          <w:szCs w:val="22"/>
        </w:rPr>
      </w:pPr>
      <w:r>
        <w:rPr>
          <w:rStyle w:val="Emphasis"/>
          <w:b w:val="0"/>
          <w:bCs/>
          <w:i w:val="0"/>
          <w:color w:val="auto"/>
        </w:rPr>
        <w:t>3</w:t>
      </w:r>
      <w:r w:rsidR="004637E2" w:rsidRPr="004637E2">
        <w:rPr>
          <w:rStyle w:val="Emphasis"/>
          <w:b w:val="0"/>
          <w:bCs/>
          <w:i w:val="0"/>
          <w:color w:val="auto"/>
        </w:rPr>
        <w:t>00</w:t>
      </w:r>
      <w:r w:rsidR="004637E2" w:rsidRPr="004637E2">
        <w:rPr>
          <w:rStyle w:val="Emphasis"/>
          <w:b w:val="0"/>
          <w:i w:val="0"/>
          <w:color w:val="auto"/>
          <w:sz w:val="22"/>
          <w:szCs w:val="22"/>
        </w:rPr>
        <w:t xml:space="preserve"> laptops</w:t>
      </w:r>
    </w:p>
    <w:p w14:paraId="295D4EF2" w14:textId="77777777" w:rsidR="00187A0D" w:rsidRPr="00187A0D" w:rsidRDefault="00187A0D" w:rsidP="00187A0D">
      <w:pPr>
        <w:pStyle w:val="NoSpacing"/>
        <w:rPr>
          <w:rStyle w:val="Emphasis"/>
          <w:b w:val="0"/>
          <w:bCs/>
          <w:i w:val="0"/>
          <w:iCs w:val="0"/>
          <w:sz w:val="22"/>
          <w:szCs w:val="22"/>
        </w:rPr>
      </w:pPr>
    </w:p>
    <w:p w14:paraId="7BAA64EA" w14:textId="77777777" w:rsidR="00187A0D" w:rsidRPr="004637E2" w:rsidRDefault="00187A0D" w:rsidP="00187A0D">
      <w:pPr>
        <w:pStyle w:val="NoSpacing"/>
        <w:rPr>
          <w:rStyle w:val="Emphasis"/>
          <w:b w:val="0"/>
          <w:i w:val="0"/>
          <w:color w:val="auto"/>
        </w:rPr>
      </w:pPr>
      <w:r w:rsidRPr="004637E2">
        <w:rPr>
          <w:rStyle w:val="Emphasis"/>
          <w:b w:val="0"/>
          <w:i w:val="0"/>
          <w:color w:val="auto"/>
        </w:rPr>
        <w:t>The Government will not provide IT accessories including but not limited to Mobile Wi-Fi hotspots/wireless access points, additional or specialized keyboards or mice, laptop bags, extra charging cables, extra Personal Identity Verification card readers, peripheral devices, or additional Random Access Memory (RAM). The Contractor is responsible for providing these types of IT accessories in support of this effort as necessary and any VA installation required for these IT accessories shall be coordinated with the COR.</w:t>
      </w:r>
    </w:p>
    <w:p w14:paraId="52EE5E64" w14:textId="77777777" w:rsidR="00187A0D" w:rsidRPr="004637E2" w:rsidRDefault="00187A0D" w:rsidP="00187A0D">
      <w:pPr>
        <w:pStyle w:val="NoSpacing"/>
        <w:rPr>
          <w:rStyle w:val="Emphasis"/>
          <w:b w:val="0"/>
          <w:bCs/>
          <w:i w:val="0"/>
          <w:iCs w:val="0"/>
          <w:color w:val="auto"/>
          <w:sz w:val="22"/>
          <w:szCs w:val="22"/>
        </w:rPr>
      </w:pPr>
    </w:p>
    <w:p w14:paraId="1DA8060F" w14:textId="5FE92E15" w:rsidR="00187A0D" w:rsidRPr="004637E2" w:rsidRDefault="00187A0D" w:rsidP="00187A0D">
      <w:pPr>
        <w:pStyle w:val="NoSpacing"/>
        <w:rPr>
          <w:rStyle w:val="Emphasis"/>
          <w:b w:val="0"/>
          <w:i w:val="0"/>
          <w:color w:val="auto"/>
        </w:rPr>
      </w:pPr>
      <w:r w:rsidRPr="004637E2">
        <w:rPr>
          <w:rStyle w:val="Emphasis"/>
          <w:b w:val="0"/>
          <w:i w:val="0"/>
          <w:color w:val="auto"/>
        </w:rPr>
        <w:t xml:space="preserve">Additionally, the Contractor shall provide a status of all reportable GFE as part of the </w:t>
      </w:r>
      <w:r w:rsidRPr="004637E2">
        <w:rPr>
          <w:rStyle w:val="Emphasis"/>
          <w:b w:val="0"/>
          <w:bCs/>
          <w:i w:val="0"/>
          <w:color w:val="auto"/>
        </w:rPr>
        <w:t>Monthly</w:t>
      </w:r>
      <w:r w:rsidR="004637E2" w:rsidRPr="004637E2">
        <w:rPr>
          <w:rStyle w:val="Emphasis"/>
          <w:b w:val="0"/>
          <w:bCs/>
          <w:i w:val="0"/>
          <w:color w:val="auto"/>
        </w:rPr>
        <w:t xml:space="preserve"> </w:t>
      </w:r>
      <w:r w:rsidRPr="004637E2">
        <w:rPr>
          <w:rStyle w:val="Emphasis"/>
          <w:b w:val="0"/>
          <w:i w:val="0"/>
          <w:color w:val="auto"/>
        </w:rPr>
        <w:t xml:space="preserve">Status Report as required by PWS paragraph 5.1.  For purposes of this report, reportable GFE includes equipment that is furnished by the Government as tangible “personal” property which the Contractor takes possession of, physically leaves a </w:t>
      </w:r>
      <w:r w:rsidRPr="004637E2">
        <w:rPr>
          <w:rStyle w:val="Emphasis"/>
          <w:b w:val="0"/>
          <w:i w:val="0"/>
          <w:color w:val="auto"/>
        </w:rPr>
        <w:lastRenderedPageBreak/>
        <w:t>Government facility, and needs to be returned the end of Contractor performance</w:t>
      </w:r>
      <w:r w:rsidRPr="004637E2">
        <w:rPr>
          <w:rStyle w:val="Emphasis"/>
          <w:b w:val="0"/>
          <w:i w:val="0"/>
          <w:color w:val="auto"/>
          <w:sz w:val="22"/>
          <w:szCs w:val="22"/>
        </w:rPr>
        <w:t>.</w:t>
      </w:r>
      <w:r w:rsidRPr="004637E2">
        <w:rPr>
          <w:rStyle w:val="Emphasis"/>
          <w:b w:val="0"/>
          <w:i w:val="0"/>
          <w:color w:val="auto"/>
        </w:rPr>
        <w:t>  The following information shall be provided for each piece of GFE:</w:t>
      </w:r>
    </w:p>
    <w:p w14:paraId="51FD3E39" w14:textId="7CC0F1E0" w:rsidR="00187A0D" w:rsidRPr="004637E2" w:rsidRDefault="00187A0D" w:rsidP="005A0FCB">
      <w:pPr>
        <w:pStyle w:val="NoSpacing"/>
        <w:numPr>
          <w:ilvl w:val="0"/>
          <w:numId w:val="35"/>
        </w:numPr>
        <w:spacing w:before="240"/>
        <w:rPr>
          <w:rStyle w:val="Emphasis"/>
          <w:b w:val="0"/>
          <w:i w:val="0"/>
          <w:color w:val="auto"/>
        </w:rPr>
      </w:pPr>
      <w:r w:rsidRPr="004637E2">
        <w:rPr>
          <w:rStyle w:val="Emphasis"/>
          <w:b w:val="0"/>
          <w:i w:val="0"/>
          <w:color w:val="auto"/>
        </w:rPr>
        <w:t xml:space="preserve">Name of </w:t>
      </w:r>
      <w:r w:rsidR="00DB436E" w:rsidRPr="004637E2">
        <w:rPr>
          <w:rStyle w:val="Emphasis"/>
          <w:b w:val="0"/>
          <w:i w:val="0"/>
          <w:color w:val="auto"/>
        </w:rPr>
        <w:t>C</w:t>
      </w:r>
      <w:r w:rsidRPr="004637E2">
        <w:rPr>
          <w:rStyle w:val="Emphasis"/>
          <w:b w:val="0"/>
          <w:i w:val="0"/>
          <w:color w:val="auto"/>
        </w:rPr>
        <w:t>ontractor employee assigned to the GFE</w:t>
      </w:r>
    </w:p>
    <w:p w14:paraId="7B48E333" w14:textId="77777777" w:rsidR="00187A0D" w:rsidRPr="004637E2" w:rsidRDefault="00187A0D" w:rsidP="005A0FCB">
      <w:pPr>
        <w:pStyle w:val="NoSpacing"/>
        <w:numPr>
          <w:ilvl w:val="0"/>
          <w:numId w:val="35"/>
        </w:numPr>
        <w:rPr>
          <w:rStyle w:val="Emphasis"/>
          <w:b w:val="0"/>
          <w:i w:val="0"/>
          <w:color w:val="auto"/>
        </w:rPr>
      </w:pPr>
      <w:r w:rsidRPr="004637E2">
        <w:rPr>
          <w:rStyle w:val="Emphasis"/>
          <w:b w:val="0"/>
          <w:i w:val="0"/>
          <w:color w:val="auto"/>
        </w:rPr>
        <w:t>Type of Equipment (Make and Model)</w:t>
      </w:r>
    </w:p>
    <w:p w14:paraId="36411B35" w14:textId="77777777" w:rsidR="00187A0D" w:rsidRPr="004637E2" w:rsidRDefault="00187A0D" w:rsidP="005A0FCB">
      <w:pPr>
        <w:pStyle w:val="NoSpacing"/>
        <w:numPr>
          <w:ilvl w:val="0"/>
          <w:numId w:val="35"/>
        </w:numPr>
        <w:rPr>
          <w:rStyle w:val="Emphasis"/>
          <w:b w:val="0"/>
          <w:i w:val="0"/>
          <w:color w:val="auto"/>
        </w:rPr>
      </w:pPr>
      <w:r w:rsidRPr="004637E2">
        <w:rPr>
          <w:rStyle w:val="Emphasis"/>
          <w:b w:val="0"/>
          <w:i w:val="0"/>
          <w:color w:val="auto"/>
        </w:rPr>
        <w:t>Tracking Number/Serial Number</w:t>
      </w:r>
    </w:p>
    <w:p w14:paraId="7ABD8782" w14:textId="77777777" w:rsidR="00187A0D" w:rsidRPr="004637E2" w:rsidRDefault="00187A0D" w:rsidP="005A0FCB">
      <w:pPr>
        <w:pStyle w:val="NoSpacing"/>
        <w:numPr>
          <w:ilvl w:val="0"/>
          <w:numId w:val="35"/>
        </w:numPr>
        <w:rPr>
          <w:rStyle w:val="Emphasis"/>
          <w:b w:val="0"/>
          <w:i w:val="0"/>
          <w:color w:val="auto"/>
        </w:rPr>
      </w:pPr>
      <w:r w:rsidRPr="004637E2">
        <w:rPr>
          <w:rStyle w:val="Emphasis"/>
          <w:b w:val="0"/>
          <w:i w:val="0"/>
          <w:color w:val="auto"/>
        </w:rPr>
        <w:t>VA Bar Code</w:t>
      </w:r>
    </w:p>
    <w:p w14:paraId="54047C76" w14:textId="77777777" w:rsidR="00187A0D" w:rsidRPr="004637E2" w:rsidRDefault="00187A0D" w:rsidP="005A0FCB">
      <w:pPr>
        <w:pStyle w:val="NoSpacing"/>
        <w:numPr>
          <w:ilvl w:val="0"/>
          <w:numId w:val="35"/>
        </w:numPr>
        <w:rPr>
          <w:rStyle w:val="Emphasis"/>
          <w:b w:val="0"/>
          <w:i w:val="0"/>
          <w:color w:val="auto"/>
        </w:rPr>
      </w:pPr>
      <w:r w:rsidRPr="004637E2">
        <w:rPr>
          <w:rStyle w:val="Emphasis"/>
          <w:b w:val="0"/>
          <w:i w:val="0"/>
          <w:color w:val="auto"/>
        </w:rPr>
        <w:t>Location</w:t>
      </w:r>
    </w:p>
    <w:p w14:paraId="4B27ACFC" w14:textId="77777777" w:rsidR="00187A0D" w:rsidRPr="004637E2" w:rsidRDefault="00187A0D" w:rsidP="005A0FCB">
      <w:pPr>
        <w:pStyle w:val="NoSpacing"/>
        <w:numPr>
          <w:ilvl w:val="0"/>
          <w:numId w:val="35"/>
        </w:numPr>
        <w:rPr>
          <w:rStyle w:val="Emphasis"/>
          <w:b w:val="0"/>
          <w:i w:val="0"/>
          <w:color w:val="auto"/>
        </w:rPr>
      </w:pPr>
      <w:r w:rsidRPr="004637E2">
        <w:rPr>
          <w:rStyle w:val="Emphasis"/>
          <w:b w:val="0"/>
          <w:i w:val="0"/>
          <w:color w:val="auto"/>
        </w:rPr>
        <w:t>Value</w:t>
      </w:r>
    </w:p>
    <w:p w14:paraId="4C240B86" w14:textId="77777777" w:rsidR="00187A0D" w:rsidRPr="004637E2" w:rsidRDefault="00187A0D" w:rsidP="005A0FCB">
      <w:pPr>
        <w:pStyle w:val="NoSpacing"/>
        <w:numPr>
          <w:ilvl w:val="0"/>
          <w:numId w:val="35"/>
        </w:numPr>
        <w:rPr>
          <w:rStyle w:val="Emphasis"/>
          <w:b w:val="0"/>
          <w:i w:val="0"/>
          <w:color w:val="auto"/>
        </w:rPr>
      </w:pPr>
      <w:r w:rsidRPr="004637E2">
        <w:rPr>
          <w:rStyle w:val="Emphasis"/>
          <w:b w:val="0"/>
          <w:i w:val="0"/>
          <w:color w:val="auto"/>
        </w:rPr>
        <w:t>Total Value of Equipment</w:t>
      </w:r>
    </w:p>
    <w:p w14:paraId="1DDAF490" w14:textId="77777777" w:rsidR="00187A0D" w:rsidRPr="004637E2" w:rsidRDefault="00187A0D" w:rsidP="005A0FCB">
      <w:pPr>
        <w:pStyle w:val="NoSpacing"/>
        <w:numPr>
          <w:ilvl w:val="0"/>
          <w:numId w:val="35"/>
        </w:numPr>
        <w:rPr>
          <w:rStyle w:val="Emphasis"/>
          <w:b w:val="0"/>
          <w:i w:val="0"/>
          <w:color w:val="auto"/>
        </w:rPr>
      </w:pPr>
      <w:r w:rsidRPr="004637E2">
        <w:rPr>
          <w:rStyle w:val="Emphasis"/>
          <w:b w:val="0"/>
          <w:i w:val="0"/>
          <w:color w:val="auto"/>
        </w:rPr>
        <w:t>Anticipated Transfer Date to Government</w:t>
      </w:r>
    </w:p>
    <w:p w14:paraId="73E50CD4" w14:textId="501AE3C8" w:rsidR="00187A0D" w:rsidRDefault="00187A0D" w:rsidP="005A0FCB">
      <w:pPr>
        <w:pStyle w:val="NoSpacing"/>
        <w:numPr>
          <w:ilvl w:val="0"/>
          <w:numId w:val="35"/>
        </w:numPr>
        <w:rPr>
          <w:rStyle w:val="Emphasis"/>
          <w:b w:val="0"/>
          <w:i w:val="0"/>
          <w:color w:val="auto"/>
        </w:rPr>
      </w:pPr>
      <w:r w:rsidRPr="004637E2">
        <w:rPr>
          <w:rStyle w:val="Emphasis"/>
          <w:b w:val="0"/>
          <w:i w:val="0"/>
          <w:color w:val="auto"/>
        </w:rPr>
        <w:t>Anticipated Transfer Location</w:t>
      </w:r>
    </w:p>
    <w:p w14:paraId="02B1ADD1" w14:textId="77777777" w:rsidR="00B86C23" w:rsidRPr="004637E2" w:rsidRDefault="00B86C23" w:rsidP="00B86C23">
      <w:pPr>
        <w:pStyle w:val="NoSpacing"/>
        <w:rPr>
          <w:rStyle w:val="Emphasis"/>
          <w:b w:val="0"/>
          <w:i w:val="0"/>
          <w:color w:val="auto"/>
        </w:rPr>
      </w:pPr>
    </w:p>
    <w:p w14:paraId="0DD1A13D" w14:textId="588A6393" w:rsidR="00E47F5F" w:rsidRPr="00CF5F5D" w:rsidRDefault="00E47F5F" w:rsidP="00B86C23">
      <w:pPr>
        <w:pStyle w:val="Heading2"/>
        <w:numPr>
          <w:ilvl w:val="0"/>
          <w:numId w:val="0"/>
        </w:numPr>
      </w:pPr>
      <w:bookmarkStart w:id="299" w:name="_Ref252783628"/>
      <w:bookmarkStart w:id="300" w:name="_Toc220331051"/>
      <w:r w:rsidRPr="00CF5F5D">
        <w:t xml:space="preserve">ADDENDUM </w:t>
      </w:r>
      <w:r w:rsidR="00CF5F5D">
        <w:t>A – ADDITIONAL VA REQUIREMENTS, CONSOLIDATED</w:t>
      </w:r>
      <w:bookmarkEnd w:id="299"/>
      <w:bookmarkEnd w:id="300"/>
    </w:p>
    <w:p w14:paraId="0DD1A13E" w14:textId="77777777" w:rsidR="00E47F5F" w:rsidRPr="00D13E0C" w:rsidRDefault="00E47F5F" w:rsidP="00EF57D5">
      <w:pPr>
        <w:pStyle w:val="AppendixHeading"/>
        <w:rPr>
          <w:rFonts w:cs="Arial"/>
        </w:rPr>
      </w:pPr>
      <w:r w:rsidRPr="00D13E0C">
        <w:rPr>
          <w:rFonts w:cs="Arial"/>
        </w:rPr>
        <w:t>Cyber and Information Security Requirements for VA IT Services</w:t>
      </w:r>
    </w:p>
    <w:p w14:paraId="0DD1A13F" w14:textId="5D5F6639" w:rsidR="00E47F5F" w:rsidRPr="00D13E0C" w:rsidRDefault="00E47F5F" w:rsidP="005A1B57">
      <w:pPr>
        <w:pStyle w:val="NoSpacing"/>
      </w:pPr>
      <w:r w:rsidRPr="00D13E0C">
        <w:t xml:space="preserve">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w:t>
      </w:r>
      <w:r w:rsidR="00AC70C6">
        <w:t>assessment and authorization and continuous monitoring</w:t>
      </w:r>
      <w:r w:rsidR="00B86C23">
        <w:t>.</w:t>
      </w:r>
    </w:p>
    <w:p w14:paraId="0DD1A140" w14:textId="77777777" w:rsidR="00E47F5F" w:rsidRDefault="00E47F5F" w:rsidP="005A1B57">
      <w:pPr>
        <w:pStyle w:val="NoSpacing"/>
      </w:pPr>
    </w:p>
    <w:p w14:paraId="0DD1A141" w14:textId="0F683143" w:rsidR="00845F56" w:rsidRPr="00D13E0C" w:rsidRDefault="00845F56" w:rsidP="005A1B57">
      <w:pPr>
        <w:pStyle w:val="NoSpacing"/>
      </w:pPr>
      <w:r w:rsidRPr="00D13E0C">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placed into operation, b) </w:t>
      </w:r>
      <w:r w:rsidR="00546F24" w:rsidRPr="00546F24">
        <w:t>Bluetooth equipped devices are prohibited within VA; Bluetooth must be permanently disabled or removed from the device, unless the connection uses FIPS 140-2 (or its successor) validated encryption</w:t>
      </w:r>
      <w:r w:rsidRPr="00D13E0C">
        <w:t xml:space="preserve">, </w:t>
      </w:r>
      <w:r>
        <w:t xml:space="preserve">c) VA approved anti-virus and firewall software, d) Equipment must meet all VA sanitization </w:t>
      </w:r>
      <w:r w:rsidRPr="00D13E0C">
        <w:t>requirements and procedures before dispos</w:t>
      </w:r>
      <w:r>
        <w:t>al</w:t>
      </w:r>
      <w:r w:rsidRPr="00D13E0C">
        <w:t xml:space="preserve">.  </w:t>
      </w:r>
      <w:bookmarkStart w:id="301" w:name="_Hlk182830362"/>
      <w:r w:rsidR="00B058BE" w:rsidRPr="00B058BE">
        <w:t>The Contractor shall notify the COR/CO within one hour of disclosure or successful exploits of any vulnerability which can compromise the confidentiality, integrity, or availability of the information systems</w:t>
      </w:r>
      <w:bookmarkEnd w:id="301"/>
      <w:r w:rsidRPr="00D13E0C">
        <w:t>.</w:t>
      </w:r>
    </w:p>
    <w:p w14:paraId="0DD1A142" w14:textId="77777777" w:rsidR="00845F56" w:rsidRPr="001B593E" w:rsidRDefault="00845F56" w:rsidP="005A1B57">
      <w:pPr>
        <w:pStyle w:val="NoSpacing"/>
      </w:pPr>
    </w:p>
    <w:p w14:paraId="0DD1A143" w14:textId="4B2ADB81" w:rsidR="00DB0D8A" w:rsidRPr="001B593E" w:rsidRDefault="00DB0D8A" w:rsidP="005A1B57">
      <w:pPr>
        <w:pStyle w:val="NoSpacing"/>
      </w:pPr>
      <w:r w:rsidRPr="00DB0D8A">
        <w:t xml:space="preserve">Each documented initiative under this contract incorporates VA Handbook 6500.6, “Contract Security,” March 12, 2010 </w:t>
      </w:r>
      <w:bookmarkStart w:id="302" w:name="_Hlk182830455"/>
      <w:r w:rsidR="00B058BE" w:rsidRPr="00B058BE">
        <w:t xml:space="preserve">(Appendix C updated April 22, 2024) </w:t>
      </w:r>
      <w:bookmarkEnd w:id="302"/>
      <w:r w:rsidRPr="00DB0D8A">
        <w:t>by reference as though fully set forth therein.</w:t>
      </w:r>
      <w:r w:rsidR="00CD138C">
        <w:t xml:space="preserve"> </w:t>
      </w:r>
      <w:r w:rsidRPr="00DB0D8A">
        <w:t xml:space="preserve"> The VA Handbook 6500.6, “Contract Security” shall also be included in every related agreement, </w:t>
      </w:r>
      <w:r w:rsidR="009F4E08" w:rsidRPr="00DB0D8A">
        <w:t>contract,</w:t>
      </w:r>
      <w:r w:rsidRPr="00DB0D8A">
        <w:t xml:space="preserve"> or order.  The VA Handbook 6500.6, Appendix C, is included in this document as Addendum B.</w:t>
      </w:r>
    </w:p>
    <w:p w14:paraId="0DD1A144" w14:textId="77777777" w:rsidR="004A6A12" w:rsidRPr="00D13E0C" w:rsidRDefault="004A6A12" w:rsidP="005A1B57">
      <w:pPr>
        <w:pStyle w:val="NoSpacing"/>
      </w:pPr>
    </w:p>
    <w:p w14:paraId="432FA311" w14:textId="5830F57C" w:rsidR="00EB0825" w:rsidRDefault="00FC6517" w:rsidP="00832CDF">
      <w:pPr>
        <w:pStyle w:val="NoSpacing"/>
      </w:pPr>
      <w:r w:rsidRPr="00D13E0C">
        <w:lastRenderedPageBreak/>
        <w:t xml:space="preserve">Training requirements:  </w:t>
      </w:r>
      <w:r w:rsidR="00E47F5F" w:rsidRPr="00D13E0C">
        <w:t xml:space="preserve">The Contractor shall complete all mandatory training courses on the </w:t>
      </w:r>
      <w:r w:rsidR="00057BB9">
        <w:t xml:space="preserve">current </w:t>
      </w:r>
      <w:r w:rsidR="009D0236">
        <w:t>VA training site, t</w:t>
      </w:r>
      <w:r w:rsidR="009D0236" w:rsidRPr="00057BB9">
        <w:t xml:space="preserve">he </w:t>
      </w:r>
      <w:r w:rsidR="00F65095">
        <w:t>VA Talent Management System (TMS)</w:t>
      </w:r>
      <w:r w:rsidR="006A10BC">
        <w:t xml:space="preserve"> 2.0</w:t>
      </w:r>
      <w:r w:rsidR="009D0236" w:rsidRPr="00057BB9">
        <w:t>,</w:t>
      </w:r>
      <w:r w:rsidR="00E47F5F" w:rsidRPr="00D13E0C">
        <w:t xml:space="preserve"> and will be tracked therein.  The </w:t>
      </w:r>
      <w:r w:rsidR="00F65095">
        <w:t>TMS</w:t>
      </w:r>
      <w:r w:rsidR="00E47F5F" w:rsidRPr="00D13E0C">
        <w:t xml:space="preserve"> </w:t>
      </w:r>
      <w:r w:rsidR="00EB0825">
        <w:t xml:space="preserve">2.0 </w:t>
      </w:r>
      <w:r w:rsidR="00E47F5F" w:rsidRPr="00D13E0C">
        <w:t>may be accessed at</w:t>
      </w:r>
      <w:r w:rsidR="009D0236">
        <w:t xml:space="preserve"> </w:t>
      </w:r>
      <w:bookmarkStart w:id="303" w:name="_Hlk526255169"/>
      <w:r w:rsidR="00EB0825">
        <w:fldChar w:fldCharType="begin"/>
      </w:r>
      <w:r w:rsidR="00EB0825">
        <w:instrText>HYPERLINK "https://www.tms.va.gov/SecureAuth35/" \o "Link to TMS 2.0 Homepage"</w:instrText>
      </w:r>
      <w:r w:rsidR="00EB0825">
        <w:fldChar w:fldCharType="separate"/>
      </w:r>
      <w:r w:rsidR="00EB0825" w:rsidRPr="00357F9D">
        <w:rPr>
          <w:rStyle w:val="Hyperlink"/>
        </w:rPr>
        <w:t>h</w:t>
      </w:r>
      <w:bookmarkStart w:id="304" w:name="_Hlk526252903"/>
      <w:r w:rsidR="00EB0825" w:rsidRPr="00357F9D">
        <w:rPr>
          <w:rStyle w:val="Hyperlink"/>
        </w:rPr>
        <w:t>ttps://www.tms.va.gov/SecureAuth35/</w:t>
      </w:r>
      <w:bookmarkEnd w:id="304"/>
      <w:r w:rsidR="00EB0825">
        <w:fldChar w:fldCharType="end"/>
      </w:r>
      <w:bookmarkEnd w:id="303"/>
      <w:r w:rsidR="00F65095" w:rsidRPr="00923D40">
        <w:t>.</w:t>
      </w:r>
      <w:r w:rsidR="00D83478" w:rsidRPr="00CA0E5F">
        <w:t xml:space="preserve"> </w:t>
      </w:r>
      <w:r w:rsidR="00F65095" w:rsidRPr="00F65095">
        <w:t>If you do not have a TMS</w:t>
      </w:r>
      <w:r w:rsidR="00EB0825">
        <w:t xml:space="preserve"> 2.0</w:t>
      </w:r>
      <w:r w:rsidR="00F65095" w:rsidRPr="00F65095">
        <w:t xml:space="preserve"> profile, go to </w:t>
      </w:r>
    </w:p>
    <w:p w14:paraId="0DD1A145" w14:textId="61AAA245" w:rsidR="00FF0358" w:rsidRDefault="00EB0825" w:rsidP="005A1B57">
      <w:pPr>
        <w:pStyle w:val="NoSpacing"/>
        <w:rPr>
          <w:color w:val="000000"/>
        </w:rPr>
      </w:pPr>
      <w:hyperlink r:id="rId46" w:tooltip="Link to TMS 2.0 Homepage" w:history="1">
        <w:r w:rsidRPr="00357F9D">
          <w:rPr>
            <w:rStyle w:val="Hyperlink"/>
          </w:rPr>
          <w:t>https://www.tms.va.gov/SecureAuth35/</w:t>
        </w:r>
      </w:hyperlink>
      <w:r w:rsidR="00F65095" w:rsidRPr="00F65095">
        <w:rPr>
          <w:color w:val="000000"/>
        </w:rPr>
        <w:t xml:space="preserve"> and click on the “Create New User” link on the TMS </w:t>
      </w:r>
      <w:r>
        <w:rPr>
          <w:color w:val="000000"/>
        </w:rPr>
        <w:t xml:space="preserve">2.0 </w:t>
      </w:r>
      <w:r w:rsidR="00F65095" w:rsidRPr="00F65095">
        <w:rPr>
          <w:color w:val="000000"/>
        </w:rPr>
        <w:t>to gain access.</w:t>
      </w:r>
    </w:p>
    <w:p w14:paraId="0DD1A146" w14:textId="77777777" w:rsidR="00FF0358" w:rsidRDefault="00FF0358" w:rsidP="005A1B57">
      <w:pPr>
        <w:pStyle w:val="NoSpacing"/>
        <w:rPr>
          <w:color w:val="000000"/>
        </w:rPr>
      </w:pPr>
    </w:p>
    <w:p w14:paraId="0DD1A147" w14:textId="77777777" w:rsidR="00E47F5F" w:rsidRPr="00D13E0C" w:rsidRDefault="00E47F5F" w:rsidP="005A1B57">
      <w:pPr>
        <w:pStyle w:val="NoSpacing"/>
      </w:pPr>
      <w:r w:rsidRPr="00D13E0C">
        <w:t>Contractor employees shall complete a VA Systems Access Agreement if they are provided access privileges as an authorized user of the computer system of VA.</w:t>
      </w:r>
    </w:p>
    <w:p w14:paraId="0DD1A148" w14:textId="77777777" w:rsidR="00E47F5F" w:rsidRPr="00D13E0C" w:rsidRDefault="00E47F5F" w:rsidP="00FC6517">
      <w:pPr>
        <w:pStyle w:val="AppendixHeading"/>
        <w:rPr>
          <w:rFonts w:cs="Arial"/>
        </w:rPr>
      </w:pPr>
      <w:r w:rsidRPr="00D13E0C">
        <w:rPr>
          <w:rFonts w:cs="Arial"/>
        </w:rPr>
        <w:t>VA Enterprise Architecture Compliance</w:t>
      </w:r>
    </w:p>
    <w:p w14:paraId="0DD1A149" w14:textId="5AC92EC4" w:rsidR="00E47F5F" w:rsidRDefault="00E47F5F" w:rsidP="005A1B57">
      <w:pPr>
        <w:pStyle w:val="NoSpacing"/>
        <w:rPr>
          <w:rStyle w:val="Emphasis"/>
          <w:rFonts w:cs="Arial"/>
          <w:b w:val="0"/>
          <w:i w:val="0"/>
          <w:color w:val="000000"/>
        </w:rPr>
      </w:pPr>
      <w:r w:rsidRPr="00D13E0C">
        <w:t xml:space="preserve">The applications, supplies, and services furnished under this contract must comply with VA Enterprise Architecture (EA), available </w:t>
      </w:r>
      <w:r w:rsidRPr="00EE008E">
        <w:t xml:space="preserve">at </w:t>
      </w:r>
      <w:hyperlink r:id="rId47" w:tooltip="link to the One-VA Enterprise Architecture (EA) Homepage" w:history="1">
        <w:r w:rsidR="009B715C" w:rsidRPr="00EE008E">
          <w:rPr>
            <w:rStyle w:val="Hyperlink"/>
            <w:iCs/>
          </w:rPr>
          <w:t>http://www.ea.oit.va.gov/index.asp</w:t>
        </w:r>
      </w:hyperlink>
      <w:r w:rsidRPr="00D13E0C">
        <w:t xml:space="preserve"> in force at the time of issuance of this contract, including the Program Management Plan and VA's rules, standards, and guidelines in the Technical Reference Model/Standards Profile (TRMSP).  VA reserves the right to assess contract deliverables for EA compliance prior to acceptance</w:t>
      </w:r>
      <w:r w:rsidRPr="00D13E0C">
        <w:rPr>
          <w:rStyle w:val="Emphasis"/>
          <w:rFonts w:cs="Arial"/>
          <w:i w:val="0"/>
          <w:color w:val="000000"/>
        </w:rPr>
        <w:t>.</w:t>
      </w:r>
    </w:p>
    <w:p w14:paraId="0DD1A14A" w14:textId="77777777" w:rsidR="00BC6961" w:rsidRDefault="00BC6961" w:rsidP="005A1B57">
      <w:pPr>
        <w:pStyle w:val="NoSpacing"/>
        <w:rPr>
          <w:rStyle w:val="Emphasis"/>
          <w:rFonts w:cs="Arial"/>
          <w:i w:val="0"/>
          <w:color w:val="000000"/>
        </w:rPr>
      </w:pPr>
    </w:p>
    <w:p w14:paraId="0DD1A14C" w14:textId="28DC8366" w:rsidR="00BC00B7" w:rsidRPr="002A2ACA" w:rsidRDefault="00CE7438" w:rsidP="00BC00B7">
      <w:pPr>
        <w:pStyle w:val="AppendixHeading2"/>
        <w:rPr>
          <w:lang w:val="sv-SE"/>
        </w:rPr>
      </w:pPr>
      <w:r w:rsidRPr="00CE7438">
        <w:rPr>
          <w:rStyle w:val="Emphasis"/>
          <w:b/>
          <w:i w:val="0"/>
          <w:iCs w:val="0"/>
          <w:color w:val="auto"/>
          <w:lang w:val="sv-SE"/>
        </w:rPr>
        <w:t>VA Internet and Intranet Standards</w:t>
      </w:r>
    </w:p>
    <w:p w14:paraId="0DD1A14D" w14:textId="77777777" w:rsidR="00BC00B7" w:rsidRPr="002A2ACA" w:rsidRDefault="00BC00B7" w:rsidP="00E47F5F">
      <w:pPr>
        <w:rPr>
          <w:rStyle w:val="Emphasis"/>
          <w:rFonts w:cs="Arial"/>
          <w:i w:val="0"/>
          <w:color w:val="000000"/>
          <w:lang w:val="sv-SE"/>
        </w:rPr>
      </w:pPr>
    </w:p>
    <w:p w14:paraId="0DD1A14E" w14:textId="486710F8" w:rsidR="00E47F5F" w:rsidRPr="00D13E0C" w:rsidRDefault="00CE7438" w:rsidP="005A1B57">
      <w:pPr>
        <w:pStyle w:val="NoSpacing"/>
      </w:pPr>
      <w:r w:rsidRPr="00CE7438">
        <w:t>The Contractor shall</w:t>
      </w:r>
      <w:r w:rsidR="00E47F5F" w:rsidRPr="00BC00B7">
        <w:t xml:space="preserve"> adhere</w:t>
      </w:r>
      <w:r w:rsidR="00E47F5F" w:rsidRPr="00D13E0C">
        <w:t xml:space="preserve"> to and comply with VA Directive 6102 and VA</w:t>
      </w:r>
      <w:r w:rsidR="00B50CD6">
        <w:t>’s Web Governance</w:t>
      </w:r>
      <w:r w:rsidR="00E47F5F" w:rsidRPr="00D13E0C">
        <w:t xml:space="preserve"> if </w:t>
      </w:r>
      <w:r w:rsidR="003A6605" w:rsidRPr="00D13E0C">
        <w:t xml:space="preserve">the </w:t>
      </w:r>
      <w:r w:rsidR="003A6605">
        <w:t>Contractor’s</w:t>
      </w:r>
      <w:r w:rsidR="00E47F5F" w:rsidRPr="00D13E0C">
        <w:t xml:space="preserve"> work includes </w:t>
      </w:r>
      <w:r w:rsidR="00B50CD6" w:rsidRPr="00B50CD6">
        <w:t>building and maintaining VA’s digital presence</w:t>
      </w:r>
      <w:r w:rsidR="00E47F5F" w:rsidRPr="00D13E0C">
        <w:t xml:space="preserve">.  This pertains, but is not limited to: </w:t>
      </w:r>
      <w:r w:rsidR="00B50CD6" w:rsidRPr="00B50CD6">
        <w:t>websites, social media,</w:t>
      </w:r>
      <w:r w:rsidR="00B50CD6">
        <w:t xml:space="preserve"> </w:t>
      </w:r>
      <w:r w:rsidR="00E47F5F" w:rsidRPr="00D13E0C">
        <w:t xml:space="preserve">creating announcements; collecting information; databases to be accessed, graphics and links to external sites. </w:t>
      </w:r>
    </w:p>
    <w:p w14:paraId="0DD1A14F" w14:textId="77777777" w:rsidR="00E47F5F" w:rsidRPr="00D13E0C" w:rsidRDefault="00E47F5F" w:rsidP="005A1B57">
      <w:pPr>
        <w:pStyle w:val="NoSpacing"/>
      </w:pPr>
    </w:p>
    <w:p w14:paraId="6F10506D" w14:textId="2FE57CAF" w:rsidR="001F5235" w:rsidRPr="00D13E0C" w:rsidRDefault="00E47F5F" w:rsidP="005A1B57">
      <w:pPr>
        <w:pStyle w:val="NoSpacing"/>
      </w:pPr>
      <w:r w:rsidRPr="00D13E0C">
        <w:t>Internet/Intranet Services Directive 6102 is posted at (copy and paste the following URL to browser):</w:t>
      </w:r>
      <w:r w:rsidR="001F5235">
        <w:t xml:space="preserve"> </w:t>
      </w:r>
      <w:r w:rsidR="004E4586">
        <w:t xml:space="preserve"> </w:t>
      </w:r>
      <w:hyperlink r:id="rId48" w:tooltip="Link to VA Directive 6102" w:history="1">
        <w:r w:rsidR="004E4586" w:rsidRPr="003E759A">
          <w:rPr>
            <w:rStyle w:val="Hyperlink"/>
          </w:rPr>
          <w:t>https://www.va.gov/vapubs/viewPublication.asp?Pub_ID=1056&amp;FType=</w:t>
        </w:r>
        <w:r w:rsidR="004E4586" w:rsidRPr="00C83BC3">
          <w:rPr>
            <w:rStyle w:val="Hyperlink"/>
          </w:rPr>
          <w:t>2</w:t>
        </w:r>
      </w:hyperlink>
    </w:p>
    <w:p w14:paraId="0DD1A151" w14:textId="77777777" w:rsidR="00E47F5F" w:rsidRPr="00D13E0C" w:rsidRDefault="00E47F5F" w:rsidP="005A1B57">
      <w:pPr>
        <w:pStyle w:val="NoSpacing"/>
      </w:pPr>
    </w:p>
    <w:p w14:paraId="0DD1A152" w14:textId="4C6003E0" w:rsidR="00E47F5F" w:rsidRDefault="00B50CD6" w:rsidP="005A1B57">
      <w:pPr>
        <w:pStyle w:val="NoSpacing"/>
        <w:rPr>
          <w:rStyle w:val="Hyperlink"/>
          <w:rFonts w:cs="Arial"/>
        </w:rPr>
      </w:pPr>
      <w:r w:rsidRPr="00B50CD6">
        <w:t>VA Web Governance website can be found at</w:t>
      </w:r>
      <w:r w:rsidRPr="00B50CD6">
        <w:rPr>
          <w:u w:val="single"/>
        </w:rPr>
        <w:t xml:space="preserve"> </w:t>
      </w:r>
      <w:hyperlink r:id="rId49" w:tooltip="Link to VA Web Governance website" w:history="1">
        <w:r w:rsidRPr="00B50CD6">
          <w:rPr>
            <w:rStyle w:val="Hyperlink"/>
          </w:rPr>
          <w:t>Home - VA Web Governance</w:t>
        </w:r>
      </w:hyperlink>
      <w:r>
        <w:t>.</w:t>
      </w:r>
    </w:p>
    <w:p w14:paraId="0DD1A153" w14:textId="77777777" w:rsidR="008B2A07" w:rsidRPr="00D13E0C" w:rsidRDefault="008B2A07" w:rsidP="005A1B57">
      <w:pPr>
        <w:pStyle w:val="NoSpacing"/>
        <w:rPr>
          <w:rStyle w:val="Hyperlink"/>
          <w:rFonts w:cs="Arial"/>
        </w:rPr>
      </w:pPr>
    </w:p>
    <w:p w14:paraId="0DD1A154" w14:textId="3CB428F7" w:rsidR="00E47F5F" w:rsidRPr="00D13E0C" w:rsidRDefault="00E47F5F" w:rsidP="00F016B8">
      <w:pPr>
        <w:pStyle w:val="AppendixHeading"/>
        <w:ind w:left="0" w:firstLine="0"/>
        <w:rPr>
          <w:rFonts w:cs="Arial"/>
        </w:rPr>
      </w:pPr>
      <w:r w:rsidRPr="00D13E0C">
        <w:rPr>
          <w:rFonts w:cs="Arial"/>
        </w:rPr>
        <w:t xml:space="preserve">Notice of the Federal Accessibility Law Affecting All </w:t>
      </w:r>
      <w:r w:rsidR="00267336">
        <w:rPr>
          <w:rFonts w:cs="Arial"/>
        </w:rPr>
        <w:t xml:space="preserve">Information and Communication Technology (ICT) </w:t>
      </w:r>
      <w:r w:rsidRPr="00D13E0C">
        <w:rPr>
          <w:rFonts w:cs="Arial"/>
        </w:rPr>
        <w:t>Procurements (Section 508)</w:t>
      </w:r>
    </w:p>
    <w:p w14:paraId="7D4E64D6" w14:textId="77777777" w:rsidR="00267336" w:rsidRDefault="00267336" w:rsidP="00267336">
      <w:pPr>
        <w:rPr>
          <w:rFonts w:cs="Arial"/>
        </w:rPr>
      </w:pPr>
      <w:bookmarkStart w:id="305" w:name="_Hlk526253905"/>
    </w:p>
    <w:p w14:paraId="437F541D" w14:textId="7F2C6EE7" w:rsidR="00267336" w:rsidRPr="00573BA2" w:rsidRDefault="00267336" w:rsidP="00267336">
      <w:pPr>
        <w:rPr>
          <w:rFonts w:cs="Arial"/>
        </w:rPr>
      </w:pPr>
      <w:bookmarkStart w:id="306" w:name="_Hlk526253028"/>
      <w:r w:rsidRPr="00573BA2">
        <w:rPr>
          <w:rFonts w:cs="Arial"/>
        </w:rPr>
        <w:t xml:space="preserve">On </w:t>
      </w:r>
      <w:r>
        <w:rPr>
          <w:rFonts w:cs="Arial"/>
        </w:rPr>
        <w:t xml:space="preserve">January 18, 2017, </w:t>
      </w:r>
      <w:r w:rsidR="00022B42" w:rsidRPr="00022B42">
        <w:rPr>
          <w:rFonts w:cs="Arial"/>
        </w:rPr>
        <w:t>the Access Board issued a final rule that updated accessibility requirements covered by Section 508 and refreshed guidelines for telecommunications equipment subject to Section 255 of the Communications Act.  The final rule went into effect on January 18, 2018.  The revisions and updates to the Section 508-based standards and Section 255-based guidelines are intended to ensure that information and communication technology (ICT) covered by the respective statutes is accessible to and usable by individuals with disabilities</w:t>
      </w:r>
      <w:r w:rsidRPr="0090246F">
        <w:rPr>
          <w:rFonts w:cs="Arial"/>
        </w:rPr>
        <w:t>.</w:t>
      </w:r>
    </w:p>
    <w:bookmarkEnd w:id="305"/>
    <w:bookmarkEnd w:id="306"/>
    <w:p w14:paraId="0DD1A156" w14:textId="77777777" w:rsidR="00E47F5F" w:rsidRPr="00D13E0C" w:rsidRDefault="00E47F5F" w:rsidP="005A1B57">
      <w:pPr>
        <w:pStyle w:val="NoSpacing"/>
        <w:rPr>
          <w:b/>
          <w:bCs/>
        </w:rPr>
      </w:pPr>
    </w:p>
    <w:p w14:paraId="0DD1A157" w14:textId="46881674" w:rsidR="00E47F5F" w:rsidRPr="00D13E0C" w:rsidRDefault="00E47F5F" w:rsidP="00CB14C7">
      <w:pPr>
        <w:pStyle w:val="AppendixHeading2"/>
      </w:pPr>
      <w:r w:rsidRPr="00D13E0C">
        <w:t xml:space="preserve">Section 508 – </w:t>
      </w:r>
      <w:r w:rsidR="00267336">
        <w:t>Information and Communication Technology (</w:t>
      </w:r>
      <w:r w:rsidR="005D468D">
        <w:t xml:space="preserve">ICT) </w:t>
      </w:r>
      <w:r w:rsidR="005D468D" w:rsidRPr="00D13E0C">
        <w:t>Standards</w:t>
      </w:r>
    </w:p>
    <w:p w14:paraId="51A950B0" w14:textId="77777777" w:rsidR="00CB14C7" w:rsidRDefault="00CB14C7" w:rsidP="00E47F5F">
      <w:pPr>
        <w:rPr>
          <w:rFonts w:cs="Arial"/>
        </w:rPr>
      </w:pPr>
    </w:p>
    <w:p w14:paraId="07BC8E39" w14:textId="0C571B41" w:rsidR="00267336" w:rsidRPr="00573BA2" w:rsidRDefault="00267336" w:rsidP="00267336">
      <w:pPr>
        <w:rPr>
          <w:rFonts w:cs="Arial"/>
        </w:rPr>
      </w:pPr>
      <w:bookmarkStart w:id="307" w:name="_Hlk526253068"/>
      <w:r w:rsidRPr="00573BA2">
        <w:rPr>
          <w:rFonts w:cs="Arial"/>
        </w:rPr>
        <w:t xml:space="preserve">The Section 508 standards established by the Access Board are incorporated into, and made part of all VA orders, solicitations and purchase orders developed to procure ICT. </w:t>
      </w:r>
      <w:r>
        <w:rPr>
          <w:rFonts w:cs="Arial"/>
        </w:rPr>
        <w:t xml:space="preserve"> </w:t>
      </w:r>
      <w:r w:rsidRPr="00573BA2">
        <w:rPr>
          <w:rFonts w:cs="Arial"/>
        </w:rPr>
        <w:t xml:space="preserve">These standards are found in their entirety at: </w:t>
      </w:r>
      <w:bookmarkStart w:id="308" w:name="_Hlk182830640"/>
      <w:r w:rsidR="00022B42" w:rsidRPr="00022B42">
        <w:fldChar w:fldCharType="begin"/>
      </w:r>
      <w:r w:rsidR="00022B42" w:rsidRPr="00022B42">
        <w:instrText>HYPERLINK "https://www.access-board.gov/ict/" \o "Link to Revised Section 508 Standards and Guidelines"</w:instrText>
      </w:r>
      <w:r w:rsidR="00022B42" w:rsidRPr="00022B42">
        <w:fldChar w:fldCharType="separate"/>
      </w:r>
      <w:r w:rsidR="00022B42" w:rsidRPr="00022B42">
        <w:rPr>
          <w:rStyle w:val="Hyperlink"/>
        </w:rPr>
        <w:t>Revised 508 Standards and 255 Guidelines (access-board.gov)</w:t>
      </w:r>
      <w:r w:rsidR="00022B42" w:rsidRPr="00022B42">
        <w:fldChar w:fldCharType="end"/>
      </w:r>
      <w:r w:rsidR="00022B42" w:rsidRPr="00022B42">
        <w:t>.  A single PDF file version of the Revised Section 508 Standards and 255 Guidelines will be supplied upon request, or can be obtained from the Access Board website.</w:t>
      </w:r>
      <w:bookmarkEnd w:id="308"/>
      <w:r w:rsidR="00022B42" w:rsidRPr="00022B42">
        <w:t xml:space="preserve">  Federal agencies must comply with the </w:t>
      </w:r>
      <w:bookmarkStart w:id="309" w:name="_Hlk182830688"/>
      <w:r w:rsidR="00022B42" w:rsidRPr="00022B42">
        <w:t>Rehabilitation Act of 1973, as amended</w:t>
      </w:r>
      <w:bookmarkEnd w:id="309"/>
      <w:r w:rsidRPr="00573BA2">
        <w:rPr>
          <w:rFonts w:cs="Arial"/>
        </w:rPr>
        <w:t>. </w:t>
      </w:r>
    </w:p>
    <w:p w14:paraId="67A8CEDC" w14:textId="77777777" w:rsidR="00267336" w:rsidRPr="00573BA2" w:rsidRDefault="00267336" w:rsidP="00267336">
      <w:pPr>
        <w:rPr>
          <w:rFonts w:cs="Arial"/>
        </w:rPr>
      </w:pPr>
    </w:p>
    <w:p w14:paraId="02937A8B" w14:textId="77777777" w:rsidR="00267336" w:rsidRPr="00573BA2" w:rsidRDefault="00267336" w:rsidP="00832CDF">
      <w:pPr>
        <w:rPr>
          <w:rFonts w:cs="Arial"/>
          <w:color w:val="000000"/>
        </w:rPr>
      </w:pPr>
    </w:p>
    <w:p w14:paraId="6ED0DA1F" w14:textId="77777777" w:rsidR="00267336" w:rsidRDefault="00267336" w:rsidP="00267336">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5D4CB6DF" w14:textId="77777777" w:rsidR="00267336" w:rsidRDefault="00267336" w:rsidP="00267336">
      <w:pPr>
        <w:spacing w:before="13" w:after="13"/>
        <w:ind w:right="13"/>
        <w:rPr>
          <w:rFonts w:cs="Arial"/>
          <w:color w:val="000000"/>
        </w:rPr>
      </w:pPr>
    </w:p>
    <w:p w14:paraId="6310713C" w14:textId="4BA5EA5E" w:rsidR="00267336" w:rsidRDefault="00267336" w:rsidP="00DB1786">
      <w:pPr>
        <w:spacing w:before="13" w:after="13"/>
        <w:ind w:left="1440" w:right="13" w:hanging="540"/>
        <w:rPr>
          <w:rFonts w:cs="Arial"/>
          <w:color w:val="000000"/>
        </w:rPr>
      </w:pPr>
      <w:r w:rsidRPr="00B862E1">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B862E1">
        <w:rPr>
          <w:rFonts w:cs="Arial"/>
          <w:color w:val="000000"/>
        </w:rPr>
        <w:instrText xml:space="preserve"> FORMCHECKBOX </w:instrText>
      </w:r>
      <w:r w:rsidRPr="00B862E1">
        <w:rPr>
          <w:rFonts w:cs="Arial"/>
          <w:color w:val="000000"/>
        </w:rPr>
      </w:r>
      <w:r w:rsidRPr="00B862E1">
        <w:rPr>
          <w:rFonts w:cs="Arial"/>
          <w:color w:val="000000"/>
        </w:rPr>
        <w:fldChar w:fldCharType="separate"/>
      </w:r>
      <w:r w:rsidRPr="00B862E1">
        <w:rPr>
          <w:rFonts w:cs="Arial"/>
          <w:color w:val="000000"/>
        </w:rPr>
        <w:fldChar w:fldCharType="end"/>
      </w:r>
      <w:r>
        <w:rPr>
          <w:rFonts w:cs="Arial"/>
          <w:color w:val="000000"/>
        </w:rPr>
        <w:tab/>
      </w:r>
      <w:r w:rsidRPr="00776711">
        <w:rPr>
          <w:rFonts w:cs="Arial"/>
          <w:color w:val="000000"/>
        </w:rPr>
        <w:t xml:space="preserve">E205 </w:t>
      </w:r>
      <w:bookmarkStart w:id="310" w:name="_Hlk529867571"/>
      <w:r w:rsidR="0078393F">
        <w:rPr>
          <w:rFonts w:cs="Arial"/>
          <w:color w:val="000000"/>
        </w:rPr>
        <w:t xml:space="preserve">Electronic Content </w:t>
      </w:r>
      <w:r w:rsidR="006C473B">
        <w:rPr>
          <w:rFonts w:cs="Arial"/>
          <w:color w:val="000000"/>
        </w:rPr>
        <w:t>– (</w:t>
      </w:r>
      <w:r w:rsidRPr="00776711">
        <w:rPr>
          <w:rFonts w:cs="Arial"/>
          <w:color w:val="000000"/>
        </w:rPr>
        <w:t>Accessibility Standard</w:t>
      </w:r>
      <w:r>
        <w:rPr>
          <w:rFonts w:cs="Arial"/>
          <w:color w:val="000000"/>
        </w:rPr>
        <w:t xml:space="preserve"> </w:t>
      </w:r>
      <w:r w:rsidR="006C473B">
        <w:rPr>
          <w:rFonts w:cs="Arial"/>
          <w:color w:val="000000"/>
        </w:rPr>
        <w:t>-</w:t>
      </w:r>
      <w:r w:rsidRPr="004A169E">
        <w:rPr>
          <w:rFonts w:cs="Arial"/>
          <w:color w:val="000000"/>
        </w:rPr>
        <w:t>WCAG 2.0 Level A and AA Guidelines</w:t>
      </w:r>
      <w:r>
        <w:rPr>
          <w:rFonts w:cs="Arial"/>
          <w:color w:val="000000"/>
        </w:rPr>
        <w:t>)</w:t>
      </w:r>
      <w:bookmarkEnd w:id="310"/>
    </w:p>
    <w:p w14:paraId="08D4FE0A" w14:textId="77777777" w:rsidR="00267336" w:rsidRDefault="00267336" w:rsidP="00267336">
      <w:pPr>
        <w:spacing w:before="13" w:after="13"/>
        <w:ind w:left="900" w:right="13"/>
        <w:rPr>
          <w:rFonts w:cs="Arial"/>
          <w:color w:val="000000"/>
        </w:rPr>
      </w:pPr>
      <w:r w:rsidRPr="00B862E1">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B862E1">
        <w:rPr>
          <w:rFonts w:cs="Arial"/>
          <w:color w:val="000000"/>
        </w:rPr>
        <w:instrText xml:space="preserve"> FORMCHECKBOX </w:instrText>
      </w:r>
      <w:r w:rsidRPr="00B862E1">
        <w:rPr>
          <w:rFonts w:cs="Arial"/>
          <w:color w:val="000000"/>
        </w:rPr>
      </w:r>
      <w:r w:rsidRPr="00B862E1">
        <w:rPr>
          <w:rFonts w:cs="Arial"/>
          <w:color w:val="000000"/>
        </w:rPr>
        <w:fldChar w:fldCharType="separate"/>
      </w:r>
      <w:r w:rsidRPr="00B862E1">
        <w:rPr>
          <w:rFonts w:cs="Arial"/>
          <w:color w:val="000000"/>
        </w:rPr>
        <w:fldChar w:fldCharType="end"/>
      </w:r>
      <w:r>
        <w:rPr>
          <w:rFonts w:cs="Arial"/>
          <w:color w:val="000000"/>
        </w:rPr>
        <w:tab/>
        <w:t>E204</w:t>
      </w:r>
      <w:r w:rsidRPr="004A169E">
        <w:rPr>
          <w:rFonts w:cs="Arial"/>
          <w:color w:val="000000"/>
        </w:rPr>
        <w:t xml:space="preserve"> Functional Performance Criteria</w:t>
      </w:r>
    </w:p>
    <w:p w14:paraId="6E22870B" w14:textId="062046CA" w:rsidR="00267336" w:rsidRDefault="00B86C23" w:rsidP="00267336">
      <w:pPr>
        <w:spacing w:before="13" w:after="13"/>
        <w:ind w:left="900" w:right="13"/>
        <w:rPr>
          <w:rFonts w:cs="Arial"/>
          <w:color w:val="000000"/>
        </w:rPr>
      </w:pPr>
      <w:r>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0"/>
            </w:checkBox>
          </w:ffData>
        </w:fldChar>
      </w:r>
      <w:bookmarkStart w:id="311" w:name="Check1"/>
      <w:r>
        <w:rPr>
          <w:rFonts w:cs="Arial"/>
          <w:color w:val="000000"/>
        </w:rPr>
        <w:instrText xml:space="preserve"> FORMCHECKBOX </w:instrText>
      </w:r>
      <w:r>
        <w:rPr>
          <w:rFonts w:cs="Arial"/>
          <w:color w:val="000000"/>
        </w:rPr>
      </w:r>
      <w:r>
        <w:rPr>
          <w:rFonts w:cs="Arial"/>
          <w:color w:val="000000"/>
        </w:rPr>
        <w:fldChar w:fldCharType="separate"/>
      </w:r>
      <w:r>
        <w:rPr>
          <w:rFonts w:cs="Arial"/>
          <w:color w:val="000000"/>
        </w:rPr>
        <w:fldChar w:fldCharType="end"/>
      </w:r>
      <w:bookmarkEnd w:id="311"/>
      <w:r w:rsidR="00267336">
        <w:rPr>
          <w:rFonts w:cs="Arial"/>
          <w:color w:val="000000"/>
        </w:rPr>
        <w:tab/>
        <w:t>E206</w:t>
      </w:r>
      <w:r w:rsidR="00267336" w:rsidRPr="004A169E">
        <w:rPr>
          <w:rFonts w:cs="Arial"/>
          <w:color w:val="000000"/>
        </w:rPr>
        <w:t xml:space="preserve"> Hardware Requirements</w:t>
      </w:r>
    </w:p>
    <w:p w14:paraId="3DA3A0CA" w14:textId="77777777" w:rsidR="00267336" w:rsidRDefault="00267336" w:rsidP="00267336">
      <w:pPr>
        <w:spacing w:before="13" w:after="13"/>
        <w:ind w:left="900" w:right="13"/>
        <w:rPr>
          <w:rFonts w:cs="Arial"/>
          <w:color w:val="000000"/>
        </w:rPr>
      </w:pPr>
      <w:r w:rsidRPr="00B862E1">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B862E1">
        <w:rPr>
          <w:rFonts w:cs="Arial"/>
          <w:color w:val="000000"/>
        </w:rPr>
        <w:instrText xml:space="preserve"> FORMCHECKBOX </w:instrText>
      </w:r>
      <w:r w:rsidRPr="00B862E1">
        <w:rPr>
          <w:rFonts w:cs="Arial"/>
          <w:color w:val="000000"/>
        </w:rPr>
      </w:r>
      <w:r w:rsidRPr="00B862E1">
        <w:rPr>
          <w:rFonts w:cs="Arial"/>
          <w:color w:val="000000"/>
        </w:rPr>
        <w:fldChar w:fldCharType="separate"/>
      </w:r>
      <w:r w:rsidRPr="00B862E1">
        <w:rPr>
          <w:rFonts w:cs="Arial"/>
          <w:color w:val="000000"/>
        </w:rPr>
        <w:fldChar w:fldCharType="end"/>
      </w:r>
      <w:r>
        <w:rPr>
          <w:rFonts w:cs="Arial"/>
          <w:color w:val="000000"/>
        </w:rPr>
        <w:tab/>
        <w:t>E207</w:t>
      </w:r>
      <w:r w:rsidRPr="004A169E">
        <w:rPr>
          <w:rFonts w:cs="Arial"/>
          <w:color w:val="000000"/>
        </w:rPr>
        <w:t xml:space="preserve"> Software Requirements</w:t>
      </w:r>
    </w:p>
    <w:p w14:paraId="495C3F85" w14:textId="1C59FBB2" w:rsidR="00267336" w:rsidRDefault="00267336" w:rsidP="00267336">
      <w:pPr>
        <w:spacing w:before="13" w:after="13"/>
        <w:ind w:left="900" w:right="13"/>
        <w:rPr>
          <w:rFonts w:cs="Arial"/>
          <w:color w:val="000000"/>
        </w:rPr>
      </w:pPr>
      <w:r w:rsidRPr="00B862E1">
        <w:rPr>
          <w:rFonts w:cs="Arial"/>
          <w:color w:val="000000"/>
        </w:rPr>
        <w:fldChar w:fldCharType="begin">
          <w:ffData>
            <w:name w:val="Check1"/>
            <w:enabled/>
            <w:calcOnExit w:val="0"/>
            <w:statusText w:type="text" w:val="Check Box Form Field requiring user to right click and select &quot;Not checked&quot; or &quot;Checked&quot;.  Default value is checked."/>
            <w:checkBox>
              <w:sizeAuto/>
              <w:default w:val="1"/>
            </w:checkBox>
          </w:ffData>
        </w:fldChar>
      </w:r>
      <w:r w:rsidRPr="00B862E1">
        <w:rPr>
          <w:rFonts w:cs="Arial"/>
          <w:color w:val="000000"/>
        </w:rPr>
        <w:instrText xml:space="preserve"> FORMCHECKBOX </w:instrText>
      </w:r>
      <w:r w:rsidRPr="00B862E1">
        <w:rPr>
          <w:rFonts w:cs="Arial"/>
          <w:color w:val="000000"/>
        </w:rPr>
      </w:r>
      <w:r w:rsidRPr="00B862E1">
        <w:rPr>
          <w:rFonts w:cs="Arial"/>
          <w:color w:val="000000"/>
        </w:rPr>
        <w:fldChar w:fldCharType="separate"/>
      </w:r>
      <w:r w:rsidRPr="00B862E1">
        <w:rPr>
          <w:rFonts w:cs="Arial"/>
          <w:color w:val="000000"/>
        </w:rPr>
        <w:fldChar w:fldCharType="end"/>
      </w:r>
      <w:r>
        <w:rPr>
          <w:rFonts w:cs="Arial"/>
          <w:color w:val="000000"/>
        </w:rPr>
        <w:tab/>
        <w:t>E208</w:t>
      </w:r>
      <w:r w:rsidRPr="004A169E">
        <w:rPr>
          <w:rFonts w:cs="Arial"/>
          <w:color w:val="000000"/>
        </w:rPr>
        <w:t xml:space="preserve"> Support </w:t>
      </w:r>
      <w:r w:rsidR="008C77FE">
        <w:rPr>
          <w:rFonts w:cs="Arial"/>
          <w:color w:val="000000"/>
        </w:rPr>
        <w:t xml:space="preserve">Documentation and </w:t>
      </w:r>
      <w:r w:rsidRPr="004A169E">
        <w:rPr>
          <w:rFonts w:cs="Arial"/>
          <w:color w:val="000000"/>
        </w:rPr>
        <w:t>Services Requirements</w:t>
      </w:r>
    </w:p>
    <w:bookmarkEnd w:id="307"/>
    <w:p w14:paraId="0DD1A162" w14:textId="77777777" w:rsidR="00E47F5F" w:rsidRPr="00D13E0C" w:rsidRDefault="00E47F5F" w:rsidP="005A1B57">
      <w:pPr>
        <w:pStyle w:val="NoSpacing"/>
      </w:pPr>
    </w:p>
    <w:p w14:paraId="3C099695" w14:textId="48E42121" w:rsidR="00CB14C7" w:rsidRDefault="00CB14C7" w:rsidP="00CB14C7">
      <w:pPr>
        <w:pStyle w:val="AppendixHeading2"/>
      </w:pPr>
      <w:r>
        <w:t>Compatibility with Assistive Technology</w:t>
      </w:r>
    </w:p>
    <w:p w14:paraId="5F6F76CF" w14:textId="77777777" w:rsidR="001F5235" w:rsidRDefault="001F5235" w:rsidP="00267336">
      <w:pPr>
        <w:rPr>
          <w:rFonts w:cs="Arial"/>
        </w:rPr>
      </w:pPr>
      <w:bookmarkStart w:id="312" w:name="_Hlk526253998"/>
    </w:p>
    <w:p w14:paraId="5F73FDE7" w14:textId="53D64DB2" w:rsidR="00267336" w:rsidRPr="00D40767" w:rsidRDefault="00267336" w:rsidP="00267336">
      <w:pPr>
        <w:rPr>
          <w:rFonts w:cs="Arial"/>
        </w:rPr>
      </w:pPr>
      <w:r w:rsidRPr="00573BA2">
        <w:rPr>
          <w:rFonts w:cs="Arial"/>
        </w:rPr>
        <w:t>The standards do not require installation of specific accessibility-related software or attachment of an assistive technology device.</w:t>
      </w:r>
      <w:r>
        <w:rPr>
          <w:rFonts w:cs="Arial"/>
        </w:rPr>
        <w:t xml:space="preserve"> </w:t>
      </w:r>
      <w:r w:rsidRPr="00573BA2">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Start w:id="313" w:name="_Toc403393756"/>
    </w:p>
    <w:bookmarkEnd w:id="312"/>
    <w:bookmarkEnd w:id="313"/>
    <w:p w14:paraId="4DCA1ED9" w14:textId="4D59EC9D" w:rsidR="00CB14C7" w:rsidRDefault="00CB14C7" w:rsidP="005A1B57">
      <w:pPr>
        <w:pStyle w:val="NoSpacing"/>
      </w:pPr>
    </w:p>
    <w:p w14:paraId="3CD79559" w14:textId="593A29E3" w:rsidR="00CB14C7" w:rsidRPr="00CB14C7" w:rsidRDefault="00CB14C7" w:rsidP="00CB14C7">
      <w:pPr>
        <w:pStyle w:val="AppendixHeading2"/>
      </w:pPr>
      <w:r w:rsidRPr="00CB14C7">
        <w:t>Acceptance and Acceptance Testing</w:t>
      </w:r>
    </w:p>
    <w:p w14:paraId="3589476E" w14:textId="2765C601" w:rsidR="00CB14C7" w:rsidRDefault="00CB14C7" w:rsidP="00CB14C7"/>
    <w:p w14:paraId="39ECD1E2" w14:textId="77777777" w:rsidR="00267336" w:rsidRPr="00573BA2" w:rsidRDefault="00267336" w:rsidP="00267336">
      <w:pPr>
        <w:rPr>
          <w:rFonts w:cs="Arial"/>
        </w:rPr>
      </w:pPr>
      <w:bookmarkStart w:id="314" w:name="_Hlk526254018"/>
      <w:r w:rsidRPr="00573BA2">
        <w:rPr>
          <w:rFonts w:cs="Arial"/>
        </w:rPr>
        <w:t xml:space="preserve">Deliverables resulting from this solicitation will be accepted based in part on satisfaction of the </w:t>
      </w:r>
      <w:r>
        <w:rPr>
          <w:rFonts w:cs="Arial"/>
        </w:rPr>
        <w:t xml:space="preserve">Section </w:t>
      </w:r>
      <w:r w:rsidRPr="00BD28B0">
        <w:rPr>
          <w:rFonts w:cs="Arial"/>
        </w:rPr>
        <w:t xml:space="preserve">508 </w:t>
      </w:r>
      <w:r>
        <w:rPr>
          <w:rFonts w:cs="Arial"/>
        </w:rPr>
        <w:t>Chapter 2: Scoping Requirements standards identified above.</w:t>
      </w:r>
    </w:p>
    <w:p w14:paraId="4D3CA7CA" w14:textId="77777777" w:rsidR="00267336" w:rsidRPr="00573BA2" w:rsidRDefault="00267336" w:rsidP="00267336">
      <w:pPr>
        <w:rPr>
          <w:rFonts w:cs="Arial"/>
        </w:rPr>
      </w:pPr>
    </w:p>
    <w:p w14:paraId="2AFDBE4F" w14:textId="77777777" w:rsidR="00267336" w:rsidRPr="00573BA2" w:rsidRDefault="00267336" w:rsidP="00267336">
      <w:pPr>
        <w:rPr>
          <w:rFonts w:cs="Arial"/>
        </w:rPr>
      </w:pPr>
      <w:r w:rsidRPr="00573BA2">
        <w:rPr>
          <w:rFonts w:cs="Arial"/>
        </w:rPr>
        <w:t xml:space="preserve">The Government reserves the right to test for </w:t>
      </w:r>
      <w:r>
        <w:rPr>
          <w:rFonts w:cs="Arial"/>
        </w:rPr>
        <w:t xml:space="preserve">Section </w:t>
      </w:r>
      <w:r w:rsidRPr="00573BA2">
        <w:rPr>
          <w:rFonts w:cs="Arial"/>
        </w:rPr>
        <w:t xml:space="preserve">508 Compliance before delivery. </w:t>
      </w:r>
      <w:r>
        <w:rPr>
          <w:rFonts w:cs="Arial"/>
        </w:rPr>
        <w:t xml:space="preserve"> </w:t>
      </w:r>
      <w:r w:rsidRPr="00573BA2">
        <w:rPr>
          <w:rFonts w:cs="Arial"/>
        </w:rPr>
        <w:t xml:space="preserve">The Contractor shall be able to demonstrate </w:t>
      </w:r>
      <w:r>
        <w:rPr>
          <w:rFonts w:cs="Arial"/>
        </w:rPr>
        <w:t xml:space="preserve">Section </w:t>
      </w:r>
      <w:r w:rsidRPr="00573BA2">
        <w:rPr>
          <w:rFonts w:cs="Arial"/>
        </w:rPr>
        <w:t>508 Compliance upon delivery.</w:t>
      </w:r>
    </w:p>
    <w:bookmarkEnd w:id="314"/>
    <w:p w14:paraId="4336E54F" w14:textId="77777777" w:rsidR="00267336" w:rsidRDefault="00267336" w:rsidP="00CB14C7"/>
    <w:p w14:paraId="0DD1A164" w14:textId="77777777" w:rsidR="00E47F5F" w:rsidRPr="00D13E0C" w:rsidRDefault="00E47F5F" w:rsidP="00FC6517">
      <w:pPr>
        <w:pStyle w:val="AppendixHeading"/>
        <w:keepNext/>
        <w:rPr>
          <w:rFonts w:cs="Arial"/>
        </w:rPr>
      </w:pPr>
      <w:r w:rsidRPr="00D13E0C">
        <w:rPr>
          <w:rFonts w:cs="Arial"/>
        </w:rPr>
        <w:t>Physical Security &amp; Safety Requirements:</w:t>
      </w:r>
    </w:p>
    <w:p w14:paraId="0DD1A165" w14:textId="77777777" w:rsidR="00E47F5F" w:rsidRPr="00D13E0C" w:rsidRDefault="00E47F5F" w:rsidP="005A1B57">
      <w:pPr>
        <w:pStyle w:val="NoSpacing"/>
      </w:pPr>
      <w:r w:rsidRPr="00D13E0C">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0DD1A166" w14:textId="77777777" w:rsidR="00E47F5F" w:rsidRPr="00D13E0C" w:rsidRDefault="00E47F5F" w:rsidP="00CB1FE3">
      <w:pPr>
        <w:pStyle w:val="ListParagraph"/>
        <w:numPr>
          <w:ilvl w:val="0"/>
          <w:numId w:val="7"/>
        </w:numPr>
      </w:pPr>
      <w:r w:rsidRPr="00D13E0C">
        <w:lastRenderedPageBreak/>
        <w:t>The Contractor and their personnel shall wear visible identification at all times while they are on the premises.</w:t>
      </w:r>
    </w:p>
    <w:p w14:paraId="0DD1A167" w14:textId="77777777" w:rsidR="00E47F5F" w:rsidRPr="00D13E0C" w:rsidRDefault="00E47F5F" w:rsidP="00CB1FE3">
      <w:pPr>
        <w:pStyle w:val="ListParagraph"/>
        <w:numPr>
          <w:ilvl w:val="0"/>
          <w:numId w:val="7"/>
        </w:numPr>
      </w:pPr>
      <w:r w:rsidRPr="00D13E0C">
        <w:t xml:space="preserve">VA does not provide parking spaces at the work site; the Contractor must obtain parking at the work site if needed.  </w:t>
      </w:r>
      <w:r w:rsidR="000E0A3D">
        <w:t xml:space="preserve">It is the responsibility of the </w:t>
      </w:r>
      <w:r w:rsidRPr="00D13E0C">
        <w:t>Contractor to park in the appropriate designated parking areas.  VA will not invalidate or make reimbursement for parking violations of the Contractor under any conditions.</w:t>
      </w:r>
    </w:p>
    <w:p w14:paraId="0DD1A168" w14:textId="77777777" w:rsidR="00E47F5F" w:rsidRPr="00D13E0C" w:rsidRDefault="00E47F5F" w:rsidP="00CB1FE3">
      <w:pPr>
        <w:pStyle w:val="ListParagraph"/>
        <w:numPr>
          <w:ilvl w:val="0"/>
          <w:numId w:val="7"/>
        </w:numPr>
      </w:pPr>
      <w:r w:rsidRPr="00D13E0C">
        <w:t>Smoking is prohibited inside/outside any building other than the designated smoking areas.</w:t>
      </w:r>
    </w:p>
    <w:p w14:paraId="0DD1A169" w14:textId="77777777" w:rsidR="00E47F5F" w:rsidRPr="00D13E0C" w:rsidRDefault="00E47F5F" w:rsidP="00CB1FE3">
      <w:pPr>
        <w:pStyle w:val="ListParagraph"/>
        <w:numPr>
          <w:ilvl w:val="0"/>
          <w:numId w:val="7"/>
        </w:numPr>
      </w:pPr>
      <w:r w:rsidRPr="00D13E0C">
        <w:t>Possession of weapons is prohibited.</w:t>
      </w:r>
    </w:p>
    <w:p w14:paraId="0DD1A16A" w14:textId="77777777" w:rsidR="00E47F5F" w:rsidRPr="00D13E0C" w:rsidRDefault="00E47F5F" w:rsidP="00CB1FE3">
      <w:pPr>
        <w:pStyle w:val="ListParagraph"/>
        <w:numPr>
          <w:ilvl w:val="0"/>
          <w:numId w:val="7"/>
        </w:numPr>
      </w:pPr>
      <w:r w:rsidRPr="00D13E0C">
        <w:t xml:space="preserve">The Contractor shall obtain all necessary licenses and/or permits required to perform the work, with the exception of software licenses that need to be procured from a </w:t>
      </w:r>
      <w:r w:rsidR="00A643B0">
        <w:t>Contractor</w:t>
      </w:r>
      <w:r w:rsidRPr="00D13E0C">
        <w:t xml:space="preserve"> or vendor in accordance with the requirements document.  The Contractor shall take all reasonable precautions necessary to protect persons and property from injury or damage during the performance of this contract.</w:t>
      </w:r>
    </w:p>
    <w:p w14:paraId="0DD1A16B" w14:textId="77777777" w:rsidR="00E47F5F" w:rsidRPr="00D13E0C" w:rsidRDefault="00E47F5F" w:rsidP="00FC6517">
      <w:pPr>
        <w:pStyle w:val="AppendixHeading"/>
        <w:rPr>
          <w:rFonts w:cs="Arial"/>
        </w:rPr>
      </w:pPr>
      <w:r w:rsidRPr="00D13E0C">
        <w:rPr>
          <w:rFonts w:cs="Arial"/>
        </w:rPr>
        <w:t>Confidentiality and Non-Disclosure</w:t>
      </w:r>
    </w:p>
    <w:p w14:paraId="0DD1A16C" w14:textId="77777777" w:rsidR="00E47F5F" w:rsidRPr="00D13E0C" w:rsidRDefault="00E47F5F" w:rsidP="005A1B57">
      <w:pPr>
        <w:pStyle w:val="NoSpacing"/>
      </w:pPr>
      <w:r w:rsidRPr="00D13E0C">
        <w:t>The Contractor shall follow all VA rules and regulations regarding information security to prevent disclosure of sensitive information to unauthorized individuals or organizations.</w:t>
      </w:r>
    </w:p>
    <w:p w14:paraId="0DD1A16D" w14:textId="77777777" w:rsidR="00E47F5F" w:rsidRPr="00D13E0C" w:rsidRDefault="00E47F5F" w:rsidP="005A1B57">
      <w:pPr>
        <w:pStyle w:val="NoSpacing"/>
      </w:pPr>
    </w:p>
    <w:p w14:paraId="0DD1A16E" w14:textId="77777777" w:rsidR="00E47F5F" w:rsidRPr="00D13E0C" w:rsidRDefault="00E47F5F" w:rsidP="005A1B57">
      <w:pPr>
        <w:pStyle w:val="NoSpacing"/>
      </w:pPr>
      <w:r w:rsidRPr="00D13E0C">
        <w:t>The Contractor may have access to</w:t>
      </w:r>
      <w:r w:rsidRPr="00D13E0C">
        <w:rPr>
          <w:b/>
          <w:bCs/>
        </w:rPr>
        <w:t xml:space="preserve"> </w:t>
      </w:r>
      <w:r w:rsidRPr="00D13E0C">
        <w:t>Protected Health Information (PHI) and Electronic Protected Health Information (EPHI)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agree in writing to certain mandatory provisions regarding the use and disclosure of PHI and EPHI.  </w:t>
      </w:r>
    </w:p>
    <w:p w14:paraId="0DD1A16F" w14:textId="77777777" w:rsidR="00E47F5F" w:rsidRPr="00D13E0C" w:rsidRDefault="00E47F5F" w:rsidP="00CB1FE3">
      <w:pPr>
        <w:pStyle w:val="ListParagraph"/>
        <w:numPr>
          <w:ilvl w:val="0"/>
          <w:numId w:val="8"/>
        </w:numPr>
      </w:pPr>
      <w:r w:rsidRPr="00D13E0C">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E47F5F" w:rsidRPr="00D13E0C" w:rsidRDefault="00E47F5F" w:rsidP="00CB1FE3">
      <w:pPr>
        <w:pStyle w:val="ListParagraph"/>
        <w:numPr>
          <w:ilvl w:val="0"/>
          <w:numId w:val="8"/>
        </w:numPr>
      </w:pPr>
      <w:r w:rsidRPr="00D13E0C">
        <w:t xml:space="preserve">The VA </w:t>
      </w:r>
      <w:r w:rsidR="00DD1CE4">
        <w:t>CO</w:t>
      </w:r>
      <w:r w:rsidRPr="00D13E0C">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rsidR="00DD1CE4">
        <w:t>CO</w:t>
      </w:r>
      <w:r w:rsidRPr="00D13E0C">
        <w:t xml:space="preserve"> for response.</w:t>
      </w:r>
    </w:p>
    <w:p w14:paraId="0DD1A171" w14:textId="77777777" w:rsidR="00E47F5F" w:rsidRPr="00D13E0C" w:rsidRDefault="00E47F5F" w:rsidP="00CB1FE3">
      <w:pPr>
        <w:pStyle w:val="ListParagraph"/>
        <w:numPr>
          <w:ilvl w:val="0"/>
          <w:numId w:val="8"/>
        </w:numPr>
      </w:pPr>
      <w:r w:rsidRPr="00D13E0C">
        <w:t xml:space="preserve">Contractor personnel recognize that in the performance of this </w:t>
      </w:r>
      <w:r w:rsidR="009A576C">
        <w:t>effort</w:t>
      </w:r>
      <w:r w:rsidRPr="00D13E0C">
        <w:t>, Contractor personnel may receive or have access to sensitive information, including information provided on a proprietary basis by carriers, equipment manufacturers and other private or public entities.  Contractor personnel agree to safeguard such information</w:t>
      </w:r>
      <w:r w:rsidRPr="00D13E0C" w:rsidDel="00231210">
        <w:t xml:space="preserve"> </w:t>
      </w:r>
      <w:r w:rsidRPr="00D13E0C">
        <w:t xml:space="preserve">and use the information exclusively in </w:t>
      </w:r>
      <w:r w:rsidRPr="00D13E0C">
        <w:lastRenderedPageBreak/>
        <w:t>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D3AA733" w:rsidR="00E47F5F" w:rsidRPr="00D13E0C" w:rsidRDefault="00E47F5F" w:rsidP="00CB1FE3">
      <w:pPr>
        <w:pStyle w:val="ListParagraph"/>
        <w:numPr>
          <w:ilvl w:val="0"/>
          <w:numId w:val="8"/>
        </w:numPr>
      </w:pPr>
      <w:r w:rsidRPr="00D13E0C">
        <w:t>Contractor shall limit access to the minimum number of personnel necessary for contract performance for all information considered sensitive or proprietary in nature.  If the Contractor is uncertain of the sensitivity of any information obtained duri</w:t>
      </w:r>
      <w:r w:rsidR="00B10914">
        <w:t>ng the performance this contract, t</w:t>
      </w:r>
      <w:r w:rsidRPr="00D13E0C">
        <w:t xml:space="preserve">he Contractor has a responsibility to ask the VA </w:t>
      </w:r>
      <w:r w:rsidR="00DD1CE4">
        <w:t>CO</w:t>
      </w:r>
      <w:r w:rsidRPr="00D13E0C">
        <w:t>.</w:t>
      </w:r>
    </w:p>
    <w:p w14:paraId="0DD1A173" w14:textId="77777777" w:rsidR="00E47F5F" w:rsidRPr="00D13E0C" w:rsidRDefault="00E47F5F" w:rsidP="00CB1FE3">
      <w:pPr>
        <w:pStyle w:val="ListParagraph"/>
        <w:numPr>
          <w:ilvl w:val="0"/>
          <w:numId w:val="8"/>
        </w:numPr>
      </w:pPr>
      <w:r w:rsidRPr="00D13E0C">
        <w:t xml:space="preserve">Contractor shall train all of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0DD1A174" w14:textId="77777777" w:rsidR="00E47F5F" w:rsidRPr="00D13E0C" w:rsidRDefault="00E47F5F" w:rsidP="00CB1FE3">
      <w:pPr>
        <w:pStyle w:val="ListParagraph"/>
        <w:numPr>
          <w:ilvl w:val="0"/>
          <w:numId w:val="8"/>
        </w:numPr>
      </w:pPr>
      <w:r w:rsidRPr="00D13E0C">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D13E0C" w:rsidRDefault="00E47F5F" w:rsidP="00CB1FE3">
      <w:pPr>
        <w:pStyle w:val="ListParagraph"/>
        <w:numPr>
          <w:ilvl w:val="0"/>
          <w:numId w:val="8"/>
        </w:numPr>
      </w:pPr>
      <w:r w:rsidRPr="00D13E0C">
        <w:t>Contractor must adhere to the following:</w:t>
      </w:r>
    </w:p>
    <w:p w14:paraId="0DD1A176" w14:textId="77777777" w:rsidR="00CE7438" w:rsidRDefault="00E47F5F">
      <w:pPr>
        <w:pStyle w:val="ListParagraph"/>
        <w:numPr>
          <w:ilvl w:val="0"/>
          <w:numId w:val="18"/>
        </w:numPr>
        <w:ind w:left="1980"/>
      </w:pPr>
      <w:r w:rsidRPr="00D13E0C">
        <w:t>The use of “thumb drives” or any other medium for transport of information is expressly prohibited.</w:t>
      </w:r>
    </w:p>
    <w:p w14:paraId="0DD1A177" w14:textId="77777777" w:rsidR="00CE7438" w:rsidRDefault="00E47F5F">
      <w:pPr>
        <w:pStyle w:val="ListParagraph"/>
        <w:numPr>
          <w:ilvl w:val="0"/>
          <w:numId w:val="18"/>
        </w:numPr>
        <w:ind w:left="1980"/>
      </w:pPr>
      <w:r w:rsidRPr="00D13E0C">
        <w:t>Controlled access to system and security software and documentation.</w:t>
      </w:r>
    </w:p>
    <w:p w14:paraId="0DD1A178" w14:textId="77777777" w:rsidR="00CE7438" w:rsidRDefault="00E47F5F">
      <w:pPr>
        <w:pStyle w:val="ListParagraph"/>
        <w:numPr>
          <w:ilvl w:val="0"/>
          <w:numId w:val="18"/>
        </w:numPr>
        <w:ind w:left="1980"/>
      </w:pPr>
      <w:r w:rsidRPr="00D13E0C">
        <w:t>Recording, monitoring, and control of passwords and privileges.</w:t>
      </w:r>
    </w:p>
    <w:p w14:paraId="0DD1A179" w14:textId="77777777" w:rsidR="00CE7438" w:rsidRDefault="00E47F5F">
      <w:pPr>
        <w:pStyle w:val="ListParagraph"/>
        <w:numPr>
          <w:ilvl w:val="0"/>
          <w:numId w:val="18"/>
        </w:numPr>
        <w:ind w:left="1980"/>
      </w:pPr>
      <w:r w:rsidRPr="00D13E0C">
        <w:t>All terminated personnel are denied physical and electronic access to all data, program listings, data processing equipment and systems.</w:t>
      </w:r>
    </w:p>
    <w:p w14:paraId="0DD1A17A" w14:textId="77777777" w:rsidR="00CE7438" w:rsidRDefault="00E47F5F">
      <w:pPr>
        <w:pStyle w:val="ListParagraph"/>
        <w:numPr>
          <w:ilvl w:val="0"/>
          <w:numId w:val="18"/>
        </w:numPr>
        <w:ind w:left="1980"/>
      </w:pPr>
      <w:r w:rsidRPr="00D13E0C">
        <w:t xml:space="preserve">VA, as well as any Contractor (or </w:t>
      </w:r>
      <w:r w:rsidR="00797A31">
        <w:t>Subc</w:t>
      </w:r>
      <w:r w:rsidRPr="00D13E0C">
        <w:t>ontractor) systems used to support development, provide the capability to cancel immediately all access privileges and authorizations upon employee termination.</w:t>
      </w:r>
    </w:p>
    <w:p w14:paraId="0DD1A17B" w14:textId="77777777" w:rsidR="00CE7438" w:rsidRDefault="00E47F5F">
      <w:pPr>
        <w:pStyle w:val="ListParagraph"/>
        <w:numPr>
          <w:ilvl w:val="0"/>
          <w:numId w:val="18"/>
        </w:numPr>
        <w:ind w:left="1980"/>
      </w:pPr>
      <w:r w:rsidRPr="00D13E0C">
        <w:t>Contractor PM and VA PM are informed within twenty-four (24) hours of any employee termination.</w:t>
      </w:r>
    </w:p>
    <w:p w14:paraId="0DD1A17C" w14:textId="77777777" w:rsidR="00CE7438" w:rsidRDefault="00E47F5F">
      <w:pPr>
        <w:pStyle w:val="ListParagraph"/>
        <w:numPr>
          <w:ilvl w:val="0"/>
          <w:numId w:val="18"/>
        </w:numPr>
        <w:ind w:left="1980"/>
      </w:pPr>
      <w:r w:rsidRPr="00D13E0C">
        <w:t>Acquisition sensitive information shall be marked "Acquisition Sensitive" and shall be handled as "For Official Use Only (FOUO)".</w:t>
      </w:r>
    </w:p>
    <w:p w14:paraId="0DD1A17D" w14:textId="77777777" w:rsidR="00CE7438" w:rsidRDefault="00E47F5F">
      <w:pPr>
        <w:pStyle w:val="ListParagraph"/>
        <w:numPr>
          <w:ilvl w:val="0"/>
          <w:numId w:val="18"/>
        </w:numPr>
        <w:ind w:left="1980"/>
      </w:pPr>
      <w:r w:rsidRPr="00D13E0C">
        <w:t>Contractor does not require access to classified data.</w:t>
      </w:r>
    </w:p>
    <w:p w14:paraId="0DD1A17E" w14:textId="77777777" w:rsidR="00E47F5F" w:rsidRPr="00E82DCF" w:rsidRDefault="00E47F5F" w:rsidP="00CB1FE3">
      <w:pPr>
        <w:pStyle w:val="ListParagraph"/>
        <w:numPr>
          <w:ilvl w:val="0"/>
          <w:numId w:val="8"/>
        </w:numPr>
        <w:rPr>
          <w:bCs/>
        </w:rPr>
      </w:pPr>
      <w:r w:rsidRPr="00D13E0C">
        <w:t xml:space="preserve">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w:t>
      </w:r>
      <w:r w:rsidRPr="00D13E0C">
        <w:lastRenderedPageBreak/>
        <w:t>conflict of interest or even the appearance of a conflict of interest in VA/Contractor relationships.</w:t>
      </w:r>
    </w:p>
    <w:p w14:paraId="0DD1A17F" w14:textId="77777777" w:rsidR="00E82DCF" w:rsidRDefault="00E82DCF" w:rsidP="00CB1FE3">
      <w:pPr>
        <w:pStyle w:val="ListParagraph"/>
        <w:numPr>
          <w:ilvl w:val="0"/>
          <w:numId w:val="8"/>
        </w:numPr>
        <w:rPr>
          <w:bCs/>
        </w:rPr>
      </w:pPr>
      <w:r w:rsidRPr="00E82DCF">
        <w:rPr>
          <w:bCs/>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3AC5066D" w14:textId="77777777" w:rsidR="008B4D50" w:rsidRDefault="008B4D50" w:rsidP="008B4D50">
      <w:pPr>
        <w:rPr>
          <w:bCs/>
        </w:rPr>
      </w:pPr>
    </w:p>
    <w:p w14:paraId="20324F95" w14:textId="77777777" w:rsidR="008B4D50" w:rsidRPr="00B550E9" w:rsidRDefault="008B4D50" w:rsidP="008B4D50">
      <w:pPr>
        <w:pStyle w:val="AppendixHeading"/>
      </w:pPr>
      <w:bookmarkStart w:id="315" w:name="_Hlk56606915"/>
      <w:r w:rsidRPr="00B550E9">
        <w:t xml:space="preserve">INFORMATION TECHNOLOGY USING ENERGY-EFFICIENT PRODUCTS </w:t>
      </w:r>
    </w:p>
    <w:p w14:paraId="11A430D9" w14:textId="77777777" w:rsidR="003307EE" w:rsidRDefault="003307EE" w:rsidP="00727F1F">
      <w:pPr>
        <w:pStyle w:val="NoSpacing"/>
      </w:pPr>
      <w:bookmarkStart w:id="316" w:name="_Hlk72498820"/>
    </w:p>
    <w:p w14:paraId="59D532FE" w14:textId="1D5142CE" w:rsidR="00727F1F" w:rsidRDefault="003307EE" w:rsidP="00727F1F">
      <w:pPr>
        <w:pStyle w:val="NoSpacing"/>
      </w:pPr>
      <w:r>
        <w:t>N/A</w:t>
      </w:r>
      <w:r w:rsidR="00727F1F" w:rsidRPr="00B550E9">
        <w:t xml:space="preserve">. </w:t>
      </w:r>
    </w:p>
    <w:p w14:paraId="63123215" w14:textId="77777777" w:rsidR="00727F1F" w:rsidRDefault="00727F1F" w:rsidP="00727F1F">
      <w:pPr>
        <w:pStyle w:val="NoSpacing"/>
        <w:rPr>
          <w:b/>
          <w:bCs/>
          <w:i/>
          <w:iCs/>
          <w:color w:val="4F81BD" w:themeColor="accent1"/>
        </w:rPr>
      </w:pPr>
    </w:p>
    <w:p w14:paraId="4C183A7A" w14:textId="517C9860" w:rsidR="00727F1F" w:rsidRDefault="00727F1F" w:rsidP="0045668A">
      <w:pPr>
        <w:pStyle w:val="AppendixHeading2"/>
      </w:pPr>
      <w:bookmarkStart w:id="317" w:name="_Hlk61944463"/>
      <w:r w:rsidRPr="0097298F">
        <w:t>EPEAT</w:t>
      </w:r>
    </w:p>
    <w:p w14:paraId="609A94ED" w14:textId="77777777" w:rsidR="003307EE" w:rsidRDefault="003307EE" w:rsidP="003307EE"/>
    <w:p w14:paraId="33EE75EA" w14:textId="7B64AF00" w:rsidR="003307EE" w:rsidRPr="003307EE" w:rsidRDefault="003307EE" w:rsidP="003307EE">
      <w:r>
        <w:t>N/A</w:t>
      </w:r>
    </w:p>
    <w:bookmarkEnd w:id="317"/>
    <w:p w14:paraId="40B44343" w14:textId="77777777" w:rsidR="00727F1F" w:rsidRPr="00191EE8" w:rsidRDefault="00727F1F" w:rsidP="0045668A">
      <w:pPr>
        <w:pStyle w:val="AppendixHeading2"/>
      </w:pPr>
      <w:r w:rsidRPr="00191EE8">
        <w:t>ENERGY STAR</w:t>
      </w:r>
    </w:p>
    <w:p w14:paraId="5B51EA18" w14:textId="77777777" w:rsidR="003307EE" w:rsidRDefault="003307EE" w:rsidP="00727F1F">
      <w:pPr>
        <w:pStyle w:val="NoSpacing"/>
      </w:pPr>
    </w:p>
    <w:p w14:paraId="2823B1FA" w14:textId="67BD1169" w:rsidR="00727F1F" w:rsidRDefault="003307EE" w:rsidP="00727F1F">
      <w:pPr>
        <w:pStyle w:val="NoSpacing"/>
      </w:pPr>
      <w:r>
        <w:t>N/A</w:t>
      </w:r>
    </w:p>
    <w:p w14:paraId="7C6F8D2C" w14:textId="77777777" w:rsidR="00727F1F" w:rsidRDefault="00727F1F" w:rsidP="0045668A">
      <w:pPr>
        <w:pStyle w:val="AppendixHeading2"/>
      </w:pPr>
      <w:r>
        <w:t>FEMP</w:t>
      </w:r>
    </w:p>
    <w:p w14:paraId="5E87CA84" w14:textId="77777777" w:rsidR="00727F1F" w:rsidRDefault="00727F1F" w:rsidP="00727F1F">
      <w:pPr>
        <w:rPr>
          <w:b/>
          <w:bCs/>
          <w:i/>
          <w:iCs/>
          <w:color w:val="4F81BD" w:themeColor="accent1"/>
        </w:rPr>
      </w:pPr>
    </w:p>
    <w:bookmarkEnd w:id="316"/>
    <w:p w14:paraId="603C0FEA" w14:textId="2B8645A4" w:rsidR="00727F1F" w:rsidRPr="00002924" w:rsidRDefault="00727F1F" w:rsidP="00727F1F">
      <w:pPr>
        <w:pStyle w:val="NoSpacing"/>
        <w:rPr>
          <w:color w:val="0070C0"/>
        </w:rPr>
      </w:pPr>
    </w:p>
    <w:p w14:paraId="7810168F" w14:textId="77777777" w:rsidR="00D33DE3" w:rsidRDefault="00D33DE3" w:rsidP="005A1B57">
      <w:pPr>
        <w:pStyle w:val="NoSpacing"/>
      </w:pPr>
      <w:bookmarkStart w:id="318" w:name="Software"/>
      <w:bookmarkStart w:id="319" w:name="Telecommunications"/>
      <w:bookmarkStart w:id="320" w:name="Video"/>
      <w:bookmarkStart w:id="321" w:name="Self"/>
      <w:bookmarkStart w:id="322" w:name="Desktop"/>
      <w:bookmarkEnd w:id="315"/>
      <w:bookmarkEnd w:id="318"/>
      <w:bookmarkEnd w:id="319"/>
      <w:bookmarkEnd w:id="320"/>
      <w:bookmarkEnd w:id="321"/>
      <w:bookmarkEnd w:id="322"/>
    </w:p>
    <w:p w14:paraId="0DD1A180" w14:textId="1184795C" w:rsidR="001672BD" w:rsidRDefault="001672BD" w:rsidP="005A1B57">
      <w:pPr>
        <w:pStyle w:val="NoSpacing"/>
        <w:rPr>
          <w:b/>
        </w:rPr>
      </w:pPr>
      <w:r>
        <w:rPr>
          <w:caps/>
        </w:rPr>
        <w:br w:type="page"/>
      </w:r>
    </w:p>
    <w:p w14:paraId="0DD1A181" w14:textId="2DFA3D9C" w:rsidR="003D48BC" w:rsidRDefault="00481989" w:rsidP="00481989">
      <w:pPr>
        <w:pStyle w:val="Heading1"/>
        <w:numPr>
          <w:ilvl w:val="0"/>
          <w:numId w:val="0"/>
        </w:numPr>
        <w:ind w:left="720" w:hanging="720"/>
        <w:rPr>
          <w:caps w:val="0"/>
        </w:rPr>
      </w:pPr>
      <w:bookmarkStart w:id="323" w:name="_Toc220331052"/>
      <w:r>
        <w:rPr>
          <w:caps w:val="0"/>
        </w:rPr>
        <w:lastRenderedPageBreak/>
        <w:t>ADDENDUM B</w:t>
      </w:r>
      <w:r w:rsidR="00CF5F5D">
        <w:rPr>
          <w:caps w:val="0"/>
        </w:rPr>
        <w:t xml:space="preserve"> – </w:t>
      </w:r>
      <w:r w:rsidR="006B4C62" w:rsidRPr="006B4C62">
        <w:rPr>
          <w:caps w:val="0"/>
        </w:rPr>
        <w:t>VA INFORMATION AND INFORMATION SYSTEM SECURITY/PRIVACY LANGUAGE</w:t>
      </w:r>
      <w:bookmarkEnd w:id="323"/>
    </w:p>
    <w:p w14:paraId="497DCC87" w14:textId="77777777" w:rsidR="00022B42" w:rsidRPr="00022B42" w:rsidRDefault="00022B42" w:rsidP="00832CDF"/>
    <w:p w14:paraId="693A8150" w14:textId="77777777" w:rsidR="00022B42" w:rsidRPr="00022B42" w:rsidRDefault="00022B42" w:rsidP="00022B42">
      <w:pPr>
        <w:pStyle w:val="NoSpacing"/>
        <w:rPr>
          <w:b/>
        </w:rPr>
      </w:pPr>
      <w:r w:rsidRPr="00022B42">
        <w:rPr>
          <w:b/>
        </w:rPr>
        <w:t>NOTE: In the event of a conflict, VAAR Security Clauses take precedence over the language in this Addendum B.</w:t>
      </w:r>
    </w:p>
    <w:p w14:paraId="0DD1A187" w14:textId="77777777" w:rsidR="00BC6961" w:rsidRDefault="00BC6961" w:rsidP="005A1B57">
      <w:pPr>
        <w:pStyle w:val="NoSpacing"/>
      </w:pPr>
    </w:p>
    <w:p w14:paraId="0DD1A188" w14:textId="0B897761" w:rsidR="003D48BC" w:rsidRPr="00BC6961" w:rsidRDefault="00BC6961" w:rsidP="003D48BC">
      <w:pPr>
        <w:autoSpaceDE w:val="0"/>
        <w:autoSpaceDN w:val="0"/>
        <w:adjustRightInd w:val="0"/>
        <w:rPr>
          <w:rFonts w:cs="Arial"/>
          <w:b/>
          <w:bCs/>
          <w:i/>
          <w:color w:val="000000"/>
        </w:rPr>
      </w:pPr>
      <w:r>
        <w:rPr>
          <w:rFonts w:cs="Arial"/>
          <w:b/>
          <w:bCs/>
          <w:color w:val="000000"/>
        </w:rPr>
        <w:t xml:space="preserve">APPLICABLE PARAGRAPHS </w:t>
      </w:r>
      <w:r w:rsidR="002556D6">
        <w:rPr>
          <w:rFonts w:cs="Arial"/>
          <w:b/>
          <w:bCs/>
          <w:color w:val="000000"/>
        </w:rPr>
        <w:t xml:space="preserve">TAILORED </w:t>
      </w:r>
      <w:r>
        <w:rPr>
          <w:rFonts w:cs="Arial"/>
          <w:b/>
          <w:bCs/>
          <w:color w:val="000000"/>
        </w:rPr>
        <w:t>FROM</w:t>
      </w:r>
      <w:r w:rsidR="002556D6">
        <w:rPr>
          <w:rFonts w:cs="Arial"/>
          <w:b/>
          <w:bCs/>
          <w:color w:val="000000"/>
        </w:rPr>
        <w:t>:</w:t>
      </w:r>
      <w:r>
        <w:rPr>
          <w:rFonts w:cs="Arial"/>
          <w:b/>
          <w:bCs/>
          <w:color w:val="000000"/>
        </w:rPr>
        <w:t xml:space="preserve"> </w:t>
      </w:r>
      <w:r w:rsidR="00022B42" w:rsidRPr="00022B42">
        <w:rPr>
          <w:rFonts w:cs="Arial"/>
          <w:b/>
          <w:bCs/>
          <w:i/>
          <w:iCs/>
          <w:color w:val="000000"/>
        </w:rPr>
        <w:t>VA NOTICE 24-12, APRIL 22, 2024, UPDATE TO VA HANDBOOK 6500.6, CONTRACT SECURITY, APPENDIX C</w:t>
      </w:r>
      <w:r w:rsidR="00022B42" w:rsidRPr="00022B42">
        <w:rPr>
          <w:rFonts w:cs="Arial"/>
          <w:b/>
          <w:bCs/>
          <w:i/>
          <w:color w:val="000000"/>
        </w:rPr>
        <w:t xml:space="preserve"> VA INFORMATION AND INFORMATION SYSTEM SECURITY/PRIVACY LANGUAGE, FOR INCLUSION INTO CONTRACTS, AS APPROPRIATE</w:t>
      </w:r>
    </w:p>
    <w:p w14:paraId="0DD1A189" w14:textId="77777777" w:rsidR="003D48BC" w:rsidRDefault="003D48BC" w:rsidP="003D48BC">
      <w:pPr>
        <w:autoSpaceDE w:val="0"/>
        <w:autoSpaceDN w:val="0"/>
        <w:adjustRightInd w:val="0"/>
        <w:jc w:val="center"/>
        <w:rPr>
          <w:rFonts w:cs="Arial"/>
          <w:b/>
          <w:bCs/>
          <w:color w:val="000000"/>
        </w:rPr>
      </w:pPr>
    </w:p>
    <w:p w14:paraId="0DD1A18A" w14:textId="77777777" w:rsidR="00C758AB" w:rsidRDefault="00C758AB" w:rsidP="00C758AB">
      <w:pPr>
        <w:pStyle w:val="AppendixBheading"/>
      </w:pPr>
      <w:r w:rsidRPr="00AE0DAB">
        <w:t>GENERAL</w:t>
      </w:r>
    </w:p>
    <w:p w14:paraId="0DD1A18B" w14:textId="77777777" w:rsidR="00BE03BD" w:rsidRDefault="00BE03BD" w:rsidP="005A1B57">
      <w:pPr>
        <w:pStyle w:val="NoSpacing"/>
      </w:pPr>
    </w:p>
    <w:p w14:paraId="0DD1A18C" w14:textId="33B58068" w:rsidR="00C758AB" w:rsidRPr="006171F7" w:rsidRDefault="00022B42" w:rsidP="005A1B57">
      <w:pPr>
        <w:pStyle w:val="NoSpacing"/>
        <w:rPr>
          <w:rFonts w:cs="Arial"/>
          <w:color w:val="000000"/>
        </w:rPr>
      </w:pPr>
      <w:r w:rsidRPr="00022B42">
        <w:rPr>
          <w:rFonts w:cs="Arial"/>
          <w:color w:val="000000"/>
        </w:rPr>
        <w:t>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r w:rsidR="00C758AB" w:rsidRPr="006171F7">
        <w:rPr>
          <w:rFonts w:cs="Arial"/>
          <w:color w:val="000000"/>
        </w:rPr>
        <w:t>.</w:t>
      </w:r>
    </w:p>
    <w:p w14:paraId="0DD1A18D" w14:textId="77777777" w:rsidR="00C758AB" w:rsidRPr="006A48E5" w:rsidRDefault="00C758AB" w:rsidP="005A1B57">
      <w:pPr>
        <w:pStyle w:val="NoSpacing"/>
        <w:rPr>
          <w:rFonts w:cs="Arial"/>
          <w:color w:val="000000"/>
        </w:rPr>
      </w:pPr>
    </w:p>
    <w:p w14:paraId="6B01E6F0" w14:textId="7B1321C0" w:rsidR="00022B42" w:rsidRDefault="00022B42" w:rsidP="00C758AB">
      <w:pPr>
        <w:pStyle w:val="AppendixBheading"/>
      </w:pPr>
      <w:r w:rsidRPr="00022B42">
        <w:t>VA INFORMATION CUSTODIAL LANGUAGE</w:t>
      </w:r>
    </w:p>
    <w:p w14:paraId="40A9C936" w14:textId="77777777" w:rsidR="00022B42" w:rsidRDefault="00022B42" w:rsidP="00022B42">
      <w:pPr>
        <w:pStyle w:val="AppendixBheading"/>
        <w:numPr>
          <w:ilvl w:val="0"/>
          <w:numId w:val="0"/>
        </w:numPr>
      </w:pPr>
    </w:p>
    <w:p w14:paraId="2FAEC93C" w14:textId="106B2B18" w:rsidR="00022B42" w:rsidRDefault="00022B42" w:rsidP="00022B42">
      <w:pPr>
        <w:pStyle w:val="ListParagraph"/>
        <w:numPr>
          <w:ilvl w:val="1"/>
          <w:numId w:val="12"/>
        </w:numPr>
        <w:tabs>
          <w:tab w:val="left" w:pos="0"/>
        </w:tabs>
        <w:autoSpaceDE w:val="0"/>
        <w:autoSpaceDN w:val="0"/>
        <w:adjustRightInd w:val="0"/>
        <w:spacing w:before="0" w:after="0"/>
        <w:ind w:left="0" w:firstLine="288"/>
        <w:rPr>
          <w:color w:val="000000"/>
        </w:rPr>
      </w:pPr>
      <w:r w:rsidRPr="00022B42">
        <w:rPr>
          <w:color w:val="000000"/>
        </w:rPr>
        <w:t>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Contractor or order) is FAR 52.227-19, Commercial Computer Software License</w:t>
      </w:r>
      <w:r w:rsidRPr="0047006F">
        <w:rPr>
          <w:color w:val="000000"/>
        </w:rPr>
        <w:t>.</w:t>
      </w:r>
    </w:p>
    <w:p w14:paraId="7688D4FA" w14:textId="77777777" w:rsidR="00022B42" w:rsidRDefault="00022B42" w:rsidP="00832CDF">
      <w:pPr>
        <w:pStyle w:val="ListParagraph"/>
        <w:numPr>
          <w:ilvl w:val="0"/>
          <w:numId w:val="0"/>
        </w:numPr>
        <w:tabs>
          <w:tab w:val="left" w:pos="0"/>
        </w:tabs>
        <w:autoSpaceDE w:val="0"/>
        <w:autoSpaceDN w:val="0"/>
        <w:adjustRightInd w:val="0"/>
        <w:spacing w:before="0" w:after="0"/>
        <w:ind w:left="288"/>
        <w:rPr>
          <w:color w:val="000000"/>
        </w:rPr>
      </w:pPr>
    </w:p>
    <w:p w14:paraId="54AD98D9" w14:textId="78A77120" w:rsidR="00022B42" w:rsidRDefault="00022B42" w:rsidP="00022B42">
      <w:pPr>
        <w:pStyle w:val="ListParagraph"/>
        <w:numPr>
          <w:ilvl w:val="1"/>
          <w:numId w:val="12"/>
        </w:numPr>
        <w:tabs>
          <w:tab w:val="left" w:pos="0"/>
        </w:tabs>
        <w:autoSpaceDE w:val="0"/>
        <w:autoSpaceDN w:val="0"/>
        <w:adjustRightInd w:val="0"/>
        <w:spacing w:before="0" w:after="0"/>
        <w:ind w:left="0" w:firstLine="288"/>
        <w:rPr>
          <w:color w:val="000000"/>
        </w:rPr>
      </w:pPr>
      <w:r w:rsidRPr="00022B42">
        <w:rPr>
          <w:color w:val="000000"/>
        </w:rPr>
        <w:t>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r>
        <w:rPr>
          <w:color w:val="000000"/>
        </w:rPr>
        <w:t>.</w:t>
      </w:r>
    </w:p>
    <w:p w14:paraId="0FEB12D2" w14:textId="77777777" w:rsidR="00022B42" w:rsidRPr="00832CDF" w:rsidRDefault="00022B42" w:rsidP="00832CDF">
      <w:pPr>
        <w:pStyle w:val="ListParagraph"/>
        <w:numPr>
          <w:ilvl w:val="0"/>
          <w:numId w:val="0"/>
        </w:numPr>
        <w:ind w:left="360"/>
        <w:rPr>
          <w:color w:val="000000"/>
        </w:rPr>
      </w:pPr>
    </w:p>
    <w:p w14:paraId="0F3C1B2C" w14:textId="7518DEED" w:rsidR="00022B42" w:rsidRDefault="00022B42" w:rsidP="00022B42">
      <w:pPr>
        <w:pStyle w:val="ListParagraph"/>
        <w:numPr>
          <w:ilvl w:val="1"/>
          <w:numId w:val="12"/>
        </w:numPr>
        <w:tabs>
          <w:tab w:val="left" w:pos="0"/>
        </w:tabs>
        <w:autoSpaceDE w:val="0"/>
        <w:autoSpaceDN w:val="0"/>
        <w:adjustRightInd w:val="0"/>
        <w:spacing w:before="0" w:after="0"/>
        <w:ind w:left="0" w:firstLine="288"/>
        <w:rPr>
          <w:color w:val="000000"/>
        </w:rPr>
      </w:pPr>
      <w:r w:rsidRPr="00022B42">
        <w:rPr>
          <w:color w:val="000000"/>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r>
        <w:rPr>
          <w:color w:val="000000"/>
        </w:rPr>
        <w:t>.</w:t>
      </w:r>
    </w:p>
    <w:p w14:paraId="674B45D8" w14:textId="77777777" w:rsidR="00022B42" w:rsidRPr="00832CDF" w:rsidRDefault="00022B42" w:rsidP="00832CDF">
      <w:pPr>
        <w:pStyle w:val="ListParagraph"/>
        <w:numPr>
          <w:ilvl w:val="0"/>
          <w:numId w:val="0"/>
        </w:numPr>
        <w:ind w:left="360"/>
        <w:rPr>
          <w:color w:val="000000"/>
        </w:rPr>
      </w:pPr>
    </w:p>
    <w:p w14:paraId="176A6256" w14:textId="61CF83FB" w:rsidR="00022B42" w:rsidRDefault="00022B42" w:rsidP="00022B42">
      <w:pPr>
        <w:pStyle w:val="ListParagraph"/>
        <w:numPr>
          <w:ilvl w:val="1"/>
          <w:numId w:val="12"/>
        </w:numPr>
        <w:tabs>
          <w:tab w:val="left" w:pos="0"/>
        </w:tabs>
        <w:autoSpaceDE w:val="0"/>
        <w:autoSpaceDN w:val="0"/>
        <w:adjustRightInd w:val="0"/>
        <w:spacing w:before="0" w:after="0"/>
        <w:ind w:left="0" w:firstLine="288"/>
        <w:rPr>
          <w:color w:val="000000"/>
        </w:rPr>
      </w:pPr>
      <w:r w:rsidRPr="00022B42">
        <w:rPr>
          <w:color w:val="000000"/>
        </w:rPr>
        <w:t xml:space="preserve">VA reserves the right to conduct scheduled or unscheduled audits, assessments, or investigations of Contractor </w:t>
      </w:r>
      <w:del w:id="324" w:author="Awad, Mario" w:date="2026-03-04T14:06:00Z" w16du:dateUtc="2026-03-04T19:06:00Z">
        <w:r w:rsidRPr="00022B42" w:rsidDel="00176A33">
          <w:rPr>
            <w:color w:val="000000"/>
          </w:rPr>
          <w:delText>Information Technology (</w:delText>
        </w:r>
      </w:del>
      <w:r w:rsidRPr="00022B42">
        <w:rPr>
          <w:color w:val="000000"/>
        </w:rPr>
        <w:t>IT</w:t>
      </w:r>
      <w:del w:id="325" w:author="Awad, Mario" w:date="2026-03-04T14:06:00Z" w16du:dateUtc="2026-03-04T19:06:00Z">
        <w:r w:rsidRPr="00022B42" w:rsidDel="00176A33">
          <w:rPr>
            <w:color w:val="000000"/>
          </w:rPr>
          <w:delText>)</w:delText>
        </w:r>
      </w:del>
      <w:r w:rsidRPr="00022B42">
        <w:rPr>
          <w:color w:val="000000"/>
        </w:rPr>
        <w:t xml:space="preserve"> resources to ensure information security is compliant with Federal and VA requirements. The Contractor </w:t>
      </w:r>
      <w:r w:rsidRPr="00022B42">
        <w:rPr>
          <w:color w:val="000000"/>
        </w:rPr>
        <w:lastRenderedPageBreak/>
        <w:t>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w:t>
      </w:r>
      <w:r>
        <w:rPr>
          <w:color w:val="000000"/>
        </w:rPr>
        <w:t>.</w:t>
      </w:r>
    </w:p>
    <w:p w14:paraId="720564FC" w14:textId="77777777" w:rsidR="00022B42" w:rsidRPr="00832CDF" w:rsidRDefault="00022B42" w:rsidP="00832CDF">
      <w:pPr>
        <w:pStyle w:val="ListParagraph"/>
        <w:numPr>
          <w:ilvl w:val="0"/>
          <w:numId w:val="0"/>
        </w:numPr>
        <w:ind w:left="360"/>
        <w:rPr>
          <w:color w:val="000000"/>
        </w:rPr>
      </w:pPr>
    </w:p>
    <w:p w14:paraId="37AC8F62" w14:textId="2812BEA4" w:rsidR="00022B42" w:rsidRDefault="00022B42" w:rsidP="00022B42">
      <w:pPr>
        <w:pStyle w:val="ListParagraph"/>
        <w:numPr>
          <w:ilvl w:val="1"/>
          <w:numId w:val="12"/>
        </w:numPr>
        <w:tabs>
          <w:tab w:val="left" w:pos="0"/>
        </w:tabs>
        <w:autoSpaceDE w:val="0"/>
        <w:autoSpaceDN w:val="0"/>
        <w:adjustRightInd w:val="0"/>
        <w:spacing w:before="0" w:after="0"/>
        <w:ind w:left="0" w:firstLine="288"/>
        <w:rPr>
          <w:color w:val="000000"/>
        </w:rPr>
      </w:pPr>
      <w:r w:rsidRPr="00022B42">
        <w:rPr>
          <w:color w:val="000000"/>
        </w:rPr>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r>
        <w:rPr>
          <w:color w:val="000000"/>
        </w:rPr>
        <w:t>.</w:t>
      </w:r>
    </w:p>
    <w:p w14:paraId="75636F67" w14:textId="77777777" w:rsidR="00022B42" w:rsidRPr="00832CDF" w:rsidRDefault="00022B42" w:rsidP="00832CDF">
      <w:pPr>
        <w:pStyle w:val="ListParagraph"/>
        <w:numPr>
          <w:ilvl w:val="0"/>
          <w:numId w:val="0"/>
        </w:numPr>
        <w:ind w:left="360"/>
        <w:rPr>
          <w:color w:val="000000"/>
        </w:rPr>
      </w:pPr>
    </w:p>
    <w:p w14:paraId="71D78DAF" w14:textId="788E7C87" w:rsidR="00022B42" w:rsidRDefault="00022B42" w:rsidP="00022B42">
      <w:pPr>
        <w:pStyle w:val="ListParagraph"/>
        <w:numPr>
          <w:ilvl w:val="1"/>
          <w:numId w:val="12"/>
        </w:numPr>
        <w:tabs>
          <w:tab w:val="left" w:pos="0"/>
        </w:tabs>
        <w:autoSpaceDE w:val="0"/>
        <w:autoSpaceDN w:val="0"/>
        <w:adjustRightInd w:val="0"/>
        <w:spacing w:before="0" w:after="0"/>
        <w:ind w:left="0" w:firstLine="288"/>
        <w:rPr>
          <w:color w:val="000000"/>
        </w:rPr>
      </w:pPr>
      <w:r w:rsidRPr="00022B42">
        <w:rPr>
          <w:color w:val="000000"/>
        </w:rPr>
        <w:t>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r>
        <w:rPr>
          <w:color w:val="000000"/>
        </w:rPr>
        <w:t>.</w:t>
      </w:r>
    </w:p>
    <w:p w14:paraId="26BBD799" w14:textId="77777777" w:rsidR="00022B42" w:rsidRPr="00832CDF" w:rsidRDefault="00022B42" w:rsidP="00832CDF">
      <w:pPr>
        <w:pStyle w:val="ListParagraph"/>
        <w:numPr>
          <w:ilvl w:val="0"/>
          <w:numId w:val="0"/>
        </w:numPr>
        <w:ind w:left="360"/>
        <w:rPr>
          <w:color w:val="000000"/>
        </w:rPr>
      </w:pPr>
    </w:p>
    <w:p w14:paraId="696D7203" w14:textId="3ED36A41" w:rsidR="00022B42" w:rsidRDefault="00022B42" w:rsidP="00022B42">
      <w:pPr>
        <w:pStyle w:val="ListParagraph"/>
        <w:numPr>
          <w:ilvl w:val="1"/>
          <w:numId w:val="12"/>
        </w:numPr>
        <w:tabs>
          <w:tab w:val="left" w:pos="0"/>
        </w:tabs>
        <w:autoSpaceDE w:val="0"/>
        <w:autoSpaceDN w:val="0"/>
        <w:adjustRightInd w:val="0"/>
        <w:spacing w:before="0" w:after="0"/>
        <w:ind w:left="0" w:firstLine="288"/>
        <w:rPr>
          <w:color w:val="000000"/>
        </w:rPr>
      </w:pPr>
      <w:r w:rsidRPr="00022B42">
        <w:rPr>
          <w:color w:val="000000"/>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contractor</w:t>
      </w:r>
      <w:r>
        <w:rPr>
          <w:color w:val="000000"/>
        </w:rPr>
        <w:t>.</w:t>
      </w:r>
    </w:p>
    <w:p w14:paraId="1E83D934" w14:textId="77777777" w:rsidR="00022B42" w:rsidRPr="00832CDF" w:rsidRDefault="00022B42" w:rsidP="00832CDF">
      <w:pPr>
        <w:pStyle w:val="ListParagraph"/>
        <w:numPr>
          <w:ilvl w:val="0"/>
          <w:numId w:val="0"/>
        </w:numPr>
        <w:ind w:left="360"/>
        <w:rPr>
          <w:color w:val="000000"/>
        </w:rPr>
      </w:pPr>
    </w:p>
    <w:p w14:paraId="24B3BDC4" w14:textId="0436FDC4" w:rsidR="00022B42" w:rsidRDefault="00022B42" w:rsidP="00022B42">
      <w:pPr>
        <w:pStyle w:val="ListParagraph"/>
        <w:numPr>
          <w:ilvl w:val="1"/>
          <w:numId w:val="12"/>
        </w:numPr>
        <w:tabs>
          <w:tab w:val="left" w:pos="0"/>
        </w:tabs>
        <w:autoSpaceDE w:val="0"/>
        <w:autoSpaceDN w:val="0"/>
        <w:adjustRightInd w:val="0"/>
        <w:spacing w:before="0" w:after="0"/>
        <w:ind w:left="0" w:firstLine="288"/>
        <w:rPr>
          <w:color w:val="000000"/>
        </w:rPr>
      </w:pPr>
      <w:r w:rsidRPr="00022B42">
        <w:rPr>
          <w:color w:val="000000"/>
        </w:rPr>
        <w:t>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r>
        <w:rPr>
          <w:color w:val="000000"/>
        </w:rPr>
        <w:t>.</w:t>
      </w:r>
    </w:p>
    <w:p w14:paraId="4D696615" w14:textId="77777777" w:rsidR="00022B42" w:rsidRPr="00832CDF" w:rsidRDefault="00022B42" w:rsidP="00832CDF">
      <w:pPr>
        <w:pStyle w:val="ListParagraph"/>
        <w:numPr>
          <w:ilvl w:val="0"/>
          <w:numId w:val="0"/>
        </w:numPr>
        <w:ind w:left="360"/>
        <w:rPr>
          <w:color w:val="000000"/>
        </w:rPr>
      </w:pPr>
    </w:p>
    <w:p w14:paraId="55202647" w14:textId="67A13E44" w:rsidR="00022B42" w:rsidRDefault="00022B42" w:rsidP="00022B42">
      <w:pPr>
        <w:pStyle w:val="ListParagraph"/>
        <w:numPr>
          <w:ilvl w:val="1"/>
          <w:numId w:val="12"/>
        </w:numPr>
        <w:tabs>
          <w:tab w:val="left" w:pos="0"/>
        </w:tabs>
        <w:autoSpaceDE w:val="0"/>
        <w:autoSpaceDN w:val="0"/>
        <w:adjustRightInd w:val="0"/>
        <w:spacing w:before="0" w:after="0"/>
        <w:ind w:left="0" w:firstLine="288"/>
        <w:rPr>
          <w:color w:val="000000"/>
        </w:rPr>
      </w:pPr>
      <w:r w:rsidRPr="00022B42">
        <w:rPr>
          <w:color w:val="000000"/>
        </w:rPr>
        <w:t>The Contractor’s firewall and web services security controls, as applicable, shall meet or exceed VA’s minimum requirements</w:t>
      </w:r>
      <w:r>
        <w:rPr>
          <w:color w:val="000000"/>
        </w:rPr>
        <w:t>.</w:t>
      </w:r>
    </w:p>
    <w:p w14:paraId="0DCE09EB" w14:textId="77777777" w:rsidR="00022B42" w:rsidRPr="00832CDF" w:rsidRDefault="00022B42" w:rsidP="00832CDF">
      <w:pPr>
        <w:pStyle w:val="ListParagraph"/>
        <w:numPr>
          <w:ilvl w:val="0"/>
          <w:numId w:val="0"/>
        </w:numPr>
        <w:ind w:left="360"/>
        <w:rPr>
          <w:color w:val="000000"/>
        </w:rPr>
      </w:pPr>
    </w:p>
    <w:p w14:paraId="6F4A3B33" w14:textId="793C1285" w:rsidR="00022B42" w:rsidRDefault="00022B42" w:rsidP="00022B42">
      <w:pPr>
        <w:pStyle w:val="ListParagraph"/>
        <w:numPr>
          <w:ilvl w:val="1"/>
          <w:numId w:val="12"/>
        </w:numPr>
        <w:tabs>
          <w:tab w:val="left" w:pos="0"/>
        </w:tabs>
        <w:autoSpaceDE w:val="0"/>
        <w:autoSpaceDN w:val="0"/>
        <w:adjustRightInd w:val="0"/>
        <w:spacing w:before="0" w:after="0"/>
        <w:ind w:left="0" w:firstLine="288"/>
        <w:rPr>
          <w:color w:val="000000"/>
        </w:rPr>
      </w:pPr>
      <w:r w:rsidRPr="00022B42">
        <w:rPr>
          <w:color w:val="000000"/>
        </w:rPr>
        <w:t>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r>
        <w:rPr>
          <w:color w:val="000000"/>
        </w:rPr>
        <w:t>.</w:t>
      </w:r>
    </w:p>
    <w:p w14:paraId="05BBDDF8" w14:textId="77777777" w:rsidR="00022B42" w:rsidRPr="00832CDF" w:rsidRDefault="00022B42" w:rsidP="00832CDF">
      <w:pPr>
        <w:pStyle w:val="ListParagraph"/>
        <w:numPr>
          <w:ilvl w:val="0"/>
          <w:numId w:val="0"/>
        </w:numPr>
        <w:ind w:left="360"/>
        <w:rPr>
          <w:color w:val="000000"/>
        </w:rPr>
      </w:pPr>
    </w:p>
    <w:p w14:paraId="6000474A" w14:textId="2C7EF502" w:rsidR="00022B42" w:rsidRDefault="00022B42" w:rsidP="00022B42">
      <w:pPr>
        <w:pStyle w:val="ListParagraph"/>
        <w:numPr>
          <w:ilvl w:val="1"/>
          <w:numId w:val="12"/>
        </w:numPr>
        <w:tabs>
          <w:tab w:val="left" w:pos="0"/>
        </w:tabs>
        <w:autoSpaceDE w:val="0"/>
        <w:autoSpaceDN w:val="0"/>
        <w:adjustRightInd w:val="0"/>
        <w:spacing w:before="0" w:after="0"/>
        <w:ind w:left="0" w:firstLine="288"/>
        <w:rPr>
          <w:color w:val="000000"/>
        </w:rPr>
      </w:pPr>
      <w:r w:rsidRPr="00022B42">
        <w:rPr>
          <w:color w:val="000000"/>
        </w:rPr>
        <w:t xml:space="preserve">Notwithstanding the provision above, the Contractor shall not release VA records protected by Title 38 U.S.C. § 5705, Confidentiality of medical quality-assurance </w:t>
      </w:r>
      <w:r w:rsidRPr="00022B42">
        <w:rPr>
          <w:color w:val="000000"/>
        </w:rPr>
        <w:lastRenderedPageBreak/>
        <w:t>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w:t>
      </w:r>
      <w:r>
        <w:rPr>
          <w:color w:val="000000"/>
        </w:rPr>
        <w:t>.</w:t>
      </w:r>
    </w:p>
    <w:p w14:paraId="67B79C6E" w14:textId="77777777" w:rsidR="00022B42" w:rsidRPr="00832CDF" w:rsidRDefault="00022B42" w:rsidP="00832CDF">
      <w:pPr>
        <w:pStyle w:val="ListParagraph"/>
        <w:numPr>
          <w:ilvl w:val="0"/>
          <w:numId w:val="0"/>
        </w:numPr>
        <w:ind w:left="360"/>
        <w:rPr>
          <w:color w:val="000000"/>
        </w:rPr>
      </w:pPr>
    </w:p>
    <w:p w14:paraId="41C618F1" w14:textId="5FDE6794" w:rsidR="00022B42" w:rsidRDefault="00022B42" w:rsidP="00022B42">
      <w:pPr>
        <w:pStyle w:val="ListParagraph"/>
        <w:numPr>
          <w:ilvl w:val="1"/>
          <w:numId w:val="12"/>
        </w:numPr>
        <w:tabs>
          <w:tab w:val="left" w:pos="0"/>
        </w:tabs>
        <w:autoSpaceDE w:val="0"/>
        <w:autoSpaceDN w:val="0"/>
        <w:adjustRightInd w:val="0"/>
        <w:spacing w:before="0" w:after="0"/>
        <w:ind w:left="0" w:firstLine="288"/>
        <w:rPr>
          <w:color w:val="000000"/>
        </w:rPr>
      </w:pPr>
      <w:r w:rsidRPr="00022B42">
        <w:rPr>
          <w:color w:val="000000"/>
        </w:rPr>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r>
        <w:rPr>
          <w:color w:val="000000"/>
        </w:rPr>
        <w:t>.</w:t>
      </w:r>
    </w:p>
    <w:p w14:paraId="61B8B9E2" w14:textId="77777777" w:rsidR="00022B42" w:rsidRPr="00832CDF" w:rsidRDefault="00022B42" w:rsidP="00832CDF">
      <w:pPr>
        <w:pStyle w:val="ListParagraph"/>
        <w:numPr>
          <w:ilvl w:val="0"/>
          <w:numId w:val="0"/>
        </w:numPr>
        <w:ind w:left="360"/>
        <w:rPr>
          <w:color w:val="000000"/>
        </w:rPr>
      </w:pPr>
    </w:p>
    <w:p w14:paraId="74FB249E" w14:textId="47AC2050" w:rsidR="00022B42" w:rsidRDefault="00022B42" w:rsidP="00022B42">
      <w:pPr>
        <w:pStyle w:val="ListParagraph"/>
        <w:numPr>
          <w:ilvl w:val="1"/>
          <w:numId w:val="12"/>
        </w:numPr>
        <w:tabs>
          <w:tab w:val="left" w:pos="0"/>
        </w:tabs>
        <w:autoSpaceDE w:val="0"/>
        <w:autoSpaceDN w:val="0"/>
        <w:adjustRightInd w:val="0"/>
        <w:spacing w:before="0" w:after="0"/>
        <w:ind w:left="0" w:firstLine="288"/>
        <w:rPr>
          <w:color w:val="000000"/>
        </w:rPr>
      </w:pPr>
      <w:r w:rsidRPr="00022B42">
        <w:rPr>
          <w:color w:val="000000"/>
        </w:rPr>
        <w:t>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r>
        <w:rPr>
          <w:color w:val="000000"/>
        </w:rPr>
        <w:t>.</w:t>
      </w:r>
    </w:p>
    <w:p w14:paraId="66FC04BC" w14:textId="77777777" w:rsidR="00022B42" w:rsidRPr="00832CDF" w:rsidRDefault="00022B42" w:rsidP="00832CDF">
      <w:pPr>
        <w:pStyle w:val="ListParagraph"/>
        <w:numPr>
          <w:ilvl w:val="0"/>
          <w:numId w:val="0"/>
        </w:numPr>
        <w:ind w:left="360"/>
        <w:rPr>
          <w:color w:val="000000"/>
        </w:rPr>
      </w:pPr>
    </w:p>
    <w:p w14:paraId="6CC89B55" w14:textId="7ED876E3" w:rsidR="00022B42" w:rsidRDefault="00022B42" w:rsidP="00022B42">
      <w:pPr>
        <w:pStyle w:val="ListParagraph"/>
        <w:numPr>
          <w:ilvl w:val="1"/>
          <w:numId w:val="12"/>
        </w:numPr>
        <w:tabs>
          <w:tab w:val="left" w:pos="0"/>
        </w:tabs>
        <w:autoSpaceDE w:val="0"/>
        <w:autoSpaceDN w:val="0"/>
        <w:adjustRightInd w:val="0"/>
        <w:spacing w:before="0" w:after="0"/>
        <w:ind w:left="0" w:firstLine="288"/>
        <w:rPr>
          <w:color w:val="000000"/>
        </w:rPr>
      </w:pPr>
      <w:r w:rsidRPr="00022B42">
        <w:rPr>
          <w:color w:val="000000"/>
        </w:rPr>
        <w:t>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w:t>
      </w:r>
      <w:r>
        <w:rPr>
          <w:color w:val="000000"/>
        </w:rPr>
        <w:t>.</w:t>
      </w:r>
    </w:p>
    <w:p w14:paraId="61793355" w14:textId="77777777" w:rsidR="00022B42" w:rsidRPr="00832CDF" w:rsidRDefault="00022B42" w:rsidP="00832CDF">
      <w:pPr>
        <w:pStyle w:val="ListParagraph"/>
        <w:numPr>
          <w:ilvl w:val="0"/>
          <w:numId w:val="0"/>
        </w:numPr>
        <w:ind w:left="360"/>
        <w:rPr>
          <w:color w:val="000000"/>
        </w:rPr>
      </w:pPr>
    </w:p>
    <w:p w14:paraId="7CFBC31D" w14:textId="674C9FC7" w:rsidR="00022B42" w:rsidRDefault="00022B42" w:rsidP="00022B42">
      <w:pPr>
        <w:pStyle w:val="ListParagraph"/>
        <w:numPr>
          <w:ilvl w:val="1"/>
          <w:numId w:val="12"/>
        </w:numPr>
        <w:tabs>
          <w:tab w:val="left" w:pos="0"/>
        </w:tabs>
        <w:autoSpaceDE w:val="0"/>
        <w:autoSpaceDN w:val="0"/>
        <w:adjustRightInd w:val="0"/>
        <w:spacing w:before="0" w:after="0"/>
        <w:ind w:left="0" w:firstLine="288"/>
        <w:rPr>
          <w:color w:val="000000"/>
        </w:rPr>
      </w:pPr>
      <w:r w:rsidRPr="00022B42">
        <w:rPr>
          <w:color w:val="000000"/>
        </w:rPr>
        <w:t>Any media, such as paper, magnetic tape, magnetic disks, solid state devices or optical discs that is used to store, process, or access VA information that cannot be destroyed shall be returned to VA. 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r>
        <w:rPr>
          <w:color w:val="000000"/>
        </w:rPr>
        <w:t>.</w:t>
      </w:r>
    </w:p>
    <w:p w14:paraId="302906B1" w14:textId="77777777" w:rsidR="00022B42" w:rsidRPr="00832CDF" w:rsidRDefault="00022B42" w:rsidP="00832CDF">
      <w:pPr>
        <w:pStyle w:val="ListParagraph"/>
        <w:numPr>
          <w:ilvl w:val="0"/>
          <w:numId w:val="0"/>
        </w:numPr>
        <w:ind w:left="360"/>
        <w:rPr>
          <w:color w:val="000000"/>
        </w:rPr>
      </w:pPr>
    </w:p>
    <w:p w14:paraId="61024BF6" w14:textId="57F7F97A" w:rsidR="00022B42" w:rsidRDefault="00022B42" w:rsidP="00022B42">
      <w:pPr>
        <w:pStyle w:val="ListParagraph"/>
        <w:numPr>
          <w:ilvl w:val="1"/>
          <w:numId w:val="12"/>
        </w:numPr>
        <w:tabs>
          <w:tab w:val="left" w:pos="0"/>
        </w:tabs>
        <w:autoSpaceDE w:val="0"/>
        <w:autoSpaceDN w:val="0"/>
        <w:adjustRightInd w:val="0"/>
        <w:spacing w:before="0" w:after="0"/>
        <w:ind w:left="0" w:firstLine="288"/>
        <w:rPr>
          <w:color w:val="000000"/>
        </w:rPr>
      </w:pPr>
      <w:r w:rsidRPr="00022B42">
        <w:rPr>
          <w:color w:val="000000"/>
        </w:rPr>
        <w:t>All electronic storage media (hard drives, optical disks, CDs, back-up tapes, etc.) used to store, process or access VA information will not be returned to the Contractor at the end of lease, loan, or trade-in. Exceptions to this paragraph will only be granted with the written approval of the VA CO</w:t>
      </w:r>
      <w:r w:rsidR="00635277">
        <w:rPr>
          <w:color w:val="000000"/>
        </w:rPr>
        <w:t>.</w:t>
      </w:r>
    </w:p>
    <w:p w14:paraId="0943B6D5" w14:textId="6CC622A8" w:rsidR="00022B42" w:rsidRDefault="00022B42" w:rsidP="00022B42">
      <w:pPr>
        <w:pStyle w:val="AppendixBheading"/>
        <w:numPr>
          <w:ilvl w:val="0"/>
          <w:numId w:val="0"/>
        </w:numPr>
      </w:pPr>
    </w:p>
    <w:p w14:paraId="57440B1D" w14:textId="77777777" w:rsidR="00022B42" w:rsidRDefault="00022B42" w:rsidP="00832CDF">
      <w:pPr>
        <w:pStyle w:val="AppendixBheading"/>
        <w:numPr>
          <w:ilvl w:val="0"/>
          <w:numId w:val="0"/>
        </w:numPr>
      </w:pPr>
    </w:p>
    <w:p w14:paraId="0DD1A18E" w14:textId="3961763D" w:rsidR="00C758AB" w:rsidRDefault="00C758AB" w:rsidP="00C758AB">
      <w:pPr>
        <w:pStyle w:val="AppendixBheading"/>
      </w:pPr>
      <w:r w:rsidRPr="006A48E5">
        <w:t>ACCESS TO VA INFORMATION AND VA INFORMATION SYSTEMS</w:t>
      </w:r>
    </w:p>
    <w:p w14:paraId="0DD1A18F" w14:textId="77777777" w:rsidR="00BE03BD" w:rsidRDefault="00BE03BD" w:rsidP="005A1B57">
      <w:pPr>
        <w:pStyle w:val="NoSpacing"/>
      </w:pPr>
    </w:p>
    <w:p w14:paraId="0DD1A192" w14:textId="4522A1E0" w:rsidR="00C758AB" w:rsidRDefault="00635277" w:rsidP="00832CDF">
      <w:pPr>
        <w:pStyle w:val="ListParagraph"/>
        <w:numPr>
          <w:ilvl w:val="1"/>
          <w:numId w:val="122"/>
        </w:numPr>
        <w:tabs>
          <w:tab w:val="left" w:pos="0"/>
        </w:tabs>
        <w:autoSpaceDE w:val="0"/>
        <w:autoSpaceDN w:val="0"/>
        <w:adjustRightInd w:val="0"/>
        <w:spacing w:before="0" w:after="0"/>
        <w:ind w:left="720" w:hanging="450"/>
        <w:rPr>
          <w:color w:val="000000"/>
        </w:rPr>
      </w:pPr>
      <w:r w:rsidRPr="00635277">
        <w:rPr>
          <w:color w:val="000000"/>
        </w:rPr>
        <w:t xml:space="preserve">A Contractor/Subcontractor shall request logical (technical) or physical access to VA information and VA information systems for their employees and subcontractors only to the extent necessary to perform the services specified in </w:t>
      </w:r>
      <w:r w:rsidRPr="00635277">
        <w:rPr>
          <w:color w:val="000000"/>
        </w:rPr>
        <w:lastRenderedPageBreak/>
        <w:t>the solicitation or contract. This includes indirect entities, both affiliate of Contractor/Subcontractor and agent of Contractor/Subcontractor</w:t>
      </w:r>
    </w:p>
    <w:p w14:paraId="0DD1A193" w14:textId="02186632" w:rsidR="00C758AB" w:rsidRPr="0047006F" w:rsidRDefault="00C758AB" w:rsidP="005A1B57">
      <w:pPr>
        <w:pStyle w:val="NoSpacing"/>
      </w:pPr>
    </w:p>
    <w:p w14:paraId="7919AB06" w14:textId="1C2B6EE4" w:rsidR="00635277" w:rsidRDefault="00635277" w:rsidP="00635277">
      <w:pPr>
        <w:pStyle w:val="ListParagraph"/>
        <w:numPr>
          <w:ilvl w:val="1"/>
          <w:numId w:val="122"/>
        </w:numPr>
        <w:tabs>
          <w:tab w:val="left" w:pos="0"/>
        </w:tabs>
        <w:autoSpaceDE w:val="0"/>
        <w:autoSpaceDN w:val="0"/>
        <w:adjustRightInd w:val="0"/>
        <w:spacing w:before="0" w:after="0"/>
        <w:ind w:left="0" w:firstLine="288"/>
        <w:rPr>
          <w:color w:val="000000"/>
        </w:rPr>
      </w:pPr>
      <w:r w:rsidRPr="00635277">
        <w:rPr>
          <w:color w:val="000000"/>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r>
        <w:rPr>
          <w:color w:val="000000"/>
        </w:rPr>
        <w:t>.</w:t>
      </w:r>
    </w:p>
    <w:p w14:paraId="68C2F412" w14:textId="77777777" w:rsidR="00635277" w:rsidRPr="00832CDF" w:rsidRDefault="00635277" w:rsidP="00832CDF">
      <w:pPr>
        <w:pStyle w:val="ListParagraph"/>
        <w:numPr>
          <w:ilvl w:val="0"/>
          <w:numId w:val="0"/>
        </w:numPr>
        <w:ind w:left="360"/>
        <w:rPr>
          <w:color w:val="000000"/>
        </w:rPr>
      </w:pPr>
    </w:p>
    <w:p w14:paraId="0DD1A194" w14:textId="754A7B08" w:rsidR="00C758AB" w:rsidRDefault="00635277" w:rsidP="00832CDF">
      <w:pPr>
        <w:pStyle w:val="ListParagraph"/>
        <w:numPr>
          <w:ilvl w:val="1"/>
          <w:numId w:val="122"/>
        </w:numPr>
        <w:tabs>
          <w:tab w:val="left" w:pos="0"/>
        </w:tabs>
        <w:autoSpaceDE w:val="0"/>
        <w:autoSpaceDN w:val="0"/>
        <w:adjustRightInd w:val="0"/>
        <w:spacing w:before="0" w:after="0"/>
        <w:ind w:left="0" w:firstLine="288"/>
        <w:rPr>
          <w:color w:val="000000"/>
        </w:rPr>
      </w:pPr>
      <w:r w:rsidRPr="00635277">
        <w:rPr>
          <w:color w:val="000000"/>
        </w:rPr>
        <w:t>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r>
        <w:rPr>
          <w:color w:val="000000"/>
        </w:rPr>
        <w:t xml:space="preserve">. </w:t>
      </w:r>
    </w:p>
    <w:p w14:paraId="0DD1A195" w14:textId="77777777" w:rsidR="00C758AB" w:rsidRPr="0047006F" w:rsidRDefault="00C758AB" w:rsidP="005A1B57">
      <w:pPr>
        <w:pStyle w:val="NoSpacing"/>
      </w:pPr>
    </w:p>
    <w:p w14:paraId="0DD1A196" w14:textId="1984182E" w:rsidR="00C758AB" w:rsidRDefault="00635277" w:rsidP="00832CDF">
      <w:pPr>
        <w:numPr>
          <w:ilvl w:val="1"/>
          <w:numId w:val="122"/>
        </w:numPr>
        <w:tabs>
          <w:tab w:val="left" w:pos="0"/>
        </w:tabs>
        <w:autoSpaceDE w:val="0"/>
        <w:autoSpaceDN w:val="0"/>
        <w:adjustRightInd w:val="0"/>
        <w:ind w:left="0" w:firstLine="288"/>
        <w:rPr>
          <w:rFonts w:cs="Arial"/>
          <w:color w:val="000000"/>
        </w:rPr>
      </w:pPr>
      <w:r w:rsidRPr="00635277">
        <w:rPr>
          <w:rFonts w:cs="Arial"/>
          <w:color w:val="000000"/>
        </w:rPr>
        <w:t>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r>
        <w:rPr>
          <w:rFonts w:cs="Arial"/>
          <w:color w:val="000000"/>
        </w:rPr>
        <w:t xml:space="preserve">. </w:t>
      </w:r>
    </w:p>
    <w:p w14:paraId="0DD1A197" w14:textId="77777777" w:rsidR="00C758AB" w:rsidRDefault="00C758AB" w:rsidP="005A1B57">
      <w:pPr>
        <w:pStyle w:val="NoSpacing"/>
      </w:pPr>
    </w:p>
    <w:p w14:paraId="0DD1A198" w14:textId="1B7A9BA5" w:rsidR="00C758AB" w:rsidRDefault="00635277" w:rsidP="00635277">
      <w:pPr>
        <w:numPr>
          <w:ilvl w:val="1"/>
          <w:numId w:val="122"/>
        </w:numPr>
        <w:tabs>
          <w:tab w:val="left" w:pos="0"/>
        </w:tabs>
        <w:autoSpaceDE w:val="0"/>
        <w:autoSpaceDN w:val="0"/>
        <w:adjustRightInd w:val="0"/>
        <w:ind w:left="0" w:firstLine="288"/>
        <w:rPr>
          <w:rFonts w:cs="Arial"/>
          <w:color w:val="000000"/>
        </w:rPr>
      </w:pPr>
      <w:r w:rsidRPr="00635277">
        <w:rPr>
          <w:rFonts w:cs="Arial"/>
          <w:color w:val="000000"/>
        </w:rPr>
        <w:t>The Contractor shall notify the COR/CO in writing immediately (no later than 24 hours) after personnel separation or occurrence of other causes. Causes may include the following:</w:t>
      </w:r>
      <w:r w:rsidR="00C758AB" w:rsidRPr="0047006F">
        <w:rPr>
          <w:rFonts w:cs="Arial"/>
          <w:color w:val="000000"/>
        </w:rPr>
        <w:t xml:space="preserve"> </w:t>
      </w:r>
    </w:p>
    <w:p w14:paraId="4D634BE1" w14:textId="32F9B983" w:rsidR="00635277" w:rsidRDefault="00635277" w:rsidP="00832CDF">
      <w:pPr>
        <w:numPr>
          <w:ilvl w:val="2"/>
          <w:numId w:val="122"/>
        </w:numPr>
        <w:tabs>
          <w:tab w:val="left" w:pos="0"/>
        </w:tabs>
        <w:autoSpaceDE w:val="0"/>
        <w:autoSpaceDN w:val="0"/>
        <w:adjustRightInd w:val="0"/>
        <w:ind w:left="1440"/>
        <w:rPr>
          <w:rFonts w:cs="Arial"/>
          <w:color w:val="000000"/>
        </w:rPr>
      </w:pPr>
      <w:r w:rsidRPr="00635277">
        <w:rPr>
          <w:rFonts w:cs="Arial"/>
          <w:color w:val="000000"/>
        </w:rPr>
        <w:t>Contractor/Subcontractor personnel no longer has a need for access to VA information or VA information systems</w:t>
      </w:r>
      <w:r>
        <w:rPr>
          <w:rFonts w:cs="Arial"/>
          <w:color w:val="000000"/>
        </w:rPr>
        <w:t>.</w:t>
      </w:r>
    </w:p>
    <w:p w14:paraId="326A4AF5" w14:textId="77777777" w:rsidR="00635277" w:rsidRDefault="00635277" w:rsidP="00832CDF">
      <w:pPr>
        <w:tabs>
          <w:tab w:val="left" w:pos="0"/>
        </w:tabs>
        <w:autoSpaceDE w:val="0"/>
        <w:autoSpaceDN w:val="0"/>
        <w:adjustRightInd w:val="0"/>
        <w:ind w:left="1440"/>
        <w:rPr>
          <w:rFonts w:cs="Arial"/>
          <w:color w:val="000000"/>
        </w:rPr>
      </w:pPr>
    </w:p>
    <w:p w14:paraId="5A110700" w14:textId="4722AA3B" w:rsidR="00635277" w:rsidRDefault="00635277" w:rsidP="00635277">
      <w:pPr>
        <w:numPr>
          <w:ilvl w:val="2"/>
          <w:numId w:val="122"/>
        </w:numPr>
        <w:tabs>
          <w:tab w:val="left" w:pos="0"/>
        </w:tabs>
        <w:autoSpaceDE w:val="0"/>
        <w:autoSpaceDN w:val="0"/>
        <w:adjustRightInd w:val="0"/>
        <w:ind w:left="1440"/>
        <w:rPr>
          <w:rFonts w:cs="Arial"/>
          <w:color w:val="000000"/>
        </w:rPr>
      </w:pPr>
      <w:r w:rsidRPr="00635277">
        <w:rPr>
          <w:rFonts w:cs="Arial"/>
          <w:color w:val="000000"/>
        </w:rPr>
        <w:t>Contractor/Subcontractor personnel are terminated, suspended, or otherwise has their work on a VA project discontinued for any reason</w:t>
      </w:r>
      <w:r>
        <w:rPr>
          <w:rFonts w:cs="Arial"/>
          <w:color w:val="000000"/>
        </w:rPr>
        <w:t>.</w:t>
      </w:r>
    </w:p>
    <w:p w14:paraId="7E5A7187" w14:textId="77777777" w:rsidR="00635277" w:rsidRDefault="00635277" w:rsidP="00832CDF">
      <w:pPr>
        <w:pStyle w:val="ListParagraph"/>
        <w:numPr>
          <w:ilvl w:val="0"/>
          <w:numId w:val="0"/>
        </w:numPr>
        <w:ind w:left="360"/>
        <w:rPr>
          <w:color w:val="000000"/>
        </w:rPr>
      </w:pPr>
    </w:p>
    <w:p w14:paraId="732F72F7" w14:textId="103EF7A8" w:rsidR="00635277" w:rsidRDefault="00635277" w:rsidP="00635277">
      <w:pPr>
        <w:numPr>
          <w:ilvl w:val="2"/>
          <w:numId w:val="122"/>
        </w:numPr>
        <w:tabs>
          <w:tab w:val="left" w:pos="0"/>
        </w:tabs>
        <w:autoSpaceDE w:val="0"/>
        <w:autoSpaceDN w:val="0"/>
        <w:adjustRightInd w:val="0"/>
        <w:ind w:left="1440"/>
        <w:rPr>
          <w:rFonts w:cs="Arial"/>
          <w:color w:val="000000"/>
        </w:rPr>
      </w:pPr>
      <w:r w:rsidRPr="00635277">
        <w:rPr>
          <w:rFonts w:cs="Arial"/>
          <w:color w:val="000000"/>
        </w:rPr>
        <w:t xml:space="preserve">Contractor believes their own personnel or Subcontractor personnel may pose a threat to their company’s working environment or to any company-owned property. This includes Contractor-owned assets, buildings, </w:t>
      </w:r>
      <w:r w:rsidRPr="00635277">
        <w:rPr>
          <w:rFonts w:cs="Arial"/>
          <w:color w:val="000000"/>
        </w:rPr>
        <w:lastRenderedPageBreak/>
        <w:t>confidential data, customers, employees, networks, systems, trade secrets and/or VA data</w:t>
      </w:r>
      <w:r>
        <w:rPr>
          <w:rFonts w:cs="Arial"/>
          <w:color w:val="000000"/>
        </w:rPr>
        <w:t>.</w:t>
      </w:r>
    </w:p>
    <w:p w14:paraId="7934C6B4" w14:textId="77777777" w:rsidR="00635277" w:rsidRDefault="00635277" w:rsidP="00832CDF">
      <w:pPr>
        <w:pStyle w:val="ListParagraph"/>
        <w:numPr>
          <w:ilvl w:val="0"/>
          <w:numId w:val="0"/>
        </w:numPr>
        <w:ind w:left="360"/>
        <w:rPr>
          <w:color w:val="000000"/>
        </w:rPr>
      </w:pPr>
    </w:p>
    <w:p w14:paraId="4281660D" w14:textId="584D5C83" w:rsidR="00635277" w:rsidRDefault="00635277" w:rsidP="00635277">
      <w:pPr>
        <w:numPr>
          <w:ilvl w:val="2"/>
          <w:numId w:val="122"/>
        </w:numPr>
        <w:tabs>
          <w:tab w:val="left" w:pos="0"/>
        </w:tabs>
        <w:autoSpaceDE w:val="0"/>
        <w:autoSpaceDN w:val="0"/>
        <w:adjustRightInd w:val="0"/>
        <w:ind w:left="1440"/>
        <w:rPr>
          <w:rFonts w:cs="Arial"/>
          <w:color w:val="000000"/>
        </w:rPr>
      </w:pPr>
      <w:r w:rsidRPr="00635277">
        <w:rPr>
          <w:rFonts w:cs="Arial"/>
          <w:color w:val="000000"/>
        </w:rPr>
        <w:t>Any previously undisclosed changes to Contractor/Subcontractor background history are brought to light, including but not limited to changes to background investigation or employee record</w:t>
      </w:r>
      <w:r>
        <w:rPr>
          <w:rFonts w:cs="Arial"/>
          <w:color w:val="000000"/>
        </w:rPr>
        <w:t>.</w:t>
      </w:r>
    </w:p>
    <w:p w14:paraId="707836DB" w14:textId="77777777" w:rsidR="00635277" w:rsidRDefault="00635277" w:rsidP="00832CDF">
      <w:pPr>
        <w:pStyle w:val="ListParagraph"/>
        <w:numPr>
          <w:ilvl w:val="0"/>
          <w:numId w:val="0"/>
        </w:numPr>
        <w:ind w:left="360"/>
        <w:rPr>
          <w:color w:val="000000"/>
        </w:rPr>
      </w:pPr>
    </w:p>
    <w:p w14:paraId="71129201" w14:textId="41E7A53F" w:rsidR="00635277" w:rsidRDefault="00635277" w:rsidP="00635277">
      <w:pPr>
        <w:numPr>
          <w:ilvl w:val="2"/>
          <w:numId w:val="122"/>
        </w:numPr>
        <w:tabs>
          <w:tab w:val="left" w:pos="0"/>
        </w:tabs>
        <w:autoSpaceDE w:val="0"/>
        <w:autoSpaceDN w:val="0"/>
        <w:adjustRightInd w:val="0"/>
        <w:ind w:left="1440"/>
        <w:rPr>
          <w:rFonts w:cs="Arial"/>
          <w:color w:val="000000"/>
        </w:rPr>
      </w:pPr>
      <w:r w:rsidRPr="00635277">
        <w:rPr>
          <w:rFonts w:cs="Arial"/>
          <w:color w:val="000000"/>
        </w:rPr>
        <w:t>Contractor/Subcontractor personnel have their authorization to work in the United States revoked</w:t>
      </w:r>
      <w:r>
        <w:rPr>
          <w:rFonts w:cs="Arial"/>
          <w:color w:val="000000"/>
        </w:rPr>
        <w:t>.</w:t>
      </w:r>
    </w:p>
    <w:p w14:paraId="69C4C1D0" w14:textId="77777777" w:rsidR="00635277" w:rsidRDefault="00635277" w:rsidP="00832CDF">
      <w:pPr>
        <w:pStyle w:val="ListParagraph"/>
        <w:numPr>
          <w:ilvl w:val="0"/>
          <w:numId w:val="0"/>
        </w:numPr>
        <w:ind w:left="360"/>
        <w:rPr>
          <w:color w:val="000000"/>
        </w:rPr>
      </w:pPr>
    </w:p>
    <w:p w14:paraId="303B309D" w14:textId="75C0ABA2" w:rsidR="00635277" w:rsidRDefault="00635277" w:rsidP="00635277">
      <w:pPr>
        <w:numPr>
          <w:ilvl w:val="2"/>
          <w:numId w:val="122"/>
        </w:numPr>
        <w:tabs>
          <w:tab w:val="left" w:pos="0"/>
        </w:tabs>
        <w:autoSpaceDE w:val="0"/>
        <w:autoSpaceDN w:val="0"/>
        <w:adjustRightInd w:val="0"/>
        <w:ind w:left="1440"/>
        <w:rPr>
          <w:rFonts w:cs="Arial"/>
          <w:color w:val="000000"/>
        </w:rPr>
      </w:pPr>
      <w:r w:rsidRPr="00635277">
        <w:rPr>
          <w:rFonts w:cs="Arial"/>
          <w:color w:val="000000"/>
        </w:rPr>
        <w:t>Agreement by which Contractor provides products and services to VA has either been fulfilled or terminated, such that VA can cut off electronic and/or physical access for Contractor personnel</w:t>
      </w:r>
      <w:r>
        <w:rPr>
          <w:rFonts w:cs="Arial"/>
          <w:color w:val="000000"/>
        </w:rPr>
        <w:t>.</w:t>
      </w:r>
    </w:p>
    <w:p w14:paraId="17742D81" w14:textId="77777777" w:rsidR="00635277" w:rsidRDefault="00635277" w:rsidP="00832CDF">
      <w:pPr>
        <w:tabs>
          <w:tab w:val="left" w:pos="0"/>
        </w:tabs>
        <w:autoSpaceDE w:val="0"/>
        <w:autoSpaceDN w:val="0"/>
        <w:adjustRightInd w:val="0"/>
        <w:ind w:left="1980"/>
        <w:rPr>
          <w:rFonts w:cs="Arial"/>
          <w:color w:val="000000"/>
        </w:rPr>
      </w:pPr>
    </w:p>
    <w:p w14:paraId="0DD1A199" w14:textId="77777777" w:rsidR="00C758AB" w:rsidRPr="0047006F" w:rsidRDefault="00C758AB" w:rsidP="005A1B57">
      <w:pPr>
        <w:pStyle w:val="NoSpacing"/>
      </w:pPr>
    </w:p>
    <w:p w14:paraId="0DD1A19A" w14:textId="0D422A1B" w:rsidR="00C758AB" w:rsidRDefault="00635277" w:rsidP="00635277">
      <w:pPr>
        <w:numPr>
          <w:ilvl w:val="1"/>
          <w:numId w:val="122"/>
        </w:numPr>
        <w:tabs>
          <w:tab w:val="left" w:pos="0"/>
        </w:tabs>
        <w:autoSpaceDE w:val="0"/>
        <w:autoSpaceDN w:val="0"/>
        <w:adjustRightInd w:val="0"/>
        <w:ind w:left="0" w:firstLine="288"/>
        <w:rPr>
          <w:rFonts w:cs="Arial"/>
          <w:color w:val="000000"/>
        </w:rPr>
      </w:pPr>
      <w:r w:rsidRPr="00635277">
        <w:rPr>
          <w:rFonts w:cs="Arial"/>
          <w:color w:val="000000"/>
        </w:rPr>
        <w:t>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r>
        <w:rPr>
          <w:rFonts w:cs="Arial"/>
          <w:color w:val="000000"/>
        </w:rPr>
        <w:t xml:space="preserve">. </w:t>
      </w:r>
    </w:p>
    <w:p w14:paraId="2D356E16" w14:textId="77777777" w:rsidR="00635277" w:rsidRDefault="00635277" w:rsidP="00832CDF">
      <w:pPr>
        <w:tabs>
          <w:tab w:val="left" w:pos="0"/>
        </w:tabs>
        <w:autoSpaceDE w:val="0"/>
        <w:autoSpaceDN w:val="0"/>
        <w:adjustRightInd w:val="0"/>
        <w:ind w:left="288"/>
        <w:rPr>
          <w:rFonts w:cs="Arial"/>
          <w:color w:val="000000"/>
        </w:rPr>
      </w:pPr>
    </w:p>
    <w:p w14:paraId="6D6FA042" w14:textId="3B6F44B2" w:rsidR="00635277" w:rsidRDefault="00635277" w:rsidP="00832CDF">
      <w:pPr>
        <w:numPr>
          <w:ilvl w:val="1"/>
          <w:numId w:val="122"/>
        </w:numPr>
        <w:tabs>
          <w:tab w:val="left" w:pos="0"/>
        </w:tabs>
        <w:autoSpaceDE w:val="0"/>
        <w:autoSpaceDN w:val="0"/>
        <w:adjustRightInd w:val="0"/>
        <w:ind w:left="0" w:firstLine="288"/>
        <w:rPr>
          <w:rFonts w:cs="Arial"/>
          <w:color w:val="000000"/>
        </w:rPr>
      </w:pPr>
      <w:r w:rsidRPr="00635277">
        <w:rPr>
          <w:rFonts w:cs="Arial"/>
          <w:color w:val="000000"/>
        </w:rPr>
        <w:t>Contractors/Subcontractors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r>
        <w:rPr>
          <w:rFonts w:cs="Arial"/>
          <w:color w:val="000000"/>
        </w:rPr>
        <w:t>.</w:t>
      </w:r>
    </w:p>
    <w:p w14:paraId="0DD1A19B" w14:textId="77777777" w:rsidR="00C758AB" w:rsidRDefault="00C758AB" w:rsidP="005A1B57">
      <w:pPr>
        <w:pStyle w:val="NoSpacing"/>
      </w:pPr>
    </w:p>
    <w:p w14:paraId="0DD1A19C" w14:textId="3E55F572" w:rsidR="00C758AB" w:rsidRDefault="00635277" w:rsidP="00C758AB">
      <w:pPr>
        <w:pStyle w:val="AppendixBheading"/>
      </w:pPr>
      <w:r>
        <w:t>TRAINING</w:t>
      </w:r>
    </w:p>
    <w:p w14:paraId="0DD1A19D" w14:textId="77777777" w:rsidR="00C758AB" w:rsidRDefault="00C758AB" w:rsidP="005A1B57">
      <w:pPr>
        <w:pStyle w:val="NoSpacing"/>
      </w:pPr>
    </w:p>
    <w:p w14:paraId="0DD1A1A0" w14:textId="19501978" w:rsidR="00C758AB" w:rsidRDefault="00635277">
      <w:pPr>
        <w:pStyle w:val="ListParagraph"/>
        <w:numPr>
          <w:ilvl w:val="0"/>
          <w:numId w:val="13"/>
        </w:numPr>
        <w:autoSpaceDE w:val="0"/>
        <w:autoSpaceDN w:val="0"/>
        <w:adjustRightInd w:val="0"/>
        <w:spacing w:before="0" w:after="0"/>
        <w:ind w:left="0" w:firstLine="288"/>
        <w:rPr>
          <w:color w:val="000000"/>
        </w:rPr>
      </w:pPr>
      <w:r w:rsidRPr="00635277">
        <w:rPr>
          <w:color w:val="000000"/>
        </w:rPr>
        <w:t>All contractors and subcontractors requiring access to VA information and VA information systems shall successfully complete the following before being granted access to VA information and its systems:</w:t>
      </w:r>
      <w:r>
        <w:rPr>
          <w:color w:val="000000"/>
        </w:rPr>
        <w:t xml:space="preserve"> </w:t>
      </w:r>
    </w:p>
    <w:p w14:paraId="4BFB03D5" w14:textId="77777777" w:rsidR="00635277" w:rsidRDefault="00635277" w:rsidP="00832CDF">
      <w:pPr>
        <w:pStyle w:val="ListParagraph"/>
        <w:numPr>
          <w:ilvl w:val="0"/>
          <w:numId w:val="0"/>
        </w:numPr>
        <w:autoSpaceDE w:val="0"/>
        <w:autoSpaceDN w:val="0"/>
        <w:adjustRightInd w:val="0"/>
        <w:spacing w:before="0" w:after="0"/>
        <w:ind w:left="288"/>
        <w:rPr>
          <w:color w:val="000000"/>
        </w:rPr>
      </w:pPr>
    </w:p>
    <w:p w14:paraId="0CF9DC84" w14:textId="413AC473" w:rsidR="00635277" w:rsidRDefault="00635277" w:rsidP="00832CDF">
      <w:pPr>
        <w:pStyle w:val="ListParagraph"/>
        <w:numPr>
          <w:ilvl w:val="1"/>
          <w:numId w:val="13"/>
        </w:numPr>
        <w:autoSpaceDE w:val="0"/>
        <w:autoSpaceDN w:val="0"/>
        <w:adjustRightInd w:val="0"/>
        <w:spacing w:before="0" w:after="0"/>
        <w:ind w:left="1170"/>
        <w:rPr>
          <w:color w:val="000000"/>
        </w:rPr>
      </w:pPr>
      <w:r w:rsidRPr="00635277">
        <w:rPr>
          <w:color w:val="000000"/>
        </w:rPr>
        <w:t>VA Privacy and Information Security Awareness and Rules of Behavior course (Talent Management System (TMS) #10176) initially and annually thereafter</w:t>
      </w:r>
      <w:r>
        <w:rPr>
          <w:color w:val="000000"/>
        </w:rPr>
        <w:t>.</w:t>
      </w:r>
    </w:p>
    <w:p w14:paraId="1057EABB" w14:textId="77777777" w:rsidR="00635277" w:rsidRDefault="00635277" w:rsidP="00832CDF">
      <w:pPr>
        <w:pStyle w:val="ListParagraph"/>
        <w:numPr>
          <w:ilvl w:val="0"/>
          <w:numId w:val="0"/>
        </w:numPr>
        <w:autoSpaceDE w:val="0"/>
        <w:autoSpaceDN w:val="0"/>
        <w:adjustRightInd w:val="0"/>
        <w:spacing w:before="0" w:after="0"/>
        <w:ind w:left="1170"/>
        <w:rPr>
          <w:color w:val="000000"/>
        </w:rPr>
      </w:pPr>
    </w:p>
    <w:p w14:paraId="67268CD3" w14:textId="0CD4ECB5" w:rsidR="00635277" w:rsidRDefault="00635277" w:rsidP="00635277">
      <w:pPr>
        <w:pStyle w:val="ListParagraph"/>
        <w:numPr>
          <w:ilvl w:val="1"/>
          <w:numId w:val="13"/>
        </w:numPr>
        <w:autoSpaceDE w:val="0"/>
        <w:autoSpaceDN w:val="0"/>
        <w:adjustRightInd w:val="0"/>
        <w:spacing w:before="0" w:after="0"/>
        <w:ind w:left="1170"/>
        <w:rPr>
          <w:color w:val="000000"/>
        </w:rPr>
      </w:pPr>
      <w:r w:rsidRPr="00635277">
        <w:rPr>
          <w:color w:val="000000"/>
        </w:rPr>
        <w:t>Sign and acknowledge (electronically through TMS #10176) understanding of and responsibilities for compliance with the Organizational Rules of Behavior, relating to access to VA information and information systems initially and annually thereafter; and</w:t>
      </w:r>
    </w:p>
    <w:p w14:paraId="12B9F021" w14:textId="77777777" w:rsidR="00635277" w:rsidRPr="00832CDF" w:rsidRDefault="00635277" w:rsidP="00832CDF">
      <w:pPr>
        <w:pStyle w:val="ListParagraph"/>
        <w:numPr>
          <w:ilvl w:val="0"/>
          <w:numId w:val="0"/>
        </w:numPr>
        <w:ind w:left="360"/>
        <w:rPr>
          <w:color w:val="000000"/>
        </w:rPr>
      </w:pPr>
    </w:p>
    <w:p w14:paraId="197AAFE0" w14:textId="090EDE64" w:rsidR="00635277" w:rsidRDefault="00635277" w:rsidP="00635277">
      <w:pPr>
        <w:pStyle w:val="ListParagraph"/>
        <w:numPr>
          <w:ilvl w:val="1"/>
          <w:numId w:val="13"/>
        </w:numPr>
        <w:autoSpaceDE w:val="0"/>
        <w:autoSpaceDN w:val="0"/>
        <w:adjustRightInd w:val="0"/>
        <w:spacing w:before="0" w:after="0"/>
        <w:ind w:left="1170"/>
        <w:rPr>
          <w:color w:val="000000"/>
        </w:rPr>
      </w:pPr>
      <w:r w:rsidRPr="00635277">
        <w:rPr>
          <w:color w:val="000000"/>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r>
        <w:rPr>
          <w:color w:val="000000"/>
        </w:rPr>
        <w:t>.</w:t>
      </w:r>
    </w:p>
    <w:p w14:paraId="096D5E75" w14:textId="77777777" w:rsidR="00635277" w:rsidRDefault="00635277" w:rsidP="00832CDF">
      <w:pPr>
        <w:pStyle w:val="ListParagraph"/>
        <w:numPr>
          <w:ilvl w:val="0"/>
          <w:numId w:val="0"/>
        </w:numPr>
        <w:autoSpaceDE w:val="0"/>
        <w:autoSpaceDN w:val="0"/>
        <w:adjustRightInd w:val="0"/>
        <w:spacing w:before="0" w:after="0"/>
        <w:ind w:left="1170"/>
        <w:rPr>
          <w:color w:val="000000"/>
        </w:rPr>
      </w:pPr>
    </w:p>
    <w:p w14:paraId="0DD1A1A1" w14:textId="77777777" w:rsidR="00C758AB" w:rsidRDefault="00C758AB" w:rsidP="005A1B57">
      <w:pPr>
        <w:pStyle w:val="NoSpacing"/>
      </w:pPr>
    </w:p>
    <w:p w14:paraId="0DD1A1A2" w14:textId="41D3DC67" w:rsidR="00C758AB" w:rsidRPr="0047006F" w:rsidRDefault="00635277">
      <w:pPr>
        <w:pStyle w:val="ListParagraph"/>
        <w:numPr>
          <w:ilvl w:val="0"/>
          <w:numId w:val="13"/>
        </w:numPr>
        <w:autoSpaceDE w:val="0"/>
        <w:autoSpaceDN w:val="0"/>
        <w:adjustRightInd w:val="0"/>
        <w:spacing w:before="0" w:after="0"/>
        <w:ind w:left="0" w:firstLine="288"/>
        <w:rPr>
          <w:color w:val="000000"/>
        </w:rPr>
      </w:pPr>
      <w:r w:rsidRPr="00635277">
        <w:rPr>
          <w:color w:val="000000"/>
        </w:rPr>
        <w:t>The Contractor shall provide to the COR/CO a copy of the training certificates and certification of signing the Organizational Rules of Behavior for each applicable employee within five days of the initiation of the contract and annually thereafter, as required</w:t>
      </w:r>
      <w:r>
        <w:rPr>
          <w:color w:val="000000"/>
        </w:rPr>
        <w:t xml:space="preserve">. </w:t>
      </w:r>
    </w:p>
    <w:p w14:paraId="0DD1A1A3" w14:textId="77777777" w:rsidR="00C758AB" w:rsidRDefault="00C758AB" w:rsidP="005A1B57">
      <w:pPr>
        <w:pStyle w:val="NoSpacing"/>
      </w:pPr>
    </w:p>
    <w:p w14:paraId="0DD1A1A4" w14:textId="7B546DF1" w:rsidR="00C758AB" w:rsidRDefault="00635277">
      <w:pPr>
        <w:numPr>
          <w:ilvl w:val="0"/>
          <w:numId w:val="13"/>
        </w:numPr>
        <w:autoSpaceDE w:val="0"/>
        <w:autoSpaceDN w:val="0"/>
        <w:adjustRightInd w:val="0"/>
        <w:ind w:left="0" w:firstLine="288"/>
        <w:rPr>
          <w:rFonts w:cs="Arial"/>
          <w:color w:val="000000"/>
        </w:rPr>
      </w:pPr>
      <w:r w:rsidRPr="00635277">
        <w:rPr>
          <w:rFonts w:cs="Arial"/>
          <w:color w:val="000000"/>
        </w:rPr>
        <w:t>Failure to complete the mandatory annual training is grounds for suspension or termination of all physical or electronic access privileges and removal from work on the contract until such time as the required training is complete</w:t>
      </w:r>
      <w:r w:rsidR="00C758AB" w:rsidRPr="00C72E10">
        <w:rPr>
          <w:rFonts w:cs="Arial"/>
          <w:color w:val="000000"/>
        </w:rPr>
        <w:t>.</w:t>
      </w:r>
    </w:p>
    <w:p w14:paraId="0DD1A1A5" w14:textId="77777777" w:rsidR="00C758AB" w:rsidRDefault="00C758AB" w:rsidP="005A1B57">
      <w:pPr>
        <w:pStyle w:val="NoSpacing"/>
      </w:pPr>
    </w:p>
    <w:p w14:paraId="0DD1A1B6" w14:textId="31725B58" w:rsidR="00C758AB" w:rsidRDefault="00C758AB" w:rsidP="00832CDF">
      <w:pPr>
        <w:autoSpaceDE w:val="0"/>
        <w:autoSpaceDN w:val="0"/>
        <w:adjustRightInd w:val="0"/>
        <w:ind w:left="288"/>
        <w:rPr>
          <w:rFonts w:cs="Arial"/>
          <w:color w:val="000000"/>
        </w:rPr>
      </w:pPr>
    </w:p>
    <w:p w14:paraId="0DD1A1B7" w14:textId="77777777" w:rsidR="00C758AB" w:rsidRPr="00C72E10" w:rsidRDefault="00C758AB" w:rsidP="005A1B57">
      <w:pPr>
        <w:pStyle w:val="NoSpacing"/>
      </w:pPr>
    </w:p>
    <w:p w14:paraId="0DD1A1B8" w14:textId="77777777" w:rsidR="00C758AB" w:rsidRDefault="00C758AB" w:rsidP="005A1B57">
      <w:pPr>
        <w:pStyle w:val="NoSpacing"/>
      </w:pPr>
    </w:p>
    <w:p w14:paraId="7565982A" w14:textId="77777777" w:rsidR="00635277" w:rsidRDefault="00635277" w:rsidP="00635277">
      <w:pPr>
        <w:pStyle w:val="AppendixBheading"/>
      </w:pPr>
      <w:r w:rsidRPr="006A48E5">
        <w:t>SECURITY INCIDENT INVESTIGATION</w:t>
      </w:r>
    </w:p>
    <w:p w14:paraId="558B79A5" w14:textId="77777777" w:rsidR="00635277" w:rsidRDefault="00635277" w:rsidP="00635277">
      <w:pPr>
        <w:pStyle w:val="NoSpacing"/>
      </w:pPr>
    </w:p>
    <w:p w14:paraId="62C6887B" w14:textId="401984AF" w:rsidR="00635277" w:rsidRDefault="00635277" w:rsidP="00635277">
      <w:pPr>
        <w:pStyle w:val="ListParagraph"/>
        <w:numPr>
          <w:ilvl w:val="1"/>
          <w:numId w:val="15"/>
        </w:numPr>
        <w:autoSpaceDE w:val="0"/>
        <w:autoSpaceDN w:val="0"/>
        <w:adjustRightInd w:val="0"/>
        <w:spacing w:before="0" w:after="0"/>
        <w:ind w:left="0" w:firstLine="288"/>
        <w:rPr>
          <w:color w:val="000000"/>
        </w:rPr>
      </w:pPr>
      <w:r w:rsidRPr="00635277">
        <w:rPr>
          <w:color w:val="000000"/>
        </w:rPr>
        <w:t>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w:t>
      </w:r>
      <w:r w:rsidRPr="00654C0B">
        <w:rPr>
          <w:color w:val="000000"/>
        </w:rPr>
        <w:t>.</w:t>
      </w:r>
    </w:p>
    <w:p w14:paraId="756EB2D8" w14:textId="77777777" w:rsidR="00635277" w:rsidRDefault="00635277" w:rsidP="00635277">
      <w:pPr>
        <w:pStyle w:val="NoSpacing"/>
      </w:pPr>
    </w:p>
    <w:p w14:paraId="32CFF258" w14:textId="2E040CF6" w:rsidR="00635277" w:rsidRDefault="00635277" w:rsidP="00635277">
      <w:pPr>
        <w:pStyle w:val="ListParagraph"/>
        <w:numPr>
          <w:ilvl w:val="1"/>
          <w:numId w:val="15"/>
        </w:numPr>
        <w:autoSpaceDE w:val="0"/>
        <w:autoSpaceDN w:val="0"/>
        <w:adjustRightInd w:val="0"/>
        <w:spacing w:before="0" w:after="0"/>
        <w:ind w:left="0" w:firstLine="288"/>
        <w:rPr>
          <w:color w:val="000000"/>
        </w:rPr>
      </w:pPr>
      <w:r w:rsidRPr="00654C0B">
        <w:rPr>
          <w:color w:val="000000"/>
        </w:rPr>
        <w:t>To the extent known by the Contractor/Subcontractor, the Contractor/Subcontractor’s notice to VA shall identify the information involved</w:t>
      </w:r>
      <w:r w:rsidR="00525319">
        <w:rPr>
          <w:color w:val="000000"/>
        </w:rPr>
        <w:t xml:space="preserve"> </w:t>
      </w:r>
      <w:r w:rsidR="00525319" w:rsidRPr="00525319">
        <w:rPr>
          <w:color w:val="000000"/>
        </w:rPr>
        <w:t>and the circumstances surrounding the incident, including the following:</w:t>
      </w:r>
      <w:r w:rsidR="00525319">
        <w:rPr>
          <w:color w:val="000000"/>
        </w:rPr>
        <w:t xml:space="preserve"> </w:t>
      </w:r>
    </w:p>
    <w:p w14:paraId="1B0BB679" w14:textId="77777777" w:rsidR="00525319" w:rsidRPr="00832CDF" w:rsidRDefault="00525319" w:rsidP="00832CDF">
      <w:pPr>
        <w:pStyle w:val="ListParagraph"/>
        <w:numPr>
          <w:ilvl w:val="0"/>
          <w:numId w:val="0"/>
        </w:numPr>
        <w:ind w:left="360"/>
        <w:rPr>
          <w:color w:val="000000"/>
        </w:rPr>
      </w:pPr>
    </w:p>
    <w:p w14:paraId="334FE4DD" w14:textId="64D290CE" w:rsidR="00525319" w:rsidRDefault="00525319" w:rsidP="00832CDF">
      <w:pPr>
        <w:pStyle w:val="ListParagraph"/>
        <w:numPr>
          <w:ilvl w:val="2"/>
          <w:numId w:val="15"/>
        </w:numPr>
        <w:autoSpaceDE w:val="0"/>
        <w:autoSpaceDN w:val="0"/>
        <w:adjustRightInd w:val="0"/>
        <w:spacing w:before="0" w:after="0"/>
        <w:ind w:left="1440"/>
        <w:rPr>
          <w:color w:val="000000"/>
        </w:rPr>
      </w:pPr>
      <w:r w:rsidRPr="00525319">
        <w:rPr>
          <w:color w:val="000000"/>
        </w:rPr>
        <w:t>The date and time (or approximation of) the Security Incident occurred</w:t>
      </w:r>
      <w:r>
        <w:rPr>
          <w:color w:val="000000"/>
        </w:rPr>
        <w:t>.</w:t>
      </w:r>
    </w:p>
    <w:p w14:paraId="616AEA6F" w14:textId="77777777" w:rsidR="00525319" w:rsidRDefault="00525319" w:rsidP="00832CDF">
      <w:pPr>
        <w:pStyle w:val="ListParagraph"/>
        <w:numPr>
          <w:ilvl w:val="0"/>
          <w:numId w:val="0"/>
        </w:numPr>
        <w:autoSpaceDE w:val="0"/>
        <w:autoSpaceDN w:val="0"/>
        <w:adjustRightInd w:val="0"/>
        <w:spacing w:before="0" w:after="0"/>
        <w:ind w:left="1440"/>
        <w:rPr>
          <w:color w:val="000000"/>
        </w:rPr>
      </w:pPr>
    </w:p>
    <w:p w14:paraId="08D409C8" w14:textId="7E48A9C1" w:rsidR="00525319" w:rsidRDefault="00525319" w:rsidP="00525319">
      <w:pPr>
        <w:pStyle w:val="ListParagraph"/>
        <w:numPr>
          <w:ilvl w:val="2"/>
          <w:numId w:val="15"/>
        </w:numPr>
        <w:autoSpaceDE w:val="0"/>
        <w:autoSpaceDN w:val="0"/>
        <w:adjustRightInd w:val="0"/>
        <w:spacing w:before="0" w:after="0"/>
        <w:ind w:left="1440"/>
        <w:rPr>
          <w:color w:val="000000"/>
        </w:rPr>
      </w:pPr>
      <w:r w:rsidRPr="00525319">
        <w:rPr>
          <w:color w:val="000000"/>
        </w:rPr>
        <w:t>The names of individuals involved (when applicable)</w:t>
      </w:r>
      <w:r>
        <w:rPr>
          <w:color w:val="000000"/>
        </w:rPr>
        <w:t>.</w:t>
      </w:r>
    </w:p>
    <w:p w14:paraId="2A534026" w14:textId="77777777" w:rsidR="00525319" w:rsidRPr="00832CDF" w:rsidRDefault="00525319" w:rsidP="00832CDF">
      <w:pPr>
        <w:pStyle w:val="ListParagraph"/>
        <w:numPr>
          <w:ilvl w:val="0"/>
          <w:numId w:val="0"/>
        </w:numPr>
        <w:ind w:left="360"/>
        <w:rPr>
          <w:color w:val="000000"/>
        </w:rPr>
      </w:pPr>
    </w:p>
    <w:p w14:paraId="369FC4F2" w14:textId="4F117394" w:rsidR="00525319" w:rsidRDefault="00525319" w:rsidP="00525319">
      <w:pPr>
        <w:pStyle w:val="ListParagraph"/>
        <w:numPr>
          <w:ilvl w:val="2"/>
          <w:numId w:val="15"/>
        </w:numPr>
        <w:autoSpaceDE w:val="0"/>
        <w:autoSpaceDN w:val="0"/>
        <w:adjustRightInd w:val="0"/>
        <w:spacing w:before="0" w:after="0"/>
        <w:ind w:left="1440"/>
        <w:rPr>
          <w:color w:val="000000"/>
        </w:rPr>
      </w:pPr>
      <w:r w:rsidRPr="00525319">
        <w:rPr>
          <w:color w:val="000000"/>
        </w:rPr>
        <w:t>The physical and logical (if applicable) location of the incident</w:t>
      </w:r>
      <w:r>
        <w:rPr>
          <w:color w:val="000000"/>
        </w:rPr>
        <w:t>.</w:t>
      </w:r>
    </w:p>
    <w:p w14:paraId="7A9333CF" w14:textId="77777777" w:rsidR="00525319" w:rsidRPr="00832CDF" w:rsidRDefault="00525319" w:rsidP="00832CDF">
      <w:pPr>
        <w:pStyle w:val="ListParagraph"/>
        <w:numPr>
          <w:ilvl w:val="0"/>
          <w:numId w:val="0"/>
        </w:numPr>
        <w:ind w:left="360"/>
        <w:rPr>
          <w:color w:val="000000"/>
        </w:rPr>
      </w:pPr>
    </w:p>
    <w:p w14:paraId="6334C5C0" w14:textId="2608C732" w:rsidR="00525319" w:rsidRDefault="00525319" w:rsidP="00525319">
      <w:pPr>
        <w:pStyle w:val="ListParagraph"/>
        <w:numPr>
          <w:ilvl w:val="2"/>
          <w:numId w:val="15"/>
        </w:numPr>
        <w:autoSpaceDE w:val="0"/>
        <w:autoSpaceDN w:val="0"/>
        <w:adjustRightInd w:val="0"/>
        <w:spacing w:before="0" w:after="0"/>
        <w:ind w:left="1440"/>
        <w:rPr>
          <w:color w:val="000000"/>
        </w:rPr>
      </w:pPr>
      <w:r w:rsidRPr="00525319">
        <w:rPr>
          <w:color w:val="000000"/>
        </w:rPr>
        <w:t>Why the Security Incident took place (i.e., catalyst for the failure)</w:t>
      </w:r>
      <w:r>
        <w:rPr>
          <w:color w:val="000000"/>
        </w:rPr>
        <w:t>.</w:t>
      </w:r>
    </w:p>
    <w:p w14:paraId="33EF086E" w14:textId="77777777" w:rsidR="00525319" w:rsidRPr="00832CDF" w:rsidRDefault="00525319" w:rsidP="00832CDF">
      <w:pPr>
        <w:pStyle w:val="ListParagraph"/>
        <w:numPr>
          <w:ilvl w:val="0"/>
          <w:numId w:val="0"/>
        </w:numPr>
        <w:ind w:left="360"/>
        <w:rPr>
          <w:color w:val="000000"/>
        </w:rPr>
      </w:pPr>
    </w:p>
    <w:p w14:paraId="578211BB" w14:textId="0F11FFD2" w:rsidR="00525319" w:rsidRDefault="00525319" w:rsidP="00525319">
      <w:pPr>
        <w:pStyle w:val="ListParagraph"/>
        <w:numPr>
          <w:ilvl w:val="2"/>
          <w:numId w:val="15"/>
        </w:numPr>
        <w:autoSpaceDE w:val="0"/>
        <w:autoSpaceDN w:val="0"/>
        <w:adjustRightInd w:val="0"/>
        <w:spacing w:before="0" w:after="0"/>
        <w:ind w:left="1440"/>
        <w:rPr>
          <w:color w:val="000000"/>
        </w:rPr>
      </w:pPr>
      <w:r w:rsidRPr="00525319">
        <w:rPr>
          <w:color w:val="000000"/>
        </w:rPr>
        <w:t>The amount of data belonging to VA believed to have been compromised</w:t>
      </w:r>
      <w:r>
        <w:rPr>
          <w:color w:val="000000"/>
        </w:rPr>
        <w:t>.</w:t>
      </w:r>
    </w:p>
    <w:p w14:paraId="7DFA99E3" w14:textId="77777777" w:rsidR="00525319" w:rsidRPr="00832CDF" w:rsidRDefault="00525319" w:rsidP="00832CDF">
      <w:pPr>
        <w:pStyle w:val="ListParagraph"/>
        <w:numPr>
          <w:ilvl w:val="0"/>
          <w:numId w:val="0"/>
        </w:numPr>
        <w:ind w:left="360"/>
        <w:rPr>
          <w:color w:val="000000"/>
        </w:rPr>
      </w:pPr>
    </w:p>
    <w:p w14:paraId="7E362371" w14:textId="00395C37" w:rsidR="00525319" w:rsidRDefault="00525319" w:rsidP="00832CDF">
      <w:pPr>
        <w:pStyle w:val="ListParagraph"/>
        <w:numPr>
          <w:ilvl w:val="2"/>
          <w:numId w:val="15"/>
        </w:numPr>
        <w:autoSpaceDE w:val="0"/>
        <w:autoSpaceDN w:val="0"/>
        <w:adjustRightInd w:val="0"/>
        <w:spacing w:before="0" w:after="0"/>
        <w:ind w:left="1440"/>
        <w:rPr>
          <w:color w:val="000000"/>
        </w:rPr>
      </w:pPr>
      <w:r w:rsidRPr="00525319">
        <w:rPr>
          <w:color w:val="000000"/>
        </w:rPr>
        <w:t>The remediation measures the Contractor is taking to ensure no future incidents of a similar nature</w:t>
      </w:r>
      <w:r>
        <w:rPr>
          <w:color w:val="000000"/>
        </w:rPr>
        <w:t>.</w:t>
      </w:r>
    </w:p>
    <w:p w14:paraId="6E90E6C5" w14:textId="77777777" w:rsidR="00635277" w:rsidRPr="00654C0B" w:rsidRDefault="00635277" w:rsidP="00635277">
      <w:pPr>
        <w:pStyle w:val="NoSpacing"/>
      </w:pPr>
    </w:p>
    <w:p w14:paraId="47F1F460" w14:textId="6C71F59B" w:rsidR="00635277" w:rsidRDefault="00525319" w:rsidP="00635277">
      <w:pPr>
        <w:pStyle w:val="ListParagraph"/>
        <w:numPr>
          <w:ilvl w:val="1"/>
          <w:numId w:val="15"/>
        </w:numPr>
        <w:autoSpaceDE w:val="0"/>
        <w:autoSpaceDN w:val="0"/>
        <w:adjustRightInd w:val="0"/>
        <w:spacing w:before="0" w:after="0"/>
        <w:ind w:left="0" w:firstLine="288"/>
        <w:rPr>
          <w:color w:val="000000"/>
        </w:rPr>
      </w:pPr>
      <w:r w:rsidRPr="00525319">
        <w:rPr>
          <w:color w:val="000000"/>
        </w:rPr>
        <w:lastRenderedPageBreak/>
        <w:t>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r w:rsidR="00635277" w:rsidRPr="00654C0B">
        <w:rPr>
          <w:color w:val="000000"/>
        </w:rPr>
        <w:t>.</w:t>
      </w:r>
    </w:p>
    <w:p w14:paraId="3E428412" w14:textId="77777777" w:rsidR="00525319" w:rsidRDefault="00525319" w:rsidP="00832CDF">
      <w:pPr>
        <w:pStyle w:val="ListParagraph"/>
        <w:numPr>
          <w:ilvl w:val="0"/>
          <w:numId w:val="0"/>
        </w:numPr>
        <w:autoSpaceDE w:val="0"/>
        <w:autoSpaceDN w:val="0"/>
        <w:adjustRightInd w:val="0"/>
        <w:spacing w:before="0" w:after="0"/>
        <w:ind w:left="288"/>
        <w:rPr>
          <w:color w:val="000000"/>
        </w:rPr>
      </w:pPr>
    </w:p>
    <w:p w14:paraId="18FC8009" w14:textId="560C4A16" w:rsidR="00525319" w:rsidRDefault="00525319" w:rsidP="00635277">
      <w:pPr>
        <w:pStyle w:val="ListParagraph"/>
        <w:numPr>
          <w:ilvl w:val="1"/>
          <w:numId w:val="15"/>
        </w:numPr>
        <w:autoSpaceDE w:val="0"/>
        <w:autoSpaceDN w:val="0"/>
        <w:adjustRightInd w:val="0"/>
        <w:spacing w:before="0" w:after="0"/>
        <w:ind w:left="0" w:firstLine="288"/>
        <w:rPr>
          <w:color w:val="000000"/>
        </w:rPr>
      </w:pPr>
      <w:r w:rsidRPr="00525319">
        <w:rPr>
          <w:color w:val="000000"/>
        </w:rPr>
        <w:t>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r>
        <w:rPr>
          <w:color w:val="000000"/>
        </w:rPr>
        <w:t>.</w:t>
      </w:r>
    </w:p>
    <w:p w14:paraId="2838D46D" w14:textId="77777777" w:rsidR="00635277" w:rsidRPr="00654C0B" w:rsidRDefault="00635277" w:rsidP="00635277">
      <w:pPr>
        <w:pStyle w:val="NoSpacing"/>
      </w:pPr>
    </w:p>
    <w:p w14:paraId="273A335D" w14:textId="0BAD7F09" w:rsidR="00635277" w:rsidRDefault="00635277" w:rsidP="00635277">
      <w:pPr>
        <w:pStyle w:val="ListParagraph"/>
        <w:numPr>
          <w:ilvl w:val="1"/>
          <w:numId w:val="15"/>
        </w:numPr>
        <w:autoSpaceDE w:val="0"/>
        <w:autoSpaceDN w:val="0"/>
        <w:adjustRightInd w:val="0"/>
        <w:spacing w:before="0" w:after="0"/>
        <w:ind w:left="0" w:firstLine="288"/>
        <w:rPr>
          <w:color w:val="000000"/>
        </w:rPr>
      </w:pPr>
      <w:r w:rsidRPr="00654C0B">
        <w:rPr>
          <w:color w:val="000000"/>
        </w:rPr>
        <w:t xml:space="preserve">In instances of theft or break-in or other criminal activity, the Contractor/Subcontractor must concurrently report the incident to the appropriate law enforcement entity (or entities) of jurisdiction, including the VA OIG and </w:t>
      </w:r>
      <w:r w:rsidR="000454E0">
        <w:rPr>
          <w:color w:val="000000"/>
        </w:rPr>
        <w:t xml:space="preserve">the VA Office of </w:t>
      </w:r>
      <w:r w:rsidRPr="00654C0B">
        <w:rPr>
          <w:color w:val="000000"/>
        </w:rPr>
        <w:t>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401DC7AF" w14:textId="77777777" w:rsidR="000454E0" w:rsidRPr="00832CDF" w:rsidRDefault="000454E0" w:rsidP="00832CDF">
      <w:pPr>
        <w:pStyle w:val="ListParagraph"/>
        <w:numPr>
          <w:ilvl w:val="0"/>
          <w:numId w:val="0"/>
        </w:numPr>
        <w:ind w:left="360"/>
        <w:rPr>
          <w:color w:val="000000"/>
        </w:rPr>
      </w:pPr>
    </w:p>
    <w:p w14:paraId="600F257B" w14:textId="0369B696" w:rsidR="000454E0" w:rsidRDefault="000454E0" w:rsidP="00635277">
      <w:pPr>
        <w:pStyle w:val="ListParagraph"/>
        <w:numPr>
          <w:ilvl w:val="1"/>
          <w:numId w:val="15"/>
        </w:numPr>
        <w:autoSpaceDE w:val="0"/>
        <w:autoSpaceDN w:val="0"/>
        <w:adjustRightInd w:val="0"/>
        <w:spacing w:before="0" w:after="0"/>
        <w:ind w:left="0" w:firstLine="288"/>
        <w:rPr>
          <w:color w:val="000000"/>
        </w:rPr>
      </w:pPr>
      <w:r w:rsidRPr="000454E0">
        <w:rPr>
          <w:color w:val="000000"/>
        </w:rPr>
        <w:t>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r>
        <w:rPr>
          <w:color w:val="000000"/>
        </w:rPr>
        <w:t>.</w:t>
      </w:r>
    </w:p>
    <w:p w14:paraId="4D91AB3C" w14:textId="77777777" w:rsidR="000454E0" w:rsidRPr="00832CDF" w:rsidRDefault="000454E0" w:rsidP="00832CDF">
      <w:pPr>
        <w:pStyle w:val="ListParagraph"/>
        <w:numPr>
          <w:ilvl w:val="0"/>
          <w:numId w:val="0"/>
        </w:numPr>
        <w:ind w:left="360"/>
        <w:rPr>
          <w:color w:val="000000"/>
        </w:rPr>
      </w:pPr>
    </w:p>
    <w:p w14:paraId="1D72862A" w14:textId="157BCC85" w:rsidR="000454E0" w:rsidRDefault="000454E0" w:rsidP="00635277">
      <w:pPr>
        <w:pStyle w:val="ListParagraph"/>
        <w:numPr>
          <w:ilvl w:val="1"/>
          <w:numId w:val="15"/>
        </w:numPr>
        <w:autoSpaceDE w:val="0"/>
        <w:autoSpaceDN w:val="0"/>
        <w:adjustRightInd w:val="0"/>
        <w:spacing w:before="0" w:after="0"/>
        <w:ind w:left="0" w:firstLine="288"/>
        <w:rPr>
          <w:color w:val="000000"/>
        </w:rPr>
      </w:pPr>
      <w:r w:rsidRPr="000454E0">
        <w:rPr>
          <w:color w:val="000000"/>
        </w:rPr>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r>
        <w:rPr>
          <w:color w:val="000000"/>
        </w:rPr>
        <w:t>.</w:t>
      </w:r>
    </w:p>
    <w:p w14:paraId="6BCEA45E" w14:textId="77777777" w:rsidR="000454E0" w:rsidRPr="00832CDF" w:rsidRDefault="000454E0" w:rsidP="00832CDF">
      <w:pPr>
        <w:pStyle w:val="ListParagraph"/>
        <w:numPr>
          <w:ilvl w:val="0"/>
          <w:numId w:val="0"/>
        </w:numPr>
        <w:ind w:left="360"/>
        <w:rPr>
          <w:color w:val="000000"/>
        </w:rPr>
      </w:pPr>
    </w:p>
    <w:p w14:paraId="5EBF4BDF" w14:textId="2EFC6D52" w:rsidR="000454E0" w:rsidRPr="00654C0B" w:rsidRDefault="000454E0" w:rsidP="00635277">
      <w:pPr>
        <w:pStyle w:val="ListParagraph"/>
        <w:numPr>
          <w:ilvl w:val="1"/>
          <w:numId w:val="15"/>
        </w:numPr>
        <w:autoSpaceDE w:val="0"/>
        <w:autoSpaceDN w:val="0"/>
        <w:adjustRightInd w:val="0"/>
        <w:spacing w:before="0" w:after="0"/>
        <w:ind w:left="0" w:firstLine="288"/>
        <w:rPr>
          <w:color w:val="000000"/>
        </w:rPr>
      </w:pPr>
      <w:r w:rsidRPr="000454E0">
        <w:rPr>
          <w:color w:val="000000"/>
        </w:rPr>
        <w:t xml:space="preserve">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w:t>
      </w:r>
      <w:hyperlink r:id="rId50" w:anchor="85221176" w:tooltip="Link to VAAR 852.211.76" w:history="1">
        <w:r w:rsidRPr="000454E0">
          <w:rPr>
            <w:rStyle w:val="Hyperlink"/>
            <w:rFonts w:cs="Arial"/>
          </w:rPr>
          <w:t>852.211-76, Liquidated Damages—Reimbursement for Data Breach Costs</w:t>
        </w:r>
      </w:hyperlink>
      <w:r>
        <w:rPr>
          <w:color w:val="000000"/>
        </w:rPr>
        <w:t xml:space="preserve">. </w:t>
      </w:r>
    </w:p>
    <w:p w14:paraId="7ED1417C" w14:textId="77777777" w:rsidR="00635277" w:rsidRPr="006A48E5" w:rsidRDefault="00635277" w:rsidP="00635277">
      <w:pPr>
        <w:pStyle w:val="NoSpacing"/>
      </w:pPr>
    </w:p>
    <w:p w14:paraId="648689C8" w14:textId="77777777" w:rsidR="000454E0" w:rsidRDefault="000454E0" w:rsidP="000454E0">
      <w:pPr>
        <w:pStyle w:val="AppendixBheading"/>
      </w:pPr>
      <w:r w:rsidRPr="006A48E5">
        <w:t>INFORMATION SYSTEM DESIGN AND DEVELOPMENT</w:t>
      </w:r>
    </w:p>
    <w:p w14:paraId="18609BD8" w14:textId="77777777" w:rsidR="000454E0" w:rsidRPr="006A48E5" w:rsidRDefault="000454E0" w:rsidP="000454E0">
      <w:pPr>
        <w:pStyle w:val="NoSpacing"/>
      </w:pPr>
    </w:p>
    <w:p w14:paraId="4D476D4F" w14:textId="651A92CD" w:rsidR="000454E0" w:rsidRPr="00545646" w:rsidRDefault="000454E0" w:rsidP="000454E0">
      <w:pPr>
        <w:pStyle w:val="ListParagraph"/>
        <w:numPr>
          <w:ilvl w:val="0"/>
          <w:numId w:val="16"/>
        </w:numPr>
        <w:autoSpaceDE w:val="0"/>
        <w:autoSpaceDN w:val="0"/>
        <w:adjustRightInd w:val="0"/>
        <w:spacing w:before="0" w:after="0"/>
        <w:ind w:left="0" w:firstLine="360"/>
        <w:rPr>
          <w:i/>
          <w:color w:val="000000"/>
        </w:rPr>
      </w:pPr>
      <w:r w:rsidRPr="000454E0">
        <w:rPr>
          <w:color w:val="000000"/>
        </w:rPr>
        <w:t xml:space="preserve">Information systems designed or developed on behalf of VA at non-VA facilities shall comply with all applicable Federal law, regulations, and VA policies. This includes standards for the protection of electronic Protected Health Information (PHI), outlined in </w:t>
      </w:r>
      <w:r w:rsidRPr="000454E0">
        <w:rPr>
          <w:color w:val="000000"/>
        </w:rPr>
        <w:lastRenderedPageBreak/>
        <w:t>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r w:rsidRPr="00545646">
        <w:rPr>
          <w:i/>
          <w:color w:val="000000"/>
        </w:rPr>
        <w:t>.</w:t>
      </w:r>
    </w:p>
    <w:p w14:paraId="4839403F" w14:textId="77777777" w:rsidR="000454E0" w:rsidRPr="0047006F" w:rsidRDefault="000454E0" w:rsidP="000454E0">
      <w:pPr>
        <w:pStyle w:val="NoSpacing"/>
      </w:pPr>
    </w:p>
    <w:p w14:paraId="576294D7" w14:textId="2CF29411" w:rsidR="000454E0" w:rsidRDefault="000454E0" w:rsidP="000454E0">
      <w:pPr>
        <w:numPr>
          <w:ilvl w:val="0"/>
          <w:numId w:val="16"/>
        </w:numPr>
        <w:autoSpaceDE w:val="0"/>
        <w:autoSpaceDN w:val="0"/>
        <w:adjustRightInd w:val="0"/>
        <w:ind w:left="0" w:firstLine="288"/>
        <w:rPr>
          <w:rFonts w:cs="Arial"/>
          <w:color w:val="000000"/>
        </w:rPr>
      </w:pPr>
      <w:r w:rsidRPr="000454E0">
        <w:rPr>
          <w:rFonts w:cs="Arial"/>
          <w:color w:val="000000"/>
        </w:rPr>
        <w:t>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w:t>
      </w:r>
      <w:r w:rsidRPr="005B0B62">
        <w:rPr>
          <w:rFonts w:cs="Arial"/>
          <w:color w:val="000000"/>
        </w:rPr>
        <w:t>.</w:t>
      </w:r>
    </w:p>
    <w:p w14:paraId="7BF4E1C8" w14:textId="77777777" w:rsidR="000454E0" w:rsidRPr="00C758AB" w:rsidRDefault="000454E0" w:rsidP="000454E0">
      <w:pPr>
        <w:pStyle w:val="NoSpacing"/>
      </w:pPr>
    </w:p>
    <w:p w14:paraId="7C86A226" w14:textId="6CE2A1B0" w:rsidR="000454E0" w:rsidRDefault="000454E0" w:rsidP="000454E0">
      <w:pPr>
        <w:numPr>
          <w:ilvl w:val="0"/>
          <w:numId w:val="16"/>
        </w:numPr>
        <w:autoSpaceDE w:val="0"/>
        <w:autoSpaceDN w:val="0"/>
        <w:adjustRightInd w:val="0"/>
        <w:ind w:left="0" w:firstLine="288"/>
        <w:rPr>
          <w:rFonts w:cs="Arial"/>
          <w:color w:val="000000"/>
        </w:rPr>
      </w:pPr>
      <w:r w:rsidRPr="000454E0">
        <w:rPr>
          <w:rFonts w:cs="Arial"/>
          <w:color w:val="000000"/>
        </w:rPr>
        <w:t>VA IT Contractors, Subcontractors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Contractor shall work though the COR/CO to identify the VA organization responsible for governance or resolution. Contractors shall comply with FAR 39.1, specifically the prohibitions referenced</w:t>
      </w:r>
      <w:r w:rsidRPr="005B0B62">
        <w:rPr>
          <w:rFonts w:cs="Arial"/>
          <w:color w:val="000000"/>
        </w:rPr>
        <w:t>.</w:t>
      </w:r>
    </w:p>
    <w:p w14:paraId="54078C9B" w14:textId="77777777" w:rsidR="000454E0" w:rsidRDefault="000454E0" w:rsidP="000454E0">
      <w:pPr>
        <w:pStyle w:val="NoSpacing"/>
      </w:pPr>
    </w:p>
    <w:p w14:paraId="40A9F970" w14:textId="003CDA5F" w:rsidR="000454E0" w:rsidRDefault="000454E0" w:rsidP="000454E0">
      <w:pPr>
        <w:numPr>
          <w:ilvl w:val="0"/>
          <w:numId w:val="16"/>
        </w:numPr>
        <w:autoSpaceDE w:val="0"/>
        <w:autoSpaceDN w:val="0"/>
        <w:adjustRightInd w:val="0"/>
        <w:ind w:left="0" w:firstLine="288"/>
        <w:rPr>
          <w:rFonts w:cs="Arial"/>
          <w:color w:val="000000"/>
        </w:rPr>
      </w:pPr>
      <w:r w:rsidRPr="000454E0">
        <w:rPr>
          <w:rFonts w:cs="Arial"/>
          <w:color w:val="000000"/>
        </w:rPr>
        <w:t>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Contractor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r w:rsidRPr="005B0B62">
        <w:rPr>
          <w:rFonts w:cs="Arial"/>
          <w:color w:val="000000"/>
        </w:rPr>
        <w:t>.</w:t>
      </w:r>
    </w:p>
    <w:p w14:paraId="53D32370" w14:textId="77777777" w:rsidR="000454E0" w:rsidRDefault="000454E0" w:rsidP="000454E0">
      <w:pPr>
        <w:pStyle w:val="NoSpacing"/>
      </w:pPr>
    </w:p>
    <w:p w14:paraId="66037326" w14:textId="38049A3C" w:rsidR="000454E0" w:rsidRDefault="000454E0" w:rsidP="000454E0">
      <w:pPr>
        <w:numPr>
          <w:ilvl w:val="0"/>
          <w:numId w:val="16"/>
        </w:numPr>
        <w:autoSpaceDE w:val="0"/>
        <w:autoSpaceDN w:val="0"/>
        <w:adjustRightInd w:val="0"/>
        <w:ind w:left="0" w:firstLine="288"/>
        <w:rPr>
          <w:rFonts w:cs="Arial"/>
          <w:color w:val="000000"/>
        </w:rPr>
      </w:pPr>
      <w:r w:rsidRPr="000454E0">
        <w:rPr>
          <w:rFonts w:cs="Arial"/>
          <w:color w:val="000000"/>
        </w:rPr>
        <w:t>The Contractor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Contractor did not develop, all software configurations and all customizations</w:t>
      </w:r>
      <w:r w:rsidRPr="006A48E5">
        <w:rPr>
          <w:rFonts w:cs="Arial"/>
          <w:color w:val="000000"/>
        </w:rPr>
        <w:t>.</w:t>
      </w:r>
    </w:p>
    <w:p w14:paraId="2D65757D" w14:textId="77777777" w:rsidR="000454E0" w:rsidRDefault="000454E0" w:rsidP="000454E0">
      <w:pPr>
        <w:pStyle w:val="NoSpacing"/>
      </w:pPr>
    </w:p>
    <w:p w14:paraId="2858F97A" w14:textId="3F5AF72D" w:rsidR="000454E0" w:rsidRDefault="000454E0" w:rsidP="000454E0">
      <w:pPr>
        <w:numPr>
          <w:ilvl w:val="0"/>
          <w:numId w:val="16"/>
        </w:numPr>
        <w:autoSpaceDE w:val="0"/>
        <w:autoSpaceDN w:val="0"/>
        <w:adjustRightInd w:val="0"/>
        <w:ind w:left="0" w:firstLine="288"/>
        <w:rPr>
          <w:rFonts w:cs="Arial"/>
          <w:color w:val="000000"/>
        </w:rPr>
      </w:pPr>
      <w:r w:rsidRPr="000454E0">
        <w:rPr>
          <w:rFonts w:cs="Arial"/>
          <w:color w:val="000000"/>
        </w:rPr>
        <w:lastRenderedPageBreak/>
        <w:t>The Contractor shall ensure all Contractor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r w:rsidRPr="005B0B62">
        <w:rPr>
          <w:rFonts w:cs="Arial"/>
          <w:color w:val="000000"/>
        </w:rPr>
        <w:t>.</w:t>
      </w:r>
    </w:p>
    <w:p w14:paraId="78679894" w14:textId="77777777" w:rsidR="000454E0" w:rsidRDefault="000454E0" w:rsidP="000454E0">
      <w:pPr>
        <w:pStyle w:val="NoSpacing"/>
      </w:pPr>
    </w:p>
    <w:p w14:paraId="39556F1C" w14:textId="3549FBA6" w:rsidR="000454E0" w:rsidRDefault="000454E0" w:rsidP="000454E0">
      <w:pPr>
        <w:numPr>
          <w:ilvl w:val="0"/>
          <w:numId w:val="16"/>
        </w:numPr>
        <w:autoSpaceDE w:val="0"/>
        <w:autoSpaceDN w:val="0"/>
        <w:adjustRightInd w:val="0"/>
        <w:ind w:left="0" w:firstLine="288"/>
        <w:rPr>
          <w:rFonts w:cs="Arial"/>
          <w:color w:val="000000"/>
        </w:rPr>
      </w:pPr>
      <w:r w:rsidRPr="000454E0">
        <w:rPr>
          <w:rFonts w:cs="Arial"/>
          <w:color w:val="000000"/>
        </w:rPr>
        <w:t>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 If VA determines a new or updated VA configuration baseline needs to be created, the Contractor shall provide required technical support to develop the configuration settings. FAR 39.1 requires the population of operating systems and applications includes all listed on the NIST National Checklist Program Checklist Repository</w:t>
      </w:r>
      <w:r>
        <w:rPr>
          <w:rFonts w:cs="Arial"/>
          <w:color w:val="000000"/>
        </w:rPr>
        <w:t>,</w:t>
      </w:r>
    </w:p>
    <w:p w14:paraId="37462C2F" w14:textId="77777777" w:rsidR="000454E0" w:rsidRPr="00C758AB" w:rsidRDefault="000454E0" w:rsidP="000454E0">
      <w:pPr>
        <w:pStyle w:val="NoSpacing"/>
      </w:pPr>
    </w:p>
    <w:p w14:paraId="1A19D899" w14:textId="5E7733E0" w:rsidR="000454E0" w:rsidRDefault="000454E0" w:rsidP="000454E0">
      <w:pPr>
        <w:numPr>
          <w:ilvl w:val="0"/>
          <w:numId w:val="16"/>
        </w:numPr>
        <w:autoSpaceDE w:val="0"/>
        <w:autoSpaceDN w:val="0"/>
        <w:adjustRightInd w:val="0"/>
        <w:ind w:left="0" w:firstLine="288"/>
        <w:rPr>
          <w:rFonts w:cs="Arial"/>
          <w:color w:val="000000"/>
        </w:rPr>
      </w:pPr>
      <w:r w:rsidRPr="000454E0">
        <w:rPr>
          <w:rFonts w:cs="Arial"/>
          <w:color w:val="000000"/>
        </w:rPr>
        <w:t>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patching prior to implementation on VA systems</w:t>
      </w:r>
      <w:r w:rsidRPr="005B0B62">
        <w:rPr>
          <w:rFonts w:cs="Arial"/>
          <w:color w:val="000000"/>
        </w:rPr>
        <w:t>.</w:t>
      </w:r>
    </w:p>
    <w:p w14:paraId="5C8324D6" w14:textId="77777777" w:rsidR="000454E0" w:rsidRPr="00C758AB" w:rsidRDefault="000454E0" w:rsidP="000454E0">
      <w:pPr>
        <w:pStyle w:val="NoSpacing"/>
      </w:pPr>
    </w:p>
    <w:p w14:paraId="2E291B4E" w14:textId="6A16AA8E" w:rsidR="000454E0" w:rsidRDefault="000454E0" w:rsidP="000454E0">
      <w:pPr>
        <w:numPr>
          <w:ilvl w:val="0"/>
          <w:numId w:val="16"/>
        </w:numPr>
        <w:autoSpaceDE w:val="0"/>
        <w:autoSpaceDN w:val="0"/>
        <w:adjustRightInd w:val="0"/>
        <w:ind w:left="0" w:firstLine="288"/>
        <w:rPr>
          <w:rFonts w:cs="Arial"/>
          <w:color w:val="000000"/>
        </w:rPr>
      </w:pPr>
      <w:r w:rsidRPr="000454E0">
        <w:rPr>
          <w:rFonts w:cs="Arial"/>
          <w:color w:val="000000"/>
        </w:rPr>
        <w:t>Applications designed for normal end users will run in the standard user context without elevated system administration privileges</w:t>
      </w:r>
      <w:r w:rsidRPr="005B0B62">
        <w:rPr>
          <w:rFonts w:cs="Arial"/>
          <w:color w:val="000000"/>
        </w:rPr>
        <w:t>.</w:t>
      </w:r>
    </w:p>
    <w:p w14:paraId="7A0958F2" w14:textId="77777777" w:rsidR="000454E0" w:rsidRDefault="000454E0" w:rsidP="000454E0">
      <w:pPr>
        <w:pStyle w:val="NoSpacing"/>
      </w:pPr>
    </w:p>
    <w:p w14:paraId="53A64568" w14:textId="16076C0C" w:rsidR="000454E0" w:rsidRPr="005A1B57" w:rsidRDefault="000454E0" w:rsidP="000454E0">
      <w:pPr>
        <w:numPr>
          <w:ilvl w:val="0"/>
          <w:numId w:val="16"/>
        </w:numPr>
        <w:autoSpaceDE w:val="0"/>
        <w:autoSpaceDN w:val="0"/>
        <w:spacing w:line="276" w:lineRule="auto"/>
        <w:ind w:left="0" w:firstLine="288"/>
        <w:rPr>
          <w:rStyle w:val="Emphasis"/>
          <w:b w:val="0"/>
        </w:rPr>
      </w:pPr>
      <w:r w:rsidRPr="000454E0">
        <w:rPr>
          <w:rFonts w:cs="Arial"/>
          <w:color w:val="000000"/>
        </w:rPr>
        <w:t>The Contractor-delivered solutions shall reside on VA approved operating systems. Exceptions to this will only be granted with the written approval of the COR/CO</w:t>
      </w:r>
      <w:r w:rsidRPr="000248C0">
        <w:rPr>
          <w:rFonts w:cs="Arial"/>
          <w:color w:val="000000"/>
        </w:rPr>
        <w:t xml:space="preserve">. </w:t>
      </w:r>
    </w:p>
    <w:p w14:paraId="2CC18C9C" w14:textId="77777777" w:rsidR="000454E0" w:rsidRPr="007F14B0" w:rsidRDefault="000454E0" w:rsidP="000454E0">
      <w:pPr>
        <w:autoSpaceDE w:val="0"/>
        <w:autoSpaceDN w:val="0"/>
        <w:spacing w:line="276" w:lineRule="auto"/>
        <w:ind w:left="288"/>
      </w:pPr>
    </w:p>
    <w:p w14:paraId="183C10BF" w14:textId="2A48523C" w:rsidR="000454E0" w:rsidRPr="00832CDF" w:rsidRDefault="000454E0" w:rsidP="000454E0">
      <w:pPr>
        <w:numPr>
          <w:ilvl w:val="0"/>
          <w:numId w:val="16"/>
        </w:numPr>
        <w:autoSpaceDE w:val="0"/>
        <w:autoSpaceDN w:val="0"/>
        <w:spacing w:line="276" w:lineRule="auto"/>
        <w:ind w:left="0" w:firstLine="288"/>
        <w:rPr>
          <w:b/>
          <w:i/>
          <w:iCs/>
          <w:color w:val="0070C0"/>
        </w:rPr>
      </w:pPr>
      <w:r w:rsidRPr="000454E0">
        <w:rPr>
          <w:rFonts w:cs="Arial"/>
          <w:color w:val="000000"/>
        </w:rPr>
        <w:t>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r w:rsidRPr="000248C0">
        <w:rPr>
          <w:rFonts w:cs="Arial"/>
          <w:color w:val="000000"/>
        </w:rPr>
        <w:t>.</w:t>
      </w:r>
    </w:p>
    <w:p w14:paraId="651D37BF" w14:textId="77777777" w:rsidR="000454E0" w:rsidRDefault="000454E0" w:rsidP="00832CDF">
      <w:pPr>
        <w:ind w:left="360" w:hanging="360"/>
        <w:rPr>
          <w:rStyle w:val="Emphasis"/>
        </w:rPr>
      </w:pPr>
    </w:p>
    <w:p w14:paraId="70617047" w14:textId="2EA6B811" w:rsidR="000454E0" w:rsidRPr="00832CDF" w:rsidRDefault="000454E0" w:rsidP="000454E0">
      <w:pPr>
        <w:numPr>
          <w:ilvl w:val="0"/>
          <w:numId w:val="16"/>
        </w:numPr>
        <w:autoSpaceDE w:val="0"/>
        <w:autoSpaceDN w:val="0"/>
        <w:spacing w:line="276" w:lineRule="auto"/>
        <w:ind w:left="0" w:firstLine="288"/>
        <w:rPr>
          <w:b/>
          <w:bCs/>
          <w:i/>
          <w:iCs/>
          <w:color w:val="0070C0"/>
        </w:rPr>
      </w:pPr>
      <w:r w:rsidRPr="00832CDF">
        <w:rPr>
          <w:bCs/>
          <w:color w:val="0070C0"/>
        </w:rPr>
        <w:t>The Contractor shall comply with the Privacy Act of1974 (the Act), FAR 52.224-2 Privacy Act, and VA rules and regulations issued under the Act in the design, development, or operation of any system of records on individuals to accomplish a VA function</w:t>
      </w:r>
      <w:r>
        <w:rPr>
          <w:bCs/>
          <w:color w:val="0070C0"/>
        </w:rPr>
        <w:t>.</w:t>
      </w:r>
    </w:p>
    <w:p w14:paraId="20552355" w14:textId="77777777" w:rsidR="000454E0" w:rsidRPr="000454E0" w:rsidRDefault="000454E0" w:rsidP="00832CDF">
      <w:pPr>
        <w:ind w:left="360" w:hanging="360"/>
        <w:rPr>
          <w:rStyle w:val="Emphasis"/>
          <w:bCs/>
        </w:rPr>
      </w:pPr>
    </w:p>
    <w:p w14:paraId="7138850C" w14:textId="6AE44F12" w:rsidR="000454E0" w:rsidRPr="00832CDF" w:rsidRDefault="000454E0" w:rsidP="000454E0">
      <w:pPr>
        <w:numPr>
          <w:ilvl w:val="0"/>
          <w:numId w:val="16"/>
        </w:numPr>
        <w:autoSpaceDE w:val="0"/>
        <w:autoSpaceDN w:val="0"/>
        <w:spacing w:line="276" w:lineRule="auto"/>
        <w:ind w:left="0" w:firstLine="288"/>
        <w:rPr>
          <w:b/>
          <w:color w:val="0070C0"/>
        </w:rPr>
      </w:pPr>
      <w:r w:rsidRPr="00832CDF">
        <w:rPr>
          <w:color w:val="0070C0"/>
        </w:rPr>
        <w:t>The Contractor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Contractor anywhere in the information systems (including systems, operating systems, products, hardware, software, applications and firmware). The Contractor shall ensure security fixes do not negatively impact the Information Systems</w:t>
      </w:r>
      <w:r>
        <w:rPr>
          <w:color w:val="0070C0"/>
        </w:rPr>
        <w:t>.</w:t>
      </w:r>
    </w:p>
    <w:p w14:paraId="2284DAE6" w14:textId="77777777" w:rsidR="000454E0" w:rsidRPr="000454E0" w:rsidRDefault="000454E0" w:rsidP="00832CDF">
      <w:pPr>
        <w:ind w:left="360" w:hanging="360"/>
        <w:rPr>
          <w:rStyle w:val="Emphasis"/>
          <w:i w:val="0"/>
          <w:iCs w:val="0"/>
        </w:rPr>
      </w:pPr>
    </w:p>
    <w:p w14:paraId="424314E1" w14:textId="59C9BFC7" w:rsidR="000454E0" w:rsidRPr="00832CDF" w:rsidRDefault="000454E0" w:rsidP="000454E0">
      <w:pPr>
        <w:numPr>
          <w:ilvl w:val="0"/>
          <w:numId w:val="16"/>
        </w:numPr>
        <w:autoSpaceDE w:val="0"/>
        <w:autoSpaceDN w:val="0"/>
        <w:spacing w:line="276" w:lineRule="auto"/>
        <w:ind w:left="0" w:firstLine="288"/>
        <w:rPr>
          <w:rStyle w:val="Emphasis"/>
          <w:bCs/>
          <w:i w:val="0"/>
          <w:iCs w:val="0"/>
        </w:rPr>
      </w:pPr>
      <w:r w:rsidRPr="00832CDF">
        <w:rPr>
          <w:bCs/>
          <w:color w:val="0070C0"/>
        </w:rPr>
        <w:t>When the Contractor is responsible for operations or maintenance of the systems, the Contractor shall apply the security fixes within the timeframe specified by the associated controls on the VA Information Security Knowledge Service. When security fixes involve installing third party patches (such as Microsoft OS patches or Adobe Acrobat), the Contractor shall provide written notice to the VA COR/CO that the patch has been validated as to not affecting the Systems within 10 business days</w:t>
      </w:r>
      <w:r>
        <w:rPr>
          <w:bCs/>
          <w:color w:val="0070C0"/>
        </w:rPr>
        <w:t>.</w:t>
      </w:r>
    </w:p>
    <w:p w14:paraId="535B1B38" w14:textId="77777777" w:rsidR="000454E0" w:rsidRPr="00581408" w:rsidRDefault="000454E0" w:rsidP="000454E0">
      <w:pPr>
        <w:autoSpaceDE w:val="0"/>
        <w:autoSpaceDN w:val="0"/>
        <w:spacing w:line="276" w:lineRule="auto"/>
        <w:ind w:firstLine="288"/>
        <w:rPr>
          <w:b/>
          <w:i/>
          <w:color w:val="548DD4"/>
        </w:rPr>
      </w:pPr>
    </w:p>
    <w:p w14:paraId="0DD1A1EA" w14:textId="16CBEEF6" w:rsidR="00C758AB" w:rsidRDefault="00C758AB" w:rsidP="00832CDF">
      <w:pPr>
        <w:pStyle w:val="AppendixBheading"/>
        <w:numPr>
          <w:ilvl w:val="0"/>
          <w:numId w:val="0"/>
        </w:numPr>
      </w:pPr>
    </w:p>
    <w:p w14:paraId="0DD1A1EB" w14:textId="77777777" w:rsidR="00C758AB" w:rsidRDefault="00C758AB" w:rsidP="005A1B57">
      <w:pPr>
        <w:pStyle w:val="NoSpacing"/>
      </w:pPr>
    </w:p>
    <w:p w14:paraId="0DD1A1EC" w14:textId="77777777" w:rsidR="00C758AB" w:rsidRDefault="00C758AB" w:rsidP="00C758AB">
      <w:pPr>
        <w:pStyle w:val="AppendixBheading"/>
      </w:pPr>
      <w:r w:rsidRPr="006A48E5">
        <w:t>INFORMATION SYSTEM HOSTING, OPERATION, MAINTENANCE, OR USE</w:t>
      </w:r>
    </w:p>
    <w:p w14:paraId="0DD1A1ED" w14:textId="77777777" w:rsidR="00C758AB" w:rsidRDefault="00C758AB" w:rsidP="005A1B57">
      <w:pPr>
        <w:pStyle w:val="NoSpacing"/>
      </w:pPr>
    </w:p>
    <w:p w14:paraId="0DD1A1F0" w14:textId="47D7A903" w:rsidR="00C758AB" w:rsidRPr="00654C0B" w:rsidRDefault="000454E0">
      <w:pPr>
        <w:pStyle w:val="ListParagraph"/>
        <w:numPr>
          <w:ilvl w:val="1"/>
          <w:numId w:val="14"/>
        </w:numPr>
        <w:autoSpaceDE w:val="0"/>
        <w:autoSpaceDN w:val="0"/>
        <w:adjustRightInd w:val="0"/>
        <w:spacing w:before="0" w:after="0"/>
        <w:ind w:left="0" w:firstLine="288"/>
        <w:rPr>
          <w:color w:val="000000"/>
        </w:rPr>
      </w:pPr>
      <w:r w:rsidRPr="000454E0">
        <w:rPr>
          <w:color w:val="000000"/>
        </w:rPr>
        <w:t>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Contractor’s security control procedures shall be the same as procedures used to secure VA-operated information systems</w:t>
      </w:r>
      <w:r w:rsidR="007F43E3">
        <w:rPr>
          <w:color w:val="000000"/>
        </w:rPr>
        <w:t>.</w:t>
      </w:r>
      <w:r w:rsidR="00546F24">
        <w:rPr>
          <w:color w:val="000000"/>
        </w:rPr>
        <w:t xml:space="preserve"> </w:t>
      </w:r>
    </w:p>
    <w:p w14:paraId="0DD1A1F1" w14:textId="77777777" w:rsidR="00C758AB" w:rsidRDefault="00C758AB" w:rsidP="005A1B57">
      <w:pPr>
        <w:pStyle w:val="NoSpacing"/>
      </w:pPr>
    </w:p>
    <w:p w14:paraId="0DD1A1F2" w14:textId="1F2F2B98" w:rsidR="00C758AB" w:rsidRPr="00654C0B" w:rsidRDefault="000454E0">
      <w:pPr>
        <w:pStyle w:val="ListParagraph"/>
        <w:numPr>
          <w:ilvl w:val="1"/>
          <w:numId w:val="14"/>
        </w:numPr>
        <w:autoSpaceDE w:val="0"/>
        <w:autoSpaceDN w:val="0"/>
        <w:adjustRightInd w:val="0"/>
        <w:spacing w:before="0" w:after="0"/>
        <w:ind w:left="0" w:firstLine="288"/>
        <w:rPr>
          <w:color w:val="000000"/>
        </w:rPr>
      </w:pPr>
      <w:r w:rsidRPr="000454E0">
        <w:rPr>
          <w:color w:val="000000"/>
        </w:rPr>
        <w:t>Outsourcing (Contractor facility, equipment, or staff) of systems or network operations, telecommunications services or other managed services require Assessment and Authorization (A&amp;A) of the Contractor’s systems in accordance with VA Handbook 6500 as specified in VA Information Security Knowledge Service. Major changes to the A&amp;A package may require reviewing and updating all the documentation associated with the change. The Contractor’s cloud computing systems shall comply with FedRAMP and VA Directive 6517 requirements</w:t>
      </w:r>
      <w:r w:rsidR="00C758AB" w:rsidRPr="00654C0B">
        <w:rPr>
          <w:color w:val="000000"/>
        </w:rPr>
        <w:t>.</w:t>
      </w:r>
    </w:p>
    <w:p w14:paraId="0DD1A1F3" w14:textId="77777777" w:rsidR="00C758AB" w:rsidRDefault="00C758AB" w:rsidP="005A1B57">
      <w:pPr>
        <w:pStyle w:val="NoSpacing"/>
      </w:pPr>
    </w:p>
    <w:p w14:paraId="0DD1A1F4" w14:textId="3E662846" w:rsidR="00C758AB" w:rsidRPr="00654C0B" w:rsidRDefault="000454E0">
      <w:pPr>
        <w:pStyle w:val="ListParagraph"/>
        <w:numPr>
          <w:ilvl w:val="1"/>
          <w:numId w:val="14"/>
        </w:numPr>
        <w:autoSpaceDE w:val="0"/>
        <w:autoSpaceDN w:val="0"/>
        <w:adjustRightInd w:val="0"/>
        <w:spacing w:before="0" w:after="0"/>
        <w:ind w:left="0" w:firstLine="288"/>
        <w:rPr>
          <w:color w:val="000000"/>
        </w:rPr>
      </w:pPr>
      <w:r w:rsidRPr="000454E0">
        <w:rPr>
          <w:color w:val="000000"/>
        </w:rPr>
        <w:lastRenderedPageBreak/>
        <w:t>The Contractor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Contractor shall provide its plan for destruction of all VA data in its possession according to VA Information Security Knowledge Service requirements and NIST 800-88. The Contractor shall send a self-certification that the data destruction requirements above have been met to the COR/CO within 30 business days of termination of the contract</w:t>
      </w:r>
      <w:r w:rsidR="00C758AB" w:rsidRPr="00654C0B">
        <w:rPr>
          <w:color w:val="000000"/>
        </w:rPr>
        <w:t>.</w:t>
      </w:r>
    </w:p>
    <w:p w14:paraId="0DD1A1F5" w14:textId="77777777" w:rsidR="00C758AB" w:rsidRDefault="00C758AB" w:rsidP="005A1B57">
      <w:pPr>
        <w:pStyle w:val="NoSpacing"/>
      </w:pPr>
    </w:p>
    <w:p w14:paraId="0DD1A1F6" w14:textId="69C1D24F" w:rsidR="00C758AB" w:rsidRDefault="000454E0">
      <w:pPr>
        <w:pStyle w:val="ListParagraph"/>
        <w:numPr>
          <w:ilvl w:val="1"/>
          <w:numId w:val="14"/>
        </w:numPr>
        <w:autoSpaceDE w:val="0"/>
        <w:autoSpaceDN w:val="0"/>
        <w:adjustRightInd w:val="0"/>
        <w:spacing w:before="0" w:after="0"/>
        <w:ind w:left="0" w:firstLine="288"/>
        <w:rPr>
          <w:color w:val="000000"/>
        </w:rPr>
      </w:pPr>
      <w:r w:rsidRPr="000454E0">
        <w:rPr>
          <w:color w:val="000000"/>
        </w:rPr>
        <w:t>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Contractor-operated systems, third party or business partner networks require a Memorandum of Understanding (MOU) and Interconnection Security Agreements (ISA)</w:t>
      </w:r>
      <w:r w:rsidR="00C758AB" w:rsidRPr="00654C0B">
        <w:rPr>
          <w:color w:val="000000"/>
        </w:rPr>
        <w:t>.</w:t>
      </w:r>
    </w:p>
    <w:p w14:paraId="0DD1A1F7" w14:textId="77777777" w:rsidR="00C758AB" w:rsidRDefault="00C758AB" w:rsidP="005A1B57">
      <w:pPr>
        <w:pStyle w:val="NoSpacing"/>
      </w:pPr>
    </w:p>
    <w:p w14:paraId="0DD1A1F8" w14:textId="3C9B7D4A" w:rsidR="00C758AB" w:rsidRDefault="000454E0">
      <w:pPr>
        <w:pStyle w:val="ListParagraph"/>
        <w:numPr>
          <w:ilvl w:val="1"/>
          <w:numId w:val="14"/>
        </w:numPr>
        <w:autoSpaceDE w:val="0"/>
        <w:autoSpaceDN w:val="0"/>
        <w:adjustRightInd w:val="0"/>
        <w:spacing w:before="0" w:after="0"/>
        <w:ind w:left="0" w:firstLine="288"/>
        <w:rPr>
          <w:color w:val="000000"/>
        </w:rPr>
      </w:pPr>
      <w:r w:rsidRPr="000454E0">
        <w:rPr>
          <w:color w:val="000000"/>
        </w:rPr>
        <w:t>Contractor procedures shall be subject to periodic, announced, or unannounced assessments by VA officials, the OIG or a 3PAO. The physical security aspects associated with Contractor activities are also subject to such assessments. The Contractor shall report, in writing, any deficiencies noted during the above assessment to the VA COR/CO. The Contractor shall use VA’s defined processes to document planned remedial actions that address identified deficiencies in information security policies, procedures, and practices. The Contractor shall correct security deficiencies within the timeframes specified in the VA Information Security Knowledge Service</w:t>
      </w:r>
      <w:r w:rsidR="00C758AB" w:rsidRPr="00654C0B">
        <w:rPr>
          <w:color w:val="000000"/>
        </w:rPr>
        <w:t>.</w:t>
      </w:r>
    </w:p>
    <w:p w14:paraId="0DD1A1F9" w14:textId="77777777" w:rsidR="00C758AB" w:rsidRPr="00654C0B" w:rsidRDefault="00C758AB" w:rsidP="005A1B57">
      <w:pPr>
        <w:pStyle w:val="NoSpacing"/>
      </w:pPr>
    </w:p>
    <w:p w14:paraId="0DD1A1FA" w14:textId="3006980B" w:rsidR="00C758AB" w:rsidRDefault="000454E0">
      <w:pPr>
        <w:pStyle w:val="ListParagraph"/>
        <w:numPr>
          <w:ilvl w:val="1"/>
          <w:numId w:val="14"/>
        </w:numPr>
        <w:autoSpaceDE w:val="0"/>
        <w:autoSpaceDN w:val="0"/>
        <w:adjustRightInd w:val="0"/>
        <w:spacing w:before="0" w:after="0"/>
        <w:ind w:left="0" w:firstLine="288"/>
        <w:rPr>
          <w:color w:val="000000"/>
        </w:rPr>
      </w:pPr>
      <w:r w:rsidRPr="000454E0">
        <w:rPr>
          <w:color w:val="000000"/>
        </w:rPr>
        <w:t>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w:t>
      </w:r>
      <w:r w:rsidR="00C758AB" w:rsidRPr="00654C0B">
        <w:rPr>
          <w:color w:val="000000"/>
        </w:rPr>
        <w:t>.</w:t>
      </w:r>
    </w:p>
    <w:p w14:paraId="0DD1A1FB" w14:textId="77777777" w:rsidR="00C758AB" w:rsidRPr="00654C0B" w:rsidRDefault="00C758AB" w:rsidP="005A1B57">
      <w:pPr>
        <w:pStyle w:val="NoSpacing"/>
      </w:pPr>
    </w:p>
    <w:p w14:paraId="0DD1A1FC" w14:textId="642F1A3E" w:rsidR="00C758AB" w:rsidRDefault="000454E0">
      <w:pPr>
        <w:pStyle w:val="ListParagraph"/>
        <w:numPr>
          <w:ilvl w:val="1"/>
          <w:numId w:val="14"/>
        </w:numPr>
        <w:autoSpaceDE w:val="0"/>
        <w:autoSpaceDN w:val="0"/>
        <w:adjustRightInd w:val="0"/>
        <w:spacing w:before="0" w:after="0"/>
        <w:ind w:left="0" w:firstLine="288"/>
        <w:rPr>
          <w:color w:val="000000"/>
        </w:rPr>
      </w:pPr>
      <w:r w:rsidRPr="000454E0">
        <w:rPr>
          <w:color w:val="000000"/>
        </w:rPr>
        <w:t>The Contractor shall conduct an annual privacy and security self-assessment on all information systems and outsourced services as required. Copies of the assessment shall be provided to the COR/CO. The VA/Government reserves the right to conduct assessment using government personnel or a third-party if deemed necessary. The Contractor shall correct or mitigate any weaknesses discovered during the assessment</w:t>
      </w:r>
      <w:r w:rsidR="00C758AB" w:rsidRPr="00654C0B">
        <w:rPr>
          <w:color w:val="000000"/>
        </w:rPr>
        <w:t>.</w:t>
      </w:r>
    </w:p>
    <w:p w14:paraId="0DD1A1FD" w14:textId="77777777" w:rsidR="00C758AB" w:rsidRPr="00654C0B" w:rsidRDefault="00C758AB" w:rsidP="005A1B57">
      <w:pPr>
        <w:pStyle w:val="NoSpacing"/>
      </w:pPr>
    </w:p>
    <w:p w14:paraId="0DD1A1FE" w14:textId="7E0EB2C2" w:rsidR="00C758AB" w:rsidRDefault="000454E0">
      <w:pPr>
        <w:pStyle w:val="ListParagraph"/>
        <w:numPr>
          <w:ilvl w:val="1"/>
          <w:numId w:val="14"/>
        </w:numPr>
        <w:autoSpaceDE w:val="0"/>
        <w:autoSpaceDN w:val="0"/>
        <w:adjustRightInd w:val="0"/>
        <w:spacing w:before="0" w:after="0"/>
        <w:ind w:left="0" w:firstLine="288"/>
        <w:rPr>
          <w:color w:val="000000"/>
        </w:rPr>
      </w:pPr>
      <w:r w:rsidRPr="000454E0">
        <w:rPr>
          <w:color w:val="000000"/>
        </w:rPr>
        <w:t xml:space="preserve">VA prohibits the installation and use of personally owned or Contractor-owned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Contractor OE, must be funded by the owner of the equipment. All remote systems must use a VA-approved antivirus software and a personal (host-based or enclave based) firewall with a VA-approved configuration. The Contractor shall </w:t>
      </w:r>
      <w:r w:rsidRPr="000454E0">
        <w:rPr>
          <w:color w:val="000000"/>
        </w:rPr>
        <w:lastRenderedPageBreak/>
        <w:t>ensure software on OE is kept current with all critical updates and patches. Owners of approved OE are responsible for providing and maintaining the anti-virus software and the firewall on the non-VA owned OE. Approved Contractor OE will be subject to technical inspection at any time</w:t>
      </w:r>
      <w:r>
        <w:rPr>
          <w:color w:val="000000"/>
        </w:rPr>
        <w:t xml:space="preserve">. </w:t>
      </w:r>
    </w:p>
    <w:p w14:paraId="6C6BF108" w14:textId="77777777" w:rsidR="000454E0" w:rsidRDefault="000454E0" w:rsidP="00832CDF">
      <w:pPr>
        <w:pStyle w:val="ListParagraph"/>
        <w:numPr>
          <w:ilvl w:val="0"/>
          <w:numId w:val="0"/>
        </w:numPr>
        <w:autoSpaceDE w:val="0"/>
        <w:autoSpaceDN w:val="0"/>
        <w:adjustRightInd w:val="0"/>
        <w:spacing w:before="0" w:after="0"/>
        <w:ind w:left="288"/>
        <w:rPr>
          <w:color w:val="000000"/>
        </w:rPr>
      </w:pPr>
    </w:p>
    <w:p w14:paraId="674E44DB" w14:textId="617EF68D" w:rsidR="000454E0" w:rsidRDefault="000454E0">
      <w:pPr>
        <w:pStyle w:val="ListParagraph"/>
        <w:numPr>
          <w:ilvl w:val="1"/>
          <w:numId w:val="14"/>
        </w:numPr>
        <w:autoSpaceDE w:val="0"/>
        <w:autoSpaceDN w:val="0"/>
        <w:adjustRightInd w:val="0"/>
        <w:spacing w:before="0" w:after="0"/>
        <w:ind w:left="0" w:firstLine="288"/>
        <w:rPr>
          <w:color w:val="000000"/>
        </w:rPr>
      </w:pPr>
      <w:r w:rsidRPr="000454E0">
        <w:rPr>
          <w:color w:val="000000"/>
        </w:rPr>
        <w:t>The Contractor shall notify the COR/CO within one hour of disclosure or successful exploits of any vulnerability which can compromise the confidentiality, integrity, or availability of the information systems. The system 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r>
        <w:rPr>
          <w:color w:val="000000"/>
        </w:rPr>
        <w:t>.</w:t>
      </w:r>
    </w:p>
    <w:p w14:paraId="7EB0970A" w14:textId="77777777" w:rsidR="000454E0" w:rsidRPr="00832CDF" w:rsidRDefault="000454E0" w:rsidP="00832CDF">
      <w:pPr>
        <w:pStyle w:val="ListParagraph"/>
        <w:numPr>
          <w:ilvl w:val="0"/>
          <w:numId w:val="0"/>
        </w:numPr>
        <w:ind w:left="360"/>
        <w:rPr>
          <w:color w:val="000000"/>
        </w:rPr>
      </w:pPr>
    </w:p>
    <w:p w14:paraId="5B1CE601" w14:textId="36A5EBA8" w:rsidR="000454E0" w:rsidRDefault="000454E0">
      <w:pPr>
        <w:pStyle w:val="ListParagraph"/>
        <w:numPr>
          <w:ilvl w:val="1"/>
          <w:numId w:val="14"/>
        </w:numPr>
        <w:autoSpaceDE w:val="0"/>
        <w:autoSpaceDN w:val="0"/>
        <w:adjustRightInd w:val="0"/>
        <w:spacing w:before="0" w:after="0"/>
        <w:ind w:left="0" w:firstLine="288"/>
        <w:rPr>
          <w:color w:val="000000"/>
        </w:rPr>
      </w:pPr>
      <w:r w:rsidRPr="000454E0">
        <w:rPr>
          <w:color w:val="000000"/>
        </w:rPr>
        <w:t>For cases wherein the Contractor discovers material defects or vulnerabilities impacting products and services they provide to VA, the Contractor shall develop and implement policies and procedures for disclosure to VA, as well as remediation. The Contractor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Contractor shall provide the VA CO/CO written assurance they have permanently remediated these backdoors</w:t>
      </w:r>
      <w:r>
        <w:rPr>
          <w:color w:val="000000"/>
        </w:rPr>
        <w:t>.</w:t>
      </w:r>
    </w:p>
    <w:p w14:paraId="063B9659" w14:textId="77777777" w:rsidR="000454E0" w:rsidRPr="00832CDF" w:rsidRDefault="000454E0" w:rsidP="00832CDF">
      <w:pPr>
        <w:pStyle w:val="ListParagraph"/>
        <w:numPr>
          <w:ilvl w:val="0"/>
          <w:numId w:val="0"/>
        </w:numPr>
        <w:ind w:left="360"/>
        <w:rPr>
          <w:color w:val="000000"/>
        </w:rPr>
      </w:pPr>
    </w:p>
    <w:p w14:paraId="5EA54B03" w14:textId="5E7FC37B" w:rsidR="000454E0" w:rsidRDefault="000454E0">
      <w:pPr>
        <w:pStyle w:val="ListParagraph"/>
        <w:numPr>
          <w:ilvl w:val="1"/>
          <w:numId w:val="14"/>
        </w:numPr>
        <w:autoSpaceDE w:val="0"/>
        <w:autoSpaceDN w:val="0"/>
        <w:adjustRightInd w:val="0"/>
        <w:spacing w:before="0" w:after="0"/>
        <w:ind w:left="0" w:firstLine="288"/>
        <w:rPr>
          <w:color w:val="000000"/>
        </w:rPr>
      </w:pPr>
      <w:r w:rsidRPr="000454E0">
        <w:rPr>
          <w:color w:val="000000"/>
        </w:rPr>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paragraph will only be granted with the approval of the COR/CO</w:t>
      </w:r>
      <w:r>
        <w:rPr>
          <w:color w:val="000000"/>
        </w:rPr>
        <w:t xml:space="preserve">. </w:t>
      </w:r>
    </w:p>
    <w:p w14:paraId="0DD1A20D" w14:textId="7795AE46" w:rsidR="00C758AB" w:rsidRPr="00C758AB" w:rsidRDefault="00C758AB" w:rsidP="00832CDF">
      <w:pPr>
        <w:pStyle w:val="ListParagraph"/>
        <w:numPr>
          <w:ilvl w:val="0"/>
          <w:numId w:val="0"/>
        </w:numPr>
        <w:tabs>
          <w:tab w:val="left" w:pos="360"/>
        </w:tabs>
        <w:autoSpaceDE w:val="0"/>
        <w:autoSpaceDN w:val="0"/>
        <w:adjustRightInd w:val="0"/>
        <w:ind w:left="180"/>
        <w:rPr>
          <w:color w:val="000000"/>
        </w:rPr>
      </w:pPr>
    </w:p>
    <w:p w14:paraId="0DD1A20E" w14:textId="77777777" w:rsidR="00C758AB" w:rsidRDefault="00C758AB" w:rsidP="005A1B57">
      <w:pPr>
        <w:pStyle w:val="NoSpacing"/>
      </w:pPr>
    </w:p>
    <w:p w14:paraId="0DD1A23A" w14:textId="6FE15FA7" w:rsidR="00C758AB" w:rsidRPr="003A3FE0" w:rsidRDefault="00C758AB">
      <w:pPr>
        <w:pStyle w:val="ListParagraph"/>
        <w:numPr>
          <w:ilvl w:val="2"/>
          <w:numId w:val="21"/>
        </w:numPr>
        <w:tabs>
          <w:tab w:val="left" w:pos="990"/>
        </w:tabs>
        <w:autoSpaceDE w:val="0"/>
        <w:autoSpaceDN w:val="0"/>
        <w:adjustRightInd w:val="0"/>
        <w:spacing w:before="0" w:after="120"/>
        <w:ind w:left="547" w:firstLine="0"/>
        <w:rPr>
          <w:color w:val="000000"/>
        </w:rPr>
      </w:pPr>
    </w:p>
    <w:p w14:paraId="0DD1A23B" w14:textId="77777777" w:rsidR="00C758AB" w:rsidRDefault="00C758AB" w:rsidP="005A1B57">
      <w:pPr>
        <w:pStyle w:val="NoSpacing"/>
      </w:pPr>
    </w:p>
    <w:p w14:paraId="0DD1A23C" w14:textId="39E7914C" w:rsidR="00C758AB" w:rsidRDefault="00C758AB" w:rsidP="00C758AB">
      <w:pPr>
        <w:pStyle w:val="AppendixBheading"/>
      </w:pPr>
      <w:r w:rsidRPr="006A48E5">
        <w:t xml:space="preserve">SECURITY </w:t>
      </w:r>
      <w:r w:rsidR="000454E0">
        <w:t xml:space="preserve">AND PRIVACY </w:t>
      </w:r>
      <w:r w:rsidRPr="006A48E5">
        <w:t>CONTROLS COMPLIANCE TESTING</w:t>
      </w:r>
      <w:r w:rsidR="000454E0">
        <w:t>, ASSESSMENT AND AUDITING</w:t>
      </w:r>
    </w:p>
    <w:p w14:paraId="0DD1A23D" w14:textId="77777777" w:rsidR="00C758AB" w:rsidRDefault="00C758AB" w:rsidP="005A1B57">
      <w:pPr>
        <w:pStyle w:val="NoSpacing"/>
      </w:pPr>
    </w:p>
    <w:p w14:paraId="0DD1A240" w14:textId="307A6A00" w:rsidR="00C758AB" w:rsidRDefault="000454E0" w:rsidP="000454E0">
      <w:pPr>
        <w:pStyle w:val="ListParagraph"/>
        <w:numPr>
          <w:ilvl w:val="4"/>
          <w:numId w:val="21"/>
        </w:numPr>
        <w:autoSpaceDE w:val="0"/>
        <w:autoSpaceDN w:val="0"/>
        <w:adjustRightInd w:val="0"/>
        <w:ind w:left="720"/>
        <w:rPr>
          <w:color w:val="000000"/>
        </w:rPr>
      </w:pPr>
      <w:r w:rsidRPr="000454E0">
        <w:rPr>
          <w:color w:val="000000"/>
        </w:rPr>
        <w:t xml:space="preserve">Should VA request it, the Contractor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w:t>
      </w:r>
      <w:r w:rsidRPr="000454E0">
        <w:rPr>
          <w:color w:val="000000"/>
        </w:rPr>
        <w:lastRenderedPageBreak/>
        <w:t>etc.). VA or its third-party/partner designee (if applicable) are further entitled to perform their own audits and security/penetration tests of the Contractor’s IT or systems and controls, to ascertain whether the Contractor is complying with the information security, network or system requirements mandated in the agreement between VA and the Contractor</w:t>
      </w:r>
      <w:r w:rsidR="00C758AB" w:rsidRPr="00832CDF">
        <w:rPr>
          <w:color w:val="000000"/>
        </w:rPr>
        <w:t xml:space="preserve">. </w:t>
      </w:r>
    </w:p>
    <w:p w14:paraId="51E8D2D1" w14:textId="77777777" w:rsidR="000454E0" w:rsidRDefault="000454E0" w:rsidP="00832CDF">
      <w:pPr>
        <w:pStyle w:val="ListParagraph"/>
        <w:numPr>
          <w:ilvl w:val="0"/>
          <w:numId w:val="0"/>
        </w:numPr>
        <w:autoSpaceDE w:val="0"/>
        <w:autoSpaceDN w:val="0"/>
        <w:adjustRightInd w:val="0"/>
        <w:ind w:left="720"/>
        <w:rPr>
          <w:color w:val="000000"/>
        </w:rPr>
      </w:pPr>
    </w:p>
    <w:p w14:paraId="2303D052" w14:textId="5923BCC3" w:rsidR="000454E0" w:rsidRDefault="000454E0" w:rsidP="000454E0">
      <w:pPr>
        <w:pStyle w:val="ListParagraph"/>
        <w:numPr>
          <w:ilvl w:val="4"/>
          <w:numId w:val="21"/>
        </w:numPr>
        <w:autoSpaceDE w:val="0"/>
        <w:autoSpaceDN w:val="0"/>
        <w:adjustRightInd w:val="0"/>
        <w:ind w:left="720"/>
        <w:rPr>
          <w:color w:val="000000"/>
        </w:rPr>
      </w:pPr>
      <w:r w:rsidRPr="000454E0">
        <w:rPr>
          <w:color w:val="000000"/>
        </w:rPr>
        <w:t>Any audits or tests of the Contractor or third-party designees/partner VA elects to carry out will commence within 30 business days of VA notification. Such audits, tests and assessments may include the following: (a): security/penetration tests which both sides agree will not unduly impact Contractor operations; (b): interviews with pertinent stakeholders and practitioners; (c): document review; and (d): technical inspections of networks and systems the Contractor uses to destroy, maintain, receive, retain, or use VA information</w:t>
      </w:r>
      <w:r>
        <w:rPr>
          <w:color w:val="000000"/>
        </w:rPr>
        <w:t>.</w:t>
      </w:r>
    </w:p>
    <w:p w14:paraId="6DD85B17" w14:textId="77777777" w:rsidR="000454E0" w:rsidRPr="00832CDF" w:rsidRDefault="000454E0" w:rsidP="00832CDF">
      <w:pPr>
        <w:pStyle w:val="ListParagraph"/>
        <w:numPr>
          <w:ilvl w:val="0"/>
          <w:numId w:val="0"/>
        </w:numPr>
        <w:ind w:left="360"/>
        <w:rPr>
          <w:color w:val="000000"/>
        </w:rPr>
      </w:pPr>
    </w:p>
    <w:p w14:paraId="2BFEED0A" w14:textId="6FC53540" w:rsidR="000454E0" w:rsidRDefault="000454E0" w:rsidP="000454E0">
      <w:pPr>
        <w:pStyle w:val="ListParagraph"/>
        <w:numPr>
          <w:ilvl w:val="4"/>
          <w:numId w:val="21"/>
        </w:numPr>
        <w:autoSpaceDE w:val="0"/>
        <w:autoSpaceDN w:val="0"/>
        <w:adjustRightInd w:val="0"/>
        <w:ind w:left="720"/>
        <w:rPr>
          <w:color w:val="000000"/>
        </w:rPr>
      </w:pPr>
      <w:r w:rsidRPr="000454E0">
        <w:rPr>
          <w:color w:val="000000"/>
        </w:rPr>
        <w:t>As part of these audits, tests and assessments, the Contractor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r>
        <w:rPr>
          <w:color w:val="000000"/>
        </w:rPr>
        <w:t>.</w:t>
      </w:r>
    </w:p>
    <w:p w14:paraId="3DEF5F16" w14:textId="77777777" w:rsidR="000454E0" w:rsidRPr="00832CDF" w:rsidRDefault="000454E0" w:rsidP="00832CDF">
      <w:pPr>
        <w:pStyle w:val="ListParagraph"/>
        <w:numPr>
          <w:ilvl w:val="0"/>
          <w:numId w:val="0"/>
        </w:numPr>
        <w:ind w:left="360"/>
        <w:rPr>
          <w:color w:val="000000"/>
        </w:rPr>
      </w:pPr>
    </w:p>
    <w:p w14:paraId="481A8F11" w14:textId="079D6890" w:rsidR="000454E0" w:rsidRDefault="000454E0" w:rsidP="000454E0">
      <w:pPr>
        <w:pStyle w:val="ListParagraph"/>
        <w:numPr>
          <w:ilvl w:val="4"/>
          <w:numId w:val="21"/>
        </w:numPr>
        <w:autoSpaceDE w:val="0"/>
        <w:autoSpaceDN w:val="0"/>
        <w:adjustRightInd w:val="0"/>
        <w:ind w:left="720"/>
        <w:rPr>
          <w:color w:val="000000"/>
        </w:rPr>
      </w:pPr>
      <w:r w:rsidRPr="000454E0">
        <w:rPr>
          <w:color w:val="000000"/>
        </w:rPr>
        <w:t>The Contractor and at its own expense, shall comply with any recommendations resulting from VA audits, inspections and tests. VA further retains the right to view any related security reports the Contractor has generated as part of its own security assessment. The Contractor shall also notify VA of the existence of any such security reports or other related assessments, upon completion and validation</w:t>
      </w:r>
      <w:r>
        <w:rPr>
          <w:color w:val="000000"/>
        </w:rPr>
        <w:t>.</w:t>
      </w:r>
    </w:p>
    <w:p w14:paraId="1B5B628B" w14:textId="77777777" w:rsidR="000454E0" w:rsidRPr="00832CDF" w:rsidRDefault="000454E0" w:rsidP="00832CDF">
      <w:pPr>
        <w:pStyle w:val="ListParagraph"/>
        <w:numPr>
          <w:ilvl w:val="0"/>
          <w:numId w:val="0"/>
        </w:numPr>
        <w:ind w:left="360"/>
        <w:rPr>
          <w:color w:val="000000"/>
        </w:rPr>
      </w:pPr>
    </w:p>
    <w:p w14:paraId="2791B1B6" w14:textId="1DF6F24E" w:rsidR="000454E0" w:rsidRPr="00832CDF" w:rsidRDefault="000454E0" w:rsidP="00832CDF">
      <w:pPr>
        <w:pStyle w:val="ListParagraph"/>
        <w:numPr>
          <w:ilvl w:val="4"/>
          <w:numId w:val="21"/>
        </w:numPr>
        <w:autoSpaceDE w:val="0"/>
        <w:autoSpaceDN w:val="0"/>
        <w:adjustRightInd w:val="0"/>
        <w:ind w:left="720"/>
        <w:rPr>
          <w:color w:val="000000"/>
        </w:rPr>
      </w:pPr>
      <w:r w:rsidRPr="000454E0">
        <w:rPr>
          <w:color w:val="000000"/>
        </w:rPr>
        <w:t>VA appointed auditors or other government agency partners may be granted access to such documentation on a need-to-know basis and coordinated through the COR/CO. The Contractor shall comply with recommendations which result from these regulatory assessments on the part of VA regulators and associated government agency partners</w:t>
      </w:r>
      <w:r>
        <w:rPr>
          <w:color w:val="000000"/>
        </w:rPr>
        <w:t xml:space="preserve">. </w:t>
      </w:r>
    </w:p>
    <w:p w14:paraId="0DD1A241" w14:textId="77777777" w:rsidR="00C758AB" w:rsidRPr="006A48E5" w:rsidRDefault="00C758AB" w:rsidP="005A1B57">
      <w:pPr>
        <w:pStyle w:val="NoSpacing"/>
      </w:pPr>
    </w:p>
    <w:p w14:paraId="0DD1A242" w14:textId="63415060" w:rsidR="00C758AB" w:rsidRDefault="000454E0" w:rsidP="00C758AB">
      <w:pPr>
        <w:pStyle w:val="AppendixBheading"/>
      </w:pPr>
      <w:r>
        <w:t>PRODUCT INTEGRITY, AUTHENTICIY, PROVENANCE, ANTI-COUNTERFEIT AND ANTI-TAMPERING</w:t>
      </w:r>
    </w:p>
    <w:p w14:paraId="0DD1A243" w14:textId="77777777" w:rsidR="00C758AB" w:rsidRDefault="00C758AB" w:rsidP="005A1B57">
      <w:pPr>
        <w:pStyle w:val="NoSpacing"/>
      </w:pPr>
    </w:p>
    <w:p w14:paraId="69DAD9A0" w14:textId="5BB54C90" w:rsidR="007B4884" w:rsidRPr="007B4884" w:rsidRDefault="000454E0">
      <w:pPr>
        <w:numPr>
          <w:ilvl w:val="0"/>
          <w:numId w:val="24"/>
        </w:numPr>
        <w:autoSpaceDE w:val="0"/>
        <w:autoSpaceDN w:val="0"/>
        <w:adjustRightInd w:val="0"/>
        <w:ind w:left="360" w:firstLine="0"/>
        <w:contextualSpacing/>
        <w:rPr>
          <w:rFonts w:cs="Arial"/>
          <w:color w:val="000000"/>
        </w:rPr>
      </w:pPr>
      <w:r w:rsidRPr="000454E0">
        <w:rPr>
          <w:rFonts w:cs="Arial"/>
          <w:color w:val="000000"/>
        </w:rPr>
        <w:t>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r>
        <w:rPr>
          <w:rFonts w:cs="Arial"/>
          <w:color w:val="000000"/>
        </w:rPr>
        <w:t xml:space="preserve">. </w:t>
      </w:r>
    </w:p>
    <w:p w14:paraId="6D4554C8" w14:textId="77777777" w:rsidR="007B4884" w:rsidRPr="007B4884" w:rsidRDefault="007B4884" w:rsidP="005A1B57">
      <w:pPr>
        <w:pStyle w:val="NoSpacing"/>
      </w:pPr>
    </w:p>
    <w:p w14:paraId="17D27093" w14:textId="76D479B1" w:rsidR="007B4884" w:rsidRPr="007B4884" w:rsidRDefault="000454E0">
      <w:pPr>
        <w:numPr>
          <w:ilvl w:val="0"/>
          <w:numId w:val="24"/>
        </w:numPr>
        <w:autoSpaceDE w:val="0"/>
        <w:autoSpaceDN w:val="0"/>
        <w:adjustRightInd w:val="0"/>
        <w:ind w:left="270" w:firstLine="0"/>
        <w:contextualSpacing/>
        <w:rPr>
          <w:rFonts w:cs="Arial"/>
          <w:color w:val="000000"/>
        </w:rPr>
      </w:pPr>
      <w:r w:rsidRPr="000454E0">
        <w:rPr>
          <w:rFonts w:cs="Arial"/>
          <w:color w:val="000000"/>
        </w:rPr>
        <w:lastRenderedPageBreak/>
        <w:t>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are authentic. If procurement is unavailable from an OEM or authorized reseller, the Contractor shall submit in writing, details of the circumstances prohibiting this from happening and procure a product waiver from the VA COR/CO</w:t>
      </w:r>
      <w:r w:rsidR="007B4884" w:rsidRPr="007B4884">
        <w:rPr>
          <w:rFonts w:cs="Arial"/>
          <w:color w:val="000000"/>
        </w:rPr>
        <w:t>.</w:t>
      </w:r>
    </w:p>
    <w:p w14:paraId="7F356AE0" w14:textId="77777777" w:rsidR="007B4884" w:rsidRPr="007B4884" w:rsidRDefault="007B4884" w:rsidP="005A1B57">
      <w:pPr>
        <w:pStyle w:val="NoSpacing"/>
      </w:pPr>
    </w:p>
    <w:p w14:paraId="0DD1A253" w14:textId="504D6746" w:rsidR="00C46A86" w:rsidRPr="00832CDF" w:rsidRDefault="000454E0">
      <w:pPr>
        <w:numPr>
          <w:ilvl w:val="0"/>
          <w:numId w:val="24"/>
        </w:numPr>
        <w:autoSpaceDE w:val="0"/>
        <w:autoSpaceDN w:val="0"/>
        <w:adjustRightInd w:val="0"/>
        <w:ind w:left="270" w:firstLine="0"/>
        <w:rPr>
          <w:rFonts w:cs="Arial"/>
          <w:b/>
          <w:bCs/>
          <w:color w:val="000000"/>
        </w:rPr>
      </w:pPr>
      <w:r w:rsidRPr="000454E0">
        <w:rPr>
          <w:rFonts w:cs="Arial"/>
          <w:color w:val="000000"/>
        </w:rPr>
        <w:t>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r w:rsidR="007B4884" w:rsidRPr="00C7236C">
        <w:rPr>
          <w:rFonts w:cs="Arial"/>
          <w:color w:val="000000"/>
        </w:rPr>
        <w:t>.</w:t>
      </w:r>
    </w:p>
    <w:p w14:paraId="72DF20F8" w14:textId="77777777" w:rsidR="000454E0" w:rsidRPr="00832CDF" w:rsidRDefault="000454E0" w:rsidP="00832CDF">
      <w:pPr>
        <w:ind w:left="360" w:hanging="360"/>
        <w:rPr>
          <w:b/>
          <w:bCs/>
          <w:color w:val="000000"/>
        </w:rPr>
      </w:pPr>
    </w:p>
    <w:p w14:paraId="6A7703F1" w14:textId="1AE479B5" w:rsidR="000454E0" w:rsidRDefault="000454E0">
      <w:pPr>
        <w:numPr>
          <w:ilvl w:val="0"/>
          <w:numId w:val="24"/>
        </w:numPr>
        <w:autoSpaceDE w:val="0"/>
        <w:autoSpaceDN w:val="0"/>
        <w:adjustRightInd w:val="0"/>
        <w:ind w:left="270" w:firstLine="0"/>
        <w:rPr>
          <w:rFonts w:cs="Arial"/>
          <w:color w:val="000000"/>
        </w:rPr>
      </w:pPr>
      <w:r w:rsidRPr="00832CDF">
        <w:rPr>
          <w:rFonts w:cs="Arial"/>
          <w:color w:val="000000"/>
        </w:rPr>
        <w:t>If a Contractor provides software or patches to VA, the Contractor shall publish or provide a hash conforming to the FIPS Security Requirements for Cryptographic Modules (FIPS 140-2 or successor)</w:t>
      </w:r>
    </w:p>
    <w:p w14:paraId="1596BD77" w14:textId="77777777" w:rsidR="000454E0" w:rsidRDefault="000454E0" w:rsidP="00832CDF">
      <w:pPr>
        <w:pStyle w:val="ListParagraph"/>
        <w:numPr>
          <w:ilvl w:val="0"/>
          <w:numId w:val="0"/>
        </w:numPr>
        <w:ind w:left="360"/>
        <w:rPr>
          <w:color w:val="000000"/>
        </w:rPr>
      </w:pPr>
    </w:p>
    <w:p w14:paraId="10B89E1F" w14:textId="00DA0572" w:rsidR="000454E0" w:rsidRDefault="000454E0">
      <w:pPr>
        <w:numPr>
          <w:ilvl w:val="0"/>
          <w:numId w:val="24"/>
        </w:numPr>
        <w:autoSpaceDE w:val="0"/>
        <w:autoSpaceDN w:val="0"/>
        <w:adjustRightInd w:val="0"/>
        <w:ind w:left="270" w:firstLine="0"/>
        <w:rPr>
          <w:rFonts w:cs="Arial"/>
          <w:color w:val="000000"/>
        </w:rPr>
      </w:pPr>
      <w:r w:rsidRPr="000454E0">
        <w:rPr>
          <w:rFonts w:cs="Arial"/>
          <w:color w:val="000000"/>
        </w:rPr>
        <w:t>The Contractor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3FA47348" w14:textId="77777777" w:rsidR="000454E0" w:rsidRDefault="000454E0" w:rsidP="00832CDF">
      <w:pPr>
        <w:pStyle w:val="ListParagraph"/>
        <w:numPr>
          <w:ilvl w:val="0"/>
          <w:numId w:val="0"/>
        </w:numPr>
        <w:ind w:left="360"/>
        <w:rPr>
          <w:color w:val="000000"/>
        </w:rPr>
      </w:pPr>
    </w:p>
    <w:p w14:paraId="4E9EDD81" w14:textId="0189E86F" w:rsidR="000454E0" w:rsidRDefault="000454E0">
      <w:pPr>
        <w:numPr>
          <w:ilvl w:val="0"/>
          <w:numId w:val="24"/>
        </w:numPr>
        <w:autoSpaceDE w:val="0"/>
        <w:autoSpaceDN w:val="0"/>
        <w:adjustRightInd w:val="0"/>
        <w:ind w:left="270" w:firstLine="0"/>
        <w:rPr>
          <w:rFonts w:cs="Arial"/>
          <w:color w:val="000000"/>
        </w:rPr>
      </w:pPr>
      <w:r w:rsidRPr="000454E0">
        <w:rPr>
          <w:rFonts w:cs="Arial"/>
          <w:color w:val="000000"/>
        </w:rPr>
        <w:t>Contractors shall use or arrange for the use of trusted channels to ship procured products, such as U.S. registered mail and/or tamper-evident packaging for physical deliveries</w:t>
      </w:r>
      <w:r>
        <w:rPr>
          <w:rFonts w:cs="Arial"/>
          <w:color w:val="000000"/>
        </w:rPr>
        <w:t>.</w:t>
      </w:r>
    </w:p>
    <w:p w14:paraId="5087DDDF" w14:textId="77777777" w:rsidR="000454E0" w:rsidRDefault="000454E0" w:rsidP="00832CDF">
      <w:pPr>
        <w:pStyle w:val="ListParagraph"/>
        <w:numPr>
          <w:ilvl w:val="0"/>
          <w:numId w:val="0"/>
        </w:numPr>
        <w:ind w:left="360"/>
        <w:rPr>
          <w:color w:val="000000"/>
        </w:rPr>
      </w:pPr>
    </w:p>
    <w:p w14:paraId="3285C29D" w14:textId="2069AD15" w:rsidR="000454E0" w:rsidRDefault="000454E0">
      <w:pPr>
        <w:numPr>
          <w:ilvl w:val="0"/>
          <w:numId w:val="24"/>
        </w:numPr>
        <w:autoSpaceDE w:val="0"/>
        <w:autoSpaceDN w:val="0"/>
        <w:adjustRightInd w:val="0"/>
        <w:ind w:left="270" w:firstLine="0"/>
        <w:rPr>
          <w:rFonts w:cs="Arial"/>
          <w:color w:val="000000"/>
        </w:rPr>
      </w:pPr>
      <w:r w:rsidRPr="000454E0">
        <w:rPr>
          <w:rFonts w:cs="Arial"/>
          <w:color w:val="000000"/>
        </w:rPr>
        <w:t>Throughout the delivery process, the Contractor shall demonstrate a capability for detecting unauthorized access (tampering)</w:t>
      </w:r>
      <w:r>
        <w:rPr>
          <w:rFonts w:cs="Arial"/>
          <w:color w:val="000000"/>
        </w:rPr>
        <w:t>.</w:t>
      </w:r>
    </w:p>
    <w:p w14:paraId="6C7CACB3" w14:textId="77777777" w:rsidR="000454E0" w:rsidRDefault="000454E0" w:rsidP="00832CDF">
      <w:pPr>
        <w:pStyle w:val="ListParagraph"/>
        <w:numPr>
          <w:ilvl w:val="0"/>
          <w:numId w:val="0"/>
        </w:numPr>
        <w:ind w:left="360"/>
        <w:rPr>
          <w:color w:val="000000"/>
        </w:rPr>
      </w:pPr>
    </w:p>
    <w:p w14:paraId="48B896C4" w14:textId="5A273F57" w:rsidR="000454E0" w:rsidRDefault="000454E0">
      <w:pPr>
        <w:numPr>
          <w:ilvl w:val="0"/>
          <w:numId w:val="24"/>
        </w:numPr>
        <w:autoSpaceDE w:val="0"/>
        <w:autoSpaceDN w:val="0"/>
        <w:adjustRightInd w:val="0"/>
        <w:ind w:left="270" w:firstLine="0"/>
        <w:rPr>
          <w:rFonts w:cs="Arial"/>
          <w:color w:val="000000"/>
        </w:rPr>
      </w:pPr>
      <w:r w:rsidRPr="000454E0">
        <w:rPr>
          <w:rFonts w:cs="Arial"/>
          <w:color w:val="000000"/>
        </w:rPr>
        <w:t>The Contractor shall demonstrate chain-of-custody documentation for procured products and require tamper-evident packaging for the delivery of this hardware</w:t>
      </w:r>
      <w:r>
        <w:rPr>
          <w:rFonts w:cs="Arial"/>
          <w:color w:val="000000"/>
        </w:rPr>
        <w:t xml:space="preserve">. </w:t>
      </w:r>
    </w:p>
    <w:p w14:paraId="6C5AF4A1" w14:textId="77777777" w:rsidR="000454E0" w:rsidRDefault="000454E0" w:rsidP="00832CDF">
      <w:pPr>
        <w:pStyle w:val="ListParagraph"/>
        <w:numPr>
          <w:ilvl w:val="0"/>
          <w:numId w:val="0"/>
        </w:numPr>
        <w:ind w:left="360"/>
        <w:rPr>
          <w:color w:val="000000"/>
        </w:rPr>
      </w:pPr>
    </w:p>
    <w:p w14:paraId="5B3A7440" w14:textId="3B49AE34" w:rsidR="000454E0" w:rsidRDefault="000454E0" w:rsidP="000454E0">
      <w:pPr>
        <w:pStyle w:val="AppendixBheading"/>
      </w:pPr>
      <w:r>
        <w:t>DATA CENTER PROVISIONS</w:t>
      </w:r>
    </w:p>
    <w:p w14:paraId="6C8AB0EC" w14:textId="77777777" w:rsidR="000454E0" w:rsidRDefault="000454E0" w:rsidP="000454E0">
      <w:pPr>
        <w:pStyle w:val="AppendixBheading"/>
        <w:numPr>
          <w:ilvl w:val="0"/>
          <w:numId w:val="0"/>
        </w:numPr>
      </w:pPr>
    </w:p>
    <w:p w14:paraId="1FB24506" w14:textId="6935997A" w:rsidR="000454E0" w:rsidRDefault="000454E0" w:rsidP="000454E0">
      <w:pPr>
        <w:pStyle w:val="ListParagraph"/>
        <w:numPr>
          <w:ilvl w:val="1"/>
          <w:numId w:val="123"/>
        </w:numPr>
        <w:tabs>
          <w:tab w:val="left" w:pos="0"/>
        </w:tabs>
        <w:autoSpaceDE w:val="0"/>
        <w:autoSpaceDN w:val="0"/>
        <w:adjustRightInd w:val="0"/>
        <w:spacing w:before="0" w:after="0"/>
        <w:ind w:left="720"/>
        <w:rPr>
          <w:color w:val="000000"/>
        </w:rPr>
      </w:pPr>
      <w:r w:rsidRPr="000454E0">
        <w:rPr>
          <w:color w:val="000000"/>
        </w:rPr>
        <w:lastRenderedPageBreak/>
        <w:t>The Contractor shall ensure the VA network is accessed by in accordance with VA Directive 6500 and IAM security processes specified in the VA Information Security Knowledge Service</w:t>
      </w:r>
      <w:r w:rsidRPr="0047006F">
        <w:rPr>
          <w:color w:val="000000"/>
        </w:rPr>
        <w:t>.</w:t>
      </w:r>
    </w:p>
    <w:p w14:paraId="3EF6A89B" w14:textId="77777777" w:rsidR="000454E0" w:rsidRDefault="000454E0" w:rsidP="00832CDF">
      <w:pPr>
        <w:pStyle w:val="ListParagraph"/>
        <w:numPr>
          <w:ilvl w:val="0"/>
          <w:numId w:val="0"/>
        </w:numPr>
        <w:tabs>
          <w:tab w:val="left" w:pos="0"/>
        </w:tabs>
        <w:autoSpaceDE w:val="0"/>
        <w:autoSpaceDN w:val="0"/>
        <w:adjustRightInd w:val="0"/>
        <w:spacing w:before="0" w:after="0"/>
        <w:ind w:left="720"/>
        <w:rPr>
          <w:color w:val="000000"/>
        </w:rPr>
      </w:pPr>
    </w:p>
    <w:p w14:paraId="560C444C" w14:textId="6C2CC14D" w:rsidR="000454E0" w:rsidRDefault="000454E0" w:rsidP="000454E0">
      <w:pPr>
        <w:pStyle w:val="ListParagraph"/>
        <w:numPr>
          <w:ilvl w:val="1"/>
          <w:numId w:val="123"/>
        </w:numPr>
        <w:tabs>
          <w:tab w:val="left" w:pos="0"/>
        </w:tabs>
        <w:autoSpaceDE w:val="0"/>
        <w:autoSpaceDN w:val="0"/>
        <w:adjustRightInd w:val="0"/>
        <w:spacing w:before="0" w:after="0"/>
        <w:ind w:left="720"/>
        <w:rPr>
          <w:color w:val="000000"/>
        </w:rPr>
      </w:pPr>
      <w:r w:rsidRPr="000454E0">
        <w:rPr>
          <w:color w:val="000000"/>
        </w:rPr>
        <w:t>The Contractor shall ensure network infrastructure and data availability in accordance with VA information system business continuity procedures specified in the VA Information Security Knowledge Service</w:t>
      </w:r>
      <w:r>
        <w:rPr>
          <w:color w:val="000000"/>
        </w:rPr>
        <w:t>.</w:t>
      </w:r>
    </w:p>
    <w:p w14:paraId="2A2D3890" w14:textId="77777777" w:rsidR="000454E0" w:rsidRPr="00832CDF" w:rsidRDefault="000454E0" w:rsidP="00832CDF">
      <w:pPr>
        <w:pStyle w:val="ListParagraph"/>
        <w:numPr>
          <w:ilvl w:val="0"/>
          <w:numId w:val="0"/>
        </w:numPr>
        <w:ind w:left="360"/>
        <w:rPr>
          <w:color w:val="000000"/>
        </w:rPr>
      </w:pPr>
    </w:p>
    <w:p w14:paraId="1260E491" w14:textId="5DA7CCA1" w:rsidR="000454E0" w:rsidRDefault="000454E0" w:rsidP="000454E0">
      <w:pPr>
        <w:pStyle w:val="ListParagraph"/>
        <w:numPr>
          <w:ilvl w:val="1"/>
          <w:numId w:val="123"/>
        </w:numPr>
        <w:tabs>
          <w:tab w:val="left" w:pos="0"/>
        </w:tabs>
        <w:autoSpaceDE w:val="0"/>
        <w:autoSpaceDN w:val="0"/>
        <w:adjustRightInd w:val="0"/>
        <w:spacing w:before="0" w:after="0"/>
        <w:ind w:left="720"/>
        <w:rPr>
          <w:color w:val="000000"/>
        </w:rPr>
      </w:pPr>
      <w:r w:rsidRPr="000454E0">
        <w:rPr>
          <w:color w:val="000000"/>
        </w:rPr>
        <w:t>The Contractor shall ensure any connections to the internet or other external networks for information systems occur through managed interfaces utilizing VA approved boundary protection devices (e.g., internet proxies, gateways, routers, firewalls, guards or encrypted tunnels)</w:t>
      </w:r>
      <w:r>
        <w:rPr>
          <w:color w:val="000000"/>
        </w:rPr>
        <w:t>.</w:t>
      </w:r>
    </w:p>
    <w:p w14:paraId="00A92630" w14:textId="77777777" w:rsidR="000454E0" w:rsidRPr="00832CDF" w:rsidRDefault="000454E0" w:rsidP="00832CDF">
      <w:pPr>
        <w:pStyle w:val="ListParagraph"/>
        <w:numPr>
          <w:ilvl w:val="0"/>
          <w:numId w:val="0"/>
        </w:numPr>
        <w:ind w:left="360"/>
        <w:rPr>
          <w:color w:val="000000"/>
        </w:rPr>
      </w:pPr>
    </w:p>
    <w:p w14:paraId="508B0770" w14:textId="44F59DF2" w:rsidR="000454E0" w:rsidRDefault="000454E0" w:rsidP="000454E0">
      <w:pPr>
        <w:pStyle w:val="ListParagraph"/>
        <w:numPr>
          <w:ilvl w:val="1"/>
          <w:numId w:val="123"/>
        </w:numPr>
        <w:tabs>
          <w:tab w:val="left" w:pos="0"/>
        </w:tabs>
        <w:autoSpaceDE w:val="0"/>
        <w:autoSpaceDN w:val="0"/>
        <w:adjustRightInd w:val="0"/>
        <w:spacing w:before="0" w:after="0"/>
        <w:ind w:left="720"/>
        <w:rPr>
          <w:color w:val="000000"/>
        </w:rPr>
      </w:pPr>
      <w:r w:rsidRPr="000454E0">
        <w:rPr>
          <w:color w:val="000000"/>
        </w:rPr>
        <w:t>The Contractor shall encrypt all traffic across the segment of the Wide Area Network (WAN) it manages and no unencrypted Out of Band (OOB) Internet Protocol (IP) traffic will traverse the network</w:t>
      </w:r>
      <w:r>
        <w:rPr>
          <w:color w:val="000000"/>
        </w:rPr>
        <w:t>.</w:t>
      </w:r>
    </w:p>
    <w:p w14:paraId="4E0AE249" w14:textId="77777777" w:rsidR="000454E0" w:rsidRPr="00832CDF" w:rsidRDefault="000454E0" w:rsidP="00832CDF">
      <w:pPr>
        <w:pStyle w:val="ListParagraph"/>
        <w:numPr>
          <w:ilvl w:val="0"/>
          <w:numId w:val="0"/>
        </w:numPr>
        <w:ind w:left="360"/>
        <w:rPr>
          <w:color w:val="000000"/>
        </w:rPr>
      </w:pPr>
    </w:p>
    <w:p w14:paraId="65D240C0" w14:textId="37BA38B8" w:rsidR="000454E0" w:rsidRDefault="000454E0" w:rsidP="000454E0">
      <w:pPr>
        <w:pStyle w:val="ListParagraph"/>
        <w:numPr>
          <w:ilvl w:val="1"/>
          <w:numId w:val="123"/>
        </w:numPr>
        <w:tabs>
          <w:tab w:val="left" w:pos="0"/>
        </w:tabs>
        <w:autoSpaceDE w:val="0"/>
        <w:autoSpaceDN w:val="0"/>
        <w:adjustRightInd w:val="0"/>
        <w:spacing w:before="0" w:after="0"/>
        <w:ind w:left="720"/>
        <w:rPr>
          <w:color w:val="000000"/>
        </w:rPr>
      </w:pPr>
      <w:r w:rsidRPr="000454E0">
        <w:rPr>
          <w:color w:val="000000"/>
        </w:rPr>
        <w:t>The Contractor shall ensure tunnel endpoints are routable addresses at each VA operating site</w:t>
      </w:r>
      <w:r>
        <w:rPr>
          <w:color w:val="000000"/>
        </w:rPr>
        <w:t>.</w:t>
      </w:r>
    </w:p>
    <w:p w14:paraId="623BC574" w14:textId="77777777" w:rsidR="000454E0" w:rsidRPr="00832CDF" w:rsidRDefault="000454E0" w:rsidP="00832CDF">
      <w:pPr>
        <w:pStyle w:val="ListParagraph"/>
        <w:numPr>
          <w:ilvl w:val="0"/>
          <w:numId w:val="0"/>
        </w:numPr>
        <w:ind w:left="360"/>
        <w:rPr>
          <w:color w:val="000000"/>
        </w:rPr>
      </w:pPr>
    </w:p>
    <w:p w14:paraId="4E02F347" w14:textId="2383D315" w:rsidR="000454E0" w:rsidRDefault="000454E0" w:rsidP="00832CDF">
      <w:pPr>
        <w:pStyle w:val="ListParagraph"/>
        <w:numPr>
          <w:ilvl w:val="1"/>
          <w:numId w:val="123"/>
        </w:numPr>
        <w:tabs>
          <w:tab w:val="left" w:pos="0"/>
        </w:tabs>
        <w:autoSpaceDE w:val="0"/>
        <w:autoSpaceDN w:val="0"/>
        <w:adjustRightInd w:val="0"/>
        <w:spacing w:before="0" w:after="0"/>
        <w:ind w:left="720"/>
        <w:rPr>
          <w:color w:val="000000"/>
        </w:rPr>
      </w:pPr>
      <w:r w:rsidRPr="000454E0">
        <w:rPr>
          <w:color w:val="000000"/>
        </w:rPr>
        <w:t>The Contractor shall secure access from Local Area Networks (LANs) at co-located sites in accordance with VA TIC Reference Architecture, VA Directive and Handbook 6513, and MOU/ISA process specified in the VA Information Security Knowledge Service</w:t>
      </w:r>
      <w:r>
        <w:rPr>
          <w:color w:val="000000"/>
        </w:rPr>
        <w:t>.</w:t>
      </w:r>
    </w:p>
    <w:p w14:paraId="0DD1A254" w14:textId="091575F3" w:rsidR="009A5722" w:rsidRDefault="009A5722" w:rsidP="00302008">
      <w:pPr>
        <w:pStyle w:val="Heading1"/>
        <w:numPr>
          <w:ilvl w:val="0"/>
          <w:numId w:val="0"/>
        </w:numPr>
        <w:rPr>
          <w:b w:val="0"/>
          <w:sz w:val="28"/>
          <w:szCs w:val="28"/>
          <w:u w:val="single"/>
        </w:rPr>
      </w:pPr>
    </w:p>
    <w:sectPr w:rsidR="009A5722" w:rsidSect="00C72B39">
      <w:headerReference w:type="default" r:id="rId51"/>
      <w:footerReference w:type="default" r:id="rId52"/>
      <w:footerReference w:type="first" r:id="rId53"/>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3263D" w14:textId="77777777" w:rsidR="002A3DB9" w:rsidRDefault="002A3DB9" w:rsidP="00E47F5F">
      <w:r>
        <w:separator/>
      </w:r>
    </w:p>
  </w:endnote>
  <w:endnote w:type="continuationSeparator" w:id="0">
    <w:p w14:paraId="72AE87F0" w14:textId="77777777" w:rsidR="002A3DB9" w:rsidRDefault="002A3DB9" w:rsidP="00E47F5F">
      <w:r>
        <w:continuationSeparator/>
      </w:r>
    </w:p>
  </w:endnote>
  <w:endnote w:type="continuationNotice" w:id="1">
    <w:p w14:paraId="5E148A25" w14:textId="77777777" w:rsidR="002A3DB9" w:rsidRDefault="002A3D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MT">
    <w:altName w:val="Calibri"/>
    <w:panose1 w:val="00000000000000000000"/>
    <w:charset w:val="00"/>
    <w:family w:val="roman"/>
    <w:notTrueType/>
    <w:pitch w:val="default"/>
  </w:font>
  <w:font w:name="Times New Roman Bold">
    <w:panose1 w:val="0202080307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MT">
    <w:altName w:val="Arial"/>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BC737D" w:rsidRDefault="00BC737D" w:rsidP="00103B33">
    <w:pPr>
      <w:tabs>
        <w:tab w:val="center" w:pos="4680"/>
      </w:tabs>
      <w:jc w:val="center"/>
      <w:rPr>
        <w:sz w:val="20"/>
        <w:szCs w:val="20"/>
        <w:highlight w:val="yellow"/>
      </w:rPr>
    </w:pPr>
  </w:p>
  <w:p w14:paraId="0DD1A325" w14:textId="513231BC" w:rsidR="00BC737D" w:rsidRDefault="00BC737D"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327" w:name="_Toc6902883"/>
    <w:bookmarkStart w:id="328" w:name="_Toc393177566"/>
    <w:bookmarkStart w:id="329" w:name="_Toc393178136"/>
    <w:bookmarkStart w:id="330" w:name="_Toc393178382"/>
    <w:bookmarkStart w:id="331" w:name="_Toc393178446"/>
    <w:bookmarkStart w:id="332" w:name="_Toc393184012"/>
    <w:bookmarkStart w:id="333" w:name="_Toc393184086"/>
    <w:bookmarkStart w:id="334" w:name="_Toc393184719"/>
    <w:bookmarkStart w:id="335" w:name="_Toc393184927"/>
    <w:bookmarkStart w:id="336" w:name="_Toc398721054"/>
    <w:bookmarkStart w:id="337" w:name="_Toc396620687"/>
    <w:bookmarkStart w:id="338" w:name="_Ref392049487"/>
    <w:bookmarkEnd w:id="327"/>
    <w:bookmarkEnd w:id="328"/>
    <w:bookmarkEnd w:id="329"/>
    <w:bookmarkEnd w:id="330"/>
    <w:bookmarkEnd w:id="331"/>
    <w:bookmarkEnd w:id="332"/>
    <w:bookmarkEnd w:id="333"/>
    <w:bookmarkEnd w:id="334"/>
    <w:bookmarkEnd w:id="335"/>
    <w:bookmarkEnd w:id="336"/>
    <w:bookmarkEnd w:id="337"/>
    <w:bookmarkEnd w:id="338"/>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1C79E" w14:textId="5A596ABA" w:rsidR="00C60606" w:rsidRPr="00981E23" w:rsidDel="00176A33" w:rsidRDefault="00C60606" w:rsidP="00C60606">
    <w:pPr>
      <w:tabs>
        <w:tab w:val="center" w:pos="4680"/>
      </w:tabs>
      <w:jc w:val="right"/>
      <w:rPr>
        <w:del w:id="339" w:author="Awad, Mario" w:date="2026-03-04T14:00:00Z" w16du:dateUtc="2026-03-04T19:00:00Z"/>
        <w:sz w:val="20"/>
        <w:szCs w:val="20"/>
      </w:rPr>
    </w:pPr>
    <w:del w:id="340" w:author="Awad, Mario" w:date="2026-03-04T14:00:00Z" w16du:dateUtc="2026-03-04T19:00:00Z">
      <w:r w:rsidRPr="00E442C4" w:rsidDel="00176A33">
        <w:rPr>
          <w:sz w:val="20"/>
          <w:szCs w:val="20"/>
        </w:rPr>
        <w:delText>P</w:delText>
      </w:r>
      <w:r w:rsidRPr="00036F34" w:rsidDel="00176A33">
        <w:rPr>
          <w:sz w:val="20"/>
          <w:szCs w:val="20"/>
        </w:rPr>
        <w:delText>erformance</w:delText>
      </w:r>
      <w:r w:rsidDel="00176A33">
        <w:rPr>
          <w:sz w:val="20"/>
          <w:szCs w:val="20"/>
        </w:rPr>
        <w:delText xml:space="preserve"> </w:delText>
      </w:r>
      <w:r w:rsidRPr="00036F34" w:rsidDel="00176A33">
        <w:rPr>
          <w:sz w:val="20"/>
          <w:szCs w:val="20"/>
        </w:rPr>
        <w:delText>W</w:delText>
      </w:r>
      <w:r w:rsidRPr="00E442C4" w:rsidDel="00176A33">
        <w:rPr>
          <w:sz w:val="20"/>
          <w:szCs w:val="20"/>
        </w:rPr>
        <w:delText>ork</w:delText>
      </w:r>
      <w:r w:rsidDel="00176A33">
        <w:rPr>
          <w:sz w:val="20"/>
          <w:szCs w:val="20"/>
        </w:rPr>
        <w:delText xml:space="preserve"> </w:delText>
      </w:r>
      <w:r w:rsidRPr="00E442C4" w:rsidDel="00176A33">
        <w:rPr>
          <w:sz w:val="20"/>
          <w:szCs w:val="20"/>
        </w:rPr>
        <w:delText>Statement</w:delText>
      </w:r>
      <w:r w:rsidDel="00176A33">
        <w:rPr>
          <w:sz w:val="20"/>
          <w:szCs w:val="20"/>
        </w:rPr>
        <w:delText xml:space="preserve"> </w:delText>
      </w:r>
      <w:r w:rsidRPr="00E442C4" w:rsidDel="00176A33">
        <w:rPr>
          <w:sz w:val="20"/>
          <w:szCs w:val="20"/>
        </w:rPr>
        <w:delText>Template</w:delText>
      </w:r>
      <w:r w:rsidDel="00176A33">
        <w:rPr>
          <w:sz w:val="20"/>
          <w:szCs w:val="20"/>
        </w:rPr>
        <w:delText>_</w:delText>
      </w:r>
      <w:r w:rsidRPr="00C90C40" w:rsidDel="00176A33">
        <w:rPr>
          <w:sz w:val="20"/>
          <w:szCs w:val="20"/>
        </w:rPr>
        <w:delText>MAY_16_2025</w:delText>
      </w:r>
      <w:r w:rsidDel="00176A33">
        <w:rPr>
          <w:sz w:val="20"/>
          <w:szCs w:val="20"/>
        </w:rPr>
        <w:delText>_Rev.1</w:delText>
      </w:r>
    </w:del>
  </w:p>
  <w:p w14:paraId="0DD1A32A" w14:textId="77777777" w:rsidR="00BC737D" w:rsidRDefault="00BC73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2140A" w14:textId="77777777" w:rsidR="002A3DB9" w:rsidRDefault="002A3DB9" w:rsidP="00E47F5F">
      <w:r>
        <w:separator/>
      </w:r>
    </w:p>
  </w:footnote>
  <w:footnote w:type="continuationSeparator" w:id="0">
    <w:p w14:paraId="2D041891" w14:textId="77777777" w:rsidR="002A3DB9" w:rsidRDefault="002A3DB9" w:rsidP="00E47F5F">
      <w:r>
        <w:continuationSeparator/>
      </w:r>
    </w:p>
  </w:footnote>
  <w:footnote w:type="continuationNotice" w:id="1">
    <w:p w14:paraId="59F12B2A" w14:textId="77777777" w:rsidR="002A3DB9" w:rsidRDefault="002A3D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26" w:name="_Hlk147840312"/>
  <w:p w14:paraId="3382F2B2" w14:textId="76D687C3" w:rsidR="00AB0400" w:rsidRPr="00967539" w:rsidRDefault="00C72B39" w:rsidP="00AB0400">
    <w:pPr>
      <w:pStyle w:val="PlainText"/>
      <w:jc w:val="center"/>
      <w:rPr>
        <w:rStyle w:val="Emphasis"/>
        <w:i w:val="0"/>
        <w:iCs w:val="0"/>
        <w:color w:val="auto"/>
        <w:sz w:val="24"/>
        <w:szCs w:val="24"/>
      </w:rPr>
    </w:pPr>
    <w:sdt>
      <w:sdtPr>
        <w:rPr>
          <w:rFonts w:ascii="Arial" w:hAnsi="Arial"/>
          <w:b/>
          <w:sz w:val="24"/>
          <w:szCs w:val="24"/>
        </w:rPr>
        <w:id w:val="1044794095"/>
        <w:docPartObj>
          <w:docPartGallery w:val="Watermarks"/>
          <w:docPartUnique/>
        </w:docPartObj>
      </w:sdtPr>
      <w:sdtContent>
        <w:r w:rsidRPr="00C72B39">
          <w:rPr>
            <w:rFonts w:ascii="Arial" w:hAnsi="Arial"/>
            <w:b/>
            <w:noProof/>
            <w:sz w:val="24"/>
            <w:szCs w:val="24"/>
          </w:rPr>
          <w:pict w14:anchorId="11EE1B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2"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401C78" w:rsidRPr="000117E8">
      <w:rPr>
        <w:rFonts w:ascii="Arial" w:hAnsi="Arial"/>
        <w:b/>
        <w:sz w:val="24"/>
        <w:szCs w:val="24"/>
      </w:rPr>
      <w:t>Enterprise Digital Government Enablement</w:t>
    </w:r>
    <w:r w:rsidR="00401C78">
      <w:rPr>
        <w:rFonts w:ascii="Arial" w:hAnsi="Arial"/>
        <w:b/>
        <w:sz w:val="24"/>
        <w:szCs w:val="24"/>
      </w:rPr>
      <w:t xml:space="preserve"> (EDGE)</w:t>
    </w:r>
  </w:p>
  <w:p w14:paraId="0DD1A323" w14:textId="2E5362FF" w:rsidR="00BC737D" w:rsidRPr="00AB0400" w:rsidRDefault="00AB0400" w:rsidP="00B667A4">
    <w:pPr>
      <w:pStyle w:val="NoSpacing"/>
      <w:jc w:val="center"/>
    </w:pPr>
    <w:r w:rsidRPr="005B1785">
      <w:rPr>
        <w:rStyle w:val="Emphasis"/>
        <w:b w:val="0"/>
        <w:bCs/>
        <w:i w:val="0"/>
        <w:iCs w:val="0"/>
        <w:color w:val="auto"/>
      </w:rPr>
      <w:t>VA-</w:t>
    </w:r>
    <w:r>
      <w:rPr>
        <w:rStyle w:val="Emphasis"/>
        <w:b w:val="0"/>
        <w:bCs/>
        <w:i w:val="0"/>
        <w:iCs w:val="0"/>
        <w:color w:val="auto"/>
      </w:rPr>
      <w:t>2</w:t>
    </w:r>
    <w:r w:rsidR="00B667A4">
      <w:rPr>
        <w:rStyle w:val="Emphasis"/>
        <w:b w:val="0"/>
        <w:bCs/>
        <w:i w:val="0"/>
        <w:iCs w:val="0"/>
        <w:color w:val="auto"/>
      </w:rPr>
      <w:t>5</w:t>
    </w:r>
    <w:r w:rsidRPr="005B1785">
      <w:rPr>
        <w:rStyle w:val="Emphasis"/>
        <w:b w:val="0"/>
        <w:bCs/>
        <w:i w:val="0"/>
        <w:iCs w:val="0"/>
        <w:color w:val="auto"/>
      </w:rPr>
      <w:t>-</w:t>
    </w:r>
    <w:r>
      <w:rPr>
        <w:rStyle w:val="Emphasis"/>
        <w:b w:val="0"/>
        <w:bCs/>
        <w:i w:val="0"/>
        <w:iCs w:val="0"/>
        <w:color w:val="auto"/>
      </w:rPr>
      <w:t>000</w:t>
    </w:r>
    <w:r w:rsidR="001346F3">
      <w:rPr>
        <w:rStyle w:val="Emphasis"/>
        <w:b w:val="0"/>
        <w:bCs/>
        <w:i w:val="0"/>
        <w:iCs w:val="0"/>
        <w:color w:val="auto"/>
      </w:rPr>
      <w:t>39517</w:t>
    </w:r>
    <w:bookmarkEnd w:id="32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933"/>
    <w:multiLevelType w:val="multilevel"/>
    <w:tmpl w:val="56964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7427A"/>
    <w:multiLevelType w:val="hybridMultilevel"/>
    <w:tmpl w:val="E9645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C79C5"/>
    <w:multiLevelType w:val="hybridMultilevel"/>
    <w:tmpl w:val="9A18F53E"/>
    <w:lvl w:ilvl="0" w:tplc="DC9280D4">
      <w:start w:val="1"/>
      <w:numFmt w:val="bullet"/>
      <w:lvlText w:val=""/>
      <w:lvlJc w:val="left"/>
      <w:pPr>
        <w:ind w:left="1440" w:hanging="360"/>
      </w:pPr>
      <w:rPr>
        <w:rFonts w:ascii="Symbol" w:hAnsi="Symbol"/>
      </w:rPr>
    </w:lvl>
    <w:lvl w:ilvl="1" w:tplc="A91C0806">
      <w:start w:val="1"/>
      <w:numFmt w:val="bullet"/>
      <w:lvlText w:val=""/>
      <w:lvlJc w:val="left"/>
      <w:pPr>
        <w:ind w:left="1440" w:hanging="360"/>
      </w:pPr>
      <w:rPr>
        <w:rFonts w:ascii="Symbol" w:hAnsi="Symbol"/>
      </w:rPr>
    </w:lvl>
    <w:lvl w:ilvl="2" w:tplc="46022C3E">
      <w:start w:val="1"/>
      <w:numFmt w:val="bullet"/>
      <w:lvlText w:val=""/>
      <w:lvlJc w:val="left"/>
      <w:pPr>
        <w:ind w:left="1440" w:hanging="360"/>
      </w:pPr>
      <w:rPr>
        <w:rFonts w:ascii="Symbol" w:hAnsi="Symbol"/>
      </w:rPr>
    </w:lvl>
    <w:lvl w:ilvl="3" w:tplc="B472FF1E">
      <w:start w:val="1"/>
      <w:numFmt w:val="bullet"/>
      <w:lvlText w:val=""/>
      <w:lvlJc w:val="left"/>
      <w:pPr>
        <w:ind w:left="1440" w:hanging="360"/>
      </w:pPr>
      <w:rPr>
        <w:rFonts w:ascii="Symbol" w:hAnsi="Symbol"/>
      </w:rPr>
    </w:lvl>
    <w:lvl w:ilvl="4" w:tplc="D1A2D064">
      <w:start w:val="1"/>
      <w:numFmt w:val="bullet"/>
      <w:lvlText w:val=""/>
      <w:lvlJc w:val="left"/>
      <w:pPr>
        <w:ind w:left="1440" w:hanging="360"/>
      </w:pPr>
      <w:rPr>
        <w:rFonts w:ascii="Symbol" w:hAnsi="Symbol"/>
      </w:rPr>
    </w:lvl>
    <w:lvl w:ilvl="5" w:tplc="12083208">
      <w:start w:val="1"/>
      <w:numFmt w:val="bullet"/>
      <w:lvlText w:val=""/>
      <w:lvlJc w:val="left"/>
      <w:pPr>
        <w:ind w:left="1440" w:hanging="360"/>
      </w:pPr>
      <w:rPr>
        <w:rFonts w:ascii="Symbol" w:hAnsi="Symbol"/>
      </w:rPr>
    </w:lvl>
    <w:lvl w:ilvl="6" w:tplc="D8560082">
      <w:start w:val="1"/>
      <w:numFmt w:val="bullet"/>
      <w:lvlText w:val=""/>
      <w:lvlJc w:val="left"/>
      <w:pPr>
        <w:ind w:left="1440" w:hanging="360"/>
      </w:pPr>
      <w:rPr>
        <w:rFonts w:ascii="Symbol" w:hAnsi="Symbol"/>
      </w:rPr>
    </w:lvl>
    <w:lvl w:ilvl="7" w:tplc="C4DCE738">
      <w:start w:val="1"/>
      <w:numFmt w:val="bullet"/>
      <w:lvlText w:val=""/>
      <w:lvlJc w:val="left"/>
      <w:pPr>
        <w:ind w:left="1440" w:hanging="360"/>
      </w:pPr>
      <w:rPr>
        <w:rFonts w:ascii="Symbol" w:hAnsi="Symbol"/>
      </w:rPr>
    </w:lvl>
    <w:lvl w:ilvl="8" w:tplc="1588768A">
      <w:start w:val="1"/>
      <w:numFmt w:val="bullet"/>
      <w:lvlText w:val=""/>
      <w:lvlJc w:val="left"/>
      <w:pPr>
        <w:ind w:left="1440" w:hanging="360"/>
      </w:pPr>
      <w:rPr>
        <w:rFonts w:ascii="Symbol" w:hAnsi="Symbol"/>
      </w:rPr>
    </w:lvl>
  </w:abstractNum>
  <w:abstractNum w:abstractNumId="3" w15:restartNumberingAfterBreak="0">
    <w:nsid w:val="04E16DC1"/>
    <w:multiLevelType w:val="multilevel"/>
    <w:tmpl w:val="7CA064EC"/>
    <w:lvl w:ilvl="0">
      <w:start w:val="1"/>
      <w:numFmt w:val="decimal"/>
      <w:lvlText w:val="%1."/>
      <w:lvlJc w:val="left"/>
      <w:pPr>
        <w:ind w:left="1296" w:hanging="576"/>
      </w:pPr>
      <w:rPr>
        <w:rFonts w:ascii="Arial" w:eastAsia="Calibri" w:hAnsi="Arial" w:cs="Arial"/>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6080FE1"/>
    <w:multiLevelType w:val="multilevel"/>
    <w:tmpl w:val="6F64D0C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decimal"/>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6412953"/>
    <w:multiLevelType w:val="hybridMultilevel"/>
    <w:tmpl w:val="07BE5E4C"/>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6A632EC"/>
    <w:multiLevelType w:val="hybridMultilevel"/>
    <w:tmpl w:val="AC944F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3527D9"/>
    <w:multiLevelType w:val="multilevel"/>
    <w:tmpl w:val="F340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1224B2"/>
    <w:multiLevelType w:val="hybridMultilevel"/>
    <w:tmpl w:val="A79EC6E4"/>
    <w:lvl w:ilvl="0" w:tplc="6A9EB0AE">
      <w:start w:val="1"/>
      <w:numFmt w:val="decimal"/>
      <w:lvlText w:val="%1."/>
      <w:lvlJc w:val="left"/>
      <w:pPr>
        <w:ind w:left="1080"/>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1" w:tplc="BABEB09C">
      <w:start w:val="1"/>
      <w:numFmt w:val="upperLetter"/>
      <w:lvlText w:val="%2."/>
      <w:lvlJc w:val="left"/>
      <w:pPr>
        <w:ind w:left="1440"/>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2" w:tplc="4B86AA4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9660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3225B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E6E2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08EF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A6CC8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120B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732A26"/>
    <w:multiLevelType w:val="multilevel"/>
    <w:tmpl w:val="78445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5018A"/>
    <w:multiLevelType w:val="multilevel"/>
    <w:tmpl w:val="56964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9268E"/>
    <w:multiLevelType w:val="hybridMultilevel"/>
    <w:tmpl w:val="945AED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457CE6"/>
    <w:multiLevelType w:val="hybridMultilevel"/>
    <w:tmpl w:val="95FAFB6A"/>
    <w:lvl w:ilvl="0" w:tplc="BD0C01CA">
      <w:start w:val="1"/>
      <w:numFmt w:val="decimal"/>
      <w:pStyle w:val="ListParagraph"/>
      <w:lvlText w:val="%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4" w15:restartNumberingAfterBreak="0">
    <w:nsid w:val="0B753643"/>
    <w:multiLevelType w:val="hybridMultilevel"/>
    <w:tmpl w:val="7A102A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BD072F"/>
    <w:multiLevelType w:val="hybridMultilevel"/>
    <w:tmpl w:val="84A6588E"/>
    <w:lvl w:ilvl="0" w:tplc="CFA0D31C">
      <w:start w:val="1"/>
      <w:numFmt w:val="decimal"/>
      <w:lvlText w:val="%1."/>
      <w:lvlJc w:val="left"/>
      <w:pPr>
        <w:ind w:left="720" w:hanging="360"/>
      </w:pPr>
    </w:lvl>
    <w:lvl w:ilvl="1" w:tplc="60D06BD4">
      <w:start w:val="1"/>
      <w:numFmt w:val="decimal"/>
      <w:lvlText w:val="%2."/>
      <w:lvlJc w:val="left"/>
      <w:pPr>
        <w:ind w:left="720" w:hanging="360"/>
      </w:pPr>
    </w:lvl>
    <w:lvl w:ilvl="2" w:tplc="19809F36">
      <w:start w:val="1"/>
      <w:numFmt w:val="decimal"/>
      <w:lvlText w:val="%3."/>
      <w:lvlJc w:val="left"/>
      <w:pPr>
        <w:ind w:left="720" w:hanging="360"/>
      </w:pPr>
    </w:lvl>
    <w:lvl w:ilvl="3" w:tplc="55224CC8">
      <w:start w:val="1"/>
      <w:numFmt w:val="decimal"/>
      <w:lvlText w:val="%4."/>
      <w:lvlJc w:val="left"/>
      <w:pPr>
        <w:ind w:left="720" w:hanging="360"/>
      </w:pPr>
    </w:lvl>
    <w:lvl w:ilvl="4" w:tplc="2D7EBDFE">
      <w:start w:val="1"/>
      <w:numFmt w:val="decimal"/>
      <w:lvlText w:val="%5."/>
      <w:lvlJc w:val="left"/>
      <w:pPr>
        <w:ind w:left="720" w:hanging="360"/>
      </w:pPr>
    </w:lvl>
    <w:lvl w:ilvl="5" w:tplc="58CCF542">
      <w:start w:val="1"/>
      <w:numFmt w:val="decimal"/>
      <w:lvlText w:val="%6."/>
      <w:lvlJc w:val="left"/>
      <w:pPr>
        <w:ind w:left="720" w:hanging="360"/>
      </w:pPr>
    </w:lvl>
    <w:lvl w:ilvl="6" w:tplc="783026AC">
      <w:start w:val="1"/>
      <w:numFmt w:val="decimal"/>
      <w:lvlText w:val="%7."/>
      <w:lvlJc w:val="left"/>
      <w:pPr>
        <w:ind w:left="720" w:hanging="360"/>
      </w:pPr>
    </w:lvl>
    <w:lvl w:ilvl="7" w:tplc="ECCA9DBA">
      <w:start w:val="1"/>
      <w:numFmt w:val="decimal"/>
      <w:lvlText w:val="%8."/>
      <w:lvlJc w:val="left"/>
      <w:pPr>
        <w:ind w:left="720" w:hanging="360"/>
      </w:pPr>
    </w:lvl>
    <w:lvl w:ilvl="8" w:tplc="9412DC50">
      <w:start w:val="1"/>
      <w:numFmt w:val="decimal"/>
      <w:lvlText w:val="%9."/>
      <w:lvlJc w:val="left"/>
      <w:pPr>
        <w:ind w:left="720" w:hanging="360"/>
      </w:pPr>
    </w:lvl>
  </w:abstractNum>
  <w:abstractNum w:abstractNumId="16"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FF535D"/>
    <w:multiLevelType w:val="multilevel"/>
    <w:tmpl w:val="8AD455E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0652BAF"/>
    <w:multiLevelType w:val="multilevel"/>
    <w:tmpl w:val="AF46A6F8"/>
    <w:lvl w:ilvl="0">
      <w:start w:val="1"/>
      <w:numFmt w:val="lowerLetter"/>
      <w:lvlText w:val="%1."/>
      <w:lvlJc w:val="left"/>
      <w:pPr>
        <w:ind w:left="1296" w:hanging="576"/>
      </w:pPr>
      <w:rPr>
        <w:rFonts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12190130"/>
    <w:multiLevelType w:val="multilevel"/>
    <w:tmpl w:val="CBB46A8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125E46C9"/>
    <w:multiLevelType w:val="multilevel"/>
    <w:tmpl w:val="7B6EB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6B8ED5"/>
    <w:multiLevelType w:val="hybridMultilevel"/>
    <w:tmpl w:val="A2808D2E"/>
    <w:lvl w:ilvl="0" w:tplc="8DFA3224">
      <w:start w:val="1"/>
      <w:numFmt w:val="upperLetter"/>
      <w:lvlText w:val="%1."/>
      <w:lvlJc w:val="left"/>
      <w:pPr>
        <w:ind w:left="720" w:hanging="360"/>
      </w:pPr>
    </w:lvl>
    <w:lvl w:ilvl="1" w:tplc="D772AAEA">
      <w:start w:val="1"/>
      <w:numFmt w:val="lowerLetter"/>
      <w:lvlText w:val="%2."/>
      <w:lvlJc w:val="left"/>
      <w:pPr>
        <w:ind w:left="1440" w:hanging="360"/>
      </w:pPr>
    </w:lvl>
    <w:lvl w:ilvl="2" w:tplc="482E5E12">
      <w:start w:val="1"/>
      <w:numFmt w:val="lowerRoman"/>
      <w:lvlText w:val="%3."/>
      <w:lvlJc w:val="right"/>
      <w:pPr>
        <w:ind w:left="2160" w:hanging="180"/>
      </w:pPr>
    </w:lvl>
    <w:lvl w:ilvl="3" w:tplc="4B347026">
      <w:start w:val="1"/>
      <w:numFmt w:val="decimal"/>
      <w:lvlText w:val="%4."/>
      <w:lvlJc w:val="left"/>
      <w:pPr>
        <w:ind w:left="2880" w:hanging="360"/>
      </w:pPr>
    </w:lvl>
    <w:lvl w:ilvl="4" w:tplc="ED5807AE">
      <w:start w:val="1"/>
      <w:numFmt w:val="lowerLetter"/>
      <w:lvlText w:val="%5."/>
      <w:lvlJc w:val="left"/>
      <w:pPr>
        <w:ind w:left="3600" w:hanging="360"/>
      </w:pPr>
    </w:lvl>
    <w:lvl w:ilvl="5" w:tplc="EBB4EB1E">
      <w:start w:val="1"/>
      <w:numFmt w:val="lowerRoman"/>
      <w:lvlText w:val="%6."/>
      <w:lvlJc w:val="right"/>
      <w:pPr>
        <w:ind w:left="4320" w:hanging="180"/>
      </w:pPr>
    </w:lvl>
    <w:lvl w:ilvl="6" w:tplc="A5B0FEC2">
      <w:start w:val="1"/>
      <w:numFmt w:val="decimal"/>
      <w:lvlText w:val="%7."/>
      <w:lvlJc w:val="left"/>
      <w:pPr>
        <w:ind w:left="5040" w:hanging="360"/>
      </w:pPr>
    </w:lvl>
    <w:lvl w:ilvl="7" w:tplc="DFD6C816">
      <w:start w:val="1"/>
      <w:numFmt w:val="lowerLetter"/>
      <w:lvlText w:val="%8."/>
      <w:lvlJc w:val="left"/>
      <w:pPr>
        <w:ind w:left="5760" w:hanging="360"/>
      </w:pPr>
    </w:lvl>
    <w:lvl w:ilvl="8" w:tplc="912CE3AC">
      <w:start w:val="1"/>
      <w:numFmt w:val="lowerRoman"/>
      <w:lvlText w:val="%9."/>
      <w:lvlJc w:val="right"/>
      <w:pPr>
        <w:ind w:left="6480" w:hanging="180"/>
      </w:pPr>
    </w:lvl>
  </w:abstractNum>
  <w:abstractNum w:abstractNumId="23"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BC25C4"/>
    <w:multiLevelType w:val="hybridMultilevel"/>
    <w:tmpl w:val="EFFAD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F85C5F"/>
    <w:multiLevelType w:val="hybridMultilevel"/>
    <w:tmpl w:val="35A8F72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F91556"/>
    <w:multiLevelType w:val="hybridMultilevel"/>
    <w:tmpl w:val="089A5C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FE423C"/>
    <w:multiLevelType w:val="hybridMultilevel"/>
    <w:tmpl w:val="4FF00F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7250A71"/>
    <w:multiLevelType w:val="multilevel"/>
    <w:tmpl w:val="A192CA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1A4DF8"/>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DCB3C18"/>
    <w:multiLevelType w:val="hybridMultilevel"/>
    <w:tmpl w:val="5C50D92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1DED3C89"/>
    <w:multiLevelType w:val="multilevel"/>
    <w:tmpl w:val="56964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457E3A"/>
    <w:multiLevelType w:val="hybridMultilevel"/>
    <w:tmpl w:val="7A8A8002"/>
    <w:lvl w:ilvl="0" w:tplc="CA02547C">
      <w:start w:val="1"/>
      <w:numFmt w:val="decimal"/>
      <w:suff w:val="space"/>
      <w:lvlText w:val="%1."/>
      <w:lvlJc w:val="left"/>
      <w:pPr>
        <w:ind w:left="720" w:firstLine="0"/>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1" w:tplc="7B1ED58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44C9F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FAD6B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4E870A">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00ECF2">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6C7E1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90B8C8">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E66F98">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D05475"/>
    <w:multiLevelType w:val="hybridMultilevel"/>
    <w:tmpl w:val="B5146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09B1A39"/>
    <w:multiLevelType w:val="hybridMultilevel"/>
    <w:tmpl w:val="9BD61102"/>
    <w:lvl w:ilvl="0" w:tplc="E6EA3A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322EAD"/>
    <w:multiLevelType w:val="multilevel"/>
    <w:tmpl w:val="CE145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B2252F"/>
    <w:multiLevelType w:val="hybridMultilevel"/>
    <w:tmpl w:val="72E891C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3EF51A3"/>
    <w:multiLevelType w:val="hybridMultilevel"/>
    <w:tmpl w:val="54689A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19">
      <w:start w:val="1"/>
      <w:numFmt w:val="lowerLetter"/>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767668D"/>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2894651E"/>
    <w:multiLevelType w:val="hybridMultilevel"/>
    <w:tmpl w:val="1DF20C3E"/>
    <w:lvl w:ilvl="0" w:tplc="0409000F">
      <w:start w:val="1"/>
      <w:numFmt w:val="decimal"/>
      <w:lvlText w:val="%1."/>
      <w:lvlJc w:val="left"/>
      <w:pPr>
        <w:ind w:left="720" w:hanging="360"/>
      </w:pPr>
    </w:lvl>
    <w:lvl w:ilvl="1" w:tplc="EF286B04">
      <w:start w:val="1"/>
      <w:numFmt w:val="upperLetter"/>
      <w:lvlText w:val="%2."/>
      <w:lvlJc w:val="left"/>
      <w:pPr>
        <w:ind w:left="72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8EB78B4"/>
    <w:multiLevelType w:val="hybridMultilevel"/>
    <w:tmpl w:val="CDDE624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ABC3095"/>
    <w:multiLevelType w:val="hybridMultilevel"/>
    <w:tmpl w:val="E0D043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BF75959"/>
    <w:multiLevelType w:val="hybridMultilevel"/>
    <w:tmpl w:val="DE585CE8"/>
    <w:lvl w:ilvl="0" w:tplc="18AE0E96">
      <w:start w:val="1"/>
      <w:numFmt w:val="upperLetter"/>
      <w:lvlText w:val="%1."/>
      <w:lvlJc w:val="left"/>
      <w:pPr>
        <w:ind w:left="720" w:hanging="360"/>
      </w:pPr>
      <w:rPr>
        <w:rFonts w:hint="default"/>
        <w:color w:val="auto"/>
      </w:rPr>
    </w:lvl>
    <w:lvl w:ilvl="1" w:tplc="FFE23C26" w:tentative="1">
      <w:start w:val="1"/>
      <w:numFmt w:val="lowerLetter"/>
      <w:lvlText w:val="%2."/>
      <w:lvlJc w:val="left"/>
      <w:pPr>
        <w:ind w:left="1440" w:hanging="360"/>
      </w:pPr>
    </w:lvl>
    <w:lvl w:ilvl="2" w:tplc="F8D4807C" w:tentative="1">
      <w:start w:val="1"/>
      <w:numFmt w:val="lowerRoman"/>
      <w:lvlText w:val="%3."/>
      <w:lvlJc w:val="right"/>
      <w:pPr>
        <w:ind w:left="2160" w:hanging="180"/>
      </w:pPr>
    </w:lvl>
    <w:lvl w:ilvl="3" w:tplc="91DE6FCA" w:tentative="1">
      <w:start w:val="1"/>
      <w:numFmt w:val="decimal"/>
      <w:lvlText w:val="%4."/>
      <w:lvlJc w:val="left"/>
      <w:pPr>
        <w:ind w:left="2880" w:hanging="360"/>
      </w:pPr>
    </w:lvl>
    <w:lvl w:ilvl="4" w:tplc="30E2B3E0" w:tentative="1">
      <w:start w:val="1"/>
      <w:numFmt w:val="lowerLetter"/>
      <w:lvlText w:val="%5."/>
      <w:lvlJc w:val="left"/>
      <w:pPr>
        <w:ind w:left="3600" w:hanging="360"/>
      </w:pPr>
    </w:lvl>
    <w:lvl w:ilvl="5" w:tplc="384C1E82" w:tentative="1">
      <w:start w:val="1"/>
      <w:numFmt w:val="lowerRoman"/>
      <w:lvlText w:val="%6."/>
      <w:lvlJc w:val="right"/>
      <w:pPr>
        <w:ind w:left="4320" w:hanging="180"/>
      </w:pPr>
    </w:lvl>
    <w:lvl w:ilvl="6" w:tplc="BD920E6C" w:tentative="1">
      <w:start w:val="1"/>
      <w:numFmt w:val="decimal"/>
      <w:lvlText w:val="%7."/>
      <w:lvlJc w:val="left"/>
      <w:pPr>
        <w:ind w:left="5040" w:hanging="360"/>
      </w:pPr>
    </w:lvl>
    <w:lvl w:ilvl="7" w:tplc="968C1A90" w:tentative="1">
      <w:start w:val="1"/>
      <w:numFmt w:val="lowerLetter"/>
      <w:lvlText w:val="%8."/>
      <w:lvlJc w:val="left"/>
      <w:pPr>
        <w:ind w:left="5760" w:hanging="360"/>
      </w:pPr>
    </w:lvl>
    <w:lvl w:ilvl="8" w:tplc="66A67CF4" w:tentative="1">
      <w:start w:val="1"/>
      <w:numFmt w:val="lowerRoman"/>
      <w:lvlText w:val="%9."/>
      <w:lvlJc w:val="right"/>
      <w:pPr>
        <w:ind w:left="6480" w:hanging="180"/>
      </w:pPr>
    </w:lvl>
  </w:abstractNum>
  <w:abstractNum w:abstractNumId="47" w15:restartNumberingAfterBreak="0">
    <w:nsid w:val="2CC650D1"/>
    <w:multiLevelType w:val="hybridMultilevel"/>
    <w:tmpl w:val="406029C6"/>
    <w:lvl w:ilvl="0" w:tplc="044AD37C">
      <w:start w:val="1"/>
      <w:numFmt w:val="decimal"/>
      <w:lvlText w:val="%1."/>
      <w:lvlJc w:val="left"/>
      <w:pPr>
        <w:ind w:left="1020" w:hanging="360"/>
      </w:pPr>
    </w:lvl>
    <w:lvl w:ilvl="1" w:tplc="E876B6A0">
      <w:start w:val="1"/>
      <w:numFmt w:val="decimal"/>
      <w:lvlText w:val="%2."/>
      <w:lvlJc w:val="left"/>
      <w:pPr>
        <w:ind w:left="1020" w:hanging="360"/>
      </w:pPr>
    </w:lvl>
    <w:lvl w:ilvl="2" w:tplc="88603240">
      <w:start w:val="1"/>
      <w:numFmt w:val="decimal"/>
      <w:lvlText w:val="%3."/>
      <w:lvlJc w:val="left"/>
      <w:pPr>
        <w:ind w:left="1020" w:hanging="360"/>
      </w:pPr>
    </w:lvl>
    <w:lvl w:ilvl="3" w:tplc="17AC63BA">
      <w:start w:val="1"/>
      <w:numFmt w:val="decimal"/>
      <w:lvlText w:val="%4."/>
      <w:lvlJc w:val="left"/>
      <w:pPr>
        <w:ind w:left="1020" w:hanging="360"/>
      </w:pPr>
    </w:lvl>
    <w:lvl w:ilvl="4" w:tplc="64AA687C">
      <w:start w:val="1"/>
      <w:numFmt w:val="decimal"/>
      <w:lvlText w:val="%5."/>
      <w:lvlJc w:val="left"/>
      <w:pPr>
        <w:ind w:left="1020" w:hanging="360"/>
      </w:pPr>
    </w:lvl>
    <w:lvl w:ilvl="5" w:tplc="B6BCFC7C">
      <w:start w:val="1"/>
      <w:numFmt w:val="decimal"/>
      <w:lvlText w:val="%6."/>
      <w:lvlJc w:val="left"/>
      <w:pPr>
        <w:ind w:left="1020" w:hanging="360"/>
      </w:pPr>
    </w:lvl>
    <w:lvl w:ilvl="6" w:tplc="D6B4448C">
      <w:start w:val="1"/>
      <w:numFmt w:val="decimal"/>
      <w:lvlText w:val="%7."/>
      <w:lvlJc w:val="left"/>
      <w:pPr>
        <w:ind w:left="1020" w:hanging="360"/>
      </w:pPr>
    </w:lvl>
    <w:lvl w:ilvl="7" w:tplc="249497CC">
      <w:start w:val="1"/>
      <w:numFmt w:val="decimal"/>
      <w:lvlText w:val="%8."/>
      <w:lvlJc w:val="left"/>
      <w:pPr>
        <w:ind w:left="1020" w:hanging="360"/>
      </w:pPr>
    </w:lvl>
    <w:lvl w:ilvl="8" w:tplc="D25CBF3A">
      <w:start w:val="1"/>
      <w:numFmt w:val="decimal"/>
      <w:lvlText w:val="%9."/>
      <w:lvlJc w:val="left"/>
      <w:pPr>
        <w:ind w:left="1020" w:hanging="360"/>
      </w:pPr>
    </w:lvl>
  </w:abstractNum>
  <w:abstractNum w:abstractNumId="48"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EE0798B"/>
    <w:multiLevelType w:val="hybridMultilevel"/>
    <w:tmpl w:val="376475A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F4940B3"/>
    <w:multiLevelType w:val="hybridMultilevel"/>
    <w:tmpl w:val="B41E94BC"/>
    <w:lvl w:ilvl="0" w:tplc="FFFFFFFF">
      <w:numFmt w:val="bullet"/>
      <w:lvlText w:val="•"/>
      <w:lvlJc w:val="left"/>
      <w:pPr>
        <w:ind w:left="360" w:hanging="360"/>
      </w:pPr>
      <w:rPr>
        <w:rFonts w:ascii="SymbolMT" w:hAnsi="SymbolMT" w:hint="default"/>
      </w:rPr>
    </w:lvl>
    <w:lvl w:ilvl="1" w:tplc="04090019">
      <w:start w:val="1"/>
      <w:numFmt w:val="lowerLetter"/>
      <w:lvlText w:val="%2."/>
      <w:lvlJc w:val="left"/>
      <w:pPr>
        <w:ind w:left="1080" w:hanging="360"/>
      </w:pPr>
    </w:lvl>
    <w:lvl w:ilvl="2" w:tplc="BD2267AE">
      <w:start w:val="1"/>
      <w:numFmt w:val="upperLetter"/>
      <w:lvlText w:val="%3."/>
      <w:lvlJc w:val="right"/>
      <w:pPr>
        <w:ind w:left="1800" w:hanging="180"/>
      </w:pPr>
      <w:rPr>
        <w:rFonts w:ascii="Arial" w:eastAsia="Calibri" w:hAnsi="Arial" w:cs="Times New Roman"/>
      </w:rPr>
    </w:lvl>
    <w:lvl w:ilvl="3" w:tplc="C9D0ED66">
      <w:numFmt w:val="bullet"/>
      <w:lvlText w:val="•"/>
      <w:lvlJc w:val="left"/>
      <w:pPr>
        <w:ind w:left="2520" w:hanging="360"/>
      </w:pPr>
      <w:rPr>
        <w:rFonts w:ascii="SymbolMT" w:eastAsia="Calibri" w:hAnsi="SymbolMT" w:cs="SymbolMT" w:hint="default"/>
      </w:r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31F5539F"/>
    <w:multiLevelType w:val="multilevel"/>
    <w:tmpl w:val="3B72DE46"/>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32121876"/>
    <w:multiLevelType w:val="hybridMultilevel"/>
    <w:tmpl w:val="176E4092"/>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329942C0"/>
    <w:multiLevelType w:val="multilevel"/>
    <w:tmpl w:val="09044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CF4BC9"/>
    <w:multiLevelType w:val="hybridMultilevel"/>
    <w:tmpl w:val="711A78E6"/>
    <w:lvl w:ilvl="0" w:tplc="3CF27DAC">
      <w:start w:val="1"/>
      <w:numFmt w:val="decimal"/>
      <w:lvlText w:val="%1."/>
      <w:lvlJc w:val="left"/>
      <w:pPr>
        <w:ind w:left="720"/>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1" w:tplc="7CFAF8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0ACC7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A8A8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2C4B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CE6AA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053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417B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6C1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CE642B"/>
    <w:multiLevelType w:val="hybridMultilevel"/>
    <w:tmpl w:val="A528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9203A0F"/>
    <w:multiLevelType w:val="hybridMultilevel"/>
    <w:tmpl w:val="55B8C4E0"/>
    <w:lvl w:ilvl="0" w:tplc="886E5622">
      <w:start w:val="1"/>
      <w:numFmt w:val="decimal"/>
      <w:lvlText w:val="%1."/>
      <w:lvlJc w:val="left"/>
      <w:pPr>
        <w:ind w:left="660"/>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1" w:tplc="5D363FA2">
      <w:start w:val="1"/>
      <w:numFmt w:val="upperLetter"/>
      <w:lvlText w:val="%2."/>
      <w:lvlJc w:val="left"/>
      <w:pPr>
        <w:ind w:left="1440"/>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2" w:tplc="0210958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A66E4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EB7D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04677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CC1A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AECD4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18D4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E2C55AB"/>
    <w:multiLevelType w:val="multilevel"/>
    <w:tmpl w:val="56964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41075A"/>
    <w:multiLevelType w:val="hybridMultilevel"/>
    <w:tmpl w:val="D5DABE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95767830">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EBB457C"/>
    <w:multiLevelType w:val="hybridMultilevel"/>
    <w:tmpl w:val="E07C981A"/>
    <w:lvl w:ilvl="0" w:tplc="B3648454">
      <w:start w:val="1"/>
      <w:numFmt w:val="bullet"/>
      <w:lvlText w:val=""/>
      <w:lvlJc w:val="left"/>
      <w:pPr>
        <w:ind w:left="1440" w:hanging="360"/>
      </w:pPr>
      <w:rPr>
        <w:rFonts w:ascii="Symbol" w:hAnsi="Symbol"/>
      </w:rPr>
    </w:lvl>
    <w:lvl w:ilvl="1" w:tplc="1A2C81C4">
      <w:start w:val="1"/>
      <w:numFmt w:val="bullet"/>
      <w:lvlText w:val=""/>
      <w:lvlJc w:val="left"/>
      <w:pPr>
        <w:ind w:left="1440" w:hanging="360"/>
      </w:pPr>
      <w:rPr>
        <w:rFonts w:ascii="Symbol" w:hAnsi="Symbol"/>
      </w:rPr>
    </w:lvl>
    <w:lvl w:ilvl="2" w:tplc="9C922A46">
      <w:start w:val="1"/>
      <w:numFmt w:val="bullet"/>
      <w:lvlText w:val=""/>
      <w:lvlJc w:val="left"/>
      <w:pPr>
        <w:ind w:left="1440" w:hanging="360"/>
      </w:pPr>
      <w:rPr>
        <w:rFonts w:ascii="Symbol" w:hAnsi="Symbol"/>
      </w:rPr>
    </w:lvl>
    <w:lvl w:ilvl="3" w:tplc="3B327450">
      <w:start w:val="1"/>
      <w:numFmt w:val="bullet"/>
      <w:lvlText w:val=""/>
      <w:lvlJc w:val="left"/>
      <w:pPr>
        <w:ind w:left="1440" w:hanging="360"/>
      </w:pPr>
      <w:rPr>
        <w:rFonts w:ascii="Symbol" w:hAnsi="Symbol"/>
      </w:rPr>
    </w:lvl>
    <w:lvl w:ilvl="4" w:tplc="AABC6818">
      <w:start w:val="1"/>
      <w:numFmt w:val="bullet"/>
      <w:lvlText w:val=""/>
      <w:lvlJc w:val="left"/>
      <w:pPr>
        <w:ind w:left="1440" w:hanging="360"/>
      </w:pPr>
      <w:rPr>
        <w:rFonts w:ascii="Symbol" w:hAnsi="Symbol"/>
      </w:rPr>
    </w:lvl>
    <w:lvl w:ilvl="5" w:tplc="D9682668">
      <w:start w:val="1"/>
      <w:numFmt w:val="bullet"/>
      <w:lvlText w:val=""/>
      <w:lvlJc w:val="left"/>
      <w:pPr>
        <w:ind w:left="1440" w:hanging="360"/>
      </w:pPr>
      <w:rPr>
        <w:rFonts w:ascii="Symbol" w:hAnsi="Symbol"/>
      </w:rPr>
    </w:lvl>
    <w:lvl w:ilvl="6" w:tplc="BC7C61E0">
      <w:start w:val="1"/>
      <w:numFmt w:val="bullet"/>
      <w:lvlText w:val=""/>
      <w:lvlJc w:val="left"/>
      <w:pPr>
        <w:ind w:left="1440" w:hanging="360"/>
      </w:pPr>
      <w:rPr>
        <w:rFonts w:ascii="Symbol" w:hAnsi="Symbol"/>
      </w:rPr>
    </w:lvl>
    <w:lvl w:ilvl="7" w:tplc="2ABA697C">
      <w:start w:val="1"/>
      <w:numFmt w:val="bullet"/>
      <w:lvlText w:val=""/>
      <w:lvlJc w:val="left"/>
      <w:pPr>
        <w:ind w:left="1440" w:hanging="360"/>
      </w:pPr>
      <w:rPr>
        <w:rFonts w:ascii="Symbol" w:hAnsi="Symbol"/>
      </w:rPr>
    </w:lvl>
    <w:lvl w:ilvl="8" w:tplc="15AA93F2">
      <w:start w:val="1"/>
      <w:numFmt w:val="bullet"/>
      <w:lvlText w:val=""/>
      <w:lvlJc w:val="left"/>
      <w:pPr>
        <w:ind w:left="1440" w:hanging="360"/>
      </w:pPr>
      <w:rPr>
        <w:rFonts w:ascii="Symbol" w:hAnsi="Symbol"/>
      </w:rPr>
    </w:lvl>
  </w:abstractNum>
  <w:abstractNum w:abstractNumId="60" w15:restartNumberingAfterBreak="0">
    <w:nsid w:val="3F1F43D1"/>
    <w:multiLevelType w:val="hybridMultilevel"/>
    <w:tmpl w:val="F578A6D6"/>
    <w:lvl w:ilvl="0" w:tplc="0EBA350A">
      <w:start w:val="1"/>
      <w:numFmt w:val="decimal"/>
      <w:lvlText w:val="%1."/>
      <w:lvlJc w:val="left"/>
      <w:pPr>
        <w:ind w:left="1170" w:hanging="360"/>
      </w:pPr>
      <w:rPr>
        <w:rFonts w:hint="default"/>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18B45A5"/>
    <w:multiLevelType w:val="hybridMultilevel"/>
    <w:tmpl w:val="341437E0"/>
    <w:lvl w:ilvl="0" w:tplc="E062C674">
      <w:start w:val="1"/>
      <w:numFmt w:val="decimal"/>
      <w:lvlText w:val="%1."/>
      <w:lvlJc w:val="left"/>
      <w:pPr>
        <w:ind w:left="1020" w:hanging="360"/>
      </w:pPr>
    </w:lvl>
    <w:lvl w:ilvl="1" w:tplc="D188D27E">
      <w:start w:val="1"/>
      <w:numFmt w:val="decimal"/>
      <w:lvlText w:val="%2."/>
      <w:lvlJc w:val="left"/>
      <w:pPr>
        <w:ind w:left="1020" w:hanging="360"/>
      </w:pPr>
    </w:lvl>
    <w:lvl w:ilvl="2" w:tplc="D0780408">
      <w:start w:val="1"/>
      <w:numFmt w:val="decimal"/>
      <w:lvlText w:val="%3."/>
      <w:lvlJc w:val="left"/>
      <w:pPr>
        <w:ind w:left="1020" w:hanging="360"/>
      </w:pPr>
    </w:lvl>
    <w:lvl w:ilvl="3" w:tplc="113ECB46">
      <w:start w:val="1"/>
      <w:numFmt w:val="decimal"/>
      <w:lvlText w:val="%4."/>
      <w:lvlJc w:val="left"/>
      <w:pPr>
        <w:ind w:left="1020" w:hanging="360"/>
      </w:pPr>
    </w:lvl>
    <w:lvl w:ilvl="4" w:tplc="E1169A42">
      <w:start w:val="1"/>
      <w:numFmt w:val="decimal"/>
      <w:lvlText w:val="%5."/>
      <w:lvlJc w:val="left"/>
      <w:pPr>
        <w:ind w:left="1020" w:hanging="360"/>
      </w:pPr>
    </w:lvl>
    <w:lvl w:ilvl="5" w:tplc="8084BF9A">
      <w:start w:val="1"/>
      <w:numFmt w:val="decimal"/>
      <w:lvlText w:val="%6."/>
      <w:lvlJc w:val="left"/>
      <w:pPr>
        <w:ind w:left="1020" w:hanging="360"/>
      </w:pPr>
    </w:lvl>
    <w:lvl w:ilvl="6" w:tplc="F266E222">
      <w:start w:val="1"/>
      <w:numFmt w:val="decimal"/>
      <w:lvlText w:val="%7."/>
      <w:lvlJc w:val="left"/>
      <w:pPr>
        <w:ind w:left="1020" w:hanging="360"/>
      </w:pPr>
    </w:lvl>
    <w:lvl w:ilvl="7" w:tplc="B3B496F6">
      <w:start w:val="1"/>
      <w:numFmt w:val="decimal"/>
      <w:lvlText w:val="%8."/>
      <w:lvlJc w:val="left"/>
      <w:pPr>
        <w:ind w:left="1020" w:hanging="360"/>
      </w:pPr>
    </w:lvl>
    <w:lvl w:ilvl="8" w:tplc="EA288576">
      <w:start w:val="1"/>
      <w:numFmt w:val="decimal"/>
      <w:lvlText w:val="%9."/>
      <w:lvlJc w:val="left"/>
      <w:pPr>
        <w:ind w:left="1020" w:hanging="360"/>
      </w:pPr>
    </w:lvl>
  </w:abstractNum>
  <w:abstractNum w:abstractNumId="62" w15:restartNumberingAfterBreak="0">
    <w:nsid w:val="4198D7E9"/>
    <w:multiLevelType w:val="hybridMultilevel"/>
    <w:tmpl w:val="08261724"/>
    <w:lvl w:ilvl="0" w:tplc="FFFFFFFF">
      <w:start w:val="1"/>
      <w:numFmt w:val="bullet"/>
      <w:lvlText w:val=""/>
      <w:lvlJc w:val="left"/>
      <w:pPr>
        <w:ind w:left="720" w:hanging="360"/>
      </w:pPr>
      <w:rPr>
        <w:rFonts w:ascii="Symbol" w:hAnsi="Symbol" w:hint="default"/>
      </w:rPr>
    </w:lvl>
    <w:lvl w:ilvl="1" w:tplc="94029ADE">
      <w:start w:val="1"/>
      <w:numFmt w:val="bullet"/>
      <w:lvlText w:val="o"/>
      <w:lvlJc w:val="left"/>
      <w:pPr>
        <w:ind w:left="1440" w:hanging="360"/>
      </w:pPr>
      <w:rPr>
        <w:rFonts w:ascii="Courier New" w:hAnsi="Courier New" w:hint="default"/>
      </w:rPr>
    </w:lvl>
    <w:lvl w:ilvl="2" w:tplc="D9286ADE">
      <w:start w:val="1"/>
      <w:numFmt w:val="bullet"/>
      <w:lvlText w:val=""/>
      <w:lvlJc w:val="left"/>
      <w:pPr>
        <w:ind w:left="2160" w:hanging="360"/>
      </w:pPr>
      <w:rPr>
        <w:rFonts w:ascii="Wingdings" w:hAnsi="Wingdings" w:hint="default"/>
      </w:rPr>
    </w:lvl>
    <w:lvl w:ilvl="3" w:tplc="5DC016CA">
      <w:start w:val="1"/>
      <w:numFmt w:val="bullet"/>
      <w:lvlText w:val=""/>
      <w:lvlJc w:val="left"/>
      <w:pPr>
        <w:ind w:left="2880" w:hanging="360"/>
      </w:pPr>
      <w:rPr>
        <w:rFonts w:ascii="Symbol" w:hAnsi="Symbol" w:hint="default"/>
      </w:rPr>
    </w:lvl>
    <w:lvl w:ilvl="4" w:tplc="916675E0">
      <w:start w:val="1"/>
      <w:numFmt w:val="bullet"/>
      <w:lvlText w:val="o"/>
      <w:lvlJc w:val="left"/>
      <w:pPr>
        <w:ind w:left="3600" w:hanging="360"/>
      </w:pPr>
      <w:rPr>
        <w:rFonts w:ascii="Courier New" w:hAnsi="Courier New" w:hint="default"/>
      </w:rPr>
    </w:lvl>
    <w:lvl w:ilvl="5" w:tplc="9008235C">
      <w:start w:val="1"/>
      <w:numFmt w:val="bullet"/>
      <w:lvlText w:val=""/>
      <w:lvlJc w:val="left"/>
      <w:pPr>
        <w:ind w:left="4320" w:hanging="360"/>
      </w:pPr>
      <w:rPr>
        <w:rFonts w:ascii="Wingdings" w:hAnsi="Wingdings" w:hint="default"/>
      </w:rPr>
    </w:lvl>
    <w:lvl w:ilvl="6" w:tplc="F622390A">
      <w:start w:val="1"/>
      <w:numFmt w:val="bullet"/>
      <w:lvlText w:val=""/>
      <w:lvlJc w:val="left"/>
      <w:pPr>
        <w:ind w:left="5040" w:hanging="360"/>
      </w:pPr>
      <w:rPr>
        <w:rFonts w:ascii="Symbol" w:hAnsi="Symbol" w:hint="default"/>
      </w:rPr>
    </w:lvl>
    <w:lvl w:ilvl="7" w:tplc="C2ACFAD4">
      <w:start w:val="1"/>
      <w:numFmt w:val="bullet"/>
      <w:lvlText w:val="o"/>
      <w:lvlJc w:val="left"/>
      <w:pPr>
        <w:ind w:left="5760" w:hanging="360"/>
      </w:pPr>
      <w:rPr>
        <w:rFonts w:ascii="Courier New" w:hAnsi="Courier New" w:hint="default"/>
      </w:rPr>
    </w:lvl>
    <w:lvl w:ilvl="8" w:tplc="33825F96">
      <w:start w:val="1"/>
      <w:numFmt w:val="bullet"/>
      <w:lvlText w:val=""/>
      <w:lvlJc w:val="left"/>
      <w:pPr>
        <w:ind w:left="6480" w:hanging="360"/>
      </w:pPr>
      <w:rPr>
        <w:rFonts w:ascii="Wingdings" w:hAnsi="Wingdings" w:hint="default"/>
      </w:rPr>
    </w:lvl>
  </w:abstractNum>
  <w:abstractNum w:abstractNumId="63"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3170F36"/>
    <w:multiLevelType w:val="multilevel"/>
    <w:tmpl w:val="57362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66" w15:restartNumberingAfterBreak="0">
    <w:nsid w:val="4385022C"/>
    <w:multiLevelType w:val="multilevel"/>
    <w:tmpl w:val="188C149C"/>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67" w15:restartNumberingAfterBreak="0">
    <w:nsid w:val="46CC540B"/>
    <w:multiLevelType w:val="hybridMultilevel"/>
    <w:tmpl w:val="F98C08A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8A93CDD"/>
    <w:multiLevelType w:val="multilevel"/>
    <w:tmpl w:val="33300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F6318A"/>
    <w:multiLevelType w:val="hybridMultilevel"/>
    <w:tmpl w:val="E9F034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4C1911D5"/>
    <w:multiLevelType w:val="hybridMultilevel"/>
    <w:tmpl w:val="06ECCF00"/>
    <w:lvl w:ilvl="0" w:tplc="A88EF964">
      <w:start w:val="1"/>
      <w:numFmt w:val="lowerLetter"/>
      <w:lvlText w:val="%1."/>
      <w:lvlJc w:val="right"/>
      <w:pPr>
        <w:ind w:left="540" w:hanging="360"/>
      </w:pPr>
      <w:rPr>
        <w:rFonts w:hint="default"/>
        <w:b w:val="0"/>
      </w:rPr>
    </w:lvl>
    <w:lvl w:ilvl="1" w:tplc="04090019" w:tentative="1">
      <w:start w:val="1"/>
      <w:numFmt w:val="lowerLetter"/>
      <w:lvlText w:val="%2."/>
      <w:lvlJc w:val="left"/>
      <w:pPr>
        <w:ind w:left="1440" w:hanging="360"/>
      </w:pPr>
    </w:lvl>
    <w:lvl w:ilvl="2" w:tplc="2146F84A">
      <w:start w:val="1"/>
      <w:numFmt w:val="decimalZero"/>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C397DE6"/>
    <w:multiLevelType w:val="hybridMultilevel"/>
    <w:tmpl w:val="97FC2C74"/>
    <w:lvl w:ilvl="0" w:tplc="68503354">
      <w:start w:val="1"/>
      <w:numFmt w:val="decimal"/>
      <w:suff w:val="space"/>
      <w:lvlText w:val="%1."/>
      <w:lvlJc w:val="left"/>
      <w:pPr>
        <w:ind w:left="720" w:firstLine="0"/>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1" w:tplc="C772D9C8">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8E17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86455A">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CA8C7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A42F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42206E">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968FF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609CD6">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D377A2A"/>
    <w:multiLevelType w:val="multilevel"/>
    <w:tmpl w:val="C84C8F8A"/>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lowerLetter"/>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74" w15:restartNumberingAfterBreak="0">
    <w:nsid w:val="4DE6236A"/>
    <w:multiLevelType w:val="hybridMultilevel"/>
    <w:tmpl w:val="BA920FDE"/>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75" w15:restartNumberingAfterBreak="0">
    <w:nsid w:val="4F037482"/>
    <w:multiLevelType w:val="hybridMultilevel"/>
    <w:tmpl w:val="F7563A90"/>
    <w:lvl w:ilvl="0" w:tplc="F1B08000">
      <w:start w:val="1"/>
      <w:numFmt w:val="decimal"/>
      <w:lvlText w:val="%1."/>
      <w:lvlJc w:val="left"/>
      <w:pPr>
        <w:ind w:left="1020" w:hanging="360"/>
      </w:pPr>
    </w:lvl>
    <w:lvl w:ilvl="1" w:tplc="0D48C574">
      <w:start w:val="1"/>
      <w:numFmt w:val="decimal"/>
      <w:lvlText w:val="%2."/>
      <w:lvlJc w:val="left"/>
      <w:pPr>
        <w:ind w:left="1020" w:hanging="360"/>
      </w:pPr>
    </w:lvl>
    <w:lvl w:ilvl="2" w:tplc="72A24B4E">
      <w:start w:val="1"/>
      <w:numFmt w:val="decimal"/>
      <w:lvlText w:val="%3."/>
      <w:lvlJc w:val="left"/>
      <w:pPr>
        <w:ind w:left="1020" w:hanging="360"/>
      </w:pPr>
    </w:lvl>
    <w:lvl w:ilvl="3" w:tplc="7A3CB954">
      <w:start w:val="1"/>
      <w:numFmt w:val="decimal"/>
      <w:lvlText w:val="%4."/>
      <w:lvlJc w:val="left"/>
      <w:pPr>
        <w:ind w:left="1020" w:hanging="360"/>
      </w:pPr>
    </w:lvl>
    <w:lvl w:ilvl="4" w:tplc="4E8A7616">
      <w:start w:val="1"/>
      <w:numFmt w:val="decimal"/>
      <w:lvlText w:val="%5."/>
      <w:lvlJc w:val="left"/>
      <w:pPr>
        <w:ind w:left="1020" w:hanging="360"/>
      </w:pPr>
    </w:lvl>
    <w:lvl w:ilvl="5" w:tplc="C8EC9DFE">
      <w:start w:val="1"/>
      <w:numFmt w:val="decimal"/>
      <w:lvlText w:val="%6."/>
      <w:lvlJc w:val="left"/>
      <w:pPr>
        <w:ind w:left="1020" w:hanging="360"/>
      </w:pPr>
    </w:lvl>
    <w:lvl w:ilvl="6" w:tplc="9C0E502A">
      <w:start w:val="1"/>
      <w:numFmt w:val="decimal"/>
      <w:lvlText w:val="%7."/>
      <w:lvlJc w:val="left"/>
      <w:pPr>
        <w:ind w:left="1020" w:hanging="360"/>
      </w:pPr>
    </w:lvl>
    <w:lvl w:ilvl="7" w:tplc="CF487BA8">
      <w:start w:val="1"/>
      <w:numFmt w:val="decimal"/>
      <w:lvlText w:val="%8."/>
      <w:lvlJc w:val="left"/>
      <w:pPr>
        <w:ind w:left="1020" w:hanging="360"/>
      </w:pPr>
    </w:lvl>
    <w:lvl w:ilvl="8" w:tplc="71AAF97A">
      <w:start w:val="1"/>
      <w:numFmt w:val="decimal"/>
      <w:lvlText w:val="%9."/>
      <w:lvlJc w:val="left"/>
      <w:pPr>
        <w:ind w:left="1020" w:hanging="360"/>
      </w:pPr>
    </w:lvl>
  </w:abstractNum>
  <w:abstractNum w:abstractNumId="76" w15:restartNumberingAfterBreak="0">
    <w:nsid w:val="4FD56C0A"/>
    <w:multiLevelType w:val="hybridMultilevel"/>
    <w:tmpl w:val="1D8CF11C"/>
    <w:lvl w:ilvl="0" w:tplc="6C9E8926">
      <w:start w:val="1"/>
      <w:numFmt w:val="decimal"/>
      <w:lvlText w:val="%1."/>
      <w:lvlJc w:val="left"/>
      <w:pPr>
        <w:ind w:left="720" w:hanging="360"/>
      </w:pPr>
    </w:lvl>
    <w:lvl w:ilvl="1" w:tplc="EACAF726">
      <w:start w:val="1"/>
      <w:numFmt w:val="decimal"/>
      <w:lvlText w:val="%2."/>
      <w:lvlJc w:val="left"/>
      <w:pPr>
        <w:ind w:left="720" w:hanging="360"/>
      </w:pPr>
    </w:lvl>
    <w:lvl w:ilvl="2" w:tplc="340C4074">
      <w:start w:val="1"/>
      <w:numFmt w:val="decimal"/>
      <w:lvlText w:val="%3."/>
      <w:lvlJc w:val="left"/>
      <w:pPr>
        <w:ind w:left="720" w:hanging="360"/>
      </w:pPr>
    </w:lvl>
    <w:lvl w:ilvl="3" w:tplc="EF145D72">
      <w:start w:val="1"/>
      <w:numFmt w:val="decimal"/>
      <w:lvlText w:val="%4."/>
      <w:lvlJc w:val="left"/>
      <w:pPr>
        <w:ind w:left="720" w:hanging="360"/>
      </w:pPr>
    </w:lvl>
    <w:lvl w:ilvl="4" w:tplc="606EF70A">
      <w:start w:val="1"/>
      <w:numFmt w:val="decimal"/>
      <w:lvlText w:val="%5."/>
      <w:lvlJc w:val="left"/>
      <w:pPr>
        <w:ind w:left="720" w:hanging="360"/>
      </w:pPr>
    </w:lvl>
    <w:lvl w:ilvl="5" w:tplc="FE408B66">
      <w:start w:val="1"/>
      <w:numFmt w:val="decimal"/>
      <w:lvlText w:val="%6."/>
      <w:lvlJc w:val="left"/>
      <w:pPr>
        <w:ind w:left="720" w:hanging="360"/>
      </w:pPr>
    </w:lvl>
    <w:lvl w:ilvl="6" w:tplc="499AF714">
      <w:start w:val="1"/>
      <w:numFmt w:val="decimal"/>
      <w:lvlText w:val="%7."/>
      <w:lvlJc w:val="left"/>
      <w:pPr>
        <w:ind w:left="720" w:hanging="360"/>
      </w:pPr>
    </w:lvl>
    <w:lvl w:ilvl="7" w:tplc="65644B66">
      <w:start w:val="1"/>
      <w:numFmt w:val="decimal"/>
      <w:lvlText w:val="%8."/>
      <w:lvlJc w:val="left"/>
      <w:pPr>
        <w:ind w:left="720" w:hanging="360"/>
      </w:pPr>
    </w:lvl>
    <w:lvl w:ilvl="8" w:tplc="11D09CE0">
      <w:start w:val="1"/>
      <w:numFmt w:val="decimal"/>
      <w:lvlText w:val="%9."/>
      <w:lvlJc w:val="left"/>
      <w:pPr>
        <w:ind w:left="720" w:hanging="360"/>
      </w:pPr>
    </w:lvl>
  </w:abstractNum>
  <w:abstractNum w:abstractNumId="77" w15:restartNumberingAfterBreak="0">
    <w:nsid w:val="54894DBA"/>
    <w:multiLevelType w:val="hybridMultilevel"/>
    <w:tmpl w:val="92403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51B29D6"/>
    <w:multiLevelType w:val="hybridMultilevel"/>
    <w:tmpl w:val="6E089CA6"/>
    <w:lvl w:ilvl="0" w:tplc="F93AAF4C">
      <w:start w:val="1"/>
      <w:numFmt w:val="decimal"/>
      <w:suff w:val="space"/>
      <w:lvlText w:val="%1."/>
      <w:lvlJc w:val="left"/>
      <w:pPr>
        <w:ind w:left="720" w:firstLine="0"/>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1" w:tplc="77CE7FEA">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026A9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DC2F46">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8C1DA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1EDFD8">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24DB6E">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84238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F8B184">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570736C"/>
    <w:multiLevelType w:val="hybridMultilevel"/>
    <w:tmpl w:val="AEE05460"/>
    <w:lvl w:ilvl="0" w:tplc="A6406D96">
      <w:start w:val="1"/>
      <w:numFmt w:val="decimal"/>
      <w:suff w:val="space"/>
      <w:lvlText w:val="%1."/>
      <w:lvlJc w:val="left"/>
      <w:pPr>
        <w:ind w:left="720" w:firstLine="0"/>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1" w:tplc="A6D013A8">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45618">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10A9BE">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80A850">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5EAF1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74E5B2">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9E48C0">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8868B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65E0D29"/>
    <w:multiLevelType w:val="multilevel"/>
    <w:tmpl w:val="56964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969637F"/>
    <w:multiLevelType w:val="hybridMultilevel"/>
    <w:tmpl w:val="370AF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9D9334A"/>
    <w:multiLevelType w:val="multilevel"/>
    <w:tmpl w:val="B0E26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C01A5E"/>
    <w:multiLevelType w:val="hybridMultilevel"/>
    <w:tmpl w:val="8662FD5E"/>
    <w:lvl w:ilvl="0" w:tplc="04090017">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017192C"/>
    <w:multiLevelType w:val="hybridMultilevel"/>
    <w:tmpl w:val="3FD8C410"/>
    <w:lvl w:ilvl="0" w:tplc="4B9E77A4">
      <w:start w:val="1"/>
      <w:numFmt w:val="decimal"/>
      <w:lvlText w:val="%1."/>
      <w:lvlJc w:val="left"/>
      <w:pPr>
        <w:ind w:left="720"/>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17">
      <w:start w:val="1"/>
      <w:numFmt w:val="lowerLetter"/>
      <w:lvlText w:val="%2)"/>
      <w:lvlJc w:val="left"/>
      <w:pPr>
        <w:ind w:left="1080"/>
      </w:pPr>
      <w:rPr>
        <w:b w:val="0"/>
        <w:i w:val="0"/>
        <w:strike w:val="0"/>
        <w:dstrike w:val="0"/>
        <w:color w:val="000000"/>
        <w:sz w:val="24"/>
        <w:szCs w:val="24"/>
        <w:u w:val="none" w:color="000000"/>
        <w:bdr w:val="none" w:sz="0" w:space="0" w:color="auto"/>
        <w:shd w:val="clear" w:color="auto" w:fill="auto"/>
        <w:vertAlign w:val="baseline"/>
      </w:rPr>
    </w:lvl>
    <w:lvl w:ilvl="2" w:tplc="4B14A416">
      <w:start w:val="1"/>
      <w:numFmt w:val="decimal"/>
      <w:lvlText w:val="%3)"/>
      <w:lvlJc w:val="left"/>
      <w:pPr>
        <w:ind w:left="1440"/>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3" w:tplc="14124632">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1208BA">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66DEEC">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E43A6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D4EA66">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06EC66">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61004BF5"/>
    <w:multiLevelType w:val="hybridMultilevel"/>
    <w:tmpl w:val="51D8635C"/>
    <w:lvl w:ilvl="0" w:tplc="18A84638">
      <w:start w:val="1"/>
      <w:numFmt w:val="decimal"/>
      <w:lvlText w:val="%1."/>
      <w:lvlJc w:val="left"/>
      <w:pPr>
        <w:ind w:left="720" w:hanging="360"/>
      </w:pPr>
    </w:lvl>
    <w:lvl w:ilvl="1" w:tplc="26C00886">
      <w:start w:val="1"/>
      <w:numFmt w:val="lowerLetter"/>
      <w:lvlText w:val="%2."/>
      <w:lvlJc w:val="left"/>
      <w:pPr>
        <w:ind w:left="1440" w:hanging="360"/>
      </w:pPr>
    </w:lvl>
    <w:lvl w:ilvl="2" w:tplc="54B4D358">
      <w:start w:val="1"/>
      <w:numFmt w:val="lowerRoman"/>
      <w:lvlText w:val="%3."/>
      <w:lvlJc w:val="right"/>
      <w:pPr>
        <w:ind w:left="2160" w:hanging="180"/>
      </w:pPr>
    </w:lvl>
    <w:lvl w:ilvl="3" w:tplc="934AFDAC">
      <w:start w:val="1"/>
      <w:numFmt w:val="decimal"/>
      <w:lvlText w:val="%4."/>
      <w:lvlJc w:val="left"/>
      <w:pPr>
        <w:ind w:left="2880" w:hanging="360"/>
      </w:pPr>
    </w:lvl>
    <w:lvl w:ilvl="4" w:tplc="43FEE282">
      <w:start w:val="1"/>
      <w:numFmt w:val="lowerLetter"/>
      <w:lvlText w:val="%5."/>
      <w:lvlJc w:val="left"/>
      <w:pPr>
        <w:ind w:left="3600" w:hanging="360"/>
      </w:pPr>
    </w:lvl>
    <w:lvl w:ilvl="5" w:tplc="52061FD6">
      <w:start w:val="1"/>
      <w:numFmt w:val="lowerRoman"/>
      <w:lvlText w:val="%6."/>
      <w:lvlJc w:val="right"/>
      <w:pPr>
        <w:ind w:left="4320" w:hanging="180"/>
      </w:pPr>
    </w:lvl>
    <w:lvl w:ilvl="6" w:tplc="B5AE6992">
      <w:start w:val="1"/>
      <w:numFmt w:val="decimal"/>
      <w:lvlText w:val="%7."/>
      <w:lvlJc w:val="left"/>
      <w:pPr>
        <w:ind w:left="5040" w:hanging="360"/>
      </w:pPr>
    </w:lvl>
    <w:lvl w:ilvl="7" w:tplc="5FA22694">
      <w:start w:val="1"/>
      <w:numFmt w:val="lowerLetter"/>
      <w:lvlText w:val="%8."/>
      <w:lvlJc w:val="left"/>
      <w:pPr>
        <w:ind w:left="5760" w:hanging="360"/>
      </w:pPr>
    </w:lvl>
    <w:lvl w:ilvl="8" w:tplc="789C8AE0">
      <w:start w:val="1"/>
      <w:numFmt w:val="lowerRoman"/>
      <w:lvlText w:val="%9."/>
      <w:lvlJc w:val="right"/>
      <w:pPr>
        <w:ind w:left="6480" w:hanging="180"/>
      </w:pPr>
    </w:lvl>
  </w:abstractNum>
  <w:abstractNum w:abstractNumId="87" w15:restartNumberingAfterBreak="0">
    <w:nsid w:val="61820240"/>
    <w:multiLevelType w:val="multilevel"/>
    <w:tmpl w:val="56964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2772E0"/>
    <w:multiLevelType w:val="hybridMultilevel"/>
    <w:tmpl w:val="87541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4E26DED"/>
    <w:multiLevelType w:val="hybridMultilevel"/>
    <w:tmpl w:val="3542883E"/>
    <w:lvl w:ilvl="0" w:tplc="04090015">
      <w:start w:val="1"/>
      <w:numFmt w:val="upperLetter"/>
      <w:lvlText w:val="%1."/>
      <w:lvlJc w:val="left"/>
      <w:pPr>
        <w:ind w:left="990" w:hanging="360"/>
      </w:pPr>
      <w:rPr>
        <w:rFonts w:hint="default"/>
      </w:rPr>
    </w:lvl>
    <w:lvl w:ilvl="1" w:tplc="04090019">
      <w:start w:val="1"/>
      <w:numFmt w:val="lowerLetter"/>
      <w:lvlText w:val="%2."/>
      <w:lvlJc w:val="left"/>
      <w:pPr>
        <w:ind w:left="1710" w:hanging="360"/>
      </w:pPr>
    </w:lvl>
    <w:lvl w:ilvl="2" w:tplc="DA1C1676">
      <w:start w:val="1"/>
      <w:numFmt w:val="upperLetter"/>
      <w:lvlText w:val="%3."/>
      <w:lvlJc w:val="left"/>
      <w:pPr>
        <w:ind w:left="2610" w:hanging="360"/>
      </w:pPr>
      <w:rPr>
        <w:rFonts w:hint="default"/>
      </w:r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0" w15:restartNumberingAfterBreak="0">
    <w:nsid w:val="658D2814"/>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1" w15:restartNumberingAfterBreak="0">
    <w:nsid w:val="663F5C8D"/>
    <w:multiLevelType w:val="multilevel"/>
    <w:tmpl w:val="BDF28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A446A9"/>
    <w:multiLevelType w:val="hybridMultilevel"/>
    <w:tmpl w:val="F1DA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8C520EE"/>
    <w:multiLevelType w:val="hybridMultilevel"/>
    <w:tmpl w:val="3DE49E5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DA1C1676">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95" w15:restartNumberingAfterBreak="0">
    <w:nsid w:val="69A81593"/>
    <w:multiLevelType w:val="hybridMultilevel"/>
    <w:tmpl w:val="E304A640"/>
    <w:lvl w:ilvl="0" w:tplc="181AECB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7E70B8">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8A9F8">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38EE02">
      <w:start w:val="1"/>
      <w:numFmt w:val="upperLetter"/>
      <w:lvlRestart w:val="0"/>
      <w:lvlText w:val="%4."/>
      <w:lvlJc w:val="left"/>
      <w:pPr>
        <w:ind w:left="1440"/>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4" w:tplc="79E6EFEA">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2E3844">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80AEF2">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02C0D6">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EC6308">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C943D31"/>
    <w:multiLevelType w:val="hybridMultilevel"/>
    <w:tmpl w:val="A1D276B6"/>
    <w:lvl w:ilvl="0" w:tplc="04090015">
      <w:start w:val="1"/>
      <w:numFmt w:val="upperLetter"/>
      <w:lvlText w:val="%1."/>
      <w:lvlJc w:val="left"/>
      <w:pPr>
        <w:ind w:left="990" w:hanging="360"/>
      </w:pPr>
      <w:rPr>
        <w:rFonts w:hint="default"/>
      </w:rPr>
    </w:lvl>
    <w:lvl w:ilvl="1" w:tplc="04090019">
      <w:start w:val="1"/>
      <w:numFmt w:val="lowerLetter"/>
      <w:lvlText w:val="%2."/>
      <w:lvlJc w:val="left"/>
      <w:pPr>
        <w:ind w:left="1710" w:hanging="360"/>
      </w:pPr>
    </w:lvl>
    <w:lvl w:ilvl="2" w:tplc="DA1C1676">
      <w:start w:val="1"/>
      <w:numFmt w:val="upperLetter"/>
      <w:lvlText w:val="%3."/>
      <w:lvlJc w:val="left"/>
      <w:pPr>
        <w:ind w:left="2610" w:hanging="360"/>
      </w:pPr>
      <w:rPr>
        <w:rFonts w:hint="default"/>
      </w:rPr>
    </w:lvl>
    <w:lvl w:ilvl="3" w:tplc="C2B2B82E">
      <w:start w:val="1"/>
      <w:numFmt w:val="decimal"/>
      <w:lvlText w:val="%4."/>
      <w:lvlJc w:val="left"/>
      <w:pPr>
        <w:ind w:left="3150" w:hanging="360"/>
      </w:pPr>
      <w:rPr>
        <w:rFonts w:hint="default"/>
      </w:r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7" w15:restartNumberingAfterBreak="0">
    <w:nsid w:val="6E2A1B3E"/>
    <w:multiLevelType w:val="hybridMultilevel"/>
    <w:tmpl w:val="87044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73000F"/>
    <w:multiLevelType w:val="multilevel"/>
    <w:tmpl w:val="1B142BB4"/>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decimal"/>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9" w15:restartNumberingAfterBreak="0">
    <w:nsid w:val="6F18312D"/>
    <w:multiLevelType w:val="hybridMultilevel"/>
    <w:tmpl w:val="ACD86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FF9D880"/>
    <w:multiLevelType w:val="hybridMultilevel"/>
    <w:tmpl w:val="FFFFFFFF"/>
    <w:lvl w:ilvl="0" w:tplc="34005BCE">
      <w:start w:val="1"/>
      <w:numFmt w:val="upperLetter"/>
      <w:lvlText w:val="%1."/>
      <w:lvlJc w:val="left"/>
      <w:pPr>
        <w:ind w:left="720" w:hanging="360"/>
      </w:pPr>
    </w:lvl>
    <w:lvl w:ilvl="1" w:tplc="531000D6">
      <w:start w:val="1"/>
      <w:numFmt w:val="lowerLetter"/>
      <w:lvlText w:val="%2."/>
      <w:lvlJc w:val="left"/>
      <w:pPr>
        <w:ind w:left="1440" w:hanging="360"/>
      </w:pPr>
    </w:lvl>
    <w:lvl w:ilvl="2" w:tplc="491404DE">
      <w:start w:val="1"/>
      <w:numFmt w:val="lowerRoman"/>
      <w:lvlText w:val="%3."/>
      <w:lvlJc w:val="right"/>
      <w:pPr>
        <w:ind w:left="2160" w:hanging="180"/>
      </w:pPr>
    </w:lvl>
    <w:lvl w:ilvl="3" w:tplc="39E8C29E">
      <w:start w:val="1"/>
      <w:numFmt w:val="decimal"/>
      <w:lvlText w:val="%4."/>
      <w:lvlJc w:val="left"/>
      <w:pPr>
        <w:ind w:left="2880" w:hanging="360"/>
      </w:pPr>
    </w:lvl>
    <w:lvl w:ilvl="4" w:tplc="A3E62A2A">
      <w:start w:val="1"/>
      <w:numFmt w:val="lowerLetter"/>
      <w:lvlText w:val="%5."/>
      <w:lvlJc w:val="left"/>
      <w:pPr>
        <w:ind w:left="3600" w:hanging="360"/>
      </w:pPr>
    </w:lvl>
    <w:lvl w:ilvl="5" w:tplc="002E2956">
      <w:start w:val="1"/>
      <w:numFmt w:val="lowerRoman"/>
      <w:lvlText w:val="%6."/>
      <w:lvlJc w:val="right"/>
      <w:pPr>
        <w:ind w:left="4320" w:hanging="180"/>
      </w:pPr>
    </w:lvl>
    <w:lvl w:ilvl="6" w:tplc="312CD240">
      <w:start w:val="1"/>
      <w:numFmt w:val="decimal"/>
      <w:lvlText w:val="%7."/>
      <w:lvlJc w:val="left"/>
      <w:pPr>
        <w:ind w:left="5040" w:hanging="360"/>
      </w:pPr>
    </w:lvl>
    <w:lvl w:ilvl="7" w:tplc="6BB6AC38">
      <w:start w:val="1"/>
      <w:numFmt w:val="lowerLetter"/>
      <w:lvlText w:val="%8."/>
      <w:lvlJc w:val="left"/>
      <w:pPr>
        <w:ind w:left="5760" w:hanging="360"/>
      </w:pPr>
    </w:lvl>
    <w:lvl w:ilvl="8" w:tplc="7D0216E2">
      <w:start w:val="1"/>
      <w:numFmt w:val="lowerRoman"/>
      <w:lvlText w:val="%9."/>
      <w:lvlJc w:val="right"/>
      <w:pPr>
        <w:ind w:left="6480" w:hanging="180"/>
      </w:pPr>
    </w:lvl>
  </w:abstractNum>
  <w:abstractNum w:abstractNumId="101" w15:restartNumberingAfterBreak="0">
    <w:nsid w:val="70BE7741"/>
    <w:multiLevelType w:val="hybridMultilevel"/>
    <w:tmpl w:val="02EA0DA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BD2267AE">
      <w:start w:val="1"/>
      <w:numFmt w:val="upperLetter"/>
      <w:lvlText w:val="%3."/>
      <w:lvlJc w:val="right"/>
      <w:pPr>
        <w:ind w:left="2160" w:hanging="180"/>
      </w:pPr>
      <w:rPr>
        <w:rFonts w:ascii="Arial" w:eastAsia="Calibri" w:hAnsi="Arial" w:cs="Times New Roman"/>
      </w:r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31825B8"/>
    <w:multiLevelType w:val="hybridMultilevel"/>
    <w:tmpl w:val="7318C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3F83937"/>
    <w:multiLevelType w:val="hybridMultilevel"/>
    <w:tmpl w:val="DD488EAA"/>
    <w:lvl w:ilvl="0" w:tplc="C89E13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5" w15:restartNumberingAfterBreak="0">
    <w:nsid w:val="75830338"/>
    <w:multiLevelType w:val="hybridMultilevel"/>
    <w:tmpl w:val="3A5A11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76090E28"/>
    <w:multiLevelType w:val="multilevel"/>
    <w:tmpl w:val="E048A4A6"/>
    <w:lvl w:ilvl="0">
      <w:start w:val="1"/>
      <w:numFmt w:val="lowerLetter"/>
      <w:lvlText w:val="%1."/>
      <w:lvlJc w:val="left"/>
      <w:pPr>
        <w:ind w:left="1296" w:hanging="576"/>
      </w:pPr>
      <w:rPr>
        <w:rFonts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7" w15:restartNumberingAfterBreak="0">
    <w:nsid w:val="763C3893"/>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8" w15:restartNumberingAfterBreak="0">
    <w:nsid w:val="77FB1F17"/>
    <w:multiLevelType w:val="hybridMultilevel"/>
    <w:tmpl w:val="F6886D3C"/>
    <w:lvl w:ilvl="0" w:tplc="0A302E7A">
      <w:start w:val="1"/>
      <w:numFmt w:val="decimal"/>
      <w:lvlText w:val="%1."/>
      <w:lvlJc w:val="left"/>
      <w:pPr>
        <w:ind w:left="1020" w:hanging="360"/>
      </w:pPr>
    </w:lvl>
    <w:lvl w:ilvl="1" w:tplc="4F2A8B12">
      <w:start w:val="1"/>
      <w:numFmt w:val="decimal"/>
      <w:lvlText w:val="%2."/>
      <w:lvlJc w:val="left"/>
      <w:pPr>
        <w:ind w:left="1020" w:hanging="360"/>
      </w:pPr>
    </w:lvl>
    <w:lvl w:ilvl="2" w:tplc="CDB051CC">
      <w:start w:val="1"/>
      <w:numFmt w:val="decimal"/>
      <w:lvlText w:val="%3."/>
      <w:lvlJc w:val="left"/>
      <w:pPr>
        <w:ind w:left="1020" w:hanging="360"/>
      </w:pPr>
    </w:lvl>
    <w:lvl w:ilvl="3" w:tplc="67DCE350">
      <w:start w:val="1"/>
      <w:numFmt w:val="decimal"/>
      <w:lvlText w:val="%4."/>
      <w:lvlJc w:val="left"/>
      <w:pPr>
        <w:ind w:left="1020" w:hanging="360"/>
      </w:pPr>
    </w:lvl>
    <w:lvl w:ilvl="4" w:tplc="222658DC">
      <w:start w:val="1"/>
      <w:numFmt w:val="decimal"/>
      <w:lvlText w:val="%5."/>
      <w:lvlJc w:val="left"/>
      <w:pPr>
        <w:ind w:left="1020" w:hanging="360"/>
      </w:pPr>
    </w:lvl>
    <w:lvl w:ilvl="5" w:tplc="86BC5A46">
      <w:start w:val="1"/>
      <w:numFmt w:val="decimal"/>
      <w:lvlText w:val="%6."/>
      <w:lvlJc w:val="left"/>
      <w:pPr>
        <w:ind w:left="1020" w:hanging="360"/>
      </w:pPr>
    </w:lvl>
    <w:lvl w:ilvl="6" w:tplc="B0B4787C">
      <w:start w:val="1"/>
      <w:numFmt w:val="decimal"/>
      <w:lvlText w:val="%7."/>
      <w:lvlJc w:val="left"/>
      <w:pPr>
        <w:ind w:left="1020" w:hanging="360"/>
      </w:pPr>
    </w:lvl>
    <w:lvl w:ilvl="7" w:tplc="ACB65014">
      <w:start w:val="1"/>
      <w:numFmt w:val="decimal"/>
      <w:lvlText w:val="%8."/>
      <w:lvlJc w:val="left"/>
      <w:pPr>
        <w:ind w:left="1020" w:hanging="360"/>
      </w:pPr>
    </w:lvl>
    <w:lvl w:ilvl="8" w:tplc="A8488290">
      <w:start w:val="1"/>
      <w:numFmt w:val="decimal"/>
      <w:lvlText w:val="%9."/>
      <w:lvlJc w:val="left"/>
      <w:pPr>
        <w:ind w:left="1020" w:hanging="360"/>
      </w:pPr>
    </w:lvl>
  </w:abstractNum>
  <w:abstractNum w:abstractNumId="109" w15:restartNumberingAfterBreak="0">
    <w:nsid w:val="78A5ABFD"/>
    <w:multiLevelType w:val="hybridMultilevel"/>
    <w:tmpl w:val="FFFFFFFF"/>
    <w:lvl w:ilvl="0" w:tplc="6FB85812">
      <w:start w:val="1"/>
      <w:numFmt w:val="bullet"/>
      <w:lvlText w:val=""/>
      <w:lvlJc w:val="left"/>
      <w:pPr>
        <w:ind w:left="720" w:hanging="360"/>
      </w:pPr>
      <w:rPr>
        <w:rFonts w:ascii="Symbol" w:hAnsi="Symbol" w:hint="default"/>
      </w:rPr>
    </w:lvl>
    <w:lvl w:ilvl="1" w:tplc="FF7E3A22">
      <w:start w:val="1"/>
      <w:numFmt w:val="bullet"/>
      <w:lvlText w:val="o"/>
      <w:lvlJc w:val="left"/>
      <w:pPr>
        <w:ind w:left="1440" w:hanging="360"/>
      </w:pPr>
      <w:rPr>
        <w:rFonts w:ascii="Courier New" w:hAnsi="Courier New" w:hint="default"/>
      </w:rPr>
    </w:lvl>
    <w:lvl w:ilvl="2" w:tplc="80A48ED2">
      <w:start w:val="1"/>
      <w:numFmt w:val="bullet"/>
      <w:lvlText w:val=""/>
      <w:lvlJc w:val="left"/>
      <w:pPr>
        <w:ind w:left="2160" w:hanging="360"/>
      </w:pPr>
      <w:rPr>
        <w:rFonts w:ascii="Wingdings" w:hAnsi="Wingdings" w:hint="default"/>
      </w:rPr>
    </w:lvl>
    <w:lvl w:ilvl="3" w:tplc="A0F69ACA">
      <w:start w:val="1"/>
      <w:numFmt w:val="bullet"/>
      <w:lvlText w:val=""/>
      <w:lvlJc w:val="left"/>
      <w:pPr>
        <w:ind w:left="2880" w:hanging="360"/>
      </w:pPr>
      <w:rPr>
        <w:rFonts w:ascii="Symbol" w:hAnsi="Symbol" w:hint="default"/>
      </w:rPr>
    </w:lvl>
    <w:lvl w:ilvl="4" w:tplc="B7E68A86">
      <w:start w:val="1"/>
      <w:numFmt w:val="bullet"/>
      <w:lvlText w:val="o"/>
      <w:lvlJc w:val="left"/>
      <w:pPr>
        <w:ind w:left="3600" w:hanging="360"/>
      </w:pPr>
      <w:rPr>
        <w:rFonts w:ascii="Courier New" w:hAnsi="Courier New" w:hint="default"/>
      </w:rPr>
    </w:lvl>
    <w:lvl w:ilvl="5" w:tplc="BDC60780">
      <w:start w:val="1"/>
      <w:numFmt w:val="bullet"/>
      <w:lvlText w:val=""/>
      <w:lvlJc w:val="left"/>
      <w:pPr>
        <w:ind w:left="4320" w:hanging="360"/>
      </w:pPr>
      <w:rPr>
        <w:rFonts w:ascii="Wingdings" w:hAnsi="Wingdings" w:hint="default"/>
      </w:rPr>
    </w:lvl>
    <w:lvl w:ilvl="6" w:tplc="36221A02">
      <w:start w:val="1"/>
      <w:numFmt w:val="bullet"/>
      <w:lvlText w:val=""/>
      <w:lvlJc w:val="left"/>
      <w:pPr>
        <w:ind w:left="5040" w:hanging="360"/>
      </w:pPr>
      <w:rPr>
        <w:rFonts w:ascii="Symbol" w:hAnsi="Symbol" w:hint="default"/>
      </w:rPr>
    </w:lvl>
    <w:lvl w:ilvl="7" w:tplc="1F3457A0">
      <w:start w:val="1"/>
      <w:numFmt w:val="bullet"/>
      <w:lvlText w:val="o"/>
      <w:lvlJc w:val="left"/>
      <w:pPr>
        <w:ind w:left="5760" w:hanging="360"/>
      </w:pPr>
      <w:rPr>
        <w:rFonts w:ascii="Courier New" w:hAnsi="Courier New" w:hint="default"/>
      </w:rPr>
    </w:lvl>
    <w:lvl w:ilvl="8" w:tplc="E7CE5998">
      <w:start w:val="1"/>
      <w:numFmt w:val="bullet"/>
      <w:lvlText w:val=""/>
      <w:lvlJc w:val="left"/>
      <w:pPr>
        <w:ind w:left="6480" w:hanging="360"/>
      </w:pPr>
      <w:rPr>
        <w:rFonts w:ascii="Wingdings" w:hAnsi="Wingdings" w:hint="default"/>
      </w:rPr>
    </w:lvl>
  </w:abstractNum>
  <w:abstractNum w:abstractNumId="110" w15:restartNumberingAfterBreak="0">
    <w:nsid w:val="792431B6"/>
    <w:multiLevelType w:val="hybridMultilevel"/>
    <w:tmpl w:val="8ACAE8C6"/>
    <w:lvl w:ilvl="0" w:tplc="825446A6">
      <w:start w:val="1"/>
      <w:numFmt w:val="decimal"/>
      <w:lvlText w:val="%1."/>
      <w:lvlJc w:val="left"/>
      <w:pPr>
        <w:ind w:left="1440" w:hanging="360"/>
      </w:pPr>
    </w:lvl>
    <w:lvl w:ilvl="1" w:tplc="BBEA9E2C">
      <w:start w:val="1"/>
      <w:numFmt w:val="decimal"/>
      <w:lvlText w:val="%2."/>
      <w:lvlJc w:val="left"/>
      <w:pPr>
        <w:ind w:left="1440" w:hanging="360"/>
      </w:pPr>
    </w:lvl>
    <w:lvl w:ilvl="2" w:tplc="7CFAEFCE">
      <w:start w:val="1"/>
      <w:numFmt w:val="decimal"/>
      <w:lvlText w:val="%3."/>
      <w:lvlJc w:val="left"/>
      <w:pPr>
        <w:ind w:left="1440" w:hanging="360"/>
      </w:pPr>
    </w:lvl>
    <w:lvl w:ilvl="3" w:tplc="5878607E">
      <w:start w:val="1"/>
      <w:numFmt w:val="decimal"/>
      <w:lvlText w:val="%4."/>
      <w:lvlJc w:val="left"/>
      <w:pPr>
        <w:ind w:left="1440" w:hanging="360"/>
      </w:pPr>
    </w:lvl>
    <w:lvl w:ilvl="4" w:tplc="1FA8F980">
      <w:start w:val="1"/>
      <w:numFmt w:val="decimal"/>
      <w:lvlText w:val="%5."/>
      <w:lvlJc w:val="left"/>
      <w:pPr>
        <w:ind w:left="1440" w:hanging="360"/>
      </w:pPr>
    </w:lvl>
    <w:lvl w:ilvl="5" w:tplc="2D8CCD58">
      <w:start w:val="1"/>
      <w:numFmt w:val="decimal"/>
      <w:lvlText w:val="%6."/>
      <w:lvlJc w:val="left"/>
      <w:pPr>
        <w:ind w:left="1440" w:hanging="360"/>
      </w:pPr>
    </w:lvl>
    <w:lvl w:ilvl="6" w:tplc="377872DC">
      <w:start w:val="1"/>
      <w:numFmt w:val="decimal"/>
      <w:lvlText w:val="%7."/>
      <w:lvlJc w:val="left"/>
      <w:pPr>
        <w:ind w:left="1440" w:hanging="360"/>
      </w:pPr>
    </w:lvl>
    <w:lvl w:ilvl="7" w:tplc="E674944A">
      <w:start w:val="1"/>
      <w:numFmt w:val="decimal"/>
      <w:lvlText w:val="%8."/>
      <w:lvlJc w:val="left"/>
      <w:pPr>
        <w:ind w:left="1440" w:hanging="360"/>
      </w:pPr>
    </w:lvl>
    <w:lvl w:ilvl="8" w:tplc="7084DBA0">
      <w:start w:val="1"/>
      <w:numFmt w:val="decimal"/>
      <w:lvlText w:val="%9."/>
      <w:lvlJc w:val="left"/>
      <w:pPr>
        <w:ind w:left="1440" w:hanging="360"/>
      </w:pPr>
    </w:lvl>
  </w:abstractNum>
  <w:abstractNum w:abstractNumId="111" w15:restartNumberingAfterBreak="0">
    <w:nsid w:val="79503FBE"/>
    <w:multiLevelType w:val="multilevel"/>
    <w:tmpl w:val="3F786D90"/>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112" w15:restartNumberingAfterBreak="0">
    <w:nsid w:val="79661F94"/>
    <w:multiLevelType w:val="hybridMultilevel"/>
    <w:tmpl w:val="D5DABE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7D057B06"/>
    <w:multiLevelType w:val="hybridMultilevel"/>
    <w:tmpl w:val="3DE49E5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DA1C1676">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D4875ED"/>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5" w15:restartNumberingAfterBreak="0">
    <w:nsid w:val="7D947843"/>
    <w:multiLevelType w:val="hybridMultilevel"/>
    <w:tmpl w:val="C532A758"/>
    <w:lvl w:ilvl="0" w:tplc="DC8A1980">
      <w:start w:val="1"/>
      <w:numFmt w:val="upperLetter"/>
      <w:lvlText w:val="%1."/>
      <w:lvlJc w:val="left"/>
      <w:pPr>
        <w:ind w:left="1080" w:hanging="360"/>
      </w:pPr>
      <w:rPr>
        <w:rFonts w:eastAsia="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7DB905B6"/>
    <w:multiLevelType w:val="hybridMultilevel"/>
    <w:tmpl w:val="77EC0B24"/>
    <w:lvl w:ilvl="0" w:tplc="CECC18AC">
      <w:start w:val="1"/>
      <w:numFmt w:val="decimal"/>
      <w:lvlText w:val="%1."/>
      <w:lvlJc w:val="left"/>
      <w:pPr>
        <w:ind w:left="720" w:hanging="360"/>
      </w:pPr>
    </w:lvl>
    <w:lvl w:ilvl="1" w:tplc="DD34C48A">
      <w:start w:val="1"/>
      <w:numFmt w:val="decimal"/>
      <w:lvlText w:val="%2."/>
      <w:lvlJc w:val="left"/>
      <w:pPr>
        <w:ind w:left="720" w:hanging="360"/>
      </w:pPr>
    </w:lvl>
    <w:lvl w:ilvl="2" w:tplc="842036D8">
      <w:start w:val="1"/>
      <w:numFmt w:val="decimal"/>
      <w:lvlText w:val="%3."/>
      <w:lvlJc w:val="left"/>
      <w:pPr>
        <w:ind w:left="720" w:hanging="360"/>
      </w:pPr>
    </w:lvl>
    <w:lvl w:ilvl="3" w:tplc="64A43F78">
      <w:start w:val="1"/>
      <w:numFmt w:val="decimal"/>
      <w:lvlText w:val="%4."/>
      <w:lvlJc w:val="left"/>
      <w:pPr>
        <w:ind w:left="720" w:hanging="360"/>
      </w:pPr>
    </w:lvl>
    <w:lvl w:ilvl="4" w:tplc="70A838AC">
      <w:start w:val="1"/>
      <w:numFmt w:val="decimal"/>
      <w:lvlText w:val="%5."/>
      <w:lvlJc w:val="left"/>
      <w:pPr>
        <w:ind w:left="720" w:hanging="360"/>
      </w:pPr>
    </w:lvl>
    <w:lvl w:ilvl="5" w:tplc="A73E761C">
      <w:start w:val="1"/>
      <w:numFmt w:val="decimal"/>
      <w:lvlText w:val="%6."/>
      <w:lvlJc w:val="left"/>
      <w:pPr>
        <w:ind w:left="720" w:hanging="360"/>
      </w:pPr>
    </w:lvl>
    <w:lvl w:ilvl="6" w:tplc="78A85858">
      <w:start w:val="1"/>
      <w:numFmt w:val="decimal"/>
      <w:lvlText w:val="%7."/>
      <w:lvlJc w:val="left"/>
      <w:pPr>
        <w:ind w:left="720" w:hanging="360"/>
      </w:pPr>
    </w:lvl>
    <w:lvl w:ilvl="7" w:tplc="B052BF7A">
      <w:start w:val="1"/>
      <w:numFmt w:val="decimal"/>
      <w:lvlText w:val="%8."/>
      <w:lvlJc w:val="left"/>
      <w:pPr>
        <w:ind w:left="720" w:hanging="360"/>
      </w:pPr>
    </w:lvl>
    <w:lvl w:ilvl="8" w:tplc="1E5284DA">
      <w:start w:val="1"/>
      <w:numFmt w:val="decimal"/>
      <w:lvlText w:val="%9."/>
      <w:lvlJc w:val="left"/>
      <w:pPr>
        <w:ind w:left="720" w:hanging="360"/>
      </w:pPr>
    </w:lvl>
  </w:abstractNum>
  <w:abstractNum w:abstractNumId="117" w15:restartNumberingAfterBreak="0">
    <w:nsid w:val="7E0437C3"/>
    <w:multiLevelType w:val="hybridMultilevel"/>
    <w:tmpl w:val="82BE3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F1767DA"/>
    <w:multiLevelType w:val="hybridMultilevel"/>
    <w:tmpl w:val="ED463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FF7798C"/>
    <w:multiLevelType w:val="hybridMultilevel"/>
    <w:tmpl w:val="B34C15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709645237">
    <w:abstractNumId w:val="94"/>
  </w:num>
  <w:num w:numId="2" w16cid:durableId="75834213">
    <w:abstractNumId w:val="104"/>
  </w:num>
  <w:num w:numId="3" w16cid:durableId="1322196864">
    <w:abstractNumId w:val="48"/>
  </w:num>
  <w:num w:numId="4" w16cid:durableId="39482184">
    <w:abstractNumId w:val="48"/>
    <w:lvlOverride w:ilvl="0">
      <w:startOverride w:val="1"/>
    </w:lvlOverride>
  </w:num>
  <w:num w:numId="5" w16cid:durableId="1058629797">
    <w:abstractNumId w:val="13"/>
  </w:num>
  <w:num w:numId="6" w16cid:durableId="663123882">
    <w:abstractNumId w:val="60"/>
  </w:num>
  <w:num w:numId="7" w16cid:durableId="1486892856">
    <w:abstractNumId w:val="17"/>
  </w:num>
  <w:num w:numId="8" w16cid:durableId="1399403059">
    <w:abstractNumId w:val="81"/>
  </w:num>
  <w:num w:numId="9" w16cid:durableId="1963607028">
    <w:abstractNumId w:val="29"/>
  </w:num>
  <w:num w:numId="10" w16cid:durableId="749472426">
    <w:abstractNumId w:val="39"/>
  </w:num>
  <w:num w:numId="11" w16cid:durableId="398015984">
    <w:abstractNumId w:val="38"/>
  </w:num>
  <w:num w:numId="12" w16cid:durableId="1172987330">
    <w:abstractNumId w:val="114"/>
  </w:num>
  <w:num w:numId="13" w16cid:durableId="1189179024">
    <w:abstractNumId w:val="19"/>
  </w:num>
  <w:num w:numId="14" w16cid:durableId="1219629587">
    <w:abstractNumId w:val="90"/>
  </w:num>
  <w:num w:numId="15" w16cid:durableId="1660960814">
    <w:abstractNumId w:val="98"/>
  </w:num>
  <w:num w:numId="16" w16cid:durableId="1078550317">
    <w:abstractNumId w:val="106"/>
  </w:num>
  <w:num w:numId="17" w16cid:durableId="2051613792">
    <w:abstractNumId w:val="42"/>
  </w:num>
  <w:num w:numId="18" w16cid:durableId="1424179709">
    <w:abstractNumId w:val="16"/>
  </w:num>
  <w:num w:numId="19" w16cid:durableId="443354651">
    <w:abstractNumId w:val="111"/>
  </w:num>
  <w:num w:numId="20" w16cid:durableId="1527138548">
    <w:abstractNumId w:val="73"/>
  </w:num>
  <w:num w:numId="21" w16cid:durableId="1547719548">
    <w:abstractNumId w:val="66"/>
  </w:num>
  <w:num w:numId="22" w16cid:durableId="767114300">
    <w:abstractNumId w:val="34"/>
  </w:num>
  <w:num w:numId="23" w16cid:durableId="914896125">
    <w:abstractNumId w:val="84"/>
  </w:num>
  <w:num w:numId="24" w16cid:durableId="104347856">
    <w:abstractNumId w:val="71"/>
  </w:num>
  <w:num w:numId="25" w16cid:durableId="1197545545">
    <w:abstractNumId w:val="118"/>
  </w:num>
  <w:num w:numId="26" w16cid:durableId="883712932">
    <w:abstractNumId w:val="8"/>
  </w:num>
  <w:num w:numId="27" w16cid:durableId="709762937">
    <w:abstractNumId w:val="102"/>
  </w:num>
  <w:num w:numId="28" w16cid:durableId="1285888905">
    <w:abstractNumId w:val="68"/>
  </w:num>
  <w:num w:numId="29" w16cid:durableId="1898667360">
    <w:abstractNumId w:val="63"/>
  </w:num>
  <w:num w:numId="30" w16cid:durableId="1222521555">
    <w:abstractNumId w:val="65"/>
  </w:num>
  <w:num w:numId="31" w16cid:durableId="1644504214">
    <w:abstractNumId w:val="23"/>
  </w:num>
  <w:num w:numId="32" w16cid:durableId="153225562">
    <w:abstractNumId w:val="40"/>
  </w:num>
  <w:num w:numId="33" w16cid:durableId="1299336995">
    <w:abstractNumId w:val="27"/>
  </w:num>
  <w:num w:numId="34" w16cid:durableId="1699161078">
    <w:abstractNumId w:val="41"/>
  </w:num>
  <w:num w:numId="35" w16cid:durableId="1462848355">
    <w:abstractNumId w:val="97"/>
  </w:num>
  <w:num w:numId="36" w16cid:durableId="350687293">
    <w:abstractNumId w:val="92"/>
  </w:num>
  <w:num w:numId="37" w16cid:durableId="431632512">
    <w:abstractNumId w:val="109"/>
  </w:num>
  <w:num w:numId="38" w16cid:durableId="1317876354">
    <w:abstractNumId w:val="28"/>
  </w:num>
  <w:num w:numId="39" w16cid:durableId="34277023">
    <w:abstractNumId w:val="103"/>
  </w:num>
  <w:num w:numId="40" w16cid:durableId="1333294542">
    <w:abstractNumId w:val="62"/>
  </w:num>
  <w:num w:numId="41" w16cid:durableId="641466415">
    <w:abstractNumId w:val="86"/>
  </w:num>
  <w:num w:numId="42" w16cid:durableId="1027828680">
    <w:abstractNumId w:val="22"/>
  </w:num>
  <w:num w:numId="43" w16cid:durableId="320932343">
    <w:abstractNumId w:val="100"/>
  </w:num>
  <w:num w:numId="44" w16cid:durableId="109858896">
    <w:abstractNumId w:val="26"/>
  </w:num>
  <w:num w:numId="45" w16cid:durableId="1679190824">
    <w:abstractNumId w:val="55"/>
  </w:num>
  <w:num w:numId="46" w16cid:durableId="996610635">
    <w:abstractNumId w:val="105"/>
  </w:num>
  <w:num w:numId="47" w16cid:durableId="61829575">
    <w:abstractNumId w:val="74"/>
  </w:num>
  <w:num w:numId="48" w16cid:durableId="953440515">
    <w:abstractNumId w:val="1"/>
  </w:num>
  <w:num w:numId="49" w16cid:durableId="310672834">
    <w:abstractNumId w:val="117"/>
  </w:num>
  <w:num w:numId="50" w16cid:durableId="1415854467">
    <w:abstractNumId w:val="70"/>
  </w:num>
  <w:num w:numId="51" w16cid:durableId="431096426">
    <w:abstractNumId w:val="33"/>
  </w:num>
  <w:num w:numId="52" w16cid:durableId="1373383198">
    <w:abstractNumId w:val="56"/>
  </w:num>
  <w:num w:numId="53" w16cid:durableId="1842039650">
    <w:abstractNumId w:val="95"/>
  </w:num>
  <w:num w:numId="54" w16cid:durableId="1162741870">
    <w:abstractNumId w:val="54"/>
  </w:num>
  <w:num w:numId="55" w16cid:durableId="599146015">
    <w:abstractNumId w:val="79"/>
  </w:num>
  <w:num w:numId="56" w16cid:durableId="1777602200">
    <w:abstractNumId w:val="78"/>
  </w:num>
  <w:num w:numId="57" w16cid:durableId="93326224">
    <w:abstractNumId w:val="72"/>
  </w:num>
  <w:num w:numId="58" w16cid:durableId="1290697663">
    <w:abstractNumId w:val="32"/>
  </w:num>
  <w:num w:numId="59" w16cid:durableId="599069109">
    <w:abstractNumId w:val="96"/>
  </w:num>
  <w:num w:numId="60" w16cid:durableId="1906063216">
    <w:abstractNumId w:val="77"/>
  </w:num>
  <w:num w:numId="61" w16cid:durableId="174227132">
    <w:abstractNumId w:val="119"/>
  </w:num>
  <w:num w:numId="62" w16cid:durableId="1352414495">
    <w:abstractNumId w:val="5"/>
  </w:num>
  <w:num w:numId="63" w16cid:durableId="721707620">
    <w:abstractNumId w:val="99"/>
  </w:num>
  <w:num w:numId="64" w16cid:durableId="1852915039">
    <w:abstractNumId w:val="44"/>
  </w:num>
  <w:num w:numId="65" w16cid:durableId="796140549">
    <w:abstractNumId w:val="113"/>
  </w:num>
  <w:num w:numId="66" w16cid:durableId="113450768">
    <w:abstractNumId w:val="24"/>
  </w:num>
  <w:num w:numId="67" w16cid:durableId="76944347">
    <w:abstractNumId w:val="9"/>
  </w:num>
  <w:num w:numId="68" w16cid:durableId="1602106027">
    <w:abstractNumId w:val="93"/>
  </w:num>
  <w:num w:numId="69" w16cid:durableId="95366673">
    <w:abstractNumId w:val="89"/>
  </w:num>
  <w:num w:numId="70" w16cid:durableId="78400905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31653944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463960688">
    <w:abstractNumId w:val="82"/>
  </w:num>
  <w:num w:numId="73" w16cid:durableId="1325358146">
    <w:abstractNumId w:val="58"/>
  </w:num>
  <w:num w:numId="74" w16cid:durableId="174467050">
    <w:abstractNumId w:val="36"/>
  </w:num>
  <w:num w:numId="75" w16cid:durableId="2022585303">
    <w:abstractNumId w:val="3"/>
  </w:num>
  <w:num w:numId="76" w16cid:durableId="1917518496">
    <w:abstractNumId w:val="101"/>
  </w:num>
  <w:num w:numId="77" w16cid:durableId="1517234812">
    <w:abstractNumId w:val="12"/>
  </w:num>
  <w:num w:numId="78" w16cid:durableId="175386944">
    <w:abstractNumId w:val="14"/>
  </w:num>
  <w:num w:numId="79" w16cid:durableId="370885618">
    <w:abstractNumId w:val="6"/>
  </w:num>
  <w:num w:numId="80" w16cid:durableId="1535079303">
    <w:abstractNumId w:val="45"/>
  </w:num>
  <w:num w:numId="81" w16cid:durableId="1250770597">
    <w:abstractNumId w:val="120"/>
  </w:num>
  <w:num w:numId="82" w16cid:durableId="1882207424">
    <w:abstractNumId w:val="50"/>
    <w:lvlOverride w:ilvl="0"/>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747874393">
    <w:abstractNumId w:val="115"/>
  </w:num>
  <w:num w:numId="84" w16cid:durableId="173913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52092662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71847716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60773198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4443544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394548714">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609554401">
    <w:abstractNumId w:val="112"/>
  </w:num>
  <w:num w:numId="91" w16cid:durableId="1307318672">
    <w:abstractNumId w:val="43"/>
  </w:num>
  <w:num w:numId="92" w16cid:durableId="1591962199">
    <w:abstractNumId w:val="88"/>
  </w:num>
  <w:num w:numId="93" w16cid:durableId="1863200673">
    <w:abstractNumId w:val="83"/>
  </w:num>
  <w:num w:numId="94" w16cid:durableId="1865555636">
    <w:abstractNumId w:val="64"/>
  </w:num>
  <w:num w:numId="95" w16cid:durableId="438919202">
    <w:abstractNumId w:val="10"/>
  </w:num>
  <w:num w:numId="96" w16cid:durableId="131680615">
    <w:abstractNumId w:val="35"/>
  </w:num>
  <w:num w:numId="97" w16cid:durableId="351999343">
    <w:abstractNumId w:val="21"/>
  </w:num>
  <w:num w:numId="98" w16cid:durableId="931011886">
    <w:abstractNumId w:val="87"/>
  </w:num>
  <w:num w:numId="99" w16cid:durableId="2136827034">
    <w:abstractNumId w:val="67"/>
  </w:num>
  <w:num w:numId="100" w16cid:durableId="1171875890">
    <w:abstractNumId w:val="57"/>
  </w:num>
  <w:num w:numId="101" w16cid:durableId="1619222387">
    <w:abstractNumId w:val="11"/>
  </w:num>
  <w:num w:numId="102" w16cid:durableId="1980265279">
    <w:abstractNumId w:val="0"/>
  </w:num>
  <w:num w:numId="103" w16cid:durableId="550926113">
    <w:abstractNumId w:val="80"/>
  </w:num>
  <w:num w:numId="104" w16cid:durableId="313148536">
    <w:abstractNumId w:val="91"/>
  </w:num>
  <w:num w:numId="105" w16cid:durableId="56823848">
    <w:abstractNumId w:val="69"/>
  </w:num>
  <w:num w:numId="106" w16cid:durableId="1202716919">
    <w:abstractNumId w:val="7"/>
  </w:num>
  <w:num w:numId="107" w16cid:durableId="611594665">
    <w:abstractNumId w:val="53"/>
  </w:num>
  <w:num w:numId="108" w16cid:durableId="612708042">
    <w:abstractNumId w:val="20"/>
  </w:num>
  <w:num w:numId="109" w16cid:durableId="20402310">
    <w:abstractNumId w:val="31"/>
  </w:num>
  <w:num w:numId="110" w16cid:durableId="1274629944">
    <w:abstractNumId w:val="51"/>
  </w:num>
  <w:num w:numId="111" w16cid:durableId="624392645">
    <w:abstractNumId w:val="59"/>
  </w:num>
  <w:num w:numId="112" w16cid:durableId="2070806669">
    <w:abstractNumId w:val="2"/>
  </w:num>
  <w:num w:numId="113" w16cid:durableId="175463368">
    <w:abstractNumId w:val="110"/>
  </w:num>
  <w:num w:numId="114" w16cid:durableId="1158424220">
    <w:abstractNumId w:val="47"/>
  </w:num>
  <w:num w:numId="115" w16cid:durableId="1071468006">
    <w:abstractNumId w:val="15"/>
  </w:num>
  <w:num w:numId="116" w16cid:durableId="944270368">
    <w:abstractNumId w:val="108"/>
  </w:num>
  <w:num w:numId="117" w16cid:durableId="145558870">
    <w:abstractNumId w:val="116"/>
  </w:num>
  <w:num w:numId="118" w16cid:durableId="1074165524">
    <w:abstractNumId w:val="61"/>
  </w:num>
  <w:num w:numId="119" w16cid:durableId="1586646287">
    <w:abstractNumId w:val="76"/>
  </w:num>
  <w:num w:numId="120" w16cid:durableId="556357729">
    <w:abstractNumId w:val="75"/>
  </w:num>
  <w:num w:numId="121" w16cid:durableId="2095586211">
    <w:abstractNumId w:val="25"/>
  </w:num>
  <w:num w:numId="122" w16cid:durableId="1708219183">
    <w:abstractNumId w:val="4"/>
  </w:num>
  <w:num w:numId="123" w16cid:durableId="683409801">
    <w:abstractNumId w:val="107"/>
  </w:num>
  <w:numIdMacAtCleanup w:val="1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wad, Mario">
    <w15:presenceInfo w15:providerId="AD" w15:userId="S::Mario.Awad@va.gov::355dea78-5de1-4bda-9e3c-9924e488c7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trackRevisions/>
  <w:defaultTabStop w:val="720"/>
  <w:drawingGridHorizontalSpacing w:val="120"/>
  <w:displayHorizontalDrawingGridEvery w:val="2"/>
  <w:characterSpacingControl w:val="doNotCompress"/>
  <w:hdrShapeDefaults>
    <o:shapedefaults v:ext="edit" spidmax="2052"/>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D4F"/>
    <w:rsid w:val="00000E1E"/>
    <w:rsid w:val="000019FE"/>
    <w:rsid w:val="0000225C"/>
    <w:rsid w:val="00002882"/>
    <w:rsid w:val="00002924"/>
    <w:rsid w:val="00002977"/>
    <w:rsid w:val="00004F0E"/>
    <w:rsid w:val="0000506C"/>
    <w:rsid w:val="00006BD1"/>
    <w:rsid w:val="000104AE"/>
    <w:rsid w:val="0001055A"/>
    <w:rsid w:val="00011330"/>
    <w:rsid w:val="000117E8"/>
    <w:rsid w:val="000127E4"/>
    <w:rsid w:val="00012900"/>
    <w:rsid w:val="00012DD9"/>
    <w:rsid w:val="00012F9A"/>
    <w:rsid w:val="00013259"/>
    <w:rsid w:val="00013486"/>
    <w:rsid w:val="0001454D"/>
    <w:rsid w:val="000147C6"/>
    <w:rsid w:val="00014A27"/>
    <w:rsid w:val="00016824"/>
    <w:rsid w:val="00016C6D"/>
    <w:rsid w:val="0001754C"/>
    <w:rsid w:val="00020E45"/>
    <w:rsid w:val="00021410"/>
    <w:rsid w:val="0002143C"/>
    <w:rsid w:val="000216E1"/>
    <w:rsid w:val="00021ADC"/>
    <w:rsid w:val="00021D4A"/>
    <w:rsid w:val="00022B42"/>
    <w:rsid w:val="00022E36"/>
    <w:rsid w:val="00025EBC"/>
    <w:rsid w:val="000261A4"/>
    <w:rsid w:val="000272C3"/>
    <w:rsid w:val="000302D5"/>
    <w:rsid w:val="00031146"/>
    <w:rsid w:val="0003134D"/>
    <w:rsid w:val="0003193C"/>
    <w:rsid w:val="00031DE0"/>
    <w:rsid w:val="00034689"/>
    <w:rsid w:val="00034C4E"/>
    <w:rsid w:val="00034E45"/>
    <w:rsid w:val="00035445"/>
    <w:rsid w:val="000362AE"/>
    <w:rsid w:val="00036771"/>
    <w:rsid w:val="00036F34"/>
    <w:rsid w:val="000374C8"/>
    <w:rsid w:val="0004029F"/>
    <w:rsid w:val="00041345"/>
    <w:rsid w:val="000418C9"/>
    <w:rsid w:val="0004196F"/>
    <w:rsid w:val="00041A6E"/>
    <w:rsid w:val="00043310"/>
    <w:rsid w:val="0004410D"/>
    <w:rsid w:val="000454E0"/>
    <w:rsid w:val="00045892"/>
    <w:rsid w:val="0004638E"/>
    <w:rsid w:val="00047094"/>
    <w:rsid w:val="00050885"/>
    <w:rsid w:val="00050925"/>
    <w:rsid w:val="00050E52"/>
    <w:rsid w:val="00052389"/>
    <w:rsid w:val="00052AE1"/>
    <w:rsid w:val="000535C9"/>
    <w:rsid w:val="00054246"/>
    <w:rsid w:val="0005460E"/>
    <w:rsid w:val="00054ECF"/>
    <w:rsid w:val="000554B4"/>
    <w:rsid w:val="000557E4"/>
    <w:rsid w:val="00055BAA"/>
    <w:rsid w:val="00056CD7"/>
    <w:rsid w:val="000570C9"/>
    <w:rsid w:val="00057BB9"/>
    <w:rsid w:val="00060B1F"/>
    <w:rsid w:val="00061C14"/>
    <w:rsid w:val="0006208D"/>
    <w:rsid w:val="00064B16"/>
    <w:rsid w:val="00065C9D"/>
    <w:rsid w:val="00065E92"/>
    <w:rsid w:val="00065EE5"/>
    <w:rsid w:val="0006708A"/>
    <w:rsid w:val="000700BE"/>
    <w:rsid w:val="000703E9"/>
    <w:rsid w:val="000705C2"/>
    <w:rsid w:val="00071450"/>
    <w:rsid w:val="00071AF3"/>
    <w:rsid w:val="00072684"/>
    <w:rsid w:val="00072786"/>
    <w:rsid w:val="00072A71"/>
    <w:rsid w:val="00072A8E"/>
    <w:rsid w:val="00072B0A"/>
    <w:rsid w:val="00073514"/>
    <w:rsid w:val="00074053"/>
    <w:rsid w:val="000745AB"/>
    <w:rsid w:val="00076C2F"/>
    <w:rsid w:val="0007709C"/>
    <w:rsid w:val="00080A13"/>
    <w:rsid w:val="00080D43"/>
    <w:rsid w:val="0008183F"/>
    <w:rsid w:val="00082305"/>
    <w:rsid w:val="000827B2"/>
    <w:rsid w:val="0008284C"/>
    <w:rsid w:val="00082DEB"/>
    <w:rsid w:val="0008376A"/>
    <w:rsid w:val="000900B3"/>
    <w:rsid w:val="00090D0D"/>
    <w:rsid w:val="00090D98"/>
    <w:rsid w:val="00091C73"/>
    <w:rsid w:val="00091D28"/>
    <w:rsid w:val="0009230E"/>
    <w:rsid w:val="000928CF"/>
    <w:rsid w:val="00092EF4"/>
    <w:rsid w:val="000942FD"/>
    <w:rsid w:val="00094AFD"/>
    <w:rsid w:val="000950F1"/>
    <w:rsid w:val="00097503"/>
    <w:rsid w:val="00097EA0"/>
    <w:rsid w:val="000A0906"/>
    <w:rsid w:val="000A171E"/>
    <w:rsid w:val="000A1EDD"/>
    <w:rsid w:val="000A234E"/>
    <w:rsid w:val="000A324F"/>
    <w:rsid w:val="000A37B2"/>
    <w:rsid w:val="000A55A1"/>
    <w:rsid w:val="000A5835"/>
    <w:rsid w:val="000A5B07"/>
    <w:rsid w:val="000B03B5"/>
    <w:rsid w:val="000B091A"/>
    <w:rsid w:val="000B0C10"/>
    <w:rsid w:val="000B2501"/>
    <w:rsid w:val="000B3FE6"/>
    <w:rsid w:val="000B5015"/>
    <w:rsid w:val="000B5CF2"/>
    <w:rsid w:val="000B72E2"/>
    <w:rsid w:val="000C100A"/>
    <w:rsid w:val="000C11CF"/>
    <w:rsid w:val="000C1546"/>
    <w:rsid w:val="000C1AC4"/>
    <w:rsid w:val="000C23EC"/>
    <w:rsid w:val="000C2802"/>
    <w:rsid w:val="000C2A3E"/>
    <w:rsid w:val="000C2E6B"/>
    <w:rsid w:val="000C35F4"/>
    <w:rsid w:val="000C3F7D"/>
    <w:rsid w:val="000C5060"/>
    <w:rsid w:val="000C6561"/>
    <w:rsid w:val="000D0901"/>
    <w:rsid w:val="000D0ABE"/>
    <w:rsid w:val="000D2460"/>
    <w:rsid w:val="000D26C9"/>
    <w:rsid w:val="000D2807"/>
    <w:rsid w:val="000D3048"/>
    <w:rsid w:val="000D37D1"/>
    <w:rsid w:val="000D3A2A"/>
    <w:rsid w:val="000D4552"/>
    <w:rsid w:val="000D5A21"/>
    <w:rsid w:val="000D763B"/>
    <w:rsid w:val="000D7E9C"/>
    <w:rsid w:val="000D7F14"/>
    <w:rsid w:val="000E01A8"/>
    <w:rsid w:val="000E08EA"/>
    <w:rsid w:val="000E0A3D"/>
    <w:rsid w:val="000E225E"/>
    <w:rsid w:val="000E291C"/>
    <w:rsid w:val="000E3112"/>
    <w:rsid w:val="000E4129"/>
    <w:rsid w:val="000E435C"/>
    <w:rsid w:val="000E5369"/>
    <w:rsid w:val="000E57B0"/>
    <w:rsid w:val="000E5B49"/>
    <w:rsid w:val="000E633B"/>
    <w:rsid w:val="000E670D"/>
    <w:rsid w:val="000E7228"/>
    <w:rsid w:val="000E7237"/>
    <w:rsid w:val="000E75B9"/>
    <w:rsid w:val="000F0120"/>
    <w:rsid w:val="000F0741"/>
    <w:rsid w:val="000F1579"/>
    <w:rsid w:val="000F2D3C"/>
    <w:rsid w:val="000F2D67"/>
    <w:rsid w:val="000F3DC3"/>
    <w:rsid w:val="000F42F5"/>
    <w:rsid w:val="000F467E"/>
    <w:rsid w:val="000F4DF6"/>
    <w:rsid w:val="000F5131"/>
    <w:rsid w:val="000F53CF"/>
    <w:rsid w:val="000F53FA"/>
    <w:rsid w:val="000F5CF2"/>
    <w:rsid w:val="000F5DDA"/>
    <w:rsid w:val="000F6E31"/>
    <w:rsid w:val="0010065E"/>
    <w:rsid w:val="001012D1"/>
    <w:rsid w:val="00101528"/>
    <w:rsid w:val="00101CE9"/>
    <w:rsid w:val="001028B3"/>
    <w:rsid w:val="00102A47"/>
    <w:rsid w:val="00103207"/>
    <w:rsid w:val="00103B33"/>
    <w:rsid w:val="00106423"/>
    <w:rsid w:val="0010683B"/>
    <w:rsid w:val="00106926"/>
    <w:rsid w:val="001076A7"/>
    <w:rsid w:val="001077A5"/>
    <w:rsid w:val="001078BA"/>
    <w:rsid w:val="001109A5"/>
    <w:rsid w:val="0011119E"/>
    <w:rsid w:val="001113F7"/>
    <w:rsid w:val="00111AE3"/>
    <w:rsid w:val="001135F1"/>
    <w:rsid w:val="00114C74"/>
    <w:rsid w:val="00116903"/>
    <w:rsid w:val="0011787B"/>
    <w:rsid w:val="00117A17"/>
    <w:rsid w:val="001202E5"/>
    <w:rsid w:val="001204B1"/>
    <w:rsid w:val="00120F2A"/>
    <w:rsid w:val="001216EA"/>
    <w:rsid w:val="001222FE"/>
    <w:rsid w:val="001223E3"/>
    <w:rsid w:val="00122A1F"/>
    <w:rsid w:val="00123928"/>
    <w:rsid w:val="00124D08"/>
    <w:rsid w:val="00124E9D"/>
    <w:rsid w:val="00124FB5"/>
    <w:rsid w:val="00125EDD"/>
    <w:rsid w:val="001260DD"/>
    <w:rsid w:val="00126376"/>
    <w:rsid w:val="00126DE0"/>
    <w:rsid w:val="00127577"/>
    <w:rsid w:val="00127E1D"/>
    <w:rsid w:val="00131303"/>
    <w:rsid w:val="001314B0"/>
    <w:rsid w:val="001320E8"/>
    <w:rsid w:val="0013236E"/>
    <w:rsid w:val="001325B3"/>
    <w:rsid w:val="0013308E"/>
    <w:rsid w:val="00133150"/>
    <w:rsid w:val="001336C8"/>
    <w:rsid w:val="001346F3"/>
    <w:rsid w:val="0013521D"/>
    <w:rsid w:val="00135273"/>
    <w:rsid w:val="00135314"/>
    <w:rsid w:val="00135FBB"/>
    <w:rsid w:val="00137A3C"/>
    <w:rsid w:val="00137B61"/>
    <w:rsid w:val="00140000"/>
    <w:rsid w:val="00140B73"/>
    <w:rsid w:val="00140D09"/>
    <w:rsid w:val="00141883"/>
    <w:rsid w:val="0014232C"/>
    <w:rsid w:val="0014260A"/>
    <w:rsid w:val="00143560"/>
    <w:rsid w:val="00143EEA"/>
    <w:rsid w:val="001464CA"/>
    <w:rsid w:val="0014719D"/>
    <w:rsid w:val="00147451"/>
    <w:rsid w:val="00151736"/>
    <w:rsid w:val="00151D82"/>
    <w:rsid w:val="00152007"/>
    <w:rsid w:val="0015228B"/>
    <w:rsid w:val="001532D8"/>
    <w:rsid w:val="0015381C"/>
    <w:rsid w:val="001539F4"/>
    <w:rsid w:val="00153A47"/>
    <w:rsid w:val="001543C2"/>
    <w:rsid w:val="001543FC"/>
    <w:rsid w:val="0015605A"/>
    <w:rsid w:val="00157569"/>
    <w:rsid w:val="00157E6C"/>
    <w:rsid w:val="001608AF"/>
    <w:rsid w:val="0016110D"/>
    <w:rsid w:val="00161C01"/>
    <w:rsid w:val="001620F7"/>
    <w:rsid w:val="00162E65"/>
    <w:rsid w:val="001636F8"/>
    <w:rsid w:val="00163F5B"/>
    <w:rsid w:val="001672BD"/>
    <w:rsid w:val="00167988"/>
    <w:rsid w:val="00167D3F"/>
    <w:rsid w:val="001700F4"/>
    <w:rsid w:val="001713A7"/>
    <w:rsid w:val="001714D5"/>
    <w:rsid w:val="00171F26"/>
    <w:rsid w:val="0017341E"/>
    <w:rsid w:val="00174654"/>
    <w:rsid w:val="00174849"/>
    <w:rsid w:val="0017489C"/>
    <w:rsid w:val="001748B4"/>
    <w:rsid w:val="001760A7"/>
    <w:rsid w:val="00176472"/>
    <w:rsid w:val="0017666F"/>
    <w:rsid w:val="00176A22"/>
    <w:rsid w:val="00176A33"/>
    <w:rsid w:val="00176C50"/>
    <w:rsid w:val="00176DC0"/>
    <w:rsid w:val="001771BF"/>
    <w:rsid w:val="001776A5"/>
    <w:rsid w:val="001810D4"/>
    <w:rsid w:val="001812F4"/>
    <w:rsid w:val="00181DDE"/>
    <w:rsid w:val="001829ED"/>
    <w:rsid w:val="00183F8F"/>
    <w:rsid w:val="00183FCD"/>
    <w:rsid w:val="0018490D"/>
    <w:rsid w:val="00184DD0"/>
    <w:rsid w:val="00186535"/>
    <w:rsid w:val="00187817"/>
    <w:rsid w:val="00187A0D"/>
    <w:rsid w:val="00191D3D"/>
    <w:rsid w:val="00193A65"/>
    <w:rsid w:val="00194707"/>
    <w:rsid w:val="001972BF"/>
    <w:rsid w:val="001975AE"/>
    <w:rsid w:val="001A21A3"/>
    <w:rsid w:val="001A237C"/>
    <w:rsid w:val="001A2973"/>
    <w:rsid w:val="001A336B"/>
    <w:rsid w:val="001A4555"/>
    <w:rsid w:val="001A5EB2"/>
    <w:rsid w:val="001B01A3"/>
    <w:rsid w:val="001B0B45"/>
    <w:rsid w:val="001B1F92"/>
    <w:rsid w:val="001B2D75"/>
    <w:rsid w:val="001B2E07"/>
    <w:rsid w:val="001B46EC"/>
    <w:rsid w:val="001B5076"/>
    <w:rsid w:val="001B593E"/>
    <w:rsid w:val="001B64F3"/>
    <w:rsid w:val="001B6A0A"/>
    <w:rsid w:val="001B79A6"/>
    <w:rsid w:val="001C0A58"/>
    <w:rsid w:val="001C1226"/>
    <w:rsid w:val="001C1DD6"/>
    <w:rsid w:val="001C35D0"/>
    <w:rsid w:val="001C39AF"/>
    <w:rsid w:val="001C4513"/>
    <w:rsid w:val="001C4E50"/>
    <w:rsid w:val="001C6CF9"/>
    <w:rsid w:val="001D0A61"/>
    <w:rsid w:val="001D0A7C"/>
    <w:rsid w:val="001D1876"/>
    <w:rsid w:val="001D1BC4"/>
    <w:rsid w:val="001D1F93"/>
    <w:rsid w:val="001D2960"/>
    <w:rsid w:val="001D31F2"/>
    <w:rsid w:val="001D366C"/>
    <w:rsid w:val="001D415E"/>
    <w:rsid w:val="001D4FDF"/>
    <w:rsid w:val="001D5698"/>
    <w:rsid w:val="001D599D"/>
    <w:rsid w:val="001D6249"/>
    <w:rsid w:val="001D63ED"/>
    <w:rsid w:val="001D72D5"/>
    <w:rsid w:val="001D7360"/>
    <w:rsid w:val="001D7A4F"/>
    <w:rsid w:val="001D7FF2"/>
    <w:rsid w:val="001E063D"/>
    <w:rsid w:val="001E0AB5"/>
    <w:rsid w:val="001E1C79"/>
    <w:rsid w:val="001E469B"/>
    <w:rsid w:val="001E48AA"/>
    <w:rsid w:val="001E4BA1"/>
    <w:rsid w:val="001E4E52"/>
    <w:rsid w:val="001E4E8C"/>
    <w:rsid w:val="001E6EDA"/>
    <w:rsid w:val="001E7360"/>
    <w:rsid w:val="001E7B34"/>
    <w:rsid w:val="001F13C1"/>
    <w:rsid w:val="001F2CEA"/>
    <w:rsid w:val="001F34DF"/>
    <w:rsid w:val="001F51E5"/>
    <w:rsid w:val="001F5235"/>
    <w:rsid w:val="001F6AE5"/>
    <w:rsid w:val="001F71E5"/>
    <w:rsid w:val="001F75EE"/>
    <w:rsid w:val="001F7934"/>
    <w:rsid w:val="002002A3"/>
    <w:rsid w:val="00200B54"/>
    <w:rsid w:val="0020165A"/>
    <w:rsid w:val="00203D63"/>
    <w:rsid w:val="00204F3D"/>
    <w:rsid w:val="0020523A"/>
    <w:rsid w:val="002106A9"/>
    <w:rsid w:val="0021095B"/>
    <w:rsid w:val="00211701"/>
    <w:rsid w:val="00211CF9"/>
    <w:rsid w:val="00212F7E"/>
    <w:rsid w:val="00213389"/>
    <w:rsid w:val="002135FF"/>
    <w:rsid w:val="00213C5C"/>
    <w:rsid w:val="00215F90"/>
    <w:rsid w:val="00216AFF"/>
    <w:rsid w:val="00217530"/>
    <w:rsid w:val="00217E09"/>
    <w:rsid w:val="0022041C"/>
    <w:rsid w:val="002207C7"/>
    <w:rsid w:val="00221647"/>
    <w:rsid w:val="00221C07"/>
    <w:rsid w:val="002224F3"/>
    <w:rsid w:val="00223238"/>
    <w:rsid w:val="00223362"/>
    <w:rsid w:val="002235F8"/>
    <w:rsid w:val="00224742"/>
    <w:rsid w:val="00226E8C"/>
    <w:rsid w:val="002274BD"/>
    <w:rsid w:val="0023037E"/>
    <w:rsid w:val="00231458"/>
    <w:rsid w:val="00231715"/>
    <w:rsid w:val="00231A59"/>
    <w:rsid w:val="00231C62"/>
    <w:rsid w:val="002325D2"/>
    <w:rsid w:val="00232EDD"/>
    <w:rsid w:val="00233EBA"/>
    <w:rsid w:val="002355A6"/>
    <w:rsid w:val="00235D5D"/>
    <w:rsid w:val="00236757"/>
    <w:rsid w:val="00236922"/>
    <w:rsid w:val="002369E0"/>
    <w:rsid w:val="002370CD"/>
    <w:rsid w:val="00237E62"/>
    <w:rsid w:val="002401F6"/>
    <w:rsid w:val="00241C22"/>
    <w:rsid w:val="00242104"/>
    <w:rsid w:val="00242213"/>
    <w:rsid w:val="0024260C"/>
    <w:rsid w:val="0024335C"/>
    <w:rsid w:val="00243510"/>
    <w:rsid w:val="002436CC"/>
    <w:rsid w:val="00245626"/>
    <w:rsid w:val="00246081"/>
    <w:rsid w:val="002464BD"/>
    <w:rsid w:val="002466B0"/>
    <w:rsid w:val="0024748B"/>
    <w:rsid w:val="00247972"/>
    <w:rsid w:val="002507DE"/>
    <w:rsid w:val="002514C3"/>
    <w:rsid w:val="0025150F"/>
    <w:rsid w:val="00252EAB"/>
    <w:rsid w:val="00254AAD"/>
    <w:rsid w:val="00254C49"/>
    <w:rsid w:val="002554E7"/>
    <w:rsid w:val="002556D6"/>
    <w:rsid w:val="0025614F"/>
    <w:rsid w:val="00256292"/>
    <w:rsid w:val="0025672C"/>
    <w:rsid w:val="00256A51"/>
    <w:rsid w:val="0025733E"/>
    <w:rsid w:val="0025752F"/>
    <w:rsid w:val="00260137"/>
    <w:rsid w:val="00260EFC"/>
    <w:rsid w:val="00261DE0"/>
    <w:rsid w:val="002625EE"/>
    <w:rsid w:val="00262E8E"/>
    <w:rsid w:val="002643BD"/>
    <w:rsid w:val="0026446A"/>
    <w:rsid w:val="0026632A"/>
    <w:rsid w:val="00267336"/>
    <w:rsid w:val="002675B7"/>
    <w:rsid w:val="00270433"/>
    <w:rsid w:val="0027242A"/>
    <w:rsid w:val="002728A7"/>
    <w:rsid w:val="0027321B"/>
    <w:rsid w:val="002732FC"/>
    <w:rsid w:val="002734FD"/>
    <w:rsid w:val="00274BFC"/>
    <w:rsid w:val="00275426"/>
    <w:rsid w:val="00275A4A"/>
    <w:rsid w:val="00276C6E"/>
    <w:rsid w:val="00277CE0"/>
    <w:rsid w:val="00280662"/>
    <w:rsid w:val="00280802"/>
    <w:rsid w:val="00280A9E"/>
    <w:rsid w:val="00280C87"/>
    <w:rsid w:val="00280F47"/>
    <w:rsid w:val="002820AC"/>
    <w:rsid w:val="00282E85"/>
    <w:rsid w:val="00283FFC"/>
    <w:rsid w:val="00284E15"/>
    <w:rsid w:val="00285D8A"/>
    <w:rsid w:val="0029116A"/>
    <w:rsid w:val="00291A2C"/>
    <w:rsid w:val="00291A93"/>
    <w:rsid w:val="00293303"/>
    <w:rsid w:val="00296077"/>
    <w:rsid w:val="00296556"/>
    <w:rsid w:val="00296BAF"/>
    <w:rsid w:val="00297384"/>
    <w:rsid w:val="0029752F"/>
    <w:rsid w:val="00297637"/>
    <w:rsid w:val="00297733"/>
    <w:rsid w:val="002A10F0"/>
    <w:rsid w:val="002A13DD"/>
    <w:rsid w:val="002A28AC"/>
    <w:rsid w:val="002A2ACA"/>
    <w:rsid w:val="002A36D3"/>
    <w:rsid w:val="002A3C8F"/>
    <w:rsid w:val="002A3DB9"/>
    <w:rsid w:val="002A40FB"/>
    <w:rsid w:val="002A426C"/>
    <w:rsid w:val="002A446F"/>
    <w:rsid w:val="002A497A"/>
    <w:rsid w:val="002A5D48"/>
    <w:rsid w:val="002A68EE"/>
    <w:rsid w:val="002A6E4F"/>
    <w:rsid w:val="002A75F6"/>
    <w:rsid w:val="002B0294"/>
    <w:rsid w:val="002B140A"/>
    <w:rsid w:val="002B1497"/>
    <w:rsid w:val="002B16EA"/>
    <w:rsid w:val="002B1AF8"/>
    <w:rsid w:val="002B1BFD"/>
    <w:rsid w:val="002B233D"/>
    <w:rsid w:val="002B2BCF"/>
    <w:rsid w:val="002B3411"/>
    <w:rsid w:val="002B3DB9"/>
    <w:rsid w:val="002B4147"/>
    <w:rsid w:val="002B4A6C"/>
    <w:rsid w:val="002B4FAB"/>
    <w:rsid w:val="002C287C"/>
    <w:rsid w:val="002C38E3"/>
    <w:rsid w:val="002C4C64"/>
    <w:rsid w:val="002C588C"/>
    <w:rsid w:val="002C58D5"/>
    <w:rsid w:val="002C5981"/>
    <w:rsid w:val="002C604D"/>
    <w:rsid w:val="002C60C3"/>
    <w:rsid w:val="002C6942"/>
    <w:rsid w:val="002D0BED"/>
    <w:rsid w:val="002D42CE"/>
    <w:rsid w:val="002D42D5"/>
    <w:rsid w:val="002D61A4"/>
    <w:rsid w:val="002D6C38"/>
    <w:rsid w:val="002E0582"/>
    <w:rsid w:val="002E1278"/>
    <w:rsid w:val="002E1C07"/>
    <w:rsid w:val="002E25E9"/>
    <w:rsid w:val="002E3894"/>
    <w:rsid w:val="002E479C"/>
    <w:rsid w:val="002E6032"/>
    <w:rsid w:val="002E6C17"/>
    <w:rsid w:val="002E7F2D"/>
    <w:rsid w:val="002F0ABA"/>
    <w:rsid w:val="002F1182"/>
    <w:rsid w:val="002F15BA"/>
    <w:rsid w:val="002F1979"/>
    <w:rsid w:val="002F284B"/>
    <w:rsid w:val="002F2A53"/>
    <w:rsid w:val="002F2B18"/>
    <w:rsid w:val="002F2C1B"/>
    <w:rsid w:val="002F3892"/>
    <w:rsid w:val="002F3D49"/>
    <w:rsid w:val="002F475A"/>
    <w:rsid w:val="002F4A2C"/>
    <w:rsid w:val="002F6178"/>
    <w:rsid w:val="002F6DB1"/>
    <w:rsid w:val="002F756F"/>
    <w:rsid w:val="002F7617"/>
    <w:rsid w:val="002F78DB"/>
    <w:rsid w:val="003003BF"/>
    <w:rsid w:val="0030047F"/>
    <w:rsid w:val="00301B33"/>
    <w:rsid w:val="00301D81"/>
    <w:rsid w:val="00302008"/>
    <w:rsid w:val="0030287F"/>
    <w:rsid w:val="00302D11"/>
    <w:rsid w:val="00304259"/>
    <w:rsid w:val="0030474A"/>
    <w:rsid w:val="00304DCE"/>
    <w:rsid w:val="0030514E"/>
    <w:rsid w:val="0030532B"/>
    <w:rsid w:val="00305CD3"/>
    <w:rsid w:val="003065CD"/>
    <w:rsid w:val="00307038"/>
    <w:rsid w:val="00307CB6"/>
    <w:rsid w:val="00307EB0"/>
    <w:rsid w:val="0031075D"/>
    <w:rsid w:val="00310FF8"/>
    <w:rsid w:val="00311748"/>
    <w:rsid w:val="0031360C"/>
    <w:rsid w:val="00314575"/>
    <w:rsid w:val="00314625"/>
    <w:rsid w:val="00314DF6"/>
    <w:rsid w:val="00315432"/>
    <w:rsid w:val="003161FA"/>
    <w:rsid w:val="00316E38"/>
    <w:rsid w:val="00317335"/>
    <w:rsid w:val="00317810"/>
    <w:rsid w:val="00317B1A"/>
    <w:rsid w:val="00317B72"/>
    <w:rsid w:val="00320077"/>
    <w:rsid w:val="00323406"/>
    <w:rsid w:val="00323963"/>
    <w:rsid w:val="003242C5"/>
    <w:rsid w:val="00326A12"/>
    <w:rsid w:val="00326C35"/>
    <w:rsid w:val="00330220"/>
    <w:rsid w:val="00330317"/>
    <w:rsid w:val="003307EE"/>
    <w:rsid w:val="00333074"/>
    <w:rsid w:val="0033466D"/>
    <w:rsid w:val="003346E5"/>
    <w:rsid w:val="00334D6D"/>
    <w:rsid w:val="003351D5"/>
    <w:rsid w:val="003356CE"/>
    <w:rsid w:val="00335A05"/>
    <w:rsid w:val="00336299"/>
    <w:rsid w:val="0033689D"/>
    <w:rsid w:val="003412A7"/>
    <w:rsid w:val="00342157"/>
    <w:rsid w:val="0034240B"/>
    <w:rsid w:val="0034331D"/>
    <w:rsid w:val="00343914"/>
    <w:rsid w:val="00344096"/>
    <w:rsid w:val="003440A6"/>
    <w:rsid w:val="003446D0"/>
    <w:rsid w:val="00344894"/>
    <w:rsid w:val="00345C4F"/>
    <w:rsid w:val="00346FF4"/>
    <w:rsid w:val="00351164"/>
    <w:rsid w:val="003521DE"/>
    <w:rsid w:val="003527E6"/>
    <w:rsid w:val="003529F5"/>
    <w:rsid w:val="00352DEB"/>
    <w:rsid w:val="003531A9"/>
    <w:rsid w:val="00353917"/>
    <w:rsid w:val="00354495"/>
    <w:rsid w:val="00354A26"/>
    <w:rsid w:val="00354FC7"/>
    <w:rsid w:val="00355857"/>
    <w:rsid w:val="00356DCB"/>
    <w:rsid w:val="003575EA"/>
    <w:rsid w:val="00357AE9"/>
    <w:rsid w:val="00357D3F"/>
    <w:rsid w:val="0036052E"/>
    <w:rsid w:val="00361605"/>
    <w:rsid w:val="00361891"/>
    <w:rsid w:val="003618C6"/>
    <w:rsid w:val="00361EE4"/>
    <w:rsid w:val="00362084"/>
    <w:rsid w:val="003633EC"/>
    <w:rsid w:val="003641AE"/>
    <w:rsid w:val="003641DC"/>
    <w:rsid w:val="0036422F"/>
    <w:rsid w:val="003656E6"/>
    <w:rsid w:val="00365D77"/>
    <w:rsid w:val="00366205"/>
    <w:rsid w:val="0036700F"/>
    <w:rsid w:val="003675B1"/>
    <w:rsid w:val="00367FD8"/>
    <w:rsid w:val="00370085"/>
    <w:rsid w:val="0037024E"/>
    <w:rsid w:val="00370AC5"/>
    <w:rsid w:val="00371C62"/>
    <w:rsid w:val="0037295F"/>
    <w:rsid w:val="003731BB"/>
    <w:rsid w:val="00374EF3"/>
    <w:rsid w:val="00376392"/>
    <w:rsid w:val="003801AF"/>
    <w:rsid w:val="003802F1"/>
    <w:rsid w:val="00380B76"/>
    <w:rsid w:val="00380E5C"/>
    <w:rsid w:val="00381D48"/>
    <w:rsid w:val="00382362"/>
    <w:rsid w:val="003832BC"/>
    <w:rsid w:val="003834ED"/>
    <w:rsid w:val="00383553"/>
    <w:rsid w:val="00383D72"/>
    <w:rsid w:val="0038416F"/>
    <w:rsid w:val="003862DE"/>
    <w:rsid w:val="003864AE"/>
    <w:rsid w:val="003908B8"/>
    <w:rsid w:val="003913E3"/>
    <w:rsid w:val="0039224E"/>
    <w:rsid w:val="00392779"/>
    <w:rsid w:val="0039283A"/>
    <w:rsid w:val="0039570F"/>
    <w:rsid w:val="00396F8F"/>
    <w:rsid w:val="003A133E"/>
    <w:rsid w:val="003A23E7"/>
    <w:rsid w:val="003A254C"/>
    <w:rsid w:val="003A45EE"/>
    <w:rsid w:val="003A5863"/>
    <w:rsid w:val="003A6326"/>
    <w:rsid w:val="003A6605"/>
    <w:rsid w:val="003B04CD"/>
    <w:rsid w:val="003B04FC"/>
    <w:rsid w:val="003B1214"/>
    <w:rsid w:val="003B164A"/>
    <w:rsid w:val="003B17AC"/>
    <w:rsid w:val="003B2256"/>
    <w:rsid w:val="003B24F7"/>
    <w:rsid w:val="003B3204"/>
    <w:rsid w:val="003B3588"/>
    <w:rsid w:val="003B3666"/>
    <w:rsid w:val="003B3F3A"/>
    <w:rsid w:val="003B53A0"/>
    <w:rsid w:val="003B549C"/>
    <w:rsid w:val="003B549F"/>
    <w:rsid w:val="003B6383"/>
    <w:rsid w:val="003B64C5"/>
    <w:rsid w:val="003B6BA0"/>
    <w:rsid w:val="003B7142"/>
    <w:rsid w:val="003B772F"/>
    <w:rsid w:val="003B7C7A"/>
    <w:rsid w:val="003C04AC"/>
    <w:rsid w:val="003C0B77"/>
    <w:rsid w:val="003C20CC"/>
    <w:rsid w:val="003C256B"/>
    <w:rsid w:val="003C37C1"/>
    <w:rsid w:val="003C3D92"/>
    <w:rsid w:val="003C4C7B"/>
    <w:rsid w:val="003C5352"/>
    <w:rsid w:val="003C742D"/>
    <w:rsid w:val="003C774E"/>
    <w:rsid w:val="003D439E"/>
    <w:rsid w:val="003D46D3"/>
    <w:rsid w:val="003D48BC"/>
    <w:rsid w:val="003D523C"/>
    <w:rsid w:val="003D7D96"/>
    <w:rsid w:val="003E03AF"/>
    <w:rsid w:val="003E168C"/>
    <w:rsid w:val="003E1757"/>
    <w:rsid w:val="003E2162"/>
    <w:rsid w:val="003E2790"/>
    <w:rsid w:val="003E28FA"/>
    <w:rsid w:val="003E33F3"/>
    <w:rsid w:val="003E36ED"/>
    <w:rsid w:val="003E3D04"/>
    <w:rsid w:val="003E45B3"/>
    <w:rsid w:val="003E6118"/>
    <w:rsid w:val="003E6DD4"/>
    <w:rsid w:val="003E7C6A"/>
    <w:rsid w:val="003F0570"/>
    <w:rsid w:val="003F1169"/>
    <w:rsid w:val="003F13D3"/>
    <w:rsid w:val="003F2188"/>
    <w:rsid w:val="003F2200"/>
    <w:rsid w:val="003F2E3D"/>
    <w:rsid w:val="003F3631"/>
    <w:rsid w:val="003F47F9"/>
    <w:rsid w:val="003F4D25"/>
    <w:rsid w:val="003F54AA"/>
    <w:rsid w:val="003F7728"/>
    <w:rsid w:val="003F7F1B"/>
    <w:rsid w:val="00400D2E"/>
    <w:rsid w:val="00401C78"/>
    <w:rsid w:val="00401F3D"/>
    <w:rsid w:val="0040270D"/>
    <w:rsid w:val="00402721"/>
    <w:rsid w:val="0040290E"/>
    <w:rsid w:val="004045FB"/>
    <w:rsid w:val="0040588C"/>
    <w:rsid w:val="00405A76"/>
    <w:rsid w:val="00406A69"/>
    <w:rsid w:val="00407D46"/>
    <w:rsid w:val="0041086F"/>
    <w:rsid w:val="00411B5E"/>
    <w:rsid w:val="00411E2E"/>
    <w:rsid w:val="004123FD"/>
    <w:rsid w:val="00412C12"/>
    <w:rsid w:val="00413139"/>
    <w:rsid w:val="00413667"/>
    <w:rsid w:val="00413711"/>
    <w:rsid w:val="0041568B"/>
    <w:rsid w:val="0041710A"/>
    <w:rsid w:val="004174E5"/>
    <w:rsid w:val="0041753D"/>
    <w:rsid w:val="00417CB1"/>
    <w:rsid w:val="0042014E"/>
    <w:rsid w:val="004202A7"/>
    <w:rsid w:val="00420784"/>
    <w:rsid w:val="00420826"/>
    <w:rsid w:val="00420C12"/>
    <w:rsid w:val="00420DE4"/>
    <w:rsid w:val="00421A66"/>
    <w:rsid w:val="00423B00"/>
    <w:rsid w:val="00423EC1"/>
    <w:rsid w:val="00424C6A"/>
    <w:rsid w:val="00425A0C"/>
    <w:rsid w:val="00425B11"/>
    <w:rsid w:val="00425B33"/>
    <w:rsid w:val="00426615"/>
    <w:rsid w:val="00426C1A"/>
    <w:rsid w:val="00426D84"/>
    <w:rsid w:val="0042789A"/>
    <w:rsid w:val="00430F43"/>
    <w:rsid w:val="00431113"/>
    <w:rsid w:val="00431386"/>
    <w:rsid w:val="004318CA"/>
    <w:rsid w:val="00431DD5"/>
    <w:rsid w:val="004325F4"/>
    <w:rsid w:val="00432635"/>
    <w:rsid w:val="00432F12"/>
    <w:rsid w:val="00433606"/>
    <w:rsid w:val="00433A56"/>
    <w:rsid w:val="00433F37"/>
    <w:rsid w:val="00435D63"/>
    <w:rsid w:val="00436249"/>
    <w:rsid w:val="004368D0"/>
    <w:rsid w:val="0043720A"/>
    <w:rsid w:val="00440B0C"/>
    <w:rsid w:val="00440D18"/>
    <w:rsid w:val="004426DF"/>
    <w:rsid w:val="0044308C"/>
    <w:rsid w:val="00444D16"/>
    <w:rsid w:val="00445B4E"/>
    <w:rsid w:val="00445BF2"/>
    <w:rsid w:val="00445DA6"/>
    <w:rsid w:val="0044680A"/>
    <w:rsid w:val="0044722E"/>
    <w:rsid w:val="00447333"/>
    <w:rsid w:val="00447539"/>
    <w:rsid w:val="00447ED6"/>
    <w:rsid w:val="00447FC3"/>
    <w:rsid w:val="00450670"/>
    <w:rsid w:val="00451176"/>
    <w:rsid w:val="004527FB"/>
    <w:rsid w:val="00453BB9"/>
    <w:rsid w:val="00453FFF"/>
    <w:rsid w:val="0045400D"/>
    <w:rsid w:val="004543FA"/>
    <w:rsid w:val="004544FB"/>
    <w:rsid w:val="00454E9E"/>
    <w:rsid w:val="00455222"/>
    <w:rsid w:val="00455822"/>
    <w:rsid w:val="004564E8"/>
    <w:rsid w:val="004564F1"/>
    <w:rsid w:val="0045668A"/>
    <w:rsid w:val="00460497"/>
    <w:rsid w:val="004609BA"/>
    <w:rsid w:val="00460AE6"/>
    <w:rsid w:val="00462941"/>
    <w:rsid w:val="00462DA3"/>
    <w:rsid w:val="004637E2"/>
    <w:rsid w:val="00463A61"/>
    <w:rsid w:val="00464E70"/>
    <w:rsid w:val="00465059"/>
    <w:rsid w:val="00466780"/>
    <w:rsid w:val="00466EE8"/>
    <w:rsid w:val="00466F1D"/>
    <w:rsid w:val="00470DE5"/>
    <w:rsid w:val="0047106F"/>
    <w:rsid w:val="004714BC"/>
    <w:rsid w:val="004726D4"/>
    <w:rsid w:val="00472AEE"/>
    <w:rsid w:val="00473565"/>
    <w:rsid w:val="004746FB"/>
    <w:rsid w:val="0047672B"/>
    <w:rsid w:val="00477871"/>
    <w:rsid w:val="004805E8"/>
    <w:rsid w:val="00480869"/>
    <w:rsid w:val="00480EE9"/>
    <w:rsid w:val="00481963"/>
    <w:rsid w:val="00481989"/>
    <w:rsid w:val="00481CA4"/>
    <w:rsid w:val="00482F9E"/>
    <w:rsid w:val="00483478"/>
    <w:rsid w:val="0048467C"/>
    <w:rsid w:val="00484A26"/>
    <w:rsid w:val="00485AB1"/>
    <w:rsid w:val="004860AD"/>
    <w:rsid w:val="00486405"/>
    <w:rsid w:val="0048780B"/>
    <w:rsid w:val="00493DEA"/>
    <w:rsid w:val="00494D18"/>
    <w:rsid w:val="00495143"/>
    <w:rsid w:val="0049700C"/>
    <w:rsid w:val="0049775A"/>
    <w:rsid w:val="004A03DA"/>
    <w:rsid w:val="004A1F9F"/>
    <w:rsid w:val="004A2D4C"/>
    <w:rsid w:val="004A4CF3"/>
    <w:rsid w:val="004A4D11"/>
    <w:rsid w:val="004A51F7"/>
    <w:rsid w:val="004A656F"/>
    <w:rsid w:val="004A6772"/>
    <w:rsid w:val="004A6924"/>
    <w:rsid w:val="004A6A12"/>
    <w:rsid w:val="004A6CFD"/>
    <w:rsid w:val="004A7D31"/>
    <w:rsid w:val="004B0EE7"/>
    <w:rsid w:val="004B1B46"/>
    <w:rsid w:val="004B2337"/>
    <w:rsid w:val="004B2482"/>
    <w:rsid w:val="004B2C2C"/>
    <w:rsid w:val="004B3174"/>
    <w:rsid w:val="004B5D0D"/>
    <w:rsid w:val="004B7CA6"/>
    <w:rsid w:val="004C18D3"/>
    <w:rsid w:val="004C1F42"/>
    <w:rsid w:val="004C2CA7"/>
    <w:rsid w:val="004C38DA"/>
    <w:rsid w:val="004C4264"/>
    <w:rsid w:val="004C4A91"/>
    <w:rsid w:val="004C4E5A"/>
    <w:rsid w:val="004C4FE5"/>
    <w:rsid w:val="004C60E7"/>
    <w:rsid w:val="004C698F"/>
    <w:rsid w:val="004C6B74"/>
    <w:rsid w:val="004C738E"/>
    <w:rsid w:val="004D0DD0"/>
    <w:rsid w:val="004D10E6"/>
    <w:rsid w:val="004D24CA"/>
    <w:rsid w:val="004D3008"/>
    <w:rsid w:val="004D3F7E"/>
    <w:rsid w:val="004D4390"/>
    <w:rsid w:val="004D454A"/>
    <w:rsid w:val="004D457E"/>
    <w:rsid w:val="004D6C55"/>
    <w:rsid w:val="004D6F78"/>
    <w:rsid w:val="004E07A2"/>
    <w:rsid w:val="004E1B8F"/>
    <w:rsid w:val="004E25B9"/>
    <w:rsid w:val="004E2A60"/>
    <w:rsid w:val="004E2AAD"/>
    <w:rsid w:val="004E2F71"/>
    <w:rsid w:val="004E4183"/>
    <w:rsid w:val="004E4586"/>
    <w:rsid w:val="004E4B43"/>
    <w:rsid w:val="004E4E35"/>
    <w:rsid w:val="004E5BD3"/>
    <w:rsid w:val="004E5DF1"/>
    <w:rsid w:val="004E7649"/>
    <w:rsid w:val="004E7EB7"/>
    <w:rsid w:val="004F098E"/>
    <w:rsid w:val="004F0DA8"/>
    <w:rsid w:val="004F13F0"/>
    <w:rsid w:val="004F1590"/>
    <w:rsid w:val="004F1BC0"/>
    <w:rsid w:val="004F222E"/>
    <w:rsid w:val="004F377C"/>
    <w:rsid w:val="004F3D4A"/>
    <w:rsid w:val="004F42BC"/>
    <w:rsid w:val="004F61A2"/>
    <w:rsid w:val="004F6BB0"/>
    <w:rsid w:val="004F71C0"/>
    <w:rsid w:val="004F7299"/>
    <w:rsid w:val="004F7357"/>
    <w:rsid w:val="00500C0E"/>
    <w:rsid w:val="00501098"/>
    <w:rsid w:val="00501586"/>
    <w:rsid w:val="00502024"/>
    <w:rsid w:val="00502CC0"/>
    <w:rsid w:val="0050315E"/>
    <w:rsid w:val="00503F9A"/>
    <w:rsid w:val="0050495C"/>
    <w:rsid w:val="005056AF"/>
    <w:rsid w:val="005060C2"/>
    <w:rsid w:val="005069A1"/>
    <w:rsid w:val="005069AC"/>
    <w:rsid w:val="00506A71"/>
    <w:rsid w:val="00507411"/>
    <w:rsid w:val="00507681"/>
    <w:rsid w:val="00510EFD"/>
    <w:rsid w:val="00512252"/>
    <w:rsid w:val="0051292B"/>
    <w:rsid w:val="00513342"/>
    <w:rsid w:val="0051417A"/>
    <w:rsid w:val="0051461E"/>
    <w:rsid w:val="00515499"/>
    <w:rsid w:val="005167C1"/>
    <w:rsid w:val="00516BC4"/>
    <w:rsid w:val="005170BB"/>
    <w:rsid w:val="00517823"/>
    <w:rsid w:val="00521A8D"/>
    <w:rsid w:val="00521E40"/>
    <w:rsid w:val="00521E9C"/>
    <w:rsid w:val="005222D6"/>
    <w:rsid w:val="005241ED"/>
    <w:rsid w:val="005243BB"/>
    <w:rsid w:val="0052448F"/>
    <w:rsid w:val="0052459C"/>
    <w:rsid w:val="00524710"/>
    <w:rsid w:val="00525319"/>
    <w:rsid w:val="00526AB8"/>
    <w:rsid w:val="005274EF"/>
    <w:rsid w:val="00531012"/>
    <w:rsid w:val="005310DA"/>
    <w:rsid w:val="005315A5"/>
    <w:rsid w:val="00531EC6"/>
    <w:rsid w:val="0053256A"/>
    <w:rsid w:val="00532787"/>
    <w:rsid w:val="0053362C"/>
    <w:rsid w:val="00533B82"/>
    <w:rsid w:val="00533E63"/>
    <w:rsid w:val="00534E33"/>
    <w:rsid w:val="0053563B"/>
    <w:rsid w:val="00535A07"/>
    <w:rsid w:val="00535C5B"/>
    <w:rsid w:val="0053645A"/>
    <w:rsid w:val="005368BE"/>
    <w:rsid w:val="00537B93"/>
    <w:rsid w:val="00541622"/>
    <w:rsid w:val="00541762"/>
    <w:rsid w:val="00541DD8"/>
    <w:rsid w:val="005420AE"/>
    <w:rsid w:val="005427E7"/>
    <w:rsid w:val="00542982"/>
    <w:rsid w:val="00542B64"/>
    <w:rsid w:val="005430B9"/>
    <w:rsid w:val="005439C3"/>
    <w:rsid w:val="00544F5E"/>
    <w:rsid w:val="00545646"/>
    <w:rsid w:val="00545A34"/>
    <w:rsid w:val="00546703"/>
    <w:rsid w:val="00546D4D"/>
    <w:rsid w:val="00546E34"/>
    <w:rsid w:val="00546F24"/>
    <w:rsid w:val="00547A54"/>
    <w:rsid w:val="00550ADB"/>
    <w:rsid w:val="00551017"/>
    <w:rsid w:val="00552D4C"/>
    <w:rsid w:val="005537E7"/>
    <w:rsid w:val="00555E13"/>
    <w:rsid w:val="00557A75"/>
    <w:rsid w:val="00561567"/>
    <w:rsid w:val="00561FED"/>
    <w:rsid w:val="0056264B"/>
    <w:rsid w:val="00562A88"/>
    <w:rsid w:val="00562C55"/>
    <w:rsid w:val="00564AD0"/>
    <w:rsid w:val="005658CA"/>
    <w:rsid w:val="00567271"/>
    <w:rsid w:val="0056787A"/>
    <w:rsid w:val="005702A9"/>
    <w:rsid w:val="00570323"/>
    <w:rsid w:val="005704EA"/>
    <w:rsid w:val="005709EA"/>
    <w:rsid w:val="00572731"/>
    <w:rsid w:val="005728C8"/>
    <w:rsid w:val="00572A4B"/>
    <w:rsid w:val="00573819"/>
    <w:rsid w:val="005739DC"/>
    <w:rsid w:val="00574CC9"/>
    <w:rsid w:val="00574E06"/>
    <w:rsid w:val="00575667"/>
    <w:rsid w:val="00576003"/>
    <w:rsid w:val="005762BC"/>
    <w:rsid w:val="00576605"/>
    <w:rsid w:val="005775BC"/>
    <w:rsid w:val="00577FD1"/>
    <w:rsid w:val="0058009E"/>
    <w:rsid w:val="005805B0"/>
    <w:rsid w:val="00581408"/>
    <w:rsid w:val="00581B68"/>
    <w:rsid w:val="005822CC"/>
    <w:rsid w:val="00582436"/>
    <w:rsid w:val="005824B2"/>
    <w:rsid w:val="00582B2D"/>
    <w:rsid w:val="00583DB7"/>
    <w:rsid w:val="00584DD8"/>
    <w:rsid w:val="00585CCB"/>
    <w:rsid w:val="00586000"/>
    <w:rsid w:val="00586085"/>
    <w:rsid w:val="00586CA4"/>
    <w:rsid w:val="0058714C"/>
    <w:rsid w:val="00590288"/>
    <w:rsid w:val="00590D00"/>
    <w:rsid w:val="005919D1"/>
    <w:rsid w:val="005931CC"/>
    <w:rsid w:val="00594189"/>
    <w:rsid w:val="0059463C"/>
    <w:rsid w:val="00594FA9"/>
    <w:rsid w:val="00595CE5"/>
    <w:rsid w:val="0059713D"/>
    <w:rsid w:val="005971E4"/>
    <w:rsid w:val="005A0FCB"/>
    <w:rsid w:val="005A18A0"/>
    <w:rsid w:val="005A1B57"/>
    <w:rsid w:val="005A2B3F"/>
    <w:rsid w:val="005A2B64"/>
    <w:rsid w:val="005A3C8F"/>
    <w:rsid w:val="005A4678"/>
    <w:rsid w:val="005A5C8B"/>
    <w:rsid w:val="005A67CB"/>
    <w:rsid w:val="005A6CF1"/>
    <w:rsid w:val="005A767E"/>
    <w:rsid w:val="005A7B06"/>
    <w:rsid w:val="005A7BDD"/>
    <w:rsid w:val="005B072F"/>
    <w:rsid w:val="005B08F5"/>
    <w:rsid w:val="005B094D"/>
    <w:rsid w:val="005B129E"/>
    <w:rsid w:val="005B199E"/>
    <w:rsid w:val="005B1CAB"/>
    <w:rsid w:val="005B1DF7"/>
    <w:rsid w:val="005B210B"/>
    <w:rsid w:val="005B2C8A"/>
    <w:rsid w:val="005B332A"/>
    <w:rsid w:val="005B3FD4"/>
    <w:rsid w:val="005B4D82"/>
    <w:rsid w:val="005B4FBB"/>
    <w:rsid w:val="005B577E"/>
    <w:rsid w:val="005B6966"/>
    <w:rsid w:val="005B6C62"/>
    <w:rsid w:val="005B7A33"/>
    <w:rsid w:val="005C00B6"/>
    <w:rsid w:val="005C1A6A"/>
    <w:rsid w:val="005C1FAC"/>
    <w:rsid w:val="005C24BE"/>
    <w:rsid w:val="005C25B1"/>
    <w:rsid w:val="005C361D"/>
    <w:rsid w:val="005C5266"/>
    <w:rsid w:val="005C55EB"/>
    <w:rsid w:val="005C57C6"/>
    <w:rsid w:val="005C6D4A"/>
    <w:rsid w:val="005C6F7E"/>
    <w:rsid w:val="005C723C"/>
    <w:rsid w:val="005C744C"/>
    <w:rsid w:val="005C7732"/>
    <w:rsid w:val="005D2563"/>
    <w:rsid w:val="005D26C6"/>
    <w:rsid w:val="005D29A2"/>
    <w:rsid w:val="005D2C27"/>
    <w:rsid w:val="005D3956"/>
    <w:rsid w:val="005D468D"/>
    <w:rsid w:val="005D4E22"/>
    <w:rsid w:val="005D5F36"/>
    <w:rsid w:val="005D6B7F"/>
    <w:rsid w:val="005D6D9F"/>
    <w:rsid w:val="005D6F04"/>
    <w:rsid w:val="005D70F8"/>
    <w:rsid w:val="005D76A3"/>
    <w:rsid w:val="005E205D"/>
    <w:rsid w:val="005E2D45"/>
    <w:rsid w:val="005E391E"/>
    <w:rsid w:val="005E3D26"/>
    <w:rsid w:val="005E4499"/>
    <w:rsid w:val="005E5205"/>
    <w:rsid w:val="005E5339"/>
    <w:rsid w:val="005E5B2F"/>
    <w:rsid w:val="005E63A2"/>
    <w:rsid w:val="005E6C81"/>
    <w:rsid w:val="005F134A"/>
    <w:rsid w:val="005F1995"/>
    <w:rsid w:val="005F2478"/>
    <w:rsid w:val="005F2CEF"/>
    <w:rsid w:val="005F355A"/>
    <w:rsid w:val="005F36D4"/>
    <w:rsid w:val="005F570D"/>
    <w:rsid w:val="005F5DDB"/>
    <w:rsid w:val="005F5E28"/>
    <w:rsid w:val="005F6095"/>
    <w:rsid w:val="005F62BA"/>
    <w:rsid w:val="005F6522"/>
    <w:rsid w:val="005F67D6"/>
    <w:rsid w:val="005F765B"/>
    <w:rsid w:val="005F770A"/>
    <w:rsid w:val="005F79DA"/>
    <w:rsid w:val="005F7CFA"/>
    <w:rsid w:val="00600897"/>
    <w:rsid w:val="00600DD9"/>
    <w:rsid w:val="006024E6"/>
    <w:rsid w:val="006027B1"/>
    <w:rsid w:val="00602C05"/>
    <w:rsid w:val="00603067"/>
    <w:rsid w:val="006031A7"/>
    <w:rsid w:val="00605ED5"/>
    <w:rsid w:val="0060674B"/>
    <w:rsid w:val="006100A9"/>
    <w:rsid w:val="006108F0"/>
    <w:rsid w:val="00615641"/>
    <w:rsid w:val="0061568F"/>
    <w:rsid w:val="00615CE4"/>
    <w:rsid w:val="00616017"/>
    <w:rsid w:val="00616993"/>
    <w:rsid w:val="006175BD"/>
    <w:rsid w:val="006175ED"/>
    <w:rsid w:val="00617D57"/>
    <w:rsid w:val="00620465"/>
    <w:rsid w:val="00622528"/>
    <w:rsid w:val="006225C9"/>
    <w:rsid w:val="00624717"/>
    <w:rsid w:val="00625AF5"/>
    <w:rsid w:val="00625C1A"/>
    <w:rsid w:val="00625D2B"/>
    <w:rsid w:val="006261D4"/>
    <w:rsid w:val="00626C74"/>
    <w:rsid w:val="006306D8"/>
    <w:rsid w:val="00630FB8"/>
    <w:rsid w:val="00631251"/>
    <w:rsid w:val="0063317C"/>
    <w:rsid w:val="0063337D"/>
    <w:rsid w:val="006340B1"/>
    <w:rsid w:val="006345E1"/>
    <w:rsid w:val="00635277"/>
    <w:rsid w:val="00635386"/>
    <w:rsid w:val="00636FEB"/>
    <w:rsid w:val="00637633"/>
    <w:rsid w:val="0063763B"/>
    <w:rsid w:val="006377FF"/>
    <w:rsid w:val="006379ED"/>
    <w:rsid w:val="00637F46"/>
    <w:rsid w:val="00640347"/>
    <w:rsid w:val="00641474"/>
    <w:rsid w:val="00642B21"/>
    <w:rsid w:val="00643DE4"/>
    <w:rsid w:val="00644314"/>
    <w:rsid w:val="00644369"/>
    <w:rsid w:val="00644511"/>
    <w:rsid w:val="00644945"/>
    <w:rsid w:val="00644F42"/>
    <w:rsid w:val="006457A5"/>
    <w:rsid w:val="006457A7"/>
    <w:rsid w:val="0064688D"/>
    <w:rsid w:val="00646A5A"/>
    <w:rsid w:val="00646AFB"/>
    <w:rsid w:val="00646B6F"/>
    <w:rsid w:val="00646B9C"/>
    <w:rsid w:val="006503AF"/>
    <w:rsid w:val="006505AC"/>
    <w:rsid w:val="006507BD"/>
    <w:rsid w:val="00650D01"/>
    <w:rsid w:val="00651223"/>
    <w:rsid w:val="0065172C"/>
    <w:rsid w:val="0065219A"/>
    <w:rsid w:val="0065373E"/>
    <w:rsid w:val="00653B36"/>
    <w:rsid w:val="00653BC3"/>
    <w:rsid w:val="00653EB9"/>
    <w:rsid w:val="006540FE"/>
    <w:rsid w:val="006544DF"/>
    <w:rsid w:val="00654C43"/>
    <w:rsid w:val="00656D3E"/>
    <w:rsid w:val="00656F36"/>
    <w:rsid w:val="006600FC"/>
    <w:rsid w:val="006603E1"/>
    <w:rsid w:val="00660E1B"/>
    <w:rsid w:val="00660EE4"/>
    <w:rsid w:val="0066174C"/>
    <w:rsid w:val="00661E66"/>
    <w:rsid w:val="00662200"/>
    <w:rsid w:val="0066239A"/>
    <w:rsid w:val="006632C8"/>
    <w:rsid w:val="006648F6"/>
    <w:rsid w:val="00665941"/>
    <w:rsid w:val="0066636E"/>
    <w:rsid w:val="0066682A"/>
    <w:rsid w:val="00666D15"/>
    <w:rsid w:val="006672E9"/>
    <w:rsid w:val="006673B8"/>
    <w:rsid w:val="00667FD1"/>
    <w:rsid w:val="00671347"/>
    <w:rsid w:val="0067319C"/>
    <w:rsid w:val="006739BE"/>
    <w:rsid w:val="00675015"/>
    <w:rsid w:val="00675903"/>
    <w:rsid w:val="0067684C"/>
    <w:rsid w:val="00677171"/>
    <w:rsid w:val="00677DC9"/>
    <w:rsid w:val="00680DE5"/>
    <w:rsid w:val="00681B8C"/>
    <w:rsid w:val="006823FD"/>
    <w:rsid w:val="00682641"/>
    <w:rsid w:val="006827B7"/>
    <w:rsid w:val="006829BB"/>
    <w:rsid w:val="0068303C"/>
    <w:rsid w:val="00684032"/>
    <w:rsid w:val="00685A31"/>
    <w:rsid w:val="0068621A"/>
    <w:rsid w:val="0068725F"/>
    <w:rsid w:val="0069087B"/>
    <w:rsid w:val="0069099B"/>
    <w:rsid w:val="0069174B"/>
    <w:rsid w:val="00691B0A"/>
    <w:rsid w:val="006922DB"/>
    <w:rsid w:val="00692A5B"/>
    <w:rsid w:val="00696AB6"/>
    <w:rsid w:val="00697179"/>
    <w:rsid w:val="00697241"/>
    <w:rsid w:val="006A0343"/>
    <w:rsid w:val="006A10BC"/>
    <w:rsid w:val="006A115C"/>
    <w:rsid w:val="006A35F5"/>
    <w:rsid w:val="006A4B52"/>
    <w:rsid w:val="006A6319"/>
    <w:rsid w:val="006A6885"/>
    <w:rsid w:val="006A6B68"/>
    <w:rsid w:val="006A6F22"/>
    <w:rsid w:val="006A74CE"/>
    <w:rsid w:val="006B00D4"/>
    <w:rsid w:val="006B1567"/>
    <w:rsid w:val="006B3954"/>
    <w:rsid w:val="006B47B8"/>
    <w:rsid w:val="006B4A97"/>
    <w:rsid w:val="006B4C62"/>
    <w:rsid w:val="006B4EEB"/>
    <w:rsid w:val="006B5BA7"/>
    <w:rsid w:val="006B7096"/>
    <w:rsid w:val="006B74E7"/>
    <w:rsid w:val="006C02C0"/>
    <w:rsid w:val="006C0BBB"/>
    <w:rsid w:val="006C0EE6"/>
    <w:rsid w:val="006C1476"/>
    <w:rsid w:val="006C148A"/>
    <w:rsid w:val="006C3579"/>
    <w:rsid w:val="006C3B17"/>
    <w:rsid w:val="006C473B"/>
    <w:rsid w:val="006C561E"/>
    <w:rsid w:val="006C6285"/>
    <w:rsid w:val="006D1F47"/>
    <w:rsid w:val="006D283B"/>
    <w:rsid w:val="006D2B2A"/>
    <w:rsid w:val="006D3A04"/>
    <w:rsid w:val="006D3D8C"/>
    <w:rsid w:val="006D49F5"/>
    <w:rsid w:val="006D4C83"/>
    <w:rsid w:val="006D5626"/>
    <w:rsid w:val="006D5675"/>
    <w:rsid w:val="006D5D3A"/>
    <w:rsid w:val="006E0726"/>
    <w:rsid w:val="006E0AEA"/>
    <w:rsid w:val="006E0B0F"/>
    <w:rsid w:val="006E1889"/>
    <w:rsid w:val="006E2095"/>
    <w:rsid w:val="006E4458"/>
    <w:rsid w:val="006E528A"/>
    <w:rsid w:val="006E56AC"/>
    <w:rsid w:val="006E7E91"/>
    <w:rsid w:val="006F04D9"/>
    <w:rsid w:val="006F169E"/>
    <w:rsid w:val="006F17DA"/>
    <w:rsid w:val="006F2204"/>
    <w:rsid w:val="006F2386"/>
    <w:rsid w:val="006F23E1"/>
    <w:rsid w:val="006F417B"/>
    <w:rsid w:val="006F42ED"/>
    <w:rsid w:val="006F4359"/>
    <w:rsid w:val="006F440F"/>
    <w:rsid w:val="006F473A"/>
    <w:rsid w:val="006F4D49"/>
    <w:rsid w:val="006F52E0"/>
    <w:rsid w:val="006F540F"/>
    <w:rsid w:val="006F5561"/>
    <w:rsid w:val="006F5C1C"/>
    <w:rsid w:val="006F6020"/>
    <w:rsid w:val="006F7544"/>
    <w:rsid w:val="0070010B"/>
    <w:rsid w:val="007023AE"/>
    <w:rsid w:val="007029FE"/>
    <w:rsid w:val="00704BC5"/>
    <w:rsid w:val="00705591"/>
    <w:rsid w:val="00706449"/>
    <w:rsid w:val="007068ED"/>
    <w:rsid w:val="00706B7C"/>
    <w:rsid w:val="00706BF9"/>
    <w:rsid w:val="00706E84"/>
    <w:rsid w:val="00707538"/>
    <w:rsid w:val="0070754D"/>
    <w:rsid w:val="00707B08"/>
    <w:rsid w:val="00711A8A"/>
    <w:rsid w:val="00711D48"/>
    <w:rsid w:val="0071247D"/>
    <w:rsid w:val="00712FF8"/>
    <w:rsid w:val="00713F16"/>
    <w:rsid w:val="007152D7"/>
    <w:rsid w:val="00716778"/>
    <w:rsid w:val="00716B4E"/>
    <w:rsid w:val="00716BF4"/>
    <w:rsid w:val="00717991"/>
    <w:rsid w:val="00717C10"/>
    <w:rsid w:val="007206EA"/>
    <w:rsid w:val="00720B4A"/>
    <w:rsid w:val="00720BD7"/>
    <w:rsid w:val="0072154C"/>
    <w:rsid w:val="00721A5F"/>
    <w:rsid w:val="00721C12"/>
    <w:rsid w:val="007223A5"/>
    <w:rsid w:val="007247C5"/>
    <w:rsid w:val="00724A88"/>
    <w:rsid w:val="007256DE"/>
    <w:rsid w:val="00726248"/>
    <w:rsid w:val="007275EB"/>
    <w:rsid w:val="00727BEB"/>
    <w:rsid w:val="00727F1F"/>
    <w:rsid w:val="00730591"/>
    <w:rsid w:val="0073167B"/>
    <w:rsid w:val="007316D6"/>
    <w:rsid w:val="00731C5A"/>
    <w:rsid w:val="00731EE2"/>
    <w:rsid w:val="00731EE4"/>
    <w:rsid w:val="007323BD"/>
    <w:rsid w:val="007331B0"/>
    <w:rsid w:val="00733C8E"/>
    <w:rsid w:val="00733D14"/>
    <w:rsid w:val="00734CB1"/>
    <w:rsid w:val="00734DE6"/>
    <w:rsid w:val="00734F6E"/>
    <w:rsid w:val="0073526D"/>
    <w:rsid w:val="00735415"/>
    <w:rsid w:val="00736676"/>
    <w:rsid w:val="007368F0"/>
    <w:rsid w:val="00736D33"/>
    <w:rsid w:val="00740C3A"/>
    <w:rsid w:val="00740C9E"/>
    <w:rsid w:val="00741E5F"/>
    <w:rsid w:val="00741F2D"/>
    <w:rsid w:val="0074283A"/>
    <w:rsid w:val="007432F1"/>
    <w:rsid w:val="007441BC"/>
    <w:rsid w:val="00744435"/>
    <w:rsid w:val="007449BC"/>
    <w:rsid w:val="00744D33"/>
    <w:rsid w:val="00746F67"/>
    <w:rsid w:val="0075068B"/>
    <w:rsid w:val="00750961"/>
    <w:rsid w:val="0075195D"/>
    <w:rsid w:val="00751E94"/>
    <w:rsid w:val="007527F2"/>
    <w:rsid w:val="0075399F"/>
    <w:rsid w:val="00754958"/>
    <w:rsid w:val="0075504C"/>
    <w:rsid w:val="00755E9F"/>
    <w:rsid w:val="00756CBC"/>
    <w:rsid w:val="00757B97"/>
    <w:rsid w:val="00760CA0"/>
    <w:rsid w:val="0076126D"/>
    <w:rsid w:val="00761786"/>
    <w:rsid w:val="0076384B"/>
    <w:rsid w:val="007648AD"/>
    <w:rsid w:val="00764A3F"/>
    <w:rsid w:val="007655A0"/>
    <w:rsid w:val="00765801"/>
    <w:rsid w:val="0076652A"/>
    <w:rsid w:val="00767119"/>
    <w:rsid w:val="007677AC"/>
    <w:rsid w:val="00767DD9"/>
    <w:rsid w:val="00770B03"/>
    <w:rsid w:val="00772AED"/>
    <w:rsid w:val="00773513"/>
    <w:rsid w:val="00774CF1"/>
    <w:rsid w:val="007754C3"/>
    <w:rsid w:val="00776900"/>
    <w:rsid w:val="007774CD"/>
    <w:rsid w:val="0077750D"/>
    <w:rsid w:val="007778AF"/>
    <w:rsid w:val="00777B99"/>
    <w:rsid w:val="007819C8"/>
    <w:rsid w:val="00781CBB"/>
    <w:rsid w:val="00782E91"/>
    <w:rsid w:val="0078393F"/>
    <w:rsid w:val="00783FD6"/>
    <w:rsid w:val="007852A2"/>
    <w:rsid w:val="00785846"/>
    <w:rsid w:val="00785CCB"/>
    <w:rsid w:val="00786087"/>
    <w:rsid w:val="00787792"/>
    <w:rsid w:val="00790252"/>
    <w:rsid w:val="00790321"/>
    <w:rsid w:val="0079111E"/>
    <w:rsid w:val="007911B8"/>
    <w:rsid w:val="00791950"/>
    <w:rsid w:val="007919D8"/>
    <w:rsid w:val="00793DDF"/>
    <w:rsid w:val="00793DFF"/>
    <w:rsid w:val="007943BE"/>
    <w:rsid w:val="00794AF3"/>
    <w:rsid w:val="00795386"/>
    <w:rsid w:val="0079667A"/>
    <w:rsid w:val="00797642"/>
    <w:rsid w:val="00797A31"/>
    <w:rsid w:val="007A0C60"/>
    <w:rsid w:val="007A1132"/>
    <w:rsid w:val="007A1B38"/>
    <w:rsid w:val="007A285D"/>
    <w:rsid w:val="007A295D"/>
    <w:rsid w:val="007A5286"/>
    <w:rsid w:val="007A6485"/>
    <w:rsid w:val="007A7298"/>
    <w:rsid w:val="007A75C3"/>
    <w:rsid w:val="007A7D4D"/>
    <w:rsid w:val="007A7FEB"/>
    <w:rsid w:val="007B1EE3"/>
    <w:rsid w:val="007B3CD2"/>
    <w:rsid w:val="007B42A6"/>
    <w:rsid w:val="007B4884"/>
    <w:rsid w:val="007B4C84"/>
    <w:rsid w:val="007B5523"/>
    <w:rsid w:val="007B6F2B"/>
    <w:rsid w:val="007B7267"/>
    <w:rsid w:val="007B7B49"/>
    <w:rsid w:val="007C00C9"/>
    <w:rsid w:val="007C03B4"/>
    <w:rsid w:val="007C0A55"/>
    <w:rsid w:val="007C0BD3"/>
    <w:rsid w:val="007C0CD7"/>
    <w:rsid w:val="007C12C7"/>
    <w:rsid w:val="007C1351"/>
    <w:rsid w:val="007C149C"/>
    <w:rsid w:val="007C17CE"/>
    <w:rsid w:val="007C1A25"/>
    <w:rsid w:val="007C1B68"/>
    <w:rsid w:val="007C39A5"/>
    <w:rsid w:val="007C464D"/>
    <w:rsid w:val="007C56C7"/>
    <w:rsid w:val="007C577A"/>
    <w:rsid w:val="007C5E76"/>
    <w:rsid w:val="007C79FB"/>
    <w:rsid w:val="007C7B94"/>
    <w:rsid w:val="007D1153"/>
    <w:rsid w:val="007D1DA1"/>
    <w:rsid w:val="007D280A"/>
    <w:rsid w:val="007D453F"/>
    <w:rsid w:val="007D49FB"/>
    <w:rsid w:val="007D4C3D"/>
    <w:rsid w:val="007D4C9C"/>
    <w:rsid w:val="007D4D28"/>
    <w:rsid w:val="007D5CA0"/>
    <w:rsid w:val="007D6528"/>
    <w:rsid w:val="007D6D78"/>
    <w:rsid w:val="007D78D6"/>
    <w:rsid w:val="007D7C82"/>
    <w:rsid w:val="007E0068"/>
    <w:rsid w:val="007E26A0"/>
    <w:rsid w:val="007E3A2C"/>
    <w:rsid w:val="007E3CB8"/>
    <w:rsid w:val="007E5169"/>
    <w:rsid w:val="007E55D5"/>
    <w:rsid w:val="007E750C"/>
    <w:rsid w:val="007E75A2"/>
    <w:rsid w:val="007F14B0"/>
    <w:rsid w:val="007F1FA0"/>
    <w:rsid w:val="007F31FC"/>
    <w:rsid w:val="007F36DE"/>
    <w:rsid w:val="007F3FFE"/>
    <w:rsid w:val="007F43D9"/>
    <w:rsid w:val="007F43E3"/>
    <w:rsid w:val="007F4850"/>
    <w:rsid w:val="007F5E29"/>
    <w:rsid w:val="007F6299"/>
    <w:rsid w:val="007F6F80"/>
    <w:rsid w:val="007F6FB9"/>
    <w:rsid w:val="007F73C3"/>
    <w:rsid w:val="0080052D"/>
    <w:rsid w:val="00801388"/>
    <w:rsid w:val="00801F60"/>
    <w:rsid w:val="008025C2"/>
    <w:rsid w:val="008028F6"/>
    <w:rsid w:val="008037B1"/>
    <w:rsid w:val="008037B9"/>
    <w:rsid w:val="00803CF6"/>
    <w:rsid w:val="0080455A"/>
    <w:rsid w:val="008068BF"/>
    <w:rsid w:val="00807841"/>
    <w:rsid w:val="0080793B"/>
    <w:rsid w:val="00807F76"/>
    <w:rsid w:val="00810AD2"/>
    <w:rsid w:val="0081178F"/>
    <w:rsid w:val="00812E94"/>
    <w:rsid w:val="00812F5E"/>
    <w:rsid w:val="00813FC9"/>
    <w:rsid w:val="008147EA"/>
    <w:rsid w:val="00814B33"/>
    <w:rsid w:val="00814F24"/>
    <w:rsid w:val="0081615E"/>
    <w:rsid w:val="00817BB9"/>
    <w:rsid w:val="00817D56"/>
    <w:rsid w:val="0082006E"/>
    <w:rsid w:val="00820DF6"/>
    <w:rsid w:val="00823806"/>
    <w:rsid w:val="00823808"/>
    <w:rsid w:val="0082469B"/>
    <w:rsid w:val="00824BE5"/>
    <w:rsid w:val="00824FC4"/>
    <w:rsid w:val="0082583F"/>
    <w:rsid w:val="00826772"/>
    <w:rsid w:val="0082779A"/>
    <w:rsid w:val="008307BB"/>
    <w:rsid w:val="008314A9"/>
    <w:rsid w:val="008319E1"/>
    <w:rsid w:val="00832CDF"/>
    <w:rsid w:val="00835BAB"/>
    <w:rsid w:val="00835C95"/>
    <w:rsid w:val="00840BBF"/>
    <w:rsid w:val="00841B21"/>
    <w:rsid w:val="00841C2D"/>
    <w:rsid w:val="008425B6"/>
    <w:rsid w:val="00842EA1"/>
    <w:rsid w:val="00843061"/>
    <w:rsid w:val="0084415E"/>
    <w:rsid w:val="00844214"/>
    <w:rsid w:val="00844B57"/>
    <w:rsid w:val="00845F56"/>
    <w:rsid w:val="00846919"/>
    <w:rsid w:val="00846D7E"/>
    <w:rsid w:val="008474D6"/>
    <w:rsid w:val="00847721"/>
    <w:rsid w:val="0085046E"/>
    <w:rsid w:val="00850532"/>
    <w:rsid w:val="008505B0"/>
    <w:rsid w:val="00850874"/>
    <w:rsid w:val="00850EB9"/>
    <w:rsid w:val="0085208F"/>
    <w:rsid w:val="0085391F"/>
    <w:rsid w:val="0085413D"/>
    <w:rsid w:val="00854144"/>
    <w:rsid w:val="008548C9"/>
    <w:rsid w:val="008548CB"/>
    <w:rsid w:val="00854F66"/>
    <w:rsid w:val="00854FCA"/>
    <w:rsid w:val="00855292"/>
    <w:rsid w:val="00855B2B"/>
    <w:rsid w:val="008560BF"/>
    <w:rsid w:val="008563E9"/>
    <w:rsid w:val="008567F8"/>
    <w:rsid w:val="00856834"/>
    <w:rsid w:val="00856F23"/>
    <w:rsid w:val="0085750B"/>
    <w:rsid w:val="00857A2E"/>
    <w:rsid w:val="00857BD7"/>
    <w:rsid w:val="0086022F"/>
    <w:rsid w:val="00862870"/>
    <w:rsid w:val="00862B96"/>
    <w:rsid w:val="008633B1"/>
    <w:rsid w:val="00864441"/>
    <w:rsid w:val="00865540"/>
    <w:rsid w:val="008655BF"/>
    <w:rsid w:val="0086698F"/>
    <w:rsid w:val="00870742"/>
    <w:rsid w:val="008715E3"/>
    <w:rsid w:val="00874948"/>
    <w:rsid w:val="00877B79"/>
    <w:rsid w:val="008812F6"/>
    <w:rsid w:val="00881C41"/>
    <w:rsid w:val="008825F3"/>
    <w:rsid w:val="0088415C"/>
    <w:rsid w:val="0088471B"/>
    <w:rsid w:val="00884EC2"/>
    <w:rsid w:val="00885067"/>
    <w:rsid w:val="008854D5"/>
    <w:rsid w:val="00885FF6"/>
    <w:rsid w:val="00886D1A"/>
    <w:rsid w:val="00887CEF"/>
    <w:rsid w:val="00890FB0"/>
    <w:rsid w:val="0089104A"/>
    <w:rsid w:val="0089110C"/>
    <w:rsid w:val="00891564"/>
    <w:rsid w:val="008929E0"/>
    <w:rsid w:val="00892F55"/>
    <w:rsid w:val="008931FF"/>
    <w:rsid w:val="008936FD"/>
    <w:rsid w:val="00893E41"/>
    <w:rsid w:val="008946F1"/>
    <w:rsid w:val="008951C2"/>
    <w:rsid w:val="00895384"/>
    <w:rsid w:val="00895A0F"/>
    <w:rsid w:val="00895A9E"/>
    <w:rsid w:val="008967D3"/>
    <w:rsid w:val="008A021D"/>
    <w:rsid w:val="008A103B"/>
    <w:rsid w:val="008A16C9"/>
    <w:rsid w:val="008A2272"/>
    <w:rsid w:val="008A2543"/>
    <w:rsid w:val="008A293B"/>
    <w:rsid w:val="008A2C6D"/>
    <w:rsid w:val="008A38C2"/>
    <w:rsid w:val="008A3C63"/>
    <w:rsid w:val="008A5497"/>
    <w:rsid w:val="008A77D8"/>
    <w:rsid w:val="008A7C26"/>
    <w:rsid w:val="008A7CD6"/>
    <w:rsid w:val="008B0887"/>
    <w:rsid w:val="008B25A2"/>
    <w:rsid w:val="008B2A07"/>
    <w:rsid w:val="008B3400"/>
    <w:rsid w:val="008B3E9D"/>
    <w:rsid w:val="008B4D50"/>
    <w:rsid w:val="008B5235"/>
    <w:rsid w:val="008B5BE6"/>
    <w:rsid w:val="008B5DF5"/>
    <w:rsid w:val="008B6B23"/>
    <w:rsid w:val="008B7073"/>
    <w:rsid w:val="008C1345"/>
    <w:rsid w:val="008C1D54"/>
    <w:rsid w:val="008C1D9C"/>
    <w:rsid w:val="008C2458"/>
    <w:rsid w:val="008C2F24"/>
    <w:rsid w:val="008C3CB8"/>
    <w:rsid w:val="008C3F3F"/>
    <w:rsid w:val="008C40F8"/>
    <w:rsid w:val="008C44E4"/>
    <w:rsid w:val="008C4D89"/>
    <w:rsid w:val="008C59FD"/>
    <w:rsid w:val="008C61F4"/>
    <w:rsid w:val="008C62DC"/>
    <w:rsid w:val="008C6D3D"/>
    <w:rsid w:val="008C706A"/>
    <w:rsid w:val="008C77FE"/>
    <w:rsid w:val="008C7802"/>
    <w:rsid w:val="008D0722"/>
    <w:rsid w:val="008D088A"/>
    <w:rsid w:val="008D2446"/>
    <w:rsid w:val="008D24EC"/>
    <w:rsid w:val="008D3394"/>
    <w:rsid w:val="008D4B31"/>
    <w:rsid w:val="008D4CF5"/>
    <w:rsid w:val="008D69F6"/>
    <w:rsid w:val="008E003B"/>
    <w:rsid w:val="008E18C0"/>
    <w:rsid w:val="008E19F7"/>
    <w:rsid w:val="008E20D2"/>
    <w:rsid w:val="008E2355"/>
    <w:rsid w:val="008E2915"/>
    <w:rsid w:val="008E29E6"/>
    <w:rsid w:val="008E2C9A"/>
    <w:rsid w:val="008E38A1"/>
    <w:rsid w:val="008E65BA"/>
    <w:rsid w:val="008E65BC"/>
    <w:rsid w:val="008F0365"/>
    <w:rsid w:val="008F0D5F"/>
    <w:rsid w:val="008F1594"/>
    <w:rsid w:val="008F15A9"/>
    <w:rsid w:val="008F1AC3"/>
    <w:rsid w:val="008F2541"/>
    <w:rsid w:val="008F3565"/>
    <w:rsid w:val="008F4144"/>
    <w:rsid w:val="008F44DB"/>
    <w:rsid w:val="008F5112"/>
    <w:rsid w:val="008F598A"/>
    <w:rsid w:val="008F61C0"/>
    <w:rsid w:val="008F6F08"/>
    <w:rsid w:val="008F7155"/>
    <w:rsid w:val="00902222"/>
    <w:rsid w:val="00902A52"/>
    <w:rsid w:val="0090444A"/>
    <w:rsid w:val="009045FF"/>
    <w:rsid w:val="0090464C"/>
    <w:rsid w:val="009058A2"/>
    <w:rsid w:val="00905BA7"/>
    <w:rsid w:val="00906481"/>
    <w:rsid w:val="00906941"/>
    <w:rsid w:val="00906B41"/>
    <w:rsid w:val="00907A89"/>
    <w:rsid w:val="00907A9D"/>
    <w:rsid w:val="00907B6E"/>
    <w:rsid w:val="0091041C"/>
    <w:rsid w:val="00910AB5"/>
    <w:rsid w:val="009126BF"/>
    <w:rsid w:val="00913E1A"/>
    <w:rsid w:val="0091528C"/>
    <w:rsid w:val="0091782A"/>
    <w:rsid w:val="00917AB4"/>
    <w:rsid w:val="00917D12"/>
    <w:rsid w:val="00917D37"/>
    <w:rsid w:val="00917FD2"/>
    <w:rsid w:val="009208A3"/>
    <w:rsid w:val="00920C53"/>
    <w:rsid w:val="0092176D"/>
    <w:rsid w:val="0092255C"/>
    <w:rsid w:val="00923708"/>
    <w:rsid w:val="00923A6E"/>
    <w:rsid w:val="0092449F"/>
    <w:rsid w:val="00924C34"/>
    <w:rsid w:val="00924C82"/>
    <w:rsid w:val="0092565E"/>
    <w:rsid w:val="00926A37"/>
    <w:rsid w:val="00927377"/>
    <w:rsid w:val="00931D56"/>
    <w:rsid w:val="0093205D"/>
    <w:rsid w:val="00932705"/>
    <w:rsid w:val="009338AC"/>
    <w:rsid w:val="009356BD"/>
    <w:rsid w:val="00935DB9"/>
    <w:rsid w:val="00935F98"/>
    <w:rsid w:val="00936094"/>
    <w:rsid w:val="00937AB8"/>
    <w:rsid w:val="009402D0"/>
    <w:rsid w:val="00940571"/>
    <w:rsid w:val="00940674"/>
    <w:rsid w:val="00940E1A"/>
    <w:rsid w:val="0094113B"/>
    <w:rsid w:val="00942CDC"/>
    <w:rsid w:val="0094304A"/>
    <w:rsid w:val="009441AF"/>
    <w:rsid w:val="009444B2"/>
    <w:rsid w:val="00944E8C"/>
    <w:rsid w:val="00945749"/>
    <w:rsid w:val="009466BD"/>
    <w:rsid w:val="00946A3F"/>
    <w:rsid w:val="009511C0"/>
    <w:rsid w:val="009514B3"/>
    <w:rsid w:val="00952401"/>
    <w:rsid w:val="00952530"/>
    <w:rsid w:val="00952E18"/>
    <w:rsid w:val="009532BA"/>
    <w:rsid w:val="009547EF"/>
    <w:rsid w:val="00954C42"/>
    <w:rsid w:val="00955118"/>
    <w:rsid w:val="00955258"/>
    <w:rsid w:val="00955991"/>
    <w:rsid w:val="009562D2"/>
    <w:rsid w:val="0095701E"/>
    <w:rsid w:val="00957FA1"/>
    <w:rsid w:val="00960015"/>
    <w:rsid w:val="009603E8"/>
    <w:rsid w:val="00960BA8"/>
    <w:rsid w:val="00960CA4"/>
    <w:rsid w:val="00960E22"/>
    <w:rsid w:val="00961494"/>
    <w:rsid w:val="00961E11"/>
    <w:rsid w:val="00962271"/>
    <w:rsid w:val="009649F2"/>
    <w:rsid w:val="00965072"/>
    <w:rsid w:val="009651A6"/>
    <w:rsid w:val="0096534A"/>
    <w:rsid w:val="00965EE5"/>
    <w:rsid w:val="00966310"/>
    <w:rsid w:val="00970753"/>
    <w:rsid w:val="00971862"/>
    <w:rsid w:val="0097242E"/>
    <w:rsid w:val="00972760"/>
    <w:rsid w:val="00972EA7"/>
    <w:rsid w:val="00973107"/>
    <w:rsid w:val="0097338D"/>
    <w:rsid w:val="0097344E"/>
    <w:rsid w:val="00973BE3"/>
    <w:rsid w:val="00973DE4"/>
    <w:rsid w:val="00975200"/>
    <w:rsid w:val="009756D1"/>
    <w:rsid w:val="00975E25"/>
    <w:rsid w:val="00977182"/>
    <w:rsid w:val="00980C07"/>
    <w:rsid w:val="00980EC8"/>
    <w:rsid w:val="00981BBC"/>
    <w:rsid w:val="00981F46"/>
    <w:rsid w:val="009836F5"/>
    <w:rsid w:val="00983CC1"/>
    <w:rsid w:val="0098442E"/>
    <w:rsid w:val="009844D3"/>
    <w:rsid w:val="009847FE"/>
    <w:rsid w:val="00985CF9"/>
    <w:rsid w:val="009860E9"/>
    <w:rsid w:val="00987AA3"/>
    <w:rsid w:val="00987DDE"/>
    <w:rsid w:val="009902FC"/>
    <w:rsid w:val="00990A25"/>
    <w:rsid w:val="00991050"/>
    <w:rsid w:val="009913D2"/>
    <w:rsid w:val="009918A1"/>
    <w:rsid w:val="00991E3A"/>
    <w:rsid w:val="0099203B"/>
    <w:rsid w:val="00992102"/>
    <w:rsid w:val="0099217B"/>
    <w:rsid w:val="00992CA6"/>
    <w:rsid w:val="00992CE7"/>
    <w:rsid w:val="009938CE"/>
    <w:rsid w:val="009938E1"/>
    <w:rsid w:val="0099423D"/>
    <w:rsid w:val="0099468C"/>
    <w:rsid w:val="0099641F"/>
    <w:rsid w:val="00996484"/>
    <w:rsid w:val="009969C2"/>
    <w:rsid w:val="00997DCB"/>
    <w:rsid w:val="009A1A0B"/>
    <w:rsid w:val="009A2067"/>
    <w:rsid w:val="009A24EB"/>
    <w:rsid w:val="009A2A91"/>
    <w:rsid w:val="009A3C11"/>
    <w:rsid w:val="009A4DF0"/>
    <w:rsid w:val="009A5154"/>
    <w:rsid w:val="009A570B"/>
    <w:rsid w:val="009A5722"/>
    <w:rsid w:val="009A576C"/>
    <w:rsid w:val="009A6356"/>
    <w:rsid w:val="009A63D1"/>
    <w:rsid w:val="009A6826"/>
    <w:rsid w:val="009A755E"/>
    <w:rsid w:val="009A78A3"/>
    <w:rsid w:val="009B1058"/>
    <w:rsid w:val="009B19D2"/>
    <w:rsid w:val="009B1F11"/>
    <w:rsid w:val="009B2154"/>
    <w:rsid w:val="009B2A46"/>
    <w:rsid w:val="009B4033"/>
    <w:rsid w:val="009B413E"/>
    <w:rsid w:val="009B43E7"/>
    <w:rsid w:val="009B48A8"/>
    <w:rsid w:val="009B4FD0"/>
    <w:rsid w:val="009B63A4"/>
    <w:rsid w:val="009B68ED"/>
    <w:rsid w:val="009B6CEF"/>
    <w:rsid w:val="009B715C"/>
    <w:rsid w:val="009C16A1"/>
    <w:rsid w:val="009C1C61"/>
    <w:rsid w:val="009C28BB"/>
    <w:rsid w:val="009C3198"/>
    <w:rsid w:val="009C455C"/>
    <w:rsid w:val="009C565B"/>
    <w:rsid w:val="009C5B05"/>
    <w:rsid w:val="009C5CC2"/>
    <w:rsid w:val="009C6B2E"/>
    <w:rsid w:val="009C74FE"/>
    <w:rsid w:val="009D0236"/>
    <w:rsid w:val="009D0B1A"/>
    <w:rsid w:val="009D0CAC"/>
    <w:rsid w:val="009D190E"/>
    <w:rsid w:val="009D1F8D"/>
    <w:rsid w:val="009D25F6"/>
    <w:rsid w:val="009D3A9E"/>
    <w:rsid w:val="009D3F16"/>
    <w:rsid w:val="009D473B"/>
    <w:rsid w:val="009D4CCE"/>
    <w:rsid w:val="009D5749"/>
    <w:rsid w:val="009D58FC"/>
    <w:rsid w:val="009D5D51"/>
    <w:rsid w:val="009D642D"/>
    <w:rsid w:val="009D72B3"/>
    <w:rsid w:val="009D7829"/>
    <w:rsid w:val="009D79D2"/>
    <w:rsid w:val="009E01E0"/>
    <w:rsid w:val="009E10EA"/>
    <w:rsid w:val="009E2FF7"/>
    <w:rsid w:val="009E4CEB"/>
    <w:rsid w:val="009E59A8"/>
    <w:rsid w:val="009E6185"/>
    <w:rsid w:val="009E6F0E"/>
    <w:rsid w:val="009E7C89"/>
    <w:rsid w:val="009F04B0"/>
    <w:rsid w:val="009F185F"/>
    <w:rsid w:val="009F1940"/>
    <w:rsid w:val="009F1C74"/>
    <w:rsid w:val="009F3342"/>
    <w:rsid w:val="009F3640"/>
    <w:rsid w:val="009F4348"/>
    <w:rsid w:val="009F4E08"/>
    <w:rsid w:val="009F583C"/>
    <w:rsid w:val="009F59A0"/>
    <w:rsid w:val="009F5DAC"/>
    <w:rsid w:val="009F7792"/>
    <w:rsid w:val="00A03A96"/>
    <w:rsid w:val="00A03B6F"/>
    <w:rsid w:val="00A04861"/>
    <w:rsid w:val="00A058C7"/>
    <w:rsid w:val="00A05E91"/>
    <w:rsid w:val="00A069C7"/>
    <w:rsid w:val="00A071D3"/>
    <w:rsid w:val="00A07554"/>
    <w:rsid w:val="00A1063E"/>
    <w:rsid w:val="00A10EAD"/>
    <w:rsid w:val="00A11BE9"/>
    <w:rsid w:val="00A12628"/>
    <w:rsid w:val="00A12C3D"/>
    <w:rsid w:val="00A1333E"/>
    <w:rsid w:val="00A13350"/>
    <w:rsid w:val="00A13F28"/>
    <w:rsid w:val="00A15514"/>
    <w:rsid w:val="00A17389"/>
    <w:rsid w:val="00A178EE"/>
    <w:rsid w:val="00A20518"/>
    <w:rsid w:val="00A2052B"/>
    <w:rsid w:val="00A215C9"/>
    <w:rsid w:val="00A23A04"/>
    <w:rsid w:val="00A258A4"/>
    <w:rsid w:val="00A2745C"/>
    <w:rsid w:val="00A301DE"/>
    <w:rsid w:val="00A304BF"/>
    <w:rsid w:val="00A30822"/>
    <w:rsid w:val="00A3302E"/>
    <w:rsid w:val="00A354CB"/>
    <w:rsid w:val="00A3721A"/>
    <w:rsid w:val="00A37FF7"/>
    <w:rsid w:val="00A37FFA"/>
    <w:rsid w:val="00A417F5"/>
    <w:rsid w:val="00A431A4"/>
    <w:rsid w:val="00A4337D"/>
    <w:rsid w:val="00A444EC"/>
    <w:rsid w:val="00A44D61"/>
    <w:rsid w:val="00A44DE5"/>
    <w:rsid w:val="00A45BCB"/>
    <w:rsid w:val="00A45C20"/>
    <w:rsid w:val="00A46859"/>
    <w:rsid w:val="00A4771D"/>
    <w:rsid w:val="00A50BD3"/>
    <w:rsid w:val="00A51885"/>
    <w:rsid w:val="00A51ACA"/>
    <w:rsid w:val="00A528A1"/>
    <w:rsid w:val="00A535F5"/>
    <w:rsid w:val="00A5421C"/>
    <w:rsid w:val="00A54358"/>
    <w:rsid w:val="00A54418"/>
    <w:rsid w:val="00A54F07"/>
    <w:rsid w:val="00A55643"/>
    <w:rsid w:val="00A56232"/>
    <w:rsid w:val="00A57149"/>
    <w:rsid w:val="00A579EF"/>
    <w:rsid w:val="00A57BBB"/>
    <w:rsid w:val="00A60F27"/>
    <w:rsid w:val="00A61A59"/>
    <w:rsid w:val="00A61F94"/>
    <w:rsid w:val="00A62E3E"/>
    <w:rsid w:val="00A63BEC"/>
    <w:rsid w:val="00A643B0"/>
    <w:rsid w:val="00A650BB"/>
    <w:rsid w:val="00A6586F"/>
    <w:rsid w:val="00A65BCA"/>
    <w:rsid w:val="00A65C84"/>
    <w:rsid w:val="00A66B33"/>
    <w:rsid w:val="00A67050"/>
    <w:rsid w:val="00A70154"/>
    <w:rsid w:val="00A704DD"/>
    <w:rsid w:val="00A70791"/>
    <w:rsid w:val="00A726EE"/>
    <w:rsid w:val="00A72846"/>
    <w:rsid w:val="00A73431"/>
    <w:rsid w:val="00A736C0"/>
    <w:rsid w:val="00A738F6"/>
    <w:rsid w:val="00A73CD4"/>
    <w:rsid w:val="00A75055"/>
    <w:rsid w:val="00A751F1"/>
    <w:rsid w:val="00A75BE9"/>
    <w:rsid w:val="00A76070"/>
    <w:rsid w:val="00A76488"/>
    <w:rsid w:val="00A76A8B"/>
    <w:rsid w:val="00A775D3"/>
    <w:rsid w:val="00A7771E"/>
    <w:rsid w:val="00A8016F"/>
    <w:rsid w:val="00A80279"/>
    <w:rsid w:val="00A8094D"/>
    <w:rsid w:val="00A8108D"/>
    <w:rsid w:val="00A8166B"/>
    <w:rsid w:val="00A81B64"/>
    <w:rsid w:val="00A8215B"/>
    <w:rsid w:val="00A82D7D"/>
    <w:rsid w:val="00A83CE1"/>
    <w:rsid w:val="00A856DF"/>
    <w:rsid w:val="00A86227"/>
    <w:rsid w:val="00A864C9"/>
    <w:rsid w:val="00A86AD7"/>
    <w:rsid w:val="00A86C3E"/>
    <w:rsid w:val="00A87CAD"/>
    <w:rsid w:val="00A902F9"/>
    <w:rsid w:val="00A90A49"/>
    <w:rsid w:val="00A91FCF"/>
    <w:rsid w:val="00A92318"/>
    <w:rsid w:val="00A92821"/>
    <w:rsid w:val="00A928C5"/>
    <w:rsid w:val="00A935E3"/>
    <w:rsid w:val="00A947F1"/>
    <w:rsid w:val="00A94A16"/>
    <w:rsid w:val="00A95A6B"/>
    <w:rsid w:val="00A95A92"/>
    <w:rsid w:val="00A96063"/>
    <w:rsid w:val="00A96313"/>
    <w:rsid w:val="00A97DE0"/>
    <w:rsid w:val="00AA0250"/>
    <w:rsid w:val="00AA0A20"/>
    <w:rsid w:val="00AA152A"/>
    <w:rsid w:val="00AA1D9C"/>
    <w:rsid w:val="00AA3A35"/>
    <w:rsid w:val="00AA4518"/>
    <w:rsid w:val="00AA45F7"/>
    <w:rsid w:val="00AA4BF7"/>
    <w:rsid w:val="00AA608D"/>
    <w:rsid w:val="00AA6E73"/>
    <w:rsid w:val="00AB0400"/>
    <w:rsid w:val="00AB3563"/>
    <w:rsid w:val="00AB4C7A"/>
    <w:rsid w:val="00AB52C3"/>
    <w:rsid w:val="00AB5CCA"/>
    <w:rsid w:val="00AB63FC"/>
    <w:rsid w:val="00AB65B6"/>
    <w:rsid w:val="00AB71AE"/>
    <w:rsid w:val="00AC0123"/>
    <w:rsid w:val="00AC0E6A"/>
    <w:rsid w:val="00AC188C"/>
    <w:rsid w:val="00AC1CC5"/>
    <w:rsid w:val="00AC34C8"/>
    <w:rsid w:val="00AC34F3"/>
    <w:rsid w:val="00AC3DE6"/>
    <w:rsid w:val="00AC4305"/>
    <w:rsid w:val="00AC498C"/>
    <w:rsid w:val="00AC4EF4"/>
    <w:rsid w:val="00AC506E"/>
    <w:rsid w:val="00AC5AE1"/>
    <w:rsid w:val="00AC60AE"/>
    <w:rsid w:val="00AC6EF5"/>
    <w:rsid w:val="00AC70C6"/>
    <w:rsid w:val="00AC7BD8"/>
    <w:rsid w:val="00AD1F59"/>
    <w:rsid w:val="00AD3680"/>
    <w:rsid w:val="00AD4377"/>
    <w:rsid w:val="00AD5700"/>
    <w:rsid w:val="00AD5813"/>
    <w:rsid w:val="00AD619E"/>
    <w:rsid w:val="00AD6E32"/>
    <w:rsid w:val="00AD6EC4"/>
    <w:rsid w:val="00AE0608"/>
    <w:rsid w:val="00AE09FE"/>
    <w:rsid w:val="00AE0CB3"/>
    <w:rsid w:val="00AE13DC"/>
    <w:rsid w:val="00AE1B98"/>
    <w:rsid w:val="00AE1CE8"/>
    <w:rsid w:val="00AE24E1"/>
    <w:rsid w:val="00AE2A7A"/>
    <w:rsid w:val="00AE2FBA"/>
    <w:rsid w:val="00AE36C7"/>
    <w:rsid w:val="00AE3D9F"/>
    <w:rsid w:val="00AE41E5"/>
    <w:rsid w:val="00AE480B"/>
    <w:rsid w:val="00AE4A49"/>
    <w:rsid w:val="00AE4D42"/>
    <w:rsid w:val="00AE5621"/>
    <w:rsid w:val="00AE61D9"/>
    <w:rsid w:val="00AF0584"/>
    <w:rsid w:val="00AF067E"/>
    <w:rsid w:val="00AF0FD4"/>
    <w:rsid w:val="00AF145D"/>
    <w:rsid w:val="00AF4119"/>
    <w:rsid w:val="00AF4C26"/>
    <w:rsid w:val="00AF4C2F"/>
    <w:rsid w:val="00AF5D45"/>
    <w:rsid w:val="00AF618C"/>
    <w:rsid w:val="00AF64BF"/>
    <w:rsid w:val="00AF6B4B"/>
    <w:rsid w:val="00B040AB"/>
    <w:rsid w:val="00B058BE"/>
    <w:rsid w:val="00B07441"/>
    <w:rsid w:val="00B076C6"/>
    <w:rsid w:val="00B07D22"/>
    <w:rsid w:val="00B10914"/>
    <w:rsid w:val="00B11253"/>
    <w:rsid w:val="00B1235F"/>
    <w:rsid w:val="00B13319"/>
    <w:rsid w:val="00B14914"/>
    <w:rsid w:val="00B152E1"/>
    <w:rsid w:val="00B159DA"/>
    <w:rsid w:val="00B16074"/>
    <w:rsid w:val="00B160A5"/>
    <w:rsid w:val="00B169E8"/>
    <w:rsid w:val="00B16B89"/>
    <w:rsid w:val="00B17898"/>
    <w:rsid w:val="00B17D23"/>
    <w:rsid w:val="00B20E97"/>
    <w:rsid w:val="00B21182"/>
    <w:rsid w:val="00B2133B"/>
    <w:rsid w:val="00B21976"/>
    <w:rsid w:val="00B24A68"/>
    <w:rsid w:val="00B252DD"/>
    <w:rsid w:val="00B25770"/>
    <w:rsid w:val="00B25EE5"/>
    <w:rsid w:val="00B264A8"/>
    <w:rsid w:val="00B30606"/>
    <w:rsid w:val="00B31968"/>
    <w:rsid w:val="00B31AE7"/>
    <w:rsid w:val="00B327ED"/>
    <w:rsid w:val="00B32D3B"/>
    <w:rsid w:val="00B34EDA"/>
    <w:rsid w:val="00B35FAD"/>
    <w:rsid w:val="00B36D15"/>
    <w:rsid w:val="00B36EE6"/>
    <w:rsid w:val="00B37465"/>
    <w:rsid w:val="00B37E5E"/>
    <w:rsid w:val="00B403D1"/>
    <w:rsid w:val="00B419F1"/>
    <w:rsid w:val="00B41DAA"/>
    <w:rsid w:val="00B4389E"/>
    <w:rsid w:val="00B442D1"/>
    <w:rsid w:val="00B44331"/>
    <w:rsid w:val="00B44C8F"/>
    <w:rsid w:val="00B46FF9"/>
    <w:rsid w:val="00B47379"/>
    <w:rsid w:val="00B4762D"/>
    <w:rsid w:val="00B4791C"/>
    <w:rsid w:val="00B50C45"/>
    <w:rsid w:val="00B50CD6"/>
    <w:rsid w:val="00B515A8"/>
    <w:rsid w:val="00B52D18"/>
    <w:rsid w:val="00B533CA"/>
    <w:rsid w:val="00B53637"/>
    <w:rsid w:val="00B54719"/>
    <w:rsid w:val="00B55283"/>
    <w:rsid w:val="00B6043E"/>
    <w:rsid w:val="00B60D68"/>
    <w:rsid w:val="00B62384"/>
    <w:rsid w:val="00B623E1"/>
    <w:rsid w:val="00B62519"/>
    <w:rsid w:val="00B63973"/>
    <w:rsid w:val="00B6403F"/>
    <w:rsid w:val="00B64598"/>
    <w:rsid w:val="00B64B39"/>
    <w:rsid w:val="00B6515C"/>
    <w:rsid w:val="00B651C4"/>
    <w:rsid w:val="00B667A4"/>
    <w:rsid w:val="00B67AAC"/>
    <w:rsid w:val="00B70DA6"/>
    <w:rsid w:val="00B711E3"/>
    <w:rsid w:val="00B72BE0"/>
    <w:rsid w:val="00B73537"/>
    <w:rsid w:val="00B73926"/>
    <w:rsid w:val="00B741EF"/>
    <w:rsid w:val="00B745B7"/>
    <w:rsid w:val="00B7462B"/>
    <w:rsid w:val="00B754CD"/>
    <w:rsid w:val="00B7579C"/>
    <w:rsid w:val="00B759B8"/>
    <w:rsid w:val="00B76182"/>
    <w:rsid w:val="00B768B8"/>
    <w:rsid w:val="00B76E58"/>
    <w:rsid w:val="00B76E92"/>
    <w:rsid w:val="00B80835"/>
    <w:rsid w:val="00B80AF6"/>
    <w:rsid w:val="00B81609"/>
    <w:rsid w:val="00B827A6"/>
    <w:rsid w:val="00B82CEF"/>
    <w:rsid w:val="00B82FF3"/>
    <w:rsid w:val="00B83309"/>
    <w:rsid w:val="00B83874"/>
    <w:rsid w:val="00B84324"/>
    <w:rsid w:val="00B8580C"/>
    <w:rsid w:val="00B85DC4"/>
    <w:rsid w:val="00B8672E"/>
    <w:rsid w:val="00B86C23"/>
    <w:rsid w:val="00B870AB"/>
    <w:rsid w:val="00B87596"/>
    <w:rsid w:val="00B903E4"/>
    <w:rsid w:val="00B90416"/>
    <w:rsid w:val="00B91213"/>
    <w:rsid w:val="00B9250E"/>
    <w:rsid w:val="00B92D23"/>
    <w:rsid w:val="00B932CF"/>
    <w:rsid w:val="00B936B2"/>
    <w:rsid w:val="00B93AF4"/>
    <w:rsid w:val="00B93DBC"/>
    <w:rsid w:val="00B93E05"/>
    <w:rsid w:val="00B95114"/>
    <w:rsid w:val="00B96A3B"/>
    <w:rsid w:val="00BA0563"/>
    <w:rsid w:val="00BA0E9A"/>
    <w:rsid w:val="00BA0EA8"/>
    <w:rsid w:val="00BA1B7E"/>
    <w:rsid w:val="00BA1C39"/>
    <w:rsid w:val="00BA21B9"/>
    <w:rsid w:val="00BA22B4"/>
    <w:rsid w:val="00BA2483"/>
    <w:rsid w:val="00BA2A10"/>
    <w:rsid w:val="00BA33EC"/>
    <w:rsid w:val="00BA43D5"/>
    <w:rsid w:val="00BA5226"/>
    <w:rsid w:val="00BA57B6"/>
    <w:rsid w:val="00BA61DD"/>
    <w:rsid w:val="00BA6FD6"/>
    <w:rsid w:val="00BB0050"/>
    <w:rsid w:val="00BB035D"/>
    <w:rsid w:val="00BB3494"/>
    <w:rsid w:val="00BB6885"/>
    <w:rsid w:val="00BB6CF5"/>
    <w:rsid w:val="00BB7953"/>
    <w:rsid w:val="00BC00B7"/>
    <w:rsid w:val="00BC15AA"/>
    <w:rsid w:val="00BC18F3"/>
    <w:rsid w:val="00BC3037"/>
    <w:rsid w:val="00BC3681"/>
    <w:rsid w:val="00BC46B9"/>
    <w:rsid w:val="00BC53A7"/>
    <w:rsid w:val="00BC6101"/>
    <w:rsid w:val="00BC6961"/>
    <w:rsid w:val="00BC737D"/>
    <w:rsid w:val="00BC75B1"/>
    <w:rsid w:val="00BC7687"/>
    <w:rsid w:val="00BC7E7F"/>
    <w:rsid w:val="00BD0563"/>
    <w:rsid w:val="00BD0B54"/>
    <w:rsid w:val="00BD0CA7"/>
    <w:rsid w:val="00BD0F59"/>
    <w:rsid w:val="00BD2177"/>
    <w:rsid w:val="00BD2F67"/>
    <w:rsid w:val="00BD3F92"/>
    <w:rsid w:val="00BD4E10"/>
    <w:rsid w:val="00BD6D25"/>
    <w:rsid w:val="00BD6E24"/>
    <w:rsid w:val="00BD7D58"/>
    <w:rsid w:val="00BE03BD"/>
    <w:rsid w:val="00BE1DE7"/>
    <w:rsid w:val="00BE40FF"/>
    <w:rsid w:val="00BE5CD4"/>
    <w:rsid w:val="00BE6948"/>
    <w:rsid w:val="00BE7B2E"/>
    <w:rsid w:val="00BE7F07"/>
    <w:rsid w:val="00BF02BE"/>
    <w:rsid w:val="00BF377A"/>
    <w:rsid w:val="00BF415F"/>
    <w:rsid w:val="00BF4976"/>
    <w:rsid w:val="00BF53FD"/>
    <w:rsid w:val="00BF6970"/>
    <w:rsid w:val="00BF79F7"/>
    <w:rsid w:val="00BF7AE1"/>
    <w:rsid w:val="00BF7B31"/>
    <w:rsid w:val="00C00451"/>
    <w:rsid w:val="00C00729"/>
    <w:rsid w:val="00C007F5"/>
    <w:rsid w:val="00C01AC6"/>
    <w:rsid w:val="00C02566"/>
    <w:rsid w:val="00C0266D"/>
    <w:rsid w:val="00C02D44"/>
    <w:rsid w:val="00C03573"/>
    <w:rsid w:val="00C03D64"/>
    <w:rsid w:val="00C03FEE"/>
    <w:rsid w:val="00C051BF"/>
    <w:rsid w:val="00C05CA2"/>
    <w:rsid w:val="00C069CC"/>
    <w:rsid w:val="00C06ABF"/>
    <w:rsid w:val="00C07409"/>
    <w:rsid w:val="00C078D4"/>
    <w:rsid w:val="00C07954"/>
    <w:rsid w:val="00C10FC2"/>
    <w:rsid w:val="00C11B57"/>
    <w:rsid w:val="00C11D36"/>
    <w:rsid w:val="00C12DF0"/>
    <w:rsid w:val="00C138B4"/>
    <w:rsid w:val="00C13F0C"/>
    <w:rsid w:val="00C14E1F"/>
    <w:rsid w:val="00C169B0"/>
    <w:rsid w:val="00C16C73"/>
    <w:rsid w:val="00C17956"/>
    <w:rsid w:val="00C17F90"/>
    <w:rsid w:val="00C20656"/>
    <w:rsid w:val="00C20B16"/>
    <w:rsid w:val="00C20DBB"/>
    <w:rsid w:val="00C20E72"/>
    <w:rsid w:val="00C21F39"/>
    <w:rsid w:val="00C22C76"/>
    <w:rsid w:val="00C23272"/>
    <w:rsid w:val="00C24A03"/>
    <w:rsid w:val="00C25B0D"/>
    <w:rsid w:val="00C25BD3"/>
    <w:rsid w:val="00C264B6"/>
    <w:rsid w:val="00C3073C"/>
    <w:rsid w:val="00C30ACF"/>
    <w:rsid w:val="00C30DA8"/>
    <w:rsid w:val="00C31217"/>
    <w:rsid w:val="00C32418"/>
    <w:rsid w:val="00C32A49"/>
    <w:rsid w:val="00C33410"/>
    <w:rsid w:val="00C34104"/>
    <w:rsid w:val="00C34427"/>
    <w:rsid w:val="00C3501B"/>
    <w:rsid w:val="00C35EA2"/>
    <w:rsid w:val="00C362AD"/>
    <w:rsid w:val="00C408D3"/>
    <w:rsid w:val="00C41A6D"/>
    <w:rsid w:val="00C43865"/>
    <w:rsid w:val="00C446A6"/>
    <w:rsid w:val="00C45601"/>
    <w:rsid w:val="00C46A86"/>
    <w:rsid w:val="00C46B7C"/>
    <w:rsid w:val="00C475E2"/>
    <w:rsid w:val="00C477FE"/>
    <w:rsid w:val="00C47832"/>
    <w:rsid w:val="00C47A12"/>
    <w:rsid w:val="00C501BD"/>
    <w:rsid w:val="00C51035"/>
    <w:rsid w:val="00C5151D"/>
    <w:rsid w:val="00C5249C"/>
    <w:rsid w:val="00C537C3"/>
    <w:rsid w:val="00C5599D"/>
    <w:rsid w:val="00C56277"/>
    <w:rsid w:val="00C56293"/>
    <w:rsid w:val="00C563E3"/>
    <w:rsid w:val="00C56570"/>
    <w:rsid w:val="00C569C0"/>
    <w:rsid w:val="00C573DD"/>
    <w:rsid w:val="00C60606"/>
    <w:rsid w:val="00C60C08"/>
    <w:rsid w:val="00C62CEA"/>
    <w:rsid w:val="00C6318F"/>
    <w:rsid w:val="00C63389"/>
    <w:rsid w:val="00C63981"/>
    <w:rsid w:val="00C64C81"/>
    <w:rsid w:val="00C650A9"/>
    <w:rsid w:val="00C651E4"/>
    <w:rsid w:val="00C653AD"/>
    <w:rsid w:val="00C653D4"/>
    <w:rsid w:val="00C66DDC"/>
    <w:rsid w:val="00C67332"/>
    <w:rsid w:val="00C7117C"/>
    <w:rsid w:val="00C71408"/>
    <w:rsid w:val="00C7146C"/>
    <w:rsid w:val="00C7231F"/>
    <w:rsid w:val="00C7236C"/>
    <w:rsid w:val="00C72502"/>
    <w:rsid w:val="00C72B39"/>
    <w:rsid w:val="00C73E3C"/>
    <w:rsid w:val="00C74AFD"/>
    <w:rsid w:val="00C758AB"/>
    <w:rsid w:val="00C759D3"/>
    <w:rsid w:val="00C75A1B"/>
    <w:rsid w:val="00C75DB0"/>
    <w:rsid w:val="00C76512"/>
    <w:rsid w:val="00C77201"/>
    <w:rsid w:val="00C776C2"/>
    <w:rsid w:val="00C80F14"/>
    <w:rsid w:val="00C812FC"/>
    <w:rsid w:val="00C81659"/>
    <w:rsid w:val="00C82933"/>
    <w:rsid w:val="00C82C90"/>
    <w:rsid w:val="00C82FE2"/>
    <w:rsid w:val="00C83437"/>
    <w:rsid w:val="00C838AB"/>
    <w:rsid w:val="00C83EF3"/>
    <w:rsid w:val="00C83EFB"/>
    <w:rsid w:val="00C84E5C"/>
    <w:rsid w:val="00C8596F"/>
    <w:rsid w:val="00C85E2C"/>
    <w:rsid w:val="00C8651C"/>
    <w:rsid w:val="00C8695F"/>
    <w:rsid w:val="00C879D6"/>
    <w:rsid w:val="00C87D6B"/>
    <w:rsid w:val="00C87E92"/>
    <w:rsid w:val="00C904FB"/>
    <w:rsid w:val="00C90BDA"/>
    <w:rsid w:val="00C92B41"/>
    <w:rsid w:val="00C92B85"/>
    <w:rsid w:val="00C93132"/>
    <w:rsid w:val="00C9387E"/>
    <w:rsid w:val="00C93974"/>
    <w:rsid w:val="00C94D89"/>
    <w:rsid w:val="00C94F5D"/>
    <w:rsid w:val="00C94FA3"/>
    <w:rsid w:val="00C95072"/>
    <w:rsid w:val="00C95A38"/>
    <w:rsid w:val="00C96EB4"/>
    <w:rsid w:val="00C9741E"/>
    <w:rsid w:val="00CA034F"/>
    <w:rsid w:val="00CA098D"/>
    <w:rsid w:val="00CA0E5F"/>
    <w:rsid w:val="00CA100C"/>
    <w:rsid w:val="00CA1534"/>
    <w:rsid w:val="00CA2BCE"/>
    <w:rsid w:val="00CA2D94"/>
    <w:rsid w:val="00CA2FA0"/>
    <w:rsid w:val="00CA4EA1"/>
    <w:rsid w:val="00CA55EC"/>
    <w:rsid w:val="00CA577A"/>
    <w:rsid w:val="00CA62AF"/>
    <w:rsid w:val="00CA6D27"/>
    <w:rsid w:val="00CA71DE"/>
    <w:rsid w:val="00CB009E"/>
    <w:rsid w:val="00CB031D"/>
    <w:rsid w:val="00CB0E10"/>
    <w:rsid w:val="00CB14C7"/>
    <w:rsid w:val="00CB1754"/>
    <w:rsid w:val="00CB1FE3"/>
    <w:rsid w:val="00CB32D3"/>
    <w:rsid w:val="00CB5886"/>
    <w:rsid w:val="00CB5964"/>
    <w:rsid w:val="00CB5C86"/>
    <w:rsid w:val="00CB5ED6"/>
    <w:rsid w:val="00CB6E57"/>
    <w:rsid w:val="00CB7BE0"/>
    <w:rsid w:val="00CC04DE"/>
    <w:rsid w:val="00CC1A4F"/>
    <w:rsid w:val="00CC38DB"/>
    <w:rsid w:val="00CC3AAE"/>
    <w:rsid w:val="00CC4BDD"/>
    <w:rsid w:val="00CC4C1A"/>
    <w:rsid w:val="00CC4F88"/>
    <w:rsid w:val="00CC52CF"/>
    <w:rsid w:val="00CC5902"/>
    <w:rsid w:val="00CC6169"/>
    <w:rsid w:val="00CC6B3A"/>
    <w:rsid w:val="00CD0B82"/>
    <w:rsid w:val="00CD11A8"/>
    <w:rsid w:val="00CD11C7"/>
    <w:rsid w:val="00CD138C"/>
    <w:rsid w:val="00CD1403"/>
    <w:rsid w:val="00CD22DD"/>
    <w:rsid w:val="00CD37F4"/>
    <w:rsid w:val="00CD4B1F"/>
    <w:rsid w:val="00CD5B4B"/>
    <w:rsid w:val="00CD71FE"/>
    <w:rsid w:val="00CD72D5"/>
    <w:rsid w:val="00CD7F82"/>
    <w:rsid w:val="00CE0124"/>
    <w:rsid w:val="00CE03D7"/>
    <w:rsid w:val="00CE04AF"/>
    <w:rsid w:val="00CE06BB"/>
    <w:rsid w:val="00CE0999"/>
    <w:rsid w:val="00CE28A8"/>
    <w:rsid w:val="00CE2BBE"/>
    <w:rsid w:val="00CE4DA4"/>
    <w:rsid w:val="00CE4DE3"/>
    <w:rsid w:val="00CE6581"/>
    <w:rsid w:val="00CE7438"/>
    <w:rsid w:val="00CE7813"/>
    <w:rsid w:val="00CF0014"/>
    <w:rsid w:val="00CF0075"/>
    <w:rsid w:val="00CF1CEA"/>
    <w:rsid w:val="00CF2214"/>
    <w:rsid w:val="00CF2906"/>
    <w:rsid w:val="00CF4087"/>
    <w:rsid w:val="00CF4709"/>
    <w:rsid w:val="00CF4ECC"/>
    <w:rsid w:val="00CF5E7B"/>
    <w:rsid w:val="00CF5F5D"/>
    <w:rsid w:val="00CF6B58"/>
    <w:rsid w:val="00CF7A78"/>
    <w:rsid w:val="00CF7E34"/>
    <w:rsid w:val="00D013CB"/>
    <w:rsid w:val="00D01E87"/>
    <w:rsid w:val="00D01F33"/>
    <w:rsid w:val="00D01F35"/>
    <w:rsid w:val="00D034C7"/>
    <w:rsid w:val="00D04024"/>
    <w:rsid w:val="00D05538"/>
    <w:rsid w:val="00D068F7"/>
    <w:rsid w:val="00D11290"/>
    <w:rsid w:val="00D124A8"/>
    <w:rsid w:val="00D12AE6"/>
    <w:rsid w:val="00D1370F"/>
    <w:rsid w:val="00D13730"/>
    <w:rsid w:val="00D13E0C"/>
    <w:rsid w:val="00D142AA"/>
    <w:rsid w:val="00D14658"/>
    <w:rsid w:val="00D153A1"/>
    <w:rsid w:val="00D157EA"/>
    <w:rsid w:val="00D15DD7"/>
    <w:rsid w:val="00D16650"/>
    <w:rsid w:val="00D16D33"/>
    <w:rsid w:val="00D2066C"/>
    <w:rsid w:val="00D20884"/>
    <w:rsid w:val="00D20A1F"/>
    <w:rsid w:val="00D211C1"/>
    <w:rsid w:val="00D22BCF"/>
    <w:rsid w:val="00D2349D"/>
    <w:rsid w:val="00D239DD"/>
    <w:rsid w:val="00D23ACC"/>
    <w:rsid w:val="00D23EC3"/>
    <w:rsid w:val="00D24AF4"/>
    <w:rsid w:val="00D24F31"/>
    <w:rsid w:val="00D25019"/>
    <w:rsid w:val="00D26DA6"/>
    <w:rsid w:val="00D27760"/>
    <w:rsid w:val="00D30095"/>
    <w:rsid w:val="00D308E3"/>
    <w:rsid w:val="00D30B71"/>
    <w:rsid w:val="00D31182"/>
    <w:rsid w:val="00D314B4"/>
    <w:rsid w:val="00D324B1"/>
    <w:rsid w:val="00D325D8"/>
    <w:rsid w:val="00D3276C"/>
    <w:rsid w:val="00D32A2C"/>
    <w:rsid w:val="00D33DE3"/>
    <w:rsid w:val="00D34B28"/>
    <w:rsid w:val="00D34B9F"/>
    <w:rsid w:val="00D36080"/>
    <w:rsid w:val="00D36627"/>
    <w:rsid w:val="00D36993"/>
    <w:rsid w:val="00D37054"/>
    <w:rsid w:val="00D3753E"/>
    <w:rsid w:val="00D375BB"/>
    <w:rsid w:val="00D37B68"/>
    <w:rsid w:val="00D40194"/>
    <w:rsid w:val="00D41B51"/>
    <w:rsid w:val="00D421E2"/>
    <w:rsid w:val="00D42706"/>
    <w:rsid w:val="00D44477"/>
    <w:rsid w:val="00D45432"/>
    <w:rsid w:val="00D45D7F"/>
    <w:rsid w:val="00D461F0"/>
    <w:rsid w:val="00D46AF7"/>
    <w:rsid w:val="00D46D2A"/>
    <w:rsid w:val="00D46F34"/>
    <w:rsid w:val="00D501E6"/>
    <w:rsid w:val="00D5058C"/>
    <w:rsid w:val="00D50D37"/>
    <w:rsid w:val="00D51D36"/>
    <w:rsid w:val="00D5253D"/>
    <w:rsid w:val="00D527C4"/>
    <w:rsid w:val="00D5346F"/>
    <w:rsid w:val="00D53C01"/>
    <w:rsid w:val="00D5423E"/>
    <w:rsid w:val="00D54733"/>
    <w:rsid w:val="00D54877"/>
    <w:rsid w:val="00D54B26"/>
    <w:rsid w:val="00D554EB"/>
    <w:rsid w:val="00D56344"/>
    <w:rsid w:val="00D570FA"/>
    <w:rsid w:val="00D57EA0"/>
    <w:rsid w:val="00D57ECA"/>
    <w:rsid w:val="00D607A4"/>
    <w:rsid w:val="00D62113"/>
    <w:rsid w:val="00D6236B"/>
    <w:rsid w:val="00D627C8"/>
    <w:rsid w:val="00D63B42"/>
    <w:rsid w:val="00D63DD1"/>
    <w:rsid w:val="00D65F8B"/>
    <w:rsid w:val="00D67B43"/>
    <w:rsid w:val="00D67D07"/>
    <w:rsid w:val="00D70A71"/>
    <w:rsid w:val="00D70DEA"/>
    <w:rsid w:val="00D716DD"/>
    <w:rsid w:val="00D7238C"/>
    <w:rsid w:val="00D725A0"/>
    <w:rsid w:val="00D73481"/>
    <w:rsid w:val="00D736F9"/>
    <w:rsid w:val="00D73D22"/>
    <w:rsid w:val="00D74125"/>
    <w:rsid w:val="00D743C4"/>
    <w:rsid w:val="00D7527D"/>
    <w:rsid w:val="00D758B2"/>
    <w:rsid w:val="00D77129"/>
    <w:rsid w:val="00D773E8"/>
    <w:rsid w:val="00D7784C"/>
    <w:rsid w:val="00D77AC8"/>
    <w:rsid w:val="00D808D5"/>
    <w:rsid w:val="00D83478"/>
    <w:rsid w:val="00D838CD"/>
    <w:rsid w:val="00D83D2B"/>
    <w:rsid w:val="00D843EE"/>
    <w:rsid w:val="00D84C6C"/>
    <w:rsid w:val="00D84D8C"/>
    <w:rsid w:val="00D8538C"/>
    <w:rsid w:val="00D85CD0"/>
    <w:rsid w:val="00D869E2"/>
    <w:rsid w:val="00D870FC"/>
    <w:rsid w:val="00D900F2"/>
    <w:rsid w:val="00D9118C"/>
    <w:rsid w:val="00D9515A"/>
    <w:rsid w:val="00D95815"/>
    <w:rsid w:val="00D97671"/>
    <w:rsid w:val="00DA0153"/>
    <w:rsid w:val="00DA1ABC"/>
    <w:rsid w:val="00DA1F19"/>
    <w:rsid w:val="00DA2B47"/>
    <w:rsid w:val="00DA2E51"/>
    <w:rsid w:val="00DA3B0A"/>
    <w:rsid w:val="00DA5DF9"/>
    <w:rsid w:val="00DA6A33"/>
    <w:rsid w:val="00DA6ECF"/>
    <w:rsid w:val="00DA7E09"/>
    <w:rsid w:val="00DB020C"/>
    <w:rsid w:val="00DB0D8A"/>
    <w:rsid w:val="00DB139E"/>
    <w:rsid w:val="00DB1786"/>
    <w:rsid w:val="00DB1FCC"/>
    <w:rsid w:val="00DB22C9"/>
    <w:rsid w:val="00DB38C5"/>
    <w:rsid w:val="00DB422D"/>
    <w:rsid w:val="00DB4267"/>
    <w:rsid w:val="00DB436E"/>
    <w:rsid w:val="00DB5136"/>
    <w:rsid w:val="00DB5DF3"/>
    <w:rsid w:val="00DB6135"/>
    <w:rsid w:val="00DB646E"/>
    <w:rsid w:val="00DC023B"/>
    <w:rsid w:val="00DC0401"/>
    <w:rsid w:val="00DC0E56"/>
    <w:rsid w:val="00DC15C9"/>
    <w:rsid w:val="00DC1B99"/>
    <w:rsid w:val="00DC208A"/>
    <w:rsid w:val="00DC3C9E"/>
    <w:rsid w:val="00DC3F07"/>
    <w:rsid w:val="00DC4014"/>
    <w:rsid w:val="00DC5D3B"/>
    <w:rsid w:val="00DC60F2"/>
    <w:rsid w:val="00DC671F"/>
    <w:rsid w:val="00DC70BE"/>
    <w:rsid w:val="00DC7584"/>
    <w:rsid w:val="00DD0042"/>
    <w:rsid w:val="00DD0DD4"/>
    <w:rsid w:val="00DD1043"/>
    <w:rsid w:val="00DD1CE4"/>
    <w:rsid w:val="00DD2436"/>
    <w:rsid w:val="00DD27F9"/>
    <w:rsid w:val="00DD284D"/>
    <w:rsid w:val="00DD2CE8"/>
    <w:rsid w:val="00DD2DAF"/>
    <w:rsid w:val="00DD3158"/>
    <w:rsid w:val="00DD3618"/>
    <w:rsid w:val="00DD3742"/>
    <w:rsid w:val="00DD4348"/>
    <w:rsid w:val="00DD4F33"/>
    <w:rsid w:val="00DD6F49"/>
    <w:rsid w:val="00DD724F"/>
    <w:rsid w:val="00DD73F9"/>
    <w:rsid w:val="00DD78EC"/>
    <w:rsid w:val="00DD7F4D"/>
    <w:rsid w:val="00DE08A9"/>
    <w:rsid w:val="00DE10F8"/>
    <w:rsid w:val="00DE12F2"/>
    <w:rsid w:val="00DE18C8"/>
    <w:rsid w:val="00DE20A8"/>
    <w:rsid w:val="00DE2318"/>
    <w:rsid w:val="00DE2E3D"/>
    <w:rsid w:val="00DE38B4"/>
    <w:rsid w:val="00DE4C93"/>
    <w:rsid w:val="00DE6E01"/>
    <w:rsid w:val="00DE72E8"/>
    <w:rsid w:val="00DF1597"/>
    <w:rsid w:val="00DF1DA5"/>
    <w:rsid w:val="00DF21E9"/>
    <w:rsid w:val="00DF2270"/>
    <w:rsid w:val="00DF30D7"/>
    <w:rsid w:val="00DF32FF"/>
    <w:rsid w:val="00DF41D7"/>
    <w:rsid w:val="00DF41DF"/>
    <w:rsid w:val="00DF480B"/>
    <w:rsid w:val="00DF4D2C"/>
    <w:rsid w:val="00DF6641"/>
    <w:rsid w:val="00DF7477"/>
    <w:rsid w:val="00DF752C"/>
    <w:rsid w:val="00DF759C"/>
    <w:rsid w:val="00E000E5"/>
    <w:rsid w:val="00E00DB0"/>
    <w:rsid w:val="00E01159"/>
    <w:rsid w:val="00E02948"/>
    <w:rsid w:val="00E02CDF"/>
    <w:rsid w:val="00E02F37"/>
    <w:rsid w:val="00E0558D"/>
    <w:rsid w:val="00E05685"/>
    <w:rsid w:val="00E073C6"/>
    <w:rsid w:val="00E0757D"/>
    <w:rsid w:val="00E1057B"/>
    <w:rsid w:val="00E105D8"/>
    <w:rsid w:val="00E10B04"/>
    <w:rsid w:val="00E118B7"/>
    <w:rsid w:val="00E11DEC"/>
    <w:rsid w:val="00E13139"/>
    <w:rsid w:val="00E1325A"/>
    <w:rsid w:val="00E13AF7"/>
    <w:rsid w:val="00E16174"/>
    <w:rsid w:val="00E16408"/>
    <w:rsid w:val="00E169E2"/>
    <w:rsid w:val="00E16E98"/>
    <w:rsid w:val="00E172D0"/>
    <w:rsid w:val="00E20648"/>
    <w:rsid w:val="00E209BA"/>
    <w:rsid w:val="00E209C5"/>
    <w:rsid w:val="00E20E10"/>
    <w:rsid w:val="00E212FA"/>
    <w:rsid w:val="00E21A92"/>
    <w:rsid w:val="00E2229A"/>
    <w:rsid w:val="00E23185"/>
    <w:rsid w:val="00E231CB"/>
    <w:rsid w:val="00E23A8B"/>
    <w:rsid w:val="00E25032"/>
    <w:rsid w:val="00E251F3"/>
    <w:rsid w:val="00E25772"/>
    <w:rsid w:val="00E25BB8"/>
    <w:rsid w:val="00E26B25"/>
    <w:rsid w:val="00E26E08"/>
    <w:rsid w:val="00E2736D"/>
    <w:rsid w:val="00E30F25"/>
    <w:rsid w:val="00E31235"/>
    <w:rsid w:val="00E3250E"/>
    <w:rsid w:val="00E3276D"/>
    <w:rsid w:val="00E32E77"/>
    <w:rsid w:val="00E3371F"/>
    <w:rsid w:val="00E345A3"/>
    <w:rsid w:val="00E34927"/>
    <w:rsid w:val="00E35163"/>
    <w:rsid w:val="00E37597"/>
    <w:rsid w:val="00E37C43"/>
    <w:rsid w:val="00E40507"/>
    <w:rsid w:val="00E4050B"/>
    <w:rsid w:val="00E407AA"/>
    <w:rsid w:val="00E40F58"/>
    <w:rsid w:val="00E40FE5"/>
    <w:rsid w:val="00E417D9"/>
    <w:rsid w:val="00E419B6"/>
    <w:rsid w:val="00E4242A"/>
    <w:rsid w:val="00E42835"/>
    <w:rsid w:val="00E442C4"/>
    <w:rsid w:val="00E46076"/>
    <w:rsid w:val="00E46780"/>
    <w:rsid w:val="00E47F5F"/>
    <w:rsid w:val="00E5031C"/>
    <w:rsid w:val="00E505A6"/>
    <w:rsid w:val="00E51997"/>
    <w:rsid w:val="00E5451E"/>
    <w:rsid w:val="00E54E91"/>
    <w:rsid w:val="00E54EBC"/>
    <w:rsid w:val="00E57436"/>
    <w:rsid w:val="00E5783F"/>
    <w:rsid w:val="00E57A1C"/>
    <w:rsid w:val="00E57E6C"/>
    <w:rsid w:val="00E6063B"/>
    <w:rsid w:val="00E6099B"/>
    <w:rsid w:val="00E6181D"/>
    <w:rsid w:val="00E61917"/>
    <w:rsid w:val="00E61F63"/>
    <w:rsid w:val="00E62095"/>
    <w:rsid w:val="00E641CA"/>
    <w:rsid w:val="00E64DF9"/>
    <w:rsid w:val="00E66857"/>
    <w:rsid w:val="00E66F1D"/>
    <w:rsid w:val="00E67253"/>
    <w:rsid w:val="00E676DD"/>
    <w:rsid w:val="00E710A7"/>
    <w:rsid w:val="00E718AD"/>
    <w:rsid w:val="00E71938"/>
    <w:rsid w:val="00E7213E"/>
    <w:rsid w:val="00E723E0"/>
    <w:rsid w:val="00E72B48"/>
    <w:rsid w:val="00E737DA"/>
    <w:rsid w:val="00E74907"/>
    <w:rsid w:val="00E7508A"/>
    <w:rsid w:val="00E760D1"/>
    <w:rsid w:val="00E776AC"/>
    <w:rsid w:val="00E779E1"/>
    <w:rsid w:val="00E8042A"/>
    <w:rsid w:val="00E80E86"/>
    <w:rsid w:val="00E81BE0"/>
    <w:rsid w:val="00E81F97"/>
    <w:rsid w:val="00E829E6"/>
    <w:rsid w:val="00E82DCF"/>
    <w:rsid w:val="00E83D6D"/>
    <w:rsid w:val="00E83F50"/>
    <w:rsid w:val="00E8407A"/>
    <w:rsid w:val="00E84103"/>
    <w:rsid w:val="00E84244"/>
    <w:rsid w:val="00E8611A"/>
    <w:rsid w:val="00E87A98"/>
    <w:rsid w:val="00E9012B"/>
    <w:rsid w:val="00E9018C"/>
    <w:rsid w:val="00E90E72"/>
    <w:rsid w:val="00E910C2"/>
    <w:rsid w:val="00E911EB"/>
    <w:rsid w:val="00E921FC"/>
    <w:rsid w:val="00E92B99"/>
    <w:rsid w:val="00E92C73"/>
    <w:rsid w:val="00E930E7"/>
    <w:rsid w:val="00E93D53"/>
    <w:rsid w:val="00E94D20"/>
    <w:rsid w:val="00E95683"/>
    <w:rsid w:val="00E95D41"/>
    <w:rsid w:val="00E9736F"/>
    <w:rsid w:val="00E97B33"/>
    <w:rsid w:val="00EA06C2"/>
    <w:rsid w:val="00EA1153"/>
    <w:rsid w:val="00EA11AB"/>
    <w:rsid w:val="00EA279F"/>
    <w:rsid w:val="00EA2AB3"/>
    <w:rsid w:val="00EA3581"/>
    <w:rsid w:val="00EA5569"/>
    <w:rsid w:val="00EA5DF0"/>
    <w:rsid w:val="00EA74AC"/>
    <w:rsid w:val="00EB0825"/>
    <w:rsid w:val="00EB3749"/>
    <w:rsid w:val="00EB3843"/>
    <w:rsid w:val="00EB4BF9"/>
    <w:rsid w:val="00EB536F"/>
    <w:rsid w:val="00EB6359"/>
    <w:rsid w:val="00EC02CD"/>
    <w:rsid w:val="00EC1E88"/>
    <w:rsid w:val="00EC20A8"/>
    <w:rsid w:val="00EC24BA"/>
    <w:rsid w:val="00EC312E"/>
    <w:rsid w:val="00EC3401"/>
    <w:rsid w:val="00EC3440"/>
    <w:rsid w:val="00EC36EB"/>
    <w:rsid w:val="00EC37C8"/>
    <w:rsid w:val="00EC3E98"/>
    <w:rsid w:val="00EC53A9"/>
    <w:rsid w:val="00EC6657"/>
    <w:rsid w:val="00EC669E"/>
    <w:rsid w:val="00EC6720"/>
    <w:rsid w:val="00EC6D46"/>
    <w:rsid w:val="00EC7175"/>
    <w:rsid w:val="00EC75F8"/>
    <w:rsid w:val="00EC7D90"/>
    <w:rsid w:val="00ED00FE"/>
    <w:rsid w:val="00ED0380"/>
    <w:rsid w:val="00ED1B2E"/>
    <w:rsid w:val="00ED34A6"/>
    <w:rsid w:val="00ED4B10"/>
    <w:rsid w:val="00ED4D5A"/>
    <w:rsid w:val="00ED55BF"/>
    <w:rsid w:val="00ED5C2D"/>
    <w:rsid w:val="00ED6A65"/>
    <w:rsid w:val="00ED735C"/>
    <w:rsid w:val="00ED7398"/>
    <w:rsid w:val="00ED741E"/>
    <w:rsid w:val="00ED7A4E"/>
    <w:rsid w:val="00ED7CE7"/>
    <w:rsid w:val="00EE008E"/>
    <w:rsid w:val="00EE0473"/>
    <w:rsid w:val="00EE2193"/>
    <w:rsid w:val="00EE2975"/>
    <w:rsid w:val="00EE3A7B"/>
    <w:rsid w:val="00EE5400"/>
    <w:rsid w:val="00EE56BE"/>
    <w:rsid w:val="00EE57EC"/>
    <w:rsid w:val="00EE5E34"/>
    <w:rsid w:val="00EE7D5E"/>
    <w:rsid w:val="00EF0580"/>
    <w:rsid w:val="00EF1066"/>
    <w:rsid w:val="00EF11A9"/>
    <w:rsid w:val="00EF1CB7"/>
    <w:rsid w:val="00EF1EA8"/>
    <w:rsid w:val="00EF411A"/>
    <w:rsid w:val="00EF41D6"/>
    <w:rsid w:val="00EF4E18"/>
    <w:rsid w:val="00EF5180"/>
    <w:rsid w:val="00EF57D5"/>
    <w:rsid w:val="00EF717E"/>
    <w:rsid w:val="00EF71B8"/>
    <w:rsid w:val="00EF7C8A"/>
    <w:rsid w:val="00EF7F51"/>
    <w:rsid w:val="00F0061F"/>
    <w:rsid w:val="00F00A1B"/>
    <w:rsid w:val="00F00CE5"/>
    <w:rsid w:val="00F00DAE"/>
    <w:rsid w:val="00F016B8"/>
    <w:rsid w:val="00F01E14"/>
    <w:rsid w:val="00F0259A"/>
    <w:rsid w:val="00F025A4"/>
    <w:rsid w:val="00F0274F"/>
    <w:rsid w:val="00F032CB"/>
    <w:rsid w:val="00F0710F"/>
    <w:rsid w:val="00F10867"/>
    <w:rsid w:val="00F109E2"/>
    <w:rsid w:val="00F11035"/>
    <w:rsid w:val="00F118B3"/>
    <w:rsid w:val="00F122AD"/>
    <w:rsid w:val="00F133DB"/>
    <w:rsid w:val="00F13C3C"/>
    <w:rsid w:val="00F13F6D"/>
    <w:rsid w:val="00F14015"/>
    <w:rsid w:val="00F149A8"/>
    <w:rsid w:val="00F1516E"/>
    <w:rsid w:val="00F15E31"/>
    <w:rsid w:val="00F17501"/>
    <w:rsid w:val="00F176D3"/>
    <w:rsid w:val="00F201A2"/>
    <w:rsid w:val="00F20A62"/>
    <w:rsid w:val="00F21939"/>
    <w:rsid w:val="00F2214C"/>
    <w:rsid w:val="00F22BD2"/>
    <w:rsid w:val="00F23C35"/>
    <w:rsid w:val="00F23CDC"/>
    <w:rsid w:val="00F241BE"/>
    <w:rsid w:val="00F3034B"/>
    <w:rsid w:val="00F3134E"/>
    <w:rsid w:val="00F31FAC"/>
    <w:rsid w:val="00F326D4"/>
    <w:rsid w:val="00F3290C"/>
    <w:rsid w:val="00F33877"/>
    <w:rsid w:val="00F33CEE"/>
    <w:rsid w:val="00F3581C"/>
    <w:rsid w:val="00F358F9"/>
    <w:rsid w:val="00F35A43"/>
    <w:rsid w:val="00F37A98"/>
    <w:rsid w:val="00F37DBB"/>
    <w:rsid w:val="00F40E84"/>
    <w:rsid w:val="00F41D24"/>
    <w:rsid w:val="00F4201F"/>
    <w:rsid w:val="00F42326"/>
    <w:rsid w:val="00F426AC"/>
    <w:rsid w:val="00F433C6"/>
    <w:rsid w:val="00F44B70"/>
    <w:rsid w:val="00F44C84"/>
    <w:rsid w:val="00F456E4"/>
    <w:rsid w:val="00F4615A"/>
    <w:rsid w:val="00F476D1"/>
    <w:rsid w:val="00F508C7"/>
    <w:rsid w:val="00F50E44"/>
    <w:rsid w:val="00F521D5"/>
    <w:rsid w:val="00F5225F"/>
    <w:rsid w:val="00F52EAB"/>
    <w:rsid w:val="00F530D3"/>
    <w:rsid w:val="00F53FC0"/>
    <w:rsid w:val="00F53FD4"/>
    <w:rsid w:val="00F54187"/>
    <w:rsid w:val="00F55E3F"/>
    <w:rsid w:val="00F55E43"/>
    <w:rsid w:val="00F56101"/>
    <w:rsid w:val="00F5703F"/>
    <w:rsid w:val="00F57CE0"/>
    <w:rsid w:val="00F60637"/>
    <w:rsid w:val="00F63DB9"/>
    <w:rsid w:val="00F65095"/>
    <w:rsid w:val="00F6518E"/>
    <w:rsid w:val="00F65855"/>
    <w:rsid w:val="00F65922"/>
    <w:rsid w:val="00F65BAE"/>
    <w:rsid w:val="00F66A1F"/>
    <w:rsid w:val="00F66E13"/>
    <w:rsid w:val="00F70003"/>
    <w:rsid w:val="00F70C76"/>
    <w:rsid w:val="00F70CB9"/>
    <w:rsid w:val="00F71520"/>
    <w:rsid w:val="00F715B1"/>
    <w:rsid w:val="00F71938"/>
    <w:rsid w:val="00F73805"/>
    <w:rsid w:val="00F73BFD"/>
    <w:rsid w:val="00F75626"/>
    <w:rsid w:val="00F7644F"/>
    <w:rsid w:val="00F77E3A"/>
    <w:rsid w:val="00F77F0A"/>
    <w:rsid w:val="00F80F81"/>
    <w:rsid w:val="00F826ED"/>
    <w:rsid w:val="00F826EE"/>
    <w:rsid w:val="00F82C24"/>
    <w:rsid w:val="00F83067"/>
    <w:rsid w:val="00F8524D"/>
    <w:rsid w:val="00F86659"/>
    <w:rsid w:val="00F86E2D"/>
    <w:rsid w:val="00F86F40"/>
    <w:rsid w:val="00F901EB"/>
    <w:rsid w:val="00F90FD5"/>
    <w:rsid w:val="00F9120D"/>
    <w:rsid w:val="00F92704"/>
    <w:rsid w:val="00F9320A"/>
    <w:rsid w:val="00F951C2"/>
    <w:rsid w:val="00F957C6"/>
    <w:rsid w:val="00F9639A"/>
    <w:rsid w:val="00F977DE"/>
    <w:rsid w:val="00F97881"/>
    <w:rsid w:val="00F97CBF"/>
    <w:rsid w:val="00FA08D2"/>
    <w:rsid w:val="00FA2400"/>
    <w:rsid w:val="00FA4338"/>
    <w:rsid w:val="00FA44E8"/>
    <w:rsid w:val="00FA476B"/>
    <w:rsid w:val="00FA541E"/>
    <w:rsid w:val="00FA5D16"/>
    <w:rsid w:val="00FA7410"/>
    <w:rsid w:val="00FB077A"/>
    <w:rsid w:val="00FB0C42"/>
    <w:rsid w:val="00FB0FAD"/>
    <w:rsid w:val="00FB1A5E"/>
    <w:rsid w:val="00FB22B5"/>
    <w:rsid w:val="00FB29CD"/>
    <w:rsid w:val="00FB2B69"/>
    <w:rsid w:val="00FB3627"/>
    <w:rsid w:val="00FB491D"/>
    <w:rsid w:val="00FB518B"/>
    <w:rsid w:val="00FB5644"/>
    <w:rsid w:val="00FB69D2"/>
    <w:rsid w:val="00FB71D1"/>
    <w:rsid w:val="00FB7CBF"/>
    <w:rsid w:val="00FC00A9"/>
    <w:rsid w:val="00FC0206"/>
    <w:rsid w:val="00FC1809"/>
    <w:rsid w:val="00FC1A74"/>
    <w:rsid w:val="00FC24C6"/>
    <w:rsid w:val="00FC3092"/>
    <w:rsid w:val="00FC3887"/>
    <w:rsid w:val="00FC3B90"/>
    <w:rsid w:val="00FC42E2"/>
    <w:rsid w:val="00FC4516"/>
    <w:rsid w:val="00FC48D6"/>
    <w:rsid w:val="00FC63E0"/>
    <w:rsid w:val="00FC6517"/>
    <w:rsid w:val="00FC6736"/>
    <w:rsid w:val="00FD0517"/>
    <w:rsid w:val="00FD0548"/>
    <w:rsid w:val="00FD1457"/>
    <w:rsid w:val="00FD15FD"/>
    <w:rsid w:val="00FD28CC"/>
    <w:rsid w:val="00FD3121"/>
    <w:rsid w:val="00FD3527"/>
    <w:rsid w:val="00FD3CFF"/>
    <w:rsid w:val="00FD632F"/>
    <w:rsid w:val="00FD6991"/>
    <w:rsid w:val="00FD71FE"/>
    <w:rsid w:val="00FE014E"/>
    <w:rsid w:val="00FE0434"/>
    <w:rsid w:val="00FE1902"/>
    <w:rsid w:val="00FE1C63"/>
    <w:rsid w:val="00FE2367"/>
    <w:rsid w:val="00FE277F"/>
    <w:rsid w:val="00FE287C"/>
    <w:rsid w:val="00FE56A5"/>
    <w:rsid w:val="00FE5961"/>
    <w:rsid w:val="00FE5DBC"/>
    <w:rsid w:val="00FE6A09"/>
    <w:rsid w:val="00FE7125"/>
    <w:rsid w:val="00FE7B08"/>
    <w:rsid w:val="00FF0358"/>
    <w:rsid w:val="00FF0AA6"/>
    <w:rsid w:val="00FF12D0"/>
    <w:rsid w:val="00FF17F9"/>
    <w:rsid w:val="00FF2679"/>
    <w:rsid w:val="00FF393C"/>
    <w:rsid w:val="00FF4F19"/>
    <w:rsid w:val="00FF55E0"/>
    <w:rsid w:val="00FF7F69"/>
    <w:rsid w:val="448E93F3"/>
    <w:rsid w:val="48E6EC6D"/>
    <w:rsid w:val="5FA91979"/>
    <w:rsid w:val="6732EF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DD19EFB"/>
  <w15:docId w15:val="{6842ED73-C231-44B4-8461-9F8859139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link w:val="NoSpacingChar"/>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Shall List,Bullet Level 2,Use Case List Paragraph,lp1,List Paragraph 1,1 bullet,Table Bullet,Sub bullet,numbered,FooterText,Paragraphe de liste1,Bulletr List Paragraph,列出段落"/>
    <w:basedOn w:val="Normal"/>
    <w:link w:val="ListParagraphChar"/>
    <w:uiPriority w:val="1"/>
    <w:qFormat/>
    <w:rsid w:val="00940E1A"/>
    <w:pPr>
      <w:numPr>
        <w:numId w:val="5"/>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uiPriority w:val="99"/>
    <w:rsid w:val="00E47F5F"/>
    <w:pPr>
      <w:spacing w:after="120"/>
    </w:pPr>
    <w:rPr>
      <w:sz w:val="16"/>
      <w:szCs w:val="16"/>
    </w:rPr>
  </w:style>
  <w:style w:type="character" w:customStyle="1" w:styleId="BodyText3Char">
    <w:name w:val="Body Text 3 Char"/>
    <w:basedOn w:val="DefaultParagraphFont"/>
    <w:link w:val="BodyText3"/>
    <w:uiPriority w:val="99"/>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Shall List Char,Bullet Level 2 Char,Use Case List Paragraph Char,lp1 Char,List Paragraph 1 Char,1 bullet Char,Table Bullet Char,Sub bullet Char"/>
    <w:basedOn w:val="DefaultParagraphFont"/>
    <w:link w:val="ListParagraph"/>
    <w:uiPriority w:val="1"/>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BA22B4"/>
    <w:pPr>
      <w:ind w:left="480"/>
    </w:pPr>
  </w:style>
  <w:style w:type="paragraph" w:customStyle="1" w:styleId="AppendixHeadingB">
    <w:name w:val="Appendix Heading B"/>
    <w:basedOn w:val="AppendixHeading"/>
    <w:next w:val="Normal"/>
    <w:qFormat/>
    <w:rsid w:val="00DA1ABC"/>
    <w:pPr>
      <w:numPr>
        <w:numId w:val="10"/>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11"/>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NoSpacingChar">
    <w:name w:val="No Spacing Char"/>
    <w:basedOn w:val="DefaultParagraphFont"/>
    <w:link w:val="NoSpacing"/>
    <w:uiPriority w:val="1"/>
    <w:rsid w:val="00AB0400"/>
    <w:rPr>
      <w:rFonts w:eastAsia="Times New Roman"/>
      <w:sz w:val="24"/>
      <w:szCs w:val="24"/>
    </w:rPr>
  </w:style>
  <w:style w:type="table" w:customStyle="1" w:styleId="TableGrid1">
    <w:name w:val="Table Grid1"/>
    <w:basedOn w:val="TableNormal"/>
    <w:next w:val="TableGrid"/>
    <w:uiPriority w:val="59"/>
    <w:rsid w:val="004A677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99"/>
    <w:semiHidden/>
    <w:unhideWhenUsed/>
    <w:rsid w:val="004A6772"/>
    <w:pPr>
      <w:spacing w:after="120"/>
    </w:pPr>
  </w:style>
  <w:style w:type="character" w:customStyle="1" w:styleId="BodyTextChar">
    <w:name w:val="Body Text Char"/>
    <w:basedOn w:val="DefaultParagraphFont"/>
    <w:link w:val="BodyText"/>
    <w:uiPriority w:val="99"/>
    <w:semiHidden/>
    <w:rsid w:val="004A6772"/>
    <w:rPr>
      <w:rFonts w:eastAsia="Times New Roman"/>
      <w:sz w:val="24"/>
      <w:szCs w:val="24"/>
    </w:rPr>
  </w:style>
  <w:style w:type="paragraph" w:styleId="BodyText2">
    <w:name w:val="Body Text 2"/>
    <w:basedOn w:val="Normal"/>
    <w:link w:val="BodyText2Char"/>
    <w:uiPriority w:val="99"/>
    <w:semiHidden/>
    <w:unhideWhenUsed/>
    <w:rsid w:val="004A6772"/>
    <w:pPr>
      <w:spacing w:after="120" w:line="480" w:lineRule="auto"/>
    </w:pPr>
  </w:style>
  <w:style w:type="character" w:customStyle="1" w:styleId="BodyText2Char">
    <w:name w:val="Body Text 2 Char"/>
    <w:basedOn w:val="DefaultParagraphFont"/>
    <w:link w:val="BodyText2"/>
    <w:uiPriority w:val="99"/>
    <w:semiHidden/>
    <w:rsid w:val="004A6772"/>
    <w:rPr>
      <w:rFonts w:eastAsia="Times New Roman"/>
      <w:sz w:val="24"/>
      <w:szCs w:val="24"/>
    </w:rPr>
  </w:style>
  <w:style w:type="character" w:styleId="BookTitle">
    <w:name w:val="Book Title"/>
    <w:basedOn w:val="DefaultParagraphFont"/>
    <w:uiPriority w:val="33"/>
    <w:qFormat/>
    <w:rsid w:val="004A6772"/>
    <w:rPr>
      <w:b/>
      <w:bCs/>
      <w:smallCaps/>
      <w:spacing w:val="5"/>
    </w:rPr>
  </w:style>
  <w:style w:type="table" w:customStyle="1" w:styleId="TableGrid2">
    <w:name w:val="Table Grid2"/>
    <w:basedOn w:val="TableNormal"/>
    <w:next w:val="TableGrid"/>
    <w:uiPriority w:val="59"/>
    <w:rsid w:val="004A677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tion">
    <w:name w:val="Mention"/>
    <w:basedOn w:val="DefaultParagraphFont"/>
    <w:uiPriority w:val="99"/>
    <w:unhideWhenUsed/>
    <w:rsid w:val="004A6772"/>
    <w:rPr>
      <w:color w:val="2B579A"/>
      <w:shd w:val="clear" w:color="auto" w:fill="E1DFDD"/>
    </w:rPr>
  </w:style>
  <w:style w:type="character" w:customStyle="1" w:styleId="ui-provider">
    <w:name w:val="ui-provider"/>
    <w:basedOn w:val="DefaultParagraphFont"/>
    <w:rsid w:val="004A6772"/>
  </w:style>
  <w:style w:type="paragraph" w:styleId="TOC5">
    <w:name w:val="toc 5"/>
    <w:basedOn w:val="Normal"/>
    <w:next w:val="Normal"/>
    <w:autoRedefine/>
    <w:uiPriority w:val="39"/>
    <w:unhideWhenUsed/>
    <w:rsid w:val="004B7CA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4B7CA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4B7CA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4B7CA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4B7CA6"/>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65502938">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289554823">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333262444">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471100496">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49240608">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44468103">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735718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238058579">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14900606">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09767201">
      <w:bodyDiv w:val="1"/>
      <w:marLeft w:val="0"/>
      <w:marRight w:val="0"/>
      <w:marTop w:val="0"/>
      <w:marBottom w:val="0"/>
      <w:divBdr>
        <w:top w:val="none" w:sz="0" w:space="0" w:color="auto"/>
        <w:left w:val="none" w:sz="0" w:space="0" w:color="auto"/>
        <w:bottom w:val="none" w:sz="0" w:space="0" w:color="auto"/>
        <w:right w:val="none" w:sz="0" w:space="0" w:color="auto"/>
      </w:divBdr>
    </w:div>
    <w:div w:id="21293524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www.va.gov/trm/TRMHomePage.aspx" TargetMode="External"/><Relationship Id="rId26" Type="http://schemas.openxmlformats.org/officeDocument/2006/relationships/hyperlink" Target="https://www.voa.va.gov/DocumentListPublic.aspx?NodeId=28" TargetMode="External"/><Relationship Id="rId39" Type="http://schemas.openxmlformats.org/officeDocument/2006/relationships/hyperlink" Target="https://www.whitehouse.gov/wp-content/uploads/2019/09/M-19-26.pdf" TargetMode="External"/><Relationship Id="rId21" Type="http://schemas.openxmlformats.org/officeDocument/2006/relationships/hyperlink" Target="https://www.voa.va.gov/documentlistpublic.aspx?NodeID=514" TargetMode="External"/><Relationship Id="rId34" Type="http://schemas.openxmlformats.org/officeDocument/2006/relationships/hyperlink" Target="https://www.voa.va.gov/DocumentView.aspx?DocumentID=4896" TargetMode="External"/><Relationship Id="rId42" Type="http://schemas.openxmlformats.org/officeDocument/2006/relationships/hyperlink" Target="https://www.voa.va.gov/DocumentView.aspx?DocumentID=4371" TargetMode="External"/><Relationship Id="rId47" Type="http://schemas.openxmlformats.org/officeDocument/2006/relationships/hyperlink" Target="http://www.ea.oit.va.gov/index.asp" TargetMode="External"/><Relationship Id="rId50" Type="http://schemas.openxmlformats.org/officeDocument/2006/relationships/hyperlink" Target="https://www.va.gov/oal/library/vaar/vaar852.asp" TargetMode="External"/><Relationship Id="rId55"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va.gov/process/artifacts.asp" TargetMode="External"/><Relationship Id="rId25" Type="http://schemas.openxmlformats.org/officeDocument/2006/relationships/hyperlink" Target="https://www.voa.va.gov/DocumentView.aspx?DocumentID=4371" TargetMode="External"/><Relationship Id="rId33" Type="http://schemas.openxmlformats.org/officeDocument/2006/relationships/hyperlink" Target="https://bidenwhitehouse.archives.gov/wp-content/uploads/2022/01/M-22-09.pdf" TargetMode="External"/><Relationship Id="rId38" Type="http://schemas.openxmlformats.org/officeDocument/2006/relationships/hyperlink" Target="https://doi.org/10.6028/NIST.SP.800-119" TargetMode="External"/><Relationship Id="rId46" Type="http://schemas.openxmlformats.org/officeDocument/2006/relationships/hyperlink" Target="https://www.tms.va.gov/SecureAuth35/" TargetMode="External"/><Relationship Id="rId2" Type="http://schemas.openxmlformats.org/officeDocument/2006/relationships/customXml" Target="../customXml/item2.xml"/><Relationship Id="rId16" Type="http://schemas.openxmlformats.org/officeDocument/2006/relationships/hyperlink" Target="https://www.va.gov/process/maps.asp" TargetMode="External"/><Relationship Id="rId20" Type="http://schemas.openxmlformats.org/officeDocument/2006/relationships/hyperlink" Target="https://www.voa.va.gov/documentlistpublic.aspx?NodeID=514" TargetMode="External"/><Relationship Id="rId29" Type="http://schemas.openxmlformats.org/officeDocument/2006/relationships/hyperlink" Target="https://www.ea.oit.va.gov/" TargetMode="External"/><Relationship Id="rId41" Type="http://schemas.openxmlformats.org/officeDocument/2006/relationships/hyperlink" Target="mailto:vaoisesatic30team@va.gov"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voa.va.gov/DocumentListPublic.aspx?NodeId=28" TargetMode="External"/><Relationship Id="rId32" Type="http://schemas.openxmlformats.org/officeDocument/2006/relationships/hyperlink" Target="https://bidenwhitehouse.archives.gov/wp-content/uploads/2019/05/M-19-17.pdf" TargetMode="External"/><Relationship Id="rId37" Type="http://schemas.openxmlformats.org/officeDocument/2006/relationships/hyperlink" Target="https://doi.org/10.6028/NIST.SP.500-267Br1" TargetMode="External"/><Relationship Id="rId40" Type="http://schemas.openxmlformats.org/officeDocument/2006/relationships/hyperlink" Target="https://www.cisa.gov/publication/tic-30-core-guidance-documents" TargetMode="External"/><Relationship Id="rId45" Type="http://schemas.openxmlformats.org/officeDocument/2006/relationships/hyperlink" Target="http://www.va.gov/process" TargetMode="External"/><Relationship Id="rId53"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va.gov/process/" TargetMode="External"/><Relationship Id="rId23" Type="http://schemas.openxmlformats.org/officeDocument/2006/relationships/hyperlink" Target="https://www.cisa.gov/publication/tic-30-core-guidance-documents" TargetMode="External"/><Relationship Id="rId28" Type="http://schemas.openxmlformats.org/officeDocument/2006/relationships/hyperlink" Target="https://github.com/department-of-veterans-affairs/va-salesforce-digital-transformation-center" TargetMode="External"/><Relationship Id="rId36" Type="http://schemas.openxmlformats.org/officeDocument/2006/relationships/hyperlink" Target="file://R04.med.va.gov/V03/EAS/Users/vhaeasWymbsk/TEMPLATES--NEW%20TAC%20PROCESS/PWS%20TEMPLATE%20(DO%20NOT%20TOUCH)%20-%20In%20Process%20Revisions/DO%20NOT%20TOUCH%20(next%20version/IPv6/(https:/www.nist.gov/programs-projects/usgv6-program/usgv6-revision-1" TargetMode="External"/><Relationship Id="rId49" Type="http://schemas.openxmlformats.org/officeDocument/2006/relationships/hyperlink" Target="https://digital.va.gov/web-governance/" TargetMode="External"/><Relationship Id="rId10" Type="http://schemas.openxmlformats.org/officeDocument/2006/relationships/endnotes" Target="endnotes.xml"/><Relationship Id="rId19" Type="http://schemas.openxmlformats.org/officeDocument/2006/relationships/hyperlink" Target="https://arch.idmanagement.gov/" TargetMode="External"/><Relationship Id="rId31" Type="http://schemas.openxmlformats.org/officeDocument/2006/relationships/hyperlink" Target="https://bidenwhitehouse.archives.gov/wp-content/uploads/legacy_drupal_files/omb/memoranda/2005/m05-24.pdf" TargetMode="External"/><Relationship Id="rId44"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va.gov/vapubs/index.cfm" TargetMode="External"/><Relationship Id="rId22" Type="http://schemas.openxmlformats.org/officeDocument/2006/relationships/hyperlink" Target="https://www.voa.va.gov/DocumentView.aspx?DocumentID=4896" TargetMode="External"/><Relationship Id="rId27" Type="http://schemas.openxmlformats.org/officeDocument/2006/relationships/hyperlink" Target="https://www.voa.va.gov/DocumentView.aspx?DocumentID=4946" TargetMode="External"/><Relationship Id="rId30" Type="http://schemas.openxmlformats.org/officeDocument/2006/relationships/hyperlink" Target="https://digital.va.gov/office-of-information-and-technology/reference-library/enterprise-technology-guidelines/" TargetMode="External"/><Relationship Id="rId35" Type="http://schemas.openxmlformats.org/officeDocument/2006/relationships/hyperlink" Target="https://www.whitehouse.gov/wp-content/uploads/2020/11/M-21-07.pdf" TargetMode="External"/><Relationship Id="rId43" Type="http://schemas.openxmlformats.org/officeDocument/2006/relationships/hyperlink" Target="https://www.voa.va.gov/DocumentView.aspx?DocumentID=4946" TargetMode="External"/><Relationship Id="rId48" Type="http://schemas.openxmlformats.org/officeDocument/2006/relationships/hyperlink" Target="https://www.va.gov/vapubs/viewPublication.asp?Pub_ID=1056&amp;FType=2"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Notes xmlns="6aa1633f-c7a9-44da-8337-c0d447bf4ab1" xsi:nil="true"/>
    <lcf76f155ced4ddcb4097134ff3c332f xmlns="6aa1633f-c7a9-44da-8337-c0d447bf4ab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7EC7F4B02D69A4DAD52415B6370062E" ma:contentTypeVersion="14" ma:contentTypeDescription="Create a new document." ma:contentTypeScope="" ma:versionID="548b16710796b5292e2be12abe7a5048">
  <xsd:schema xmlns:xsd="http://www.w3.org/2001/XMLSchema" xmlns:xs="http://www.w3.org/2001/XMLSchema" xmlns:p="http://schemas.microsoft.com/office/2006/metadata/properties" xmlns:ns1="http://schemas.microsoft.com/sharepoint/v3" xmlns:ns2="6aa1633f-c7a9-44da-8337-c0d447bf4ab1" xmlns:ns3="ca0a1f0a-0442-4bfa-b1ee-9d091dbdf840" targetNamespace="http://schemas.microsoft.com/office/2006/metadata/properties" ma:root="true" ma:fieldsID="e7af1844dbb3f84a5354133245383452" ns1:_="" ns2:_="" ns3:_="">
    <xsd:import namespace="http://schemas.microsoft.com/sharepoint/v3"/>
    <xsd:import namespace="6aa1633f-c7a9-44da-8337-c0d447bf4ab1"/>
    <xsd:import namespace="ca0a1f0a-0442-4bfa-b1ee-9d091dbdf840"/>
    <xsd:element name="properties">
      <xsd:complexType>
        <xsd:sequence>
          <xsd:element name="documentManagement">
            <xsd:complexType>
              <xsd:all>
                <xsd:element ref="ns2:MediaServiceMetadata" minOccurs="0"/>
                <xsd:element ref="ns2:MediaServiceFastMetadata" minOccurs="0"/>
                <xsd:element ref="ns2:Note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a1633f-c7a9-44da-8337-c0d447bf4a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s" ma:index="10" nillable="true" ma:displayName="Notes" ma:format="Dropdown" ma:internalName="Notes">
      <xsd:simpleType>
        <xsd:restriction base="dms:Text">
          <xsd:maxLength value="255"/>
        </xsd:restrictio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0a1f0a-0442-4bfa-b1ee-9d091dbdf84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7224DD-EA20-4F8B-903D-5FA7671DC3D4}">
  <ds:schemaRefs>
    <ds:schemaRef ds:uri="http://schemas.microsoft.com/office/2006/metadata/properties"/>
    <ds:schemaRef ds:uri="http://schemas.microsoft.com/office/infopath/2007/PartnerControls"/>
    <ds:schemaRef ds:uri="http://schemas.microsoft.com/sharepoint/v3"/>
    <ds:schemaRef ds:uri="6aa1633f-c7a9-44da-8337-c0d447bf4ab1"/>
  </ds:schemaRefs>
</ds:datastoreItem>
</file>

<file path=customXml/itemProps2.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customXml/itemProps3.xml><?xml version="1.0" encoding="utf-8"?>
<ds:datastoreItem xmlns:ds="http://schemas.openxmlformats.org/officeDocument/2006/customXml" ds:itemID="{E9600F27-2C80-41B8-9526-A1E429510665}">
  <ds:schemaRefs>
    <ds:schemaRef ds:uri="http://schemas.microsoft.com/sharepoint/v3/contenttype/forms"/>
  </ds:schemaRefs>
</ds:datastoreItem>
</file>

<file path=customXml/itemProps4.xml><?xml version="1.0" encoding="utf-8"?>
<ds:datastoreItem xmlns:ds="http://schemas.openxmlformats.org/officeDocument/2006/customXml" ds:itemID="{ACED790F-CEC0-42D4-9379-80BC3B52DD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aa1633f-c7a9-44da-8337-c0d447bf4ab1"/>
    <ds:schemaRef ds:uri="ca0a1f0a-0442-4bfa-b1ee-9d091dbdf8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26</TotalTime>
  <Pages>95</Pages>
  <Words>32343</Words>
  <Characters>196005</Characters>
  <Application>Microsoft Office Word</Application>
  <DocSecurity>0</DocSecurity>
  <Lines>4454</Lines>
  <Paragraphs>1770</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226578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 Staff</dc:creator>
  <cp:keywords/>
  <dc:description/>
  <cp:lastModifiedBy>Awad, Mario</cp:lastModifiedBy>
  <cp:revision>4</cp:revision>
  <cp:lastPrinted>2019-11-20T22:07:00Z</cp:lastPrinted>
  <dcterms:created xsi:type="dcterms:W3CDTF">2026-02-19T19:01:00Z</dcterms:created>
  <dcterms:modified xsi:type="dcterms:W3CDTF">2026-03-04T19:20:00Z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0x01010077EC7F4B02D69A4DAD52415B6370062E</vt:lpwstr>
  </property>
  <property fmtid="{D5CDD505-2E9C-101B-9397-08002B2CF9AE}" pid="3" name="_dlc_DocIdItemGuid">
    <vt:lpwstr>529f709e-434a-416a-b28e-7418b6e7f57d</vt:lpwstr>
  </property>
  <property fmtid="{D5CDD505-2E9C-101B-9397-08002B2CF9AE}" pid="4" name="MediaServiceImageTags">
    <vt:lpwstr/>
  </property>
</Properties>
</file>