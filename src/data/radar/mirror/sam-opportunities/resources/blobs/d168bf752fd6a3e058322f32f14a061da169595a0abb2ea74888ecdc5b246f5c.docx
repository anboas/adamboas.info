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6167F" w14:textId="3508D63D" w:rsidR="001E605A" w:rsidRPr="001E605A" w:rsidRDefault="001E605A" w:rsidP="008B7CC2">
      <w:pPr>
        <w:jc w:val="center"/>
        <w:rPr>
          <w:rFonts w:ascii="Times New Roman" w:eastAsia="Times New Roman" w:hAnsi="Times New Roman" w:cs="Times New Roman"/>
          <w:sz w:val="24"/>
          <w:szCs w:val="24"/>
        </w:rPr>
      </w:pPr>
      <w:proofErr w:type="gramStart"/>
      <w:r w:rsidRPr="001E605A">
        <w:rPr>
          <w:rFonts w:ascii="Times New Roman" w:hAnsi="Times New Roman" w:cs="Times New Roman"/>
          <w:b/>
          <w:sz w:val="24"/>
          <w:szCs w:val="24"/>
        </w:rPr>
        <w:t>Statement of Work</w:t>
      </w:r>
      <w:proofErr w:type="gramEnd"/>
    </w:p>
    <w:tbl>
      <w:tblPr>
        <w:tblW w:w="0" w:type="auto"/>
        <w:tblBorders>
          <w:insideV w:val="single" w:sz="4" w:space="0" w:color="auto"/>
        </w:tblBorders>
        <w:tblLook w:val="01E0" w:firstRow="1" w:lastRow="1" w:firstColumn="1" w:lastColumn="1" w:noHBand="0" w:noVBand="0"/>
      </w:tblPr>
      <w:tblGrid>
        <w:gridCol w:w="9360"/>
      </w:tblGrid>
      <w:tr w:rsidR="001E605A" w:rsidRPr="001E605A" w14:paraId="133D14E1" w14:textId="77777777" w:rsidTr="008B7CC2">
        <w:tc>
          <w:tcPr>
            <w:tcW w:w="9360" w:type="dxa"/>
          </w:tcPr>
          <w:p w14:paraId="47368FF2" w14:textId="666BD571" w:rsidR="001E605A" w:rsidRPr="00596FCF" w:rsidRDefault="00410733" w:rsidP="00410733">
            <w:pPr>
              <w:widowControl w:val="0"/>
              <w:spacing w:after="0" w:line="240" w:lineRule="auto"/>
              <w:jc w:val="center"/>
              <w:rPr>
                <w:rFonts w:ascii="Times New Roman" w:eastAsia="Times New Roman" w:hAnsi="Times New Roman" w:cs="Times New Roman"/>
                <w:sz w:val="24"/>
                <w:szCs w:val="24"/>
                <w:highlight w:val="green"/>
              </w:rPr>
            </w:pPr>
            <w:r>
              <w:rPr>
                <w:rFonts w:ascii="Times New Roman" w:eastAsia="Times New Roman" w:hAnsi="Times New Roman" w:cs="Times New Roman"/>
                <w:b/>
                <w:sz w:val="24"/>
                <w:szCs w:val="24"/>
              </w:rPr>
              <w:t>S</w:t>
            </w:r>
            <w:r w:rsidR="003202B6" w:rsidRPr="008B7CC2">
              <w:rPr>
                <w:rFonts w:ascii="Times New Roman" w:eastAsia="Times New Roman" w:hAnsi="Times New Roman" w:cs="Times New Roman"/>
                <w:b/>
                <w:sz w:val="24"/>
                <w:szCs w:val="24"/>
              </w:rPr>
              <w:t xml:space="preserve">EMPER DURUS </w:t>
            </w:r>
            <w:r w:rsidR="00E46829" w:rsidRPr="008B7CC2">
              <w:rPr>
                <w:rFonts w:ascii="Times New Roman" w:eastAsia="Times New Roman" w:hAnsi="Times New Roman" w:cs="Times New Roman"/>
                <w:b/>
                <w:sz w:val="24"/>
                <w:szCs w:val="24"/>
              </w:rPr>
              <w:t>2026 SCENARIO SUPPORT</w:t>
            </w:r>
          </w:p>
        </w:tc>
      </w:tr>
      <w:tr w:rsidR="001E605A" w:rsidRPr="001E605A" w14:paraId="7C44F164" w14:textId="77777777" w:rsidTr="008B7CC2">
        <w:tc>
          <w:tcPr>
            <w:tcW w:w="9360" w:type="dxa"/>
          </w:tcPr>
          <w:p w14:paraId="2956A6AD" w14:textId="77777777" w:rsidR="001E605A" w:rsidRPr="00596FCF" w:rsidRDefault="001E605A" w:rsidP="008B7CC2">
            <w:pPr>
              <w:autoSpaceDE w:val="0"/>
              <w:autoSpaceDN w:val="0"/>
              <w:adjustRightInd w:val="0"/>
              <w:spacing w:after="0" w:line="240" w:lineRule="auto"/>
              <w:rPr>
                <w:rFonts w:ascii="Times New Roman" w:eastAsia="Times New Roman" w:hAnsi="Times New Roman" w:cs="Times New Roman"/>
                <w:sz w:val="24"/>
                <w:szCs w:val="24"/>
                <w:highlight w:val="green"/>
              </w:rPr>
            </w:pPr>
          </w:p>
        </w:tc>
      </w:tr>
      <w:tr w:rsidR="001E605A" w:rsidRPr="001E605A" w14:paraId="6B06E968" w14:textId="77777777" w:rsidTr="008B7CC2">
        <w:tc>
          <w:tcPr>
            <w:tcW w:w="9360" w:type="dxa"/>
          </w:tcPr>
          <w:p w14:paraId="7C7162C1" w14:textId="3AFFA0FE" w:rsidR="00DC43A3" w:rsidRPr="008B7CC2" w:rsidRDefault="001E605A" w:rsidP="008B7CC2">
            <w:pPr>
              <w:widowControl w:val="0"/>
              <w:spacing w:after="0" w:line="240" w:lineRule="auto"/>
              <w:rPr>
                <w:rFonts w:ascii="Times New Roman" w:eastAsia="Times New Roman" w:hAnsi="Times New Roman" w:cs="Times New Roman"/>
                <w:sz w:val="24"/>
                <w:szCs w:val="24"/>
              </w:rPr>
            </w:pPr>
            <w:r w:rsidRPr="008B7CC2">
              <w:rPr>
                <w:rFonts w:ascii="Times New Roman" w:eastAsia="Times New Roman" w:hAnsi="Times New Roman" w:cs="Times New Roman"/>
                <w:b/>
                <w:bCs/>
                <w:sz w:val="24"/>
                <w:szCs w:val="24"/>
              </w:rPr>
              <w:t>1.0</w:t>
            </w:r>
            <w:r w:rsidR="008B7CC2" w:rsidRPr="008B7CC2">
              <w:rPr>
                <w:rFonts w:ascii="Times New Roman" w:eastAsia="Times New Roman" w:hAnsi="Times New Roman" w:cs="Times New Roman"/>
                <w:b/>
                <w:bCs/>
                <w:sz w:val="24"/>
                <w:szCs w:val="24"/>
              </w:rPr>
              <w:t xml:space="preserve"> </w:t>
            </w:r>
            <w:r w:rsidRPr="008B7CC2">
              <w:rPr>
                <w:rFonts w:ascii="Times New Roman" w:eastAsia="Times New Roman" w:hAnsi="Times New Roman" w:cs="Times New Roman"/>
                <w:b/>
                <w:bCs/>
                <w:sz w:val="24"/>
                <w:szCs w:val="24"/>
                <w:u w:val="single"/>
              </w:rPr>
              <w:t>Scope</w:t>
            </w:r>
            <w:r w:rsidRPr="008B7CC2">
              <w:rPr>
                <w:rFonts w:ascii="Times New Roman" w:eastAsia="Times New Roman" w:hAnsi="Times New Roman" w:cs="Times New Roman"/>
                <w:b/>
                <w:bCs/>
                <w:sz w:val="24"/>
                <w:szCs w:val="24"/>
              </w:rPr>
              <w:t>.</w:t>
            </w:r>
            <w:r w:rsidRPr="008B7CC2">
              <w:rPr>
                <w:rFonts w:ascii="Times New Roman" w:eastAsia="Times New Roman" w:hAnsi="Times New Roman" w:cs="Times New Roman"/>
                <w:sz w:val="24"/>
                <w:szCs w:val="24"/>
              </w:rPr>
              <w:t xml:space="preserve">  </w:t>
            </w:r>
            <w:r w:rsidR="00B71563" w:rsidRPr="008B7CC2">
              <w:rPr>
                <w:rFonts w:ascii="Times New Roman" w:eastAsia="Times New Roman" w:hAnsi="Times New Roman" w:cs="Times New Roman"/>
                <w:sz w:val="24"/>
                <w:szCs w:val="24"/>
              </w:rPr>
              <w:t>Build</w:t>
            </w:r>
            <w:r w:rsidR="00851B66" w:rsidRPr="008B7CC2">
              <w:rPr>
                <w:rFonts w:ascii="Times New Roman" w:eastAsia="Times New Roman" w:hAnsi="Times New Roman" w:cs="Times New Roman"/>
                <w:sz w:val="24"/>
                <w:szCs w:val="24"/>
              </w:rPr>
              <w:t xml:space="preserve">, </w:t>
            </w:r>
            <w:r w:rsidR="00B71563" w:rsidRPr="008B7CC2">
              <w:rPr>
                <w:rFonts w:ascii="Times New Roman" w:eastAsia="Times New Roman" w:hAnsi="Times New Roman" w:cs="Times New Roman"/>
                <w:sz w:val="24"/>
                <w:szCs w:val="24"/>
              </w:rPr>
              <w:t>tailor</w:t>
            </w:r>
            <w:r w:rsidR="00851B66" w:rsidRPr="008B7CC2">
              <w:rPr>
                <w:rFonts w:ascii="Times New Roman" w:eastAsia="Times New Roman" w:hAnsi="Times New Roman" w:cs="Times New Roman"/>
                <w:sz w:val="24"/>
                <w:szCs w:val="24"/>
              </w:rPr>
              <w:t xml:space="preserve">, </w:t>
            </w:r>
            <w:r w:rsidR="00DB3C71" w:rsidRPr="008B7CC2">
              <w:rPr>
                <w:rFonts w:ascii="Times New Roman" w:eastAsia="Times New Roman" w:hAnsi="Times New Roman" w:cs="Times New Roman"/>
                <w:sz w:val="24"/>
                <w:szCs w:val="24"/>
              </w:rPr>
              <w:t>deliver, and facilitate</w:t>
            </w:r>
            <w:r w:rsidR="00B71563" w:rsidRPr="008B7CC2">
              <w:rPr>
                <w:rFonts w:ascii="Times New Roman" w:eastAsia="Times New Roman" w:hAnsi="Times New Roman" w:cs="Times New Roman"/>
                <w:sz w:val="24"/>
                <w:szCs w:val="24"/>
              </w:rPr>
              <w:t xml:space="preserve"> exercise materials, as required, to support </w:t>
            </w:r>
            <w:r w:rsidR="00EF4FE9" w:rsidRPr="008B7CC2">
              <w:rPr>
                <w:rFonts w:ascii="Times New Roman" w:eastAsia="Times New Roman" w:hAnsi="Times New Roman" w:cs="Times New Roman"/>
                <w:sz w:val="24"/>
                <w:szCs w:val="24"/>
              </w:rPr>
              <w:t>SEMPER DURUS 2026</w:t>
            </w:r>
            <w:r w:rsidR="00DB3C71" w:rsidRPr="008B7CC2">
              <w:rPr>
                <w:rFonts w:ascii="Times New Roman" w:eastAsia="Times New Roman" w:hAnsi="Times New Roman" w:cs="Times New Roman"/>
                <w:sz w:val="24"/>
                <w:szCs w:val="24"/>
              </w:rPr>
              <w:t>.</w:t>
            </w:r>
            <w:r w:rsidR="00851B66" w:rsidRPr="008B7CC2">
              <w:rPr>
                <w:rFonts w:ascii="Times New Roman" w:eastAsia="Times New Roman" w:hAnsi="Times New Roman" w:cs="Times New Roman"/>
                <w:sz w:val="24"/>
                <w:szCs w:val="24"/>
              </w:rPr>
              <w:t xml:space="preserve"> </w:t>
            </w:r>
            <w:r w:rsidR="00B71563" w:rsidRPr="008B7CC2">
              <w:rPr>
                <w:rFonts w:ascii="Times New Roman" w:eastAsia="Times New Roman" w:hAnsi="Times New Roman" w:cs="Times New Roman"/>
                <w:sz w:val="24"/>
                <w:szCs w:val="24"/>
              </w:rPr>
              <w:t xml:space="preserve">The products shall be based upon </w:t>
            </w:r>
            <w:r w:rsidR="00EE6C3F" w:rsidRPr="008B7CC2">
              <w:rPr>
                <w:rFonts w:ascii="Times New Roman" w:eastAsia="Times New Roman" w:hAnsi="Times New Roman" w:cs="Times New Roman"/>
                <w:sz w:val="24"/>
                <w:szCs w:val="24"/>
              </w:rPr>
              <w:t>Marine Corps Installations – WEST (MCI-WEST)</w:t>
            </w:r>
            <w:r w:rsidR="00626C7C" w:rsidRPr="008B7CC2">
              <w:rPr>
                <w:rFonts w:ascii="Times New Roman" w:eastAsia="Times New Roman" w:hAnsi="Times New Roman" w:cs="Times New Roman"/>
                <w:sz w:val="24"/>
                <w:szCs w:val="24"/>
              </w:rPr>
              <w:t xml:space="preserve"> </w:t>
            </w:r>
            <w:r w:rsidR="00674D63" w:rsidRPr="008B7CC2">
              <w:rPr>
                <w:rFonts w:ascii="Times New Roman" w:eastAsia="Times New Roman" w:hAnsi="Times New Roman" w:cs="Times New Roman"/>
                <w:sz w:val="24"/>
                <w:szCs w:val="24"/>
              </w:rPr>
              <w:t>outcomes needed</w:t>
            </w:r>
            <w:r w:rsidR="009F0EEC" w:rsidRPr="008B7CC2">
              <w:rPr>
                <w:rFonts w:ascii="Times New Roman" w:eastAsia="Times New Roman" w:hAnsi="Times New Roman" w:cs="Times New Roman"/>
                <w:sz w:val="24"/>
                <w:szCs w:val="24"/>
              </w:rPr>
              <w:t xml:space="preserve"> </w:t>
            </w:r>
            <w:r w:rsidR="009D558B" w:rsidRPr="008B7CC2">
              <w:rPr>
                <w:rFonts w:ascii="Times New Roman" w:eastAsia="Times New Roman" w:hAnsi="Times New Roman" w:cs="Times New Roman"/>
                <w:sz w:val="24"/>
                <w:szCs w:val="24"/>
              </w:rPr>
              <w:t>for the exercise</w:t>
            </w:r>
            <w:r w:rsidR="00DD09BA" w:rsidRPr="008B7CC2">
              <w:rPr>
                <w:rFonts w:ascii="Times New Roman" w:eastAsia="Times New Roman" w:hAnsi="Times New Roman" w:cs="Times New Roman"/>
                <w:sz w:val="24"/>
                <w:szCs w:val="24"/>
              </w:rPr>
              <w:t xml:space="preserve">. </w:t>
            </w:r>
            <w:r w:rsidR="00B71563" w:rsidRPr="008B7CC2">
              <w:rPr>
                <w:rFonts w:ascii="Times New Roman" w:eastAsia="Times New Roman" w:hAnsi="Times New Roman" w:cs="Times New Roman"/>
                <w:sz w:val="24"/>
                <w:szCs w:val="24"/>
              </w:rPr>
              <w:t xml:space="preserve">The products shall support the training </w:t>
            </w:r>
            <w:r w:rsidR="008E6E10" w:rsidRPr="008B7CC2">
              <w:rPr>
                <w:rFonts w:ascii="Times New Roman" w:eastAsia="Times New Roman" w:hAnsi="Times New Roman" w:cs="Times New Roman"/>
                <w:sz w:val="24"/>
                <w:szCs w:val="24"/>
              </w:rPr>
              <w:t>audience's</w:t>
            </w:r>
            <w:r w:rsidR="00B71563" w:rsidRPr="008B7CC2">
              <w:rPr>
                <w:rFonts w:ascii="Times New Roman" w:eastAsia="Times New Roman" w:hAnsi="Times New Roman" w:cs="Times New Roman"/>
                <w:sz w:val="24"/>
                <w:szCs w:val="24"/>
              </w:rPr>
              <w:t xml:space="preserve"> mission to </w:t>
            </w:r>
            <w:r w:rsidR="000D5339">
              <w:rPr>
                <w:rFonts w:ascii="Times New Roman" w:eastAsia="Times New Roman" w:hAnsi="Times New Roman" w:cs="Times New Roman"/>
                <w:sz w:val="24"/>
                <w:szCs w:val="24"/>
              </w:rPr>
              <w:t>protect the command’s ability to project force</w:t>
            </w:r>
            <w:r w:rsidR="0085086A">
              <w:rPr>
                <w:rFonts w:ascii="Times New Roman" w:eastAsia="Times New Roman" w:hAnsi="Times New Roman" w:cs="Times New Roman"/>
                <w:sz w:val="24"/>
                <w:szCs w:val="24"/>
              </w:rPr>
              <w:t>s</w:t>
            </w:r>
            <w:r w:rsidR="000D5339">
              <w:rPr>
                <w:rFonts w:ascii="Times New Roman" w:eastAsia="Times New Roman" w:hAnsi="Times New Roman" w:cs="Times New Roman"/>
                <w:sz w:val="24"/>
                <w:szCs w:val="24"/>
              </w:rPr>
              <w:t xml:space="preserve"> while protecting property and populations throughout the </w:t>
            </w:r>
            <w:r w:rsidR="0010270F">
              <w:rPr>
                <w:rFonts w:ascii="Times New Roman" w:eastAsia="Times New Roman" w:hAnsi="Times New Roman" w:cs="Times New Roman"/>
                <w:sz w:val="24"/>
                <w:szCs w:val="24"/>
              </w:rPr>
              <w:t>competition continuum</w:t>
            </w:r>
            <w:r w:rsidR="00E25DFC">
              <w:rPr>
                <w:rFonts w:ascii="Times New Roman" w:eastAsia="Times New Roman" w:hAnsi="Times New Roman" w:cs="Times New Roman"/>
                <w:sz w:val="24"/>
                <w:szCs w:val="24"/>
              </w:rPr>
              <w:t xml:space="preserve"> with a</w:t>
            </w:r>
            <w:r w:rsidR="00684CF2">
              <w:rPr>
                <w:rFonts w:ascii="Times New Roman" w:eastAsia="Times New Roman" w:hAnsi="Times New Roman" w:cs="Times New Roman"/>
                <w:sz w:val="24"/>
                <w:szCs w:val="24"/>
              </w:rPr>
              <w:t>n INDOPACOM</w:t>
            </w:r>
            <w:r w:rsidR="00E25DFC">
              <w:rPr>
                <w:rFonts w:ascii="Times New Roman" w:eastAsia="Times New Roman" w:hAnsi="Times New Roman" w:cs="Times New Roman"/>
                <w:sz w:val="24"/>
                <w:szCs w:val="24"/>
              </w:rPr>
              <w:t xml:space="preserve"> pacing</w:t>
            </w:r>
            <w:r w:rsidR="00B14D6E">
              <w:rPr>
                <w:rFonts w:ascii="Times New Roman" w:eastAsia="Times New Roman" w:hAnsi="Times New Roman" w:cs="Times New Roman"/>
                <w:sz w:val="24"/>
                <w:szCs w:val="24"/>
              </w:rPr>
              <w:t xml:space="preserve"> </w:t>
            </w:r>
            <w:r w:rsidR="00E25DFC">
              <w:rPr>
                <w:rFonts w:ascii="Times New Roman" w:eastAsia="Times New Roman" w:hAnsi="Times New Roman" w:cs="Times New Roman"/>
                <w:sz w:val="24"/>
                <w:szCs w:val="24"/>
              </w:rPr>
              <w:t>peer adversary</w:t>
            </w:r>
            <w:r w:rsidR="000D5339">
              <w:rPr>
                <w:rFonts w:ascii="Times New Roman" w:eastAsia="Times New Roman" w:hAnsi="Times New Roman" w:cs="Times New Roman"/>
                <w:sz w:val="24"/>
                <w:szCs w:val="24"/>
              </w:rPr>
              <w:t>. Additionally</w:t>
            </w:r>
            <w:r w:rsidR="00E42F2E">
              <w:rPr>
                <w:rFonts w:ascii="Times New Roman" w:eastAsia="Times New Roman" w:hAnsi="Times New Roman" w:cs="Times New Roman"/>
                <w:sz w:val="24"/>
                <w:szCs w:val="24"/>
              </w:rPr>
              <w:t xml:space="preserve">, </w:t>
            </w:r>
            <w:r w:rsidR="009520F3">
              <w:rPr>
                <w:rFonts w:ascii="Times New Roman" w:eastAsia="Times New Roman" w:hAnsi="Times New Roman" w:cs="Times New Roman"/>
                <w:sz w:val="24"/>
                <w:szCs w:val="24"/>
              </w:rPr>
              <w:t>support the development</w:t>
            </w:r>
            <w:r w:rsidR="00B71563" w:rsidRPr="008B7CC2">
              <w:rPr>
                <w:rFonts w:ascii="Times New Roman" w:eastAsia="Times New Roman" w:hAnsi="Times New Roman" w:cs="Times New Roman"/>
                <w:sz w:val="24"/>
                <w:szCs w:val="24"/>
              </w:rPr>
              <w:t xml:space="preserve"> and </w:t>
            </w:r>
            <w:r w:rsidR="009520F3">
              <w:rPr>
                <w:rFonts w:ascii="Times New Roman" w:eastAsia="Times New Roman" w:hAnsi="Times New Roman" w:cs="Times New Roman"/>
                <w:sz w:val="24"/>
                <w:szCs w:val="24"/>
              </w:rPr>
              <w:t>production of</w:t>
            </w:r>
            <w:r w:rsidR="00B71563" w:rsidRPr="008B7CC2">
              <w:rPr>
                <w:rFonts w:ascii="Times New Roman" w:eastAsia="Times New Roman" w:hAnsi="Times New Roman" w:cs="Times New Roman"/>
                <w:sz w:val="24"/>
                <w:szCs w:val="24"/>
              </w:rPr>
              <w:t xml:space="preserve"> training strategies, doctrine, concepts, and </w:t>
            </w:r>
            <w:r w:rsidR="008E6E10" w:rsidRPr="008B7CC2">
              <w:rPr>
                <w:rFonts w:ascii="Times New Roman" w:eastAsia="Times New Roman" w:hAnsi="Times New Roman" w:cs="Times New Roman"/>
                <w:sz w:val="24"/>
                <w:szCs w:val="24"/>
              </w:rPr>
              <w:t xml:space="preserve">inform operational planning </w:t>
            </w:r>
            <w:r w:rsidR="00B71563" w:rsidRPr="008B7CC2">
              <w:rPr>
                <w:rFonts w:ascii="Times New Roman" w:eastAsia="Times New Roman" w:hAnsi="Times New Roman" w:cs="Times New Roman"/>
                <w:sz w:val="24"/>
                <w:szCs w:val="24"/>
              </w:rPr>
              <w:t>for the current and future force</w:t>
            </w:r>
            <w:r w:rsidR="009520F3">
              <w:rPr>
                <w:rFonts w:ascii="Times New Roman" w:eastAsia="Times New Roman" w:hAnsi="Times New Roman" w:cs="Times New Roman"/>
                <w:sz w:val="24"/>
                <w:szCs w:val="24"/>
              </w:rPr>
              <w:t>.</w:t>
            </w:r>
          </w:p>
          <w:p w14:paraId="1013293F" w14:textId="77777777" w:rsidR="005F1B3C" w:rsidRPr="008B7CC2" w:rsidRDefault="005F1B3C" w:rsidP="008B7CC2">
            <w:pPr>
              <w:widowControl w:val="0"/>
              <w:spacing w:after="0" w:line="240" w:lineRule="auto"/>
              <w:rPr>
                <w:rFonts w:ascii="Times New Roman" w:eastAsia="Times New Roman" w:hAnsi="Times New Roman" w:cs="Times New Roman"/>
                <w:sz w:val="24"/>
                <w:szCs w:val="24"/>
              </w:rPr>
            </w:pPr>
          </w:p>
          <w:p w14:paraId="23D25182" w14:textId="2909F0ED" w:rsidR="00B71563" w:rsidRPr="008B7CC2" w:rsidRDefault="00B71563" w:rsidP="008B7CC2">
            <w:pPr>
              <w:widowControl w:val="0"/>
              <w:spacing w:after="0" w:line="240" w:lineRule="auto"/>
              <w:rPr>
                <w:rFonts w:ascii="Times New Roman" w:eastAsia="Times New Roman" w:hAnsi="Times New Roman" w:cs="Times New Roman"/>
                <w:sz w:val="24"/>
                <w:szCs w:val="24"/>
              </w:rPr>
            </w:pPr>
            <w:r w:rsidRPr="008B7CC2">
              <w:rPr>
                <w:rFonts w:ascii="Times New Roman" w:eastAsia="Times New Roman" w:hAnsi="Times New Roman" w:cs="Times New Roman"/>
                <w:sz w:val="24"/>
                <w:szCs w:val="24"/>
              </w:rPr>
              <w:t xml:space="preserve">The requirement described </w:t>
            </w:r>
            <w:r w:rsidR="15D6FFD6" w:rsidRPr="3D5B0729">
              <w:rPr>
                <w:rFonts w:ascii="Times New Roman" w:eastAsia="Times New Roman" w:hAnsi="Times New Roman" w:cs="Times New Roman"/>
                <w:sz w:val="24"/>
                <w:szCs w:val="24"/>
              </w:rPr>
              <w:t>below</w:t>
            </w:r>
            <w:r w:rsidRPr="008B7CC2">
              <w:rPr>
                <w:rFonts w:ascii="Times New Roman" w:eastAsia="Times New Roman" w:hAnsi="Times New Roman" w:cs="Times New Roman"/>
                <w:sz w:val="24"/>
                <w:szCs w:val="24"/>
              </w:rPr>
              <w:t xml:space="preserve"> is for specifically tailored/adapted non-technical training development solutions that convert shared experiences into collaborative problem-solving events</w:t>
            </w:r>
            <w:r w:rsidR="00674D63" w:rsidRPr="008B7CC2">
              <w:rPr>
                <w:rFonts w:ascii="Times New Roman" w:eastAsia="Times New Roman" w:hAnsi="Times New Roman" w:cs="Times New Roman"/>
                <w:sz w:val="24"/>
                <w:szCs w:val="24"/>
              </w:rPr>
              <w:t>,</w:t>
            </w:r>
            <w:r w:rsidRPr="008B7CC2">
              <w:rPr>
                <w:rFonts w:ascii="Times New Roman" w:eastAsia="Times New Roman" w:hAnsi="Times New Roman" w:cs="Times New Roman"/>
                <w:sz w:val="24"/>
                <w:szCs w:val="24"/>
              </w:rPr>
              <w:t xml:space="preserve"> resulting in more actively engaged exercise participants. The delivered solutions shall challenge the training audience to think </w:t>
            </w:r>
            <w:r w:rsidR="00674D63" w:rsidRPr="008B7CC2">
              <w:rPr>
                <w:rFonts w:ascii="Times New Roman" w:eastAsia="Times New Roman" w:hAnsi="Times New Roman" w:cs="Times New Roman"/>
                <w:sz w:val="24"/>
                <w:szCs w:val="24"/>
              </w:rPr>
              <w:t xml:space="preserve">critically and </w:t>
            </w:r>
            <w:r w:rsidR="0DE0C62B" w:rsidRPr="3D5B0729">
              <w:rPr>
                <w:rFonts w:ascii="Times New Roman" w:eastAsia="Times New Roman" w:hAnsi="Times New Roman" w:cs="Times New Roman"/>
                <w:sz w:val="24"/>
                <w:szCs w:val="24"/>
              </w:rPr>
              <w:t xml:space="preserve">creatively to better </w:t>
            </w:r>
            <w:r w:rsidR="00674D63" w:rsidRPr="008B7CC2">
              <w:rPr>
                <w:rFonts w:ascii="Times New Roman" w:eastAsia="Times New Roman" w:hAnsi="Times New Roman" w:cs="Times New Roman"/>
                <w:sz w:val="24"/>
                <w:szCs w:val="24"/>
              </w:rPr>
              <w:t>understand the relevance and context of their actions in relation to the Operational Environment (OE), recognized and emerging threats identified in the National Defense Strategy (NDS), and in alignment with</w:t>
            </w:r>
            <w:r w:rsidRPr="008B7CC2">
              <w:rPr>
                <w:rFonts w:ascii="Times New Roman" w:eastAsia="Times New Roman" w:hAnsi="Times New Roman" w:cs="Times New Roman"/>
                <w:sz w:val="24"/>
                <w:szCs w:val="24"/>
              </w:rPr>
              <w:t xml:space="preserve"> the exercise participant</w:t>
            </w:r>
            <w:r w:rsidR="00B56BAB" w:rsidRPr="008B7CC2">
              <w:rPr>
                <w:rFonts w:ascii="Times New Roman" w:eastAsia="Times New Roman" w:hAnsi="Times New Roman" w:cs="Times New Roman"/>
                <w:sz w:val="24"/>
                <w:szCs w:val="24"/>
              </w:rPr>
              <w:t>s’</w:t>
            </w:r>
            <w:r w:rsidRPr="008B7CC2">
              <w:rPr>
                <w:rFonts w:ascii="Times New Roman" w:eastAsia="Times New Roman" w:hAnsi="Times New Roman" w:cs="Times New Roman"/>
                <w:sz w:val="24"/>
                <w:szCs w:val="24"/>
              </w:rPr>
              <w:t xml:space="preserve"> desired outcomes. These materials </w:t>
            </w:r>
            <w:r w:rsidR="00674D63" w:rsidRPr="008B7CC2">
              <w:rPr>
                <w:rFonts w:ascii="Times New Roman" w:eastAsia="Times New Roman" w:hAnsi="Times New Roman" w:cs="Times New Roman"/>
                <w:sz w:val="24"/>
                <w:szCs w:val="24"/>
              </w:rPr>
              <w:t>will enable SEMPER DURUS participants to gain a deeper understanding</w:t>
            </w:r>
            <w:r w:rsidRPr="008B7CC2">
              <w:rPr>
                <w:rFonts w:ascii="Times New Roman" w:eastAsia="Times New Roman" w:hAnsi="Times New Roman" w:cs="Times New Roman"/>
                <w:sz w:val="24"/>
                <w:szCs w:val="24"/>
              </w:rPr>
              <w:t xml:space="preserve"> of the art and science of their profession.</w:t>
            </w:r>
          </w:p>
          <w:p w14:paraId="547571DD" w14:textId="77777777" w:rsidR="004C3915" w:rsidRPr="008B7CC2" w:rsidRDefault="004C3915" w:rsidP="008B7CC2">
            <w:pPr>
              <w:widowControl w:val="0"/>
              <w:spacing w:after="0" w:line="240" w:lineRule="auto"/>
              <w:rPr>
                <w:rFonts w:ascii="Times New Roman" w:eastAsia="Times New Roman" w:hAnsi="Times New Roman" w:cs="Times New Roman"/>
                <w:sz w:val="24"/>
                <w:szCs w:val="24"/>
              </w:rPr>
            </w:pPr>
          </w:p>
          <w:p w14:paraId="7BED9285" w14:textId="32E0CDEE" w:rsidR="001E605A" w:rsidRPr="008B7CC2" w:rsidRDefault="00B71563" w:rsidP="008B7CC2">
            <w:pPr>
              <w:widowControl w:val="0"/>
              <w:spacing w:after="0" w:line="240" w:lineRule="auto"/>
              <w:rPr>
                <w:rFonts w:ascii="Times New Roman" w:eastAsia="Times New Roman" w:hAnsi="Times New Roman" w:cs="Times New Roman"/>
                <w:sz w:val="24"/>
                <w:szCs w:val="24"/>
              </w:rPr>
            </w:pPr>
            <w:r w:rsidRPr="008B7CC2">
              <w:rPr>
                <w:rFonts w:ascii="Times New Roman" w:eastAsia="Times New Roman" w:hAnsi="Times New Roman" w:cs="Times New Roman"/>
                <w:sz w:val="24"/>
                <w:szCs w:val="24"/>
              </w:rPr>
              <w:t>This requirement will broaden and add depth to the designed base scenario</w:t>
            </w:r>
            <w:r w:rsidR="008E50AB" w:rsidRPr="008B7CC2">
              <w:rPr>
                <w:rFonts w:ascii="Times New Roman" w:eastAsia="Times New Roman" w:hAnsi="Times New Roman" w:cs="Times New Roman"/>
                <w:sz w:val="24"/>
                <w:szCs w:val="24"/>
              </w:rPr>
              <w:t xml:space="preserve">, providing all participants with </w:t>
            </w:r>
            <w:r w:rsidR="00823605" w:rsidRPr="008B7CC2">
              <w:rPr>
                <w:rFonts w:ascii="Times New Roman" w:eastAsia="Times New Roman" w:hAnsi="Times New Roman" w:cs="Times New Roman"/>
                <w:sz w:val="24"/>
                <w:szCs w:val="24"/>
              </w:rPr>
              <w:t xml:space="preserve">a </w:t>
            </w:r>
            <w:r w:rsidR="008E50AB" w:rsidRPr="008B7CC2">
              <w:rPr>
                <w:rFonts w:ascii="Times New Roman" w:eastAsia="Times New Roman" w:hAnsi="Times New Roman" w:cs="Times New Roman"/>
                <w:sz w:val="24"/>
                <w:szCs w:val="24"/>
              </w:rPr>
              <w:t>context-based, collaborative, problem-centered</w:t>
            </w:r>
            <w:r w:rsidR="00823605" w:rsidRPr="008B7CC2">
              <w:rPr>
                <w:rFonts w:ascii="Times New Roman" w:eastAsia="Times New Roman" w:hAnsi="Times New Roman" w:cs="Times New Roman"/>
                <w:sz w:val="24"/>
                <w:szCs w:val="24"/>
              </w:rPr>
              <w:t>,</w:t>
            </w:r>
            <w:r w:rsidR="008E50AB" w:rsidRPr="008B7CC2">
              <w:rPr>
                <w:rFonts w:ascii="Times New Roman" w:eastAsia="Times New Roman" w:hAnsi="Times New Roman" w:cs="Times New Roman"/>
                <w:sz w:val="24"/>
                <w:szCs w:val="24"/>
              </w:rPr>
              <w:t xml:space="preserve"> </w:t>
            </w:r>
            <w:r w:rsidR="00823605" w:rsidRPr="008B7CC2">
              <w:rPr>
                <w:rFonts w:ascii="Times New Roman" w:eastAsia="Times New Roman" w:hAnsi="Times New Roman" w:cs="Times New Roman"/>
                <w:sz w:val="24"/>
                <w:szCs w:val="24"/>
              </w:rPr>
              <w:t>overarching, immersive scenario</w:t>
            </w:r>
            <w:r w:rsidR="008E50AB" w:rsidRPr="008B7CC2">
              <w:rPr>
                <w:rFonts w:ascii="Times New Roman" w:eastAsia="Times New Roman" w:hAnsi="Times New Roman" w:cs="Times New Roman"/>
                <w:sz w:val="24"/>
                <w:szCs w:val="24"/>
              </w:rPr>
              <w:t>, focused on the customers' experiences and adapted from real-world</w:t>
            </w:r>
            <w:r w:rsidRPr="008B7CC2">
              <w:rPr>
                <w:rFonts w:ascii="Times New Roman" w:eastAsia="Times New Roman" w:hAnsi="Times New Roman" w:cs="Times New Roman"/>
                <w:sz w:val="24"/>
                <w:szCs w:val="24"/>
              </w:rPr>
              <w:t xml:space="preserve"> events. Other tasks shall includ</w:t>
            </w:r>
            <w:r w:rsidR="004C50E8" w:rsidRPr="008B7CC2">
              <w:rPr>
                <w:rFonts w:ascii="Times New Roman" w:eastAsia="Times New Roman" w:hAnsi="Times New Roman" w:cs="Times New Roman"/>
                <w:sz w:val="24"/>
                <w:szCs w:val="24"/>
              </w:rPr>
              <w:t>e</w:t>
            </w:r>
            <w:r w:rsidRPr="008B7CC2">
              <w:rPr>
                <w:rFonts w:ascii="Times New Roman" w:eastAsia="Times New Roman" w:hAnsi="Times New Roman" w:cs="Times New Roman"/>
                <w:sz w:val="24"/>
                <w:szCs w:val="24"/>
              </w:rPr>
              <w:t xml:space="preserve"> interaction and collaboration with </w:t>
            </w:r>
            <w:r w:rsidR="00DE658B" w:rsidRPr="008B7CC2">
              <w:rPr>
                <w:rFonts w:ascii="Times New Roman" w:eastAsia="Times New Roman" w:hAnsi="Times New Roman" w:cs="Times New Roman"/>
                <w:sz w:val="24"/>
                <w:szCs w:val="24"/>
              </w:rPr>
              <w:t>SEMPER DURUS planners and White</w:t>
            </w:r>
            <w:r w:rsidRPr="008B7CC2">
              <w:rPr>
                <w:rFonts w:ascii="Times New Roman" w:eastAsia="Times New Roman" w:hAnsi="Times New Roman" w:cs="Times New Roman"/>
                <w:sz w:val="24"/>
                <w:szCs w:val="24"/>
              </w:rPr>
              <w:t xml:space="preserve"> Cell personnel, attendance of planning conferences, applying the analysis, design, development, </w:t>
            </w:r>
            <w:r w:rsidR="004C50E8" w:rsidRPr="008B7CC2">
              <w:rPr>
                <w:rFonts w:ascii="Times New Roman" w:eastAsia="Times New Roman" w:hAnsi="Times New Roman" w:cs="Times New Roman"/>
                <w:sz w:val="24"/>
                <w:szCs w:val="24"/>
              </w:rPr>
              <w:t>implementation</w:t>
            </w:r>
            <w:r w:rsidRPr="008B7CC2">
              <w:rPr>
                <w:rFonts w:ascii="Times New Roman" w:eastAsia="Times New Roman" w:hAnsi="Times New Roman" w:cs="Times New Roman"/>
                <w:sz w:val="24"/>
                <w:szCs w:val="24"/>
              </w:rPr>
              <w:t xml:space="preserve">, and evaluation process (ADDIE) to </w:t>
            </w:r>
            <w:r w:rsidR="00D3591C">
              <w:rPr>
                <w:rFonts w:ascii="Times New Roman" w:eastAsia="Times New Roman" w:hAnsi="Times New Roman" w:cs="Times New Roman"/>
                <w:sz w:val="24"/>
                <w:szCs w:val="24"/>
              </w:rPr>
              <w:t xml:space="preserve">the </w:t>
            </w:r>
            <w:r w:rsidRPr="008B7CC2">
              <w:rPr>
                <w:rFonts w:ascii="Times New Roman" w:eastAsia="Times New Roman" w:hAnsi="Times New Roman" w:cs="Times New Roman"/>
                <w:sz w:val="24"/>
                <w:szCs w:val="24"/>
              </w:rPr>
              <w:t xml:space="preserve">production of exercise </w:t>
            </w:r>
            <w:bookmarkStart w:id="0" w:name="_Int_ZPGM8jfn"/>
            <w:r w:rsidRPr="008B7CC2">
              <w:rPr>
                <w:rFonts w:ascii="Times New Roman" w:eastAsia="Times New Roman" w:hAnsi="Times New Roman" w:cs="Times New Roman"/>
                <w:sz w:val="24"/>
                <w:szCs w:val="24"/>
              </w:rPr>
              <w:t xml:space="preserve">material, </w:t>
            </w:r>
            <w:r w:rsidR="0C1A4FB1" w:rsidRPr="3D5B0729">
              <w:rPr>
                <w:rFonts w:ascii="Times New Roman" w:eastAsia="Times New Roman" w:hAnsi="Times New Roman" w:cs="Times New Roman"/>
                <w:sz w:val="24"/>
                <w:szCs w:val="24"/>
              </w:rPr>
              <w:t>and</w:t>
            </w:r>
            <w:bookmarkEnd w:id="0"/>
            <w:r w:rsidR="0C1A4FB1" w:rsidRPr="3D5B0729">
              <w:rPr>
                <w:rFonts w:ascii="Times New Roman" w:eastAsia="Times New Roman" w:hAnsi="Times New Roman" w:cs="Times New Roman"/>
                <w:sz w:val="24"/>
                <w:szCs w:val="24"/>
              </w:rPr>
              <w:t xml:space="preserve"> </w:t>
            </w:r>
            <w:r w:rsidR="00CC00AF">
              <w:rPr>
                <w:rFonts w:ascii="Times New Roman" w:eastAsia="Times New Roman" w:hAnsi="Times New Roman" w:cs="Times New Roman"/>
                <w:sz w:val="24"/>
                <w:szCs w:val="24"/>
              </w:rPr>
              <w:t xml:space="preserve">participating as </w:t>
            </w:r>
            <w:r w:rsidR="00D911EF">
              <w:rPr>
                <w:rFonts w:ascii="Times New Roman" w:eastAsia="Times New Roman" w:hAnsi="Times New Roman" w:cs="Times New Roman"/>
                <w:sz w:val="24"/>
                <w:szCs w:val="24"/>
              </w:rPr>
              <w:t xml:space="preserve">a </w:t>
            </w:r>
            <w:r w:rsidR="00CC00AF">
              <w:rPr>
                <w:rFonts w:ascii="Times New Roman" w:eastAsia="Times New Roman" w:hAnsi="Times New Roman" w:cs="Times New Roman"/>
                <w:sz w:val="24"/>
                <w:szCs w:val="24"/>
              </w:rPr>
              <w:t>part of</w:t>
            </w:r>
            <w:r w:rsidRPr="008B7CC2">
              <w:rPr>
                <w:rFonts w:ascii="Times New Roman" w:eastAsia="Times New Roman" w:hAnsi="Times New Roman" w:cs="Times New Roman"/>
                <w:sz w:val="24"/>
                <w:szCs w:val="24"/>
              </w:rPr>
              <w:t xml:space="preserve"> </w:t>
            </w:r>
            <w:r w:rsidR="003113F5" w:rsidRPr="008B7CC2">
              <w:rPr>
                <w:rFonts w:ascii="Times New Roman" w:eastAsia="Times New Roman" w:hAnsi="Times New Roman" w:cs="Times New Roman"/>
                <w:sz w:val="24"/>
                <w:szCs w:val="24"/>
              </w:rPr>
              <w:t>White/</w:t>
            </w:r>
            <w:r w:rsidRPr="008B7CC2">
              <w:rPr>
                <w:rFonts w:ascii="Times New Roman" w:eastAsia="Times New Roman" w:hAnsi="Times New Roman" w:cs="Times New Roman"/>
                <w:sz w:val="24"/>
                <w:szCs w:val="24"/>
              </w:rPr>
              <w:t xml:space="preserve">Red </w:t>
            </w:r>
            <w:r w:rsidR="003113F5" w:rsidRPr="008B7CC2">
              <w:rPr>
                <w:rFonts w:ascii="Times New Roman" w:eastAsia="Times New Roman" w:hAnsi="Times New Roman" w:cs="Times New Roman"/>
                <w:sz w:val="24"/>
                <w:szCs w:val="24"/>
              </w:rPr>
              <w:t>Cell</w:t>
            </w:r>
            <w:r w:rsidRPr="008B7CC2">
              <w:rPr>
                <w:rFonts w:ascii="Times New Roman" w:eastAsia="Times New Roman" w:hAnsi="Times New Roman" w:cs="Times New Roman"/>
                <w:sz w:val="24"/>
                <w:szCs w:val="24"/>
              </w:rPr>
              <w:t xml:space="preserve"> during execution.</w:t>
            </w:r>
          </w:p>
          <w:p w14:paraId="641AE8A2" w14:textId="25F09130" w:rsidR="001E605A" w:rsidRPr="008B7CC2" w:rsidRDefault="001E605A" w:rsidP="008B7CC2">
            <w:pPr>
              <w:widowControl w:val="0"/>
              <w:spacing w:after="0" w:line="240" w:lineRule="auto"/>
              <w:rPr>
                <w:rFonts w:ascii="Times New Roman" w:eastAsia="Times New Roman" w:hAnsi="Times New Roman" w:cs="Times New Roman"/>
                <w:sz w:val="24"/>
                <w:szCs w:val="24"/>
              </w:rPr>
            </w:pPr>
          </w:p>
          <w:p w14:paraId="35349D2E" w14:textId="77777777" w:rsidR="00207D76" w:rsidRPr="008B7CC2" w:rsidRDefault="00207D76" w:rsidP="008B7CC2">
            <w:pPr>
              <w:autoSpaceDE w:val="0"/>
              <w:autoSpaceDN w:val="0"/>
              <w:adjustRightInd w:val="0"/>
              <w:spacing w:after="0" w:line="240" w:lineRule="auto"/>
              <w:rPr>
                <w:rFonts w:ascii="Times New Roman" w:eastAsia="Times New Roman" w:hAnsi="Times New Roman" w:cs="Times New Roman"/>
                <w:sz w:val="24"/>
                <w:szCs w:val="24"/>
              </w:rPr>
            </w:pPr>
            <w:r w:rsidRPr="008B7CC2">
              <w:rPr>
                <w:rFonts w:ascii="Times New Roman" w:eastAsia="Times New Roman" w:hAnsi="Times New Roman" w:cs="Times New Roman"/>
                <w:b/>
                <w:bCs/>
                <w:sz w:val="24"/>
                <w:szCs w:val="24"/>
              </w:rPr>
              <w:t xml:space="preserve">Performance Work Statement </w:t>
            </w:r>
          </w:p>
          <w:p w14:paraId="54DC2DAA" w14:textId="35D90377" w:rsidR="001E605A" w:rsidRPr="00596FCF" w:rsidRDefault="002A5687" w:rsidP="008B7CC2">
            <w:pPr>
              <w:autoSpaceDE w:val="0"/>
              <w:autoSpaceDN w:val="0"/>
              <w:adjustRightInd w:val="0"/>
              <w:spacing w:after="0" w:line="240" w:lineRule="auto"/>
              <w:rPr>
                <w:rFonts w:ascii="Times New Roman" w:eastAsia="Times New Roman" w:hAnsi="Times New Roman" w:cs="Times New Roman"/>
                <w:sz w:val="24"/>
                <w:szCs w:val="24"/>
                <w:highlight w:val="green"/>
              </w:rPr>
            </w:pPr>
            <w:r w:rsidRPr="008B7CC2">
              <w:rPr>
                <w:rFonts w:ascii="Times New Roman" w:eastAsia="Times New Roman" w:hAnsi="Times New Roman" w:cs="Times New Roman"/>
                <w:sz w:val="24"/>
                <w:szCs w:val="24"/>
              </w:rPr>
              <w:t>The</w:t>
            </w:r>
            <w:r w:rsidR="003453E6">
              <w:rPr>
                <w:rFonts w:ascii="Times New Roman" w:eastAsia="Times New Roman" w:hAnsi="Times New Roman" w:cs="Times New Roman"/>
                <w:sz w:val="24"/>
                <w:szCs w:val="24"/>
              </w:rPr>
              <w:t xml:space="preserve"> Contractor </w:t>
            </w:r>
            <w:r w:rsidR="00207D76" w:rsidRPr="008B7CC2">
              <w:rPr>
                <w:rFonts w:ascii="Times New Roman" w:eastAsia="Times New Roman" w:hAnsi="Times New Roman" w:cs="Times New Roman"/>
                <w:sz w:val="24"/>
                <w:szCs w:val="24"/>
              </w:rPr>
              <w:t xml:space="preserve">shall analyze, design, develop, deliver, and maintain </w:t>
            </w:r>
            <w:r w:rsidR="00CA07EB" w:rsidRPr="008B7CC2">
              <w:rPr>
                <w:rFonts w:ascii="Times New Roman" w:eastAsia="Times New Roman" w:hAnsi="Times New Roman" w:cs="Times New Roman"/>
                <w:sz w:val="24"/>
                <w:szCs w:val="24"/>
              </w:rPr>
              <w:t xml:space="preserve">a </w:t>
            </w:r>
            <w:r w:rsidR="00207D76" w:rsidRPr="008B7CC2">
              <w:rPr>
                <w:rFonts w:ascii="Times New Roman" w:eastAsia="Times New Roman" w:hAnsi="Times New Roman" w:cs="Times New Roman"/>
                <w:sz w:val="24"/>
                <w:szCs w:val="24"/>
              </w:rPr>
              <w:t xml:space="preserve">tailored </w:t>
            </w:r>
            <w:r w:rsidR="00CA07EB" w:rsidRPr="008B7CC2">
              <w:rPr>
                <w:rFonts w:ascii="Times New Roman" w:eastAsia="Times New Roman" w:hAnsi="Times New Roman" w:cs="Times New Roman"/>
                <w:sz w:val="24"/>
                <w:szCs w:val="24"/>
              </w:rPr>
              <w:t>scenario</w:t>
            </w:r>
            <w:r w:rsidR="00207D76" w:rsidRPr="008B7CC2">
              <w:rPr>
                <w:rFonts w:ascii="Times New Roman" w:eastAsia="Times New Roman" w:hAnsi="Times New Roman" w:cs="Times New Roman"/>
                <w:sz w:val="24"/>
                <w:szCs w:val="24"/>
              </w:rPr>
              <w:t xml:space="preserve"> and exercise materials. </w:t>
            </w:r>
            <w:r w:rsidRPr="008B7CC2">
              <w:rPr>
                <w:rFonts w:ascii="Times New Roman" w:eastAsia="Times New Roman" w:hAnsi="Times New Roman" w:cs="Times New Roman"/>
                <w:sz w:val="24"/>
                <w:szCs w:val="24"/>
              </w:rPr>
              <w:t>The</w:t>
            </w:r>
            <w:r w:rsidR="003453E6">
              <w:rPr>
                <w:rFonts w:ascii="Times New Roman" w:eastAsia="Times New Roman" w:hAnsi="Times New Roman" w:cs="Times New Roman"/>
                <w:sz w:val="24"/>
                <w:szCs w:val="24"/>
              </w:rPr>
              <w:t xml:space="preserve"> Contractor </w:t>
            </w:r>
            <w:r w:rsidR="00207D76" w:rsidRPr="008B7CC2">
              <w:rPr>
                <w:rFonts w:ascii="Times New Roman" w:eastAsia="Times New Roman" w:hAnsi="Times New Roman" w:cs="Times New Roman"/>
                <w:sz w:val="24"/>
                <w:szCs w:val="24"/>
              </w:rPr>
              <w:t xml:space="preserve">shall </w:t>
            </w:r>
            <w:r w:rsidR="0073369E" w:rsidRPr="008B7CC2">
              <w:rPr>
                <w:rFonts w:ascii="Times New Roman" w:eastAsia="Times New Roman" w:hAnsi="Times New Roman" w:cs="Times New Roman"/>
                <w:sz w:val="24"/>
                <w:szCs w:val="24"/>
              </w:rPr>
              <w:t xml:space="preserve">provide all necessary services, personnel, materials, </w:t>
            </w:r>
            <w:r w:rsidR="00F93CD9">
              <w:rPr>
                <w:rFonts w:ascii="Times New Roman" w:eastAsia="Times New Roman" w:hAnsi="Times New Roman" w:cs="Times New Roman"/>
                <w:sz w:val="24"/>
                <w:szCs w:val="24"/>
              </w:rPr>
              <w:t>and equipment</w:t>
            </w:r>
            <w:r w:rsidR="00207D76" w:rsidRPr="008B7CC2">
              <w:rPr>
                <w:rFonts w:ascii="Times New Roman" w:eastAsia="Times New Roman" w:hAnsi="Times New Roman" w:cs="Times New Roman"/>
                <w:sz w:val="24"/>
                <w:szCs w:val="24"/>
              </w:rPr>
              <w:t xml:space="preserve"> not otherwise provided by the Government. </w:t>
            </w:r>
          </w:p>
          <w:p w14:paraId="1DD0B6F0" w14:textId="77777777" w:rsidR="001E605A" w:rsidRPr="00596FCF" w:rsidRDefault="001E605A" w:rsidP="008B7CC2">
            <w:pPr>
              <w:autoSpaceDE w:val="0"/>
              <w:autoSpaceDN w:val="0"/>
              <w:adjustRightInd w:val="0"/>
              <w:spacing w:after="0" w:line="240" w:lineRule="auto"/>
              <w:rPr>
                <w:rFonts w:ascii="Times New Roman" w:eastAsia="Times New Roman" w:hAnsi="Times New Roman" w:cs="Times New Roman"/>
                <w:sz w:val="24"/>
                <w:szCs w:val="24"/>
                <w:highlight w:val="green"/>
              </w:rPr>
            </w:pPr>
          </w:p>
        </w:tc>
      </w:tr>
      <w:tr w:rsidR="001E605A" w:rsidRPr="001E605A" w14:paraId="74169EB2" w14:textId="77777777" w:rsidTr="008B7CC2">
        <w:tc>
          <w:tcPr>
            <w:tcW w:w="9360" w:type="dxa"/>
          </w:tcPr>
          <w:p w14:paraId="54B0ACA1" w14:textId="4600A9E0" w:rsidR="001E605A" w:rsidRPr="008B7CC2" w:rsidRDefault="001E605A" w:rsidP="008B7CC2">
            <w:pPr>
              <w:widowControl w:val="0"/>
              <w:spacing w:after="0" w:line="240" w:lineRule="auto"/>
              <w:rPr>
                <w:rFonts w:ascii="Times New Roman" w:eastAsia="Times New Roman" w:hAnsi="Times New Roman" w:cs="Times New Roman"/>
                <w:b/>
                <w:bCs/>
                <w:sz w:val="24"/>
                <w:szCs w:val="24"/>
              </w:rPr>
            </w:pPr>
            <w:r w:rsidRPr="008B7CC2">
              <w:rPr>
                <w:rFonts w:ascii="Times New Roman" w:eastAsia="Times New Roman" w:hAnsi="Times New Roman" w:cs="Times New Roman"/>
                <w:b/>
                <w:bCs/>
                <w:sz w:val="24"/>
                <w:szCs w:val="24"/>
              </w:rPr>
              <w:t>2.0</w:t>
            </w:r>
            <w:r w:rsidR="008B7CC2" w:rsidRPr="008B7CC2">
              <w:rPr>
                <w:rFonts w:ascii="Times New Roman" w:eastAsia="Times New Roman" w:hAnsi="Times New Roman" w:cs="Times New Roman"/>
                <w:b/>
                <w:bCs/>
                <w:sz w:val="24"/>
                <w:szCs w:val="24"/>
              </w:rPr>
              <w:t xml:space="preserve"> </w:t>
            </w:r>
            <w:r w:rsidRPr="008B7CC2">
              <w:rPr>
                <w:rFonts w:ascii="Times New Roman" w:eastAsia="Times New Roman" w:hAnsi="Times New Roman" w:cs="Times New Roman"/>
                <w:b/>
                <w:bCs/>
                <w:sz w:val="24"/>
                <w:szCs w:val="24"/>
                <w:u w:val="single"/>
              </w:rPr>
              <w:t>Requirements</w:t>
            </w:r>
            <w:r w:rsidRPr="008B7CC2">
              <w:rPr>
                <w:rFonts w:ascii="Times New Roman" w:eastAsia="Times New Roman" w:hAnsi="Times New Roman" w:cs="Times New Roman"/>
                <w:b/>
                <w:bCs/>
                <w:sz w:val="24"/>
                <w:szCs w:val="24"/>
              </w:rPr>
              <w:t xml:space="preserve">.  </w:t>
            </w:r>
          </w:p>
          <w:p w14:paraId="3BE6E9CB" w14:textId="77777777" w:rsidR="00FE6D4E" w:rsidRPr="001256D4" w:rsidRDefault="00FE6D4E" w:rsidP="008B7CC2">
            <w:pPr>
              <w:widowControl w:val="0"/>
              <w:spacing w:after="0" w:line="240" w:lineRule="auto"/>
              <w:rPr>
                <w:rFonts w:ascii="Times New Roman" w:eastAsia="Times New Roman" w:hAnsi="Times New Roman" w:cs="Times New Roman"/>
                <w:i/>
                <w:sz w:val="24"/>
                <w:szCs w:val="24"/>
              </w:rPr>
            </w:pPr>
          </w:p>
          <w:p w14:paraId="4CF6A380" w14:textId="25E2092F" w:rsidR="00D21AF2" w:rsidRPr="008B7CC2" w:rsidRDefault="00FE6D4E" w:rsidP="008B7CC2">
            <w:pPr>
              <w:widowControl w:val="0"/>
              <w:spacing w:after="0" w:line="240" w:lineRule="auto"/>
              <w:rPr>
                <w:rFonts w:ascii="Times New Roman" w:eastAsia="Times New Roman" w:hAnsi="Times New Roman" w:cs="Times New Roman"/>
                <w:sz w:val="24"/>
                <w:szCs w:val="24"/>
              </w:rPr>
            </w:pPr>
            <w:r w:rsidRPr="008B7CC2">
              <w:rPr>
                <w:rFonts w:ascii="Times New Roman" w:eastAsia="Times New Roman" w:hAnsi="Times New Roman" w:cs="Times New Roman"/>
                <w:b/>
                <w:bCs/>
                <w:sz w:val="24"/>
                <w:szCs w:val="24"/>
              </w:rPr>
              <w:t xml:space="preserve">2.1 </w:t>
            </w:r>
            <w:r w:rsidR="00D21AF2" w:rsidRPr="008B7CC2">
              <w:rPr>
                <w:rFonts w:ascii="Times New Roman" w:eastAsia="Times New Roman" w:hAnsi="Times New Roman" w:cs="Times New Roman"/>
                <w:b/>
                <w:bCs/>
                <w:sz w:val="24"/>
                <w:szCs w:val="24"/>
              </w:rPr>
              <w:t xml:space="preserve">Task 1: Tailored Exercise Materials </w:t>
            </w:r>
          </w:p>
          <w:p w14:paraId="2CEB4197" w14:textId="77777777" w:rsidR="00D21AF2" w:rsidRPr="008B7CC2" w:rsidRDefault="00D21AF2" w:rsidP="008B7CC2">
            <w:pPr>
              <w:widowControl w:val="0"/>
              <w:spacing w:after="0" w:line="240" w:lineRule="auto"/>
              <w:rPr>
                <w:rFonts w:ascii="Times New Roman" w:eastAsia="Times New Roman" w:hAnsi="Times New Roman" w:cs="Times New Roman"/>
                <w:sz w:val="24"/>
                <w:szCs w:val="24"/>
              </w:rPr>
            </w:pPr>
            <w:r w:rsidRPr="008B7CC2">
              <w:rPr>
                <w:rFonts w:ascii="Times New Roman" w:eastAsia="Times New Roman" w:hAnsi="Times New Roman" w:cs="Times New Roman"/>
                <w:b/>
                <w:bCs/>
                <w:sz w:val="24"/>
                <w:szCs w:val="24"/>
              </w:rPr>
              <w:t xml:space="preserve">Adaptation, Integration, Evaluation and Delivery of Exercise Materials </w:t>
            </w:r>
          </w:p>
          <w:p w14:paraId="583FFA65" w14:textId="3B45BAB1" w:rsidR="00D21AF2" w:rsidRPr="00D21AF2" w:rsidRDefault="002A5687" w:rsidP="008B7CC2">
            <w:pPr>
              <w:widowControl w:val="0"/>
              <w:spacing w:after="0" w:line="240" w:lineRule="auto"/>
              <w:rPr>
                <w:rFonts w:ascii="Times New Roman" w:eastAsia="Times New Roman" w:hAnsi="Times New Roman" w:cs="Times New Roman"/>
                <w:sz w:val="24"/>
                <w:szCs w:val="24"/>
              </w:rPr>
            </w:pPr>
            <w:r w:rsidRPr="008B7CC2">
              <w:rPr>
                <w:rFonts w:ascii="Times New Roman" w:eastAsia="Times New Roman" w:hAnsi="Times New Roman" w:cs="Times New Roman"/>
                <w:sz w:val="24"/>
                <w:szCs w:val="24"/>
              </w:rPr>
              <w:t xml:space="preserve">The </w:t>
            </w:r>
            <w:r w:rsidR="003453E6">
              <w:rPr>
                <w:rFonts w:ascii="Times New Roman" w:eastAsia="Times New Roman" w:hAnsi="Times New Roman" w:cs="Times New Roman"/>
                <w:sz w:val="24"/>
                <w:szCs w:val="24"/>
              </w:rPr>
              <w:t xml:space="preserve">Contractor </w:t>
            </w:r>
            <w:r w:rsidR="00D21AF2" w:rsidRPr="008B7CC2">
              <w:rPr>
                <w:rFonts w:ascii="Times New Roman" w:eastAsia="Times New Roman" w:hAnsi="Times New Roman" w:cs="Times New Roman"/>
                <w:sz w:val="24"/>
                <w:szCs w:val="24"/>
              </w:rPr>
              <w:t xml:space="preserve">shall conduct a variety of support activities in implementing and evaluating the exercise materials to support </w:t>
            </w:r>
            <w:r w:rsidR="0005359F" w:rsidRPr="008B7CC2">
              <w:rPr>
                <w:rFonts w:ascii="Times New Roman" w:eastAsia="Times New Roman" w:hAnsi="Times New Roman" w:cs="Times New Roman"/>
                <w:sz w:val="24"/>
                <w:szCs w:val="24"/>
              </w:rPr>
              <w:t>the</w:t>
            </w:r>
            <w:r w:rsidR="00D21AF2" w:rsidRPr="008B7CC2">
              <w:rPr>
                <w:rFonts w:ascii="Times New Roman" w:eastAsia="Times New Roman" w:hAnsi="Times New Roman" w:cs="Times New Roman"/>
                <w:sz w:val="24"/>
                <w:szCs w:val="24"/>
              </w:rPr>
              <w:t xml:space="preserve"> scenario. Before beginning to adopt and adapt any of the real-world events</w:t>
            </w:r>
            <w:r w:rsidR="0073369E" w:rsidRPr="008B7CC2">
              <w:rPr>
                <w:rFonts w:ascii="Times New Roman" w:eastAsia="Times New Roman" w:hAnsi="Times New Roman" w:cs="Times New Roman"/>
                <w:sz w:val="24"/>
                <w:szCs w:val="24"/>
              </w:rPr>
              <w:t>,</w:t>
            </w:r>
            <w:r w:rsidR="00D21AF2" w:rsidRPr="008B7CC2">
              <w:rPr>
                <w:rFonts w:ascii="Times New Roman" w:eastAsia="Times New Roman" w:hAnsi="Times New Roman" w:cs="Times New Roman"/>
                <w:sz w:val="24"/>
                <w:szCs w:val="24"/>
              </w:rPr>
              <w:t xml:space="preserve"> it shall be necessary to support the government in the analysis, design review, and proposal of tailored development scenarios. Once reviewed, developed, and completed, the tailored exercise material shall be briefed to the </w:t>
            </w:r>
            <w:r w:rsidR="00D374A6" w:rsidRPr="008B7CC2">
              <w:rPr>
                <w:rFonts w:ascii="Times New Roman" w:eastAsia="Times New Roman" w:hAnsi="Times New Roman" w:cs="Times New Roman"/>
                <w:sz w:val="24"/>
                <w:szCs w:val="24"/>
              </w:rPr>
              <w:t xml:space="preserve">MCI-WEST exercise </w:t>
            </w:r>
            <w:r w:rsidR="00D21AF2" w:rsidRPr="008B7CC2">
              <w:rPr>
                <w:rFonts w:ascii="Times New Roman" w:eastAsia="Times New Roman" w:hAnsi="Times New Roman" w:cs="Times New Roman"/>
                <w:sz w:val="24"/>
                <w:szCs w:val="24"/>
              </w:rPr>
              <w:t xml:space="preserve">staff and leadership to obtain their agreement with the design outcomes before moving into the Implement-Evaluate phase. These activities shall occur at many levels including but not limited to all tailored materials’ content </w:t>
            </w:r>
            <w:r w:rsidR="1E2CE7D9" w:rsidRPr="3D5B0729">
              <w:rPr>
                <w:rFonts w:ascii="Times New Roman" w:eastAsia="Times New Roman" w:hAnsi="Times New Roman" w:cs="Times New Roman"/>
                <w:sz w:val="24"/>
                <w:szCs w:val="24"/>
              </w:rPr>
              <w:t>to be</w:t>
            </w:r>
            <w:r w:rsidR="00D21AF2" w:rsidRPr="008B7CC2">
              <w:rPr>
                <w:rFonts w:ascii="Times New Roman" w:eastAsia="Times New Roman" w:hAnsi="Times New Roman" w:cs="Times New Roman"/>
                <w:sz w:val="24"/>
                <w:szCs w:val="24"/>
              </w:rPr>
              <w:t xml:space="preserve"> reviewed by the development team to identify if they are </w:t>
            </w:r>
            <w:r w:rsidR="00D21AF2" w:rsidRPr="008B7CC2">
              <w:rPr>
                <w:rFonts w:ascii="Times New Roman" w:eastAsia="Times New Roman" w:hAnsi="Times New Roman" w:cs="Times New Roman"/>
                <w:sz w:val="24"/>
                <w:szCs w:val="24"/>
              </w:rPr>
              <w:lastRenderedPageBreak/>
              <w:t xml:space="preserve">functional and appropriate for the intended audience; conduct assessments to monitor participant progress and to modify the material; accordingly, </w:t>
            </w:r>
            <w:r w:rsidR="00672A38">
              <w:rPr>
                <w:rFonts w:ascii="Times New Roman" w:eastAsia="Times New Roman" w:hAnsi="Times New Roman" w:cs="Times New Roman"/>
                <w:sz w:val="24"/>
                <w:szCs w:val="24"/>
              </w:rPr>
              <w:t>participate</w:t>
            </w:r>
            <w:r w:rsidR="00D21AF2" w:rsidRPr="008B7CC2">
              <w:rPr>
                <w:rFonts w:ascii="Times New Roman" w:eastAsia="Times New Roman" w:hAnsi="Times New Roman" w:cs="Times New Roman"/>
                <w:sz w:val="24"/>
                <w:szCs w:val="24"/>
              </w:rPr>
              <w:t xml:space="preserve"> </w:t>
            </w:r>
            <w:r w:rsidR="00672A38">
              <w:rPr>
                <w:rFonts w:ascii="Times New Roman" w:eastAsia="Times New Roman" w:hAnsi="Times New Roman" w:cs="Times New Roman"/>
                <w:sz w:val="24"/>
                <w:szCs w:val="24"/>
              </w:rPr>
              <w:t xml:space="preserve">in </w:t>
            </w:r>
            <w:r w:rsidR="00D21AF2" w:rsidRPr="008B7CC2">
              <w:rPr>
                <w:rFonts w:ascii="Times New Roman" w:eastAsia="Times New Roman" w:hAnsi="Times New Roman" w:cs="Times New Roman"/>
                <w:sz w:val="24"/>
                <w:szCs w:val="24"/>
              </w:rPr>
              <w:t>after action reviews with the target audiences to ensure that the content achieved the desired outcomes.</w:t>
            </w:r>
            <w:r w:rsidR="00D21AF2" w:rsidRPr="00D21AF2">
              <w:rPr>
                <w:rFonts w:ascii="Times New Roman" w:eastAsia="Times New Roman" w:hAnsi="Times New Roman" w:cs="Times New Roman"/>
                <w:sz w:val="24"/>
                <w:szCs w:val="24"/>
              </w:rPr>
              <w:t xml:space="preserve"> </w:t>
            </w:r>
          </w:p>
          <w:p w14:paraId="742E7777" w14:textId="5D9A15E6" w:rsidR="3D5B0729" w:rsidRDefault="3D5B0729" w:rsidP="3D5B0729">
            <w:pPr>
              <w:widowControl w:val="0"/>
              <w:spacing w:after="0" w:line="240" w:lineRule="auto"/>
              <w:rPr>
                <w:rFonts w:ascii="Times New Roman" w:eastAsia="Times New Roman" w:hAnsi="Times New Roman" w:cs="Times New Roman"/>
                <w:sz w:val="24"/>
                <w:szCs w:val="24"/>
              </w:rPr>
            </w:pPr>
          </w:p>
          <w:p w14:paraId="2975EBE7" w14:textId="6D0876AA" w:rsidR="00D21AF2" w:rsidRPr="00D21AF2" w:rsidRDefault="00266E08"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2.1.1 </w:t>
            </w:r>
            <w:r w:rsidR="00D21AF2" w:rsidRPr="00D21AF2">
              <w:rPr>
                <w:rFonts w:ascii="Times New Roman" w:eastAsia="Times New Roman" w:hAnsi="Times New Roman" w:cs="Times New Roman"/>
                <w:b/>
                <w:bCs/>
                <w:sz w:val="24"/>
                <w:szCs w:val="24"/>
              </w:rPr>
              <w:t xml:space="preserve">Tailor: Analyze, Design, Develop the Operational Environment </w:t>
            </w:r>
          </w:p>
          <w:p w14:paraId="01F6B0A9" w14:textId="369FDE28" w:rsidR="003B4BC3" w:rsidRDefault="002A5687"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3453E6">
              <w:rPr>
                <w:rFonts w:ascii="Times New Roman" w:eastAsia="Times New Roman" w:hAnsi="Times New Roman" w:cs="Times New Roman"/>
                <w:sz w:val="24"/>
                <w:szCs w:val="24"/>
              </w:rPr>
              <w:t>Contractor</w:t>
            </w:r>
            <w:r w:rsidR="00D21AF2" w:rsidRPr="00D21AF2">
              <w:rPr>
                <w:rFonts w:ascii="Times New Roman" w:eastAsia="Times New Roman" w:hAnsi="Times New Roman" w:cs="Times New Roman"/>
                <w:sz w:val="24"/>
                <w:szCs w:val="24"/>
              </w:rPr>
              <w:t xml:space="preserve"> shall gather information about the initial exercise scenario, the tasks to be completed, and the overarching outcomes. They shall perform a review of what materials are being used and how the exercise participants can achieve their desired outcomes. </w:t>
            </w:r>
            <w:r>
              <w:rPr>
                <w:rFonts w:ascii="Times New Roman" w:eastAsia="Times New Roman" w:hAnsi="Times New Roman" w:cs="Times New Roman"/>
                <w:sz w:val="24"/>
                <w:szCs w:val="24"/>
              </w:rPr>
              <w:t xml:space="preserve">The </w:t>
            </w:r>
            <w:r w:rsidR="003453E6">
              <w:rPr>
                <w:rFonts w:ascii="Times New Roman" w:eastAsia="Times New Roman" w:hAnsi="Times New Roman" w:cs="Times New Roman"/>
                <w:sz w:val="24"/>
                <w:szCs w:val="24"/>
              </w:rPr>
              <w:t>Contractor</w:t>
            </w:r>
            <w:r w:rsidR="00D21AF2" w:rsidRPr="00D21AF2">
              <w:rPr>
                <w:rFonts w:ascii="Times New Roman" w:eastAsia="Times New Roman" w:hAnsi="Times New Roman" w:cs="Times New Roman"/>
                <w:sz w:val="24"/>
                <w:szCs w:val="24"/>
              </w:rPr>
              <w:t xml:space="preserve"> shall </w:t>
            </w:r>
            <w:r w:rsidR="008B7CC2">
              <w:rPr>
                <w:rFonts w:ascii="Times New Roman" w:eastAsia="Times New Roman" w:hAnsi="Times New Roman" w:cs="Times New Roman"/>
                <w:sz w:val="24"/>
                <w:szCs w:val="24"/>
              </w:rPr>
              <w:t>coordinate with</w:t>
            </w:r>
            <w:r w:rsidR="00D21AF2" w:rsidRPr="00D21AF2">
              <w:rPr>
                <w:rFonts w:ascii="Times New Roman" w:eastAsia="Times New Roman" w:hAnsi="Times New Roman" w:cs="Times New Roman"/>
                <w:sz w:val="24"/>
                <w:szCs w:val="24"/>
              </w:rPr>
              <w:t xml:space="preserve"> the design team and the exercise participants to identify gaps, delivery preferences</w:t>
            </w:r>
            <w:r w:rsidR="00F7157B">
              <w:rPr>
                <w:rFonts w:ascii="Times New Roman" w:eastAsia="Times New Roman" w:hAnsi="Times New Roman" w:cs="Times New Roman"/>
                <w:sz w:val="24"/>
                <w:szCs w:val="24"/>
              </w:rPr>
              <w:t>,</w:t>
            </w:r>
            <w:r w:rsidR="00D21AF2" w:rsidRPr="00D21AF2">
              <w:rPr>
                <w:rFonts w:ascii="Times New Roman" w:eastAsia="Times New Roman" w:hAnsi="Times New Roman" w:cs="Times New Roman"/>
                <w:sz w:val="24"/>
                <w:szCs w:val="24"/>
              </w:rPr>
              <w:t xml:space="preserve"> and methods. </w:t>
            </w:r>
            <w:r>
              <w:rPr>
                <w:rFonts w:ascii="Times New Roman" w:eastAsia="Times New Roman" w:hAnsi="Times New Roman" w:cs="Times New Roman"/>
                <w:sz w:val="24"/>
                <w:szCs w:val="24"/>
              </w:rPr>
              <w:t xml:space="preserve">The </w:t>
            </w:r>
            <w:r w:rsidR="003453E6">
              <w:rPr>
                <w:rFonts w:ascii="Times New Roman" w:eastAsia="Times New Roman" w:hAnsi="Times New Roman" w:cs="Times New Roman"/>
                <w:sz w:val="24"/>
                <w:szCs w:val="24"/>
              </w:rPr>
              <w:t>Contractor</w:t>
            </w:r>
            <w:r w:rsidR="00D21AF2" w:rsidRPr="00D21AF2">
              <w:rPr>
                <w:rFonts w:ascii="Times New Roman" w:eastAsia="Times New Roman" w:hAnsi="Times New Roman" w:cs="Times New Roman"/>
                <w:sz w:val="24"/>
                <w:szCs w:val="24"/>
              </w:rPr>
              <w:t xml:space="preserve"> shall identify existing exercise materials that can/will be repurposed. </w:t>
            </w:r>
            <w:r>
              <w:rPr>
                <w:rFonts w:ascii="Times New Roman" w:eastAsia="Times New Roman" w:hAnsi="Times New Roman" w:cs="Times New Roman"/>
                <w:sz w:val="24"/>
                <w:szCs w:val="24"/>
              </w:rPr>
              <w:t xml:space="preserve">The </w:t>
            </w:r>
            <w:r w:rsidR="003453E6">
              <w:rPr>
                <w:rFonts w:ascii="Times New Roman" w:eastAsia="Times New Roman" w:hAnsi="Times New Roman" w:cs="Times New Roman"/>
                <w:sz w:val="24"/>
                <w:szCs w:val="24"/>
              </w:rPr>
              <w:t>Contractor’s</w:t>
            </w:r>
            <w:r w:rsidR="00D21AF2" w:rsidRPr="00D21AF2">
              <w:rPr>
                <w:rFonts w:ascii="Times New Roman" w:eastAsia="Times New Roman" w:hAnsi="Times New Roman" w:cs="Times New Roman"/>
                <w:sz w:val="24"/>
                <w:szCs w:val="24"/>
              </w:rPr>
              <w:t xml:space="preserve"> initial research shall be focused on conducting </w:t>
            </w:r>
            <w:r w:rsidR="00F7157B">
              <w:rPr>
                <w:rFonts w:ascii="Times New Roman" w:eastAsia="Times New Roman" w:hAnsi="Times New Roman" w:cs="Times New Roman"/>
                <w:sz w:val="24"/>
                <w:szCs w:val="24"/>
              </w:rPr>
              <w:t xml:space="preserve">an </w:t>
            </w:r>
            <w:r w:rsidR="00D21AF2" w:rsidRPr="00D21AF2">
              <w:rPr>
                <w:rFonts w:ascii="Times New Roman" w:eastAsia="Times New Roman" w:hAnsi="Times New Roman" w:cs="Times New Roman"/>
                <w:sz w:val="24"/>
                <w:szCs w:val="24"/>
              </w:rPr>
              <w:t xml:space="preserve">analysis of the OE prior to the first Initial Planning Conference (IPC) to aid in informing the initial </w:t>
            </w:r>
            <w:r w:rsidR="008B45BD">
              <w:rPr>
                <w:rFonts w:ascii="Times New Roman" w:eastAsia="Times New Roman" w:hAnsi="Times New Roman" w:cs="Times New Roman"/>
                <w:sz w:val="24"/>
                <w:szCs w:val="24"/>
              </w:rPr>
              <w:t>scenario</w:t>
            </w:r>
            <w:r w:rsidR="00D21AF2" w:rsidRPr="00D21AF2">
              <w:rPr>
                <w:rFonts w:ascii="Times New Roman" w:eastAsia="Times New Roman" w:hAnsi="Times New Roman" w:cs="Times New Roman"/>
                <w:sz w:val="24"/>
                <w:szCs w:val="24"/>
              </w:rPr>
              <w:t xml:space="preserve"> design. </w:t>
            </w:r>
          </w:p>
          <w:p w14:paraId="4458AB34" w14:textId="77777777" w:rsidR="00C13264" w:rsidRPr="00D21AF2" w:rsidRDefault="00C13264" w:rsidP="008B7CC2">
            <w:pPr>
              <w:widowControl w:val="0"/>
              <w:spacing w:after="0" w:line="240" w:lineRule="auto"/>
              <w:rPr>
                <w:rFonts w:ascii="Times New Roman" w:eastAsia="Times New Roman" w:hAnsi="Times New Roman" w:cs="Times New Roman"/>
                <w:sz w:val="24"/>
                <w:szCs w:val="24"/>
              </w:rPr>
            </w:pPr>
          </w:p>
          <w:p w14:paraId="55AE0771" w14:textId="6BF3B333" w:rsidR="00D21AF2" w:rsidRPr="00D21AF2" w:rsidRDefault="00266E08"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2.1.2 </w:t>
            </w:r>
            <w:r w:rsidR="00D21AF2" w:rsidRPr="00D21AF2">
              <w:rPr>
                <w:rFonts w:ascii="Times New Roman" w:eastAsia="Times New Roman" w:hAnsi="Times New Roman" w:cs="Times New Roman"/>
                <w:b/>
                <w:bCs/>
                <w:sz w:val="24"/>
                <w:szCs w:val="24"/>
              </w:rPr>
              <w:t xml:space="preserve">Design and Develop </w:t>
            </w:r>
          </w:p>
          <w:p w14:paraId="1060632E" w14:textId="502B6FF3" w:rsidR="00D21AF2" w:rsidRPr="00D21AF2" w:rsidRDefault="002A5687"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3453E6">
              <w:rPr>
                <w:rFonts w:ascii="Times New Roman" w:eastAsia="Times New Roman" w:hAnsi="Times New Roman" w:cs="Times New Roman"/>
                <w:sz w:val="24"/>
                <w:szCs w:val="24"/>
              </w:rPr>
              <w:t xml:space="preserve">Contractor </w:t>
            </w:r>
            <w:r w:rsidR="00D21AF2" w:rsidRPr="00D21AF2">
              <w:rPr>
                <w:rFonts w:ascii="Times New Roman" w:eastAsia="Times New Roman" w:hAnsi="Times New Roman" w:cs="Times New Roman"/>
                <w:sz w:val="24"/>
                <w:szCs w:val="24"/>
              </w:rPr>
              <w:t>working with all stakeholders shall identify possible additions to, or adjustment of</w:t>
            </w:r>
            <w:r w:rsidR="0008361A">
              <w:rPr>
                <w:rFonts w:ascii="Times New Roman" w:eastAsia="Times New Roman" w:hAnsi="Times New Roman" w:cs="Times New Roman"/>
                <w:sz w:val="24"/>
                <w:szCs w:val="24"/>
              </w:rPr>
              <w:t xml:space="preserve"> </w:t>
            </w:r>
            <w:r w:rsidR="00D21AF2" w:rsidRPr="00D21AF2">
              <w:rPr>
                <w:rFonts w:ascii="Times New Roman" w:eastAsia="Times New Roman" w:hAnsi="Times New Roman" w:cs="Times New Roman"/>
                <w:sz w:val="24"/>
                <w:szCs w:val="24"/>
              </w:rPr>
              <w:t xml:space="preserve">OE factors to include, but not limited to: </w:t>
            </w:r>
          </w:p>
          <w:p w14:paraId="5CC9891E" w14:textId="454102A2" w:rsidR="00D21AF2" w:rsidRPr="00F321B0" w:rsidRDefault="00F321B0" w:rsidP="008B7CC2">
            <w:pPr>
              <w:widowControl w:val="0"/>
              <w:spacing w:after="0" w:line="240" w:lineRule="auto"/>
              <w:rPr>
                <w:rFonts w:ascii="Times New Roman" w:eastAsia="Times New Roman" w:hAnsi="Times New Roman" w:cs="Times New Roman"/>
                <w:sz w:val="24"/>
                <w:szCs w:val="24"/>
              </w:rPr>
            </w:pPr>
            <w:r w:rsidRPr="00F321B0">
              <w:rPr>
                <w:rFonts w:ascii="Times New Roman" w:eastAsia="Times New Roman" w:hAnsi="Times New Roman" w:cs="Times New Roman"/>
                <w:b/>
                <w:bCs/>
                <w:sz w:val="24"/>
                <w:szCs w:val="24"/>
              </w:rPr>
              <w:t>2.1.2</w:t>
            </w:r>
            <w:r>
              <w:rPr>
                <w:rFonts w:ascii="Times New Roman" w:eastAsia="Times New Roman" w:hAnsi="Times New Roman" w:cs="Times New Roman"/>
                <w:b/>
                <w:bCs/>
                <w:sz w:val="24"/>
                <w:szCs w:val="24"/>
              </w:rPr>
              <w:t>.1</w:t>
            </w:r>
            <w:r w:rsidRPr="00F321B0">
              <w:rPr>
                <w:rFonts w:ascii="Times New Roman" w:eastAsia="Times New Roman" w:hAnsi="Times New Roman" w:cs="Times New Roman"/>
                <w:b/>
                <w:bCs/>
                <w:sz w:val="24"/>
                <w:szCs w:val="24"/>
              </w:rPr>
              <w:t xml:space="preserve"> </w:t>
            </w:r>
            <w:r w:rsidR="00D21AF2" w:rsidRPr="00F321B0">
              <w:rPr>
                <w:rFonts w:ascii="Times New Roman" w:eastAsia="Times New Roman" w:hAnsi="Times New Roman" w:cs="Times New Roman"/>
                <w:sz w:val="24"/>
                <w:szCs w:val="24"/>
              </w:rPr>
              <w:t xml:space="preserve">Threat forces, composition, and disposition. </w:t>
            </w:r>
          </w:p>
          <w:p w14:paraId="5F54E86B" w14:textId="2C5371DF" w:rsidR="00D21AF2" w:rsidRPr="00D21AF2" w:rsidRDefault="00F321B0"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2.1.2.2</w:t>
            </w:r>
            <w:r w:rsidR="000E0F89">
              <w:rPr>
                <w:rFonts w:ascii="Times New Roman" w:eastAsia="Times New Roman" w:hAnsi="Times New Roman" w:cs="Times New Roman"/>
                <w:b/>
                <w:bCs/>
                <w:sz w:val="24"/>
                <w:szCs w:val="24"/>
              </w:rPr>
              <w:t xml:space="preserve"> </w:t>
            </w:r>
            <w:r w:rsidR="00D21AF2" w:rsidRPr="00D21AF2">
              <w:rPr>
                <w:rFonts w:ascii="Times New Roman" w:eastAsia="Times New Roman" w:hAnsi="Times New Roman" w:cs="Times New Roman"/>
                <w:sz w:val="24"/>
                <w:szCs w:val="24"/>
              </w:rPr>
              <w:t xml:space="preserve">Threat pattern of life and behavioral factors </w:t>
            </w:r>
          </w:p>
          <w:p w14:paraId="5E9A5FFF" w14:textId="50B9B8D3" w:rsidR="00D21AF2" w:rsidRPr="00D21AF2" w:rsidRDefault="00F321B0"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2.1.2</w:t>
            </w:r>
            <w:r w:rsidR="000E0F89">
              <w:rPr>
                <w:rFonts w:ascii="Times New Roman" w:eastAsia="Times New Roman" w:hAnsi="Times New Roman" w:cs="Times New Roman"/>
                <w:b/>
                <w:bCs/>
                <w:sz w:val="24"/>
                <w:szCs w:val="24"/>
              </w:rPr>
              <w:t xml:space="preserve">.3 </w:t>
            </w:r>
            <w:r w:rsidR="009C118B">
              <w:rPr>
                <w:rFonts w:ascii="Times New Roman" w:eastAsia="Times New Roman" w:hAnsi="Times New Roman" w:cs="Times New Roman"/>
                <w:sz w:val="24"/>
                <w:szCs w:val="24"/>
              </w:rPr>
              <w:t>Blue (friendly)</w:t>
            </w:r>
            <w:r w:rsidR="00D21AF2" w:rsidRPr="00D21AF2">
              <w:rPr>
                <w:rFonts w:ascii="Times New Roman" w:eastAsia="Times New Roman" w:hAnsi="Times New Roman" w:cs="Times New Roman"/>
                <w:sz w:val="24"/>
                <w:szCs w:val="24"/>
              </w:rPr>
              <w:t xml:space="preserve"> forces composition and disposition </w:t>
            </w:r>
          </w:p>
          <w:p w14:paraId="3238376C" w14:textId="6361654C" w:rsidR="00D21AF2" w:rsidRPr="000E0F89" w:rsidRDefault="009C118B" w:rsidP="008B7CC2">
            <w:pPr>
              <w:pStyle w:val="ListParagraph"/>
              <w:widowControl w:val="0"/>
              <w:numPr>
                <w:ilvl w:val="3"/>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Blue</w:t>
            </w:r>
            <w:r w:rsidR="00D21AF2" w:rsidRPr="000E0F89">
              <w:rPr>
                <w:rFonts w:ascii="Times New Roman" w:eastAsia="Times New Roman" w:hAnsi="Times New Roman" w:cs="Times New Roman"/>
                <w:sz w:val="24"/>
                <w:szCs w:val="24"/>
              </w:rPr>
              <w:t xml:space="preserve"> pattern of life and behavioral factors </w:t>
            </w:r>
          </w:p>
          <w:p w14:paraId="0C120C9C" w14:textId="0E7E2D0F" w:rsidR="00D21AF2" w:rsidRPr="0022498F" w:rsidRDefault="00D21AF2" w:rsidP="008B7CC2">
            <w:pPr>
              <w:pStyle w:val="ListParagraph"/>
              <w:widowControl w:val="0"/>
              <w:numPr>
                <w:ilvl w:val="3"/>
                <w:numId w:val="11"/>
              </w:numPr>
              <w:spacing w:after="0" w:line="240" w:lineRule="auto"/>
              <w:rPr>
                <w:rFonts w:ascii="Times New Roman" w:eastAsia="Times New Roman" w:hAnsi="Times New Roman" w:cs="Times New Roman"/>
                <w:sz w:val="24"/>
                <w:szCs w:val="24"/>
              </w:rPr>
            </w:pPr>
            <w:r w:rsidRPr="0022498F">
              <w:rPr>
                <w:rFonts w:ascii="Times New Roman" w:eastAsia="Times New Roman" w:hAnsi="Times New Roman" w:cs="Times New Roman"/>
                <w:sz w:val="24"/>
                <w:szCs w:val="24"/>
              </w:rPr>
              <w:t xml:space="preserve">Terrain/Weather </w:t>
            </w:r>
          </w:p>
          <w:p w14:paraId="128F1A98" w14:textId="64553189" w:rsidR="00D21AF2" w:rsidRPr="000E0F89" w:rsidRDefault="0022498F"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2.1.2.6 </w:t>
            </w:r>
            <w:r w:rsidR="00D21AF2" w:rsidRPr="000E0F89">
              <w:rPr>
                <w:rFonts w:ascii="Times New Roman" w:eastAsia="Times New Roman" w:hAnsi="Times New Roman" w:cs="Times New Roman"/>
                <w:sz w:val="24"/>
                <w:szCs w:val="24"/>
              </w:rPr>
              <w:t xml:space="preserve">Civilian/Non-Government Organization (NGO) </w:t>
            </w:r>
          </w:p>
          <w:p w14:paraId="591BE130" w14:textId="196652B9" w:rsidR="00D21AF2" w:rsidRPr="00D21AF2" w:rsidRDefault="0022498F"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2.1.2.7 </w:t>
            </w:r>
            <w:r w:rsidR="00D21AF2" w:rsidRPr="00D21AF2">
              <w:rPr>
                <w:rFonts w:ascii="Times New Roman" w:eastAsia="Times New Roman" w:hAnsi="Times New Roman" w:cs="Times New Roman"/>
                <w:sz w:val="24"/>
                <w:szCs w:val="24"/>
              </w:rPr>
              <w:t xml:space="preserve">Elements of National Power: Diplomatic, Information, Military, Economic, Financial, Intelligence and Law Enforcement (DIME-FIL) </w:t>
            </w:r>
          </w:p>
          <w:p w14:paraId="59ED5054" w14:textId="147FAAAB" w:rsidR="00D21AF2" w:rsidRPr="004C43D5" w:rsidRDefault="0022498F" w:rsidP="008B7CC2">
            <w:pPr>
              <w:widowControl w:val="0"/>
              <w:numPr>
                <w:ilvl w:val="1"/>
                <w:numId w:val="10"/>
              </w:numPr>
              <w:spacing w:after="0" w:line="240" w:lineRule="auto"/>
              <w:rPr>
                <w:rFonts w:ascii="Times New Roman" w:eastAsia="Times New Roman" w:hAnsi="Times New Roman" w:cs="Times New Roman"/>
                <w:sz w:val="24"/>
                <w:szCs w:val="24"/>
              </w:rPr>
            </w:pPr>
            <w:r w:rsidRPr="004C43D5">
              <w:rPr>
                <w:rFonts w:ascii="Times New Roman" w:eastAsia="Times New Roman" w:hAnsi="Times New Roman" w:cs="Times New Roman"/>
                <w:b/>
                <w:bCs/>
                <w:sz w:val="24"/>
                <w:szCs w:val="24"/>
              </w:rPr>
              <w:t xml:space="preserve">2.1.2.8 </w:t>
            </w:r>
            <w:r w:rsidR="00D21AF2" w:rsidRPr="004C43D5">
              <w:rPr>
                <w:rFonts w:ascii="Times New Roman" w:eastAsia="Times New Roman" w:hAnsi="Times New Roman" w:cs="Times New Roman"/>
                <w:sz w:val="24"/>
                <w:szCs w:val="24"/>
              </w:rPr>
              <w:t>Operational Variables</w:t>
            </w:r>
            <w:r w:rsidR="004C43D5" w:rsidRPr="004C43D5">
              <w:rPr>
                <w:rFonts w:ascii="Times New Roman" w:eastAsia="Times New Roman" w:hAnsi="Times New Roman" w:cs="Times New Roman"/>
                <w:sz w:val="24"/>
                <w:szCs w:val="24"/>
              </w:rPr>
              <w:t xml:space="preserve">: </w:t>
            </w:r>
            <w:r w:rsidR="00D21AF2" w:rsidRPr="004C43D5">
              <w:rPr>
                <w:rFonts w:ascii="Times New Roman" w:eastAsia="Times New Roman" w:hAnsi="Times New Roman" w:cs="Times New Roman"/>
                <w:sz w:val="24"/>
                <w:szCs w:val="24"/>
              </w:rPr>
              <w:t xml:space="preserve">Political, Military, Economic, Social, Information, Infrastructure, Physical Environment, and Time (PMESSI-PT) </w:t>
            </w:r>
            <w:r w:rsidR="00580BBC" w:rsidRPr="004C43D5">
              <w:rPr>
                <w:rFonts w:ascii="Times New Roman" w:eastAsia="Times New Roman" w:hAnsi="Times New Roman" w:cs="Times New Roman"/>
                <w:sz w:val="24"/>
                <w:szCs w:val="24"/>
              </w:rPr>
              <w:t xml:space="preserve">and </w:t>
            </w:r>
            <w:r w:rsidR="00D21AF2" w:rsidRPr="004C43D5">
              <w:rPr>
                <w:rFonts w:ascii="Times New Roman" w:eastAsia="Times New Roman" w:hAnsi="Times New Roman" w:cs="Times New Roman"/>
                <w:sz w:val="24"/>
                <w:szCs w:val="24"/>
              </w:rPr>
              <w:t xml:space="preserve">Areas, Structures, Capabilities, Organizations, People and Events (ASCOPE) </w:t>
            </w:r>
          </w:p>
          <w:p w14:paraId="4F844523" w14:textId="77777777" w:rsidR="00301CB6" w:rsidRDefault="00301CB6" w:rsidP="008B7CC2">
            <w:pPr>
              <w:widowControl w:val="0"/>
              <w:spacing w:after="0" w:line="240" w:lineRule="auto"/>
              <w:rPr>
                <w:rFonts w:ascii="Times New Roman" w:eastAsia="Times New Roman" w:hAnsi="Times New Roman" w:cs="Times New Roman"/>
                <w:sz w:val="24"/>
                <w:szCs w:val="24"/>
              </w:rPr>
            </w:pPr>
          </w:p>
          <w:p w14:paraId="6831FA27" w14:textId="0E48165E" w:rsidR="00C60227" w:rsidRPr="00D21AF2" w:rsidRDefault="00C60227"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3453E6">
              <w:rPr>
                <w:rFonts w:ascii="Times New Roman" w:eastAsia="Times New Roman" w:hAnsi="Times New Roman" w:cs="Times New Roman"/>
                <w:sz w:val="24"/>
                <w:szCs w:val="24"/>
              </w:rPr>
              <w:t xml:space="preserve">Contractor </w:t>
            </w:r>
            <w:r w:rsidRPr="00D21AF2">
              <w:rPr>
                <w:rFonts w:ascii="Times New Roman" w:eastAsia="Times New Roman" w:hAnsi="Times New Roman" w:cs="Times New Roman"/>
                <w:sz w:val="24"/>
                <w:szCs w:val="24"/>
              </w:rPr>
              <w:t xml:space="preserve">shall continue to adjust </w:t>
            </w:r>
            <w:r>
              <w:rPr>
                <w:rFonts w:ascii="Times New Roman" w:eastAsia="Times New Roman" w:hAnsi="Times New Roman" w:cs="Times New Roman"/>
                <w:sz w:val="24"/>
                <w:szCs w:val="24"/>
              </w:rPr>
              <w:t xml:space="preserve">SEMPER DURUS </w:t>
            </w:r>
            <w:r w:rsidRPr="00D21AF2">
              <w:rPr>
                <w:rFonts w:ascii="Times New Roman" w:eastAsia="Times New Roman" w:hAnsi="Times New Roman" w:cs="Times New Roman"/>
                <w:sz w:val="24"/>
                <w:szCs w:val="24"/>
              </w:rPr>
              <w:t xml:space="preserve">materials </w:t>
            </w:r>
            <w:r>
              <w:rPr>
                <w:rFonts w:ascii="Times New Roman" w:eastAsia="Times New Roman" w:hAnsi="Times New Roman" w:cs="Times New Roman"/>
                <w:sz w:val="24"/>
                <w:szCs w:val="24"/>
              </w:rPr>
              <w:t>in response to MCI-WEST Lead Planner feedback</w:t>
            </w:r>
            <w:r w:rsidRPr="00D21AF2">
              <w:rPr>
                <w:rFonts w:ascii="Times New Roman" w:eastAsia="Times New Roman" w:hAnsi="Times New Roman" w:cs="Times New Roman"/>
                <w:sz w:val="24"/>
                <w:szCs w:val="24"/>
              </w:rPr>
              <w:t xml:space="preserve">. </w:t>
            </w:r>
          </w:p>
          <w:p w14:paraId="4D7E7E24" w14:textId="77777777" w:rsidR="007525C4" w:rsidRPr="00D21AF2" w:rsidRDefault="007525C4" w:rsidP="008B7CC2">
            <w:pPr>
              <w:widowControl w:val="0"/>
              <w:spacing w:after="0" w:line="240" w:lineRule="auto"/>
              <w:rPr>
                <w:rFonts w:ascii="Times New Roman" w:eastAsia="Times New Roman" w:hAnsi="Times New Roman" w:cs="Times New Roman"/>
                <w:sz w:val="24"/>
                <w:szCs w:val="24"/>
              </w:rPr>
            </w:pPr>
          </w:p>
          <w:p w14:paraId="78D6C45D" w14:textId="3D2BCD0E" w:rsidR="00D21AF2" w:rsidRPr="00D21AF2" w:rsidRDefault="0092706C"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2.1.3 </w:t>
            </w:r>
            <w:r w:rsidR="00D21AF2" w:rsidRPr="00D21AF2">
              <w:rPr>
                <w:rFonts w:ascii="Times New Roman" w:eastAsia="Times New Roman" w:hAnsi="Times New Roman" w:cs="Times New Roman"/>
                <w:b/>
                <w:bCs/>
                <w:sz w:val="24"/>
                <w:szCs w:val="24"/>
              </w:rPr>
              <w:t xml:space="preserve">Exercise Support: Implement and Evaluate </w:t>
            </w:r>
          </w:p>
          <w:p w14:paraId="62382389" w14:textId="5CD152D2" w:rsidR="00D21AF2" w:rsidRPr="00D21AF2" w:rsidRDefault="00D21AF2" w:rsidP="008B7CC2">
            <w:pPr>
              <w:widowControl w:val="0"/>
              <w:spacing w:after="0" w:line="240" w:lineRule="auto"/>
              <w:rPr>
                <w:rFonts w:ascii="Times New Roman" w:eastAsia="Times New Roman" w:hAnsi="Times New Roman" w:cs="Times New Roman"/>
                <w:sz w:val="24"/>
                <w:szCs w:val="24"/>
              </w:rPr>
            </w:pPr>
            <w:r w:rsidRPr="00D21AF2">
              <w:rPr>
                <w:rFonts w:ascii="Times New Roman" w:eastAsia="Times New Roman" w:hAnsi="Times New Roman" w:cs="Times New Roman"/>
                <w:sz w:val="24"/>
                <w:szCs w:val="24"/>
              </w:rPr>
              <w:t xml:space="preserve">The </w:t>
            </w:r>
            <w:r w:rsidR="003453E6">
              <w:rPr>
                <w:rFonts w:ascii="Times New Roman" w:eastAsia="Times New Roman" w:hAnsi="Times New Roman" w:cs="Times New Roman"/>
                <w:sz w:val="24"/>
                <w:szCs w:val="24"/>
              </w:rPr>
              <w:t>Contractor</w:t>
            </w:r>
            <w:r w:rsidRPr="00D21AF2">
              <w:rPr>
                <w:rFonts w:ascii="Times New Roman" w:eastAsia="Times New Roman" w:hAnsi="Times New Roman" w:cs="Times New Roman"/>
                <w:sz w:val="24"/>
                <w:szCs w:val="24"/>
              </w:rPr>
              <w:t xml:space="preserve"> shall test all materials to identify if they are functional and appropriate for the intended audience. The </w:t>
            </w:r>
            <w:r w:rsidR="003453E6">
              <w:rPr>
                <w:rFonts w:ascii="Times New Roman" w:eastAsia="Times New Roman" w:hAnsi="Times New Roman" w:cs="Times New Roman"/>
                <w:sz w:val="24"/>
                <w:szCs w:val="24"/>
              </w:rPr>
              <w:t>Contractor</w:t>
            </w:r>
            <w:r w:rsidRPr="00D21AF2">
              <w:rPr>
                <w:rFonts w:ascii="Times New Roman" w:eastAsia="Times New Roman" w:hAnsi="Times New Roman" w:cs="Times New Roman"/>
                <w:sz w:val="24"/>
                <w:szCs w:val="24"/>
              </w:rPr>
              <w:t xml:space="preserve"> shall deliver the exercise material to the </w:t>
            </w:r>
            <w:r w:rsidR="00026F38">
              <w:rPr>
                <w:rFonts w:ascii="Times New Roman" w:eastAsia="Times New Roman" w:hAnsi="Times New Roman" w:cs="Times New Roman"/>
                <w:sz w:val="24"/>
                <w:szCs w:val="24"/>
              </w:rPr>
              <w:t>SEMPER DURUS</w:t>
            </w:r>
            <w:r w:rsidRPr="00D21AF2">
              <w:rPr>
                <w:rFonts w:ascii="Times New Roman" w:eastAsia="Times New Roman" w:hAnsi="Times New Roman" w:cs="Times New Roman"/>
                <w:sz w:val="24"/>
                <w:szCs w:val="24"/>
              </w:rPr>
              <w:t xml:space="preserve"> development team. The </w:t>
            </w:r>
            <w:r w:rsidR="003453E6">
              <w:rPr>
                <w:rFonts w:ascii="Times New Roman" w:eastAsia="Times New Roman" w:hAnsi="Times New Roman" w:cs="Times New Roman"/>
                <w:sz w:val="24"/>
                <w:szCs w:val="24"/>
              </w:rPr>
              <w:t>Contractor</w:t>
            </w:r>
            <w:r w:rsidRPr="00D21AF2">
              <w:rPr>
                <w:rFonts w:ascii="Times New Roman" w:eastAsia="Times New Roman" w:hAnsi="Times New Roman" w:cs="Times New Roman"/>
                <w:sz w:val="24"/>
                <w:szCs w:val="24"/>
              </w:rPr>
              <w:t xml:space="preserve"> shall ensure </w:t>
            </w:r>
            <w:r w:rsidR="00026F38">
              <w:rPr>
                <w:rFonts w:ascii="Times New Roman" w:eastAsia="Times New Roman" w:hAnsi="Times New Roman" w:cs="Times New Roman"/>
                <w:sz w:val="24"/>
                <w:szCs w:val="24"/>
              </w:rPr>
              <w:t xml:space="preserve">that </w:t>
            </w:r>
            <w:r w:rsidRPr="00D21AF2">
              <w:rPr>
                <w:rFonts w:ascii="Times New Roman" w:eastAsia="Times New Roman" w:hAnsi="Times New Roman" w:cs="Times New Roman"/>
                <w:sz w:val="24"/>
                <w:szCs w:val="24"/>
              </w:rPr>
              <w:t xml:space="preserve">the materials accomplish the exercise objectives through internal and external evaluation. </w:t>
            </w:r>
            <w:r w:rsidR="7AEFECE7" w:rsidRPr="3D5B0729">
              <w:rPr>
                <w:rFonts w:ascii="Times New Roman" w:eastAsia="Times New Roman" w:hAnsi="Times New Roman" w:cs="Times New Roman"/>
                <w:sz w:val="24"/>
                <w:szCs w:val="24"/>
              </w:rPr>
              <w:t>The</w:t>
            </w:r>
            <w:r w:rsidR="2B97AD97" w:rsidRPr="3D5B0729">
              <w:rPr>
                <w:rFonts w:ascii="Times New Roman" w:eastAsia="Times New Roman" w:hAnsi="Times New Roman" w:cs="Times New Roman"/>
                <w:sz w:val="24"/>
                <w:szCs w:val="24"/>
              </w:rPr>
              <w:t xml:space="preserve"> </w:t>
            </w:r>
            <w:r w:rsidR="003453E6">
              <w:rPr>
                <w:rFonts w:ascii="Times New Roman" w:eastAsia="Times New Roman" w:hAnsi="Times New Roman" w:cs="Times New Roman"/>
                <w:sz w:val="24"/>
                <w:szCs w:val="24"/>
              </w:rPr>
              <w:t>Contractor</w:t>
            </w:r>
            <w:r w:rsidRPr="00D21AF2">
              <w:rPr>
                <w:rFonts w:ascii="Times New Roman" w:eastAsia="Times New Roman" w:hAnsi="Times New Roman" w:cs="Times New Roman"/>
                <w:sz w:val="24"/>
                <w:szCs w:val="24"/>
              </w:rPr>
              <w:t xml:space="preserve"> shall conduct assessments </w:t>
            </w:r>
            <w:r w:rsidR="2DAF29C5" w:rsidRPr="3D5B0729">
              <w:rPr>
                <w:rFonts w:ascii="Times New Roman" w:eastAsia="Times New Roman" w:hAnsi="Times New Roman" w:cs="Times New Roman"/>
                <w:sz w:val="24"/>
                <w:szCs w:val="24"/>
              </w:rPr>
              <w:t xml:space="preserve">during the exercise </w:t>
            </w:r>
            <w:r w:rsidRPr="00D21AF2">
              <w:rPr>
                <w:rFonts w:ascii="Times New Roman" w:eastAsia="Times New Roman" w:hAnsi="Times New Roman" w:cs="Times New Roman"/>
                <w:sz w:val="24"/>
                <w:szCs w:val="24"/>
              </w:rPr>
              <w:t>to monitor exercise participant progress</w:t>
            </w:r>
            <w:r w:rsidR="723486D2" w:rsidRPr="3D5B0729">
              <w:rPr>
                <w:rFonts w:ascii="Times New Roman" w:eastAsia="Times New Roman" w:hAnsi="Times New Roman" w:cs="Times New Roman"/>
                <w:sz w:val="24"/>
                <w:szCs w:val="24"/>
              </w:rPr>
              <w:t>;</w:t>
            </w:r>
            <w:r w:rsidRPr="00D21AF2">
              <w:rPr>
                <w:rFonts w:ascii="Times New Roman" w:eastAsia="Times New Roman" w:hAnsi="Times New Roman" w:cs="Times New Roman"/>
                <w:sz w:val="24"/>
                <w:szCs w:val="24"/>
              </w:rPr>
              <w:t xml:space="preserve"> modify the material as needed</w:t>
            </w:r>
            <w:r w:rsidR="12DECE75" w:rsidRPr="3D5B0729">
              <w:rPr>
                <w:rFonts w:ascii="Times New Roman" w:eastAsia="Times New Roman" w:hAnsi="Times New Roman" w:cs="Times New Roman"/>
                <w:sz w:val="24"/>
                <w:szCs w:val="24"/>
              </w:rPr>
              <w:t xml:space="preserve">; </w:t>
            </w:r>
            <w:r w:rsidR="3E6350C3" w:rsidRPr="3D5B0729">
              <w:rPr>
                <w:rFonts w:ascii="Times New Roman" w:eastAsia="Times New Roman" w:hAnsi="Times New Roman" w:cs="Times New Roman"/>
                <w:sz w:val="24"/>
                <w:szCs w:val="24"/>
              </w:rPr>
              <w:t>act as a white cell</w:t>
            </w:r>
            <w:r w:rsidR="3E627E8D" w:rsidRPr="3D5B0729">
              <w:rPr>
                <w:rFonts w:ascii="Times New Roman" w:eastAsia="Times New Roman" w:hAnsi="Times New Roman" w:cs="Times New Roman"/>
                <w:sz w:val="24"/>
                <w:szCs w:val="24"/>
              </w:rPr>
              <w:t xml:space="preserve">; </w:t>
            </w:r>
            <w:r w:rsidR="7E3CF74F" w:rsidRPr="3D5B0729">
              <w:rPr>
                <w:rFonts w:ascii="Times New Roman" w:eastAsia="Times New Roman" w:hAnsi="Times New Roman" w:cs="Times New Roman"/>
                <w:sz w:val="24"/>
                <w:szCs w:val="24"/>
              </w:rPr>
              <w:t xml:space="preserve">and after </w:t>
            </w:r>
            <w:r w:rsidR="7AEFECE7" w:rsidRPr="3D5B0729">
              <w:rPr>
                <w:rFonts w:ascii="Times New Roman" w:eastAsia="Times New Roman" w:hAnsi="Times New Roman" w:cs="Times New Roman"/>
                <w:sz w:val="24"/>
                <w:szCs w:val="24"/>
              </w:rPr>
              <w:t>the exercise</w:t>
            </w:r>
            <w:r w:rsidR="6586C529" w:rsidRPr="3D5B0729">
              <w:rPr>
                <w:rFonts w:ascii="Times New Roman" w:eastAsia="Times New Roman" w:hAnsi="Times New Roman" w:cs="Times New Roman"/>
                <w:sz w:val="24"/>
                <w:szCs w:val="24"/>
              </w:rPr>
              <w:t xml:space="preserve"> </w:t>
            </w:r>
            <w:r w:rsidR="000E49D6">
              <w:rPr>
                <w:rFonts w:ascii="Times New Roman" w:eastAsia="Times New Roman" w:hAnsi="Times New Roman" w:cs="Times New Roman"/>
                <w:sz w:val="24"/>
                <w:szCs w:val="24"/>
              </w:rPr>
              <w:t>participate in</w:t>
            </w:r>
            <w:r w:rsidRPr="00D21AF2">
              <w:rPr>
                <w:rFonts w:ascii="Times New Roman" w:eastAsia="Times New Roman" w:hAnsi="Times New Roman" w:cs="Times New Roman"/>
                <w:sz w:val="24"/>
                <w:szCs w:val="24"/>
              </w:rPr>
              <w:t xml:space="preserve"> </w:t>
            </w:r>
            <w:r w:rsidR="00026F38" w:rsidRPr="00D21AF2">
              <w:rPr>
                <w:rFonts w:ascii="Times New Roman" w:eastAsia="Times New Roman" w:hAnsi="Times New Roman" w:cs="Times New Roman"/>
                <w:sz w:val="24"/>
                <w:szCs w:val="24"/>
              </w:rPr>
              <w:t>after-action</w:t>
            </w:r>
            <w:r w:rsidRPr="00D21AF2">
              <w:rPr>
                <w:rFonts w:ascii="Times New Roman" w:eastAsia="Times New Roman" w:hAnsi="Times New Roman" w:cs="Times New Roman"/>
                <w:sz w:val="24"/>
                <w:szCs w:val="24"/>
              </w:rPr>
              <w:t xml:space="preserve"> reviews with the exercise participants and developers to identify any shortfalls or gaps and alter/enhance the design; </w:t>
            </w:r>
            <w:r w:rsidR="7AEFECE7" w:rsidRPr="3D5B0729">
              <w:rPr>
                <w:rFonts w:ascii="Times New Roman" w:eastAsia="Times New Roman" w:hAnsi="Times New Roman" w:cs="Times New Roman"/>
                <w:sz w:val="24"/>
                <w:szCs w:val="24"/>
              </w:rPr>
              <w:t xml:space="preserve">and </w:t>
            </w:r>
            <w:r w:rsidR="70705BA3" w:rsidRPr="3D5B0729">
              <w:rPr>
                <w:rFonts w:ascii="Times New Roman" w:eastAsia="Times New Roman" w:hAnsi="Times New Roman" w:cs="Times New Roman"/>
                <w:sz w:val="24"/>
                <w:szCs w:val="24"/>
              </w:rPr>
              <w:t>post-exercise</w:t>
            </w:r>
            <w:r w:rsidRPr="00D21AF2">
              <w:rPr>
                <w:rFonts w:ascii="Times New Roman" w:eastAsia="Times New Roman" w:hAnsi="Times New Roman" w:cs="Times New Roman"/>
                <w:sz w:val="24"/>
                <w:szCs w:val="24"/>
              </w:rPr>
              <w:t xml:space="preserve"> ensure that lessons learned are captured and adjustments are made to exercise materials in a timely manner</w:t>
            </w:r>
            <w:r w:rsidR="2098FD66" w:rsidRPr="3D5B0729">
              <w:rPr>
                <w:rFonts w:ascii="Times New Roman" w:eastAsia="Times New Roman" w:hAnsi="Times New Roman" w:cs="Times New Roman"/>
                <w:sz w:val="24"/>
                <w:szCs w:val="24"/>
              </w:rPr>
              <w:t xml:space="preserve"> </w:t>
            </w:r>
            <w:r w:rsidR="7AEFECE7" w:rsidRPr="3D5B0729">
              <w:rPr>
                <w:rFonts w:ascii="Times New Roman" w:eastAsia="Times New Roman" w:hAnsi="Times New Roman" w:cs="Times New Roman"/>
                <w:sz w:val="24"/>
                <w:szCs w:val="24"/>
              </w:rPr>
              <w:t>prior to the next planning conference.</w:t>
            </w:r>
            <w:r w:rsidRPr="00D21AF2">
              <w:rPr>
                <w:rFonts w:ascii="Times New Roman" w:eastAsia="Times New Roman" w:hAnsi="Times New Roman" w:cs="Times New Roman"/>
                <w:sz w:val="24"/>
                <w:szCs w:val="24"/>
              </w:rPr>
              <w:t xml:space="preserve"> </w:t>
            </w:r>
          </w:p>
          <w:p w14:paraId="1EB8336F" w14:textId="4C2C952C" w:rsidR="00D21AF2" w:rsidRPr="00D21AF2" w:rsidRDefault="00B33926"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2.1.3.1</w:t>
            </w:r>
            <w:r w:rsidR="00D21AF2" w:rsidRPr="00D21AF2">
              <w:rPr>
                <w:rFonts w:ascii="Times New Roman" w:eastAsia="Times New Roman" w:hAnsi="Times New Roman" w:cs="Times New Roman"/>
                <w:sz w:val="24"/>
                <w:szCs w:val="24"/>
              </w:rPr>
              <w:t xml:space="preserve">The following reviews and evaluations must occur: </w:t>
            </w:r>
          </w:p>
          <w:p w14:paraId="1B99FC0C" w14:textId="13012155" w:rsidR="00D21AF2" w:rsidRPr="00D21AF2" w:rsidRDefault="00B33926"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2.1.3.</w:t>
            </w:r>
            <w:r w:rsidR="00431189">
              <w:rPr>
                <w:rFonts w:ascii="Times New Roman" w:eastAsia="Times New Roman" w:hAnsi="Times New Roman" w:cs="Times New Roman"/>
                <w:sz w:val="24"/>
                <w:szCs w:val="24"/>
              </w:rPr>
              <w:t>2</w:t>
            </w:r>
            <w:r w:rsidR="005A28E8">
              <w:rPr>
                <w:rFonts w:ascii="Times New Roman" w:eastAsia="Times New Roman" w:hAnsi="Times New Roman" w:cs="Times New Roman"/>
                <w:sz w:val="24"/>
                <w:szCs w:val="24"/>
              </w:rPr>
              <w:t xml:space="preserve"> </w:t>
            </w:r>
            <w:r w:rsidR="00D21AF2" w:rsidRPr="00D21AF2">
              <w:rPr>
                <w:rFonts w:ascii="Times New Roman" w:eastAsia="Times New Roman" w:hAnsi="Times New Roman" w:cs="Times New Roman"/>
                <w:sz w:val="24"/>
                <w:szCs w:val="24"/>
              </w:rPr>
              <w:t xml:space="preserve">Review and evaluate each stage of </w:t>
            </w:r>
            <w:proofErr w:type="gramStart"/>
            <w:r w:rsidR="00D21AF2" w:rsidRPr="00D21AF2">
              <w:rPr>
                <w:rFonts w:ascii="Times New Roman" w:eastAsia="Times New Roman" w:hAnsi="Times New Roman" w:cs="Times New Roman"/>
                <w:sz w:val="24"/>
                <w:szCs w:val="24"/>
              </w:rPr>
              <w:t>the implementation</w:t>
            </w:r>
            <w:proofErr w:type="gramEnd"/>
            <w:r w:rsidR="00D21AF2" w:rsidRPr="00D21AF2">
              <w:rPr>
                <w:rFonts w:ascii="Times New Roman" w:eastAsia="Times New Roman" w:hAnsi="Times New Roman" w:cs="Times New Roman"/>
                <w:sz w:val="24"/>
                <w:szCs w:val="24"/>
              </w:rPr>
              <w:t xml:space="preserve"> (analyze, design, develop, implement, and evaluate) to ensure </w:t>
            </w:r>
            <w:r w:rsidR="00042E74">
              <w:rPr>
                <w:rFonts w:ascii="Times New Roman" w:eastAsia="Times New Roman" w:hAnsi="Times New Roman" w:cs="Times New Roman"/>
                <w:sz w:val="24"/>
                <w:szCs w:val="24"/>
              </w:rPr>
              <w:t>the products</w:t>
            </w:r>
            <w:r w:rsidR="00D21AF2" w:rsidRPr="00D21AF2">
              <w:rPr>
                <w:rFonts w:ascii="Times New Roman" w:eastAsia="Times New Roman" w:hAnsi="Times New Roman" w:cs="Times New Roman"/>
                <w:sz w:val="24"/>
                <w:szCs w:val="24"/>
              </w:rPr>
              <w:t xml:space="preserve"> </w:t>
            </w:r>
            <w:r w:rsidR="00410733">
              <w:rPr>
                <w:rFonts w:ascii="Times New Roman" w:eastAsia="Times New Roman" w:hAnsi="Times New Roman" w:cs="Times New Roman"/>
                <w:sz w:val="24"/>
                <w:szCs w:val="24"/>
              </w:rPr>
              <w:t>are</w:t>
            </w:r>
            <w:r w:rsidR="00D21AF2" w:rsidRPr="00D21AF2">
              <w:rPr>
                <w:rFonts w:ascii="Times New Roman" w:eastAsia="Times New Roman" w:hAnsi="Times New Roman" w:cs="Times New Roman"/>
                <w:sz w:val="24"/>
                <w:szCs w:val="24"/>
              </w:rPr>
              <w:t xml:space="preserve"> meeting requirements. </w:t>
            </w:r>
          </w:p>
          <w:p w14:paraId="784BBF3C" w14:textId="692BBFA5" w:rsidR="00D21AF2" w:rsidRPr="00D21AF2" w:rsidRDefault="00B33926"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2.1.3.</w:t>
            </w:r>
            <w:r w:rsidR="00C67BB0">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00025047">
              <w:rPr>
                <w:rFonts w:ascii="Times New Roman" w:eastAsia="Times New Roman" w:hAnsi="Times New Roman" w:cs="Times New Roman"/>
                <w:sz w:val="24"/>
                <w:szCs w:val="24"/>
              </w:rPr>
              <w:t xml:space="preserve">Conduct external evaluations, such as observing whether the outcomes are being </w:t>
            </w:r>
            <w:r w:rsidR="00025047">
              <w:rPr>
                <w:rFonts w:ascii="Times New Roman" w:eastAsia="Times New Roman" w:hAnsi="Times New Roman" w:cs="Times New Roman"/>
                <w:sz w:val="24"/>
                <w:szCs w:val="24"/>
              </w:rPr>
              <w:lastRenderedPageBreak/>
              <w:t xml:space="preserve">achieved by </w:t>
            </w:r>
            <w:r w:rsidR="00D21AF2" w:rsidRPr="00D21AF2">
              <w:rPr>
                <w:rFonts w:ascii="Times New Roman" w:eastAsia="Times New Roman" w:hAnsi="Times New Roman" w:cs="Times New Roman"/>
                <w:sz w:val="24"/>
                <w:szCs w:val="24"/>
              </w:rPr>
              <w:t xml:space="preserve">exercise participants in their working environment. </w:t>
            </w:r>
          </w:p>
          <w:p w14:paraId="14EC9DC0" w14:textId="1CAAC1E2" w:rsidR="00D21AF2" w:rsidRPr="00D21AF2" w:rsidRDefault="00B33926"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2.1.3.4 </w:t>
            </w:r>
            <w:r w:rsidR="00C67BB0">
              <w:rPr>
                <w:rFonts w:ascii="Times New Roman" w:eastAsia="Times New Roman" w:hAnsi="Times New Roman" w:cs="Times New Roman"/>
                <w:sz w:val="24"/>
                <w:szCs w:val="24"/>
              </w:rPr>
              <w:t>Review and r</w:t>
            </w:r>
            <w:r w:rsidR="00D21AF2" w:rsidRPr="00D21AF2">
              <w:rPr>
                <w:rFonts w:ascii="Times New Roman" w:eastAsia="Times New Roman" w:hAnsi="Times New Roman" w:cs="Times New Roman"/>
                <w:sz w:val="24"/>
                <w:szCs w:val="24"/>
              </w:rPr>
              <w:t xml:space="preserve">evise the exercise materials. </w:t>
            </w:r>
          </w:p>
          <w:p w14:paraId="546C9A6D" w14:textId="77777777" w:rsidR="00D21AF2" w:rsidRPr="00D21AF2" w:rsidRDefault="00D21AF2" w:rsidP="008B7CC2">
            <w:pPr>
              <w:widowControl w:val="0"/>
              <w:spacing w:after="0" w:line="240" w:lineRule="auto"/>
              <w:rPr>
                <w:rFonts w:ascii="Times New Roman" w:eastAsia="Times New Roman" w:hAnsi="Times New Roman" w:cs="Times New Roman"/>
                <w:sz w:val="24"/>
                <w:szCs w:val="24"/>
              </w:rPr>
            </w:pPr>
          </w:p>
          <w:p w14:paraId="4BE587A1" w14:textId="4C99366F" w:rsidR="00D21AF2" w:rsidRPr="00D21AF2" w:rsidRDefault="00767349"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2.2 </w:t>
            </w:r>
            <w:r w:rsidR="00D21AF2" w:rsidRPr="00D21AF2">
              <w:rPr>
                <w:rFonts w:ascii="Times New Roman" w:eastAsia="Times New Roman" w:hAnsi="Times New Roman" w:cs="Times New Roman"/>
                <w:b/>
                <w:bCs/>
                <w:sz w:val="24"/>
                <w:szCs w:val="24"/>
              </w:rPr>
              <w:t xml:space="preserve">Task 2: Exercise </w:t>
            </w:r>
            <w:r w:rsidR="00D4156F">
              <w:rPr>
                <w:rFonts w:ascii="Times New Roman" w:eastAsia="Times New Roman" w:hAnsi="Times New Roman" w:cs="Times New Roman"/>
                <w:b/>
                <w:bCs/>
                <w:sz w:val="24"/>
                <w:szCs w:val="24"/>
              </w:rPr>
              <w:t>SEMPER DURUS</w:t>
            </w:r>
            <w:r w:rsidR="00D21AF2" w:rsidRPr="00D21AF2">
              <w:rPr>
                <w:rFonts w:ascii="Times New Roman" w:eastAsia="Times New Roman" w:hAnsi="Times New Roman" w:cs="Times New Roman"/>
                <w:b/>
                <w:bCs/>
                <w:sz w:val="24"/>
                <w:szCs w:val="24"/>
              </w:rPr>
              <w:t xml:space="preserve"> Support </w:t>
            </w:r>
          </w:p>
          <w:p w14:paraId="3F91118A" w14:textId="3E026E62" w:rsidR="00D21AF2" w:rsidRPr="00D21AF2" w:rsidRDefault="00D21AF2" w:rsidP="008B7CC2">
            <w:pPr>
              <w:widowControl w:val="0"/>
              <w:spacing w:after="0" w:line="240" w:lineRule="auto"/>
              <w:rPr>
                <w:rFonts w:ascii="Times New Roman" w:eastAsia="Times New Roman" w:hAnsi="Times New Roman" w:cs="Times New Roman"/>
                <w:sz w:val="24"/>
                <w:szCs w:val="24"/>
              </w:rPr>
            </w:pPr>
            <w:r w:rsidRPr="00D21AF2">
              <w:rPr>
                <w:rFonts w:ascii="Times New Roman" w:eastAsia="Times New Roman" w:hAnsi="Times New Roman" w:cs="Times New Roman"/>
                <w:sz w:val="24"/>
                <w:szCs w:val="24"/>
              </w:rPr>
              <w:t xml:space="preserve">The </w:t>
            </w:r>
            <w:r w:rsidR="003453E6">
              <w:rPr>
                <w:rFonts w:ascii="Times New Roman" w:eastAsia="Times New Roman" w:hAnsi="Times New Roman" w:cs="Times New Roman"/>
                <w:sz w:val="24"/>
                <w:szCs w:val="24"/>
              </w:rPr>
              <w:t>Contractor</w:t>
            </w:r>
            <w:r w:rsidRPr="00D21AF2">
              <w:rPr>
                <w:rFonts w:ascii="Times New Roman" w:eastAsia="Times New Roman" w:hAnsi="Times New Roman" w:cs="Times New Roman"/>
                <w:sz w:val="24"/>
                <w:szCs w:val="24"/>
              </w:rPr>
              <w:t xml:space="preserve"> shall provide SMEs to support the </w:t>
            </w:r>
            <w:r w:rsidR="005940BF">
              <w:rPr>
                <w:rFonts w:ascii="Times New Roman" w:eastAsia="Times New Roman" w:hAnsi="Times New Roman" w:cs="Times New Roman"/>
                <w:sz w:val="24"/>
                <w:szCs w:val="24"/>
              </w:rPr>
              <w:t>SEMPER DURUS</w:t>
            </w:r>
            <w:r w:rsidRPr="00D21AF2">
              <w:rPr>
                <w:rFonts w:ascii="Times New Roman" w:eastAsia="Times New Roman" w:hAnsi="Times New Roman" w:cs="Times New Roman"/>
                <w:sz w:val="24"/>
                <w:szCs w:val="24"/>
              </w:rPr>
              <w:t xml:space="preserve"> planning, coordination, integration, and management team. The </w:t>
            </w:r>
            <w:r w:rsidR="003453E6">
              <w:rPr>
                <w:rFonts w:ascii="Times New Roman" w:eastAsia="Times New Roman" w:hAnsi="Times New Roman" w:cs="Times New Roman"/>
                <w:sz w:val="24"/>
                <w:szCs w:val="24"/>
              </w:rPr>
              <w:t>Contractor</w:t>
            </w:r>
            <w:r w:rsidRPr="00D21AF2">
              <w:rPr>
                <w:rFonts w:ascii="Times New Roman" w:eastAsia="Times New Roman" w:hAnsi="Times New Roman" w:cs="Times New Roman"/>
                <w:sz w:val="24"/>
                <w:szCs w:val="24"/>
              </w:rPr>
              <w:t xml:space="preserve"> shall coordinate the integration of the exercise material being developed with the</w:t>
            </w:r>
            <w:r w:rsidR="008A3C9A">
              <w:rPr>
                <w:rFonts w:ascii="Times New Roman" w:eastAsia="Times New Roman" w:hAnsi="Times New Roman" w:cs="Times New Roman"/>
                <w:sz w:val="24"/>
                <w:szCs w:val="24"/>
              </w:rPr>
              <w:t xml:space="preserve"> MCI-WEST</w:t>
            </w:r>
            <w:r w:rsidRPr="00D21AF2">
              <w:rPr>
                <w:rFonts w:ascii="Times New Roman" w:eastAsia="Times New Roman" w:hAnsi="Times New Roman" w:cs="Times New Roman"/>
                <w:sz w:val="24"/>
                <w:szCs w:val="24"/>
              </w:rPr>
              <w:t xml:space="preserve"> development team. </w:t>
            </w:r>
          </w:p>
          <w:p w14:paraId="3B5AC41C" w14:textId="6766EB02" w:rsidR="00D21AF2" w:rsidRPr="00D21AF2" w:rsidRDefault="005474F2"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2.2.1 </w:t>
            </w:r>
            <w:r w:rsidR="00D21AF2" w:rsidRPr="00D21AF2">
              <w:rPr>
                <w:rFonts w:ascii="Times New Roman" w:eastAsia="Times New Roman" w:hAnsi="Times New Roman" w:cs="Times New Roman"/>
                <w:b/>
                <w:bCs/>
                <w:sz w:val="24"/>
                <w:szCs w:val="24"/>
              </w:rPr>
              <w:t xml:space="preserve">Exercise </w:t>
            </w:r>
            <w:r w:rsidR="00767349">
              <w:rPr>
                <w:rFonts w:ascii="Times New Roman" w:eastAsia="Times New Roman" w:hAnsi="Times New Roman" w:cs="Times New Roman"/>
                <w:b/>
                <w:bCs/>
                <w:sz w:val="24"/>
                <w:szCs w:val="24"/>
              </w:rPr>
              <w:t>SEMPER DURUS</w:t>
            </w:r>
            <w:r w:rsidR="00D21AF2" w:rsidRPr="00D21AF2">
              <w:rPr>
                <w:rFonts w:ascii="Times New Roman" w:eastAsia="Times New Roman" w:hAnsi="Times New Roman" w:cs="Times New Roman"/>
                <w:b/>
                <w:bCs/>
                <w:sz w:val="24"/>
                <w:szCs w:val="24"/>
              </w:rPr>
              <w:t xml:space="preserve"> Planning </w:t>
            </w:r>
          </w:p>
          <w:p w14:paraId="24222C02" w14:textId="6ECCC845" w:rsidR="00D21AF2" w:rsidRPr="00D21AF2" w:rsidRDefault="00D21AF2" w:rsidP="008B7CC2">
            <w:pPr>
              <w:widowControl w:val="0"/>
              <w:spacing w:after="0" w:line="240" w:lineRule="auto"/>
              <w:rPr>
                <w:rFonts w:ascii="Times New Roman" w:eastAsia="Times New Roman" w:hAnsi="Times New Roman" w:cs="Times New Roman"/>
                <w:sz w:val="24"/>
                <w:szCs w:val="24"/>
              </w:rPr>
            </w:pPr>
            <w:r w:rsidRPr="00D21AF2">
              <w:rPr>
                <w:rFonts w:ascii="Times New Roman" w:eastAsia="Times New Roman" w:hAnsi="Times New Roman" w:cs="Times New Roman"/>
                <w:sz w:val="24"/>
                <w:szCs w:val="24"/>
              </w:rPr>
              <w:t xml:space="preserve">The </w:t>
            </w:r>
            <w:r w:rsidR="003453E6">
              <w:rPr>
                <w:rFonts w:ascii="Times New Roman" w:eastAsia="Times New Roman" w:hAnsi="Times New Roman" w:cs="Times New Roman"/>
                <w:sz w:val="24"/>
                <w:szCs w:val="24"/>
              </w:rPr>
              <w:t xml:space="preserve">Contractor </w:t>
            </w:r>
            <w:r w:rsidR="00F8164A">
              <w:rPr>
                <w:rFonts w:ascii="Times New Roman" w:eastAsia="Times New Roman" w:hAnsi="Times New Roman" w:cs="Times New Roman"/>
                <w:sz w:val="24"/>
                <w:szCs w:val="24"/>
              </w:rPr>
              <w:t xml:space="preserve">shall assist the design team in designing, developing, and implementing </w:t>
            </w:r>
            <w:r w:rsidR="008E7A3F">
              <w:rPr>
                <w:rFonts w:ascii="Times New Roman" w:eastAsia="Times New Roman" w:hAnsi="Times New Roman" w:cs="Times New Roman"/>
                <w:sz w:val="24"/>
                <w:szCs w:val="24"/>
              </w:rPr>
              <w:t>a scenari</w:t>
            </w:r>
            <w:r w:rsidR="004C6E0E">
              <w:rPr>
                <w:rFonts w:ascii="Times New Roman" w:eastAsia="Times New Roman" w:hAnsi="Times New Roman" w:cs="Times New Roman"/>
                <w:sz w:val="24"/>
                <w:szCs w:val="24"/>
              </w:rPr>
              <w:t xml:space="preserve">o </w:t>
            </w:r>
            <w:r w:rsidR="00F8164A">
              <w:rPr>
                <w:rFonts w:ascii="Times New Roman" w:eastAsia="Times New Roman" w:hAnsi="Times New Roman" w:cs="Times New Roman"/>
                <w:sz w:val="24"/>
                <w:szCs w:val="24"/>
              </w:rPr>
              <w:t xml:space="preserve">based </w:t>
            </w:r>
            <w:r w:rsidR="00A663D5">
              <w:rPr>
                <w:rFonts w:ascii="Times New Roman" w:eastAsia="Times New Roman" w:hAnsi="Times New Roman" w:cs="Times New Roman"/>
                <w:sz w:val="24"/>
                <w:szCs w:val="24"/>
              </w:rPr>
              <w:t xml:space="preserve">on the requirements and outcomes </w:t>
            </w:r>
            <w:r w:rsidR="004C6E0E">
              <w:rPr>
                <w:rFonts w:ascii="Times New Roman" w:eastAsia="Times New Roman" w:hAnsi="Times New Roman" w:cs="Times New Roman"/>
                <w:sz w:val="24"/>
                <w:szCs w:val="24"/>
              </w:rPr>
              <w:t>determined by MCI-WEST</w:t>
            </w:r>
            <w:r w:rsidR="00A663D5">
              <w:rPr>
                <w:rFonts w:ascii="Times New Roman" w:eastAsia="Times New Roman" w:hAnsi="Times New Roman" w:cs="Times New Roman"/>
                <w:sz w:val="24"/>
                <w:szCs w:val="24"/>
              </w:rPr>
              <w:t xml:space="preserve">, </w:t>
            </w:r>
            <w:r w:rsidR="00AB36F6">
              <w:rPr>
                <w:rFonts w:ascii="Times New Roman" w:eastAsia="Times New Roman" w:hAnsi="Times New Roman" w:cs="Times New Roman"/>
                <w:sz w:val="24"/>
                <w:szCs w:val="24"/>
              </w:rPr>
              <w:t>bringing</w:t>
            </w:r>
            <w:r w:rsidR="00A663D5">
              <w:rPr>
                <w:rFonts w:ascii="Times New Roman" w:eastAsia="Times New Roman" w:hAnsi="Times New Roman" w:cs="Times New Roman"/>
                <w:sz w:val="24"/>
                <w:szCs w:val="24"/>
              </w:rPr>
              <w:t xml:space="preserve"> together the </w:t>
            </w:r>
            <w:r w:rsidR="003B2E86">
              <w:rPr>
                <w:rFonts w:ascii="Times New Roman" w:eastAsia="Times New Roman" w:hAnsi="Times New Roman" w:cs="Times New Roman"/>
                <w:sz w:val="24"/>
                <w:szCs w:val="24"/>
              </w:rPr>
              <w:t>diverse disciplines, skills, and experiences of</w:t>
            </w:r>
            <w:r w:rsidRPr="00D21AF2">
              <w:rPr>
                <w:rFonts w:ascii="Times New Roman" w:eastAsia="Times New Roman" w:hAnsi="Times New Roman" w:cs="Times New Roman"/>
                <w:sz w:val="24"/>
                <w:szCs w:val="24"/>
              </w:rPr>
              <w:t xml:space="preserve"> the exercise participants. The </w:t>
            </w:r>
            <w:r w:rsidR="003453E6">
              <w:rPr>
                <w:rFonts w:ascii="Times New Roman" w:eastAsia="Times New Roman" w:hAnsi="Times New Roman" w:cs="Times New Roman"/>
                <w:sz w:val="24"/>
                <w:szCs w:val="24"/>
              </w:rPr>
              <w:t>Contractor</w:t>
            </w:r>
            <w:r w:rsidRPr="00D21AF2">
              <w:rPr>
                <w:rFonts w:ascii="Times New Roman" w:eastAsia="Times New Roman" w:hAnsi="Times New Roman" w:cs="Times New Roman"/>
                <w:sz w:val="24"/>
                <w:szCs w:val="24"/>
              </w:rPr>
              <w:t xml:space="preserve"> shall also provide on-site and </w:t>
            </w:r>
            <w:r w:rsidR="00AB36F6" w:rsidRPr="00D21AF2">
              <w:rPr>
                <w:rFonts w:ascii="Times New Roman" w:eastAsia="Times New Roman" w:hAnsi="Times New Roman" w:cs="Times New Roman"/>
                <w:sz w:val="24"/>
                <w:szCs w:val="24"/>
              </w:rPr>
              <w:t>remote</w:t>
            </w:r>
            <w:r w:rsidRPr="00D21AF2">
              <w:rPr>
                <w:rFonts w:ascii="Times New Roman" w:eastAsia="Times New Roman" w:hAnsi="Times New Roman" w:cs="Times New Roman"/>
                <w:sz w:val="24"/>
                <w:szCs w:val="24"/>
              </w:rPr>
              <w:t xml:space="preserve"> red team support to the exercise. </w:t>
            </w:r>
          </w:p>
          <w:p w14:paraId="4DFF074B" w14:textId="6FBA363C" w:rsidR="00D21AF2" w:rsidRPr="00D21AF2" w:rsidRDefault="005474F2"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2.2.1 </w:t>
            </w:r>
            <w:r w:rsidR="00D21AF2" w:rsidRPr="00D21AF2">
              <w:rPr>
                <w:rFonts w:ascii="Times New Roman" w:eastAsia="Times New Roman" w:hAnsi="Times New Roman" w:cs="Times New Roman"/>
                <w:b/>
                <w:bCs/>
                <w:sz w:val="24"/>
                <w:szCs w:val="24"/>
              </w:rPr>
              <w:t xml:space="preserve">Travel </w:t>
            </w:r>
          </w:p>
          <w:p w14:paraId="4BC7956C" w14:textId="1EBD007A" w:rsidR="00D21AF2" w:rsidRPr="00D21AF2" w:rsidRDefault="002A5687"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3453E6">
              <w:rPr>
                <w:rFonts w:ascii="Times New Roman" w:eastAsia="Times New Roman" w:hAnsi="Times New Roman" w:cs="Times New Roman"/>
                <w:sz w:val="24"/>
                <w:szCs w:val="24"/>
              </w:rPr>
              <w:t>Contractor</w:t>
            </w:r>
            <w:r w:rsidR="00D21AF2" w:rsidRPr="00D21AF2">
              <w:rPr>
                <w:rFonts w:ascii="Times New Roman" w:eastAsia="Times New Roman" w:hAnsi="Times New Roman" w:cs="Times New Roman"/>
                <w:sz w:val="24"/>
                <w:szCs w:val="24"/>
              </w:rPr>
              <w:t xml:space="preserve"> shall travel to support </w:t>
            </w:r>
            <w:r w:rsidR="00513943">
              <w:rPr>
                <w:rFonts w:ascii="Times New Roman" w:eastAsia="Times New Roman" w:hAnsi="Times New Roman" w:cs="Times New Roman"/>
                <w:sz w:val="24"/>
                <w:szCs w:val="24"/>
              </w:rPr>
              <w:t>SEMPER DURUS</w:t>
            </w:r>
            <w:r w:rsidR="00D21AF2" w:rsidRPr="00D21AF2">
              <w:rPr>
                <w:rFonts w:ascii="Times New Roman" w:eastAsia="Times New Roman" w:hAnsi="Times New Roman" w:cs="Times New Roman"/>
                <w:sz w:val="24"/>
                <w:szCs w:val="24"/>
              </w:rPr>
              <w:t xml:space="preserve"> requirements as directed by the </w:t>
            </w:r>
            <w:r w:rsidR="00513943">
              <w:rPr>
                <w:rFonts w:ascii="Times New Roman" w:eastAsia="Times New Roman" w:hAnsi="Times New Roman" w:cs="Times New Roman"/>
                <w:sz w:val="24"/>
                <w:szCs w:val="24"/>
              </w:rPr>
              <w:t>SEMPER DURUS planning</w:t>
            </w:r>
            <w:r w:rsidR="00D21AF2" w:rsidRPr="00D21AF2">
              <w:rPr>
                <w:rFonts w:ascii="Times New Roman" w:eastAsia="Times New Roman" w:hAnsi="Times New Roman" w:cs="Times New Roman"/>
                <w:sz w:val="24"/>
                <w:szCs w:val="24"/>
              </w:rPr>
              <w:t xml:space="preserve"> lead</w:t>
            </w:r>
            <w:r w:rsidR="00513943">
              <w:rPr>
                <w:rFonts w:ascii="Times New Roman" w:eastAsia="Times New Roman" w:hAnsi="Times New Roman" w:cs="Times New Roman"/>
                <w:sz w:val="24"/>
                <w:szCs w:val="24"/>
              </w:rPr>
              <w:t xml:space="preserve">. Specifically, </w:t>
            </w:r>
            <w:r w:rsidR="00CE3ABF">
              <w:rPr>
                <w:rFonts w:ascii="Times New Roman" w:eastAsia="Times New Roman" w:hAnsi="Times New Roman" w:cs="Times New Roman"/>
                <w:sz w:val="24"/>
                <w:szCs w:val="24"/>
              </w:rPr>
              <w:t>on-site support during the execution of SEMPER DURUS</w:t>
            </w:r>
            <w:r w:rsidR="00D21AF2" w:rsidRPr="00D21AF2">
              <w:rPr>
                <w:rFonts w:ascii="Times New Roman" w:eastAsia="Times New Roman" w:hAnsi="Times New Roman" w:cs="Times New Roman"/>
                <w:sz w:val="24"/>
                <w:szCs w:val="24"/>
              </w:rPr>
              <w:t xml:space="preserve">. </w:t>
            </w:r>
          </w:p>
          <w:p w14:paraId="42BC2D85" w14:textId="4BA20D3E" w:rsidR="00D21AF2" w:rsidRPr="00D21AF2" w:rsidRDefault="005474F2"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2.2.3 </w:t>
            </w:r>
            <w:r w:rsidR="00D21AF2" w:rsidRPr="00D21AF2">
              <w:rPr>
                <w:rFonts w:ascii="Times New Roman" w:eastAsia="Times New Roman" w:hAnsi="Times New Roman" w:cs="Times New Roman"/>
                <w:b/>
                <w:bCs/>
                <w:sz w:val="24"/>
                <w:szCs w:val="24"/>
              </w:rPr>
              <w:t xml:space="preserve">Place of Work </w:t>
            </w:r>
          </w:p>
          <w:p w14:paraId="482B26A0" w14:textId="6A300F93" w:rsidR="00D21AF2" w:rsidRPr="00D21AF2" w:rsidRDefault="00D21AF2" w:rsidP="008B7CC2">
            <w:pPr>
              <w:widowControl w:val="0"/>
              <w:spacing w:after="0" w:line="240" w:lineRule="auto"/>
              <w:rPr>
                <w:rFonts w:ascii="Times New Roman" w:eastAsia="Times New Roman" w:hAnsi="Times New Roman" w:cs="Times New Roman"/>
                <w:sz w:val="24"/>
                <w:szCs w:val="24"/>
              </w:rPr>
            </w:pPr>
            <w:r w:rsidRPr="00D21AF2">
              <w:rPr>
                <w:rFonts w:ascii="Times New Roman" w:eastAsia="Times New Roman" w:hAnsi="Times New Roman" w:cs="Times New Roman"/>
                <w:sz w:val="24"/>
                <w:szCs w:val="24"/>
              </w:rPr>
              <w:t xml:space="preserve">Remote work authorized. Research shall be conducted using </w:t>
            </w:r>
            <w:r w:rsidR="00F0709C">
              <w:rPr>
                <w:rFonts w:ascii="Times New Roman" w:eastAsia="Times New Roman" w:hAnsi="Times New Roman" w:cs="Times New Roman"/>
                <w:sz w:val="24"/>
                <w:szCs w:val="24"/>
              </w:rPr>
              <w:t>open-source</w:t>
            </w:r>
            <w:r w:rsidRPr="00D21AF2">
              <w:rPr>
                <w:rFonts w:ascii="Times New Roman" w:eastAsia="Times New Roman" w:hAnsi="Times New Roman" w:cs="Times New Roman"/>
                <w:sz w:val="24"/>
                <w:szCs w:val="24"/>
              </w:rPr>
              <w:t xml:space="preserve"> material. FTEs shall </w:t>
            </w:r>
            <w:bookmarkStart w:id="1" w:name="_Int_rwfsn19n"/>
            <w:r w:rsidRPr="00D21AF2">
              <w:rPr>
                <w:rFonts w:ascii="Times New Roman" w:eastAsia="Times New Roman" w:hAnsi="Times New Roman" w:cs="Times New Roman"/>
                <w:sz w:val="24"/>
                <w:szCs w:val="24"/>
              </w:rPr>
              <w:t xml:space="preserve">be authorized </w:t>
            </w:r>
            <w:r w:rsidR="00F0709C">
              <w:rPr>
                <w:rFonts w:ascii="Times New Roman" w:eastAsia="Times New Roman" w:hAnsi="Times New Roman" w:cs="Times New Roman"/>
                <w:sz w:val="24"/>
                <w:szCs w:val="24"/>
              </w:rPr>
              <w:t>to</w:t>
            </w:r>
            <w:bookmarkEnd w:id="1"/>
            <w:r w:rsidR="00F0709C">
              <w:rPr>
                <w:rFonts w:ascii="Times New Roman" w:eastAsia="Times New Roman" w:hAnsi="Times New Roman" w:cs="Times New Roman"/>
                <w:sz w:val="24"/>
                <w:szCs w:val="24"/>
              </w:rPr>
              <w:t xml:space="preserve"> work remotely</w:t>
            </w:r>
            <w:r w:rsidRPr="00D21AF2">
              <w:rPr>
                <w:rFonts w:ascii="Times New Roman" w:eastAsia="Times New Roman" w:hAnsi="Times New Roman" w:cs="Times New Roman"/>
                <w:sz w:val="24"/>
                <w:szCs w:val="24"/>
              </w:rPr>
              <w:t xml:space="preserve"> and shall travel to work on-site, as directed. </w:t>
            </w:r>
            <w:r w:rsidR="00440FFD">
              <w:rPr>
                <w:rFonts w:ascii="Times New Roman" w:eastAsia="Times New Roman" w:hAnsi="Times New Roman" w:cs="Times New Roman"/>
                <w:sz w:val="24"/>
                <w:szCs w:val="24"/>
              </w:rPr>
              <w:t xml:space="preserve">All </w:t>
            </w:r>
            <w:proofErr w:type="gramStart"/>
            <w:r w:rsidR="00440FFD">
              <w:rPr>
                <w:rFonts w:ascii="Times New Roman" w:eastAsia="Times New Roman" w:hAnsi="Times New Roman" w:cs="Times New Roman"/>
                <w:sz w:val="24"/>
                <w:szCs w:val="24"/>
              </w:rPr>
              <w:t>planning</w:t>
            </w:r>
            <w:proofErr w:type="gramEnd"/>
            <w:r w:rsidR="00440FFD">
              <w:rPr>
                <w:rFonts w:ascii="Times New Roman" w:eastAsia="Times New Roman" w:hAnsi="Times New Roman" w:cs="Times New Roman"/>
                <w:sz w:val="24"/>
                <w:szCs w:val="24"/>
              </w:rPr>
              <w:t xml:space="preserve"> conference attendance will be remote.</w:t>
            </w:r>
          </w:p>
          <w:p w14:paraId="197F59CB" w14:textId="77777777" w:rsidR="001E605A" w:rsidRDefault="001E605A" w:rsidP="008B7CC2">
            <w:pPr>
              <w:autoSpaceDE w:val="0"/>
              <w:autoSpaceDN w:val="0"/>
              <w:adjustRightInd w:val="0"/>
              <w:spacing w:after="0" w:line="240" w:lineRule="auto"/>
              <w:rPr>
                <w:rFonts w:ascii="Times New Roman" w:eastAsia="Times New Roman" w:hAnsi="Times New Roman" w:cs="Times New Roman"/>
                <w:sz w:val="24"/>
                <w:szCs w:val="24"/>
              </w:rPr>
            </w:pPr>
          </w:p>
          <w:p w14:paraId="1CE2BD1C" w14:textId="77777777" w:rsidR="00531FD7" w:rsidRPr="00D4156F" w:rsidRDefault="00531FD7" w:rsidP="008B7CC2">
            <w:pPr>
              <w:autoSpaceDE w:val="0"/>
              <w:autoSpaceDN w:val="0"/>
              <w:adjustRightInd w:val="0"/>
              <w:spacing w:after="0" w:line="240" w:lineRule="auto"/>
              <w:rPr>
                <w:rFonts w:ascii="Times New Roman" w:eastAsia="Times New Roman" w:hAnsi="Times New Roman" w:cs="Times New Roman"/>
                <w:b/>
                <w:bCs/>
                <w:sz w:val="24"/>
                <w:szCs w:val="24"/>
              </w:rPr>
            </w:pPr>
            <w:r w:rsidRPr="00D4156F">
              <w:rPr>
                <w:rFonts w:ascii="Times New Roman" w:eastAsia="Times New Roman" w:hAnsi="Times New Roman" w:cs="Times New Roman"/>
                <w:b/>
                <w:bCs/>
                <w:sz w:val="24"/>
                <w:szCs w:val="24"/>
              </w:rPr>
              <w:t xml:space="preserve">3.0 </w:t>
            </w:r>
            <w:r w:rsidRPr="00104E2D">
              <w:rPr>
                <w:rFonts w:ascii="Times New Roman" w:eastAsia="Times New Roman" w:hAnsi="Times New Roman" w:cs="Times New Roman"/>
                <w:b/>
                <w:bCs/>
                <w:sz w:val="24"/>
                <w:szCs w:val="24"/>
                <w:u w:val="single"/>
              </w:rPr>
              <w:t>Deliverables</w:t>
            </w:r>
          </w:p>
          <w:p w14:paraId="093243D7" w14:textId="77777777" w:rsidR="00531FD7" w:rsidRDefault="00531FD7" w:rsidP="008B7CC2">
            <w:pPr>
              <w:autoSpaceDE w:val="0"/>
              <w:autoSpaceDN w:val="0"/>
              <w:adjustRightInd w:val="0"/>
              <w:spacing w:after="0" w:line="240" w:lineRule="auto"/>
              <w:rPr>
                <w:rFonts w:ascii="Times New Roman" w:eastAsia="Times New Roman" w:hAnsi="Times New Roman" w:cs="Times New Roman"/>
                <w:sz w:val="24"/>
                <w:szCs w:val="24"/>
              </w:rPr>
            </w:pPr>
          </w:p>
          <w:p w14:paraId="686157B5" w14:textId="3DA3C938" w:rsidR="00531FD7" w:rsidRPr="00D21AF2" w:rsidRDefault="00531FD7" w:rsidP="008B7CC2">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3453E6">
              <w:rPr>
                <w:rFonts w:ascii="Times New Roman" w:eastAsia="Times New Roman" w:hAnsi="Times New Roman" w:cs="Times New Roman"/>
                <w:sz w:val="24"/>
                <w:szCs w:val="24"/>
              </w:rPr>
              <w:t xml:space="preserve">Contractor </w:t>
            </w:r>
            <w:r w:rsidRPr="00D21AF2">
              <w:rPr>
                <w:rFonts w:ascii="Times New Roman" w:eastAsia="Times New Roman" w:hAnsi="Times New Roman" w:cs="Times New Roman"/>
                <w:sz w:val="24"/>
                <w:szCs w:val="24"/>
              </w:rPr>
              <w:t xml:space="preserve">shall design exercise material, adjusting </w:t>
            </w:r>
            <w:r>
              <w:rPr>
                <w:rFonts w:ascii="Times New Roman" w:eastAsia="Times New Roman" w:hAnsi="Times New Roman" w:cs="Times New Roman"/>
                <w:sz w:val="24"/>
                <w:szCs w:val="24"/>
              </w:rPr>
              <w:t>the volume and tempo as required, to support MCI-WEST in conducting its missions across its Areas of Responsibility while considering Areas of Interest and Areas of Influence.</w:t>
            </w:r>
            <w:r w:rsidRPr="00D21AF2">
              <w:rPr>
                <w:rFonts w:ascii="Times New Roman" w:eastAsia="Times New Roman" w:hAnsi="Times New Roman" w:cs="Times New Roman"/>
                <w:sz w:val="24"/>
                <w:szCs w:val="24"/>
              </w:rPr>
              <w:t xml:space="preserve"> </w:t>
            </w:r>
          </w:p>
          <w:p w14:paraId="796EBB54" w14:textId="77777777" w:rsidR="00531FD7" w:rsidRPr="007110A2" w:rsidRDefault="00531FD7" w:rsidP="008B7CC2">
            <w:pPr>
              <w:widowControl w:val="0"/>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134"/>
            </w:tblGrid>
            <w:tr w:rsidR="00531FD7" w14:paraId="5AF749C4" w14:textId="77777777" w:rsidTr="008D0267">
              <w:tc>
                <w:tcPr>
                  <w:tcW w:w="9134" w:type="dxa"/>
                </w:tcPr>
                <w:p w14:paraId="28157A08" w14:textId="77777777" w:rsidR="00531FD7" w:rsidRDefault="00531FD7" w:rsidP="008B7CC2">
                  <w:pPr>
                    <w:widowControl w:val="0"/>
                    <w:rPr>
                      <w:rFonts w:ascii="Times New Roman" w:eastAsia="Times New Roman" w:hAnsi="Times New Roman" w:cs="Times New Roman"/>
                      <w:sz w:val="24"/>
                      <w:szCs w:val="24"/>
                    </w:rPr>
                  </w:pPr>
                  <w:r w:rsidRPr="007110A2">
                    <w:rPr>
                      <w:rFonts w:ascii="Times New Roman" w:eastAsia="Times New Roman" w:hAnsi="Times New Roman" w:cs="Times New Roman"/>
                      <w:sz w:val="24"/>
                      <w:szCs w:val="24"/>
                    </w:rPr>
                    <w:t>Scripted Scenario Overview approx. 10 pages – Taiwan Strait crisis/conflict</w:t>
                  </w:r>
                </w:p>
              </w:tc>
            </w:tr>
            <w:tr w:rsidR="00531FD7" w14:paraId="317E2274" w14:textId="77777777" w:rsidTr="008D0267">
              <w:tc>
                <w:tcPr>
                  <w:tcW w:w="9134" w:type="dxa"/>
                </w:tcPr>
                <w:p w14:paraId="5BD5BB45" w14:textId="77777777" w:rsidR="00531FD7" w:rsidRDefault="00531FD7" w:rsidP="008B7CC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Two Integrated Threat Assessments (ITA)</w:t>
                  </w:r>
                  <w:r w:rsidRPr="007110A2">
                    <w:rPr>
                      <w:rFonts w:ascii="Times New Roman" w:eastAsia="Times New Roman" w:hAnsi="Times New Roman" w:cs="Times New Roman"/>
                      <w:sz w:val="24"/>
                      <w:szCs w:val="24"/>
                    </w:rPr>
                    <w:t xml:space="preserve"> for Homeland Threat Groups Specific to MCI-WEST AOR</w:t>
                  </w:r>
                </w:p>
              </w:tc>
            </w:tr>
            <w:tr w:rsidR="00531FD7" w14:paraId="72EBC206" w14:textId="77777777" w:rsidTr="008D0267">
              <w:tc>
                <w:tcPr>
                  <w:tcW w:w="9134" w:type="dxa"/>
                </w:tcPr>
                <w:p w14:paraId="4EFC948E" w14:textId="77777777" w:rsidR="00531FD7" w:rsidRPr="007110A2" w:rsidRDefault="00531FD7" w:rsidP="008B7CC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Two</w:t>
                  </w:r>
                  <w:r w:rsidRPr="007110A2">
                    <w:rPr>
                      <w:rFonts w:ascii="Times New Roman" w:eastAsia="Times New Roman" w:hAnsi="Times New Roman" w:cs="Times New Roman"/>
                      <w:sz w:val="24"/>
                      <w:szCs w:val="24"/>
                    </w:rPr>
                    <w:t xml:space="preserve"> Historical G2 products (</w:t>
                  </w:r>
                  <w:proofErr w:type="spellStart"/>
                  <w:r>
                    <w:rPr>
                      <w:rFonts w:ascii="Times New Roman" w:eastAsia="Times New Roman" w:hAnsi="Times New Roman" w:cs="Times New Roman"/>
                      <w:sz w:val="24"/>
                      <w:szCs w:val="24"/>
                    </w:rPr>
                    <w:t>ie</w:t>
                  </w:r>
                  <w:proofErr w:type="spellEnd"/>
                  <w:r>
                    <w:rPr>
                      <w:rFonts w:ascii="Times New Roman" w:eastAsia="Times New Roman" w:hAnsi="Times New Roman" w:cs="Times New Roman"/>
                      <w:sz w:val="24"/>
                      <w:szCs w:val="24"/>
                    </w:rPr>
                    <w:t>.,</w:t>
                  </w:r>
                  <w:r w:rsidRPr="007110A2">
                    <w:rPr>
                      <w:rFonts w:ascii="Times New Roman" w:eastAsia="Times New Roman" w:hAnsi="Times New Roman" w:cs="Times New Roman"/>
                      <w:sz w:val="24"/>
                      <w:szCs w:val="24"/>
                    </w:rPr>
                    <w:t xml:space="preserve"> CJCS Daily Briefs replicas)</w:t>
                  </w:r>
                </w:p>
                <w:p w14:paraId="4ADBF250" w14:textId="77777777" w:rsidR="00531FD7" w:rsidRDefault="00531FD7" w:rsidP="008B7CC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Four </w:t>
                  </w:r>
                  <w:r w:rsidRPr="007110A2">
                    <w:rPr>
                      <w:rFonts w:ascii="Times New Roman" w:eastAsia="Times New Roman" w:hAnsi="Times New Roman" w:cs="Times New Roman"/>
                      <w:sz w:val="24"/>
                      <w:szCs w:val="24"/>
                    </w:rPr>
                    <w:t>NORTHCOM G2 products</w:t>
                  </w:r>
                </w:p>
              </w:tc>
            </w:tr>
            <w:tr w:rsidR="00531FD7" w14:paraId="03D2C1AF" w14:textId="77777777" w:rsidTr="008D0267">
              <w:tc>
                <w:tcPr>
                  <w:tcW w:w="9134" w:type="dxa"/>
                </w:tcPr>
                <w:p w14:paraId="597F4DA6" w14:textId="77777777" w:rsidR="00531FD7" w:rsidRDefault="00531FD7" w:rsidP="008B7CC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 Global Operational Environment Reports </w:t>
                  </w:r>
                  <w:r w:rsidRPr="007110A2">
                    <w:rPr>
                      <w:rFonts w:ascii="Times New Roman" w:eastAsia="Times New Roman" w:hAnsi="Times New Roman" w:cs="Times New Roman"/>
                      <w:sz w:val="24"/>
                      <w:szCs w:val="24"/>
                    </w:rPr>
                    <w:t>(</w:t>
                  </w:r>
                  <w:r>
                    <w:rPr>
                      <w:rFonts w:ascii="Times New Roman" w:eastAsia="Times New Roman" w:hAnsi="Times New Roman" w:cs="Times New Roman"/>
                      <w:sz w:val="24"/>
                      <w:szCs w:val="24"/>
                    </w:rPr>
                    <w:t>I</w:t>
                  </w:r>
                  <w:r w:rsidRPr="007110A2">
                    <w:rPr>
                      <w:rFonts w:ascii="Times New Roman" w:eastAsia="Times New Roman" w:hAnsi="Times New Roman" w:cs="Times New Roman"/>
                      <w:sz w:val="24"/>
                      <w:szCs w:val="24"/>
                    </w:rPr>
                    <w:t xml:space="preserve">NDOPACOM/NORTHCOM/SOUTHCOM/DHS/State/County/Local/Social Media/News Outlets) </w:t>
                  </w:r>
                  <w:r>
                    <w:rPr>
                      <w:rFonts w:ascii="Times New Roman" w:eastAsia="Times New Roman" w:hAnsi="Times New Roman" w:cs="Times New Roman"/>
                      <w:sz w:val="24"/>
                      <w:szCs w:val="24"/>
                    </w:rPr>
                    <w:t>per day for five days</w:t>
                  </w:r>
                </w:p>
              </w:tc>
            </w:tr>
            <w:tr w:rsidR="00531FD7" w14:paraId="577CC4B6" w14:textId="77777777" w:rsidTr="008D0267">
              <w:tc>
                <w:tcPr>
                  <w:tcW w:w="9134" w:type="dxa"/>
                </w:tcPr>
                <w:p w14:paraId="475D0B06" w14:textId="77777777" w:rsidR="00531FD7" w:rsidRDefault="00531FD7" w:rsidP="008B7CC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Five</w:t>
                  </w:r>
                  <w:r w:rsidRPr="007110A2">
                    <w:rPr>
                      <w:rFonts w:ascii="Times New Roman" w:eastAsia="Times New Roman" w:hAnsi="Times New Roman" w:cs="Times New Roman"/>
                      <w:sz w:val="24"/>
                      <w:szCs w:val="24"/>
                    </w:rPr>
                    <w:t xml:space="preserve"> MCI-WEST specific </w:t>
                  </w:r>
                  <w:proofErr w:type="gramStart"/>
                  <w:r w:rsidRPr="007110A2">
                    <w:rPr>
                      <w:rFonts w:ascii="Times New Roman" w:eastAsia="Times New Roman" w:hAnsi="Times New Roman" w:cs="Times New Roman"/>
                      <w:sz w:val="24"/>
                      <w:szCs w:val="24"/>
                    </w:rPr>
                    <w:t>injects</w:t>
                  </w:r>
                  <w:proofErr w:type="gramEnd"/>
                  <w:r>
                    <w:rPr>
                      <w:rFonts w:ascii="Times New Roman" w:eastAsia="Times New Roman" w:hAnsi="Times New Roman" w:cs="Times New Roman"/>
                      <w:sz w:val="24"/>
                      <w:szCs w:val="24"/>
                    </w:rPr>
                    <w:t xml:space="preserve"> per day for five days</w:t>
                  </w:r>
                </w:p>
              </w:tc>
            </w:tr>
            <w:tr w:rsidR="00531FD7" w14:paraId="7A6FA87D" w14:textId="77777777" w:rsidTr="008D0267">
              <w:tc>
                <w:tcPr>
                  <w:tcW w:w="9134" w:type="dxa"/>
                </w:tcPr>
                <w:p w14:paraId="68936AA8" w14:textId="77777777" w:rsidR="00531FD7" w:rsidRDefault="00531FD7" w:rsidP="008B7CC2">
                  <w:pPr>
                    <w:widowControl w:val="0"/>
                    <w:rPr>
                      <w:rFonts w:ascii="Times New Roman" w:eastAsia="Times New Roman" w:hAnsi="Times New Roman" w:cs="Times New Roman"/>
                      <w:sz w:val="24"/>
                      <w:szCs w:val="24"/>
                    </w:rPr>
                  </w:pPr>
                  <w:r w:rsidRPr="007110A2">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orce </w:t>
                  </w:r>
                  <w:r w:rsidRPr="007110A2">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rotection </w:t>
                  </w:r>
                  <w:r w:rsidRPr="007110A2">
                    <w:rPr>
                      <w:rFonts w:ascii="Times New Roman" w:eastAsia="Times New Roman" w:hAnsi="Times New Roman" w:cs="Times New Roman"/>
                      <w:sz w:val="24"/>
                      <w:szCs w:val="24"/>
                    </w:rPr>
                    <w:t>C</w:t>
                  </w:r>
                  <w:r w:rsidRPr="001A1A38">
                    <w:rPr>
                      <w:rFonts w:ascii="Times New Roman" w:eastAsia="Times New Roman" w:hAnsi="Times New Roman" w:cs="Times New Roman"/>
                      <w:sz w:val="24"/>
                      <w:szCs w:val="24"/>
                    </w:rPr>
                    <w:t>ondition (FPCON), Defense Condition (DEFCON), and Cyberspace Protection Conditions (CPCON) messaging</w:t>
                  </w:r>
                </w:p>
              </w:tc>
            </w:tr>
            <w:tr w:rsidR="00531FD7" w14:paraId="10E734D4" w14:textId="77777777" w:rsidTr="008D0267">
              <w:tc>
                <w:tcPr>
                  <w:tcW w:w="9134" w:type="dxa"/>
                </w:tcPr>
                <w:p w14:paraId="289FAE1C" w14:textId="77777777" w:rsidR="00531FD7" w:rsidRDefault="00531FD7" w:rsidP="008B7CC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Four </w:t>
                  </w:r>
                  <w:r w:rsidRPr="007110A2">
                    <w:rPr>
                      <w:rFonts w:ascii="Times New Roman" w:eastAsia="Times New Roman" w:hAnsi="Times New Roman" w:cs="Times New Roman"/>
                      <w:sz w:val="24"/>
                      <w:szCs w:val="24"/>
                    </w:rPr>
                    <w:t>Planning Conference</w:t>
                  </w:r>
                  <w:r>
                    <w:rPr>
                      <w:rFonts w:ascii="Times New Roman" w:eastAsia="Times New Roman" w:hAnsi="Times New Roman" w:cs="Times New Roman"/>
                      <w:sz w:val="24"/>
                      <w:szCs w:val="24"/>
                    </w:rPr>
                    <w:t xml:space="preserve">s and </w:t>
                  </w:r>
                  <w:r w:rsidRPr="007110A2">
                    <w:rPr>
                      <w:rFonts w:ascii="Times New Roman" w:eastAsia="Times New Roman" w:hAnsi="Times New Roman" w:cs="Times New Roman"/>
                      <w:sz w:val="24"/>
                      <w:szCs w:val="24"/>
                    </w:rPr>
                    <w:t>CPX Attendance</w:t>
                  </w:r>
                  <w:r>
                    <w:rPr>
                      <w:rFonts w:ascii="Times New Roman" w:eastAsia="Times New Roman" w:hAnsi="Times New Roman" w:cs="Times New Roman"/>
                      <w:sz w:val="24"/>
                      <w:szCs w:val="24"/>
                    </w:rPr>
                    <w:t xml:space="preserve"> (virtual)</w:t>
                  </w:r>
                </w:p>
              </w:tc>
            </w:tr>
            <w:tr w:rsidR="00531FD7" w14:paraId="55F7CB79" w14:textId="77777777" w:rsidTr="008D0267">
              <w:tc>
                <w:tcPr>
                  <w:tcW w:w="9134" w:type="dxa"/>
                </w:tcPr>
                <w:p w14:paraId="10E25587" w14:textId="35534ACE" w:rsidR="00531FD7" w:rsidRDefault="00531FD7" w:rsidP="008B7CC2">
                  <w:pPr>
                    <w:widowControl w:val="0"/>
                    <w:rPr>
                      <w:rFonts w:ascii="Times New Roman" w:eastAsia="Times New Roman" w:hAnsi="Times New Roman" w:cs="Times New Roman"/>
                      <w:sz w:val="24"/>
                      <w:szCs w:val="24"/>
                    </w:rPr>
                  </w:pPr>
                  <w:r w:rsidRPr="007110A2">
                    <w:rPr>
                      <w:rFonts w:ascii="Times New Roman" w:eastAsia="Times New Roman" w:hAnsi="Times New Roman" w:cs="Times New Roman"/>
                      <w:sz w:val="24"/>
                      <w:szCs w:val="24"/>
                    </w:rPr>
                    <w:t>On-site White</w:t>
                  </w:r>
                  <w:r>
                    <w:rPr>
                      <w:rFonts w:ascii="Times New Roman" w:eastAsia="Times New Roman" w:hAnsi="Times New Roman" w:cs="Times New Roman"/>
                      <w:sz w:val="24"/>
                      <w:szCs w:val="24"/>
                    </w:rPr>
                    <w:t>/Red</w:t>
                  </w:r>
                  <w:r w:rsidRPr="007110A2">
                    <w:rPr>
                      <w:rFonts w:ascii="Times New Roman" w:eastAsia="Times New Roman" w:hAnsi="Times New Roman" w:cs="Times New Roman"/>
                      <w:sz w:val="24"/>
                      <w:szCs w:val="24"/>
                    </w:rPr>
                    <w:t xml:space="preserve"> Cell </w:t>
                  </w:r>
                  <w:r>
                    <w:rPr>
                      <w:rFonts w:ascii="Times New Roman" w:eastAsia="Times New Roman" w:hAnsi="Times New Roman" w:cs="Times New Roman"/>
                      <w:sz w:val="24"/>
                      <w:szCs w:val="24"/>
                    </w:rPr>
                    <w:t>support (</w:t>
                  </w:r>
                  <w:r w:rsidR="00410733">
                    <w:rPr>
                      <w:rFonts w:ascii="Times New Roman" w:eastAsia="Times New Roman" w:hAnsi="Times New Roman" w:cs="Times New Roman"/>
                      <w:sz w:val="24"/>
                      <w:szCs w:val="24"/>
                    </w:rPr>
                    <w:t>10</w:t>
                  </w:r>
                  <w:r>
                    <w:rPr>
                      <w:rFonts w:ascii="Times New Roman" w:eastAsia="Times New Roman" w:hAnsi="Times New Roman" w:cs="Times New Roman"/>
                      <w:sz w:val="24"/>
                      <w:szCs w:val="24"/>
                    </w:rPr>
                    <w:t>-day travel)</w:t>
                  </w:r>
                </w:p>
              </w:tc>
            </w:tr>
            <w:tr w:rsidR="00531FD7" w14:paraId="73FC5733" w14:textId="77777777" w:rsidTr="008D0267">
              <w:tc>
                <w:tcPr>
                  <w:tcW w:w="9134" w:type="dxa"/>
                </w:tcPr>
                <w:p w14:paraId="1E45B9F9" w14:textId="77777777" w:rsidR="00531FD7" w:rsidRDefault="00531FD7" w:rsidP="008B7CC2">
                  <w:pPr>
                    <w:widowControl w:val="0"/>
                    <w:rPr>
                      <w:rFonts w:ascii="Times New Roman" w:eastAsia="Times New Roman" w:hAnsi="Times New Roman" w:cs="Times New Roman"/>
                      <w:sz w:val="24"/>
                      <w:szCs w:val="24"/>
                    </w:rPr>
                  </w:pPr>
                  <w:r w:rsidRPr="007110A2">
                    <w:rPr>
                      <w:rFonts w:ascii="Times New Roman" w:eastAsia="Times New Roman" w:hAnsi="Times New Roman" w:cs="Times New Roman"/>
                      <w:sz w:val="24"/>
                      <w:szCs w:val="24"/>
                    </w:rPr>
                    <w:t>AAR Inputs and Attendance</w:t>
                  </w:r>
                  <w:r>
                    <w:rPr>
                      <w:rFonts w:ascii="Times New Roman" w:eastAsia="Times New Roman" w:hAnsi="Times New Roman" w:cs="Times New Roman"/>
                      <w:sz w:val="24"/>
                      <w:szCs w:val="24"/>
                    </w:rPr>
                    <w:t xml:space="preserve"> (Virtual)</w:t>
                  </w:r>
                </w:p>
              </w:tc>
            </w:tr>
          </w:tbl>
          <w:p w14:paraId="6C4D7F39" w14:textId="257DF7CB" w:rsidR="00531FD7" w:rsidRPr="001E605A" w:rsidRDefault="00531FD7" w:rsidP="008B7CC2">
            <w:pPr>
              <w:autoSpaceDE w:val="0"/>
              <w:autoSpaceDN w:val="0"/>
              <w:adjustRightInd w:val="0"/>
              <w:spacing w:after="0" w:line="240" w:lineRule="auto"/>
              <w:rPr>
                <w:rFonts w:ascii="Times New Roman" w:eastAsia="Times New Roman" w:hAnsi="Times New Roman" w:cs="Times New Roman"/>
                <w:sz w:val="24"/>
                <w:szCs w:val="24"/>
              </w:rPr>
            </w:pPr>
          </w:p>
        </w:tc>
      </w:tr>
      <w:tr w:rsidR="000D6933" w:rsidRPr="001E605A" w14:paraId="0CDE9DC9" w14:textId="77777777" w:rsidTr="008B7CC2">
        <w:tc>
          <w:tcPr>
            <w:tcW w:w="9360" w:type="dxa"/>
          </w:tcPr>
          <w:p w14:paraId="60ABA337" w14:textId="77777777" w:rsidR="000D6933" w:rsidRDefault="000D6933" w:rsidP="008B7CC2">
            <w:pPr>
              <w:widowControl w:val="0"/>
              <w:spacing w:after="0" w:line="240" w:lineRule="auto"/>
              <w:rPr>
                <w:rFonts w:ascii="Times New Roman" w:eastAsia="Times New Roman" w:hAnsi="Times New Roman" w:cs="Times New Roman"/>
                <w:sz w:val="24"/>
                <w:szCs w:val="24"/>
              </w:rPr>
            </w:pPr>
          </w:p>
          <w:p w14:paraId="6E88B041" w14:textId="50ECC91F" w:rsidR="00380830" w:rsidRDefault="005534E6" w:rsidP="00565CFA">
            <w:pPr>
              <w:autoSpaceDE w:val="0"/>
              <w:autoSpaceDN w:val="0"/>
              <w:adjustRightInd w:val="0"/>
              <w:spacing w:after="0" w:line="240" w:lineRule="auto"/>
              <w:rPr>
                <w:rFonts w:ascii="Times New Roman" w:eastAsia="Times New Roman" w:hAnsi="Times New Roman" w:cs="Times New Roman"/>
                <w:sz w:val="24"/>
                <w:szCs w:val="24"/>
              </w:rPr>
            </w:pPr>
            <w:del w:id="2" w:author="Duong GySgt John" w:date="2026-03-02T13:26:00Z" w16du:dateUtc="2026-03-02T21:26:00Z">
              <w:r w:rsidDel="00B301E5">
                <w:rPr>
                  <w:rFonts w:ascii="Times New Roman" w:eastAsia="Times New Roman" w:hAnsi="Times New Roman" w:cs="Times New Roman"/>
                  <w:b/>
                  <w:bCs/>
                  <w:sz w:val="24"/>
                  <w:szCs w:val="24"/>
                </w:rPr>
                <w:delText>4</w:delText>
              </w:r>
              <w:r w:rsidR="00380830" w:rsidRPr="00D4156F" w:rsidDel="00B301E5">
                <w:rPr>
                  <w:rFonts w:ascii="Times New Roman" w:eastAsia="Times New Roman" w:hAnsi="Times New Roman" w:cs="Times New Roman"/>
                  <w:b/>
                  <w:bCs/>
                  <w:sz w:val="24"/>
                  <w:szCs w:val="24"/>
                </w:rPr>
                <w:delText xml:space="preserve">.0 </w:delText>
              </w:r>
              <w:r w:rsidDel="00B301E5">
                <w:rPr>
                  <w:rFonts w:ascii="Times New Roman" w:eastAsia="Times New Roman" w:hAnsi="Times New Roman" w:cs="Times New Roman"/>
                  <w:b/>
                  <w:bCs/>
                  <w:sz w:val="24"/>
                  <w:szCs w:val="24"/>
                  <w:u w:val="single"/>
                </w:rPr>
                <w:delText>Rough Order of Magnitude Total Cost:</w:delText>
              </w:r>
              <w:r w:rsidRPr="00F61E1C" w:rsidDel="00B301E5">
                <w:rPr>
                  <w:rFonts w:ascii="Times New Roman" w:eastAsia="Times New Roman" w:hAnsi="Times New Roman" w:cs="Times New Roman"/>
                  <w:b/>
                  <w:bCs/>
                  <w:sz w:val="24"/>
                  <w:szCs w:val="24"/>
                </w:rPr>
                <w:delText xml:space="preserve"> </w:delText>
              </w:r>
              <w:r w:rsidR="00F61E1C" w:rsidRPr="00F61E1C" w:rsidDel="00B301E5">
                <w:rPr>
                  <w:rFonts w:ascii="Times New Roman" w:eastAsia="Times New Roman" w:hAnsi="Times New Roman" w:cs="Times New Roman"/>
                  <w:b/>
                  <w:bCs/>
                  <w:sz w:val="24"/>
                  <w:szCs w:val="24"/>
                </w:rPr>
                <w:delText>$</w:delText>
              </w:r>
              <w:r w:rsidR="006D1D06" w:rsidDel="00B301E5">
                <w:rPr>
                  <w:rFonts w:ascii="Times New Roman" w:eastAsia="Times New Roman" w:hAnsi="Times New Roman" w:cs="Times New Roman"/>
                  <w:b/>
                  <w:bCs/>
                  <w:sz w:val="24"/>
                  <w:szCs w:val="24"/>
                </w:rPr>
                <w:delText>90,000</w:delText>
              </w:r>
              <w:r w:rsidR="00565CFA" w:rsidDel="00B301E5">
                <w:rPr>
                  <w:rFonts w:ascii="Times New Roman" w:eastAsia="Times New Roman" w:hAnsi="Times New Roman" w:cs="Times New Roman"/>
                  <w:b/>
                  <w:bCs/>
                  <w:sz w:val="24"/>
                  <w:szCs w:val="24"/>
                </w:rPr>
                <w:delText xml:space="preserve"> </w:delText>
              </w:r>
              <w:r w:rsidR="003F6816" w:rsidDel="00B301E5">
                <w:rPr>
                  <w:rFonts w:ascii="Times New Roman" w:eastAsia="Times New Roman" w:hAnsi="Times New Roman" w:cs="Times New Roman"/>
                  <w:b/>
                  <w:bCs/>
                  <w:sz w:val="24"/>
                  <w:szCs w:val="24"/>
                </w:rPr>
                <w:delText xml:space="preserve">                                                            </w:delText>
              </w:r>
            </w:del>
          </w:p>
        </w:tc>
      </w:tr>
      <w:tr w:rsidR="001E605A" w:rsidRPr="001E605A" w14:paraId="7F9BF73A" w14:textId="77777777" w:rsidTr="008B7CC2">
        <w:tc>
          <w:tcPr>
            <w:tcW w:w="9360" w:type="dxa"/>
          </w:tcPr>
          <w:p w14:paraId="6CC2935B" w14:textId="75027F18" w:rsidR="001E605A" w:rsidRPr="001E605A" w:rsidRDefault="001E605A" w:rsidP="008B7CC2">
            <w:pPr>
              <w:autoSpaceDE w:val="0"/>
              <w:autoSpaceDN w:val="0"/>
              <w:adjustRightInd w:val="0"/>
              <w:spacing w:after="0" w:line="240" w:lineRule="auto"/>
              <w:rPr>
                <w:rFonts w:ascii="Times New Roman" w:eastAsia="Times New Roman" w:hAnsi="Times New Roman" w:cs="Times New Roman"/>
                <w:sz w:val="24"/>
                <w:szCs w:val="24"/>
              </w:rPr>
            </w:pPr>
          </w:p>
        </w:tc>
      </w:tr>
    </w:tbl>
    <w:p w14:paraId="7E087D2A" w14:textId="77777777" w:rsidR="001E605A" w:rsidRPr="001E605A" w:rsidRDefault="001E605A" w:rsidP="00410733">
      <w:pPr>
        <w:rPr>
          <w:b/>
        </w:rPr>
      </w:pPr>
    </w:p>
    <w:sectPr w:rsidR="001E605A" w:rsidRPr="001E605A">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6D085" w14:textId="77777777" w:rsidR="006D79BE" w:rsidRDefault="006D79BE" w:rsidP="007860F7">
      <w:pPr>
        <w:spacing w:after="0" w:line="240" w:lineRule="auto"/>
      </w:pPr>
      <w:r>
        <w:separator/>
      </w:r>
    </w:p>
  </w:endnote>
  <w:endnote w:type="continuationSeparator" w:id="0">
    <w:p w14:paraId="50E25A4F" w14:textId="77777777" w:rsidR="006D79BE" w:rsidRDefault="006D79BE" w:rsidP="00786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4AA91" w14:textId="2B5217E1" w:rsidR="003453E6" w:rsidRDefault="003453E6">
    <w:pPr>
      <w:pStyle w:val="Footer"/>
    </w:pPr>
    <w:r>
      <w:rPr>
        <w:noProof/>
      </w:rPr>
      <mc:AlternateContent>
        <mc:Choice Requires="wps">
          <w:drawing>
            <wp:anchor distT="0" distB="0" distL="0" distR="0" simplePos="0" relativeHeight="251659264" behindDoc="0" locked="0" layoutInCell="1" allowOverlap="1" wp14:anchorId="076AD5BA" wp14:editId="64082EB5">
              <wp:simplePos x="635" y="635"/>
              <wp:positionH relativeFrom="page">
                <wp:align>left</wp:align>
              </wp:positionH>
              <wp:positionV relativeFrom="page">
                <wp:align>bottom</wp:align>
              </wp:positionV>
              <wp:extent cx="2343785" cy="368935"/>
              <wp:effectExtent l="0" t="0" r="18415" b="0"/>
              <wp:wrapNone/>
              <wp:docPr id="270819302"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68935"/>
                      </a:xfrm>
                      <a:prstGeom prst="rect">
                        <a:avLst/>
                      </a:prstGeom>
                      <a:noFill/>
                      <a:ln>
                        <a:noFill/>
                      </a:ln>
                    </wps:spPr>
                    <wps:txbx>
                      <w:txbxContent>
                        <w:p w14:paraId="0427ECA7" w14:textId="0AAE67FC" w:rsidR="003453E6" w:rsidRPr="003453E6" w:rsidRDefault="003453E6" w:rsidP="003453E6">
                          <w:pPr>
                            <w:spacing w:after="0"/>
                            <w:rPr>
                              <w:rFonts w:ascii="Calibri" w:eastAsia="Calibri" w:hAnsi="Calibri" w:cs="Calibri"/>
                              <w:noProof/>
                              <w:color w:val="000000"/>
                              <w:sz w:val="20"/>
                              <w:szCs w:val="20"/>
                            </w:rPr>
                          </w:pPr>
                          <w:r w:rsidRPr="003453E6">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76AD5BA"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84.5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" filled="f" stroked="f">
              <v:textbox style="mso-fit-shape-to-text:t" inset="20pt,0,0,15pt">
                <w:txbxContent>
                  <w:p w14:paraId="0427ECA7" w14:textId="0AAE67FC" w:rsidR="003453E6" w:rsidRPr="003453E6" w:rsidRDefault="003453E6" w:rsidP="003453E6">
                    <w:pPr>
                      <w:spacing w:after="0"/>
                      <w:rPr>
                        <w:rFonts w:ascii="Calibri" w:eastAsia="Calibri" w:hAnsi="Calibri" w:cs="Calibri"/>
                        <w:noProof/>
                        <w:color w:val="000000"/>
                        <w:sz w:val="20"/>
                        <w:szCs w:val="20"/>
                      </w:rPr>
                    </w:pPr>
                    <w:r w:rsidRPr="003453E6">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F14F9" w14:textId="4DE74D0E" w:rsidR="003453E6" w:rsidRDefault="003453E6">
    <w:pPr>
      <w:pStyle w:val="Footer"/>
    </w:pPr>
    <w:r>
      <w:rPr>
        <w:noProof/>
      </w:rPr>
      <mc:AlternateContent>
        <mc:Choice Requires="wps">
          <w:drawing>
            <wp:anchor distT="0" distB="0" distL="0" distR="0" simplePos="0" relativeHeight="251660288" behindDoc="0" locked="0" layoutInCell="1" allowOverlap="1" wp14:anchorId="3D83EA34" wp14:editId="4367F5ED">
              <wp:simplePos x="914400" y="9429293"/>
              <wp:positionH relativeFrom="page">
                <wp:align>left</wp:align>
              </wp:positionH>
              <wp:positionV relativeFrom="page">
                <wp:align>bottom</wp:align>
              </wp:positionV>
              <wp:extent cx="2343785" cy="368935"/>
              <wp:effectExtent l="0" t="0" r="18415" b="0"/>
              <wp:wrapNone/>
              <wp:docPr id="551130927" name="Text Box 3"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68935"/>
                      </a:xfrm>
                      <a:prstGeom prst="rect">
                        <a:avLst/>
                      </a:prstGeom>
                      <a:noFill/>
                      <a:ln>
                        <a:noFill/>
                      </a:ln>
                    </wps:spPr>
                    <wps:txbx>
                      <w:txbxContent>
                        <w:p w14:paraId="5E8DCA90" w14:textId="00A0ECB4" w:rsidR="003453E6" w:rsidRPr="003453E6" w:rsidRDefault="003453E6" w:rsidP="003453E6">
                          <w:pPr>
                            <w:spacing w:after="0"/>
                            <w:rPr>
                              <w:rFonts w:ascii="Calibri" w:eastAsia="Calibri" w:hAnsi="Calibri" w:cs="Calibri"/>
                              <w:noProof/>
                              <w:color w:val="000000"/>
                              <w:sz w:val="20"/>
                              <w:szCs w:val="20"/>
                            </w:rPr>
                          </w:pPr>
                          <w:r w:rsidRPr="003453E6">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D83EA34" id="_x0000_t202" coordsize="21600,21600" o:spt="202" path="m,l,21600r21600,l21600,xe">
              <v:stroke joinstyle="miter"/>
              <v:path gradientshapeok="t" o:connecttype="rect"/>
            </v:shapetype>
            <v:shape id="Text Box 3" o:spid="_x0000_s1027" type="#_x0000_t202" alt="DISTRIBUTION: DoW COMMUNITY ONLY" style="position:absolute;margin-left:0;margin-top:0;width:184.5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" filled="f" stroked="f">
              <v:textbox style="mso-fit-shape-to-text:t" inset="20pt,0,0,15pt">
                <w:txbxContent>
                  <w:p w14:paraId="5E8DCA90" w14:textId="00A0ECB4" w:rsidR="003453E6" w:rsidRPr="003453E6" w:rsidRDefault="003453E6" w:rsidP="003453E6">
                    <w:pPr>
                      <w:spacing w:after="0"/>
                      <w:rPr>
                        <w:rFonts w:ascii="Calibri" w:eastAsia="Calibri" w:hAnsi="Calibri" w:cs="Calibri"/>
                        <w:noProof/>
                        <w:color w:val="000000"/>
                        <w:sz w:val="20"/>
                        <w:szCs w:val="20"/>
                      </w:rPr>
                    </w:pPr>
                    <w:r w:rsidRPr="003453E6">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FD91" w14:textId="46887711" w:rsidR="003453E6" w:rsidRDefault="003453E6">
    <w:pPr>
      <w:pStyle w:val="Footer"/>
    </w:pPr>
    <w:r>
      <w:rPr>
        <w:noProof/>
      </w:rPr>
      <mc:AlternateContent>
        <mc:Choice Requires="wps">
          <w:drawing>
            <wp:anchor distT="0" distB="0" distL="0" distR="0" simplePos="0" relativeHeight="251658240" behindDoc="0" locked="0" layoutInCell="1" allowOverlap="1" wp14:anchorId="7C4CB04C" wp14:editId="78ECDA53">
              <wp:simplePos x="635" y="635"/>
              <wp:positionH relativeFrom="page">
                <wp:align>left</wp:align>
              </wp:positionH>
              <wp:positionV relativeFrom="page">
                <wp:align>bottom</wp:align>
              </wp:positionV>
              <wp:extent cx="2343785" cy="368935"/>
              <wp:effectExtent l="0" t="0" r="18415" b="0"/>
              <wp:wrapNone/>
              <wp:docPr id="384972419"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68935"/>
                      </a:xfrm>
                      <a:prstGeom prst="rect">
                        <a:avLst/>
                      </a:prstGeom>
                      <a:noFill/>
                      <a:ln>
                        <a:noFill/>
                      </a:ln>
                    </wps:spPr>
                    <wps:txbx>
                      <w:txbxContent>
                        <w:p w14:paraId="289929C9" w14:textId="16E4D206" w:rsidR="003453E6" w:rsidRPr="003453E6" w:rsidRDefault="003453E6" w:rsidP="003453E6">
                          <w:pPr>
                            <w:spacing w:after="0"/>
                            <w:rPr>
                              <w:rFonts w:ascii="Calibri" w:eastAsia="Calibri" w:hAnsi="Calibri" w:cs="Calibri"/>
                              <w:noProof/>
                              <w:color w:val="000000"/>
                              <w:sz w:val="20"/>
                              <w:szCs w:val="20"/>
                            </w:rPr>
                          </w:pPr>
                          <w:r w:rsidRPr="003453E6">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4CB04C" id="_x0000_t202" coordsize="21600,21600" o:spt="202" path="m,l,21600r21600,l21600,xe">
              <v:stroke joinstyle="miter"/>
              <v:path gradientshapeok="t" o:connecttype="rect"/>
            </v:shapetype>
            <v:shape id="Text Box 1" o:spid="_x0000_s1028" type="#_x0000_t202" alt="DISTRIBUTION: DoW COMMUNITY ONLY" style="position:absolute;margin-left:0;margin-top:0;width:184.5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" filled="f" stroked="f">
              <v:textbox style="mso-fit-shape-to-text:t" inset="20pt,0,0,15pt">
                <w:txbxContent>
                  <w:p w14:paraId="289929C9" w14:textId="16E4D206" w:rsidR="003453E6" w:rsidRPr="003453E6" w:rsidRDefault="003453E6" w:rsidP="003453E6">
                    <w:pPr>
                      <w:spacing w:after="0"/>
                      <w:rPr>
                        <w:rFonts w:ascii="Calibri" w:eastAsia="Calibri" w:hAnsi="Calibri" w:cs="Calibri"/>
                        <w:noProof/>
                        <w:color w:val="000000"/>
                        <w:sz w:val="20"/>
                        <w:szCs w:val="20"/>
                      </w:rPr>
                    </w:pPr>
                    <w:r w:rsidRPr="003453E6">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B15D5" w14:textId="77777777" w:rsidR="006D79BE" w:rsidRDefault="006D79BE" w:rsidP="007860F7">
      <w:pPr>
        <w:spacing w:after="0" w:line="240" w:lineRule="auto"/>
      </w:pPr>
      <w:r>
        <w:separator/>
      </w:r>
    </w:p>
  </w:footnote>
  <w:footnote w:type="continuationSeparator" w:id="0">
    <w:p w14:paraId="53955EEA" w14:textId="77777777" w:rsidR="006D79BE" w:rsidRDefault="006D79BE" w:rsidP="007860F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rwfsn19n" int2:invalidationBookmarkName="" int2:hashCode="7gd7DNCQXUuHqE" int2:id="JW3JQon0">
      <int2:state int2:value="Rejected" int2:type="style"/>
    </int2:bookmark>
    <int2:bookmark int2:bookmarkName="_Int_ZPGM8jfn" int2:invalidationBookmarkName="" int2:hashCode="6bFEmCpQUV20W6" int2:id="wPcbQpf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6B752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03A28C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320459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501C67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75126F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9E6D6C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0F839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3FC165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E92F08C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EE550BE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5D049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59F011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5BA768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7896C3C"/>
    <w:multiLevelType w:val="multilevel"/>
    <w:tmpl w:val="20E0B0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5EDB9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14007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6A75B2E"/>
    <w:multiLevelType w:val="multilevel"/>
    <w:tmpl w:val="760C1F9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D080FD8"/>
    <w:multiLevelType w:val="multilevel"/>
    <w:tmpl w:val="19D8C30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E624C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2C13965"/>
    <w:multiLevelType w:val="multilevel"/>
    <w:tmpl w:val="0D945CAE"/>
    <w:lvl w:ilvl="0">
      <w:start w:val="2"/>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2"/>
      <w:numFmt w:val="decimal"/>
      <w:lvlText w:val="%1.%2.%3"/>
      <w:lvlJc w:val="left"/>
      <w:pPr>
        <w:ind w:left="720" w:hanging="720"/>
      </w:pPr>
      <w:rPr>
        <w:rFonts w:hint="default"/>
        <w:b/>
      </w:rPr>
    </w:lvl>
    <w:lvl w:ilvl="3">
      <w:start w:val="4"/>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1005206545">
    <w:abstractNumId w:val="4"/>
  </w:num>
  <w:num w:numId="2" w16cid:durableId="1179613174">
    <w:abstractNumId w:val="18"/>
  </w:num>
  <w:num w:numId="3" w16cid:durableId="12459105">
    <w:abstractNumId w:val="6"/>
  </w:num>
  <w:num w:numId="4" w16cid:durableId="1265067467">
    <w:abstractNumId w:val="11"/>
  </w:num>
  <w:num w:numId="5" w16cid:durableId="1266959511">
    <w:abstractNumId w:val="14"/>
  </w:num>
  <w:num w:numId="6" w16cid:durableId="1371880361">
    <w:abstractNumId w:val="0"/>
  </w:num>
  <w:num w:numId="7" w16cid:durableId="1489861122">
    <w:abstractNumId w:val="1"/>
  </w:num>
  <w:num w:numId="8" w16cid:durableId="1574199566">
    <w:abstractNumId w:val="5"/>
  </w:num>
  <w:num w:numId="9" w16cid:durableId="1708333908">
    <w:abstractNumId w:val="3"/>
  </w:num>
  <w:num w:numId="10" w16cid:durableId="175579619">
    <w:abstractNumId w:val="9"/>
  </w:num>
  <w:num w:numId="11" w16cid:durableId="1758600045">
    <w:abstractNumId w:val="19"/>
  </w:num>
  <w:num w:numId="12" w16cid:durableId="1852139901">
    <w:abstractNumId w:val="7"/>
  </w:num>
  <w:num w:numId="13" w16cid:durableId="261450192">
    <w:abstractNumId w:val="17"/>
  </w:num>
  <w:num w:numId="14" w16cid:durableId="404959743">
    <w:abstractNumId w:val="10"/>
  </w:num>
  <w:num w:numId="15" w16cid:durableId="509024652">
    <w:abstractNumId w:val="2"/>
  </w:num>
  <w:num w:numId="16" w16cid:durableId="556821823">
    <w:abstractNumId w:val="16"/>
  </w:num>
  <w:num w:numId="17" w16cid:durableId="672532335">
    <w:abstractNumId w:val="8"/>
  </w:num>
  <w:num w:numId="18" w16cid:durableId="677659543">
    <w:abstractNumId w:val="15"/>
  </w:num>
  <w:num w:numId="19" w16cid:durableId="694577827">
    <w:abstractNumId w:val="12"/>
  </w:num>
  <w:num w:numId="20" w16cid:durableId="88218218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ong GySgt John">
    <w15:presenceInfo w15:providerId="AD" w15:userId="S::john.duong@usmc.mil::1a9e3f8d-acac-4668-aac5-b606c40e40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05A"/>
    <w:rsid w:val="00003246"/>
    <w:rsid w:val="000047BE"/>
    <w:rsid w:val="00023AFB"/>
    <w:rsid w:val="000246AF"/>
    <w:rsid w:val="00025047"/>
    <w:rsid w:val="00026F38"/>
    <w:rsid w:val="0003378C"/>
    <w:rsid w:val="00042E74"/>
    <w:rsid w:val="000464FB"/>
    <w:rsid w:val="00052914"/>
    <w:rsid w:val="0005359F"/>
    <w:rsid w:val="0008228A"/>
    <w:rsid w:val="0008361A"/>
    <w:rsid w:val="00086D60"/>
    <w:rsid w:val="00094044"/>
    <w:rsid w:val="000A531F"/>
    <w:rsid w:val="000D5339"/>
    <w:rsid w:val="000D6933"/>
    <w:rsid w:val="000E0F89"/>
    <w:rsid w:val="000E49D6"/>
    <w:rsid w:val="000F1AEE"/>
    <w:rsid w:val="000F4C41"/>
    <w:rsid w:val="0010270F"/>
    <w:rsid w:val="00104E2D"/>
    <w:rsid w:val="00106DAB"/>
    <w:rsid w:val="001114D5"/>
    <w:rsid w:val="0011655B"/>
    <w:rsid w:val="001204C9"/>
    <w:rsid w:val="00122080"/>
    <w:rsid w:val="001256D4"/>
    <w:rsid w:val="0012793B"/>
    <w:rsid w:val="00140C1C"/>
    <w:rsid w:val="00147EA1"/>
    <w:rsid w:val="00156010"/>
    <w:rsid w:val="00157B0A"/>
    <w:rsid w:val="001810BE"/>
    <w:rsid w:val="00194A39"/>
    <w:rsid w:val="001A1A38"/>
    <w:rsid w:val="001A696B"/>
    <w:rsid w:val="001B64C3"/>
    <w:rsid w:val="001D05AA"/>
    <w:rsid w:val="001D305F"/>
    <w:rsid w:val="001D4741"/>
    <w:rsid w:val="001E1229"/>
    <w:rsid w:val="001E605A"/>
    <w:rsid w:val="001F0BA1"/>
    <w:rsid w:val="001F0BC2"/>
    <w:rsid w:val="001F77E4"/>
    <w:rsid w:val="00205C26"/>
    <w:rsid w:val="00207D76"/>
    <w:rsid w:val="00210691"/>
    <w:rsid w:val="00214DE0"/>
    <w:rsid w:val="00220501"/>
    <w:rsid w:val="00222FCE"/>
    <w:rsid w:val="0022498F"/>
    <w:rsid w:val="00230A90"/>
    <w:rsid w:val="00231370"/>
    <w:rsid w:val="002379D6"/>
    <w:rsid w:val="0024175A"/>
    <w:rsid w:val="00256E3C"/>
    <w:rsid w:val="0026576F"/>
    <w:rsid w:val="00266E08"/>
    <w:rsid w:val="00267C48"/>
    <w:rsid w:val="00267FD1"/>
    <w:rsid w:val="002902DB"/>
    <w:rsid w:val="0029450C"/>
    <w:rsid w:val="002955F6"/>
    <w:rsid w:val="00297B29"/>
    <w:rsid w:val="002A006A"/>
    <w:rsid w:val="002A5617"/>
    <w:rsid w:val="002A5687"/>
    <w:rsid w:val="002A5A6A"/>
    <w:rsid w:val="002B1208"/>
    <w:rsid w:val="002E5FA8"/>
    <w:rsid w:val="002F2906"/>
    <w:rsid w:val="002F3495"/>
    <w:rsid w:val="00301CB6"/>
    <w:rsid w:val="003113F5"/>
    <w:rsid w:val="003148B1"/>
    <w:rsid w:val="003202B6"/>
    <w:rsid w:val="00320B29"/>
    <w:rsid w:val="0032281F"/>
    <w:rsid w:val="003453E6"/>
    <w:rsid w:val="003505AF"/>
    <w:rsid w:val="00363370"/>
    <w:rsid w:val="00380830"/>
    <w:rsid w:val="00391425"/>
    <w:rsid w:val="003935D1"/>
    <w:rsid w:val="00394CA8"/>
    <w:rsid w:val="003B2E86"/>
    <w:rsid w:val="003B4BC3"/>
    <w:rsid w:val="003C039A"/>
    <w:rsid w:val="003C4DD0"/>
    <w:rsid w:val="003D3CCD"/>
    <w:rsid w:val="003F19C4"/>
    <w:rsid w:val="003F6816"/>
    <w:rsid w:val="003F7E09"/>
    <w:rsid w:val="00400746"/>
    <w:rsid w:val="00410733"/>
    <w:rsid w:val="0041307E"/>
    <w:rsid w:val="00413F00"/>
    <w:rsid w:val="00415492"/>
    <w:rsid w:val="0041746A"/>
    <w:rsid w:val="00417601"/>
    <w:rsid w:val="00431189"/>
    <w:rsid w:val="004337E5"/>
    <w:rsid w:val="00435BCA"/>
    <w:rsid w:val="00440FFD"/>
    <w:rsid w:val="00447AE6"/>
    <w:rsid w:val="00490F2F"/>
    <w:rsid w:val="004977F7"/>
    <w:rsid w:val="00497BCA"/>
    <w:rsid w:val="004C3915"/>
    <w:rsid w:val="004C43D5"/>
    <w:rsid w:val="004C50E8"/>
    <w:rsid w:val="004C6E0E"/>
    <w:rsid w:val="004D3EDA"/>
    <w:rsid w:val="004E21C1"/>
    <w:rsid w:val="004E2A7C"/>
    <w:rsid w:val="004F12E4"/>
    <w:rsid w:val="00502B8E"/>
    <w:rsid w:val="00504304"/>
    <w:rsid w:val="0051104E"/>
    <w:rsid w:val="00513943"/>
    <w:rsid w:val="005258B8"/>
    <w:rsid w:val="005301C5"/>
    <w:rsid w:val="00530F57"/>
    <w:rsid w:val="00531FD7"/>
    <w:rsid w:val="005474F2"/>
    <w:rsid w:val="0055207F"/>
    <w:rsid w:val="005534E6"/>
    <w:rsid w:val="00553FE1"/>
    <w:rsid w:val="005548EE"/>
    <w:rsid w:val="00565CFA"/>
    <w:rsid w:val="005707D2"/>
    <w:rsid w:val="00574ABD"/>
    <w:rsid w:val="00580BBC"/>
    <w:rsid w:val="0059328B"/>
    <w:rsid w:val="005940BF"/>
    <w:rsid w:val="00596FCF"/>
    <w:rsid w:val="005A28E8"/>
    <w:rsid w:val="005C1AC6"/>
    <w:rsid w:val="005C2D8F"/>
    <w:rsid w:val="005E1072"/>
    <w:rsid w:val="005E2D26"/>
    <w:rsid w:val="005F1B3C"/>
    <w:rsid w:val="005F22CD"/>
    <w:rsid w:val="00616F88"/>
    <w:rsid w:val="00620A22"/>
    <w:rsid w:val="0062368E"/>
    <w:rsid w:val="00623886"/>
    <w:rsid w:val="00623D88"/>
    <w:rsid w:val="006262A1"/>
    <w:rsid w:val="00626C7C"/>
    <w:rsid w:val="00634E81"/>
    <w:rsid w:val="0065393D"/>
    <w:rsid w:val="00657EC6"/>
    <w:rsid w:val="006644A4"/>
    <w:rsid w:val="00672A38"/>
    <w:rsid w:val="00674D63"/>
    <w:rsid w:val="006830B3"/>
    <w:rsid w:val="00684CF2"/>
    <w:rsid w:val="006B04AE"/>
    <w:rsid w:val="006B7D40"/>
    <w:rsid w:val="006C2DD5"/>
    <w:rsid w:val="006C3CDD"/>
    <w:rsid w:val="006C6779"/>
    <w:rsid w:val="006C6B0A"/>
    <w:rsid w:val="006D1D06"/>
    <w:rsid w:val="006D79BE"/>
    <w:rsid w:val="00700A44"/>
    <w:rsid w:val="00704421"/>
    <w:rsid w:val="007110A2"/>
    <w:rsid w:val="007110F9"/>
    <w:rsid w:val="00721947"/>
    <w:rsid w:val="00725317"/>
    <w:rsid w:val="0073369E"/>
    <w:rsid w:val="0073607B"/>
    <w:rsid w:val="007525C4"/>
    <w:rsid w:val="0075290E"/>
    <w:rsid w:val="0075739C"/>
    <w:rsid w:val="00760289"/>
    <w:rsid w:val="00767349"/>
    <w:rsid w:val="00774891"/>
    <w:rsid w:val="007860F7"/>
    <w:rsid w:val="00793373"/>
    <w:rsid w:val="007969C7"/>
    <w:rsid w:val="007A01DC"/>
    <w:rsid w:val="007A0EBC"/>
    <w:rsid w:val="007B3DE2"/>
    <w:rsid w:val="007B6014"/>
    <w:rsid w:val="007D3DA1"/>
    <w:rsid w:val="007E1602"/>
    <w:rsid w:val="007E4421"/>
    <w:rsid w:val="008209C4"/>
    <w:rsid w:val="00822E8A"/>
    <w:rsid w:val="00823605"/>
    <w:rsid w:val="00834F08"/>
    <w:rsid w:val="00835E22"/>
    <w:rsid w:val="0085086A"/>
    <w:rsid w:val="00850C59"/>
    <w:rsid w:val="00851B66"/>
    <w:rsid w:val="008664D1"/>
    <w:rsid w:val="00873D17"/>
    <w:rsid w:val="00887CC9"/>
    <w:rsid w:val="008917EB"/>
    <w:rsid w:val="00894BB0"/>
    <w:rsid w:val="008A3C9A"/>
    <w:rsid w:val="008A6985"/>
    <w:rsid w:val="008B45BD"/>
    <w:rsid w:val="008B5479"/>
    <w:rsid w:val="008B7CC2"/>
    <w:rsid w:val="008C05EC"/>
    <w:rsid w:val="008D0267"/>
    <w:rsid w:val="008D3B5D"/>
    <w:rsid w:val="008D44A1"/>
    <w:rsid w:val="008E16A8"/>
    <w:rsid w:val="008E50AB"/>
    <w:rsid w:val="008E57FA"/>
    <w:rsid w:val="008E6E10"/>
    <w:rsid w:val="008E7A3F"/>
    <w:rsid w:val="00900D35"/>
    <w:rsid w:val="009140DC"/>
    <w:rsid w:val="00914819"/>
    <w:rsid w:val="0092706C"/>
    <w:rsid w:val="00932F89"/>
    <w:rsid w:val="00933E95"/>
    <w:rsid w:val="00945416"/>
    <w:rsid w:val="009520F3"/>
    <w:rsid w:val="0096316B"/>
    <w:rsid w:val="0097090C"/>
    <w:rsid w:val="0097728C"/>
    <w:rsid w:val="009804CD"/>
    <w:rsid w:val="00996E3F"/>
    <w:rsid w:val="009A2656"/>
    <w:rsid w:val="009C118B"/>
    <w:rsid w:val="009C4B6F"/>
    <w:rsid w:val="009D00B3"/>
    <w:rsid w:val="009D0D47"/>
    <w:rsid w:val="009D1545"/>
    <w:rsid w:val="009D558B"/>
    <w:rsid w:val="009E5C1C"/>
    <w:rsid w:val="009F0EEC"/>
    <w:rsid w:val="009F1698"/>
    <w:rsid w:val="009F66E3"/>
    <w:rsid w:val="00A14157"/>
    <w:rsid w:val="00A149A9"/>
    <w:rsid w:val="00A3518E"/>
    <w:rsid w:val="00A4610A"/>
    <w:rsid w:val="00A545B7"/>
    <w:rsid w:val="00A60138"/>
    <w:rsid w:val="00A61744"/>
    <w:rsid w:val="00A620C0"/>
    <w:rsid w:val="00A663D5"/>
    <w:rsid w:val="00AA0864"/>
    <w:rsid w:val="00AB36F6"/>
    <w:rsid w:val="00AB3E39"/>
    <w:rsid w:val="00AC091A"/>
    <w:rsid w:val="00AC1C29"/>
    <w:rsid w:val="00AC6CB5"/>
    <w:rsid w:val="00AD45C2"/>
    <w:rsid w:val="00AF441C"/>
    <w:rsid w:val="00B14D6E"/>
    <w:rsid w:val="00B301E5"/>
    <w:rsid w:val="00B33926"/>
    <w:rsid w:val="00B33A78"/>
    <w:rsid w:val="00B33A8F"/>
    <w:rsid w:val="00B37CAD"/>
    <w:rsid w:val="00B45546"/>
    <w:rsid w:val="00B51F19"/>
    <w:rsid w:val="00B51F62"/>
    <w:rsid w:val="00B56BAB"/>
    <w:rsid w:val="00B71563"/>
    <w:rsid w:val="00B84025"/>
    <w:rsid w:val="00B84198"/>
    <w:rsid w:val="00B86FBF"/>
    <w:rsid w:val="00B96DB9"/>
    <w:rsid w:val="00BA6139"/>
    <w:rsid w:val="00BB3C5A"/>
    <w:rsid w:val="00BC0BC8"/>
    <w:rsid w:val="00BD5A4D"/>
    <w:rsid w:val="00BE2708"/>
    <w:rsid w:val="00BE664A"/>
    <w:rsid w:val="00C033B0"/>
    <w:rsid w:val="00C13264"/>
    <w:rsid w:val="00C15761"/>
    <w:rsid w:val="00C203A4"/>
    <w:rsid w:val="00C30A0B"/>
    <w:rsid w:val="00C3161E"/>
    <w:rsid w:val="00C36C2C"/>
    <w:rsid w:val="00C4375D"/>
    <w:rsid w:val="00C60227"/>
    <w:rsid w:val="00C67BB0"/>
    <w:rsid w:val="00C86DAD"/>
    <w:rsid w:val="00CA07EB"/>
    <w:rsid w:val="00CA6590"/>
    <w:rsid w:val="00CB15A1"/>
    <w:rsid w:val="00CB6C46"/>
    <w:rsid w:val="00CB7924"/>
    <w:rsid w:val="00CC00AF"/>
    <w:rsid w:val="00CC3513"/>
    <w:rsid w:val="00CD6467"/>
    <w:rsid w:val="00CE3ABF"/>
    <w:rsid w:val="00CF5DB5"/>
    <w:rsid w:val="00D0735E"/>
    <w:rsid w:val="00D14BBF"/>
    <w:rsid w:val="00D17A0D"/>
    <w:rsid w:val="00D21AF2"/>
    <w:rsid w:val="00D272C9"/>
    <w:rsid w:val="00D348D3"/>
    <w:rsid w:val="00D3591C"/>
    <w:rsid w:val="00D36A05"/>
    <w:rsid w:val="00D374A6"/>
    <w:rsid w:val="00D4156F"/>
    <w:rsid w:val="00D45917"/>
    <w:rsid w:val="00D744C3"/>
    <w:rsid w:val="00D911EF"/>
    <w:rsid w:val="00DA7B41"/>
    <w:rsid w:val="00DB3C71"/>
    <w:rsid w:val="00DB6654"/>
    <w:rsid w:val="00DC43A3"/>
    <w:rsid w:val="00DD09BA"/>
    <w:rsid w:val="00DE57B0"/>
    <w:rsid w:val="00DE658B"/>
    <w:rsid w:val="00DF0BC8"/>
    <w:rsid w:val="00DF3AA6"/>
    <w:rsid w:val="00E04199"/>
    <w:rsid w:val="00E05A6E"/>
    <w:rsid w:val="00E124D8"/>
    <w:rsid w:val="00E22EA5"/>
    <w:rsid w:val="00E25DFC"/>
    <w:rsid w:val="00E34B2C"/>
    <w:rsid w:val="00E40EAA"/>
    <w:rsid w:val="00E42F2E"/>
    <w:rsid w:val="00E44B7E"/>
    <w:rsid w:val="00E46829"/>
    <w:rsid w:val="00E47840"/>
    <w:rsid w:val="00E52F3C"/>
    <w:rsid w:val="00E5559E"/>
    <w:rsid w:val="00E57967"/>
    <w:rsid w:val="00E6030A"/>
    <w:rsid w:val="00E716A2"/>
    <w:rsid w:val="00E75F57"/>
    <w:rsid w:val="00EA3A3C"/>
    <w:rsid w:val="00EB6158"/>
    <w:rsid w:val="00EE6C3F"/>
    <w:rsid w:val="00EE6CE6"/>
    <w:rsid w:val="00EF4FE9"/>
    <w:rsid w:val="00F00D1A"/>
    <w:rsid w:val="00F0709C"/>
    <w:rsid w:val="00F321B0"/>
    <w:rsid w:val="00F37921"/>
    <w:rsid w:val="00F416A5"/>
    <w:rsid w:val="00F55DE0"/>
    <w:rsid w:val="00F61E1C"/>
    <w:rsid w:val="00F7157B"/>
    <w:rsid w:val="00F7435D"/>
    <w:rsid w:val="00F8164A"/>
    <w:rsid w:val="00F93AA5"/>
    <w:rsid w:val="00F93CD9"/>
    <w:rsid w:val="00FA5E4D"/>
    <w:rsid w:val="00FB1944"/>
    <w:rsid w:val="00FB477D"/>
    <w:rsid w:val="00FB7EDD"/>
    <w:rsid w:val="00FD1A32"/>
    <w:rsid w:val="00FD672D"/>
    <w:rsid w:val="00FE3FFD"/>
    <w:rsid w:val="00FE6D4E"/>
    <w:rsid w:val="00FF4477"/>
    <w:rsid w:val="00FF4B37"/>
    <w:rsid w:val="0319BF9C"/>
    <w:rsid w:val="05139872"/>
    <w:rsid w:val="0C1A4FB1"/>
    <w:rsid w:val="0DE0C62B"/>
    <w:rsid w:val="0E86EE5A"/>
    <w:rsid w:val="11D4BC25"/>
    <w:rsid w:val="1247AEF6"/>
    <w:rsid w:val="12DECE75"/>
    <w:rsid w:val="15D6FFD6"/>
    <w:rsid w:val="1852346F"/>
    <w:rsid w:val="1BB33B68"/>
    <w:rsid w:val="1E2CE7D9"/>
    <w:rsid w:val="2098FD66"/>
    <w:rsid w:val="22A1BE12"/>
    <w:rsid w:val="2657A9F0"/>
    <w:rsid w:val="282FCED8"/>
    <w:rsid w:val="2B97AD97"/>
    <w:rsid w:val="2D582FE2"/>
    <w:rsid w:val="2DAF29C5"/>
    <w:rsid w:val="331CFB4A"/>
    <w:rsid w:val="3402AC5C"/>
    <w:rsid w:val="34D5B4C4"/>
    <w:rsid w:val="368ABCB3"/>
    <w:rsid w:val="3D5B0729"/>
    <w:rsid w:val="3E627E8D"/>
    <w:rsid w:val="3E6350C3"/>
    <w:rsid w:val="42D44150"/>
    <w:rsid w:val="45B63B0D"/>
    <w:rsid w:val="4780F1AC"/>
    <w:rsid w:val="4E0BFCE9"/>
    <w:rsid w:val="4E15B831"/>
    <w:rsid w:val="50592DCF"/>
    <w:rsid w:val="52337A23"/>
    <w:rsid w:val="54DE68E7"/>
    <w:rsid w:val="550EEBAA"/>
    <w:rsid w:val="57E02A9A"/>
    <w:rsid w:val="5A272DF8"/>
    <w:rsid w:val="5CEE4DCC"/>
    <w:rsid w:val="5DF19BDD"/>
    <w:rsid w:val="6116DEEE"/>
    <w:rsid w:val="63DFBC42"/>
    <w:rsid w:val="6438110B"/>
    <w:rsid w:val="6586C529"/>
    <w:rsid w:val="664E9FF3"/>
    <w:rsid w:val="66C3BA3E"/>
    <w:rsid w:val="70705BA3"/>
    <w:rsid w:val="70D80431"/>
    <w:rsid w:val="7193B28E"/>
    <w:rsid w:val="723486D2"/>
    <w:rsid w:val="72692C3F"/>
    <w:rsid w:val="74A2BEA9"/>
    <w:rsid w:val="766FF55C"/>
    <w:rsid w:val="781E4AFB"/>
    <w:rsid w:val="79C496A2"/>
    <w:rsid w:val="7AEFECE7"/>
    <w:rsid w:val="7B9BB312"/>
    <w:rsid w:val="7BA0337C"/>
    <w:rsid w:val="7BD044CD"/>
    <w:rsid w:val="7CB69669"/>
    <w:rsid w:val="7E3CF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9B8C63"/>
  <w15:docId w15:val="{17AB3394-2BC4-49D5-B6D8-159D56240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43A3"/>
    <w:pPr>
      <w:ind w:left="720"/>
      <w:contextualSpacing/>
    </w:pPr>
  </w:style>
  <w:style w:type="table" w:styleId="TableGrid">
    <w:name w:val="Table Grid"/>
    <w:basedOn w:val="TableNormal"/>
    <w:uiPriority w:val="59"/>
    <w:rsid w:val="00752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548EE"/>
    <w:pPr>
      <w:spacing w:after="0" w:line="240" w:lineRule="auto"/>
    </w:pPr>
  </w:style>
  <w:style w:type="paragraph" w:styleId="CommentText">
    <w:name w:val="annotation text"/>
    <w:basedOn w:val="Normal"/>
    <w:link w:val="CommentTextChar"/>
    <w:uiPriority w:val="99"/>
    <w:unhideWhenUsed/>
    <w:rsid w:val="00822E8A"/>
    <w:pPr>
      <w:spacing w:line="240" w:lineRule="auto"/>
    </w:pPr>
    <w:rPr>
      <w:sz w:val="20"/>
      <w:szCs w:val="20"/>
    </w:rPr>
  </w:style>
  <w:style w:type="character" w:customStyle="1" w:styleId="CommentTextChar">
    <w:name w:val="Comment Text Char"/>
    <w:basedOn w:val="DefaultParagraphFont"/>
    <w:link w:val="CommentText"/>
    <w:uiPriority w:val="99"/>
    <w:rsid w:val="00822E8A"/>
    <w:rPr>
      <w:sz w:val="20"/>
      <w:szCs w:val="20"/>
    </w:rPr>
  </w:style>
  <w:style w:type="character" w:styleId="CommentReference">
    <w:name w:val="annotation reference"/>
    <w:basedOn w:val="DefaultParagraphFont"/>
    <w:uiPriority w:val="99"/>
    <w:semiHidden/>
    <w:unhideWhenUsed/>
    <w:rsid w:val="00822E8A"/>
    <w:rPr>
      <w:sz w:val="16"/>
      <w:szCs w:val="16"/>
    </w:rPr>
  </w:style>
  <w:style w:type="paragraph" w:styleId="CommentSubject">
    <w:name w:val="annotation subject"/>
    <w:basedOn w:val="CommentText"/>
    <w:next w:val="CommentText"/>
    <w:link w:val="CommentSubjectChar"/>
    <w:uiPriority w:val="99"/>
    <w:semiHidden/>
    <w:unhideWhenUsed/>
    <w:rsid w:val="00222FCE"/>
    <w:rPr>
      <w:b/>
      <w:bCs/>
    </w:rPr>
  </w:style>
  <w:style w:type="character" w:customStyle="1" w:styleId="CommentSubjectChar">
    <w:name w:val="Comment Subject Char"/>
    <w:basedOn w:val="CommentTextChar"/>
    <w:link w:val="CommentSubject"/>
    <w:uiPriority w:val="99"/>
    <w:semiHidden/>
    <w:rsid w:val="00222FCE"/>
    <w:rPr>
      <w:b/>
      <w:bCs/>
      <w:sz w:val="20"/>
      <w:szCs w:val="20"/>
    </w:rPr>
  </w:style>
  <w:style w:type="paragraph" w:styleId="Header">
    <w:name w:val="header"/>
    <w:basedOn w:val="Normal"/>
    <w:link w:val="HeaderChar"/>
    <w:uiPriority w:val="99"/>
    <w:unhideWhenUsed/>
    <w:rsid w:val="00786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60F7"/>
  </w:style>
  <w:style w:type="paragraph" w:styleId="Footer">
    <w:name w:val="footer"/>
    <w:basedOn w:val="Normal"/>
    <w:link w:val="FooterChar"/>
    <w:uiPriority w:val="99"/>
    <w:unhideWhenUsed/>
    <w:rsid w:val="00786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60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07C3CF5EEDE94CA43BD66505CA5B99" ma:contentTypeVersion="14" ma:contentTypeDescription="Create a new document." ma:contentTypeScope="" ma:versionID="4dbb2cada9042f2bbb4f9d5ebbbd053a">
  <xsd:schema xmlns:xsd="http://www.w3.org/2001/XMLSchema" xmlns:xs="http://www.w3.org/2001/XMLSchema" xmlns:p="http://schemas.microsoft.com/office/2006/metadata/properties" xmlns:ns2="b93d735c-0f3a-439a-978d-aab691942755" xmlns:ns3="8db3f710-f2fc-43be-ad79-a46f95d2fc15" targetNamespace="http://schemas.microsoft.com/office/2006/metadata/properties" ma:root="true" ma:fieldsID="af17c6178cf84a0d003503caa987d11c" ns2:_="" ns3:_="">
    <xsd:import namespace="b93d735c-0f3a-439a-978d-aab691942755"/>
    <xsd:import namespace="8db3f710-f2fc-43be-ad79-a46f95d2fc15"/>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NSF25_x002d_511_x003a_ExperientialLearningforEmergingandNovelTechnologies_x0028_ExLENT_x002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3d735c-0f3a-439a-978d-aab691942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1dced58-e0b4-42b2-b81d-05092f917ffe"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NSF25_x002d_511_x003a_ExperientialLearningforEmergingandNovelTechnologies_x0028_ExLENT_x0029_" ma:index="21" nillable="true" ma:displayName="NSF 25-511: Experiential Learning for Emerging and Novel Technologies (ExLENT)" ma:description="https://new.nsf.gov/funding/opportunities/exlent-experiential-learning-emerging-novel-technologies/nsf25-511/solicitation" ma:format="Hyperlink" ma:internalName="NSF25_x002d_511_x003a_ExperientialLearningforEmergingandNovelTechnologies_x0028_ExLENT_x0029_">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db3f710-f2fc-43be-ad79-a46f95d2fc1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93d735c-0f3a-439a-978d-aab691942755">
      <Terms xmlns="http://schemas.microsoft.com/office/infopath/2007/PartnerControls"/>
    </lcf76f155ced4ddcb4097134ff3c332f>
    <NSF25_x002d_511_x003a_ExperientialLearningforEmergingandNovelTechnologies_x0028_ExLENT_x0029_ xmlns="b93d735c-0f3a-439a-978d-aab691942755">
      <Url xsi:nil="true"/>
      <Description xsi:nil="true"/>
    </NSF25_x002d_511_x003a_ExperientialLearningforEmergingandNovelTechnologies_x0028_ExLENT_x0029_>
  </documentManagement>
</p:properties>
</file>

<file path=customXml/itemProps1.xml><?xml version="1.0" encoding="utf-8"?>
<ds:datastoreItem xmlns:ds="http://schemas.openxmlformats.org/officeDocument/2006/customXml" ds:itemID="{6D4DD5A3-C6D0-4A18-9496-29A1CF834CF3}">
  <ds:schemaRefs>
    <ds:schemaRef ds:uri="http://schemas.microsoft.com/sharepoint/v3/contenttype/forms"/>
  </ds:schemaRefs>
</ds:datastoreItem>
</file>

<file path=customXml/itemProps2.xml><?xml version="1.0" encoding="utf-8"?>
<ds:datastoreItem xmlns:ds="http://schemas.openxmlformats.org/officeDocument/2006/customXml" ds:itemID="{965BDAD1-3BA2-4968-BEBD-AFC53F72E2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3d735c-0f3a-439a-978d-aab691942755"/>
    <ds:schemaRef ds:uri="8db3f710-f2fc-43be-ad79-a46f95d2fc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26619F-CF1B-4902-9786-EC94DF35DD3C}">
  <ds:schemaRefs>
    <ds:schemaRef ds:uri="http://schemas.microsoft.com/office/2006/metadata/properties"/>
    <ds:schemaRef ds:uri="http://schemas.microsoft.com/office/infopath/2007/PartnerControls"/>
    <ds:schemaRef ds:uri="b93d735c-0f3a-439a-978d-aab691942755"/>
  </ds:schemaRefs>
</ds:datastoreItem>
</file>

<file path=docMetadata/LabelInfo.xml><?xml version="1.0" encoding="utf-8"?>
<clbl:labelList xmlns:clbl="http://schemas.microsoft.com/office/2020/mipLabelMetadata">
  <clbl:label id="{89f80511-b267-4892-be9d-6cc8d3fffe7e}" enabled="1" method="Standard" siteId="{f4c44cda-18c6-46b0-80f2-e290072444fd}" contentBits="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1152</Words>
  <Characters>7444</Characters>
  <Application>Microsoft Office Word</Application>
  <DocSecurity>4</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Pollack, Richard CIV ONRA, BD02</dc:creator>
  <cp:keywords/>
  <cp:lastModifiedBy>Berg Capt Annie A</cp:lastModifiedBy>
  <cp:revision>2</cp:revision>
  <dcterms:created xsi:type="dcterms:W3CDTF">2026-03-02T21:41:00Z</dcterms:created>
  <dcterms:modified xsi:type="dcterms:W3CDTF">2026-03-02T21:41:00Z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c4ac1770-8496-48bb-826f-ee8c320807e0</vt:lpwstr>
  </property>
  <property fmtid="{D5CDD505-2E9C-101B-9397-08002B2CF9AE}" pid="3" name="ContentTypeId">
    <vt:lpwstr>0x0101005A07C3CF5EEDE94CA43BD66505CA5B99</vt:lpwstr>
  </property>
  <property fmtid="{D5CDD505-2E9C-101B-9397-08002B2CF9AE}" pid="4" name="MediaServiceImageTags">
    <vt:lpwstr/>
  </property>
  <property fmtid="{D5CDD505-2E9C-101B-9397-08002B2CF9AE}" pid="5" name="ClassificationContentMarkingFooterShapeIds">
    <vt:lpwstr>16f23683,10245fe6,20d9972f</vt:lpwstr>
  </property>
  <property fmtid="{D5CDD505-2E9C-101B-9397-08002B2CF9AE}" pid="6" name="ClassificationContentMarkingFooterFontProps">
    <vt:lpwstr>#000000,10,Calibri</vt:lpwstr>
  </property>
  <property fmtid="{D5CDD505-2E9C-101B-9397-08002B2CF9AE}" pid="7" name="ClassificationContentMarkingFooterText">
    <vt:lpwstr>DISTRIBUTION: DoW COMMUNITY ONLY</vt:lpwstr>
  </property>
</Properties>
</file>