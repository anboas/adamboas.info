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C736" w14:textId="77777777" w:rsidR="00D754AD" w:rsidRPr="009B7E0A" w:rsidRDefault="00D754AD" w:rsidP="00D754AD">
      <w:pPr>
        <w:jc w:val="center"/>
      </w:pPr>
      <w:r w:rsidRPr="009B7E0A">
        <w:t>RFI ATTACHMENT 1</w:t>
      </w:r>
    </w:p>
    <w:p w14:paraId="47194825" w14:textId="77777777" w:rsidR="00D754AD" w:rsidRPr="0009514F" w:rsidRDefault="00D754AD" w:rsidP="00D754AD">
      <w:pPr>
        <w:jc w:val="center"/>
      </w:pPr>
      <w:r w:rsidRPr="0009514F">
        <w:rPr>
          <w:w w:val="105"/>
        </w:rPr>
        <w:t>DRAFT Performance</w:t>
      </w:r>
      <w:r w:rsidRPr="0009514F">
        <w:rPr>
          <w:spacing w:val="-16"/>
          <w:w w:val="105"/>
        </w:rPr>
        <w:t xml:space="preserve"> </w:t>
      </w:r>
      <w:r w:rsidRPr="0009514F">
        <w:rPr>
          <w:w w:val="105"/>
        </w:rPr>
        <w:t>Work</w:t>
      </w:r>
      <w:r w:rsidRPr="0009514F">
        <w:rPr>
          <w:spacing w:val="-16"/>
          <w:w w:val="105"/>
        </w:rPr>
        <w:t xml:space="preserve"> </w:t>
      </w:r>
      <w:r w:rsidRPr="0009514F">
        <w:rPr>
          <w:w w:val="105"/>
        </w:rPr>
        <w:t>Statement</w:t>
      </w:r>
    </w:p>
    <w:p w14:paraId="2FF19201" w14:textId="77777777" w:rsidR="00D754AD" w:rsidRPr="0009514F" w:rsidRDefault="00D754AD" w:rsidP="00D754AD">
      <w:pPr>
        <w:jc w:val="center"/>
      </w:pPr>
      <w:r w:rsidRPr="0009514F">
        <w:t>Programmatic and Administrative Support Services</w:t>
      </w:r>
    </w:p>
    <w:p w14:paraId="617AECAE" w14:textId="77777777" w:rsidR="00D754AD" w:rsidRPr="0009514F" w:rsidRDefault="00D754AD" w:rsidP="00D754AD">
      <w:pPr>
        <w:jc w:val="center"/>
      </w:pPr>
      <w:r w:rsidRPr="0009514F">
        <w:rPr>
          <w:w w:val="105"/>
        </w:rPr>
        <w:t>Congressionally Directed Medical Research Programs</w:t>
      </w:r>
    </w:p>
    <w:p w14:paraId="43D6B184" w14:textId="77777777" w:rsidR="00D754AD" w:rsidRPr="0009514F" w:rsidRDefault="00D754AD" w:rsidP="00D754AD">
      <w:pPr>
        <w:jc w:val="center"/>
      </w:pPr>
    </w:p>
    <w:p w14:paraId="1E64FAC8" w14:textId="77777777" w:rsidR="00D754AD" w:rsidRPr="0009514F" w:rsidRDefault="00D754AD" w:rsidP="00D754AD">
      <w:pPr>
        <w:jc w:val="center"/>
      </w:pPr>
      <w:r w:rsidRPr="0009514F">
        <w:t>PART</w:t>
      </w:r>
      <w:r w:rsidRPr="0009514F">
        <w:rPr>
          <w:spacing w:val="-4"/>
        </w:rPr>
        <w:t xml:space="preserve"> </w:t>
      </w:r>
      <w:r w:rsidRPr="0009514F">
        <w:rPr>
          <w:spacing w:val="-10"/>
        </w:rPr>
        <w:t>1</w:t>
      </w:r>
    </w:p>
    <w:p w14:paraId="22F59EBA" w14:textId="6D2EA0F3" w:rsidR="00D754AD" w:rsidRPr="0009514F" w:rsidRDefault="00D754AD" w:rsidP="00D754AD">
      <w:pPr>
        <w:jc w:val="center"/>
        <w:rPr>
          <w:b/>
        </w:rPr>
      </w:pPr>
      <w:r>
        <w:rPr>
          <w:b/>
        </w:rPr>
        <w:t xml:space="preserve">1.0 </w:t>
      </w:r>
      <w:r w:rsidRPr="0009514F">
        <w:rPr>
          <w:b/>
        </w:rPr>
        <w:t>GENERAL</w:t>
      </w:r>
      <w:r w:rsidRPr="0009514F">
        <w:rPr>
          <w:b/>
          <w:spacing w:val="-5"/>
        </w:rPr>
        <w:t xml:space="preserve"> </w:t>
      </w:r>
      <w:r w:rsidRPr="0009514F">
        <w:rPr>
          <w:b/>
          <w:spacing w:val="-2"/>
        </w:rPr>
        <w:t>INFORMATION</w:t>
      </w:r>
    </w:p>
    <w:p w14:paraId="43D717C4" w14:textId="77777777" w:rsidR="00D754AD" w:rsidRPr="0009514F" w:rsidRDefault="00D754AD" w:rsidP="00D754AD">
      <w:pPr>
        <w:rPr>
          <w:i/>
        </w:rPr>
      </w:pPr>
    </w:p>
    <w:p w14:paraId="2DB79E02" w14:textId="3930CB56" w:rsidR="00D754AD" w:rsidRPr="0009514F" w:rsidRDefault="004C475C" w:rsidP="00D754AD">
      <w:r w:rsidRPr="005D2111">
        <w:t>1.1</w:t>
      </w:r>
      <w:r>
        <w:rPr>
          <w:b/>
          <w:bCs/>
        </w:rPr>
        <w:t xml:space="preserve"> </w:t>
      </w:r>
      <w:r w:rsidR="00D754AD" w:rsidRPr="0009514F">
        <w:rPr>
          <w:b/>
          <w:bCs/>
        </w:rPr>
        <w:t>This</w:t>
      </w:r>
      <w:r w:rsidR="00D754AD" w:rsidRPr="0009514F">
        <w:rPr>
          <w:b/>
          <w:bCs/>
          <w:spacing w:val="-4"/>
        </w:rPr>
        <w:t xml:space="preserve"> </w:t>
      </w:r>
      <w:r w:rsidR="00D754AD" w:rsidRPr="0009514F">
        <w:rPr>
          <w:b/>
          <w:bCs/>
        </w:rPr>
        <w:t>is</w:t>
      </w:r>
      <w:r w:rsidR="00D754AD" w:rsidRPr="0009514F">
        <w:rPr>
          <w:b/>
          <w:bCs/>
          <w:spacing w:val="-2"/>
        </w:rPr>
        <w:t xml:space="preserve"> </w:t>
      </w:r>
      <w:r w:rsidR="00D754AD" w:rsidRPr="0009514F">
        <w:rPr>
          <w:b/>
          <w:bCs/>
        </w:rPr>
        <w:t>a</w:t>
      </w:r>
      <w:r w:rsidR="00D754AD" w:rsidRPr="0009514F">
        <w:rPr>
          <w:b/>
          <w:bCs/>
          <w:spacing w:val="-1"/>
        </w:rPr>
        <w:t xml:space="preserve"> </w:t>
      </w:r>
      <w:r w:rsidR="00D754AD" w:rsidRPr="0009514F">
        <w:rPr>
          <w:b/>
          <w:bCs/>
        </w:rPr>
        <w:t>non-personal</w:t>
      </w:r>
      <w:r w:rsidR="00D754AD" w:rsidRPr="0009514F">
        <w:rPr>
          <w:b/>
          <w:bCs/>
          <w:spacing w:val="-2"/>
        </w:rPr>
        <w:t xml:space="preserve"> </w:t>
      </w:r>
      <w:r w:rsidR="00D754AD" w:rsidRPr="0009514F">
        <w:rPr>
          <w:b/>
          <w:bCs/>
        </w:rPr>
        <w:t>services</w:t>
      </w:r>
      <w:r w:rsidR="00D754AD" w:rsidRPr="0009514F">
        <w:rPr>
          <w:b/>
          <w:bCs/>
          <w:spacing w:val="-2"/>
        </w:rPr>
        <w:t xml:space="preserve"> </w:t>
      </w:r>
      <w:r w:rsidR="00D754AD" w:rsidRPr="0009514F">
        <w:rPr>
          <w:b/>
          <w:bCs/>
        </w:rPr>
        <w:t>contract</w:t>
      </w:r>
      <w:r w:rsidR="00D754AD" w:rsidRPr="0009514F">
        <w:rPr>
          <w:b/>
          <w:bCs/>
          <w:spacing w:val="-2"/>
        </w:rPr>
        <w:t xml:space="preserve"> </w:t>
      </w:r>
      <w:r w:rsidR="00D754AD" w:rsidRPr="0009514F">
        <w:rPr>
          <w:b/>
          <w:bCs/>
        </w:rPr>
        <w:t>to</w:t>
      </w:r>
      <w:r w:rsidR="00D754AD" w:rsidRPr="0009514F">
        <w:rPr>
          <w:b/>
          <w:bCs/>
          <w:spacing w:val="-3"/>
        </w:rPr>
        <w:t xml:space="preserve"> </w:t>
      </w:r>
      <w:r w:rsidR="00D754AD" w:rsidRPr="0009514F">
        <w:rPr>
          <w:b/>
          <w:bCs/>
        </w:rPr>
        <w:t>provide</w:t>
      </w:r>
      <w:r w:rsidR="00D754AD" w:rsidRPr="0009514F">
        <w:rPr>
          <w:b/>
          <w:bCs/>
          <w:spacing w:val="-2"/>
        </w:rPr>
        <w:t xml:space="preserve"> </w:t>
      </w:r>
      <w:r w:rsidR="00D754AD" w:rsidRPr="0009514F">
        <w:rPr>
          <w:spacing w:val="-2"/>
        </w:rPr>
        <w:t>programmatic and administrative support services to the Congressionally Directed Medical Research Programs (CDMRP) and the Defense Health Agency Research and Development (DHA R&amp;D).</w:t>
      </w:r>
    </w:p>
    <w:p w14:paraId="78358A77" w14:textId="77777777" w:rsidR="00D754AD" w:rsidRPr="0009514F" w:rsidRDefault="00D754AD" w:rsidP="00D754AD"/>
    <w:p w14:paraId="390DEBF8" w14:textId="6B58F7A4" w:rsidR="00D754AD" w:rsidRPr="0009514F" w:rsidRDefault="004C475C" w:rsidP="00D754AD">
      <w:r w:rsidRPr="005D2111">
        <w:rPr>
          <w:bCs/>
        </w:rPr>
        <w:t>1.2</w:t>
      </w:r>
      <w:r>
        <w:rPr>
          <w:b/>
        </w:rPr>
        <w:t xml:space="preserve"> </w:t>
      </w:r>
      <w:r w:rsidR="00D754AD" w:rsidRPr="0009514F">
        <w:rPr>
          <w:b/>
        </w:rPr>
        <w:t>Description of services/introduction:</w:t>
      </w:r>
      <w:r w:rsidR="00D754AD" w:rsidRPr="0009514F">
        <w:rPr>
          <w:b/>
          <w:spacing w:val="40"/>
        </w:rPr>
        <w:t xml:space="preserve"> </w:t>
      </w:r>
      <w:r w:rsidR="00D754AD" w:rsidRPr="0009514F">
        <w:t>The contractor shall provide all personnel, equipment,</w:t>
      </w:r>
      <w:r w:rsidR="00D754AD" w:rsidRPr="0009514F">
        <w:rPr>
          <w:spacing w:val="-3"/>
        </w:rPr>
        <w:t xml:space="preserve"> </w:t>
      </w:r>
      <w:r w:rsidR="00D754AD" w:rsidRPr="0009514F">
        <w:t>supplies,</w:t>
      </w:r>
      <w:r w:rsidR="00D754AD" w:rsidRPr="0009514F">
        <w:rPr>
          <w:spacing w:val="-5"/>
        </w:rPr>
        <w:t xml:space="preserve"> </w:t>
      </w:r>
      <w:r w:rsidR="00D754AD" w:rsidRPr="0009514F">
        <w:t>facilities,</w:t>
      </w:r>
      <w:r w:rsidR="00D754AD" w:rsidRPr="0009514F">
        <w:rPr>
          <w:spacing w:val="-5"/>
        </w:rPr>
        <w:t xml:space="preserve"> </w:t>
      </w:r>
      <w:r w:rsidR="00D754AD" w:rsidRPr="0009514F">
        <w:t>transportation,</w:t>
      </w:r>
      <w:r w:rsidR="00D754AD" w:rsidRPr="0009514F">
        <w:rPr>
          <w:spacing w:val="-4"/>
        </w:rPr>
        <w:t xml:space="preserve"> </w:t>
      </w:r>
      <w:r w:rsidR="00D754AD" w:rsidRPr="0009514F">
        <w:t>tools,</w:t>
      </w:r>
      <w:r w:rsidR="00D754AD" w:rsidRPr="0009514F">
        <w:rPr>
          <w:spacing w:val="-3"/>
        </w:rPr>
        <w:t xml:space="preserve"> </w:t>
      </w:r>
      <w:r w:rsidR="00D754AD" w:rsidRPr="0009514F">
        <w:t>materials,</w:t>
      </w:r>
      <w:r w:rsidR="00D754AD" w:rsidRPr="0009514F">
        <w:rPr>
          <w:spacing w:val="-5"/>
        </w:rPr>
        <w:t xml:space="preserve"> </w:t>
      </w:r>
      <w:r w:rsidR="00D754AD" w:rsidRPr="0009514F">
        <w:t>supervision,</w:t>
      </w:r>
      <w:r w:rsidR="00D754AD" w:rsidRPr="0009514F">
        <w:rPr>
          <w:spacing w:val="-5"/>
        </w:rPr>
        <w:t xml:space="preserve"> </w:t>
      </w:r>
      <w:r w:rsidR="00D754AD" w:rsidRPr="0009514F">
        <w:t>and</w:t>
      </w:r>
      <w:r w:rsidR="00D754AD" w:rsidRPr="0009514F">
        <w:rPr>
          <w:spacing w:val="-3"/>
        </w:rPr>
        <w:t xml:space="preserve"> </w:t>
      </w:r>
      <w:r w:rsidR="00D754AD" w:rsidRPr="0009514F">
        <w:t>other</w:t>
      </w:r>
      <w:r w:rsidR="00D754AD" w:rsidRPr="0009514F">
        <w:rPr>
          <w:spacing w:val="-4"/>
        </w:rPr>
        <w:t xml:space="preserve"> </w:t>
      </w:r>
      <w:r w:rsidR="00D754AD" w:rsidRPr="0009514F">
        <w:t>items</w:t>
      </w:r>
      <w:r w:rsidR="00D754AD" w:rsidRPr="0009514F">
        <w:rPr>
          <w:spacing w:val="-3"/>
        </w:rPr>
        <w:t xml:space="preserve"> </w:t>
      </w:r>
      <w:r w:rsidR="00D754AD" w:rsidRPr="0009514F">
        <w:t>and non-personal services necessary</w:t>
      </w:r>
      <w:r w:rsidR="00D754AD" w:rsidRPr="0009514F">
        <w:rPr>
          <w:spacing w:val="-1"/>
        </w:rPr>
        <w:t xml:space="preserve"> </w:t>
      </w:r>
      <w:r w:rsidR="00D754AD" w:rsidRPr="0009514F">
        <w:t>to perform programmatic and administrative support services as defined</w:t>
      </w:r>
      <w:r w:rsidR="00D754AD" w:rsidRPr="0009514F">
        <w:rPr>
          <w:spacing w:val="-1"/>
        </w:rPr>
        <w:t xml:space="preserve"> </w:t>
      </w:r>
      <w:r w:rsidR="00D754AD" w:rsidRPr="0009514F">
        <w:t>in this Performance Work Statement (PWS) except for those items specified as government furnished property and services.</w:t>
      </w:r>
      <w:r w:rsidR="00D754AD" w:rsidRPr="0009514F">
        <w:rPr>
          <w:spacing w:val="40"/>
        </w:rPr>
        <w:t xml:space="preserve"> </w:t>
      </w:r>
      <w:r w:rsidR="00D754AD" w:rsidRPr="0009514F">
        <w:t>The contractor shall perform to the standards in this PWS.</w:t>
      </w:r>
    </w:p>
    <w:p w14:paraId="662262EE" w14:textId="77777777" w:rsidR="00D754AD" w:rsidRPr="0009514F" w:rsidRDefault="00D754AD" w:rsidP="00D754AD"/>
    <w:p w14:paraId="503A3C7F" w14:textId="0D1E7766" w:rsidR="00D754AD" w:rsidRPr="0009514F" w:rsidRDefault="004C475C" w:rsidP="00D754AD">
      <w:r w:rsidRPr="005D2111">
        <w:rPr>
          <w:bCs/>
        </w:rPr>
        <w:t>1.3</w:t>
      </w:r>
      <w:r>
        <w:rPr>
          <w:b/>
        </w:rPr>
        <w:t xml:space="preserve"> </w:t>
      </w:r>
      <w:r w:rsidR="00D754AD" w:rsidRPr="0009514F">
        <w:rPr>
          <w:b/>
        </w:rPr>
        <w:t>Background:</w:t>
      </w:r>
      <w:r w:rsidR="00D754AD" w:rsidRPr="0009514F">
        <w:rPr>
          <w:b/>
          <w:spacing w:val="40"/>
        </w:rPr>
        <w:t xml:space="preserve"> </w:t>
      </w:r>
    </w:p>
    <w:p w14:paraId="652FAD86" w14:textId="77777777" w:rsidR="00D754AD" w:rsidRPr="0009514F" w:rsidRDefault="00D754AD" w:rsidP="00D754AD"/>
    <w:p w14:paraId="7120E244" w14:textId="77777777" w:rsidR="00D754AD" w:rsidRPr="0009514F" w:rsidRDefault="00D754AD" w:rsidP="00D754AD">
      <w:r w:rsidRPr="0009514F">
        <w:t xml:space="preserve">The CDMRP is an office within the DHA R&amp;D that manages biomedical research programs in response to the expressed needs of Congress and its stakeholders. Congress adds funding for the CDMRP into the annual defense appropriations bill.  The CDMRP is responsible for planning, coordinating, integrating, programming and budgeting program funding. </w:t>
      </w:r>
    </w:p>
    <w:p w14:paraId="15953CD2" w14:textId="77777777" w:rsidR="00D754AD" w:rsidRPr="0009514F" w:rsidRDefault="00D754AD" w:rsidP="00D754AD"/>
    <w:p w14:paraId="194B1058" w14:textId="77777777" w:rsidR="00D754AD" w:rsidRPr="0009514F" w:rsidRDefault="00D754AD" w:rsidP="00D754AD">
      <w:r w:rsidRPr="0009514F">
        <w:t>The CDMRP’s hallmarks include:</w:t>
      </w:r>
    </w:p>
    <w:p w14:paraId="6FBEC174" w14:textId="77777777" w:rsidR="00D754AD" w:rsidRPr="0009514F" w:rsidRDefault="00D754AD" w:rsidP="005D2111">
      <w:pPr>
        <w:pStyle w:val="ListParagraph"/>
        <w:numPr>
          <w:ilvl w:val="0"/>
          <w:numId w:val="1"/>
        </w:numPr>
      </w:pPr>
      <w:r w:rsidRPr="0009514F">
        <w:t xml:space="preserve">investing in groundbreaking research </w:t>
      </w:r>
    </w:p>
    <w:p w14:paraId="041075E8" w14:textId="77777777" w:rsidR="00D754AD" w:rsidRPr="0009514F" w:rsidRDefault="00D754AD" w:rsidP="005D2111">
      <w:pPr>
        <w:pStyle w:val="ListParagraph"/>
        <w:numPr>
          <w:ilvl w:val="0"/>
          <w:numId w:val="1"/>
        </w:numPr>
      </w:pPr>
      <w:r w:rsidRPr="0009514F">
        <w:t xml:space="preserve">targeting critical gaps </w:t>
      </w:r>
    </w:p>
    <w:p w14:paraId="0687F504" w14:textId="77777777" w:rsidR="00D754AD" w:rsidRPr="0009514F" w:rsidRDefault="00D754AD" w:rsidP="005D2111">
      <w:pPr>
        <w:pStyle w:val="ListParagraph"/>
        <w:numPr>
          <w:ilvl w:val="0"/>
          <w:numId w:val="1"/>
        </w:numPr>
      </w:pPr>
      <w:r w:rsidRPr="0009514F">
        <w:t xml:space="preserve">reviewing applications using a two-tier formal review with no standing peer review panels and no “pay line” </w:t>
      </w:r>
    </w:p>
    <w:p w14:paraId="28CF429E" w14:textId="77777777" w:rsidR="00D754AD" w:rsidRPr="0009514F" w:rsidRDefault="00D754AD" w:rsidP="005D2111">
      <w:pPr>
        <w:pStyle w:val="ListParagraph"/>
        <w:numPr>
          <w:ilvl w:val="0"/>
          <w:numId w:val="1"/>
        </w:numPr>
      </w:pPr>
      <w:r w:rsidRPr="0009514F">
        <w:t>involving consumer advocates throughout the program cycle</w:t>
      </w:r>
    </w:p>
    <w:p w14:paraId="323B68AA" w14:textId="77777777" w:rsidR="00D754AD" w:rsidRPr="0009514F" w:rsidRDefault="00D754AD" w:rsidP="005D2111">
      <w:pPr>
        <w:pStyle w:val="ListParagraph"/>
        <w:numPr>
          <w:ilvl w:val="0"/>
          <w:numId w:val="1"/>
        </w:numPr>
      </w:pPr>
      <w:r w:rsidRPr="0009514F">
        <w:t xml:space="preserve">supporting both the next generation of researchers and established scientists </w:t>
      </w:r>
    </w:p>
    <w:p w14:paraId="2C2AFD41" w14:textId="77777777" w:rsidR="00D754AD" w:rsidRPr="0009514F" w:rsidRDefault="00D754AD" w:rsidP="005D2111">
      <w:pPr>
        <w:pStyle w:val="ListParagraph"/>
        <w:numPr>
          <w:ilvl w:val="0"/>
          <w:numId w:val="1"/>
        </w:numPr>
      </w:pPr>
      <w:r w:rsidRPr="0009514F">
        <w:t>funding the full pipeline of research development from basic to clinical research; and</w:t>
      </w:r>
    </w:p>
    <w:p w14:paraId="084262A2" w14:textId="77777777" w:rsidR="00D754AD" w:rsidRPr="0009514F" w:rsidRDefault="00D754AD" w:rsidP="005D2111">
      <w:pPr>
        <w:pStyle w:val="ListParagraph"/>
        <w:numPr>
          <w:ilvl w:val="0"/>
          <w:numId w:val="1"/>
        </w:numPr>
      </w:pPr>
      <w:r w:rsidRPr="0009514F">
        <w:t xml:space="preserve">fostering collaboration and synergy  </w:t>
      </w:r>
    </w:p>
    <w:p w14:paraId="75CEA748" w14:textId="77777777" w:rsidR="00D754AD" w:rsidRPr="0009514F" w:rsidRDefault="00D754AD" w:rsidP="00D754AD"/>
    <w:p w14:paraId="13F46B79" w14:textId="77777777" w:rsidR="00D754AD" w:rsidRPr="0009514F" w:rsidRDefault="00D754AD" w:rsidP="00D754AD">
      <w:r w:rsidRPr="0009514F">
        <w:t xml:space="preserve">The CDMRP uses the two-tier review process to develop funding recommendations that balance the most meritorious science across many disciplines and offer the highest promise to fulfill programmatic goals. </w:t>
      </w:r>
    </w:p>
    <w:p w14:paraId="22CBAD3E" w14:textId="77777777" w:rsidR="00D754AD" w:rsidRPr="0009514F" w:rsidRDefault="00D754AD" w:rsidP="00D754AD"/>
    <w:p w14:paraId="7AC1E468" w14:textId="77777777" w:rsidR="00D754AD" w:rsidRPr="0009514F" w:rsidRDefault="00D754AD" w:rsidP="00D754AD">
      <w:r w:rsidRPr="0009514F">
        <w:t>The first tier of the two-tier review process is peer review. Peer review is a criteria-based process where individual applications are evaluated based on their scientific and technical merit. Applications are evaluated by scientific discipline, specialty area, or award mechanism by scientific, technical and consumer peer reviewers.</w:t>
      </w:r>
    </w:p>
    <w:p w14:paraId="7B647585" w14:textId="77777777" w:rsidR="00D754AD" w:rsidRPr="0009514F" w:rsidRDefault="00D754AD" w:rsidP="00D754AD"/>
    <w:p w14:paraId="57FD6660" w14:textId="77777777" w:rsidR="00D754AD" w:rsidRPr="0009514F" w:rsidRDefault="00D754AD" w:rsidP="00D754AD">
      <w:r w:rsidRPr="0009514F">
        <w:t xml:space="preserve">The second tier of review is programmatic review. Applications are programmatically reviewed by members of the programs’ Programmatic Panel. Programmatic review is a comparison-based process in which applications compete in a common pool and in some cases across multiple research areas. Programmatic review balances the potential outcomes and risks of scientifically meritorious applications to select those that have the highest potential to help achieve the vision and goals of the respective program. Support for the programmatic review is a major aspect of this contract. </w:t>
      </w:r>
    </w:p>
    <w:p w14:paraId="2F4D62D8" w14:textId="77777777" w:rsidR="00D754AD" w:rsidRPr="0009514F" w:rsidRDefault="00D754AD" w:rsidP="00D754AD">
      <w:r w:rsidRPr="0009514F">
        <w:t xml:space="preserve"> </w:t>
      </w:r>
    </w:p>
    <w:p w14:paraId="46D5B682" w14:textId="77777777" w:rsidR="00D754AD" w:rsidRPr="0009514F" w:rsidRDefault="00D754AD" w:rsidP="00D754AD">
      <w:r w:rsidRPr="0009514F">
        <w:lastRenderedPageBreak/>
        <w:t xml:space="preserve">The CDMRP strives to transform health care for Service Members, Veterans, their Families, and the American public through innovative and impactful research. While individual programs are unique in their focus, all the programs managed by the CDMRP share the common goal of advancing paradigm shifting research, solutions that will lead to cures or improvements in patient care, or breakthrough technologies and resources for clinical benefit. </w:t>
      </w:r>
    </w:p>
    <w:p w14:paraId="0FC7825B" w14:textId="77777777" w:rsidR="00D754AD" w:rsidRPr="0009514F" w:rsidRDefault="00D754AD" w:rsidP="00D754AD"/>
    <w:p w14:paraId="73E08A76" w14:textId="77777777" w:rsidR="00D754AD" w:rsidRPr="0009514F" w:rsidRDefault="00D754AD" w:rsidP="00D754AD">
      <w:r w:rsidRPr="0009514F">
        <w:t>For more information on the office of the CDMRP, go to https://cdmrp.health.mil and review materials provided on the website about the CDMRP program cycle. For more information on the two-tier review process, review the video overview on CDMRP’s YouTube channel here: https://www.youtube.com/watch?v=ULqi-5V5ZGM</w:t>
      </w:r>
    </w:p>
    <w:p w14:paraId="082CD3EC" w14:textId="77777777" w:rsidR="00D754AD" w:rsidRPr="0009514F" w:rsidRDefault="00D754AD" w:rsidP="00D754AD"/>
    <w:p w14:paraId="3ACAAC5F" w14:textId="52DBB76E" w:rsidR="00D754AD" w:rsidRPr="0009514F" w:rsidRDefault="004C475C" w:rsidP="00D754AD">
      <w:r w:rsidRPr="005D2111">
        <w:rPr>
          <w:bCs/>
        </w:rPr>
        <w:t>1.4</w:t>
      </w:r>
      <w:r>
        <w:rPr>
          <w:b/>
        </w:rPr>
        <w:t xml:space="preserve"> </w:t>
      </w:r>
      <w:r w:rsidR="00D754AD" w:rsidRPr="0009514F">
        <w:rPr>
          <w:b/>
        </w:rPr>
        <w:t>Objectives:</w:t>
      </w:r>
      <w:r w:rsidR="00D754AD" w:rsidRPr="0009514F">
        <w:rPr>
          <w:b/>
          <w:spacing w:val="40"/>
        </w:rPr>
        <w:t xml:space="preserve"> </w:t>
      </w:r>
    </w:p>
    <w:p w14:paraId="0C4395BA" w14:textId="7184AB72" w:rsidR="00D754AD" w:rsidRPr="0009514F" w:rsidRDefault="004C475C" w:rsidP="00D754AD">
      <w:r>
        <w:t xml:space="preserve">1.4.1 </w:t>
      </w:r>
      <w:r w:rsidR="00D754AD" w:rsidRPr="0009514F">
        <w:t>Meeting Support</w:t>
      </w:r>
    </w:p>
    <w:p w14:paraId="17D3B28D" w14:textId="089F5762" w:rsidR="00D754AD" w:rsidRPr="0009514F" w:rsidRDefault="004C475C" w:rsidP="00D754AD">
      <w:r>
        <w:t xml:space="preserve">1.4.2 </w:t>
      </w:r>
      <w:r w:rsidR="00D754AD" w:rsidRPr="0009514F">
        <w:t>Other Business meeting Support</w:t>
      </w:r>
    </w:p>
    <w:p w14:paraId="2F75849E" w14:textId="7F989FD7" w:rsidR="00D754AD" w:rsidRPr="0009514F" w:rsidRDefault="004C475C" w:rsidP="00D754AD">
      <w:r>
        <w:t xml:space="preserve">1.4.3 </w:t>
      </w:r>
      <w:r w:rsidR="00D754AD" w:rsidRPr="0009514F">
        <w:t>Provide a secure contractor-operated and hosted web-based electronic meeting facilitation, scoring, review, and voting system(s)</w:t>
      </w:r>
    </w:p>
    <w:p w14:paraId="4A6D807B" w14:textId="443255A2" w:rsidR="00D754AD" w:rsidRPr="0009514F" w:rsidRDefault="004C475C" w:rsidP="00D754AD">
      <w:r>
        <w:t xml:space="preserve">1.4.4 </w:t>
      </w:r>
      <w:r w:rsidR="00D754AD" w:rsidRPr="0009514F">
        <w:t>Provide Programmatic Support Services</w:t>
      </w:r>
    </w:p>
    <w:p w14:paraId="65E6DBC7" w14:textId="676A7BD6" w:rsidR="00D754AD" w:rsidRPr="0009514F" w:rsidRDefault="004C475C" w:rsidP="00D754AD">
      <w:r>
        <w:t xml:space="preserve">1.4.5 </w:t>
      </w:r>
      <w:r w:rsidR="00D754AD" w:rsidRPr="0009514F">
        <w:t>Provide General Administrative Support Services</w:t>
      </w:r>
    </w:p>
    <w:p w14:paraId="3D29F07C" w14:textId="77777777" w:rsidR="004C475C" w:rsidRDefault="004C475C" w:rsidP="00D754AD">
      <w:pPr>
        <w:rPr>
          <w:b/>
          <w:bCs/>
        </w:rPr>
      </w:pPr>
    </w:p>
    <w:p w14:paraId="648A4D1D" w14:textId="7B9790E8" w:rsidR="00D754AD" w:rsidRPr="0009514F" w:rsidRDefault="004C475C" w:rsidP="00D754AD">
      <w:r>
        <w:rPr>
          <w:b/>
          <w:bCs/>
        </w:rPr>
        <w:t xml:space="preserve">1.5 </w:t>
      </w:r>
      <w:r w:rsidR="00D754AD" w:rsidRPr="0009514F">
        <w:rPr>
          <w:b/>
          <w:bCs/>
        </w:rPr>
        <w:t>Scope</w:t>
      </w:r>
      <w:r w:rsidR="00D754AD" w:rsidRPr="0009514F">
        <w:t>: RESERVED</w:t>
      </w:r>
    </w:p>
    <w:p w14:paraId="70FBB523" w14:textId="77777777" w:rsidR="004C475C" w:rsidRDefault="004C475C" w:rsidP="00D754AD">
      <w:pPr>
        <w:rPr>
          <w:b/>
        </w:rPr>
      </w:pPr>
    </w:p>
    <w:p w14:paraId="28BD39FD" w14:textId="3E3F3E22" w:rsidR="00D754AD" w:rsidRPr="0009514F" w:rsidRDefault="004C475C" w:rsidP="00D754AD">
      <w:r>
        <w:rPr>
          <w:b/>
        </w:rPr>
        <w:t xml:space="preserve">1.6 </w:t>
      </w:r>
      <w:r w:rsidR="00D754AD" w:rsidRPr="0009514F">
        <w:rPr>
          <w:b/>
        </w:rPr>
        <w:t>Period</w:t>
      </w:r>
      <w:r w:rsidR="00D754AD" w:rsidRPr="0009514F">
        <w:rPr>
          <w:b/>
          <w:spacing w:val="-6"/>
        </w:rPr>
        <w:t xml:space="preserve"> </w:t>
      </w:r>
      <w:r w:rsidR="00D754AD" w:rsidRPr="0009514F">
        <w:rPr>
          <w:b/>
        </w:rPr>
        <w:t>of</w:t>
      </w:r>
      <w:r w:rsidR="00D754AD" w:rsidRPr="0009514F">
        <w:rPr>
          <w:b/>
          <w:spacing w:val="-1"/>
        </w:rPr>
        <w:t xml:space="preserve"> </w:t>
      </w:r>
      <w:r w:rsidR="00D754AD" w:rsidRPr="0009514F">
        <w:rPr>
          <w:b/>
        </w:rPr>
        <w:t>Performance</w:t>
      </w:r>
      <w:r w:rsidR="00D754AD" w:rsidRPr="0009514F">
        <w:rPr>
          <w:b/>
          <w:spacing w:val="-1"/>
        </w:rPr>
        <w:t xml:space="preserve"> </w:t>
      </w:r>
      <w:r w:rsidR="00D754AD" w:rsidRPr="0009514F">
        <w:rPr>
          <w:b/>
        </w:rPr>
        <w:t>(</w:t>
      </w:r>
      <w:proofErr w:type="spellStart"/>
      <w:r w:rsidR="00D754AD" w:rsidRPr="0009514F">
        <w:rPr>
          <w:b/>
        </w:rPr>
        <w:t>PoP</w:t>
      </w:r>
      <w:proofErr w:type="spellEnd"/>
      <w:r w:rsidR="00D754AD" w:rsidRPr="0009514F">
        <w:rPr>
          <w:b/>
        </w:rPr>
        <w:t xml:space="preserve">): </w:t>
      </w:r>
      <w:r w:rsidR="00D754AD" w:rsidRPr="0009514F">
        <w:rPr>
          <w:bCs/>
        </w:rPr>
        <w:t>TBD but typically 60 months.</w:t>
      </w:r>
      <w:r w:rsidR="00D754AD" w:rsidRPr="0009514F">
        <w:rPr>
          <w:b/>
        </w:rPr>
        <w:t xml:space="preserve"> </w:t>
      </w:r>
    </w:p>
    <w:p w14:paraId="7E665A53" w14:textId="77777777" w:rsidR="00D754AD" w:rsidRPr="0009514F" w:rsidRDefault="00D754AD" w:rsidP="00D754AD"/>
    <w:p w14:paraId="37A423EE" w14:textId="4DD442C5" w:rsidR="00D754AD" w:rsidRPr="0009514F" w:rsidRDefault="004C475C" w:rsidP="00D754AD">
      <w:r>
        <w:t xml:space="preserve">1.6.1 </w:t>
      </w:r>
      <w:r w:rsidR="00D754AD" w:rsidRPr="0009514F">
        <w:t>Transition:</w:t>
      </w:r>
      <w:r w:rsidR="00D754AD" w:rsidRPr="0009514F">
        <w:rPr>
          <w:spacing w:val="40"/>
        </w:rPr>
        <w:t xml:space="preserve"> </w:t>
      </w:r>
      <w:r w:rsidR="00D754AD" w:rsidRPr="0009514F">
        <w:t>Transition-in/transition-out</w:t>
      </w:r>
      <w:r w:rsidR="00D754AD" w:rsidRPr="0009514F">
        <w:rPr>
          <w:spacing w:val="-5"/>
        </w:rPr>
        <w:t xml:space="preserve"> </w:t>
      </w:r>
      <w:r w:rsidR="00D754AD" w:rsidRPr="0009514F">
        <w:t>period</w:t>
      </w:r>
    </w:p>
    <w:p w14:paraId="2F032C04" w14:textId="77777777" w:rsidR="00D754AD" w:rsidRPr="0009514F" w:rsidRDefault="00D754AD" w:rsidP="00D754AD"/>
    <w:p w14:paraId="27BC6507" w14:textId="77777777" w:rsidR="00D754AD" w:rsidRPr="0009514F" w:rsidRDefault="00D754AD" w:rsidP="004C475C">
      <w:pPr>
        <w:ind w:left="720"/>
      </w:pPr>
      <w:r w:rsidRPr="0009514F">
        <w:t>1.6.1.1 Provide an incoming transition plan for 90 days from contract to contract.</w:t>
      </w:r>
      <w:r w:rsidRPr="0009514F">
        <w:rPr>
          <w:spacing w:val="40"/>
        </w:rPr>
        <w:t xml:space="preserve"> </w:t>
      </w:r>
      <w:r w:rsidRPr="0009514F">
        <w:t>The plan shall initially be submitted with the Offeror’s proposal and updated after award.</w:t>
      </w:r>
      <w:r w:rsidRPr="0009514F">
        <w:rPr>
          <w:spacing w:val="40"/>
        </w:rPr>
        <w:t xml:space="preserve"> </w:t>
      </w:r>
      <w:r w:rsidRPr="0009514F">
        <w:t>Coordinate with the government in planning</w:t>
      </w:r>
      <w:r w:rsidRPr="0009514F">
        <w:rPr>
          <w:spacing w:val="-4"/>
        </w:rPr>
        <w:t xml:space="preserve"> </w:t>
      </w:r>
      <w:r w:rsidRPr="0009514F">
        <w:t>and</w:t>
      </w:r>
      <w:r w:rsidRPr="0009514F">
        <w:rPr>
          <w:spacing w:val="-4"/>
        </w:rPr>
        <w:t xml:space="preserve"> </w:t>
      </w:r>
      <w:r w:rsidRPr="0009514F">
        <w:t>implementing</w:t>
      </w:r>
      <w:r w:rsidRPr="0009514F">
        <w:rPr>
          <w:spacing w:val="-4"/>
        </w:rPr>
        <w:t xml:space="preserve"> </w:t>
      </w:r>
      <w:r w:rsidRPr="0009514F">
        <w:t>a</w:t>
      </w:r>
      <w:r w:rsidRPr="0009514F">
        <w:rPr>
          <w:spacing w:val="-1"/>
        </w:rPr>
        <w:t xml:space="preserve"> </w:t>
      </w:r>
      <w:r w:rsidRPr="0009514F">
        <w:t>complete</w:t>
      </w:r>
      <w:r w:rsidRPr="0009514F">
        <w:rPr>
          <w:spacing w:val="-3"/>
        </w:rPr>
        <w:t xml:space="preserve"> </w:t>
      </w:r>
      <w:r w:rsidRPr="0009514F">
        <w:t>transition.</w:t>
      </w:r>
      <w:r w:rsidRPr="0009514F">
        <w:rPr>
          <w:spacing w:val="40"/>
        </w:rPr>
        <w:t xml:space="preserve"> </w:t>
      </w:r>
      <w:r w:rsidRPr="0009514F">
        <w:t>The</w:t>
      </w:r>
      <w:r w:rsidRPr="0009514F">
        <w:rPr>
          <w:spacing w:val="-3"/>
        </w:rPr>
        <w:t xml:space="preserve"> </w:t>
      </w:r>
      <w:r w:rsidRPr="0009514F">
        <w:t>Government will</w:t>
      </w:r>
      <w:r w:rsidRPr="0009514F">
        <w:rPr>
          <w:spacing w:val="-3"/>
        </w:rPr>
        <w:t xml:space="preserve"> </w:t>
      </w:r>
      <w:r w:rsidRPr="0009514F">
        <w:t>designate</w:t>
      </w:r>
      <w:r w:rsidRPr="0009514F">
        <w:rPr>
          <w:spacing w:val="-3"/>
        </w:rPr>
        <w:t xml:space="preserve"> </w:t>
      </w:r>
      <w:r w:rsidRPr="0009514F">
        <w:t>a</w:t>
      </w:r>
      <w:r w:rsidRPr="0009514F">
        <w:rPr>
          <w:spacing w:val="-1"/>
        </w:rPr>
        <w:t xml:space="preserve"> </w:t>
      </w:r>
      <w:r w:rsidRPr="0009514F">
        <w:t>transition</w:t>
      </w:r>
      <w:r w:rsidRPr="0009514F">
        <w:rPr>
          <w:spacing w:val="-1"/>
        </w:rPr>
        <w:t xml:space="preserve"> </w:t>
      </w:r>
      <w:r w:rsidRPr="0009514F">
        <w:t>period</w:t>
      </w:r>
      <w:r w:rsidRPr="0009514F">
        <w:rPr>
          <w:spacing w:val="-4"/>
        </w:rPr>
        <w:t xml:space="preserve"> </w:t>
      </w:r>
      <w:r w:rsidRPr="0009514F">
        <w:t xml:space="preserve">for the incoming Contractor to coordinate and work with the existing contractor. </w:t>
      </w:r>
    </w:p>
    <w:p w14:paraId="5016F24F" w14:textId="77777777" w:rsidR="004C475C" w:rsidRDefault="004C475C" w:rsidP="00D754AD"/>
    <w:p w14:paraId="017C93A4" w14:textId="63124CBE" w:rsidR="00D754AD" w:rsidRPr="0009514F" w:rsidRDefault="00D754AD" w:rsidP="004C475C">
      <w:pPr>
        <w:ind w:left="720"/>
      </w:pPr>
      <w:r w:rsidRPr="0009514F">
        <w:t xml:space="preserve">The Transition-In Plan shall describe in detail how the Offeror will transition </w:t>
      </w:r>
      <w:proofErr w:type="gramStart"/>
      <w:r w:rsidRPr="0009514F">
        <w:t>in to</w:t>
      </w:r>
      <w:proofErr w:type="gramEnd"/>
      <w:r w:rsidRPr="0009514F">
        <w:t xml:space="preserve"> the resultant contract to</w:t>
      </w:r>
      <w:r w:rsidRPr="0009514F">
        <w:rPr>
          <w:spacing w:val="-1"/>
        </w:rPr>
        <w:t xml:space="preserve"> </w:t>
      </w:r>
      <w:r w:rsidRPr="0009514F">
        <w:t>include</w:t>
      </w:r>
      <w:r w:rsidRPr="0009514F">
        <w:rPr>
          <w:spacing w:val="-1"/>
        </w:rPr>
        <w:t xml:space="preserve"> </w:t>
      </w:r>
      <w:r w:rsidRPr="0009514F">
        <w:t>being</w:t>
      </w:r>
      <w:r w:rsidRPr="0009514F">
        <w:rPr>
          <w:spacing w:val="-4"/>
        </w:rPr>
        <w:t xml:space="preserve"> </w:t>
      </w:r>
      <w:r w:rsidRPr="0009514F">
        <w:t>capable</w:t>
      </w:r>
      <w:r w:rsidRPr="0009514F">
        <w:rPr>
          <w:spacing w:val="-1"/>
        </w:rPr>
        <w:t xml:space="preserve"> </w:t>
      </w:r>
      <w:r w:rsidRPr="0009514F">
        <w:t>of</w:t>
      </w:r>
      <w:r w:rsidRPr="0009514F">
        <w:rPr>
          <w:spacing w:val="-3"/>
        </w:rPr>
        <w:t xml:space="preserve"> </w:t>
      </w:r>
      <w:r w:rsidRPr="0009514F">
        <w:t>providing</w:t>
      </w:r>
      <w:r w:rsidRPr="0009514F">
        <w:rPr>
          <w:spacing w:val="-1"/>
        </w:rPr>
        <w:t xml:space="preserve"> </w:t>
      </w:r>
      <w:r w:rsidRPr="0009514F">
        <w:t>full</w:t>
      </w:r>
      <w:r w:rsidRPr="0009514F">
        <w:rPr>
          <w:spacing w:val="-3"/>
        </w:rPr>
        <w:t xml:space="preserve"> </w:t>
      </w:r>
      <w:r w:rsidRPr="0009514F">
        <w:t>performance</w:t>
      </w:r>
      <w:r w:rsidRPr="0009514F">
        <w:rPr>
          <w:spacing w:val="-3"/>
        </w:rPr>
        <w:t xml:space="preserve"> </w:t>
      </w:r>
      <w:r w:rsidRPr="0009514F">
        <w:t>on</w:t>
      </w:r>
      <w:r w:rsidRPr="0009514F">
        <w:rPr>
          <w:spacing w:val="-1"/>
        </w:rPr>
        <w:t xml:space="preserve"> </w:t>
      </w:r>
      <w:r w:rsidRPr="0009514F">
        <w:t>the</w:t>
      </w:r>
      <w:r w:rsidRPr="0009514F">
        <w:rPr>
          <w:spacing w:val="-3"/>
        </w:rPr>
        <w:t xml:space="preserve"> </w:t>
      </w:r>
      <w:r w:rsidRPr="0009514F">
        <w:t>day</w:t>
      </w:r>
      <w:r w:rsidRPr="0009514F">
        <w:rPr>
          <w:spacing w:val="-4"/>
        </w:rPr>
        <w:t xml:space="preserve"> </w:t>
      </w:r>
      <w:r w:rsidRPr="0009514F">
        <w:t>after</w:t>
      </w:r>
      <w:r w:rsidRPr="0009514F">
        <w:rPr>
          <w:spacing w:val="-3"/>
        </w:rPr>
        <w:t xml:space="preserve"> </w:t>
      </w:r>
      <w:r w:rsidRPr="0009514F">
        <w:t>the</w:t>
      </w:r>
      <w:r w:rsidRPr="0009514F">
        <w:rPr>
          <w:spacing w:val="-3"/>
        </w:rPr>
        <w:t xml:space="preserve"> </w:t>
      </w:r>
      <w:r w:rsidRPr="0009514F">
        <w:t>end</w:t>
      </w:r>
      <w:r w:rsidRPr="0009514F">
        <w:rPr>
          <w:spacing w:val="-1"/>
        </w:rPr>
        <w:t xml:space="preserve"> </w:t>
      </w:r>
      <w:r w:rsidRPr="0009514F">
        <w:t>of the</w:t>
      </w:r>
      <w:r w:rsidRPr="0009514F">
        <w:rPr>
          <w:spacing w:val="-1"/>
        </w:rPr>
        <w:t xml:space="preserve"> </w:t>
      </w:r>
      <w:r w:rsidRPr="0009514F">
        <w:t>transition-in</w:t>
      </w:r>
      <w:r w:rsidRPr="0009514F">
        <w:rPr>
          <w:spacing w:val="-4"/>
        </w:rPr>
        <w:t xml:space="preserve"> </w:t>
      </w:r>
      <w:r w:rsidRPr="0009514F">
        <w:t>period. This includes the following tasks:</w:t>
      </w:r>
    </w:p>
    <w:p w14:paraId="2338A2BE" w14:textId="77777777" w:rsidR="00D754AD" w:rsidRPr="0009514F" w:rsidRDefault="00D754AD" w:rsidP="00D754AD"/>
    <w:p w14:paraId="4EC81449" w14:textId="77777777" w:rsidR="00D754AD" w:rsidRPr="0009514F" w:rsidRDefault="00D754AD" w:rsidP="005D2111">
      <w:pPr>
        <w:pStyle w:val="ListParagraph"/>
        <w:numPr>
          <w:ilvl w:val="0"/>
          <w:numId w:val="2"/>
        </w:numPr>
      </w:pPr>
      <w:r w:rsidRPr="0009514F">
        <w:t>Obtaining</w:t>
      </w:r>
      <w:r w:rsidRPr="004C475C">
        <w:rPr>
          <w:spacing w:val="-4"/>
        </w:rPr>
        <w:t xml:space="preserve"> </w:t>
      </w:r>
      <w:r w:rsidRPr="0009514F">
        <w:t>Ft.</w:t>
      </w:r>
      <w:r w:rsidRPr="004C475C">
        <w:rPr>
          <w:spacing w:val="-3"/>
        </w:rPr>
        <w:t xml:space="preserve"> </w:t>
      </w:r>
      <w:r w:rsidRPr="0009514F">
        <w:t>Detrick</w:t>
      </w:r>
      <w:r w:rsidRPr="004C475C">
        <w:rPr>
          <w:spacing w:val="-3"/>
        </w:rPr>
        <w:t xml:space="preserve"> </w:t>
      </w:r>
      <w:r w:rsidRPr="0009514F">
        <w:t>ID</w:t>
      </w:r>
      <w:r w:rsidRPr="004C475C">
        <w:rPr>
          <w:spacing w:val="-4"/>
        </w:rPr>
        <w:t xml:space="preserve"> </w:t>
      </w:r>
      <w:r w:rsidRPr="0009514F">
        <w:t>and</w:t>
      </w:r>
      <w:r w:rsidRPr="004C475C">
        <w:rPr>
          <w:spacing w:val="-3"/>
        </w:rPr>
        <w:t xml:space="preserve"> </w:t>
      </w:r>
      <w:r w:rsidRPr="0009514F">
        <w:t>Common</w:t>
      </w:r>
      <w:r w:rsidRPr="004C475C">
        <w:rPr>
          <w:spacing w:val="-3"/>
        </w:rPr>
        <w:t xml:space="preserve"> </w:t>
      </w:r>
      <w:r w:rsidRPr="0009514F">
        <w:t>Access</w:t>
      </w:r>
      <w:r w:rsidRPr="004C475C">
        <w:rPr>
          <w:spacing w:val="-3"/>
        </w:rPr>
        <w:t xml:space="preserve"> </w:t>
      </w:r>
      <w:r w:rsidRPr="0009514F">
        <w:t>Card</w:t>
      </w:r>
      <w:r w:rsidRPr="004C475C">
        <w:rPr>
          <w:spacing w:val="-6"/>
        </w:rPr>
        <w:t xml:space="preserve"> </w:t>
      </w:r>
      <w:r w:rsidRPr="0009514F">
        <w:t>(CAC)</w:t>
      </w:r>
      <w:r w:rsidRPr="004C475C">
        <w:rPr>
          <w:spacing w:val="-2"/>
        </w:rPr>
        <w:t xml:space="preserve"> </w:t>
      </w:r>
      <w:r w:rsidRPr="0009514F">
        <w:t>for</w:t>
      </w:r>
      <w:r w:rsidRPr="004C475C">
        <w:rPr>
          <w:spacing w:val="-5"/>
        </w:rPr>
        <w:t xml:space="preserve"> </w:t>
      </w:r>
      <w:r w:rsidRPr="0009514F">
        <w:t>appropriate</w:t>
      </w:r>
      <w:r w:rsidRPr="004C475C">
        <w:rPr>
          <w:spacing w:val="-3"/>
        </w:rPr>
        <w:t xml:space="preserve"> </w:t>
      </w:r>
      <w:r w:rsidRPr="004C475C">
        <w:rPr>
          <w:spacing w:val="-2"/>
        </w:rPr>
        <w:t>personnel</w:t>
      </w:r>
    </w:p>
    <w:p w14:paraId="6CBF21E0" w14:textId="77777777" w:rsidR="00D754AD" w:rsidRPr="0009514F" w:rsidRDefault="00D754AD" w:rsidP="005D2111">
      <w:pPr>
        <w:pStyle w:val="ListParagraph"/>
        <w:numPr>
          <w:ilvl w:val="0"/>
          <w:numId w:val="2"/>
        </w:numPr>
      </w:pPr>
      <w:r w:rsidRPr="0009514F">
        <w:t>Scheduling</w:t>
      </w:r>
      <w:r w:rsidRPr="004C475C">
        <w:rPr>
          <w:spacing w:val="-4"/>
        </w:rPr>
        <w:t xml:space="preserve"> </w:t>
      </w:r>
      <w:r w:rsidRPr="0009514F">
        <w:t>and</w:t>
      </w:r>
      <w:r w:rsidRPr="004C475C">
        <w:rPr>
          <w:spacing w:val="-4"/>
        </w:rPr>
        <w:t xml:space="preserve"> </w:t>
      </w:r>
      <w:r w:rsidRPr="0009514F">
        <w:t>completing</w:t>
      </w:r>
      <w:r w:rsidRPr="004C475C">
        <w:rPr>
          <w:spacing w:val="-4"/>
        </w:rPr>
        <w:t xml:space="preserve"> </w:t>
      </w:r>
      <w:r w:rsidRPr="0009514F">
        <w:t>Government</w:t>
      </w:r>
      <w:r w:rsidRPr="004C475C">
        <w:rPr>
          <w:spacing w:val="-5"/>
        </w:rPr>
        <w:t xml:space="preserve"> </w:t>
      </w:r>
      <w:r w:rsidRPr="0009514F">
        <w:t>required</w:t>
      </w:r>
      <w:r w:rsidRPr="004C475C">
        <w:rPr>
          <w:spacing w:val="-4"/>
        </w:rPr>
        <w:t xml:space="preserve"> </w:t>
      </w:r>
      <w:r w:rsidRPr="0009514F">
        <w:t>training</w:t>
      </w:r>
      <w:r w:rsidRPr="004C475C">
        <w:rPr>
          <w:spacing w:val="-4"/>
        </w:rPr>
        <w:t xml:space="preserve"> </w:t>
      </w:r>
      <w:r w:rsidRPr="0009514F">
        <w:t>and</w:t>
      </w:r>
      <w:r w:rsidRPr="004C475C">
        <w:rPr>
          <w:spacing w:val="-4"/>
        </w:rPr>
        <w:t xml:space="preserve"> </w:t>
      </w:r>
      <w:r w:rsidRPr="0009514F">
        <w:t>certification</w:t>
      </w:r>
      <w:r w:rsidRPr="004C475C">
        <w:rPr>
          <w:spacing w:val="-6"/>
        </w:rPr>
        <w:t xml:space="preserve"> </w:t>
      </w:r>
      <w:r w:rsidRPr="0009514F">
        <w:t>in</w:t>
      </w:r>
      <w:r w:rsidRPr="004C475C">
        <w:rPr>
          <w:spacing w:val="-4"/>
        </w:rPr>
        <w:t xml:space="preserve"> </w:t>
      </w:r>
      <w:r w:rsidRPr="0009514F">
        <w:t>accordance</w:t>
      </w:r>
      <w:r w:rsidRPr="004C475C">
        <w:rPr>
          <w:spacing w:val="-4"/>
        </w:rPr>
        <w:t xml:space="preserve"> </w:t>
      </w:r>
      <w:r w:rsidRPr="0009514F">
        <w:t>with the training requirements listed in PWS Section 3.2</w:t>
      </w:r>
    </w:p>
    <w:p w14:paraId="7B837F5D" w14:textId="77777777" w:rsidR="00D754AD" w:rsidRPr="0009514F" w:rsidRDefault="00D754AD" w:rsidP="005D2111">
      <w:pPr>
        <w:pStyle w:val="ListParagraph"/>
        <w:numPr>
          <w:ilvl w:val="0"/>
          <w:numId w:val="2"/>
        </w:numPr>
      </w:pPr>
      <w:r w:rsidRPr="0009514F">
        <w:t>Orientation</w:t>
      </w:r>
      <w:r w:rsidRPr="004C475C">
        <w:rPr>
          <w:spacing w:val="-3"/>
        </w:rPr>
        <w:t xml:space="preserve"> </w:t>
      </w:r>
      <w:r w:rsidRPr="0009514F">
        <w:t>phase</w:t>
      </w:r>
      <w:r w:rsidRPr="004C475C">
        <w:rPr>
          <w:spacing w:val="-5"/>
        </w:rPr>
        <w:t xml:space="preserve"> </w:t>
      </w:r>
      <w:r w:rsidRPr="0009514F">
        <w:t>and</w:t>
      </w:r>
      <w:r w:rsidRPr="004C475C">
        <w:rPr>
          <w:spacing w:val="-3"/>
        </w:rPr>
        <w:t xml:space="preserve"> </w:t>
      </w:r>
      <w:r w:rsidRPr="0009514F">
        <w:t>program</w:t>
      </w:r>
      <w:r w:rsidRPr="004C475C">
        <w:rPr>
          <w:spacing w:val="-2"/>
        </w:rPr>
        <w:t xml:space="preserve"> </w:t>
      </w:r>
      <w:r w:rsidRPr="0009514F">
        <w:t>to</w:t>
      </w:r>
      <w:r w:rsidRPr="004C475C">
        <w:rPr>
          <w:spacing w:val="-6"/>
        </w:rPr>
        <w:t xml:space="preserve"> </w:t>
      </w:r>
      <w:r w:rsidRPr="0009514F">
        <w:t>introduce</w:t>
      </w:r>
      <w:r w:rsidRPr="004C475C">
        <w:rPr>
          <w:spacing w:val="-3"/>
        </w:rPr>
        <w:t xml:space="preserve"> </w:t>
      </w:r>
      <w:r w:rsidRPr="0009514F">
        <w:t>Government</w:t>
      </w:r>
      <w:r w:rsidRPr="004C475C">
        <w:rPr>
          <w:spacing w:val="-2"/>
        </w:rPr>
        <w:t xml:space="preserve"> </w:t>
      </w:r>
      <w:r w:rsidRPr="0009514F">
        <w:t>personnel,</w:t>
      </w:r>
      <w:r w:rsidRPr="004C475C">
        <w:rPr>
          <w:spacing w:val="-3"/>
        </w:rPr>
        <w:t xml:space="preserve"> </w:t>
      </w:r>
      <w:r w:rsidRPr="0009514F">
        <w:t>programs,</w:t>
      </w:r>
      <w:r w:rsidRPr="004C475C">
        <w:rPr>
          <w:spacing w:val="-3"/>
        </w:rPr>
        <w:t xml:space="preserve"> </w:t>
      </w:r>
      <w:r w:rsidRPr="0009514F">
        <w:t>and</w:t>
      </w:r>
      <w:r w:rsidRPr="004C475C">
        <w:rPr>
          <w:spacing w:val="-3"/>
        </w:rPr>
        <w:t xml:space="preserve"> </w:t>
      </w:r>
      <w:r w:rsidRPr="0009514F">
        <w:t>users</w:t>
      </w:r>
      <w:r w:rsidRPr="004C475C">
        <w:rPr>
          <w:spacing w:val="-3"/>
        </w:rPr>
        <w:t xml:space="preserve"> </w:t>
      </w:r>
      <w:r w:rsidRPr="0009514F">
        <w:t>to</w:t>
      </w:r>
      <w:r w:rsidRPr="004C475C">
        <w:rPr>
          <w:spacing w:val="-3"/>
        </w:rPr>
        <w:t xml:space="preserve"> </w:t>
      </w:r>
      <w:r w:rsidRPr="0009514F">
        <w:t>the Contractor's team, tools, methodologies, and business processes</w:t>
      </w:r>
    </w:p>
    <w:p w14:paraId="7EBA0FB0" w14:textId="77777777" w:rsidR="00D754AD" w:rsidRPr="0009514F" w:rsidRDefault="00D754AD" w:rsidP="005D2111">
      <w:pPr>
        <w:pStyle w:val="ListParagraph"/>
        <w:numPr>
          <w:ilvl w:val="0"/>
          <w:numId w:val="2"/>
        </w:numPr>
      </w:pPr>
      <w:r w:rsidRPr="0009514F">
        <w:t>Coordination</w:t>
      </w:r>
      <w:r w:rsidRPr="004C475C">
        <w:rPr>
          <w:spacing w:val="-4"/>
        </w:rPr>
        <w:t xml:space="preserve"> </w:t>
      </w:r>
      <w:r w:rsidRPr="0009514F">
        <w:t>with</w:t>
      </w:r>
      <w:r w:rsidRPr="004C475C">
        <w:rPr>
          <w:spacing w:val="-4"/>
        </w:rPr>
        <w:t xml:space="preserve"> </w:t>
      </w:r>
      <w:r w:rsidRPr="0009514F">
        <w:t>Government</w:t>
      </w:r>
      <w:r w:rsidRPr="004C475C">
        <w:rPr>
          <w:spacing w:val="-3"/>
        </w:rPr>
        <w:t xml:space="preserve"> </w:t>
      </w:r>
      <w:r w:rsidRPr="0009514F">
        <w:t>representatives,</w:t>
      </w:r>
      <w:r w:rsidRPr="004C475C">
        <w:rPr>
          <w:spacing w:val="-4"/>
        </w:rPr>
        <w:t xml:space="preserve"> </w:t>
      </w:r>
      <w:r w:rsidRPr="0009514F">
        <w:t>Review,</w:t>
      </w:r>
      <w:r w:rsidRPr="004C475C">
        <w:rPr>
          <w:spacing w:val="-4"/>
        </w:rPr>
        <w:t xml:space="preserve"> </w:t>
      </w:r>
      <w:r w:rsidRPr="0009514F">
        <w:t>evaluation,</w:t>
      </w:r>
      <w:r w:rsidRPr="004C475C">
        <w:rPr>
          <w:spacing w:val="-7"/>
        </w:rPr>
        <w:t xml:space="preserve"> </w:t>
      </w:r>
      <w:r w:rsidRPr="0009514F">
        <w:t>and</w:t>
      </w:r>
      <w:r w:rsidRPr="004C475C">
        <w:rPr>
          <w:spacing w:val="-7"/>
        </w:rPr>
        <w:t xml:space="preserve"> </w:t>
      </w:r>
      <w:r w:rsidRPr="0009514F">
        <w:t>transition</w:t>
      </w:r>
      <w:r w:rsidRPr="004C475C">
        <w:rPr>
          <w:spacing w:val="-4"/>
        </w:rPr>
        <w:t xml:space="preserve"> </w:t>
      </w:r>
      <w:r w:rsidRPr="0009514F">
        <w:t>of</w:t>
      </w:r>
      <w:r w:rsidRPr="004C475C">
        <w:rPr>
          <w:spacing w:val="-3"/>
        </w:rPr>
        <w:t xml:space="preserve"> </w:t>
      </w:r>
      <w:r w:rsidRPr="0009514F">
        <w:t>incumbent support services</w:t>
      </w:r>
    </w:p>
    <w:p w14:paraId="42F8CB59" w14:textId="77777777" w:rsidR="00D754AD" w:rsidRPr="0009514F" w:rsidRDefault="00D754AD" w:rsidP="005D2111">
      <w:pPr>
        <w:pStyle w:val="ListParagraph"/>
        <w:numPr>
          <w:ilvl w:val="0"/>
          <w:numId w:val="2"/>
        </w:numPr>
      </w:pPr>
      <w:r w:rsidRPr="0009514F">
        <w:t>Transition</w:t>
      </w:r>
      <w:r w:rsidRPr="004C475C">
        <w:rPr>
          <w:spacing w:val="-3"/>
        </w:rPr>
        <w:t xml:space="preserve"> </w:t>
      </w:r>
      <w:r w:rsidRPr="0009514F">
        <w:t>of</w:t>
      </w:r>
      <w:r w:rsidRPr="004C475C">
        <w:rPr>
          <w:spacing w:val="-4"/>
        </w:rPr>
        <w:t xml:space="preserve"> </w:t>
      </w:r>
      <w:r w:rsidRPr="0009514F">
        <w:t>historic</w:t>
      </w:r>
      <w:r w:rsidRPr="004C475C">
        <w:rPr>
          <w:spacing w:val="-4"/>
        </w:rPr>
        <w:t xml:space="preserve"> </w:t>
      </w:r>
      <w:r w:rsidRPr="0009514F">
        <w:t>data</w:t>
      </w:r>
      <w:r w:rsidRPr="004C475C">
        <w:rPr>
          <w:spacing w:val="-5"/>
        </w:rPr>
        <w:t xml:space="preserve"> </w:t>
      </w:r>
      <w:r w:rsidRPr="0009514F">
        <w:t>to</w:t>
      </w:r>
      <w:r w:rsidRPr="004C475C">
        <w:rPr>
          <w:spacing w:val="-2"/>
        </w:rPr>
        <w:t xml:space="preserve"> </w:t>
      </w:r>
      <w:r w:rsidRPr="0009514F">
        <w:t>new</w:t>
      </w:r>
      <w:r w:rsidRPr="004C475C">
        <w:rPr>
          <w:spacing w:val="-3"/>
        </w:rPr>
        <w:t xml:space="preserve"> </w:t>
      </w:r>
      <w:r w:rsidRPr="0009514F">
        <w:t>Contractor</w:t>
      </w:r>
      <w:r w:rsidRPr="004C475C">
        <w:rPr>
          <w:spacing w:val="-4"/>
        </w:rPr>
        <w:t xml:space="preserve"> </w:t>
      </w:r>
      <w:r w:rsidRPr="004C475C">
        <w:rPr>
          <w:spacing w:val="-2"/>
        </w:rPr>
        <w:t>system</w:t>
      </w:r>
    </w:p>
    <w:p w14:paraId="5D9DEB46" w14:textId="77777777" w:rsidR="00D754AD" w:rsidRPr="0009514F" w:rsidRDefault="00D754AD" w:rsidP="005D2111">
      <w:pPr>
        <w:pStyle w:val="ListParagraph"/>
        <w:numPr>
          <w:ilvl w:val="0"/>
          <w:numId w:val="2"/>
        </w:numPr>
      </w:pPr>
      <w:r w:rsidRPr="0009514F">
        <w:t>Transfer</w:t>
      </w:r>
      <w:r w:rsidRPr="004C475C">
        <w:rPr>
          <w:spacing w:val="-4"/>
        </w:rPr>
        <w:t xml:space="preserve"> </w:t>
      </w:r>
      <w:r w:rsidRPr="0009514F">
        <w:t>of</w:t>
      </w:r>
      <w:r w:rsidRPr="004C475C">
        <w:rPr>
          <w:spacing w:val="-3"/>
        </w:rPr>
        <w:t xml:space="preserve"> </w:t>
      </w:r>
      <w:r w:rsidRPr="0009514F">
        <w:t>hardware</w:t>
      </w:r>
      <w:r w:rsidRPr="004C475C">
        <w:rPr>
          <w:spacing w:val="-4"/>
        </w:rPr>
        <w:t xml:space="preserve"> </w:t>
      </w:r>
      <w:r w:rsidRPr="0009514F">
        <w:t>warranties</w:t>
      </w:r>
      <w:r w:rsidRPr="004C475C">
        <w:rPr>
          <w:spacing w:val="-6"/>
        </w:rPr>
        <w:t xml:space="preserve"> </w:t>
      </w:r>
      <w:r w:rsidRPr="0009514F">
        <w:t>and</w:t>
      </w:r>
      <w:r w:rsidRPr="004C475C">
        <w:rPr>
          <w:spacing w:val="-4"/>
        </w:rPr>
        <w:t xml:space="preserve"> </w:t>
      </w:r>
      <w:r w:rsidRPr="0009514F">
        <w:t>software</w:t>
      </w:r>
      <w:r w:rsidRPr="004C475C">
        <w:rPr>
          <w:spacing w:val="-6"/>
        </w:rPr>
        <w:t xml:space="preserve"> </w:t>
      </w:r>
      <w:r w:rsidRPr="0009514F">
        <w:t>licenses</w:t>
      </w:r>
      <w:r w:rsidRPr="004C475C">
        <w:rPr>
          <w:spacing w:val="-6"/>
        </w:rPr>
        <w:t xml:space="preserve"> </w:t>
      </w:r>
      <w:r w:rsidRPr="0009514F">
        <w:t>(if</w:t>
      </w:r>
      <w:r w:rsidRPr="004C475C">
        <w:rPr>
          <w:spacing w:val="-3"/>
        </w:rPr>
        <w:t xml:space="preserve"> </w:t>
      </w:r>
      <w:r w:rsidRPr="004C475C">
        <w:rPr>
          <w:spacing w:val="-2"/>
        </w:rPr>
        <w:t>applicable)</w:t>
      </w:r>
    </w:p>
    <w:p w14:paraId="0E57C362" w14:textId="77777777" w:rsidR="00D754AD" w:rsidRPr="0009514F" w:rsidRDefault="00D754AD" w:rsidP="005D2111">
      <w:pPr>
        <w:pStyle w:val="ListParagraph"/>
        <w:numPr>
          <w:ilvl w:val="0"/>
          <w:numId w:val="2"/>
        </w:numPr>
      </w:pPr>
      <w:r w:rsidRPr="0009514F">
        <w:t>Transfer</w:t>
      </w:r>
      <w:r w:rsidRPr="004C475C">
        <w:rPr>
          <w:spacing w:val="-3"/>
        </w:rPr>
        <w:t xml:space="preserve"> </w:t>
      </w:r>
      <w:r w:rsidRPr="0009514F">
        <w:t>of</w:t>
      </w:r>
      <w:r w:rsidRPr="004C475C">
        <w:rPr>
          <w:spacing w:val="-3"/>
        </w:rPr>
        <w:t xml:space="preserve"> </w:t>
      </w:r>
      <w:r w:rsidRPr="0009514F">
        <w:t>all</w:t>
      </w:r>
      <w:r w:rsidRPr="004C475C">
        <w:rPr>
          <w:spacing w:val="-2"/>
        </w:rPr>
        <w:t xml:space="preserve"> </w:t>
      </w:r>
      <w:r w:rsidRPr="0009514F">
        <w:t>necessary</w:t>
      </w:r>
      <w:r w:rsidRPr="004C475C">
        <w:rPr>
          <w:spacing w:val="-4"/>
        </w:rPr>
        <w:t xml:space="preserve"> </w:t>
      </w:r>
      <w:r w:rsidRPr="0009514F">
        <w:t>business</w:t>
      </w:r>
      <w:r w:rsidRPr="004C475C">
        <w:rPr>
          <w:spacing w:val="-6"/>
        </w:rPr>
        <w:t xml:space="preserve"> </w:t>
      </w:r>
      <w:r w:rsidRPr="0009514F">
        <w:t>and/or</w:t>
      </w:r>
      <w:r w:rsidRPr="004C475C">
        <w:rPr>
          <w:spacing w:val="-5"/>
        </w:rPr>
        <w:t xml:space="preserve"> </w:t>
      </w:r>
      <w:r w:rsidRPr="0009514F">
        <w:t>technical</w:t>
      </w:r>
      <w:r w:rsidRPr="004C475C">
        <w:rPr>
          <w:spacing w:val="-5"/>
        </w:rPr>
        <w:t xml:space="preserve"> </w:t>
      </w:r>
      <w:r w:rsidRPr="004C475C">
        <w:rPr>
          <w:spacing w:val="-2"/>
        </w:rPr>
        <w:t>documentation</w:t>
      </w:r>
    </w:p>
    <w:p w14:paraId="57EF501B" w14:textId="77777777" w:rsidR="00D754AD" w:rsidRPr="0009514F" w:rsidRDefault="00D754AD" w:rsidP="005D2111">
      <w:pPr>
        <w:pStyle w:val="ListParagraph"/>
        <w:numPr>
          <w:ilvl w:val="0"/>
          <w:numId w:val="2"/>
        </w:numPr>
      </w:pPr>
      <w:r w:rsidRPr="0009514F">
        <w:t>Distribution</w:t>
      </w:r>
      <w:r w:rsidRPr="004C475C">
        <w:rPr>
          <w:spacing w:val="-6"/>
        </w:rPr>
        <w:t xml:space="preserve"> </w:t>
      </w:r>
      <w:r w:rsidRPr="0009514F">
        <w:t>of</w:t>
      </w:r>
      <w:r w:rsidRPr="004C475C">
        <w:rPr>
          <w:spacing w:val="-3"/>
        </w:rPr>
        <w:t xml:space="preserve"> </w:t>
      </w:r>
      <w:r w:rsidRPr="0009514F">
        <w:t>Contractor</w:t>
      </w:r>
      <w:r w:rsidRPr="004C475C">
        <w:rPr>
          <w:spacing w:val="-6"/>
        </w:rPr>
        <w:t xml:space="preserve"> </w:t>
      </w:r>
      <w:r w:rsidRPr="0009514F">
        <w:t>purchased</w:t>
      </w:r>
      <w:r w:rsidRPr="004C475C">
        <w:rPr>
          <w:spacing w:val="-4"/>
        </w:rPr>
        <w:t xml:space="preserve"> </w:t>
      </w:r>
      <w:r w:rsidRPr="0009514F">
        <w:t>Government</w:t>
      </w:r>
      <w:r w:rsidRPr="004C475C">
        <w:rPr>
          <w:spacing w:val="-3"/>
        </w:rPr>
        <w:t xml:space="preserve"> </w:t>
      </w:r>
      <w:r w:rsidRPr="0009514F">
        <w:t>owned</w:t>
      </w:r>
      <w:r w:rsidRPr="004C475C">
        <w:rPr>
          <w:spacing w:val="-4"/>
        </w:rPr>
        <w:t xml:space="preserve"> </w:t>
      </w:r>
      <w:r w:rsidRPr="0009514F">
        <w:t>assets,</w:t>
      </w:r>
      <w:r w:rsidRPr="004C475C">
        <w:rPr>
          <w:spacing w:val="-6"/>
        </w:rPr>
        <w:t xml:space="preserve"> </w:t>
      </w:r>
      <w:r w:rsidRPr="0009514F">
        <w:t>including</w:t>
      </w:r>
      <w:r w:rsidRPr="004C475C">
        <w:rPr>
          <w:spacing w:val="-4"/>
        </w:rPr>
        <w:t xml:space="preserve"> </w:t>
      </w:r>
      <w:r w:rsidRPr="0009514F">
        <w:t>facilities,</w:t>
      </w:r>
      <w:r w:rsidRPr="004C475C">
        <w:rPr>
          <w:spacing w:val="-4"/>
        </w:rPr>
        <w:t xml:space="preserve"> </w:t>
      </w:r>
      <w:r w:rsidRPr="0009514F">
        <w:t>equipment, furniture, phone lines, computer equipment, etc.</w:t>
      </w:r>
    </w:p>
    <w:p w14:paraId="12E0FCEB" w14:textId="77777777" w:rsidR="00D754AD" w:rsidRPr="0009514F" w:rsidRDefault="00D754AD" w:rsidP="005D2111">
      <w:pPr>
        <w:pStyle w:val="ListParagraph"/>
        <w:numPr>
          <w:ilvl w:val="0"/>
          <w:numId w:val="2"/>
        </w:numPr>
      </w:pPr>
      <w:r w:rsidRPr="0009514F">
        <w:t xml:space="preserve">Transfer of Government Furnished Equipment and Government Furnished Information. </w:t>
      </w:r>
    </w:p>
    <w:p w14:paraId="5C53866E" w14:textId="77777777" w:rsidR="00D754AD" w:rsidRPr="0009514F" w:rsidRDefault="00D754AD" w:rsidP="00D754AD"/>
    <w:p w14:paraId="0B59199C" w14:textId="77777777" w:rsidR="00D754AD" w:rsidRPr="0009514F" w:rsidRDefault="00D754AD" w:rsidP="00D754AD">
      <w:r w:rsidRPr="0009514F">
        <w:t>1.6.1.2 Transition-out period:</w:t>
      </w:r>
      <w:r w:rsidRPr="0009514F">
        <w:rPr>
          <w:spacing w:val="40"/>
        </w:rPr>
        <w:t xml:space="preserve"> </w:t>
      </w:r>
      <w:r w:rsidRPr="0009514F">
        <w:t xml:space="preserve"> Provide an outgoing transition plan for the 60-day period prior to contract </w:t>
      </w:r>
      <w:r w:rsidRPr="0009514F">
        <w:lastRenderedPageBreak/>
        <w:t>end when work is being transitioned</w:t>
      </w:r>
      <w:r w:rsidRPr="0009514F">
        <w:rPr>
          <w:spacing w:val="-5"/>
        </w:rPr>
        <w:t xml:space="preserve"> </w:t>
      </w:r>
      <w:r w:rsidRPr="0009514F">
        <w:t>from</w:t>
      </w:r>
      <w:r w:rsidRPr="0009514F">
        <w:rPr>
          <w:spacing w:val="-4"/>
        </w:rPr>
        <w:t xml:space="preserve"> </w:t>
      </w:r>
      <w:r w:rsidRPr="0009514F">
        <w:t>this</w:t>
      </w:r>
      <w:r w:rsidRPr="0009514F">
        <w:rPr>
          <w:spacing w:val="-2"/>
        </w:rPr>
        <w:t xml:space="preserve"> </w:t>
      </w:r>
      <w:r w:rsidRPr="0009514F">
        <w:t>active</w:t>
      </w:r>
      <w:r w:rsidRPr="0009514F">
        <w:rPr>
          <w:spacing w:val="-2"/>
        </w:rPr>
        <w:t xml:space="preserve"> </w:t>
      </w:r>
      <w:r w:rsidRPr="0009514F">
        <w:t>contract</w:t>
      </w:r>
      <w:r w:rsidRPr="0009514F">
        <w:rPr>
          <w:spacing w:val="-4"/>
        </w:rPr>
        <w:t xml:space="preserve"> </w:t>
      </w:r>
      <w:r w:rsidRPr="0009514F">
        <w:t>to</w:t>
      </w:r>
      <w:r w:rsidRPr="0009514F">
        <w:rPr>
          <w:spacing w:val="-2"/>
        </w:rPr>
        <w:t xml:space="preserve"> </w:t>
      </w:r>
      <w:r w:rsidRPr="0009514F">
        <w:t>a</w:t>
      </w:r>
      <w:r w:rsidRPr="0009514F">
        <w:rPr>
          <w:spacing w:val="-4"/>
        </w:rPr>
        <w:t xml:space="preserve"> </w:t>
      </w:r>
      <w:r w:rsidRPr="0009514F">
        <w:t>follow-on</w:t>
      </w:r>
      <w:r w:rsidRPr="0009514F">
        <w:rPr>
          <w:spacing w:val="-2"/>
        </w:rPr>
        <w:t xml:space="preserve"> </w:t>
      </w:r>
      <w:r w:rsidRPr="0009514F">
        <w:t>contract/order</w:t>
      </w:r>
      <w:r w:rsidRPr="0009514F">
        <w:rPr>
          <w:spacing w:val="-4"/>
        </w:rPr>
        <w:t xml:space="preserve"> </w:t>
      </w:r>
      <w:r w:rsidRPr="0009514F">
        <w:t>or</w:t>
      </w:r>
      <w:r w:rsidRPr="0009514F">
        <w:rPr>
          <w:spacing w:val="-1"/>
        </w:rPr>
        <w:t xml:space="preserve"> </w:t>
      </w:r>
      <w:r w:rsidRPr="0009514F">
        <w:t>Government</w:t>
      </w:r>
      <w:r w:rsidRPr="0009514F">
        <w:rPr>
          <w:spacing w:val="-4"/>
        </w:rPr>
        <w:t xml:space="preserve"> </w:t>
      </w:r>
      <w:r w:rsidRPr="0009514F">
        <w:t>entity.</w:t>
      </w:r>
      <w:r w:rsidRPr="0009514F">
        <w:rPr>
          <w:spacing w:val="40"/>
        </w:rPr>
        <w:t xml:space="preserve"> </w:t>
      </w:r>
      <w:r w:rsidRPr="0009514F">
        <w:t>A</w:t>
      </w:r>
      <w:r w:rsidRPr="0009514F">
        <w:rPr>
          <w:spacing w:val="-3"/>
        </w:rPr>
        <w:t xml:space="preserve"> </w:t>
      </w:r>
      <w:r w:rsidRPr="0009514F">
        <w:t>draft</w:t>
      </w:r>
      <w:r w:rsidRPr="0009514F">
        <w:rPr>
          <w:spacing w:val="-4"/>
        </w:rPr>
        <w:t xml:space="preserve"> </w:t>
      </w:r>
      <w:r w:rsidRPr="0009514F">
        <w:t>plan shall be submitted within 90 calendar days prior to the end of the contract.</w:t>
      </w:r>
      <w:r w:rsidRPr="0009514F">
        <w:rPr>
          <w:spacing w:val="40"/>
        </w:rPr>
        <w:t xml:space="preserve"> </w:t>
      </w:r>
      <w:r w:rsidRPr="0009514F">
        <w:t>The final plan will be approved by the Government within 75 calendar days prior to the end of the contract.</w:t>
      </w:r>
    </w:p>
    <w:p w14:paraId="74381B82" w14:textId="77777777" w:rsidR="00D754AD" w:rsidRPr="0009514F" w:rsidRDefault="00D754AD" w:rsidP="00D754AD"/>
    <w:p w14:paraId="27844004" w14:textId="77777777" w:rsidR="00D754AD" w:rsidRPr="0009514F" w:rsidRDefault="00D754AD" w:rsidP="00D754AD">
      <w:r w:rsidRPr="0009514F">
        <w:t>In accordance with the Government-approved Transition-Out plan, the Contractor shall assist the Government in planning and implementing a complete transition from this contractor to the follow-on contract. The plan shall include formal coordination with Government staff and successor staff and management.</w:t>
      </w:r>
      <w:r w:rsidRPr="0009514F">
        <w:rPr>
          <w:spacing w:val="40"/>
        </w:rPr>
        <w:t xml:space="preserve"> </w:t>
      </w:r>
      <w:r w:rsidRPr="0009514F">
        <w:t>The</w:t>
      </w:r>
      <w:r w:rsidRPr="0009514F">
        <w:rPr>
          <w:spacing w:val="-4"/>
        </w:rPr>
        <w:t xml:space="preserve"> </w:t>
      </w:r>
      <w:r w:rsidRPr="0009514F">
        <w:t>transition</w:t>
      </w:r>
      <w:r w:rsidRPr="0009514F">
        <w:rPr>
          <w:spacing w:val="-2"/>
        </w:rPr>
        <w:t xml:space="preserve"> </w:t>
      </w:r>
      <w:r w:rsidRPr="0009514F">
        <w:t>plan</w:t>
      </w:r>
      <w:r w:rsidRPr="0009514F">
        <w:rPr>
          <w:spacing w:val="-5"/>
        </w:rPr>
        <w:t xml:space="preserve"> </w:t>
      </w:r>
      <w:r w:rsidRPr="0009514F">
        <w:t>shall</w:t>
      </w:r>
      <w:r w:rsidRPr="0009514F">
        <w:rPr>
          <w:spacing w:val="-4"/>
        </w:rPr>
        <w:t xml:space="preserve"> </w:t>
      </w:r>
      <w:r w:rsidRPr="0009514F">
        <w:t>also</w:t>
      </w:r>
      <w:r w:rsidRPr="0009514F">
        <w:rPr>
          <w:spacing w:val="-2"/>
        </w:rPr>
        <w:t xml:space="preserve"> </w:t>
      </w:r>
      <w:r w:rsidRPr="0009514F">
        <w:t>include</w:t>
      </w:r>
      <w:r w:rsidRPr="0009514F">
        <w:rPr>
          <w:spacing w:val="-2"/>
        </w:rPr>
        <w:t xml:space="preserve"> </w:t>
      </w:r>
      <w:r w:rsidRPr="0009514F">
        <w:t>delivery</w:t>
      </w:r>
      <w:r w:rsidRPr="0009514F">
        <w:rPr>
          <w:spacing w:val="-2"/>
        </w:rPr>
        <w:t xml:space="preserve"> </w:t>
      </w:r>
      <w:r w:rsidRPr="0009514F">
        <w:t>of</w:t>
      </w:r>
      <w:r w:rsidRPr="0009514F">
        <w:rPr>
          <w:spacing w:val="-4"/>
        </w:rPr>
        <w:t xml:space="preserve"> </w:t>
      </w:r>
      <w:r w:rsidRPr="0009514F">
        <w:t>copies</w:t>
      </w:r>
      <w:r w:rsidRPr="0009514F">
        <w:rPr>
          <w:spacing w:val="-2"/>
        </w:rPr>
        <w:t xml:space="preserve"> </w:t>
      </w:r>
      <w:r w:rsidRPr="0009514F">
        <w:t>of</w:t>
      </w:r>
      <w:r w:rsidRPr="0009514F">
        <w:rPr>
          <w:spacing w:val="-1"/>
        </w:rPr>
        <w:t xml:space="preserve"> </w:t>
      </w:r>
      <w:r w:rsidRPr="0009514F">
        <w:t>existing</w:t>
      </w:r>
      <w:r w:rsidRPr="0009514F">
        <w:rPr>
          <w:spacing w:val="-5"/>
        </w:rPr>
        <w:t xml:space="preserve"> </w:t>
      </w:r>
      <w:r w:rsidRPr="0009514F">
        <w:t>policies</w:t>
      </w:r>
      <w:r w:rsidRPr="0009514F">
        <w:rPr>
          <w:spacing w:val="-2"/>
        </w:rPr>
        <w:t xml:space="preserve"> </w:t>
      </w:r>
      <w:r w:rsidRPr="0009514F">
        <w:t>and</w:t>
      </w:r>
      <w:r w:rsidRPr="0009514F">
        <w:rPr>
          <w:spacing w:val="-2"/>
        </w:rPr>
        <w:t xml:space="preserve"> </w:t>
      </w:r>
      <w:r w:rsidRPr="0009514F">
        <w:t>procedures, delivery of required metrics and statistics, ensuring continuity of services, transition of historic data to new</w:t>
      </w:r>
      <w:r w:rsidRPr="0009514F">
        <w:rPr>
          <w:spacing w:val="-2"/>
        </w:rPr>
        <w:t xml:space="preserve"> </w:t>
      </w:r>
      <w:r w:rsidRPr="0009514F">
        <w:t>Contractor</w:t>
      </w:r>
      <w:r w:rsidRPr="0009514F">
        <w:rPr>
          <w:spacing w:val="-3"/>
        </w:rPr>
        <w:t xml:space="preserve"> </w:t>
      </w:r>
      <w:r w:rsidRPr="0009514F">
        <w:t>system including</w:t>
      </w:r>
      <w:r w:rsidRPr="0009514F">
        <w:rPr>
          <w:spacing w:val="-4"/>
        </w:rPr>
        <w:t xml:space="preserve"> </w:t>
      </w:r>
      <w:r w:rsidRPr="0009514F">
        <w:t>a</w:t>
      </w:r>
      <w:r w:rsidRPr="0009514F">
        <w:rPr>
          <w:spacing w:val="-1"/>
        </w:rPr>
        <w:t xml:space="preserve"> </w:t>
      </w:r>
      <w:r w:rsidRPr="0009514F">
        <w:t>list of</w:t>
      </w:r>
      <w:r w:rsidRPr="0009514F">
        <w:rPr>
          <w:spacing w:val="-3"/>
        </w:rPr>
        <w:t xml:space="preserve"> </w:t>
      </w:r>
      <w:r w:rsidRPr="0009514F">
        <w:t>current incumbent Contractor personnel,</w:t>
      </w:r>
      <w:r w:rsidRPr="0009514F">
        <w:rPr>
          <w:spacing w:val="-1"/>
        </w:rPr>
        <w:t xml:space="preserve"> </w:t>
      </w:r>
      <w:r w:rsidRPr="0009514F">
        <w:t>return/transfer of GFP, and coordination with</w:t>
      </w:r>
      <w:r w:rsidRPr="0009514F">
        <w:rPr>
          <w:spacing w:val="-1"/>
        </w:rPr>
        <w:t xml:space="preserve"> </w:t>
      </w:r>
      <w:r w:rsidRPr="0009514F">
        <w:t>the Government to account for government keys, ID/access cards, and any security codes</w:t>
      </w:r>
      <w:r w:rsidRPr="0009514F">
        <w:rPr>
          <w:spacing w:val="-4"/>
        </w:rPr>
        <w:t xml:space="preserve"> </w:t>
      </w:r>
      <w:r w:rsidRPr="0009514F">
        <w:t>(if</w:t>
      </w:r>
      <w:r w:rsidRPr="0009514F">
        <w:rPr>
          <w:spacing w:val="-1"/>
        </w:rPr>
        <w:t xml:space="preserve"> </w:t>
      </w:r>
      <w:r w:rsidRPr="0009514F">
        <w:t>applicable).</w:t>
      </w:r>
      <w:r w:rsidRPr="0009514F">
        <w:rPr>
          <w:spacing w:val="40"/>
        </w:rPr>
        <w:t xml:space="preserve"> </w:t>
      </w:r>
    </w:p>
    <w:p w14:paraId="1798A19D" w14:textId="77777777" w:rsidR="00D754AD" w:rsidRPr="0009514F" w:rsidRDefault="00D754AD" w:rsidP="00D754AD"/>
    <w:p w14:paraId="557CB470" w14:textId="3AF8F360" w:rsidR="00D754AD" w:rsidRPr="0009514F" w:rsidRDefault="004C475C" w:rsidP="00D754AD">
      <w:pPr>
        <w:rPr>
          <w:b/>
        </w:rPr>
      </w:pPr>
      <w:r>
        <w:t xml:space="preserve">1.7 </w:t>
      </w:r>
      <w:r w:rsidR="00D754AD" w:rsidRPr="0009514F">
        <w:t>Administrative</w:t>
      </w:r>
      <w:r w:rsidR="00D754AD" w:rsidRPr="0009514F">
        <w:rPr>
          <w:spacing w:val="-4"/>
        </w:rPr>
        <w:t xml:space="preserve"> </w:t>
      </w:r>
      <w:r w:rsidR="00D754AD" w:rsidRPr="0009514F">
        <w:rPr>
          <w:spacing w:val="-2"/>
        </w:rPr>
        <w:t>specifications</w:t>
      </w:r>
    </w:p>
    <w:p w14:paraId="2C231391" w14:textId="77777777" w:rsidR="00D754AD" w:rsidRPr="0009514F" w:rsidRDefault="00D754AD" w:rsidP="00D754AD">
      <w:pPr>
        <w:rPr>
          <w:b/>
        </w:rPr>
      </w:pPr>
    </w:p>
    <w:p w14:paraId="58B26436" w14:textId="55428C96" w:rsidR="00D754AD" w:rsidRDefault="004C475C" w:rsidP="00D754AD">
      <w:r>
        <w:t xml:space="preserve">1.7.1 </w:t>
      </w:r>
      <w:r w:rsidR="00D754AD" w:rsidRPr="0009514F">
        <w:t>Place of performance:</w:t>
      </w:r>
      <w:r w:rsidR="00D754AD" w:rsidRPr="0009514F">
        <w:rPr>
          <w:spacing w:val="40"/>
        </w:rPr>
        <w:t xml:space="preserve"> </w:t>
      </w:r>
      <w:r w:rsidR="00D754AD" w:rsidRPr="0009514F">
        <w:t>The work shall be performed at the contractor’s location or remotely. In person meeting support will be required at Fort Detrick, Maryland and other meeting locations within the National Capitol Region.</w:t>
      </w:r>
    </w:p>
    <w:p w14:paraId="403BCDED" w14:textId="77777777" w:rsidR="004C475C" w:rsidRPr="0009514F" w:rsidRDefault="004C475C" w:rsidP="00D754AD"/>
    <w:p w14:paraId="4EBB50D8" w14:textId="0328E048" w:rsidR="00D754AD" w:rsidRDefault="004C475C" w:rsidP="00D754AD">
      <w:pPr>
        <w:rPr>
          <w:spacing w:val="40"/>
        </w:rPr>
      </w:pPr>
      <w:r>
        <w:t xml:space="preserve">1.7.2 </w:t>
      </w:r>
      <w:r w:rsidR="00D754AD" w:rsidRPr="0009514F">
        <w:t>Hours of operation:</w:t>
      </w:r>
      <w:r w:rsidR="00D754AD" w:rsidRPr="0009514F">
        <w:rPr>
          <w:spacing w:val="40"/>
        </w:rPr>
        <w:t xml:space="preserve"> </w:t>
      </w:r>
      <w:r w:rsidR="00D754AD" w:rsidRPr="0009514F">
        <w:t>The contractor is responsible for conducting business Monday through Friday</w:t>
      </w:r>
      <w:r w:rsidR="00D754AD" w:rsidRPr="0009514F">
        <w:rPr>
          <w:spacing w:val="-2"/>
        </w:rPr>
        <w:t xml:space="preserve"> </w:t>
      </w:r>
      <w:r w:rsidR="00D754AD" w:rsidRPr="0009514F">
        <w:t>except</w:t>
      </w:r>
      <w:r w:rsidR="00D754AD" w:rsidRPr="0009514F">
        <w:rPr>
          <w:spacing w:val="-2"/>
        </w:rPr>
        <w:t xml:space="preserve"> </w:t>
      </w:r>
      <w:r w:rsidR="00D754AD" w:rsidRPr="0009514F">
        <w:t>Federal</w:t>
      </w:r>
      <w:r w:rsidR="00D754AD" w:rsidRPr="0009514F">
        <w:rPr>
          <w:spacing w:val="-2"/>
        </w:rPr>
        <w:t xml:space="preserve"> </w:t>
      </w:r>
      <w:r w:rsidR="00D754AD" w:rsidRPr="0009514F">
        <w:t>holidays,</w:t>
      </w:r>
      <w:r w:rsidR="00D754AD" w:rsidRPr="0009514F">
        <w:rPr>
          <w:spacing w:val="-2"/>
        </w:rPr>
        <w:t xml:space="preserve"> </w:t>
      </w:r>
      <w:r w:rsidR="00D754AD" w:rsidRPr="0009514F">
        <w:t>or</w:t>
      </w:r>
      <w:r w:rsidR="00D754AD" w:rsidRPr="0009514F">
        <w:rPr>
          <w:spacing w:val="-2"/>
        </w:rPr>
        <w:t xml:space="preserve"> </w:t>
      </w:r>
      <w:r w:rsidR="00D754AD" w:rsidRPr="0009514F">
        <w:t>when</w:t>
      </w:r>
      <w:r w:rsidR="00D754AD" w:rsidRPr="0009514F">
        <w:rPr>
          <w:spacing w:val="-2"/>
        </w:rPr>
        <w:t xml:space="preserve"> </w:t>
      </w:r>
      <w:r w:rsidR="00D754AD" w:rsidRPr="0009514F">
        <w:t>the</w:t>
      </w:r>
      <w:r w:rsidR="00D754AD" w:rsidRPr="0009514F">
        <w:rPr>
          <w:spacing w:val="-2"/>
        </w:rPr>
        <w:t xml:space="preserve"> </w:t>
      </w:r>
      <w:r w:rsidR="00D754AD" w:rsidRPr="0009514F">
        <w:t>Government</w:t>
      </w:r>
      <w:r w:rsidR="00D754AD" w:rsidRPr="0009514F">
        <w:rPr>
          <w:spacing w:val="-2"/>
        </w:rPr>
        <w:t xml:space="preserve"> </w:t>
      </w:r>
      <w:r w:rsidR="00D754AD" w:rsidRPr="0009514F">
        <w:t>facility</w:t>
      </w:r>
      <w:r w:rsidR="00D754AD" w:rsidRPr="0009514F">
        <w:rPr>
          <w:spacing w:val="-4"/>
        </w:rPr>
        <w:t xml:space="preserve"> </w:t>
      </w:r>
      <w:r w:rsidR="00D754AD" w:rsidRPr="0009514F">
        <w:t>is</w:t>
      </w:r>
      <w:r w:rsidR="00D754AD" w:rsidRPr="0009514F">
        <w:rPr>
          <w:spacing w:val="-2"/>
        </w:rPr>
        <w:t xml:space="preserve"> </w:t>
      </w:r>
      <w:r w:rsidR="00D754AD" w:rsidRPr="0009514F">
        <w:t>closed</w:t>
      </w:r>
      <w:r w:rsidR="00D754AD" w:rsidRPr="0009514F">
        <w:rPr>
          <w:spacing w:val="-4"/>
        </w:rPr>
        <w:t xml:space="preserve"> </w:t>
      </w:r>
      <w:r w:rsidR="00D754AD" w:rsidRPr="0009514F">
        <w:t>due</w:t>
      </w:r>
      <w:r w:rsidR="00D754AD" w:rsidRPr="0009514F">
        <w:rPr>
          <w:spacing w:val="-2"/>
        </w:rPr>
        <w:t xml:space="preserve"> </w:t>
      </w:r>
      <w:r w:rsidR="00D754AD" w:rsidRPr="0009514F">
        <w:t>to</w:t>
      </w:r>
      <w:r w:rsidR="00D754AD" w:rsidRPr="0009514F">
        <w:rPr>
          <w:spacing w:val="-2"/>
        </w:rPr>
        <w:t xml:space="preserve"> </w:t>
      </w:r>
      <w:r w:rsidR="00D754AD" w:rsidRPr="0009514F">
        <w:t>local</w:t>
      </w:r>
      <w:r w:rsidR="00D754AD" w:rsidRPr="0009514F">
        <w:rPr>
          <w:spacing w:val="-3"/>
        </w:rPr>
        <w:t xml:space="preserve"> </w:t>
      </w:r>
      <w:r w:rsidR="00D754AD" w:rsidRPr="0009514F">
        <w:t>or</w:t>
      </w:r>
      <w:r w:rsidR="00D754AD" w:rsidRPr="0009514F">
        <w:rPr>
          <w:spacing w:val="-2"/>
        </w:rPr>
        <w:t xml:space="preserve"> </w:t>
      </w:r>
      <w:r w:rsidR="00D754AD" w:rsidRPr="0009514F">
        <w:t>national emergencies, administrative closings, or similar Government-directed facility closings.</w:t>
      </w:r>
      <w:r w:rsidR="00D754AD" w:rsidRPr="0009514F">
        <w:rPr>
          <w:spacing w:val="40"/>
        </w:rPr>
        <w:t xml:space="preserve"> </w:t>
      </w:r>
    </w:p>
    <w:p w14:paraId="3900D286" w14:textId="77777777" w:rsidR="004C475C" w:rsidRPr="0009514F" w:rsidRDefault="004C475C" w:rsidP="00D754AD"/>
    <w:p w14:paraId="03195786" w14:textId="77777777" w:rsidR="00D754AD" w:rsidRDefault="00D754AD" w:rsidP="00D754AD">
      <w:pPr>
        <w:rPr>
          <w:spacing w:val="-2"/>
        </w:rPr>
      </w:pPr>
      <w:r w:rsidRPr="0009514F">
        <w:t>The contractor</w:t>
      </w:r>
      <w:r w:rsidRPr="0009514F">
        <w:rPr>
          <w:spacing w:val="-4"/>
        </w:rPr>
        <w:t xml:space="preserve"> </w:t>
      </w:r>
      <w:r w:rsidRPr="0009514F">
        <w:t>must</w:t>
      </w:r>
      <w:r w:rsidRPr="0009514F">
        <w:rPr>
          <w:spacing w:val="-3"/>
        </w:rPr>
        <w:t xml:space="preserve"> </w:t>
      </w:r>
      <w:r w:rsidRPr="0009514F">
        <w:t>maintain</w:t>
      </w:r>
      <w:r w:rsidRPr="0009514F">
        <w:rPr>
          <w:spacing w:val="-5"/>
        </w:rPr>
        <w:t xml:space="preserve"> </w:t>
      </w:r>
      <w:r w:rsidRPr="0009514F">
        <w:t>an</w:t>
      </w:r>
      <w:r w:rsidRPr="0009514F">
        <w:rPr>
          <w:spacing w:val="-3"/>
        </w:rPr>
        <w:t xml:space="preserve"> </w:t>
      </w:r>
      <w:r w:rsidRPr="0009514F">
        <w:t>adequate</w:t>
      </w:r>
      <w:r w:rsidRPr="0009514F">
        <w:rPr>
          <w:spacing w:val="-4"/>
        </w:rPr>
        <w:t xml:space="preserve"> </w:t>
      </w:r>
      <w:r w:rsidRPr="0009514F">
        <w:t>workforce</w:t>
      </w:r>
      <w:r w:rsidRPr="0009514F">
        <w:rPr>
          <w:spacing w:val="-4"/>
        </w:rPr>
        <w:t xml:space="preserve"> </w:t>
      </w:r>
      <w:r w:rsidRPr="0009514F">
        <w:t>for</w:t>
      </w:r>
      <w:r w:rsidRPr="0009514F">
        <w:rPr>
          <w:spacing w:val="-3"/>
        </w:rPr>
        <w:t xml:space="preserve"> </w:t>
      </w:r>
      <w:r w:rsidRPr="0009514F">
        <w:t>the</w:t>
      </w:r>
      <w:r w:rsidRPr="0009514F">
        <w:rPr>
          <w:spacing w:val="-3"/>
        </w:rPr>
        <w:t xml:space="preserve"> </w:t>
      </w:r>
      <w:r w:rsidRPr="0009514F">
        <w:t>uninterrupted</w:t>
      </w:r>
      <w:r w:rsidRPr="0009514F">
        <w:rPr>
          <w:spacing w:val="-3"/>
        </w:rPr>
        <w:t xml:space="preserve"> </w:t>
      </w:r>
      <w:r w:rsidRPr="0009514F">
        <w:t>performance</w:t>
      </w:r>
      <w:r w:rsidRPr="0009514F">
        <w:rPr>
          <w:spacing w:val="-3"/>
        </w:rPr>
        <w:t xml:space="preserve"> </w:t>
      </w:r>
      <w:r w:rsidRPr="0009514F">
        <w:t xml:space="preserve">of all tasks defined within this PWS when the Government facility is not closed for the above </w:t>
      </w:r>
      <w:r w:rsidRPr="0009514F">
        <w:rPr>
          <w:spacing w:val="-2"/>
        </w:rPr>
        <w:t>reasons. Overtime is not permitted.</w:t>
      </w:r>
    </w:p>
    <w:p w14:paraId="64D4EF95" w14:textId="77777777" w:rsidR="004C475C" w:rsidRPr="0009514F" w:rsidRDefault="004C475C" w:rsidP="00D754AD">
      <w:pPr>
        <w:rPr>
          <w:spacing w:val="-2"/>
        </w:rPr>
      </w:pPr>
    </w:p>
    <w:p w14:paraId="7E3F561D" w14:textId="77777777" w:rsidR="00D754AD" w:rsidRPr="0009514F" w:rsidRDefault="00D754AD" w:rsidP="00D754AD">
      <w:r w:rsidRPr="0009514F">
        <w:rPr>
          <w:spacing w:val="-2"/>
        </w:rPr>
        <w:t>CDMRP’s normal business hours are 8:00 am to 5:00 pm (Eastern Standard Time). CDMRP core hours are from 9:00 am to 3:00 pm (EST).</w:t>
      </w:r>
    </w:p>
    <w:p w14:paraId="5ED79DB5" w14:textId="77777777" w:rsidR="00D754AD" w:rsidRPr="0009514F" w:rsidRDefault="00D754AD" w:rsidP="00D754AD"/>
    <w:p w14:paraId="10CA0D63" w14:textId="30D4063A" w:rsidR="00D754AD" w:rsidRPr="0009514F" w:rsidRDefault="004C475C" w:rsidP="00D754AD">
      <w:r>
        <w:t xml:space="preserve">1.7.3 </w:t>
      </w:r>
      <w:r w:rsidR="00D754AD" w:rsidRPr="0009514F">
        <w:t>Emergency</w:t>
      </w:r>
      <w:r w:rsidR="00D754AD" w:rsidRPr="0009514F">
        <w:rPr>
          <w:spacing w:val="-3"/>
        </w:rPr>
        <w:t xml:space="preserve"> </w:t>
      </w:r>
      <w:r w:rsidR="00D754AD" w:rsidRPr="0009514F">
        <w:t>Services:</w:t>
      </w:r>
      <w:r w:rsidR="00D754AD" w:rsidRPr="0009514F">
        <w:rPr>
          <w:spacing w:val="40"/>
        </w:rPr>
        <w:t xml:space="preserve"> </w:t>
      </w:r>
      <w:r w:rsidR="00D754AD" w:rsidRPr="0009514F">
        <w:t>On</w:t>
      </w:r>
      <w:r w:rsidR="00D754AD" w:rsidRPr="0009514F">
        <w:rPr>
          <w:spacing w:val="-5"/>
        </w:rPr>
        <w:t xml:space="preserve"> </w:t>
      </w:r>
      <w:r w:rsidR="00D754AD" w:rsidRPr="0009514F">
        <w:t>occasion,</w:t>
      </w:r>
      <w:r w:rsidR="00D754AD" w:rsidRPr="0009514F">
        <w:rPr>
          <w:spacing w:val="-3"/>
        </w:rPr>
        <w:t xml:space="preserve"> </w:t>
      </w:r>
      <w:r w:rsidR="00D754AD" w:rsidRPr="0009514F">
        <w:t>services</w:t>
      </w:r>
      <w:r w:rsidR="00D754AD" w:rsidRPr="0009514F">
        <w:rPr>
          <w:spacing w:val="-4"/>
        </w:rPr>
        <w:t xml:space="preserve"> </w:t>
      </w:r>
      <w:r w:rsidR="00D754AD" w:rsidRPr="0009514F">
        <w:t>may</w:t>
      </w:r>
      <w:r w:rsidR="00D754AD" w:rsidRPr="0009514F">
        <w:rPr>
          <w:spacing w:val="-3"/>
        </w:rPr>
        <w:t xml:space="preserve"> </w:t>
      </w:r>
      <w:r w:rsidR="00D754AD" w:rsidRPr="0009514F">
        <w:t>be</w:t>
      </w:r>
      <w:r w:rsidR="00D754AD" w:rsidRPr="0009514F">
        <w:rPr>
          <w:spacing w:val="-3"/>
        </w:rPr>
        <w:t xml:space="preserve"> </w:t>
      </w:r>
      <w:r w:rsidR="00D754AD" w:rsidRPr="0009514F">
        <w:t>required</w:t>
      </w:r>
      <w:r w:rsidR="00D754AD" w:rsidRPr="0009514F">
        <w:rPr>
          <w:spacing w:val="-3"/>
        </w:rPr>
        <w:t xml:space="preserve"> </w:t>
      </w:r>
      <w:r w:rsidR="00D754AD" w:rsidRPr="0009514F">
        <w:t>to</w:t>
      </w:r>
      <w:r w:rsidR="00D754AD" w:rsidRPr="0009514F">
        <w:rPr>
          <w:spacing w:val="-5"/>
        </w:rPr>
        <w:t xml:space="preserve"> </w:t>
      </w:r>
      <w:r w:rsidR="00D754AD" w:rsidRPr="0009514F">
        <w:t>support</w:t>
      </w:r>
      <w:r w:rsidR="00D754AD" w:rsidRPr="0009514F">
        <w:rPr>
          <w:spacing w:val="-3"/>
        </w:rPr>
        <w:t xml:space="preserve"> </w:t>
      </w:r>
      <w:r w:rsidR="00D754AD" w:rsidRPr="0009514F">
        <w:t>an activation or exercise of contingency plans outside the normal duty hours. The contractor shall designate an Emergency point of contact (POC) in the event of a Continuing Operations (COOP) drill or emergency event requiring 100% accountability of all contractor staff with a DoD ID number. Once initiated, responses are required within one hour of being contacted by the COR or Chief of Acquisition.</w:t>
      </w:r>
    </w:p>
    <w:p w14:paraId="32704045" w14:textId="77777777" w:rsidR="00D754AD" w:rsidRPr="0009514F" w:rsidRDefault="00D754AD" w:rsidP="00D754AD"/>
    <w:p w14:paraId="175E5E7A" w14:textId="345C8822" w:rsidR="00D754AD" w:rsidRPr="0009514F" w:rsidRDefault="005D2111" w:rsidP="00D754AD">
      <w:pPr>
        <w:rPr>
          <w:i/>
        </w:rPr>
      </w:pPr>
      <w:r w:rsidRPr="005D2111">
        <w:rPr>
          <w:bCs/>
        </w:rPr>
        <w:t>1.8</w:t>
      </w:r>
      <w:r>
        <w:rPr>
          <w:b/>
        </w:rPr>
        <w:t xml:space="preserve"> </w:t>
      </w:r>
      <w:r w:rsidR="00D754AD" w:rsidRPr="0009514F">
        <w:rPr>
          <w:b/>
        </w:rPr>
        <w:t>Contractor travel:</w:t>
      </w:r>
      <w:r w:rsidR="00D754AD" w:rsidRPr="0009514F">
        <w:rPr>
          <w:b/>
          <w:spacing w:val="40"/>
        </w:rPr>
        <w:t xml:space="preserve"> </w:t>
      </w:r>
      <w:r w:rsidR="00D754AD" w:rsidRPr="0009514F">
        <w:t>The Contractor shall be required to travel within the Continental United States (CONUS) and within the National Capitol Region (NCR) to attend meetings, conferences, and training. The contractor may be required to travel off-site to these locations in support of this PWS. Contractor shall be authorized</w:t>
      </w:r>
      <w:r w:rsidR="00D754AD" w:rsidRPr="0009514F">
        <w:rPr>
          <w:spacing w:val="-5"/>
        </w:rPr>
        <w:t xml:space="preserve"> </w:t>
      </w:r>
      <w:r w:rsidR="00D754AD" w:rsidRPr="0009514F">
        <w:t>travel</w:t>
      </w:r>
      <w:r w:rsidR="00D754AD" w:rsidRPr="0009514F">
        <w:rPr>
          <w:spacing w:val="-4"/>
        </w:rPr>
        <w:t xml:space="preserve"> </w:t>
      </w:r>
      <w:r w:rsidR="00D754AD" w:rsidRPr="0009514F">
        <w:t>expenses</w:t>
      </w:r>
      <w:r w:rsidR="00D754AD" w:rsidRPr="0009514F">
        <w:rPr>
          <w:spacing w:val="-3"/>
        </w:rPr>
        <w:t xml:space="preserve"> </w:t>
      </w:r>
      <w:r w:rsidR="00D754AD" w:rsidRPr="0009514F">
        <w:t>consistent</w:t>
      </w:r>
      <w:r w:rsidR="00D754AD" w:rsidRPr="0009514F">
        <w:rPr>
          <w:spacing w:val="-3"/>
        </w:rPr>
        <w:t xml:space="preserve"> </w:t>
      </w:r>
      <w:r w:rsidR="00D754AD" w:rsidRPr="0009514F">
        <w:t>with</w:t>
      </w:r>
      <w:r w:rsidR="00D754AD" w:rsidRPr="0009514F">
        <w:rPr>
          <w:spacing w:val="-5"/>
        </w:rPr>
        <w:t xml:space="preserve"> </w:t>
      </w:r>
      <w:r w:rsidR="00D754AD" w:rsidRPr="0009514F">
        <w:t>the</w:t>
      </w:r>
      <w:r w:rsidR="00D754AD" w:rsidRPr="0009514F">
        <w:rPr>
          <w:spacing w:val="-3"/>
        </w:rPr>
        <w:t xml:space="preserve"> </w:t>
      </w:r>
      <w:r w:rsidR="00D754AD" w:rsidRPr="0009514F">
        <w:t>cost</w:t>
      </w:r>
      <w:r w:rsidR="00D754AD" w:rsidRPr="0009514F">
        <w:rPr>
          <w:spacing w:val="-3"/>
        </w:rPr>
        <w:t xml:space="preserve"> </w:t>
      </w:r>
      <w:r w:rsidR="00D754AD" w:rsidRPr="0009514F">
        <w:t>principles</w:t>
      </w:r>
      <w:r w:rsidR="00D754AD" w:rsidRPr="0009514F">
        <w:rPr>
          <w:spacing w:val="-3"/>
        </w:rPr>
        <w:t xml:space="preserve"> </w:t>
      </w:r>
      <w:r w:rsidR="00D754AD" w:rsidRPr="0009514F">
        <w:t>and</w:t>
      </w:r>
      <w:r w:rsidR="00D754AD" w:rsidRPr="0009514F">
        <w:rPr>
          <w:spacing w:val="-5"/>
        </w:rPr>
        <w:t xml:space="preserve"> </w:t>
      </w:r>
      <w:r w:rsidR="00D754AD" w:rsidRPr="0009514F">
        <w:t>procedures in Federal Acquisition Regulation (FAR) Part 31.2, Travel Costs and the limitations of funds specified</w:t>
      </w:r>
      <w:r w:rsidR="00D754AD" w:rsidRPr="0009514F">
        <w:rPr>
          <w:spacing w:val="-5"/>
        </w:rPr>
        <w:t xml:space="preserve"> </w:t>
      </w:r>
      <w:r w:rsidR="00D754AD" w:rsidRPr="0009514F">
        <w:t>in</w:t>
      </w:r>
      <w:r w:rsidR="00D754AD" w:rsidRPr="0009514F">
        <w:rPr>
          <w:spacing w:val="-5"/>
        </w:rPr>
        <w:t xml:space="preserve"> </w:t>
      </w:r>
      <w:r w:rsidR="00D754AD" w:rsidRPr="0009514F">
        <w:t>this</w:t>
      </w:r>
      <w:r w:rsidR="00D754AD" w:rsidRPr="0009514F">
        <w:rPr>
          <w:spacing w:val="-3"/>
        </w:rPr>
        <w:t xml:space="preserve"> </w:t>
      </w:r>
      <w:r w:rsidR="00D754AD" w:rsidRPr="0009514F">
        <w:t>contract.</w:t>
      </w:r>
      <w:r w:rsidR="00D754AD" w:rsidRPr="0009514F">
        <w:rPr>
          <w:spacing w:val="40"/>
        </w:rPr>
        <w:t xml:space="preserve"> </w:t>
      </w:r>
      <w:r w:rsidR="00D754AD" w:rsidRPr="0009514F">
        <w:t>All</w:t>
      </w:r>
      <w:r w:rsidR="00D754AD" w:rsidRPr="0009514F">
        <w:rPr>
          <w:spacing w:val="-3"/>
        </w:rPr>
        <w:t xml:space="preserve"> </w:t>
      </w:r>
      <w:r w:rsidR="00D754AD" w:rsidRPr="0009514F">
        <w:t>travel</w:t>
      </w:r>
      <w:r w:rsidR="00D754AD" w:rsidRPr="0009514F">
        <w:rPr>
          <w:spacing w:val="-4"/>
        </w:rPr>
        <w:t xml:space="preserve"> </w:t>
      </w:r>
      <w:r w:rsidR="00D754AD" w:rsidRPr="0009514F">
        <w:t>requires</w:t>
      </w:r>
      <w:r w:rsidR="00D754AD" w:rsidRPr="0009514F">
        <w:rPr>
          <w:spacing w:val="-3"/>
        </w:rPr>
        <w:t xml:space="preserve"> </w:t>
      </w:r>
      <w:r w:rsidR="00D754AD" w:rsidRPr="0009514F">
        <w:t>Government</w:t>
      </w:r>
      <w:r w:rsidR="00D754AD" w:rsidRPr="0009514F">
        <w:rPr>
          <w:spacing w:val="-3"/>
        </w:rPr>
        <w:t xml:space="preserve"> </w:t>
      </w:r>
      <w:r w:rsidR="00D754AD" w:rsidRPr="0009514F">
        <w:t>approval/authorization</w:t>
      </w:r>
      <w:r w:rsidR="00D754AD" w:rsidRPr="0009514F">
        <w:rPr>
          <w:spacing w:val="-3"/>
        </w:rPr>
        <w:t xml:space="preserve"> </w:t>
      </w:r>
      <w:r w:rsidR="00D754AD" w:rsidRPr="0009514F">
        <w:t>and</w:t>
      </w:r>
      <w:r w:rsidR="00D754AD" w:rsidRPr="0009514F">
        <w:rPr>
          <w:spacing w:val="-5"/>
        </w:rPr>
        <w:t xml:space="preserve"> </w:t>
      </w:r>
      <w:r w:rsidR="00D754AD" w:rsidRPr="0009514F">
        <w:t>notification to the Contracting Officer Representative (COR).</w:t>
      </w:r>
      <w:r w:rsidR="00D754AD" w:rsidRPr="0009514F">
        <w:rPr>
          <w:spacing w:val="40"/>
        </w:rPr>
        <w:t xml:space="preserve"> </w:t>
      </w:r>
    </w:p>
    <w:p w14:paraId="1A5B25C5" w14:textId="77777777" w:rsidR="00D754AD" w:rsidRPr="0009514F" w:rsidRDefault="00D754AD" w:rsidP="00D754AD">
      <w:pPr>
        <w:rPr>
          <w:i/>
        </w:rPr>
      </w:pPr>
    </w:p>
    <w:p w14:paraId="35C4B9EE" w14:textId="0CD1137B" w:rsidR="00D754AD" w:rsidRDefault="005D2111" w:rsidP="00D754AD">
      <w:pPr>
        <w:rPr>
          <w:b/>
          <w:spacing w:val="40"/>
        </w:rPr>
      </w:pPr>
      <w:r w:rsidRPr="005D2111">
        <w:rPr>
          <w:bCs/>
        </w:rPr>
        <w:t>1.9</w:t>
      </w:r>
      <w:r>
        <w:rPr>
          <w:b/>
        </w:rPr>
        <w:t xml:space="preserve"> </w:t>
      </w:r>
      <w:r w:rsidR="00D754AD" w:rsidRPr="0009514F">
        <w:rPr>
          <w:b/>
        </w:rPr>
        <w:t>Other Direct Costs (ODC): RESERVED</w:t>
      </w:r>
      <w:r w:rsidR="00D754AD" w:rsidRPr="0009514F">
        <w:rPr>
          <w:b/>
          <w:spacing w:val="40"/>
        </w:rPr>
        <w:t xml:space="preserve"> </w:t>
      </w:r>
    </w:p>
    <w:p w14:paraId="07748BC0" w14:textId="77777777" w:rsidR="005D2111" w:rsidRPr="0009514F" w:rsidRDefault="005D2111" w:rsidP="00D754AD"/>
    <w:p w14:paraId="571D9E40" w14:textId="570F283A" w:rsidR="00D754AD" w:rsidRPr="005D2111" w:rsidRDefault="005D2111" w:rsidP="00D754AD">
      <w:pPr>
        <w:rPr>
          <w:b/>
          <w:bCs/>
          <w:spacing w:val="-2"/>
        </w:rPr>
      </w:pPr>
      <w:r w:rsidRPr="005D2111">
        <w:rPr>
          <w:spacing w:val="-2"/>
        </w:rPr>
        <w:t>1.10</w:t>
      </w:r>
      <w:r w:rsidRPr="005D2111">
        <w:rPr>
          <w:b/>
          <w:bCs/>
          <w:spacing w:val="-2"/>
        </w:rPr>
        <w:t xml:space="preserve"> </w:t>
      </w:r>
      <w:r w:rsidR="00D754AD" w:rsidRPr="005D2111">
        <w:rPr>
          <w:b/>
          <w:bCs/>
          <w:spacing w:val="-2"/>
        </w:rPr>
        <w:t>Quality Control Plan</w:t>
      </w:r>
    </w:p>
    <w:p w14:paraId="3E1C79A3" w14:textId="77777777" w:rsidR="005D2111" w:rsidRPr="0009514F" w:rsidRDefault="005D2111" w:rsidP="00D754AD">
      <w:pPr>
        <w:rPr>
          <w:b/>
        </w:rPr>
      </w:pPr>
    </w:p>
    <w:p w14:paraId="264CDF55" w14:textId="77777777" w:rsidR="00D754AD" w:rsidRPr="0009514F" w:rsidRDefault="00D754AD" w:rsidP="00D754AD">
      <w:r w:rsidRPr="0009514F">
        <w:t xml:space="preserve"> The Quality Control Plan (QCP) is developed</w:t>
      </w:r>
      <w:r w:rsidRPr="0009514F">
        <w:rPr>
          <w:spacing w:val="-3"/>
        </w:rPr>
        <w:t xml:space="preserve"> </w:t>
      </w:r>
      <w:r w:rsidRPr="0009514F">
        <w:t>by the</w:t>
      </w:r>
      <w:r w:rsidRPr="0009514F">
        <w:rPr>
          <w:spacing w:val="-2"/>
        </w:rPr>
        <w:t xml:space="preserve"> </w:t>
      </w:r>
      <w:r w:rsidRPr="0009514F">
        <w:t>Contractor</w:t>
      </w:r>
      <w:r w:rsidRPr="0009514F">
        <w:rPr>
          <w:spacing w:val="-2"/>
        </w:rPr>
        <w:t xml:space="preserve"> </w:t>
      </w:r>
      <w:r w:rsidRPr="0009514F">
        <w:t>to describe</w:t>
      </w:r>
      <w:r w:rsidRPr="0009514F">
        <w:rPr>
          <w:spacing w:val="-2"/>
        </w:rPr>
        <w:t xml:space="preserve"> </w:t>
      </w:r>
      <w:r w:rsidRPr="0009514F">
        <w:t>how</w:t>
      </w:r>
      <w:r w:rsidRPr="0009514F">
        <w:rPr>
          <w:spacing w:val="-4"/>
        </w:rPr>
        <w:t xml:space="preserve"> </w:t>
      </w:r>
      <w:r w:rsidRPr="0009514F">
        <w:t>the Contractor will meet the performance standards and acceptable quality levels outlined in the QASP.</w:t>
      </w:r>
      <w:r w:rsidRPr="0009514F">
        <w:rPr>
          <w:spacing w:val="40"/>
        </w:rPr>
        <w:t xml:space="preserve"> </w:t>
      </w:r>
      <w:r w:rsidRPr="0009514F">
        <w:t xml:space="preserve">The QCP shall identify the Contractor’s methods of quality surveillance, performance standards, roles and responsibilities, and </w:t>
      </w:r>
      <w:r w:rsidRPr="0009514F">
        <w:lastRenderedPageBreak/>
        <w:t>ways</w:t>
      </w:r>
      <w:r w:rsidRPr="0009514F">
        <w:rPr>
          <w:spacing w:val="-1"/>
        </w:rPr>
        <w:t xml:space="preserve"> </w:t>
      </w:r>
      <w:r w:rsidRPr="0009514F">
        <w:t>of</w:t>
      </w:r>
      <w:r w:rsidRPr="0009514F">
        <w:rPr>
          <w:spacing w:val="-3"/>
        </w:rPr>
        <w:t xml:space="preserve"> </w:t>
      </w:r>
      <w:r w:rsidRPr="0009514F">
        <w:t>identifying</w:t>
      </w:r>
      <w:r w:rsidRPr="0009514F">
        <w:rPr>
          <w:spacing w:val="-1"/>
        </w:rPr>
        <w:t xml:space="preserve"> </w:t>
      </w:r>
      <w:r w:rsidRPr="0009514F">
        <w:t>potential risks</w:t>
      </w:r>
      <w:r w:rsidRPr="0009514F">
        <w:rPr>
          <w:spacing w:val="-1"/>
        </w:rPr>
        <w:t xml:space="preserve"> </w:t>
      </w:r>
      <w:r w:rsidRPr="0009514F">
        <w:t>along</w:t>
      </w:r>
      <w:r w:rsidRPr="0009514F">
        <w:rPr>
          <w:spacing w:val="-1"/>
        </w:rPr>
        <w:t xml:space="preserve"> </w:t>
      </w:r>
      <w:r w:rsidRPr="0009514F">
        <w:t>with</w:t>
      </w:r>
      <w:r w:rsidRPr="0009514F">
        <w:rPr>
          <w:spacing w:val="-4"/>
        </w:rPr>
        <w:t xml:space="preserve"> </w:t>
      </w:r>
      <w:r w:rsidRPr="0009514F">
        <w:t>a</w:t>
      </w:r>
      <w:r w:rsidRPr="0009514F">
        <w:rPr>
          <w:spacing w:val="-1"/>
        </w:rPr>
        <w:t xml:space="preserve"> </w:t>
      </w:r>
      <w:r w:rsidRPr="0009514F">
        <w:t>plan</w:t>
      </w:r>
      <w:r w:rsidRPr="0009514F">
        <w:rPr>
          <w:spacing w:val="-4"/>
        </w:rPr>
        <w:t xml:space="preserve"> </w:t>
      </w:r>
      <w:r w:rsidRPr="0009514F">
        <w:t>to</w:t>
      </w:r>
      <w:r w:rsidRPr="0009514F">
        <w:rPr>
          <w:spacing w:val="-4"/>
        </w:rPr>
        <w:t xml:space="preserve"> </w:t>
      </w:r>
      <w:r w:rsidRPr="0009514F">
        <w:t>address</w:t>
      </w:r>
      <w:r w:rsidRPr="0009514F">
        <w:rPr>
          <w:spacing w:val="-3"/>
        </w:rPr>
        <w:t xml:space="preserve"> </w:t>
      </w:r>
      <w:r w:rsidRPr="0009514F">
        <w:t>them</w:t>
      </w:r>
      <w:r w:rsidRPr="0009514F">
        <w:rPr>
          <w:spacing w:val="-3"/>
        </w:rPr>
        <w:t xml:space="preserve"> </w:t>
      </w:r>
      <w:r w:rsidRPr="0009514F">
        <w:t>if/when</w:t>
      </w:r>
      <w:r w:rsidRPr="0009514F">
        <w:rPr>
          <w:spacing w:val="-4"/>
        </w:rPr>
        <w:t xml:space="preserve"> </w:t>
      </w:r>
      <w:r w:rsidRPr="0009514F">
        <w:t>they</w:t>
      </w:r>
      <w:r w:rsidRPr="0009514F">
        <w:rPr>
          <w:spacing w:val="-4"/>
        </w:rPr>
        <w:t xml:space="preserve"> </w:t>
      </w:r>
      <w:r w:rsidRPr="0009514F">
        <w:t>arise.</w:t>
      </w:r>
      <w:r w:rsidRPr="0009514F">
        <w:rPr>
          <w:spacing w:val="40"/>
        </w:rPr>
        <w:t xml:space="preserve"> </w:t>
      </w:r>
      <w:r w:rsidRPr="0009514F">
        <w:t>The</w:t>
      </w:r>
      <w:r w:rsidRPr="0009514F">
        <w:rPr>
          <w:spacing w:val="-1"/>
        </w:rPr>
        <w:t xml:space="preserve"> </w:t>
      </w:r>
      <w:r w:rsidRPr="0009514F">
        <w:t>QCP</w:t>
      </w:r>
      <w:r w:rsidRPr="0009514F">
        <w:rPr>
          <w:spacing w:val="-2"/>
        </w:rPr>
        <w:t xml:space="preserve"> </w:t>
      </w:r>
      <w:r w:rsidRPr="0009514F">
        <w:t>will be finalized within 45 calendar days after the start date and updated as needed after changes are identified.</w:t>
      </w:r>
    </w:p>
    <w:p w14:paraId="6E2090CD" w14:textId="77777777" w:rsidR="00D754AD" w:rsidRPr="0009514F" w:rsidRDefault="00D754AD" w:rsidP="00D754AD">
      <w:r w:rsidRPr="0009514F">
        <w:t>Subsequent</w:t>
      </w:r>
      <w:r w:rsidRPr="0009514F">
        <w:rPr>
          <w:spacing w:val="-3"/>
        </w:rPr>
        <w:t xml:space="preserve"> </w:t>
      </w:r>
      <w:r w:rsidRPr="0009514F">
        <w:t>QCP</w:t>
      </w:r>
      <w:r w:rsidRPr="0009514F">
        <w:rPr>
          <w:spacing w:val="-4"/>
        </w:rPr>
        <w:t xml:space="preserve"> </w:t>
      </w:r>
      <w:r w:rsidRPr="0009514F">
        <w:t>will</w:t>
      </w:r>
      <w:r w:rsidRPr="0009514F">
        <w:rPr>
          <w:spacing w:val="-2"/>
        </w:rPr>
        <w:t xml:space="preserve"> </w:t>
      </w:r>
      <w:r w:rsidRPr="0009514F">
        <w:t>be</w:t>
      </w:r>
      <w:r w:rsidRPr="0009514F">
        <w:rPr>
          <w:spacing w:val="-6"/>
        </w:rPr>
        <w:t xml:space="preserve"> </w:t>
      </w:r>
      <w:r w:rsidRPr="0009514F">
        <w:t>finalized</w:t>
      </w:r>
      <w:r w:rsidRPr="0009514F">
        <w:rPr>
          <w:spacing w:val="-3"/>
        </w:rPr>
        <w:t xml:space="preserve"> </w:t>
      </w:r>
      <w:r w:rsidRPr="0009514F">
        <w:t>within</w:t>
      </w:r>
      <w:r w:rsidRPr="0009514F">
        <w:rPr>
          <w:spacing w:val="-6"/>
        </w:rPr>
        <w:t xml:space="preserve"> </w:t>
      </w:r>
      <w:r w:rsidRPr="0009514F">
        <w:t>several</w:t>
      </w:r>
      <w:r w:rsidRPr="0009514F">
        <w:rPr>
          <w:spacing w:val="-2"/>
        </w:rPr>
        <w:t xml:space="preserve"> </w:t>
      </w:r>
      <w:r w:rsidRPr="0009514F">
        <w:t>calendar</w:t>
      </w:r>
      <w:r w:rsidRPr="0009514F">
        <w:rPr>
          <w:spacing w:val="-3"/>
        </w:rPr>
        <w:t xml:space="preserve"> </w:t>
      </w:r>
      <w:r w:rsidRPr="0009514F">
        <w:t>days</w:t>
      </w:r>
      <w:r w:rsidRPr="0009514F">
        <w:rPr>
          <w:spacing w:val="-3"/>
        </w:rPr>
        <w:t xml:space="preserve"> </w:t>
      </w:r>
      <w:r w:rsidRPr="0009514F">
        <w:t>of</w:t>
      </w:r>
      <w:r w:rsidRPr="0009514F">
        <w:rPr>
          <w:spacing w:val="-2"/>
        </w:rPr>
        <w:t xml:space="preserve"> </w:t>
      </w:r>
      <w:r w:rsidRPr="0009514F">
        <w:t>the</w:t>
      </w:r>
      <w:r w:rsidRPr="0009514F">
        <w:rPr>
          <w:spacing w:val="-3"/>
        </w:rPr>
        <w:t xml:space="preserve"> </w:t>
      </w:r>
      <w:r w:rsidRPr="0009514F">
        <w:rPr>
          <w:spacing w:val="-2"/>
        </w:rPr>
        <w:t>change.</w:t>
      </w:r>
    </w:p>
    <w:p w14:paraId="725FE8E7" w14:textId="77777777" w:rsidR="00D754AD" w:rsidRPr="0009514F" w:rsidRDefault="00D754AD" w:rsidP="00D754AD"/>
    <w:p w14:paraId="6476DD6D" w14:textId="60B58D73" w:rsidR="00D754AD" w:rsidRPr="005D2111" w:rsidRDefault="005D2111" w:rsidP="00D754AD">
      <w:pPr>
        <w:rPr>
          <w:b/>
          <w:bCs/>
          <w:spacing w:val="-2"/>
        </w:rPr>
      </w:pPr>
      <w:r w:rsidRPr="005D2111">
        <w:t>1.11</w:t>
      </w:r>
      <w:r w:rsidRPr="005D2111">
        <w:rPr>
          <w:b/>
          <w:bCs/>
        </w:rPr>
        <w:t xml:space="preserve"> </w:t>
      </w:r>
      <w:r w:rsidR="00D754AD" w:rsidRPr="005D2111">
        <w:rPr>
          <w:b/>
          <w:bCs/>
        </w:rPr>
        <w:t>Contractor</w:t>
      </w:r>
      <w:r w:rsidR="00D754AD" w:rsidRPr="005D2111">
        <w:rPr>
          <w:b/>
          <w:bCs/>
          <w:spacing w:val="-3"/>
        </w:rPr>
        <w:t xml:space="preserve"> </w:t>
      </w:r>
      <w:r w:rsidR="00D754AD" w:rsidRPr="005D2111">
        <w:rPr>
          <w:b/>
          <w:bCs/>
          <w:spacing w:val="-2"/>
        </w:rPr>
        <w:t>personnel</w:t>
      </w:r>
    </w:p>
    <w:p w14:paraId="18E89D26" w14:textId="77777777" w:rsidR="005D2111" w:rsidRPr="0009514F" w:rsidRDefault="005D2111" w:rsidP="00D754AD">
      <w:pPr>
        <w:rPr>
          <w:b/>
        </w:rPr>
      </w:pPr>
    </w:p>
    <w:p w14:paraId="3F199403" w14:textId="72A19663" w:rsidR="00D754AD" w:rsidRPr="0009514F" w:rsidRDefault="005D2111" w:rsidP="00D754AD">
      <w:r>
        <w:t xml:space="preserve">1.11.1 </w:t>
      </w:r>
      <w:r w:rsidR="00D754AD" w:rsidRPr="0009514F">
        <w:t>CAC requirements:</w:t>
      </w:r>
      <w:r w:rsidR="00D754AD" w:rsidRPr="0009514F">
        <w:rPr>
          <w:spacing w:val="40"/>
        </w:rPr>
        <w:t xml:space="preserve"> </w:t>
      </w:r>
    </w:p>
    <w:p w14:paraId="535002C4" w14:textId="77777777" w:rsidR="00D754AD" w:rsidRPr="0009514F" w:rsidRDefault="00D754AD" w:rsidP="00D754AD">
      <w:r w:rsidRPr="0009514F">
        <w:t>For appropriate Contractor and subcontractor personnel, a Common Access Card (CAC) will be issued before beginning work on the contract, which requires a favorable T1 security investigation. Before CAC issuance, the Contractor personnel requires, at a minimum, a favorably adjudicated National Agency Check with Inquiries (NACI). The Contractor personnel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If Contractor personnel are unable to receive a favorable NACI, that individual may not provide support services to CDMRP under this requirement.</w:t>
      </w:r>
    </w:p>
    <w:p w14:paraId="3F870493" w14:textId="77777777" w:rsidR="00D754AD" w:rsidRPr="0009514F" w:rsidRDefault="00D754AD" w:rsidP="00D754AD"/>
    <w:p w14:paraId="39C76068" w14:textId="77777777" w:rsidR="00D754AD" w:rsidRPr="0009514F" w:rsidRDefault="00D754AD" w:rsidP="00D754AD">
      <w:r w:rsidRPr="0009514F">
        <w:t>Each Contractor and subcontractor personnel shall be a United States citizen and able to obtain the appropriate level security investigation and clearance as needed. The CDMRP will initiate the process with the appropriate security personnel at Fort Detrick for the appropriate Contractor personnel.</w:t>
      </w:r>
    </w:p>
    <w:p w14:paraId="30CA49ED" w14:textId="77777777" w:rsidR="00D754AD" w:rsidRPr="0009514F" w:rsidRDefault="00D754AD" w:rsidP="00D754AD"/>
    <w:p w14:paraId="5B82E243" w14:textId="77777777" w:rsidR="00D754AD" w:rsidRPr="0009514F" w:rsidRDefault="00D754AD" w:rsidP="00D754AD">
      <w:r w:rsidRPr="0009514F">
        <w:t>All Contractor personnel, and associated subcontractor personnel with access to Government information, must agree to and sign an “Acceptable Use Policy” (AUP). The CDMRP Training Coordinator will upload a copy of the AUP to the Contractor personnel’s ATCTS account.</w:t>
      </w:r>
    </w:p>
    <w:p w14:paraId="472F0406" w14:textId="77777777" w:rsidR="00D754AD" w:rsidRPr="0009514F" w:rsidRDefault="00D754AD" w:rsidP="00D754AD"/>
    <w:p w14:paraId="71BA324B" w14:textId="77777777" w:rsidR="00D754AD" w:rsidRPr="0009514F" w:rsidRDefault="00D754AD" w:rsidP="00D754AD">
      <w:r w:rsidRPr="0009514F">
        <w:t>All Contractor and sub-Contractor personnel shall comply with applicable installation, facility, and area commander installation and facility access and local security policies and procedures. The Contractor shall also provide all information required for background checks to meet installation access requirements accomplished by the installation Security Office. The Contractor workforce must comply with all personnel identity verification requirements (FAR clause 52.204-9, Personal Identity Verification of Contractor Personnel) as directed by DOW and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0F285877" w14:textId="77777777" w:rsidR="00D754AD" w:rsidRPr="0009514F" w:rsidRDefault="00D754AD" w:rsidP="00D754AD"/>
    <w:p w14:paraId="19D69264" w14:textId="77777777" w:rsidR="00D754AD" w:rsidRDefault="00D754AD" w:rsidP="00D754AD">
      <w:r w:rsidRPr="0009514F">
        <w:t xml:space="preserve">Contractor personnel shall be designated as “Automated Data Processing (ADP) Level III (non- sensitive positions) at a minimum as defined by 5200.02 Personnel Security Program (for reference, review </w:t>
      </w:r>
      <w:hyperlink r:id="rId7">
        <w:r w:rsidRPr="0009514F">
          <w:rPr>
            <w:rStyle w:val="Hyperlink"/>
          </w:rPr>
          <w:t>https://www.cac.mil/Portals/53/Documents/52000.2R.pdf</w:t>
        </w:r>
      </w:hyperlink>
      <w:r w:rsidRPr="0009514F">
        <w:t>).</w:t>
      </w:r>
    </w:p>
    <w:p w14:paraId="4B4ED5DA" w14:textId="77777777" w:rsidR="005D2111" w:rsidRPr="0009514F" w:rsidRDefault="005D2111" w:rsidP="00D754AD"/>
    <w:p w14:paraId="57BAD2E7" w14:textId="77777777" w:rsidR="00D754AD" w:rsidRPr="0009514F" w:rsidRDefault="00D754AD" w:rsidP="00D754AD">
      <w:r w:rsidRPr="0009514F">
        <w:t>1.11.1.1 The</w:t>
      </w:r>
      <w:r w:rsidRPr="0009514F">
        <w:rPr>
          <w:spacing w:val="-3"/>
        </w:rPr>
        <w:t xml:space="preserve"> </w:t>
      </w:r>
      <w:r w:rsidRPr="0009514F">
        <w:t>contractor</w:t>
      </w:r>
      <w:r w:rsidRPr="0009514F">
        <w:rPr>
          <w:spacing w:val="-4"/>
        </w:rPr>
        <w:t xml:space="preserve"> </w:t>
      </w:r>
      <w:r w:rsidRPr="0009514F">
        <w:t>shall</w:t>
      </w:r>
      <w:r w:rsidRPr="0009514F">
        <w:rPr>
          <w:spacing w:val="-4"/>
        </w:rPr>
        <w:t xml:space="preserve"> </w:t>
      </w:r>
      <w:r w:rsidRPr="0009514F">
        <w:t>return</w:t>
      </w:r>
      <w:r w:rsidRPr="0009514F">
        <w:rPr>
          <w:spacing w:val="-5"/>
        </w:rPr>
        <w:t xml:space="preserve"> </w:t>
      </w:r>
      <w:r w:rsidRPr="0009514F">
        <w:t>all</w:t>
      </w:r>
      <w:r w:rsidRPr="0009514F">
        <w:rPr>
          <w:spacing w:val="-3"/>
        </w:rPr>
        <w:t xml:space="preserve"> </w:t>
      </w:r>
      <w:r w:rsidRPr="0009514F">
        <w:t>CACs</w:t>
      </w:r>
      <w:r w:rsidRPr="0009514F">
        <w:rPr>
          <w:spacing w:val="-3"/>
        </w:rPr>
        <w:t xml:space="preserve"> </w:t>
      </w:r>
      <w:r w:rsidRPr="0009514F">
        <w:t>to</w:t>
      </w:r>
      <w:r w:rsidRPr="0009514F">
        <w:rPr>
          <w:spacing w:val="-5"/>
        </w:rPr>
        <w:t xml:space="preserve"> </w:t>
      </w:r>
      <w:r w:rsidRPr="0009514F">
        <w:t>the</w:t>
      </w:r>
      <w:r w:rsidRPr="0009514F">
        <w:rPr>
          <w:spacing w:val="-3"/>
        </w:rPr>
        <w:t xml:space="preserve"> </w:t>
      </w:r>
      <w:r w:rsidRPr="0009514F">
        <w:t>COR</w:t>
      </w:r>
      <w:r w:rsidRPr="0009514F">
        <w:rPr>
          <w:spacing w:val="-4"/>
        </w:rPr>
        <w:t xml:space="preserve"> </w:t>
      </w:r>
      <w:r w:rsidRPr="0009514F">
        <w:t>upon</w:t>
      </w:r>
      <w:r w:rsidRPr="0009514F">
        <w:rPr>
          <w:spacing w:val="-3"/>
        </w:rPr>
        <w:t xml:space="preserve"> </w:t>
      </w:r>
      <w:r w:rsidRPr="0009514F">
        <w:t>the</w:t>
      </w:r>
      <w:r w:rsidRPr="0009514F">
        <w:rPr>
          <w:spacing w:val="-3"/>
        </w:rPr>
        <w:t xml:space="preserve"> </w:t>
      </w:r>
      <w:r w:rsidRPr="0009514F">
        <w:t>departure</w:t>
      </w:r>
      <w:r w:rsidRPr="0009514F">
        <w:rPr>
          <w:spacing w:val="-3"/>
        </w:rPr>
        <w:t xml:space="preserve"> </w:t>
      </w:r>
      <w:r w:rsidRPr="0009514F">
        <w:t>of</w:t>
      </w:r>
      <w:r w:rsidRPr="0009514F">
        <w:rPr>
          <w:spacing w:val="-4"/>
        </w:rPr>
        <w:t xml:space="preserve"> </w:t>
      </w:r>
      <w:r w:rsidRPr="0009514F">
        <w:t xml:space="preserve">the </w:t>
      </w:r>
      <w:r w:rsidRPr="0009514F">
        <w:rPr>
          <w:spacing w:val="-2"/>
        </w:rPr>
        <w:t>contractor(s).</w:t>
      </w:r>
    </w:p>
    <w:p w14:paraId="3539DA2F" w14:textId="77777777" w:rsidR="00D754AD" w:rsidRPr="0009514F" w:rsidRDefault="00D754AD" w:rsidP="00D754AD"/>
    <w:p w14:paraId="077416FE" w14:textId="1F951F09" w:rsidR="00D754AD" w:rsidRPr="0009514F" w:rsidRDefault="005D2111" w:rsidP="00D754AD">
      <w:r>
        <w:t xml:space="preserve">1.11.2 </w:t>
      </w:r>
      <w:r w:rsidR="00D754AD" w:rsidRPr="0009514F">
        <w:t>Physical Security:</w:t>
      </w:r>
      <w:r w:rsidR="00D754AD" w:rsidRPr="0009514F">
        <w:rPr>
          <w:spacing w:val="40"/>
        </w:rPr>
        <w:t xml:space="preserve"> </w:t>
      </w:r>
      <w:r w:rsidR="00D754AD" w:rsidRPr="0009514F">
        <w:t>The contractor shall be responsible for safeguarding all government equipment,</w:t>
      </w:r>
      <w:r w:rsidR="00D754AD" w:rsidRPr="0009514F">
        <w:rPr>
          <w:spacing w:val="-3"/>
        </w:rPr>
        <w:t xml:space="preserve"> </w:t>
      </w:r>
      <w:r w:rsidR="00D754AD" w:rsidRPr="0009514F">
        <w:t>information</w:t>
      </w:r>
      <w:r w:rsidR="00D754AD" w:rsidRPr="0009514F">
        <w:rPr>
          <w:spacing w:val="-5"/>
        </w:rPr>
        <w:t xml:space="preserve"> </w:t>
      </w:r>
      <w:r w:rsidR="00D754AD" w:rsidRPr="0009514F">
        <w:t>and</w:t>
      </w:r>
      <w:r w:rsidR="00D754AD" w:rsidRPr="0009514F">
        <w:rPr>
          <w:spacing w:val="-4"/>
        </w:rPr>
        <w:t xml:space="preserve"> </w:t>
      </w:r>
      <w:r w:rsidR="00D754AD" w:rsidRPr="0009514F">
        <w:t>property</w:t>
      </w:r>
      <w:r w:rsidR="00D754AD" w:rsidRPr="0009514F">
        <w:rPr>
          <w:spacing w:val="-5"/>
        </w:rPr>
        <w:t xml:space="preserve"> </w:t>
      </w:r>
      <w:r w:rsidR="00D754AD" w:rsidRPr="0009514F">
        <w:t>provided</w:t>
      </w:r>
      <w:r w:rsidR="00D754AD" w:rsidRPr="0009514F">
        <w:rPr>
          <w:spacing w:val="-3"/>
        </w:rPr>
        <w:t xml:space="preserve"> </w:t>
      </w:r>
      <w:r w:rsidR="00D754AD" w:rsidRPr="0009514F">
        <w:t>for</w:t>
      </w:r>
      <w:r w:rsidR="00D754AD" w:rsidRPr="0009514F">
        <w:rPr>
          <w:spacing w:val="-3"/>
        </w:rPr>
        <w:t xml:space="preserve"> </w:t>
      </w:r>
      <w:r w:rsidR="00D754AD" w:rsidRPr="0009514F">
        <w:t>contractor</w:t>
      </w:r>
      <w:r w:rsidR="00D754AD" w:rsidRPr="0009514F">
        <w:rPr>
          <w:spacing w:val="-4"/>
        </w:rPr>
        <w:t xml:space="preserve"> </w:t>
      </w:r>
      <w:r w:rsidR="00D754AD" w:rsidRPr="0009514F">
        <w:t>use.</w:t>
      </w:r>
      <w:r w:rsidR="00D754AD" w:rsidRPr="0009514F">
        <w:rPr>
          <w:spacing w:val="40"/>
        </w:rPr>
        <w:t xml:space="preserve"> </w:t>
      </w:r>
      <w:r w:rsidR="00D754AD" w:rsidRPr="0009514F">
        <w:t>At</w:t>
      </w:r>
      <w:r w:rsidR="00D754AD" w:rsidRPr="0009514F">
        <w:rPr>
          <w:i/>
          <w:color w:val="0000FF"/>
        </w:rPr>
        <w:t xml:space="preserve"> </w:t>
      </w:r>
      <w:r w:rsidR="00D754AD" w:rsidRPr="0009514F">
        <w:t>the close of each work period if performing work at a government facility, all government facilities, equipment, and materials shall be secured.</w:t>
      </w:r>
    </w:p>
    <w:p w14:paraId="0BA2C08E" w14:textId="77777777" w:rsidR="00D754AD" w:rsidRPr="0009514F" w:rsidRDefault="00D754AD" w:rsidP="00D754AD"/>
    <w:p w14:paraId="7DC1B67D" w14:textId="539BA554" w:rsidR="00D754AD" w:rsidRPr="0009514F" w:rsidRDefault="005D2111" w:rsidP="00D754AD">
      <w:r w:rsidRPr="005D2111">
        <w:rPr>
          <w:bCs/>
        </w:rPr>
        <w:t>1.12</w:t>
      </w:r>
      <w:r>
        <w:rPr>
          <w:b/>
        </w:rPr>
        <w:t xml:space="preserve"> </w:t>
      </w:r>
      <w:r w:rsidR="00D754AD" w:rsidRPr="0009514F">
        <w:rPr>
          <w:b/>
        </w:rPr>
        <w:t>Key personnel (Contractor):</w:t>
      </w:r>
      <w:r w:rsidR="00D754AD" w:rsidRPr="0009514F">
        <w:rPr>
          <w:b/>
          <w:spacing w:val="40"/>
        </w:rPr>
        <w:t xml:space="preserve"> </w:t>
      </w:r>
      <w:r w:rsidR="00D754AD" w:rsidRPr="0009514F">
        <w:rPr>
          <w:b/>
        </w:rPr>
        <w:t>TBD</w:t>
      </w:r>
    </w:p>
    <w:p w14:paraId="0B82CE60" w14:textId="77777777" w:rsidR="00D754AD" w:rsidRPr="0009514F" w:rsidRDefault="00D754AD" w:rsidP="00D754AD"/>
    <w:p w14:paraId="3434012F" w14:textId="33FE9B2B" w:rsidR="00D754AD" w:rsidRDefault="005D2111" w:rsidP="00D754AD">
      <w:pPr>
        <w:rPr>
          <w:b/>
          <w:spacing w:val="40"/>
        </w:rPr>
      </w:pPr>
      <w:r w:rsidRPr="005D2111">
        <w:rPr>
          <w:bCs/>
        </w:rPr>
        <w:t>1.13</w:t>
      </w:r>
      <w:r>
        <w:rPr>
          <w:b/>
        </w:rPr>
        <w:t xml:space="preserve"> </w:t>
      </w:r>
      <w:r w:rsidR="00D754AD" w:rsidRPr="0009514F">
        <w:rPr>
          <w:b/>
        </w:rPr>
        <w:t>Data</w:t>
      </w:r>
      <w:r w:rsidR="00D754AD" w:rsidRPr="0009514F">
        <w:rPr>
          <w:b/>
          <w:spacing w:val="-3"/>
        </w:rPr>
        <w:t xml:space="preserve"> </w:t>
      </w:r>
      <w:r w:rsidR="00D754AD" w:rsidRPr="0009514F">
        <w:rPr>
          <w:b/>
        </w:rPr>
        <w:t xml:space="preserve">rights: </w:t>
      </w:r>
      <w:r w:rsidR="00D754AD" w:rsidRPr="0009514F">
        <w:rPr>
          <w:bCs/>
        </w:rPr>
        <w:t>Not applicable.</w:t>
      </w:r>
    </w:p>
    <w:p w14:paraId="3FB605BC" w14:textId="77777777" w:rsidR="005D2111" w:rsidRPr="0009514F" w:rsidRDefault="005D2111" w:rsidP="00D754AD"/>
    <w:p w14:paraId="4A1E266A" w14:textId="29114D10" w:rsidR="00D754AD" w:rsidRPr="0009514F" w:rsidRDefault="005D2111" w:rsidP="00D754AD">
      <w:pPr>
        <w:rPr>
          <w:b/>
        </w:rPr>
      </w:pPr>
      <w:r>
        <w:rPr>
          <w:spacing w:val="-2"/>
        </w:rPr>
        <w:t xml:space="preserve">1.14 </w:t>
      </w:r>
      <w:r w:rsidR="00D754AD" w:rsidRPr="005D2111">
        <w:rPr>
          <w:b/>
          <w:bCs/>
          <w:spacing w:val="-2"/>
        </w:rPr>
        <w:t>Reporting</w:t>
      </w:r>
    </w:p>
    <w:p w14:paraId="01B48F25" w14:textId="03449714" w:rsidR="00D754AD" w:rsidRDefault="00693C93" w:rsidP="00D754AD">
      <w:r>
        <w:lastRenderedPageBreak/>
        <w:t xml:space="preserve">1.14.1 </w:t>
      </w:r>
      <w:r w:rsidR="00D754AD" w:rsidRPr="0009514F">
        <w:t>Contractor Manpower Reporting (CMR): RESERVED.</w:t>
      </w:r>
    </w:p>
    <w:p w14:paraId="4BD861B7" w14:textId="77777777" w:rsidR="00693C93" w:rsidRPr="0009514F" w:rsidRDefault="00693C93" w:rsidP="00D754AD"/>
    <w:p w14:paraId="06E441BB" w14:textId="2229F67A" w:rsidR="00D754AD" w:rsidRDefault="00693C93" w:rsidP="00D754AD">
      <w:r>
        <w:t xml:space="preserve">1.14.2 </w:t>
      </w:r>
      <w:r w:rsidR="00D754AD" w:rsidRPr="0009514F">
        <w:t>CDMRP Confidentiality Agreement: The Contractor shall sign the CDMRP Confidentiality Agreement within 5 business days of contract effective date and annually thereafter and ensure that all staff including all contractor and subcontractor personnel assigned to or performing under the contract execute, sign, and adhere to the terms of the Confidentiality Agreement. Assignment of key personnel who have not executed this agreement or failure to adhere to this agreement may constitute default on the part of the Contractor.</w:t>
      </w:r>
    </w:p>
    <w:p w14:paraId="66B1B39B" w14:textId="77777777" w:rsidR="00693C93" w:rsidRPr="0009514F" w:rsidRDefault="00693C93" w:rsidP="00D754AD"/>
    <w:p w14:paraId="7DBA5AC1" w14:textId="57F845A2" w:rsidR="00D754AD" w:rsidRDefault="00693C93" w:rsidP="00D754AD">
      <w:r>
        <w:t xml:space="preserve">1.14.3 </w:t>
      </w:r>
      <w:r w:rsidR="00D754AD" w:rsidRPr="0009514F">
        <w:t>Government’s COR:</w:t>
      </w:r>
      <w:r w:rsidR="00D754AD" w:rsidRPr="0009514F">
        <w:rPr>
          <w:spacing w:val="40"/>
        </w:rPr>
        <w:t xml:space="preserve"> </w:t>
      </w:r>
      <w:r w:rsidR="00D754AD" w:rsidRPr="0009514F">
        <w:t>The COR monitors all technical aspects of the contract and assists in contract administration.</w:t>
      </w:r>
      <w:r w:rsidR="00D754AD" w:rsidRPr="0009514F">
        <w:rPr>
          <w:spacing w:val="40"/>
        </w:rPr>
        <w:t xml:space="preserve"> </w:t>
      </w:r>
      <w:r w:rsidR="00D754AD" w:rsidRPr="0009514F">
        <w:t>The COR is authorized to perform the following functions:</w:t>
      </w:r>
      <w:r w:rsidR="00D754AD" w:rsidRPr="0009514F">
        <w:rPr>
          <w:spacing w:val="40"/>
        </w:rPr>
        <w:t xml:space="preserve"> </w:t>
      </w:r>
      <w:r w:rsidR="00D754AD" w:rsidRPr="0009514F">
        <w:t>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w:t>
      </w:r>
      <w:r w:rsidR="00D754AD" w:rsidRPr="0009514F">
        <w:rPr>
          <w:spacing w:val="-4"/>
        </w:rPr>
        <w:t xml:space="preserve"> </w:t>
      </w:r>
      <w:r w:rsidR="00D754AD" w:rsidRPr="0009514F">
        <w:t>performance</w:t>
      </w:r>
      <w:r w:rsidR="00D754AD" w:rsidRPr="0009514F">
        <w:rPr>
          <w:spacing w:val="-4"/>
        </w:rPr>
        <w:t xml:space="preserve"> </w:t>
      </w:r>
      <w:r w:rsidR="00D754AD" w:rsidRPr="0009514F">
        <w:t>and</w:t>
      </w:r>
      <w:r w:rsidR="00D754AD" w:rsidRPr="0009514F">
        <w:rPr>
          <w:spacing w:val="-3"/>
        </w:rPr>
        <w:t xml:space="preserve"> </w:t>
      </w:r>
      <w:r w:rsidR="00D754AD" w:rsidRPr="0009514F">
        <w:t>notifies</w:t>
      </w:r>
      <w:r w:rsidR="00D754AD" w:rsidRPr="0009514F">
        <w:rPr>
          <w:spacing w:val="-4"/>
        </w:rPr>
        <w:t xml:space="preserve"> </w:t>
      </w:r>
      <w:r w:rsidR="00D754AD" w:rsidRPr="0009514F">
        <w:t>both</w:t>
      </w:r>
      <w:r w:rsidR="00D754AD" w:rsidRPr="0009514F">
        <w:rPr>
          <w:spacing w:val="-3"/>
        </w:rPr>
        <w:t xml:space="preserve"> </w:t>
      </w:r>
      <w:r w:rsidR="00D754AD" w:rsidRPr="0009514F">
        <w:t>the</w:t>
      </w:r>
      <w:r w:rsidR="00D754AD" w:rsidRPr="0009514F">
        <w:rPr>
          <w:spacing w:val="-3"/>
        </w:rPr>
        <w:t xml:space="preserve"> </w:t>
      </w:r>
      <w:r w:rsidR="00D754AD" w:rsidRPr="0009514F">
        <w:t>CO</w:t>
      </w:r>
      <w:r w:rsidR="00D754AD" w:rsidRPr="0009514F">
        <w:rPr>
          <w:spacing w:val="-4"/>
        </w:rPr>
        <w:t xml:space="preserve"> </w:t>
      </w:r>
      <w:r w:rsidR="00D754AD" w:rsidRPr="0009514F">
        <w:t>and</w:t>
      </w:r>
      <w:r w:rsidR="00D754AD" w:rsidRPr="0009514F">
        <w:rPr>
          <w:spacing w:val="-3"/>
        </w:rPr>
        <w:t xml:space="preserve"> </w:t>
      </w:r>
      <w:r w:rsidR="00D754AD" w:rsidRPr="0009514F">
        <w:t>contractor</w:t>
      </w:r>
      <w:r w:rsidR="00D754AD" w:rsidRPr="0009514F">
        <w:rPr>
          <w:spacing w:val="-3"/>
        </w:rPr>
        <w:t xml:space="preserve"> </w:t>
      </w:r>
      <w:r w:rsidR="00D754AD" w:rsidRPr="0009514F">
        <w:t>of</w:t>
      </w:r>
      <w:r w:rsidR="00D754AD" w:rsidRPr="0009514F">
        <w:rPr>
          <w:spacing w:val="-3"/>
        </w:rPr>
        <w:t xml:space="preserve"> </w:t>
      </w:r>
      <w:r w:rsidR="00D754AD" w:rsidRPr="0009514F">
        <w:t>any</w:t>
      </w:r>
      <w:r w:rsidR="00D754AD" w:rsidRPr="0009514F">
        <w:rPr>
          <w:spacing w:val="-5"/>
        </w:rPr>
        <w:t xml:space="preserve"> </w:t>
      </w:r>
      <w:r w:rsidR="00D754AD" w:rsidRPr="0009514F">
        <w:t>deficiencies;</w:t>
      </w:r>
      <w:r w:rsidR="00D754AD" w:rsidRPr="0009514F">
        <w:rPr>
          <w:spacing w:val="-4"/>
        </w:rPr>
        <w:t xml:space="preserve"> </w:t>
      </w:r>
      <w:r w:rsidR="00D754AD" w:rsidRPr="0009514F">
        <w:t>coordinate availability</w:t>
      </w:r>
      <w:r w:rsidR="00D754AD" w:rsidRPr="0009514F">
        <w:rPr>
          <w:spacing w:val="-4"/>
        </w:rPr>
        <w:t xml:space="preserve"> </w:t>
      </w:r>
      <w:r w:rsidR="00D754AD" w:rsidRPr="0009514F">
        <w:t>of</w:t>
      </w:r>
      <w:r w:rsidR="00D754AD" w:rsidRPr="0009514F">
        <w:rPr>
          <w:spacing w:val="-2"/>
        </w:rPr>
        <w:t xml:space="preserve"> </w:t>
      </w:r>
      <w:r w:rsidR="00D754AD" w:rsidRPr="0009514F">
        <w:t>government</w:t>
      </w:r>
      <w:r w:rsidR="00D754AD" w:rsidRPr="0009514F">
        <w:rPr>
          <w:spacing w:val="-2"/>
        </w:rPr>
        <w:t xml:space="preserve"> </w:t>
      </w:r>
      <w:r w:rsidR="00D754AD" w:rsidRPr="0009514F">
        <w:t>furnished</w:t>
      </w:r>
      <w:r w:rsidR="00D754AD" w:rsidRPr="0009514F">
        <w:rPr>
          <w:spacing w:val="-4"/>
        </w:rPr>
        <w:t xml:space="preserve"> </w:t>
      </w:r>
      <w:r w:rsidR="00D754AD" w:rsidRPr="0009514F">
        <w:t>property;</w:t>
      </w:r>
      <w:r w:rsidR="00D754AD" w:rsidRPr="0009514F">
        <w:rPr>
          <w:spacing w:val="-2"/>
        </w:rPr>
        <w:t xml:space="preserve"> </w:t>
      </w:r>
      <w:r w:rsidR="00D754AD" w:rsidRPr="0009514F">
        <w:t>and</w:t>
      </w:r>
      <w:r w:rsidR="00D754AD" w:rsidRPr="0009514F">
        <w:rPr>
          <w:spacing w:val="-2"/>
        </w:rPr>
        <w:t xml:space="preserve"> </w:t>
      </w:r>
      <w:r w:rsidR="00D754AD" w:rsidRPr="0009514F">
        <w:t>provide</w:t>
      </w:r>
      <w:r w:rsidR="00D754AD" w:rsidRPr="0009514F">
        <w:rPr>
          <w:spacing w:val="-2"/>
        </w:rPr>
        <w:t xml:space="preserve"> </w:t>
      </w:r>
      <w:r w:rsidR="00D754AD" w:rsidRPr="0009514F">
        <w:t>site</w:t>
      </w:r>
      <w:r w:rsidR="00D754AD" w:rsidRPr="0009514F">
        <w:rPr>
          <w:spacing w:val="-2"/>
        </w:rPr>
        <w:t xml:space="preserve"> </w:t>
      </w:r>
      <w:r w:rsidR="00D754AD" w:rsidRPr="0009514F">
        <w:t>entry</w:t>
      </w:r>
      <w:r w:rsidR="00D754AD" w:rsidRPr="0009514F">
        <w:rPr>
          <w:spacing w:val="-2"/>
        </w:rPr>
        <w:t xml:space="preserve"> </w:t>
      </w:r>
      <w:r w:rsidR="00D754AD" w:rsidRPr="0009514F">
        <w:t>of</w:t>
      </w:r>
      <w:r w:rsidR="00D754AD" w:rsidRPr="0009514F">
        <w:rPr>
          <w:spacing w:val="-2"/>
        </w:rPr>
        <w:t xml:space="preserve"> </w:t>
      </w:r>
      <w:r w:rsidR="00D754AD" w:rsidRPr="0009514F">
        <w:t>contractor</w:t>
      </w:r>
      <w:r w:rsidR="00D754AD" w:rsidRPr="0009514F">
        <w:rPr>
          <w:spacing w:val="-2"/>
        </w:rPr>
        <w:t xml:space="preserve"> </w:t>
      </w:r>
      <w:r w:rsidR="00D754AD" w:rsidRPr="0009514F">
        <w:t>personnel.</w:t>
      </w:r>
      <w:r w:rsidR="00D754AD" w:rsidRPr="0009514F">
        <w:rPr>
          <w:spacing w:val="40"/>
        </w:rPr>
        <w:t xml:space="preserve"> </w:t>
      </w:r>
      <w:r w:rsidR="00D754AD" w:rsidRPr="0009514F">
        <w:t>A letter of designation issued to the COR, a copy of which is sent to the contractor, states the responsibilities and limitations of the COR, especially with regard to changes in cost or price, estimates or changes in delivery dates.</w:t>
      </w:r>
      <w:r w:rsidR="00D754AD" w:rsidRPr="0009514F">
        <w:rPr>
          <w:spacing w:val="40"/>
        </w:rPr>
        <w:t xml:space="preserve"> </w:t>
      </w:r>
      <w:r w:rsidR="00D754AD" w:rsidRPr="0009514F">
        <w:t>The COR is not authorized to change any of the terms and conditions of the resulting contract.</w:t>
      </w:r>
    </w:p>
    <w:p w14:paraId="5473ABC1" w14:textId="77777777" w:rsidR="00693C93" w:rsidRPr="0009514F" w:rsidRDefault="00693C93" w:rsidP="00D754AD"/>
    <w:p w14:paraId="01DD75CA" w14:textId="77777777" w:rsidR="00693C93" w:rsidRDefault="00693C93" w:rsidP="00D754AD">
      <w:pPr>
        <w:rPr>
          <w:spacing w:val="77"/>
        </w:rPr>
      </w:pPr>
      <w:r>
        <w:t xml:space="preserve">1.14.4 </w:t>
      </w:r>
      <w:r w:rsidR="00D754AD" w:rsidRPr="0009514F">
        <w:t>Post award conference/periodic progress meetings:</w:t>
      </w:r>
      <w:r w:rsidR="00D754AD" w:rsidRPr="0009514F">
        <w:rPr>
          <w:spacing w:val="40"/>
        </w:rPr>
        <w:t xml:space="preserve"> </w:t>
      </w:r>
      <w:r w:rsidR="00D754AD" w:rsidRPr="0009514F">
        <w:t>The contractor agrees to attend any post award conference convened by the contracting activity or contract administration office in accordance with FAR Subpart 42.5.</w:t>
      </w:r>
      <w:r w:rsidR="00D754AD" w:rsidRPr="0009514F">
        <w:rPr>
          <w:spacing w:val="40"/>
        </w:rPr>
        <w:t xml:space="preserve"> </w:t>
      </w:r>
      <w:r w:rsidR="00D754AD" w:rsidRPr="0009514F">
        <w:t>The CO, COR, and other Government personnel, as appropriate, may meet periodically with the contractor to review the contractor's performance.</w:t>
      </w:r>
    </w:p>
    <w:p w14:paraId="3C5392B0" w14:textId="77777777" w:rsidR="008063AF" w:rsidRDefault="008063AF" w:rsidP="00D754AD">
      <w:pPr>
        <w:rPr>
          <w:spacing w:val="77"/>
        </w:rPr>
      </w:pPr>
    </w:p>
    <w:p w14:paraId="71389B4E" w14:textId="08583E1D" w:rsidR="00D754AD" w:rsidRPr="0009514F" w:rsidRDefault="00D754AD" w:rsidP="00D754AD">
      <w:r w:rsidRPr="0009514F">
        <w:t>At these meetings the CO will apprise the contractor of how the government views the contractor's performance and the contractor will apprise the Government</w:t>
      </w:r>
      <w:r w:rsidRPr="0009514F">
        <w:rPr>
          <w:spacing w:val="-4"/>
        </w:rPr>
        <w:t xml:space="preserve"> </w:t>
      </w:r>
      <w:r w:rsidRPr="0009514F">
        <w:t>of</w:t>
      </w:r>
      <w:r w:rsidRPr="0009514F">
        <w:rPr>
          <w:spacing w:val="-3"/>
        </w:rPr>
        <w:t xml:space="preserve"> </w:t>
      </w:r>
      <w:r w:rsidRPr="0009514F">
        <w:t>problems,</w:t>
      </w:r>
      <w:r w:rsidRPr="0009514F">
        <w:rPr>
          <w:spacing w:val="-3"/>
        </w:rPr>
        <w:t xml:space="preserve"> </w:t>
      </w:r>
      <w:r w:rsidRPr="0009514F">
        <w:t>if</w:t>
      </w:r>
      <w:r w:rsidRPr="0009514F">
        <w:rPr>
          <w:spacing w:val="-3"/>
        </w:rPr>
        <w:t xml:space="preserve"> </w:t>
      </w:r>
      <w:r w:rsidRPr="0009514F">
        <w:t>any,</w:t>
      </w:r>
      <w:r w:rsidRPr="0009514F">
        <w:rPr>
          <w:spacing w:val="-3"/>
        </w:rPr>
        <w:t xml:space="preserve"> </w:t>
      </w:r>
      <w:r w:rsidRPr="0009514F">
        <w:t>being</w:t>
      </w:r>
      <w:r w:rsidRPr="0009514F">
        <w:rPr>
          <w:spacing w:val="-3"/>
        </w:rPr>
        <w:t xml:space="preserve"> </w:t>
      </w:r>
      <w:r w:rsidRPr="0009514F">
        <w:t>experienced.</w:t>
      </w:r>
      <w:r w:rsidRPr="0009514F">
        <w:rPr>
          <w:spacing w:val="40"/>
        </w:rPr>
        <w:t xml:space="preserve"> </w:t>
      </w:r>
      <w:r w:rsidRPr="0009514F">
        <w:t>Appropriate</w:t>
      </w:r>
      <w:r w:rsidRPr="0009514F">
        <w:rPr>
          <w:spacing w:val="-3"/>
        </w:rPr>
        <w:t xml:space="preserve"> </w:t>
      </w:r>
      <w:r w:rsidRPr="0009514F">
        <w:t>action</w:t>
      </w:r>
      <w:r w:rsidRPr="0009514F">
        <w:rPr>
          <w:spacing w:val="-3"/>
        </w:rPr>
        <w:t xml:space="preserve"> </w:t>
      </w:r>
      <w:proofErr w:type="gramStart"/>
      <w:r w:rsidRPr="0009514F">
        <w:t>shall</w:t>
      </w:r>
      <w:proofErr w:type="gramEnd"/>
      <w:r w:rsidRPr="0009514F">
        <w:rPr>
          <w:spacing w:val="-3"/>
        </w:rPr>
        <w:t xml:space="preserve"> </w:t>
      </w:r>
      <w:r w:rsidRPr="0009514F">
        <w:t>be</w:t>
      </w:r>
      <w:r w:rsidRPr="0009514F">
        <w:rPr>
          <w:spacing w:val="-4"/>
        </w:rPr>
        <w:t xml:space="preserve"> </w:t>
      </w:r>
      <w:r w:rsidRPr="0009514F">
        <w:t>taken</w:t>
      </w:r>
      <w:r w:rsidRPr="0009514F">
        <w:rPr>
          <w:spacing w:val="-5"/>
        </w:rPr>
        <w:t xml:space="preserve"> </w:t>
      </w:r>
      <w:r w:rsidRPr="0009514F">
        <w:t>to</w:t>
      </w:r>
      <w:r w:rsidRPr="0009514F">
        <w:rPr>
          <w:spacing w:val="-3"/>
        </w:rPr>
        <w:t xml:space="preserve"> </w:t>
      </w:r>
      <w:r w:rsidRPr="0009514F">
        <w:t>resolve outstanding issues.</w:t>
      </w:r>
      <w:r w:rsidRPr="0009514F">
        <w:rPr>
          <w:spacing w:val="40"/>
        </w:rPr>
        <w:t xml:space="preserve"> </w:t>
      </w:r>
      <w:r w:rsidRPr="0009514F">
        <w:t>These meetings shall be at no additional cost to the government.</w:t>
      </w:r>
    </w:p>
    <w:p w14:paraId="23AB0456" w14:textId="77777777" w:rsidR="00D754AD" w:rsidRPr="0009514F" w:rsidRDefault="00D754AD" w:rsidP="00D754AD"/>
    <w:p w14:paraId="72D21A9A" w14:textId="4428D7B3" w:rsidR="00D754AD" w:rsidRPr="0009514F" w:rsidRDefault="008063AF" w:rsidP="00D754AD">
      <w:r>
        <w:t xml:space="preserve">1.14.5 </w:t>
      </w:r>
      <w:r w:rsidR="00D754AD" w:rsidRPr="0009514F">
        <w:t xml:space="preserve">Quarterly Task Status Report: The Contractor shall submit a Quarterly Report with sections for each task order issued under this contract within 15 business following the end of the quarter. The report shall be sorted by the task order number. The report shall include deliverables submitted, progress, status, training hours, and any problems/issues encountered as applicable to task order type. Additionally, the report </w:t>
      </w:r>
      <w:proofErr w:type="gramStart"/>
      <w:r w:rsidR="00D754AD" w:rsidRPr="0009514F">
        <w:t>shall</w:t>
      </w:r>
      <w:proofErr w:type="gramEnd"/>
      <w:r w:rsidR="00D754AD" w:rsidRPr="0009514F">
        <w:t xml:space="preserve"> include individual task order cost details to include funding applied at the task order level, total invoices that have been submitted and remaining funding available for disbursement. This report does not replace reporting on Fixed Fee as required by FAR 52.216-8. The Contractor shall require and incorporate input from sub-Contractors where there are critical or significant tasks related to the prime contract. Critical or significant tasks shall be defined by mutual agreement between the Government and the Contractor. The format for the report shall be agreed upon by the Government and Contractor. Additional reporting requirements will be identified at the task order level.</w:t>
      </w:r>
    </w:p>
    <w:p w14:paraId="01536B1A" w14:textId="77777777" w:rsidR="00D754AD" w:rsidRPr="0009514F" w:rsidRDefault="00D754AD" w:rsidP="00D754AD"/>
    <w:p w14:paraId="7840804F" w14:textId="7C713889" w:rsidR="00D754AD" w:rsidRDefault="008063AF" w:rsidP="00D754AD">
      <w:pPr>
        <w:rPr>
          <w:spacing w:val="-2"/>
        </w:rPr>
      </w:pPr>
      <w:r>
        <w:t xml:space="preserve">1.15 </w:t>
      </w:r>
      <w:r w:rsidR="00D754AD" w:rsidRPr="009F6D4A">
        <w:rPr>
          <w:b/>
          <w:bCs/>
        </w:rPr>
        <w:t>Contractor</w:t>
      </w:r>
      <w:r w:rsidR="00D754AD" w:rsidRPr="009F6D4A">
        <w:rPr>
          <w:b/>
          <w:bCs/>
          <w:spacing w:val="-3"/>
        </w:rPr>
        <w:t xml:space="preserve"> </w:t>
      </w:r>
      <w:r w:rsidR="00D754AD" w:rsidRPr="009F6D4A">
        <w:rPr>
          <w:b/>
          <w:bCs/>
          <w:spacing w:val="-2"/>
        </w:rPr>
        <w:t>Identification</w:t>
      </w:r>
    </w:p>
    <w:p w14:paraId="6DE318BA" w14:textId="77777777" w:rsidR="008063AF" w:rsidRPr="0009514F" w:rsidRDefault="008063AF" w:rsidP="00D754AD">
      <w:pPr>
        <w:rPr>
          <w:b/>
        </w:rPr>
      </w:pPr>
    </w:p>
    <w:p w14:paraId="5D875BEC" w14:textId="281C9902" w:rsidR="00D754AD" w:rsidRPr="0009514F" w:rsidRDefault="009F6D4A" w:rsidP="00D754AD">
      <w:r>
        <w:t xml:space="preserve">1.15.1 </w:t>
      </w:r>
      <w:r w:rsidR="00D754AD" w:rsidRPr="0009514F">
        <w:t>Contractor personnel performing services in a contractor capacity in a Government facility</w:t>
      </w:r>
      <w:r w:rsidR="00D754AD" w:rsidRPr="0009514F">
        <w:rPr>
          <w:spacing w:val="-2"/>
        </w:rPr>
        <w:t xml:space="preserve"> </w:t>
      </w:r>
      <w:r w:rsidR="00D754AD" w:rsidRPr="0009514F">
        <w:t>are</w:t>
      </w:r>
      <w:r w:rsidR="00D754AD" w:rsidRPr="0009514F">
        <w:rPr>
          <w:spacing w:val="-3"/>
        </w:rPr>
        <w:t xml:space="preserve"> </w:t>
      </w:r>
      <w:r w:rsidR="00D754AD" w:rsidRPr="0009514F">
        <w:t>required</w:t>
      </w:r>
      <w:r w:rsidR="00D754AD" w:rsidRPr="0009514F">
        <w:rPr>
          <w:spacing w:val="-4"/>
        </w:rPr>
        <w:t xml:space="preserve"> </w:t>
      </w:r>
      <w:r w:rsidR="00D754AD" w:rsidRPr="0009514F">
        <w:t>to</w:t>
      </w:r>
      <w:r w:rsidR="00D754AD" w:rsidRPr="0009514F">
        <w:rPr>
          <w:spacing w:val="-2"/>
        </w:rPr>
        <w:t xml:space="preserve"> </w:t>
      </w:r>
      <w:r w:rsidR="00D754AD" w:rsidRPr="0009514F">
        <w:t>possess</w:t>
      </w:r>
      <w:r w:rsidR="00D754AD" w:rsidRPr="0009514F">
        <w:rPr>
          <w:spacing w:val="-2"/>
        </w:rPr>
        <w:t xml:space="preserve"> </w:t>
      </w:r>
      <w:r w:rsidR="00D754AD" w:rsidRPr="0009514F">
        <w:t>and</w:t>
      </w:r>
      <w:r w:rsidR="00D754AD" w:rsidRPr="0009514F">
        <w:rPr>
          <w:spacing w:val="-4"/>
        </w:rPr>
        <w:t xml:space="preserve"> </w:t>
      </w:r>
      <w:r w:rsidR="00D754AD" w:rsidRPr="0009514F">
        <w:t>wear</w:t>
      </w:r>
      <w:r w:rsidR="00D754AD" w:rsidRPr="0009514F">
        <w:rPr>
          <w:spacing w:val="-2"/>
        </w:rPr>
        <w:t xml:space="preserve"> </w:t>
      </w:r>
      <w:r w:rsidR="00D754AD" w:rsidRPr="0009514F">
        <w:t>an</w:t>
      </w:r>
      <w:r w:rsidR="00D754AD" w:rsidRPr="0009514F">
        <w:rPr>
          <w:spacing w:val="-2"/>
        </w:rPr>
        <w:t xml:space="preserve"> </w:t>
      </w:r>
      <w:r w:rsidR="00D754AD" w:rsidRPr="0009514F">
        <w:t>identification</w:t>
      </w:r>
      <w:r w:rsidR="00D754AD" w:rsidRPr="0009514F">
        <w:rPr>
          <w:spacing w:val="-2"/>
        </w:rPr>
        <w:t xml:space="preserve"> </w:t>
      </w:r>
      <w:r w:rsidR="00D754AD" w:rsidRPr="0009514F">
        <w:t>badge</w:t>
      </w:r>
      <w:r w:rsidR="00D754AD" w:rsidRPr="0009514F">
        <w:rPr>
          <w:spacing w:val="-2"/>
        </w:rPr>
        <w:t xml:space="preserve"> </w:t>
      </w:r>
      <w:r w:rsidR="00D754AD" w:rsidRPr="0009514F">
        <w:t>that</w:t>
      </w:r>
      <w:r w:rsidR="00D754AD" w:rsidRPr="0009514F">
        <w:rPr>
          <w:spacing w:val="-2"/>
        </w:rPr>
        <w:t xml:space="preserve"> </w:t>
      </w:r>
      <w:r w:rsidR="00D754AD" w:rsidRPr="0009514F">
        <w:t>displays</w:t>
      </w:r>
      <w:r w:rsidR="00D754AD" w:rsidRPr="0009514F">
        <w:rPr>
          <w:spacing w:val="-2"/>
        </w:rPr>
        <w:t xml:space="preserve"> </w:t>
      </w:r>
      <w:r w:rsidR="00D754AD" w:rsidRPr="0009514F">
        <w:t>his</w:t>
      </w:r>
      <w:r w:rsidR="00D754AD" w:rsidRPr="0009514F">
        <w:rPr>
          <w:spacing w:val="-2"/>
        </w:rPr>
        <w:t xml:space="preserve"> </w:t>
      </w:r>
      <w:r w:rsidR="00D754AD" w:rsidRPr="0009514F">
        <w:t>or</w:t>
      </w:r>
      <w:r w:rsidR="00D754AD" w:rsidRPr="0009514F">
        <w:rPr>
          <w:spacing w:val="-2"/>
        </w:rPr>
        <w:t xml:space="preserve"> </w:t>
      </w:r>
      <w:r w:rsidR="00D754AD" w:rsidRPr="0009514F">
        <w:t>her</w:t>
      </w:r>
      <w:r w:rsidR="00D754AD" w:rsidRPr="0009514F">
        <w:rPr>
          <w:spacing w:val="-2"/>
        </w:rPr>
        <w:t xml:space="preserve"> </w:t>
      </w:r>
      <w:r w:rsidR="00D754AD" w:rsidRPr="0009514F">
        <w:t>name</w:t>
      </w:r>
      <w:r w:rsidR="00D754AD" w:rsidRPr="0009514F">
        <w:rPr>
          <w:spacing w:val="-2"/>
        </w:rPr>
        <w:t xml:space="preserve"> </w:t>
      </w:r>
      <w:r w:rsidR="00D754AD" w:rsidRPr="0009514F">
        <w:t>and the name of their company.</w:t>
      </w:r>
      <w:r w:rsidR="00D754AD" w:rsidRPr="0009514F">
        <w:rPr>
          <w:spacing w:val="40"/>
        </w:rPr>
        <w:t xml:space="preserve"> </w:t>
      </w:r>
      <w:r w:rsidR="00D754AD" w:rsidRPr="0009514F">
        <w:t>All contractor personnel shall identify themselves as contractor support personnel in all forms of communication with all entities with whom DHA/Deputy Assistant Director for Acquisition (DAD-A)/Head of the Contracting Activity (HCA) has business dealings.</w:t>
      </w:r>
      <w:r w:rsidR="00D754AD" w:rsidRPr="0009514F">
        <w:rPr>
          <w:spacing w:val="40"/>
        </w:rPr>
        <w:t xml:space="preserve"> </w:t>
      </w:r>
      <w:r w:rsidR="00D754AD" w:rsidRPr="0009514F">
        <w:t>The contractor shall:</w:t>
      </w:r>
      <w:r w:rsidR="00D754AD" w:rsidRPr="0009514F">
        <w:rPr>
          <w:spacing w:val="40"/>
        </w:rPr>
        <w:t xml:space="preserve"> </w:t>
      </w:r>
      <w:r w:rsidR="00D754AD" w:rsidRPr="0009514F">
        <w:t xml:space="preserve">Answer all telephone calls and have a personalized voice message with an introductory statement that includes the </w:t>
      </w:r>
      <w:r w:rsidR="00D754AD" w:rsidRPr="0009514F">
        <w:lastRenderedPageBreak/>
        <w:t>fact that the person is contractor support personnel.</w:t>
      </w:r>
      <w:r w:rsidR="00D754AD" w:rsidRPr="0009514F">
        <w:rPr>
          <w:spacing w:val="40"/>
        </w:rPr>
        <w:t xml:space="preserve"> </w:t>
      </w:r>
      <w:r w:rsidR="00D754AD" w:rsidRPr="0009514F">
        <w:t>Ensure all those with whom the person interacts in any face-to-face dealings while supporting the DAD-A understands that the person is contractor support personnel.</w:t>
      </w:r>
      <w:r w:rsidR="00D754AD" w:rsidRPr="0009514F">
        <w:rPr>
          <w:spacing w:val="40"/>
        </w:rPr>
        <w:t xml:space="preserve"> </w:t>
      </w:r>
      <w:r w:rsidR="00D754AD" w:rsidRPr="0009514F">
        <w:t>Include a title block in all emails that states the fact that the person is contractor support personnel.</w:t>
      </w:r>
      <w:r w:rsidR="00D754AD" w:rsidRPr="0009514F">
        <w:rPr>
          <w:spacing w:val="40"/>
        </w:rPr>
        <w:t xml:space="preserve"> </w:t>
      </w:r>
      <w:r w:rsidR="00D754AD" w:rsidRPr="0009514F">
        <w:t>Ensure all those with whom the person interacts in any face-to-face dealings while supporting DHA/DAD-A/HCA understands that the person is contractor support personnel.</w:t>
      </w:r>
    </w:p>
    <w:p w14:paraId="5DA392A7" w14:textId="77777777" w:rsidR="00F30C15" w:rsidRDefault="00F30C15" w:rsidP="00D754AD"/>
    <w:p w14:paraId="2CDE5077" w14:textId="72E7E716" w:rsidR="00D754AD" w:rsidRDefault="00F30C15" w:rsidP="00D754AD">
      <w:r>
        <w:t xml:space="preserve">1.15.2 </w:t>
      </w:r>
      <w:r w:rsidR="00D754AD" w:rsidRPr="0009514F">
        <w:t>Contractor</w:t>
      </w:r>
      <w:r w:rsidR="00D754AD" w:rsidRPr="0009514F">
        <w:rPr>
          <w:spacing w:val="-4"/>
        </w:rPr>
        <w:t xml:space="preserve"> </w:t>
      </w:r>
      <w:r w:rsidR="00D754AD" w:rsidRPr="0009514F">
        <w:t>personnel</w:t>
      </w:r>
      <w:r w:rsidR="00D754AD" w:rsidRPr="0009514F">
        <w:rPr>
          <w:spacing w:val="-4"/>
        </w:rPr>
        <w:t xml:space="preserve"> </w:t>
      </w:r>
      <w:r w:rsidR="00D754AD" w:rsidRPr="0009514F">
        <w:t>will</w:t>
      </w:r>
      <w:r w:rsidR="00D754AD" w:rsidRPr="0009514F">
        <w:rPr>
          <w:spacing w:val="-4"/>
        </w:rPr>
        <w:t xml:space="preserve"> </w:t>
      </w:r>
      <w:r w:rsidR="00D754AD" w:rsidRPr="0009514F">
        <w:t>be</w:t>
      </w:r>
      <w:r w:rsidR="00D754AD" w:rsidRPr="0009514F">
        <w:rPr>
          <w:spacing w:val="-4"/>
        </w:rPr>
        <w:t xml:space="preserve"> </w:t>
      </w:r>
      <w:r w:rsidR="00D754AD" w:rsidRPr="0009514F">
        <w:t>required</w:t>
      </w:r>
      <w:r w:rsidR="00D754AD" w:rsidRPr="0009514F">
        <w:rPr>
          <w:spacing w:val="-4"/>
        </w:rPr>
        <w:t xml:space="preserve"> </w:t>
      </w:r>
      <w:r w:rsidR="00D754AD" w:rsidRPr="0009514F">
        <w:t>to</w:t>
      </w:r>
      <w:r w:rsidR="00D754AD" w:rsidRPr="0009514F">
        <w:rPr>
          <w:spacing w:val="-4"/>
        </w:rPr>
        <w:t xml:space="preserve"> </w:t>
      </w:r>
      <w:r w:rsidR="00D754AD" w:rsidRPr="0009514F">
        <w:t>attend</w:t>
      </w:r>
      <w:r w:rsidR="00D754AD" w:rsidRPr="0009514F">
        <w:rPr>
          <w:spacing w:val="-5"/>
        </w:rPr>
        <w:t xml:space="preserve"> </w:t>
      </w:r>
      <w:r w:rsidR="00D754AD" w:rsidRPr="0009514F">
        <w:t>meetings</w:t>
      </w:r>
      <w:r w:rsidR="00D754AD" w:rsidRPr="0009514F">
        <w:rPr>
          <w:spacing w:val="-4"/>
        </w:rPr>
        <w:t xml:space="preserve"> </w:t>
      </w:r>
      <w:r w:rsidR="00D754AD" w:rsidRPr="0009514F">
        <w:t>or</w:t>
      </w:r>
      <w:r w:rsidR="00D754AD" w:rsidRPr="0009514F">
        <w:rPr>
          <w:spacing w:val="-4"/>
        </w:rPr>
        <w:t xml:space="preserve"> </w:t>
      </w:r>
      <w:r w:rsidR="00D754AD" w:rsidRPr="0009514F">
        <w:t>otherwise</w:t>
      </w:r>
      <w:r w:rsidR="00D754AD" w:rsidRPr="0009514F">
        <w:rPr>
          <w:spacing w:val="-4"/>
        </w:rPr>
        <w:t xml:space="preserve"> </w:t>
      </w:r>
      <w:r w:rsidR="00D754AD" w:rsidRPr="0009514F">
        <w:t>communicate</w:t>
      </w:r>
      <w:r w:rsidR="00D754AD" w:rsidRPr="0009514F">
        <w:rPr>
          <w:spacing w:val="-4"/>
        </w:rPr>
        <w:t xml:space="preserve"> </w:t>
      </w:r>
      <w:r w:rsidR="00D754AD" w:rsidRPr="0009514F">
        <w:t>with Government and/or other contract representatives to meet the requirements of this order. Contractor personnel shall make their contractor status known during introductions.</w:t>
      </w:r>
    </w:p>
    <w:p w14:paraId="67E0817F" w14:textId="77777777" w:rsidR="00F30C15" w:rsidRPr="0009514F" w:rsidRDefault="00F30C15" w:rsidP="00D754AD"/>
    <w:p w14:paraId="67C1B600" w14:textId="5238348D" w:rsidR="00D754AD" w:rsidRPr="0009514F" w:rsidRDefault="00F30C15" w:rsidP="00D754AD">
      <w:r>
        <w:t xml:space="preserve">1.15.3 </w:t>
      </w:r>
      <w:r w:rsidR="00D754AD" w:rsidRPr="0009514F">
        <w:t>Contractor</w:t>
      </w:r>
      <w:r w:rsidR="00D754AD" w:rsidRPr="0009514F">
        <w:rPr>
          <w:spacing w:val="-4"/>
        </w:rPr>
        <w:t xml:space="preserve"> </w:t>
      </w:r>
      <w:r w:rsidR="00D754AD" w:rsidRPr="0009514F">
        <w:t>personnel,</w:t>
      </w:r>
      <w:r w:rsidR="00D754AD" w:rsidRPr="0009514F">
        <w:rPr>
          <w:spacing w:val="-4"/>
        </w:rPr>
        <w:t xml:space="preserve"> </w:t>
      </w:r>
      <w:r w:rsidR="00D754AD" w:rsidRPr="0009514F">
        <w:t>while</w:t>
      </w:r>
      <w:r w:rsidR="00D754AD" w:rsidRPr="0009514F">
        <w:rPr>
          <w:spacing w:val="-5"/>
        </w:rPr>
        <w:t xml:space="preserve"> </w:t>
      </w:r>
      <w:r w:rsidR="00D754AD" w:rsidRPr="0009514F">
        <w:t>performing</w:t>
      </w:r>
      <w:r w:rsidR="00D754AD" w:rsidRPr="0009514F">
        <w:rPr>
          <w:spacing w:val="-5"/>
        </w:rPr>
        <w:t xml:space="preserve"> </w:t>
      </w:r>
      <w:r w:rsidR="00D754AD" w:rsidRPr="0009514F">
        <w:t>in</w:t>
      </w:r>
      <w:r w:rsidR="00D754AD" w:rsidRPr="0009514F">
        <w:rPr>
          <w:spacing w:val="-4"/>
        </w:rPr>
        <w:t xml:space="preserve"> </w:t>
      </w:r>
      <w:r w:rsidR="00D754AD" w:rsidRPr="0009514F">
        <w:t>a</w:t>
      </w:r>
      <w:r w:rsidR="00D754AD" w:rsidRPr="0009514F">
        <w:rPr>
          <w:spacing w:val="-4"/>
        </w:rPr>
        <w:t xml:space="preserve"> </w:t>
      </w:r>
      <w:r w:rsidR="00D754AD" w:rsidRPr="0009514F">
        <w:t>contractor</w:t>
      </w:r>
      <w:r w:rsidR="00D754AD" w:rsidRPr="0009514F">
        <w:rPr>
          <w:spacing w:val="-4"/>
        </w:rPr>
        <w:t xml:space="preserve"> </w:t>
      </w:r>
      <w:r w:rsidR="00D754AD" w:rsidRPr="0009514F">
        <w:t>capacity,</w:t>
      </w:r>
      <w:r w:rsidR="00D754AD" w:rsidRPr="0009514F">
        <w:rPr>
          <w:spacing w:val="-5"/>
        </w:rPr>
        <w:t xml:space="preserve"> </w:t>
      </w:r>
      <w:r w:rsidR="00D754AD" w:rsidRPr="0009514F">
        <w:t>are</w:t>
      </w:r>
      <w:r w:rsidR="00D754AD" w:rsidRPr="0009514F">
        <w:rPr>
          <w:spacing w:val="-4"/>
        </w:rPr>
        <w:t xml:space="preserve"> </w:t>
      </w:r>
      <w:r w:rsidR="00D754AD" w:rsidRPr="0009514F">
        <w:t>prohibited</w:t>
      </w:r>
      <w:r w:rsidR="00D754AD" w:rsidRPr="0009514F">
        <w:rPr>
          <w:spacing w:val="-4"/>
        </w:rPr>
        <w:t xml:space="preserve"> </w:t>
      </w:r>
      <w:r w:rsidR="00D754AD" w:rsidRPr="0009514F">
        <w:t>from using their retired or reserve component military rank or title in any written or verbal communications associated with the contracts in which they provide services.</w:t>
      </w:r>
    </w:p>
    <w:p w14:paraId="0D7016DD" w14:textId="77777777" w:rsidR="00D754AD" w:rsidRPr="0009514F" w:rsidRDefault="00D754AD" w:rsidP="00D754AD">
      <w:pPr>
        <w:rPr>
          <w:b/>
        </w:rPr>
      </w:pPr>
    </w:p>
    <w:p w14:paraId="2029CF3D" w14:textId="32AEF470" w:rsidR="00D754AD" w:rsidRPr="0026424D" w:rsidRDefault="0026424D" w:rsidP="00D754AD">
      <w:pPr>
        <w:rPr>
          <w:b/>
          <w:bCs/>
        </w:rPr>
      </w:pPr>
      <w:r w:rsidRPr="0026424D">
        <w:t>1.16</w:t>
      </w:r>
      <w:r>
        <w:rPr>
          <w:b/>
          <w:bCs/>
        </w:rPr>
        <w:t xml:space="preserve"> </w:t>
      </w:r>
      <w:r w:rsidR="00D754AD" w:rsidRPr="0026424D">
        <w:rPr>
          <w:b/>
          <w:bCs/>
        </w:rPr>
        <w:t>Contractor</w:t>
      </w:r>
      <w:r w:rsidR="00D754AD" w:rsidRPr="0026424D">
        <w:rPr>
          <w:b/>
          <w:bCs/>
          <w:spacing w:val="-4"/>
        </w:rPr>
        <w:t xml:space="preserve"> </w:t>
      </w:r>
      <w:r w:rsidR="00D754AD" w:rsidRPr="0026424D">
        <w:rPr>
          <w:b/>
          <w:bCs/>
        </w:rPr>
        <w:t>Access</w:t>
      </w:r>
      <w:r w:rsidR="00D754AD" w:rsidRPr="0026424D">
        <w:rPr>
          <w:b/>
          <w:bCs/>
          <w:spacing w:val="-2"/>
        </w:rPr>
        <w:t xml:space="preserve"> </w:t>
      </w:r>
      <w:r w:rsidR="00D754AD" w:rsidRPr="0026424D">
        <w:rPr>
          <w:b/>
          <w:bCs/>
        </w:rPr>
        <w:t>to</w:t>
      </w:r>
      <w:r w:rsidR="00D754AD" w:rsidRPr="0026424D">
        <w:rPr>
          <w:b/>
          <w:bCs/>
          <w:spacing w:val="-2"/>
        </w:rPr>
        <w:t xml:space="preserve"> </w:t>
      </w:r>
      <w:r w:rsidR="00D754AD" w:rsidRPr="0026424D">
        <w:rPr>
          <w:b/>
          <w:bCs/>
        </w:rPr>
        <w:t>Health</w:t>
      </w:r>
      <w:r w:rsidR="00D754AD" w:rsidRPr="0026424D">
        <w:rPr>
          <w:b/>
          <w:bCs/>
          <w:spacing w:val="-4"/>
        </w:rPr>
        <w:t xml:space="preserve"> </w:t>
      </w:r>
      <w:r w:rsidR="00D754AD" w:rsidRPr="0026424D">
        <w:rPr>
          <w:b/>
          <w:bCs/>
        </w:rPr>
        <w:t>Affairs</w:t>
      </w:r>
      <w:r w:rsidR="00D754AD" w:rsidRPr="0026424D">
        <w:rPr>
          <w:b/>
          <w:bCs/>
          <w:spacing w:val="-3"/>
        </w:rPr>
        <w:t xml:space="preserve"> </w:t>
      </w:r>
      <w:r w:rsidR="00D754AD" w:rsidRPr="0026424D">
        <w:rPr>
          <w:b/>
          <w:bCs/>
        </w:rPr>
        <w:t>(HA)/DHA</w:t>
      </w:r>
      <w:r w:rsidR="00D754AD" w:rsidRPr="0026424D">
        <w:rPr>
          <w:b/>
          <w:bCs/>
          <w:spacing w:val="-2"/>
        </w:rPr>
        <w:t xml:space="preserve"> Network(s)</w:t>
      </w:r>
    </w:p>
    <w:p w14:paraId="7F001E6A" w14:textId="77777777" w:rsidR="00D754AD" w:rsidRPr="0009514F" w:rsidRDefault="00D754AD" w:rsidP="00D754AD">
      <w:pPr>
        <w:rPr>
          <w:b/>
        </w:rPr>
      </w:pPr>
    </w:p>
    <w:p w14:paraId="429BBEBF" w14:textId="5AE1FABB" w:rsidR="00D754AD" w:rsidRPr="0009514F" w:rsidRDefault="0026424D" w:rsidP="00D754AD">
      <w:r>
        <w:t xml:space="preserve">1.16.1 </w:t>
      </w:r>
      <w:r w:rsidR="00D754AD" w:rsidRPr="0009514F">
        <w:t>FSO/Company's Security POC shall notify the DHA Personnel Security Office after being awarded a contract that requires access to a DoD system (If applicable, if not delete 1.16.1 and</w:t>
      </w:r>
      <w:r w:rsidR="00D754AD" w:rsidRPr="0009514F">
        <w:rPr>
          <w:spacing w:val="-3"/>
        </w:rPr>
        <w:t xml:space="preserve"> </w:t>
      </w:r>
      <w:r w:rsidR="00D754AD" w:rsidRPr="0009514F">
        <w:t>1.16.2</w:t>
      </w:r>
      <w:r w:rsidR="00D754AD" w:rsidRPr="0009514F">
        <w:rPr>
          <w:spacing w:val="-3"/>
        </w:rPr>
        <w:t xml:space="preserve"> </w:t>
      </w:r>
      <w:r w:rsidR="00D754AD" w:rsidRPr="0009514F">
        <w:t>and</w:t>
      </w:r>
      <w:r w:rsidR="00D754AD" w:rsidRPr="0009514F">
        <w:rPr>
          <w:spacing w:val="-3"/>
        </w:rPr>
        <w:t xml:space="preserve"> </w:t>
      </w:r>
      <w:r w:rsidR="00D754AD" w:rsidRPr="0009514F">
        <w:t>replace</w:t>
      </w:r>
      <w:r w:rsidR="00D754AD" w:rsidRPr="0009514F">
        <w:rPr>
          <w:spacing w:val="-3"/>
        </w:rPr>
        <w:t xml:space="preserve"> </w:t>
      </w:r>
      <w:r w:rsidR="00D754AD" w:rsidRPr="0009514F">
        <w:t>to</w:t>
      </w:r>
      <w:r w:rsidR="00D754AD" w:rsidRPr="0009514F">
        <w:rPr>
          <w:spacing w:val="-3"/>
        </w:rPr>
        <w:t xml:space="preserve"> </w:t>
      </w:r>
      <w:r w:rsidR="00D754AD" w:rsidRPr="0009514F">
        <w:t>1.16</w:t>
      </w:r>
      <w:r w:rsidR="00D754AD" w:rsidRPr="0009514F">
        <w:rPr>
          <w:spacing w:val="-3"/>
        </w:rPr>
        <w:t xml:space="preserve"> </w:t>
      </w:r>
      <w:r w:rsidR="00D754AD" w:rsidRPr="0009514F">
        <w:t>Reserved).</w:t>
      </w:r>
      <w:r w:rsidR="00D754AD" w:rsidRPr="0009514F">
        <w:rPr>
          <w:spacing w:val="40"/>
        </w:rPr>
        <w:t xml:space="preserve"> </w:t>
      </w:r>
      <w:r w:rsidR="00D754AD" w:rsidRPr="0009514F">
        <w:t>Contractor</w:t>
      </w:r>
      <w:r w:rsidR="00D754AD" w:rsidRPr="0009514F">
        <w:rPr>
          <w:spacing w:val="-3"/>
        </w:rPr>
        <w:t xml:space="preserve"> </w:t>
      </w:r>
      <w:r w:rsidR="00D754AD" w:rsidRPr="0009514F">
        <w:t>personnel</w:t>
      </w:r>
      <w:r w:rsidR="00D754AD" w:rsidRPr="0009514F">
        <w:rPr>
          <w:spacing w:val="-3"/>
        </w:rPr>
        <w:t xml:space="preserve"> </w:t>
      </w:r>
      <w:r w:rsidR="00D754AD" w:rsidRPr="0009514F">
        <w:t>requiring</w:t>
      </w:r>
      <w:r w:rsidR="00D754AD" w:rsidRPr="0009514F">
        <w:rPr>
          <w:spacing w:val="-3"/>
        </w:rPr>
        <w:t xml:space="preserve"> </w:t>
      </w:r>
      <w:r w:rsidR="00D754AD" w:rsidRPr="0009514F">
        <w:t>access</w:t>
      </w:r>
      <w:r w:rsidR="00D754AD" w:rsidRPr="0009514F">
        <w:rPr>
          <w:spacing w:val="-4"/>
        </w:rPr>
        <w:t xml:space="preserve"> </w:t>
      </w:r>
      <w:r w:rsidR="00D754AD" w:rsidRPr="0009514F">
        <w:t>to</w:t>
      </w:r>
      <w:r w:rsidR="00D754AD" w:rsidRPr="0009514F">
        <w:rPr>
          <w:spacing w:val="-3"/>
        </w:rPr>
        <w:t xml:space="preserve"> </w:t>
      </w:r>
      <w:r w:rsidR="00D754AD" w:rsidRPr="0009514F">
        <w:t>the</w:t>
      </w:r>
      <w:r w:rsidR="00D754AD" w:rsidRPr="0009514F">
        <w:rPr>
          <w:spacing w:val="-3"/>
        </w:rPr>
        <w:t xml:space="preserve"> </w:t>
      </w:r>
      <w:r w:rsidR="00D754AD" w:rsidRPr="0009514F">
        <w:t>HA/DHA networks for performance of their tasks require a background investigation and the security awareness training.</w:t>
      </w:r>
      <w:r w:rsidR="00D754AD" w:rsidRPr="0009514F">
        <w:rPr>
          <w:spacing w:val="40"/>
        </w:rPr>
        <w:t xml:space="preserve"> </w:t>
      </w:r>
      <w:r w:rsidR="00D754AD" w:rsidRPr="0009514F">
        <w:t>The contractor shall be prepared for this process as it could take two (2) or more weeks.</w:t>
      </w:r>
      <w:r w:rsidR="00D754AD" w:rsidRPr="0009514F">
        <w:rPr>
          <w:spacing w:val="40"/>
        </w:rPr>
        <w:t xml:space="preserve"> </w:t>
      </w:r>
      <w:r w:rsidR="00D754AD" w:rsidRPr="0009514F">
        <w:t>The FSO/Security POC shall submit a Standard Form (SF) 85/86 to DHA's Personnel Security Office for a background investigation.</w:t>
      </w:r>
    </w:p>
    <w:p w14:paraId="6BF17123" w14:textId="77777777" w:rsidR="00D754AD" w:rsidRPr="0009514F" w:rsidRDefault="00D754AD" w:rsidP="00D754AD"/>
    <w:p w14:paraId="288E3E0F" w14:textId="6ECFF53B" w:rsidR="00D754AD" w:rsidRPr="0009514F" w:rsidRDefault="0086788C" w:rsidP="00D754AD">
      <w:r>
        <w:t xml:space="preserve">1.16.2 </w:t>
      </w:r>
      <w:r w:rsidR="00D754AD" w:rsidRPr="0009514F">
        <w:t>Company's FSO/Security POC must notify the Personnel Security Office when the contractor</w:t>
      </w:r>
      <w:r w:rsidR="00D754AD" w:rsidRPr="0009514F">
        <w:rPr>
          <w:spacing w:val="-3"/>
        </w:rPr>
        <w:t xml:space="preserve"> </w:t>
      </w:r>
      <w:r w:rsidR="00D754AD" w:rsidRPr="0009514F">
        <w:t>has</w:t>
      </w:r>
      <w:r w:rsidR="00D754AD" w:rsidRPr="0009514F">
        <w:rPr>
          <w:spacing w:val="-3"/>
        </w:rPr>
        <w:t xml:space="preserve"> </w:t>
      </w:r>
      <w:r w:rsidR="00D754AD" w:rsidRPr="0009514F">
        <w:t>submitted</w:t>
      </w:r>
      <w:r w:rsidR="00D754AD" w:rsidRPr="0009514F">
        <w:rPr>
          <w:spacing w:val="-5"/>
        </w:rPr>
        <w:t xml:space="preserve"> </w:t>
      </w:r>
      <w:r w:rsidR="00D754AD" w:rsidRPr="0009514F">
        <w:t>the</w:t>
      </w:r>
      <w:r w:rsidR="00D754AD" w:rsidRPr="0009514F">
        <w:rPr>
          <w:spacing w:val="-3"/>
        </w:rPr>
        <w:t xml:space="preserve"> </w:t>
      </w:r>
      <w:r w:rsidR="00D754AD" w:rsidRPr="0009514F">
        <w:t>SF-85/86.</w:t>
      </w:r>
      <w:r w:rsidR="00D754AD" w:rsidRPr="0009514F">
        <w:rPr>
          <w:spacing w:val="40"/>
        </w:rPr>
        <w:t xml:space="preserve"> </w:t>
      </w:r>
      <w:r w:rsidR="00D754AD" w:rsidRPr="0009514F">
        <w:t>The</w:t>
      </w:r>
      <w:r w:rsidR="00D754AD" w:rsidRPr="0009514F">
        <w:rPr>
          <w:spacing w:val="-3"/>
        </w:rPr>
        <w:t xml:space="preserve"> </w:t>
      </w:r>
      <w:r w:rsidR="00D754AD" w:rsidRPr="0009514F">
        <w:t>FSO/Security</w:t>
      </w:r>
      <w:r w:rsidR="00D754AD" w:rsidRPr="0009514F">
        <w:rPr>
          <w:spacing w:val="-3"/>
        </w:rPr>
        <w:t xml:space="preserve"> </w:t>
      </w:r>
      <w:r w:rsidR="00D754AD" w:rsidRPr="0009514F">
        <w:t>POC,</w:t>
      </w:r>
      <w:r w:rsidR="00D754AD" w:rsidRPr="0009514F">
        <w:rPr>
          <w:spacing w:val="-3"/>
        </w:rPr>
        <w:t xml:space="preserve"> </w:t>
      </w:r>
      <w:r w:rsidR="00D754AD" w:rsidRPr="0009514F">
        <w:t>or</w:t>
      </w:r>
      <w:r w:rsidR="00D754AD" w:rsidRPr="0009514F">
        <w:rPr>
          <w:spacing w:val="-3"/>
        </w:rPr>
        <w:t xml:space="preserve"> </w:t>
      </w:r>
      <w:r w:rsidR="00D754AD" w:rsidRPr="0009514F">
        <w:t>the</w:t>
      </w:r>
      <w:r w:rsidR="00D754AD" w:rsidRPr="0009514F">
        <w:rPr>
          <w:spacing w:val="-3"/>
        </w:rPr>
        <w:t xml:space="preserve"> </w:t>
      </w:r>
      <w:proofErr w:type="gramStart"/>
      <w:r w:rsidR="00D754AD" w:rsidRPr="0009514F">
        <w:t>COR</w:t>
      </w:r>
      <w:proofErr w:type="gramEnd"/>
      <w:r w:rsidR="00D754AD" w:rsidRPr="0009514F">
        <w:rPr>
          <w:spacing w:val="-4"/>
        </w:rPr>
        <w:t xml:space="preserve"> </w:t>
      </w:r>
      <w:r w:rsidR="00D754AD" w:rsidRPr="0009514F">
        <w:t>must</w:t>
      </w:r>
      <w:r w:rsidR="00D754AD" w:rsidRPr="0009514F">
        <w:rPr>
          <w:spacing w:val="-3"/>
        </w:rPr>
        <w:t xml:space="preserve"> </w:t>
      </w:r>
      <w:r w:rsidR="00D754AD" w:rsidRPr="0009514F">
        <w:t>notify</w:t>
      </w:r>
      <w:r w:rsidR="00D754AD" w:rsidRPr="0009514F">
        <w:rPr>
          <w:spacing w:val="-3"/>
        </w:rPr>
        <w:t xml:space="preserve"> </w:t>
      </w:r>
      <w:r w:rsidR="00D754AD" w:rsidRPr="0009514F">
        <w:t>the DHA Personnel Security Office in writing of a contractor's termination from the contract, including the termination date.</w:t>
      </w:r>
    </w:p>
    <w:p w14:paraId="73EF801D" w14:textId="77777777" w:rsidR="00D754AD" w:rsidRPr="0009514F" w:rsidRDefault="00D754AD" w:rsidP="00D754AD"/>
    <w:p w14:paraId="4612E15B" w14:textId="3AABBCAC" w:rsidR="00D754AD" w:rsidRPr="0009514F" w:rsidRDefault="0086788C" w:rsidP="00D754AD">
      <w:pPr>
        <w:rPr>
          <w:b/>
        </w:rPr>
      </w:pPr>
      <w:r>
        <w:t xml:space="preserve">1.17 </w:t>
      </w:r>
      <w:r w:rsidR="00D754AD" w:rsidRPr="0086788C">
        <w:rPr>
          <w:b/>
          <w:bCs/>
        </w:rPr>
        <w:t>Personnel</w:t>
      </w:r>
      <w:r w:rsidR="00D754AD" w:rsidRPr="0086788C">
        <w:rPr>
          <w:b/>
          <w:bCs/>
          <w:spacing w:val="-3"/>
        </w:rPr>
        <w:t xml:space="preserve"> </w:t>
      </w:r>
      <w:r w:rsidR="00D754AD" w:rsidRPr="0086788C">
        <w:rPr>
          <w:b/>
          <w:bCs/>
          <w:spacing w:val="-2"/>
        </w:rPr>
        <w:t>Security</w:t>
      </w:r>
    </w:p>
    <w:p w14:paraId="5D5C2D9C" w14:textId="77777777" w:rsidR="00D754AD" w:rsidRPr="0009514F" w:rsidRDefault="00D754AD" w:rsidP="00D754AD">
      <w:pPr>
        <w:rPr>
          <w:b/>
        </w:rPr>
      </w:pPr>
    </w:p>
    <w:p w14:paraId="344E9370" w14:textId="3445B846" w:rsidR="00D754AD" w:rsidRPr="0009514F" w:rsidRDefault="00D94F20" w:rsidP="00D754AD">
      <w:r>
        <w:t xml:space="preserve">1.17.1 </w:t>
      </w:r>
      <w:r w:rsidR="00D754AD" w:rsidRPr="0009514F">
        <w:t>The contractor shall comply with DoD 8570.01-M, “Information Assurance Workforce Improvement</w:t>
      </w:r>
      <w:r w:rsidR="00D754AD" w:rsidRPr="0009514F">
        <w:rPr>
          <w:spacing w:val="-4"/>
        </w:rPr>
        <w:t xml:space="preserve"> </w:t>
      </w:r>
      <w:r w:rsidR="00D754AD" w:rsidRPr="0009514F">
        <w:t>Program,</w:t>
      </w:r>
      <w:r w:rsidR="00D754AD" w:rsidRPr="0009514F">
        <w:rPr>
          <w:spacing w:val="-6"/>
        </w:rPr>
        <w:t xml:space="preserve"> </w:t>
      </w:r>
      <w:r w:rsidR="00D754AD" w:rsidRPr="0009514F">
        <w:t>CH4”</w:t>
      </w:r>
      <w:r w:rsidR="00D754AD" w:rsidRPr="0009514F">
        <w:rPr>
          <w:spacing w:val="-4"/>
        </w:rPr>
        <w:t xml:space="preserve"> </w:t>
      </w:r>
      <w:r w:rsidR="00D754AD" w:rsidRPr="0009514F">
        <w:t>November</w:t>
      </w:r>
      <w:r w:rsidR="00D754AD" w:rsidRPr="0009514F">
        <w:rPr>
          <w:spacing w:val="-4"/>
        </w:rPr>
        <w:t xml:space="preserve"> </w:t>
      </w:r>
      <w:r w:rsidR="00D754AD" w:rsidRPr="0009514F">
        <w:t>10,</w:t>
      </w:r>
      <w:r w:rsidR="00D754AD" w:rsidRPr="0009514F">
        <w:rPr>
          <w:spacing w:val="-4"/>
        </w:rPr>
        <w:t xml:space="preserve"> </w:t>
      </w:r>
      <w:r w:rsidR="00D754AD" w:rsidRPr="0009514F">
        <w:t>2015</w:t>
      </w:r>
      <w:r w:rsidR="00D754AD" w:rsidRPr="0009514F">
        <w:rPr>
          <w:spacing w:val="-4"/>
        </w:rPr>
        <w:t xml:space="preserve"> </w:t>
      </w:r>
      <w:r w:rsidR="00D754AD" w:rsidRPr="0009514F">
        <w:t>as</w:t>
      </w:r>
      <w:r w:rsidR="00D754AD" w:rsidRPr="0009514F">
        <w:rPr>
          <w:spacing w:val="-4"/>
        </w:rPr>
        <w:t xml:space="preserve"> </w:t>
      </w:r>
      <w:r w:rsidR="00D754AD" w:rsidRPr="0009514F">
        <w:t>amended;</w:t>
      </w:r>
      <w:r w:rsidR="00D754AD" w:rsidRPr="0009514F">
        <w:rPr>
          <w:spacing w:val="-4"/>
        </w:rPr>
        <w:t xml:space="preserve"> </w:t>
      </w:r>
      <w:r w:rsidR="00D754AD" w:rsidRPr="0009514F">
        <w:t>8500.01,</w:t>
      </w:r>
      <w:r w:rsidR="00D754AD" w:rsidRPr="0009514F">
        <w:rPr>
          <w:spacing w:val="-6"/>
        </w:rPr>
        <w:t xml:space="preserve"> </w:t>
      </w:r>
      <w:r w:rsidR="00D754AD" w:rsidRPr="0009514F">
        <w:t>“Cybersecurity”,</w:t>
      </w:r>
      <w:r w:rsidR="00D754AD" w:rsidRPr="0009514F">
        <w:rPr>
          <w:spacing w:val="-4"/>
        </w:rPr>
        <w:t xml:space="preserve"> </w:t>
      </w:r>
      <w:r w:rsidR="00D754AD" w:rsidRPr="0009514F">
        <w:t>dated March 14, 2014; DoD Manual (DoDM) 6025.18, “Implementation of the Health Insurance Portability and Accountability Act (HIPAA) Privacy Rule Compliance in DoD Health Care Programs” dated March 3, 2019, Department of Defense Instruction (DoDI) 6025.18 “HIPAA Privacy Rule Compliance in DoD Health Care Programs”, dated March 13, 2019; and DoDM 5200.02 “Procedures for the DoD Personnel Security Program (PSP),” incorporation change 3, effective September 24, 2020.</w:t>
      </w:r>
      <w:r w:rsidR="00D754AD" w:rsidRPr="0009514F">
        <w:rPr>
          <w:spacing w:val="40"/>
        </w:rPr>
        <w:t xml:space="preserve"> </w:t>
      </w:r>
      <w:r w:rsidR="00D754AD" w:rsidRPr="0009514F">
        <w:t>Contractor responsibilities for ensuring personnel security include, but are not limited to, meeting the following requirements:</w:t>
      </w:r>
    </w:p>
    <w:p w14:paraId="35DA72B0" w14:textId="77777777" w:rsidR="00D94F20" w:rsidRDefault="00D94F20" w:rsidP="00D754AD"/>
    <w:p w14:paraId="457AFA64" w14:textId="4C4A8391" w:rsidR="00D754AD" w:rsidRPr="0009514F" w:rsidRDefault="00D94F20" w:rsidP="00D754AD">
      <w:r>
        <w:t xml:space="preserve">1.17.1.1 </w:t>
      </w:r>
      <w:r w:rsidR="00D754AD" w:rsidRPr="0009514F">
        <w:t xml:space="preserve">Follow the DHA Personnel Security Office guidelines for </w:t>
      </w:r>
      <w:proofErr w:type="gramStart"/>
      <w:r w:rsidR="00D754AD" w:rsidRPr="0009514F">
        <w:t>submittal of</w:t>
      </w:r>
      <w:proofErr w:type="gramEnd"/>
      <w:r w:rsidR="00D754AD" w:rsidRPr="0009514F">
        <w:t xml:space="preserve"> security clearances.</w:t>
      </w:r>
      <w:r w:rsidR="00D754AD" w:rsidRPr="0009514F">
        <w:rPr>
          <w:spacing w:val="40"/>
        </w:rPr>
        <w:t xml:space="preserve"> </w:t>
      </w:r>
      <w:r w:rsidR="00D754AD" w:rsidRPr="0009514F">
        <w:t>Contact the DHA Personnel Security Office for guidance on the appropriate background</w:t>
      </w:r>
      <w:r w:rsidR="00D754AD" w:rsidRPr="0009514F">
        <w:rPr>
          <w:spacing w:val="-5"/>
        </w:rPr>
        <w:t xml:space="preserve"> </w:t>
      </w:r>
      <w:r w:rsidR="00D754AD" w:rsidRPr="0009514F">
        <w:t>investigation</w:t>
      </w:r>
      <w:r w:rsidR="00D754AD" w:rsidRPr="0009514F">
        <w:rPr>
          <w:spacing w:val="-3"/>
        </w:rPr>
        <w:t xml:space="preserve"> </w:t>
      </w:r>
      <w:r w:rsidR="00D754AD" w:rsidRPr="0009514F">
        <w:t>required</w:t>
      </w:r>
      <w:r w:rsidR="00D754AD" w:rsidRPr="0009514F">
        <w:rPr>
          <w:spacing w:val="-3"/>
        </w:rPr>
        <w:t xml:space="preserve"> </w:t>
      </w:r>
      <w:r w:rsidR="00D754AD" w:rsidRPr="0009514F">
        <w:t>for</w:t>
      </w:r>
      <w:r w:rsidR="00D754AD" w:rsidRPr="0009514F">
        <w:rPr>
          <w:spacing w:val="-3"/>
        </w:rPr>
        <w:t xml:space="preserve"> </w:t>
      </w:r>
      <w:r w:rsidR="00D754AD" w:rsidRPr="0009514F">
        <w:t>personnel</w:t>
      </w:r>
      <w:r w:rsidR="00D754AD" w:rsidRPr="0009514F">
        <w:rPr>
          <w:spacing w:val="-4"/>
        </w:rPr>
        <w:t xml:space="preserve"> </w:t>
      </w:r>
      <w:r w:rsidR="00D754AD" w:rsidRPr="0009514F">
        <w:t>on</w:t>
      </w:r>
      <w:r w:rsidR="00D754AD" w:rsidRPr="0009514F">
        <w:rPr>
          <w:spacing w:val="-3"/>
        </w:rPr>
        <w:t xml:space="preserve"> </w:t>
      </w:r>
      <w:r w:rsidR="00D754AD" w:rsidRPr="0009514F">
        <w:t>the</w:t>
      </w:r>
      <w:r w:rsidR="00D754AD" w:rsidRPr="0009514F">
        <w:rPr>
          <w:spacing w:val="-3"/>
        </w:rPr>
        <w:t xml:space="preserve"> </w:t>
      </w:r>
      <w:r w:rsidR="00D754AD" w:rsidRPr="0009514F">
        <w:t>contract.</w:t>
      </w:r>
      <w:r w:rsidR="00D754AD" w:rsidRPr="0009514F">
        <w:rPr>
          <w:spacing w:val="40"/>
        </w:rPr>
        <w:t xml:space="preserve"> </w:t>
      </w:r>
      <w:r w:rsidR="00D754AD" w:rsidRPr="0009514F">
        <w:t>The</w:t>
      </w:r>
      <w:r w:rsidR="00D754AD" w:rsidRPr="0009514F">
        <w:rPr>
          <w:spacing w:val="-3"/>
        </w:rPr>
        <w:t xml:space="preserve"> </w:t>
      </w:r>
      <w:r w:rsidR="00D754AD" w:rsidRPr="0009514F">
        <w:t>DHA</w:t>
      </w:r>
      <w:r w:rsidR="00D754AD" w:rsidRPr="0009514F">
        <w:rPr>
          <w:spacing w:val="-4"/>
        </w:rPr>
        <w:t xml:space="preserve"> </w:t>
      </w:r>
      <w:r w:rsidR="00D754AD" w:rsidRPr="0009514F">
        <w:t>Personnel</w:t>
      </w:r>
      <w:r w:rsidR="00D754AD" w:rsidRPr="0009514F">
        <w:rPr>
          <w:spacing w:val="-3"/>
        </w:rPr>
        <w:t xml:space="preserve"> </w:t>
      </w:r>
      <w:r w:rsidR="00D754AD" w:rsidRPr="0009514F">
        <w:t>Security Office can be reached at (703) 275-6038.</w:t>
      </w:r>
    </w:p>
    <w:p w14:paraId="19E4ABD7" w14:textId="77777777" w:rsidR="00D754AD" w:rsidRPr="0009514F" w:rsidRDefault="00D754AD" w:rsidP="00D754AD"/>
    <w:p w14:paraId="74A124F4" w14:textId="3459E80B" w:rsidR="00D754AD" w:rsidRDefault="00D94F20" w:rsidP="00D754AD">
      <w:r>
        <w:t xml:space="preserve">1.17.1.2 </w:t>
      </w:r>
      <w:r w:rsidR="00D754AD" w:rsidRPr="0009514F">
        <w:t>Initiate, maintain, and document personnel security investigations appropriate to the individual’s</w:t>
      </w:r>
      <w:r w:rsidR="00D754AD" w:rsidRPr="0009514F">
        <w:rPr>
          <w:spacing w:val="-5"/>
        </w:rPr>
        <w:t xml:space="preserve"> </w:t>
      </w:r>
      <w:r w:rsidR="00D754AD" w:rsidRPr="0009514F">
        <w:t>responsibilities</w:t>
      </w:r>
      <w:r w:rsidR="00D754AD" w:rsidRPr="0009514F">
        <w:rPr>
          <w:spacing w:val="-4"/>
        </w:rPr>
        <w:t xml:space="preserve"> </w:t>
      </w:r>
      <w:r w:rsidR="00D754AD" w:rsidRPr="0009514F">
        <w:t>and</w:t>
      </w:r>
      <w:r w:rsidR="00D754AD" w:rsidRPr="0009514F">
        <w:rPr>
          <w:spacing w:val="-4"/>
        </w:rPr>
        <w:t xml:space="preserve"> </w:t>
      </w:r>
      <w:r w:rsidR="00D754AD" w:rsidRPr="0009514F">
        <w:t>required</w:t>
      </w:r>
      <w:r w:rsidR="00D754AD" w:rsidRPr="0009514F">
        <w:rPr>
          <w:spacing w:val="-4"/>
        </w:rPr>
        <w:t xml:space="preserve"> </w:t>
      </w:r>
      <w:r w:rsidR="00D754AD" w:rsidRPr="0009514F">
        <w:t>access</w:t>
      </w:r>
      <w:r w:rsidR="00D754AD" w:rsidRPr="0009514F">
        <w:rPr>
          <w:spacing w:val="-4"/>
        </w:rPr>
        <w:t xml:space="preserve"> </w:t>
      </w:r>
      <w:r w:rsidR="00D754AD" w:rsidRPr="0009514F">
        <w:t>to</w:t>
      </w:r>
      <w:r w:rsidR="00D754AD" w:rsidRPr="0009514F">
        <w:rPr>
          <w:spacing w:val="-6"/>
        </w:rPr>
        <w:t xml:space="preserve"> </w:t>
      </w:r>
      <w:r w:rsidR="00D754AD" w:rsidRPr="0009514F">
        <w:t>Controlled</w:t>
      </w:r>
      <w:r w:rsidR="00D754AD" w:rsidRPr="0009514F">
        <w:rPr>
          <w:spacing w:val="-6"/>
        </w:rPr>
        <w:t xml:space="preserve"> </w:t>
      </w:r>
      <w:r w:rsidR="00D754AD" w:rsidRPr="0009514F">
        <w:t>Unclassified</w:t>
      </w:r>
      <w:r w:rsidR="00D754AD" w:rsidRPr="0009514F">
        <w:rPr>
          <w:spacing w:val="-6"/>
        </w:rPr>
        <w:t xml:space="preserve"> </w:t>
      </w:r>
      <w:r w:rsidR="00D754AD" w:rsidRPr="0009514F">
        <w:t>Information</w:t>
      </w:r>
      <w:r w:rsidR="00D754AD" w:rsidRPr="0009514F">
        <w:rPr>
          <w:spacing w:val="-6"/>
        </w:rPr>
        <w:t xml:space="preserve"> </w:t>
      </w:r>
      <w:r w:rsidR="00D754AD" w:rsidRPr="0009514F">
        <w:t>(CUI).</w:t>
      </w:r>
    </w:p>
    <w:p w14:paraId="284FB83F" w14:textId="77777777" w:rsidR="00D94F20" w:rsidRPr="0009514F" w:rsidRDefault="00D94F20" w:rsidP="00D754AD"/>
    <w:p w14:paraId="65139A47" w14:textId="54A0BF2C" w:rsidR="00D754AD" w:rsidRPr="0009514F" w:rsidRDefault="00D94F20" w:rsidP="00D754AD">
      <w:r>
        <w:t xml:space="preserve">1.17.1.3 </w:t>
      </w:r>
      <w:r w:rsidR="00D754AD" w:rsidRPr="0009514F">
        <w:t>DHA</w:t>
      </w:r>
      <w:r w:rsidR="00D754AD" w:rsidRPr="0009514F">
        <w:rPr>
          <w:spacing w:val="-3"/>
        </w:rPr>
        <w:t xml:space="preserve"> </w:t>
      </w:r>
      <w:r w:rsidR="00D754AD" w:rsidRPr="0009514F">
        <w:t>Personnel</w:t>
      </w:r>
      <w:r w:rsidR="00D754AD" w:rsidRPr="0009514F">
        <w:rPr>
          <w:spacing w:val="-2"/>
        </w:rPr>
        <w:t xml:space="preserve"> </w:t>
      </w:r>
      <w:r w:rsidR="00D754AD" w:rsidRPr="0009514F">
        <w:t>Security</w:t>
      </w:r>
      <w:r w:rsidR="00D754AD" w:rsidRPr="0009514F">
        <w:rPr>
          <w:spacing w:val="-4"/>
        </w:rPr>
        <w:t xml:space="preserve"> </w:t>
      </w:r>
      <w:r w:rsidR="00D754AD" w:rsidRPr="0009514F">
        <w:t>Office</w:t>
      </w:r>
      <w:r w:rsidR="00D754AD" w:rsidRPr="0009514F">
        <w:rPr>
          <w:spacing w:val="-2"/>
        </w:rPr>
        <w:t xml:space="preserve"> </w:t>
      </w:r>
      <w:r w:rsidR="00D754AD" w:rsidRPr="0009514F">
        <w:t>does</w:t>
      </w:r>
      <w:r w:rsidR="00D754AD" w:rsidRPr="0009514F">
        <w:rPr>
          <w:spacing w:val="-3"/>
        </w:rPr>
        <w:t xml:space="preserve"> </w:t>
      </w:r>
      <w:r w:rsidR="00D754AD" w:rsidRPr="0009514F">
        <w:t>not</w:t>
      </w:r>
      <w:r w:rsidR="00D754AD" w:rsidRPr="0009514F">
        <w:rPr>
          <w:spacing w:val="-2"/>
        </w:rPr>
        <w:t xml:space="preserve"> </w:t>
      </w:r>
      <w:r w:rsidR="00D754AD" w:rsidRPr="0009514F">
        <w:t>deny</w:t>
      </w:r>
      <w:r w:rsidR="00D754AD" w:rsidRPr="0009514F">
        <w:rPr>
          <w:spacing w:val="-2"/>
        </w:rPr>
        <w:t xml:space="preserve"> </w:t>
      </w:r>
      <w:r w:rsidR="00D754AD" w:rsidRPr="0009514F">
        <w:t>any</w:t>
      </w:r>
      <w:r w:rsidR="00D754AD" w:rsidRPr="0009514F">
        <w:rPr>
          <w:spacing w:val="-2"/>
        </w:rPr>
        <w:t xml:space="preserve"> </w:t>
      </w:r>
      <w:r w:rsidR="00D754AD" w:rsidRPr="0009514F">
        <w:t>access</w:t>
      </w:r>
      <w:r w:rsidR="00D754AD" w:rsidRPr="0009514F">
        <w:rPr>
          <w:spacing w:val="-3"/>
        </w:rPr>
        <w:t xml:space="preserve"> </w:t>
      </w:r>
      <w:r w:rsidR="00D754AD" w:rsidRPr="0009514F">
        <w:t>to</w:t>
      </w:r>
      <w:r w:rsidR="00D754AD" w:rsidRPr="0009514F">
        <w:rPr>
          <w:spacing w:val="-2"/>
        </w:rPr>
        <w:t xml:space="preserve"> </w:t>
      </w:r>
      <w:r w:rsidR="00D754AD" w:rsidRPr="0009514F">
        <w:t>any</w:t>
      </w:r>
      <w:r w:rsidR="00D754AD" w:rsidRPr="0009514F">
        <w:rPr>
          <w:spacing w:val="-2"/>
        </w:rPr>
        <w:t xml:space="preserve"> </w:t>
      </w:r>
      <w:r w:rsidR="00D754AD" w:rsidRPr="0009514F">
        <w:t>automated</w:t>
      </w:r>
      <w:r w:rsidR="00D754AD" w:rsidRPr="0009514F">
        <w:rPr>
          <w:spacing w:val="-2"/>
        </w:rPr>
        <w:t xml:space="preserve"> </w:t>
      </w:r>
      <w:r w:rsidR="00D754AD" w:rsidRPr="0009514F">
        <w:t>information system</w:t>
      </w:r>
      <w:r w:rsidR="00D754AD" w:rsidRPr="0009514F">
        <w:rPr>
          <w:spacing w:val="-4"/>
        </w:rPr>
        <w:t xml:space="preserve"> </w:t>
      </w:r>
      <w:r w:rsidR="00D754AD" w:rsidRPr="0009514F">
        <w:t>(AIS),</w:t>
      </w:r>
      <w:r w:rsidR="00D754AD" w:rsidRPr="0009514F">
        <w:rPr>
          <w:spacing w:val="-3"/>
        </w:rPr>
        <w:t xml:space="preserve"> </w:t>
      </w:r>
      <w:r w:rsidR="00D754AD" w:rsidRPr="0009514F">
        <w:t>network,</w:t>
      </w:r>
      <w:r w:rsidR="00D754AD" w:rsidRPr="0009514F">
        <w:rPr>
          <w:spacing w:val="-3"/>
        </w:rPr>
        <w:t xml:space="preserve"> </w:t>
      </w:r>
      <w:r w:rsidR="00D754AD" w:rsidRPr="0009514F">
        <w:t>or</w:t>
      </w:r>
      <w:r w:rsidR="00D754AD" w:rsidRPr="0009514F">
        <w:rPr>
          <w:spacing w:val="-3"/>
        </w:rPr>
        <w:t xml:space="preserve"> </w:t>
      </w:r>
      <w:r w:rsidR="00D754AD" w:rsidRPr="0009514F">
        <w:t>Controlled</w:t>
      </w:r>
      <w:r w:rsidR="00D754AD" w:rsidRPr="0009514F">
        <w:rPr>
          <w:spacing w:val="-5"/>
        </w:rPr>
        <w:t xml:space="preserve"> </w:t>
      </w:r>
      <w:r w:rsidR="00D754AD" w:rsidRPr="0009514F">
        <w:t>Unclassified</w:t>
      </w:r>
      <w:r w:rsidR="00D754AD" w:rsidRPr="0009514F">
        <w:rPr>
          <w:spacing w:val="-5"/>
        </w:rPr>
        <w:t xml:space="preserve"> </w:t>
      </w:r>
      <w:r w:rsidR="00D754AD" w:rsidRPr="0009514F">
        <w:t>Information</w:t>
      </w:r>
      <w:r w:rsidR="00D754AD" w:rsidRPr="0009514F">
        <w:rPr>
          <w:spacing w:val="-5"/>
        </w:rPr>
        <w:t xml:space="preserve"> </w:t>
      </w:r>
      <w:r w:rsidR="00D754AD" w:rsidRPr="0009514F">
        <w:t>(CUI).</w:t>
      </w:r>
      <w:r w:rsidR="00D754AD" w:rsidRPr="0009514F">
        <w:rPr>
          <w:spacing w:val="40"/>
        </w:rPr>
        <w:t xml:space="preserve"> </w:t>
      </w:r>
      <w:r w:rsidR="00D754AD" w:rsidRPr="0009514F">
        <w:t>If</w:t>
      </w:r>
      <w:r w:rsidR="00D754AD" w:rsidRPr="0009514F">
        <w:rPr>
          <w:spacing w:val="-3"/>
        </w:rPr>
        <w:t xml:space="preserve"> </w:t>
      </w:r>
      <w:r w:rsidR="00D754AD" w:rsidRPr="0009514F">
        <w:t>a</w:t>
      </w:r>
      <w:r w:rsidR="00D754AD" w:rsidRPr="0009514F">
        <w:rPr>
          <w:spacing w:val="-4"/>
        </w:rPr>
        <w:t xml:space="preserve"> </w:t>
      </w:r>
      <w:r w:rsidR="00D754AD" w:rsidRPr="0009514F">
        <w:t>contractor</w:t>
      </w:r>
      <w:r w:rsidR="00D754AD" w:rsidRPr="0009514F">
        <w:rPr>
          <w:spacing w:val="-4"/>
        </w:rPr>
        <w:t xml:space="preserve"> </w:t>
      </w:r>
      <w:r w:rsidR="00D754AD" w:rsidRPr="0009514F">
        <w:t>receives</w:t>
      </w:r>
      <w:r w:rsidR="00D754AD" w:rsidRPr="0009514F">
        <w:rPr>
          <w:spacing w:val="-4"/>
        </w:rPr>
        <w:t xml:space="preserve"> </w:t>
      </w:r>
      <w:r w:rsidR="00D754AD" w:rsidRPr="0009514F">
        <w:t>an unfavorable background investigation, the request for access will be sent back to the FSO for further action.</w:t>
      </w:r>
      <w:r w:rsidR="00D754AD" w:rsidRPr="0009514F">
        <w:rPr>
          <w:spacing w:val="40"/>
        </w:rPr>
        <w:t xml:space="preserve"> </w:t>
      </w:r>
      <w:r w:rsidR="00D754AD" w:rsidRPr="0009514F">
        <w:t xml:space="preserve">Any unfavorable adjudication will result in DHA Personnel Security Office not signing off on any access </w:t>
      </w:r>
      <w:r w:rsidR="00D754AD" w:rsidRPr="0009514F">
        <w:lastRenderedPageBreak/>
        <w:t>request.</w:t>
      </w:r>
    </w:p>
    <w:p w14:paraId="3C127687" w14:textId="77777777" w:rsidR="00D754AD" w:rsidRPr="0009514F" w:rsidRDefault="00D754AD" w:rsidP="00D754AD"/>
    <w:p w14:paraId="2B59DFA1" w14:textId="77777777" w:rsidR="00D754AD" w:rsidRPr="0009514F" w:rsidRDefault="00D754AD" w:rsidP="00D7587A">
      <w:pPr>
        <w:jc w:val="center"/>
      </w:pPr>
      <w:r w:rsidRPr="0009514F">
        <w:t>PART</w:t>
      </w:r>
      <w:r w:rsidRPr="0009514F">
        <w:rPr>
          <w:spacing w:val="-4"/>
        </w:rPr>
        <w:t xml:space="preserve"> </w:t>
      </w:r>
      <w:r w:rsidRPr="0009514F">
        <w:rPr>
          <w:spacing w:val="-10"/>
        </w:rPr>
        <w:t>2</w:t>
      </w:r>
    </w:p>
    <w:p w14:paraId="138CB1A5" w14:textId="77777777" w:rsidR="00D7587A" w:rsidRDefault="00D7587A" w:rsidP="00D7587A">
      <w:pPr>
        <w:jc w:val="center"/>
        <w:rPr>
          <w:b/>
        </w:rPr>
      </w:pPr>
      <w:r>
        <w:rPr>
          <w:b/>
        </w:rPr>
        <w:t xml:space="preserve">2.0 </w:t>
      </w:r>
      <w:r w:rsidR="00D754AD" w:rsidRPr="0009514F">
        <w:rPr>
          <w:b/>
        </w:rPr>
        <w:t>DEFINITIONS,</w:t>
      </w:r>
      <w:r w:rsidR="00D754AD" w:rsidRPr="0009514F">
        <w:rPr>
          <w:b/>
          <w:spacing w:val="-13"/>
        </w:rPr>
        <w:t xml:space="preserve"> </w:t>
      </w:r>
      <w:r w:rsidR="00D754AD" w:rsidRPr="0009514F">
        <w:rPr>
          <w:b/>
        </w:rPr>
        <w:t>ACRONYMS,</w:t>
      </w:r>
      <w:r w:rsidR="00D754AD" w:rsidRPr="0009514F">
        <w:rPr>
          <w:b/>
          <w:spacing w:val="-12"/>
        </w:rPr>
        <w:t xml:space="preserve"> </w:t>
      </w:r>
      <w:r w:rsidR="00D754AD" w:rsidRPr="0009514F">
        <w:rPr>
          <w:b/>
        </w:rPr>
        <w:t>AND</w:t>
      </w:r>
      <w:r w:rsidR="00D754AD" w:rsidRPr="0009514F">
        <w:rPr>
          <w:b/>
          <w:spacing w:val="-13"/>
        </w:rPr>
        <w:t xml:space="preserve"> </w:t>
      </w:r>
      <w:r w:rsidR="00D754AD" w:rsidRPr="0009514F">
        <w:rPr>
          <w:b/>
        </w:rPr>
        <w:t xml:space="preserve">APPLICABLE </w:t>
      </w:r>
    </w:p>
    <w:p w14:paraId="31E4DB03" w14:textId="3F78ACDF" w:rsidR="00D754AD" w:rsidRPr="0009514F" w:rsidRDefault="00D754AD" w:rsidP="00D7587A">
      <w:pPr>
        <w:jc w:val="center"/>
        <w:rPr>
          <w:b/>
        </w:rPr>
      </w:pPr>
      <w:r w:rsidRPr="0009514F">
        <w:rPr>
          <w:b/>
          <w:spacing w:val="-2"/>
        </w:rPr>
        <w:t>PUBLICATIONS/INSTRUCTIONS</w:t>
      </w:r>
    </w:p>
    <w:p w14:paraId="33B2CC6B" w14:textId="77777777" w:rsidR="00D754AD" w:rsidRPr="0009514F" w:rsidRDefault="00D754AD" w:rsidP="00D754AD">
      <w:pPr>
        <w:rPr>
          <w:b/>
        </w:rPr>
      </w:pPr>
    </w:p>
    <w:p w14:paraId="6D5905E7" w14:textId="77777777" w:rsidR="00D754AD" w:rsidRPr="0009514F" w:rsidRDefault="00D754AD" w:rsidP="00D754AD"/>
    <w:p w14:paraId="0B445161" w14:textId="190066E9" w:rsidR="00D754AD" w:rsidRPr="0009514F" w:rsidRDefault="00D7587A" w:rsidP="00D754AD">
      <w:r w:rsidRPr="00D7587A">
        <w:rPr>
          <w:bCs/>
        </w:rPr>
        <w:t>2.1</w:t>
      </w:r>
      <w:r>
        <w:rPr>
          <w:b/>
        </w:rPr>
        <w:t xml:space="preserve"> </w:t>
      </w:r>
      <w:r w:rsidR="00D754AD" w:rsidRPr="0009514F">
        <w:rPr>
          <w:b/>
        </w:rPr>
        <w:t>Definitions:</w:t>
      </w:r>
      <w:r w:rsidR="00D754AD" w:rsidRPr="0009514F">
        <w:rPr>
          <w:b/>
          <w:spacing w:val="40"/>
        </w:rPr>
        <w:t xml:space="preserve"> </w:t>
      </w:r>
    </w:p>
    <w:p w14:paraId="56F29D6D" w14:textId="77777777" w:rsidR="00D754AD" w:rsidRPr="0009514F" w:rsidRDefault="00D754AD" w:rsidP="00D754AD"/>
    <w:p w14:paraId="348E385D" w14:textId="25B27AF8" w:rsidR="00D754AD" w:rsidRPr="0009514F" w:rsidRDefault="00604AA5" w:rsidP="00D754AD">
      <w:r>
        <w:t xml:space="preserve">2.1.1 </w:t>
      </w:r>
      <w:r w:rsidR="00D754AD" w:rsidRPr="0009514F">
        <w:t>Category</w:t>
      </w:r>
      <w:r w:rsidR="00D754AD" w:rsidRPr="0009514F">
        <w:rPr>
          <w:spacing w:val="-6"/>
        </w:rPr>
        <w:t xml:space="preserve"> </w:t>
      </w:r>
      <w:r w:rsidR="00D754AD" w:rsidRPr="0009514F">
        <w:t>R:</w:t>
      </w:r>
      <w:r w:rsidR="00D754AD" w:rsidRPr="0009514F">
        <w:rPr>
          <w:spacing w:val="40"/>
        </w:rPr>
        <w:t xml:space="preserve"> </w:t>
      </w:r>
      <w:r w:rsidR="00D754AD" w:rsidRPr="0009514F">
        <w:t>Support</w:t>
      </w:r>
      <w:r w:rsidR="00D754AD" w:rsidRPr="0009514F">
        <w:rPr>
          <w:spacing w:val="-6"/>
        </w:rPr>
        <w:t xml:space="preserve"> </w:t>
      </w:r>
      <w:r w:rsidR="00D754AD" w:rsidRPr="0009514F">
        <w:t>(Professional/Administrative/Management)</w:t>
      </w:r>
      <w:r w:rsidR="00D754AD" w:rsidRPr="0009514F">
        <w:rPr>
          <w:spacing w:val="-6"/>
        </w:rPr>
        <w:t xml:space="preserve"> </w:t>
      </w:r>
      <w:r w:rsidR="00D754AD" w:rsidRPr="0009514F">
        <w:t>Services</w:t>
      </w:r>
      <w:r w:rsidR="00D754AD" w:rsidRPr="0009514F">
        <w:rPr>
          <w:spacing w:val="-7"/>
        </w:rPr>
        <w:t xml:space="preserve"> </w:t>
      </w:r>
      <w:r w:rsidR="00D754AD" w:rsidRPr="0009514F">
        <w:t>(called</w:t>
      </w:r>
      <w:r w:rsidR="00D754AD" w:rsidRPr="0009514F">
        <w:rPr>
          <w:spacing w:val="-6"/>
        </w:rPr>
        <w:t xml:space="preserve"> </w:t>
      </w:r>
      <w:r w:rsidR="00D754AD" w:rsidRPr="0009514F">
        <w:t xml:space="preserve">R- </w:t>
      </w:r>
      <w:r w:rsidR="00D754AD" w:rsidRPr="0009514F">
        <w:rPr>
          <w:spacing w:val="-2"/>
        </w:rPr>
        <w:t>Services)</w:t>
      </w:r>
    </w:p>
    <w:p w14:paraId="4F15127D" w14:textId="77777777" w:rsidR="00D754AD" w:rsidRPr="0009514F" w:rsidRDefault="00D754AD" w:rsidP="00D754AD"/>
    <w:p w14:paraId="767322EB" w14:textId="215ACCDE" w:rsidR="00D754AD" w:rsidRPr="0009514F" w:rsidRDefault="00604AA5" w:rsidP="00D754AD">
      <w:r>
        <w:t xml:space="preserve">2.1.2 </w:t>
      </w:r>
      <w:r w:rsidR="00D754AD" w:rsidRPr="0009514F">
        <w:t>Contracting</w:t>
      </w:r>
      <w:r w:rsidR="00D754AD" w:rsidRPr="0009514F">
        <w:rPr>
          <w:spacing w:val="-3"/>
        </w:rPr>
        <w:t xml:space="preserve"> </w:t>
      </w:r>
      <w:r w:rsidR="00D754AD" w:rsidRPr="0009514F">
        <w:t>Officer</w:t>
      </w:r>
      <w:r w:rsidR="00D754AD" w:rsidRPr="0009514F">
        <w:rPr>
          <w:spacing w:val="-3"/>
        </w:rPr>
        <w:t xml:space="preserve"> </w:t>
      </w:r>
      <w:r w:rsidR="00D754AD" w:rsidRPr="0009514F">
        <w:t>(CO):</w:t>
      </w:r>
      <w:r w:rsidR="00D754AD" w:rsidRPr="0009514F">
        <w:rPr>
          <w:spacing w:val="40"/>
        </w:rPr>
        <w:t xml:space="preserve"> </w:t>
      </w:r>
      <w:r w:rsidR="00D754AD" w:rsidRPr="0009514F">
        <w:t>A</w:t>
      </w:r>
      <w:r w:rsidR="00D754AD" w:rsidRPr="0009514F">
        <w:rPr>
          <w:spacing w:val="-5"/>
        </w:rPr>
        <w:t xml:space="preserve"> </w:t>
      </w:r>
      <w:r w:rsidR="00D754AD" w:rsidRPr="0009514F">
        <w:t>person</w:t>
      </w:r>
      <w:r w:rsidR="00D754AD" w:rsidRPr="0009514F">
        <w:rPr>
          <w:spacing w:val="-3"/>
        </w:rPr>
        <w:t xml:space="preserve"> </w:t>
      </w:r>
      <w:r w:rsidR="00D754AD" w:rsidRPr="0009514F">
        <w:t>with</w:t>
      </w:r>
      <w:r w:rsidR="00D754AD" w:rsidRPr="0009514F">
        <w:rPr>
          <w:spacing w:val="-5"/>
        </w:rPr>
        <w:t xml:space="preserve"> </w:t>
      </w:r>
      <w:r w:rsidR="00D754AD" w:rsidRPr="0009514F">
        <w:t>the</w:t>
      </w:r>
      <w:r w:rsidR="00D754AD" w:rsidRPr="0009514F">
        <w:rPr>
          <w:spacing w:val="-3"/>
        </w:rPr>
        <w:t xml:space="preserve"> </w:t>
      </w:r>
      <w:r w:rsidR="00D754AD" w:rsidRPr="0009514F">
        <w:t>authority</w:t>
      </w:r>
      <w:r w:rsidR="00D754AD" w:rsidRPr="0009514F">
        <w:rPr>
          <w:spacing w:val="-5"/>
        </w:rPr>
        <w:t xml:space="preserve"> </w:t>
      </w:r>
      <w:r w:rsidR="00D754AD" w:rsidRPr="0009514F">
        <w:t>to</w:t>
      </w:r>
      <w:r w:rsidR="00D754AD" w:rsidRPr="0009514F">
        <w:rPr>
          <w:spacing w:val="-3"/>
        </w:rPr>
        <w:t xml:space="preserve"> </w:t>
      </w:r>
      <w:r w:rsidR="00D754AD" w:rsidRPr="0009514F">
        <w:t>enter</w:t>
      </w:r>
      <w:r w:rsidR="00D754AD" w:rsidRPr="0009514F">
        <w:rPr>
          <w:spacing w:val="-3"/>
        </w:rPr>
        <w:t xml:space="preserve"> </w:t>
      </w:r>
      <w:r w:rsidR="00D754AD" w:rsidRPr="0009514F">
        <w:t>into,</w:t>
      </w:r>
      <w:r w:rsidR="00D754AD" w:rsidRPr="0009514F">
        <w:rPr>
          <w:spacing w:val="-3"/>
        </w:rPr>
        <w:t xml:space="preserve"> </w:t>
      </w:r>
      <w:r w:rsidR="00D754AD" w:rsidRPr="0009514F">
        <w:t>administer,</w:t>
      </w:r>
      <w:r w:rsidR="00D754AD" w:rsidRPr="0009514F">
        <w:rPr>
          <w:spacing w:val="-5"/>
        </w:rPr>
        <w:t xml:space="preserve"> </w:t>
      </w:r>
      <w:r w:rsidR="00D754AD" w:rsidRPr="0009514F">
        <w:t>and/or terminate contracts and make related determinations and findings.</w:t>
      </w:r>
    </w:p>
    <w:p w14:paraId="3A0F8596" w14:textId="77777777" w:rsidR="00D754AD" w:rsidRPr="0009514F" w:rsidRDefault="00D754AD" w:rsidP="00D754AD"/>
    <w:p w14:paraId="00849AD8" w14:textId="5325CA3F" w:rsidR="00D754AD" w:rsidRDefault="00604AA5" w:rsidP="00D754AD">
      <w:r>
        <w:t xml:space="preserve">2.1.3 </w:t>
      </w:r>
      <w:r w:rsidR="00D754AD" w:rsidRPr="0009514F">
        <w:t>Contracting Officer’s Representative (COR):</w:t>
      </w:r>
      <w:r w:rsidR="00D754AD" w:rsidRPr="0009514F">
        <w:rPr>
          <w:spacing w:val="40"/>
        </w:rPr>
        <w:t xml:space="preserve"> </w:t>
      </w:r>
      <w:r w:rsidR="00D754AD" w:rsidRPr="0009514F">
        <w:t>An individual, including a contracting officer’s technical representative (COTR), designated and authorized in writing by the CO to perform</w:t>
      </w:r>
      <w:r w:rsidR="00D754AD" w:rsidRPr="0009514F">
        <w:rPr>
          <w:spacing w:val="-3"/>
        </w:rPr>
        <w:t xml:space="preserve"> </w:t>
      </w:r>
      <w:r w:rsidR="00D754AD" w:rsidRPr="0009514F">
        <w:t>specific</w:t>
      </w:r>
      <w:r w:rsidR="00D754AD" w:rsidRPr="0009514F">
        <w:rPr>
          <w:spacing w:val="-3"/>
        </w:rPr>
        <w:t xml:space="preserve"> </w:t>
      </w:r>
      <w:r w:rsidR="00D754AD" w:rsidRPr="0009514F">
        <w:t>technical</w:t>
      </w:r>
      <w:r w:rsidR="00D754AD" w:rsidRPr="0009514F">
        <w:rPr>
          <w:spacing w:val="-3"/>
        </w:rPr>
        <w:t xml:space="preserve"> </w:t>
      </w:r>
      <w:r w:rsidR="00D754AD" w:rsidRPr="0009514F">
        <w:t>or</w:t>
      </w:r>
      <w:r w:rsidR="00D754AD" w:rsidRPr="0009514F">
        <w:rPr>
          <w:spacing w:val="-3"/>
        </w:rPr>
        <w:t xml:space="preserve"> </w:t>
      </w:r>
      <w:r w:rsidR="00D754AD" w:rsidRPr="0009514F">
        <w:t>administrative</w:t>
      </w:r>
      <w:r w:rsidR="00D754AD" w:rsidRPr="0009514F">
        <w:rPr>
          <w:spacing w:val="-4"/>
        </w:rPr>
        <w:t xml:space="preserve"> </w:t>
      </w:r>
      <w:r w:rsidR="00D754AD" w:rsidRPr="0009514F">
        <w:t>functions.</w:t>
      </w:r>
      <w:r w:rsidR="00D754AD" w:rsidRPr="0009514F">
        <w:rPr>
          <w:spacing w:val="40"/>
        </w:rPr>
        <w:t xml:space="preserve"> </w:t>
      </w:r>
      <w:r w:rsidR="00D754AD" w:rsidRPr="0009514F">
        <w:t>This</w:t>
      </w:r>
      <w:r w:rsidR="00D754AD" w:rsidRPr="0009514F">
        <w:rPr>
          <w:spacing w:val="-3"/>
        </w:rPr>
        <w:t xml:space="preserve"> </w:t>
      </w:r>
      <w:r w:rsidR="00D754AD" w:rsidRPr="0009514F">
        <w:t>individual</w:t>
      </w:r>
      <w:r w:rsidR="00D754AD" w:rsidRPr="0009514F">
        <w:rPr>
          <w:spacing w:val="-3"/>
        </w:rPr>
        <w:t xml:space="preserve"> </w:t>
      </w:r>
      <w:r w:rsidR="00D754AD" w:rsidRPr="0009514F">
        <w:t>does</w:t>
      </w:r>
      <w:r w:rsidR="00D754AD" w:rsidRPr="0009514F">
        <w:rPr>
          <w:spacing w:val="-3"/>
        </w:rPr>
        <w:t xml:space="preserve"> </w:t>
      </w:r>
      <w:r w:rsidR="00D754AD" w:rsidRPr="0009514F">
        <w:t>NOT</w:t>
      </w:r>
      <w:r w:rsidR="00D754AD" w:rsidRPr="0009514F">
        <w:rPr>
          <w:spacing w:val="-4"/>
        </w:rPr>
        <w:t xml:space="preserve"> </w:t>
      </w:r>
      <w:r w:rsidR="00D754AD" w:rsidRPr="0009514F">
        <w:t>have</w:t>
      </w:r>
      <w:r w:rsidR="00D754AD" w:rsidRPr="0009514F">
        <w:rPr>
          <w:spacing w:val="-3"/>
        </w:rPr>
        <w:t xml:space="preserve"> </w:t>
      </w:r>
      <w:r w:rsidR="00D754AD" w:rsidRPr="0009514F">
        <w:t>authority to change the terms and conditions of the contract.</w:t>
      </w:r>
    </w:p>
    <w:p w14:paraId="29B858B9" w14:textId="77777777" w:rsidR="00B4733D" w:rsidRPr="0009514F" w:rsidRDefault="00B4733D" w:rsidP="00D754AD"/>
    <w:p w14:paraId="7A3511A7" w14:textId="77EF8FD6" w:rsidR="00D754AD" w:rsidRPr="0009514F" w:rsidRDefault="00B4733D" w:rsidP="00D754AD">
      <w:r>
        <w:t xml:space="preserve">2.1.4 </w:t>
      </w:r>
      <w:r w:rsidR="00D754AD" w:rsidRPr="0009514F">
        <w:t>Non-personal services contract:</w:t>
      </w:r>
      <w:r w:rsidR="00D754AD" w:rsidRPr="0009514F">
        <w:rPr>
          <w:spacing w:val="40"/>
        </w:rPr>
        <w:t xml:space="preserve"> </w:t>
      </w:r>
      <w:r w:rsidR="00D754AD" w:rsidRPr="0009514F">
        <w:t>a contract under which the personnel rendering the services</w:t>
      </w:r>
      <w:r w:rsidR="00D754AD" w:rsidRPr="0009514F">
        <w:rPr>
          <w:spacing w:val="-2"/>
        </w:rPr>
        <w:t xml:space="preserve"> </w:t>
      </w:r>
      <w:r w:rsidR="00D754AD" w:rsidRPr="0009514F">
        <w:t>are</w:t>
      </w:r>
      <w:r w:rsidR="00D754AD" w:rsidRPr="0009514F">
        <w:rPr>
          <w:spacing w:val="-3"/>
        </w:rPr>
        <w:t xml:space="preserve"> </w:t>
      </w:r>
      <w:r w:rsidR="00D754AD" w:rsidRPr="0009514F">
        <w:t>not</w:t>
      </w:r>
      <w:r w:rsidR="00D754AD" w:rsidRPr="0009514F">
        <w:rPr>
          <w:spacing w:val="-2"/>
        </w:rPr>
        <w:t xml:space="preserve"> </w:t>
      </w:r>
      <w:r w:rsidR="00D754AD" w:rsidRPr="0009514F">
        <w:t>subject,</w:t>
      </w:r>
      <w:r w:rsidR="00D754AD" w:rsidRPr="0009514F">
        <w:rPr>
          <w:spacing w:val="-4"/>
        </w:rPr>
        <w:t xml:space="preserve"> </w:t>
      </w:r>
      <w:r w:rsidR="00D754AD" w:rsidRPr="0009514F">
        <w:t>either</w:t>
      </w:r>
      <w:r w:rsidR="00D754AD" w:rsidRPr="0009514F">
        <w:rPr>
          <w:spacing w:val="-2"/>
        </w:rPr>
        <w:t xml:space="preserve"> </w:t>
      </w:r>
      <w:r w:rsidR="00D754AD" w:rsidRPr="0009514F">
        <w:t>by</w:t>
      </w:r>
      <w:r w:rsidR="00D754AD" w:rsidRPr="0009514F">
        <w:rPr>
          <w:spacing w:val="-2"/>
        </w:rPr>
        <w:t xml:space="preserve"> </w:t>
      </w:r>
      <w:r w:rsidR="00D754AD" w:rsidRPr="0009514F">
        <w:t>the</w:t>
      </w:r>
      <w:r w:rsidR="00D754AD" w:rsidRPr="0009514F">
        <w:rPr>
          <w:spacing w:val="-3"/>
        </w:rPr>
        <w:t xml:space="preserve"> </w:t>
      </w:r>
      <w:r w:rsidR="00D754AD" w:rsidRPr="0009514F">
        <w:t>contract’s</w:t>
      </w:r>
      <w:r w:rsidR="00D754AD" w:rsidRPr="0009514F">
        <w:rPr>
          <w:spacing w:val="-2"/>
        </w:rPr>
        <w:t xml:space="preserve"> </w:t>
      </w:r>
      <w:r w:rsidR="00D754AD" w:rsidRPr="0009514F">
        <w:t>terms</w:t>
      </w:r>
      <w:r w:rsidR="00D754AD" w:rsidRPr="0009514F">
        <w:rPr>
          <w:spacing w:val="-2"/>
        </w:rPr>
        <w:t xml:space="preserve"> </w:t>
      </w:r>
      <w:r w:rsidR="00D754AD" w:rsidRPr="0009514F">
        <w:t>or</w:t>
      </w:r>
      <w:r w:rsidR="00D754AD" w:rsidRPr="0009514F">
        <w:rPr>
          <w:spacing w:val="-2"/>
        </w:rPr>
        <w:t xml:space="preserve"> </w:t>
      </w:r>
      <w:r w:rsidR="00D754AD" w:rsidRPr="0009514F">
        <w:t>by</w:t>
      </w:r>
      <w:r w:rsidR="00D754AD" w:rsidRPr="0009514F">
        <w:rPr>
          <w:spacing w:val="-2"/>
        </w:rPr>
        <w:t xml:space="preserve"> </w:t>
      </w:r>
      <w:r w:rsidR="00D754AD" w:rsidRPr="0009514F">
        <w:t>the</w:t>
      </w:r>
      <w:r w:rsidR="00D754AD" w:rsidRPr="0009514F">
        <w:rPr>
          <w:spacing w:val="-2"/>
        </w:rPr>
        <w:t xml:space="preserve"> </w:t>
      </w:r>
      <w:r w:rsidR="00D754AD" w:rsidRPr="0009514F">
        <w:t>manner</w:t>
      </w:r>
      <w:r w:rsidR="00D754AD" w:rsidRPr="0009514F">
        <w:rPr>
          <w:spacing w:val="-2"/>
        </w:rPr>
        <w:t xml:space="preserve"> </w:t>
      </w:r>
      <w:r w:rsidR="00D754AD" w:rsidRPr="0009514F">
        <w:t>of</w:t>
      </w:r>
      <w:r w:rsidR="00D754AD" w:rsidRPr="0009514F">
        <w:rPr>
          <w:spacing w:val="-2"/>
        </w:rPr>
        <w:t xml:space="preserve"> </w:t>
      </w:r>
      <w:r w:rsidR="00D754AD" w:rsidRPr="0009514F">
        <w:t>its</w:t>
      </w:r>
      <w:r w:rsidR="00D754AD" w:rsidRPr="0009514F">
        <w:rPr>
          <w:spacing w:val="-3"/>
        </w:rPr>
        <w:t xml:space="preserve"> </w:t>
      </w:r>
      <w:r w:rsidR="00D754AD" w:rsidRPr="0009514F">
        <w:t>administration,</w:t>
      </w:r>
      <w:r w:rsidR="00D754AD" w:rsidRPr="0009514F">
        <w:rPr>
          <w:spacing w:val="-2"/>
        </w:rPr>
        <w:t xml:space="preserve"> </w:t>
      </w:r>
      <w:r w:rsidR="00D754AD" w:rsidRPr="0009514F">
        <w:t>to the supervision and control usually prevailing in</w:t>
      </w:r>
      <w:r w:rsidR="00D754AD" w:rsidRPr="0009514F">
        <w:rPr>
          <w:spacing w:val="-1"/>
        </w:rPr>
        <w:t xml:space="preserve"> </w:t>
      </w:r>
      <w:r w:rsidR="00D754AD" w:rsidRPr="0009514F">
        <w:t xml:space="preserve">relationships between the Government and its </w:t>
      </w:r>
      <w:r w:rsidR="00D754AD" w:rsidRPr="0009514F">
        <w:rPr>
          <w:spacing w:val="-2"/>
        </w:rPr>
        <w:t>employees.</w:t>
      </w:r>
    </w:p>
    <w:p w14:paraId="60F334EB" w14:textId="77777777" w:rsidR="00D754AD" w:rsidRPr="0009514F" w:rsidRDefault="00D754AD" w:rsidP="00D754AD"/>
    <w:p w14:paraId="6D420D7C" w14:textId="3FB81546" w:rsidR="00D754AD" w:rsidRPr="0009514F" w:rsidRDefault="00B4733D" w:rsidP="00D754AD">
      <w:r>
        <w:t xml:space="preserve">2.1.5 </w:t>
      </w:r>
      <w:r w:rsidR="00D754AD" w:rsidRPr="0009514F">
        <w:t>Quality Assurance Surveillance Plan (QASP):  The base COR shall inspect the services performed by the Contractor by reviewing work products on a random sampling basis and by obtaining regular customer feedback.</w:t>
      </w:r>
    </w:p>
    <w:p w14:paraId="1A0C4064" w14:textId="77777777" w:rsidR="00D754AD" w:rsidRPr="0009514F" w:rsidRDefault="00D754AD" w:rsidP="00D754AD"/>
    <w:p w14:paraId="630EF6FF" w14:textId="77777777" w:rsidR="00D754AD" w:rsidRPr="0009514F" w:rsidRDefault="00D754AD" w:rsidP="00D754AD">
      <w:r w:rsidRPr="0009514F">
        <w:t>The Contractor shall contact the base COR to set up quarterly evaluation meetings to discuss the status of the contract, deliverables, contract performance and results of the QASP evaluation. Prior to meeting, the COR will coordinate schedules for Government staff (Contracting Officer, Contract Specialist, COR and CDMRP personnel) to receive input for the evaluation of the performance of the Contractor.</w:t>
      </w:r>
    </w:p>
    <w:p w14:paraId="50267718" w14:textId="77777777" w:rsidR="00D754AD" w:rsidRPr="0009514F" w:rsidRDefault="00D754AD" w:rsidP="00D754AD"/>
    <w:p w14:paraId="6EB3A11E" w14:textId="77777777" w:rsidR="00D754AD" w:rsidRPr="0009514F" w:rsidRDefault="00D754AD" w:rsidP="00D754AD">
      <w:r w:rsidRPr="0009514F">
        <w:t xml:space="preserve">Specific QASP surveillance items shall be negotiated for the base contract and will be applicable to all task orders. Supplemental surveillance items may be added at the task order level. A QASP is provided with the minimum </w:t>
      </w:r>
      <w:proofErr w:type="gramStart"/>
      <w:r w:rsidRPr="0009514F">
        <w:t>requirements</w:t>
      </w:r>
      <w:proofErr w:type="gramEnd"/>
      <w:r w:rsidRPr="0009514F">
        <w:t xml:space="preserve"> and additional items shall be added per the task order performance work statement.</w:t>
      </w:r>
    </w:p>
    <w:p w14:paraId="7C38EE16" w14:textId="77777777" w:rsidR="00D754AD" w:rsidRPr="0009514F" w:rsidRDefault="00D754AD" w:rsidP="00D754AD"/>
    <w:p w14:paraId="2F12BB4D" w14:textId="77777777" w:rsidR="00D754AD" w:rsidRPr="0009514F" w:rsidRDefault="00D754AD" w:rsidP="00D754AD">
      <w:pPr>
        <w:rPr>
          <w:i/>
        </w:rPr>
      </w:pPr>
    </w:p>
    <w:p w14:paraId="7CA855CE" w14:textId="3C0178E9" w:rsidR="00D754AD" w:rsidRPr="0009514F" w:rsidRDefault="00B4733D" w:rsidP="00D754AD">
      <w:r w:rsidRPr="00B4733D">
        <w:rPr>
          <w:bCs/>
        </w:rPr>
        <w:t>2.2</w:t>
      </w:r>
      <w:r>
        <w:rPr>
          <w:b/>
          <w:u w:val="single"/>
        </w:rPr>
        <w:t xml:space="preserve"> </w:t>
      </w:r>
      <w:r w:rsidR="00D754AD" w:rsidRPr="0009514F">
        <w:rPr>
          <w:b/>
          <w:u w:val="single"/>
        </w:rPr>
        <w:t>Acronyms</w:t>
      </w:r>
      <w:r w:rsidR="00D754AD" w:rsidRPr="0009514F">
        <w:rPr>
          <w:b/>
        </w:rPr>
        <w:t>:</w:t>
      </w:r>
      <w:r w:rsidR="00D754AD" w:rsidRPr="0009514F">
        <w:rPr>
          <w:b/>
          <w:spacing w:val="40"/>
        </w:rPr>
        <w:t xml:space="preserve"> </w:t>
      </w:r>
    </w:p>
    <w:p w14:paraId="60F0C20F" w14:textId="77777777" w:rsidR="00D754AD" w:rsidRPr="0009514F" w:rsidRDefault="00D754AD" w:rsidP="00D754AD"/>
    <w:p w14:paraId="0F51ADF7" w14:textId="47955FC3" w:rsidR="00D754AD" w:rsidRPr="0009514F" w:rsidRDefault="00D754AD" w:rsidP="00D754AD">
      <w:r w:rsidRPr="0009514F">
        <w:rPr>
          <w:spacing w:val="-5"/>
        </w:rPr>
        <w:t>AIS</w:t>
      </w:r>
      <w:r w:rsidRPr="0009514F">
        <w:tab/>
      </w:r>
      <w:r w:rsidR="00BA508B">
        <w:tab/>
      </w:r>
      <w:r w:rsidR="00BA508B">
        <w:tab/>
      </w:r>
      <w:r w:rsidRPr="0009514F">
        <w:t>Automated</w:t>
      </w:r>
      <w:r w:rsidRPr="0009514F">
        <w:rPr>
          <w:spacing w:val="-4"/>
        </w:rPr>
        <w:t xml:space="preserve"> </w:t>
      </w:r>
      <w:r w:rsidRPr="0009514F">
        <w:t>Information</w:t>
      </w:r>
      <w:r w:rsidRPr="0009514F">
        <w:rPr>
          <w:spacing w:val="-3"/>
        </w:rPr>
        <w:t xml:space="preserve"> </w:t>
      </w:r>
      <w:r w:rsidRPr="0009514F">
        <w:rPr>
          <w:spacing w:val="-2"/>
        </w:rPr>
        <w:t>System</w:t>
      </w:r>
    </w:p>
    <w:p w14:paraId="4B8BA184" w14:textId="1612B40A" w:rsidR="00D754AD" w:rsidRPr="0009514F" w:rsidRDefault="00D754AD" w:rsidP="00D754AD">
      <w:r w:rsidRPr="0009514F">
        <w:rPr>
          <w:spacing w:val="-5"/>
        </w:rPr>
        <w:t>APL</w:t>
      </w:r>
      <w:r w:rsidRPr="0009514F">
        <w:tab/>
      </w:r>
      <w:r w:rsidR="00BA508B">
        <w:tab/>
      </w:r>
      <w:r w:rsidR="00BA508B">
        <w:tab/>
      </w:r>
      <w:r w:rsidRPr="0009514F">
        <w:t>Approved</w:t>
      </w:r>
      <w:r w:rsidRPr="0009514F">
        <w:rPr>
          <w:spacing w:val="-4"/>
        </w:rPr>
        <w:t xml:space="preserve"> </w:t>
      </w:r>
      <w:r w:rsidRPr="0009514F">
        <w:t>Products</w:t>
      </w:r>
      <w:r w:rsidRPr="0009514F">
        <w:rPr>
          <w:spacing w:val="-1"/>
        </w:rPr>
        <w:t xml:space="preserve"> </w:t>
      </w:r>
      <w:r w:rsidRPr="0009514F">
        <w:t>List</w:t>
      </w:r>
      <w:r w:rsidRPr="0009514F">
        <w:rPr>
          <w:spacing w:val="-2"/>
        </w:rPr>
        <w:t xml:space="preserve"> </w:t>
      </w:r>
      <w:r w:rsidRPr="0009514F">
        <w:rPr>
          <w:spacing w:val="-5"/>
        </w:rPr>
        <w:t>APL</w:t>
      </w:r>
    </w:p>
    <w:p w14:paraId="46C0150D" w14:textId="7B5053FA" w:rsidR="00D754AD" w:rsidRPr="0009514F" w:rsidRDefault="00D754AD" w:rsidP="00D754AD">
      <w:r w:rsidRPr="0009514F">
        <w:rPr>
          <w:spacing w:val="-5"/>
        </w:rPr>
        <w:t>AQL</w:t>
      </w:r>
      <w:r w:rsidRPr="0009514F">
        <w:tab/>
      </w:r>
      <w:r w:rsidR="00BA508B">
        <w:tab/>
      </w:r>
      <w:r w:rsidR="00BA508B">
        <w:tab/>
      </w:r>
      <w:r w:rsidRPr="0009514F">
        <w:t>Acceptable</w:t>
      </w:r>
      <w:r w:rsidRPr="0009514F">
        <w:rPr>
          <w:spacing w:val="-5"/>
        </w:rPr>
        <w:t xml:space="preserve"> </w:t>
      </w:r>
      <w:r w:rsidRPr="0009514F">
        <w:t>Quality</w:t>
      </w:r>
      <w:r w:rsidRPr="0009514F">
        <w:rPr>
          <w:spacing w:val="-1"/>
        </w:rPr>
        <w:t xml:space="preserve"> </w:t>
      </w:r>
      <w:r w:rsidRPr="0009514F">
        <w:rPr>
          <w:spacing w:val="-4"/>
        </w:rPr>
        <w:t>Level</w:t>
      </w:r>
    </w:p>
    <w:p w14:paraId="51F4743B" w14:textId="06316042" w:rsidR="00D754AD" w:rsidRPr="0009514F" w:rsidRDefault="00D754AD" w:rsidP="00D754AD">
      <w:r w:rsidRPr="0009514F">
        <w:rPr>
          <w:spacing w:val="-4"/>
        </w:rPr>
        <w:t>ARRT</w:t>
      </w:r>
      <w:r w:rsidRPr="0009514F">
        <w:tab/>
      </w:r>
      <w:r w:rsidR="00BA508B">
        <w:tab/>
      </w:r>
      <w:r w:rsidR="00BA508B">
        <w:tab/>
      </w:r>
      <w:r w:rsidRPr="0009514F">
        <w:t>Acquisition</w:t>
      </w:r>
      <w:r w:rsidRPr="0009514F">
        <w:rPr>
          <w:spacing w:val="-7"/>
        </w:rPr>
        <w:t xml:space="preserve"> </w:t>
      </w:r>
      <w:r w:rsidRPr="0009514F">
        <w:t>Requirements</w:t>
      </w:r>
      <w:r w:rsidRPr="0009514F">
        <w:rPr>
          <w:spacing w:val="-2"/>
        </w:rPr>
        <w:t xml:space="preserve"> </w:t>
      </w:r>
      <w:r w:rsidRPr="0009514F">
        <w:t>Roadmap</w:t>
      </w:r>
      <w:r w:rsidRPr="0009514F">
        <w:rPr>
          <w:spacing w:val="-4"/>
        </w:rPr>
        <w:t xml:space="preserve"> Tool</w:t>
      </w:r>
    </w:p>
    <w:p w14:paraId="2A1BD37A" w14:textId="3DF9C7F5" w:rsidR="00D754AD" w:rsidRPr="0009514F" w:rsidRDefault="00D754AD" w:rsidP="00D754AD">
      <w:r w:rsidRPr="0009514F">
        <w:rPr>
          <w:spacing w:val="-5"/>
        </w:rPr>
        <w:t>ATO</w:t>
      </w:r>
      <w:r w:rsidRPr="0009514F">
        <w:tab/>
      </w:r>
      <w:r w:rsidR="00BA508B">
        <w:tab/>
      </w:r>
      <w:r w:rsidR="00BA508B">
        <w:tab/>
      </w:r>
      <w:r w:rsidRPr="0009514F">
        <w:t>Authority</w:t>
      </w:r>
      <w:r w:rsidRPr="0009514F">
        <w:rPr>
          <w:spacing w:val="-3"/>
        </w:rPr>
        <w:t xml:space="preserve"> </w:t>
      </w:r>
      <w:r w:rsidRPr="0009514F">
        <w:t>to</w:t>
      </w:r>
      <w:r w:rsidRPr="0009514F">
        <w:rPr>
          <w:spacing w:val="-2"/>
        </w:rPr>
        <w:t xml:space="preserve"> Operate</w:t>
      </w:r>
    </w:p>
    <w:p w14:paraId="088CB336" w14:textId="6348CB9C" w:rsidR="00D754AD" w:rsidRPr="0009514F" w:rsidRDefault="00D754AD" w:rsidP="00D754AD">
      <w:r w:rsidRPr="0009514F">
        <w:rPr>
          <w:spacing w:val="-5"/>
        </w:rPr>
        <w:t>B2B</w:t>
      </w:r>
      <w:r w:rsidRPr="0009514F">
        <w:tab/>
      </w:r>
      <w:r w:rsidR="00BA508B">
        <w:tab/>
      </w:r>
      <w:r w:rsidR="00BA508B">
        <w:tab/>
      </w:r>
      <w:r w:rsidRPr="0009514F">
        <w:rPr>
          <w:spacing w:val="-2"/>
        </w:rPr>
        <w:t>Business-2-Business</w:t>
      </w:r>
    </w:p>
    <w:p w14:paraId="18C3C176" w14:textId="03559571" w:rsidR="00D754AD" w:rsidRPr="0009514F" w:rsidRDefault="00D754AD" w:rsidP="00D754AD">
      <w:r w:rsidRPr="0009514F">
        <w:rPr>
          <w:spacing w:val="-5"/>
        </w:rPr>
        <w:t>CAC</w:t>
      </w:r>
      <w:r w:rsidRPr="0009514F">
        <w:tab/>
      </w:r>
      <w:r w:rsidR="00BA508B">
        <w:tab/>
      </w:r>
      <w:r w:rsidR="00BA508B">
        <w:tab/>
      </w:r>
      <w:r w:rsidRPr="0009514F">
        <w:t>Common</w:t>
      </w:r>
      <w:r w:rsidRPr="0009514F">
        <w:rPr>
          <w:spacing w:val="-3"/>
        </w:rPr>
        <w:t xml:space="preserve"> </w:t>
      </w:r>
      <w:r w:rsidRPr="0009514F">
        <w:t>Access</w:t>
      </w:r>
      <w:r w:rsidRPr="0009514F">
        <w:rPr>
          <w:spacing w:val="-1"/>
        </w:rPr>
        <w:t xml:space="preserve"> </w:t>
      </w:r>
      <w:r w:rsidRPr="0009514F">
        <w:rPr>
          <w:spacing w:val="-4"/>
        </w:rPr>
        <w:t>Card</w:t>
      </w:r>
    </w:p>
    <w:p w14:paraId="28E1911A" w14:textId="51D672B7" w:rsidR="00D754AD" w:rsidRPr="0009514F" w:rsidRDefault="00D754AD" w:rsidP="00D754AD">
      <w:r w:rsidRPr="0009514F">
        <w:rPr>
          <w:spacing w:val="-5"/>
        </w:rPr>
        <w:t>CAP</w:t>
      </w:r>
      <w:r w:rsidRPr="0009514F">
        <w:tab/>
      </w:r>
      <w:r w:rsidR="00BA508B">
        <w:tab/>
      </w:r>
      <w:r w:rsidR="00BA508B">
        <w:tab/>
      </w:r>
      <w:r w:rsidRPr="0009514F">
        <w:t>Cloud</w:t>
      </w:r>
      <w:r w:rsidRPr="0009514F">
        <w:rPr>
          <w:spacing w:val="-3"/>
        </w:rPr>
        <w:t xml:space="preserve"> </w:t>
      </w:r>
      <w:r w:rsidRPr="0009514F">
        <w:t>Access</w:t>
      </w:r>
      <w:r w:rsidRPr="0009514F">
        <w:rPr>
          <w:spacing w:val="-1"/>
        </w:rPr>
        <w:t xml:space="preserve"> </w:t>
      </w:r>
      <w:r w:rsidRPr="0009514F">
        <w:rPr>
          <w:spacing w:val="-2"/>
        </w:rPr>
        <w:t>Point</w:t>
      </w:r>
    </w:p>
    <w:p w14:paraId="1685E03C" w14:textId="77777777" w:rsidR="002E04AD" w:rsidRDefault="00D754AD" w:rsidP="00D754AD">
      <w:r w:rsidRPr="0009514F">
        <w:rPr>
          <w:spacing w:val="-2"/>
        </w:rPr>
        <w:t>CCEVS</w:t>
      </w:r>
      <w:r w:rsidRPr="0009514F">
        <w:tab/>
      </w:r>
      <w:r w:rsidR="00BA508B">
        <w:tab/>
      </w:r>
      <w:r w:rsidR="00BA508B">
        <w:tab/>
      </w:r>
      <w:r w:rsidRPr="0009514F">
        <w:t>Common</w:t>
      </w:r>
      <w:r w:rsidRPr="0009514F">
        <w:rPr>
          <w:spacing w:val="-6"/>
        </w:rPr>
        <w:t xml:space="preserve"> </w:t>
      </w:r>
      <w:r w:rsidRPr="0009514F">
        <w:t>Criteria</w:t>
      </w:r>
      <w:r w:rsidRPr="0009514F">
        <w:rPr>
          <w:spacing w:val="-6"/>
        </w:rPr>
        <w:t xml:space="preserve"> </w:t>
      </w:r>
      <w:r w:rsidRPr="0009514F">
        <w:t>Cybersecurity</w:t>
      </w:r>
      <w:r w:rsidRPr="0009514F">
        <w:rPr>
          <w:spacing w:val="-6"/>
        </w:rPr>
        <w:t xml:space="preserve"> </w:t>
      </w:r>
      <w:r w:rsidRPr="0009514F">
        <w:t>Evaluation</w:t>
      </w:r>
      <w:r w:rsidRPr="0009514F">
        <w:rPr>
          <w:spacing w:val="-6"/>
        </w:rPr>
        <w:t xml:space="preserve"> </w:t>
      </w:r>
      <w:r w:rsidRPr="0009514F">
        <w:t>and</w:t>
      </w:r>
      <w:r w:rsidRPr="0009514F">
        <w:rPr>
          <w:spacing w:val="-8"/>
        </w:rPr>
        <w:t xml:space="preserve"> </w:t>
      </w:r>
      <w:r w:rsidRPr="0009514F">
        <w:t>Validation</w:t>
      </w:r>
      <w:r w:rsidRPr="0009514F">
        <w:rPr>
          <w:spacing w:val="-6"/>
        </w:rPr>
        <w:t xml:space="preserve"> </w:t>
      </w:r>
      <w:r w:rsidRPr="0009514F">
        <w:t xml:space="preserve">Scheme </w:t>
      </w:r>
    </w:p>
    <w:p w14:paraId="708865FD" w14:textId="4F066FC0" w:rsidR="00D754AD" w:rsidRPr="0009514F" w:rsidRDefault="00D754AD" w:rsidP="00D754AD">
      <w:r w:rsidRPr="0009514F">
        <w:rPr>
          <w:spacing w:val="-4"/>
        </w:rPr>
        <w:t>CDI</w:t>
      </w:r>
      <w:r w:rsidRPr="0009514F">
        <w:tab/>
      </w:r>
      <w:r w:rsidR="00BA508B">
        <w:tab/>
      </w:r>
      <w:r w:rsidR="00BA508B">
        <w:tab/>
      </w:r>
      <w:r w:rsidRPr="0009514F">
        <w:t>Covered Defense Information</w:t>
      </w:r>
    </w:p>
    <w:p w14:paraId="3BBD890E" w14:textId="355AB856" w:rsidR="00D754AD" w:rsidRPr="0009514F" w:rsidRDefault="00D754AD" w:rsidP="00D754AD">
      <w:r w:rsidRPr="0009514F">
        <w:rPr>
          <w:spacing w:val="-5"/>
        </w:rPr>
        <w:t>CE</w:t>
      </w:r>
      <w:r w:rsidRPr="0009514F">
        <w:tab/>
      </w:r>
      <w:r w:rsidR="00BA508B">
        <w:tab/>
      </w:r>
      <w:r w:rsidR="00BA508B">
        <w:tab/>
      </w:r>
      <w:r w:rsidRPr="0009514F">
        <w:t>Computer</w:t>
      </w:r>
      <w:r w:rsidRPr="0009514F">
        <w:rPr>
          <w:spacing w:val="-1"/>
        </w:rPr>
        <w:t xml:space="preserve"> </w:t>
      </w:r>
      <w:r w:rsidRPr="0009514F">
        <w:rPr>
          <w:spacing w:val="-2"/>
        </w:rPr>
        <w:t>Environment</w:t>
      </w:r>
    </w:p>
    <w:p w14:paraId="713FB886" w14:textId="44A7035F" w:rsidR="00D754AD" w:rsidRPr="0009514F" w:rsidRDefault="00D754AD" w:rsidP="00D754AD">
      <w:r w:rsidRPr="0009514F">
        <w:rPr>
          <w:spacing w:val="-4"/>
        </w:rPr>
        <w:lastRenderedPageBreak/>
        <w:t>CDRL</w:t>
      </w:r>
      <w:r w:rsidRPr="0009514F">
        <w:tab/>
      </w:r>
      <w:r w:rsidR="002E04AD">
        <w:tab/>
      </w:r>
      <w:r w:rsidR="002E04AD">
        <w:tab/>
      </w:r>
      <w:r w:rsidRPr="0009514F">
        <w:t>Contract</w:t>
      </w:r>
      <w:r w:rsidRPr="0009514F">
        <w:rPr>
          <w:spacing w:val="-2"/>
        </w:rPr>
        <w:t xml:space="preserve"> </w:t>
      </w:r>
      <w:r w:rsidRPr="0009514F">
        <w:t>Data</w:t>
      </w:r>
      <w:r w:rsidRPr="0009514F">
        <w:rPr>
          <w:spacing w:val="-2"/>
        </w:rPr>
        <w:t xml:space="preserve"> </w:t>
      </w:r>
      <w:r w:rsidRPr="0009514F">
        <w:t>Requirement</w:t>
      </w:r>
      <w:r w:rsidRPr="0009514F">
        <w:rPr>
          <w:spacing w:val="-2"/>
        </w:rPr>
        <w:t xml:space="preserve"> </w:t>
      </w:r>
      <w:r w:rsidRPr="0009514F">
        <w:rPr>
          <w:spacing w:val="-4"/>
        </w:rPr>
        <w:t>List</w:t>
      </w:r>
    </w:p>
    <w:p w14:paraId="3496CFBC" w14:textId="6C6AD1E6" w:rsidR="00D754AD" w:rsidRPr="0009514F" w:rsidRDefault="00D754AD" w:rsidP="00D754AD">
      <w:r w:rsidRPr="0009514F">
        <w:rPr>
          <w:spacing w:val="-5"/>
        </w:rPr>
        <w:t>CIO</w:t>
      </w:r>
      <w:r w:rsidRPr="0009514F">
        <w:tab/>
      </w:r>
      <w:r w:rsidR="002E04AD">
        <w:tab/>
      </w:r>
      <w:r w:rsidR="002E04AD">
        <w:tab/>
      </w:r>
      <w:r w:rsidRPr="0009514F">
        <w:t>Chief</w:t>
      </w:r>
      <w:r w:rsidRPr="0009514F">
        <w:rPr>
          <w:spacing w:val="-5"/>
        </w:rPr>
        <w:t xml:space="preserve"> </w:t>
      </w:r>
      <w:r w:rsidRPr="0009514F">
        <w:t>Information</w:t>
      </w:r>
      <w:r w:rsidRPr="0009514F">
        <w:rPr>
          <w:spacing w:val="-2"/>
        </w:rPr>
        <w:t xml:space="preserve"> Officer</w:t>
      </w:r>
    </w:p>
    <w:p w14:paraId="18AC3E3C" w14:textId="6D637017" w:rsidR="00D754AD" w:rsidRPr="0009514F" w:rsidRDefault="00D754AD" w:rsidP="00D754AD">
      <w:r w:rsidRPr="0009514F">
        <w:rPr>
          <w:spacing w:val="-2"/>
        </w:rPr>
        <w:t>CJCSM</w:t>
      </w:r>
      <w:r w:rsidRPr="0009514F">
        <w:tab/>
      </w:r>
      <w:r w:rsidR="002E04AD">
        <w:tab/>
      </w:r>
      <w:r w:rsidR="002E04AD">
        <w:tab/>
      </w:r>
      <w:r w:rsidRPr="0009514F">
        <w:t>Chairman</w:t>
      </w:r>
      <w:r w:rsidRPr="0009514F">
        <w:rPr>
          <w:spacing w:val="-4"/>
        </w:rPr>
        <w:t xml:space="preserve"> </w:t>
      </w:r>
      <w:r w:rsidRPr="0009514F">
        <w:t>of</w:t>
      </w:r>
      <w:r w:rsidRPr="0009514F">
        <w:rPr>
          <w:spacing w:val="-2"/>
        </w:rPr>
        <w:t xml:space="preserve"> </w:t>
      </w:r>
      <w:r w:rsidRPr="0009514F">
        <w:t>the</w:t>
      </w:r>
      <w:r w:rsidRPr="0009514F">
        <w:rPr>
          <w:spacing w:val="-2"/>
        </w:rPr>
        <w:t xml:space="preserve"> </w:t>
      </w:r>
      <w:r w:rsidRPr="0009514F">
        <w:t>Joint</w:t>
      </w:r>
      <w:r w:rsidRPr="0009514F">
        <w:rPr>
          <w:spacing w:val="-1"/>
        </w:rPr>
        <w:t xml:space="preserve"> </w:t>
      </w:r>
      <w:r w:rsidRPr="0009514F">
        <w:t>Chiefs</w:t>
      </w:r>
      <w:r w:rsidRPr="0009514F">
        <w:rPr>
          <w:spacing w:val="-2"/>
        </w:rPr>
        <w:t xml:space="preserve"> </w:t>
      </w:r>
      <w:r w:rsidRPr="0009514F">
        <w:t>of</w:t>
      </w:r>
      <w:r w:rsidRPr="0009514F">
        <w:rPr>
          <w:spacing w:val="-1"/>
        </w:rPr>
        <w:t xml:space="preserve"> </w:t>
      </w:r>
      <w:r w:rsidRPr="0009514F">
        <w:t>Staff</w:t>
      </w:r>
      <w:r w:rsidRPr="0009514F">
        <w:rPr>
          <w:spacing w:val="-2"/>
        </w:rPr>
        <w:t xml:space="preserve"> Manual</w:t>
      </w:r>
    </w:p>
    <w:p w14:paraId="22DC3C98" w14:textId="3B5AD5D6" w:rsidR="00D754AD" w:rsidRPr="0009514F" w:rsidRDefault="00D754AD" w:rsidP="00D754AD">
      <w:r w:rsidRPr="0009514F">
        <w:rPr>
          <w:spacing w:val="-4"/>
        </w:rPr>
        <w:t>CMMC</w:t>
      </w:r>
      <w:r w:rsidRPr="0009514F">
        <w:tab/>
      </w:r>
      <w:r w:rsidR="002E04AD">
        <w:tab/>
      </w:r>
      <w:r w:rsidR="002E04AD">
        <w:tab/>
      </w:r>
      <w:r w:rsidRPr="0009514F">
        <w:t>Cybersecurity</w:t>
      </w:r>
      <w:r w:rsidRPr="0009514F">
        <w:rPr>
          <w:spacing w:val="-4"/>
        </w:rPr>
        <w:t xml:space="preserve"> </w:t>
      </w:r>
      <w:r w:rsidRPr="0009514F">
        <w:t>Maturity</w:t>
      </w:r>
      <w:r w:rsidRPr="0009514F">
        <w:rPr>
          <w:spacing w:val="-3"/>
        </w:rPr>
        <w:t xml:space="preserve"> </w:t>
      </w:r>
      <w:r w:rsidRPr="0009514F">
        <w:t>Model</w:t>
      </w:r>
      <w:r w:rsidRPr="0009514F">
        <w:rPr>
          <w:spacing w:val="-1"/>
        </w:rPr>
        <w:t xml:space="preserve"> </w:t>
      </w:r>
      <w:r w:rsidRPr="0009514F">
        <w:rPr>
          <w:spacing w:val="-2"/>
        </w:rPr>
        <w:t>Certification</w:t>
      </w:r>
    </w:p>
    <w:p w14:paraId="760D60EB" w14:textId="37F7782D" w:rsidR="00D754AD" w:rsidRPr="0009514F" w:rsidRDefault="00D754AD" w:rsidP="00D754AD">
      <w:r w:rsidRPr="0009514F">
        <w:rPr>
          <w:spacing w:val="-5"/>
        </w:rPr>
        <w:t>CMR</w:t>
      </w:r>
      <w:r w:rsidRPr="0009514F">
        <w:tab/>
      </w:r>
      <w:r w:rsidR="002E04AD">
        <w:tab/>
      </w:r>
      <w:r w:rsidR="002E04AD">
        <w:tab/>
      </w:r>
      <w:r w:rsidRPr="0009514F">
        <w:t>Contractor</w:t>
      </w:r>
      <w:r w:rsidRPr="0009514F">
        <w:rPr>
          <w:spacing w:val="-5"/>
        </w:rPr>
        <w:t xml:space="preserve"> </w:t>
      </w:r>
      <w:r w:rsidRPr="0009514F">
        <w:t>Manpower</w:t>
      </w:r>
      <w:r w:rsidRPr="0009514F">
        <w:rPr>
          <w:spacing w:val="-4"/>
        </w:rPr>
        <w:t xml:space="preserve"> </w:t>
      </w:r>
      <w:r w:rsidRPr="0009514F">
        <w:rPr>
          <w:spacing w:val="-2"/>
        </w:rPr>
        <w:t>Reporting</w:t>
      </w:r>
    </w:p>
    <w:p w14:paraId="7A4BFF12" w14:textId="0431EF70" w:rsidR="00D754AD" w:rsidRPr="0009514F" w:rsidRDefault="00D754AD" w:rsidP="00D754AD">
      <w:r w:rsidRPr="0009514F">
        <w:rPr>
          <w:spacing w:val="-2"/>
        </w:rPr>
        <w:t>CNSSI</w:t>
      </w:r>
      <w:r w:rsidRPr="0009514F">
        <w:tab/>
      </w:r>
      <w:r w:rsidR="002E04AD">
        <w:tab/>
      </w:r>
      <w:r w:rsidR="002E04AD">
        <w:tab/>
      </w:r>
      <w:r w:rsidRPr="0009514F">
        <w:t>Committee</w:t>
      </w:r>
      <w:r w:rsidRPr="0009514F">
        <w:rPr>
          <w:spacing w:val="-5"/>
        </w:rPr>
        <w:t xml:space="preserve"> </w:t>
      </w:r>
      <w:r w:rsidRPr="0009514F">
        <w:t>on</w:t>
      </w:r>
      <w:r w:rsidRPr="0009514F">
        <w:rPr>
          <w:spacing w:val="-1"/>
        </w:rPr>
        <w:t xml:space="preserve"> </w:t>
      </w:r>
      <w:r w:rsidRPr="0009514F">
        <w:t>National</w:t>
      </w:r>
      <w:r w:rsidRPr="0009514F">
        <w:rPr>
          <w:spacing w:val="-2"/>
        </w:rPr>
        <w:t xml:space="preserve"> </w:t>
      </w:r>
      <w:r w:rsidRPr="0009514F">
        <w:t>Security</w:t>
      </w:r>
      <w:r w:rsidRPr="0009514F">
        <w:rPr>
          <w:spacing w:val="-1"/>
        </w:rPr>
        <w:t xml:space="preserve"> </w:t>
      </w:r>
      <w:r w:rsidRPr="0009514F">
        <w:t>Systems</w:t>
      </w:r>
      <w:r w:rsidRPr="0009514F">
        <w:rPr>
          <w:spacing w:val="-2"/>
        </w:rPr>
        <w:t xml:space="preserve"> Instruction</w:t>
      </w:r>
    </w:p>
    <w:p w14:paraId="50853E5D" w14:textId="4C0D1022" w:rsidR="00D754AD" w:rsidRPr="0009514F" w:rsidRDefault="00D754AD" w:rsidP="00D754AD">
      <w:r w:rsidRPr="0009514F">
        <w:rPr>
          <w:spacing w:val="-5"/>
        </w:rPr>
        <w:t>CO</w:t>
      </w:r>
      <w:r w:rsidRPr="0009514F">
        <w:tab/>
      </w:r>
      <w:r w:rsidR="002E04AD">
        <w:tab/>
      </w:r>
      <w:r w:rsidR="002E04AD">
        <w:tab/>
      </w:r>
      <w:r w:rsidRPr="0009514F">
        <w:t>Contracting</w:t>
      </w:r>
      <w:r w:rsidRPr="0009514F">
        <w:rPr>
          <w:spacing w:val="-4"/>
        </w:rPr>
        <w:t xml:space="preserve"> </w:t>
      </w:r>
      <w:r w:rsidRPr="0009514F">
        <w:rPr>
          <w:spacing w:val="-2"/>
        </w:rPr>
        <w:t>Officer(s)</w:t>
      </w:r>
    </w:p>
    <w:p w14:paraId="22B6541F" w14:textId="641294EE" w:rsidR="00D754AD" w:rsidRPr="0009514F" w:rsidRDefault="00D754AD" w:rsidP="00D754AD">
      <w:pPr>
        <w:rPr>
          <w:spacing w:val="-2"/>
        </w:rPr>
      </w:pPr>
      <w:r w:rsidRPr="0009514F">
        <w:rPr>
          <w:spacing w:val="-2"/>
        </w:rPr>
        <w:t>COI</w:t>
      </w:r>
      <w:r w:rsidRPr="0009514F">
        <w:rPr>
          <w:spacing w:val="-2"/>
        </w:rPr>
        <w:tab/>
      </w:r>
      <w:r w:rsidR="002E04AD">
        <w:rPr>
          <w:spacing w:val="-2"/>
        </w:rPr>
        <w:tab/>
      </w:r>
      <w:r w:rsidR="002E04AD">
        <w:rPr>
          <w:spacing w:val="-2"/>
        </w:rPr>
        <w:tab/>
      </w:r>
      <w:r w:rsidRPr="0009514F">
        <w:rPr>
          <w:spacing w:val="-2"/>
        </w:rPr>
        <w:t>Conflict of Interest</w:t>
      </w:r>
    </w:p>
    <w:p w14:paraId="322C6A6C" w14:textId="77777777" w:rsidR="002E04AD" w:rsidRDefault="00D754AD" w:rsidP="00D754AD">
      <w:r w:rsidRPr="0009514F">
        <w:rPr>
          <w:spacing w:val="-2"/>
        </w:rPr>
        <w:t>CONUS</w:t>
      </w:r>
      <w:r w:rsidRPr="0009514F">
        <w:tab/>
      </w:r>
      <w:r w:rsidR="002E04AD">
        <w:tab/>
      </w:r>
      <w:r w:rsidRPr="0009514F">
        <w:t>Continental</w:t>
      </w:r>
      <w:r w:rsidRPr="0009514F">
        <w:rPr>
          <w:spacing w:val="-7"/>
        </w:rPr>
        <w:t xml:space="preserve"> </w:t>
      </w:r>
      <w:r w:rsidRPr="0009514F">
        <w:t>United</w:t>
      </w:r>
      <w:r w:rsidRPr="0009514F">
        <w:rPr>
          <w:spacing w:val="-6"/>
        </w:rPr>
        <w:t xml:space="preserve"> </w:t>
      </w:r>
      <w:r w:rsidRPr="0009514F">
        <w:t>States</w:t>
      </w:r>
      <w:r w:rsidRPr="0009514F">
        <w:rPr>
          <w:spacing w:val="-6"/>
        </w:rPr>
        <w:t xml:space="preserve"> </w:t>
      </w:r>
      <w:r w:rsidRPr="0009514F">
        <w:t>(excludes</w:t>
      </w:r>
      <w:r w:rsidRPr="0009514F">
        <w:rPr>
          <w:spacing w:val="-7"/>
        </w:rPr>
        <w:t xml:space="preserve"> </w:t>
      </w:r>
      <w:r w:rsidRPr="0009514F">
        <w:t>Alaska</w:t>
      </w:r>
      <w:r w:rsidRPr="0009514F">
        <w:rPr>
          <w:spacing w:val="-6"/>
        </w:rPr>
        <w:t xml:space="preserve"> </w:t>
      </w:r>
      <w:r w:rsidRPr="0009514F">
        <w:t>and</w:t>
      </w:r>
      <w:r w:rsidRPr="0009514F">
        <w:rPr>
          <w:spacing w:val="-8"/>
        </w:rPr>
        <w:t xml:space="preserve"> </w:t>
      </w:r>
      <w:r w:rsidRPr="0009514F">
        <w:t xml:space="preserve">Hawaii) </w:t>
      </w:r>
      <w:r w:rsidR="002E04AD">
        <w:tab/>
      </w:r>
      <w:r w:rsidR="002E04AD">
        <w:tab/>
      </w:r>
      <w:r w:rsidR="002E04AD">
        <w:tab/>
      </w:r>
    </w:p>
    <w:p w14:paraId="47C5F70A" w14:textId="080AB57A" w:rsidR="00D754AD" w:rsidRPr="0009514F" w:rsidRDefault="00D754AD" w:rsidP="00D754AD">
      <w:r w:rsidRPr="0009514F">
        <w:rPr>
          <w:spacing w:val="-4"/>
        </w:rPr>
        <w:t>COR</w:t>
      </w:r>
      <w:r w:rsidRPr="0009514F">
        <w:tab/>
      </w:r>
      <w:r w:rsidR="002E04AD">
        <w:tab/>
      </w:r>
      <w:r w:rsidR="002E04AD">
        <w:tab/>
      </w:r>
      <w:r w:rsidRPr="0009514F">
        <w:t>Contracting Officer Representative</w:t>
      </w:r>
    </w:p>
    <w:p w14:paraId="10A302F1" w14:textId="50FFB80F" w:rsidR="00D754AD" w:rsidRPr="0009514F" w:rsidRDefault="00D754AD" w:rsidP="00D754AD">
      <w:r w:rsidRPr="0009514F">
        <w:rPr>
          <w:spacing w:val="-4"/>
        </w:rPr>
        <w:t>COTR</w:t>
      </w:r>
      <w:r w:rsidRPr="0009514F">
        <w:tab/>
      </w:r>
      <w:r w:rsidR="002E04AD">
        <w:tab/>
      </w:r>
      <w:r w:rsidR="002E04AD">
        <w:tab/>
      </w:r>
      <w:r w:rsidRPr="0009514F">
        <w:t>Contracting</w:t>
      </w:r>
      <w:r w:rsidRPr="0009514F">
        <w:rPr>
          <w:spacing w:val="-7"/>
        </w:rPr>
        <w:t xml:space="preserve"> </w:t>
      </w:r>
      <w:r w:rsidRPr="0009514F">
        <w:t>Officer's</w:t>
      </w:r>
      <w:r w:rsidRPr="0009514F">
        <w:rPr>
          <w:spacing w:val="-3"/>
        </w:rPr>
        <w:t xml:space="preserve"> </w:t>
      </w:r>
      <w:r w:rsidRPr="0009514F">
        <w:t>Technical</w:t>
      </w:r>
      <w:r w:rsidRPr="0009514F">
        <w:rPr>
          <w:spacing w:val="-2"/>
        </w:rPr>
        <w:t xml:space="preserve"> Representative</w:t>
      </w:r>
    </w:p>
    <w:p w14:paraId="58B495E4" w14:textId="58203E9B" w:rsidR="00D754AD" w:rsidRPr="0009514F" w:rsidRDefault="00D754AD" w:rsidP="00D754AD">
      <w:r w:rsidRPr="0009514F">
        <w:rPr>
          <w:spacing w:val="-5"/>
        </w:rPr>
        <w:t>CSP</w:t>
      </w:r>
      <w:r w:rsidRPr="0009514F">
        <w:tab/>
      </w:r>
      <w:r w:rsidR="002E04AD">
        <w:tab/>
      </w:r>
      <w:r w:rsidR="002E04AD">
        <w:tab/>
      </w:r>
      <w:r w:rsidRPr="0009514F">
        <w:t>Cloud</w:t>
      </w:r>
      <w:r w:rsidRPr="0009514F">
        <w:rPr>
          <w:spacing w:val="-4"/>
        </w:rPr>
        <w:t xml:space="preserve"> </w:t>
      </w:r>
      <w:r w:rsidRPr="0009514F">
        <w:t>Service</w:t>
      </w:r>
      <w:r w:rsidRPr="0009514F">
        <w:rPr>
          <w:spacing w:val="-1"/>
        </w:rPr>
        <w:t xml:space="preserve"> </w:t>
      </w:r>
      <w:r w:rsidRPr="0009514F">
        <w:rPr>
          <w:spacing w:val="-2"/>
        </w:rPr>
        <w:t>Provider</w:t>
      </w:r>
    </w:p>
    <w:p w14:paraId="22E72A77" w14:textId="1627D3DB" w:rsidR="00D754AD" w:rsidRPr="0009514F" w:rsidRDefault="00D754AD" w:rsidP="00D754AD">
      <w:r w:rsidRPr="0009514F">
        <w:rPr>
          <w:spacing w:val="-4"/>
        </w:rPr>
        <w:t>CSSP</w:t>
      </w:r>
      <w:r w:rsidRPr="0009514F">
        <w:tab/>
      </w:r>
      <w:r w:rsidR="002E04AD">
        <w:tab/>
      </w:r>
      <w:r w:rsidR="002E04AD">
        <w:tab/>
      </w:r>
      <w:r w:rsidRPr="0009514F">
        <w:t>Cyber</w:t>
      </w:r>
      <w:r w:rsidRPr="0009514F">
        <w:rPr>
          <w:spacing w:val="-4"/>
        </w:rPr>
        <w:t xml:space="preserve"> </w:t>
      </w:r>
      <w:r w:rsidRPr="0009514F">
        <w:t>Security</w:t>
      </w:r>
      <w:r w:rsidRPr="0009514F">
        <w:rPr>
          <w:spacing w:val="-2"/>
        </w:rPr>
        <w:t xml:space="preserve"> </w:t>
      </w:r>
      <w:r w:rsidRPr="0009514F">
        <w:t>Service</w:t>
      </w:r>
      <w:r w:rsidRPr="0009514F">
        <w:rPr>
          <w:spacing w:val="-2"/>
        </w:rPr>
        <w:t xml:space="preserve"> Provider</w:t>
      </w:r>
    </w:p>
    <w:p w14:paraId="1954DA85" w14:textId="75B7630F" w:rsidR="00D754AD" w:rsidRPr="0009514F" w:rsidRDefault="00D754AD" w:rsidP="00D754AD">
      <w:r w:rsidRPr="0009514F">
        <w:rPr>
          <w:spacing w:val="-5"/>
        </w:rPr>
        <w:t>CUI</w:t>
      </w:r>
      <w:r w:rsidRPr="0009514F">
        <w:tab/>
      </w:r>
      <w:r w:rsidR="002E04AD">
        <w:tab/>
      </w:r>
      <w:r w:rsidR="002E04AD">
        <w:tab/>
      </w:r>
      <w:r w:rsidRPr="0009514F">
        <w:t>Controlled</w:t>
      </w:r>
      <w:r w:rsidRPr="0009514F">
        <w:rPr>
          <w:spacing w:val="-6"/>
        </w:rPr>
        <w:t xml:space="preserve"> </w:t>
      </w:r>
      <w:r w:rsidRPr="0009514F">
        <w:t>Unclassified</w:t>
      </w:r>
      <w:r w:rsidRPr="0009514F">
        <w:rPr>
          <w:spacing w:val="-4"/>
        </w:rPr>
        <w:t xml:space="preserve"> </w:t>
      </w:r>
      <w:r w:rsidRPr="0009514F">
        <w:rPr>
          <w:spacing w:val="-2"/>
        </w:rPr>
        <w:t>Information</w:t>
      </w:r>
    </w:p>
    <w:p w14:paraId="674FD823" w14:textId="5FC485EF" w:rsidR="00D754AD" w:rsidRPr="0009514F" w:rsidRDefault="00D754AD" w:rsidP="00D754AD">
      <w:r w:rsidRPr="0009514F">
        <w:rPr>
          <w:spacing w:val="-2"/>
        </w:rPr>
        <w:t>DAD-</w:t>
      </w:r>
      <w:r w:rsidRPr="0009514F">
        <w:rPr>
          <w:spacing w:val="-10"/>
        </w:rPr>
        <w:t>A</w:t>
      </w:r>
      <w:r w:rsidRPr="0009514F">
        <w:tab/>
      </w:r>
      <w:r w:rsidR="002E04AD">
        <w:tab/>
      </w:r>
      <w:r w:rsidR="002E04AD">
        <w:tab/>
      </w:r>
      <w:r w:rsidRPr="0009514F">
        <w:t>Deputy</w:t>
      </w:r>
      <w:r w:rsidRPr="0009514F">
        <w:rPr>
          <w:spacing w:val="-4"/>
        </w:rPr>
        <w:t xml:space="preserve"> </w:t>
      </w:r>
      <w:r w:rsidRPr="0009514F">
        <w:t>Assistant</w:t>
      </w:r>
      <w:r w:rsidRPr="0009514F">
        <w:rPr>
          <w:spacing w:val="-2"/>
        </w:rPr>
        <w:t xml:space="preserve"> </w:t>
      </w:r>
      <w:r w:rsidRPr="0009514F">
        <w:t>Director</w:t>
      </w:r>
      <w:r w:rsidRPr="0009514F">
        <w:rPr>
          <w:spacing w:val="-2"/>
        </w:rPr>
        <w:t xml:space="preserve"> </w:t>
      </w:r>
      <w:r w:rsidRPr="0009514F">
        <w:t>for</w:t>
      </w:r>
      <w:r w:rsidRPr="0009514F">
        <w:rPr>
          <w:spacing w:val="-1"/>
        </w:rPr>
        <w:t xml:space="preserve"> </w:t>
      </w:r>
      <w:r w:rsidRPr="0009514F">
        <w:rPr>
          <w:spacing w:val="-2"/>
        </w:rPr>
        <w:t>Acquisition</w:t>
      </w:r>
    </w:p>
    <w:p w14:paraId="7D239CEA" w14:textId="37E6966C" w:rsidR="00D754AD" w:rsidRPr="0009514F" w:rsidRDefault="00D754AD" w:rsidP="00D754AD">
      <w:r w:rsidRPr="0009514F">
        <w:rPr>
          <w:spacing w:val="-5"/>
        </w:rPr>
        <w:t>DC3</w:t>
      </w:r>
      <w:r w:rsidRPr="0009514F">
        <w:tab/>
      </w:r>
      <w:r w:rsidR="002E04AD">
        <w:tab/>
      </w:r>
      <w:r w:rsidR="002E04AD">
        <w:tab/>
      </w:r>
      <w:r w:rsidRPr="0009514F">
        <w:t>DoD</w:t>
      </w:r>
      <w:r w:rsidRPr="0009514F">
        <w:rPr>
          <w:spacing w:val="-4"/>
        </w:rPr>
        <w:t xml:space="preserve"> </w:t>
      </w:r>
      <w:r w:rsidRPr="0009514F">
        <w:t>Cyber Crime</w:t>
      </w:r>
      <w:r w:rsidRPr="0009514F">
        <w:rPr>
          <w:spacing w:val="-1"/>
        </w:rPr>
        <w:t xml:space="preserve"> </w:t>
      </w:r>
      <w:r w:rsidRPr="0009514F">
        <w:rPr>
          <w:spacing w:val="-2"/>
        </w:rPr>
        <w:t>Center</w:t>
      </w:r>
    </w:p>
    <w:p w14:paraId="53EDE37C" w14:textId="683D00A2" w:rsidR="002E04AD" w:rsidRDefault="00D754AD" w:rsidP="00D754AD">
      <w:r w:rsidRPr="0009514F">
        <w:t>DD Form 254</w:t>
      </w:r>
      <w:r w:rsidRPr="0009514F">
        <w:tab/>
      </w:r>
      <w:r w:rsidR="002E04AD">
        <w:tab/>
      </w:r>
      <w:r w:rsidRPr="0009514F">
        <w:t>Department</w:t>
      </w:r>
      <w:r w:rsidRPr="0009514F">
        <w:rPr>
          <w:spacing w:val="-6"/>
        </w:rPr>
        <w:t xml:space="preserve"> </w:t>
      </w:r>
      <w:r w:rsidRPr="0009514F">
        <w:t>of</w:t>
      </w:r>
      <w:r w:rsidRPr="0009514F">
        <w:rPr>
          <w:spacing w:val="-5"/>
        </w:rPr>
        <w:t xml:space="preserve"> </w:t>
      </w:r>
      <w:r w:rsidRPr="0009514F">
        <w:t>Defense</w:t>
      </w:r>
      <w:r w:rsidRPr="0009514F">
        <w:rPr>
          <w:spacing w:val="-6"/>
        </w:rPr>
        <w:t xml:space="preserve"> </w:t>
      </w:r>
      <w:r w:rsidRPr="0009514F">
        <w:t>Contract</w:t>
      </w:r>
      <w:r w:rsidRPr="0009514F">
        <w:rPr>
          <w:spacing w:val="-5"/>
        </w:rPr>
        <w:t xml:space="preserve"> </w:t>
      </w:r>
      <w:r w:rsidRPr="0009514F">
        <w:t>Security</w:t>
      </w:r>
      <w:r w:rsidRPr="0009514F">
        <w:rPr>
          <w:spacing w:val="-5"/>
        </w:rPr>
        <w:t xml:space="preserve"> </w:t>
      </w:r>
      <w:r w:rsidRPr="0009514F">
        <w:t>Requirement</w:t>
      </w:r>
      <w:r w:rsidRPr="0009514F">
        <w:rPr>
          <w:spacing w:val="-5"/>
        </w:rPr>
        <w:t xml:space="preserve"> </w:t>
      </w:r>
      <w:r w:rsidRPr="0009514F">
        <w:t>List</w:t>
      </w:r>
      <w:r w:rsidRPr="0009514F">
        <w:rPr>
          <w:spacing w:val="-6"/>
        </w:rPr>
        <w:t xml:space="preserve"> </w:t>
      </w:r>
      <w:r w:rsidRPr="0009514F">
        <w:t>(if</w:t>
      </w:r>
      <w:r w:rsidRPr="0009514F">
        <w:rPr>
          <w:spacing w:val="-5"/>
        </w:rPr>
        <w:t xml:space="preserve"> </w:t>
      </w:r>
      <w:r w:rsidRPr="0009514F">
        <w:t xml:space="preserve">applicable) </w:t>
      </w:r>
    </w:p>
    <w:p w14:paraId="5A47B3EB" w14:textId="5EEC4E12" w:rsidR="00D754AD" w:rsidRPr="0009514F" w:rsidRDefault="00D754AD" w:rsidP="00D754AD">
      <w:r w:rsidRPr="0009514F">
        <w:rPr>
          <w:spacing w:val="-6"/>
        </w:rPr>
        <w:t>DB</w:t>
      </w:r>
      <w:r w:rsidRPr="0009514F">
        <w:tab/>
      </w:r>
      <w:r w:rsidR="002E04AD">
        <w:tab/>
      </w:r>
      <w:r w:rsidR="002E04AD">
        <w:tab/>
      </w:r>
      <w:r w:rsidRPr="0009514F">
        <w:rPr>
          <w:spacing w:val="-2"/>
        </w:rPr>
        <w:t>Design-Build</w:t>
      </w:r>
    </w:p>
    <w:p w14:paraId="0BCE2267" w14:textId="6EB6A8C0" w:rsidR="00D754AD" w:rsidRPr="0009514F" w:rsidRDefault="00D754AD" w:rsidP="00D754AD">
      <w:r w:rsidRPr="0009514F">
        <w:rPr>
          <w:spacing w:val="-5"/>
        </w:rPr>
        <w:t>DBB</w:t>
      </w:r>
      <w:r w:rsidRPr="0009514F">
        <w:tab/>
      </w:r>
      <w:r w:rsidR="002E04AD">
        <w:tab/>
      </w:r>
      <w:r w:rsidR="002E04AD">
        <w:tab/>
      </w:r>
      <w:r w:rsidRPr="0009514F">
        <w:rPr>
          <w:spacing w:val="-2"/>
        </w:rPr>
        <w:t>Design-Bid-Build</w:t>
      </w:r>
    </w:p>
    <w:p w14:paraId="2F0F9FC6" w14:textId="77777777" w:rsidR="002E04AD" w:rsidRDefault="00D754AD" w:rsidP="00D754AD">
      <w:r w:rsidRPr="0009514F">
        <w:rPr>
          <w:spacing w:val="-2"/>
        </w:rPr>
        <w:t>DFARS</w:t>
      </w:r>
      <w:r w:rsidRPr="0009514F">
        <w:tab/>
      </w:r>
      <w:r w:rsidR="002E04AD">
        <w:tab/>
      </w:r>
      <w:r w:rsidR="002E04AD">
        <w:tab/>
      </w:r>
      <w:r w:rsidRPr="0009514F">
        <w:t>Defense</w:t>
      </w:r>
      <w:r w:rsidRPr="0009514F">
        <w:rPr>
          <w:spacing w:val="-9"/>
        </w:rPr>
        <w:t xml:space="preserve"> </w:t>
      </w:r>
      <w:r w:rsidRPr="0009514F">
        <w:t>Federal</w:t>
      </w:r>
      <w:r w:rsidRPr="0009514F">
        <w:rPr>
          <w:spacing w:val="-9"/>
        </w:rPr>
        <w:t xml:space="preserve"> </w:t>
      </w:r>
      <w:r w:rsidRPr="0009514F">
        <w:t>Acquisition</w:t>
      </w:r>
      <w:r w:rsidRPr="0009514F">
        <w:rPr>
          <w:spacing w:val="-9"/>
        </w:rPr>
        <w:t xml:space="preserve"> </w:t>
      </w:r>
      <w:r w:rsidRPr="0009514F">
        <w:t>Regulation</w:t>
      </w:r>
      <w:r w:rsidRPr="0009514F">
        <w:rPr>
          <w:spacing w:val="-9"/>
        </w:rPr>
        <w:t xml:space="preserve"> </w:t>
      </w:r>
      <w:r w:rsidRPr="0009514F">
        <w:t xml:space="preserve">Supplement </w:t>
      </w:r>
    </w:p>
    <w:p w14:paraId="7E0A8FB2" w14:textId="642454B4" w:rsidR="00D754AD" w:rsidRPr="0009514F" w:rsidRDefault="00D754AD" w:rsidP="00D754AD">
      <w:r w:rsidRPr="0009514F">
        <w:rPr>
          <w:spacing w:val="-4"/>
        </w:rPr>
        <w:t>DHA</w:t>
      </w:r>
      <w:r w:rsidRPr="0009514F">
        <w:tab/>
      </w:r>
      <w:r w:rsidR="002E04AD">
        <w:tab/>
      </w:r>
      <w:r w:rsidR="002E04AD">
        <w:tab/>
      </w:r>
      <w:r w:rsidRPr="0009514F">
        <w:t>Defense Health Agency</w:t>
      </w:r>
    </w:p>
    <w:p w14:paraId="7637AE66" w14:textId="05208DCB" w:rsidR="00D754AD" w:rsidRPr="0009514F" w:rsidRDefault="00D754AD" w:rsidP="00D754AD">
      <w:r w:rsidRPr="0009514F">
        <w:rPr>
          <w:spacing w:val="-4"/>
        </w:rPr>
        <w:t>DISA</w:t>
      </w:r>
      <w:r w:rsidRPr="0009514F">
        <w:tab/>
      </w:r>
      <w:r w:rsidR="002E04AD">
        <w:tab/>
      </w:r>
      <w:r w:rsidR="002E04AD">
        <w:tab/>
      </w:r>
      <w:r w:rsidRPr="0009514F">
        <w:t>Defense</w:t>
      </w:r>
      <w:r w:rsidRPr="0009514F">
        <w:rPr>
          <w:spacing w:val="-5"/>
        </w:rPr>
        <w:t xml:space="preserve"> </w:t>
      </w:r>
      <w:r w:rsidRPr="0009514F">
        <w:t>Information</w:t>
      </w:r>
      <w:r w:rsidRPr="0009514F">
        <w:rPr>
          <w:spacing w:val="-3"/>
        </w:rPr>
        <w:t xml:space="preserve"> </w:t>
      </w:r>
      <w:r w:rsidRPr="0009514F">
        <w:t>System</w:t>
      </w:r>
      <w:r w:rsidRPr="0009514F">
        <w:rPr>
          <w:spacing w:val="-2"/>
        </w:rPr>
        <w:t xml:space="preserve"> Agency</w:t>
      </w:r>
    </w:p>
    <w:p w14:paraId="512A804E" w14:textId="21439CEB" w:rsidR="00D754AD" w:rsidRPr="0009514F" w:rsidRDefault="00D754AD" w:rsidP="00D754AD">
      <w:r w:rsidRPr="0009514F">
        <w:rPr>
          <w:spacing w:val="-5"/>
        </w:rPr>
        <w:t>DoD</w:t>
      </w:r>
      <w:r w:rsidRPr="0009514F">
        <w:tab/>
      </w:r>
      <w:r w:rsidR="002E04AD">
        <w:tab/>
      </w:r>
      <w:r w:rsidR="002E04AD">
        <w:tab/>
      </w:r>
      <w:r w:rsidRPr="0009514F">
        <w:t>Department</w:t>
      </w:r>
      <w:r w:rsidRPr="0009514F">
        <w:rPr>
          <w:spacing w:val="-4"/>
        </w:rPr>
        <w:t xml:space="preserve"> </w:t>
      </w:r>
      <w:r w:rsidRPr="0009514F">
        <w:t>of</w:t>
      </w:r>
      <w:r w:rsidRPr="0009514F">
        <w:rPr>
          <w:spacing w:val="-1"/>
        </w:rPr>
        <w:t xml:space="preserve"> </w:t>
      </w:r>
      <w:r w:rsidRPr="0009514F">
        <w:rPr>
          <w:spacing w:val="-2"/>
        </w:rPr>
        <w:t>Defense</w:t>
      </w:r>
    </w:p>
    <w:p w14:paraId="668916E9" w14:textId="0505CF56" w:rsidR="00D754AD" w:rsidRPr="0009514F" w:rsidRDefault="00D754AD" w:rsidP="00D754AD">
      <w:r w:rsidRPr="0009514F">
        <w:rPr>
          <w:spacing w:val="-4"/>
        </w:rPr>
        <w:t>DoDD</w:t>
      </w:r>
      <w:r w:rsidRPr="0009514F">
        <w:tab/>
      </w:r>
      <w:r w:rsidR="002E04AD">
        <w:tab/>
      </w:r>
      <w:r w:rsidR="002E04AD">
        <w:tab/>
      </w:r>
      <w:r w:rsidRPr="0009514F">
        <w:t>Department</w:t>
      </w:r>
      <w:r w:rsidRPr="0009514F">
        <w:rPr>
          <w:spacing w:val="-5"/>
        </w:rPr>
        <w:t xml:space="preserve"> </w:t>
      </w:r>
      <w:r w:rsidRPr="0009514F">
        <w:t>of</w:t>
      </w:r>
      <w:r w:rsidRPr="0009514F">
        <w:rPr>
          <w:spacing w:val="-1"/>
        </w:rPr>
        <w:t xml:space="preserve"> </w:t>
      </w:r>
      <w:r w:rsidRPr="0009514F">
        <w:t>Defense</w:t>
      </w:r>
      <w:r w:rsidRPr="0009514F">
        <w:rPr>
          <w:spacing w:val="-2"/>
        </w:rPr>
        <w:t xml:space="preserve"> Directive</w:t>
      </w:r>
    </w:p>
    <w:p w14:paraId="3440DC09" w14:textId="6A543DF2" w:rsidR="00D754AD" w:rsidRPr="0009514F" w:rsidRDefault="00D754AD" w:rsidP="00D754AD">
      <w:r w:rsidRPr="0009514F">
        <w:rPr>
          <w:spacing w:val="-4"/>
        </w:rPr>
        <w:t>DoDI</w:t>
      </w:r>
      <w:r w:rsidRPr="0009514F">
        <w:tab/>
      </w:r>
      <w:r w:rsidR="002E04AD">
        <w:tab/>
      </w:r>
      <w:r w:rsidR="002E04AD">
        <w:tab/>
      </w:r>
      <w:r w:rsidRPr="0009514F">
        <w:t>Department</w:t>
      </w:r>
      <w:r w:rsidRPr="0009514F">
        <w:rPr>
          <w:spacing w:val="-4"/>
        </w:rPr>
        <w:t xml:space="preserve"> </w:t>
      </w:r>
      <w:r w:rsidRPr="0009514F">
        <w:t>of</w:t>
      </w:r>
      <w:r w:rsidRPr="0009514F">
        <w:rPr>
          <w:spacing w:val="-1"/>
        </w:rPr>
        <w:t xml:space="preserve"> </w:t>
      </w:r>
      <w:r w:rsidRPr="0009514F">
        <w:t>Defense</w:t>
      </w:r>
      <w:r w:rsidRPr="0009514F">
        <w:rPr>
          <w:spacing w:val="-2"/>
        </w:rPr>
        <w:t xml:space="preserve"> Instruction</w:t>
      </w:r>
    </w:p>
    <w:p w14:paraId="3746149F" w14:textId="7C026C27" w:rsidR="00D754AD" w:rsidRPr="0009514F" w:rsidRDefault="00D754AD" w:rsidP="00D754AD">
      <w:r w:rsidRPr="0009514F">
        <w:rPr>
          <w:spacing w:val="-4"/>
        </w:rPr>
        <w:t>DSAs</w:t>
      </w:r>
      <w:r w:rsidRPr="0009514F">
        <w:tab/>
      </w:r>
      <w:r w:rsidR="002E04AD">
        <w:tab/>
      </w:r>
      <w:r w:rsidR="002E04AD">
        <w:tab/>
      </w:r>
      <w:r w:rsidRPr="0009514F">
        <w:t>Data</w:t>
      </w:r>
      <w:r w:rsidRPr="0009514F">
        <w:rPr>
          <w:spacing w:val="-2"/>
        </w:rPr>
        <w:t xml:space="preserve"> </w:t>
      </w:r>
      <w:r w:rsidRPr="0009514F">
        <w:t>Sharing</w:t>
      </w:r>
      <w:r w:rsidRPr="0009514F">
        <w:rPr>
          <w:spacing w:val="-2"/>
        </w:rPr>
        <w:t xml:space="preserve"> Agreements</w:t>
      </w:r>
    </w:p>
    <w:p w14:paraId="1691D8F4" w14:textId="796F8934" w:rsidR="00D754AD" w:rsidRPr="0009514F" w:rsidRDefault="00D754AD" w:rsidP="00D754AD">
      <w:r w:rsidRPr="0009514F">
        <w:rPr>
          <w:spacing w:val="-4"/>
        </w:rPr>
        <w:t>DSAA</w:t>
      </w:r>
      <w:r w:rsidRPr="0009514F">
        <w:tab/>
      </w:r>
      <w:r w:rsidR="002E04AD">
        <w:tab/>
      </w:r>
      <w:r w:rsidR="002E04AD">
        <w:tab/>
      </w:r>
      <w:r w:rsidRPr="0009514F">
        <w:t>Data</w:t>
      </w:r>
      <w:r w:rsidRPr="0009514F">
        <w:rPr>
          <w:spacing w:val="-5"/>
        </w:rPr>
        <w:t xml:space="preserve"> </w:t>
      </w:r>
      <w:r w:rsidRPr="0009514F">
        <w:t>Sharing</w:t>
      </w:r>
      <w:r w:rsidRPr="0009514F">
        <w:rPr>
          <w:spacing w:val="-2"/>
        </w:rPr>
        <w:t xml:space="preserve"> </w:t>
      </w:r>
      <w:r w:rsidRPr="0009514F">
        <w:t>Agreement</w:t>
      </w:r>
      <w:r w:rsidRPr="0009514F">
        <w:rPr>
          <w:spacing w:val="-2"/>
        </w:rPr>
        <w:t xml:space="preserve"> Application</w:t>
      </w:r>
    </w:p>
    <w:p w14:paraId="743CBD2A" w14:textId="6D75318A" w:rsidR="00D754AD" w:rsidRPr="0009514F" w:rsidRDefault="00D754AD" w:rsidP="00D754AD">
      <w:r w:rsidRPr="0009514F">
        <w:rPr>
          <w:spacing w:val="-5"/>
        </w:rPr>
        <w:t>DMZ</w:t>
      </w:r>
      <w:r w:rsidRPr="0009514F">
        <w:tab/>
      </w:r>
      <w:r w:rsidR="002E04AD">
        <w:tab/>
      </w:r>
      <w:r w:rsidR="002E04AD">
        <w:tab/>
      </w:r>
      <w:r w:rsidRPr="0009514F">
        <w:t>Demilitarized</w:t>
      </w:r>
      <w:r w:rsidRPr="0009514F">
        <w:rPr>
          <w:spacing w:val="-7"/>
        </w:rPr>
        <w:t xml:space="preserve"> </w:t>
      </w:r>
      <w:r w:rsidRPr="0009514F">
        <w:rPr>
          <w:spacing w:val="-4"/>
        </w:rPr>
        <w:t>Zone</w:t>
      </w:r>
    </w:p>
    <w:p w14:paraId="5931DAC2" w14:textId="76D9B7EC" w:rsidR="00D754AD" w:rsidRPr="0009514F" w:rsidRDefault="00D754AD" w:rsidP="00D754AD">
      <w:r w:rsidRPr="0009514F">
        <w:rPr>
          <w:spacing w:val="-4"/>
        </w:rPr>
        <w:t>DoDM</w:t>
      </w:r>
      <w:r w:rsidRPr="0009514F">
        <w:tab/>
      </w:r>
      <w:r w:rsidR="002E04AD">
        <w:tab/>
      </w:r>
      <w:r w:rsidR="002E04AD">
        <w:tab/>
      </w:r>
      <w:r w:rsidRPr="0009514F">
        <w:t>Department</w:t>
      </w:r>
      <w:r w:rsidRPr="0009514F">
        <w:rPr>
          <w:spacing w:val="-4"/>
        </w:rPr>
        <w:t xml:space="preserve"> </w:t>
      </w:r>
      <w:r w:rsidRPr="0009514F">
        <w:t>of</w:t>
      </w:r>
      <w:r w:rsidRPr="0009514F">
        <w:rPr>
          <w:spacing w:val="-1"/>
        </w:rPr>
        <w:t xml:space="preserve"> </w:t>
      </w:r>
      <w:r w:rsidRPr="0009514F">
        <w:t>Defense</w:t>
      </w:r>
      <w:r w:rsidRPr="0009514F">
        <w:rPr>
          <w:spacing w:val="-2"/>
        </w:rPr>
        <w:t xml:space="preserve"> Manual</w:t>
      </w:r>
    </w:p>
    <w:p w14:paraId="68A230E5" w14:textId="58928554" w:rsidR="00D754AD" w:rsidRPr="0009514F" w:rsidRDefault="00D754AD" w:rsidP="00D754AD">
      <w:r w:rsidRPr="0009514F">
        <w:rPr>
          <w:spacing w:val="-2"/>
        </w:rPr>
        <w:t>DPCLO</w:t>
      </w:r>
      <w:r w:rsidR="000F0837">
        <w:rPr>
          <w:spacing w:val="-2"/>
        </w:rPr>
        <w:tab/>
      </w:r>
      <w:r w:rsidR="000F0837">
        <w:rPr>
          <w:spacing w:val="-2"/>
        </w:rPr>
        <w:tab/>
      </w:r>
      <w:r w:rsidRPr="0009514F">
        <w:tab/>
        <w:t>DHA</w:t>
      </w:r>
      <w:r w:rsidRPr="0009514F">
        <w:rPr>
          <w:spacing w:val="-4"/>
        </w:rPr>
        <w:t xml:space="preserve"> </w:t>
      </w:r>
      <w:r w:rsidRPr="0009514F">
        <w:t>Privacy</w:t>
      </w:r>
      <w:r w:rsidRPr="0009514F">
        <w:rPr>
          <w:spacing w:val="-1"/>
        </w:rPr>
        <w:t xml:space="preserve"> </w:t>
      </w:r>
      <w:r w:rsidRPr="0009514F">
        <w:t>and</w:t>
      </w:r>
      <w:r w:rsidRPr="0009514F">
        <w:rPr>
          <w:spacing w:val="-2"/>
        </w:rPr>
        <w:t xml:space="preserve"> </w:t>
      </w:r>
      <w:r w:rsidRPr="0009514F">
        <w:t>Civil</w:t>
      </w:r>
      <w:r w:rsidRPr="0009514F">
        <w:rPr>
          <w:spacing w:val="-2"/>
        </w:rPr>
        <w:t xml:space="preserve"> </w:t>
      </w:r>
      <w:r w:rsidRPr="0009514F">
        <w:t>Liberties</w:t>
      </w:r>
      <w:r w:rsidRPr="0009514F">
        <w:rPr>
          <w:spacing w:val="-1"/>
        </w:rPr>
        <w:t xml:space="preserve"> </w:t>
      </w:r>
      <w:r w:rsidRPr="0009514F">
        <w:rPr>
          <w:spacing w:val="-2"/>
        </w:rPr>
        <w:t>Office</w:t>
      </w:r>
    </w:p>
    <w:p w14:paraId="313ABB07" w14:textId="2FF0C6AB" w:rsidR="00D754AD" w:rsidRPr="0009514F" w:rsidRDefault="00D754AD" w:rsidP="00D754AD">
      <w:r w:rsidRPr="0009514F">
        <w:rPr>
          <w:spacing w:val="-5"/>
        </w:rPr>
        <w:t>DUA</w:t>
      </w:r>
      <w:r w:rsidRPr="0009514F">
        <w:tab/>
      </w:r>
      <w:r w:rsidR="000F0837">
        <w:tab/>
      </w:r>
      <w:r w:rsidR="000F0837">
        <w:tab/>
      </w:r>
      <w:r w:rsidRPr="0009514F">
        <w:t>Data</w:t>
      </w:r>
      <w:r w:rsidRPr="0009514F">
        <w:rPr>
          <w:spacing w:val="-3"/>
        </w:rPr>
        <w:t xml:space="preserve"> </w:t>
      </w:r>
      <w:r w:rsidRPr="0009514F">
        <w:t>Use</w:t>
      </w:r>
      <w:r w:rsidRPr="0009514F">
        <w:rPr>
          <w:spacing w:val="-1"/>
        </w:rPr>
        <w:t xml:space="preserve"> </w:t>
      </w:r>
      <w:r w:rsidRPr="0009514F">
        <w:rPr>
          <w:spacing w:val="-2"/>
        </w:rPr>
        <w:t>Agreement</w:t>
      </w:r>
    </w:p>
    <w:p w14:paraId="3525BC5B" w14:textId="49DA6DE6" w:rsidR="00D754AD" w:rsidRPr="0009514F" w:rsidRDefault="00D754AD" w:rsidP="00D754AD">
      <w:proofErr w:type="spellStart"/>
      <w:r w:rsidRPr="0009514F">
        <w:rPr>
          <w:spacing w:val="-4"/>
        </w:rPr>
        <w:t>eMSM</w:t>
      </w:r>
      <w:proofErr w:type="spellEnd"/>
      <w:r w:rsidRPr="0009514F">
        <w:tab/>
      </w:r>
      <w:r w:rsidR="000F0837">
        <w:tab/>
      </w:r>
      <w:r w:rsidR="000F0837">
        <w:tab/>
      </w:r>
      <w:r w:rsidRPr="0009514F">
        <w:t>Enhanced</w:t>
      </w:r>
      <w:r w:rsidRPr="0009514F">
        <w:rPr>
          <w:spacing w:val="-6"/>
        </w:rPr>
        <w:t xml:space="preserve"> </w:t>
      </w:r>
      <w:r w:rsidRPr="0009514F">
        <w:t>Multi-Service</w:t>
      </w:r>
      <w:r w:rsidRPr="0009514F">
        <w:rPr>
          <w:spacing w:val="-3"/>
        </w:rPr>
        <w:t xml:space="preserve"> </w:t>
      </w:r>
      <w:r w:rsidRPr="0009514F">
        <w:rPr>
          <w:spacing w:val="-2"/>
        </w:rPr>
        <w:t>Markets</w:t>
      </w:r>
    </w:p>
    <w:p w14:paraId="03B7CD79" w14:textId="13A9D219" w:rsidR="00D754AD" w:rsidRPr="0009514F" w:rsidRDefault="00D754AD" w:rsidP="00D754AD">
      <w:r w:rsidRPr="0009514F">
        <w:rPr>
          <w:spacing w:val="-4"/>
        </w:rPr>
        <w:t>EULA</w:t>
      </w:r>
      <w:r w:rsidRPr="0009514F">
        <w:tab/>
      </w:r>
      <w:r w:rsidR="000F0837">
        <w:tab/>
      </w:r>
      <w:r w:rsidR="000F0837">
        <w:tab/>
      </w:r>
      <w:r w:rsidRPr="0009514F">
        <w:t>End</w:t>
      </w:r>
      <w:r w:rsidRPr="0009514F">
        <w:rPr>
          <w:spacing w:val="-1"/>
        </w:rPr>
        <w:t xml:space="preserve"> </w:t>
      </w:r>
      <w:r w:rsidRPr="0009514F">
        <w:t>User</w:t>
      </w:r>
      <w:r w:rsidRPr="0009514F">
        <w:rPr>
          <w:spacing w:val="-1"/>
        </w:rPr>
        <w:t xml:space="preserve"> </w:t>
      </w:r>
      <w:r w:rsidRPr="0009514F">
        <w:t>License</w:t>
      </w:r>
      <w:r w:rsidRPr="0009514F">
        <w:rPr>
          <w:spacing w:val="-1"/>
        </w:rPr>
        <w:t xml:space="preserve"> </w:t>
      </w:r>
      <w:r w:rsidRPr="0009514F">
        <w:rPr>
          <w:spacing w:val="-2"/>
        </w:rPr>
        <w:t>Agreement</w:t>
      </w:r>
    </w:p>
    <w:p w14:paraId="3D524957" w14:textId="61F40E43" w:rsidR="00D754AD" w:rsidRPr="0009514F" w:rsidRDefault="00D754AD" w:rsidP="00D754AD">
      <w:r w:rsidRPr="0009514F">
        <w:rPr>
          <w:spacing w:val="-5"/>
        </w:rPr>
        <w:t>EVM</w:t>
      </w:r>
      <w:r w:rsidRPr="0009514F">
        <w:tab/>
      </w:r>
      <w:r w:rsidR="000F0837">
        <w:tab/>
      </w:r>
      <w:r w:rsidR="000F0837">
        <w:tab/>
      </w:r>
      <w:r w:rsidRPr="0009514F">
        <w:t>Earned</w:t>
      </w:r>
      <w:r w:rsidRPr="0009514F">
        <w:rPr>
          <w:spacing w:val="-4"/>
        </w:rPr>
        <w:t xml:space="preserve"> </w:t>
      </w:r>
      <w:r w:rsidRPr="0009514F">
        <w:t>Value</w:t>
      </w:r>
      <w:r w:rsidRPr="0009514F">
        <w:rPr>
          <w:spacing w:val="-2"/>
        </w:rPr>
        <w:t xml:space="preserve"> Management</w:t>
      </w:r>
    </w:p>
    <w:p w14:paraId="18D452CB" w14:textId="64ACA04A" w:rsidR="00D754AD" w:rsidRPr="0009514F" w:rsidRDefault="00D754AD" w:rsidP="00D754AD">
      <w:r w:rsidRPr="0009514F">
        <w:rPr>
          <w:spacing w:val="-5"/>
        </w:rPr>
        <w:t>FAR</w:t>
      </w:r>
      <w:r w:rsidRPr="0009514F">
        <w:tab/>
      </w:r>
      <w:r w:rsidR="000F0837">
        <w:tab/>
      </w:r>
      <w:r w:rsidR="000F0837">
        <w:tab/>
      </w:r>
      <w:r w:rsidRPr="0009514F">
        <w:t>Federal</w:t>
      </w:r>
      <w:r w:rsidRPr="0009514F">
        <w:rPr>
          <w:spacing w:val="-5"/>
        </w:rPr>
        <w:t xml:space="preserve"> </w:t>
      </w:r>
      <w:r w:rsidRPr="0009514F">
        <w:t>Acquisition</w:t>
      </w:r>
      <w:r w:rsidRPr="0009514F">
        <w:rPr>
          <w:spacing w:val="-2"/>
        </w:rPr>
        <w:t xml:space="preserve"> Regulation</w:t>
      </w:r>
    </w:p>
    <w:p w14:paraId="2478F477" w14:textId="62182D5B" w:rsidR="00D754AD" w:rsidRPr="0009514F" w:rsidRDefault="00D754AD" w:rsidP="00D754AD">
      <w:r w:rsidRPr="0009514F">
        <w:rPr>
          <w:spacing w:val="-5"/>
        </w:rPr>
        <w:t>FCI</w:t>
      </w:r>
      <w:r w:rsidRPr="0009514F">
        <w:tab/>
      </w:r>
      <w:r w:rsidR="000F0837">
        <w:tab/>
      </w:r>
      <w:r w:rsidR="000F0837">
        <w:tab/>
      </w:r>
      <w:r w:rsidRPr="0009514F">
        <w:t>Federal</w:t>
      </w:r>
      <w:r w:rsidRPr="0009514F">
        <w:rPr>
          <w:spacing w:val="-4"/>
        </w:rPr>
        <w:t xml:space="preserve"> </w:t>
      </w:r>
      <w:r w:rsidRPr="0009514F">
        <w:t>contract</w:t>
      </w:r>
      <w:r w:rsidRPr="0009514F">
        <w:rPr>
          <w:spacing w:val="-2"/>
        </w:rPr>
        <w:t xml:space="preserve"> information</w:t>
      </w:r>
    </w:p>
    <w:p w14:paraId="4F472DFB" w14:textId="546D5E96" w:rsidR="00D754AD" w:rsidRPr="0009514F" w:rsidRDefault="00D754AD" w:rsidP="00D754AD">
      <w:r w:rsidRPr="0009514F">
        <w:rPr>
          <w:spacing w:val="-5"/>
        </w:rPr>
        <w:t>FE</w:t>
      </w:r>
      <w:r w:rsidRPr="0009514F">
        <w:tab/>
      </w:r>
      <w:r w:rsidR="000F0837">
        <w:tab/>
      </w:r>
      <w:r w:rsidR="000F0837">
        <w:tab/>
      </w:r>
      <w:r w:rsidRPr="0009514F">
        <w:t>Facilities</w:t>
      </w:r>
      <w:r w:rsidRPr="0009514F">
        <w:rPr>
          <w:spacing w:val="-5"/>
        </w:rPr>
        <w:t xml:space="preserve"> </w:t>
      </w:r>
      <w:r w:rsidRPr="0009514F">
        <w:rPr>
          <w:spacing w:val="-2"/>
        </w:rPr>
        <w:t>Enterprise</w:t>
      </w:r>
    </w:p>
    <w:p w14:paraId="61834B57" w14:textId="04EE30B0" w:rsidR="000F0837" w:rsidRDefault="00D754AD" w:rsidP="00D754AD">
      <w:r w:rsidRPr="0009514F">
        <w:rPr>
          <w:spacing w:val="-2"/>
        </w:rPr>
        <w:t>FedRAMP</w:t>
      </w:r>
      <w:r w:rsidRPr="0009514F">
        <w:tab/>
      </w:r>
      <w:r w:rsidR="000F0837">
        <w:tab/>
      </w:r>
      <w:r w:rsidRPr="0009514F">
        <w:t>Federal</w:t>
      </w:r>
      <w:r w:rsidRPr="0009514F">
        <w:rPr>
          <w:spacing w:val="-8"/>
        </w:rPr>
        <w:t xml:space="preserve"> </w:t>
      </w:r>
      <w:r w:rsidRPr="0009514F">
        <w:t>Risk</w:t>
      </w:r>
      <w:r w:rsidRPr="0009514F">
        <w:rPr>
          <w:spacing w:val="-9"/>
        </w:rPr>
        <w:t xml:space="preserve"> </w:t>
      </w:r>
      <w:r w:rsidRPr="0009514F">
        <w:t>Authorization</w:t>
      </w:r>
      <w:r w:rsidRPr="0009514F">
        <w:rPr>
          <w:spacing w:val="-8"/>
        </w:rPr>
        <w:t xml:space="preserve"> </w:t>
      </w:r>
      <w:r w:rsidRPr="0009514F">
        <w:t>and</w:t>
      </w:r>
      <w:r w:rsidRPr="0009514F">
        <w:rPr>
          <w:spacing w:val="-8"/>
        </w:rPr>
        <w:t xml:space="preserve"> </w:t>
      </w:r>
      <w:r w:rsidRPr="0009514F">
        <w:t>Management</w:t>
      </w:r>
      <w:r w:rsidRPr="0009514F">
        <w:rPr>
          <w:spacing w:val="-8"/>
        </w:rPr>
        <w:t xml:space="preserve"> </w:t>
      </w:r>
      <w:r w:rsidRPr="0009514F">
        <w:t xml:space="preserve">Program </w:t>
      </w:r>
    </w:p>
    <w:p w14:paraId="78BBCB39" w14:textId="4CFED1E7" w:rsidR="00D754AD" w:rsidRPr="0009514F" w:rsidRDefault="00D754AD" w:rsidP="00D754AD">
      <w:r w:rsidRPr="0009514F">
        <w:rPr>
          <w:spacing w:val="-2"/>
        </w:rPr>
        <w:t>FISMA</w:t>
      </w:r>
      <w:r w:rsidRPr="0009514F">
        <w:tab/>
      </w:r>
      <w:r w:rsidR="000F0837">
        <w:tab/>
      </w:r>
      <w:r w:rsidR="000F0837">
        <w:tab/>
      </w:r>
      <w:r w:rsidRPr="0009514F">
        <w:t>Federal Information Security Modernization Act</w:t>
      </w:r>
    </w:p>
    <w:p w14:paraId="57705021" w14:textId="0DBE5221" w:rsidR="00D754AD" w:rsidRPr="0009514F" w:rsidRDefault="00D754AD" w:rsidP="00D754AD">
      <w:r w:rsidRPr="0009514F">
        <w:rPr>
          <w:spacing w:val="-4"/>
        </w:rPr>
        <w:t>FRCS</w:t>
      </w:r>
      <w:r w:rsidRPr="0009514F">
        <w:tab/>
      </w:r>
      <w:r w:rsidR="000F0837">
        <w:tab/>
      </w:r>
      <w:r w:rsidR="000F0837">
        <w:tab/>
      </w:r>
      <w:r w:rsidRPr="0009514F">
        <w:t>Facility</w:t>
      </w:r>
      <w:r w:rsidRPr="0009514F">
        <w:rPr>
          <w:spacing w:val="-5"/>
        </w:rPr>
        <w:t xml:space="preserve"> </w:t>
      </w:r>
      <w:r w:rsidRPr="0009514F">
        <w:t>Related</w:t>
      </w:r>
      <w:r w:rsidRPr="0009514F">
        <w:rPr>
          <w:spacing w:val="-2"/>
        </w:rPr>
        <w:t xml:space="preserve"> </w:t>
      </w:r>
      <w:r w:rsidRPr="0009514F">
        <w:t>Control</w:t>
      </w:r>
      <w:r w:rsidRPr="0009514F">
        <w:rPr>
          <w:spacing w:val="-3"/>
        </w:rPr>
        <w:t xml:space="preserve"> </w:t>
      </w:r>
      <w:r w:rsidRPr="0009514F">
        <w:rPr>
          <w:spacing w:val="-2"/>
        </w:rPr>
        <w:t>Systems</w:t>
      </w:r>
    </w:p>
    <w:p w14:paraId="0ABED6BC" w14:textId="0C53DF02" w:rsidR="00D754AD" w:rsidRPr="0009514F" w:rsidRDefault="00D754AD" w:rsidP="00D754AD">
      <w:r w:rsidRPr="0009514F">
        <w:rPr>
          <w:spacing w:val="-5"/>
        </w:rPr>
        <w:t>FSO</w:t>
      </w:r>
      <w:r w:rsidRPr="0009514F">
        <w:tab/>
      </w:r>
      <w:r w:rsidR="000F0837">
        <w:tab/>
      </w:r>
      <w:r w:rsidR="000F0837">
        <w:tab/>
      </w:r>
      <w:r w:rsidRPr="0009514F">
        <w:t>Facilities</w:t>
      </w:r>
      <w:r w:rsidRPr="0009514F">
        <w:rPr>
          <w:spacing w:val="-3"/>
        </w:rPr>
        <w:t xml:space="preserve"> </w:t>
      </w:r>
      <w:r w:rsidRPr="0009514F">
        <w:t>Security</w:t>
      </w:r>
      <w:r w:rsidRPr="0009514F">
        <w:rPr>
          <w:spacing w:val="-3"/>
        </w:rPr>
        <w:t xml:space="preserve"> </w:t>
      </w:r>
      <w:r w:rsidRPr="0009514F">
        <w:rPr>
          <w:spacing w:val="-2"/>
        </w:rPr>
        <w:t>Officer</w:t>
      </w:r>
    </w:p>
    <w:p w14:paraId="5640AE7B" w14:textId="553F8B19" w:rsidR="00D754AD" w:rsidRPr="0009514F" w:rsidRDefault="00D754AD" w:rsidP="00D754AD">
      <w:pPr>
        <w:rPr>
          <w:spacing w:val="-5"/>
        </w:rPr>
      </w:pPr>
      <w:r w:rsidRPr="0009514F">
        <w:rPr>
          <w:spacing w:val="-5"/>
        </w:rPr>
        <w:t>GFP</w:t>
      </w:r>
      <w:r w:rsidRPr="0009514F">
        <w:rPr>
          <w:spacing w:val="-5"/>
        </w:rPr>
        <w:tab/>
      </w:r>
      <w:r w:rsidR="000F0837">
        <w:rPr>
          <w:spacing w:val="-5"/>
        </w:rPr>
        <w:tab/>
      </w:r>
      <w:r w:rsidR="000F0837">
        <w:rPr>
          <w:spacing w:val="-5"/>
        </w:rPr>
        <w:tab/>
      </w:r>
      <w:r w:rsidRPr="0009514F">
        <w:rPr>
          <w:spacing w:val="-5"/>
        </w:rPr>
        <w:t>Government Furnished Property</w:t>
      </w:r>
    </w:p>
    <w:p w14:paraId="0A7289C4" w14:textId="7763E6B6" w:rsidR="00D754AD" w:rsidRPr="0009514F" w:rsidRDefault="00D754AD" w:rsidP="00D754AD">
      <w:r w:rsidRPr="0009514F">
        <w:rPr>
          <w:spacing w:val="-5"/>
        </w:rPr>
        <w:t>HA</w:t>
      </w:r>
      <w:r w:rsidRPr="0009514F">
        <w:tab/>
      </w:r>
      <w:r w:rsidR="000F0837">
        <w:tab/>
      </w:r>
      <w:r w:rsidR="000F0837">
        <w:tab/>
      </w:r>
      <w:r w:rsidRPr="0009514F">
        <w:t>Health</w:t>
      </w:r>
      <w:r w:rsidRPr="0009514F">
        <w:rPr>
          <w:spacing w:val="-1"/>
        </w:rPr>
        <w:t xml:space="preserve"> </w:t>
      </w:r>
      <w:r w:rsidRPr="0009514F">
        <w:rPr>
          <w:spacing w:val="-2"/>
        </w:rPr>
        <w:t>Affairs</w:t>
      </w:r>
    </w:p>
    <w:p w14:paraId="70448919" w14:textId="77777777" w:rsidR="000F0837" w:rsidRDefault="00D754AD" w:rsidP="00D754AD">
      <w:r w:rsidRPr="0009514F">
        <w:rPr>
          <w:spacing w:val="-2"/>
        </w:rPr>
        <w:t>HIPAA</w:t>
      </w:r>
      <w:r w:rsidRPr="0009514F">
        <w:tab/>
      </w:r>
      <w:r w:rsidR="000F0837">
        <w:tab/>
      </w:r>
      <w:r w:rsidR="000F0837">
        <w:tab/>
      </w:r>
      <w:r w:rsidRPr="0009514F">
        <w:t>Health</w:t>
      </w:r>
      <w:r w:rsidRPr="0009514F">
        <w:rPr>
          <w:spacing w:val="-7"/>
        </w:rPr>
        <w:t xml:space="preserve"> </w:t>
      </w:r>
      <w:r w:rsidRPr="0009514F">
        <w:t>Insurance</w:t>
      </w:r>
      <w:r w:rsidRPr="0009514F">
        <w:rPr>
          <w:spacing w:val="-7"/>
        </w:rPr>
        <w:t xml:space="preserve"> </w:t>
      </w:r>
      <w:r w:rsidRPr="0009514F">
        <w:t>Portability</w:t>
      </w:r>
      <w:r w:rsidRPr="0009514F">
        <w:rPr>
          <w:spacing w:val="-9"/>
        </w:rPr>
        <w:t xml:space="preserve"> </w:t>
      </w:r>
      <w:r w:rsidRPr="0009514F">
        <w:t>and</w:t>
      </w:r>
      <w:r w:rsidRPr="0009514F">
        <w:rPr>
          <w:spacing w:val="-7"/>
        </w:rPr>
        <w:t xml:space="preserve"> </w:t>
      </w:r>
      <w:r w:rsidRPr="0009514F">
        <w:t>Accountability</w:t>
      </w:r>
      <w:r w:rsidRPr="0009514F">
        <w:rPr>
          <w:spacing w:val="-9"/>
        </w:rPr>
        <w:t xml:space="preserve"> </w:t>
      </w:r>
      <w:r w:rsidRPr="0009514F">
        <w:t xml:space="preserve">Act </w:t>
      </w:r>
    </w:p>
    <w:p w14:paraId="671BD8F3" w14:textId="6084ACD2" w:rsidR="00D754AD" w:rsidRPr="0009514F" w:rsidRDefault="00D754AD" w:rsidP="00D754AD">
      <w:r w:rsidRPr="0009514F">
        <w:rPr>
          <w:spacing w:val="-4"/>
        </w:rPr>
        <w:t>HCA</w:t>
      </w:r>
      <w:r w:rsidRPr="0009514F">
        <w:tab/>
      </w:r>
      <w:r w:rsidR="000F0837">
        <w:tab/>
      </w:r>
      <w:r w:rsidR="000F0837">
        <w:tab/>
      </w:r>
      <w:r w:rsidRPr="0009514F">
        <w:t>Head of the Contracting Activity</w:t>
      </w:r>
    </w:p>
    <w:p w14:paraId="325EDDAF" w14:textId="2205058B" w:rsidR="00D754AD" w:rsidRPr="0009514F" w:rsidRDefault="00D754AD" w:rsidP="00D754AD">
      <w:r w:rsidRPr="0009514F">
        <w:rPr>
          <w:spacing w:val="-5"/>
        </w:rPr>
        <w:t>HIT</w:t>
      </w:r>
      <w:r w:rsidRPr="0009514F">
        <w:tab/>
      </w:r>
      <w:r w:rsidR="000F0837">
        <w:tab/>
      </w:r>
      <w:r w:rsidR="000F0837">
        <w:tab/>
      </w:r>
      <w:r w:rsidRPr="0009514F">
        <w:t>Health</w:t>
      </w:r>
      <w:r w:rsidRPr="0009514F">
        <w:rPr>
          <w:spacing w:val="-5"/>
        </w:rPr>
        <w:t xml:space="preserve"> </w:t>
      </w:r>
      <w:r w:rsidRPr="0009514F">
        <w:t>Information</w:t>
      </w:r>
      <w:r w:rsidRPr="0009514F">
        <w:rPr>
          <w:spacing w:val="-2"/>
        </w:rPr>
        <w:t xml:space="preserve"> Technology</w:t>
      </w:r>
    </w:p>
    <w:p w14:paraId="7C6B62A1" w14:textId="1A0E4BF6" w:rsidR="00D754AD" w:rsidRPr="0009514F" w:rsidRDefault="00D754AD" w:rsidP="00D754AD">
      <w:r w:rsidRPr="0009514F">
        <w:rPr>
          <w:spacing w:val="-4"/>
        </w:rPr>
        <w:t>IGCE</w:t>
      </w:r>
      <w:r w:rsidRPr="0009514F">
        <w:tab/>
      </w:r>
      <w:r w:rsidR="000F0837">
        <w:tab/>
      </w:r>
      <w:r w:rsidR="000F0837">
        <w:tab/>
      </w:r>
      <w:r w:rsidRPr="0009514F">
        <w:t>Independent</w:t>
      </w:r>
      <w:r w:rsidRPr="0009514F">
        <w:rPr>
          <w:spacing w:val="-6"/>
        </w:rPr>
        <w:t xml:space="preserve"> </w:t>
      </w:r>
      <w:r w:rsidRPr="0009514F">
        <w:t>Government</w:t>
      </w:r>
      <w:r w:rsidRPr="0009514F">
        <w:rPr>
          <w:spacing w:val="-2"/>
        </w:rPr>
        <w:t xml:space="preserve"> </w:t>
      </w:r>
      <w:r w:rsidRPr="0009514F">
        <w:t>Cost</w:t>
      </w:r>
      <w:r w:rsidRPr="0009514F">
        <w:rPr>
          <w:spacing w:val="-2"/>
        </w:rPr>
        <w:t xml:space="preserve"> Estimate</w:t>
      </w:r>
    </w:p>
    <w:p w14:paraId="3EB3B572" w14:textId="52D258DA" w:rsidR="00D754AD" w:rsidRPr="0009514F" w:rsidRDefault="00D754AD" w:rsidP="00D754AD">
      <w:r w:rsidRPr="0009514F">
        <w:rPr>
          <w:spacing w:val="-5"/>
        </w:rPr>
        <w:t>IA</w:t>
      </w:r>
      <w:r w:rsidRPr="0009514F">
        <w:tab/>
      </w:r>
      <w:r w:rsidR="000F0837">
        <w:tab/>
      </w:r>
      <w:r w:rsidR="000F0837">
        <w:tab/>
      </w:r>
      <w:r w:rsidRPr="0009514F">
        <w:t>Information</w:t>
      </w:r>
      <w:r w:rsidRPr="0009514F">
        <w:rPr>
          <w:spacing w:val="-6"/>
        </w:rPr>
        <w:t xml:space="preserve"> </w:t>
      </w:r>
      <w:r w:rsidRPr="0009514F">
        <w:rPr>
          <w:spacing w:val="-2"/>
        </w:rPr>
        <w:t>Assurance</w:t>
      </w:r>
    </w:p>
    <w:p w14:paraId="0F44B31B" w14:textId="35A87D20" w:rsidR="00D754AD" w:rsidRPr="0009514F" w:rsidRDefault="00D754AD" w:rsidP="00D754AD">
      <w:r w:rsidRPr="0009514F">
        <w:rPr>
          <w:spacing w:val="-5"/>
        </w:rPr>
        <w:t>IO</w:t>
      </w:r>
      <w:r w:rsidRPr="0009514F">
        <w:tab/>
      </w:r>
      <w:r w:rsidR="000F0837">
        <w:tab/>
      </w:r>
      <w:r w:rsidR="000F0837">
        <w:tab/>
      </w:r>
      <w:r w:rsidRPr="0009514F">
        <w:t>Initial</w:t>
      </w:r>
      <w:r w:rsidRPr="0009514F">
        <w:rPr>
          <w:spacing w:val="-1"/>
        </w:rPr>
        <w:t xml:space="preserve"> </w:t>
      </w:r>
      <w:r w:rsidRPr="0009514F">
        <w:rPr>
          <w:spacing w:val="-2"/>
        </w:rPr>
        <w:t>Outfitting</w:t>
      </w:r>
    </w:p>
    <w:p w14:paraId="5997BA5F" w14:textId="55627661" w:rsidR="00D754AD" w:rsidRPr="0009514F" w:rsidRDefault="00D754AD" w:rsidP="00D754AD">
      <w:r w:rsidRPr="0009514F">
        <w:rPr>
          <w:spacing w:val="-5"/>
        </w:rPr>
        <w:t>I/O</w:t>
      </w:r>
      <w:r w:rsidRPr="0009514F">
        <w:tab/>
      </w:r>
      <w:r w:rsidR="000F0837">
        <w:tab/>
      </w:r>
      <w:r w:rsidR="000F0837">
        <w:tab/>
      </w:r>
      <w:r w:rsidRPr="0009514F">
        <w:t>In/Out</w:t>
      </w:r>
      <w:r w:rsidRPr="0009514F">
        <w:rPr>
          <w:spacing w:val="-2"/>
        </w:rPr>
        <w:t xml:space="preserve"> </w:t>
      </w:r>
      <w:r w:rsidRPr="0009514F">
        <w:t>Processing</w:t>
      </w:r>
      <w:r w:rsidRPr="0009514F">
        <w:rPr>
          <w:spacing w:val="-1"/>
        </w:rPr>
        <w:t xml:space="preserve"> </w:t>
      </w:r>
      <w:r w:rsidRPr="0009514F">
        <w:rPr>
          <w:spacing w:val="-2"/>
        </w:rPr>
        <w:t>Portal</w:t>
      </w:r>
    </w:p>
    <w:p w14:paraId="2CD5A4C1" w14:textId="4AFEC3FB" w:rsidR="00D754AD" w:rsidRPr="0009514F" w:rsidRDefault="00D754AD" w:rsidP="00D754AD">
      <w:proofErr w:type="spellStart"/>
      <w:r w:rsidRPr="0009514F">
        <w:rPr>
          <w:spacing w:val="-5"/>
        </w:rPr>
        <w:t>IPv</w:t>
      </w:r>
      <w:proofErr w:type="spellEnd"/>
      <w:r w:rsidRPr="0009514F">
        <w:tab/>
      </w:r>
      <w:r w:rsidR="000F0837">
        <w:tab/>
      </w:r>
      <w:r w:rsidR="000F0837">
        <w:tab/>
      </w:r>
      <w:r w:rsidRPr="0009514F">
        <w:t>Internet</w:t>
      </w:r>
      <w:r w:rsidRPr="0009514F">
        <w:rPr>
          <w:spacing w:val="-3"/>
        </w:rPr>
        <w:t xml:space="preserve"> </w:t>
      </w:r>
      <w:r w:rsidRPr="0009514F">
        <w:t>Protocol</w:t>
      </w:r>
      <w:r w:rsidRPr="0009514F">
        <w:rPr>
          <w:spacing w:val="-3"/>
        </w:rPr>
        <w:t xml:space="preserve"> </w:t>
      </w:r>
      <w:r w:rsidRPr="0009514F">
        <w:rPr>
          <w:spacing w:val="-2"/>
        </w:rPr>
        <w:t>Version</w:t>
      </w:r>
    </w:p>
    <w:p w14:paraId="1B1E5C94" w14:textId="6D6A409A" w:rsidR="00D754AD" w:rsidRPr="0009514F" w:rsidRDefault="00D754AD" w:rsidP="00D754AD">
      <w:r w:rsidRPr="0009514F">
        <w:rPr>
          <w:spacing w:val="-5"/>
        </w:rPr>
        <w:lastRenderedPageBreak/>
        <w:t>IS</w:t>
      </w:r>
      <w:r w:rsidRPr="0009514F">
        <w:tab/>
      </w:r>
      <w:r w:rsidR="000F0837">
        <w:tab/>
      </w:r>
      <w:r w:rsidR="000F0837">
        <w:tab/>
      </w:r>
      <w:r w:rsidRPr="0009514F">
        <w:t>Information</w:t>
      </w:r>
      <w:r w:rsidRPr="0009514F">
        <w:rPr>
          <w:spacing w:val="-4"/>
        </w:rPr>
        <w:t xml:space="preserve"> </w:t>
      </w:r>
      <w:r w:rsidRPr="0009514F">
        <w:rPr>
          <w:spacing w:val="-2"/>
        </w:rPr>
        <w:t>System</w:t>
      </w:r>
    </w:p>
    <w:p w14:paraId="76D252C8" w14:textId="69510450" w:rsidR="00D754AD" w:rsidRPr="0009514F" w:rsidRDefault="00D754AD" w:rsidP="00D754AD">
      <w:r w:rsidRPr="0009514F">
        <w:rPr>
          <w:spacing w:val="-5"/>
        </w:rPr>
        <w:t>ISP</w:t>
      </w:r>
      <w:r w:rsidRPr="0009514F">
        <w:tab/>
      </w:r>
      <w:r w:rsidR="000F0837">
        <w:tab/>
      </w:r>
      <w:r w:rsidR="000F0837">
        <w:tab/>
      </w:r>
      <w:r w:rsidRPr="0009514F">
        <w:t>Internet</w:t>
      </w:r>
      <w:r w:rsidRPr="0009514F">
        <w:rPr>
          <w:spacing w:val="-3"/>
        </w:rPr>
        <w:t xml:space="preserve"> </w:t>
      </w:r>
      <w:r w:rsidRPr="0009514F">
        <w:t>Service</w:t>
      </w:r>
      <w:r w:rsidRPr="0009514F">
        <w:rPr>
          <w:spacing w:val="-2"/>
        </w:rPr>
        <w:t xml:space="preserve"> Provider</w:t>
      </w:r>
    </w:p>
    <w:p w14:paraId="7DBECB9F" w14:textId="24F5B321" w:rsidR="00D754AD" w:rsidRPr="0009514F" w:rsidRDefault="00D754AD" w:rsidP="00D754AD">
      <w:r w:rsidRPr="0009514F">
        <w:rPr>
          <w:spacing w:val="-5"/>
        </w:rPr>
        <w:t>IT</w:t>
      </w:r>
      <w:r w:rsidRPr="0009514F">
        <w:tab/>
      </w:r>
      <w:r w:rsidR="000F0837">
        <w:tab/>
      </w:r>
      <w:r w:rsidR="000F0837">
        <w:tab/>
      </w:r>
      <w:r w:rsidRPr="0009514F">
        <w:t>Information</w:t>
      </w:r>
      <w:r w:rsidRPr="0009514F">
        <w:rPr>
          <w:spacing w:val="-4"/>
        </w:rPr>
        <w:t xml:space="preserve"> </w:t>
      </w:r>
      <w:r w:rsidRPr="0009514F">
        <w:rPr>
          <w:spacing w:val="-2"/>
        </w:rPr>
        <w:t>Technology</w:t>
      </w:r>
    </w:p>
    <w:p w14:paraId="1B969477" w14:textId="06AE7C0D" w:rsidR="00D754AD" w:rsidRPr="0009514F" w:rsidRDefault="00D754AD" w:rsidP="00D754AD">
      <w:r w:rsidRPr="0009514F">
        <w:rPr>
          <w:spacing w:val="-4"/>
        </w:rPr>
        <w:t>ISCM</w:t>
      </w:r>
      <w:r w:rsidRPr="0009514F">
        <w:tab/>
      </w:r>
      <w:r w:rsidR="000F0837">
        <w:tab/>
      </w:r>
      <w:r w:rsidR="000F0837">
        <w:tab/>
      </w:r>
      <w:r w:rsidRPr="0009514F">
        <w:t>Information</w:t>
      </w:r>
      <w:r w:rsidRPr="0009514F">
        <w:rPr>
          <w:spacing w:val="-7"/>
        </w:rPr>
        <w:t xml:space="preserve"> </w:t>
      </w:r>
      <w:r w:rsidRPr="0009514F">
        <w:t>Security</w:t>
      </w:r>
      <w:r w:rsidRPr="0009514F">
        <w:rPr>
          <w:spacing w:val="-3"/>
        </w:rPr>
        <w:t xml:space="preserve"> </w:t>
      </w:r>
      <w:r w:rsidRPr="0009514F">
        <w:t>Continuous</w:t>
      </w:r>
      <w:r w:rsidRPr="0009514F">
        <w:rPr>
          <w:spacing w:val="-3"/>
        </w:rPr>
        <w:t xml:space="preserve"> </w:t>
      </w:r>
      <w:r w:rsidRPr="0009514F">
        <w:rPr>
          <w:spacing w:val="-2"/>
        </w:rPr>
        <w:t>Monitoring</w:t>
      </w:r>
    </w:p>
    <w:p w14:paraId="7ACA5CE3" w14:textId="3248382C" w:rsidR="00D754AD" w:rsidRPr="0009514F" w:rsidRDefault="00D754AD" w:rsidP="00D754AD">
      <w:r w:rsidRPr="0009514F">
        <w:rPr>
          <w:spacing w:val="-4"/>
        </w:rPr>
        <w:t>IV&amp;V</w:t>
      </w:r>
      <w:r w:rsidRPr="0009514F">
        <w:tab/>
      </w:r>
      <w:r w:rsidR="000F0837">
        <w:tab/>
      </w:r>
      <w:r w:rsidR="000F0837">
        <w:tab/>
      </w:r>
      <w:r w:rsidRPr="0009514F">
        <w:t>Independent</w:t>
      </w:r>
      <w:r w:rsidRPr="0009514F">
        <w:rPr>
          <w:spacing w:val="-5"/>
        </w:rPr>
        <w:t xml:space="preserve"> </w:t>
      </w:r>
      <w:r w:rsidRPr="0009514F">
        <w:t>Verification</w:t>
      </w:r>
      <w:r w:rsidRPr="0009514F">
        <w:rPr>
          <w:spacing w:val="-4"/>
        </w:rPr>
        <w:t xml:space="preserve"> </w:t>
      </w:r>
      <w:r w:rsidRPr="0009514F">
        <w:t>&amp;</w:t>
      </w:r>
      <w:r w:rsidRPr="0009514F">
        <w:rPr>
          <w:spacing w:val="-1"/>
        </w:rPr>
        <w:t xml:space="preserve"> </w:t>
      </w:r>
      <w:r w:rsidRPr="0009514F">
        <w:rPr>
          <w:spacing w:val="-2"/>
        </w:rPr>
        <w:t>Validation</w:t>
      </w:r>
    </w:p>
    <w:p w14:paraId="405A717E" w14:textId="179FCFAC" w:rsidR="00D754AD" w:rsidRPr="0009514F" w:rsidRDefault="00D754AD" w:rsidP="00D754AD">
      <w:proofErr w:type="spellStart"/>
      <w:r w:rsidRPr="0009514F">
        <w:rPr>
          <w:spacing w:val="-2"/>
        </w:rPr>
        <w:t>MedCOI</w:t>
      </w:r>
      <w:proofErr w:type="spellEnd"/>
      <w:r w:rsidRPr="0009514F">
        <w:tab/>
      </w:r>
      <w:r w:rsidR="000F0837">
        <w:tab/>
      </w:r>
      <w:r w:rsidRPr="0009514F">
        <w:t>Medical</w:t>
      </w:r>
      <w:r w:rsidRPr="0009514F">
        <w:rPr>
          <w:spacing w:val="-3"/>
        </w:rPr>
        <w:t xml:space="preserve"> </w:t>
      </w:r>
      <w:r w:rsidRPr="0009514F">
        <w:t>Community</w:t>
      </w:r>
      <w:r w:rsidRPr="0009514F">
        <w:rPr>
          <w:spacing w:val="-2"/>
        </w:rPr>
        <w:t xml:space="preserve"> </w:t>
      </w:r>
      <w:r w:rsidRPr="0009514F">
        <w:t>of</w:t>
      </w:r>
      <w:r w:rsidRPr="0009514F">
        <w:rPr>
          <w:spacing w:val="-1"/>
        </w:rPr>
        <w:t xml:space="preserve"> </w:t>
      </w:r>
      <w:r w:rsidRPr="0009514F">
        <w:rPr>
          <w:spacing w:val="-2"/>
        </w:rPr>
        <w:t>Interest</w:t>
      </w:r>
    </w:p>
    <w:p w14:paraId="68C0C085" w14:textId="272C0E04" w:rsidR="00D754AD" w:rsidRPr="0009514F" w:rsidRDefault="00D754AD" w:rsidP="00D754AD">
      <w:r w:rsidRPr="0009514F">
        <w:rPr>
          <w:spacing w:val="-5"/>
        </w:rPr>
        <w:t>MHS</w:t>
      </w:r>
      <w:r w:rsidRPr="0009514F">
        <w:tab/>
      </w:r>
      <w:r w:rsidR="000F0837">
        <w:tab/>
      </w:r>
      <w:r w:rsidR="000F0837">
        <w:tab/>
      </w:r>
      <w:r w:rsidRPr="0009514F">
        <w:t>Military</w:t>
      </w:r>
      <w:r w:rsidRPr="0009514F">
        <w:rPr>
          <w:spacing w:val="-4"/>
        </w:rPr>
        <w:t xml:space="preserve"> </w:t>
      </w:r>
      <w:r w:rsidRPr="0009514F">
        <w:t>Health</w:t>
      </w:r>
      <w:r w:rsidRPr="0009514F">
        <w:rPr>
          <w:spacing w:val="-1"/>
        </w:rPr>
        <w:t xml:space="preserve"> </w:t>
      </w:r>
      <w:r w:rsidRPr="0009514F">
        <w:rPr>
          <w:spacing w:val="-2"/>
        </w:rPr>
        <w:t>System</w:t>
      </w:r>
    </w:p>
    <w:p w14:paraId="45A68EAD" w14:textId="60227489" w:rsidR="00D754AD" w:rsidRPr="0009514F" w:rsidRDefault="00D754AD" w:rsidP="00D754AD">
      <w:r w:rsidRPr="0009514F">
        <w:rPr>
          <w:spacing w:val="-2"/>
        </w:rPr>
        <w:t>MIL-</w:t>
      </w:r>
      <w:r w:rsidRPr="0009514F">
        <w:rPr>
          <w:spacing w:val="-5"/>
        </w:rPr>
        <w:t>STD</w:t>
      </w:r>
      <w:r w:rsidRPr="0009514F">
        <w:tab/>
      </w:r>
      <w:r w:rsidR="000F0837">
        <w:tab/>
      </w:r>
      <w:r w:rsidRPr="0009514F">
        <w:t>Military</w:t>
      </w:r>
      <w:r w:rsidRPr="0009514F">
        <w:rPr>
          <w:spacing w:val="-2"/>
        </w:rPr>
        <w:t xml:space="preserve"> Standard</w:t>
      </w:r>
    </w:p>
    <w:p w14:paraId="21BC4CF4" w14:textId="6413240C" w:rsidR="00D754AD" w:rsidRPr="0009514F" w:rsidRDefault="00D754AD" w:rsidP="00D754AD">
      <w:r w:rsidRPr="0009514F">
        <w:rPr>
          <w:spacing w:val="-4"/>
        </w:rPr>
        <w:t>MTFs</w:t>
      </w:r>
      <w:r w:rsidRPr="0009514F">
        <w:tab/>
      </w:r>
      <w:r w:rsidR="000F0837">
        <w:tab/>
      </w:r>
      <w:r w:rsidR="000F0837">
        <w:tab/>
      </w:r>
      <w:r w:rsidRPr="0009514F">
        <w:t>Military</w:t>
      </w:r>
      <w:r w:rsidRPr="0009514F">
        <w:rPr>
          <w:spacing w:val="-3"/>
        </w:rPr>
        <w:t xml:space="preserve"> </w:t>
      </w:r>
      <w:r w:rsidRPr="0009514F">
        <w:t>Treatment</w:t>
      </w:r>
      <w:r w:rsidRPr="0009514F">
        <w:rPr>
          <w:spacing w:val="-3"/>
        </w:rPr>
        <w:t xml:space="preserve"> </w:t>
      </w:r>
      <w:r w:rsidRPr="0009514F">
        <w:rPr>
          <w:spacing w:val="-2"/>
        </w:rPr>
        <w:t>Facilities</w:t>
      </w:r>
    </w:p>
    <w:p w14:paraId="4FE0F8C4" w14:textId="2C9A88B8" w:rsidR="00D754AD" w:rsidRPr="0009514F" w:rsidRDefault="00D754AD" w:rsidP="00D754AD">
      <w:r w:rsidRPr="0009514F">
        <w:rPr>
          <w:spacing w:val="-5"/>
        </w:rPr>
        <w:t>NCR</w:t>
      </w:r>
      <w:r w:rsidRPr="0009514F">
        <w:tab/>
      </w:r>
      <w:r w:rsidR="000F0837">
        <w:tab/>
      </w:r>
      <w:r w:rsidR="000F0837">
        <w:tab/>
      </w:r>
      <w:r w:rsidRPr="0009514F">
        <w:t>National</w:t>
      </w:r>
      <w:r w:rsidRPr="0009514F">
        <w:rPr>
          <w:spacing w:val="-4"/>
        </w:rPr>
        <w:t xml:space="preserve"> </w:t>
      </w:r>
      <w:r w:rsidRPr="0009514F">
        <w:t>Capitol</w:t>
      </w:r>
      <w:r w:rsidRPr="0009514F">
        <w:rPr>
          <w:spacing w:val="-1"/>
        </w:rPr>
        <w:t xml:space="preserve"> </w:t>
      </w:r>
      <w:r w:rsidRPr="0009514F">
        <w:rPr>
          <w:spacing w:val="-2"/>
        </w:rPr>
        <w:t>Region</w:t>
      </w:r>
    </w:p>
    <w:p w14:paraId="04B46607" w14:textId="094275CA" w:rsidR="00D754AD" w:rsidRPr="0009514F" w:rsidRDefault="00D754AD" w:rsidP="00D754AD">
      <w:r w:rsidRPr="0009514F">
        <w:rPr>
          <w:spacing w:val="-5"/>
        </w:rPr>
        <w:t>NDA</w:t>
      </w:r>
      <w:r w:rsidRPr="0009514F">
        <w:tab/>
      </w:r>
      <w:r w:rsidR="000F0837">
        <w:tab/>
      </w:r>
      <w:r w:rsidR="000F0837">
        <w:tab/>
      </w:r>
      <w:r w:rsidRPr="0009514F">
        <w:t>Non-Disclosure</w:t>
      </w:r>
      <w:r w:rsidRPr="0009514F">
        <w:rPr>
          <w:spacing w:val="-7"/>
        </w:rPr>
        <w:t xml:space="preserve"> </w:t>
      </w:r>
      <w:r w:rsidRPr="0009514F">
        <w:rPr>
          <w:spacing w:val="-2"/>
        </w:rPr>
        <w:t>Agreement</w:t>
      </w:r>
    </w:p>
    <w:p w14:paraId="17BAC076" w14:textId="7B28BE97" w:rsidR="00D754AD" w:rsidRPr="0009514F" w:rsidRDefault="00D754AD" w:rsidP="00D754AD">
      <w:r w:rsidRPr="0009514F">
        <w:rPr>
          <w:spacing w:val="-4"/>
        </w:rPr>
        <w:t>NIAP</w:t>
      </w:r>
      <w:r w:rsidRPr="0009514F">
        <w:tab/>
      </w:r>
      <w:r w:rsidR="000F0837">
        <w:tab/>
      </w:r>
      <w:r w:rsidR="000F0837">
        <w:tab/>
      </w:r>
      <w:r w:rsidRPr="0009514F">
        <w:t>National</w:t>
      </w:r>
      <w:r w:rsidRPr="0009514F">
        <w:rPr>
          <w:spacing w:val="-5"/>
        </w:rPr>
        <w:t xml:space="preserve"> </w:t>
      </w:r>
      <w:r w:rsidRPr="0009514F">
        <w:t>Information</w:t>
      </w:r>
      <w:r w:rsidRPr="0009514F">
        <w:rPr>
          <w:spacing w:val="-2"/>
        </w:rPr>
        <w:t xml:space="preserve"> </w:t>
      </w:r>
      <w:r w:rsidRPr="0009514F">
        <w:t>Assurance</w:t>
      </w:r>
      <w:r w:rsidRPr="0009514F">
        <w:rPr>
          <w:spacing w:val="-1"/>
        </w:rPr>
        <w:t xml:space="preserve"> </w:t>
      </w:r>
      <w:r w:rsidRPr="0009514F">
        <w:rPr>
          <w:spacing w:val="-2"/>
        </w:rPr>
        <w:t>Partnership</w:t>
      </w:r>
    </w:p>
    <w:p w14:paraId="72761EE5" w14:textId="4A187CF9" w:rsidR="00D754AD" w:rsidRPr="0009514F" w:rsidRDefault="00D754AD" w:rsidP="00D754AD">
      <w:r w:rsidRPr="0009514F">
        <w:rPr>
          <w:spacing w:val="-4"/>
        </w:rPr>
        <w:t>NIST</w:t>
      </w:r>
      <w:r w:rsidRPr="0009514F">
        <w:tab/>
      </w:r>
      <w:r w:rsidR="000F0837">
        <w:tab/>
      </w:r>
      <w:r w:rsidR="000F0837">
        <w:tab/>
      </w:r>
      <w:r w:rsidRPr="0009514F">
        <w:t>National</w:t>
      </w:r>
      <w:r w:rsidRPr="0009514F">
        <w:rPr>
          <w:spacing w:val="-5"/>
        </w:rPr>
        <w:t xml:space="preserve"> </w:t>
      </w:r>
      <w:r w:rsidRPr="0009514F">
        <w:t>Institute</w:t>
      </w:r>
      <w:r w:rsidRPr="0009514F">
        <w:rPr>
          <w:spacing w:val="-1"/>
        </w:rPr>
        <w:t xml:space="preserve"> </w:t>
      </w:r>
      <w:r w:rsidRPr="0009514F">
        <w:t>of</w:t>
      </w:r>
      <w:r w:rsidRPr="0009514F">
        <w:rPr>
          <w:spacing w:val="-2"/>
        </w:rPr>
        <w:t xml:space="preserve"> </w:t>
      </w:r>
      <w:r w:rsidRPr="0009514F">
        <w:t>Standards</w:t>
      </w:r>
      <w:r w:rsidRPr="0009514F">
        <w:rPr>
          <w:spacing w:val="-1"/>
        </w:rPr>
        <w:t xml:space="preserve"> </w:t>
      </w:r>
      <w:r w:rsidRPr="0009514F">
        <w:t>and</w:t>
      </w:r>
      <w:r w:rsidRPr="0009514F">
        <w:rPr>
          <w:spacing w:val="-2"/>
        </w:rPr>
        <w:t xml:space="preserve"> Technology</w:t>
      </w:r>
    </w:p>
    <w:p w14:paraId="1F5EFEEF" w14:textId="77777777" w:rsidR="000F0837" w:rsidRDefault="00D754AD" w:rsidP="00D754AD">
      <w:r w:rsidRPr="0009514F">
        <w:rPr>
          <w:spacing w:val="-2"/>
        </w:rPr>
        <w:t>OCONUS</w:t>
      </w:r>
      <w:r w:rsidRPr="0009514F">
        <w:tab/>
      </w:r>
      <w:r w:rsidR="000F0837">
        <w:tab/>
      </w:r>
      <w:r w:rsidRPr="0009514F">
        <w:t>Outside</w:t>
      </w:r>
      <w:r w:rsidRPr="0009514F">
        <w:rPr>
          <w:spacing w:val="-6"/>
        </w:rPr>
        <w:t xml:space="preserve"> </w:t>
      </w:r>
      <w:r w:rsidRPr="0009514F">
        <w:t>Continental</w:t>
      </w:r>
      <w:r w:rsidRPr="0009514F">
        <w:rPr>
          <w:spacing w:val="-6"/>
        </w:rPr>
        <w:t xml:space="preserve"> </w:t>
      </w:r>
      <w:r w:rsidRPr="0009514F">
        <w:t>United</w:t>
      </w:r>
      <w:r w:rsidRPr="0009514F">
        <w:rPr>
          <w:spacing w:val="-6"/>
        </w:rPr>
        <w:t xml:space="preserve"> </w:t>
      </w:r>
      <w:r w:rsidRPr="0009514F">
        <w:t>States</w:t>
      </w:r>
      <w:r w:rsidRPr="0009514F">
        <w:rPr>
          <w:spacing w:val="-6"/>
        </w:rPr>
        <w:t xml:space="preserve"> </w:t>
      </w:r>
      <w:r w:rsidRPr="0009514F">
        <w:t>(includes</w:t>
      </w:r>
      <w:r w:rsidRPr="0009514F">
        <w:rPr>
          <w:spacing w:val="-6"/>
        </w:rPr>
        <w:t xml:space="preserve"> </w:t>
      </w:r>
      <w:r w:rsidRPr="0009514F">
        <w:t>Alaska</w:t>
      </w:r>
      <w:r w:rsidRPr="0009514F">
        <w:rPr>
          <w:spacing w:val="-6"/>
        </w:rPr>
        <w:t xml:space="preserve"> </w:t>
      </w:r>
      <w:r w:rsidRPr="0009514F">
        <w:t>and</w:t>
      </w:r>
      <w:r w:rsidRPr="0009514F">
        <w:rPr>
          <w:spacing w:val="-6"/>
        </w:rPr>
        <w:t xml:space="preserve"> </w:t>
      </w:r>
      <w:r w:rsidRPr="0009514F">
        <w:t xml:space="preserve">Hawaii) </w:t>
      </w:r>
    </w:p>
    <w:p w14:paraId="388C2197" w14:textId="78D84AB0" w:rsidR="00D754AD" w:rsidRPr="0009514F" w:rsidRDefault="00D754AD" w:rsidP="00D754AD">
      <w:r w:rsidRPr="0009514F">
        <w:rPr>
          <w:spacing w:val="-4"/>
        </w:rPr>
        <w:t>ODC</w:t>
      </w:r>
      <w:r w:rsidRPr="0009514F">
        <w:tab/>
      </w:r>
      <w:r w:rsidR="000F0837">
        <w:tab/>
      </w:r>
      <w:r w:rsidR="000F0837">
        <w:tab/>
      </w:r>
      <w:r w:rsidRPr="0009514F">
        <w:t>Other Direct Costs</w:t>
      </w:r>
    </w:p>
    <w:p w14:paraId="72F174FF" w14:textId="1525C712" w:rsidR="00D754AD" w:rsidRPr="0009514F" w:rsidRDefault="00D754AD" w:rsidP="00D754AD">
      <w:r w:rsidRPr="0009514F">
        <w:rPr>
          <w:spacing w:val="-5"/>
        </w:rPr>
        <w:t>OPM</w:t>
      </w:r>
      <w:r w:rsidRPr="0009514F">
        <w:tab/>
      </w:r>
      <w:r w:rsidR="000F0837">
        <w:tab/>
      </w:r>
      <w:r w:rsidR="000F0837">
        <w:tab/>
      </w:r>
      <w:r w:rsidRPr="0009514F">
        <w:t>Office</w:t>
      </w:r>
      <w:r w:rsidRPr="0009514F">
        <w:rPr>
          <w:spacing w:val="-2"/>
        </w:rPr>
        <w:t xml:space="preserve"> </w:t>
      </w:r>
      <w:r w:rsidRPr="0009514F">
        <w:t>of</w:t>
      </w:r>
      <w:r w:rsidRPr="0009514F">
        <w:rPr>
          <w:spacing w:val="-2"/>
        </w:rPr>
        <w:t xml:space="preserve"> </w:t>
      </w:r>
      <w:r w:rsidRPr="0009514F">
        <w:t>Personal</w:t>
      </w:r>
      <w:r w:rsidRPr="0009514F">
        <w:rPr>
          <w:spacing w:val="-1"/>
        </w:rPr>
        <w:t xml:space="preserve"> </w:t>
      </w:r>
      <w:r w:rsidRPr="0009514F">
        <w:rPr>
          <w:spacing w:val="-2"/>
        </w:rPr>
        <w:t>Management</w:t>
      </w:r>
    </w:p>
    <w:p w14:paraId="34223DFE" w14:textId="34152D52" w:rsidR="00D754AD" w:rsidRPr="0009514F" w:rsidRDefault="00D754AD" w:rsidP="00D754AD">
      <w:r w:rsidRPr="0009514F">
        <w:rPr>
          <w:spacing w:val="-5"/>
        </w:rPr>
        <w:t>OSD</w:t>
      </w:r>
      <w:r w:rsidRPr="0009514F">
        <w:tab/>
      </w:r>
      <w:r w:rsidR="000F0837">
        <w:tab/>
      </w:r>
      <w:r w:rsidR="000F0837">
        <w:tab/>
      </w:r>
      <w:r w:rsidRPr="0009514F">
        <w:t>Office</w:t>
      </w:r>
      <w:r w:rsidRPr="0009514F">
        <w:rPr>
          <w:spacing w:val="-1"/>
        </w:rPr>
        <w:t xml:space="preserve"> </w:t>
      </w:r>
      <w:r w:rsidRPr="0009514F">
        <w:t>of</w:t>
      </w:r>
      <w:r w:rsidRPr="0009514F">
        <w:rPr>
          <w:spacing w:val="-2"/>
        </w:rPr>
        <w:t xml:space="preserve"> </w:t>
      </w:r>
      <w:r w:rsidRPr="0009514F">
        <w:t>the</w:t>
      </w:r>
      <w:r w:rsidRPr="0009514F">
        <w:rPr>
          <w:spacing w:val="-1"/>
        </w:rPr>
        <w:t xml:space="preserve"> </w:t>
      </w:r>
      <w:r w:rsidRPr="0009514F">
        <w:t>Secretary</w:t>
      </w:r>
      <w:r w:rsidRPr="0009514F">
        <w:rPr>
          <w:spacing w:val="-2"/>
        </w:rPr>
        <w:t xml:space="preserve"> </w:t>
      </w:r>
      <w:r w:rsidRPr="0009514F">
        <w:t>of</w:t>
      </w:r>
      <w:r w:rsidRPr="0009514F">
        <w:rPr>
          <w:spacing w:val="-1"/>
        </w:rPr>
        <w:t xml:space="preserve"> </w:t>
      </w:r>
      <w:r w:rsidRPr="0009514F">
        <w:rPr>
          <w:spacing w:val="-2"/>
        </w:rPr>
        <w:t>Defense</w:t>
      </w:r>
    </w:p>
    <w:p w14:paraId="20B10DB8" w14:textId="450D83CB" w:rsidR="00D754AD" w:rsidRPr="0009514F" w:rsidRDefault="00D754AD" w:rsidP="00D754AD">
      <w:r w:rsidRPr="0009514F">
        <w:rPr>
          <w:spacing w:val="-2"/>
        </w:rPr>
        <w:t>P-</w:t>
      </w:r>
      <w:r w:rsidRPr="0009514F">
        <w:rPr>
          <w:spacing w:val="-5"/>
        </w:rPr>
        <w:t>ATO</w:t>
      </w:r>
      <w:r w:rsidRPr="0009514F">
        <w:tab/>
      </w:r>
      <w:r w:rsidR="000F0837">
        <w:tab/>
      </w:r>
      <w:r w:rsidR="000F0837">
        <w:tab/>
      </w:r>
      <w:r w:rsidRPr="0009514F">
        <w:t>Personal</w:t>
      </w:r>
      <w:r w:rsidRPr="0009514F">
        <w:rPr>
          <w:spacing w:val="-3"/>
        </w:rPr>
        <w:t xml:space="preserve"> </w:t>
      </w:r>
      <w:r w:rsidRPr="0009514F">
        <w:t>Authorization</w:t>
      </w:r>
      <w:r w:rsidRPr="0009514F">
        <w:rPr>
          <w:spacing w:val="-2"/>
        </w:rPr>
        <w:t xml:space="preserve"> </w:t>
      </w:r>
      <w:r w:rsidRPr="0009514F">
        <w:t>to</w:t>
      </w:r>
      <w:r w:rsidRPr="0009514F">
        <w:rPr>
          <w:spacing w:val="-2"/>
        </w:rPr>
        <w:t xml:space="preserve"> Operate</w:t>
      </w:r>
    </w:p>
    <w:p w14:paraId="43681A85" w14:textId="55D947BD" w:rsidR="00D754AD" w:rsidRPr="0009514F" w:rsidRDefault="00D754AD" w:rsidP="00D754AD">
      <w:r w:rsidRPr="0009514F">
        <w:rPr>
          <w:spacing w:val="-5"/>
        </w:rPr>
        <w:t>P&amp;R</w:t>
      </w:r>
      <w:r w:rsidRPr="0009514F">
        <w:tab/>
      </w:r>
      <w:r w:rsidR="000F0837">
        <w:tab/>
      </w:r>
      <w:r w:rsidR="000F0837">
        <w:tab/>
      </w:r>
      <w:r w:rsidRPr="0009514F">
        <w:t>Personnel</w:t>
      </w:r>
      <w:r w:rsidRPr="0009514F">
        <w:rPr>
          <w:spacing w:val="-1"/>
        </w:rPr>
        <w:t xml:space="preserve"> </w:t>
      </w:r>
      <w:r w:rsidRPr="0009514F">
        <w:t>and</w:t>
      </w:r>
      <w:r w:rsidRPr="0009514F">
        <w:rPr>
          <w:spacing w:val="-1"/>
        </w:rPr>
        <w:t xml:space="preserve"> </w:t>
      </w:r>
      <w:r w:rsidRPr="0009514F">
        <w:rPr>
          <w:spacing w:val="-2"/>
        </w:rPr>
        <w:t>Readiness</w:t>
      </w:r>
    </w:p>
    <w:p w14:paraId="0BCE2F85" w14:textId="619D8448" w:rsidR="00D754AD" w:rsidRPr="0009514F" w:rsidRDefault="00D754AD" w:rsidP="00D754AD">
      <w:r w:rsidRPr="0009514F">
        <w:rPr>
          <w:spacing w:val="-5"/>
        </w:rPr>
        <w:t>PGI</w:t>
      </w:r>
      <w:r w:rsidRPr="0009514F">
        <w:tab/>
      </w:r>
      <w:r w:rsidR="000F0837">
        <w:tab/>
      </w:r>
      <w:r w:rsidR="000F0837">
        <w:tab/>
      </w:r>
      <w:r w:rsidRPr="0009514F">
        <w:t>Procedures,</w:t>
      </w:r>
      <w:r w:rsidRPr="0009514F">
        <w:rPr>
          <w:spacing w:val="-6"/>
        </w:rPr>
        <w:t xml:space="preserve"> </w:t>
      </w:r>
      <w:r w:rsidRPr="0009514F">
        <w:t>Guidance</w:t>
      </w:r>
      <w:r w:rsidRPr="0009514F">
        <w:rPr>
          <w:spacing w:val="-1"/>
        </w:rPr>
        <w:t xml:space="preserve"> </w:t>
      </w:r>
      <w:r w:rsidRPr="0009514F">
        <w:t>and</w:t>
      </w:r>
      <w:r w:rsidRPr="0009514F">
        <w:rPr>
          <w:spacing w:val="-1"/>
        </w:rPr>
        <w:t xml:space="preserve"> </w:t>
      </w:r>
      <w:r w:rsidRPr="0009514F">
        <w:rPr>
          <w:spacing w:val="-2"/>
        </w:rPr>
        <w:t>Information</w:t>
      </w:r>
    </w:p>
    <w:p w14:paraId="0001B492" w14:textId="5FF684FD" w:rsidR="00D754AD" w:rsidRPr="0009514F" w:rsidRDefault="00D754AD" w:rsidP="00D754AD">
      <w:r w:rsidRPr="0009514F">
        <w:rPr>
          <w:spacing w:val="-5"/>
        </w:rPr>
        <w:t>PDT</w:t>
      </w:r>
      <w:r w:rsidRPr="0009514F">
        <w:tab/>
      </w:r>
      <w:r w:rsidR="000F0837">
        <w:tab/>
      </w:r>
      <w:r w:rsidR="000F0837">
        <w:tab/>
      </w:r>
      <w:r w:rsidRPr="0009514F">
        <w:t>Project</w:t>
      </w:r>
      <w:r w:rsidRPr="0009514F">
        <w:rPr>
          <w:spacing w:val="-4"/>
        </w:rPr>
        <w:t xml:space="preserve"> </w:t>
      </w:r>
      <w:r w:rsidRPr="0009514F">
        <w:t>Delivery</w:t>
      </w:r>
      <w:r w:rsidRPr="0009514F">
        <w:rPr>
          <w:spacing w:val="-2"/>
        </w:rPr>
        <w:t xml:space="preserve"> </w:t>
      </w:r>
      <w:r w:rsidRPr="0009514F">
        <w:rPr>
          <w:spacing w:val="-4"/>
        </w:rPr>
        <w:t>Team</w:t>
      </w:r>
    </w:p>
    <w:p w14:paraId="5C7901CE" w14:textId="5BC738D0" w:rsidR="00D754AD" w:rsidRPr="0009514F" w:rsidRDefault="00D754AD" w:rsidP="00D754AD">
      <w:r w:rsidRPr="0009514F">
        <w:rPr>
          <w:spacing w:val="-5"/>
        </w:rPr>
        <w:t>PHI</w:t>
      </w:r>
      <w:r w:rsidRPr="0009514F">
        <w:tab/>
      </w:r>
      <w:r w:rsidR="000F0837">
        <w:tab/>
      </w:r>
      <w:r w:rsidR="000F0837">
        <w:tab/>
      </w:r>
      <w:r w:rsidRPr="0009514F">
        <w:t>Protected</w:t>
      </w:r>
      <w:r w:rsidRPr="0009514F">
        <w:rPr>
          <w:spacing w:val="-4"/>
        </w:rPr>
        <w:t xml:space="preserve"> </w:t>
      </w:r>
      <w:r w:rsidRPr="0009514F">
        <w:t>Health</w:t>
      </w:r>
      <w:r w:rsidRPr="0009514F">
        <w:rPr>
          <w:spacing w:val="-3"/>
        </w:rPr>
        <w:t xml:space="preserve"> </w:t>
      </w:r>
      <w:r w:rsidRPr="0009514F">
        <w:rPr>
          <w:spacing w:val="-2"/>
        </w:rPr>
        <w:t>Information</w:t>
      </w:r>
    </w:p>
    <w:p w14:paraId="29472197" w14:textId="72BCDA7F" w:rsidR="00D754AD" w:rsidRPr="0009514F" w:rsidRDefault="00D754AD" w:rsidP="00D754AD">
      <w:r w:rsidRPr="0009514F">
        <w:rPr>
          <w:spacing w:val="-5"/>
        </w:rPr>
        <w:t>PII</w:t>
      </w:r>
      <w:r w:rsidRPr="0009514F">
        <w:tab/>
      </w:r>
      <w:r w:rsidR="000F0837">
        <w:tab/>
      </w:r>
      <w:r w:rsidR="000F0837">
        <w:tab/>
      </w:r>
      <w:r w:rsidRPr="0009514F">
        <w:t>Personally</w:t>
      </w:r>
      <w:r w:rsidRPr="0009514F">
        <w:rPr>
          <w:spacing w:val="-5"/>
        </w:rPr>
        <w:t xml:space="preserve"> </w:t>
      </w:r>
      <w:r w:rsidRPr="0009514F">
        <w:t>Identifiable</w:t>
      </w:r>
      <w:r w:rsidRPr="0009514F">
        <w:rPr>
          <w:spacing w:val="-3"/>
        </w:rPr>
        <w:t xml:space="preserve"> </w:t>
      </w:r>
      <w:r w:rsidRPr="0009514F">
        <w:rPr>
          <w:spacing w:val="-2"/>
        </w:rPr>
        <w:t>Information</w:t>
      </w:r>
    </w:p>
    <w:p w14:paraId="28E078D2" w14:textId="5D06D14E" w:rsidR="00D754AD" w:rsidRPr="0009514F" w:rsidRDefault="00D754AD" w:rsidP="00D754AD">
      <w:r w:rsidRPr="0009514F">
        <w:rPr>
          <w:spacing w:val="-5"/>
        </w:rPr>
        <w:t>PIT</w:t>
      </w:r>
      <w:r w:rsidRPr="0009514F">
        <w:tab/>
      </w:r>
      <w:r w:rsidR="000F0837">
        <w:tab/>
      </w:r>
      <w:r w:rsidR="000F0837">
        <w:tab/>
      </w:r>
      <w:r w:rsidRPr="0009514F">
        <w:t>Platform</w:t>
      </w:r>
      <w:r w:rsidRPr="0009514F">
        <w:rPr>
          <w:spacing w:val="-4"/>
        </w:rPr>
        <w:t xml:space="preserve"> </w:t>
      </w:r>
      <w:r w:rsidRPr="0009514F">
        <w:t>Information</w:t>
      </w:r>
      <w:r w:rsidRPr="0009514F">
        <w:rPr>
          <w:spacing w:val="-2"/>
        </w:rPr>
        <w:t xml:space="preserve"> Technology</w:t>
      </w:r>
    </w:p>
    <w:p w14:paraId="4687D765" w14:textId="1951A8D3" w:rsidR="00D754AD" w:rsidRPr="0009514F" w:rsidRDefault="00D754AD" w:rsidP="00D754AD">
      <w:r w:rsidRPr="0009514F">
        <w:rPr>
          <w:spacing w:val="-5"/>
        </w:rPr>
        <w:t>PK</w:t>
      </w:r>
      <w:r w:rsidRPr="0009514F">
        <w:tab/>
      </w:r>
      <w:r w:rsidR="000F0837">
        <w:tab/>
      </w:r>
      <w:r w:rsidR="000F0837">
        <w:tab/>
      </w:r>
      <w:r w:rsidRPr="0009514F">
        <w:t>Public</w:t>
      </w:r>
      <w:r w:rsidRPr="0009514F">
        <w:rPr>
          <w:spacing w:val="-3"/>
        </w:rPr>
        <w:t xml:space="preserve"> </w:t>
      </w:r>
      <w:r w:rsidRPr="0009514F">
        <w:rPr>
          <w:spacing w:val="-5"/>
        </w:rPr>
        <w:t>Key</w:t>
      </w:r>
    </w:p>
    <w:p w14:paraId="645F25FD" w14:textId="116B0AEE" w:rsidR="00D754AD" w:rsidRPr="0009514F" w:rsidRDefault="00D754AD" w:rsidP="00D754AD">
      <w:r w:rsidRPr="0009514F">
        <w:rPr>
          <w:spacing w:val="-5"/>
        </w:rPr>
        <w:t>PKI</w:t>
      </w:r>
      <w:r w:rsidRPr="0009514F">
        <w:tab/>
      </w:r>
      <w:r w:rsidR="000F0837">
        <w:tab/>
      </w:r>
      <w:r w:rsidR="000F0837">
        <w:tab/>
      </w:r>
      <w:r w:rsidRPr="0009514F">
        <w:t>Public</w:t>
      </w:r>
      <w:r w:rsidRPr="0009514F">
        <w:rPr>
          <w:spacing w:val="-3"/>
        </w:rPr>
        <w:t xml:space="preserve"> </w:t>
      </w:r>
      <w:r w:rsidRPr="0009514F">
        <w:t>Key</w:t>
      </w:r>
      <w:r w:rsidRPr="0009514F">
        <w:rPr>
          <w:spacing w:val="-1"/>
        </w:rPr>
        <w:t xml:space="preserve"> </w:t>
      </w:r>
      <w:r w:rsidRPr="0009514F">
        <w:rPr>
          <w:spacing w:val="-2"/>
        </w:rPr>
        <w:t>Infrastructure</w:t>
      </w:r>
    </w:p>
    <w:p w14:paraId="3141551F" w14:textId="528F02C8" w:rsidR="00D754AD" w:rsidRPr="0009514F" w:rsidRDefault="00D754AD" w:rsidP="00D754AD">
      <w:r w:rsidRPr="0009514F">
        <w:rPr>
          <w:spacing w:val="-2"/>
        </w:rPr>
        <w:t>POA&amp;M</w:t>
      </w:r>
      <w:r w:rsidRPr="0009514F">
        <w:tab/>
      </w:r>
      <w:r w:rsidR="000F0837">
        <w:tab/>
      </w:r>
      <w:r w:rsidRPr="0009514F">
        <w:t>Plan</w:t>
      </w:r>
      <w:r w:rsidRPr="0009514F">
        <w:rPr>
          <w:spacing w:val="-1"/>
        </w:rPr>
        <w:t xml:space="preserve"> </w:t>
      </w:r>
      <w:r w:rsidRPr="0009514F">
        <w:t>of</w:t>
      </w:r>
      <w:r w:rsidRPr="0009514F">
        <w:rPr>
          <w:spacing w:val="-1"/>
        </w:rPr>
        <w:t xml:space="preserve"> </w:t>
      </w:r>
      <w:r w:rsidRPr="0009514F">
        <w:t>Action</w:t>
      </w:r>
      <w:r w:rsidRPr="0009514F">
        <w:rPr>
          <w:spacing w:val="-1"/>
        </w:rPr>
        <w:t xml:space="preserve"> </w:t>
      </w:r>
      <w:r w:rsidRPr="0009514F">
        <w:t>and</w:t>
      </w:r>
      <w:r w:rsidRPr="0009514F">
        <w:rPr>
          <w:spacing w:val="-1"/>
        </w:rPr>
        <w:t xml:space="preserve"> </w:t>
      </w:r>
      <w:r w:rsidRPr="0009514F">
        <w:rPr>
          <w:spacing w:val="-2"/>
        </w:rPr>
        <w:t>Milestones</w:t>
      </w:r>
    </w:p>
    <w:p w14:paraId="326B438E" w14:textId="3D936828" w:rsidR="00D754AD" w:rsidRPr="0009514F" w:rsidRDefault="00D754AD" w:rsidP="00D754AD">
      <w:r w:rsidRPr="0009514F">
        <w:rPr>
          <w:spacing w:val="-5"/>
        </w:rPr>
        <w:t>POC</w:t>
      </w:r>
      <w:r w:rsidRPr="0009514F">
        <w:tab/>
      </w:r>
      <w:r w:rsidR="000F0837">
        <w:tab/>
      </w:r>
      <w:r w:rsidR="000F0837">
        <w:tab/>
      </w:r>
      <w:r w:rsidRPr="0009514F">
        <w:t>Point</w:t>
      </w:r>
      <w:r w:rsidRPr="0009514F">
        <w:rPr>
          <w:spacing w:val="-1"/>
        </w:rPr>
        <w:t xml:space="preserve"> </w:t>
      </w:r>
      <w:r w:rsidRPr="0009514F">
        <w:t xml:space="preserve">of </w:t>
      </w:r>
      <w:r w:rsidRPr="0009514F">
        <w:rPr>
          <w:spacing w:val="-2"/>
        </w:rPr>
        <w:t>Contact</w:t>
      </w:r>
    </w:p>
    <w:p w14:paraId="580B6864" w14:textId="01ECC9A9" w:rsidR="00D754AD" w:rsidRPr="0009514F" w:rsidRDefault="00D754AD" w:rsidP="00D754AD">
      <w:r w:rsidRPr="0009514F">
        <w:rPr>
          <w:spacing w:val="-5"/>
        </w:rPr>
        <w:t>PMO</w:t>
      </w:r>
      <w:r w:rsidRPr="0009514F">
        <w:tab/>
      </w:r>
      <w:r w:rsidR="000F0837">
        <w:tab/>
      </w:r>
      <w:r w:rsidR="000F0837">
        <w:tab/>
      </w:r>
      <w:r w:rsidRPr="0009514F">
        <w:t>Program</w:t>
      </w:r>
      <w:r w:rsidRPr="0009514F">
        <w:rPr>
          <w:spacing w:val="-3"/>
        </w:rPr>
        <w:t xml:space="preserve"> </w:t>
      </w:r>
      <w:r w:rsidRPr="0009514F">
        <w:t>Management</w:t>
      </w:r>
      <w:r w:rsidRPr="0009514F">
        <w:rPr>
          <w:spacing w:val="-2"/>
        </w:rPr>
        <w:t xml:space="preserve"> Office</w:t>
      </w:r>
    </w:p>
    <w:p w14:paraId="48B09AF2" w14:textId="68818C8D" w:rsidR="00D754AD" w:rsidRPr="0009514F" w:rsidRDefault="00D754AD" w:rsidP="00D754AD">
      <w:proofErr w:type="spellStart"/>
      <w:r w:rsidRPr="0009514F">
        <w:rPr>
          <w:spacing w:val="-5"/>
        </w:rPr>
        <w:t>PoP</w:t>
      </w:r>
      <w:proofErr w:type="spellEnd"/>
      <w:r w:rsidRPr="0009514F">
        <w:tab/>
      </w:r>
      <w:r w:rsidR="000F0837">
        <w:tab/>
      </w:r>
      <w:r w:rsidR="000F0837">
        <w:tab/>
      </w:r>
      <w:r w:rsidRPr="0009514F">
        <w:t>Period</w:t>
      </w:r>
      <w:r w:rsidRPr="0009514F">
        <w:rPr>
          <w:spacing w:val="-1"/>
        </w:rPr>
        <w:t xml:space="preserve"> </w:t>
      </w:r>
      <w:r w:rsidRPr="0009514F">
        <w:t xml:space="preserve">of </w:t>
      </w:r>
      <w:r w:rsidRPr="0009514F">
        <w:rPr>
          <w:spacing w:val="-2"/>
        </w:rPr>
        <w:t>Performance</w:t>
      </w:r>
    </w:p>
    <w:p w14:paraId="3A350EDB" w14:textId="2D98CEFA" w:rsidR="00D754AD" w:rsidRPr="0009514F" w:rsidRDefault="00D754AD" w:rsidP="00D754AD">
      <w:r w:rsidRPr="0009514F">
        <w:rPr>
          <w:spacing w:val="-5"/>
        </w:rPr>
        <w:t>PP</w:t>
      </w:r>
      <w:r w:rsidRPr="0009514F">
        <w:tab/>
      </w:r>
      <w:r w:rsidR="000F0837">
        <w:tab/>
      </w:r>
      <w:r w:rsidR="000F0837">
        <w:tab/>
      </w:r>
      <w:r w:rsidRPr="0009514F">
        <w:t>Personal</w:t>
      </w:r>
      <w:r w:rsidRPr="0009514F">
        <w:rPr>
          <w:spacing w:val="-1"/>
        </w:rPr>
        <w:t xml:space="preserve"> </w:t>
      </w:r>
      <w:r w:rsidRPr="0009514F">
        <w:rPr>
          <w:spacing w:val="-2"/>
        </w:rPr>
        <w:t>Property</w:t>
      </w:r>
    </w:p>
    <w:p w14:paraId="2087B257" w14:textId="42DE78C2" w:rsidR="00D754AD" w:rsidRPr="0009514F" w:rsidRDefault="00D754AD" w:rsidP="00D754AD">
      <w:r w:rsidRPr="0009514F">
        <w:rPr>
          <w:spacing w:val="-4"/>
        </w:rPr>
        <w:t>PPSM</w:t>
      </w:r>
      <w:r w:rsidRPr="0009514F">
        <w:tab/>
      </w:r>
      <w:r w:rsidR="000F0837">
        <w:tab/>
      </w:r>
      <w:r w:rsidR="000F0837">
        <w:tab/>
      </w:r>
      <w:r w:rsidRPr="0009514F">
        <w:t>Ports,</w:t>
      </w:r>
      <w:r w:rsidRPr="0009514F">
        <w:rPr>
          <w:spacing w:val="-4"/>
        </w:rPr>
        <w:t xml:space="preserve"> </w:t>
      </w:r>
      <w:r w:rsidRPr="0009514F">
        <w:t>Protocols,</w:t>
      </w:r>
      <w:r w:rsidRPr="0009514F">
        <w:rPr>
          <w:spacing w:val="-2"/>
        </w:rPr>
        <w:t xml:space="preserve"> </w:t>
      </w:r>
      <w:r w:rsidRPr="0009514F">
        <w:t>and</w:t>
      </w:r>
      <w:r w:rsidRPr="0009514F">
        <w:rPr>
          <w:spacing w:val="-1"/>
        </w:rPr>
        <w:t xml:space="preserve"> </w:t>
      </w:r>
      <w:r w:rsidRPr="0009514F">
        <w:t>Services</w:t>
      </w:r>
      <w:r w:rsidRPr="0009514F">
        <w:rPr>
          <w:spacing w:val="-2"/>
        </w:rPr>
        <w:t xml:space="preserve"> Management</w:t>
      </w:r>
    </w:p>
    <w:p w14:paraId="10D171B9" w14:textId="77FC3BFA" w:rsidR="00D754AD" w:rsidRPr="0009514F" w:rsidRDefault="00D754AD" w:rsidP="00D754AD">
      <w:r w:rsidRPr="0009514F">
        <w:rPr>
          <w:spacing w:val="-5"/>
        </w:rPr>
        <w:t>PRS</w:t>
      </w:r>
      <w:r w:rsidRPr="0009514F">
        <w:tab/>
      </w:r>
      <w:r w:rsidR="000F0837">
        <w:tab/>
      </w:r>
      <w:r w:rsidR="000F0837">
        <w:tab/>
      </w:r>
      <w:r w:rsidRPr="0009514F">
        <w:t>Performance</w:t>
      </w:r>
      <w:r w:rsidRPr="0009514F">
        <w:rPr>
          <w:spacing w:val="-6"/>
        </w:rPr>
        <w:t xml:space="preserve"> </w:t>
      </w:r>
      <w:r w:rsidRPr="0009514F">
        <w:t>Requirements</w:t>
      </w:r>
      <w:r w:rsidRPr="0009514F">
        <w:rPr>
          <w:spacing w:val="-3"/>
        </w:rPr>
        <w:t xml:space="preserve"> </w:t>
      </w:r>
      <w:r w:rsidRPr="0009514F">
        <w:rPr>
          <w:spacing w:val="-2"/>
        </w:rPr>
        <w:t>Summary</w:t>
      </w:r>
    </w:p>
    <w:p w14:paraId="4E048FF0" w14:textId="69C35BA7" w:rsidR="00D754AD" w:rsidRPr="0009514F" w:rsidRDefault="00D754AD" w:rsidP="00D754AD">
      <w:r w:rsidRPr="0009514F">
        <w:rPr>
          <w:spacing w:val="-5"/>
        </w:rPr>
        <w:t>PSP</w:t>
      </w:r>
      <w:r w:rsidRPr="0009514F">
        <w:tab/>
      </w:r>
      <w:r w:rsidR="000F0837">
        <w:tab/>
      </w:r>
      <w:r w:rsidR="000F0837">
        <w:tab/>
      </w:r>
      <w:r w:rsidRPr="0009514F">
        <w:t>Personnel</w:t>
      </w:r>
      <w:r w:rsidRPr="0009514F">
        <w:rPr>
          <w:spacing w:val="-4"/>
        </w:rPr>
        <w:t xml:space="preserve"> </w:t>
      </w:r>
      <w:r w:rsidRPr="0009514F">
        <w:t>Security</w:t>
      </w:r>
      <w:r w:rsidRPr="0009514F">
        <w:rPr>
          <w:spacing w:val="-2"/>
        </w:rPr>
        <w:t xml:space="preserve"> Program</w:t>
      </w:r>
    </w:p>
    <w:p w14:paraId="2012B9D7" w14:textId="41F3318B" w:rsidR="00D754AD" w:rsidRPr="0009514F" w:rsidRDefault="00D754AD" w:rsidP="00D754AD">
      <w:r w:rsidRPr="0009514F">
        <w:rPr>
          <w:spacing w:val="-5"/>
        </w:rPr>
        <w:t>PWS</w:t>
      </w:r>
      <w:r w:rsidRPr="0009514F">
        <w:tab/>
      </w:r>
      <w:r w:rsidR="000F0837">
        <w:tab/>
      </w:r>
      <w:r w:rsidR="000F0837">
        <w:tab/>
      </w:r>
      <w:r w:rsidRPr="0009514F">
        <w:t>Performance</w:t>
      </w:r>
      <w:r w:rsidRPr="0009514F">
        <w:rPr>
          <w:spacing w:val="-4"/>
        </w:rPr>
        <w:t xml:space="preserve"> </w:t>
      </w:r>
      <w:r w:rsidRPr="0009514F">
        <w:t>Work</w:t>
      </w:r>
      <w:r w:rsidRPr="0009514F">
        <w:rPr>
          <w:spacing w:val="-1"/>
        </w:rPr>
        <w:t xml:space="preserve"> </w:t>
      </w:r>
      <w:r w:rsidRPr="0009514F">
        <w:rPr>
          <w:spacing w:val="-2"/>
        </w:rPr>
        <w:t>Statement</w:t>
      </w:r>
    </w:p>
    <w:p w14:paraId="097023CF" w14:textId="070884D8" w:rsidR="00D754AD" w:rsidRPr="0009514F" w:rsidRDefault="00D754AD" w:rsidP="00D754AD">
      <w:r w:rsidRPr="0009514F">
        <w:rPr>
          <w:spacing w:val="-5"/>
        </w:rPr>
        <w:t>QA</w:t>
      </w:r>
      <w:r w:rsidRPr="0009514F">
        <w:tab/>
      </w:r>
      <w:r w:rsidR="000F0837">
        <w:tab/>
      </w:r>
      <w:r w:rsidR="000F0837">
        <w:tab/>
      </w:r>
      <w:r w:rsidRPr="0009514F">
        <w:t>Quality</w:t>
      </w:r>
      <w:r w:rsidRPr="0009514F">
        <w:rPr>
          <w:spacing w:val="-1"/>
        </w:rPr>
        <w:t xml:space="preserve"> </w:t>
      </w:r>
      <w:r w:rsidRPr="0009514F">
        <w:rPr>
          <w:spacing w:val="-2"/>
        </w:rPr>
        <w:t>Assurance</w:t>
      </w:r>
    </w:p>
    <w:p w14:paraId="2E1A603E" w14:textId="6CDCF95B" w:rsidR="00D754AD" w:rsidRPr="0009514F" w:rsidRDefault="00D754AD" w:rsidP="00D754AD">
      <w:r w:rsidRPr="0009514F">
        <w:rPr>
          <w:spacing w:val="-5"/>
        </w:rPr>
        <w:t>QAP</w:t>
      </w:r>
      <w:r w:rsidRPr="0009514F">
        <w:tab/>
      </w:r>
      <w:r w:rsidR="000F0837">
        <w:tab/>
      </w:r>
      <w:r w:rsidR="000F0837">
        <w:tab/>
      </w:r>
      <w:r w:rsidRPr="0009514F">
        <w:t>Quality</w:t>
      </w:r>
      <w:r w:rsidRPr="0009514F">
        <w:rPr>
          <w:spacing w:val="-5"/>
        </w:rPr>
        <w:t xml:space="preserve"> </w:t>
      </w:r>
      <w:r w:rsidRPr="0009514F">
        <w:t>Assurance</w:t>
      </w:r>
      <w:r w:rsidRPr="0009514F">
        <w:rPr>
          <w:spacing w:val="-1"/>
        </w:rPr>
        <w:t xml:space="preserve"> </w:t>
      </w:r>
      <w:r w:rsidRPr="0009514F">
        <w:rPr>
          <w:spacing w:val="-2"/>
        </w:rPr>
        <w:t>Program</w:t>
      </w:r>
    </w:p>
    <w:p w14:paraId="44EAEC29" w14:textId="7456FC4F" w:rsidR="00D754AD" w:rsidRPr="0009514F" w:rsidRDefault="00D754AD" w:rsidP="00D754AD">
      <w:r w:rsidRPr="0009514F">
        <w:rPr>
          <w:spacing w:val="-4"/>
        </w:rPr>
        <w:t>QASP</w:t>
      </w:r>
      <w:r w:rsidRPr="0009514F">
        <w:tab/>
      </w:r>
      <w:r w:rsidR="000F0837">
        <w:tab/>
      </w:r>
      <w:r w:rsidR="000F0837">
        <w:tab/>
      </w:r>
      <w:r w:rsidRPr="0009514F">
        <w:t>Quality</w:t>
      </w:r>
      <w:r w:rsidRPr="0009514F">
        <w:rPr>
          <w:spacing w:val="-6"/>
        </w:rPr>
        <w:t xml:space="preserve"> </w:t>
      </w:r>
      <w:r w:rsidRPr="0009514F">
        <w:t>Assurance</w:t>
      </w:r>
      <w:r w:rsidRPr="0009514F">
        <w:rPr>
          <w:spacing w:val="-2"/>
        </w:rPr>
        <w:t xml:space="preserve"> </w:t>
      </w:r>
      <w:r w:rsidRPr="0009514F">
        <w:t>Surveillance</w:t>
      </w:r>
      <w:r w:rsidRPr="0009514F">
        <w:rPr>
          <w:spacing w:val="-2"/>
        </w:rPr>
        <w:t xml:space="preserve"> </w:t>
      </w:r>
      <w:r w:rsidRPr="0009514F">
        <w:rPr>
          <w:spacing w:val="-4"/>
        </w:rPr>
        <w:t>Plan</w:t>
      </w:r>
    </w:p>
    <w:p w14:paraId="0372BF3C" w14:textId="481A6466" w:rsidR="00D754AD" w:rsidRPr="0009514F" w:rsidRDefault="00D754AD" w:rsidP="00D754AD">
      <w:r w:rsidRPr="0009514F">
        <w:rPr>
          <w:spacing w:val="-5"/>
        </w:rPr>
        <w:t>QC</w:t>
      </w:r>
      <w:r w:rsidRPr="0009514F">
        <w:tab/>
      </w:r>
      <w:r w:rsidR="000F0837">
        <w:tab/>
      </w:r>
      <w:r w:rsidR="000F0837">
        <w:tab/>
      </w:r>
      <w:r w:rsidRPr="0009514F">
        <w:t>Quality</w:t>
      </w:r>
      <w:r w:rsidRPr="0009514F">
        <w:rPr>
          <w:spacing w:val="-1"/>
        </w:rPr>
        <w:t xml:space="preserve"> </w:t>
      </w:r>
      <w:r w:rsidRPr="0009514F">
        <w:rPr>
          <w:spacing w:val="-2"/>
        </w:rPr>
        <w:t>Control</w:t>
      </w:r>
    </w:p>
    <w:p w14:paraId="641F0835" w14:textId="378A8714" w:rsidR="00D754AD" w:rsidRPr="0009514F" w:rsidRDefault="00D754AD" w:rsidP="00D754AD">
      <w:r w:rsidRPr="0009514F">
        <w:rPr>
          <w:spacing w:val="-5"/>
        </w:rPr>
        <w:t>QCP</w:t>
      </w:r>
      <w:r w:rsidRPr="0009514F">
        <w:tab/>
      </w:r>
      <w:r w:rsidR="000F0837">
        <w:tab/>
      </w:r>
      <w:r w:rsidR="000F0837">
        <w:tab/>
      </w:r>
      <w:r w:rsidRPr="0009514F">
        <w:t>Quality</w:t>
      </w:r>
      <w:r w:rsidRPr="0009514F">
        <w:rPr>
          <w:spacing w:val="-4"/>
        </w:rPr>
        <w:t xml:space="preserve"> </w:t>
      </w:r>
      <w:r w:rsidRPr="0009514F">
        <w:t>Control</w:t>
      </w:r>
      <w:r w:rsidRPr="0009514F">
        <w:rPr>
          <w:spacing w:val="-2"/>
        </w:rPr>
        <w:t xml:space="preserve"> </w:t>
      </w:r>
      <w:r w:rsidRPr="0009514F">
        <w:rPr>
          <w:spacing w:val="-4"/>
        </w:rPr>
        <w:t>Plan</w:t>
      </w:r>
    </w:p>
    <w:p w14:paraId="158AC7ED" w14:textId="586CE4ED" w:rsidR="00D754AD" w:rsidRPr="0009514F" w:rsidRDefault="00D754AD" w:rsidP="00D754AD">
      <w:r w:rsidRPr="0009514F">
        <w:rPr>
          <w:spacing w:val="-5"/>
        </w:rPr>
        <w:t>RFP</w:t>
      </w:r>
      <w:r w:rsidRPr="0009514F">
        <w:tab/>
      </w:r>
      <w:r w:rsidR="000F0837">
        <w:tab/>
      </w:r>
      <w:r w:rsidR="000F0837">
        <w:tab/>
      </w:r>
      <w:r w:rsidRPr="0009514F">
        <w:t>Request</w:t>
      </w:r>
      <w:r w:rsidRPr="0009514F">
        <w:rPr>
          <w:spacing w:val="-3"/>
        </w:rPr>
        <w:t xml:space="preserve"> </w:t>
      </w:r>
      <w:r w:rsidRPr="0009514F">
        <w:t>for</w:t>
      </w:r>
      <w:r w:rsidRPr="0009514F">
        <w:rPr>
          <w:spacing w:val="-1"/>
        </w:rPr>
        <w:t xml:space="preserve"> </w:t>
      </w:r>
      <w:r w:rsidRPr="0009514F">
        <w:rPr>
          <w:spacing w:val="-2"/>
        </w:rPr>
        <w:t>Proposal</w:t>
      </w:r>
    </w:p>
    <w:p w14:paraId="08248D71" w14:textId="6497500E" w:rsidR="00D754AD" w:rsidRPr="0009514F" w:rsidRDefault="00D754AD" w:rsidP="00D754AD">
      <w:r w:rsidRPr="0009514F">
        <w:rPr>
          <w:spacing w:val="-5"/>
        </w:rPr>
        <w:t>RFQ</w:t>
      </w:r>
      <w:r w:rsidRPr="0009514F">
        <w:tab/>
      </w:r>
      <w:r w:rsidR="000F0837">
        <w:tab/>
      </w:r>
      <w:r w:rsidR="000F0837">
        <w:tab/>
      </w:r>
      <w:r w:rsidRPr="0009514F">
        <w:t>Request</w:t>
      </w:r>
      <w:r w:rsidRPr="0009514F">
        <w:rPr>
          <w:spacing w:val="-3"/>
        </w:rPr>
        <w:t xml:space="preserve"> </w:t>
      </w:r>
      <w:r w:rsidRPr="0009514F">
        <w:t>for</w:t>
      </w:r>
      <w:r w:rsidRPr="0009514F">
        <w:rPr>
          <w:spacing w:val="-1"/>
        </w:rPr>
        <w:t xml:space="preserve"> </w:t>
      </w:r>
      <w:r w:rsidRPr="0009514F">
        <w:rPr>
          <w:spacing w:val="-2"/>
        </w:rPr>
        <w:t>Quotation</w:t>
      </w:r>
    </w:p>
    <w:p w14:paraId="7D52E052" w14:textId="1BE721DF" w:rsidR="00D754AD" w:rsidRPr="0009514F" w:rsidRDefault="00D754AD" w:rsidP="00D754AD">
      <w:r w:rsidRPr="0009514F">
        <w:rPr>
          <w:spacing w:val="-5"/>
        </w:rPr>
        <w:t>RMF</w:t>
      </w:r>
      <w:r w:rsidRPr="0009514F">
        <w:tab/>
      </w:r>
      <w:r w:rsidR="000F0837">
        <w:tab/>
      </w:r>
      <w:r w:rsidR="000F0837">
        <w:tab/>
      </w:r>
      <w:r w:rsidRPr="0009514F">
        <w:t>Risk</w:t>
      </w:r>
      <w:r w:rsidRPr="0009514F">
        <w:rPr>
          <w:spacing w:val="-2"/>
        </w:rPr>
        <w:t xml:space="preserve"> </w:t>
      </w:r>
      <w:r w:rsidRPr="0009514F">
        <w:t>Management</w:t>
      </w:r>
      <w:r w:rsidRPr="0009514F">
        <w:rPr>
          <w:spacing w:val="-2"/>
        </w:rPr>
        <w:t xml:space="preserve"> Framework</w:t>
      </w:r>
    </w:p>
    <w:p w14:paraId="6F74936F" w14:textId="02CAA6CE" w:rsidR="00D754AD" w:rsidRPr="0009514F" w:rsidRDefault="00D754AD" w:rsidP="00D754AD">
      <w:r w:rsidRPr="0009514F">
        <w:rPr>
          <w:spacing w:val="-5"/>
        </w:rPr>
        <w:t>SP</w:t>
      </w:r>
      <w:r w:rsidRPr="0009514F">
        <w:tab/>
      </w:r>
      <w:r w:rsidR="000F0837">
        <w:tab/>
      </w:r>
      <w:r w:rsidR="000F0837">
        <w:tab/>
      </w:r>
      <w:r w:rsidRPr="0009514F">
        <w:t>Special</w:t>
      </w:r>
      <w:r w:rsidRPr="0009514F">
        <w:rPr>
          <w:spacing w:val="-1"/>
        </w:rPr>
        <w:t xml:space="preserve"> </w:t>
      </w:r>
      <w:r w:rsidRPr="0009514F">
        <w:rPr>
          <w:spacing w:val="-2"/>
        </w:rPr>
        <w:t>Publication</w:t>
      </w:r>
    </w:p>
    <w:p w14:paraId="66490E05" w14:textId="17B68096" w:rsidR="00D754AD" w:rsidRPr="0009514F" w:rsidRDefault="00D754AD" w:rsidP="00D754AD">
      <w:r w:rsidRPr="0009514F">
        <w:rPr>
          <w:spacing w:val="-4"/>
        </w:rPr>
        <w:t>SPRS</w:t>
      </w:r>
      <w:r w:rsidRPr="0009514F">
        <w:tab/>
      </w:r>
      <w:r w:rsidR="000F0837">
        <w:tab/>
      </w:r>
      <w:r w:rsidR="000F0837">
        <w:tab/>
      </w:r>
      <w:r w:rsidRPr="0009514F">
        <w:t>Supplier</w:t>
      </w:r>
      <w:r w:rsidRPr="0009514F">
        <w:rPr>
          <w:spacing w:val="-5"/>
        </w:rPr>
        <w:t xml:space="preserve"> </w:t>
      </w:r>
      <w:r w:rsidRPr="0009514F">
        <w:t>Performance</w:t>
      </w:r>
      <w:r w:rsidRPr="0009514F">
        <w:rPr>
          <w:spacing w:val="-3"/>
        </w:rPr>
        <w:t xml:space="preserve"> </w:t>
      </w:r>
      <w:r w:rsidRPr="0009514F">
        <w:t>Risk</w:t>
      </w:r>
      <w:r w:rsidRPr="0009514F">
        <w:rPr>
          <w:spacing w:val="-3"/>
        </w:rPr>
        <w:t xml:space="preserve"> </w:t>
      </w:r>
      <w:r w:rsidRPr="0009514F">
        <w:rPr>
          <w:spacing w:val="-2"/>
        </w:rPr>
        <w:t>System</w:t>
      </w:r>
    </w:p>
    <w:p w14:paraId="1BABCA08" w14:textId="0CD0597B" w:rsidR="00D754AD" w:rsidRPr="0009514F" w:rsidRDefault="00D754AD" w:rsidP="00D754AD">
      <w:r w:rsidRPr="0009514F">
        <w:rPr>
          <w:spacing w:val="-5"/>
        </w:rPr>
        <w:t>SRM</w:t>
      </w:r>
      <w:r w:rsidRPr="0009514F">
        <w:tab/>
      </w:r>
      <w:r w:rsidR="000F0837">
        <w:tab/>
      </w:r>
      <w:r w:rsidR="000F0837">
        <w:tab/>
      </w:r>
      <w:r w:rsidRPr="0009514F">
        <w:t>Sustainment,</w:t>
      </w:r>
      <w:r w:rsidRPr="0009514F">
        <w:rPr>
          <w:spacing w:val="-5"/>
        </w:rPr>
        <w:t xml:space="preserve"> </w:t>
      </w:r>
      <w:r w:rsidRPr="0009514F">
        <w:t>Restoration</w:t>
      </w:r>
      <w:r w:rsidRPr="0009514F">
        <w:rPr>
          <w:spacing w:val="-3"/>
        </w:rPr>
        <w:t xml:space="preserve"> </w:t>
      </w:r>
      <w:r w:rsidRPr="0009514F">
        <w:t>and</w:t>
      </w:r>
      <w:r w:rsidRPr="0009514F">
        <w:rPr>
          <w:spacing w:val="-2"/>
        </w:rPr>
        <w:t xml:space="preserve"> Modernization</w:t>
      </w:r>
    </w:p>
    <w:p w14:paraId="2872642F" w14:textId="5E937C3A" w:rsidR="00D754AD" w:rsidRPr="0009514F" w:rsidRDefault="00D754AD" w:rsidP="00D754AD">
      <w:r w:rsidRPr="0009514F">
        <w:rPr>
          <w:spacing w:val="-5"/>
        </w:rPr>
        <w:t>SRG</w:t>
      </w:r>
      <w:r w:rsidRPr="0009514F">
        <w:tab/>
      </w:r>
      <w:r w:rsidR="000F0837">
        <w:tab/>
      </w:r>
      <w:r w:rsidR="000F0837">
        <w:tab/>
      </w:r>
      <w:r w:rsidRPr="0009514F">
        <w:t>Security</w:t>
      </w:r>
      <w:r w:rsidRPr="0009514F">
        <w:rPr>
          <w:spacing w:val="-5"/>
        </w:rPr>
        <w:t xml:space="preserve"> </w:t>
      </w:r>
      <w:r w:rsidRPr="0009514F">
        <w:t>Requirements</w:t>
      </w:r>
      <w:r w:rsidRPr="0009514F">
        <w:rPr>
          <w:spacing w:val="-2"/>
        </w:rPr>
        <w:t xml:space="preserve"> Guides</w:t>
      </w:r>
    </w:p>
    <w:p w14:paraId="477A194B" w14:textId="4E5B48DB" w:rsidR="00D754AD" w:rsidRPr="0009514F" w:rsidRDefault="00D754AD" w:rsidP="00D754AD">
      <w:r w:rsidRPr="0009514F">
        <w:rPr>
          <w:spacing w:val="-4"/>
        </w:rPr>
        <w:t>STIG</w:t>
      </w:r>
      <w:r w:rsidRPr="0009514F">
        <w:tab/>
      </w:r>
      <w:r w:rsidR="000F0837">
        <w:tab/>
      </w:r>
      <w:r w:rsidR="000F0837">
        <w:tab/>
      </w:r>
      <w:r w:rsidRPr="0009514F">
        <w:t>Security</w:t>
      </w:r>
      <w:r w:rsidRPr="0009514F">
        <w:rPr>
          <w:spacing w:val="-5"/>
        </w:rPr>
        <w:t xml:space="preserve"> </w:t>
      </w:r>
      <w:r w:rsidRPr="0009514F">
        <w:t>Technical</w:t>
      </w:r>
      <w:r w:rsidRPr="0009514F">
        <w:rPr>
          <w:spacing w:val="-4"/>
        </w:rPr>
        <w:t xml:space="preserve"> </w:t>
      </w:r>
      <w:r w:rsidRPr="0009514F">
        <w:t>Implementation</w:t>
      </w:r>
      <w:r w:rsidRPr="0009514F">
        <w:rPr>
          <w:spacing w:val="-2"/>
        </w:rPr>
        <w:t xml:space="preserve"> Guides</w:t>
      </w:r>
    </w:p>
    <w:p w14:paraId="32293142" w14:textId="66B48186" w:rsidR="00D754AD" w:rsidRPr="0009514F" w:rsidRDefault="00D754AD" w:rsidP="00D754AD">
      <w:r w:rsidRPr="0009514F">
        <w:rPr>
          <w:spacing w:val="-5"/>
        </w:rPr>
        <w:t>TOS</w:t>
      </w:r>
      <w:r w:rsidRPr="0009514F">
        <w:tab/>
      </w:r>
      <w:r w:rsidR="000F0837">
        <w:tab/>
      </w:r>
      <w:r w:rsidR="000F0837">
        <w:tab/>
      </w:r>
      <w:r w:rsidRPr="0009514F">
        <w:t>Terms</w:t>
      </w:r>
      <w:r w:rsidRPr="0009514F">
        <w:rPr>
          <w:spacing w:val="-1"/>
        </w:rPr>
        <w:t xml:space="preserve"> </w:t>
      </w:r>
      <w:r w:rsidRPr="0009514F">
        <w:t xml:space="preserve">of </w:t>
      </w:r>
      <w:r w:rsidRPr="0009514F">
        <w:rPr>
          <w:spacing w:val="-2"/>
        </w:rPr>
        <w:t>Service</w:t>
      </w:r>
    </w:p>
    <w:p w14:paraId="715370BD" w14:textId="00C30F16" w:rsidR="00D754AD" w:rsidRPr="0009514F" w:rsidRDefault="00D754AD" w:rsidP="00D754AD">
      <w:r w:rsidRPr="0009514F">
        <w:rPr>
          <w:spacing w:val="-5"/>
        </w:rPr>
        <w:t>US</w:t>
      </w:r>
      <w:r w:rsidRPr="0009514F">
        <w:tab/>
      </w:r>
      <w:r w:rsidR="000F0837">
        <w:tab/>
      </w:r>
      <w:r w:rsidR="000F0837">
        <w:tab/>
      </w:r>
      <w:r w:rsidRPr="0009514F">
        <w:t>United</w:t>
      </w:r>
      <w:r w:rsidRPr="0009514F">
        <w:rPr>
          <w:spacing w:val="-1"/>
        </w:rPr>
        <w:t xml:space="preserve"> </w:t>
      </w:r>
      <w:r w:rsidRPr="0009514F">
        <w:rPr>
          <w:spacing w:val="-2"/>
        </w:rPr>
        <w:t>States</w:t>
      </w:r>
    </w:p>
    <w:p w14:paraId="2918F29B" w14:textId="1AB7A624" w:rsidR="00D754AD" w:rsidRPr="0009514F" w:rsidRDefault="00D754AD" w:rsidP="00D754AD">
      <w:r w:rsidRPr="0009514F">
        <w:rPr>
          <w:spacing w:val="-5"/>
        </w:rPr>
        <w:t>UFC</w:t>
      </w:r>
      <w:r w:rsidRPr="0009514F">
        <w:tab/>
      </w:r>
      <w:r w:rsidR="000F0837">
        <w:tab/>
      </w:r>
      <w:r w:rsidR="000F0837">
        <w:tab/>
      </w:r>
      <w:r w:rsidRPr="0009514F">
        <w:t>Unified</w:t>
      </w:r>
      <w:r w:rsidRPr="0009514F">
        <w:rPr>
          <w:spacing w:val="-3"/>
        </w:rPr>
        <w:t xml:space="preserve"> </w:t>
      </w:r>
      <w:r w:rsidRPr="0009514F">
        <w:t>Facilities</w:t>
      </w:r>
      <w:r w:rsidRPr="0009514F">
        <w:rPr>
          <w:spacing w:val="-2"/>
        </w:rPr>
        <w:t xml:space="preserve"> Criteria</w:t>
      </w:r>
    </w:p>
    <w:p w14:paraId="3D1FE62C" w14:textId="0DB2FCD8" w:rsidR="00D754AD" w:rsidRPr="0009514F" w:rsidRDefault="00D754AD" w:rsidP="00D754AD">
      <w:r w:rsidRPr="0009514F">
        <w:rPr>
          <w:spacing w:val="-5"/>
        </w:rPr>
        <w:lastRenderedPageBreak/>
        <w:t>VPN</w:t>
      </w:r>
      <w:r w:rsidRPr="0009514F">
        <w:tab/>
      </w:r>
      <w:r w:rsidR="000F0837">
        <w:tab/>
      </w:r>
      <w:r w:rsidR="000F0837">
        <w:tab/>
      </w:r>
      <w:r w:rsidRPr="0009514F">
        <w:t>Virtual</w:t>
      </w:r>
      <w:r w:rsidRPr="0009514F">
        <w:rPr>
          <w:spacing w:val="-5"/>
        </w:rPr>
        <w:t xml:space="preserve"> </w:t>
      </w:r>
      <w:r w:rsidRPr="0009514F">
        <w:t>Private</w:t>
      </w:r>
      <w:r w:rsidRPr="0009514F">
        <w:rPr>
          <w:spacing w:val="-2"/>
        </w:rPr>
        <w:t xml:space="preserve"> Network</w:t>
      </w:r>
    </w:p>
    <w:p w14:paraId="367996F1" w14:textId="06D11F6F" w:rsidR="00A90C16" w:rsidRDefault="00D754AD" w:rsidP="00D754AD">
      <w:r w:rsidRPr="0009514F">
        <w:rPr>
          <w:spacing w:val="-5"/>
        </w:rPr>
        <w:t>XML</w:t>
      </w:r>
      <w:r w:rsidRPr="0009514F">
        <w:tab/>
      </w:r>
      <w:r w:rsidR="000F0837">
        <w:tab/>
      </w:r>
      <w:r w:rsidR="000F0837">
        <w:tab/>
      </w:r>
      <w:r w:rsidRPr="0009514F">
        <w:t>Extensible</w:t>
      </w:r>
      <w:r w:rsidRPr="0009514F">
        <w:rPr>
          <w:spacing w:val="-3"/>
        </w:rPr>
        <w:t xml:space="preserve"> </w:t>
      </w:r>
      <w:r w:rsidRPr="0009514F">
        <w:t>Markup</w:t>
      </w:r>
      <w:r w:rsidRPr="0009514F">
        <w:rPr>
          <w:spacing w:val="-2"/>
        </w:rPr>
        <w:t xml:space="preserve"> Language</w:t>
      </w:r>
    </w:p>
    <w:p w14:paraId="2EDBFE44" w14:textId="77777777" w:rsidR="00C03BAF" w:rsidRDefault="00C03BAF" w:rsidP="00D754AD"/>
    <w:p w14:paraId="13E3C5B1" w14:textId="77777777" w:rsidR="00C03BAF" w:rsidRDefault="00C03BAF" w:rsidP="00D754AD"/>
    <w:p w14:paraId="70AF34A1" w14:textId="77777777" w:rsidR="00EE5F0E" w:rsidRDefault="00EE5F0E" w:rsidP="00C03BAF">
      <w:pPr>
        <w:jc w:val="center"/>
        <w:rPr>
          <w:b/>
          <w:bCs/>
          <w:spacing w:val="-10"/>
        </w:rPr>
      </w:pPr>
      <w:r w:rsidRPr="00C03BAF">
        <w:rPr>
          <w:b/>
          <w:bCs/>
        </w:rPr>
        <w:t>PART</w:t>
      </w:r>
      <w:r w:rsidRPr="00C03BAF">
        <w:rPr>
          <w:b/>
          <w:bCs/>
          <w:spacing w:val="-4"/>
        </w:rPr>
        <w:t xml:space="preserve"> </w:t>
      </w:r>
      <w:r w:rsidRPr="00C03BAF">
        <w:rPr>
          <w:b/>
          <w:bCs/>
          <w:spacing w:val="-10"/>
        </w:rPr>
        <w:t>3</w:t>
      </w:r>
    </w:p>
    <w:p w14:paraId="0C82E526" w14:textId="530A4674" w:rsidR="00EE5F0E" w:rsidRDefault="00C03BAF" w:rsidP="00C03BAF">
      <w:pPr>
        <w:jc w:val="center"/>
        <w:rPr>
          <w:b/>
          <w:spacing w:val="-2"/>
        </w:rPr>
      </w:pPr>
      <w:r>
        <w:rPr>
          <w:b/>
        </w:rPr>
        <w:t xml:space="preserve">3.0 </w:t>
      </w:r>
      <w:r w:rsidR="00EE5F0E" w:rsidRPr="0009514F">
        <w:rPr>
          <w:b/>
        </w:rPr>
        <w:t>GOVERNMENT</w:t>
      </w:r>
      <w:r w:rsidR="00EE5F0E" w:rsidRPr="0009514F">
        <w:rPr>
          <w:b/>
          <w:spacing w:val="-7"/>
        </w:rPr>
        <w:t xml:space="preserve"> </w:t>
      </w:r>
      <w:r w:rsidR="00EE5F0E" w:rsidRPr="0009514F">
        <w:rPr>
          <w:b/>
        </w:rPr>
        <w:t>FURNISHED</w:t>
      </w:r>
      <w:r w:rsidR="00EE5F0E" w:rsidRPr="0009514F">
        <w:rPr>
          <w:b/>
          <w:spacing w:val="-5"/>
        </w:rPr>
        <w:t xml:space="preserve"> </w:t>
      </w:r>
      <w:r w:rsidR="00EE5F0E" w:rsidRPr="0009514F">
        <w:rPr>
          <w:b/>
        </w:rPr>
        <w:t>PROPERTY,</w:t>
      </w:r>
      <w:r w:rsidR="00EE5F0E" w:rsidRPr="0009514F">
        <w:rPr>
          <w:b/>
          <w:spacing w:val="-3"/>
        </w:rPr>
        <w:t xml:space="preserve"> </w:t>
      </w:r>
      <w:r w:rsidR="00EE5F0E" w:rsidRPr="0009514F">
        <w:rPr>
          <w:b/>
        </w:rPr>
        <w:t>EQUIPMENT,</w:t>
      </w:r>
      <w:r w:rsidR="00EE5F0E" w:rsidRPr="0009514F">
        <w:rPr>
          <w:b/>
          <w:spacing w:val="-3"/>
        </w:rPr>
        <w:t xml:space="preserve"> </w:t>
      </w:r>
      <w:r w:rsidR="00EE5F0E" w:rsidRPr="0009514F">
        <w:rPr>
          <w:b/>
        </w:rPr>
        <w:t>AND</w:t>
      </w:r>
      <w:r w:rsidR="00EE5F0E" w:rsidRPr="0009514F">
        <w:rPr>
          <w:b/>
          <w:spacing w:val="-4"/>
        </w:rPr>
        <w:t xml:space="preserve"> </w:t>
      </w:r>
      <w:r w:rsidR="00EE5F0E" w:rsidRPr="0009514F">
        <w:rPr>
          <w:b/>
          <w:spacing w:val="-2"/>
        </w:rPr>
        <w:t>SERVICES</w:t>
      </w:r>
    </w:p>
    <w:p w14:paraId="765560D7" w14:textId="77777777" w:rsidR="00C03BAF" w:rsidRPr="0009514F" w:rsidRDefault="00C03BAF" w:rsidP="00C03BAF">
      <w:pPr>
        <w:jc w:val="center"/>
        <w:rPr>
          <w:b/>
        </w:rPr>
      </w:pPr>
    </w:p>
    <w:p w14:paraId="149DA292" w14:textId="77777777" w:rsidR="00EE5F0E" w:rsidRPr="0009514F" w:rsidRDefault="00EE5F0E" w:rsidP="00EE5F0E">
      <w:r w:rsidRPr="0009514F">
        <w:t>The</w:t>
      </w:r>
      <w:r w:rsidRPr="0009514F">
        <w:rPr>
          <w:spacing w:val="-4"/>
        </w:rPr>
        <w:t xml:space="preserve"> </w:t>
      </w:r>
      <w:r w:rsidRPr="0009514F">
        <w:t>Requiring</w:t>
      </w:r>
      <w:r w:rsidRPr="0009514F">
        <w:rPr>
          <w:spacing w:val="-4"/>
        </w:rPr>
        <w:t xml:space="preserve"> </w:t>
      </w:r>
      <w:r w:rsidRPr="0009514F">
        <w:t>Activity</w:t>
      </w:r>
      <w:r w:rsidRPr="0009514F">
        <w:rPr>
          <w:spacing w:val="-6"/>
        </w:rPr>
        <w:t xml:space="preserve"> </w:t>
      </w:r>
      <w:r w:rsidRPr="0009514F">
        <w:t>Authority</w:t>
      </w:r>
      <w:r w:rsidRPr="0009514F">
        <w:rPr>
          <w:spacing w:val="-4"/>
        </w:rPr>
        <w:t xml:space="preserve"> </w:t>
      </w:r>
      <w:r w:rsidRPr="0009514F">
        <w:t>has</w:t>
      </w:r>
      <w:r w:rsidRPr="0009514F">
        <w:rPr>
          <w:spacing w:val="-4"/>
        </w:rPr>
        <w:t xml:space="preserve"> </w:t>
      </w:r>
      <w:r w:rsidRPr="0009514F">
        <w:t>assessed</w:t>
      </w:r>
      <w:r w:rsidRPr="0009514F">
        <w:rPr>
          <w:spacing w:val="-4"/>
        </w:rPr>
        <w:t xml:space="preserve"> </w:t>
      </w:r>
      <w:r w:rsidRPr="0009514F">
        <w:t>the</w:t>
      </w:r>
      <w:r w:rsidRPr="0009514F">
        <w:rPr>
          <w:spacing w:val="-4"/>
        </w:rPr>
        <w:t xml:space="preserve"> </w:t>
      </w:r>
      <w:r w:rsidRPr="0009514F">
        <w:t>need</w:t>
      </w:r>
      <w:r w:rsidRPr="0009514F">
        <w:rPr>
          <w:spacing w:val="-4"/>
        </w:rPr>
        <w:t xml:space="preserve"> </w:t>
      </w:r>
      <w:r w:rsidRPr="0009514F">
        <w:t>for</w:t>
      </w:r>
      <w:r w:rsidRPr="0009514F">
        <w:rPr>
          <w:spacing w:val="-4"/>
        </w:rPr>
        <w:t xml:space="preserve"> </w:t>
      </w:r>
      <w:r w:rsidRPr="0009514F">
        <w:t>Government</w:t>
      </w:r>
      <w:r w:rsidRPr="0009514F">
        <w:rPr>
          <w:spacing w:val="-4"/>
        </w:rPr>
        <w:t xml:space="preserve"> </w:t>
      </w:r>
      <w:r w:rsidRPr="0009514F">
        <w:t>Furnished</w:t>
      </w:r>
      <w:r w:rsidRPr="0009514F">
        <w:rPr>
          <w:spacing w:val="-4"/>
        </w:rPr>
        <w:t xml:space="preserve"> </w:t>
      </w:r>
      <w:r w:rsidRPr="0009514F">
        <w:t>Property, Equipment, and Services and determined:</w:t>
      </w:r>
    </w:p>
    <w:p w14:paraId="7E72849D" w14:textId="77777777" w:rsidR="00EE5F0E" w:rsidRPr="0009514F" w:rsidRDefault="00EE5F0E" w:rsidP="00EE5F0E"/>
    <w:p w14:paraId="0A56897A" w14:textId="119911A0" w:rsidR="00EE5F0E" w:rsidRPr="0009514F" w:rsidRDefault="00C03BAF" w:rsidP="00EE5F0E">
      <w:r w:rsidRPr="00C03BAF">
        <w:rPr>
          <w:bCs/>
        </w:rPr>
        <w:t>3.1</w:t>
      </w:r>
      <w:r>
        <w:rPr>
          <w:b/>
        </w:rPr>
        <w:t xml:space="preserve"> </w:t>
      </w:r>
      <w:r w:rsidR="00EE5F0E" w:rsidRPr="0009514F">
        <w:rPr>
          <w:b/>
        </w:rPr>
        <w:t>Services:</w:t>
      </w:r>
      <w:r w:rsidR="00EE5F0E" w:rsidRPr="0009514F">
        <w:rPr>
          <w:b/>
          <w:spacing w:val="57"/>
        </w:rPr>
        <w:t xml:space="preserve"> </w:t>
      </w:r>
      <w:r w:rsidR="00EE5F0E" w:rsidRPr="0009514F">
        <w:t>The</w:t>
      </w:r>
      <w:r w:rsidR="00EE5F0E" w:rsidRPr="0009514F">
        <w:rPr>
          <w:spacing w:val="-1"/>
        </w:rPr>
        <w:t xml:space="preserve"> </w:t>
      </w:r>
      <w:r w:rsidR="00EE5F0E" w:rsidRPr="0009514F">
        <w:rPr>
          <w:spacing w:val="-2"/>
        </w:rPr>
        <w:t xml:space="preserve">Government </w:t>
      </w:r>
      <w:r w:rsidR="00EE5F0E" w:rsidRPr="0009514F">
        <w:rPr>
          <w:b/>
        </w:rPr>
        <w:t xml:space="preserve">WILL NOT </w:t>
      </w:r>
      <w:r w:rsidR="00EE5F0E" w:rsidRPr="0009514F">
        <w:t>provide Government Furnished Services required in support of this contract/task orders.</w:t>
      </w:r>
      <w:r w:rsidR="00EE5F0E" w:rsidRPr="0009514F">
        <w:rPr>
          <w:spacing w:val="40"/>
        </w:rPr>
        <w:t xml:space="preserve"> </w:t>
      </w:r>
    </w:p>
    <w:p w14:paraId="34E4CC56" w14:textId="77777777" w:rsidR="00EE5F0E" w:rsidRPr="0009514F" w:rsidRDefault="00EE5F0E" w:rsidP="00EE5F0E"/>
    <w:p w14:paraId="487FCFDD" w14:textId="7A75AB38" w:rsidR="00EE5F0E" w:rsidRPr="0009514F" w:rsidRDefault="00570889" w:rsidP="00EE5F0E">
      <w:pPr>
        <w:rPr>
          <w:bCs/>
        </w:rPr>
      </w:pPr>
      <w:r w:rsidRPr="00570889">
        <w:rPr>
          <w:bCs/>
        </w:rPr>
        <w:t>3.2</w:t>
      </w:r>
      <w:r>
        <w:rPr>
          <w:b/>
        </w:rPr>
        <w:t xml:space="preserve"> </w:t>
      </w:r>
      <w:r w:rsidR="00EE5F0E" w:rsidRPr="0009514F">
        <w:rPr>
          <w:b/>
        </w:rPr>
        <w:t>Facilities</w:t>
      </w:r>
      <w:r w:rsidR="00EE5F0E" w:rsidRPr="0009514F">
        <w:rPr>
          <w:bCs/>
        </w:rPr>
        <w:t>: The Government WILL provide Facilities in support of this contract/task orders. The Government provided Facilities are limited to CDMRP Conference Rooms, based on availability, at Fort Detrick, Maryland 21702.</w:t>
      </w:r>
    </w:p>
    <w:p w14:paraId="6A563C35" w14:textId="77777777" w:rsidR="00EE5F0E" w:rsidRPr="0009514F" w:rsidRDefault="00EE5F0E" w:rsidP="00EE5F0E"/>
    <w:p w14:paraId="09509ED0" w14:textId="44D85CA3" w:rsidR="00EE5F0E" w:rsidRPr="0009514F" w:rsidRDefault="00570889" w:rsidP="00EE5F0E">
      <w:pPr>
        <w:rPr>
          <w:bCs/>
        </w:rPr>
      </w:pPr>
      <w:r w:rsidRPr="00570889">
        <w:rPr>
          <w:bCs/>
        </w:rPr>
        <w:t>3.3</w:t>
      </w:r>
      <w:r>
        <w:rPr>
          <w:b/>
        </w:rPr>
        <w:t xml:space="preserve"> </w:t>
      </w:r>
      <w:r w:rsidR="00EE5F0E" w:rsidRPr="0009514F">
        <w:rPr>
          <w:b/>
        </w:rPr>
        <w:t>Utilities</w:t>
      </w:r>
      <w:r w:rsidR="00EE5F0E" w:rsidRPr="0009514F">
        <w:rPr>
          <w:bCs/>
        </w:rPr>
        <w:t>: The Government WILL provide all utilities in the facility will be available for the contractor’s use in performance of tasks outlined in this PWS.</w:t>
      </w:r>
    </w:p>
    <w:p w14:paraId="74E95811" w14:textId="77777777" w:rsidR="00EE5F0E" w:rsidRPr="0009514F" w:rsidRDefault="00EE5F0E" w:rsidP="00EE5F0E">
      <w:r w:rsidRPr="0009514F">
        <w:t xml:space="preserve"> </w:t>
      </w:r>
    </w:p>
    <w:p w14:paraId="36E48175" w14:textId="76FB731D" w:rsidR="00EE5F0E" w:rsidRPr="0009514F" w:rsidRDefault="00570889" w:rsidP="00EE5F0E">
      <w:pPr>
        <w:rPr>
          <w:b/>
          <w:bCs/>
        </w:rPr>
      </w:pPr>
      <w:r w:rsidRPr="00570889">
        <w:t>3.4</w:t>
      </w:r>
      <w:r>
        <w:rPr>
          <w:b/>
          <w:bCs/>
        </w:rPr>
        <w:t xml:space="preserve"> </w:t>
      </w:r>
      <w:r w:rsidR="00EE5F0E" w:rsidRPr="0009514F">
        <w:rPr>
          <w:b/>
          <w:bCs/>
        </w:rPr>
        <w:t>Government Furnished Property</w:t>
      </w:r>
    </w:p>
    <w:p w14:paraId="774733F3" w14:textId="77777777" w:rsidR="00EE5F0E" w:rsidRPr="0009514F" w:rsidRDefault="00EE5F0E" w:rsidP="00EE5F0E">
      <w:pPr>
        <w:rPr>
          <w:b/>
          <w:bCs/>
        </w:rPr>
      </w:pPr>
    </w:p>
    <w:p w14:paraId="01A0F84D" w14:textId="2A095A13" w:rsidR="00EE5F0E" w:rsidRPr="0009514F" w:rsidRDefault="00570889" w:rsidP="00EE5F0E">
      <w:pPr>
        <w:rPr>
          <w:bCs/>
        </w:rPr>
      </w:pPr>
      <w:r>
        <w:rPr>
          <w:bCs/>
        </w:rPr>
        <w:t xml:space="preserve">3.5 </w:t>
      </w:r>
      <w:r w:rsidR="00EE5F0E" w:rsidRPr="0009514F">
        <w:rPr>
          <w:bCs/>
        </w:rPr>
        <w:t xml:space="preserve">All Government Furnished Property (GFP) data/records will be uploaded and    maintained in the Procurement Integrated Enterprise Environment (PIEE) GFP module at </w:t>
      </w:r>
      <w:hyperlink r:id="rId8">
        <w:r w:rsidR="00EE5F0E" w:rsidRPr="0009514F">
          <w:rPr>
            <w:bCs/>
          </w:rPr>
          <w:t>https://piee.eb.mil.</w:t>
        </w:r>
      </w:hyperlink>
      <w:r w:rsidR="00EE5F0E" w:rsidRPr="0009514F">
        <w:rPr>
          <w:bCs/>
        </w:rPr>
        <w:t xml:space="preserve"> (Additional information can be found at: </w:t>
      </w:r>
      <w:hyperlink r:id="rId9" w:history="1">
        <w:r w:rsidR="00EE5F0E" w:rsidRPr="0009514F">
          <w:rPr>
            <w:bCs/>
          </w:rPr>
          <w:t>https://dodprocurementtoolbox.com</w:t>
        </w:r>
      </w:hyperlink>
      <w:r w:rsidR="00EE5F0E" w:rsidRPr="0009514F">
        <w:rPr>
          <w:bCs/>
        </w:rPr>
        <w:t>, click “Government Furnished Property”). The Government will issue personal laptop computers to Contractor personnel requiring network access and email. The GFP provided to the Contractor will be determined at the task order level. Any GFP issued on task orders will be administered at the base IDIQ level.</w:t>
      </w:r>
    </w:p>
    <w:p w14:paraId="176261BD" w14:textId="77777777" w:rsidR="00EE5F0E" w:rsidRPr="0009514F" w:rsidRDefault="00EE5F0E" w:rsidP="00EE5F0E">
      <w:pPr>
        <w:rPr>
          <w:iCs/>
        </w:rPr>
      </w:pPr>
    </w:p>
    <w:p w14:paraId="344C593E" w14:textId="7022924F" w:rsidR="00EE5F0E" w:rsidRPr="0009514F" w:rsidRDefault="00F16ED5" w:rsidP="00EE5F0E">
      <w:pPr>
        <w:rPr>
          <w:i/>
        </w:rPr>
      </w:pPr>
      <w:r w:rsidRPr="00F16ED5">
        <w:rPr>
          <w:bCs/>
        </w:rPr>
        <w:t>3.5.1</w:t>
      </w:r>
      <w:r>
        <w:rPr>
          <w:b/>
        </w:rPr>
        <w:t xml:space="preserve"> </w:t>
      </w:r>
      <w:r w:rsidR="00EE5F0E" w:rsidRPr="0009514F">
        <w:rPr>
          <w:b/>
        </w:rPr>
        <w:t>Procurement</w:t>
      </w:r>
      <w:r w:rsidR="00EE5F0E" w:rsidRPr="0009514F">
        <w:rPr>
          <w:b/>
          <w:spacing w:val="-5"/>
        </w:rPr>
        <w:t xml:space="preserve"> </w:t>
      </w:r>
      <w:r w:rsidR="00EE5F0E" w:rsidRPr="0009514F">
        <w:rPr>
          <w:b/>
        </w:rPr>
        <w:t>Integrated</w:t>
      </w:r>
      <w:r w:rsidR="00EE5F0E" w:rsidRPr="0009514F">
        <w:rPr>
          <w:b/>
          <w:spacing w:val="-6"/>
        </w:rPr>
        <w:t xml:space="preserve"> </w:t>
      </w:r>
      <w:r w:rsidR="00EE5F0E" w:rsidRPr="0009514F">
        <w:rPr>
          <w:b/>
        </w:rPr>
        <w:t>Enterprise</w:t>
      </w:r>
      <w:r w:rsidR="00EE5F0E" w:rsidRPr="0009514F">
        <w:rPr>
          <w:b/>
          <w:spacing w:val="-5"/>
        </w:rPr>
        <w:t xml:space="preserve"> </w:t>
      </w:r>
      <w:r w:rsidR="00EE5F0E" w:rsidRPr="0009514F">
        <w:rPr>
          <w:b/>
        </w:rPr>
        <w:t>(PIEE),</w:t>
      </w:r>
      <w:r w:rsidR="00EE5F0E" w:rsidRPr="0009514F">
        <w:rPr>
          <w:b/>
          <w:spacing w:val="-5"/>
        </w:rPr>
        <w:t xml:space="preserve"> </w:t>
      </w:r>
      <w:r w:rsidR="00EE5F0E" w:rsidRPr="0009514F">
        <w:rPr>
          <w:b/>
        </w:rPr>
        <w:t>GFP</w:t>
      </w:r>
      <w:r w:rsidR="00EE5F0E" w:rsidRPr="0009514F">
        <w:rPr>
          <w:b/>
          <w:spacing w:val="-6"/>
        </w:rPr>
        <w:t xml:space="preserve"> </w:t>
      </w:r>
      <w:r w:rsidR="00EE5F0E" w:rsidRPr="0009514F">
        <w:rPr>
          <w:b/>
        </w:rPr>
        <w:t>Module</w:t>
      </w:r>
      <w:r w:rsidR="00EE5F0E" w:rsidRPr="0009514F">
        <w:rPr>
          <w:b/>
          <w:spacing w:val="-5"/>
        </w:rPr>
        <w:t xml:space="preserve"> </w:t>
      </w:r>
      <w:r w:rsidR="00EE5F0E" w:rsidRPr="0009514F">
        <w:rPr>
          <w:b/>
        </w:rPr>
        <w:t>Application</w:t>
      </w:r>
      <w:r w:rsidR="00EE5F0E" w:rsidRPr="0009514F">
        <w:rPr>
          <w:b/>
          <w:spacing w:val="-6"/>
        </w:rPr>
        <w:t xml:space="preserve"> </w:t>
      </w:r>
    </w:p>
    <w:p w14:paraId="70086CBC" w14:textId="77777777" w:rsidR="00EE5F0E" w:rsidRPr="0009514F" w:rsidRDefault="00EE5F0E" w:rsidP="00EE5F0E">
      <w:r w:rsidRPr="0009514F">
        <w:t>The</w:t>
      </w:r>
      <w:r w:rsidRPr="0009514F">
        <w:rPr>
          <w:spacing w:val="-1"/>
        </w:rPr>
        <w:t xml:space="preserve"> </w:t>
      </w:r>
      <w:r w:rsidRPr="0009514F">
        <w:t>contractor</w:t>
      </w:r>
      <w:r w:rsidRPr="0009514F">
        <w:rPr>
          <w:spacing w:val="-1"/>
        </w:rPr>
        <w:t xml:space="preserve"> </w:t>
      </w:r>
      <w:r w:rsidRPr="0009514F">
        <w:t>shall</w:t>
      </w:r>
      <w:r w:rsidRPr="0009514F">
        <w:rPr>
          <w:spacing w:val="-1"/>
        </w:rPr>
        <w:t xml:space="preserve"> </w:t>
      </w:r>
      <w:r w:rsidRPr="0009514F">
        <w:t>be</w:t>
      </w:r>
      <w:r w:rsidRPr="0009514F">
        <w:rPr>
          <w:spacing w:val="-1"/>
        </w:rPr>
        <w:t xml:space="preserve"> </w:t>
      </w:r>
      <w:r w:rsidRPr="0009514F">
        <w:t>responsible</w:t>
      </w:r>
      <w:r w:rsidRPr="0009514F">
        <w:rPr>
          <w:spacing w:val="-1"/>
        </w:rPr>
        <w:t xml:space="preserve"> </w:t>
      </w:r>
      <w:r w:rsidRPr="0009514F">
        <w:t>for</w:t>
      </w:r>
      <w:r w:rsidRPr="0009514F">
        <w:rPr>
          <w:spacing w:val="-1"/>
        </w:rPr>
        <w:t xml:space="preserve"> </w:t>
      </w:r>
      <w:r w:rsidRPr="0009514F">
        <w:t>obtaining</w:t>
      </w:r>
      <w:r w:rsidRPr="0009514F">
        <w:rPr>
          <w:spacing w:val="-3"/>
        </w:rPr>
        <w:t xml:space="preserve"> </w:t>
      </w:r>
      <w:r w:rsidRPr="0009514F">
        <w:t>and</w:t>
      </w:r>
      <w:r w:rsidRPr="0009514F">
        <w:rPr>
          <w:spacing w:val="-1"/>
        </w:rPr>
        <w:t xml:space="preserve"> </w:t>
      </w:r>
      <w:r w:rsidRPr="0009514F">
        <w:t>maintaining</w:t>
      </w:r>
      <w:r w:rsidRPr="0009514F">
        <w:rPr>
          <w:spacing w:val="-1"/>
        </w:rPr>
        <w:t xml:space="preserve"> </w:t>
      </w:r>
      <w:r w:rsidRPr="0009514F">
        <w:t>access,</w:t>
      </w:r>
      <w:r w:rsidRPr="0009514F">
        <w:rPr>
          <w:spacing w:val="-3"/>
        </w:rPr>
        <w:t xml:space="preserve"> </w:t>
      </w:r>
      <w:r w:rsidRPr="0009514F">
        <w:t>training</w:t>
      </w:r>
      <w:r w:rsidRPr="0009514F">
        <w:rPr>
          <w:spacing w:val="-1"/>
        </w:rPr>
        <w:t xml:space="preserve"> </w:t>
      </w:r>
      <w:r w:rsidRPr="0009514F">
        <w:t>and</w:t>
      </w:r>
      <w:r w:rsidRPr="0009514F">
        <w:rPr>
          <w:spacing w:val="-3"/>
        </w:rPr>
        <w:t xml:space="preserve"> </w:t>
      </w:r>
      <w:r w:rsidRPr="0009514F">
        <w:t xml:space="preserve">successful operation of the PIEE/GFP Module application for the entirety of the contract/task order </w:t>
      </w:r>
      <w:proofErr w:type="spellStart"/>
      <w:r w:rsidRPr="0009514F">
        <w:t>PoP</w:t>
      </w:r>
      <w:proofErr w:type="spellEnd"/>
      <w:r w:rsidRPr="0009514F">
        <w:t>. The</w:t>
      </w:r>
      <w:r w:rsidRPr="0009514F">
        <w:rPr>
          <w:spacing w:val="-3"/>
        </w:rPr>
        <w:t xml:space="preserve"> </w:t>
      </w:r>
      <w:r w:rsidRPr="0009514F">
        <w:t>PIEE</w:t>
      </w:r>
      <w:r w:rsidRPr="0009514F">
        <w:rPr>
          <w:spacing w:val="-4"/>
        </w:rPr>
        <w:t xml:space="preserve"> </w:t>
      </w:r>
      <w:r w:rsidRPr="0009514F">
        <w:t>GFP</w:t>
      </w:r>
      <w:r w:rsidRPr="0009514F">
        <w:rPr>
          <w:spacing w:val="-4"/>
        </w:rPr>
        <w:t xml:space="preserve"> </w:t>
      </w:r>
      <w:r w:rsidRPr="0009514F">
        <w:t>Module</w:t>
      </w:r>
      <w:r w:rsidRPr="0009514F">
        <w:rPr>
          <w:spacing w:val="-3"/>
        </w:rPr>
        <w:t xml:space="preserve"> </w:t>
      </w:r>
      <w:r w:rsidRPr="0009514F">
        <w:t>application</w:t>
      </w:r>
      <w:r w:rsidRPr="0009514F">
        <w:rPr>
          <w:spacing w:val="-5"/>
        </w:rPr>
        <w:t xml:space="preserve"> </w:t>
      </w:r>
      <w:r w:rsidRPr="0009514F">
        <w:t>is</w:t>
      </w:r>
      <w:r w:rsidRPr="0009514F">
        <w:rPr>
          <w:spacing w:val="-3"/>
        </w:rPr>
        <w:t xml:space="preserve"> </w:t>
      </w:r>
      <w:r w:rsidRPr="0009514F">
        <w:t>located</w:t>
      </w:r>
      <w:r w:rsidRPr="0009514F">
        <w:rPr>
          <w:spacing w:val="-3"/>
        </w:rPr>
        <w:t xml:space="preserve"> </w:t>
      </w:r>
      <w:r w:rsidRPr="0009514F">
        <w:t>at</w:t>
      </w:r>
      <w:r w:rsidRPr="0009514F">
        <w:rPr>
          <w:spacing w:val="-4"/>
        </w:rPr>
        <w:t xml:space="preserve"> </w:t>
      </w:r>
      <w:r w:rsidRPr="0009514F">
        <w:t>the</w:t>
      </w:r>
      <w:r w:rsidRPr="0009514F">
        <w:rPr>
          <w:spacing w:val="-3"/>
        </w:rPr>
        <w:t xml:space="preserve"> </w:t>
      </w:r>
      <w:r w:rsidRPr="0009514F">
        <w:t>following</w:t>
      </w:r>
      <w:r w:rsidRPr="0009514F">
        <w:rPr>
          <w:spacing w:val="-5"/>
        </w:rPr>
        <w:t xml:space="preserve"> </w:t>
      </w:r>
      <w:r w:rsidRPr="0009514F">
        <w:t>website:</w:t>
      </w:r>
      <w:r w:rsidRPr="0009514F">
        <w:rPr>
          <w:spacing w:val="40"/>
        </w:rPr>
        <w:t xml:space="preserve"> </w:t>
      </w:r>
      <w:hyperlink r:id="rId10">
        <w:r w:rsidRPr="0009514F">
          <w:rPr>
            <w:i/>
            <w:color w:val="0000FF"/>
            <w:u w:val="single" w:color="0000FF"/>
          </w:rPr>
          <w:t>https://wawf.eb.mil/piee-</w:t>
        </w:r>
      </w:hyperlink>
      <w:r w:rsidRPr="0009514F">
        <w:rPr>
          <w:i/>
          <w:color w:val="0000FF"/>
        </w:rPr>
        <w:t xml:space="preserve"> </w:t>
      </w:r>
      <w:hyperlink r:id="rId11">
        <w:r w:rsidRPr="0009514F">
          <w:rPr>
            <w:i/>
            <w:color w:val="0000FF"/>
            <w:u w:val="single" w:color="0000FF"/>
          </w:rPr>
          <w:t>landing/</w:t>
        </w:r>
      </w:hyperlink>
      <w:r w:rsidRPr="0009514F">
        <w:t>.</w:t>
      </w:r>
      <w:r w:rsidRPr="0009514F">
        <w:rPr>
          <w:spacing w:val="40"/>
        </w:rPr>
        <w:t xml:space="preserve"> </w:t>
      </w:r>
      <w:r w:rsidRPr="0009514F">
        <w:t>Access to PIEE/GFP Module application training materials and in-depth information applicable to the contractor’s responsibilities regarding GFP can be found at the following website:</w:t>
      </w:r>
      <w:r w:rsidRPr="0009514F">
        <w:rPr>
          <w:spacing w:val="40"/>
        </w:rPr>
        <w:t xml:space="preserve"> </w:t>
      </w:r>
      <w:hyperlink r:id="rId12">
        <w:r w:rsidRPr="0009514F">
          <w:rPr>
            <w:i/>
            <w:color w:val="0000FF"/>
            <w:u w:val="single" w:color="0000FF"/>
          </w:rPr>
          <w:t>https://dodprocurementtoolbox.com/</w:t>
        </w:r>
      </w:hyperlink>
      <w:r w:rsidRPr="0009514F">
        <w:t>.</w:t>
      </w:r>
    </w:p>
    <w:p w14:paraId="0E405C40" w14:textId="77777777" w:rsidR="00EE5F0E" w:rsidRPr="0009514F" w:rsidRDefault="00EE5F0E" w:rsidP="00EE5F0E"/>
    <w:p w14:paraId="561FCD5A" w14:textId="66D2F69E" w:rsidR="00EE5F0E" w:rsidRPr="0009514F" w:rsidRDefault="00F16ED5" w:rsidP="00EE5F0E">
      <w:pPr>
        <w:rPr>
          <w:bCs/>
        </w:rPr>
      </w:pPr>
      <w:r w:rsidRPr="00F16ED5">
        <w:rPr>
          <w:bCs/>
        </w:rPr>
        <w:t>3.6</w:t>
      </w:r>
      <w:r>
        <w:rPr>
          <w:b/>
        </w:rPr>
        <w:t xml:space="preserve"> </w:t>
      </w:r>
      <w:r w:rsidR="00EE5F0E" w:rsidRPr="0009514F">
        <w:rPr>
          <w:b/>
        </w:rPr>
        <w:t>Materials</w:t>
      </w:r>
      <w:r w:rsidR="00EE5F0E" w:rsidRPr="0009514F">
        <w:rPr>
          <w:bCs/>
        </w:rPr>
        <w:t xml:space="preserve">: The Government </w:t>
      </w:r>
      <w:r w:rsidR="00EE5F0E" w:rsidRPr="0009514F">
        <w:rPr>
          <w:b/>
        </w:rPr>
        <w:t>WILL NOT</w:t>
      </w:r>
      <w:r w:rsidR="00EE5F0E" w:rsidRPr="0009514F">
        <w:rPr>
          <w:bCs/>
        </w:rPr>
        <w:t xml:space="preserve"> provide Materials in support of this contract/task order. As a result, this paragraph is Not Applicable.</w:t>
      </w:r>
    </w:p>
    <w:p w14:paraId="5AF2D9E6" w14:textId="77777777" w:rsidR="005460E8" w:rsidRDefault="005460E8" w:rsidP="00EE5F0E"/>
    <w:p w14:paraId="6C89FD45" w14:textId="77777777" w:rsidR="00A35F73" w:rsidRDefault="00A35F73" w:rsidP="00EE5F0E"/>
    <w:p w14:paraId="4560BA53" w14:textId="77777777" w:rsidR="00A35F73" w:rsidRPr="000D28DB" w:rsidRDefault="00A35F73" w:rsidP="000D28DB">
      <w:pPr>
        <w:jc w:val="center"/>
        <w:rPr>
          <w:b/>
          <w:bCs/>
          <w:spacing w:val="-10"/>
        </w:rPr>
      </w:pPr>
      <w:r w:rsidRPr="000D28DB">
        <w:rPr>
          <w:b/>
          <w:bCs/>
        </w:rPr>
        <w:t>PART</w:t>
      </w:r>
      <w:r w:rsidRPr="000D28DB">
        <w:rPr>
          <w:b/>
          <w:bCs/>
          <w:spacing w:val="-4"/>
        </w:rPr>
        <w:t xml:space="preserve"> </w:t>
      </w:r>
      <w:r w:rsidRPr="000D28DB">
        <w:rPr>
          <w:b/>
          <w:bCs/>
          <w:spacing w:val="-10"/>
        </w:rPr>
        <w:t>4</w:t>
      </w:r>
    </w:p>
    <w:p w14:paraId="5EA4581D" w14:textId="0A0E3D01" w:rsidR="00A35F73" w:rsidRPr="0009514F" w:rsidRDefault="000D28DB" w:rsidP="000D28DB">
      <w:pPr>
        <w:jc w:val="center"/>
        <w:rPr>
          <w:b/>
        </w:rPr>
      </w:pPr>
      <w:r w:rsidRPr="000D28DB">
        <w:rPr>
          <w:b/>
          <w:bCs/>
        </w:rPr>
        <w:t>4.0</w:t>
      </w:r>
      <w:r>
        <w:t xml:space="preserve"> </w:t>
      </w:r>
      <w:r w:rsidR="00A35F73" w:rsidRPr="0009514F">
        <w:rPr>
          <w:b/>
        </w:rPr>
        <w:t>CONTRACTOR</w:t>
      </w:r>
      <w:r w:rsidR="00A35F73" w:rsidRPr="0009514F">
        <w:rPr>
          <w:b/>
          <w:spacing w:val="-7"/>
        </w:rPr>
        <w:t xml:space="preserve"> </w:t>
      </w:r>
      <w:r w:rsidR="00A35F73" w:rsidRPr="0009514F">
        <w:rPr>
          <w:b/>
        </w:rPr>
        <w:t>FURNISHED</w:t>
      </w:r>
      <w:r w:rsidR="00A35F73" w:rsidRPr="0009514F">
        <w:rPr>
          <w:b/>
          <w:spacing w:val="-4"/>
        </w:rPr>
        <w:t xml:space="preserve"> </w:t>
      </w:r>
      <w:r w:rsidR="00A35F73" w:rsidRPr="0009514F">
        <w:rPr>
          <w:b/>
        </w:rPr>
        <w:t>ITEMS</w:t>
      </w:r>
      <w:r w:rsidR="00A35F73" w:rsidRPr="0009514F">
        <w:rPr>
          <w:b/>
          <w:spacing w:val="-3"/>
        </w:rPr>
        <w:t xml:space="preserve"> </w:t>
      </w:r>
      <w:r w:rsidR="00A35F73" w:rsidRPr="0009514F">
        <w:rPr>
          <w:b/>
        </w:rPr>
        <w:t>AND</w:t>
      </w:r>
      <w:r w:rsidR="00A35F73" w:rsidRPr="0009514F">
        <w:rPr>
          <w:b/>
          <w:spacing w:val="-3"/>
        </w:rPr>
        <w:t xml:space="preserve"> </w:t>
      </w:r>
      <w:r w:rsidR="00A35F73" w:rsidRPr="0009514F">
        <w:rPr>
          <w:b/>
          <w:spacing w:val="-2"/>
        </w:rPr>
        <w:t>SERVICES</w:t>
      </w:r>
    </w:p>
    <w:p w14:paraId="61D5384F" w14:textId="77777777" w:rsidR="00A35F73" w:rsidRPr="00A90245" w:rsidRDefault="00A35F73" w:rsidP="00A35F73">
      <w:pPr>
        <w:rPr>
          <w:iCs/>
        </w:rPr>
      </w:pPr>
    </w:p>
    <w:p w14:paraId="4BDE1E7E" w14:textId="5DB995A9" w:rsidR="00A35F73" w:rsidRPr="0009514F" w:rsidRDefault="00A90245" w:rsidP="00A35F73">
      <w:r w:rsidRPr="00A90245">
        <w:rPr>
          <w:bCs/>
        </w:rPr>
        <w:t>4.1</w:t>
      </w:r>
      <w:r>
        <w:rPr>
          <w:b/>
        </w:rPr>
        <w:t xml:space="preserve"> </w:t>
      </w:r>
      <w:r w:rsidR="00A35F73" w:rsidRPr="0009514F">
        <w:rPr>
          <w:b/>
        </w:rPr>
        <w:t>Services:</w:t>
      </w:r>
      <w:r w:rsidR="00A35F73" w:rsidRPr="0009514F">
        <w:rPr>
          <w:b/>
          <w:spacing w:val="57"/>
        </w:rPr>
        <w:t xml:space="preserve"> </w:t>
      </w:r>
      <w:r w:rsidR="00A35F73" w:rsidRPr="0009514F">
        <w:t>The</w:t>
      </w:r>
      <w:r w:rsidR="00A35F73" w:rsidRPr="0009514F">
        <w:rPr>
          <w:spacing w:val="-1"/>
        </w:rPr>
        <w:t xml:space="preserve"> </w:t>
      </w:r>
      <w:r w:rsidR="00A35F73" w:rsidRPr="0009514F">
        <w:rPr>
          <w:spacing w:val="-2"/>
        </w:rPr>
        <w:t xml:space="preserve">Contractor: </w:t>
      </w:r>
      <w:r w:rsidR="00A35F73" w:rsidRPr="0009514F">
        <w:rPr>
          <w:b/>
        </w:rPr>
        <w:t>WILL</w:t>
      </w:r>
      <w:r w:rsidR="00A35F73" w:rsidRPr="0009514F">
        <w:rPr>
          <w:b/>
          <w:spacing w:val="-4"/>
        </w:rPr>
        <w:t xml:space="preserve"> </w:t>
      </w:r>
      <w:r w:rsidR="00A35F73" w:rsidRPr="0009514F">
        <w:t>provide</w:t>
      </w:r>
      <w:r w:rsidR="00A35F73" w:rsidRPr="0009514F">
        <w:rPr>
          <w:spacing w:val="-3"/>
        </w:rPr>
        <w:t xml:space="preserve"> </w:t>
      </w:r>
      <w:r w:rsidR="00A35F73" w:rsidRPr="0009514F">
        <w:t>Contractor</w:t>
      </w:r>
      <w:r w:rsidR="00A35F73" w:rsidRPr="0009514F">
        <w:rPr>
          <w:spacing w:val="-3"/>
        </w:rPr>
        <w:t xml:space="preserve"> </w:t>
      </w:r>
      <w:r w:rsidR="00A35F73" w:rsidRPr="0009514F">
        <w:t>Furnished</w:t>
      </w:r>
      <w:r w:rsidR="00A35F73" w:rsidRPr="0009514F">
        <w:rPr>
          <w:spacing w:val="-3"/>
        </w:rPr>
        <w:t xml:space="preserve"> </w:t>
      </w:r>
      <w:r w:rsidR="00A35F73" w:rsidRPr="0009514F">
        <w:t>Services</w:t>
      </w:r>
      <w:r w:rsidR="00A35F73" w:rsidRPr="0009514F">
        <w:rPr>
          <w:spacing w:val="-5"/>
        </w:rPr>
        <w:t xml:space="preserve"> </w:t>
      </w:r>
      <w:r w:rsidR="00A35F73" w:rsidRPr="0009514F">
        <w:t>required</w:t>
      </w:r>
      <w:r w:rsidR="00A35F73" w:rsidRPr="0009514F">
        <w:rPr>
          <w:spacing w:val="-3"/>
        </w:rPr>
        <w:t xml:space="preserve"> </w:t>
      </w:r>
      <w:r w:rsidR="00A35F73" w:rsidRPr="0009514F">
        <w:t>in</w:t>
      </w:r>
      <w:r w:rsidR="00A35F73" w:rsidRPr="0009514F">
        <w:rPr>
          <w:spacing w:val="-5"/>
        </w:rPr>
        <w:t xml:space="preserve"> </w:t>
      </w:r>
      <w:r w:rsidR="00A35F73" w:rsidRPr="0009514F">
        <w:t>support</w:t>
      </w:r>
      <w:r w:rsidR="00A35F73" w:rsidRPr="0009514F">
        <w:rPr>
          <w:spacing w:val="-3"/>
        </w:rPr>
        <w:t xml:space="preserve"> </w:t>
      </w:r>
      <w:r w:rsidR="00A35F73" w:rsidRPr="0009514F">
        <w:t>of</w:t>
      </w:r>
      <w:r w:rsidR="00A35F73" w:rsidRPr="0009514F">
        <w:rPr>
          <w:spacing w:val="-4"/>
        </w:rPr>
        <w:t xml:space="preserve"> </w:t>
      </w:r>
      <w:r w:rsidR="00A35F73" w:rsidRPr="0009514F">
        <w:t>this</w:t>
      </w:r>
      <w:r w:rsidR="00A35F73" w:rsidRPr="0009514F">
        <w:rPr>
          <w:spacing w:val="-3"/>
        </w:rPr>
        <w:t xml:space="preserve"> </w:t>
      </w:r>
      <w:r w:rsidR="00A35F73" w:rsidRPr="0009514F">
        <w:t>contract/task</w:t>
      </w:r>
      <w:r w:rsidR="00A35F73" w:rsidRPr="0009514F">
        <w:rPr>
          <w:spacing w:val="-3"/>
        </w:rPr>
        <w:t xml:space="preserve"> </w:t>
      </w:r>
      <w:r w:rsidR="00A35F73" w:rsidRPr="0009514F">
        <w:t>orders. These services are described below:</w:t>
      </w:r>
      <w:r w:rsidR="00A35F73" w:rsidRPr="0009514F">
        <w:rPr>
          <w:spacing w:val="40"/>
        </w:rPr>
        <w:t xml:space="preserve"> </w:t>
      </w:r>
    </w:p>
    <w:p w14:paraId="2344A1EA" w14:textId="77777777" w:rsidR="00A35F73" w:rsidRPr="0009514F" w:rsidRDefault="00A35F73" w:rsidP="00A35F73"/>
    <w:p w14:paraId="1B045531" w14:textId="77777777" w:rsidR="00A35F73" w:rsidRPr="0009514F" w:rsidRDefault="00A35F73" w:rsidP="00A35F73">
      <w:pPr>
        <w:rPr>
          <w:b/>
          <w:bCs/>
        </w:rPr>
      </w:pPr>
      <w:r w:rsidRPr="0009514F">
        <w:rPr>
          <w:b/>
          <w:bCs/>
        </w:rPr>
        <w:t xml:space="preserve">Contractor-Owned, Contractor-Operated System </w:t>
      </w:r>
    </w:p>
    <w:p w14:paraId="104501B6" w14:textId="1158A34D" w:rsidR="00A35F73" w:rsidRPr="0009514F" w:rsidRDefault="00A35F73" w:rsidP="00A35F73">
      <w:r w:rsidRPr="0009514F">
        <w:t xml:space="preserve">Provide and maintain a secure contractor-operated and hosted web-based electronic meeting facilitation, scoring, review, and voting system(s) with capabilities to capture live notes, ability to display and edit a working document in real time, accommodate partial or completely virtual meetings, enable document </w:t>
      </w:r>
      <w:r w:rsidRPr="0009514F">
        <w:lastRenderedPageBreak/>
        <w:t xml:space="preserve">sharing, and conduct a minimum of five concurrent meetings and/or panels consisting of approximately 15-25 participants/reviewers each. </w:t>
      </w:r>
      <w:r w:rsidR="00C30B93">
        <w:t>T</w:t>
      </w:r>
      <w:r w:rsidRPr="0009514F">
        <w:t>he contractor will utilize best practices and state-of-the-art technology to execute each meeting modality as applicable. The contractor shall be responsible for the maintenance, operation, and hosting of the system. All applications that may be used to support meetings whether onsite, video/telephonic, or online must meet security standards to ensure protection of procurement sensitive and government data. </w:t>
      </w:r>
    </w:p>
    <w:p w14:paraId="425F4C7A" w14:textId="77777777" w:rsidR="00A35F73" w:rsidRPr="0009514F" w:rsidRDefault="00A35F73" w:rsidP="00A35F73"/>
    <w:p w14:paraId="5D05C859" w14:textId="77777777" w:rsidR="00A35F73" w:rsidRPr="0009514F" w:rsidRDefault="00A35F73" w:rsidP="00A35F73">
      <w:r w:rsidRPr="0009514F">
        <w:t>At minimum, the web-based review system(s) should be designed to facilitate the evaluation process while ensuring security, scalability, and usability and must incorporate the following capabilities:  </w:t>
      </w:r>
    </w:p>
    <w:p w14:paraId="41E3EAFA" w14:textId="77777777" w:rsidR="00A35F73" w:rsidRPr="0009514F" w:rsidRDefault="00A35F73" w:rsidP="00A35F73">
      <w:r w:rsidRPr="0009514F">
        <w:t>  </w:t>
      </w:r>
    </w:p>
    <w:p w14:paraId="5FBA6132" w14:textId="77777777" w:rsidR="00A35F73" w:rsidRPr="0009514F" w:rsidRDefault="00A35F73" w:rsidP="00A35F73">
      <w:r w:rsidRPr="0009514F">
        <w:t>4.1.1 User Management </w:t>
      </w:r>
    </w:p>
    <w:p w14:paraId="0C2F95FB" w14:textId="77777777" w:rsidR="00A35F73" w:rsidRPr="0009514F" w:rsidRDefault="00A35F73" w:rsidP="00F87A14">
      <w:pPr>
        <w:pStyle w:val="ListParagraph"/>
        <w:numPr>
          <w:ilvl w:val="0"/>
          <w:numId w:val="41"/>
        </w:numPr>
      </w:pPr>
      <w:r w:rsidRPr="0009514F">
        <w:t>Ability to create, manage, and delete user accounts </w:t>
      </w:r>
    </w:p>
    <w:p w14:paraId="1899775B" w14:textId="77777777" w:rsidR="00A35F73" w:rsidRPr="0009514F" w:rsidRDefault="00A35F73" w:rsidP="00F87A14">
      <w:pPr>
        <w:pStyle w:val="ListParagraph"/>
        <w:numPr>
          <w:ilvl w:val="0"/>
          <w:numId w:val="41"/>
        </w:numPr>
      </w:pPr>
      <w:r w:rsidRPr="0009514F">
        <w:t>Role-based access control (e.g., Admin, Reviewer, Government Oversight, Observer, etc.) </w:t>
      </w:r>
    </w:p>
    <w:p w14:paraId="5284A83D" w14:textId="77777777" w:rsidR="00A35F73" w:rsidRPr="0009514F" w:rsidRDefault="00A35F73" w:rsidP="00F87A14">
      <w:pPr>
        <w:pStyle w:val="ListParagraph"/>
        <w:numPr>
          <w:ilvl w:val="0"/>
          <w:numId w:val="41"/>
        </w:numPr>
      </w:pPr>
      <w:r w:rsidRPr="0009514F">
        <w:t>Support for user authentication (e.g., username/password) </w:t>
      </w:r>
    </w:p>
    <w:p w14:paraId="4636FF41" w14:textId="77777777" w:rsidR="00A35F73" w:rsidRPr="0009514F" w:rsidRDefault="00A35F73" w:rsidP="00F87A14">
      <w:pPr>
        <w:pStyle w:val="ListParagraph"/>
        <w:numPr>
          <w:ilvl w:val="0"/>
          <w:numId w:val="41"/>
        </w:numPr>
      </w:pPr>
      <w:r w:rsidRPr="0009514F">
        <w:t>Password recovery and reset functionality </w:t>
      </w:r>
    </w:p>
    <w:p w14:paraId="46EB4B50" w14:textId="77777777" w:rsidR="00A35F73" w:rsidRPr="0009514F" w:rsidRDefault="00A35F73" w:rsidP="00F87A14">
      <w:pPr>
        <w:pStyle w:val="ListParagraph"/>
        <w:numPr>
          <w:ilvl w:val="0"/>
          <w:numId w:val="41"/>
        </w:numPr>
      </w:pPr>
      <w:r w:rsidRPr="0009514F">
        <w:t>User activity tracking and audit logs </w:t>
      </w:r>
    </w:p>
    <w:p w14:paraId="4BB508B7" w14:textId="77777777" w:rsidR="00A35F73" w:rsidRPr="0009514F" w:rsidRDefault="00A35F73" w:rsidP="00F87A14">
      <w:pPr>
        <w:pStyle w:val="ListParagraph"/>
        <w:numPr>
          <w:ilvl w:val="0"/>
          <w:numId w:val="41"/>
        </w:numPr>
      </w:pPr>
      <w:r w:rsidRPr="0009514F">
        <w:t>Instructions for technical support for all users </w:t>
      </w:r>
    </w:p>
    <w:p w14:paraId="7B1C2759" w14:textId="77777777" w:rsidR="00A35F73" w:rsidRPr="0009514F" w:rsidRDefault="00A35F73" w:rsidP="00A35F73"/>
    <w:p w14:paraId="021E7D7E" w14:textId="77777777" w:rsidR="00A35F73" w:rsidRPr="0009514F" w:rsidRDefault="00A35F73" w:rsidP="00A35F73">
      <w:r w:rsidRPr="0009514F">
        <w:t>4.1.2  Meeting Management </w:t>
      </w:r>
    </w:p>
    <w:p w14:paraId="66C0FD7F" w14:textId="77777777" w:rsidR="00A35F73" w:rsidRPr="0009514F" w:rsidRDefault="00A35F73" w:rsidP="00F87A14">
      <w:pPr>
        <w:pStyle w:val="ListParagraph"/>
        <w:numPr>
          <w:ilvl w:val="0"/>
          <w:numId w:val="42"/>
        </w:numPr>
      </w:pPr>
      <w:r w:rsidRPr="0009514F">
        <w:t>Create and configure meeting instances/panels </w:t>
      </w:r>
    </w:p>
    <w:p w14:paraId="14C9F038" w14:textId="77777777" w:rsidR="00A35F73" w:rsidRPr="0009514F" w:rsidRDefault="00A35F73" w:rsidP="00F87A14">
      <w:pPr>
        <w:pStyle w:val="ListParagraph"/>
        <w:numPr>
          <w:ilvl w:val="0"/>
          <w:numId w:val="42"/>
        </w:numPr>
      </w:pPr>
      <w:r w:rsidRPr="0009514F">
        <w:t>Assignment of reviewers/applications to specific panel/review instances </w:t>
      </w:r>
    </w:p>
    <w:p w14:paraId="22116139" w14:textId="77777777" w:rsidR="00A35F73" w:rsidRPr="0009514F" w:rsidRDefault="00A35F73" w:rsidP="00F87A14">
      <w:pPr>
        <w:pStyle w:val="ListParagraph"/>
        <w:numPr>
          <w:ilvl w:val="0"/>
          <w:numId w:val="42"/>
        </w:numPr>
      </w:pPr>
      <w:r w:rsidRPr="0009514F">
        <w:t>Ability to define review criteria (e.g., scoring rubrics, qualitative feedback) </w:t>
      </w:r>
    </w:p>
    <w:p w14:paraId="0FCB891F" w14:textId="77777777" w:rsidR="00A35F73" w:rsidRPr="0009514F" w:rsidRDefault="00A35F73" w:rsidP="00F87A14">
      <w:pPr>
        <w:pStyle w:val="ListParagraph"/>
        <w:numPr>
          <w:ilvl w:val="0"/>
          <w:numId w:val="42"/>
        </w:numPr>
      </w:pPr>
      <w:r w:rsidRPr="0009514F">
        <w:t>Provide the ability to manage multiple concurrent breakout groups at a single meeting for various modalities (in person and video/teleconference)  </w:t>
      </w:r>
    </w:p>
    <w:p w14:paraId="0E5833B2" w14:textId="77777777" w:rsidR="00A35F73" w:rsidRPr="0009514F" w:rsidRDefault="00A35F73" w:rsidP="00A35F73"/>
    <w:p w14:paraId="68C3E770" w14:textId="77777777" w:rsidR="00A35F73" w:rsidRPr="0009514F" w:rsidRDefault="00A35F73" w:rsidP="00A35F73">
      <w:r w:rsidRPr="0009514F">
        <w:t>4.1.3  Evaluation, Review and Scoring </w:t>
      </w:r>
    </w:p>
    <w:p w14:paraId="3E92A13C" w14:textId="77777777" w:rsidR="00A35F73" w:rsidRPr="0009514F" w:rsidRDefault="00A35F73" w:rsidP="00F87A14">
      <w:pPr>
        <w:pStyle w:val="ListParagraph"/>
        <w:numPr>
          <w:ilvl w:val="0"/>
          <w:numId w:val="43"/>
        </w:numPr>
      </w:pPr>
      <w:r w:rsidRPr="0009514F">
        <w:t>Provide configurable and customizable scoring rubrics (e.g., numeric scales, weighted criteria) </w:t>
      </w:r>
    </w:p>
    <w:p w14:paraId="1A4043B4" w14:textId="77777777" w:rsidR="00A35F73" w:rsidRPr="0009514F" w:rsidRDefault="00A35F73" w:rsidP="00F87A14">
      <w:pPr>
        <w:pStyle w:val="ListParagraph"/>
        <w:numPr>
          <w:ilvl w:val="0"/>
          <w:numId w:val="43"/>
        </w:numPr>
      </w:pPr>
      <w:r w:rsidRPr="0009514F">
        <w:t>Provide configurable and customizable scoring rubrics/ranges, scoring capabilities and voting capabilities by panel and program for pre-application and full proposal scoring (to include numeric scales and adjectival scores) (e.g. invite/not invite, fund, alternate, not fund lists, 1-5, 1-3, 1-10) </w:t>
      </w:r>
    </w:p>
    <w:p w14:paraId="2E72201E" w14:textId="77777777" w:rsidR="00A35F73" w:rsidRPr="0009514F" w:rsidRDefault="00A35F73" w:rsidP="00F87A14">
      <w:pPr>
        <w:pStyle w:val="ListParagraph"/>
        <w:numPr>
          <w:ilvl w:val="0"/>
          <w:numId w:val="43"/>
        </w:numPr>
      </w:pPr>
      <w:r w:rsidRPr="0009514F">
        <w:t>Ability to provide qualitative feedback (e.g., comments, recommendations) </w:t>
      </w:r>
    </w:p>
    <w:p w14:paraId="6B46DC90" w14:textId="77777777" w:rsidR="00A35F73" w:rsidRPr="0009514F" w:rsidRDefault="00A35F73" w:rsidP="00F87A14">
      <w:pPr>
        <w:pStyle w:val="ListParagraph"/>
        <w:numPr>
          <w:ilvl w:val="0"/>
          <w:numId w:val="43"/>
        </w:numPr>
      </w:pPr>
      <w:r w:rsidRPr="0009514F">
        <w:t>Real-time scoring updates and analytics </w:t>
      </w:r>
    </w:p>
    <w:p w14:paraId="18886CF6" w14:textId="77777777" w:rsidR="00A35F73" w:rsidRPr="0009514F" w:rsidRDefault="00A35F73" w:rsidP="00F87A14">
      <w:pPr>
        <w:pStyle w:val="ListParagraph"/>
        <w:numPr>
          <w:ilvl w:val="0"/>
          <w:numId w:val="43"/>
        </w:numPr>
      </w:pPr>
      <w:r w:rsidRPr="0009514F">
        <w:t>Support for collaborative reviews (e.g., multiple reviewers per application) </w:t>
      </w:r>
    </w:p>
    <w:p w14:paraId="44C8DB87" w14:textId="77777777" w:rsidR="00A35F73" w:rsidRPr="0009514F" w:rsidRDefault="00A35F73" w:rsidP="00F87A14">
      <w:pPr>
        <w:pStyle w:val="ListParagraph"/>
        <w:numPr>
          <w:ilvl w:val="0"/>
          <w:numId w:val="43"/>
        </w:numPr>
      </w:pPr>
      <w:r w:rsidRPr="0009514F">
        <w:t>Conflict of interest (COI) management (e.g., flagging reviewers with conflicts). Capture COIs for each reviewer and block viewing of specific applications by reviewers who have a COI  </w:t>
      </w:r>
    </w:p>
    <w:p w14:paraId="689AB2CA" w14:textId="77777777" w:rsidR="00A35F73" w:rsidRPr="0009514F" w:rsidRDefault="00A35F73" w:rsidP="00F87A14">
      <w:pPr>
        <w:pStyle w:val="ListParagraph"/>
        <w:numPr>
          <w:ilvl w:val="0"/>
          <w:numId w:val="43"/>
        </w:numPr>
      </w:pPr>
      <w:r w:rsidRPr="0009514F">
        <w:t xml:space="preserve">Capture reviewer demographics and panel makeup views (demographics may include but not limited to professional affiliations (Government, Foreign, etc.), panel member </w:t>
      </w:r>
      <w:proofErr w:type="spellStart"/>
      <w:r w:rsidRPr="0009514F">
        <w:t>biosketch</w:t>
      </w:r>
      <w:proofErr w:type="spellEnd"/>
      <w:r w:rsidRPr="0009514F">
        <w:t>, as requested </w:t>
      </w:r>
    </w:p>
    <w:p w14:paraId="11C9ED0A" w14:textId="77777777" w:rsidR="00A35F73" w:rsidRPr="0009514F" w:rsidRDefault="00A35F73" w:rsidP="00F87A14">
      <w:pPr>
        <w:pStyle w:val="ListParagraph"/>
        <w:numPr>
          <w:ilvl w:val="0"/>
          <w:numId w:val="43"/>
        </w:numPr>
      </w:pPr>
      <w:r w:rsidRPr="0009514F">
        <w:t>Automated scoring aggregation and ranking </w:t>
      </w:r>
    </w:p>
    <w:p w14:paraId="0A976391" w14:textId="77777777" w:rsidR="00A35F73" w:rsidRPr="0009514F" w:rsidRDefault="00A35F73" w:rsidP="00A35F73"/>
    <w:p w14:paraId="6CD3575D" w14:textId="77777777" w:rsidR="00A35F73" w:rsidRPr="0009514F" w:rsidRDefault="00A35F73" w:rsidP="00A35F73">
      <w:r w:rsidRPr="0009514F">
        <w:t>4.1.4 Document and Record Management </w:t>
      </w:r>
    </w:p>
    <w:p w14:paraId="02CB72A4" w14:textId="77777777" w:rsidR="00A35F73" w:rsidRPr="0009514F" w:rsidRDefault="00A35F73" w:rsidP="00F87A14">
      <w:pPr>
        <w:pStyle w:val="ListParagraph"/>
        <w:numPr>
          <w:ilvl w:val="0"/>
          <w:numId w:val="44"/>
        </w:numPr>
      </w:pPr>
      <w:r w:rsidRPr="0009514F">
        <w:t>Securely store and display meeting documents (e.g. agenda, forms, briefings, booklets, graphs, documents, etc.) of varying file formats (e.g., PDF, Word, Excel). </w:t>
      </w:r>
    </w:p>
    <w:p w14:paraId="51F9A7C3" w14:textId="77777777" w:rsidR="00A35F73" w:rsidRPr="0009514F" w:rsidRDefault="00A35F73" w:rsidP="00F87A14">
      <w:pPr>
        <w:pStyle w:val="ListParagraph"/>
        <w:numPr>
          <w:ilvl w:val="0"/>
          <w:numId w:val="44"/>
        </w:numPr>
      </w:pPr>
      <w:r w:rsidRPr="0009514F">
        <w:t>Securely store and display application review documents (e.g. application, summary statement, budget, abstracts, statement of work, etc.) with potential varying file formats (e.g., PDF, Word, Excel). </w:t>
      </w:r>
    </w:p>
    <w:p w14:paraId="71A5C7CB" w14:textId="77777777" w:rsidR="00A35F73" w:rsidRPr="0009514F" w:rsidRDefault="00A35F73" w:rsidP="00F87A14">
      <w:pPr>
        <w:pStyle w:val="ListParagraph"/>
        <w:numPr>
          <w:ilvl w:val="0"/>
          <w:numId w:val="44"/>
        </w:numPr>
      </w:pPr>
      <w:r w:rsidRPr="0009514F">
        <w:t>Display application information (e.g. title, organization, PIs, Partnering PIs, budget, assigned reviewers)  </w:t>
      </w:r>
    </w:p>
    <w:p w14:paraId="7FEEB36C" w14:textId="77777777" w:rsidR="00A35F73" w:rsidRPr="0009514F" w:rsidRDefault="00A35F73" w:rsidP="00F87A14">
      <w:pPr>
        <w:pStyle w:val="ListParagraph"/>
        <w:numPr>
          <w:ilvl w:val="0"/>
          <w:numId w:val="44"/>
        </w:numPr>
      </w:pPr>
      <w:r w:rsidRPr="0009514F">
        <w:lastRenderedPageBreak/>
        <w:t>Real-time entry of scoring inputs </w:t>
      </w:r>
    </w:p>
    <w:p w14:paraId="03664008" w14:textId="77777777" w:rsidR="00A35F73" w:rsidRPr="0009514F" w:rsidRDefault="00A35F73" w:rsidP="00F87A14">
      <w:pPr>
        <w:pStyle w:val="ListParagraph"/>
        <w:numPr>
          <w:ilvl w:val="0"/>
          <w:numId w:val="44"/>
        </w:numPr>
      </w:pPr>
      <w:r w:rsidRPr="0009514F">
        <w:t>Real time viewing (visible for in person and video/telephonic participants), sorting, and ordering of interim and final recommendations– invite/not invite, fund, alternate, not fund lists – including the ability to independently move individual applications within the lists. </w:t>
      </w:r>
    </w:p>
    <w:p w14:paraId="04B327E2" w14:textId="77777777" w:rsidR="00A35F73" w:rsidRPr="0009514F" w:rsidRDefault="00A35F73" w:rsidP="00F87A14">
      <w:pPr>
        <w:pStyle w:val="ListParagraph"/>
        <w:numPr>
          <w:ilvl w:val="0"/>
          <w:numId w:val="44"/>
        </w:numPr>
      </w:pPr>
      <w:r w:rsidRPr="0009514F">
        <w:t>Real time viewing (visible for in person and video/telephonic participants) of active documents, spreadsheets, or other files used to facilitate the conduct of the meeting. (e.g. live notes, investment strategy table)  </w:t>
      </w:r>
    </w:p>
    <w:p w14:paraId="680DCCAF" w14:textId="77777777" w:rsidR="00A35F73" w:rsidRPr="0009514F" w:rsidRDefault="00A35F73" w:rsidP="00F87A14">
      <w:pPr>
        <w:pStyle w:val="ListParagraph"/>
        <w:numPr>
          <w:ilvl w:val="0"/>
          <w:numId w:val="44"/>
        </w:numPr>
      </w:pPr>
      <w:r w:rsidRPr="0009514F">
        <w:t>Capture pre-meeting and in meeting reviewer comments (public, private and administrative) comments/votes/scores. Public meaning other reviewers, private meaning the assigned reviewer and administrative meaning review administrators and government staff.  </w:t>
      </w:r>
    </w:p>
    <w:p w14:paraId="74724FA1" w14:textId="77777777" w:rsidR="00A35F73" w:rsidRPr="0009514F" w:rsidRDefault="00A35F73" w:rsidP="00F87A14">
      <w:pPr>
        <w:pStyle w:val="ListParagraph"/>
        <w:numPr>
          <w:ilvl w:val="0"/>
          <w:numId w:val="44"/>
        </w:numPr>
      </w:pPr>
      <w:r w:rsidRPr="0009514F">
        <w:t>Capture meeting comments/votes/scores and final recommendations </w:t>
      </w:r>
    </w:p>
    <w:p w14:paraId="6065CF91" w14:textId="77777777" w:rsidR="00A35F73" w:rsidRPr="0009514F" w:rsidRDefault="00A35F73" w:rsidP="00F87A14">
      <w:pPr>
        <w:pStyle w:val="ListParagraph"/>
        <w:numPr>
          <w:ilvl w:val="0"/>
          <w:numId w:val="44"/>
        </w:numPr>
      </w:pPr>
      <w:r w:rsidRPr="0009514F">
        <w:t>Share panel comments with other attendees  </w:t>
      </w:r>
    </w:p>
    <w:p w14:paraId="3CD8E616" w14:textId="77777777" w:rsidR="00A35F73" w:rsidRPr="0009514F" w:rsidRDefault="00A35F73" w:rsidP="00F87A14">
      <w:pPr>
        <w:pStyle w:val="ListParagraph"/>
        <w:numPr>
          <w:ilvl w:val="0"/>
          <w:numId w:val="44"/>
        </w:numPr>
      </w:pPr>
      <w:r w:rsidRPr="0009514F">
        <w:t>Provide data protection and security of application information  </w:t>
      </w:r>
    </w:p>
    <w:p w14:paraId="67FFAFDC" w14:textId="77777777" w:rsidR="00A35F73" w:rsidRPr="0009514F" w:rsidRDefault="00A35F73" w:rsidP="00A35F73"/>
    <w:p w14:paraId="570A6AE7" w14:textId="77777777" w:rsidR="00A35F73" w:rsidRPr="0009514F" w:rsidRDefault="00A35F73" w:rsidP="00A35F73">
      <w:r w:rsidRPr="0009514F">
        <w:t>4.1.5 Import, Export and Reporting  </w:t>
      </w:r>
    </w:p>
    <w:p w14:paraId="45B413E8" w14:textId="77777777" w:rsidR="00A35F73" w:rsidRPr="0009514F" w:rsidRDefault="00A35F73" w:rsidP="007D0511">
      <w:pPr>
        <w:pStyle w:val="ListParagraph"/>
        <w:numPr>
          <w:ilvl w:val="0"/>
          <w:numId w:val="45"/>
        </w:numPr>
      </w:pPr>
      <w:r w:rsidRPr="0009514F">
        <w:t>Provide capability to import application data from Government systems such as the Electronic Grants System (EGS) via flat file or web services  </w:t>
      </w:r>
    </w:p>
    <w:p w14:paraId="286C8C04" w14:textId="77777777" w:rsidR="00A35F73" w:rsidRPr="0009514F" w:rsidRDefault="00A35F73" w:rsidP="007D0511">
      <w:pPr>
        <w:pStyle w:val="ListParagraph"/>
        <w:numPr>
          <w:ilvl w:val="0"/>
          <w:numId w:val="45"/>
        </w:numPr>
      </w:pPr>
      <w:r w:rsidRPr="0009514F">
        <w:t>Provide access by CDMRP PM and other designated individuals to input notes and view progress, reports, and reviewer comments.  </w:t>
      </w:r>
    </w:p>
    <w:p w14:paraId="67443C09" w14:textId="77777777" w:rsidR="00A35F73" w:rsidRPr="0009514F" w:rsidRDefault="00A35F73" w:rsidP="007D0511">
      <w:pPr>
        <w:pStyle w:val="ListParagraph"/>
        <w:numPr>
          <w:ilvl w:val="0"/>
          <w:numId w:val="45"/>
        </w:numPr>
      </w:pPr>
      <w:r w:rsidRPr="0009514F">
        <w:t>Provide export capabilities in multiple formats (e.g., PDF, Excel, CSV). </w:t>
      </w:r>
    </w:p>
    <w:p w14:paraId="3FC00328" w14:textId="77777777" w:rsidR="00A35F73" w:rsidRPr="0009514F" w:rsidRDefault="00A35F73" w:rsidP="00A35F73"/>
    <w:p w14:paraId="4445DFDC" w14:textId="77777777" w:rsidR="00A35F73" w:rsidRPr="0009514F" w:rsidRDefault="00A35F73" w:rsidP="00A35F73">
      <w:r w:rsidRPr="0009514F">
        <w:t>4.1.6 Accessibility </w:t>
      </w:r>
    </w:p>
    <w:p w14:paraId="47A9DBF4" w14:textId="77777777" w:rsidR="00A35F73" w:rsidRPr="0009514F" w:rsidRDefault="00A35F73" w:rsidP="007D0511">
      <w:pPr>
        <w:pStyle w:val="ListParagraph"/>
        <w:numPr>
          <w:ilvl w:val="0"/>
          <w:numId w:val="46"/>
        </w:numPr>
      </w:pPr>
      <w:r w:rsidRPr="0009514F">
        <w:t>Compliance with accessibility standards (e.g., WCAG, section 508). </w:t>
      </w:r>
    </w:p>
    <w:p w14:paraId="5A680218" w14:textId="77777777" w:rsidR="00A35F73" w:rsidRPr="0009514F" w:rsidRDefault="00A35F73" w:rsidP="007D0511">
      <w:pPr>
        <w:pStyle w:val="ListParagraph"/>
        <w:numPr>
          <w:ilvl w:val="0"/>
          <w:numId w:val="46"/>
        </w:numPr>
      </w:pPr>
      <w:r w:rsidRPr="0009514F">
        <w:t>Support for screen readers and keyboard navigation. </w:t>
      </w:r>
    </w:p>
    <w:p w14:paraId="6325467B" w14:textId="77777777" w:rsidR="00A35F73" w:rsidRPr="0009514F" w:rsidRDefault="00A35F73" w:rsidP="00A35F73"/>
    <w:p w14:paraId="280DCEE0" w14:textId="77777777" w:rsidR="00A35F73" w:rsidRPr="0009514F" w:rsidRDefault="00A35F73" w:rsidP="00A35F73">
      <w:r w:rsidRPr="0009514F">
        <w:t>4.1.7 Performance </w:t>
      </w:r>
    </w:p>
    <w:p w14:paraId="34C63A52" w14:textId="77777777" w:rsidR="00A35F73" w:rsidRPr="0009514F" w:rsidRDefault="00A35F73" w:rsidP="007D0511">
      <w:pPr>
        <w:pStyle w:val="ListParagraph"/>
        <w:numPr>
          <w:ilvl w:val="0"/>
          <w:numId w:val="47"/>
        </w:numPr>
      </w:pPr>
      <w:r w:rsidRPr="0009514F">
        <w:t>Scalability to handle large numbers of submissions and reviewers e.g. CDMRP received over 7,000 applications in FY24 with over 30% assigned for discussion at programmatic review across 35 program-specific panels.  </w:t>
      </w:r>
    </w:p>
    <w:p w14:paraId="33B8388D" w14:textId="77777777" w:rsidR="00A35F73" w:rsidRPr="0009514F" w:rsidRDefault="00A35F73" w:rsidP="007D0511">
      <w:pPr>
        <w:pStyle w:val="ListParagraph"/>
        <w:numPr>
          <w:ilvl w:val="0"/>
          <w:numId w:val="47"/>
        </w:numPr>
      </w:pPr>
      <w:r w:rsidRPr="0009514F">
        <w:t>Support for concurrent users and reviews without performance degradation. </w:t>
      </w:r>
    </w:p>
    <w:p w14:paraId="3D5E4E1E" w14:textId="77777777" w:rsidR="00A35F73" w:rsidRPr="0009514F" w:rsidRDefault="00A35F73" w:rsidP="007D0511">
      <w:pPr>
        <w:pStyle w:val="ListParagraph"/>
        <w:numPr>
          <w:ilvl w:val="0"/>
          <w:numId w:val="47"/>
        </w:numPr>
      </w:pPr>
      <w:r w:rsidRPr="0009514F">
        <w:t>High availability (e.g., 99.9% uptime).</w:t>
      </w:r>
      <w:r w:rsidRPr="0009514F">
        <w:tab/>
        <w:t> </w:t>
      </w:r>
    </w:p>
    <w:p w14:paraId="65E7A705" w14:textId="77777777" w:rsidR="00A35F73" w:rsidRPr="0009514F" w:rsidRDefault="00A35F73" w:rsidP="00A35F73"/>
    <w:p w14:paraId="02FF47A8" w14:textId="05A46BAF" w:rsidR="00A35F73" w:rsidRPr="0009514F" w:rsidRDefault="00A35F73" w:rsidP="00A35F73">
      <w:r w:rsidRPr="0009514F">
        <w:t>4.1.8 The contractor will abide by an Interconnection Security Agreement (ISA) for exchange of data/files between the contractor-owned system and Electronic Grants System (EGS) (or other Gov. application/resource as needed). Agreement will specify details to include security considerations, documentation, technical controls and standards, configuration control, communication plans, and roles and responsibilities. A template ISA and Data Use Agreement has been provided). Final language will be determined based on the contractor’s specific processes and systems within 30 days of contract award. </w:t>
      </w:r>
    </w:p>
    <w:p w14:paraId="166CAD88" w14:textId="77777777" w:rsidR="00A35F73" w:rsidRPr="0009514F" w:rsidRDefault="00A35F73" w:rsidP="00A35F73"/>
    <w:p w14:paraId="624A0868" w14:textId="77777777" w:rsidR="00A35F73" w:rsidRPr="0009514F" w:rsidRDefault="00A35F73" w:rsidP="00A35F73">
      <w:r w:rsidRPr="0009514F">
        <w:t>4.1.9 The contractor must agree to a Data Use Agreement which will define and limit how application/proposal data/files may be used and how long application/proposal data will be retained in the contractor-owned and contractor-operated system. A template ISA and Data Use Agreement has been provided).</w:t>
      </w:r>
      <w:r w:rsidRPr="0009514F">
        <w:rPr>
          <w:spacing w:val="-3"/>
        </w:rPr>
        <w:t xml:space="preserve"> </w:t>
      </w:r>
      <w:r w:rsidRPr="0009514F">
        <w:t>Final</w:t>
      </w:r>
      <w:r w:rsidRPr="0009514F">
        <w:rPr>
          <w:spacing w:val="-4"/>
        </w:rPr>
        <w:t xml:space="preserve"> </w:t>
      </w:r>
      <w:r w:rsidRPr="0009514F">
        <w:t>language</w:t>
      </w:r>
      <w:r w:rsidRPr="0009514F">
        <w:rPr>
          <w:spacing w:val="-1"/>
        </w:rPr>
        <w:t xml:space="preserve"> </w:t>
      </w:r>
      <w:r w:rsidRPr="0009514F">
        <w:t>will</w:t>
      </w:r>
      <w:r w:rsidRPr="0009514F">
        <w:rPr>
          <w:spacing w:val="-4"/>
        </w:rPr>
        <w:t xml:space="preserve"> </w:t>
      </w:r>
      <w:r w:rsidRPr="0009514F">
        <w:t>be</w:t>
      </w:r>
      <w:r w:rsidRPr="0009514F">
        <w:rPr>
          <w:spacing w:val="-4"/>
        </w:rPr>
        <w:t xml:space="preserve"> </w:t>
      </w:r>
      <w:r w:rsidRPr="0009514F">
        <w:t>determined</w:t>
      </w:r>
      <w:r w:rsidRPr="0009514F">
        <w:rPr>
          <w:spacing w:val="-3"/>
        </w:rPr>
        <w:t xml:space="preserve"> </w:t>
      </w:r>
      <w:r w:rsidRPr="0009514F">
        <w:t>based</w:t>
      </w:r>
      <w:r w:rsidRPr="0009514F">
        <w:rPr>
          <w:spacing w:val="-3"/>
        </w:rPr>
        <w:t xml:space="preserve"> </w:t>
      </w:r>
      <w:r w:rsidRPr="0009514F">
        <w:t>on</w:t>
      </w:r>
      <w:r w:rsidRPr="0009514F">
        <w:rPr>
          <w:spacing w:val="-5"/>
        </w:rPr>
        <w:t xml:space="preserve"> </w:t>
      </w:r>
      <w:r w:rsidRPr="0009514F">
        <w:t>the</w:t>
      </w:r>
      <w:r w:rsidRPr="0009514F">
        <w:rPr>
          <w:spacing w:val="-4"/>
        </w:rPr>
        <w:t xml:space="preserve"> </w:t>
      </w:r>
      <w:r w:rsidRPr="0009514F">
        <w:t>contractor’s</w:t>
      </w:r>
      <w:r w:rsidRPr="0009514F">
        <w:rPr>
          <w:spacing w:val="-2"/>
        </w:rPr>
        <w:t xml:space="preserve"> </w:t>
      </w:r>
      <w:r w:rsidRPr="0009514F">
        <w:t>specific processes and systems within 30 days of contract award.</w:t>
      </w:r>
    </w:p>
    <w:p w14:paraId="4D3171FF" w14:textId="77777777" w:rsidR="00A35F73" w:rsidRPr="0009514F" w:rsidRDefault="00A35F73" w:rsidP="00A35F73"/>
    <w:p w14:paraId="7CEF12E8" w14:textId="77777777" w:rsidR="00A35F73" w:rsidRPr="0009514F" w:rsidRDefault="00A35F73" w:rsidP="00A35F73">
      <w:r w:rsidRPr="0009514F">
        <w:t>4.1.10 The contractor shall establish quality control processes to ensure that data/files delivered to the government</w:t>
      </w:r>
      <w:r w:rsidRPr="0009514F">
        <w:rPr>
          <w:spacing w:val="-2"/>
        </w:rPr>
        <w:t xml:space="preserve"> </w:t>
      </w:r>
      <w:r w:rsidRPr="0009514F">
        <w:t>meet</w:t>
      </w:r>
      <w:r w:rsidRPr="0009514F">
        <w:rPr>
          <w:spacing w:val="-4"/>
        </w:rPr>
        <w:t xml:space="preserve"> </w:t>
      </w:r>
      <w:r w:rsidRPr="0009514F">
        <w:t>standards</w:t>
      </w:r>
      <w:r w:rsidRPr="0009514F">
        <w:rPr>
          <w:spacing w:val="-4"/>
        </w:rPr>
        <w:t xml:space="preserve"> </w:t>
      </w:r>
      <w:r w:rsidRPr="0009514F">
        <w:t>of</w:t>
      </w:r>
      <w:r w:rsidRPr="0009514F">
        <w:rPr>
          <w:spacing w:val="-3"/>
        </w:rPr>
        <w:t xml:space="preserve"> </w:t>
      </w:r>
      <w:r w:rsidRPr="0009514F">
        <w:t>accuracy,</w:t>
      </w:r>
      <w:r w:rsidRPr="0009514F">
        <w:rPr>
          <w:spacing w:val="-3"/>
        </w:rPr>
        <w:t xml:space="preserve"> </w:t>
      </w:r>
      <w:r w:rsidRPr="0009514F">
        <w:t>integrity</w:t>
      </w:r>
      <w:r w:rsidRPr="0009514F">
        <w:rPr>
          <w:spacing w:val="-4"/>
        </w:rPr>
        <w:t xml:space="preserve"> </w:t>
      </w:r>
      <w:r w:rsidRPr="0009514F">
        <w:t>and</w:t>
      </w:r>
      <w:r w:rsidRPr="0009514F">
        <w:rPr>
          <w:spacing w:val="-3"/>
        </w:rPr>
        <w:t xml:space="preserve"> </w:t>
      </w:r>
      <w:r w:rsidRPr="0009514F">
        <w:t>consistency.</w:t>
      </w:r>
      <w:r w:rsidRPr="0009514F">
        <w:rPr>
          <w:spacing w:val="-3"/>
        </w:rPr>
        <w:t xml:space="preserve"> </w:t>
      </w:r>
      <w:r w:rsidRPr="0009514F">
        <w:t>Issues</w:t>
      </w:r>
      <w:r w:rsidRPr="0009514F">
        <w:rPr>
          <w:spacing w:val="-4"/>
        </w:rPr>
        <w:t xml:space="preserve"> </w:t>
      </w:r>
      <w:r w:rsidRPr="0009514F">
        <w:t>found with</w:t>
      </w:r>
      <w:r w:rsidRPr="0009514F">
        <w:rPr>
          <w:spacing w:val="-4"/>
        </w:rPr>
        <w:t xml:space="preserve"> </w:t>
      </w:r>
      <w:r w:rsidRPr="0009514F">
        <w:t>data</w:t>
      </w:r>
      <w:r w:rsidRPr="0009514F">
        <w:rPr>
          <w:spacing w:val="-1"/>
        </w:rPr>
        <w:t xml:space="preserve"> </w:t>
      </w:r>
      <w:r w:rsidRPr="0009514F">
        <w:t>after</w:t>
      </w:r>
      <w:r w:rsidRPr="0009514F">
        <w:rPr>
          <w:spacing w:val="-3"/>
        </w:rPr>
        <w:t xml:space="preserve"> </w:t>
      </w:r>
      <w:r w:rsidRPr="0009514F">
        <w:t>delivery</w:t>
      </w:r>
      <w:r w:rsidRPr="0009514F">
        <w:rPr>
          <w:spacing w:val="-4"/>
        </w:rPr>
        <w:t xml:space="preserve"> </w:t>
      </w:r>
      <w:r w:rsidRPr="0009514F">
        <w:t>must</w:t>
      </w:r>
      <w:r w:rsidRPr="0009514F">
        <w:rPr>
          <w:spacing w:val="-4"/>
        </w:rPr>
        <w:t xml:space="preserve"> </w:t>
      </w:r>
      <w:r w:rsidRPr="0009514F">
        <w:t>be corrected and redelivered.</w:t>
      </w:r>
    </w:p>
    <w:p w14:paraId="7AB55539" w14:textId="77777777" w:rsidR="00A35F73" w:rsidRPr="0009514F" w:rsidRDefault="00A35F73" w:rsidP="00A35F73"/>
    <w:p w14:paraId="19937128" w14:textId="427BA1B8" w:rsidR="00A35F73" w:rsidRDefault="00B63208" w:rsidP="00A35F73">
      <w:r w:rsidRPr="00B63208">
        <w:rPr>
          <w:bCs/>
        </w:rPr>
        <w:t>4.2</w:t>
      </w:r>
      <w:r>
        <w:rPr>
          <w:b/>
        </w:rPr>
        <w:t xml:space="preserve"> </w:t>
      </w:r>
      <w:r w:rsidR="00A35F73" w:rsidRPr="0009514F">
        <w:rPr>
          <w:b/>
        </w:rPr>
        <w:t>General:</w:t>
      </w:r>
      <w:r w:rsidR="00A35F73" w:rsidRPr="0009514F">
        <w:rPr>
          <w:i/>
          <w:color w:val="0000FF"/>
          <w:spacing w:val="-3"/>
        </w:rPr>
        <w:t xml:space="preserve"> </w:t>
      </w:r>
      <w:r w:rsidR="00A35F73" w:rsidRPr="0009514F">
        <w:t>The</w:t>
      </w:r>
      <w:r w:rsidR="00A35F73" w:rsidRPr="0009514F">
        <w:rPr>
          <w:spacing w:val="-3"/>
        </w:rPr>
        <w:t xml:space="preserve"> </w:t>
      </w:r>
      <w:r w:rsidR="00A35F73" w:rsidRPr="0009514F">
        <w:t>contractor</w:t>
      </w:r>
      <w:r w:rsidR="00A35F73" w:rsidRPr="0009514F">
        <w:rPr>
          <w:spacing w:val="-3"/>
        </w:rPr>
        <w:t xml:space="preserve"> </w:t>
      </w:r>
      <w:r w:rsidR="00A35F73" w:rsidRPr="0009514F">
        <w:t>shall</w:t>
      </w:r>
      <w:r w:rsidR="00A35F73" w:rsidRPr="0009514F">
        <w:rPr>
          <w:spacing w:val="-3"/>
        </w:rPr>
        <w:t xml:space="preserve"> </w:t>
      </w:r>
      <w:r w:rsidR="00A35F73" w:rsidRPr="0009514F">
        <w:t>furnish</w:t>
      </w:r>
      <w:r w:rsidR="00A35F73" w:rsidRPr="0009514F">
        <w:rPr>
          <w:spacing w:val="-3"/>
        </w:rPr>
        <w:t xml:space="preserve"> </w:t>
      </w:r>
      <w:r w:rsidR="00A35F73" w:rsidRPr="0009514F">
        <w:t>all</w:t>
      </w:r>
      <w:r w:rsidR="00A35F73" w:rsidRPr="0009514F">
        <w:rPr>
          <w:spacing w:val="-4"/>
        </w:rPr>
        <w:t xml:space="preserve"> </w:t>
      </w:r>
      <w:r w:rsidR="00A35F73" w:rsidRPr="0009514F">
        <w:t>supplies,</w:t>
      </w:r>
      <w:r w:rsidR="00A35F73" w:rsidRPr="0009514F">
        <w:rPr>
          <w:spacing w:val="-5"/>
        </w:rPr>
        <w:t xml:space="preserve"> </w:t>
      </w:r>
      <w:r w:rsidR="00A35F73" w:rsidRPr="0009514F">
        <w:t>equipment,</w:t>
      </w:r>
      <w:r w:rsidR="00A35F73" w:rsidRPr="0009514F">
        <w:rPr>
          <w:spacing w:val="-3"/>
        </w:rPr>
        <w:t xml:space="preserve"> </w:t>
      </w:r>
      <w:r w:rsidR="00A35F73" w:rsidRPr="0009514F">
        <w:t>facilities</w:t>
      </w:r>
      <w:r w:rsidR="00A35F73" w:rsidRPr="0009514F">
        <w:rPr>
          <w:spacing w:val="-3"/>
        </w:rPr>
        <w:t xml:space="preserve"> </w:t>
      </w:r>
      <w:r w:rsidR="00A35F73" w:rsidRPr="0009514F">
        <w:t xml:space="preserve">and services required to </w:t>
      </w:r>
      <w:r w:rsidR="00A35F73" w:rsidRPr="0009514F">
        <w:lastRenderedPageBreak/>
        <w:t>perform work listed under Section 5 of this PWS.</w:t>
      </w:r>
    </w:p>
    <w:p w14:paraId="12989B8F" w14:textId="77777777" w:rsidR="00B63208" w:rsidRPr="0009514F" w:rsidRDefault="00B63208" w:rsidP="00A35F73"/>
    <w:p w14:paraId="4868D257" w14:textId="5557A11F" w:rsidR="00A35F73" w:rsidRPr="0009514F" w:rsidRDefault="00B63208" w:rsidP="00A35F73">
      <w:pPr>
        <w:rPr>
          <w:i/>
        </w:rPr>
      </w:pPr>
      <w:r w:rsidRPr="00B63208">
        <w:rPr>
          <w:bCs/>
        </w:rPr>
        <w:t>4.3</w:t>
      </w:r>
      <w:r>
        <w:rPr>
          <w:b/>
        </w:rPr>
        <w:t xml:space="preserve"> </w:t>
      </w:r>
      <w:r w:rsidR="00A35F73" w:rsidRPr="0009514F">
        <w:rPr>
          <w:b/>
        </w:rPr>
        <w:t>Secret Facility Clearance: N/A</w:t>
      </w:r>
    </w:p>
    <w:p w14:paraId="785A2007" w14:textId="77777777" w:rsidR="00A35F73" w:rsidRPr="0009514F" w:rsidRDefault="00A35F73" w:rsidP="00A35F73"/>
    <w:p w14:paraId="348BB73C" w14:textId="2D4A3990" w:rsidR="00A35F73" w:rsidRPr="0009514F" w:rsidRDefault="00B63208" w:rsidP="00A35F73">
      <w:r w:rsidRPr="00B63208">
        <w:rPr>
          <w:bCs/>
        </w:rPr>
        <w:t>4.4</w:t>
      </w:r>
      <w:r>
        <w:rPr>
          <w:b/>
        </w:rPr>
        <w:t xml:space="preserve"> </w:t>
      </w:r>
      <w:r w:rsidR="00A35F73" w:rsidRPr="0009514F">
        <w:rPr>
          <w:b/>
        </w:rPr>
        <w:t>Materials:</w:t>
      </w:r>
      <w:r w:rsidR="00A35F73" w:rsidRPr="0009514F">
        <w:rPr>
          <w:b/>
          <w:spacing w:val="40"/>
        </w:rPr>
        <w:t xml:space="preserve"> </w:t>
      </w:r>
      <w:r w:rsidR="00A35F73" w:rsidRPr="0009514F">
        <w:t>The</w:t>
      </w:r>
      <w:r w:rsidR="00A35F73" w:rsidRPr="0009514F">
        <w:rPr>
          <w:spacing w:val="-4"/>
        </w:rPr>
        <w:t xml:space="preserve"> </w:t>
      </w:r>
      <w:r w:rsidR="00A35F73" w:rsidRPr="0009514F">
        <w:t>contractor</w:t>
      </w:r>
      <w:r w:rsidR="00A35F73" w:rsidRPr="0009514F">
        <w:rPr>
          <w:spacing w:val="-4"/>
        </w:rPr>
        <w:t xml:space="preserve"> </w:t>
      </w:r>
      <w:r w:rsidR="00A35F73" w:rsidRPr="0009514F">
        <w:t>shall</w:t>
      </w:r>
      <w:r w:rsidR="00A35F73" w:rsidRPr="0009514F">
        <w:rPr>
          <w:spacing w:val="-4"/>
        </w:rPr>
        <w:t xml:space="preserve"> </w:t>
      </w:r>
      <w:r w:rsidR="00A35F73" w:rsidRPr="0009514F">
        <w:t>furnish</w:t>
      </w:r>
      <w:r w:rsidR="00A35F73" w:rsidRPr="0009514F">
        <w:rPr>
          <w:spacing w:val="-4"/>
        </w:rPr>
        <w:t xml:space="preserve"> </w:t>
      </w:r>
      <w:r w:rsidR="00A35F73" w:rsidRPr="0009514F">
        <w:t>materials and supplies necessary</w:t>
      </w:r>
      <w:r w:rsidR="00A35F73" w:rsidRPr="0009514F">
        <w:rPr>
          <w:spacing w:val="-2"/>
        </w:rPr>
        <w:t xml:space="preserve"> </w:t>
      </w:r>
      <w:r w:rsidR="00A35F73" w:rsidRPr="0009514F">
        <w:t>to</w:t>
      </w:r>
      <w:r w:rsidR="00A35F73" w:rsidRPr="0009514F">
        <w:rPr>
          <w:spacing w:val="-4"/>
        </w:rPr>
        <w:t xml:space="preserve"> </w:t>
      </w:r>
      <w:r w:rsidR="00A35F73" w:rsidRPr="0009514F">
        <w:t>meet</w:t>
      </w:r>
      <w:r w:rsidR="00A35F73" w:rsidRPr="0009514F">
        <w:rPr>
          <w:spacing w:val="-3"/>
        </w:rPr>
        <w:t xml:space="preserve"> </w:t>
      </w:r>
      <w:r w:rsidR="00A35F73" w:rsidRPr="0009514F">
        <w:t>the</w:t>
      </w:r>
      <w:r w:rsidR="00A35F73" w:rsidRPr="0009514F">
        <w:rPr>
          <w:spacing w:val="-2"/>
        </w:rPr>
        <w:t xml:space="preserve"> </w:t>
      </w:r>
      <w:r w:rsidR="00A35F73" w:rsidRPr="0009514F">
        <w:t>requirements</w:t>
      </w:r>
      <w:r w:rsidR="00A35F73" w:rsidRPr="0009514F">
        <w:rPr>
          <w:spacing w:val="-2"/>
        </w:rPr>
        <w:t xml:space="preserve"> </w:t>
      </w:r>
      <w:r w:rsidR="00A35F73" w:rsidRPr="0009514F">
        <w:t>under</w:t>
      </w:r>
      <w:r w:rsidR="00A35F73" w:rsidRPr="0009514F">
        <w:rPr>
          <w:spacing w:val="-3"/>
        </w:rPr>
        <w:t xml:space="preserve"> </w:t>
      </w:r>
      <w:r w:rsidR="00A35F73" w:rsidRPr="0009514F">
        <w:t>this</w:t>
      </w:r>
      <w:r w:rsidR="00A35F73" w:rsidRPr="0009514F">
        <w:rPr>
          <w:spacing w:val="-2"/>
        </w:rPr>
        <w:t xml:space="preserve"> </w:t>
      </w:r>
      <w:r w:rsidR="00A35F73" w:rsidRPr="0009514F">
        <w:t>PWS.</w:t>
      </w:r>
    </w:p>
    <w:p w14:paraId="6F015B06" w14:textId="77777777" w:rsidR="00A35F73" w:rsidRPr="0009514F" w:rsidRDefault="00A35F73" w:rsidP="00A35F73"/>
    <w:p w14:paraId="220DFA68" w14:textId="62A48CC8" w:rsidR="00A35F73" w:rsidRPr="0009514F" w:rsidRDefault="00B63208" w:rsidP="00A35F73">
      <w:r w:rsidRPr="00B63208">
        <w:t>4.5</w:t>
      </w:r>
      <w:r>
        <w:rPr>
          <w:b/>
          <w:bCs/>
        </w:rPr>
        <w:t xml:space="preserve"> </w:t>
      </w:r>
      <w:r w:rsidR="00A35F73" w:rsidRPr="0009514F">
        <w:rPr>
          <w:b/>
          <w:bCs/>
        </w:rPr>
        <w:t>Equipment:</w:t>
      </w:r>
      <w:r w:rsidR="00A35F73" w:rsidRPr="0009514F">
        <w:rPr>
          <w:b/>
          <w:bCs/>
          <w:spacing w:val="40"/>
        </w:rPr>
        <w:t xml:space="preserve"> </w:t>
      </w:r>
      <w:r w:rsidR="00A35F73" w:rsidRPr="0009514F">
        <w:t>The</w:t>
      </w:r>
      <w:r w:rsidR="00A35F73" w:rsidRPr="0009514F">
        <w:rPr>
          <w:spacing w:val="-3"/>
        </w:rPr>
        <w:t xml:space="preserve"> </w:t>
      </w:r>
      <w:r w:rsidR="00A35F73" w:rsidRPr="0009514F">
        <w:t>contractor</w:t>
      </w:r>
      <w:r w:rsidR="00A35F73" w:rsidRPr="0009514F">
        <w:rPr>
          <w:spacing w:val="-3"/>
        </w:rPr>
        <w:t xml:space="preserve"> </w:t>
      </w:r>
      <w:r w:rsidR="00A35F73" w:rsidRPr="0009514F">
        <w:t>shall</w:t>
      </w:r>
      <w:r w:rsidR="00A35F73" w:rsidRPr="0009514F">
        <w:rPr>
          <w:spacing w:val="-3"/>
        </w:rPr>
        <w:t xml:space="preserve"> furnish </w:t>
      </w:r>
      <w:r w:rsidR="00A35F73" w:rsidRPr="0009514F">
        <w:t>personal computers, monitors, copying and scanning machine, printer, telephone, audio/visual, internet connectivity, and other equipment necessary to perform the work at the contractor site or contractor managed meetings. The government will provide a limited number of personal computers to maintain network account access.</w:t>
      </w:r>
    </w:p>
    <w:p w14:paraId="0D4C19C3" w14:textId="77777777" w:rsidR="00A35F73" w:rsidRPr="0009514F" w:rsidRDefault="00A35F73" w:rsidP="00A35F73"/>
    <w:p w14:paraId="3B85073C" w14:textId="7F96C307" w:rsidR="00A35F73" w:rsidRPr="0009514F" w:rsidRDefault="00B63208" w:rsidP="00A35F73">
      <w:r w:rsidRPr="00B63208">
        <w:rPr>
          <w:bCs/>
        </w:rPr>
        <w:t>4.6</w:t>
      </w:r>
      <w:r>
        <w:rPr>
          <w:b/>
        </w:rPr>
        <w:t xml:space="preserve"> </w:t>
      </w:r>
      <w:r w:rsidR="00A35F73" w:rsidRPr="0009514F">
        <w:rPr>
          <w:b/>
        </w:rPr>
        <w:t>Facilities: N/A</w:t>
      </w:r>
    </w:p>
    <w:p w14:paraId="445D2BA9" w14:textId="77777777" w:rsidR="00A35F73" w:rsidRDefault="00A35F73" w:rsidP="00EE5F0E"/>
    <w:p w14:paraId="00E1DA61" w14:textId="77777777" w:rsidR="009678A1" w:rsidRDefault="009678A1" w:rsidP="00EE5F0E"/>
    <w:p w14:paraId="032CF871" w14:textId="77777777" w:rsidR="009678A1" w:rsidRPr="00E50DB9" w:rsidRDefault="009678A1" w:rsidP="00E50DB9">
      <w:pPr>
        <w:jc w:val="center"/>
        <w:rPr>
          <w:b/>
          <w:bCs/>
        </w:rPr>
      </w:pPr>
      <w:r w:rsidRPr="00E50DB9">
        <w:rPr>
          <w:b/>
          <w:bCs/>
        </w:rPr>
        <w:t>PART</w:t>
      </w:r>
      <w:r w:rsidRPr="00E50DB9">
        <w:rPr>
          <w:b/>
          <w:bCs/>
          <w:spacing w:val="-4"/>
        </w:rPr>
        <w:t xml:space="preserve"> </w:t>
      </w:r>
      <w:r w:rsidRPr="00E50DB9">
        <w:rPr>
          <w:b/>
          <w:bCs/>
          <w:spacing w:val="-10"/>
        </w:rPr>
        <w:t>5</w:t>
      </w:r>
    </w:p>
    <w:p w14:paraId="6F43BE32" w14:textId="23DDAA7A" w:rsidR="009678A1" w:rsidRPr="0009514F" w:rsidRDefault="00E50DB9" w:rsidP="00E50DB9">
      <w:pPr>
        <w:jc w:val="center"/>
        <w:rPr>
          <w:b/>
          <w:sz w:val="24"/>
          <w:szCs w:val="24"/>
        </w:rPr>
      </w:pPr>
      <w:r>
        <w:rPr>
          <w:b/>
          <w:sz w:val="24"/>
          <w:szCs w:val="24"/>
        </w:rPr>
        <w:t xml:space="preserve">5.0 </w:t>
      </w:r>
      <w:r w:rsidR="009678A1" w:rsidRPr="0009514F">
        <w:rPr>
          <w:b/>
          <w:sz w:val="24"/>
          <w:szCs w:val="24"/>
        </w:rPr>
        <w:t>SPECIFIC</w:t>
      </w:r>
      <w:r w:rsidR="009678A1" w:rsidRPr="0009514F">
        <w:rPr>
          <w:b/>
          <w:spacing w:val="-2"/>
          <w:sz w:val="24"/>
          <w:szCs w:val="24"/>
        </w:rPr>
        <w:t xml:space="preserve"> TASKS</w:t>
      </w:r>
    </w:p>
    <w:p w14:paraId="14E47862" w14:textId="77777777" w:rsidR="009678A1" w:rsidRPr="0009514F" w:rsidRDefault="009678A1" w:rsidP="009678A1">
      <w:pPr>
        <w:rPr>
          <w:i/>
        </w:rPr>
      </w:pPr>
    </w:p>
    <w:p w14:paraId="1BEB0785" w14:textId="0305C962" w:rsidR="009678A1" w:rsidRPr="0009514F" w:rsidRDefault="00E50DB9" w:rsidP="009678A1">
      <w:pPr>
        <w:rPr>
          <w:b/>
          <w:bCs/>
        </w:rPr>
      </w:pPr>
      <w:r w:rsidRPr="00E50DB9">
        <w:t>5.1</w:t>
      </w:r>
      <w:r>
        <w:rPr>
          <w:b/>
          <w:bCs/>
        </w:rPr>
        <w:t xml:space="preserve"> </w:t>
      </w:r>
      <w:r w:rsidR="009678A1" w:rsidRPr="0009514F">
        <w:rPr>
          <w:b/>
          <w:bCs/>
        </w:rPr>
        <w:t>Key Task 1 – Provide Meeting Support</w:t>
      </w:r>
    </w:p>
    <w:p w14:paraId="228C2A79" w14:textId="77777777" w:rsidR="009678A1" w:rsidRPr="0009514F" w:rsidRDefault="009678A1" w:rsidP="009678A1">
      <w:pPr>
        <w:rPr>
          <w:b/>
          <w:bCs/>
        </w:rPr>
      </w:pPr>
    </w:p>
    <w:p w14:paraId="76461D6D" w14:textId="77777777" w:rsidR="009678A1" w:rsidRPr="0009514F" w:rsidRDefault="009678A1" w:rsidP="009678A1">
      <w:r w:rsidRPr="0009514F">
        <w:t xml:space="preserve">The contractor shall provide in person, synchronous video/teleconference, and asynchronous online-only contractor-run meeting support, as requested by the Government. </w:t>
      </w:r>
    </w:p>
    <w:p w14:paraId="7AE3C4A6" w14:textId="77777777" w:rsidR="009678A1" w:rsidRPr="0009514F" w:rsidRDefault="009678A1" w:rsidP="009678A1"/>
    <w:p w14:paraId="0EFBFD6F" w14:textId="7CF3511C" w:rsidR="009678A1" w:rsidRPr="0009514F" w:rsidRDefault="00E50DB9" w:rsidP="009678A1">
      <w:r>
        <w:t xml:space="preserve">5.1.1 </w:t>
      </w:r>
      <w:r w:rsidR="009678A1" w:rsidRPr="0009514F">
        <w:t>General Program Meeting Support</w:t>
      </w:r>
    </w:p>
    <w:p w14:paraId="743638CE" w14:textId="77777777" w:rsidR="009678A1" w:rsidRPr="0009514F" w:rsidRDefault="009678A1" w:rsidP="009678A1">
      <w:r w:rsidRPr="0009514F">
        <w:t xml:space="preserve">Provide support for program meetings, including but not limited to Stakeholders, Vision Setting, Prescreening, Programmatic Review, and award-specific steering committees. Unless specified, the tasks are applicable to all meeting formats including in-person, video/telephonic and online-only meetings. </w:t>
      </w:r>
      <w:r w:rsidRPr="0009514F">
        <w:rPr>
          <w:spacing w:val="-6"/>
        </w:rPr>
        <w:t>The</w:t>
      </w:r>
      <w:r w:rsidRPr="0009514F">
        <w:t xml:space="preserve"> </w:t>
      </w:r>
      <w:r w:rsidRPr="0009514F">
        <w:rPr>
          <w:spacing w:val="-7"/>
        </w:rPr>
        <w:t>tasks</w:t>
      </w:r>
      <w:r w:rsidRPr="0009514F">
        <w:t xml:space="preserve"> </w:t>
      </w:r>
      <w:r w:rsidRPr="0009514F">
        <w:rPr>
          <w:spacing w:val="-5"/>
        </w:rPr>
        <w:t>listed</w:t>
      </w:r>
      <w:r w:rsidRPr="0009514F">
        <w:t xml:space="preserve"> </w:t>
      </w:r>
      <w:r w:rsidRPr="0009514F">
        <w:rPr>
          <w:spacing w:val="-8"/>
        </w:rPr>
        <w:t>below</w:t>
      </w:r>
      <w:r w:rsidRPr="0009514F">
        <w:t xml:space="preserve"> </w:t>
      </w:r>
      <w:r w:rsidRPr="0009514F">
        <w:rPr>
          <w:spacing w:val="-6"/>
        </w:rPr>
        <w:t>will</w:t>
      </w:r>
      <w:r w:rsidRPr="0009514F">
        <w:t xml:space="preserve"> </w:t>
      </w:r>
      <w:r w:rsidRPr="0009514F">
        <w:rPr>
          <w:spacing w:val="-4"/>
        </w:rPr>
        <w:t>not</w:t>
      </w:r>
      <w:r w:rsidRPr="0009514F">
        <w:t xml:space="preserve"> </w:t>
      </w:r>
      <w:r w:rsidRPr="0009514F">
        <w:rPr>
          <w:spacing w:val="-6"/>
        </w:rPr>
        <w:t>be</w:t>
      </w:r>
      <w:r w:rsidRPr="0009514F">
        <w:t xml:space="preserve"> </w:t>
      </w:r>
      <w:r w:rsidRPr="0009514F">
        <w:rPr>
          <w:spacing w:val="-5"/>
        </w:rPr>
        <w:t>required</w:t>
      </w:r>
      <w:r w:rsidRPr="0009514F">
        <w:t xml:space="preserve"> </w:t>
      </w:r>
      <w:r w:rsidRPr="0009514F">
        <w:rPr>
          <w:spacing w:val="-5"/>
        </w:rPr>
        <w:t>for</w:t>
      </w:r>
      <w:r w:rsidRPr="0009514F">
        <w:t xml:space="preserve"> </w:t>
      </w:r>
      <w:r w:rsidRPr="0009514F">
        <w:rPr>
          <w:spacing w:val="-7"/>
        </w:rPr>
        <w:t>every</w:t>
      </w:r>
      <w:r w:rsidRPr="0009514F">
        <w:t xml:space="preserve"> </w:t>
      </w:r>
      <w:r w:rsidRPr="0009514F">
        <w:rPr>
          <w:spacing w:val="-5"/>
        </w:rPr>
        <w:t>meeting.</w:t>
      </w:r>
      <w:r w:rsidRPr="0009514F">
        <w:t xml:space="preserve"> </w:t>
      </w:r>
      <w:r w:rsidRPr="0009514F">
        <w:rPr>
          <w:spacing w:val="-6"/>
        </w:rPr>
        <w:t>The</w:t>
      </w:r>
      <w:r w:rsidRPr="0009514F">
        <w:t xml:space="preserve"> </w:t>
      </w:r>
      <w:r w:rsidRPr="0009514F">
        <w:rPr>
          <w:spacing w:val="-3"/>
        </w:rPr>
        <w:t>specific</w:t>
      </w:r>
      <w:r w:rsidRPr="0009514F">
        <w:t xml:space="preserve"> </w:t>
      </w:r>
      <w:r w:rsidRPr="0009514F">
        <w:rPr>
          <w:spacing w:val="-7"/>
        </w:rPr>
        <w:t>meeting</w:t>
      </w:r>
      <w:r w:rsidRPr="0009514F">
        <w:t xml:space="preserve"> </w:t>
      </w:r>
      <w:r w:rsidRPr="0009514F">
        <w:rPr>
          <w:spacing w:val="-4"/>
        </w:rPr>
        <w:t>requirements</w:t>
      </w:r>
      <w:r w:rsidRPr="0009514F">
        <w:t xml:space="preserve"> </w:t>
      </w:r>
      <w:r w:rsidRPr="0009514F">
        <w:rPr>
          <w:spacing w:val="-6"/>
        </w:rPr>
        <w:t>will</w:t>
      </w:r>
      <w:r w:rsidRPr="0009514F">
        <w:t xml:space="preserve"> </w:t>
      </w:r>
      <w:r w:rsidRPr="0009514F">
        <w:rPr>
          <w:spacing w:val="-6"/>
        </w:rPr>
        <w:t>be</w:t>
      </w:r>
      <w:r w:rsidRPr="0009514F">
        <w:t xml:space="preserve"> </w:t>
      </w:r>
      <w:r w:rsidRPr="0009514F">
        <w:rPr>
          <w:spacing w:val="-5"/>
        </w:rPr>
        <w:t>identified</w:t>
      </w:r>
      <w:r w:rsidRPr="0009514F">
        <w:t xml:space="preserve"> at the task order</w:t>
      </w:r>
      <w:r w:rsidRPr="0009514F">
        <w:rPr>
          <w:spacing w:val="16"/>
        </w:rPr>
        <w:t xml:space="preserve"> </w:t>
      </w:r>
      <w:r w:rsidRPr="0009514F">
        <w:t>level</w:t>
      </w:r>
      <w:r w:rsidRPr="0009514F">
        <w:rPr>
          <w:spacing w:val="17"/>
        </w:rPr>
        <w:t xml:space="preserve"> </w:t>
      </w:r>
      <w:r w:rsidRPr="0009514F">
        <w:t>using a</w:t>
      </w:r>
      <w:r w:rsidRPr="0009514F">
        <w:rPr>
          <w:spacing w:val="17"/>
        </w:rPr>
        <w:t xml:space="preserve"> </w:t>
      </w:r>
      <w:r w:rsidRPr="0009514F">
        <w:t>meeting</w:t>
      </w:r>
      <w:r w:rsidRPr="0009514F">
        <w:rPr>
          <w:spacing w:val="16"/>
        </w:rPr>
        <w:t xml:space="preserve"> </w:t>
      </w:r>
      <w:r w:rsidRPr="0009514F">
        <w:t>assumptions page, but the</w:t>
      </w:r>
      <w:r w:rsidRPr="0009514F">
        <w:rPr>
          <w:spacing w:val="17"/>
        </w:rPr>
        <w:t xml:space="preserve"> </w:t>
      </w:r>
      <w:r w:rsidRPr="0009514F">
        <w:t>Contractor</w:t>
      </w:r>
      <w:r w:rsidRPr="0009514F">
        <w:rPr>
          <w:spacing w:val="16"/>
        </w:rPr>
        <w:t xml:space="preserve"> </w:t>
      </w:r>
      <w:r w:rsidRPr="0009514F">
        <w:t>shall be capable of supporting all the following tasks:</w:t>
      </w:r>
    </w:p>
    <w:p w14:paraId="5F2E1A7D" w14:textId="77777777" w:rsidR="009678A1" w:rsidRPr="0009514F" w:rsidRDefault="009678A1" w:rsidP="009678A1"/>
    <w:p w14:paraId="06BB1DBB" w14:textId="4BE63829" w:rsidR="009678A1" w:rsidRPr="0009514F" w:rsidRDefault="00E50DB9" w:rsidP="009678A1">
      <w:r>
        <w:t xml:space="preserve">5.1.2 </w:t>
      </w:r>
      <w:r w:rsidR="009678A1" w:rsidRPr="0009514F">
        <w:t>Coordinate with the CDMRP Program Manager (PM)/meeting POC on planning for all aspects of meeting requirements, including but not limited to: utilizing a commercially available video conferencing platform, scheduling, utilizing a commercially available meeting registration website, attendees, audio/visual (A/V), computer networking, internet connectivity, after action meetings, meeting</w:t>
      </w:r>
      <w:r w:rsidR="009678A1" w:rsidRPr="0009514F">
        <w:rPr>
          <w:spacing w:val="-2"/>
        </w:rPr>
        <w:t xml:space="preserve"> </w:t>
      </w:r>
      <w:r w:rsidR="009678A1" w:rsidRPr="0009514F">
        <w:t>invitations, seating arrangements, seating charts, equipment rental, presentation coordination and</w:t>
      </w:r>
      <w:r w:rsidR="009678A1" w:rsidRPr="0009514F">
        <w:rPr>
          <w:spacing w:val="-13"/>
        </w:rPr>
        <w:t xml:space="preserve"> </w:t>
      </w:r>
      <w:r w:rsidR="009678A1" w:rsidRPr="0009514F">
        <w:t>posting to meeting site.</w:t>
      </w:r>
    </w:p>
    <w:p w14:paraId="53704D20" w14:textId="77777777" w:rsidR="009678A1" w:rsidRPr="0009514F" w:rsidRDefault="009678A1" w:rsidP="009678A1"/>
    <w:p w14:paraId="164B9553" w14:textId="77C48B2D" w:rsidR="009678A1" w:rsidRPr="0009514F" w:rsidRDefault="00E50DB9" w:rsidP="009678A1">
      <w:r>
        <w:t xml:space="preserve">5.1.3 </w:t>
      </w:r>
      <w:r w:rsidR="009678A1" w:rsidRPr="0009514F">
        <w:t>Coordinate with the CDMRP PM/meeting POC to prepare,</w:t>
      </w:r>
      <w:r w:rsidR="009678A1" w:rsidRPr="0009514F">
        <w:rPr>
          <w:spacing w:val="-6"/>
        </w:rPr>
        <w:t xml:space="preserve"> </w:t>
      </w:r>
      <w:r w:rsidR="009678A1" w:rsidRPr="0009514F">
        <w:t>edit</w:t>
      </w:r>
      <w:r w:rsidR="009678A1" w:rsidRPr="0009514F">
        <w:rPr>
          <w:spacing w:val="-7"/>
        </w:rPr>
        <w:t xml:space="preserve"> </w:t>
      </w:r>
      <w:r w:rsidR="009678A1" w:rsidRPr="0009514F">
        <w:t>and</w:t>
      </w:r>
      <w:r w:rsidR="009678A1" w:rsidRPr="0009514F">
        <w:rPr>
          <w:spacing w:val="-5"/>
        </w:rPr>
        <w:t xml:space="preserve"> </w:t>
      </w:r>
      <w:r w:rsidR="009678A1" w:rsidRPr="0009514F">
        <w:t>distribute</w:t>
      </w:r>
      <w:r w:rsidR="009678A1" w:rsidRPr="0009514F">
        <w:rPr>
          <w:spacing w:val="-7"/>
        </w:rPr>
        <w:t xml:space="preserve"> </w:t>
      </w:r>
      <w:r w:rsidR="009678A1" w:rsidRPr="0009514F">
        <w:t>all</w:t>
      </w:r>
      <w:r w:rsidR="009678A1" w:rsidRPr="0009514F">
        <w:rPr>
          <w:spacing w:val="-6"/>
        </w:rPr>
        <w:t xml:space="preserve"> pre-meeting and </w:t>
      </w:r>
      <w:r w:rsidR="009678A1" w:rsidRPr="0009514F">
        <w:t>meeting</w:t>
      </w:r>
      <w:r w:rsidR="009678A1" w:rsidRPr="0009514F">
        <w:rPr>
          <w:spacing w:val="-12"/>
        </w:rPr>
        <w:t xml:space="preserve"> </w:t>
      </w:r>
      <w:r w:rsidR="009678A1" w:rsidRPr="0009514F">
        <w:rPr>
          <w:spacing w:val="-2"/>
        </w:rPr>
        <w:t>materials.</w:t>
      </w:r>
    </w:p>
    <w:p w14:paraId="6CAC5CAD" w14:textId="77777777" w:rsidR="009678A1" w:rsidRPr="0009514F" w:rsidRDefault="009678A1" w:rsidP="009678A1"/>
    <w:p w14:paraId="2B6C5CA6" w14:textId="06D9E0D3" w:rsidR="009678A1" w:rsidRPr="0009514F" w:rsidRDefault="00E50DB9" w:rsidP="009678A1">
      <w:r>
        <w:rPr>
          <w:spacing w:val="-2"/>
        </w:rPr>
        <w:t xml:space="preserve">5.1.3.1 </w:t>
      </w:r>
      <w:r w:rsidR="009678A1" w:rsidRPr="0009514F">
        <w:rPr>
          <w:spacing w:val="-2"/>
        </w:rPr>
        <w:t xml:space="preserve">For in-person meetings only, </w:t>
      </w:r>
      <w:r w:rsidR="009678A1" w:rsidRPr="0009514F">
        <w:t>identify, reserve and configure meeting venues. Inform</w:t>
      </w:r>
      <w:r w:rsidR="009678A1" w:rsidRPr="0009514F">
        <w:rPr>
          <w:spacing w:val="-1"/>
        </w:rPr>
        <w:t xml:space="preserve"> </w:t>
      </w:r>
      <w:r w:rsidR="009678A1" w:rsidRPr="0009514F">
        <w:t>the respective CDMRP PM of</w:t>
      </w:r>
      <w:r w:rsidR="009678A1" w:rsidRPr="0009514F">
        <w:rPr>
          <w:spacing w:val="-1"/>
        </w:rPr>
        <w:t xml:space="preserve"> the </w:t>
      </w:r>
      <w:r w:rsidR="009678A1" w:rsidRPr="0009514F">
        <w:t>planned and finalized venue when making the meeting arrangements and within</w:t>
      </w:r>
      <w:r w:rsidR="009678A1" w:rsidRPr="0009514F">
        <w:rPr>
          <w:spacing w:val="-7"/>
        </w:rPr>
        <w:t xml:space="preserve"> </w:t>
      </w:r>
      <w:r w:rsidR="009678A1" w:rsidRPr="0009514F">
        <w:t>three</w:t>
      </w:r>
      <w:r w:rsidR="009678A1" w:rsidRPr="0009514F">
        <w:rPr>
          <w:spacing w:val="-5"/>
        </w:rPr>
        <w:t xml:space="preserve"> </w:t>
      </w:r>
      <w:r w:rsidR="009678A1" w:rsidRPr="0009514F">
        <w:t>business</w:t>
      </w:r>
      <w:r w:rsidR="009678A1" w:rsidRPr="0009514F">
        <w:rPr>
          <w:spacing w:val="-6"/>
        </w:rPr>
        <w:t xml:space="preserve"> </w:t>
      </w:r>
      <w:r w:rsidR="009678A1" w:rsidRPr="0009514F">
        <w:t>days</w:t>
      </w:r>
      <w:r w:rsidR="009678A1" w:rsidRPr="0009514F">
        <w:rPr>
          <w:spacing w:val="-6"/>
        </w:rPr>
        <w:t xml:space="preserve"> </w:t>
      </w:r>
      <w:r w:rsidR="009678A1" w:rsidRPr="0009514F">
        <w:t>of</w:t>
      </w:r>
      <w:r w:rsidR="009678A1" w:rsidRPr="0009514F">
        <w:rPr>
          <w:spacing w:val="-7"/>
        </w:rPr>
        <w:t xml:space="preserve"> </w:t>
      </w:r>
      <w:r w:rsidR="009678A1" w:rsidRPr="0009514F">
        <w:t>final</w:t>
      </w:r>
      <w:r w:rsidR="009678A1" w:rsidRPr="0009514F">
        <w:rPr>
          <w:spacing w:val="-3"/>
        </w:rPr>
        <w:t xml:space="preserve"> </w:t>
      </w:r>
      <w:r w:rsidR="009678A1" w:rsidRPr="0009514F">
        <w:t>venue</w:t>
      </w:r>
      <w:r w:rsidR="009678A1" w:rsidRPr="0009514F">
        <w:rPr>
          <w:spacing w:val="-5"/>
        </w:rPr>
        <w:t xml:space="preserve"> </w:t>
      </w:r>
      <w:r w:rsidR="009678A1" w:rsidRPr="0009514F">
        <w:t>selection.</w:t>
      </w:r>
      <w:r w:rsidR="009678A1" w:rsidRPr="0009514F">
        <w:rPr>
          <w:spacing w:val="-5"/>
        </w:rPr>
        <w:t xml:space="preserve"> </w:t>
      </w:r>
      <w:r w:rsidR="009678A1" w:rsidRPr="0009514F">
        <w:t>For</w:t>
      </w:r>
      <w:r w:rsidR="009678A1" w:rsidRPr="0009514F">
        <w:rPr>
          <w:spacing w:val="-2"/>
        </w:rPr>
        <w:t xml:space="preserve"> </w:t>
      </w:r>
      <w:r w:rsidR="009678A1" w:rsidRPr="0009514F">
        <w:t>meetings</w:t>
      </w:r>
      <w:r w:rsidR="009678A1" w:rsidRPr="0009514F">
        <w:rPr>
          <w:spacing w:val="-6"/>
        </w:rPr>
        <w:t xml:space="preserve"> </w:t>
      </w:r>
      <w:r w:rsidR="009678A1" w:rsidRPr="0009514F">
        <w:t>requiring</w:t>
      </w:r>
      <w:r w:rsidR="009678A1" w:rsidRPr="0009514F">
        <w:rPr>
          <w:spacing w:val="-4"/>
        </w:rPr>
        <w:t xml:space="preserve"> </w:t>
      </w:r>
      <w:r w:rsidR="009678A1" w:rsidRPr="0009514F">
        <w:t>meeting</w:t>
      </w:r>
      <w:r w:rsidR="009678A1" w:rsidRPr="0009514F">
        <w:rPr>
          <w:spacing w:val="-7"/>
        </w:rPr>
        <w:t xml:space="preserve"> </w:t>
      </w:r>
      <w:r w:rsidR="009678A1" w:rsidRPr="0009514F">
        <w:t>approval</w:t>
      </w:r>
      <w:r w:rsidR="009678A1" w:rsidRPr="0009514F">
        <w:rPr>
          <w:spacing w:val="-6"/>
        </w:rPr>
        <w:t xml:space="preserve"> </w:t>
      </w:r>
      <w:r w:rsidR="009678A1" w:rsidRPr="0009514F">
        <w:t>before</w:t>
      </w:r>
      <w:r w:rsidR="009678A1" w:rsidRPr="0009514F">
        <w:rPr>
          <w:spacing w:val="-5"/>
        </w:rPr>
        <w:t xml:space="preserve"> </w:t>
      </w:r>
      <w:r w:rsidR="009678A1" w:rsidRPr="0009514F">
        <w:t>task</w:t>
      </w:r>
      <w:r w:rsidR="009678A1" w:rsidRPr="0009514F">
        <w:rPr>
          <w:spacing w:val="-7"/>
        </w:rPr>
        <w:t xml:space="preserve"> </w:t>
      </w:r>
      <w:r w:rsidR="009678A1" w:rsidRPr="0009514F">
        <w:t>order</w:t>
      </w:r>
      <w:r w:rsidR="009678A1" w:rsidRPr="0009514F">
        <w:rPr>
          <w:spacing w:val="-5"/>
        </w:rPr>
        <w:t xml:space="preserve"> </w:t>
      </w:r>
      <w:r w:rsidR="009678A1" w:rsidRPr="0009514F">
        <w:t>award, the</w:t>
      </w:r>
      <w:r w:rsidR="009678A1" w:rsidRPr="0009514F">
        <w:rPr>
          <w:spacing w:val="-5"/>
        </w:rPr>
        <w:t xml:space="preserve"> </w:t>
      </w:r>
      <w:r w:rsidR="009678A1" w:rsidRPr="0009514F">
        <w:t>Government</w:t>
      </w:r>
      <w:r w:rsidR="009678A1" w:rsidRPr="0009514F">
        <w:rPr>
          <w:spacing w:val="-6"/>
        </w:rPr>
        <w:t xml:space="preserve"> </w:t>
      </w:r>
      <w:r w:rsidR="009678A1" w:rsidRPr="0009514F">
        <w:t>shall</w:t>
      </w:r>
      <w:r w:rsidR="009678A1" w:rsidRPr="0009514F">
        <w:rPr>
          <w:spacing w:val="-6"/>
        </w:rPr>
        <w:t xml:space="preserve"> </w:t>
      </w:r>
      <w:r w:rsidR="009678A1" w:rsidRPr="0009514F">
        <w:t>reserve</w:t>
      </w:r>
      <w:r w:rsidR="009678A1" w:rsidRPr="0009514F">
        <w:rPr>
          <w:spacing w:val="-5"/>
        </w:rPr>
        <w:t xml:space="preserve"> </w:t>
      </w:r>
      <w:r w:rsidR="009678A1" w:rsidRPr="0009514F">
        <w:t>the</w:t>
      </w:r>
      <w:r w:rsidR="009678A1" w:rsidRPr="0009514F">
        <w:rPr>
          <w:spacing w:val="-3"/>
        </w:rPr>
        <w:t xml:space="preserve"> </w:t>
      </w:r>
      <w:r w:rsidR="009678A1" w:rsidRPr="0009514F">
        <w:t>meeting</w:t>
      </w:r>
      <w:r w:rsidR="009678A1" w:rsidRPr="0009514F">
        <w:rPr>
          <w:spacing w:val="-7"/>
        </w:rPr>
        <w:t xml:space="preserve"> </w:t>
      </w:r>
      <w:r w:rsidR="009678A1" w:rsidRPr="0009514F">
        <w:t>venue</w:t>
      </w:r>
      <w:r w:rsidR="009678A1" w:rsidRPr="0009514F">
        <w:rPr>
          <w:spacing w:val="-5"/>
        </w:rPr>
        <w:t xml:space="preserve"> </w:t>
      </w:r>
      <w:r w:rsidR="009678A1" w:rsidRPr="0009514F">
        <w:t>and</w:t>
      </w:r>
      <w:r w:rsidR="009678A1" w:rsidRPr="0009514F">
        <w:rPr>
          <w:spacing w:val="-4"/>
        </w:rPr>
        <w:t xml:space="preserve"> </w:t>
      </w:r>
      <w:r w:rsidR="009678A1" w:rsidRPr="0009514F">
        <w:t>is</w:t>
      </w:r>
      <w:r w:rsidR="009678A1" w:rsidRPr="0009514F">
        <w:rPr>
          <w:spacing w:val="-6"/>
        </w:rPr>
        <w:t xml:space="preserve"> </w:t>
      </w:r>
      <w:r w:rsidR="009678A1" w:rsidRPr="0009514F">
        <w:t>responsible</w:t>
      </w:r>
      <w:r w:rsidR="009678A1" w:rsidRPr="0009514F">
        <w:rPr>
          <w:spacing w:val="-3"/>
        </w:rPr>
        <w:t xml:space="preserve"> </w:t>
      </w:r>
      <w:r w:rsidR="009678A1" w:rsidRPr="0009514F">
        <w:t>for</w:t>
      </w:r>
      <w:r w:rsidR="009678A1" w:rsidRPr="0009514F">
        <w:rPr>
          <w:spacing w:val="-5"/>
        </w:rPr>
        <w:t xml:space="preserve"> </w:t>
      </w:r>
      <w:r w:rsidR="009678A1" w:rsidRPr="0009514F">
        <w:t>establishing</w:t>
      </w:r>
      <w:r w:rsidR="009678A1" w:rsidRPr="0009514F">
        <w:rPr>
          <w:spacing w:val="-7"/>
        </w:rPr>
        <w:t xml:space="preserve"> </w:t>
      </w:r>
      <w:r w:rsidR="009678A1" w:rsidRPr="0009514F">
        <w:t>a</w:t>
      </w:r>
      <w:r w:rsidR="009678A1" w:rsidRPr="0009514F">
        <w:rPr>
          <w:spacing w:val="-5"/>
        </w:rPr>
        <w:t xml:space="preserve"> </w:t>
      </w:r>
      <w:r w:rsidR="009678A1" w:rsidRPr="0009514F">
        <w:t>contract</w:t>
      </w:r>
      <w:r w:rsidR="009678A1" w:rsidRPr="0009514F">
        <w:rPr>
          <w:spacing w:val="-3"/>
        </w:rPr>
        <w:t xml:space="preserve"> </w:t>
      </w:r>
      <w:r w:rsidR="009678A1" w:rsidRPr="0009514F">
        <w:t>with</w:t>
      </w:r>
      <w:r w:rsidR="009678A1" w:rsidRPr="0009514F">
        <w:rPr>
          <w:spacing w:val="-7"/>
        </w:rPr>
        <w:t xml:space="preserve"> </w:t>
      </w:r>
      <w:r w:rsidR="009678A1" w:rsidRPr="0009514F">
        <w:t>the</w:t>
      </w:r>
      <w:r w:rsidR="009678A1" w:rsidRPr="0009514F">
        <w:rPr>
          <w:spacing w:val="-5"/>
        </w:rPr>
        <w:t xml:space="preserve"> </w:t>
      </w:r>
      <w:r w:rsidR="009678A1" w:rsidRPr="0009514F">
        <w:t>venue</w:t>
      </w:r>
      <w:r w:rsidR="009678A1" w:rsidRPr="0009514F">
        <w:rPr>
          <w:spacing w:val="-8"/>
        </w:rPr>
        <w:t xml:space="preserve"> </w:t>
      </w:r>
      <w:r w:rsidR="009678A1" w:rsidRPr="0009514F">
        <w:t>directly.</w:t>
      </w:r>
    </w:p>
    <w:p w14:paraId="772B1342" w14:textId="77777777" w:rsidR="009678A1" w:rsidRPr="0009514F" w:rsidRDefault="009678A1" w:rsidP="009678A1"/>
    <w:p w14:paraId="4A8ECBB4" w14:textId="7A46EDB8" w:rsidR="009678A1" w:rsidRPr="0009514F" w:rsidRDefault="00E50DB9" w:rsidP="009678A1">
      <w:pPr>
        <w:rPr>
          <w:spacing w:val="-2"/>
        </w:rPr>
      </w:pPr>
      <w:r>
        <w:rPr>
          <w:spacing w:val="-2"/>
        </w:rPr>
        <w:t xml:space="preserve">5.1.3.2 </w:t>
      </w:r>
      <w:r w:rsidR="009678A1" w:rsidRPr="0009514F">
        <w:rPr>
          <w:spacing w:val="-2"/>
        </w:rPr>
        <w:t>For in-person meetings only, reserve appropriate number of meeting rooms in support of the meeting and supply any necessary audio/visual/IT support and equipment needed to conduct the meeting.</w:t>
      </w:r>
    </w:p>
    <w:p w14:paraId="632994A0" w14:textId="77777777" w:rsidR="009678A1" w:rsidRPr="0009514F" w:rsidRDefault="009678A1" w:rsidP="009678A1">
      <w:pPr>
        <w:rPr>
          <w:spacing w:val="-2"/>
        </w:rPr>
      </w:pPr>
    </w:p>
    <w:p w14:paraId="4D37AEF7" w14:textId="660A0991" w:rsidR="009678A1" w:rsidRPr="0009514F" w:rsidRDefault="00E50DB9" w:rsidP="009678A1">
      <w:pPr>
        <w:rPr>
          <w:spacing w:val="-2"/>
        </w:rPr>
      </w:pPr>
      <w:r>
        <w:rPr>
          <w:spacing w:val="-2"/>
        </w:rPr>
        <w:t xml:space="preserve">5.1.3.3 </w:t>
      </w:r>
      <w:r w:rsidR="009678A1" w:rsidRPr="0009514F">
        <w:rPr>
          <w:spacing w:val="-2"/>
        </w:rPr>
        <w:t xml:space="preserve">For in-person meetings only, coordinate with appropriate DHA R&amp;D personnel to ensure meeting </w:t>
      </w:r>
      <w:r w:rsidR="009678A1" w:rsidRPr="0009514F">
        <w:rPr>
          <w:spacing w:val="-2"/>
        </w:rPr>
        <w:lastRenderedPageBreak/>
        <w:t xml:space="preserve">locations meet the current Force Protection Requirements. </w:t>
      </w:r>
    </w:p>
    <w:p w14:paraId="6C4028B2" w14:textId="77777777" w:rsidR="009678A1" w:rsidRPr="0009514F" w:rsidRDefault="009678A1" w:rsidP="009678A1">
      <w:pPr>
        <w:rPr>
          <w:spacing w:val="-2"/>
        </w:rPr>
      </w:pPr>
    </w:p>
    <w:p w14:paraId="7466353D" w14:textId="1560EEAB" w:rsidR="009678A1" w:rsidRPr="0009514F" w:rsidRDefault="00F665A8" w:rsidP="009678A1">
      <w:pPr>
        <w:rPr>
          <w:spacing w:val="-2"/>
        </w:rPr>
      </w:pPr>
      <w:r>
        <w:rPr>
          <w:spacing w:val="-2"/>
        </w:rPr>
        <w:t xml:space="preserve">5.1.3.4 </w:t>
      </w:r>
      <w:r w:rsidR="009678A1" w:rsidRPr="0009514F">
        <w:rPr>
          <w:spacing w:val="-2"/>
        </w:rPr>
        <w:t>For in-person meetings only, arrange travel reservations for all non-government participants.</w:t>
      </w:r>
    </w:p>
    <w:p w14:paraId="101559AD" w14:textId="77777777" w:rsidR="009678A1" w:rsidRPr="0009514F" w:rsidRDefault="009678A1" w:rsidP="009678A1">
      <w:pPr>
        <w:rPr>
          <w:spacing w:val="-2"/>
        </w:rPr>
      </w:pPr>
    </w:p>
    <w:p w14:paraId="1E1E06B6" w14:textId="4235E2D0" w:rsidR="009678A1" w:rsidRPr="0009514F" w:rsidRDefault="00F665A8" w:rsidP="009678A1">
      <w:pPr>
        <w:rPr>
          <w:spacing w:val="-2"/>
        </w:rPr>
      </w:pPr>
      <w:r>
        <w:rPr>
          <w:spacing w:val="-2"/>
        </w:rPr>
        <w:t xml:space="preserve">5.1.3.5  </w:t>
      </w:r>
      <w:r w:rsidR="009678A1" w:rsidRPr="0009514F">
        <w:rPr>
          <w:spacing w:val="-2"/>
        </w:rPr>
        <w:t>For in-person meetings only, coordinate meals for all meeting attendees, including government representatives. Meeting attendees shall pay for all meals provided in accordance with the Joint Travel Regulations.</w:t>
      </w:r>
    </w:p>
    <w:p w14:paraId="00F424D3" w14:textId="77777777" w:rsidR="009678A1" w:rsidRPr="0009514F" w:rsidRDefault="009678A1" w:rsidP="009678A1">
      <w:pPr>
        <w:rPr>
          <w:spacing w:val="-2"/>
        </w:rPr>
      </w:pPr>
    </w:p>
    <w:p w14:paraId="313568AD" w14:textId="12A1A996" w:rsidR="009678A1" w:rsidRPr="0009514F" w:rsidRDefault="00F665A8" w:rsidP="009678A1">
      <w:pPr>
        <w:rPr>
          <w:spacing w:val="-2"/>
        </w:rPr>
      </w:pPr>
      <w:r>
        <w:rPr>
          <w:spacing w:val="-2"/>
        </w:rPr>
        <w:t xml:space="preserve">5.1.3.6 </w:t>
      </w:r>
      <w:r w:rsidR="009678A1" w:rsidRPr="0009514F">
        <w:rPr>
          <w:spacing w:val="-2"/>
        </w:rPr>
        <w:t xml:space="preserve">Provide comprehensive meeting notes/minutes or automated transcription. Edit (if requested), finalize and deliver notes/minutes to the appropriate meeting POC. Provide access to the Contractor’s unedited </w:t>
      </w:r>
      <w:proofErr w:type="gramStart"/>
      <w:r w:rsidR="009678A1" w:rsidRPr="0009514F">
        <w:rPr>
          <w:spacing w:val="-2"/>
        </w:rPr>
        <w:t>notes</w:t>
      </w:r>
      <w:proofErr w:type="gramEnd"/>
      <w:r w:rsidR="009678A1" w:rsidRPr="0009514F">
        <w:rPr>
          <w:spacing w:val="-2"/>
        </w:rPr>
        <w:t>/minutes, files, and reviewer comments as requested by the meeting POC during the meeting and following the meeting conclusion.</w:t>
      </w:r>
    </w:p>
    <w:p w14:paraId="68FD8D43" w14:textId="13C9CD86" w:rsidR="009678A1" w:rsidRPr="0009514F" w:rsidRDefault="00F665A8" w:rsidP="00F665A8">
      <w:pPr>
        <w:ind w:firstLine="720"/>
      </w:pPr>
      <w:r>
        <w:rPr>
          <w:spacing w:val="-2"/>
        </w:rPr>
        <w:t xml:space="preserve">5.1.3.6.1  </w:t>
      </w:r>
      <w:r w:rsidR="009678A1" w:rsidRPr="0009514F">
        <w:t>Coordinate</w:t>
      </w:r>
      <w:r w:rsidR="009678A1" w:rsidRPr="0009514F">
        <w:rPr>
          <w:spacing w:val="-7"/>
        </w:rPr>
        <w:t xml:space="preserve"> </w:t>
      </w:r>
      <w:r w:rsidR="009678A1" w:rsidRPr="0009514F">
        <w:t>and</w:t>
      </w:r>
      <w:r w:rsidR="009678A1" w:rsidRPr="0009514F">
        <w:rPr>
          <w:spacing w:val="-6"/>
        </w:rPr>
        <w:t xml:space="preserve"> </w:t>
      </w:r>
      <w:r w:rsidR="009678A1" w:rsidRPr="0009514F">
        <w:t>provide</w:t>
      </w:r>
      <w:r w:rsidR="009678A1" w:rsidRPr="0009514F">
        <w:rPr>
          <w:spacing w:val="-6"/>
        </w:rPr>
        <w:t xml:space="preserve"> </w:t>
      </w:r>
      <w:r w:rsidR="009678A1" w:rsidRPr="0009514F">
        <w:t>a</w:t>
      </w:r>
      <w:r w:rsidR="009678A1" w:rsidRPr="0009514F">
        <w:rPr>
          <w:spacing w:val="-7"/>
        </w:rPr>
        <w:t xml:space="preserve"> </w:t>
      </w:r>
      <w:r w:rsidR="009678A1" w:rsidRPr="0009514F">
        <w:t>meeting</w:t>
      </w:r>
      <w:r w:rsidR="009678A1" w:rsidRPr="0009514F">
        <w:rPr>
          <w:spacing w:val="-10"/>
        </w:rPr>
        <w:t xml:space="preserve"> </w:t>
      </w:r>
      <w:r w:rsidR="009678A1" w:rsidRPr="0009514F">
        <w:t>facilitator</w:t>
      </w:r>
      <w:r w:rsidR="009678A1" w:rsidRPr="0009514F">
        <w:rPr>
          <w:spacing w:val="-5"/>
        </w:rPr>
        <w:t xml:space="preserve"> </w:t>
      </w:r>
      <w:r w:rsidR="009678A1" w:rsidRPr="0009514F">
        <w:t>(</w:t>
      </w:r>
      <w:r w:rsidR="009678A1" w:rsidRPr="0009514F">
        <w:rPr>
          <w:spacing w:val="-8"/>
        </w:rPr>
        <w:t xml:space="preserve">if </w:t>
      </w:r>
      <w:r w:rsidR="009678A1" w:rsidRPr="0009514F">
        <w:rPr>
          <w:spacing w:val="-2"/>
        </w:rPr>
        <w:t>requested).</w:t>
      </w:r>
    </w:p>
    <w:p w14:paraId="62213591" w14:textId="68A99B8B" w:rsidR="009678A1" w:rsidRPr="0009514F" w:rsidRDefault="00F665A8" w:rsidP="00F665A8">
      <w:pPr>
        <w:ind w:firstLine="720"/>
      </w:pPr>
      <w:r>
        <w:rPr>
          <w:spacing w:val="-2"/>
        </w:rPr>
        <w:t xml:space="preserve">5.1.3.6.2  </w:t>
      </w:r>
      <w:r w:rsidR="009678A1" w:rsidRPr="0009514F">
        <w:t>Identify,</w:t>
      </w:r>
      <w:r w:rsidR="009678A1" w:rsidRPr="0009514F">
        <w:rPr>
          <w:spacing w:val="-9"/>
        </w:rPr>
        <w:t xml:space="preserve"> </w:t>
      </w:r>
      <w:r w:rsidR="009678A1" w:rsidRPr="0009514F">
        <w:t>coordinate</w:t>
      </w:r>
      <w:r w:rsidR="009678A1" w:rsidRPr="0009514F">
        <w:rPr>
          <w:spacing w:val="-9"/>
        </w:rPr>
        <w:t xml:space="preserve"> </w:t>
      </w:r>
      <w:r w:rsidR="009678A1" w:rsidRPr="0009514F">
        <w:t>and</w:t>
      </w:r>
      <w:r w:rsidR="009678A1" w:rsidRPr="0009514F">
        <w:rPr>
          <w:spacing w:val="-8"/>
        </w:rPr>
        <w:t xml:space="preserve"> </w:t>
      </w:r>
      <w:r w:rsidR="009678A1" w:rsidRPr="0009514F">
        <w:t>invite</w:t>
      </w:r>
      <w:r w:rsidR="009678A1" w:rsidRPr="0009514F">
        <w:rPr>
          <w:spacing w:val="-7"/>
        </w:rPr>
        <w:t xml:space="preserve"> </w:t>
      </w:r>
      <w:r w:rsidR="009678A1" w:rsidRPr="0009514F">
        <w:t>attendees,</w:t>
      </w:r>
      <w:r w:rsidR="009678A1" w:rsidRPr="0009514F">
        <w:rPr>
          <w:spacing w:val="-8"/>
        </w:rPr>
        <w:t xml:space="preserve"> </w:t>
      </w:r>
      <w:r w:rsidR="009678A1" w:rsidRPr="0009514F">
        <w:t>speakers,</w:t>
      </w:r>
      <w:r w:rsidR="009678A1" w:rsidRPr="0009514F">
        <w:rPr>
          <w:spacing w:val="-7"/>
        </w:rPr>
        <w:t xml:space="preserve"> </w:t>
      </w:r>
      <w:r w:rsidR="009678A1" w:rsidRPr="0009514F">
        <w:t>high-profile</w:t>
      </w:r>
      <w:r w:rsidR="009678A1" w:rsidRPr="0009514F">
        <w:rPr>
          <w:spacing w:val="-7"/>
        </w:rPr>
        <w:t xml:space="preserve"> </w:t>
      </w:r>
      <w:r w:rsidR="009678A1" w:rsidRPr="0009514F">
        <w:t>military</w:t>
      </w:r>
      <w:r w:rsidR="009678A1" w:rsidRPr="0009514F">
        <w:rPr>
          <w:spacing w:val="-12"/>
        </w:rPr>
        <w:t xml:space="preserve"> </w:t>
      </w:r>
      <w:r w:rsidR="009678A1" w:rsidRPr="0009514F">
        <w:t>and</w:t>
      </w:r>
      <w:r w:rsidR="009678A1" w:rsidRPr="0009514F">
        <w:rPr>
          <w:spacing w:val="-12"/>
        </w:rPr>
        <w:t xml:space="preserve"> </w:t>
      </w:r>
      <w:r w:rsidR="009678A1" w:rsidRPr="0009514F">
        <w:rPr>
          <w:spacing w:val="-2"/>
        </w:rPr>
        <w:t>VIPs.</w:t>
      </w:r>
    </w:p>
    <w:p w14:paraId="2F10E553" w14:textId="04F6820A" w:rsidR="009678A1" w:rsidRPr="0009514F" w:rsidRDefault="00F665A8" w:rsidP="00F665A8">
      <w:pPr>
        <w:ind w:firstLine="720"/>
      </w:pPr>
      <w:r>
        <w:rPr>
          <w:spacing w:val="-2"/>
        </w:rPr>
        <w:t xml:space="preserve">5.1.3.6.3  </w:t>
      </w:r>
      <w:r w:rsidR="009678A1" w:rsidRPr="0009514F">
        <w:t>Coordinate</w:t>
      </w:r>
      <w:r w:rsidR="009678A1" w:rsidRPr="0009514F">
        <w:rPr>
          <w:spacing w:val="-7"/>
        </w:rPr>
        <w:t xml:space="preserve"> </w:t>
      </w:r>
      <w:r w:rsidR="009678A1" w:rsidRPr="0009514F">
        <w:rPr>
          <w:spacing w:val="-2"/>
        </w:rPr>
        <w:t xml:space="preserve">presentations </w:t>
      </w:r>
      <w:r w:rsidR="009678A1" w:rsidRPr="0009514F">
        <w:t>(if requested)</w:t>
      </w:r>
      <w:r w:rsidR="009678A1" w:rsidRPr="0009514F">
        <w:rPr>
          <w:spacing w:val="-2"/>
        </w:rPr>
        <w:t>.</w:t>
      </w:r>
    </w:p>
    <w:p w14:paraId="363A7F57" w14:textId="6DC46C29" w:rsidR="009678A1" w:rsidRPr="0009514F" w:rsidRDefault="00F665A8" w:rsidP="00F665A8">
      <w:pPr>
        <w:ind w:firstLine="720"/>
      </w:pPr>
      <w:r>
        <w:rPr>
          <w:spacing w:val="-2"/>
        </w:rPr>
        <w:t xml:space="preserve">5.1.3.6.4  </w:t>
      </w:r>
      <w:r w:rsidR="009678A1" w:rsidRPr="0009514F">
        <w:t>Coordinate</w:t>
      </w:r>
      <w:r w:rsidR="009678A1" w:rsidRPr="0009514F">
        <w:rPr>
          <w:spacing w:val="-8"/>
        </w:rPr>
        <w:t xml:space="preserve"> </w:t>
      </w:r>
      <w:r w:rsidR="009678A1" w:rsidRPr="0009514F">
        <w:t>and</w:t>
      </w:r>
      <w:r w:rsidR="009678A1" w:rsidRPr="0009514F">
        <w:rPr>
          <w:spacing w:val="-7"/>
        </w:rPr>
        <w:t xml:space="preserve"> </w:t>
      </w:r>
      <w:r w:rsidR="009678A1" w:rsidRPr="0009514F">
        <w:t>schedule</w:t>
      </w:r>
      <w:r w:rsidR="009678A1" w:rsidRPr="0009514F">
        <w:rPr>
          <w:spacing w:val="-8"/>
        </w:rPr>
        <w:t xml:space="preserve"> </w:t>
      </w:r>
      <w:r w:rsidR="009678A1" w:rsidRPr="0009514F">
        <w:t>pre-</w:t>
      </w:r>
      <w:r w:rsidR="009678A1" w:rsidRPr="0009514F">
        <w:rPr>
          <w:spacing w:val="-7"/>
        </w:rPr>
        <w:t xml:space="preserve"> </w:t>
      </w:r>
      <w:r w:rsidR="009678A1" w:rsidRPr="0009514F">
        <w:t>and</w:t>
      </w:r>
      <w:r w:rsidR="009678A1" w:rsidRPr="0009514F">
        <w:rPr>
          <w:spacing w:val="-7"/>
        </w:rPr>
        <w:t xml:space="preserve"> </w:t>
      </w:r>
      <w:r w:rsidR="009678A1" w:rsidRPr="0009514F">
        <w:t>post-meeting</w:t>
      </w:r>
      <w:r w:rsidR="009678A1" w:rsidRPr="0009514F">
        <w:rPr>
          <w:spacing w:val="-11"/>
        </w:rPr>
        <w:t xml:space="preserve"> </w:t>
      </w:r>
      <w:r w:rsidR="009678A1" w:rsidRPr="0009514F">
        <w:t>teleconferences</w:t>
      </w:r>
      <w:r w:rsidR="009678A1" w:rsidRPr="0009514F">
        <w:rPr>
          <w:spacing w:val="-9"/>
        </w:rPr>
        <w:t xml:space="preserve"> </w:t>
      </w:r>
      <w:r w:rsidR="009678A1" w:rsidRPr="0009514F">
        <w:t>(if</w:t>
      </w:r>
      <w:r w:rsidR="009678A1" w:rsidRPr="0009514F">
        <w:rPr>
          <w:spacing w:val="-9"/>
        </w:rPr>
        <w:t xml:space="preserve"> </w:t>
      </w:r>
      <w:r w:rsidR="009678A1" w:rsidRPr="0009514F">
        <w:rPr>
          <w:spacing w:val="-2"/>
        </w:rPr>
        <w:t>requested).</w:t>
      </w:r>
    </w:p>
    <w:p w14:paraId="7D33EC71" w14:textId="77777777" w:rsidR="009678A1" w:rsidRPr="0009514F" w:rsidRDefault="009678A1" w:rsidP="009678A1"/>
    <w:p w14:paraId="4C02A1F6" w14:textId="7FACD203" w:rsidR="009678A1" w:rsidRPr="0009514F" w:rsidRDefault="00F665A8" w:rsidP="009678A1">
      <w:pPr>
        <w:rPr>
          <w:spacing w:val="-2"/>
        </w:rPr>
      </w:pPr>
      <w:r>
        <w:rPr>
          <w:spacing w:val="-2"/>
        </w:rPr>
        <w:t xml:space="preserve">5.1.3.7 </w:t>
      </w:r>
      <w:r w:rsidR="009678A1" w:rsidRPr="0009514F">
        <w:rPr>
          <w:spacing w:val="-2"/>
        </w:rPr>
        <w:t>Communicate and enforce conflict of interest (COI) and confidentiality rules for meeting participants. Establish robust process(es) to ensure participant’s understanding and agreement to adhere to the CDMRP’s policies on COI and to maintain the integrity of confidential and proprietary information. Such agreement includes disclosure of any COIs, whether real or apparent, and participation in foreign talent programs or other sponsorships. Provide a comprehensive COI mitigation plan and establish management approaches on enforcing policies, including reviewer confidentiality breaches.</w:t>
      </w:r>
    </w:p>
    <w:p w14:paraId="1C0C3E66" w14:textId="77777777" w:rsidR="009678A1" w:rsidRPr="0009514F" w:rsidRDefault="009678A1" w:rsidP="009678A1"/>
    <w:p w14:paraId="1CC29557" w14:textId="5229421F" w:rsidR="009678A1" w:rsidRPr="0009514F" w:rsidRDefault="00563DF3" w:rsidP="009678A1">
      <w:pPr>
        <w:rPr>
          <w:spacing w:val="-2"/>
        </w:rPr>
      </w:pPr>
      <w:r>
        <w:rPr>
          <w:spacing w:val="-2"/>
        </w:rPr>
        <w:t xml:space="preserve">5.1.3.8 </w:t>
      </w:r>
      <w:r w:rsidR="009678A1" w:rsidRPr="0009514F">
        <w:rPr>
          <w:spacing w:val="-2"/>
        </w:rPr>
        <w:t>Employ strategies and/or technologies in accordance with industry best practices in the prevention and unauthorized disclosure of confidential and proprietary information. Ensure destruction of, proprietary and/or procurement sensitive documentation provided in support of this contract.</w:t>
      </w:r>
    </w:p>
    <w:p w14:paraId="6FE7EC9D" w14:textId="77777777" w:rsidR="009678A1" w:rsidRPr="0009514F" w:rsidRDefault="009678A1" w:rsidP="009678A1"/>
    <w:p w14:paraId="2F6D4436" w14:textId="15F55AE1" w:rsidR="009678A1" w:rsidRPr="0009514F" w:rsidRDefault="00563DF3" w:rsidP="009678A1">
      <w:pPr>
        <w:rPr>
          <w:spacing w:val="-2"/>
        </w:rPr>
      </w:pPr>
      <w:r>
        <w:rPr>
          <w:spacing w:val="-2"/>
        </w:rPr>
        <w:t xml:space="preserve">5.1.3.9 </w:t>
      </w:r>
      <w:r w:rsidR="009678A1" w:rsidRPr="0009514F">
        <w:rPr>
          <w:spacing w:val="-2"/>
        </w:rPr>
        <w:t>Provide the task order COR with a Cost to Complete (CTC)</w:t>
      </w:r>
      <w:ins w:id="0" w:author="Merrick, Karen R CIV DHA CDMRP (USA)" w:date="2026-02-03T11:37:00Z" w16du:dateUtc="2026-02-03T16:37:00Z">
        <w:r w:rsidR="009678A1" w:rsidRPr="0009514F">
          <w:rPr>
            <w:spacing w:val="-2"/>
          </w:rPr>
          <w:t xml:space="preserve"> </w:t>
        </w:r>
      </w:ins>
      <w:r w:rsidR="009678A1" w:rsidRPr="0009514F">
        <w:rPr>
          <w:spacing w:val="-2"/>
        </w:rPr>
        <w:t>within 10 calendar days after each meeting completion. This report shall include total number of attendees as well as the total estimated costs broken down by labor, travel, per diem (meals and hotel costs), conference facility, A/V, moving, supplies, shuttle and security costs.</w:t>
      </w:r>
    </w:p>
    <w:p w14:paraId="0DDEAB27" w14:textId="77777777" w:rsidR="009678A1" w:rsidRPr="0009514F" w:rsidRDefault="009678A1" w:rsidP="009678A1">
      <w:pPr>
        <w:rPr>
          <w:spacing w:val="-2"/>
        </w:rPr>
      </w:pPr>
    </w:p>
    <w:p w14:paraId="3258C159" w14:textId="00B0CE5C" w:rsidR="009678A1" w:rsidRPr="0009514F" w:rsidRDefault="00563DF3" w:rsidP="009678A1">
      <w:pPr>
        <w:rPr>
          <w:spacing w:val="-2"/>
        </w:rPr>
      </w:pPr>
      <w:r>
        <w:rPr>
          <w:spacing w:val="-2"/>
        </w:rPr>
        <w:t xml:space="preserve">5.1.3.10 </w:t>
      </w:r>
      <w:r w:rsidR="009678A1" w:rsidRPr="0009514F">
        <w:rPr>
          <w:spacing w:val="-2"/>
        </w:rPr>
        <w:t>Arrange and provide support for an after-action meeting (as requested).</w:t>
      </w:r>
    </w:p>
    <w:p w14:paraId="11FE466E" w14:textId="77777777" w:rsidR="009678A1" w:rsidRPr="0009514F" w:rsidRDefault="009678A1" w:rsidP="009678A1"/>
    <w:p w14:paraId="62E0AE4B" w14:textId="155FE155" w:rsidR="009678A1" w:rsidRPr="0009514F" w:rsidRDefault="00563DF3" w:rsidP="009678A1">
      <w:r>
        <w:t xml:space="preserve">5.1.4 </w:t>
      </w:r>
      <w:r w:rsidR="009678A1" w:rsidRPr="0009514F">
        <w:t>Other Business Meeting Support</w:t>
      </w:r>
    </w:p>
    <w:p w14:paraId="608B6642" w14:textId="77777777" w:rsidR="009678A1" w:rsidRPr="0009514F" w:rsidRDefault="009678A1" w:rsidP="009678A1">
      <w:r w:rsidRPr="0009514F">
        <w:t>Plan other business meetings with no more than 1,000 attendees. The contractor shall provide support services in addition to those listed above, including but not limited to:</w:t>
      </w:r>
    </w:p>
    <w:p w14:paraId="5EDEEB35" w14:textId="3D007BD0" w:rsidR="009678A1" w:rsidRPr="0009514F" w:rsidRDefault="006A484A" w:rsidP="009678A1">
      <w:r>
        <w:t>5.1.4.1</w:t>
      </w:r>
      <w:r>
        <w:tab/>
      </w:r>
      <w:r w:rsidR="009678A1" w:rsidRPr="0009514F">
        <w:t>Organize and implement a Technical Planning Committee when requested.</w:t>
      </w:r>
    </w:p>
    <w:p w14:paraId="28F24C69" w14:textId="32303417" w:rsidR="009678A1" w:rsidRPr="0009514F" w:rsidRDefault="006A484A" w:rsidP="009678A1">
      <w:r>
        <w:t>5.1.4.2</w:t>
      </w:r>
      <w:r>
        <w:tab/>
      </w:r>
      <w:r w:rsidR="009678A1" w:rsidRPr="0009514F">
        <w:t>Coordinate abstract acquisition and poster displays, when requested.</w:t>
      </w:r>
    </w:p>
    <w:p w14:paraId="726A3128" w14:textId="77777777" w:rsidR="009678A1" w:rsidRPr="0009514F" w:rsidRDefault="009678A1" w:rsidP="009678A1">
      <w:pPr>
        <w:rPr>
          <w:sz w:val="24"/>
          <w:szCs w:val="24"/>
        </w:rPr>
      </w:pPr>
    </w:p>
    <w:p w14:paraId="6EECC3A4" w14:textId="39C1CEE6" w:rsidR="009678A1" w:rsidRPr="0009514F" w:rsidRDefault="006A484A" w:rsidP="009678A1">
      <w:pPr>
        <w:rPr>
          <w:sz w:val="24"/>
          <w:szCs w:val="24"/>
        </w:rPr>
      </w:pPr>
      <w:r>
        <w:rPr>
          <w:sz w:val="24"/>
          <w:szCs w:val="24"/>
        </w:rPr>
        <w:t xml:space="preserve">5.2 </w:t>
      </w:r>
      <w:r w:rsidR="009678A1" w:rsidRPr="0009514F">
        <w:rPr>
          <w:sz w:val="24"/>
          <w:szCs w:val="24"/>
        </w:rPr>
        <w:t>Key Task 2 – Provide Programmatic Support Services</w:t>
      </w:r>
    </w:p>
    <w:p w14:paraId="0C1A4B04" w14:textId="77777777" w:rsidR="009678A1" w:rsidRPr="0009514F" w:rsidRDefault="009678A1" w:rsidP="009678A1">
      <w:pPr>
        <w:rPr>
          <w:sz w:val="24"/>
          <w:szCs w:val="24"/>
        </w:rPr>
      </w:pPr>
      <w:r w:rsidRPr="0009514F">
        <w:rPr>
          <w:sz w:val="24"/>
          <w:szCs w:val="24"/>
        </w:rPr>
        <w:t xml:space="preserve">Support shall be provided to the individual biomedical research programs within CDMRP and/or DHA and in collaboration with the respective Integrated Program/Project/Process Team’s (IPT) Leaders as specified in each individual task order. For CDMRP, this is the PM unless otherwise specified. Program cycle support shall be integrated with the following tasks: </w:t>
      </w:r>
    </w:p>
    <w:p w14:paraId="67BC833C" w14:textId="77777777" w:rsidR="009678A1" w:rsidRPr="0009514F" w:rsidRDefault="009678A1" w:rsidP="009678A1">
      <w:pPr>
        <w:rPr>
          <w:sz w:val="24"/>
          <w:szCs w:val="24"/>
        </w:rPr>
      </w:pPr>
    </w:p>
    <w:p w14:paraId="46038A22" w14:textId="1DB18256" w:rsidR="009678A1" w:rsidRPr="0009514F" w:rsidRDefault="006A484A" w:rsidP="009678A1">
      <w:r>
        <w:t xml:space="preserve">5.2.1 </w:t>
      </w:r>
      <w:r w:rsidR="009678A1" w:rsidRPr="0009514F">
        <w:t>General Programmatic Support</w:t>
      </w:r>
    </w:p>
    <w:p w14:paraId="10D7256D" w14:textId="77777777" w:rsidR="009678A1" w:rsidRPr="0009514F" w:rsidRDefault="009678A1" w:rsidP="009678A1"/>
    <w:p w14:paraId="28C38FBB" w14:textId="24921241" w:rsidR="009678A1" w:rsidRPr="0009514F" w:rsidRDefault="00423543" w:rsidP="009678A1">
      <w:r>
        <w:t xml:space="preserve">5.2.1.1 </w:t>
      </w:r>
      <w:r w:rsidR="009678A1" w:rsidRPr="0009514F">
        <w:t xml:space="preserve">Provide funding opportunity announcement (FOA) (development support, including maintaining </w:t>
      </w:r>
      <w:r w:rsidR="009678A1" w:rsidRPr="0009514F">
        <w:lastRenderedPageBreak/>
        <w:t>and updating funding opportunity announcement templates, General Application Instructions and associated forms in coordination with the government POC(s). Attend review board meetings as requested.</w:t>
      </w:r>
    </w:p>
    <w:p w14:paraId="716DB732" w14:textId="4F7CB4F1" w:rsidR="009678A1" w:rsidRPr="0009514F" w:rsidRDefault="00423543" w:rsidP="009678A1">
      <w:r>
        <w:t xml:space="preserve">5.2.1.2 </w:t>
      </w:r>
      <w:r w:rsidR="009678A1" w:rsidRPr="0009514F">
        <w:t xml:space="preserve">Provide support for responses to Requests for Information (RFI) or taskers, if requested. </w:t>
      </w:r>
    </w:p>
    <w:p w14:paraId="1919F732" w14:textId="27B155BB" w:rsidR="009678A1" w:rsidRPr="0009514F" w:rsidRDefault="00423543" w:rsidP="009678A1">
      <w:r>
        <w:t xml:space="preserve">5.2.1.3 </w:t>
      </w:r>
      <w:r w:rsidR="009678A1" w:rsidRPr="0009514F">
        <w:t>Provide content review and editing support.</w:t>
      </w:r>
    </w:p>
    <w:p w14:paraId="142D00B9" w14:textId="462444D8" w:rsidR="009678A1" w:rsidRPr="0009514F" w:rsidRDefault="001201DA" w:rsidP="009678A1">
      <w:r>
        <w:t xml:space="preserve">5.2.1.4 </w:t>
      </w:r>
      <w:r w:rsidR="009678A1" w:rsidRPr="0009514F">
        <w:t xml:space="preserve">Assist in the creation of RFI. Coordinate, collate data, and analyze results. Prepare related summary materials. </w:t>
      </w:r>
    </w:p>
    <w:p w14:paraId="1D817E98" w14:textId="7A17D883" w:rsidR="009678A1" w:rsidRPr="0009514F" w:rsidRDefault="001201DA" w:rsidP="009678A1">
      <w:r>
        <w:t xml:space="preserve">5.2.1.5 </w:t>
      </w:r>
      <w:r w:rsidR="009678A1" w:rsidRPr="0009514F">
        <w:t xml:space="preserve">Coordinate with the appropriate PM to identify, recruit, train and retain Programmatic Panel members and ad hoc Programmatic Panel members for each research program. </w:t>
      </w:r>
    </w:p>
    <w:p w14:paraId="0BE24857" w14:textId="3B8028F3" w:rsidR="009678A1" w:rsidRPr="0009514F" w:rsidRDefault="001201DA" w:rsidP="009678A1">
      <w:r>
        <w:t xml:space="preserve">5.2.1.6 </w:t>
      </w:r>
      <w:r w:rsidR="009678A1" w:rsidRPr="0009514F">
        <w:t xml:space="preserve">The contractor may recruit individuals serving as military or civilian federal employees with the requisite expertise to serve as programmatic panel members or ad hoc members in an official Government capacity or in an “outside employment” capacity. </w:t>
      </w:r>
    </w:p>
    <w:p w14:paraId="02FDF126" w14:textId="77777777" w:rsidR="009678A1" w:rsidRPr="0009514F" w:rsidRDefault="009678A1" w:rsidP="009678A1"/>
    <w:p w14:paraId="6318F37A" w14:textId="77777777" w:rsidR="009678A1" w:rsidRPr="0009514F" w:rsidRDefault="009678A1" w:rsidP="009678A1">
      <w:r w:rsidRPr="0009514F">
        <w:t xml:space="preserve">In an official Government capacity, Federal employees must obtain approval by their organization to participate as part of their official duties. A consultant fee will not be allowed. Travel costs and per diem will be at the expense of CDMRP through official Government travel orders. </w:t>
      </w:r>
    </w:p>
    <w:p w14:paraId="4F4183C3" w14:textId="77777777" w:rsidR="009678A1" w:rsidRPr="0009514F" w:rsidRDefault="009678A1" w:rsidP="009678A1"/>
    <w:p w14:paraId="1F68A4A9" w14:textId="77777777" w:rsidR="009678A1" w:rsidRPr="0009514F" w:rsidRDefault="009678A1" w:rsidP="009678A1">
      <w:r w:rsidRPr="0009514F">
        <w:t xml:space="preserve">In an “outside employment” capacity, Federal employees are in an approved leave or other unofficial status and participate as a reviewer outside of their official Government capacity. A consultant fee will be allowed. Travel costs and per diem will be compensated through the contract task order. The contractor shall notify the individual of the following: 1) they are responsible to adhere to all Federal ethics laws and should coordinate with an appropriate Government Ethics Counselor about “outside employment;” and 2) they are required to be in a leave or other unofficial status in order to receive compensation for participating. The contractor shall document that these notifications were provided in the summary report. </w:t>
      </w:r>
    </w:p>
    <w:p w14:paraId="0C81B28D" w14:textId="77777777" w:rsidR="009678A1" w:rsidRPr="0009514F" w:rsidRDefault="009678A1" w:rsidP="009678A1">
      <w:pPr>
        <w:rPr>
          <w:sz w:val="24"/>
          <w:szCs w:val="24"/>
        </w:rPr>
      </w:pPr>
    </w:p>
    <w:p w14:paraId="66AB85D1" w14:textId="4BA86870" w:rsidR="009678A1" w:rsidRPr="0009514F" w:rsidRDefault="00B62013" w:rsidP="009678A1">
      <w:r>
        <w:t xml:space="preserve">5.2.1.7 </w:t>
      </w:r>
      <w:r w:rsidR="009678A1" w:rsidRPr="0009514F">
        <w:t>Coordinate with the appropriate PM to conduct Programmatic Panel chair nominations and election, as requested</w:t>
      </w:r>
    </w:p>
    <w:p w14:paraId="5D397E69" w14:textId="29D906B8" w:rsidR="009678A1" w:rsidRPr="0009514F" w:rsidRDefault="00B62013" w:rsidP="009678A1">
      <w:pPr>
        <w:rPr>
          <w:sz w:val="24"/>
          <w:szCs w:val="24"/>
        </w:rPr>
      </w:pPr>
      <w:r>
        <w:t xml:space="preserve">5.2.1.7.1 </w:t>
      </w:r>
      <w:r w:rsidR="009678A1" w:rsidRPr="0009514F">
        <w:rPr>
          <w:sz w:val="24"/>
          <w:szCs w:val="24"/>
        </w:rPr>
        <w:t xml:space="preserve">Participate in the research program’s IPT to support the program cycle and activities. </w:t>
      </w:r>
    </w:p>
    <w:p w14:paraId="01B37A09" w14:textId="5EA19C0A" w:rsidR="009678A1" w:rsidRPr="0009514F" w:rsidRDefault="00B62013" w:rsidP="009678A1">
      <w:pPr>
        <w:rPr>
          <w:sz w:val="24"/>
          <w:szCs w:val="24"/>
        </w:rPr>
      </w:pPr>
      <w:r>
        <w:t xml:space="preserve">5.2.1.7.2 </w:t>
      </w:r>
      <w:r w:rsidR="009678A1" w:rsidRPr="0009514F">
        <w:rPr>
          <w:sz w:val="24"/>
          <w:szCs w:val="24"/>
        </w:rPr>
        <w:t>Provide presentation support (prepare draft content, edit, distribute, etc.)</w:t>
      </w:r>
    </w:p>
    <w:p w14:paraId="5D5D505C" w14:textId="77777777" w:rsidR="009678A1" w:rsidRPr="0009514F" w:rsidRDefault="009678A1" w:rsidP="009678A1">
      <w:pPr>
        <w:rPr>
          <w:sz w:val="24"/>
          <w:szCs w:val="24"/>
        </w:rPr>
      </w:pPr>
    </w:p>
    <w:p w14:paraId="5FE0AFE4" w14:textId="4A32E65B" w:rsidR="009678A1" w:rsidRPr="0009514F" w:rsidRDefault="00B62013" w:rsidP="009678A1">
      <w:r>
        <w:t xml:space="preserve">5.2.1.8 </w:t>
      </w:r>
      <w:r w:rsidR="009678A1" w:rsidRPr="0009514F">
        <w:t>Provide support to the research program IPT during site visits, teleconferences, or other meetings to include taking notes pertaining to the findings of the meeting. Edit, finalize, and deliver minutes/notes as appropriate. Use of AI or other automated technologies for notetaking and editing services may be used. Prevention of unauthorized disclosure of confidential and proprietary information must be considered. Provide access to raw notes as requested by the PM and/or research award Grants Officer’s Representative.</w:t>
      </w:r>
    </w:p>
    <w:p w14:paraId="49C89FD6" w14:textId="77777777" w:rsidR="009678A1" w:rsidRPr="0009514F" w:rsidRDefault="009678A1" w:rsidP="009678A1">
      <w:pPr>
        <w:rPr>
          <w:sz w:val="24"/>
          <w:szCs w:val="24"/>
        </w:rPr>
      </w:pPr>
    </w:p>
    <w:p w14:paraId="30A89EB3" w14:textId="56A7106A" w:rsidR="009678A1" w:rsidRPr="0009514F" w:rsidRDefault="00B62013" w:rsidP="009678A1">
      <w:pPr>
        <w:rPr>
          <w:sz w:val="24"/>
          <w:szCs w:val="24"/>
        </w:rPr>
      </w:pPr>
      <w:r>
        <w:rPr>
          <w:sz w:val="24"/>
          <w:szCs w:val="24"/>
        </w:rPr>
        <w:t xml:space="preserve">5.2.2 </w:t>
      </w:r>
      <w:r w:rsidR="009678A1" w:rsidRPr="0009514F">
        <w:rPr>
          <w:sz w:val="24"/>
          <w:szCs w:val="24"/>
        </w:rPr>
        <w:t>Program Cycle Support</w:t>
      </w:r>
    </w:p>
    <w:p w14:paraId="4FDCF738" w14:textId="7ABDC54B" w:rsidR="009678A1" w:rsidRPr="0009514F" w:rsidRDefault="00B62013" w:rsidP="009678A1">
      <w:r>
        <w:t xml:space="preserve">5.2.2.1 </w:t>
      </w:r>
      <w:r w:rsidR="009678A1" w:rsidRPr="0009514F">
        <w:t>Conduct Stakeholders Meetings, as requested. Coordinate with the PM to identify and invite scientists, clinicians, consumer advocates, and other stakeholders to a state-of-the science meeting.  The purpose of this meeting is to provide input to determine the current state of the research and clinical care, if applicable, in a particular field as well as identify research gaps in that particular field.</w:t>
      </w:r>
    </w:p>
    <w:p w14:paraId="6B04F00A" w14:textId="78D038D0" w:rsidR="009678A1" w:rsidRPr="0009514F" w:rsidRDefault="00B62013" w:rsidP="009678A1">
      <w:pPr>
        <w:rPr>
          <w:sz w:val="24"/>
          <w:szCs w:val="24"/>
        </w:rPr>
      </w:pPr>
      <w:r>
        <w:rPr>
          <w:sz w:val="24"/>
          <w:szCs w:val="24"/>
        </w:rPr>
        <w:t xml:space="preserve">5.2.2.1.1 </w:t>
      </w:r>
      <w:r w:rsidR="009678A1" w:rsidRPr="0009514F">
        <w:rPr>
          <w:sz w:val="24"/>
          <w:szCs w:val="24"/>
        </w:rPr>
        <w:t>Prepare stakeholders meeting materials, such as read-ahead documents and slides.</w:t>
      </w:r>
    </w:p>
    <w:p w14:paraId="3779A186" w14:textId="6D8CEFC0" w:rsidR="009678A1" w:rsidRPr="0009514F" w:rsidRDefault="00B62013" w:rsidP="009678A1">
      <w:pPr>
        <w:rPr>
          <w:sz w:val="24"/>
          <w:szCs w:val="24"/>
        </w:rPr>
      </w:pPr>
      <w:r>
        <w:rPr>
          <w:sz w:val="24"/>
          <w:szCs w:val="24"/>
        </w:rPr>
        <w:t xml:space="preserve">5.2.2.1.2 </w:t>
      </w:r>
      <w:r w:rsidR="009678A1" w:rsidRPr="0009514F">
        <w:rPr>
          <w:sz w:val="24"/>
          <w:szCs w:val="24"/>
        </w:rPr>
        <w:t xml:space="preserve">Prepare a post-stakeholders meeting summary. </w:t>
      </w:r>
    </w:p>
    <w:p w14:paraId="50366F1D" w14:textId="77777777" w:rsidR="009678A1" w:rsidRPr="0009514F" w:rsidRDefault="009678A1" w:rsidP="009678A1">
      <w:pPr>
        <w:rPr>
          <w:sz w:val="24"/>
          <w:szCs w:val="24"/>
        </w:rPr>
      </w:pPr>
    </w:p>
    <w:p w14:paraId="535198C8" w14:textId="61D0939A" w:rsidR="009678A1" w:rsidRPr="0009514F" w:rsidRDefault="001134B7" w:rsidP="009678A1">
      <w:r>
        <w:rPr>
          <w:sz w:val="24"/>
          <w:szCs w:val="24"/>
        </w:rPr>
        <w:t xml:space="preserve">5.2.2.2 </w:t>
      </w:r>
      <w:r w:rsidR="009678A1" w:rsidRPr="0009514F">
        <w:t>Conduct Vision Setting</w:t>
      </w:r>
    </w:p>
    <w:p w14:paraId="7C5F040C" w14:textId="77777777" w:rsidR="009678A1" w:rsidRPr="0009514F" w:rsidRDefault="009678A1" w:rsidP="009678A1">
      <w:r w:rsidRPr="0009514F">
        <w:t>Coordinate with the PM to conduct a Vision Setting to develop a program strategic plan, identify program-specific goals and focus areas, and define an annual investment strategy for each research program with input from the respective, program-specific Programmatic Panel members</w:t>
      </w:r>
    </w:p>
    <w:p w14:paraId="642B46EE" w14:textId="77777777" w:rsidR="009678A1" w:rsidRPr="0009514F" w:rsidRDefault="009678A1" w:rsidP="009678A1"/>
    <w:p w14:paraId="6B4CFAFD" w14:textId="5DE2162A" w:rsidR="009678A1" w:rsidRPr="0009514F" w:rsidRDefault="001134B7" w:rsidP="009678A1">
      <w:r>
        <w:rPr>
          <w:sz w:val="24"/>
          <w:szCs w:val="24"/>
        </w:rPr>
        <w:lastRenderedPageBreak/>
        <w:t xml:space="preserve">5.2.2.3 </w:t>
      </w:r>
      <w:r w:rsidR="009678A1" w:rsidRPr="0009514F">
        <w:t>Conduct Pre-Application Screening, as requested.</w:t>
      </w:r>
    </w:p>
    <w:p w14:paraId="0345B6A6" w14:textId="77777777" w:rsidR="009678A1" w:rsidRPr="0009514F" w:rsidRDefault="009678A1" w:rsidP="009678A1">
      <w:r w:rsidRPr="0009514F">
        <w:t xml:space="preserve">Coordinate with the PM to conduct Pre-Application Screening for research program funding mechanisms requiring pre-proposal submission to determine which pre-applications will be invited to submit full applications (as applicable; note: not all research program funding opportunities require pre-application screening). This review process will involve soliciting recommendations from the research program’s Programmatic Panel members and may also involve ad hoc reviewers as requested by the PM. </w:t>
      </w:r>
    </w:p>
    <w:p w14:paraId="247C9FCD" w14:textId="77777777" w:rsidR="009678A1" w:rsidRPr="0009514F" w:rsidRDefault="009678A1" w:rsidP="009678A1">
      <w:pPr>
        <w:rPr>
          <w:sz w:val="24"/>
          <w:szCs w:val="24"/>
        </w:rPr>
      </w:pPr>
    </w:p>
    <w:p w14:paraId="5C0B365E" w14:textId="1ED3EAFE" w:rsidR="009678A1" w:rsidRPr="0009514F" w:rsidRDefault="00780D0F" w:rsidP="009678A1">
      <w:pPr>
        <w:rPr>
          <w:sz w:val="24"/>
          <w:szCs w:val="24"/>
        </w:rPr>
      </w:pPr>
      <w:r>
        <w:rPr>
          <w:sz w:val="24"/>
          <w:szCs w:val="24"/>
        </w:rPr>
        <w:t xml:space="preserve">5.2.2.3.1 </w:t>
      </w:r>
      <w:r w:rsidR="009678A1" w:rsidRPr="0009514F">
        <w:rPr>
          <w:sz w:val="24"/>
          <w:szCs w:val="24"/>
        </w:rPr>
        <w:t>Prepare pre-application review materials for the Programmatic Panel members.</w:t>
      </w:r>
    </w:p>
    <w:p w14:paraId="35319C26" w14:textId="2D259423" w:rsidR="009678A1" w:rsidRPr="0009514F" w:rsidRDefault="00780D0F" w:rsidP="009678A1">
      <w:pPr>
        <w:rPr>
          <w:sz w:val="24"/>
          <w:szCs w:val="24"/>
        </w:rPr>
      </w:pPr>
      <w:r>
        <w:rPr>
          <w:sz w:val="24"/>
          <w:szCs w:val="24"/>
        </w:rPr>
        <w:t xml:space="preserve">5.2.2.3.2 </w:t>
      </w:r>
      <w:r w:rsidR="009678A1" w:rsidRPr="0009514F">
        <w:rPr>
          <w:sz w:val="24"/>
          <w:szCs w:val="24"/>
        </w:rPr>
        <w:t>Assign pre-applications to Programmatic Panel members for review.</w:t>
      </w:r>
    </w:p>
    <w:p w14:paraId="4B403C24" w14:textId="5997772B" w:rsidR="009678A1" w:rsidRPr="0009514F" w:rsidRDefault="00780D0F" w:rsidP="009678A1">
      <w:pPr>
        <w:rPr>
          <w:sz w:val="24"/>
          <w:szCs w:val="24"/>
        </w:rPr>
      </w:pPr>
      <w:r>
        <w:rPr>
          <w:sz w:val="24"/>
          <w:szCs w:val="24"/>
        </w:rPr>
        <w:t xml:space="preserve">5.2.2.3.3 </w:t>
      </w:r>
      <w:r w:rsidR="009678A1" w:rsidRPr="0009514F">
        <w:rPr>
          <w:sz w:val="24"/>
          <w:szCs w:val="24"/>
        </w:rPr>
        <w:t>Ensure Programmatic Panel members utilize specified pre-application screening criteria outlined in the FOA to evaluate each pre-application.</w:t>
      </w:r>
    </w:p>
    <w:p w14:paraId="7A4FFEDA" w14:textId="77777777" w:rsidR="009678A1" w:rsidRPr="0009514F" w:rsidRDefault="009678A1" w:rsidP="009678A1">
      <w:pPr>
        <w:rPr>
          <w:sz w:val="24"/>
          <w:szCs w:val="24"/>
        </w:rPr>
      </w:pPr>
    </w:p>
    <w:p w14:paraId="69F0DFDD" w14:textId="31BD9BBE" w:rsidR="009678A1" w:rsidRPr="0009514F" w:rsidRDefault="00780D0F" w:rsidP="009678A1">
      <w:pPr>
        <w:rPr>
          <w:sz w:val="24"/>
          <w:szCs w:val="24"/>
        </w:rPr>
      </w:pPr>
      <w:r>
        <w:rPr>
          <w:sz w:val="24"/>
          <w:szCs w:val="24"/>
        </w:rPr>
        <w:t xml:space="preserve">5.2.2.3.4 </w:t>
      </w:r>
      <w:r w:rsidR="009678A1" w:rsidRPr="0009514F">
        <w:rPr>
          <w:sz w:val="24"/>
          <w:szCs w:val="24"/>
        </w:rPr>
        <w:t>Collate votes and create invite and not-invite final lists of pre-applications in coordination with the PM.</w:t>
      </w:r>
    </w:p>
    <w:p w14:paraId="58C90610" w14:textId="77777777" w:rsidR="009678A1" w:rsidRPr="0009514F" w:rsidRDefault="009678A1" w:rsidP="009678A1">
      <w:pPr>
        <w:rPr>
          <w:sz w:val="24"/>
          <w:szCs w:val="24"/>
        </w:rPr>
      </w:pPr>
    </w:p>
    <w:p w14:paraId="32FA796B" w14:textId="22547B0D" w:rsidR="009678A1" w:rsidRPr="0009514F" w:rsidRDefault="00780D0F" w:rsidP="009678A1">
      <w:pPr>
        <w:rPr>
          <w:sz w:val="24"/>
          <w:szCs w:val="24"/>
        </w:rPr>
      </w:pPr>
      <w:r>
        <w:rPr>
          <w:sz w:val="24"/>
          <w:szCs w:val="24"/>
        </w:rPr>
        <w:t xml:space="preserve">5.2.2.3.5 </w:t>
      </w:r>
      <w:r w:rsidR="009678A1" w:rsidRPr="0009514F">
        <w:rPr>
          <w:sz w:val="24"/>
          <w:szCs w:val="24"/>
        </w:rPr>
        <w:t xml:space="preserve">Coordinate with PM and DHACA R&amp;D to prepare notification letters for invitation to submit full applications. </w:t>
      </w:r>
    </w:p>
    <w:p w14:paraId="4E10BD09" w14:textId="77777777" w:rsidR="009678A1" w:rsidRPr="0009514F" w:rsidRDefault="009678A1" w:rsidP="009678A1">
      <w:pPr>
        <w:rPr>
          <w:sz w:val="24"/>
          <w:szCs w:val="24"/>
        </w:rPr>
      </w:pPr>
    </w:p>
    <w:p w14:paraId="7330E0D4" w14:textId="3A0137AA" w:rsidR="009678A1" w:rsidRPr="0009514F" w:rsidRDefault="00780D0F" w:rsidP="009678A1">
      <w:pPr>
        <w:rPr>
          <w:sz w:val="24"/>
          <w:szCs w:val="24"/>
        </w:rPr>
      </w:pPr>
      <w:r>
        <w:rPr>
          <w:sz w:val="24"/>
          <w:szCs w:val="24"/>
        </w:rPr>
        <w:t xml:space="preserve">5.2.3 </w:t>
      </w:r>
      <w:r w:rsidR="009678A1" w:rsidRPr="0009514F">
        <w:rPr>
          <w:sz w:val="24"/>
          <w:szCs w:val="24"/>
        </w:rPr>
        <w:t>Conduct Programmatic Review</w:t>
      </w:r>
    </w:p>
    <w:p w14:paraId="352E07B2" w14:textId="77777777" w:rsidR="009678A1" w:rsidRPr="0009514F" w:rsidRDefault="009678A1" w:rsidP="009678A1">
      <w:pPr>
        <w:rPr>
          <w:sz w:val="24"/>
          <w:szCs w:val="24"/>
        </w:rPr>
      </w:pPr>
      <w:r w:rsidRPr="0009514F">
        <w:rPr>
          <w:sz w:val="24"/>
          <w:szCs w:val="24"/>
        </w:rPr>
        <w:t>Coordinate with the PMs to conduct Programmatic Review(s) for each research program as requested. Programmatic Panel members and any additional ad hoc members providing programmatic review support (as applicable) shall discuss and recommend which applications should be selected for research funding. The number of Programmatic Reviews for each program may vary each fiscal year and will be determined at the task order level.</w:t>
      </w:r>
    </w:p>
    <w:p w14:paraId="41EA1A0C" w14:textId="77777777" w:rsidR="009678A1" w:rsidRPr="0009514F" w:rsidRDefault="009678A1" w:rsidP="009678A1">
      <w:pPr>
        <w:rPr>
          <w:sz w:val="24"/>
          <w:szCs w:val="24"/>
        </w:rPr>
      </w:pPr>
    </w:p>
    <w:p w14:paraId="4CF604CB" w14:textId="10739748" w:rsidR="009678A1" w:rsidRPr="0009514F" w:rsidRDefault="00DD4DDA" w:rsidP="009678A1">
      <w:pPr>
        <w:rPr>
          <w:sz w:val="24"/>
          <w:szCs w:val="24"/>
        </w:rPr>
      </w:pPr>
      <w:r>
        <w:rPr>
          <w:sz w:val="24"/>
          <w:szCs w:val="24"/>
        </w:rPr>
        <w:t xml:space="preserve">5.2.3.1 </w:t>
      </w:r>
      <w:r w:rsidR="009678A1" w:rsidRPr="0009514F">
        <w:rPr>
          <w:sz w:val="24"/>
          <w:szCs w:val="24"/>
        </w:rPr>
        <w:t>Coordinate with the PM to identify, recruit, and train ad hoc reviewers as requested.</w:t>
      </w:r>
    </w:p>
    <w:p w14:paraId="1522AFB3" w14:textId="77777777" w:rsidR="009678A1" w:rsidRPr="0009514F" w:rsidRDefault="009678A1" w:rsidP="009678A1">
      <w:pPr>
        <w:rPr>
          <w:sz w:val="24"/>
          <w:szCs w:val="24"/>
        </w:rPr>
      </w:pPr>
    </w:p>
    <w:p w14:paraId="6EBB123C" w14:textId="00F1C294" w:rsidR="009678A1" w:rsidRPr="0009514F" w:rsidRDefault="00DD4DDA" w:rsidP="009678A1">
      <w:pPr>
        <w:rPr>
          <w:sz w:val="24"/>
          <w:szCs w:val="24"/>
        </w:rPr>
      </w:pPr>
      <w:r>
        <w:rPr>
          <w:sz w:val="24"/>
          <w:szCs w:val="24"/>
        </w:rPr>
        <w:t xml:space="preserve">5.2.3.2 </w:t>
      </w:r>
      <w:r w:rsidR="009678A1" w:rsidRPr="0009514F">
        <w:rPr>
          <w:sz w:val="24"/>
          <w:szCs w:val="24"/>
        </w:rPr>
        <w:t xml:space="preserve">Prepare review materials for Programmatic Panel members. </w:t>
      </w:r>
    </w:p>
    <w:p w14:paraId="19B76815" w14:textId="77777777" w:rsidR="009678A1" w:rsidRPr="0009514F" w:rsidRDefault="009678A1" w:rsidP="009678A1">
      <w:pPr>
        <w:rPr>
          <w:sz w:val="24"/>
          <w:szCs w:val="24"/>
        </w:rPr>
      </w:pPr>
    </w:p>
    <w:p w14:paraId="2C20B0D7" w14:textId="14AA70DC" w:rsidR="009678A1" w:rsidRPr="0009514F" w:rsidRDefault="00DD4DDA" w:rsidP="009678A1">
      <w:pPr>
        <w:rPr>
          <w:sz w:val="24"/>
          <w:szCs w:val="24"/>
        </w:rPr>
      </w:pPr>
      <w:r>
        <w:rPr>
          <w:sz w:val="24"/>
          <w:szCs w:val="24"/>
        </w:rPr>
        <w:t xml:space="preserve">5.2.3.3 </w:t>
      </w:r>
      <w:r w:rsidR="009678A1" w:rsidRPr="0009514F">
        <w:rPr>
          <w:sz w:val="24"/>
          <w:szCs w:val="24"/>
        </w:rPr>
        <w:t xml:space="preserve">Assign applications to Programmatic Panel members. Manage and mitigate Conflicts of Interest (COIs) as appropriate. </w:t>
      </w:r>
    </w:p>
    <w:p w14:paraId="7D2CFF52" w14:textId="77777777" w:rsidR="009678A1" w:rsidRPr="0009514F" w:rsidRDefault="009678A1" w:rsidP="009678A1">
      <w:pPr>
        <w:rPr>
          <w:sz w:val="24"/>
          <w:szCs w:val="24"/>
        </w:rPr>
      </w:pPr>
    </w:p>
    <w:p w14:paraId="424BD71D" w14:textId="1F6ECE5A" w:rsidR="009678A1" w:rsidRPr="0009514F" w:rsidRDefault="009105B1" w:rsidP="009678A1">
      <w:pPr>
        <w:rPr>
          <w:sz w:val="24"/>
          <w:szCs w:val="24"/>
        </w:rPr>
      </w:pPr>
      <w:r>
        <w:rPr>
          <w:sz w:val="24"/>
          <w:szCs w:val="24"/>
        </w:rPr>
        <w:t xml:space="preserve">5.2.3.4 </w:t>
      </w:r>
      <w:r w:rsidR="009678A1" w:rsidRPr="0009514F">
        <w:rPr>
          <w:sz w:val="24"/>
          <w:szCs w:val="24"/>
        </w:rPr>
        <w:t>Ensure Programmatic Panel members utilize specified programmatic review criteria outlined in the FOA to evaluate each application.</w:t>
      </w:r>
    </w:p>
    <w:p w14:paraId="728843C8" w14:textId="77777777" w:rsidR="009678A1" w:rsidRPr="0009514F" w:rsidRDefault="009678A1" w:rsidP="009678A1">
      <w:pPr>
        <w:rPr>
          <w:sz w:val="24"/>
          <w:szCs w:val="24"/>
        </w:rPr>
      </w:pPr>
    </w:p>
    <w:p w14:paraId="709D3E19" w14:textId="73075B86" w:rsidR="009678A1" w:rsidRPr="0009514F" w:rsidRDefault="009105B1" w:rsidP="009678A1">
      <w:pPr>
        <w:rPr>
          <w:sz w:val="24"/>
          <w:szCs w:val="24"/>
        </w:rPr>
      </w:pPr>
      <w:r>
        <w:rPr>
          <w:sz w:val="24"/>
          <w:szCs w:val="24"/>
        </w:rPr>
        <w:t xml:space="preserve">5.2.3.5 </w:t>
      </w:r>
      <w:r w:rsidR="009678A1" w:rsidRPr="0009514F">
        <w:rPr>
          <w:sz w:val="24"/>
          <w:szCs w:val="24"/>
        </w:rPr>
        <w:t xml:space="preserve">Coordinate with the PM to complete and finalize a </w:t>
      </w:r>
      <w:proofErr w:type="gramStart"/>
      <w:r w:rsidR="009678A1" w:rsidRPr="0009514F">
        <w:rPr>
          <w:sz w:val="24"/>
          <w:szCs w:val="24"/>
        </w:rPr>
        <w:t>recommended for</w:t>
      </w:r>
      <w:proofErr w:type="gramEnd"/>
      <w:r w:rsidR="009678A1" w:rsidRPr="0009514F">
        <w:rPr>
          <w:sz w:val="24"/>
          <w:szCs w:val="24"/>
        </w:rPr>
        <w:t xml:space="preserve"> funding list (RFFL), alternate funding list (AFL), and not recommended for funding list (NRFFL) as appropriate.</w:t>
      </w:r>
    </w:p>
    <w:p w14:paraId="5B643B64" w14:textId="77777777" w:rsidR="009678A1" w:rsidRPr="0009514F" w:rsidRDefault="009678A1" w:rsidP="009678A1">
      <w:pPr>
        <w:rPr>
          <w:sz w:val="24"/>
          <w:szCs w:val="24"/>
        </w:rPr>
      </w:pPr>
    </w:p>
    <w:p w14:paraId="2F476457" w14:textId="0FA9703A" w:rsidR="009678A1" w:rsidRPr="0009514F" w:rsidRDefault="009105B1" w:rsidP="009678A1">
      <w:pPr>
        <w:rPr>
          <w:sz w:val="24"/>
          <w:szCs w:val="24"/>
        </w:rPr>
      </w:pPr>
      <w:r>
        <w:rPr>
          <w:sz w:val="24"/>
          <w:szCs w:val="24"/>
        </w:rPr>
        <w:t xml:space="preserve">5.2.3.6 </w:t>
      </w:r>
      <w:r w:rsidR="009678A1" w:rsidRPr="0009514F">
        <w:rPr>
          <w:sz w:val="24"/>
          <w:szCs w:val="24"/>
        </w:rPr>
        <w:t>As requested by the PM, provide a list of draft snippets for individual applications to include in notification letters based on major programmatic review discussion points. The PM shall determine the final draft snippets for approval by the Grants Officer.</w:t>
      </w:r>
    </w:p>
    <w:p w14:paraId="60E11E7E" w14:textId="6D7392DD" w:rsidR="009678A1" w:rsidRPr="0009514F" w:rsidRDefault="009105B1" w:rsidP="009678A1">
      <w:pPr>
        <w:rPr>
          <w:sz w:val="24"/>
          <w:szCs w:val="24"/>
        </w:rPr>
      </w:pPr>
      <w:r>
        <w:rPr>
          <w:sz w:val="24"/>
          <w:szCs w:val="24"/>
        </w:rPr>
        <w:t xml:space="preserve">5.2.3.6.1 </w:t>
      </w:r>
      <w:r w:rsidR="009678A1" w:rsidRPr="0009514F">
        <w:rPr>
          <w:sz w:val="24"/>
          <w:szCs w:val="24"/>
        </w:rPr>
        <w:t>Coordinate with DHACA R&amp;D and the PM to prepare and provide fund/alternate/not-fund letters.</w:t>
      </w:r>
    </w:p>
    <w:p w14:paraId="375BAD27" w14:textId="5E8D535B" w:rsidR="009678A1" w:rsidRPr="0009514F" w:rsidRDefault="009105B1" w:rsidP="009678A1">
      <w:pPr>
        <w:rPr>
          <w:sz w:val="24"/>
          <w:szCs w:val="24"/>
        </w:rPr>
      </w:pPr>
      <w:r>
        <w:rPr>
          <w:sz w:val="24"/>
          <w:szCs w:val="24"/>
        </w:rPr>
        <w:t>5.2.3.</w:t>
      </w:r>
      <w:r w:rsidR="00D53A37">
        <w:rPr>
          <w:sz w:val="24"/>
          <w:szCs w:val="24"/>
        </w:rPr>
        <w:t xml:space="preserve">6.2 </w:t>
      </w:r>
      <w:r w:rsidR="009678A1" w:rsidRPr="0009514F">
        <w:rPr>
          <w:sz w:val="24"/>
          <w:szCs w:val="24"/>
        </w:rPr>
        <w:t>Provide funding decision memos and briefing preparation support, as requested.</w:t>
      </w:r>
    </w:p>
    <w:p w14:paraId="530E81CA" w14:textId="77777777" w:rsidR="009678A1" w:rsidRPr="0009514F" w:rsidRDefault="009678A1" w:rsidP="009678A1">
      <w:pPr>
        <w:rPr>
          <w:sz w:val="24"/>
          <w:szCs w:val="24"/>
        </w:rPr>
      </w:pPr>
    </w:p>
    <w:p w14:paraId="6E960D4E" w14:textId="7C313FFD" w:rsidR="009678A1" w:rsidRPr="0009514F" w:rsidRDefault="00D53A37" w:rsidP="009678A1">
      <w:pPr>
        <w:rPr>
          <w:sz w:val="24"/>
          <w:szCs w:val="24"/>
        </w:rPr>
      </w:pPr>
      <w:r>
        <w:rPr>
          <w:sz w:val="24"/>
          <w:szCs w:val="24"/>
        </w:rPr>
        <w:t xml:space="preserve">5.2.3.7 </w:t>
      </w:r>
      <w:r w:rsidR="009678A1" w:rsidRPr="0009514F">
        <w:rPr>
          <w:sz w:val="24"/>
          <w:szCs w:val="24"/>
        </w:rPr>
        <w:t xml:space="preserve">Provide alphabetical listing of Programmatic Panel reviewers, including ad hoc reviewers, and their organizational affiliations as requested by the PM. </w:t>
      </w:r>
    </w:p>
    <w:p w14:paraId="0D894AE5" w14:textId="77777777" w:rsidR="009678A1" w:rsidRPr="0009514F" w:rsidRDefault="009678A1" w:rsidP="009678A1">
      <w:pPr>
        <w:rPr>
          <w:sz w:val="24"/>
          <w:szCs w:val="24"/>
        </w:rPr>
      </w:pPr>
    </w:p>
    <w:p w14:paraId="670AF9D9" w14:textId="0B09D991" w:rsidR="009678A1" w:rsidRPr="0009514F" w:rsidRDefault="009C3758" w:rsidP="009678A1">
      <w:pPr>
        <w:rPr>
          <w:sz w:val="24"/>
          <w:szCs w:val="24"/>
        </w:rPr>
      </w:pPr>
      <w:r>
        <w:rPr>
          <w:sz w:val="24"/>
          <w:szCs w:val="24"/>
        </w:rPr>
        <w:t xml:space="preserve">5.2.4 </w:t>
      </w:r>
      <w:r w:rsidR="009678A1" w:rsidRPr="0009514F">
        <w:rPr>
          <w:sz w:val="24"/>
          <w:szCs w:val="24"/>
        </w:rPr>
        <w:t>Conduct Other Program Meetings (as requested). Coordinate with the PM to identify and invite attendees and develop the agenda and materials for other program meetings such as Milestone, In-Progress Review, Government Steering Committee, and External Advisory Board meetings.</w:t>
      </w:r>
    </w:p>
    <w:p w14:paraId="2B1FDEB0" w14:textId="77777777" w:rsidR="009678A1" w:rsidRPr="0009514F" w:rsidRDefault="009678A1" w:rsidP="009678A1">
      <w:pPr>
        <w:rPr>
          <w:sz w:val="24"/>
          <w:szCs w:val="24"/>
        </w:rPr>
      </w:pPr>
    </w:p>
    <w:p w14:paraId="00AECC26" w14:textId="7B698C5C" w:rsidR="009678A1" w:rsidRPr="0009514F" w:rsidRDefault="009C3758" w:rsidP="009678A1">
      <w:pPr>
        <w:rPr>
          <w:sz w:val="24"/>
          <w:szCs w:val="24"/>
        </w:rPr>
      </w:pPr>
      <w:r>
        <w:rPr>
          <w:sz w:val="24"/>
          <w:szCs w:val="24"/>
        </w:rPr>
        <w:t xml:space="preserve">5.2.5 </w:t>
      </w:r>
      <w:r w:rsidR="009678A1" w:rsidRPr="0009514F">
        <w:rPr>
          <w:sz w:val="24"/>
          <w:szCs w:val="24"/>
        </w:rPr>
        <w:t>Reporting Requirements</w:t>
      </w:r>
    </w:p>
    <w:p w14:paraId="4CDA88D9" w14:textId="77777777" w:rsidR="009678A1" w:rsidRPr="0009514F" w:rsidRDefault="009678A1" w:rsidP="009678A1">
      <w:pPr>
        <w:rPr>
          <w:sz w:val="24"/>
          <w:szCs w:val="24"/>
        </w:rPr>
      </w:pPr>
      <w:r w:rsidRPr="0009514F">
        <w:rPr>
          <w:sz w:val="24"/>
          <w:szCs w:val="24"/>
        </w:rPr>
        <w:t>Coordinate with the PM within 10 days of the start date of each task order to develop a Deliverables / Receivables Tracking Sheet (D/RTS) with dates of key program deliverables, milestones and receivables by research program and by FOA, to be updated as requested. The format of the D/RTS will be developed in collaboration with the Government to ensure consistency across programs. Any exceptions to the outline deliverable timelines are to be determined in consultation with the PM and COR.</w:t>
      </w:r>
    </w:p>
    <w:p w14:paraId="76C0CBC4" w14:textId="77777777" w:rsidR="009678A1" w:rsidRPr="0009514F" w:rsidRDefault="009678A1" w:rsidP="009678A1">
      <w:pPr>
        <w:rPr>
          <w:sz w:val="24"/>
          <w:szCs w:val="24"/>
        </w:rPr>
      </w:pPr>
    </w:p>
    <w:p w14:paraId="5D5608D3" w14:textId="77777777" w:rsidR="009678A1" w:rsidRPr="0009514F" w:rsidRDefault="009678A1" w:rsidP="009678A1">
      <w:pPr>
        <w:rPr>
          <w:sz w:val="24"/>
          <w:szCs w:val="24"/>
        </w:rPr>
      </w:pPr>
      <w:r w:rsidRPr="0009514F">
        <w:rPr>
          <w:sz w:val="24"/>
          <w:szCs w:val="24"/>
        </w:rPr>
        <w:t>At a minimum, each outline must include the following program deliverables:</w:t>
      </w:r>
    </w:p>
    <w:p w14:paraId="489D72C6" w14:textId="77777777" w:rsidR="009678A1" w:rsidRPr="0009514F" w:rsidRDefault="009678A1" w:rsidP="009678A1">
      <w:pPr>
        <w:rPr>
          <w:sz w:val="24"/>
          <w:szCs w:val="24"/>
        </w:rPr>
      </w:pPr>
    </w:p>
    <w:p w14:paraId="5B48F3E3" w14:textId="26A4F765" w:rsidR="009678A1" w:rsidRPr="0009514F" w:rsidRDefault="00290E1E" w:rsidP="009678A1">
      <w:pPr>
        <w:rPr>
          <w:sz w:val="24"/>
          <w:szCs w:val="24"/>
        </w:rPr>
      </w:pPr>
      <w:r>
        <w:rPr>
          <w:sz w:val="24"/>
          <w:szCs w:val="24"/>
        </w:rPr>
        <w:t xml:space="preserve">5.2.5.1 </w:t>
      </w:r>
      <w:r w:rsidR="009678A1" w:rsidRPr="0009514F">
        <w:rPr>
          <w:sz w:val="24"/>
          <w:szCs w:val="24"/>
        </w:rPr>
        <w:t>Investment Strategy - Draft version at the conclusion of vision setting meeting; final version one (1) business day after vision setting meeting.</w:t>
      </w:r>
    </w:p>
    <w:p w14:paraId="18C14321" w14:textId="77777777" w:rsidR="009678A1" w:rsidRPr="0009514F" w:rsidRDefault="009678A1" w:rsidP="009678A1">
      <w:pPr>
        <w:rPr>
          <w:sz w:val="24"/>
          <w:szCs w:val="24"/>
        </w:rPr>
      </w:pPr>
    </w:p>
    <w:p w14:paraId="4938FF89" w14:textId="48D653C8" w:rsidR="009678A1" w:rsidRPr="0009514F" w:rsidRDefault="00290E1E" w:rsidP="009678A1">
      <w:pPr>
        <w:rPr>
          <w:sz w:val="24"/>
          <w:szCs w:val="24"/>
        </w:rPr>
      </w:pPr>
      <w:r>
        <w:rPr>
          <w:sz w:val="24"/>
          <w:szCs w:val="24"/>
        </w:rPr>
        <w:t xml:space="preserve">5.2.5.2 </w:t>
      </w:r>
      <w:r w:rsidR="009678A1" w:rsidRPr="0009514F">
        <w:rPr>
          <w:sz w:val="24"/>
          <w:szCs w:val="24"/>
        </w:rPr>
        <w:t>Vision Setting Meeting Summary Report - Draft version five (5) business days after vision setting meeting. Final version 10 business days after vision setting meeting.</w:t>
      </w:r>
    </w:p>
    <w:p w14:paraId="2AB00D9A" w14:textId="77777777" w:rsidR="009678A1" w:rsidRPr="0009514F" w:rsidRDefault="009678A1" w:rsidP="009678A1">
      <w:pPr>
        <w:rPr>
          <w:sz w:val="24"/>
          <w:szCs w:val="24"/>
        </w:rPr>
      </w:pPr>
    </w:p>
    <w:p w14:paraId="3F0696D3" w14:textId="4DC96CE4" w:rsidR="009678A1" w:rsidRPr="0009514F" w:rsidRDefault="00290E1E" w:rsidP="009678A1">
      <w:pPr>
        <w:rPr>
          <w:sz w:val="24"/>
          <w:szCs w:val="24"/>
        </w:rPr>
      </w:pPr>
      <w:r>
        <w:rPr>
          <w:sz w:val="24"/>
          <w:szCs w:val="24"/>
        </w:rPr>
        <w:t xml:space="preserve">5.2.5.3 </w:t>
      </w:r>
      <w:r w:rsidR="009678A1" w:rsidRPr="0009514F">
        <w:rPr>
          <w:sz w:val="24"/>
          <w:szCs w:val="24"/>
        </w:rPr>
        <w:t xml:space="preserve">FOA Initial Template Draft– Initial drafts of four (4) announcements within 10 business days of Vision Setting Meeting or request by the PM, with exceptions for complex announcements to be determined in consultation with the PM. All initial drafts for programs that require more than four (4) FOAs shall be delivered within 15 business days, with four (4) FOA’s </w:t>
      </w:r>
      <w:proofErr w:type="gramStart"/>
      <w:r w:rsidR="009678A1" w:rsidRPr="0009514F">
        <w:rPr>
          <w:sz w:val="24"/>
          <w:szCs w:val="24"/>
        </w:rPr>
        <w:t>delivered</w:t>
      </w:r>
      <w:proofErr w:type="gramEnd"/>
      <w:r w:rsidR="009678A1" w:rsidRPr="0009514F">
        <w:rPr>
          <w:sz w:val="24"/>
          <w:szCs w:val="24"/>
        </w:rPr>
        <w:t xml:space="preserve"> within 10 business days, and the remaining FOA’s within a total of 15 business days of the Vision Setting Meeting or request by the PM.</w:t>
      </w:r>
    </w:p>
    <w:p w14:paraId="7AD4FA3C" w14:textId="77777777" w:rsidR="009678A1" w:rsidRPr="0009514F" w:rsidRDefault="009678A1" w:rsidP="009678A1">
      <w:pPr>
        <w:rPr>
          <w:sz w:val="24"/>
          <w:szCs w:val="24"/>
        </w:rPr>
      </w:pPr>
    </w:p>
    <w:p w14:paraId="5790CAFA" w14:textId="3F1AD3DA" w:rsidR="009678A1" w:rsidRPr="0009514F" w:rsidRDefault="00290E1E" w:rsidP="009678A1">
      <w:pPr>
        <w:rPr>
          <w:sz w:val="24"/>
          <w:szCs w:val="24"/>
        </w:rPr>
      </w:pPr>
      <w:r>
        <w:rPr>
          <w:sz w:val="24"/>
          <w:szCs w:val="24"/>
        </w:rPr>
        <w:t xml:space="preserve">5.2.5.4 </w:t>
      </w:r>
      <w:r w:rsidR="009678A1" w:rsidRPr="0009514F">
        <w:rPr>
          <w:sz w:val="24"/>
          <w:szCs w:val="24"/>
        </w:rPr>
        <w:t>Edited FOA for Grants/Solicitation Review Board (Deliverable 6) – Edited versions of four (4) FOAs within five (5) business days of the request by the PM.</w:t>
      </w:r>
    </w:p>
    <w:p w14:paraId="68C7CA56" w14:textId="77777777" w:rsidR="009678A1" w:rsidRPr="0009514F" w:rsidRDefault="009678A1" w:rsidP="009678A1">
      <w:pPr>
        <w:rPr>
          <w:sz w:val="24"/>
          <w:szCs w:val="24"/>
        </w:rPr>
      </w:pPr>
    </w:p>
    <w:p w14:paraId="53AA2633" w14:textId="56C53F8C" w:rsidR="009678A1" w:rsidRPr="0009514F" w:rsidRDefault="00290E1E" w:rsidP="009678A1">
      <w:pPr>
        <w:rPr>
          <w:sz w:val="24"/>
          <w:szCs w:val="24"/>
        </w:rPr>
      </w:pPr>
      <w:r>
        <w:rPr>
          <w:sz w:val="24"/>
          <w:szCs w:val="24"/>
        </w:rPr>
        <w:t xml:space="preserve">5.2.5.5 </w:t>
      </w:r>
      <w:r w:rsidR="009678A1" w:rsidRPr="0009514F">
        <w:rPr>
          <w:sz w:val="24"/>
          <w:szCs w:val="24"/>
        </w:rPr>
        <w:t>Final FOA– Delivery of final announcements will be dependent on review and approval by either the Grants Review Board (GRB), if scheduled, or the DHACA Grants Officer, if electronically routed. The PM will provide confirmation to the Contractor of the DHACA Grants Officer’s approval for announcements not requiring formal GRB review and approval. Final program funding opportunities will be delivered within one business day following notification of DHACA approval.</w:t>
      </w:r>
    </w:p>
    <w:p w14:paraId="41884E04" w14:textId="77777777" w:rsidR="009678A1" w:rsidRPr="0009514F" w:rsidRDefault="009678A1" w:rsidP="009678A1">
      <w:pPr>
        <w:rPr>
          <w:sz w:val="24"/>
          <w:szCs w:val="24"/>
        </w:rPr>
      </w:pPr>
    </w:p>
    <w:p w14:paraId="2525C0FA" w14:textId="13604B8C" w:rsidR="009678A1" w:rsidRPr="0009514F" w:rsidRDefault="005671AA" w:rsidP="009678A1">
      <w:pPr>
        <w:rPr>
          <w:sz w:val="24"/>
          <w:szCs w:val="24"/>
        </w:rPr>
      </w:pPr>
      <w:r>
        <w:rPr>
          <w:sz w:val="24"/>
          <w:szCs w:val="24"/>
        </w:rPr>
        <w:t xml:space="preserve">5.2.5.6 </w:t>
      </w:r>
      <w:r w:rsidR="009678A1" w:rsidRPr="0009514F">
        <w:rPr>
          <w:sz w:val="24"/>
          <w:szCs w:val="24"/>
        </w:rPr>
        <w:t>Pre-application invite/not invite lists– One (1) business day after completion of pre- application screening.</w:t>
      </w:r>
    </w:p>
    <w:p w14:paraId="34690246" w14:textId="77777777" w:rsidR="009678A1" w:rsidRPr="0009514F" w:rsidRDefault="009678A1" w:rsidP="009678A1">
      <w:pPr>
        <w:rPr>
          <w:sz w:val="24"/>
          <w:szCs w:val="24"/>
        </w:rPr>
      </w:pPr>
    </w:p>
    <w:p w14:paraId="3B890DE6" w14:textId="0B150995" w:rsidR="009678A1" w:rsidRPr="0009514F" w:rsidRDefault="005671AA" w:rsidP="009678A1">
      <w:pPr>
        <w:rPr>
          <w:sz w:val="24"/>
          <w:szCs w:val="24"/>
        </w:rPr>
      </w:pPr>
      <w:r>
        <w:rPr>
          <w:sz w:val="24"/>
          <w:szCs w:val="24"/>
        </w:rPr>
        <w:t xml:space="preserve">5.2.5.7 </w:t>
      </w:r>
      <w:r w:rsidR="009678A1" w:rsidRPr="0009514F">
        <w:rPr>
          <w:sz w:val="24"/>
          <w:szCs w:val="24"/>
        </w:rPr>
        <w:t xml:space="preserve">Pre-application invitation letters– Final draft versions after conclusion of pre-application screening due no later than two (2) business days for 200 pre-applications or less; three (3) business days for 201- 500 pre-applications; four (4) business days for greater than 500 pre-applications. Final deliverable no later than one (1) business day after approval by the Grants </w:t>
      </w:r>
      <w:r w:rsidR="009678A1" w:rsidRPr="0009514F">
        <w:rPr>
          <w:sz w:val="24"/>
          <w:szCs w:val="24"/>
        </w:rPr>
        <w:lastRenderedPageBreak/>
        <w:t>Officer or CO.</w:t>
      </w:r>
    </w:p>
    <w:p w14:paraId="13E6FB90" w14:textId="77777777" w:rsidR="009678A1" w:rsidRPr="0009514F" w:rsidRDefault="009678A1" w:rsidP="009678A1">
      <w:pPr>
        <w:rPr>
          <w:sz w:val="24"/>
          <w:szCs w:val="24"/>
        </w:rPr>
      </w:pPr>
    </w:p>
    <w:p w14:paraId="1F4D6FF9" w14:textId="6AE4D02C" w:rsidR="009678A1" w:rsidRPr="0009514F" w:rsidRDefault="001C356D" w:rsidP="009678A1">
      <w:pPr>
        <w:rPr>
          <w:sz w:val="24"/>
          <w:szCs w:val="24"/>
        </w:rPr>
      </w:pPr>
      <w:r>
        <w:rPr>
          <w:sz w:val="24"/>
          <w:szCs w:val="24"/>
        </w:rPr>
        <w:t xml:space="preserve">5.2.5.8 </w:t>
      </w:r>
      <w:r w:rsidR="009678A1" w:rsidRPr="0009514F">
        <w:rPr>
          <w:sz w:val="24"/>
          <w:szCs w:val="24"/>
        </w:rPr>
        <w:t>RFFL/AFL () - Draft versions at the conclusion of programmatic review meeting; final version two (2) business days after programmatic review meeting.</w:t>
      </w:r>
    </w:p>
    <w:p w14:paraId="78CD60D2" w14:textId="77777777" w:rsidR="009678A1" w:rsidRPr="0009514F" w:rsidRDefault="009678A1" w:rsidP="009678A1">
      <w:pPr>
        <w:rPr>
          <w:sz w:val="24"/>
          <w:szCs w:val="24"/>
        </w:rPr>
      </w:pPr>
    </w:p>
    <w:p w14:paraId="7A084F6C" w14:textId="14FDDA16" w:rsidR="009678A1" w:rsidRPr="0009514F" w:rsidRDefault="001C356D" w:rsidP="009678A1">
      <w:pPr>
        <w:rPr>
          <w:sz w:val="24"/>
          <w:szCs w:val="24"/>
        </w:rPr>
      </w:pPr>
      <w:r>
        <w:rPr>
          <w:sz w:val="24"/>
          <w:szCs w:val="24"/>
        </w:rPr>
        <w:t xml:space="preserve">5.2.5.9 </w:t>
      </w:r>
      <w:r w:rsidR="009678A1" w:rsidRPr="0009514F">
        <w:rPr>
          <w:sz w:val="24"/>
          <w:szCs w:val="24"/>
        </w:rPr>
        <w:t>NRFFL - if applicable at the task order level) – Final list due five (5) business days following the conclusion of the programmatic review meeting.</w:t>
      </w:r>
    </w:p>
    <w:p w14:paraId="2BDBDB3F" w14:textId="77777777" w:rsidR="009678A1" w:rsidRPr="0009514F" w:rsidRDefault="009678A1" w:rsidP="009678A1">
      <w:pPr>
        <w:rPr>
          <w:sz w:val="24"/>
          <w:szCs w:val="24"/>
        </w:rPr>
      </w:pPr>
    </w:p>
    <w:p w14:paraId="2C76C0DA" w14:textId="5F4026DA" w:rsidR="009678A1" w:rsidRPr="0009514F" w:rsidRDefault="001C356D" w:rsidP="009678A1">
      <w:pPr>
        <w:rPr>
          <w:sz w:val="24"/>
          <w:szCs w:val="24"/>
        </w:rPr>
      </w:pPr>
      <w:r>
        <w:rPr>
          <w:sz w:val="24"/>
          <w:szCs w:val="24"/>
        </w:rPr>
        <w:t xml:space="preserve">5.2.5.10 </w:t>
      </w:r>
      <w:r w:rsidR="009678A1" w:rsidRPr="0009514F">
        <w:rPr>
          <w:sz w:val="24"/>
          <w:szCs w:val="24"/>
        </w:rPr>
        <w:t>Programmatic Review Meeting Summary Report– Draft version seven (7) business days after programmatic review meeting or as specified in task order. Final version two (2) business days after PM approval.</w:t>
      </w:r>
    </w:p>
    <w:p w14:paraId="62D1312D" w14:textId="77777777" w:rsidR="009678A1" w:rsidRPr="0009514F" w:rsidRDefault="009678A1" w:rsidP="009678A1">
      <w:pPr>
        <w:rPr>
          <w:sz w:val="24"/>
          <w:szCs w:val="24"/>
        </w:rPr>
      </w:pPr>
    </w:p>
    <w:p w14:paraId="0E587E37" w14:textId="33593091" w:rsidR="009678A1" w:rsidRPr="0009514F" w:rsidRDefault="001C356D" w:rsidP="009678A1">
      <w:pPr>
        <w:rPr>
          <w:sz w:val="24"/>
          <w:szCs w:val="24"/>
        </w:rPr>
      </w:pPr>
      <w:r>
        <w:rPr>
          <w:sz w:val="24"/>
          <w:szCs w:val="24"/>
        </w:rPr>
        <w:t xml:space="preserve">5.2.5.11 </w:t>
      </w:r>
      <w:r w:rsidR="009678A1" w:rsidRPr="0009514F">
        <w:rPr>
          <w:sz w:val="24"/>
          <w:szCs w:val="24"/>
        </w:rPr>
        <w:t>Principal Investigator (PI) Information Paper– Final draft no later than five (5) business days after programmatic review meeting. Final version one (1) business day after PM approval.</w:t>
      </w:r>
    </w:p>
    <w:p w14:paraId="73EEC8E9" w14:textId="77777777" w:rsidR="009678A1" w:rsidRPr="0009514F" w:rsidRDefault="009678A1" w:rsidP="009678A1">
      <w:pPr>
        <w:rPr>
          <w:sz w:val="24"/>
          <w:szCs w:val="24"/>
        </w:rPr>
      </w:pPr>
    </w:p>
    <w:p w14:paraId="2A9E970B" w14:textId="43D172A8" w:rsidR="009678A1" w:rsidRPr="0009514F" w:rsidRDefault="001C356D" w:rsidP="009678A1">
      <w:pPr>
        <w:rPr>
          <w:sz w:val="24"/>
          <w:szCs w:val="24"/>
        </w:rPr>
      </w:pPr>
      <w:r>
        <w:rPr>
          <w:sz w:val="24"/>
          <w:szCs w:val="24"/>
        </w:rPr>
        <w:t xml:space="preserve">5.2.5.12 </w:t>
      </w:r>
      <w:r w:rsidR="009678A1" w:rsidRPr="0009514F">
        <w:rPr>
          <w:sz w:val="24"/>
          <w:szCs w:val="24"/>
        </w:rPr>
        <w:t>Draft snippet list– Final draft list of snippets no later than three (3) business days after programmatic review meeting.</w:t>
      </w:r>
    </w:p>
    <w:p w14:paraId="21155957" w14:textId="77777777" w:rsidR="009678A1" w:rsidRPr="0009514F" w:rsidRDefault="009678A1" w:rsidP="009678A1">
      <w:pPr>
        <w:rPr>
          <w:sz w:val="24"/>
          <w:szCs w:val="24"/>
        </w:rPr>
      </w:pPr>
    </w:p>
    <w:p w14:paraId="4B111800" w14:textId="76E40E09" w:rsidR="009678A1" w:rsidRPr="0009514F" w:rsidRDefault="001C356D" w:rsidP="009678A1">
      <w:pPr>
        <w:rPr>
          <w:sz w:val="24"/>
          <w:szCs w:val="24"/>
        </w:rPr>
      </w:pPr>
      <w:r>
        <w:rPr>
          <w:sz w:val="24"/>
          <w:szCs w:val="24"/>
        </w:rPr>
        <w:t xml:space="preserve">5.2.5.13 </w:t>
      </w:r>
      <w:r w:rsidR="009678A1" w:rsidRPr="0009514F">
        <w:rPr>
          <w:sz w:val="24"/>
          <w:szCs w:val="24"/>
        </w:rPr>
        <w:t>PI Funding Notification Letters– Final drafts no later than five (5) business days after receipt of final draft snippets from PM or no later than two (2) business days after requested for individual letters. Final deliverable no later than two (2) business days after approval by the Grants Officer.</w:t>
      </w:r>
    </w:p>
    <w:p w14:paraId="69D29715" w14:textId="77777777" w:rsidR="009678A1" w:rsidRPr="0009514F" w:rsidRDefault="009678A1" w:rsidP="009678A1">
      <w:pPr>
        <w:rPr>
          <w:sz w:val="24"/>
          <w:szCs w:val="24"/>
        </w:rPr>
      </w:pPr>
    </w:p>
    <w:p w14:paraId="4EFAEDB9" w14:textId="31B2EE49" w:rsidR="009678A1" w:rsidRPr="0009514F" w:rsidRDefault="001C356D" w:rsidP="009678A1">
      <w:pPr>
        <w:rPr>
          <w:sz w:val="24"/>
          <w:szCs w:val="24"/>
        </w:rPr>
      </w:pPr>
      <w:r>
        <w:rPr>
          <w:sz w:val="24"/>
          <w:szCs w:val="24"/>
        </w:rPr>
        <w:t xml:space="preserve">5.2.5.14 </w:t>
      </w:r>
      <w:r w:rsidR="009678A1" w:rsidRPr="0009514F">
        <w:rPr>
          <w:sz w:val="24"/>
          <w:szCs w:val="24"/>
        </w:rPr>
        <w:t>List of each Programmatic Panel member by research program documenting each individual’s expertise each fiscal year or as required by the PM.</w:t>
      </w:r>
    </w:p>
    <w:p w14:paraId="0B7EBE08" w14:textId="77777777" w:rsidR="009678A1" w:rsidRPr="0009514F" w:rsidRDefault="009678A1" w:rsidP="009678A1">
      <w:pPr>
        <w:rPr>
          <w:sz w:val="24"/>
          <w:szCs w:val="24"/>
        </w:rPr>
      </w:pPr>
    </w:p>
    <w:p w14:paraId="184CFAFF" w14:textId="79BF8840" w:rsidR="009678A1" w:rsidRPr="0009514F" w:rsidRDefault="001C356D" w:rsidP="009678A1">
      <w:pPr>
        <w:rPr>
          <w:sz w:val="24"/>
          <w:szCs w:val="24"/>
        </w:rPr>
      </w:pPr>
      <w:r>
        <w:rPr>
          <w:sz w:val="24"/>
          <w:szCs w:val="24"/>
        </w:rPr>
        <w:t xml:space="preserve">5.2.5.15 </w:t>
      </w:r>
      <w:r w:rsidR="009678A1" w:rsidRPr="0009514F">
        <w:rPr>
          <w:sz w:val="24"/>
          <w:szCs w:val="24"/>
        </w:rPr>
        <w:t>Meeting notes and/or transcripts within three (3) business days after the meeting, with exceptions to be noted in the meeting task order or determined in consultation with the PM. Provide access to raw notes as requested by the PM and/or research award Grants Officer’s Representative.</w:t>
      </w:r>
    </w:p>
    <w:p w14:paraId="5C45C40E" w14:textId="77777777" w:rsidR="009678A1" w:rsidRPr="0009514F" w:rsidRDefault="009678A1" w:rsidP="009678A1">
      <w:pPr>
        <w:rPr>
          <w:sz w:val="24"/>
          <w:szCs w:val="24"/>
        </w:rPr>
      </w:pPr>
    </w:p>
    <w:p w14:paraId="7B7F287F" w14:textId="2B329F00" w:rsidR="009678A1" w:rsidRPr="0009514F" w:rsidRDefault="000C3CE7" w:rsidP="009678A1">
      <w:pPr>
        <w:rPr>
          <w:sz w:val="24"/>
          <w:szCs w:val="24"/>
        </w:rPr>
      </w:pPr>
      <w:r>
        <w:rPr>
          <w:sz w:val="24"/>
          <w:szCs w:val="24"/>
        </w:rPr>
        <w:t xml:space="preserve">5.2.5.16 </w:t>
      </w:r>
      <w:r w:rsidR="009678A1" w:rsidRPr="0009514F">
        <w:rPr>
          <w:sz w:val="24"/>
          <w:szCs w:val="24"/>
        </w:rPr>
        <w:t>Meeting cost to complete (CTC) estimate– Estimate of costs at completion due within 10 business days of meeting conclusion. Final task order CTC due 45 days before the end of the task order period of performance for all task orders.</w:t>
      </w:r>
    </w:p>
    <w:p w14:paraId="5841810D" w14:textId="77777777" w:rsidR="009678A1" w:rsidRPr="0009514F" w:rsidRDefault="009678A1" w:rsidP="009678A1">
      <w:pPr>
        <w:rPr>
          <w:sz w:val="24"/>
          <w:szCs w:val="24"/>
        </w:rPr>
      </w:pPr>
    </w:p>
    <w:p w14:paraId="6400C5BC" w14:textId="3B4F3AF5" w:rsidR="009678A1" w:rsidRPr="0009514F" w:rsidRDefault="00D43FFB" w:rsidP="009678A1">
      <w:pPr>
        <w:rPr>
          <w:sz w:val="24"/>
          <w:szCs w:val="24"/>
        </w:rPr>
      </w:pPr>
      <w:r>
        <w:rPr>
          <w:sz w:val="24"/>
          <w:szCs w:val="24"/>
        </w:rPr>
        <w:t xml:space="preserve">5.2.5.17 </w:t>
      </w:r>
      <w:r w:rsidR="009678A1" w:rsidRPr="0009514F">
        <w:rPr>
          <w:sz w:val="24"/>
          <w:szCs w:val="24"/>
        </w:rPr>
        <w:t>Items for review requested by PMs to include but not limited to meeting materials such as draft briefings, draft and final agendas, seating charts, meeting attendee reports, program announcement summaries, database reports preview; preview of meeting database with appropriate documents.</w:t>
      </w:r>
    </w:p>
    <w:p w14:paraId="0CAE9A5C" w14:textId="77777777" w:rsidR="009678A1" w:rsidRPr="0009514F" w:rsidRDefault="009678A1" w:rsidP="009678A1">
      <w:pPr>
        <w:rPr>
          <w:sz w:val="24"/>
          <w:szCs w:val="24"/>
        </w:rPr>
      </w:pPr>
    </w:p>
    <w:p w14:paraId="216485D4" w14:textId="6D2E92BF" w:rsidR="009678A1" w:rsidRPr="0009514F" w:rsidRDefault="00984BCC" w:rsidP="009678A1">
      <w:pPr>
        <w:rPr>
          <w:sz w:val="24"/>
          <w:szCs w:val="24"/>
        </w:rPr>
      </w:pPr>
      <w:r>
        <w:rPr>
          <w:sz w:val="24"/>
          <w:szCs w:val="24"/>
        </w:rPr>
        <w:t xml:space="preserve">5.2.6 </w:t>
      </w:r>
      <w:r w:rsidR="009678A1" w:rsidRPr="0009514F">
        <w:rPr>
          <w:sz w:val="24"/>
          <w:szCs w:val="24"/>
        </w:rPr>
        <w:t>Reviewer Training</w:t>
      </w:r>
    </w:p>
    <w:p w14:paraId="286ED7A8" w14:textId="77777777" w:rsidR="009678A1" w:rsidRPr="0009514F" w:rsidRDefault="009678A1" w:rsidP="009678A1">
      <w:pPr>
        <w:rPr>
          <w:sz w:val="24"/>
          <w:szCs w:val="24"/>
        </w:rPr>
      </w:pPr>
      <w:r w:rsidRPr="0009514F">
        <w:rPr>
          <w:sz w:val="24"/>
          <w:szCs w:val="24"/>
        </w:rPr>
        <w:t xml:space="preserve">Furnish a coordinated training and orientation plan for all new Programmatic Panel members and ad hoc reviewers, including scientist/technical and consumer reviewers. The training and orientation plan shall be executed in close coordination with the CDMRP PM. Understanding of the CDMRP’s policies for COIs and protection of confidential and proprietary information shall also be included. Each plan shall furnish proposed timelines for addressing each audience, to </w:t>
      </w:r>
      <w:r w:rsidRPr="0009514F">
        <w:rPr>
          <w:sz w:val="24"/>
          <w:szCs w:val="24"/>
        </w:rPr>
        <w:lastRenderedPageBreak/>
        <w:t xml:space="preserve">include pre-meeting orientations. Provide periodic updates to program-specific training materials to ensure materials are kept </w:t>
      </w:r>
      <w:proofErr w:type="gramStart"/>
      <w:r w:rsidRPr="0009514F">
        <w:rPr>
          <w:sz w:val="24"/>
          <w:szCs w:val="24"/>
        </w:rPr>
        <w:t>up-to-date</w:t>
      </w:r>
      <w:proofErr w:type="gramEnd"/>
      <w:r w:rsidRPr="0009514F">
        <w:rPr>
          <w:sz w:val="24"/>
          <w:szCs w:val="24"/>
        </w:rPr>
        <w:t>. The training and orientation plan shall be approved by the COR.</w:t>
      </w:r>
    </w:p>
    <w:p w14:paraId="3F540001" w14:textId="77777777" w:rsidR="009678A1" w:rsidRPr="0009514F" w:rsidRDefault="009678A1" w:rsidP="009678A1">
      <w:pPr>
        <w:rPr>
          <w:sz w:val="24"/>
          <w:szCs w:val="24"/>
        </w:rPr>
      </w:pPr>
    </w:p>
    <w:p w14:paraId="1490F424" w14:textId="3F026893" w:rsidR="009678A1" w:rsidRPr="0009514F" w:rsidRDefault="00984BCC" w:rsidP="009678A1">
      <w:pPr>
        <w:rPr>
          <w:sz w:val="24"/>
          <w:szCs w:val="24"/>
        </w:rPr>
      </w:pPr>
      <w:r>
        <w:rPr>
          <w:sz w:val="24"/>
          <w:szCs w:val="24"/>
        </w:rPr>
        <w:t xml:space="preserve">5.3 </w:t>
      </w:r>
      <w:r w:rsidR="009678A1" w:rsidRPr="0009514F">
        <w:rPr>
          <w:sz w:val="24"/>
          <w:szCs w:val="24"/>
        </w:rPr>
        <w:t>Key Task 3 – Provide General Administrative Support Services to CDMRP</w:t>
      </w:r>
    </w:p>
    <w:p w14:paraId="17F2D163" w14:textId="77777777" w:rsidR="009678A1" w:rsidRPr="0009514F" w:rsidRDefault="009678A1" w:rsidP="009678A1">
      <w:pPr>
        <w:rPr>
          <w:sz w:val="24"/>
          <w:szCs w:val="24"/>
        </w:rPr>
      </w:pPr>
    </w:p>
    <w:p w14:paraId="5957814E" w14:textId="730E3297" w:rsidR="009678A1" w:rsidRPr="0009514F" w:rsidRDefault="00984BCC" w:rsidP="009678A1">
      <w:pPr>
        <w:rPr>
          <w:sz w:val="24"/>
          <w:szCs w:val="24"/>
        </w:rPr>
      </w:pPr>
      <w:r>
        <w:rPr>
          <w:sz w:val="24"/>
          <w:szCs w:val="24"/>
        </w:rPr>
        <w:t xml:space="preserve">5.3.1 </w:t>
      </w:r>
      <w:r w:rsidR="009678A1" w:rsidRPr="0009514F">
        <w:rPr>
          <w:sz w:val="24"/>
          <w:szCs w:val="24"/>
        </w:rPr>
        <w:t>Provide editing support for documents, presentations, and other materials produced under this contract, including abstracts for web posting, and for other documents as requested.</w:t>
      </w:r>
    </w:p>
    <w:p w14:paraId="0D086BF9" w14:textId="77777777" w:rsidR="009678A1" w:rsidRPr="0009514F" w:rsidRDefault="009678A1" w:rsidP="009678A1">
      <w:pPr>
        <w:rPr>
          <w:sz w:val="24"/>
          <w:szCs w:val="24"/>
        </w:rPr>
      </w:pPr>
    </w:p>
    <w:p w14:paraId="1722F2BF" w14:textId="56709EDF" w:rsidR="009678A1" w:rsidRPr="0009514F" w:rsidRDefault="00984BCC" w:rsidP="009678A1">
      <w:pPr>
        <w:rPr>
          <w:sz w:val="24"/>
          <w:szCs w:val="24"/>
        </w:rPr>
      </w:pPr>
      <w:r>
        <w:rPr>
          <w:sz w:val="24"/>
          <w:szCs w:val="24"/>
        </w:rPr>
        <w:t xml:space="preserve">5.3.2 </w:t>
      </w:r>
      <w:r w:rsidR="009678A1" w:rsidRPr="0009514F">
        <w:rPr>
          <w:sz w:val="24"/>
          <w:szCs w:val="24"/>
        </w:rPr>
        <w:t>Provide Inquiry Review Panel (IRP) support as requested by IRP Chair, including but not limited to collecting documents for IRP review and tracking each inquiry received, scheduling IRP meetings, tabulating votes and note taking at IRP meetings, preparing IRP notification letters, and tracking the results of the IRP process. Anticipate scheduling and attending monthly meetings, 6 months out of the year. Provide IRP Packets (at least 10 business days before each IRP meeting. Adhere to the IRP SOP and IRP coordinator responsibilities guidelines as developed by the Government.</w:t>
      </w:r>
    </w:p>
    <w:p w14:paraId="32C74136" w14:textId="77777777" w:rsidR="009678A1" w:rsidRPr="0009514F" w:rsidRDefault="009678A1" w:rsidP="009678A1">
      <w:pPr>
        <w:rPr>
          <w:sz w:val="24"/>
          <w:szCs w:val="24"/>
        </w:rPr>
      </w:pPr>
    </w:p>
    <w:p w14:paraId="211D7475" w14:textId="6C1B2193" w:rsidR="009678A1" w:rsidRPr="0009514F" w:rsidRDefault="00984BCC" w:rsidP="009678A1">
      <w:pPr>
        <w:rPr>
          <w:sz w:val="24"/>
          <w:szCs w:val="24"/>
        </w:rPr>
      </w:pPr>
      <w:r>
        <w:rPr>
          <w:sz w:val="24"/>
          <w:szCs w:val="24"/>
        </w:rPr>
        <w:t xml:space="preserve">5.3.3 </w:t>
      </w:r>
      <w:r w:rsidR="009678A1" w:rsidRPr="0009514F">
        <w:rPr>
          <w:sz w:val="24"/>
          <w:szCs w:val="24"/>
        </w:rPr>
        <w:t>Provide support for Defense Technical Information Center (DTIC) submissions (record creation and update as requested).</w:t>
      </w:r>
    </w:p>
    <w:p w14:paraId="02097D0E" w14:textId="77777777" w:rsidR="009678A1" w:rsidRPr="0009514F" w:rsidRDefault="009678A1" w:rsidP="009678A1">
      <w:pPr>
        <w:rPr>
          <w:sz w:val="24"/>
          <w:szCs w:val="24"/>
        </w:rPr>
      </w:pPr>
    </w:p>
    <w:p w14:paraId="410F3FAD" w14:textId="0F45FB92" w:rsidR="009678A1" w:rsidRDefault="00984BCC" w:rsidP="009678A1">
      <w:pPr>
        <w:rPr>
          <w:b/>
          <w:sz w:val="24"/>
          <w:szCs w:val="24"/>
        </w:rPr>
      </w:pPr>
      <w:r w:rsidRPr="00984BCC">
        <w:rPr>
          <w:bCs/>
          <w:sz w:val="24"/>
          <w:szCs w:val="24"/>
        </w:rPr>
        <w:t>5.4</w:t>
      </w:r>
      <w:r>
        <w:rPr>
          <w:b/>
          <w:sz w:val="24"/>
          <w:szCs w:val="24"/>
        </w:rPr>
        <w:t xml:space="preserve"> </w:t>
      </w:r>
      <w:r w:rsidR="009678A1" w:rsidRPr="0009514F">
        <w:rPr>
          <w:b/>
          <w:sz w:val="24"/>
          <w:szCs w:val="24"/>
        </w:rPr>
        <w:t>Special Qualifications:</w:t>
      </w:r>
      <w:r w:rsidR="009678A1" w:rsidRPr="0009514F">
        <w:rPr>
          <w:b/>
          <w:spacing w:val="40"/>
          <w:sz w:val="24"/>
          <w:szCs w:val="24"/>
        </w:rPr>
        <w:t xml:space="preserve"> </w:t>
      </w:r>
      <w:r w:rsidR="009678A1" w:rsidRPr="0009514F">
        <w:rPr>
          <w:b/>
          <w:sz w:val="24"/>
          <w:szCs w:val="24"/>
        </w:rPr>
        <w:t>RESERVED</w:t>
      </w:r>
    </w:p>
    <w:p w14:paraId="146B06CD" w14:textId="77777777" w:rsidR="0091270F" w:rsidRDefault="0091270F" w:rsidP="009678A1">
      <w:pPr>
        <w:rPr>
          <w:b/>
          <w:sz w:val="24"/>
          <w:szCs w:val="24"/>
        </w:rPr>
      </w:pPr>
    </w:p>
    <w:p w14:paraId="5A51AAF6" w14:textId="77777777" w:rsidR="0091270F" w:rsidRPr="00244F8F" w:rsidRDefault="0091270F" w:rsidP="00244F8F">
      <w:pPr>
        <w:jc w:val="center"/>
        <w:rPr>
          <w:b/>
          <w:bCs/>
        </w:rPr>
      </w:pPr>
      <w:r w:rsidRPr="00244F8F">
        <w:rPr>
          <w:b/>
          <w:bCs/>
        </w:rPr>
        <w:t>PART</w:t>
      </w:r>
      <w:r w:rsidRPr="00244F8F">
        <w:rPr>
          <w:b/>
          <w:bCs/>
          <w:spacing w:val="-4"/>
        </w:rPr>
        <w:t xml:space="preserve"> </w:t>
      </w:r>
      <w:r w:rsidRPr="00244F8F">
        <w:rPr>
          <w:b/>
          <w:bCs/>
          <w:spacing w:val="-10"/>
        </w:rPr>
        <w:t>6</w:t>
      </w:r>
    </w:p>
    <w:p w14:paraId="0A18741D" w14:textId="5F56CC77" w:rsidR="0091270F" w:rsidRPr="0009514F" w:rsidRDefault="00244F8F" w:rsidP="00244F8F">
      <w:pPr>
        <w:jc w:val="center"/>
        <w:rPr>
          <w:b/>
          <w:sz w:val="24"/>
          <w:szCs w:val="24"/>
        </w:rPr>
      </w:pPr>
      <w:r>
        <w:rPr>
          <w:b/>
          <w:sz w:val="24"/>
          <w:szCs w:val="24"/>
        </w:rPr>
        <w:t xml:space="preserve">6.0 </w:t>
      </w:r>
      <w:r w:rsidR="0091270F" w:rsidRPr="0009514F">
        <w:rPr>
          <w:b/>
          <w:sz w:val="24"/>
          <w:szCs w:val="24"/>
        </w:rPr>
        <w:t>INFORMATION</w:t>
      </w:r>
      <w:r w:rsidR="0091270F" w:rsidRPr="0009514F">
        <w:rPr>
          <w:b/>
          <w:spacing w:val="-6"/>
          <w:sz w:val="24"/>
          <w:szCs w:val="24"/>
        </w:rPr>
        <w:t xml:space="preserve"> </w:t>
      </w:r>
      <w:r w:rsidR="0091270F" w:rsidRPr="0009514F">
        <w:rPr>
          <w:b/>
          <w:sz w:val="24"/>
          <w:szCs w:val="24"/>
        </w:rPr>
        <w:t>TECHNOLOGY</w:t>
      </w:r>
      <w:r w:rsidR="0091270F" w:rsidRPr="0009514F">
        <w:rPr>
          <w:b/>
          <w:spacing w:val="-4"/>
          <w:sz w:val="24"/>
          <w:szCs w:val="24"/>
        </w:rPr>
        <w:t xml:space="preserve"> </w:t>
      </w:r>
      <w:r w:rsidR="0091270F" w:rsidRPr="0009514F">
        <w:rPr>
          <w:b/>
          <w:sz w:val="24"/>
          <w:szCs w:val="24"/>
        </w:rPr>
        <w:t>&amp;</w:t>
      </w:r>
      <w:r w:rsidR="0091270F" w:rsidRPr="0009514F">
        <w:rPr>
          <w:b/>
          <w:spacing w:val="-3"/>
          <w:sz w:val="24"/>
          <w:szCs w:val="24"/>
        </w:rPr>
        <w:t xml:space="preserve"> </w:t>
      </w:r>
      <w:r w:rsidR="0091270F" w:rsidRPr="0009514F">
        <w:rPr>
          <w:b/>
          <w:spacing w:val="-2"/>
          <w:sz w:val="24"/>
          <w:szCs w:val="24"/>
        </w:rPr>
        <w:t>SECURITY</w:t>
      </w:r>
    </w:p>
    <w:p w14:paraId="672B40B8" w14:textId="77777777" w:rsidR="0091270F" w:rsidRPr="0009514F" w:rsidRDefault="0091270F" w:rsidP="0091270F">
      <w:pPr>
        <w:rPr>
          <w:b/>
        </w:rPr>
      </w:pPr>
    </w:p>
    <w:p w14:paraId="015EB7ED" w14:textId="2B357A08" w:rsidR="0091270F" w:rsidRPr="0009514F" w:rsidRDefault="00244F8F" w:rsidP="0091270F">
      <w:pPr>
        <w:rPr>
          <w:sz w:val="24"/>
          <w:szCs w:val="24"/>
        </w:rPr>
      </w:pPr>
      <w:r>
        <w:rPr>
          <w:sz w:val="24"/>
          <w:szCs w:val="24"/>
        </w:rPr>
        <w:t xml:space="preserve">6.1 </w:t>
      </w:r>
      <w:r w:rsidR="0091270F" w:rsidRPr="0009514F">
        <w:rPr>
          <w:sz w:val="24"/>
          <w:szCs w:val="24"/>
        </w:rPr>
        <w:t>All work under this contract is unclassified.</w:t>
      </w:r>
    </w:p>
    <w:p w14:paraId="29C2B3D9" w14:textId="77777777" w:rsidR="0091270F" w:rsidRPr="0009514F" w:rsidRDefault="0091270F" w:rsidP="0091270F"/>
    <w:p w14:paraId="2D7A60E1" w14:textId="2D7FAB58" w:rsidR="0091270F" w:rsidRPr="0009514F" w:rsidRDefault="00244F8F" w:rsidP="0091270F">
      <w:pPr>
        <w:rPr>
          <w:sz w:val="24"/>
          <w:szCs w:val="24"/>
        </w:rPr>
      </w:pPr>
      <w:r>
        <w:rPr>
          <w:b/>
          <w:bCs/>
        </w:rPr>
        <w:t xml:space="preserve">6.2 </w:t>
      </w:r>
      <w:r w:rsidR="0091270F" w:rsidRPr="0009514F">
        <w:rPr>
          <w:b/>
          <w:bCs/>
        </w:rPr>
        <w:t>Information Security</w:t>
      </w:r>
      <w:r w:rsidR="0091270F" w:rsidRPr="0009514F">
        <w:t xml:space="preserve">   </w:t>
      </w:r>
      <w:r w:rsidR="0091270F" w:rsidRPr="0009514F">
        <w:rPr>
          <w:sz w:val="24"/>
          <w:szCs w:val="24"/>
        </w:rPr>
        <w:t>Establish appropriate administrative, technical, and physical safeguards to protect any and all Government provided data. Ensure the confidentiality, integrity, and availability of Government provided data utilized/stored and processed in the contractor-owned peer review application for the purposes of performing activities identified under this contract must be protected in compliance with all applicable laws and regulations, including data breach reporting and response requirements, in accordance with DFAR Subpart 224.1 (Protection of Individual Privacy), which incorporates by reference DoDD 5400.11, “DoD Privacy and Civil Liberties Programs,” December 8, 2020, and DoD 5400.11-R, “DoD Privacy Program,” May 14, 2007. The contractor shall also comply with federal laws relating to freedom of information and records management.</w:t>
      </w:r>
    </w:p>
    <w:p w14:paraId="4AE35CEF" w14:textId="77777777" w:rsidR="0091270F" w:rsidRPr="0009514F" w:rsidRDefault="0091270F" w:rsidP="0091270F">
      <w:pPr>
        <w:rPr>
          <w:i/>
        </w:rPr>
      </w:pPr>
    </w:p>
    <w:p w14:paraId="0F712012" w14:textId="5BBB9090" w:rsidR="0091270F" w:rsidRPr="0009514F" w:rsidRDefault="00244F8F" w:rsidP="0091270F">
      <w:r>
        <w:rPr>
          <w:sz w:val="24"/>
          <w:szCs w:val="24"/>
        </w:rPr>
        <w:t xml:space="preserve">6.3 </w:t>
      </w:r>
      <w:r w:rsidR="0091270F" w:rsidRPr="0009514F">
        <w:rPr>
          <w:sz w:val="24"/>
          <w:szCs w:val="24"/>
        </w:rPr>
        <w:t xml:space="preserve">Health Insurance Portability and Accountability Act (HIPAA). Comply with all requirements of the Health Insurance Portability and Accountability Act of 1996 (HIPAA) (Pub. L. 104-191), as implemented by the HIPAA Privacy and Security Rules codified at 45 C.F.R. Parts 160 and 164, and as further implemented within the Military Health System (MHS) by DoD 6025.18-R, "DoD Health Information Privacy Regulation," January 24, 2003, and DoD 8580.02-R, “DoD Health Information Security Regulation, July 12, 2007. Comply with all applicable HIPAA-related rules and regulations as they are published and as further defined by later-occurring Government requirements and DoD guidance, including current and forthcoming DoD guidance implementing applicable HIPAA amendments under the American Recovery and Reinvestment </w:t>
      </w:r>
      <w:r w:rsidR="0091270F" w:rsidRPr="0009514F">
        <w:rPr>
          <w:sz w:val="24"/>
          <w:szCs w:val="24"/>
        </w:rPr>
        <w:lastRenderedPageBreak/>
        <w:t>Act of 2009 (ARRA). Any rules and regulations that are published, and/or requirements that are defined after the award date of this contract, and that require expenditure of additional Contractor resources for compliance, may be considered “changes” and will be subject to the “changes” clause under the contract.</w:t>
      </w:r>
    </w:p>
    <w:p w14:paraId="01E8093E" w14:textId="77777777" w:rsidR="0091270F" w:rsidRPr="0009514F" w:rsidRDefault="0091270F" w:rsidP="0091270F">
      <w:pPr>
        <w:rPr>
          <w:sz w:val="24"/>
          <w:szCs w:val="24"/>
        </w:rPr>
      </w:pPr>
    </w:p>
    <w:p w14:paraId="3DB73390" w14:textId="77777777" w:rsidR="0091270F" w:rsidRPr="0009514F" w:rsidRDefault="0091270F" w:rsidP="0091270F">
      <w:r w:rsidRPr="0009514F">
        <w:t>Breach Response</w:t>
      </w:r>
    </w:p>
    <w:p w14:paraId="38420351" w14:textId="77777777" w:rsidR="0091270F" w:rsidRPr="0009514F" w:rsidRDefault="0091270F" w:rsidP="0091270F">
      <w:r w:rsidRPr="0009514F">
        <w:t xml:space="preserve">DoD 5400.11-R, “DOD Privacy Program,” May 14, 2007, defines a breach as the “actual or possible loss of control, unauthorized disclosure, or unauthorized access of personal information where persons other than authorized users gain access or potential access to such information for other than authorized purposes where one or more individuals will be adversely affected.” Within one hour of discovery, the breach must be reported to the US Computer Emergency Readiness Team (US CERT) at </w:t>
      </w:r>
      <w:hyperlink r:id="rId13" w:history="1">
        <w:r w:rsidRPr="0009514F">
          <w:rPr>
            <w:rStyle w:val="Hyperlink"/>
          </w:rPr>
          <w:t>https://forms.us-</w:t>
        </w:r>
      </w:hyperlink>
      <w:r w:rsidRPr="0009514F">
        <w:t xml:space="preserve"> </w:t>
      </w:r>
      <w:hyperlink r:id="rId14">
        <w:r w:rsidRPr="0009514F">
          <w:rPr>
            <w:rStyle w:val="Hyperlink"/>
          </w:rPr>
          <w:t>cert.gov/report/</w:t>
        </w:r>
      </w:hyperlink>
      <w:r w:rsidRPr="0009514F">
        <w:t xml:space="preserve"> and to the COR and CDMRP IA. </w:t>
      </w:r>
    </w:p>
    <w:p w14:paraId="57860966" w14:textId="77777777" w:rsidR="0091270F" w:rsidRPr="0009514F" w:rsidRDefault="0091270F" w:rsidP="0091270F"/>
    <w:p w14:paraId="4C237920" w14:textId="77777777" w:rsidR="0091270F" w:rsidRPr="0009514F" w:rsidRDefault="0091270F" w:rsidP="0091270F">
      <w:r w:rsidRPr="0009514F">
        <w:t xml:space="preserve">Adhere to the reporting and response requirements set forth in the Office of the Secretary of Defense (OSD) Memorandum 1504-07, “Safeguarding Against and Responding to the Breach of Personally Identifiable Information,” June 5, 2009; DoD 5400.11-R, and applicable TMA Privacy Office guidance, including current and forthcoming DoD guidance on breach notification requirements, available at: </w:t>
      </w:r>
      <w:hyperlink r:id="rId15" w:history="1">
        <w:r w:rsidRPr="0009514F">
          <w:rPr>
            <w:rStyle w:val="Hyperlink"/>
          </w:rPr>
          <w:t>https://www.health.mil/Military-Health-Topics/Privacy-and-Civil-Liberties/Breaches-of-PII-and-PHI.</w:t>
        </w:r>
      </w:hyperlink>
    </w:p>
    <w:p w14:paraId="07EAB01F" w14:textId="77777777" w:rsidR="0091270F" w:rsidRPr="0009514F" w:rsidRDefault="0091270F" w:rsidP="0091270F"/>
    <w:p w14:paraId="51735387" w14:textId="77777777" w:rsidR="0091270F" w:rsidRPr="00B600BF" w:rsidRDefault="0091270F" w:rsidP="0091270F">
      <w:pPr>
        <w:rPr>
          <w:b/>
          <w:bCs/>
        </w:rPr>
      </w:pPr>
      <w:r w:rsidRPr="00B600BF">
        <w:rPr>
          <w:b/>
          <w:bCs/>
        </w:rPr>
        <w:t>Privacy Act and HIPAA Training</w:t>
      </w:r>
    </w:p>
    <w:p w14:paraId="505839B5" w14:textId="77777777" w:rsidR="0091270F" w:rsidRDefault="0091270F" w:rsidP="0091270F">
      <w:r w:rsidRPr="0009514F">
        <w:t>Ensure that all staff including subcontractors and consultants with access to a government information system comply with the training requirements of the Privacy Act of 1974 (5 U.S.C. 552a) and Health Insurance Portability and Accountability Act of 1996 (HIPAA) (Pub. L. 104-191). The training requirements are mandated by OSD Memorandum 15041-07, “Safeguarding Against and Responding to the Breach of Personally Identifiable Information;” DOD 6025.18-R, “DOD Health Information Privacy Regulation,” January 24, 2003; and the Tricare Management Activity (TMA) Workforce Training Policy Memorandum, dated May 28, 2008, on the subject, “Workforce Training Policy Pursuant to the Department of Defense Privacy Act Regulations and the Department of Defense Health Insurance Portability and Accountability Act Privacy and Security Regulations.”</w:t>
      </w:r>
    </w:p>
    <w:p w14:paraId="473FDC13" w14:textId="77777777" w:rsidR="00B600BF" w:rsidRPr="0009514F" w:rsidRDefault="00B600BF" w:rsidP="0091270F"/>
    <w:p w14:paraId="63AAC286" w14:textId="082587A0" w:rsidR="0091270F" w:rsidRPr="0009514F" w:rsidRDefault="00B600BF" w:rsidP="0091270F">
      <w:pPr>
        <w:rPr>
          <w:sz w:val="24"/>
          <w:szCs w:val="24"/>
        </w:rPr>
      </w:pPr>
      <w:r>
        <w:rPr>
          <w:sz w:val="24"/>
          <w:szCs w:val="24"/>
        </w:rPr>
        <w:t xml:space="preserve">6.3.1 </w:t>
      </w:r>
      <w:r w:rsidR="0091270F" w:rsidRPr="0009514F">
        <w:rPr>
          <w:sz w:val="24"/>
          <w:szCs w:val="24"/>
        </w:rPr>
        <w:t>Data Sharing Agreements (DSAs):</w:t>
      </w:r>
      <w:r w:rsidR="0091270F" w:rsidRPr="0009514F">
        <w:rPr>
          <w:spacing w:val="40"/>
          <w:sz w:val="24"/>
          <w:szCs w:val="24"/>
        </w:rPr>
        <w:t xml:space="preserve"> </w:t>
      </w:r>
      <w:r w:rsidR="0091270F" w:rsidRPr="0009514F">
        <w:rPr>
          <w:sz w:val="24"/>
          <w:szCs w:val="24"/>
        </w:rPr>
        <w:t>Contractors requiring access to PII, which includes PHI, or access to de-identified data, are subject to the DHA Privacy and Civil Liberties Office (DPCLO) (Privacy Office) Data Sharing Program.</w:t>
      </w:r>
      <w:r w:rsidR="0091270F" w:rsidRPr="0009514F">
        <w:rPr>
          <w:spacing w:val="40"/>
          <w:sz w:val="24"/>
          <w:szCs w:val="24"/>
        </w:rPr>
        <w:t xml:space="preserve"> </w:t>
      </w:r>
      <w:r w:rsidR="0091270F" w:rsidRPr="0009514F">
        <w:rPr>
          <w:sz w:val="24"/>
          <w:szCs w:val="24"/>
        </w:rPr>
        <w:t>This program requires DHA to enter into DSAs with parties outside the MHS who use or create MHS data.</w:t>
      </w:r>
      <w:r w:rsidR="0091270F" w:rsidRPr="0009514F">
        <w:rPr>
          <w:spacing w:val="40"/>
          <w:sz w:val="24"/>
          <w:szCs w:val="24"/>
        </w:rPr>
        <w:t xml:space="preserve"> </w:t>
      </w:r>
      <w:r w:rsidR="0091270F" w:rsidRPr="0009514F">
        <w:rPr>
          <w:sz w:val="24"/>
          <w:szCs w:val="24"/>
        </w:rPr>
        <w:t>A DHA contract may use the term Data Use Agreement (DUA) rather than DSA.</w:t>
      </w:r>
      <w:r w:rsidR="0091270F" w:rsidRPr="0009514F">
        <w:rPr>
          <w:spacing w:val="40"/>
          <w:sz w:val="24"/>
          <w:szCs w:val="24"/>
        </w:rPr>
        <w:t xml:space="preserve"> </w:t>
      </w:r>
      <w:r w:rsidR="0091270F" w:rsidRPr="0009514F">
        <w:rPr>
          <w:sz w:val="24"/>
          <w:szCs w:val="24"/>
        </w:rPr>
        <w:t>DSAs assure that outside parties protect MHS data in accordance with the Privacy Act and the HIPAA Rules.</w:t>
      </w:r>
      <w:r w:rsidR="0091270F" w:rsidRPr="0009514F">
        <w:rPr>
          <w:spacing w:val="40"/>
          <w:sz w:val="24"/>
          <w:szCs w:val="24"/>
        </w:rPr>
        <w:t xml:space="preserve"> </w:t>
      </w:r>
      <w:r w:rsidR="0091270F" w:rsidRPr="0009514F">
        <w:rPr>
          <w:sz w:val="24"/>
          <w:szCs w:val="24"/>
        </w:rPr>
        <w:t>To apply for a DSA, the contractor submits a Data Sharing Agreement Application (DSAA) to the DHA DPCLO.</w:t>
      </w:r>
      <w:r w:rsidR="0091270F" w:rsidRPr="0009514F">
        <w:rPr>
          <w:spacing w:val="40"/>
          <w:sz w:val="24"/>
          <w:szCs w:val="24"/>
        </w:rPr>
        <w:t xml:space="preserve"> </w:t>
      </w:r>
      <w:r w:rsidR="0091270F" w:rsidRPr="0009514F">
        <w:rPr>
          <w:sz w:val="24"/>
          <w:szCs w:val="24"/>
        </w:rPr>
        <w:t>The contractor submits the DSAA even if a subcontractor will be the party accessing MHS data. After</w:t>
      </w:r>
      <w:r w:rsidR="0091270F" w:rsidRPr="0009514F">
        <w:rPr>
          <w:spacing w:val="-2"/>
          <w:sz w:val="24"/>
          <w:szCs w:val="24"/>
        </w:rPr>
        <w:t xml:space="preserve"> </w:t>
      </w:r>
      <w:r w:rsidR="0091270F" w:rsidRPr="0009514F">
        <w:rPr>
          <w:sz w:val="24"/>
          <w:szCs w:val="24"/>
        </w:rPr>
        <w:t>review</w:t>
      </w:r>
      <w:r w:rsidR="0091270F" w:rsidRPr="0009514F">
        <w:rPr>
          <w:spacing w:val="-4"/>
          <w:sz w:val="24"/>
          <w:szCs w:val="24"/>
        </w:rPr>
        <w:t xml:space="preserve"> </w:t>
      </w:r>
      <w:r w:rsidR="0091270F" w:rsidRPr="0009514F">
        <w:rPr>
          <w:sz w:val="24"/>
          <w:szCs w:val="24"/>
        </w:rPr>
        <w:t>and</w:t>
      </w:r>
      <w:r w:rsidR="0091270F" w:rsidRPr="0009514F">
        <w:rPr>
          <w:spacing w:val="-2"/>
          <w:sz w:val="24"/>
          <w:szCs w:val="24"/>
        </w:rPr>
        <w:t xml:space="preserve"> </w:t>
      </w:r>
      <w:r w:rsidR="0091270F" w:rsidRPr="0009514F">
        <w:rPr>
          <w:sz w:val="24"/>
          <w:szCs w:val="24"/>
        </w:rPr>
        <w:t>approval</w:t>
      </w:r>
      <w:r w:rsidR="0091270F" w:rsidRPr="0009514F">
        <w:rPr>
          <w:spacing w:val="-2"/>
          <w:sz w:val="24"/>
          <w:szCs w:val="24"/>
        </w:rPr>
        <w:t xml:space="preserve"> </w:t>
      </w:r>
      <w:r w:rsidR="0091270F" w:rsidRPr="0009514F">
        <w:rPr>
          <w:sz w:val="24"/>
          <w:szCs w:val="24"/>
        </w:rPr>
        <w:t>of</w:t>
      </w:r>
      <w:r w:rsidR="0091270F" w:rsidRPr="0009514F">
        <w:rPr>
          <w:spacing w:val="-3"/>
          <w:sz w:val="24"/>
          <w:szCs w:val="24"/>
        </w:rPr>
        <w:t xml:space="preserve"> </w:t>
      </w:r>
      <w:r w:rsidR="0091270F" w:rsidRPr="0009514F">
        <w:rPr>
          <w:sz w:val="24"/>
          <w:szCs w:val="24"/>
        </w:rPr>
        <w:t>the</w:t>
      </w:r>
      <w:r w:rsidR="0091270F" w:rsidRPr="0009514F">
        <w:rPr>
          <w:spacing w:val="-2"/>
          <w:sz w:val="24"/>
          <w:szCs w:val="24"/>
        </w:rPr>
        <w:t xml:space="preserve"> </w:t>
      </w:r>
      <w:r w:rsidR="0091270F" w:rsidRPr="0009514F">
        <w:rPr>
          <w:sz w:val="24"/>
          <w:szCs w:val="24"/>
        </w:rPr>
        <w:t>DSAA,</w:t>
      </w:r>
      <w:r w:rsidR="0091270F" w:rsidRPr="0009514F">
        <w:rPr>
          <w:spacing w:val="-2"/>
          <w:sz w:val="24"/>
          <w:szCs w:val="24"/>
        </w:rPr>
        <w:t xml:space="preserve"> </w:t>
      </w:r>
      <w:r w:rsidR="0091270F" w:rsidRPr="0009514F">
        <w:rPr>
          <w:sz w:val="24"/>
          <w:szCs w:val="24"/>
        </w:rPr>
        <w:t>the</w:t>
      </w:r>
      <w:r w:rsidR="0091270F" w:rsidRPr="0009514F">
        <w:rPr>
          <w:spacing w:val="-2"/>
          <w:sz w:val="24"/>
          <w:szCs w:val="24"/>
        </w:rPr>
        <w:t xml:space="preserve"> </w:t>
      </w:r>
      <w:r w:rsidR="0091270F" w:rsidRPr="0009514F">
        <w:rPr>
          <w:sz w:val="24"/>
          <w:szCs w:val="24"/>
        </w:rPr>
        <w:t>Privacy</w:t>
      </w:r>
      <w:r w:rsidR="0091270F" w:rsidRPr="0009514F">
        <w:rPr>
          <w:spacing w:val="-2"/>
          <w:sz w:val="24"/>
          <w:szCs w:val="24"/>
        </w:rPr>
        <w:t xml:space="preserve"> </w:t>
      </w:r>
      <w:r w:rsidR="0091270F" w:rsidRPr="0009514F">
        <w:rPr>
          <w:sz w:val="24"/>
          <w:szCs w:val="24"/>
        </w:rPr>
        <w:t>Office</w:t>
      </w:r>
      <w:r w:rsidR="0091270F" w:rsidRPr="0009514F">
        <w:rPr>
          <w:spacing w:val="-2"/>
          <w:sz w:val="24"/>
          <w:szCs w:val="24"/>
        </w:rPr>
        <w:t xml:space="preserve"> </w:t>
      </w:r>
      <w:r w:rsidR="0091270F" w:rsidRPr="0009514F">
        <w:rPr>
          <w:sz w:val="24"/>
          <w:szCs w:val="24"/>
        </w:rPr>
        <w:t>provides</w:t>
      </w:r>
      <w:r w:rsidR="0091270F" w:rsidRPr="0009514F">
        <w:rPr>
          <w:spacing w:val="-2"/>
          <w:sz w:val="24"/>
          <w:szCs w:val="24"/>
        </w:rPr>
        <w:t xml:space="preserve"> </w:t>
      </w:r>
      <w:r w:rsidR="0091270F" w:rsidRPr="0009514F">
        <w:rPr>
          <w:sz w:val="24"/>
          <w:szCs w:val="24"/>
        </w:rPr>
        <w:t>a</w:t>
      </w:r>
      <w:r w:rsidR="0091270F" w:rsidRPr="0009514F">
        <w:rPr>
          <w:spacing w:val="-2"/>
          <w:sz w:val="24"/>
          <w:szCs w:val="24"/>
        </w:rPr>
        <w:t xml:space="preserve"> </w:t>
      </w:r>
      <w:r w:rsidR="0091270F" w:rsidRPr="0009514F">
        <w:rPr>
          <w:sz w:val="24"/>
          <w:szCs w:val="24"/>
        </w:rPr>
        <w:t>DSA</w:t>
      </w:r>
      <w:r w:rsidR="0091270F" w:rsidRPr="0009514F">
        <w:rPr>
          <w:spacing w:val="-3"/>
          <w:sz w:val="24"/>
          <w:szCs w:val="24"/>
        </w:rPr>
        <w:t xml:space="preserve"> </w:t>
      </w:r>
      <w:r w:rsidR="0091270F" w:rsidRPr="0009514F">
        <w:rPr>
          <w:sz w:val="24"/>
          <w:szCs w:val="24"/>
        </w:rPr>
        <w:t>to</w:t>
      </w:r>
      <w:r w:rsidR="0091270F" w:rsidRPr="0009514F">
        <w:rPr>
          <w:spacing w:val="-2"/>
          <w:sz w:val="24"/>
          <w:szCs w:val="24"/>
        </w:rPr>
        <w:t xml:space="preserve"> </w:t>
      </w:r>
      <w:r w:rsidR="0091270F" w:rsidRPr="0009514F">
        <w:rPr>
          <w:sz w:val="24"/>
          <w:szCs w:val="24"/>
        </w:rPr>
        <w:t>the</w:t>
      </w:r>
      <w:r w:rsidR="0091270F" w:rsidRPr="0009514F">
        <w:rPr>
          <w:spacing w:val="-2"/>
          <w:sz w:val="24"/>
          <w:szCs w:val="24"/>
        </w:rPr>
        <w:t xml:space="preserve"> </w:t>
      </w:r>
      <w:r w:rsidR="0091270F" w:rsidRPr="0009514F">
        <w:rPr>
          <w:sz w:val="24"/>
          <w:szCs w:val="24"/>
        </w:rPr>
        <w:t>contractor</w:t>
      </w:r>
      <w:r w:rsidR="0091270F" w:rsidRPr="0009514F">
        <w:rPr>
          <w:spacing w:val="-3"/>
          <w:sz w:val="24"/>
          <w:szCs w:val="24"/>
        </w:rPr>
        <w:t xml:space="preserve"> </w:t>
      </w:r>
      <w:r w:rsidR="0091270F" w:rsidRPr="0009514F">
        <w:rPr>
          <w:sz w:val="24"/>
          <w:szCs w:val="24"/>
        </w:rPr>
        <w:t xml:space="preserve">for </w:t>
      </w:r>
      <w:r w:rsidR="0091270F" w:rsidRPr="0009514F">
        <w:rPr>
          <w:spacing w:val="-2"/>
          <w:sz w:val="24"/>
          <w:szCs w:val="24"/>
        </w:rPr>
        <w:t>execution.</w:t>
      </w:r>
    </w:p>
    <w:p w14:paraId="28F56C7E" w14:textId="77777777" w:rsidR="0091270F" w:rsidRPr="0009514F" w:rsidRDefault="0091270F" w:rsidP="0091270F"/>
    <w:p w14:paraId="6A4FE122" w14:textId="500AE51A" w:rsidR="0091270F" w:rsidRPr="0009514F" w:rsidRDefault="00B600BF" w:rsidP="0091270F">
      <w:pPr>
        <w:rPr>
          <w:sz w:val="24"/>
          <w:szCs w:val="24"/>
        </w:rPr>
      </w:pPr>
      <w:r>
        <w:rPr>
          <w:sz w:val="24"/>
          <w:szCs w:val="24"/>
        </w:rPr>
        <w:t xml:space="preserve">6.3.2 </w:t>
      </w:r>
      <w:r w:rsidR="0091270F" w:rsidRPr="0009514F">
        <w:rPr>
          <w:sz w:val="24"/>
          <w:szCs w:val="24"/>
        </w:rPr>
        <w:t>Processing</w:t>
      </w:r>
      <w:r w:rsidR="0091270F" w:rsidRPr="0009514F">
        <w:rPr>
          <w:spacing w:val="-4"/>
          <w:sz w:val="24"/>
          <w:szCs w:val="24"/>
        </w:rPr>
        <w:t xml:space="preserve"> </w:t>
      </w:r>
      <w:r w:rsidR="0091270F" w:rsidRPr="0009514F">
        <w:rPr>
          <w:sz w:val="24"/>
          <w:szCs w:val="24"/>
        </w:rPr>
        <w:t>Procurement</w:t>
      </w:r>
      <w:r w:rsidR="0091270F" w:rsidRPr="0009514F">
        <w:rPr>
          <w:spacing w:val="-4"/>
          <w:sz w:val="24"/>
          <w:szCs w:val="24"/>
        </w:rPr>
        <w:t xml:space="preserve"> </w:t>
      </w:r>
      <w:r w:rsidR="0091270F" w:rsidRPr="0009514F">
        <w:rPr>
          <w:sz w:val="24"/>
          <w:szCs w:val="24"/>
        </w:rPr>
        <w:t>Sensitive</w:t>
      </w:r>
      <w:r w:rsidR="0091270F" w:rsidRPr="0009514F">
        <w:rPr>
          <w:spacing w:val="-5"/>
          <w:sz w:val="24"/>
          <w:szCs w:val="24"/>
        </w:rPr>
        <w:t xml:space="preserve"> </w:t>
      </w:r>
      <w:r w:rsidR="0091270F" w:rsidRPr="0009514F">
        <w:rPr>
          <w:sz w:val="24"/>
          <w:szCs w:val="24"/>
        </w:rPr>
        <w:t>Information:</w:t>
      </w:r>
      <w:r w:rsidR="0091270F" w:rsidRPr="0009514F">
        <w:rPr>
          <w:spacing w:val="40"/>
          <w:sz w:val="24"/>
          <w:szCs w:val="24"/>
        </w:rPr>
        <w:t xml:space="preserve"> </w:t>
      </w:r>
      <w:r w:rsidR="0091270F" w:rsidRPr="0009514F">
        <w:rPr>
          <w:sz w:val="24"/>
          <w:szCs w:val="24"/>
        </w:rPr>
        <w:t>All</w:t>
      </w:r>
      <w:r w:rsidR="0091270F" w:rsidRPr="0009514F">
        <w:rPr>
          <w:spacing w:val="-4"/>
          <w:sz w:val="24"/>
          <w:szCs w:val="24"/>
        </w:rPr>
        <w:t xml:space="preserve"> </w:t>
      </w:r>
      <w:r w:rsidR="0091270F" w:rsidRPr="0009514F">
        <w:rPr>
          <w:sz w:val="24"/>
          <w:szCs w:val="24"/>
        </w:rPr>
        <w:t>individuals</w:t>
      </w:r>
      <w:r w:rsidR="0091270F" w:rsidRPr="0009514F">
        <w:rPr>
          <w:spacing w:val="-4"/>
          <w:sz w:val="24"/>
          <w:szCs w:val="24"/>
        </w:rPr>
        <w:t xml:space="preserve"> </w:t>
      </w:r>
      <w:r w:rsidR="0091270F" w:rsidRPr="0009514F">
        <w:rPr>
          <w:sz w:val="24"/>
          <w:szCs w:val="24"/>
        </w:rPr>
        <w:t>shall</w:t>
      </w:r>
      <w:r w:rsidR="0091270F" w:rsidRPr="0009514F">
        <w:rPr>
          <w:spacing w:val="-4"/>
          <w:sz w:val="24"/>
          <w:szCs w:val="24"/>
        </w:rPr>
        <w:t xml:space="preserve"> </w:t>
      </w:r>
      <w:r w:rsidR="0091270F" w:rsidRPr="0009514F">
        <w:rPr>
          <w:sz w:val="24"/>
          <w:szCs w:val="24"/>
        </w:rPr>
        <w:t>seek</w:t>
      </w:r>
      <w:r w:rsidR="0091270F" w:rsidRPr="0009514F">
        <w:rPr>
          <w:spacing w:val="-4"/>
          <w:sz w:val="24"/>
          <w:szCs w:val="24"/>
        </w:rPr>
        <w:t xml:space="preserve"> </w:t>
      </w:r>
      <w:r w:rsidR="0091270F" w:rsidRPr="0009514F">
        <w:rPr>
          <w:sz w:val="24"/>
          <w:szCs w:val="24"/>
        </w:rPr>
        <w:t>guidance</w:t>
      </w:r>
      <w:r w:rsidR="0091270F" w:rsidRPr="0009514F">
        <w:rPr>
          <w:spacing w:val="-4"/>
          <w:sz w:val="24"/>
          <w:szCs w:val="24"/>
        </w:rPr>
        <w:t xml:space="preserve"> </w:t>
      </w:r>
      <w:r w:rsidR="0091270F" w:rsidRPr="0009514F">
        <w:rPr>
          <w:sz w:val="24"/>
          <w:szCs w:val="24"/>
        </w:rPr>
        <w:t>from the CO regarding the coordination of documents, dissemination, and transmission of procurement sensitive information.</w:t>
      </w:r>
      <w:r w:rsidR="0091270F" w:rsidRPr="0009514F">
        <w:rPr>
          <w:spacing w:val="40"/>
          <w:sz w:val="24"/>
          <w:szCs w:val="24"/>
        </w:rPr>
        <w:t xml:space="preserve"> </w:t>
      </w:r>
      <w:r w:rsidR="0091270F" w:rsidRPr="0009514F">
        <w:rPr>
          <w:sz w:val="24"/>
          <w:szCs w:val="24"/>
        </w:rPr>
        <w:t>Procurement sensitive information shall not be transmitted electronically unless encryption is utilized.</w:t>
      </w:r>
      <w:r w:rsidR="0091270F" w:rsidRPr="0009514F">
        <w:rPr>
          <w:spacing w:val="40"/>
          <w:sz w:val="24"/>
          <w:szCs w:val="24"/>
        </w:rPr>
        <w:t xml:space="preserve"> </w:t>
      </w:r>
      <w:r w:rsidR="0091270F" w:rsidRPr="0009514F">
        <w:rPr>
          <w:sz w:val="24"/>
          <w:szCs w:val="24"/>
        </w:rPr>
        <w:t>Depending on a particular procurement, other restrictions may apply.</w:t>
      </w:r>
    </w:p>
    <w:p w14:paraId="157CBA82" w14:textId="77777777" w:rsidR="0091270F" w:rsidRPr="0009514F" w:rsidRDefault="0091270F" w:rsidP="0091270F">
      <w:pPr>
        <w:rPr>
          <w:sz w:val="24"/>
          <w:szCs w:val="24"/>
        </w:rPr>
      </w:pPr>
    </w:p>
    <w:p w14:paraId="6D0BC8F1" w14:textId="7F935708" w:rsidR="0091270F" w:rsidRPr="0009514F" w:rsidRDefault="00B600BF" w:rsidP="0091270F">
      <w:r>
        <w:t xml:space="preserve">6.4 </w:t>
      </w:r>
      <w:r w:rsidR="0091270F" w:rsidRPr="00B600BF">
        <w:rPr>
          <w:b/>
          <w:bCs/>
        </w:rPr>
        <w:t>Records Management</w:t>
      </w:r>
    </w:p>
    <w:p w14:paraId="7828BCD5" w14:textId="77777777" w:rsidR="0091270F" w:rsidRPr="0009514F" w:rsidRDefault="0091270F" w:rsidP="0091270F"/>
    <w:p w14:paraId="4DE13E2D" w14:textId="77777777" w:rsidR="0091270F" w:rsidRPr="0009514F" w:rsidRDefault="0091270F" w:rsidP="0091270F">
      <w:r w:rsidRPr="0009514F">
        <w:lastRenderedPageBreak/>
        <w:t>When creating and maintaining official government records, comply with all federal requirements established by 44 United States Code (USC), 41 USC, 36 Code of Federal Regulations (CFR), Department of Defense (DOD) Administrative Instruction No. 15 (DOD AI-15), “Records Management, Administrative Procedures and Records Disposition Schedules,” and Chapter 2 of the TRICARE Operations Manual.</w:t>
      </w:r>
    </w:p>
    <w:p w14:paraId="551B157E" w14:textId="77777777" w:rsidR="0091270F" w:rsidRPr="0009514F" w:rsidRDefault="0091270F" w:rsidP="0091270F"/>
    <w:p w14:paraId="0B14781D" w14:textId="77777777" w:rsidR="0091270F" w:rsidRPr="0009514F" w:rsidRDefault="0091270F" w:rsidP="0091270F">
      <w:r w:rsidRPr="0009514F">
        <w:t>Freedom of Information Act (FOIA) Office</w:t>
      </w:r>
    </w:p>
    <w:p w14:paraId="2B50B53F" w14:textId="77777777" w:rsidR="0091270F" w:rsidRPr="0009514F" w:rsidRDefault="0091270F" w:rsidP="0091270F">
      <w:r w:rsidRPr="0009514F">
        <w:t>Freedom of Information Act Service Center procedures require a written request under FOIA to be addressed to the Freedom of Information Officer, DHA Contracting Activity (DHACA). The request shall describe the desired record as completely as possible to facilitate its retrieval from files and to reduce search fees which may be borne by the requestor. No more than ten working days shall elapse after a request has been received by the Freedom of Information Officer before notification is sent that the request has been granted or denied. The administrative time limit for responding to FOIA requests does not begin until the request is received by DHACA.</w:t>
      </w:r>
    </w:p>
    <w:p w14:paraId="5245FB04" w14:textId="77777777" w:rsidR="0091270F" w:rsidRPr="0009514F" w:rsidRDefault="0091270F" w:rsidP="0091270F"/>
    <w:p w14:paraId="61BBAD15" w14:textId="77777777" w:rsidR="0091270F" w:rsidRPr="0009514F" w:rsidRDefault="0091270F" w:rsidP="0091270F">
      <w:r w:rsidRPr="0009514F">
        <w:t>In response to requests received by Contractors for the release of information, unclassified information, documents and forms which were previously provided to the public as part of routine services shall continue to be made available in accordance with previously established criteria. All other requests from the public for release of MRDC records and, specifically, all requests that reference the Freedom of Information Act shall be immediately forwarded to DHACA, ATTENTION: Freedom of Information Officer, for appropriate action. The Contractor shall process requests by individuals for access to records about themselves under the Privacy Act procedures when those procedures are more advantageous to the requestor.</w:t>
      </w:r>
    </w:p>
    <w:p w14:paraId="77EBD64B" w14:textId="77777777" w:rsidR="0091270F" w:rsidRPr="0009514F" w:rsidRDefault="0091270F" w:rsidP="0091270F"/>
    <w:p w14:paraId="2D88E904" w14:textId="18A1C17D" w:rsidR="0091270F" w:rsidRPr="0009514F" w:rsidRDefault="00E84D1B" w:rsidP="0091270F">
      <w:r>
        <w:rPr>
          <w:spacing w:val="-2"/>
        </w:rPr>
        <w:t xml:space="preserve">6.5 </w:t>
      </w:r>
      <w:r w:rsidR="0091270F" w:rsidRPr="00E84D1B">
        <w:rPr>
          <w:b/>
          <w:bCs/>
          <w:spacing w:val="-2"/>
        </w:rPr>
        <w:t>Training</w:t>
      </w:r>
    </w:p>
    <w:p w14:paraId="78601C56" w14:textId="77777777" w:rsidR="0091270F" w:rsidRPr="0009514F" w:rsidRDefault="0091270F" w:rsidP="0091270F">
      <w:pPr>
        <w:rPr>
          <w:b/>
        </w:rPr>
      </w:pPr>
    </w:p>
    <w:p w14:paraId="1A2BFFF0" w14:textId="77777777" w:rsidR="0091270F" w:rsidRPr="0009514F" w:rsidRDefault="0091270F" w:rsidP="0091270F">
      <w:r w:rsidRPr="0009514F">
        <w:t>All Contractor personnel and associated subcontractor personnel requiring access to a government information system shall complete mandatory trainings. Course names and website links are outlined in the table below. An in-processing guide with further instructions will be provided to Contractor personnel at the start of the contract. Additional required trainings may be added in the future as determined by the DHA and/or MRDC. The Contractor and associated subcontractor personnel shall submit certificates of completion for each affected Contractor and subcontractor personnel to the CDMRP Training Coordinator upon completion. The Government estimates it will take ten (10) hours to complete all required trainings.</w:t>
      </w:r>
    </w:p>
    <w:p w14:paraId="716880FF" w14:textId="77777777" w:rsidR="00B479C9" w:rsidRPr="0009514F" w:rsidRDefault="00B479C9" w:rsidP="0091270F">
      <w:pPr>
        <w:ind w:left="1080"/>
      </w:pPr>
    </w:p>
    <w:tbl>
      <w:tblPr>
        <w:tblpPr w:leftFromText="180" w:rightFromText="180" w:vertAnchor="text" w:horzAnchor="margin" w:tblpY="213"/>
        <w:tblW w:w="918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CellMar>
          <w:left w:w="0" w:type="dxa"/>
          <w:right w:w="0" w:type="dxa"/>
        </w:tblCellMar>
        <w:tblLook w:val="01E0" w:firstRow="1" w:lastRow="1" w:firstColumn="1" w:lastColumn="1" w:noHBand="0" w:noVBand="0"/>
      </w:tblPr>
      <w:tblGrid>
        <w:gridCol w:w="2611"/>
        <w:gridCol w:w="4399"/>
        <w:gridCol w:w="2170"/>
      </w:tblGrid>
      <w:tr w:rsidR="00644E80" w:rsidRPr="0009514F" w14:paraId="485F4392" w14:textId="77777777" w:rsidTr="00644E80">
        <w:trPr>
          <w:trHeight w:val="505"/>
        </w:trPr>
        <w:tc>
          <w:tcPr>
            <w:tcW w:w="2611" w:type="dxa"/>
            <w:tcBorders>
              <w:bottom w:val="single" w:sz="12" w:space="0" w:color="666666"/>
            </w:tcBorders>
          </w:tcPr>
          <w:p w14:paraId="48124A5D" w14:textId="77777777" w:rsidR="00644E80" w:rsidRPr="0009514F" w:rsidRDefault="00644E80" w:rsidP="00644E80">
            <w:pPr>
              <w:ind w:left="257"/>
            </w:pPr>
            <w:r w:rsidRPr="0009514F">
              <w:t>Course Name</w:t>
            </w:r>
          </w:p>
        </w:tc>
        <w:tc>
          <w:tcPr>
            <w:tcW w:w="4399" w:type="dxa"/>
            <w:tcBorders>
              <w:bottom w:val="single" w:sz="12" w:space="0" w:color="666666"/>
            </w:tcBorders>
          </w:tcPr>
          <w:p w14:paraId="00BBB7EB" w14:textId="77777777" w:rsidR="00644E80" w:rsidRPr="0009514F" w:rsidRDefault="00644E80" w:rsidP="00644E80">
            <w:pPr>
              <w:ind w:left="160"/>
            </w:pPr>
            <w:r w:rsidRPr="0009514F">
              <w:t>Website</w:t>
            </w:r>
          </w:p>
        </w:tc>
        <w:tc>
          <w:tcPr>
            <w:tcW w:w="2170" w:type="dxa"/>
            <w:tcBorders>
              <w:bottom w:val="single" w:sz="12" w:space="0" w:color="666666"/>
            </w:tcBorders>
          </w:tcPr>
          <w:p w14:paraId="3C8B5597" w14:textId="77777777" w:rsidR="00644E80" w:rsidRPr="0009514F" w:rsidRDefault="00644E80" w:rsidP="00644E80">
            <w:pPr>
              <w:ind w:left="85"/>
            </w:pPr>
            <w:r w:rsidRPr="0009514F">
              <w:t>Applicability</w:t>
            </w:r>
          </w:p>
        </w:tc>
      </w:tr>
      <w:tr w:rsidR="00644E80" w:rsidRPr="0009514F" w14:paraId="359FD33A" w14:textId="77777777" w:rsidTr="00644E80">
        <w:trPr>
          <w:trHeight w:val="505"/>
        </w:trPr>
        <w:tc>
          <w:tcPr>
            <w:tcW w:w="2611" w:type="dxa"/>
            <w:tcBorders>
              <w:top w:val="single" w:sz="12" w:space="0" w:color="666666"/>
            </w:tcBorders>
          </w:tcPr>
          <w:p w14:paraId="09B00272" w14:textId="77777777" w:rsidR="00644E80" w:rsidRPr="0009514F" w:rsidRDefault="00644E80" w:rsidP="00644E80">
            <w:pPr>
              <w:ind w:left="257"/>
            </w:pPr>
            <w:r w:rsidRPr="0009514F">
              <w:t>Cyber Awareness Challenge</w:t>
            </w:r>
          </w:p>
        </w:tc>
        <w:tc>
          <w:tcPr>
            <w:tcW w:w="4399" w:type="dxa"/>
            <w:tcBorders>
              <w:top w:val="single" w:sz="12" w:space="0" w:color="666666"/>
            </w:tcBorders>
          </w:tcPr>
          <w:p w14:paraId="405A910D" w14:textId="77777777" w:rsidR="00644E80" w:rsidRPr="0009514F" w:rsidRDefault="00644E80" w:rsidP="00644E80">
            <w:pPr>
              <w:ind w:left="160"/>
            </w:pPr>
            <w:hyperlink r:id="rId16" w:history="1">
              <w:r w:rsidRPr="0009514F">
                <w:rPr>
                  <w:rStyle w:val="Hyperlink"/>
                </w:rPr>
                <w:t>https://jko.jten.mil/MHS</w:t>
              </w:r>
            </w:hyperlink>
            <w:r w:rsidRPr="0009514F">
              <w:t xml:space="preserve"> </w:t>
            </w:r>
          </w:p>
        </w:tc>
        <w:tc>
          <w:tcPr>
            <w:tcW w:w="2170" w:type="dxa"/>
            <w:tcBorders>
              <w:top w:val="single" w:sz="12" w:space="0" w:color="666666"/>
            </w:tcBorders>
          </w:tcPr>
          <w:p w14:paraId="6D7B7E0E" w14:textId="77777777" w:rsidR="00644E80" w:rsidRPr="0009514F" w:rsidRDefault="00644E80" w:rsidP="00644E80">
            <w:pPr>
              <w:ind w:left="85"/>
            </w:pPr>
            <w:r w:rsidRPr="0009514F">
              <w:t>CAC Enabled Only</w:t>
            </w:r>
          </w:p>
        </w:tc>
      </w:tr>
      <w:tr w:rsidR="00644E80" w:rsidRPr="0009514F" w14:paraId="7D959F4F" w14:textId="77777777" w:rsidTr="00644E80">
        <w:trPr>
          <w:trHeight w:val="504"/>
        </w:trPr>
        <w:tc>
          <w:tcPr>
            <w:tcW w:w="2611" w:type="dxa"/>
          </w:tcPr>
          <w:p w14:paraId="4F772086" w14:textId="77777777" w:rsidR="00644E80" w:rsidRPr="0009514F" w:rsidRDefault="00644E80" w:rsidP="00644E80">
            <w:pPr>
              <w:ind w:left="257"/>
            </w:pPr>
            <w:r w:rsidRPr="0009514F">
              <w:t>HIPAA and Privacy Act</w:t>
            </w:r>
          </w:p>
        </w:tc>
        <w:tc>
          <w:tcPr>
            <w:tcW w:w="4399" w:type="dxa"/>
          </w:tcPr>
          <w:p w14:paraId="2827A752" w14:textId="77777777" w:rsidR="00644E80" w:rsidRPr="0009514F" w:rsidRDefault="00644E80" w:rsidP="00644E80">
            <w:pPr>
              <w:ind w:left="160"/>
            </w:pPr>
            <w:hyperlink r:id="rId17" w:history="1">
              <w:r w:rsidRPr="0009514F">
                <w:rPr>
                  <w:rStyle w:val="Hyperlink"/>
                </w:rPr>
                <w:t>https://jko.jten.mil/MHS</w:t>
              </w:r>
            </w:hyperlink>
            <w:r w:rsidRPr="0009514F">
              <w:t xml:space="preserve"> </w:t>
            </w:r>
          </w:p>
        </w:tc>
        <w:tc>
          <w:tcPr>
            <w:tcW w:w="2170" w:type="dxa"/>
          </w:tcPr>
          <w:p w14:paraId="144ACB2F" w14:textId="77777777" w:rsidR="00644E80" w:rsidRPr="0009514F" w:rsidRDefault="00644E80" w:rsidP="00644E80">
            <w:pPr>
              <w:ind w:left="85"/>
            </w:pPr>
            <w:r w:rsidRPr="0009514F">
              <w:t>Non-CAC Option</w:t>
            </w:r>
          </w:p>
          <w:p w14:paraId="14618E1D" w14:textId="77777777" w:rsidR="00644E80" w:rsidRPr="0009514F" w:rsidRDefault="00644E80" w:rsidP="00644E80">
            <w:pPr>
              <w:ind w:left="85"/>
            </w:pPr>
            <w:r w:rsidRPr="0009514F">
              <w:t>Available</w:t>
            </w:r>
          </w:p>
        </w:tc>
      </w:tr>
    </w:tbl>
    <w:p w14:paraId="705A7BF0" w14:textId="77777777" w:rsidR="0091270F" w:rsidRDefault="0091270F" w:rsidP="009678A1">
      <w:pPr>
        <w:rPr>
          <w:sz w:val="24"/>
          <w:szCs w:val="24"/>
        </w:rPr>
      </w:pPr>
    </w:p>
    <w:p w14:paraId="74E2AC6A" w14:textId="77777777" w:rsidR="00B479C9" w:rsidRDefault="00B479C9" w:rsidP="00B479C9">
      <w:r w:rsidRPr="0009514F">
        <w:t>Initial and Annual training requirements for CAC holders only.</w:t>
      </w:r>
    </w:p>
    <w:p w14:paraId="1228EB6B" w14:textId="77777777" w:rsidR="00B479C9" w:rsidRDefault="00B479C9" w:rsidP="00B479C9"/>
    <w:tbl>
      <w:tblPr>
        <w:tblpPr w:leftFromText="180" w:rightFromText="180" w:vertAnchor="text" w:horzAnchor="page" w:tblpX="1406" w:tblpY="156"/>
        <w:tblW w:w="9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5"/>
        <w:gridCol w:w="4390"/>
        <w:gridCol w:w="2251"/>
      </w:tblGrid>
      <w:tr w:rsidR="00B81DE8" w:rsidRPr="0009514F" w14:paraId="5A513581" w14:textId="77777777" w:rsidTr="00AA44B6">
        <w:trPr>
          <w:trHeight w:val="525"/>
        </w:trPr>
        <w:tc>
          <w:tcPr>
            <w:tcW w:w="2535" w:type="dxa"/>
          </w:tcPr>
          <w:p w14:paraId="6DDC9B24" w14:textId="77777777" w:rsidR="00B81DE8" w:rsidRPr="0009514F" w:rsidRDefault="00B81DE8" w:rsidP="00AA44B6">
            <w:pPr>
              <w:ind w:left="270"/>
            </w:pPr>
            <w:r w:rsidRPr="0009514F">
              <w:t>Course Name</w:t>
            </w:r>
          </w:p>
        </w:tc>
        <w:tc>
          <w:tcPr>
            <w:tcW w:w="4390" w:type="dxa"/>
          </w:tcPr>
          <w:p w14:paraId="4338B568" w14:textId="77777777" w:rsidR="00B81DE8" w:rsidRPr="0009514F" w:rsidRDefault="00B81DE8" w:rsidP="00AA44B6">
            <w:pPr>
              <w:ind w:left="339"/>
            </w:pPr>
            <w:r w:rsidRPr="0009514F">
              <w:t>Website</w:t>
            </w:r>
          </w:p>
        </w:tc>
        <w:tc>
          <w:tcPr>
            <w:tcW w:w="2251" w:type="dxa"/>
          </w:tcPr>
          <w:p w14:paraId="71941E09" w14:textId="77777777" w:rsidR="00B81DE8" w:rsidRPr="0009514F" w:rsidRDefault="00B81DE8" w:rsidP="00AA44B6">
            <w:pPr>
              <w:ind w:left="185"/>
            </w:pPr>
            <w:r w:rsidRPr="0009514F">
              <w:t>Applicability</w:t>
            </w:r>
          </w:p>
        </w:tc>
      </w:tr>
      <w:tr w:rsidR="00B81DE8" w:rsidRPr="0009514F" w14:paraId="4F1C53FC" w14:textId="77777777" w:rsidTr="00AA44B6">
        <w:trPr>
          <w:trHeight w:val="541"/>
        </w:trPr>
        <w:tc>
          <w:tcPr>
            <w:tcW w:w="2535" w:type="dxa"/>
          </w:tcPr>
          <w:p w14:paraId="787E87FA" w14:textId="77777777" w:rsidR="00B81DE8" w:rsidRPr="0009514F" w:rsidRDefault="00B81DE8" w:rsidP="00AA44B6">
            <w:pPr>
              <w:ind w:left="270"/>
            </w:pPr>
            <w:r w:rsidRPr="0009514F">
              <w:t>Cyber Awareness</w:t>
            </w:r>
          </w:p>
          <w:p w14:paraId="2933742A" w14:textId="77777777" w:rsidR="00B81DE8" w:rsidRPr="0009514F" w:rsidRDefault="00B81DE8" w:rsidP="00AA44B6">
            <w:pPr>
              <w:ind w:left="270"/>
            </w:pPr>
            <w:r w:rsidRPr="0009514F">
              <w:t>Challenge</w:t>
            </w:r>
          </w:p>
        </w:tc>
        <w:tc>
          <w:tcPr>
            <w:tcW w:w="4390" w:type="dxa"/>
          </w:tcPr>
          <w:p w14:paraId="35FC29ED" w14:textId="77777777" w:rsidR="00B81DE8" w:rsidRPr="0009514F" w:rsidRDefault="00B81DE8" w:rsidP="00AA44B6">
            <w:pPr>
              <w:ind w:left="339"/>
            </w:pPr>
            <w:hyperlink r:id="rId18" w:history="1">
              <w:r w:rsidRPr="0009514F">
                <w:rPr>
                  <w:rStyle w:val="Hyperlink"/>
                </w:rPr>
                <w:t>https://jko.jten.mil/MHS</w:t>
              </w:r>
            </w:hyperlink>
            <w:r w:rsidRPr="0009514F">
              <w:t xml:space="preserve"> </w:t>
            </w:r>
          </w:p>
        </w:tc>
        <w:tc>
          <w:tcPr>
            <w:tcW w:w="2251" w:type="dxa"/>
          </w:tcPr>
          <w:p w14:paraId="25E14B8E" w14:textId="77777777" w:rsidR="00B81DE8" w:rsidRPr="0009514F" w:rsidRDefault="00B81DE8" w:rsidP="00AA44B6">
            <w:pPr>
              <w:ind w:left="185"/>
            </w:pPr>
            <w:r w:rsidRPr="0009514F">
              <w:t>CAC Enabled Only</w:t>
            </w:r>
          </w:p>
        </w:tc>
      </w:tr>
      <w:tr w:rsidR="00B81DE8" w:rsidRPr="0009514F" w14:paraId="363DA343" w14:textId="77777777" w:rsidTr="00AA44B6">
        <w:trPr>
          <w:trHeight w:val="539"/>
        </w:trPr>
        <w:tc>
          <w:tcPr>
            <w:tcW w:w="2535" w:type="dxa"/>
          </w:tcPr>
          <w:p w14:paraId="0CCEDCBE" w14:textId="77777777" w:rsidR="00B81DE8" w:rsidRPr="0009514F" w:rsidRDefault="00B81DE8" w:rsidP="00AA44B6">
            <w:pPr>
              <w:ind w:left="270"/>
            </w:pPr>
            <w:r w:rsidRPr="0009514F">
              <w:lastRenderedPageBreak/>
              <w:t>HIPAA and Privacy Act</w:t>
            </w:r>
          </w:p>
        </w:tc>
        <w:tc>
          <w:tcPr>
            <w:tcW w:w="4390" w:type="dxa"/>
          </w:tcPr>
          <w:p w14:paraId="76F7119A" w14:textId="77777777" w:rsidR="00B81DE8" w:rsidRPr="0009514F" w:rsidRDefault="00B81DE8" w:rsidP="00AA44B6">
            <w:pPr>
              <w:ind w:left="339"/>
            </w:pPr>
            <w:hyperlink r:id="rId19" w:history="1">
              <w:r w:rsidRPr="0009514F">
                <w:rPr>
                  <w:rStyle w:val="Hyperlink"/>
                </w:rPr>
                <w:t>https://jko.jten.mil/MHS</w:t>
              </w:r>
            </w:hyperlink>
            <w:r w:rsidRPr="0009514F">
              <w:t xml:space="preserve"> </w:t>
            </w:r>
          </w:p>
        </w:tc>
        <w:tc>
          <w:tcPr>
            <w:tcW w:w="2251" w:type="dxa"/>
          </w:tcPr>
          <w:p w14:paraId="7F6B4411" w14:textId="77777777" w:rsidR="00B81DE8" w:rsidRPr="0009514F" w:rsidRDefault="00B81DE8" w:rsidP="00AA44B6">
            <w:pPr>
              <w:ind w:left="185"/>
            </w:pPr>
            <w:r w:rsidRPr="0009514F">
              <w:t>Non-CAC Option</w:t>
            </w:r>
          </w:p>
          <w:p w14:paraId="511F3B95" w14:textId="77777777" w:rsidR="00B81DE8" w:rsidRPr="0009514F" w:rsidRDefault="00B81DE8" w:rsidP="00AA44B6">
            <w:pPr>
              <w:ind w:left="185"/>
            </w:pPr>
            <w:r w:rsidRPr="0009514F">
              <w:t>Available</w:t>
            </w:r>
          </w:p>
        </w:tc>
      </w:tr>
      <w:tr w:rsidR="00B81DE8" w:rsidRPr="0009514F" w14:paraId="1A5439A5" w14:textId="77777777" w:rsidTr="00AA44B6">
        <w:trPr>
          <w:trHeight w:val="541"/>
        </w:trPr>
        <w:tc>
          <w:tcPr>
            <w:tcW w:w="2535" w:type="dxa"/>
          </w:tcPr>
          <w:p w14:paraId="75AD1CE6" w14:textId="77777777" w:rsidR="00B81DE8" w:rsidRPr="0009514F" w:rsidRDefault="00B81DE8" w:rsidP="00AA44B6">
            <w:pPr>
              <w:ind w:left="270"/>
            </w:pPr>
            <w:r w:rsidRPr="0009514F">
              <w:t>Information Security</w:t>
            </w:r>
          </w:p>
        </w:tc>
        <w:tc>
          <w:tcPr>
            <w:tcW w:w="4390" w:type="dxa"/>
          </w:tcPr>
          <w:p w14:paraId="0D3AA269" w14:textId="77777777" w:rsidR="00B81DE8" w:rsidRPr="0009514F" w:rsidRDefault="00B81DE8" w:rsidP="00AA44B6">
            <w:pPr>
              <w:ind w:left="339"/>
            </w:pPr>
            <w:hyperlink r:id="rId20" w:history="1">
              <w:r w:rsidRPr="0009514F">
                <w:rPr>
                  <w:rStyle w:val="Hyperlink"/>
                </w:rPr>
                <w:t>https://jko.jten.mil/MHS</w:t>
              </w:r>
            </w:hyperlink>
            <w:r w:rsidRPr="0009514F">
              <w:t xml:space="preserve"> or</w:t>
            </w:r>
          </w:p>
          <w:p w14:paraId="1D755D8E" w14:textId="77777777" w:rsidR="00B81DE8" w:rsidRPr="0009514F" w:rsidRDefault="00B81DE8" w:rsidP="00AA44B6">
            <w:pPr>
              <w:ind w:left="339"/>
            </w:pPr>
            <w:r w:rsidRPr="0009514F">
              <w:t xml:space="preserve">https://www.cdse.edu/Training/eLearning/IF011/ </w:t>
            </w:r>
          </w:p>
        </w:tc>
        <w:tc>
          <w:tcPr>
            <w:tcW w:w="2251" w:type="dxa"/>
          </w:tcPr>
          <w:p w14:paraId="3A92C809" w14:textId="77777777" w:rsidR="00B81DE8" w:rsidRPr="0009514F" w:rsidRDefault="00B81DE8" w:rsidP="00AA44B6">
            <w:pPr>
              <w:ind w:left="185"/>
            </w:pPr>
            <w:r w:rsidRPr="0009514F">
              <w:t>Non-CAC Option</w:t>
            </w:r>
          </w:p>
          <w:p w14:paraId="2C10C4A2" w14:textId="77777777" w:rsidR="00B81DE8" w:rsidRPr="0009514F" w:rsidRDefault="00B81DE8" w:rsidP="00AA44B6">
            <w:pPr>
              <w:ind w:left="185"/>
            </w:pPr>
            <w:r w:rsidRPr="0009514F">
              <w:t>Available</w:t>
            </w:r>
          </w:p>
        </w:tc>
      </w:tr>
      <w:tr w:rsidR="00B81DE8" w:rsidRPr="0009514F" w14:paraId="3E9125C6" w14:textId="77777777" w:rsidTr="00AA44B6">
        <w:trPr>
          <w:trHeight w:val="542"/>
        </w:trPr>
        <w:tc>
          <w:tcPr>
            <w:tcW w:w="2535" w:type="dxa"/>
          </w:tcPr>
          <w:p w14:paraId="2C342AA9" w14:textId="77777777" w:rsidR="00B81DE8" w:rsidRPr="0009514F" w:rsidRDefault="00B81DE8" w:rsidP="00AA44B6">
            <w:pPr>
              <w:ind w:left="270"/>
            </w:pPr>
            <w:r w:rsidRPr="0009514F">
              <w:t>Joint Staff Operations Security</w:t>
            </w:r>
          </w:p>
        </w:tc>
        <w:tc>
          <w:tcPr>
            <w:tcW w:w="4390" w:type="dxa"/>
          </w:tcPr>
          <w:p w14:paraId="68556651" w14:textId="77777777" w:rsidR="00B81DE8" w:rsidRPr="0009514F" w:rsidRDefault="00B81DE8" w:rsidP="00AA44B6">
            <w:pPr>
              <w:ind w:left="339"/>
            </w:pPr>
            <w:hyperlink r:id="rId21" w:history="1">
              <w:r w:rsidRPr="0009514F">
                <w:rPr>
                  <w:rStyle w:val="Hyperlink"/>
                </w:rPr>
                <w:t>https://jko.jten.mil/MHS</w:t>
              </w:r>
            </w:hyperlink>
            <w:r w:rsidRPr="0009514F">
              <w:t xml:space="preserve"> or</w:t>
            </w:r>
          </w:p>
          <w:p w14:paraId="2F4311DC" w14:textId="77777777" w:rsidR="00B81DE8" w:rsidRPr="0009514F" w:rsidRDefault="00B81DE8" w:rsidP="00AA44B6">
            <w:pPr>
              <w:ind w:left="339"/>
            </w:pPr>
            <w:hyperlink r:id="rId22" w:history="1">
              <w:r w:rsidRPr="0009514F">
                <w:rPr>
                  <w:rStyle w:val="Hyperlink"/>
                </w:rPr>
                <w:t>https://www.cdse.edu/Training/eLearning/GS130.16/</w:t>
              </w:r>
            </w:hyperlink>
            <w:r w:rsidRPr="0009514F">
              <w:t xml:space="preserve"> </w:t>
            </w:r>
          </w:p>
        </w:tc>
        <w:tc>
          <w:tcPr>
            <w:tcW w:w="2251" w:type="dxa"/>
          </w:tcPr>
          <w:p w14:paraId="3B10F5FF" w14:textId="77777777" w:rsidR="00B81DE8" w:rsidRPr="0009514F" w:rsidRDefault="00B81DE8" w:rsidP="00AA44B6">
            <w:pPr>
              <w:ind w:left="185"/>
            </w:pPr>
            <w:r w:rsidRPr="0009514F">
              <w:t>Non-CAC Option</w:t>
            </w:r>
          </w:p>
          <w:p w14:paraId="14B9FFA5" w14:textId="77777777" w:rsidR="00B81DE8" w:rsidRPr="0009514F" w:rsidRDefault="00B81DE8" w:rsidP="00AA44B6">
            <w:pPr>
              <w:ind w:left="185"/>
            </w:pPr>
            <w:r w:rsidRPr="0009514F">
              <w:t>Available</w:t>
            </w:r>
          </w:p>
        </w:tc>
      </w:tr>
      <w:tr w:rsidR="00B81DE8" w:rsidRPr="0009514F" w14:paraId="3F493866" w14:textId="77777777" w:rsidTr="00AA44B6">
        <w:trPr>
          <w:trHeight w:val="542"/>
        </w:trPr>
        <w:tc>
          <w:tcPr>
            <w:tcW w:w="2535" w:type="dxa"/>
          </w:tcPr>
          <w:p w14:paraId="6162E5AF" w14:textId="77777777" w:rsidR="00B81DE8" w:rsidRPr="0009514F" w:rsidRDefault="00B81DE8" w:rsidP="00AA44B6">
            <w:pPr>
              <w:ind w:left="270"/>
            </w:pPr>
            <w:r w:rsidRPr="0009514F">
              <w:t>AT Level I</w:t>
            </w:r>
          </w:p>
        </w:tc>
        <w:tc>
          <w:tcPr>
            <w:tcW w:w="4390" w:type="dxa"/>
          </w:tcPr>
          <w:p w14:paraId="2A1252BA" w14:textId="77777777" w:rsidR="00B81DE8" w:rsidRPr="0009514F" w:rsidRDefault="00B81DE8" w:rsidP="00AA44B6">
            <w:pPr>
              <w:ind w:left="339"/>
            </w:pPr>
            <w:hyperlink r:id="rId23" w:history="1">
              <w:r w:rsidRPr="0009514F">
                <w:rPr>
                  <w:rStyle w:val="Hyperlink"/>
                </w:rPr>
                <w:t>https://jko.jten.mil/MHS</w:t>
              </w:r>
            </w:hyperlink>
            <w:r w:rsidRPr="0009514F">
              <w:t xml:space="preserve"> </w:t>
            </w:r>
          </w:p>
        </w:tc>
        <w:tc>
          <w:tcPr>
            <w:tcW w:w="2251" w:type="dxa"/>
          </w:tcPr>
          <w:p w14:paraId="1BFC6F7B" w14:textId="77777777" w:rsidR="00B81DE8" w:rsidRPr="0009514F" w:rsidRDefault="00B81DE8" w:rsidP="00AA44B6">
            <w:pPr>
              <w:ind w:left="185"/>
            </w:pPr>
            <w:r w:rsidRPr="0009514F">
              <w:t>Non-CAC Option</w:t>
            </w:r>
          </w:p>
          <w:p w14:paraId="3E4D8738" w14:textId="77777777" w:rsidR="00B81DE8" w:rsidRPr="0009514F" w:rsidRDefault="00B81DE8" w:rsidP="00AA44B6">
            <w:pPr>
              <w:ind w:left="185"/>
            </w:pPr>
            <w:r w:rsidRPr="0009514F">
              <w:t>Available</w:t>
            </w:r>
          </w:p>
        </w:tc>
      </w:tr>
      <w:tr w:rsidR="00B81DE8" w:rsidRPr="0009514F" w14:paraId="07B1185E" w14:textId="77777777" w:rsidTr="00AA44B6">
        <w:trPr>
          <w:trHeight w:val="541"/>
        </w:trPr>
        <w:tc>
          <w:tcPr>
            <w:tcW w:w="2535" w:type="dxa"/>
          </w:tcPr>
          <w:p w14:paraId="77057EB6" w14:textId="77777777" w:rsidR="00B81DE8" w:rsidRPr="0009514F" w:rsidRDefault="00B81DE8" w:rsidP="00AA44B6">
            <w:pPr>
              <w:ind w:left="270"/>
            </w:pPr>
            <w:r w:rsidRPr="0009514F">
              <w:t>Controlled Unclassified Information</w:t>
            </w:r>
          </w:p>
        </w:tc>
        <w:tc>
          <w:tcPr>
            <w:tcW w:w="4390" w:type="dxa"/>
          </w:tcPr>
          <w:p w14:paraId="28DB0E45" w14:textId="77777777" w:rsidR="00B81DE8" w:rsidRPr="0009514F" w:rsidRDefault="00B81DE8" w:rsidP="00AA44B6">
            <w:pPr>
              <w:ind w:left="339"/>
            </w:pPr>
            <w:hyperlink r:id="rId24" w:history="1">
              <w:r w:rsidRPr="0009514F">
                <w:rPr>
                  <w:rStyle w:val="Hyperlink"/>
                </w:rPr>
                <w:t>https://jko.jten.mil/MHS</w:t>
              </w:r>
            </w:hyperlink>
            <w:r w:rsidRPr="0009514F">
              <w:t xml:space="preserve"> </w:t>
            </w:r>
            <w:r w:rsidRPr="0009514F" w:rsidDel="00687A1B">
              <w:t xml:space="preserve"> </w:t>
            </w:r>
          </w:p>
        </w:tc>
        <w:tc>
          <w:tcPr>
            <w:tcW w:w="2251" w:type="dxa"/>
          </w:tcPr>
          <w:p w14:paraId="76BF342C" w14:textId="77777777" w:rsidR="00B81DE8" w:rsidRPr="0009514F" w:rsidRDefault="00B81DE8" w:rsidP="00AA44B6">
            <w:pPr>
              <w:ind w:left="185"/>
            </w:pPr>
            <w:r w:rsidRPr="0009514F">
              <w:t>Non-CAC Option</w:t>
            </w:r>
          </w:p>
          <w:p w14:paraId="20416449" w14:textId="77777777" w:rsidR="00B81DE8" w:rsidRPr="0009514F" w:rsidRDefault="00B81DE8" w:rsidP="00AA44B6">
            <w:pPr>
              <w:ind w:left="185"/>
            </w:pPr>
            <w:r w:rsidRPr="0009514F">
              <w:t>Available</w:t>
            </w:r>
          </w:p>
        </w:tc>
      </w:tr>
      <w:tr w:rsidR="00B81DE8" w:rsidRPr="0009514F" w14:paraId="6D33B7A9" w14:textId="77777777" w:rsidTr="00AA44B6">
        <w:trPr>
          <w:trHeight w:val="422"/>
        </w:trPr>
        <w:tc>
          <w:tcPr>
            <w:tcW w:w="2535" w:type="dxa"/>
          </w:tcPr>
          <w:p w14:paraId="30008B71" w14:textId="77777777" w:rsidR="00B81DE8" w:rsidRPr="0009514F" w:rsidRDefault="00B81DE8" w:rsidP="00AA44B6">
            <w:pPr>
              <w:ind w:left="270"/>
            </w:pPr>
            <w:r w:rsidRPr="0009514F">
              <w:t>Counterintelligence Awareness &amp; Reporting (TARP)</w:t>
            </w:r>
          </w:p>
        </w:tc>
        <w:tc>
          <w:tcPr>
            <w:tcW w:w="4390" w:type="dxa"/>
          </w:tcPr>
          <w:p w14:paraId="1FF237DC" w14:textId="77777777" w:rsidR="00B81DE8" w:rsidRPr="0009514F" w:rsidRDefault="00B81DE8" w:rsidP="00AA44B6">
            <w:pPr>
              <w:ind w:left="339"/>
            </w:pPr>
            <w:hyperlink r:id="rId25" w:history="1">
              <w:r w:rsidRPr="0009514F">
                <w:rPr>
                  <w:rStyle w:val="Hyperlink"/>
                </w:rPr>
                <w:t>https://jko.jten.mil/MHS</w:t>
              </w:r>
            </w:hyperlink>
            <w:r w:rsidRPr="0009514F">
              <w:t xml:space="preserve"> </w:t>
            </w:r>
          </w:p>
          <w:p w14:paraId="2A55A32D" w14:textId="77777777" w:rsidR="00B81DE8" w:rsidRPr="0009514F" w:rsidRDefault="00B81DE8" w:rsidP="00AA44B6">
            <w:pPr>
              <w:ind w:left="339"/>
            </w:pPr>
          </w:p>
        </w:tc>
        <w:tc>
          <w:tcPr>
            <w:tcW w:w="2251" w:type="dxa"/>
          </w:tcPr>
          <w:p w14:paraId="3261CE4A" w14:textId="77777777" w:rsidR="00B81DE8" w:rsidRPr="0009514F" w:rsidRDefault="00B81DE8" w:rsidP="00AA44B6">
            <w:pPr>
              <w:ind w:left="185"/>
            </w:pPr>
            <w:r w:rsidRPr="0009514F">
              <w:t>CAC Enabled Only</w:t>
            </w:r>
          </w:p>
        </w:tc>
      </w:tr>
      <w:tr w:rsidR="00B81DE8" w:rsidRPr="0009514F" w14:paraId="781708D6" w14:textId="77777777" w:rsidTr="00AA44B6">
        <w:trPr>
          <w:trHeight w:val="542"/>
        </w:trPr>
        <w:tc>
          <w:tcPr>
            <w:tcW w:w="2535" w:type="dxa"/>
          </w:tcPr>
          <w:p w14:paraId="7419B2DF" w14:textId="77777777" w:rsidR="00B81DE8" w:rsidRPr="0009514F" w:rsidRDefault="00B81DE8" w:rsidP="00AA44B6">
            <w:pPr>
              <w:ind w:left="270"/>
            </w:pPr>
            <w:r w:rsidRPr="0009514F">
              <w:t>DHA Employee Safety Course</w:t>
            </w:r>
          </w:p>
        </w:tc>
        <w:tc>
          <w:tcPr>
            <w:tcW w:w="4390" w:type="dxa"/>
          </w:tcPr>
          <w:p w14:paraId="18F0052F" w14:textId="77777777" w:rsidR="00B81DE8" w:rsidRPr="0009514F" w:rsidRDefault="00B81DE8" w:rsidP="00AA44B6">
            <w:pPr>
              <w:ind w:left="339"/>
            </w:pPr>
            <w:hyperlink r:id="rId26" w:history="1">
              <w:r w:rsidRPr="0009514F">
                <w:rPr>
                  <w:rStyle w:val="Hyperlink"/>
                </w:rPr>
                <w:t>https://jko.jten.mil/MHS</w:t>
              </w:r>
            </w:hyperlink>
            <w:r w:rsidRPr="0009514F">
              <w:t xml:space="preserve"> </w:t>
            </w:r>
          </w:p>
          <w:p w14:paraId="4B038C67" w14:textId="77777777" w:rsidR="00B81DE8" w:rsidRPr="0009514F" w:rsidRDefault="00B81DE8" w:rsidP="00AA44B6">
            <w:pPr>
              <w:ind w:left="339"/>
            </w:pPr>
          </w:p>
        </w:tc>
        <w:tc>
          <w:tcPr>
            <w:tcW w:w="2251" w:type="dxa"/>
          </w:tcPr>
          <w:p w14:paraId="622E2B53" w14:textId="77777777" w:rsidR="00B81DE8" w:rsidRPr="0009514F" w:rsidRDefault="00B81DE8" w:rsidP="00AA44B6">
            <w:pPr>
              <w:ind w:left="185"/>
            </w:pPr>
            <w:r w:rsidRPr="0009514F">
              <w:t>Non-CAC Option</w:t>
            </w:r>
          </w:p>
          <w:p w14:paraId="2040FC2D" w14:textId="77777777" w:rsidR="00B81DE8" w:rsidRPr="0009514F" w:rsidRDefault="00B81DE8" w:rsidP="00AA44B6">
            <w:pPr>
              <w:ind w:left="185"/>
            </w:pPr>
            <w:r w:rsidRPr="0009514F">
              <w:t>Available</w:t>
            </w:r>
          </w:p>
        </w:tc>
      </w:tr>
      <w:tr w:rsidR="00B81DE8" w:rsidRPr="0009514F" w14:paraId="4A776FED" w14:textId="77777777" w:rsidTr="00AA44B6">
        <w:trPr>
          <w:trHeight w:val="542"/>
        </w:trPr>
        <w:tc>
          <w:tcPr>
            <w:tcW w:w="2535" w:type="dxa"/>
          </w:tcPr>
          <w:p w14:paraId="26BAE651" w14:textId="77777777" w:rsidR="00B81DE8" w:rsidRPr="0009514F" w:rsidRDefault="00B81DE8" w:rsidP="00AA44B6">
            <w:pPr>
              <w:ind w:left="270"/>
            </w:pPr>
            <w:r w:rsidRPr="0009514F">
              <w:t>Insider Threat Awareness</w:t>
            </w:r>
          </w:p>
        </w:tc>
        <w:tc>
          <w:tcPr>
            <w:tcW w:w="4390" w:type="dxa"/>
          </w:tcPr>
          <w:p w14:paraId="6B226C8B" w14:textId="77777777" w:rsidR="00B81DE8" w:rsidRPr="0009514F" w:rsidRDefault="00B81DE8" w:rsidP="00AA44B6">
            <w:pPr>
              <w:ind w:left="339"/>
            </w:pPr>
            <w:hyperlink r:id="rId27" w:history="1">
              <w:r w:rsidRPr="0009514F">
                <w:rPr>
                  <w:rStyle w:val="Hyperlink"/>
                </w:rPr>
                <w:t>https://jko.jten.mil/MHS</w:t>
              </w:r>
            </w:hyperlink>
            <w:r w:rsidRPr="0009514F">
              <w:t xml:space="preserve"> </w:t>
            </w:r>
          </w:p>
          <w:p w14:paraId="22AAF667" w14:textId="77777777" w:rsidR="00B81DE8" w:rsidRPr="0009514F" w:rsidRDefault="00B81DE8" w:rsidP="00AA44B6">
            <w:pPr>
              <w:ind w:left="339"/>
            </w:pPr>
          </w:p>
        </w:tc>
        <w:tc>
          <w:tcPr>
            <w:tcW w:w="2251" w:type="dxa"/>
          </w:tcPr>
          <w:p w14:paraId="13BB8218" w14:textId="77777777" w:rsidR="00B81DE8" w:rsidRPr="0009514F" w:rsidRDefault="00B81DE8" w:rsidP="00AA44B6">
            <w:pPr>
              <w:ind w:left="185"/>
            </w:pPr>
            <w:r w:rsidRPr="0009514F">
              <w:t>Non-CAC Option</w:t>
            </w:r>
          </w:p>
          <w:p w14:paraId="1B7AA0CC" w14:textId="77777777" w:rsidR="00B81DE8" w:rsidRPr="0009514F" w:rsidRDefault="00B81DE8" w:rsidP="00AA44B6">
            <w:pPr>
              <w:ind w:left="185"/>
            </w:pPr>
            <w:r w:rsidRPr="0009514F">
              <w:t>Available</w:t>
            </w:r>
          </w:p>
        </w:tc>
      </w:tr>
      <w:tr w:rsidR="00B81DE8" w:rsidRPr="0009514F" w14:paraId="1621B115" w14:textId="77777777" w:rsidTr="00AA44B6">
        <w:trPr>
          <w:trHeight w:val="542"/>
        </w:trPr>
        <w:tc>
          <w:tcPr>
            <w:tcW w:w="2535" w:type="dxa"/>
          </w:tcPr>
          <w:p w14:paraId="630DAB51" w14:textId="77777777" w:rsidR="00B81DE8" w:rsidRPr="0009514F" w:rsidRDefault="00B81DE8" w:rsidP="00AA44B6">
            <w:pPr>
              <w:ind w:left="270"/>
            </w:pPr>
            <w:r w:rsidRPr="0009514F">
              <w:t>Leadership Philosophy &amp; Expectations</w:t>
            </w:r>
          </w:p>
        </w:tc>
        <w:tc>
          <w:tcPr>
            <w:tcW w:w="4390" w:type="dxa"/>
          </w:tcPr>
          <w:p w14:paraId="1E722290" w14:textId="77777777" w:rsidR="00B81DE8" w:rsidRPr="0009514F" w:rsidRDefault="00B81DE8" w:rsidP="00AA44B6">
            <w:pPr>
              <w:ind w:left="339"/>
            </w:pPr>
            <w:r w:rsidRPr="0009514F">
              <w:t>MS Teams (one time, offered quarterly)</w:t>
            </w:r>
          </w:p>
        </w:tc>
        <w:tc>
          <w:tcPr>
            <w:tcW w:w="2251" w:type="dxa"/>
          </w:tcPr>
          <w:p w14:paraId="1BA4A384" w14:textId="77777777" w:rsidR="00B81DE8" w:rsidRPr="0009514F" w:rsidRDefault="00B81DE8" w:rsidP="00AA44B6">
            <w:pPr>
              <w:ind w:left="185"/>
            </w:pPr>
            <w:r w:rsidRPr="0009514F">
              <w:t>CAC Enabled Only</w:t>
            </w:r>
          </w:p>
        </w:tc>
      </w:tr>
    </w:tbl>
    <w:p w14:paraId="089E4E24" w14:textId="77777777" w:rsidR="00B479C9" w:rsidRDefault="00B479C9" w:rsidP="00B479C9"/>
    <w:p w14:paraId="5E653C44" w14:textId="77777777" w:rsidR="00E63108" w:rsidRPr="00E63108" w:rsidRDefault="00E63108" w:rsidP="00E63108">
      <w:pPr>
        <w:rPr>
          <w:b/>
          <w:bCs/>
        </w:rPr>
      </w:pPr>
      <w:r w:rsidRPr="00E63108">
        <w:rPr>
          <w:b/>
          <w:bCs/>
        </w:rPr>
        <w:t>Initial and annual training requirements for CAC holders requiring network access.</w:t>
      </w:r>
    </w:p>
    <w:p w14:paraId="6CC5DF15" w14:textId="77777777" w:rsidR="00E63108" w:rsidRPr="0009514F" w:rsidRDefault="00E63108" w:rsidP="00E63108"/>
    <w:p w14:paraId="7E0C156C" w14:textId="77777777" w:rsidR="00E63108" w:rsidRPr="0009514F" w:rsidRDefault="00E63108" w:rsidP="00E63108">
      <w:r w:rsidRPr="00E63108">
        <w:rPr>
          <w:b/>
          <w:bCs/>
        </w:rPr>
        <w:t>Non-CAC Trainings:</w:t>
      </w:r>
      <w:r w:rsidRPr="0009514F">
        <w:t xml:space="preserve"> Complete within 30 calendar days after contract start date or effective date of incorporation into the contract, whichever is applicable, and annually thereafter.</w:t>
      </w:r>
    </w:p>
    <w:p w14:paraId="309EC68C" w14:textId="77777777" w:rsidR="00E63108" w:rsidRPr="0009514F" w:rsidRDefault="00E63108" w:rsidP="00E63108"/>
    <w:p w14:paraId="5633BB81" w14:textId="77777777" w:rsidR="00E63108" w:rsidRPr="0009514F" w:rsidRDefault="00E63108" w:rsidP="00E63108">
      <w:r w:rsidRPr="00E63108">
        <w:rPr>
          <w:b/>
          <w:bCs/>
        </w:rPr>
        <w:t>Information Assurance (IA)/Information Technology (IT).</w:t>
      </w:r>
      <w:r w:rsidRPr="0009514F">
        <w:t xml:space="preserve"> All contractor personnel working IA/IT functions must complete DoD IA awareness training and comply with DoD and Army training requirements in DoD 8570.02 located at: https://www.esd.whs.mil/Portals/54/Documents/DD/issuances/dodi/520002p.pdf?ver=2018-05-11- 100552-223, DoD 8570.01-M located at: </w:t>
      </w:r>
      <w:hyperlink r:id="rId28" w:history="1">
        <w:r w:rsidRPr="0009514F">
          <w:rPr>
            <w:rStyle w:val="Hyperlink"/>
          </w:rPr>
          <w:t>https://www.esd.whs.mil/Portals/54/Documents/DD/issuances/dodm/857001m.pdf?ver=2</w:t>
        </w:r>
      </w:hyperlink>
      <w:r w:rsidRPr="0009514F">
        <w:t xml:space="preserve">019-07-08-101252-253, and AR 25-2 located at: </w:t>
      </w:r>
      <w:hyperlink r:id="rId29" w:history="1">
        <w:r w:rsidRPr="0009514F">
          <w:rPr>
            <w:rStyle w:val="Hyperlink"/>
          </w:rPr>
          <w:t>https://armypubs.army.mil/epubs/DR_pubs/DR_a/pdf/web/ARN17503_AR25_2_Admin_ FINAL.pdf</w:t>
        </w:r>
      </w:hyperlink>
      <w:r w:rsidRPr="0009514F">
        <w:t xml:space="preserve">  within six months of appointment to IA/IT functions.</w:t>
      </w:r>
    </w:p>
    <w:p w14:paraId="7BFAB3E7" w14:textId="77777777" w:rsidR="00B81DE8" w:rsidRPr="0009514F" w:rsidRDefault="00B81DE8" w:rsidP="00E63108"/>
    <w:p w14:paraId="1504D16B" w14:textId="77777777" w:rsidR="00B479C9" w:rsidRPr="0009514F" w:rsidRDefault="00B479C9" w:rsidP="009678A1">
      <w:pPr>
        <w:rPr>
          <w:sz w:val="24"/>
          <w:szCs w:val="24"/>
        </w:rPr>
      </w:pPr>
    </w:p>
    <w:p w14:paraId="595470BD" w14:textId="1775E9C4" w:rsidR="00647217" w:rsidRPr="00647217" w:rsidRDefault="00647217" w:rsidP="00647217">
      <w:pPr>
        <w:jc w:val="center"/>
        <w:rPr>
          <w:b/>
          <w:bCs/>
        </w:rPr>
      </w:pPr>
      <w:r w:rsidRPr="00647217">
        <w:rPr>
          <w:b/>
          <w:bCs/>
        </w:rPr>
        <w:t>PART 7, ATTACHMENT 6</w:t>
      </w:r>
    </w:p>
    <w:p w14:paraId="13CA0033" w14:textId="62C92319" w:rsidR="00647217" w:rsidRPr="00647217" w:rsidRDefault="00647217" w:rsidP="00647217">
      <w:pPr>
        <w:jc w:val="center"/>
        <w:rPr>
          <w:b/>
          <w:bCs/>
        </w:rPr>
      </w:pPr>
      <w:r w:rsidRPr="00647217">
        <w:rPr>
          <w:b/>
          <w:bCs/>
        </w:rPr>
        <w:t>ESTIMATED</w:t>
      </w:r>
      <w:r w:rsidRPr="00647217">
        <w:rPr>
          <w:b/>
          <w:bCs/>
          <w:spacing w:val="-15"/>
        </w:rPr>
        <w:t xml:space="preserve"> </w:t>
      </w:r>
      <w:r w:rsidRPr="00647217">
        <w:rPr>
          <w:b/>
          <w:bCs/>
        </w:rPr>
        <w:t>WORKLOAD</w:t>
      </w:r>
      <w:r w:rsidRPr="00647217">
        <w:rPr>
          <w:b/>
          <w:bCs/>
          <w:spacing w:val="-15"/>
        </w:rPr>
        <w:t xml:space="preserve"> </w:t>
      </w:r>
      <w:r w:rsidRPr="00647217">
        <w:rPr>
          <w:b/>
          <w:bCs/>
        </w:rPr>
        <w:t>DATA</w:t>
      </w:r>
    </w:p>
    <w:p w14:paraId="7AE5F3DB" w14:textId="77777777" w:rsidR="00647217" w:rsidRPr="0009514F" w:rsidRDefault="00647217" w:rsidP="00647217"/>
    <w:p w14:paraId="4776657D" w14:textId="77777777" w:rsidR="00647217" w:rsidRDefault="00647217" w:rsidP="00647217">
      <w:pPr>
        <w:rPr>
          <w:sz w:val="24"/>
          <w:szCs w:val="24"/>
        </w:rPr>
      </w:pPr>
      <w:r w:rsidRPr="0009514F">
        <w:rPr>
          <w:sz w:val="24"/>
          <w:szCs w:val="24"/>
        </w:rPr>
        <w:t xml:space="preserve">Estimated Level of Support: Below is a list of estimated figures to assist the contractor with assessing their ability to execute the magnitude of the requirements for this contract. The actual numbers will fluctuate </w:t>
      </w:r>
      <w:r w:rsidRPr="0009514F">
        <w:rPr>
          <w:sz w:val="24"/>
          <w:szCs w:val="24"/>
          <w:u w:val="single"/>
        </w:rPr>
        <w:t>each fiscal year</w:t>
      </w:r>
      <w:r w:rsidRPr="0009514F">
        <w:rPr>
          <w:sz w:val="24"/>
          <w:szCs w:val="24"/>
        </w:rPr>
        <w:t xml:space="preserve"> based on appropriations, number of research programs to be managed, number of </w:t>
      </w:r>
      <w:r w:rsidRPr="00791D03">
        <w:rPr>
          <w:sz w:val="24"/>
          <w:szCs w:val="24"/>
        </w:rPr>
        <w:t>Program Announcement</w:t>
      </w:r>
      <w:r>
        <w:rPr>
          <w:sz w:val="24"/>
          <w:szCs w:val="24"/>
        </w:rPr>
        <w:t>s</w:t>
      </w:r>
      <w:r w:rsidRPr="00791D03">
        <w:rPr>
          <w:sz w:val="24"/>
          <w:szCs w:val="24"/>
        </w:rPr>
        <w:t xml:space="preserve"> </w:t>
      </w:r>
      <w:r>
        <w:rPr>
          <w:sz w:val="24"/>
          <w:szCs w:val="24"/>
        </w:rPr>
        <w:t>(</w:t>
      </w:r>
      <w:r w:rsidRPr="0009514F">
        <w:rPr>
          <w:sz w:val="24"/>
          <w:szCs w:val="24"/>
        </w:rPr>
        <w:t>PA</w:t>
      </w:r>
      <w:r>
        <w:rPr>
          <w:sz w:val="24"/>
          <w:szCs w:val="24"/>
        </w:rPr>
        <w:t>)</w:t>
      </w:r>
      <w:r w:rsidRPr="0009514F">
        <w:rPr>
          <w:sz w:val="24"/>
          <w:szCs w:val="24"/>
        </w:rPr>
        <w:t xml:space="preserve"> and </w:t>
      </w:r>
      <w:r>
        <w:t>Broad Agency Announcements (</w:t>
      </w:r>
      <w:r w:rsidRPr="0009514F">
        <w:rPr>
          <w:sz w:val="24"/>
          <w:szCs w:val="24"/>
        </w:rPr>
        <w:t>BAA</w:t>
      </w:r>
      <w:r>
        <w:rPr>
          <w:sz w:val="24"/>
          <w:szCs w:val="24"/>
        </w:rPr>
        <w:t>)</w:t>
      </w:r>
      <w:r w:rsidRPr="0009514F">
        <w:rPr>
          <w:sz w:val="24"/>
          <w:szCs w:val="24"/>
        </w:rPr>
        <w:t xml:space="preserve"> released, and complexity of the funding mechanism</w:t>
      </w:r>
      <w:r w:rsidRPr="0009514F">
        <w:rPr>
          <w:sz w:val="24"/>
          <w:szCs w:val="24"/>
          <w:u w:val="single"/>
        </w:rPr>
        <w:t>s</w:t>
      </w:r>
      <w:r w:rsidRPr="0009514F">
        <w:rPr>
          <w:sz w:val="24"/>
          <w:szCs w:val="24"/>
        </w:rPr>
        <w:t>.  </w:t>
      </w:r>
    </w:p>
    <w:p w14:paraId="13B9EBCA" w14:textId="77777777" w:rsidR="003F59BF" w:rsidRDefault="003F59BF" w:rsidP="00647217">
      <w:pPr>
        <w:rPr>
          <w:sz w:val="24"/>
          <w:szCs w:val="24"/>
        </w:rPr>
      </w:pPr>
    </w:p>
    <w:p w14:paraId="2F6BDB06" w14:textId="77777777" w:rsidR="003F59BF" w:rsidRDefault="003F59BF" w:rsidP="00647217">
      <w:pPr>
        <w:rPr>
          <w:sz w:val="24"/>
          <w:szCs w:val="24"/>
        </w:rPr>
      </w:pPr>
    </w:p>
    <w:tbl>
      <w:tblPr>
        <w:tblW w:w="9270"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05"/>
        <w:gridCol w:w="2274"/>
        <w:gridCol w:w="1710"/>
        <w:gridCol w:w="3681"/>
      </w:tblGrid>
      <w:tr w:rsidR="003F59BF" w:rsidRPr="0009514F" w14:paraId="3468950B" w14:textId="77777777" w:rsidTr="006F24E1">
        <w:trPr>
          <w:trHeight w:val="479"/>
        </w:trPr>
        <w:tc>
          <w:tcPr>
            <w:tcW w:w="1605" w:type="dxa"/>
            <w:shd w:val="clear" w:color="auto" w:fill="F2F2F2" w:themeFill="background1" w:themeFillShade="F2"/>
          </w:tcPr>
          <w:p w14:paraId="17CD1A5A" w14:textId="77777777" w:rsidR="003F59BF" w:rsidRPr="0009514F" w:rsidRDefault="003F59BF" w:rsidP="00AA44B6">
            <w:pPr>
              <w:pStyle w:val="TableParagraph"/>
              <w:spacing w:line="252" w:lineRule="exact"/>
              <w:ind w:left="11" w:right="2"/>
              <w:rPr>
                <w:b/>
                <w:sz w:val="24"/>
                <w:szCs w:val="24"/>
              </w:rPr>
            </w:pPr>
            <w:r w:rsidRPr="0009514F">
              <w:rPr>
                <w:b/>
                <w:spacing w:val="-4"/>
                <w:sz w:val="24"/>
                <w:szCs w:val="24"/>
              </w:rPr>
              <w:lastRenderedPageBreak/>
              <w:t>ITEM</w:t>
            </w:r>
          </w:p>
        </w:tc>
        <w:tc>
          <w:tcPr>
            <w:tcW w:w="2274" w:type="dxa"/>
            <w:shd w:val="clear" w:color="auto" w:fill="F2F2F2" w:themeFill="background1" w:themeFillShade="F2"/>
          </w:tcPr>
          <w:p w14:paraId="3278A1A6" w14:textId="77777777" w:rsidR="003F59BF" w:rsidRPr="0009514F" w:rsidRDefault="003F59BF" w:rsidP="00AA44B6">
            <w:pPr>
              <w:pStyle w:val="TableParagraph"/>
              <w:spacing w:line="252" w:lineRule="exact"/>
              <w:ind w:left="9"/>
              <w:rPr>
                <w:b/>
                <w:sz w:val="24"/>
                <w:szCs w:val="24"/>
              </w:rPr>
            </w:pPr>
            <w:r w:rsidRPr="0009514F">
              <w:rPr>
                <w:b/>
                <w:spacing w:val="-4"/>
                <w:sz w:val="24"/>
                <w:szCs w:val="24"/>
              </w:rPr>
              <w:t>NAME</w:t>
            </w:r>
          </w:p>
        </w:tc>
        <w:tc>
          <w:tcPr>
            <w:tcW w:w="1710" w:type="dxa"/>
            <w:shd w:val="clear" w:color="auto" w:fill="F2F2F2" w:themeFill="background1" w:themeFillShade="F2"/>
          </w:tcPr>
          <w:p w14:paraId="58DE248F" w14:textId="77777777" w:rsidR="003F59BF" w:rsidRPr="0009514F" w:rsidRDefault="003F59BF" w:rsidP="00AA44B6">
            <w:pPr>
              <w:pStyle w:val="TableParagraph"/>
              <w:spacing w:line="252" w:lineRule="exact"/>
              <w:ind w:left="4"/>
              <w:rPr>
                <w:b/>
                <w:sz w:val="24"/>
                <w:szCs w:val="24"/>
              </w:rPr>
            </w:pPr>
            <w:r w:rsidRPr="0009514F">
              <w:rPr>
                <w:b/>
                <w:spacing w:val="-2"/>
                <w:sz w:val="24"/>
                <w:szCs w:val="24"/>
              </w:rPr>
              <w:t>ESTIMATED</w:t>
            </w:r>
            <w:r w:rsidRPr="0009514F">
              <w:rPr>
                <w:b/>
                <w:spacing w:val="1"/>
                <w:sz w:val="24"/>
                <w:szCs w:val="24"/>
              </w:rPr>
              <w:t xml:space="preserve"> </w:t>
            </w:r>
            <w:r w:rsidRPr="0009514F">
              <w:rPr>
                <w:b/>
                <w:spacing w:val="-2"/>
                <w:sz w:val="24"/>
                <w:szCs w:val="24"/>
              </w:rPr>
              <w:t>QUANTITY</w:t>
            </w:r>
          </w:p>
        </w:tc>
        <w:tc>
          <w:tcPr>
            <w:tcW w:w="3681" w:type="dxa"/>
            <w:shd w:val="clear" w:color="auto" w:fill="F2F2F2" w:themeFill="background1" w:themeFillShade="F2"/>
          </w:tcPr>
          <w:p w14:paraId="5D2D782F" w14:textId="77777777" w:rsidR="003F59BF" w:rsidRPr="0009514F" w:rsidRDefault="003F59BF" w:rsidP="00AA44B6">
            <w:pPr>
              <w:pStyle w:val="TableParagraph"/>
              <w:spacing w:line="252" w:lineRule="exact"/>
              <w:ind w:left="345"/>
              <w:rPr>
                <w:b/>
                <w:spacing w:val="-2"/>
                <w:sz w:val="24"/>
                <w:szCs w:val="24"/>
              </w:rPr>
            </w:pPr>
            <w:r w:rsidRPr="0009514F">
              <w:rPr>
                <w:b/>
                <w:spacing w:val="-2"/>
                <w:sz w:val="24"/>
                <w:szCs w:val="24"/>
              </w:rPr>
              <w:t>NOTES</w:t>
            </w:r>
          </w:p>
        </w:tc>
      </w:tr>
      <w:tr w:rsidR="003F59BF" w:rsidRPr="0009514F" w14:paraId="7F7F9982" w14:textId="77777777" w:rsidTr="006F24E1">
        <w:trPr>
          <w:trHeight w:val="505"/>
        </w:trPr>
        <w:tc>
          <w:tcPr>
            <w:tcW w:w="1605" w:type="dxa"/>
          </w:tcPr>
          <w:p w14:paraId="2B2A850A" w14:textId="77777777" w:rsidR="003F59BF" w:rsidRPr="0009514F" w:rsidRDefault="003F59BF" w:rsidP="00AA44B6">
            <w:pPr>
              <w:pStyle w:val="TableParagraph"/>
              <w:ind w:left="120"/>
              <w:rPr>
                <w:b/>
                <w:sz w:val="24"/>
                <w:szCs w:val="24"/>
              </w:rPr>
            </w:pPr>
            <w:r w:rsidRPr="0009514F">
              <w:rPr>
                <w:b/>
                <w:spacing w:val="-10"/>
                <w:sz w:val="24"/>
                <w:szCs w:val="24"/>
              </w:rPr>
              <w:t>1</w:t>
            </w:r>
          </w:p>
        </w:tc>
        <w:tc>
          <w:tcPr>
            <w:tcW w:w="2274" w:type="dxa"/>
          </w:tcPr>
          <w:p w14:paraId="193E9366" w14:textId="77777777" w:rsidR="003F59BF" w:rsidRPr="0009514F" w:rsidRDefault="003F59BF" w:rsidP="00AA44B6">
            <w:pPr>
              <w:pStyle w:val="TableParagraph"/>
              <w:spacing w:line="252" w:lineRule="exact"/>
              <w:ind w:left="30"/>
              <w:rPr>
                <w:sz w:val="24"/>
                <w:szCs w:val="24"/>
              </w:rPr>
            </w:pPr>
            <w:r w:rsidRPr="0009514F">
              <w:rPr>
                <w:sz w:val="24"/>
                <w:szCs w:val="24"/>
              </w:rPr>
              <w:t>Programs</w:t>
            </w:r>
          </w:p>
        </w:tc>
        <w:tc>
          <w:tcPr>
            <w:tcW w:w="1710" w:type="dxa"/>
          </w:tcPr>
          <w:p w14:paraId="10A95D77" w14:textId="77777777" w:rsidR="003F59BF" w:rsidRPr="0009514F" w:rsidRDefault="003F59BF" w:rsidP="00AA44B6">
            <w:pPr>
              <w:pStyle w:val="TableParagraph"/>
              <w:spacing w:line="252" w:lineRule="exact"/>
              <w:ind w:left="106" w:right="25"/>
              <w:rPr>
                <w:sz w:val="24"/>
                <w:szCs w:val="24"/>
              </w:rPr>
            </w:pPr>
            <w:r w:rsidRPr="0009514F">
              <w:rPr>
                <w:sz w:val="24"/>
                <w:szCs w:val="24"/>
              </w:rPr>
              <w:t>12-30</w:t>
            </w:r>
          </w:p>
        </w:tc>
        <w:tc>
          <w:tcPr>
            <w:tcW w:w="3681" w:type="dxa"/>
          </w:tcPr>
          <w:p w14:paraId="4C73548E" w14:textId="77777777" w:rsidR="003F59BF" w:rsidRPr="0009514F" w:rsidRDefault="003F59BF" w:rsidP="00AA44B6">
            <w:pPr>
              <w:pStyle w:val="TableParagraph"/>
              <w:spacing w:line="252" w:lineRule="exact"/>
              <w:ind w:left="0" w:right="25"/>
              <w:rPr>
                <w:sz w:val="24"/>
                <w:szCs w:val="24"/>
              </w:rPr>
            </w:pPr>
            <w:r w:rsidRPr="0009514F">
              <w:rPr>
                <w:sz w:val="24"/>
                <w:szCs w:val="24"/>
              </w:rPr>
              <w:t>Number of funded programs may vary each year</w:t>
            </w:r>
          </w:p>
        </w:tc>
      </w:tr>
      <w:tr w:rsidR="003F59BF" w:rsidRPr="0009514F" w14:paraId="4CE2E911" w14:textId="77777777" w:rsidTr="006F24E1">
        <w:trPr>
          <w:trHeight w:val="506"/>
        </w:trPr>
        <w:tc>
          <w:tcPr>
            <w:tcW w:w="1605" w:type="dxa"/>
          </w:tcPr>
          <w:p w14:paraId="5D310CD5" w14:textId="77777777" w:rsidR="003F59BF" w:rsidRPr="0009514F" w:rsidRDefault="003F59BF" w:rsidP="00AA44B6">
            <w:pPr>
              <w:pStyle w:val="TableParagraph"/>
              <w:ind w:left="120"/>
              <w:rPr>
                <w:b/>
                <w:sz w:val="24"/>
                <w:szCs w:val="24"/>
              </w:rPr>
            </w:pPr>
            <w:r w:rsidRPr="0009514F">
              <w:rPr>
                <w:b/>
                <w:spacing w:val="-10"/>
                <w:sz w:val="24"/>
                <w:szCs w:val="24"/>
              </w:rPr>
              <w:t>2</w:t>
            </w:r>
          </w:p>
        </w:tc>
        <w:tc>
          <w:tcPr>
            <w:tcW w:w="2274" w:type="dxa"/>
          </w:tcPr>
          <w:p w14:paraId="3DC623EA" w14:textId="77777777" w:rsidR="003F59BF" w:rsidRPr="0009514F" w:rsidRDefault="003F59BF" w:rsidP="00AA44B6">
            <w:pPr>
              <w:pStyle w:val="TableParagraph"/>
              <w:spacing w:line="250" w:lineRule="atLeast"/>
              <w:ind w:left="30"/>
              <w:rPr>
                <w:sz w:val="24"/>
                <w:szCs w:val="24"/>
              </w:rPr>
            </w:pPr>
            <w:r w:rsidRPr="0009514F">
              <w:rPr>
                <w:sz w:val="24"/>
                <w:szCs w:val="24"/>
              </w:rPr>
              <w:t>Funding Opportunity Announcements (FOAs)</w:t>
            </w:r>
          </w:p>
        </w:tc>
        <w:tc>
          <w:tcPr>
            <w:tcW w:w="1710" w:type="dxa"/>
          </w:tcPr>
          <w:p w14:paraId="755CAE5B" w14:textId="77777777" w:rsidR="003F59BF" w:rsidRPr="0009514F" w:rsidRDefault="003F59BF" w:rsidP="00AA44B6">
            <w:pPr>
              <w:pStyle w:val="TableParagraph"/>
              <w:ind w:left="106"/>
              <w:rPr>
                <w:sz w:val="24"/>
                <w:szCs w:val="24"/>
              </w:rPr>
            </w:pPr>
            <w:r w:rsidRPr="0009514F">
              <w:rPr>
                <w:sz w:val="24"/>
                <w:szCs w:val="24"/>
              </w:rPr>
              <w:t>50-120</w:t>
            </w:r>
          </w:p>
        </w:tc>
        <w:tc>
          <w:tcPr>
            <w:tcW w:w="3681" w:type="dxa"/>
          </w:tcPr>
          <w:p w14:paraId="7F99DDE7" w14:textId="77777777" w:rsidR="003F59BF" w:rsidRPr="0009514F" w:rsidRDefault="003F59BF" w:rsidP="00AA44B6">
            <w:pPr>
              <w:pStyle w:val="TableParagraph"/>
              <w:ind w:left="0"/>
              <w:rPr>
                <w:sz w:val="24"/>
                <w:szCs w:val="24"/>
              </w:rPr>
            </w:pPr>
            <w:r w:rsidRPr="0009514F">
              <w:rPr>
                <w:sz w:val="24"/>
                <w:szCs w:val="24"/>
              </w:rPr>
              <w:t>Estimate 2-6 FOAs per program. Anticipated number of pre-applications to FOAs: 10,000-15,000 (includes Letters of Intent (not reviewed) and preproposals (reviewed for full application invitation</w:t>
            </w:r>
          </w:p>
        </w:tc>
      </w:tr>
      <w:tr w:rsidR="003F59BF" w:rsidRPr="0009514F" w14:paraId="043F3384" w14:textId="77777777" w:rsidTr="006F24E1">
        <w:trPr>
          <w:trHeight w:val="479"/>
        </w:trPr>
        <w:tc>
          <w:tcPr>
            <w:tcW w:w="1605" w:type="dxa"/>
          </w:tcPr>
          <w:p w14:paraId="38141EA6" w14:textId="77777777" w:rsidR="003F59BF" w:rsidRPr="0009514F" w:rsidRDefault="003F59BF" w:rsidP="00AA44B6">
            <w:pPr>
              <w:pStyle w:val="TableParagraph"/>
              <w:spacing w:line="252" w:lineRule="exact"/>
              <w:ind w:left="120"/>
              <w:rPr>
                <w:b/>
                <w:sz w:val="24"/>
                <w:szCs w:val="24"/>
              </w:rPr>
            </w:pPr>
            <w:r w:rsidRPr="0009514F">
              <w:rPr>
                <w:b/>
                <w:spacing w:val="-10"/>
                <w:sz w:val="24"/>
                <w:szCs w:val="24"/>
              </w:rPr>
              <w:t>3</w:t>
            </w:r>
          </w:p>
        </w:tc>
        <w:tc>
          <w:tcPr>
            <w:tcW w:w="2274" w:type="dxa"/>
          </w:tcPr>
          <w:p w14:paraId="76E8883D" w14:textId="77777777" w:rsidR="003F59BF" w:rsidRPr="0009514F" w:rsidRDefault="003F59BF" w:rsidP="00AA44B6">
            <w:pPr>
              <w:pStyle w:val="TableParagraph"/>
              <w:spacing w:line="252" w:lineRule="exact"/>
              <w:ind w:left="30"/>
              <w:rPr>
                <w:sz w:val="24"/>
                <w:szCs w:val="24"/>
              </w:rPr>
            </w:pPr>
            <w:r w:rsidRPr="0009514F">
              <w:rPr>
                <w:sz w:val="24"/>
                <w:szCs w:val="24"/>
              </w:rPr>
              <w:t>Number of full research applications to FOA</w:t>
            </w:r>
          </w:p>
        </w:tc>
        <w:tc>
          <w:tcPr>
            <w:tcW w:w="1710" w:type="dxa"/>
          </w:tcPr>
          <w:p w14:paraId="51BF865E" w14:textId="77777777" w:rsidR="003F59BF" w:rsidRPr="0009514F" w:rsidRDefault="003F59BF" w:rsidP="00AA44B6">
            <w:pPr>
              <w:pStyle w:val="TableParagraph"/>
              <w:spacing w:line="252" w:lineRule="exact"/>
              <w:ind w:left="106"/>
              <w:rPr>
                <w:sz w:val="24"/>
                <w:szCs w:val="24"/>
              </w:rPr>
            </w:pPr>
            <w:r w:rsidRPr="0009514F">
              <w:rPr>
                <w:sz w:val="24"/>
                <w:szCs w:val="24"/>
              </w:rPr>
              <w:t>5,000-10,000</w:t>
            </w:r>
          </w:p>
        </w:tc>
        <w:tc>
          <w:tcPr>
            <w:tcW w:w="3681" w:type="dxa"/>
          </w:tcPr>
          <w:p w14:paraId="3B92A7E1" w14:textId="77777777" w:rsidR="003F59BF" w:rsidRPr="0009514F" w:rsidRDefault="003F59BF" w:rsidP="00AA44B6">
            <w:pPr>
              <w:pStyle w:val="TableParagraph"/>
              <w:spacing w:line="252" w:lineRule="exact"/>
              <w:ind w:left="0"/>
              <w:rPr>
                <w:sz w:val="24"/>
                <w:szCs w:val="24"/>
              </w:rPr>
            </w:pPr>
            <w:r w:rsidRPr="0009514F">
              <w:rPr>
                <w:sz w:val="24"/>
                <w:szCs w:val="24"/>
              </w:rPr>
              <w:t>Estimate 50-1,500 per program</w:t>
            </w:r>
          </w:p>
        </w:tc>
      </w:tr>
      <w:tr w:rsidR="003F59BF" w:rsidRPr="0009514F" w14:paraId="44A61A57" w14:textId="77777777" w:rsidTr="006F24E1">
        <w:trPr>
          <w:trHeight w:val="505"/>
        </w:trPr>
        <w:tc>
          <w:tcPr>
            <w:tcW w:w="1605" w:type="dxa"/>
          </w:tcPr>
          <w:p w14:paraId="07A7FB17" w14:textId="77777777" w:rsidR="003F59BF" w:rsidRPr="0009514F" w:rsidRDefault="003F59BF" w:rsidP="00AA44B6">
            <w:pPr>
              <w:pStyle w:val="TableParagraph"/>
              <w:spacing w:line="252" w:lineRule="exact"/>
              <w:ind w:left="120"/>
              <w:rPr>
                <w:b/>
                <w:sz w:val="24"/>
                <w:szCs w:val="24"/>
              </w:rPr>
            </w:pPr>
            <w:r w:rsidRPr="0009514F">
              <w:rPr>
                <w:b/>
                <w:spacing w:val="-10"/>
                <w:sz w:val="24"/>
                <w:szCs w:val="24"/>
              </w:rPr>
              <w:t>4</w:t>
            </w:r>
          </w:p>
        </w:tc>
        <w:tc>
          <w:tcPr>
            <w:tcW w:w="2274" w:type="dxa"/>
          </w:tcPr>
          <w:p w14:paraId="5258544E" w14:textId="77777777" w:rsidR="003F59BF" w:rsidRPr="0009514F" w:rsidRDefault="003F59BF" w:rsidP="00AA44B6">
            <w:pPr>
              <w:pStyle w:val="TableParagraph"/>
              <w:spacing w:line="252" w:lineRule="exact"/>
              <w:ind w:left="30"/>
              <w:rPr>
                <w:sz w:val="24"/>
                <w:szCs w:val="24"/>
              </w:rPr>
            </w:pPr>
            <w:r w:rsidRPr="0009514F">
              <w:rPr>
                <w:sz w:val="24"/>
                <w:szCs w:val="24"/>
              </w:rPr>
              <w:t>Vision Setting Meeting</w:t>
            </w:r>
          </w:p>
        </w:tc>
        <w:tc>
          <w:tcPr>
            <w:tcW w:w="1710" w:type="dxa"/>
          </w:tcPr>
          <w:p w14:paraId="21A721F5" w14:textId="77777777" w:rsidR="003F59BF" w:rsidRPr="0009514F" w:rsidRDefault="003F59BF" w:rsidP="00AA44B6">
            <w:pPr>
              <w:pStyle w:val="TableParagraph"/>
              <w:spacing w:line="252" w:lineRule="exact"/>
              <w:ind w:left="106"/>
              <w:rPr>
                <w:sz w:val="24"/>
                <w:szCs w:val="24"/>
              </w:rPr>
            </w:pPr>
            <w:r w:rsidRPr="0009514F">
              <w:rPr>
                <w:sz w:val="24"/>
                <w:szCs w:val="24"/>
              </w:rPr>
              <w:t>1</w:t>
            </w:r>
          </w:p>
        </w:tc>
        <w:tc>
          <w:tcPr>
            <w:tcW w:w="3681" w:type="dxa"/>
          </w:tcPr>
          <w:p w14:paraId="23CE83E1" w14:textId="77777777" w:rsidR="003F59BF" w:rsidRPr="0009514F" w:rsidRDefault="003F59BF" w:rsidP="00AA44B6">
            <w:pPr>
              <w:pStyle w:val="TableParagraph"/>
              <w:spacing w:line="252" w:lineRule="exact"/>
              <w:ind w:left="0"/>
              <w:rPr>
                <w:sz w:val="24"/>
                <w:szCs w:val="24"/>
              </w:rPr>
            </w:pPr>
            <w:r w:rsidRPr="0009514F">
              <w:rPr>
                <w:sz w:val="24"/>
                <w:szCs w:val="24"/>
              </w:rPr>
              <w:t>Per program per year</w:t>
            </w:r>
          </w:p>
        </w:tc>
      </w:tr>
      <w:tr w:rsidR="003F59BF" w:rsidRPr="0009514F" w14:paraId="5DAE8DDF" w14:textId="77777777" w:rsidTr="006F24E1">
        <w:trPr>
          <w:trHeight w:val="479"/>
        </w:trPr>
        <w:tc>
          <w:tcPr>
            <w:tcW w:w="1605" w:type="dxa"/>
          </w:tcPr>
          <w:p w14:paraId="334D6003" w14:textId="77777777" w:rsidR="003F59BF" w:rsidRPr="0009514F" w:rsidRDefault="003F59BF" w:rsidP="00AA44B6">
            <w:pPr>
              <w:pStyle w:val="TableParagraph"/>
              <w:ind w:left="120"/>
              <w:rPr>
                <w:b/>
                <w:sz w:val="24"/>
                <w:szCs w:val="24"/>
              </w:rPr>
            </w:pPr>
            <w:r w:rsidRPr="0009514F">
              <w:rPr>
                <w:b/>
                <w:spacing w:val="-10"/>
                <w:sz w:val="24"/>
                <w:szCs w:val="24"/>
              </w:rPr>
              <w:t>5</w:t>
            </w:r>
          </w:p>
        </w:tc>
        <w:tc>
          <w:tcPr>
            <w:tcW w:w="2274" w:type="dxa"/>
          </w:tcPr>
          <w:p w14:paraId="3A6915DA" w14:textId="77777777" w:rsidR="003F59BF" w:rsidRPr="0009514F" w:rsidRDefault="003F59BF" w:rsidP="00AA44B6">
            <w:pPr>
              <w:pStyle w:val="TableParagraph"/>
              <w:ind w:left="30"/>
              <w:rPr>
                <w:sz w:val="24"/>
                <w:szCs w:val="24"/>
              </w:rPr>
            </w:pPr>
            <w:r w:rsidRPr="0009514F">
              <w:rPr>
                <w:sz w:val="24"/>
                <w:szCs w:val="24"/>
              </w:rPr>
              <w:t>Programmatic Review Meetings</w:t>
            </w:r>
          </w:p>
        </w:tc>
        <w:tc>
          <w:tcPr>
            <w:tcW w:w="1710" w:type="dxa"/>
          </w:tcPr>
          <w:p w14:paraId="6C781FF6" w14:textId="77777777" w:rsidR="003F59BF" w:rsidRPr="0009514F" w:rsidRDefault="003F59BF" w:rsidP="00AA44B6">
            <w:pPr>
              <w:pStyle w:val="TableParagraph"/>
              <w:ind w:left="106"/>
              <w:rPr>
                <w:sz w:val="24"/>
                <w:szCs w:val="24"/>
              </w:rPr>
            </w:pPr>
            <w:r w:rsidRPr="0009514F">
              <w:rPr>
                <w:sz w:val="24"/>
                <w:szCs w:val="24"/>
              </w:rPr>
              <w:t>1-2</w:t>
            </w:r>
          </w:p>
        </w:tc>
        <w:tc>
          <w:tcPr>
            <w:tcW w:w="3681" w:type="dxa"/>
          </w:tcPr>
          <w:p w14:paraId="576F236A" w14:textId="77777777" w:rsidR="003F59BF" w:rsidRPr="0009514F" w:rsidRDefault="003F59BF" w:rsidP="00AA44B6">
            <w:pPr>
              <w:pStyle w:val="TableParagraph"/>
              <w:ind w:left="0"/>
              <w:rPr>
                <w:sz w:val="24"/>
                <w:szCs w:val="24"/>
              </w:rPr>
            </w:pPr>
            <w:r w:rsidRPr="0009514F">
              <w:rPr>
                <w:sz w:val="24"/>
                <w:szCs w:val="24"/>
              </w:rPr>
              <w:t>Per program per year</w:t>
            </w:r>
          </w:p>
        </w:tc>
      </w:tr>
    </w:tbl>
    <w:p w14:paraId="36A5F5A2" w14:textId="77777777" w:rsidR="003F59BF" w:rsidRPr="0009514F" w:rsidRDefault="003F59BF" w:rsidP="00647217">
      <w:pPr>
        <w:rPr>
          <w:sz w:val="24"/>
          <w:szCs w:val="24"/>
        </w:rPr>
      </w:pPr>
    </w:p>
    <w:p w14:paraId="01735E5A" w14:textId="77777777" w:rsidR="00A75E69" w:rsidRPr="00A75E69" w:rsidRDefault="00A75E69" w:rsidP="00A75E69">
      <w:pPr>
        <w:jc w:val="center"/>
        <w:rPr>
          <w:b/>
          <w:bCs/>
        </w:rPr>
      </w:pPr>
      <w:r w:rsidRPr="00A75E69">
        <w:rPr>
          <w:b/>
          <w:bCs/>
        </w:rPr>
        <w:t>PART</w:t>
      </w:r>
      <w:r w:rsidRPr="00A75E69">
        <w:rPr>
          <w:b/>
          <w:bCs/>
          <w:spacing w:val="-10"/>
        </w:rPr>
        <w:t xml:space="preserve"> </w:t>
      </w:r>
      <w:r w:rsidRPr="00A75E69">
        <w:rPr>
          <w:b/>
          <w:bCs/>
        </w:rPr>
        <w:t>7,</w:t>
      </w:r>
      <w:r w:rsidRPr="00A75E69">
        <w:rPr>
          <w:b/>
          <w:bCs/>
          <w:spacing w:val="-8"/>
        </w:rPr>
        <w:t xml:space="preserve"> </w:t>
      </w:r>
      <w:r w:rsidRPr="00A75E69">
        <w:rPr>
          <w:b/>
          <w:bCs/>
        </w:rPr>
        <w:t>TECHNICAL</w:t>
      </w:r>
      <w:r w:rsidRPr="00A75E69">
        <w:rPr>
          <w:b/>
          <w:bCs/>
          <w:spacing w:val="-10"/>
        </w:rPr>
        <w:t xml:space="preserve"> </w:t>
      </w:r>
      <w:r w:rsidRPr="00A75E69">
        <w:rPr>
          <w:b/>
          <w:bCs/>
        </w:rPr>
        <w:t>EXHIBIT</w:t>
      </w:r>
      <w:r w:rsidRPr="00A75E69">
        <w:rPr>
          <w:b/>
          <w:bCs/>
          <w:spacing w:val="-10"/>
        </w:rPr>
        <w:t xml:space="preserve"> </w:t>
      </w:r>
      <w:r w:rsidRPr="00A75E69">
        <w:rPr>
          <w:b/>
          <w:bCs/>
        </w:rPr>
        <w:t xml:space="preserve">1 </w:t>
      </w:r>
    </w:p>
    <w:p w14:paraId="36B75743" w14:textId="428B9F84" w:rsidR="00A75E69" w:rsidRDefault="00A75E69" w:rsidP="00A75E69">
      <w:pPr>
        <w:jc w:val="center"/>
        <w:rPr>
          <w:b/>
          <w:bCs/>
        </w:rPr>
      </w:pPr>
      <w:r w:rsidRPr="00A75E69">
        <w:rPr>
          <w:b/>
          <w:bCs/>
        </w:rPr>
        <w:t>DELIVERABLES SCHEDULE</w:t>
      </w:r>
    </w:p>
    <w:p w14:paraId="49A5FCAA" w14:textId="77777777" w:rsidR="00A75E69" w:rsidRDefault="00A75E69" w:rsidP="00A75E69">
      <w:pPr>
        <w:jc w:val="center"/>
        <w:rPr>
          <w:b/>
          <w:bCs/>
        </w:rPr>
      </w:pPr>
    </w:p>
    <w:p w14:paraId="0BA6B7E9" w14:textId="77777777" w:rsidR="00A75E69" w:rsidRPr="00A75E69" w:rsidRDefault="00A75E69" w:rsidP="00A75E69">
      <w:pPr>
        <w:rPr>
          <w:b/>
          <w:bCs/>
        </w:rPr>
      </w:pPr>
    </w:p>
    <w:tbl>
      <w:tblPr>
        <w:tblW w:w="9270" w:type="dxa"/>
        <w:tblInd w:w="-95" w:type="dxa"/>
        <w:tblLook w:val="04A0" w:firstRow="1" w:lastRow="0" w:firstColumn="1" w:lastColumn="0" w:noHBand="0" w:noVBand="1"/>
      </w:tblPr>
      <w:tblGrid>
        <w:gridCol w:w="1295"/>
        <w:gridCol w:w="1647"/>
        <w:gridCol w:w="2891"/>
        <w:gridCol w:w="1261"/>
        <w:gridCol w:w="2176"/>
      </w:tblGrid>
      <w:tr w:rsidR="000F104F" w:rsidRPr="0009514F" w14:paraId="5E0432F4" w14:textId="77777777" w:rsidTr="006F24E1">
        <w:trPr>
          <w:trHeight w:val="460"/>
        </w:trPr>
        <w:tc>
          <w:tcPr>
            <w:tcW w:w="1294" w:type="dxa"/>
            <w:tcBorders>
              <w:top w:val="single" w:sz="4" w:space="0" w:color="auto"/>
              <w:left w:val="single" w:sz="4" w:space="0" w:color="auto"/>
              <w:bottom w:val="single" w:sz="4" w:space="0" w:color="auto"/>
              <w:right w:val="single" w:sz="4" w:space="0" w:color="auto"/>
            </w:tcBorders>
            <w:hideMark/>
          </w:tcPr>
          <w:p w14:paraId="57FE5A89" w14:textId="77777777" w:rsidR="000F104F" w:rsidRPr="0009514F" w:rsidRDefault="000F104F" w:rsidP="00AA44B6">
            <w:pPr>
              <w:widowControl/>
              <w:autoSpaceDE/>
              <w:autoSpaceDN/>
              <w:jc w:val="center"/>
              <w:rPr>
                <w:b/>
                <w:bCs/>
                <w:color w:val="000000" w:themeColor="text1"/>
                <w:sz w:val="20"/>
                <w:szCs w:val="20"/>
              </w:rPr>
            </w:pPr>
            <w:r w:rsidRPr="0009514F">
              <w:rPr>
                <w:b/>
                <w:bCs/>
                <w:color w:val="000000" w:themeColor="text1"/>
                <w:sz w:val="20"/>
                <w:szCs w:val="20"/>
              </w:rPr>
              <w:t>Deliverable#</w:t>
            </w:r>
          </w:p>
        </w:tc>
        <w:tc>
          <w:tcPr>
            <w:tcW w:w="1698" w:type="dxa"/>
            <w:tcBorders>
              <w:top w:val="single" w:sz="4" w:space="0" w:color="auto"/>
              <w:left w:val="single" w:sz="4" w:space="0" w:color="auto"/>
              <w:bottom w:val="single" w:sz="4" w:space="0" w:color="auto"/>
              <w:right w:val="single" w:sz="4" w:space="0" w:color="auto"/>
            </w:tcBorders>
            <w:hideMark/>
          </w:tcPr>
          <w:p w14:paraId="53E42F68" w14:textId="77777777" w:rsidR="000F104F" w:rsidRPr="0009514F" w:rsidRDefault="000F104F" w:rsidP="00AA44B6">
            <w:pPr>
              <w:widowControl/>
              <w:autoSpaceDE/>
              <w:autoSpaceDN/>
              <w:jc w:val="center"/>
              <w:rPr>
                <w:color w:val="000000" w:themeColor="text1"/>
                <w:sz w:val="20"/>
                <w:szCs w:val="20"/>
              </w:rPr>
            </w:pPr>
            <w:r w:rsidRPr="0009514F">
              <w:rPr>
                <w:b/>
                <w:bCs/>
                <w:color w:val="000000" w:themeColor="text1"/>
                <w:sz w:val="20"/>
                <w:szCs w:val="20"/>
              </w:rPr>
              <w:t>PWS</w:t>
            </w:r>
            <w:r w:rsidRPr="0009514F">
              <w:rPr>
                <w:b/>
                <w:bCs/>
                <w:color w:val="000000" w:themeColor="text1"/>
                <w:sz w:val="20"/>
                <w:szCs w:val="20"/>
              </w:rPr>
              <w:br/>
              <w:t>Reference</w:t>
            </w:r>
          </w:p>
        </w:tc>
        <w:tc>
          <w:tcPr>
            <w:tcW w:w="2948" w:type="dxa"/>
            <w:tcBorders>
              <w:top w:val="single" w:sz="4" w:space="0" w:color="auto"/>
              <w:left w:val="single" w:sz="4" w:space="0" w:color="auto"/>
              <w:bottom w:val="single" w:sz="4" w:space="0" w:color="auto"/>
              <w:right w:val="single" w:sz="4" w:space="0" w:color="auto"/>
            </w:tcBorders>
            <w:hideMark/>
          </w:tcPr>
          <w:p w14:paraId="73FB895C" w14:textId="77777777" w:rsidR="000F104F" w:rsidRPr="0009514F" w:rsidRDefault="000F104F" w:rsidP="00AA44B6">
            <w:pPr>
              <w:widowControl/>
              <w:autoSpaceDE/>
              <w:autoSpaceDN/>
              <w:rPr>
                <w:b/>
                <w:bCs/>
                <w:color w:val="000000" w:themeColor="text1"/>
                <w:sz w:val="20"/>
                <w:szCs w:val="20"/>
              </w:rPr>
            </w:pPr>
            <w:r w:rsidRPr="0009514F">
              <w:rPr>
                <w:b/>
                <w:bCs/>
                <w:color w:val="000000" w:themeColor="text1"/>
                <w:sz w:val="20"/>
                <w:szCs w:val="20"/>
              </w:rPr>
              <w:t>Title of Deliverable</w:t>
            </w:r>
          </w:p>
        </w:tc>
        <w:tc>
          <w:tcPr>
            <w:tcW w:w="1080" w:type="dxa"/>
            <w:tcBorders>
              <w:top w:val="single" w:sz="4" w:space="0" w:color="auto"/>
              <w:left w:val="single" w:sz="4" w:space="0" w:color="auto"/>
              <w:bottom w:val="single" w:sz="4" w:space="0" w:color="auto"/>
              <w:right w:val="single" w:sz="4" w:space="0" w:color="auto"/>
            </w:tcBorders>
            <w:hideMark/>
          </w:tcPr>
          <w:p w14:paraId="13D193CC" w14:textId="77777777" w:rsidR="000F104F" w:rsidRPr="0009514F" w:rsidRDefault="000F104F" w:rsidP="00AA44B6">
            <w:pPr>
              <w:widowControl/>
              <w:autoSpaceDE/>
              <w:autoSpaceDN/>
              <w:rPr>
                <w:b/>
                <w:bCs/>
                <w:color w:val="000000" w:themeColor="text1"/>
                <w:sz w:val="20"/>
                <w:szCs w:val="20"/>
              </w:rPr>
            </w:pPr>
            <w:r w:rsidRPr="0009514F">
              <w:rPr>
                <w:b/>
                <w:bCs/>
                <w:color w:val="000000" w:themeColor="text1"/>
                <w:sz w:val="20"/>
                <w:szCs w:val="20"/>
              </w:rPr>
              <w:t>Distribution</w:t>
            </w:r>
          </w:p>
        </w:tc>
        <w:tc>
          <w:tcPr>
            <w:tcW w:w="2250" w:type="dxa"/>
            <w:tcBorders>
              <w:top w:val="single" w:sz="4" w:space="0" w:color="auto"/>
              <w:left w:val="single" w:sz="4" w:space="0" w:color="auto"/>
              <w:bottom w:val="single" w:sz="4" w:space="0" w:color="auto"/>
              <w:right w:val="single" w:sz="4" w:space="0" w:color="auto"/>
            </w:tcBorders>
            <w:hideMark/>
          </w:tcPr>
          <w:p w14:paraId="6A1FB8DF" w14:textId="77777777" w:rsidR="000F104F" w:rsidRPr="0009514F" w:rsidRDefault="000F104F" w:rsidP="00AA44B6">
            <w:pPr>
              <w:widowControl/>
              <w:autoSpaceDE/>
              <w:autoSpaceDN/>
              <w:rPr>
                <w:b/>
                <w:bCs/>
                <w:color w:val="000000" w:themeColor="text1"/>
                <w:sz w:val="20"/>
                <w:szCs w:val="20"/>
              </w:rPr>
            </w:pPr>
            <w:r w:rsidRPr="0009514F">
              <w:rPr>
                <w:b/>
                <w:bCs/>
                <w:color w:val="000000" w:themeColor="text1"/>
                <w:sz w:val="20"/>
                <w:szCs w:val="20"/>
              </w:rPr>
              <w:t>Initial and Subsequent Timelines</w:t>
            </w:r>
          </w:p>
        </w:tc>
      </w:tr>
      <w:tr w:rsidR="000F104F" w:rsidRPr="0009514F" w14:paraId="3BD6671A" w14:textId="77777777" w:rsidTr="006F24E1">
        <w:trPr>
          <w:trHeight w:val="691"/>
        </w:trPr>
        <w:tc>
          <w:tcPr>
            <w:tcW w:w="1294" w:type="dxa"/>
            <w:tcBorders>
              <w:top w:val="single" w:sz="4" w:space="0" w:color="auto"/>
              <w:left w:val="single" w:sz="4" w:space="0" w:color="auto"/>
              <w:bottom w:val="single" w:sz="4" w:space="0" w:color="auto"/>
              <w:right w:val="single" w:sz="4" w:space="0" w:color="auto"/>
            </w:tcBorders>
            <w:hideMark/>
          </w:tcPr>
          <w:p w14:paraId="6223A2B7"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w:t>
            </w:r>
          </w:p>
        </w:tc>
        <w:tc>
          <w:tcPr>
            <w:tcW w:w="1698" w:type="dxa"/>
            <w:tcBorders>
              <w:top w:val="single" w:sz="4" w:space="0" w:color="auto"/>
              <w:left w:val="nil"/>
              <w:bottom w:val="single" w:sz="4" w:space="0" w:color="auto"/>
              <w:right w:val="single" w:sz="4" w:space="0" w:color="auto"/>
            </w:tcBorders>
            <w:hideMark/>
          </w:tcPr>
          <w:p w14:paraId="0C262BC9" w14:textId="77777777" w:rsidR="000F104F" w:rsidRPr="0009514F" w:rsidRDefault="000F104F" w:rsidP="00AA44B6">
            <w:pPr>
              <w:widowControl/>
              <w:autoSpaceDE/>
              <w:autoSpaceDN/>
              <w:jc w:val="center"/>
              <w:rPr>
                <w:sz w:val="20"/>
                <w:szCs w:val="20"/>
              </w:rPr>
            </w:pPr>
            <w:r w:rsidRPr="0009514F">
              <w:rPr>
                <w:sz w:val="20"/>
                <w:szCs w:val="20"/>
              </w:rPr>
              <w:t>4.1.9</w:t>
            </w:r>
          </w:p>
        </w:tc>
        <w:tc>
          <w:tcPr>
            <w:tcW w:w="2948" w:type="dxa"/>
            <w:tcBorders>
              <w:top w:val="single" w:sz="4" w:space="0" w:color="auto"/>
              <w:left w:val="nil"/>
              <w:bottom w:val="single" w:sz="4" w:space="0" w:color="auto"/>
              <w:right w:val="single" w:sz="4" w:space="0" w:color="auto"/>
            </w:tcBorders>
            <w:hideMark/>
          </w:tcPr>
          <w:p w14:paraId="2F6A87AD" w14:textId="77777777" w:rsidR="000F104F" w:rsidRPr="0009514F" w:rsidRDefault="000F104F" w:rsidP="00AA44B6">
            <w:pPr>
              <w:widowControl/>
              <w:autoSpaceDE/>
              <w:autoSpaceDN/>
              <w:rPr>
                <w:sz w:val="20"/>
                <w:szCs w:val="20"/>
              </w:rPr>
            </w:pPr>
            <w:r w:rsidRPr="0009514F">
              <w:rPr>
                <w:sz w:val="20"/>
                <w:szCs w:val="20"/>
              </w:rPr>
              <w:t>Data Use Agreement  (solicitation Attachment 13)</w:t>
            </w:r>
          </w:p>
        </w:tc>
        <w:tc>
          <w:tcPr>
            <w:tcW w:w="1080" w:type="dxa"/>
            <w:tcBorders>
              <w:top w:val="single" w:sz="4" w:space="0" w:color="auto"/>
              <w:left w:val="nil"/>
              <w:bottom w:val="single" w:sz="4" w:space="0" w:color="auto"/>
              <w:right w:val="single" w:sz="4" w:space="0" w:color="auto"/>
            </w:tcBorders>
            <w:hideMark/>
          </w:tcPr>
          <w:p w14:paraId="24E3C088"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single" w:sz="4" w:space="0" w:color="auto"/>
              <w:left w:val="nil"/>
              <w:bottom w:val="single" w:sz="4" w:space="0" w:color="auto"/>
              <w:right w:val="single" w:sz="4" w:space="0" w:color="auto"/>
            </w:tcBorders>
            <w:hideMark/>
          </w:tcPr>
          <w:p w14:paraId="505DDC39" w14:textId="77777777" w:rsidR="000F104F" w:rsidRPr="0009514F" w:rsidRDefault="000F104F" w:rsidP="00AA44B6">
            <w:pPr>
              <w:widowControl/>
              <w:autoSpaceDE/>
              <w:autoSpaceDN/>
              <w:rPr>
                <w:sz w:val="20"/>
                <w:szCs w:val="20"/>
              </w:rPr>
            </w:pPr>
            <w:r w:rsidRPr="0009514F">
              <w:rPr>
                <w:sz w:val="20"/>
                <w:szCs w:val="20"/>
              </w:rPr>
              <w:t>Within 30 days of contract award</w:t>
            </w:r>
            <w:r w:rsidRPr="0009514F">
              <w:rPr>
                <w:sz w:val="20"/>
                <w:szCs w:val="20"/>
              </w:rPr>
              <w:br/>
              <w:t>Final delivered after consultation with CDMRP PM</w:t>
            </w:r>
            <w:r w:rsidRPr="0009514F">
              <w:rPr>
                <w:sz w:val="20"/>
                <w:szCs w:val="20"/>
              </w:rPr>
              <w:br/>
              <w:t>Update as applicable</w:t>
            </w:r>
          </w:p>
        </w:tc>
      </w:tr>
      <w:tr w:rsidR="000F104F" w:rsidRPr="0009514F" w14:paraId="4554947C" w14:textId="77777777" w:rsidTr="006F24E1">
        <w:trPr>
          <w:trHeight w:val="691"/>
        </w:trPr>
        <w:tc>
          <w:tcPr>
            <w:tcW w:w="1294" w:type="dxa"/>
            <w:tcBorders>
              <w:top w:val="nil"/>
              <w:left w:val="single" w:sz="4" w:space="0" w:color="auto"/>
              <w:bottom w:val="single" w:sz="4" w:space="0" w:color="auto"/>
              <w:right w:val="single" w:sz="4" w:space="0" w:color="auto"/>
            </w:tcBorders>
            <w:hideMark/>
          </w:tcPr>
          <w:p w14:paraId="2B3E159B" w14:textId="77777777" w:rsidR="000F104F" w:rsidRPr="0009514F" w:rsidRDefault="000F104F" w:rsidP="00AA44B6">
            <w:pPr>
              <w:widowControl/>
              <w:autoSpaceDE/>
              <w:autoSpaceDN/>
              <w:jc w:val="center"/>
              <w:rPr>
                <w:color w:val="000000"/>
                <w:sz w:val="20"/>
                <w:szCs w:val="20"/>
              </w:rPr>
            </w:pPr>
            <w:r w:rsidRPr="0009514F">
              <w:rPr>
                <w:color w:val="000000"/>
                <w:sz w:val="20"/>
                <w:szCs w:val="20"/>
              </w:rPr>
              <w:t>2</w:t>
            </w:r>
          </w:p>
        </w:tc>
        <w:tc>
          <w:tcPr>
            <w:tcW w:w="1698" w:type="dxa"/>
            <w:tcBorders>
              <w:top w:val="nil"/>
              <w:left w:val="nil"/>
              <w:bottom w:val="single" w:sz="4" w:space="0" w:color="auto"/>
              <w:right w:val="single" w:sz="4" w:space="0" w:color="auto"/>
            </w:tcBorders>
            <w:hideMark/>
          </w:tcPr>
          <w:p w14:paraId="07CFA7E4" w14:textId="77777777" w:rsidR="000F104F" w:rsidRPr="0009514F" w:rsidRDefault="000F104F" w:rsidP="00AA44B6">
            <w:pPr>
              <w:widowControl/>
              <w:autoSpaceDE/>
              <w:autoSpaceDN/>
              <w:jc w:val="center"/>
              <w:rPr>
                <w:sz w:val="20"/>
                <w:szCs w:val="20"/>
              </w:rPr>
            </w:pPr>
            <w:r w:rsidRPr="0009514F">
              <w:rPr>
                <w:sz w:val="20"/>
                <w:szCs w:val="20"/>
              </w:rPr>
              <w:t>5.2.5</w:t>
            </w:r>
          </w:p>
        </w:tc>
        <w:tc>
          <w:tcPr>
            <w:tcW w:w="2948" w:type="dxa"/>
            <w:tcBorders>
              <w:top w:val="nil"/>
              <w:left w:val="nil"/>
              <w:bottom w:val="single" w:sz="4" w:space="0" w:color="auto"/>
              <w:right w:val="single" w:sz="4" w:space="0" w:color="auto"/>
            </w:tcBorders>
            <w:hideMark/>
          </w:tcPr>
          <w:p w14:paraId="44687B5E" w14:textId="77777777" w:rsidR="000F104F" w:rsidRPr="0009514F" w:rsidRDefault="000F104F" w:rsidP="00AA44B6">
            <w:pPr>
              <w:widowControl/>
              <w:autoSpaceDE/>
              <w:autoSpaceDN/>
              <w:rPr>
                <w:sz w:val="20"/>
                <w:szCs w:val="20"/>
              </w:rPr>
            </w:pPr>
            <w:r w:rsidRPr="0009514F">
              <w:rPr>
                <w:sz w:val="20"/>
                <w:szCs w:val="20"/>
              </w:rPr>
              <w:t xml:space="preserve">Deliverables/Receivables Tracking Sheet (D/RTS)/ Outline   Tracking   Sheet (OTS)   (solicitation Attachment 9)  </w:t>
            </w:r>
          </w:p>
        </w:tc>
        <w:tc>
          <w:tcPr>
            <w:tcW w:w="1080" w:type="dxa"/>
            <w:tcBorders>
              <w:top w:val="nil"/>
              <w:left w:val="nil"/>
              <w:bottom w:val="single" w:sz="4" w:space="0" w:color="auto"/>
              <w:right w:val="single" w:sz="4" w:space="0" w:color="auto"/>
            </w:tcBorders>
            <w:hideMark/>
          </w:tcPr>
          <w:p w14:paraId="77519F0F"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nil"/>
              <w:left w:val="nil"/>
              <w:bottom w:val="single" w:sz="4" w:space="0" w:color="auto"/>
              <w:right w:val="single" w:sz="4" w:space="0" w:color="auto"/>
            </w:tcBorders>
            <w:hideMark/>
          </w:tcPr>
          <w:p w14:paraId="11500175" w14:textId="77777777" w:rsidR="000F104F" w:rsidRPr="0009514F" w:rsidRDefault="000F104F" w:rsidP="00AA44B6">
            <w:pPr>
              <w:widowControl/>
              <w:autoSpaceDE/>
              <w:autoSpaceDN/>
              <w:rPr>
                <w:sz w:val="20"/>
                <w:szCs w:val="20"/>
              </w:rPr>
            </w:pPr>
            <w:r w:rsidRPr="0009514F">
              <w:rPr>
                <w:sz w:val="20"/>
                <w:szCs w:val="20"/>
              </w:rPr>
              <w:t>Draft 10 business days within task order start date</w:t>
            </w:r>
            <w:r w:rsidRPr="0009514F">
              <w:rPr>
                <w:sz w:val="20"/>
                <w:szCs w:val="20"/>
              </w:rPr>
              <w:br/>
              <w:t>Final delivered after consultation with CDMRP PM</w:t>
            </w:r>
            <w:r w:rsidRPr="0009514F">
              <w:rPr>
                <w:sz w:val="20"/>
                <w:szCs w:val="20"/>
              </w:rPr>
              <w:br/>
              <w:t>Update as applicable</w:t>
            </w:r>
          </w:p>
        </w:tc>
      </w:tr>
      <w:tr w:rsidR="000F104F" w:rsidRPr="0009514F" w14:paraId="52EBDF7D" w14:textId="77777777" w:rsidTr="006F24E1">
        <w:trPr>
          <w:trHeight w:val="460"/>
        </w:trPr>
        <w:tc>
          <w:tcPr>
            <w:tcW w:w="1294" w:type="dxa"/>
            <w:tcBorders>
              <w:top w:val="nil"/>
              <w:left w:val="single" w:sz="4" w:space="0" w:color="auto"/>
              <w:bottom w:val="single" w:sz="4" w:space="0" w:color="auto"/>
              <w:right w:val="single" w:sz="4" w:space="0" w:color="auto"/>
            </w:tcBorders>
            <w:hideMark/>
          </w:tcPr>
          <w:p w14:paraId="58D12E9D" w14:textId="77777777" w:rsidR="000F104F" w:rsidRPr="0009514F" w:rsidRDefault="000F104F" w:rsidP="00AA44B6">
            <w:pPr>
              <w:widowControl/>
              <w:autoSpaceDE/>
              <w:autoSpaceDN/>
              <w:jc w:val="center"/>
              <w:rPr>
                <w:color w:val="000000"/>
                <w:sz w:val="20"/>
                <w:szCs w:val="20"/>
              </w:rPr>
            </w:pPr>
            <w:r w:rsidRPr="0009514F">
              <w:rPr>
                <w:color w:val="000000"/>
                <w:sz w:val="20"/>
                <w:szCs w:val="20"/>
              </w:rPr>
              <w:t>3</w:t>
            </w:r>
          </w:p>
        </w:tc>
        <w:tc>
          <w:tcPr>
            <w:tcW w:w="1698" w:type="dxa"/>
            <w:tcBorders>
              <w:top w:val="nil"/>
              <w:left w:val="nil"/>
              <w:bottom w:val="single" w:sz="4" w:space="0" w:color="auto"/>
              <w:right w:val="single" w:sz="4" w:space="0" w:color="auto"/>
            </w:tcBorders>
            <w:hideMark/>
          </w:tcPr>
          <w:p w14:paraId="6BF62782" w14:textId="77777777" w:rsidR="000F104F" w:rsidRPr="0009514F" w:rsidRDefault="000F104F" w:rsidP="00AA44B6">
            <w:pPr>
              <w:widowControl/>
              <w:autoSpaceDE/>
              <w:autoSpaceDN/>
              <w:jc w:val="center"/>
              <w:rPr>
                <w:sz w:val="20"/>
                <w:szCs w:val="20"/>
              </w:rPr>
            </w:pPr>
            <w:r w:rsidRPr="0009514F">
              <w:rPr>
                <w:sz w:val="20"/>
                <w:szCs w:val="20"/>
              </w:rPr>
              <w:t>5.2.2.2; 5.2.5.1</w:t>
            </w:r>
          </w:p>
        </w:tc>
        <w:tc>
          <w:tcPr>
            <w:tcW w:w="2948" w:type="dxa"/>
            <w:tcBorders>
              <w:top w:val="nil"/>
              <w:left w:val="nil"/>
              <w:bottom w:val="single" w:sz="4" w:space="0" w:color="auto"/>
              <w:right w:val="single" w:sz="4" w:space="0" w:color="auto"/>
            </w:tcBorders>
            <w:hideMark/>
          </w:tcPr>
          <w:p w14:paraId="5D568456" w14:textId="77777777" w:rsidR="000F104F" w:rsidRPr="0009514F" w:rsidRDefault="000F104F" w:rsidP="00AA44B6">
            <w:pPr>
              <w:widowControl/>
              <w:autoSpaceDE/>
              <w:autoSpaceDN/>
              <w:rPr>
                <w:sz w:val="20"/>
                <w:szCs w:val="20"/>
              </w:rPr>
            </w:pPr>
            <w:r w:rsidRPr="0009514F">
              <w:rPr>
                <w:sz w:val="20"/>
                <w:szCs w:val="20"/>
              </w:rPr>
              <w:t>Investment Strategy (solicitation Attachment 10)</w:t>
            </w:r>
          </w:p>
        </w:tc>
        <w:tc>
          <w:tcPr>
            <w:tcW w:w="1080" w:type="dxa"/>
            <w:tcBorders>
              <w:top w:val="nil"/>
              <w:left w:val="nil"/>
              <w:bottom w:val="single" w:sz="4" w:space="0" w:color="auto"/>
              <w:right w:val="single" w:sz="4" w:space="0" w:color="auto"/>
            </w:tcBorders>
            <w:hideMark/>
          </w:tcPr>
          <w:p w14:paraId="5B1FB67A"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nil"/>
              <w:left w:val="nil"/>
              <w:bottom w:val="single" w:sz="4" w:space="0" w:color="auto"/>
              <w:right w:val="single" w:sz="4" w:space="0" w:color="auto"/>
            </w:tcBorders>
            <w:hideMark/>
          </w:tcPr>
          <w:p w14:paraId="6AA83AFD" w14:textId="77777777" w:rsidR="000F104F" w:rsidRPr="0009514F" w:rsidRDefault="000F104F" w:rsidP="00AA44B6">
            <w:pPr>
              <w:widowControl/>
              <w:autoSpaceDE/>
              <w:autoSpaceDN/>
              <w:rPr>
                <w:color w:val="000000"/>
                <w:sz w:val="20"/>
                <w:szCs w:val="20"/>
              </w:rPr>
            </w:pPr>
            <w:r w:rsidRPr="0009514F">
              <w:rPr>
                <w:color w:val="000000"/>
                <w:sz w:val="20"/>
                <w:szCs w:val="20"/>
              </w:rPr>
              <w:t>Draft at conclusion of Vision Setting meeting</w:t>
            </w:r>
            <w:r w:rsidRPr="0009514F">
              <w:rPr>
                <w:color w:val="000000"/>
                <w:sz w:val="20"/>
                <w:szCs w:val="20"/>
              </w:rPr>
              <w:br/>
              <w:t>Final 1 business day after meeting</w:t>
            </w:r>
          </w:p>
        </w:tc>
      </w:tr>
      <w:tr w:rsidR="000F104F" w:rsidRPr="0009514F" w14:paraId="6FD07C13" w14:textId="77777777" w:rsidTr="0053600B">
        <w:trPr>
          <w:trHeight w:val="460"/>
        </w:trPr>
        <w:tc>
          <w:tcPr>
            <w:tcW w:w="1294" w:type="dxa"/>
            <w:tcBorders>
              <w:top w:val="nil"/>
              <w:left w:val="single" w:sz="4" w:space="0" w:color="auto"/>
              <w:bottom w:val="single" w:sz="4" w:space="0" w:color="auto"/>
              <w:right w:val="single" w:sz="4" w:space="0" w:color="auto"/>
            </w:tcBorders>
            <w:hideMark/>
          </w:tcPr>
          <w:p w14:paraId="3DE9A79C" w14:textId="77777777" w:rsidR="000F104F" w:rsidRPr="0009514F" w:rsidRDefault="000F104F" w:rsidP="00AA44B6">
            <w:pPr>
              <w:widowControl/>
              <w:autoSpaceDE/>
              <w:autoSpaceDN/>
              <w:jc w:val="center"/>
              <w:rPr>
                <w:color w:val="000000"/>
                <w:sz w:val="20"/>
                <w:szCs w:val="20"/>
              </w:rPr>
            </w:pPr>
            <w:r w:rsidRPr="0009514F">
              <w:rPr>
                <w:color w:val="000000"/>
                <w:sz w:val="20"/>
                <w:szCs w:val="20"/>
              </w:rPr>
              <w:t>4</w:t>
            </w:r>
          </w:p>
        </w:tc>
        <w:tc>
          <w:tcPr>
            <w:tcW w:w="1698" w:type="dxa"/>
            <w:tcBorders>
              <w:top w:val="nil"/>
              <w:left w:val="nil"/>
              <w:bottom w:val="single" w:sz="4" w:space="0" w:color="auto"/>
              <w:right w:val="single" w:sz="4" w:space="0" w:color="auto"/>
            </w:tcBorders>
            <w:hideMark/>
          </w:tcPr>
          <w:p w14:paraId="47CFE669" w14:textId="77777777" w:rsidR="000F104F" w:rsidRPr="0009514F" w:rsidRDefault="000F104F" w:rsidP="00AA44B6">
            <w:pPr>
              <w:widowControl/>
              <w:autoSpaceDE/>
              <w:autoSpaceDN/>
              <w:jc w:val="center"/>
              <w:rPr>
                <w:sz w:val="20"/>
                <w:szCs w:val="20"/>
              </w:rPr>
            </w:pPr>
            <w:r w:rsidRPr="0009514F">
              <w:rPr>
                <w:sz w:val="20"/>
                <w:szCs w:val="20"/>
              </w:rPr>
              <w:t>5.2.5.2</w:t>
            </w:r>
          </w:p>
        </w:tc>
        <w:tc>
          <w:tcPr>
            <w:tcW w:w="2948" w:type="dxa"/>
            <w:tcBorders>
              <w:top w:val="nil"/>
              <w:left w:val="nil"/>
              <w:bottom w:val="single" w:sz="4" w:space="0" w:color="auto"/>
              <w:right w:val="single" w:sz="4" w:space="0" w:color="auto"/>
            </w:tcBorders>
            <w:hideMark/>
          </w:tcPr>
          <w:p w14:paraId="0DC722B7" w14:textId="77777777" w:rsidR="000F104F" w:rsidRPr="0009514F" w:rsidRDefault="000F104F" w:rsidP="00AA44B6">
            <w:pPr>
              <w:widowControl/>
              <w:autoSpaceDE/>
              <w:autoSpaceDN/>
              <w:rPr>
                <w:sz w:val="20"/>
                <w:szCs w:val="20"/>
              </w:rPr>
            </w:pPr>
            <w:r w:rsidRPr="0009514F">
              <w:rPr>
                <w:sz w:val="20"/>
                <w:szCs w:val="20"/>
              </w:rPr>
              <w:t>Vision   Setting   Meeting Summary Report</w:t>
            </w:r>
          </w:p>
        </w:tc>
        <w:tc>
          <w:tcPr>
            <w:tcW w:w="1080" w:type="dxa"/>
            <w:tcBorders>
              <w:top w:val="nil"/>
              <w:left w:val="nil"/>
              <w:bottom w:val="single" w:sz="4" w:space="0" w:color="auto"/>
              <w:right w:val="single" w:sz="4" w:space="0" w:color="auto"/>
            </w:tcBorders>
            <w:hideMark/>
          </w:tcPr>
          <w:p w14:paraId="2B8B6E6B"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nil"/>
              <w:left w:val="nil"/>
              <w:bottom w:val="single" w:sz="4" w:space="0" w:color="auto"/>
              <w:right w:val="single" w:sz="4" w:space="0" w:color="auto"/>
            </w:tcBorders>
            <w:hideMark/>
          </w:tcPr>
          <w:p w14:paraId="1F17D198" w14:textId="77777777" w:rsidR="000F104F" w:rsidRPr="0009514F" w:rsidRDefault="000F104F" w:rsidP="00AA44B6">
            <w:pPr>
              <w:widowControl/>
              <w:autoSpaceDE/>
              <w:autoSpaceDN/>
              <w:rPr>
                <w:color w:val="000000"/>
                <w:sz w:val="20"/>
                <w:szCs w:val="20"/>
              </w:rPr>
            </w:pPr>
            <w:r w:rsidRPr="0009514F">
              <w:rPr>
                <w:color w:val="000000"/>
                <w:sz w:val="20"/>
                <w:szCs w:val="20"/>
              </w:rPr>
              <w:t>Draft 5 business days after Vision Setting meeting</w:t>
            </w:r>
            <w:r w:rsidRPr="0009514F">
              <w:rPr>
                <w:color w:val="000000"/>
                <w:sz w:val="20"/>
                <w:szCs w:val="20"/>
              </w:rPr>
              <w:br/>
              <w:t>Final 10 business days after meeting</w:t>
            </w:r>
          </w:p>
        </w:tc>
      </w:tr>
      <w:tr w:rsidR="000F104F" w:rsidRPr="0009514F" w14:paraId="52C27529" w14:textId="77777777" w:rsidTr="0053600B">
        <w:trPr>
          <w:trHeight w:val="1153"/>
        </w:trPr>
        <w:tc>
          <w:tcPr>
            <w:tcW w:w="1294" w:type="dxa"/>
            <w:tcBorders>
              <w:top w:val="single" w:sz="4" w:space="0" w:color="auto"/>
              <w:left w:val="single" w:sz="4" w:space="0" w:color="auto"/>
              <w:bottom w:val="single" w:sz="4" w:space="0" w:color="auto"/>
              <w:right w:val="single" w:sz="4" w:space="0" w:color="auto"/>
            </w:tcBorders>
            <w:hideMark/>
          </w:tcPr>
          <w:p w14:paraId="2C34C629"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w:t>
            </w:r>
          </w:p>
        </w:tc>
        <w:tc>
          <w:tcPr>
            <w:tcW w:w="1698" w:type="dxa"/>
            <w:tcBorders>
              <w:top w:val="single" w:sz="4" w:space="0" w:color="auto"/>
              <w:left w:val="single" w:sz="4" w:space="0" w:color="auto"/>
              <w:bottom w:val="single" w:sz="4" w:space="0" w:color="auto"/>
              <w:right w:val="single" w:sz="4" w:space="0" w:color="auto"/>
            </w:tcBorders>
            <w:hideMark/>
          </w:tcPr>
          <w:p w14:paraId="7FA2E40A" w14:textId="77777777" w:rsidR="000F104F" w:rsidRPr="0009514F" w:rsidRDefault="000F104F" w:rsidP="00AA44B6">
            <w:pPr>
              <w:widowControl/>
              <w:autoSpaceDE/>
              <w:autoSpaceDN/>
              <w:jc w:val="center"/>
              <w:rPr>
                <w:sz w:val="20"/>
                <w:szCs w:val="20"/>
              </w:rPr>
            </w:pPr>
            <w:r w:rsidRPr="0009514F">
              <w:rPr>
                <w:sz w:val="20"/>
                <w:szCs w:val="20"/>
              </w:rPr>
              <w:t>5.2.1.1; 5.2.5.3</w:t>
            </w:r>
          </w:p>
        </w:tc>
        <w:tc>
          <w:tcPr>
            <w:tcW w:w="2948" w:type="dxa"/>
            <w:tcBorders>
              <w:top w:val="single" w:sz="4" w:space="0" w:color="auto"/>
              <w:left w:val="single" w:sz="4" w:space="0" w:color="auto"/>
              <w:bottom w:val="single" w:sz="4" w:space="0" w:color="auto"/>
              <w:right w:val="single" w:sz="4" w:space="0" w:color="auto"/>
            </w:tcBorders>
            <w:hideMark/>
          </w:tcPr>
          <w:p w14:paraId="271348F9" w14:textId="77777777" w:rsidR="000F104F" w:rsidRPr="0009514F" w:rsidRDefault="000F104F" w:rsidP="00AA44B6">
            <w:pPr>
              <w:widowControl/>
              <w:autoSpaceDE/>
              <w:autoSpaceDN/>
              <w:rPr>
                <w:sz w:val="20"/>
                <w:szCs w:val="20"/>
              </w:rPr>
            </w:pPr>
            <w:r w:rsidRPr="0009514F">
              <w:rPr>
                <w:sz w:val="20"/>
                <w:szCs w:val="20"/>
              </w:rPr>
              <w:t>Funding Opportunity Announcement (FOA) Initial Template Draft</w:t>
            </w:r>
          </w:p>
        </w:tc>
        <w:tc>
          <w:tcPr>
            <w:tcW w:w="1080" w:type="dxa"/>
            <w:tcBorders>
              <w:top w:val="single" w:sz="4" w:space="0" w:color="auto"/>
              <w:left w:val="single" w:sz="4" w:space="0" w:color="auto"/>
              <w:bottom w:val="single" w:sz="4" w:space="0" w:color="auto"/>
              <w:right w:val="single" w:sz="4" w:space="0" w:color="auto"/>
            </w:tcBorders>
            <w:hideMark/>
          </w:tcPr>
          <w:p w14:paraId="29E33D51"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single" w:sz="4" w:space="0" w:color="auto"/>
              <w:left w:val="single" w:sz="4" w:space="0" w:color="auto"/>
              <w:bottom w:val="single" w:sz="4" w:space="0" w:color="auto"/>
              <w:right w:val="single" w:sz="4" w:space="0" w:color="auto"/>
            </w:tcBorders>
            <w:hideMark/>
          </w:tcPr>
          <w:p w14:paraId="0DB4237F" w14:textId="77777777" w:rsidR="000F104F" w:rsidRPr="0009514F" w:rsidRDefault="000F104F" w:rsidP="00AA44B6">
            <w:pPr>
              <w:widowControl/>
              <w:autoSpaceDE/>
              <w:autoSpaceDN/>
              <w:rPr>
                <w:color w:val="000000"/>
                <w:sz w:val="20"/>
                <w:szCs w:val="20"/>
              </w:rPr>
            </w:pPr>
            <w:r w:rsidRPr="0009514F">
              <w:rPr>
                <w:color w:val="000000"/>
                <w:sz w:val="20"/>
                <w:szCs w:val="20"/>
              </w:rPr>
              <w:t>4 FOAs within 10 business days of Vision Setting meeting or request by the PM.</w:t>
            </w:r>
            <w:r w:rsidRPr="0009514F">
              <w:rPr>
                <w:color w:val="000000"/>
                <w:sz w:val="20"/>
                <w:szCs w:val="20"/>
              </w:rPr>
              <w:br/>
              <w:t xml:space="preserve">Additional FOAs shall </w:t>
            </w:r>
            <w:r w:rsidRPr="0009514F">
              <w:rPr>
                <w:color w:val="000000"/>
                <w:sz w:val="20"/>
                <w:szCs w:val="20"/>
              </w:rPr>
              <w:lastRenderedPageBreak/>
              <w:t>be delivered within 15 business days with 4 FOAs delivered within 10 business days, and the remaining FOAs delivered within a total of 15 business days of Vision Setting or request by the</w:t>
            </w:r>
            <w:r w:rsidRPr="0009514F">
              <w:rPr>
                <w:color w:val="000000"/>
                <w:sz w:val="20"/>
                <w:szCs w:val="20"/>
              </w:rPr>
              <w:br/>
              <w:t>PM.</w:t>
            </w:r>
          </w:p>
        </w:tc>
      </w:tr>
      <w:tr w:rsidR="000F104F" w:rsidRPr="0009514F" w14:paraId="3E424ED4" w14:textId="77777777" w:rsidTr="0053600B">
        <w:trPr>
          <w:trHeight w:val="460"/>
        </w:trPr>
        <w:tc>
          <w:tcPr>
            <w:tcW w:w="1294" w:type="dxa"/>
            <w:tcBorders>
              <w:top w:val="single" w:sz="4" w:space="0" w:color="auto"/>
              <w:left w:val="single" w:sz="4" w:space="0" w:color="auto"/>
              <w:bottom w:val="single" w:sz="4" w:space="0" w:color="auto"/>
              <w:right w:val="single" w:sz="4" w:space="0" w:color="auto"/>
            </w:tcBorders>
            <w:hideMark/>
          </w:tcPr>
          <w:p w14:paraId="09157E50" w14:textId="77777777" w:rsidR="000F104F" w:rsidRPr="0009514F" w:rsidRDefault="000F104F" w:rsidP="00AA44B6">
            <w:pPr>
              <w:widowControl/>
              <w:autoSpaceDE/>
              <w:autoSpaceDN/>
              <w:jc w:val="center"/>
              <w:rPr>
                <w:color w:val="000000"/>
                <w:sz w:val="20"/>
                <w:szCs w:val="20"/>
              </w:rPr>
            </w:pPr>
            <w:r w:rsidRPr="0009514F">
              <w:rPr>
                <w:color w:val="000000"/>
                <w:sz w:val="20"/>
                <w:szCs w:val="20"/>
              </w:rPr>
              <w:lastRenderedPageBreak/>
              <w:t>6</w:t>
            </w:r>
          </w:p>
        </w:tc>
        <w:tc>
          <w:tcPr>
            <w:tcW w:w="1698" w:type="dxa"/>
            <w:tcBorders>
              <w:top w:val="single" w:sz="4" w:space="0" w:color="auto"/>
              <w:left w:val="nil"/>
              <w:bottom w:val="single" w:sz="4" w:space="0" w:color="auto"/>
              <w:right w:val="single" w:sz="4" w:space="0" w:color="auto"/>
            </w:tcBorders>
            <w:hideMark/>
          </w:tcPr>
          <w:p w14:paraId="189B836E" w14:textId="77777777" w:rsidR="000F104F" w:rsidRPr="0009514F" w:rsidRDefault="000F104F" w:rsidP="00AA44B6">
            <w:pPr>
              <w:widowControl/>
              <w:autoSpaceDE/>
              <w:autoSpaceDN/>
              <w:jc w:val="center"/>
              <w:rPr>
                <w:sz w:val="20"/>
                <w:szCs w:val="20"/>
              </w:rPr>
            </w:pPr>
            <w:r w:rsidRPr="0009514F">
              <w:rPr>
                <w:sz w:val="20"/>
                <w:szCs w:val="20"/>
              </w:rPr>
              <w:t>5.2.1.1; 5.2.5.4</w:t>
            </w:r>
          </w:p>
        </w:tc>
        <w:tc>
          <w:tcPr>
            <w:tcW w:w="2948" w:type="dxa"/>
            <w:tcBorders>
              <w:top w:val="single" w:sz="4" w:space="0" w:color="auto"/>
              <w:left w:val="nil"/>
              <w:bottom w:val="single" w:sz="4" w:space="0" w:color="auto"/>
              <w:right w:val="single" w:sz="4" w:space="0" w:color="auto"/>
            </w:tcBorders>
            <w:hideMark/>
          </w:tcPr>
          <w:p w14:paraId="210DC790" w14:textId="77777777" w:rsidR="000F104F" w:rsidRPr="0009514F" w:rsidRDefault="000F104F" w:rsidP="00AA44B6">
            <w:pPr>
              <w:widowControl/>
              <w:autoSpaceDE/>
              <w:autoSpaceDN/>
              <w:rPr>
                <w:sz w:val="20"/>
                <w:szCs w:val="20"/>
              </w:rPr>
            </w:pPr>
            <w:r w:rsidRPr="0009514F">
              <w:rPr>
                <w:sz w:val="20"/>
                <w:szCs w:val="20"/>
              </w:rPr>
              <w:t>Edited FOA for Grants/Solicitation Review Board (GRB)</w:t>
            </w:r>
          </w:p>
        </w:tc>
        <w:tc>
          <w:tcPr>
            <w:tcW w:w="1080" w:type="dxa"/>
            <w:tcBorders>
              <w:top w:val="single" w:sz="4" w:space="0" w:color="auto"/>
              <w:left w:val="nil"/>
              <w:bottom w:val="single" w:sz="4" w:space="0" w:color="auto"/>
              <w:right w:val="single" w:sz="4" w:space="0" w:color="auto"/>
            </w:tcBorders>
            <w:hideMark/>
          </w:tcPr>
          <w:p w14:paraId="28ADA66C"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single" w:sz="4" w:space="0" w:color="auto"/>
              <w:left w:val="nil"/>
              <w:bottom w:val="single" w:sz="4" w:space="0" w:color="auto"/>
              <w:right w:val="single" w:sz="4" w:space="0" w:color="auto"/>
            </w:tcBorders>
            <w:hideMark/>
          </w:tcPr>
          <w:p w14:paraId="28D63F2C" w14:textId="77777777" w:rsidR="000F104F" w:rsidRPr="0009514F" w:rsidRDefault="000F104F" w:rsidP="00AA44B6">
            <w:pPr>
              <w:widowControl/>
              <w:autoSpaceDE/>
              <w:autoSpaceDN/>
              <w:rPr>
                <w:color w:val="000000"/>
                <w:sz w:val="20"/>
                <w:szCs w:val="20"/>
              </w:rPr>
            </w:pPr>
            <w:r w:rsidRPr="0009514F">
              <w:rPr>
                <w:color w:val="000000"/>
                <w:sz w:val="20"/>
                <w:szCs w:val="20"/>
              </w:rPr>
              <w:t>Edited versions of 4 FOAs within 5 business days of request by the PM.</w:t>
            </w:r>
            <w:r w:rsidRPr="0009514F">
              <w:rPr>
                <w:color w:val="000000"/>
                <w:sz w:val="20"/>
                <w:szCs w:val="20"/>
              </w:rPr>
              <w:br/>
              <w:t xml:space="preserve">Additional FOAs as </w:t>
            </w:r>
            <w:proofErr w:type="gramStart"/>
            <w:r w:rsidRPr="0009514F">
              <w:rPr>
                <w:color w:val="000000"/>
                <w:sz w:val="20"/>
                <w:szCs w:val="20"/>
              </w:rPr>
              <w:t>required;</w:t>
            </w:r>
            <w:proofErr w:type="gramEnd"/>
            <w:r w:rsidRPr="0009514F">
              <w:rPr>
                <w:color w:val="000000"/>
                <w:sz w:val="20"/>
                <w:szCs w:val="20"/>
              </w:rPr>
              <w:t xml:space="preserve"> updates and edits as applicable</w:t>
            </w:r>
          </w:p>
        </w:tc>
      </w:tr>
      <w:tr w:rsidR="000F104F" w:rsidRPr="0009514F" w14:paraId="645BB47E" w14:textId="77777777" w:rsidTr="006F24E1">
        <w:trPr>
          <w:trHeight w:val="460"/>
        </w:trPr>
        <w:tc>
          <w:tcPr>
            <w:tcW w:w="1294" w:type="dxa"/>
            <w:tcBorders>
              <w:top w:val="nil"/>
              <w:left w:val="single" w:sz="4" w:space="0" w:color="auto"/>
              <w:bottom w:val="single" w:sz="4" w:space="0" w:color="auto"/>
              <w:right w:val="single" w:sz="4" w:space="0" w:color="auto"/>
            </w:tcBorders>
            <w:hideMark/>
          </w:tcPr>
          <w:p w14:paraId="10D6FEAC" w14:textId="77777777" w:rsidR="000F104F" w:rsidRPr="0009514F" w:rsidRDefault="000F104F" w:rsidP="00AA44B6">
            <w:pPr>
              <w:widowControl/>
              <w:autoSpaceDE/>
              <w:autoSpaceDN/>
              <w:jc w:val="center"/>
              <w:rPr>
                <w:color w:val="000000"/>
                <w:sz w:val="20"/>
                <w:szCs w:val="20"/>
              </w:rPr>
            </w:pPr>
            <w:r w:rsidRPr="0009514F">
              <w:rPr>
                <w:color w:val="000000"/>
                <w:sz w:val="20"/>
                <w:szCs w:val="20"/>
              </w:rPr>
              <w:t>7</w:t>
            </w:r>
          </w:p>
        </w:tc>
        <w:tc>
          <w:tcPr>
            <w:tcW w:w="1698" w:type="dxa"/>
            <w:tcBorders>
              <w:top w:val="nil"/>
              <w:left w:val="nil"/>
              <w:bottom w:val="single" w:sz="4" w:space="0" w:color="auto"/>
              <w:right w:val="single" w:sz="4" w:space="0" w:color="auto"/>
            </w:tcBorders>
            <w:hideMark/>
          </w:tcPr>
          <w:p w14:paraId="22F4D64A"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5.2.1.1; 5.2.5.5</w:t>
            </w:r>
          </w:p>
        </w:tc>
        <w:tc>
          <w:tcPr>
            <w:tcW w:w="2948" w:type="dxa"/>
            <w:tcBorders>
              <w:top w:val="nil"/>
              <w:left w:val="nil"/>
              <w:bottom w:val="single" w:sz="4" w:space="0" w:color="auto"/>
              <w:right w:val="single" w:sz="4" w:space="0" w:color="auto"/>
            </w:tcBorders>
            <w:hideMark/>
          </w:tcPr>
          <w:p w14:paraId="25CDAB80" w14:textId="77777777" w:rsidR="000F104F" w:rsidRPr="0009514F" w:rsidRDefault="000F104F" w:rsidP="00AA44B6">
            <w:pPr>
              <w:widowControl/>
              <w:autoSpaceDE/>
              <w:autoSpaceDN/>
              <w:rPr>
                <w:sz w:val="20"/>
                <w:szCs w:val="20"/>
              </w:rPr>
            </w:pPr>
            <w:r w:rsidRPr="0009514F">
              <w:rPr>
                <w:sz w:val="20"/>
                <w:szCs w:val="20"/>
              </w:rPr>
              <w:t>Error-free Final FOA Template and Final FOAs for posting</w:t>
            </w:r>
          </w:p>
        </w:tc>
        <w:tc>
          <w:tcPr>
            <w:tcW w:w="1080" w:type="dxa"/>
            <w:tcBorders>
              <w:top w:val="nil"/>
              <w:left w:val="nil"/>
              <w:bottom w:val="single" w:sz="4" w:space="0" w:color="auto"/>
              <w:right w:val="single" w:sz="4" w:space="0" w:color="auto"/>
            </w:tcBorders>
            <w:hideMark/>
          </w:tcPr>
          <w:p w14:paraId="5E392670"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nil"/>
              <w:left w:val="nil"/>
              <w:bottom w:val="single" w:sz="4" w:space="0" w:color="auto"/>
              <w:right w:val="single" w:sz="4" w:space="0" w:color="auto"/>
            </w:tcBorders>
            <w:hideMark/>
          </w:tcPr>
          <w:p w14:paraId="518487D4" w14:textId="77777777" w:rsidR="000F104F" w:rsidRPr="0009514F" w:rsidRDefault="000F104F" w:rsidP="00AA44B6">
            <w:pPr>
              <w:widowControl/>
              <w:autoSpaceDE/>
              <w:autoSpaceDN/>
              <w:rPr>
                <w:color w:val="000000"/>
                <w:sz w:val="20"/>
                <w:szCs w:val="20"/>
              </w:rPr>
            </w:pPr>
            <w:r w:rsidRPr="0009514F">
              <w:rPr>
                <w:color w:val="000000"/>
                <w:sz w:val="20"/>
                <w:szCs w:val="20"/>
              </w:rPr>
              <w:t>Within one business day following notification of DHACA approval</w:t>
            </w:r>
          </w:p>
        </w:tc>
      </w:tr>
      <w:tr w:rsidR="000F104F" w:rsidRPr="0009514F" w14:paraId="579F03CF" w14:textId="77777777" w:rsidTr="006F24E1">
        <w:trPr>
          <w:trHeight w:val="229"/>
        </w:trPr>
        <w:tc>
          <w:tcPr>
            <w:tcW w:w="1294" w:type="dxa"/>
            <w:tcBorders>
              <w:top w:val="nil"/>
              <w:left w:val="single" w:sz="4" w:space="0" w:color="auto"/>
              <w:bottom w:val="single" w:sz="4" w:space="0" w:color="auto"/>
              <w:right w:val="single" w:sz="4" w:space="0" w:color="auto"/>
            </w:tcBorders>
            <w:hideMark/>
          </w:tcPr>
          <w:p w14:paraId="2D2835DE" w14:textId="77777777" w:rsidR="000F104F" w:rsidRPr="0009514F" w:rsidRDefault="000F104F" w:rsidP="00AA44B6">
            <w:pPr>
              <w:widowControl/>
              <w:autoSpaceDE/>
              <w:autoSpaceDN/>
              <w:jc w:val="center"/>
              <w:rPr>
                <w:color w:val="000000"/>
                <w:sz w:val="20"/>
                <w:szCs w:val="20"/>
              </w:rPr>
            </w:pPr>
            <w:r w:rsidRPr="0009514F">
              <w:rPr>
                <w:color w:val="000000"/>
                <w:sz w:val="20"/>
                <w:szCs w:val="20"/>
              </w:rPr>
              <w:t>8</w:t>
            </w:r>
          </w:p>
        </w:tc>
        <w:tc>
          <w:tcPr>
            <w:tcW w:w="1698" w:type="dxa"/>
            <w:tcBorders>
              <w:top w:val="nil"/>
              <w:left w:val="nil"/>
              <w:bottom w:val="single" w:sz="4" w:space="0" w:color="auto"/>
              <w:right w:val="single" w:sz="4" w:space="0" w:color="auto"/>
            </w:tcBorders>
            <w:hideMark/>
          </w:tcPr>
          <w:p w14:paraId="7AA7554B" w14:textId="77777777" w:rsidR="000F104F" w:rsidRPr="0009514F" w:rsidRDefault="000F104F" w:rsidP="00AA44B6">
            <w:pPr>
              <w:widowControl/>
              <w:autoSpaceDE/>
              <w:autoSpaceDN/>
              <w:jc w:val="center"/>
              <w:rPr>
                <w:color w:val="000000"/>
                <w:sz w:val="20"/>
                <w:szCs w:val="20"/>
              </w:rPr>
            </w:pPr>
            <w:r w:rsidRPr="0009514F">
              <w:rPr>
                <w:color w:val="000000"/>
                <w:sz w:val="20"/>
                <w:szCs w:val="20"/>
              </w:rPr>
              <w:t xml:space="preserve">5.2.5.6 </w:t>
            </w:r>
          </w:p>
        </w:tc>
        <w:tc>
          <w:tcPr>
            <w:tcW w:w="2948" w:type="dxa"/>
            <w:tcBorders>
              <w:top w:val="nil"/>
              <w:left w:val="nil"/>
              <w:bottom w:val="single" w:sz="4" w:space="0" w:color="auto"/>
              <w:right w:val="single" w:sz="4" w:space="0" w:color="auto"/>
            </w:tcBorders>
            <w:hideMark/>
          </w:tcPr>
          <w:p w14:paraId="008021AD" w14:textId="77777777" w:rsidR="000F104F" w:rsidRPr="0009514F" w:rsidRDefault="000F104F" w:rsidP="00AA44B6">
            <w:pPr>
              <w:widowControl/>
              <w:autoSpaceDE/>
              <w:autoSpaceDN/>
              <w:rPr>
                <w:sz w:val="20"/>
                <w:szCs w:val="20"/>
              </w:rPr>
            </w:pPr>
            <w:r w:rsidRPr="0009514F">
              <w:rPr>
                <w:sz w:val="20"/>
                <w:szCs w:val="20"/>
              </w:rPr>
              <w:t xml:space="preserve">Pre-application invite/not invite lists </w:t>
            </w:r>
          </w:p>
        </w:tc>
        <w:tc>
          <w:tcPr>
            <w:tcW w:w="1080" w:type="dxa"/>
            <w:tcBorders>
              <w:top w:val="nil"/>
              <w:left w:val="nil"/>
              <w:bottom w:val="single" w:sz="4" w:space="0" w:color="auto"/>
              <w:right w:val="single" w:sz="4" w:space="0" w:color="auto"/>
            </w:tcBorders>
            <w:hideMark/>
          </w:tcPr>
          <w:p w14:paraId="4E988E0A"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nil"/>
              <w:left w:val="nil"/>
              <w:bottom w:val="single" w:sz="4" w:space="0" w:color="auto"/>
              <w:right w:val="single" w:sz="4" w:space="0" w:color="auto"/>
            </w:tcBorders>
            <w:hideMark/>
          </w:tcPr>
          <w:p w14:paraId="4D8DE535" w14:textId="77777777" w:rsidR="000F104F" w:rsidRPr="0009514F" w:rsidRDefault="000F104F" w:rsidP="00AA44B6">
            <w:pPr>
              <w:widowControl/>
              <w:autoSpaceDE/>
              <w:autoSpaceDN/>
              <w:rPr>
                <w:color w:val="000000"/>
                <w:sz w:val="20"/>
                <w:szCs w:val="20"/>
              </w:rPr>
            </w:pPr>
            <w:r w:rsidRPr="0009514F">
              <w:rPr>
                <w:color w:val="000000"/>
                <w:sz w:val="20"/>
                <w:szCs w:val="20"/>
              </w:rPr>
              <w:t>One (1) business day after completion of pre- application screening</w:t>
            </w:r>
          </w:p>
        </w:tc>
      </w:tr>
      <w:tr w:rsidR="000F104F" w:rsidRPr="0009514F" w14:paraId="7347C042" w14:textId="77777777" w:rsidTr="006F24E1">
        <w:trPr>
          <w:trHeight w:val="2547"/>
        </w:trPr>
        <w:tc>
          <w:tcPr>
            <w:tcW w:w="1294" w:type="dxa"/>
            <w:tcBorders>
              <w:top w:val="single" w:sz="4" w:space="0" w:color="auto"/>
              <w:left w:val="single" w:sz="4" w:space="0" w:color="auto"/>
              <w:bottom w:val="single" w:sz="4" w:space="0" w:color="auto"/>
              <w:right w:val="single" w:sz="4" w:space="0" w:color="auto"/>
            </w:tcBorders>
            <w:hideMark/>
          </w:tcPr>
          <w:p w14:paraId="0A620913" w14:textId="77777777" w:rsidR="000F104F" w:rsidRPr="0009514F" w:rsidRDefault="000F104F" w:rsidP="00AA44B6">
            <w:pPr>
              <w:widowControl/>
              <w:autoSpaceDE/>
              <w:autoSpaceDN/>
              <w:jc w:val="center"/>
              <w:rPr>
                <w:color w:val="000000"/>
                <w:sz w:val="20"/>
                <w:szCs w:val="20"/>
              </w:rPr>
            </w:pPr>
            <w:r w:rsidRPr="0009514F">
              <w:rPr>
                <w:color w:val="000000"/>
                <w:sz w:val="20"/>
                <w:szCs w:val="20"/>
              </w:rPr>
              <w:t>9</w:t>
            </w:r>
          </w:p>
        </w:tc>
        <w:tc>
          <w:tcPr>
            <w:tcW w:w="1698" w:type="dxa"/>
            <w:tcBorders>
              <w:top w:val="single" w:sz="4" w:space="0" w:color="auto"/>
              <w:left w:val="nil"/>
              <w:bottom w:val="single" w:sz="4" w:space="0" w:color="auto"/>
              <w:right w:val="single" w:sz="4" w:space="0" w:color="auto"/>
            </w:tcBorders>
            <w:hideMark/>
          </w:tcPr>
          <w:p w14:paraId="6E02CE74" w14:textId="77777777" w:rsidR="000F104F" w:rsidRPr="0009514F" w:rsidRDefault="000F104F" w:rsidP="00AA44B6">
            <w:pPr>
              <w:widowControl/>
              <w:autoSpaceDE/>
              <w:autoSpaceDN/>
              <w:jc w:val="center"/>
              <w:rPr>
                <w:color w:val="000000"/>
                <w:sz w:val="20"/>
                <w:szCs w:val="20"/>
              </w:rPr>
            </w:pPr>
            <w:r w:rsidRPr="0009514F">
              <w:rPr>
                <w:color w:val="000000"/>
                <w:sz w:val="20"/>
                <w:szCs w:val="20"/>
              </w:rPr>
              <w:t xml:space="preserve">5.2.5.7 </w:t>
            </w:r>
          </w:p>
        </w:tc>
        <w:tc>
          <w:tcPr>
            <w:tcW w:w="2948" w:type="dxa"/>
            <w:tcBorders>
              <w:top w:val="single" w:sz="4" w:space="0" w:color="auto"/>
              <w:left w:val="nil"/>
              <w:bottom w:val="single" w:sz="4" w:space="0" w:color="auto"/>
              <w:right w:val="single" w:sz="4" w:space="0" w:color="auto"/>
            </w:tcBorders>
            <w:hideMark/>
          </w:tcPr>
          <w:p w14:paraId="7CB72CF3" w14:textId="77777777" w:rsidR="000F104F" w:rsidRPr="0009514F" w:rsidRDefault="000F104F" w:rsidP="00AA44B6">
            <w:pPr>
              <w:widowControl/>
              <w:autoSpaceDE/>
              <w:autoSpaceDN/>
              <w:rPr>
                <w:sz w:val="20"/>
                <w:szCs w:val="20"/>
              </w:rPr>
            </w:pPr>
            <w:r w:rsidRPr="0009514F">
              <w:rPr>
                <w:sz w:val="20"/>
                <w:szCs w:val="20"/>
              </w:rPr>
              <w:t xml:space="preserve">Pre-application invitation letters </w:t>
            </w:r>
          </w:p>
        </w:tc>
        <w:tc>
          <w:tcPr>
            <w:tcW w:w="1080" w:type="dxa"/>
            <w:tcBorders>
              <w:top w:val="single" w:sz="4" w:space="0" w:color="auto"/>
              <w:left w:val="nil"/>
              <w:bottom w:val="single" w:sz="4" w:space="0" w:color="auto"/>
              <w:right w:val="single" w:sz="4" w:space="0" w:color="auto"/>
            </w:tcBorders>
            <w:hideMark/>
          </w:tcPr>
          <w:p w14:paraId="1A446D60"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single" w:sz="4" w:space="0" w:color="auto"/>
              <w:left w:val="nil"/>
              <w:bottom w:val="single" w:sz="4" w:space="0" w:color="auto"/>
              <w:right w:val="single" w:sz="4" w:space="0" w:color="auto"/>
            </w:tcBorders>
            <w:hideMark/>
          </w:tcPr>
          <w:p w14:paraId="4E24C288" w14:textId="77777777" w:rsidR="000F104F" w:rsidRPr="0009514F" w:rsidRDefault="000F104F" w:rsidP="00AA44B6">
            <w:pPr>
              <w:widowControl/>
              <w:autoSpaceDE/>
              <w:autoSpaceDN/>
              <w:rPr>
                <w:color w:val="000000"/>
                <w:sz w:val="20"/>
                <w:szCs w:val="20"/>
              </w:rPr>
            </w:pPr>
            <w:r w:rsidRPr="0009514F">
              <w:rPr>
                <w:color w:val="000000"/>
                <w:sz w:val="20"/>
                <w:szCs w:val="20"/>
              </w:rPr>
              <w:t>No later than two (2) business days for 200 pre-applications or less; three (3) business days for 201- 500 pre-applications; four (4) business days for greater than 500 pre-applications. Final deliverable no later than one (1) business day after approval by the Grants Officer or CO.</w:t>
            </w:r>
          </w:p>
        </w:tc>
      </w:tr>
      <w:tr w:rsidR="000F104F" w:rsidRPr="0009514F" w14:paraId="425D1979" w14:textId="77777777" w:rsidTr="006F24E1">
        <w:trPr>
          <w:trHeight w:val="460"/>
        </w:trPr>
        <w:tc>
          <w:tcPr>
            <w:tcW w:w="1294" w:type="dxa"/>
            <w:tcBorders>
              <w:top w:val="single" w:sz="4" w:space="0" w:color="auto"/>
              <w:left w:val="single" w:sz="4" w:space="0" w:color="auto"/>
              <w:bottom w:val="single" w:sz="4" w:space="0" w:color="auto"/>
              <w:right w:val="single" w:sz="4" w:space="0" w:color="auto"/>
            </w:tcBorders>
            <w:hideMark/>
          </w:tcPr>
          <w:p w14:paraId="22A7908D"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10</w:t>
            </w:r>
          </w:p>
        </w:tc>
        <w:tc>
          <w:tcPr>
            <w:tcW w:w="1698" w:type="dxa"/>
            <w:tcBorders>
              <w:top w:val="single" w:sz="4" w:space="0" w:color="auto"/>
              <w:left w:val="single" w:sz="4" w:space="0" w:color="auto"/>
              <w:bottom w:val="single" w:sz="4" w:space="0" w:color="auto"/>
              <w:right w:val="single" w:sz="4" w:space="0" w:color="auto"/>
            </w:tcBorders>
            <w:hideMark/>
          </w:tcPr>
          <w:p w14:paraId="11612C58"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5.2.5.8</w:t>
            </w:r>
          </w:p>
        </w:tc>
        <w:tc>
          <w:tcPr>
            <w:tcW w:w="2948" w:type="dxa"/>
            <w:tcBorders>
              <w:top w:val="single" w:sz="4" w:space="0" w:color="auto"/>
              <w:left w:val="single" w:sz="4" w:space="0" w:color="auto"/>
              <w:bottom w:val="single" w:sz="4" w:space="0" w:color="auto"/>
              <w:right w:val="single" w:sz="4" w:space="0" w:color="auto"/>
            </w:tcBorders>
            <w:hideMark/>
          </w:tcPr>
          <w:p w14:paraId="57EEEB82" w14:textId="77777777" w:rsidR="000F104F" w:rsidRPr="0009514F" w:rsidRDefault="000F104F" w:rsidP="00AA44B6">
            <w:pPr>
              <w:widowControl/>
              <w:autoSpaceDE/>
              <w:autoSpaceDN/>
              <w:jc w:val="center"/>
              <w:rPr>
                <w:color w:val="000000"/>
                <w:sz w:val="20"/>
                <w:szCs w:val="20"/>
              </w:rPr>
            </w:pPr>
            <w:r w:rsidRPr="0009514F">
              <w:rPr>
                <w:color w:val="000000"/>
                <w:sz w:val="20"/>
                <w:szCs w:val="20"/>
              </w:rPr>
              <w:t>RFFL/AFL (solicitation Attachment 10)</w:t>
            </w:r>
          </w:p>
        </w:tc>
        <w:tc>
          <w:tcPr>
            <w:tcW w:w="1080" w:type="dxa"/>
            <w:tcBorders>
              <w:top w:val="single" w:sz="4" w:space="0" w:color="auto"/>
              <w:left w:val="single" w:sz="4" w:space="0" w:color="auto"/>
              <w:bottom w:val="single" w:sz="4" w:space="0" w:color="auto"/>
              <w:right w:val="single" w:sz="4" w:space="0" w:color="auto"/>
            </w:tcBorders>
            <w:hideMark/>
          </w:tcPr>
          <w:p w14:paraId="03CDB545" w14:textId="77777777" w:rsidR="000F104F" w:rsidRPr="0009514F" w:rsidRDefault="000F104F" w:rsidP="00AA44B6">
            <w:pPr>
              <w:widowControl/>
              <w:autoSpaceDE/>
              <w:autoSpaceDN/>
              <w:jc w:val="center"/>
              <w:rPr>
                <w:sz w:val="20"/>
                <w:szCs w:val="20"/>
              </w:rPr>
            </w:pPr>
            <w:r w:rsidRPr="0009514F">
              <w:rPr>
                <w:sz w:val="20"/>
                <w:szCs w:val="20"/>
              </w:rPr>
              <w:t>PM</w:t>
            </w:r>
          </w:p>
        </w:tc>
        <w:tc>
          <w:tcPr>
            <w:tcW w:w="2250" w:type="dxa"/>
            <w:tcBorders>
              <w:top w:val="single" w:sz="4" w:space="0" w:color="auto"/>
              <w:left w:val="single" w:sz="4" w:space="0" w:color="auto"/>
              <w:bottom w:val="single" w:sz="4" w:space="0" w:color="auto"/>
              <w:right w:val="single" w:sz="4" w:space="0" w:color="auto"/>
            </w:tcBorders>
            <w:hideMark/>
          </w:tcPr>
          <w:p w14:paraId="05AFBFC8" w14:textId="77777777" w:rsidR="000F104F" w:rsidRPr="0009514F" w:rsidRDefault="000F104F" w:rsidP="00AA44B6">
            <w:pPr>
              <w:widowControl/>
              <w:autoSpaceDE/>
              <w:autoSpaceDN/>
              <w:jc w:val="center"/>
              <w:rPr>
                <w:color w:val="000000"/>
                <w:sz w:val="20"/>
                <w:szCs w:val="20"/>
              </w:rPr>
            </w:pPr>
            <w:r w:rsidRPr="0009514F">
              <w:rPr>
                <w:color w:val="000000"/>
                <w:sz w:val="20"/>
                <w:szCs w:val="20"/>
              </w:rPr>
              <w:t>Draft versions at the conclusion of programmatic review meeting; final version two (2) business days after programmatic review meeting</w:t>
            </w:r>
          </w:p>
        </w:tc>
      </w:tr>
      <w:tr w:rsidR="000F104F" w:rsidRPr="0009514F" w14:paraId="110EB7E2" w14:textId="77777777" w:rsidTr="0053600B">
        <w:trPr>
          <w:trHeight w:val="229"/>
        </w:trPr>
        <w:tc>
          <w:tcPr>
            <w:tcW w:w="1294" w:type="dxa"/>
            <w:tcBorders>
              <w:top w:val="single" w:sz="4" w:space="0" w:color="auto"/>
              <w:left w:val="single" w:sz="4" w:space="0" w:color="auto"/>
              <w:bottom w:val="single" w:sz="4" w:space="0" w:color="auto"/>
              <w:right w:val="single" w:sz="4" w:space="0" w:color="auto"/>
            </w:tcBorders>
            <w:hideMark/>
          </w:tcPr>
          <w:p w14:paraId="08A70B2E"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11</w:t>
            </w:r>
          </w:p>
        </w:tc>
        <w:tc>
          <w:tcPr>
            <w:tcW w:w="1698" w:type="dxa"/>
            <w:tcBorders>
              <w:top w:val="single" w:sz="4" w:space="0" w:color="auto"/>
              <w:left w:val="nil"/>
              <w:bottom w:val="single" w:sz="4" w:space="0" w:color="auto"/>
              <w:right w:val="single" w:sz="4" w:space="0" w:color="auto"/>
            </w:tcBorders>
            <w:hideMark/>
          </w:tcPr>
          <w:p w14:paraId="0B649D7C"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5.2.5.9</w:t>
            </w:r>
          </w:p>
        </w:tc>
        <w:tc>
          <w:tcPr>
            <w:tcW w:w="2948" w:type="dxa"/>
            <w:tcBorders>
              <w:top w:val="single" w:sz="4" w:space="0" w:color="auto"/>
              <w:left w:val="nil"/>
              <w:bottom w:val="single" w:sz="4" w:space="0" w:color="auto"/>
              <w:right w:val="single" w:sz="4" w:space="0" w:color="auto"/>
            </w:tcBorders>
            <w:hideMark/>
          </w:tcPr>
          <w:p w14:paraId="2DFA533F" w14:textId="77777777" w:rsidR="000F104F" w:rsidRPr="0009514F" w:rsidRDefault="000F104F" w:rsidP="00AA44B6">
            <w:pPr>
              <w:widowControl/>
              <w:autoSpaceDE/>
              <w:autoSpaceDN/>
              <w:rPr>
                <w:color w:val="000000"/>
                <w:sz w:val="20"/>
                <w:szCs w:val="20"/>
              </w:rPr>
            </w:pPr>
            <w:r w:rsidRPr="0009514F">
              <w:rPr>
                <w:color w:val="000000"/>
                <w:sz w:val="20"/>
                <w:szCs w:val="20"/>
              </w:rPr>
              <w:t>NRFFL</w:t>
            </w:r>
          </w:p>
        </w:tc>
        <w:tc>
          <w:tcPr>
            <w:tcW w:w="1080" w:type="dxa"/>
            <w:tcBorders>
              <w:top w:val="single" w:sz="4" w:space="0" w:color="auto"/>
              <w:left w:val="nil"/>
              <w:bottom w:val="single" w:sz="4" w:space="0" w:color="auto"/>
              <w:right w:val="single" w:sz="4" w:space="0" w:color="auto"/>
            </w:tcBorders>
            <w:hideMark/>
          </w:tcPr>
          <w:p w14:paraId="77587060"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single" w:sz="4" w:space="0" w:color="auto"/>
              <w:left w:val="nil"/>
              <w:bottom w:val="single" w:sz="4" w:space="0" w:color="auto"/>
              <w:right w:val="single" w:sz="4" w:space="0" w:color="auto"/>
            </w:tcBorders>
            <w:hideMark/>
          </w:tcPr>
          <w:p w14:paraId="16DC0093" w14:textId="77777777" w:rsidR="000F104F" w:rsidRPr="0009514F" w:rsidRDefault="000F104F" w:rsidP="00AA44B6">
            <w:pPr>
              <w:widowControl/>
              <w:autoSpaceDE/>
              <w:autoSpaceDN/>
              <w:rPr>
                <w:color w:val="000000"/>
                <w:sz w:val="20"/>
                <w:szCs w:val="20"/>
              </w:rPr>
            </w:pPr>
            <w:r w:rsidRPr="0009514F">
              <w:rPr>
                <w:color w:val="000000"/>
                <w:sz w:val="20"/>
                <w:szCs w:val="20"/>
              </w:rPr>
              <w:t>Final list due five (5) business days following the conclusion of the programmatic review meeting</w:t>
            </w:r>
          </w:p>
        </w:tc>
      </w:tr>
      <w:tr w:rsidR="000F104F" w:rsidRPr="0009514F" w14:paraId="790D623D" w14:textId="77777777" w:rsidTr="0053600B">
        <w:trPr>
          <w:trHeight w:val="460"/>
        </w:trPr>
        <w:tc>
          <w:tcPr>
            <w:tcW w:w="1294" w:type="dxa"/>
            <w:tcBorders>
              <w:top w:val="single" w:sz="4" w:space="0" w:color="auto"/>
              <w:left w:val="single" w:sz="4" w:space="0" w:color="auto"/>
              <w:bottom w:val="single" w:sz="4" w:space="0" w:color="auto"/>
              <w:right w:val="single" w:sz="4" w:space="0" w:color="auto"/>
            </w:tcBorders>
            <w:hideMark/>
          </w:tcPr>
          <w:p w14:paraId="7CB12094"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12</w:t>
            </w:r>
          </w:p>
        </w:tc>
        <w:tc>
          <w:tcPr>
            <w:tcW w:w="1698" w:type="dxa"/>
            <w:tcBorders>
              <w:top w:val="single" w:sz="4" w:space="0" w:color="auto"/>
              <w:left w:val="single" w:sz="4" w:space="0" w:color="auto"/>
              <w:bottom w:val="single" w:sz="4" w:space="0" w:color="auto"/>
              <w:right w:val="single" w:sz="4" w:space="0" w:color="auto"/>
            </w:tcBorders>
            <w:hideMark/>
          </w:tcPr>
          <w:p w14:paraId="323BD8E9"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5.2.5.10</w:t>
            </w:r>
          </w:p>
        </w:tc>
        <w:tc>
          <w:tcPr>
            <w:tcW w:w="2948" w:type="dxa"/>
            <w:tcBorders>
              <w:top w:val="single" w:sz="4" w:space="0" w:color="auto"/>
              <w:left w:val="single" w:sz="4" w:space="0" w:color="auto"/>
              <w:bottom w:val="single" w:sz="4" w:space="0" w:color="auto"/>
              <w:right w:val="single" w:sz="4" w:space="0" w:color="auto"/>
            </w:tcBorders>
            <w:hideMark/>
          </w:tcPr>
          <w:p w14:paraId="3CFD21F6" w14:textId="77777777" w:rsidR="000F104F" w:rsidRPr="0009514F" w:rsidRDefault="000F104F" w:rsidP="00AA44B6">
            <w:pPr>
              <w:widowControl/>
              <w:autoSpaceDE/>
              <w:autoSpaceDN/>
              <w:rPr>
                <w:color w:val="000000"/>
                <w:sz w:val="20"/>
                <w:szCs w:val="20"/>
              </w:rPr>
            </w:pPr>
            <w:r w:rsidRPr="0009514F">
              <w:rPr>
                <w:color w:val="000000"/>
                <w:sz w:val="20"/>
                <w:szCs w:val="20"/>
              </w:rPr>
              <w:t xml:space="preserve">Programmatic Review Meeting Summary Report </w:t>
            </w:r>
          </w:p>
        </w:tc>
        <w:tc>
          <w:tcPr>
            <w:tcW w:w="1080" w:type="dxa"/>
            <w:tcBorders>
              <w:top w:val="single" w:sz="4" w:space="0" w:color="auto"/>
              <w:left w:val="single" w:sz="4" w:space="0" w:color="auto"/>
              <w:bottom w:val="single" w:sz="4" w:space="0" w:color="auto"/>
              <w:right w:val="single" w:sz="4" w:space="0" w:color="auto"/>
            </w:tcBorders>
            <w:hideMark/>
          </w:tcPr>
          <w:p w14:paraId="560CA080"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single" w:sz="4" w:space="0" w:color="auto"/>
              <w:left w:val="single" w:sz="4" w:space="0" w:color="auto"/>
              <w:bottom w:val="single" w:sz="4" w:space="0" w:color="auto"/>
              <w:right w:val="single" w:sz="4" w:space="0" w:color="auto"/>
            </w:tcBorders>
            <w:hideMark/>
          </w:tcPr>
          <w:p w14:paraId="3D7628F0" w14:textId="77777777" w:rsidR="000F104F" w:rsidRPr="0009514F" w:rsidRDefault="000F104F" w:rsidP="00AA44B6">
            <w:pPr>
              <w:widowControl/>
              <w:autoSpaceDE/>
              <w:autoSpaceDN/>
              <w:rPr>
                <w:color w:val="000000"/>
                <w:sz w:val="20"/>
                <w:szCs w:val="20"/>
              </w:rPr>
            </w:pPr>
            <w:r w:rsidRPr="0009514F">
              <w:rPr>
                <w:color w:val="000000"/>
                <w:sz w:val="20"/>
                <w:szCs w:val="20"/>
              </w:rPr>
              <w:t xml:space="preserve">Draft version seven (7) business days after programmatic review meeting or as specified in task order. Final </w:t>
            </w:r>
            <w:r w:rsidRPr="0009514F">
              <w:rPr>
                <w:color w:val="000000"/>
                <w:sz w:val="20"/>
                <w:szCs w:val="20"/>
              </w:rPr>
              <w:lastRenderedPageBreak/>
              <w:t>version two (2) business days after PM approval</w:t>
            </w:r>
          </w:p>
        </w:tc>
      </w:tr>
      <w:tr w:rsidR="000F104F" w:rsidRPr="0009514F" w14:paraId="54B5742B" w14:textId="77777777" w:rsidTr="0053600B">
        <w:trPr>
          <w:trHeight w:val="460"/>
        </w:trPr>
        <w:tc>
          <w:tcPr>
            <w:tcW w:w="1294" w:type="dxa"/>
            <w:tcBorders>
              <w:top w:val="single" w:sz="4" w:space="0" w:color="auto"/>
              <w:left w:val="single" w:sz="4" w:space="0" w:color="auto"/>
              <w:bottom w:val="single" w:sz="4" w:space="0" w:color="auto"/>
              <w:right w:val="single" w:sz="4" w:space="0" w:color="auto"/>
            </w:tcBorders>
            <w:hideMark/>
          </w:tcPr>
          <w:p w14:paraId="117EC350" w14:textId="77777777" w:rsidR="000F104F" w:rsidRPr="0009514F" w:rsidRDefault="000F104F" w:rsidP="00AA44B6">
            <w:pPr>
              <w:widowControl/>
              <w:autoSpaceDE/>
              <w:autoSpaceDN/>
              <w:jc w:val="center"/>
              <w:rPr>
                <w:color w:val="000000"/>
                <w:sz w:val="20"/>
                <w:szCs w:val="20"/>
              </w:rPr>
            </w:pPr>
            <w:r w:rsidRPr="0009514F">
              <w:rPr>
                <w:color w:val="000000"/>
                <w:sz w:val="20"/>
                <w:szCs w:val="20"/>
              </w:rPr>
              <w:lastRenderedPageBreak/>
              <w:t>13</w:t>
            </w:r>
          </w:p>
        </w:tc>
        <w:tc>
          <w:tcPr>
            <w:tcW w:w="1698" w:type="dxa"/>
            <w:tcBorders>
              <w:top w:val="single" w:sz="4" w:space="0" w:color="auto"/>
              <w:left w:val="nil"/>
              <w:bottom w:val="single" w:sz="4" w:space="0" w:color="auto"/>
              <w:right w:val="nil"/>
            </w:tcBorders>
            <w:hideMark/>
          </w:tcPr>
          <w:p w14:paraId="47177EFF"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5.2.5.11</w:t>
            </w:r>
          </w:p>
        </w:tc>
        <w:tc>
          <w:tcPr>
            <w:tcW w:w="2948" w:type="dxa"/>
            <w:tcBorders>
              <w:top w:val="single" w:sz="4" w:space="0" w:color="auto"/>
              <w:left w:val="single" w:sz="4" w:space="0" w:color="auto"/>
              <w:bottom w:val="single" w:sz="4" w:space="0" w:color="auto"/>
              <w:right w:val="single" w:sz="4" w:space="0" w:color="auto"/>
            </w:tcBorders>
            <w:hideMark/>
          </w:tcPr>
          <w:p w14:paraId="6B6FD98C" w14:textId="77777777" w:rsidR="000F104F" w:rsidRPr="0009514F" w:rsidRDefault="000F104F" w:rsidP="00AA44B6">
            <w:pPr>
              <w:widowControl/>
              <w:autoSpaceDE/>
              <w:autoSpaceDN/>
              <w:rPr>
                <w:color w:val="000000"/>
                <w:sz w:val="20"/>
                <w:szCs w:val="20"/>
              </w:rPr>
            </w:pPr>
            <w:r w:rsidRPr="0009514F">
              <w:rPr>
                <w:color w:val="000000"/>
                <w:sz w:val="20"/>
                <w:szCs w:val="20"/>
              </w:rPr>
              <w:t xml:space="preserve">Principal Investigator (PI) Information Paper </w:t>
            </w:r>
          </w:p>
        </w:tc>
        <w:tc>
          <w:tcPr>
            <w:tcW w:w="1080" w:type="dxa"/>
            <w:tcBorders>
              <w:top w:val="single" w:sz="4" w:space="0" w:color="auto"/>
              <w:left w:val="nil"/>
              <w:bottom w:val="single" w:sz="4" w:space="0" w:color="auto"/>
              <w:right w:val="single" w:sz="4" w:space="0" w:color="auto"/>
            </w:tcBorders>
            <w:hideMark/>
          </w:tcPr>
          <w:p w14:paraId="3CF9B2B1"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single" w:sz="4" w:space="0" w:color="auto"/>
              <w:left w:val="nil"/>
              <w:bottom w:val="single" w:sz="4" w:space="0" w:color="auto"/>
              <w:right w:val="single" w:sz="4" w:space="0" w:color="auto"/>
            </w:tcBorders>
            <w:hideMark/>
          </w:tcPr>
          <w:p w14:paraId="5248FA41" w14:textId="77777777" w:rsidR="000F104F" w:rsidRPr="0009514F" w:rsidRDefault="000F104F" w:rsidP="00AA44B6">
            <w:pPr>
              <w:widowControl/>
              <w:autoSpaceDE/>
              <w:autoSpaceDN/>
              <w:rPr>
                <w:color w:val="000000"/>
                <w:sz w:val="20"/>
                <w:szCs w:val="20"/>
              </w:rPr>
            </w:pPr>
            <w:r w:rsidRPr="0009514F">
              <w:rPr>
                <w:color w:val="000000"/>
                <w:sz w:val="20"/>
                <w:szCs w:val="20"/>
              </w:rPr>
              <w:t>Final draft no later than five (5) business days after programmatic review meeting. Final version one (1) business day after PM approval</w:t>
            </w:r>
          </w:p>
        </w:tc>
      </w:tr>
      <w:tr w:rsidR="000F104F" w:rsidRPr="0009514F" w14:paraId="5113EAA9" w14:textId="77777777" w:rsidTr="006F24E1">
        <w:trPr>
          <w:trHeight w:val="229"/>
        </w:trPr>
        <w:tc>
          <w:tcPr>
            <w:tcW w:w="1294" w:type="dxa"/>
            <w:tcBorders>
              <w:top w:val="nil"/>
              <w:left w:val="single" w:sz="4" w:space="0" w:color="auto"/>
              <w:bottom w:val="single" w:sz="4" w:space="0" w:color="auto"/>
              <w:right w:val="single" w:sz="4" w:space="0" w:color="auto"/>
            </w:tcBorders>
            <w:hideMark/>
          </w:tcPr>
          <w:p w14:paraId="50366651"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14</w:t>
            </w:r>
          </w:p>
        </w:tc>
        <w:tc>
          <w:tcPr>
            <w:tcW w:w="1698" w:type="dxa"/>
            <w:tcBorders>
              <w:top w:val="nil"/>
              <w:left w:val="nil"/>
              <w:bottom w:val="single" w:sz="4" w:space="0" w:color="auto"/>
              <w:right w:val="nil"/>
            </w:tcBorders>
            <w:hideMark/>
          </w:tcPr>
          <w:p w14:paraId="52002351"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5.2.5.12</w:t>
            </w:r>
          </w:p>
        </w:tc>
        <w:tc>
          <w:tcPr>
            <w:tcW w:w="2948" w:type="dxa"/>
            <w:tcBorders>
              <w:top w:val="nil"/>
              <w:left w:val="single" w:sz="4" w:space="0" w:color="auto"/>
              <w:bottom w:val="single" w:sz="4" w:space="0" w:color="auto"/>
              <w:right w:val="single" w:sz="4" w:space="0" w:color="auto"/>
            </w:tcBorders>
            <w:hideMark/>
          </w:tcPr>
          <w:p w14:paraId="6A57B7DC" w14:textId="77777777" w:rsidR="000F104F" w:rsidRPr="0009514F" w:rsidRDefault="000F104F" w:rsidP="00AA44B6">
            <w:pPr>
              <w:widowControl/>
              <w:autoSpaceDE/>
              <w:autoSpaceDN/>
              <w:rPr>
                <w:color w:val="000000"/>
                <w:sz w:val="20"/>
                <w:szCs w:val="20"/>
              </w:rPr>
            </w:pPr>
            <w:r w:rsidRPr="0009514F">
              <w:rPr>
                <w:color w:val="000000"/>
                <w:sz w:val="20"/>
                <w:szCs w:val="20"/>
              </w:rPr>
              <w:t xml:space="preserve">Draft snippet list </w:t>
            </w:r>
          </w:p>
        </w:tc>
        <w:tc>
          <w:tcPr>
            <w:tcW w:w="1080" w:type="dxa"/>
            <w:tcBorders>
              <w:top w:val="nil"/>
              <w:left w:val="nil"/>
              <w:bottom w:val="single" w:sz="4" w:space="0" w:color="auto"/>
              <w:right w:val="single" w:sz="4" w:space="0" w:color="auto"/>
            </w:tcBorders>
            <w:hideMark/>
          </w:tcPr>
          <w:p w14:paraId="4235602B"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nil"/>
              <w:left w:val="nil"/>
              <w:bottom w:val="single" w:sz="4" w:space="0" w:color="auto"/>
              <w:right w:val="single" w:sz="4" w:space="0" w:color="auto"/>
            </w:tcBorders>
            <w:hideMark/>
          </w:tcPr>
          <w:p w14:paraId="14B72505" w14:textId="77777777" w:rsidR="000F104F" w:rsidRPr="0009514F" w:rsidRDefault="000F104F" w:rsidP="00AA44B6">
            <w:pPr>
              <w:widowControl/>
              <w:autoSpaceDE/>
              <w:autoSpaceDN/>
              <w:rPr>
                <w:color w:val="000000"/>
                <w:sz w:val="20"/>
                <w:szCs w:val="20"/>
              </w:rPr>
            </w:pPr>
            <w:r w:rsidRPr="0009514F">
              <w:rPr>
                <w:color w:val="000000"/>
                <w:sz w:val="20"/>
                <w:szCs w:val="20"/>
              </w:rPr>
              <w:t>Final draft list of snippets no later than three (3) business days after programmatic review meeting</w:t>
            </w:r>
          </w:p>
        </w:tc>
      </w:tr>
      <w:tr w:rsidR="000F104F" w:rsidRPr="0009514F" w14:paraId="7D1C10B2" w14:textId="77777777" w:rsidTr="006F24E1">
        <w:trPr>
          <w:trHeight w:val="691"/>
        </w:trPr>
        <w:tc>
          <w:tcPr>
            <w:tcW w:w="1294" w:type="dxa"/>
            <w:tcBorders>
              <w:top w:val="single" w:sz="4" w:space="0" w:color="auto"/>
              <w:left w:val="single" w:sz="4" w:space="0" w:color="auto"/>
              <w:bottom w:val="single" w:sz="4" w:space="0" w:color="auto"/>
              <w:right w:val="single" w:sz="4" w:space="0" w:color="auto"/>
            </w:tcBorders>
            <w:hideMark/>
          </w:tcPr>
          <w:p w14:paraId="041E37EE"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15</w:t>
            </w:r>
          </w:p>
        </w:tc>
        <w:tc>
          <w:tcPr>
            <w:tcW w:w="1698" w:type="dxa"/>
            <w:tcBorders>
              <w:top w:val="single" w:sz="4" w:space="0" w:color="auto"/>
              <w:left w:val="single" w:sz="4" w:space="0" w:color="auto"/>
              <w:bottom w:val="single" w:sz="4" w:space="0" w:color="auto"/>
              <w:right w:val="single" w:sz="4" w:space="0" w:color="auto"/>
            </w:tcBorders>
            <w:hideMark/>
          </w:tcPr>
          <w:p w14:paraId="16545378"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5.2.5.13</w:t>
            </w:r>
          </w:p>
        </w:tc>
        <w:tc>
          <w:tcPr>
            <w:tcW w:w="2948" w:type="dxa"/>
            <w:tcBorders>
              <w:top w:val="single" w:sz="4" w:space="0" w:color="auto"/>
              <w:left w:val="single" w:sz="4" w:space="0" w:color="auto"/>
              <w:bottom w:val="single" w:sz="4" w:space="0" w:color="auto"/>
              <w:right w:val="single" w:sz="4" w:space="0" w:color="auto"/>
            </w:tcBorders>
            <w:hideMark/>
          </w:tcPr>
          <w:p w14:paraId="3C12EA4D" w14:textId="77777777" w:rsidR="000F104F" w:rsidRPr="0009514F" w:rsidRDefault="000F104F" w:rsidP="00AA44B6">
            <w:pPr>
              <w:widowControl/>
              <w:autoSpaceDE/>
              <w:autoSpaceDN/>
              <w:rPr>
                <w:color w:val="000000"/>
                <w:sz w:val="20"/>
                <w:szCs w:val="20"/>
              </w:rPr>
            </w:pPr>
            <w:r w:rsidRPr="0009514F">
              <w:rPr>
                <w:color w:val="000000"/>
                <w:sz w:val="20"/>
                <w:szCs w:val="20"/>
              </w:rPr>
              <w:t xml:space="preserve">PI Funding Notification Letters </w:t>
            </w:r>
          </w:p>
        </w:tc>
        <w:tc>
          <w:tcPr>
            <w:tcW w:w="1080" w:type="dxa"/>
            <w:tcBorders>
              <w:top w:val="single" w:sz="4" w:space="0" w:color="auto"/>
              <w:left w:val="single" w:sz="4" w:space="0" w:color="auto"/>
              <w:bottom w:val="single" w:sz="4" w:space="0" w:color="auto"/>
              <w:right w:val="single" w:sz="4" w:space="0" w:color="auto"/>
            </w:tcBorders>
            <w:hideMark/>
          </w:tcPr>
          <w:p w14:paraId="3CB35F4B"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single" w:sz="4" w:space="0" w:color="auto"/>
              <w:left w:val="single" w:sz="4" w:space="0" w:color="auto"/>
              <w:bottom w:val="single" w:sz="4" w:space="0" w:color="auto"/>
              <w:right w:val="single" w:sz="4" w:space="0" w:color="auto"/>
            </w:tcBorders>
            <w:hideMark/>
          </w:tcPr>
          <w:p w14:paraId="485B997C" w14:textId="77777777" w:rsidR="000F104F" w:rsidRPr="0009514F" w:rsidRDefault="000F104F" w:rsidP="00AA44B6">
            <w:pPr>
              <w:widowControl/>
              <w:autoSpaceDE/>
              <w:autoSpaceDN/>
              <w:rPr>
                <w:color w:val="000000"/>
                <w:sz w:val="20"/>
                <w:szCs w:val="20"/>
              </w:rPr>
            </w:pPr>
            <w:r w:rsidRPr="0009514F">
              <w:rPr>
                <w:color w:val="000000"/>
                <w:sz w:val="20"/>
                <w:szCs w:val="20"/>
              </w:rPr>
              <w:t>Final drafts no later than five (5) business days after receipt of final draft snippets from PM or no later than two (2) business days after requested for individual letters. Final deliverable no later than two (2) business days after approval by the Grants Officer</w:t>
            </w:r>
          </w:p>
        </w:tc>
      </w:tr>
      <w:tr w:rsidR="000F104F" w:rsidRPr="0009514F" w14:paraId="4D240B32" w14:textId="77777777" w:rsidTr="006F24E1">
        <w:trPr>
          <w:trHeight w:val="229"/>
        </w:trPr>
        <w:tc>
          <w:tcPr>
            <w:tcW w:w="1294" w:type="dxa"/>
            <w:tcBorders>
              <w:top w:val="single" w:sz="4" w:space="0" w:color="auto"/>
              <w:left w:val="single" w:sz="4" w:space="0" w:color="auto"/>
              <w:bottom w:val="single" w:sz="4" w:space="0" w:color="auto"/>
              <w:right w:val="single" w:sz="4" w:space="0" w:color="auto"/>
            </w:tcBorders>
            <w:hideMark/>
          </w:tcPr>
          <w:p w14:paraId="38B97706"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16</w:t>
            </w:r>
          </w:p>
        </w:tc>
        <w:tc>
          <w:tcPr>
            <w:tcW w:w="1698" w:type="dxa"/>
            <w:tcBorders>
              <w:top w:val="single" w:sz="4" w:space="0" w:color="auto"/>
              <w:left w:val="nil"/>
              <w:bottom w:val="single" w:sz="4" w:space="0" w:color="auto"/>
              <w:right w:val="nil"/>
            </w:tcBorders>
            <w:hideMark/>
          </w:tcPr>
          <w:p w14:paraId="3E17EC7C"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5.2.5.14</w:t>
            </w:r>
          </w:p>
        </w:tc>
        <w:tc>
          <w:tcPr>
            <w:tcW w:w="2948" w:type="dxa"/>
            <w:tcBorders>
              <w:top w:val="single" w:sz="4" w:space="0" w:color="auto"/>
              <w:left w:val="single" w:sz="4" w:space="0" w:color="auto"/>
              <w:bottom w:val="single" w:sz="4" w:space="0" w:color="auto"/>
              <w:right w:val="single" w:sz="4" w:space="0" w:color="auto"/>
            </w:tcBorders>
            <w:hideMark/>
          </w:tcPr>
          <w:p w14:paraId="36D81994" w14:textId="77777777" w:rsidR="000F104F" w:rsidRPr="0009514F" w:rsidRDefault="000F104F" w:rsidP="00AA44B6">
            <w:pPr>
              <w:widowControl/>
              <w:autoSpaceDE/>
              <w:autoSpaceDN/>
              <w:rPr>
                <w:sz w:val="20"/>
                <w:szCs w:val="20"/>
              </w:rPr>
            </w:pPr>
            <w:r w:rsidRPr="0009514F">
              <w:rPr>
                <w:sz w:val="20"/>
                <w:szCs w:val="20"/>
              </w:rPr>
              <w:t>Programmatic Panel Member List</w:t>
            </w:r>
          </w:p>
        </w:tc>
        <w:tc>
          <w:tcPr>
            <w:tcW w:w="1080" w:type="dxa"/>
            <w:tcBorders>
              <w:top w:val="single" w:sz="4" w:space="0" w:color="auto"/>
              <w:left w:val="nil"/>
              <w:bottom w:val="single" w:sz="4" w:space="0" w:color="auto"/>
              <w:right w:val="single" w:sz="4" w:space="0" w:color="auto"/>
            </w:tcBorders>
            <w:hideMark/>
          </w:tcPr>
          <w:p w14:paraId="1B5A1603"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single" w:sz="4" w:space="0" w:color="auto"/>
              <w:left w:val="nil"/>
              <w:bottom w:val="single" w:sz="4" w:space="0" w:color="auto"/>
              <w:right w:val="single" w:sz="4" w:space="0" w:color="auto"/>
            </w:tcBorders>
            <w:hideMark/>
          </w:tcPr>
          <w:p w14:paraId="6A0B435C" w14:textId="77777777" w:rsidR="000F104F" w:rsidRPr="0009514F" w:rsidRDefault="000F104F" w:rsidP="00AA44B6">
            <w:pPr>
              <w:widowControl/>
              <w:autoSpaceDE/>
              <w:autoSpaceDN/>
              <w:rPr>
                <w:color w:val="000000"/>
                <w:sz w:val="20"/>
                <w:szCs w:val="20"/>
              </w:rPr>
            </w:pPr>
            <w:r w:rsidRPr="0009514F">
              <w:rPr>
                <w:color w:val="000000"/>
                <w:sz w:val="20"/>
                <w:szCs w:val="20"/>
              </w:rPr>
              <w:t>As required</w:t>
            </w:r>
          </w:p>
        </w:tc>
      </w:tr>
      <w:tr w:rsidR="000F104F" w:rsidRPr="0009514F" w14:paraId="0419DBE7" w14:textId="77777777" w:rsidTr="006F24E1">
        <w:trPr>
          <w:trHeight w:val="229"/>
        </w:trPr>
        <w:tc>
          <w:tcPr>
            <w:tcW w:w="1294" w:type="dxa"/>
            <w:tcBorders>
              <w:top w:val="single" w:sz="4" w:space="0" w:color="auto"/>
              <w:left w:val="single" w:sz="4" w:space="0" w:color="auto"/>
              <w:bottom w:val="single" w:sz="4" w:space="0" w:color="auto"/>
              <w:right w:val="single" w:sz="4" w:space="0" w:color="auto"/>
            </w:tcBorders>
            <w:hideMark/>
          </w:tcPr>
          <w:p w14:paraId="7ACE50C8"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17</w:t>
            </w:r>
          </w:p>
        </w:tc>
        <w:tc>
          <w:tcPr>
            <w:tcW w:w="1698" w:type="dxa"/>
            <w:tcBorders>
              <w:top w:val="single" w:sz="4" w:space="0" w:color="auto"/>
              <w:left w:val="nil"/>
              <w:bottom w:val="single" w:sz="4" w:space="0" w:color="auto"/>
              <w:right w:val="nil"/>
            </w:tcBorders>
            <w:hideMark/>
          </w:tcPr>
          <w:p w14:paraId="57FDFDC5"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5.2.5.15</w:t>
            </w:r>
          </w:p>
        </w:tc>
        <w:tc>
          <w:tcPr>
            <w:tcW w:w="2948" w:type="dxa"/>
            <w:tcBorders>
              <w:top w:val="single" w:sz="4" w:space="0" w:color="auto"/>
              <w:left w:val="single" w:sz="4" w:space="0" w:color="auto"/>
              <w:bottom w:val="single" w:sz="4" w:space="0" w:color="auto"/>
              <w:right w:val="single" w:sz="4" w:space="0" w:color="auto"/>
            </w:tcBorders>
            <w:hideMark/>
          </w:tcPr>
          <w:p w14:paraId="45FD44CF" w14:textId="77777777" w:rsidR="000F104F" w:rsidRPr="0009514F" w:rsidRDefault="000F104F" w:rsidP="00AA44B6">
            <w:pPr>
              <w:widowControl/>
              <w:autoSpaceDE/>
              <w:autoSpaceDN/>
              <w:rPr>
                <w:sz w:val="20"/>
                <w:szCs w:val="20"/>
              </w:rPr>
            </w:pPr>
            <w:r w:rsidRPr="0009514F">
              <w:rPr>
                <w:sz w:val="20"/>
                <w:szCs w:val="20"/>
              </w:rPr>
              <w:t>Meeting Notes/Transcripts (as requested)</w:t>
            </w:r>
          </w:p>
        </w:tc>
        <w:tc>
          <w:tcPr>
            <w:tcW w:w="1080" w:type="dxa"/>
            <w:tcBorders>
              <w:top w:val="single" w:sz="4" w:space="0" w:color="auto"/>
              <w:left w:val="nil"/>
              <w:bottom w:val="single" w:sz="4" w:space="0" w:color="auto"/>
              <w:right w:val="single" w:sz="4" w:space="0" w:color="auto"/>
            </w:tcBorders>
            <w:hideMark/>
          </w:tcPr>
          <w:p w14:paraId="204595AA"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single" w:sz="4" w:space="0" w:color="auto"/>
              <w:left w:val="nil"/>
              <w:bottom w:val="single" w:sz="4" w:space="0" w:color="auto"/>
              <w:right w:val="single" w:sz="4" w:space="0" w:color="auto"/>
            </w:tcBorders>
            <w:hideMark/>
          </w:tcPr>
          <w:p w14:paraId="288B53C8" w14:textId="77777777" w:rsidR="000F104F" w:rsidRPr="0009514F" w:rsidRDefault="000F104F" w:rsidP="00AA44B6">
            <w:pPr>
              <w:widowControl/>
              <w:autoSpaceDE/>
              <w:autoSpaceDN/>
              <w:rPr>
                <w:color w:val="000000"/>
                <w:sz w:val="20"/>
                <w:szCs w:val="20"/>
              </w:rPr>
            </w:pPr>
            <w:r w:rsidRPr="0009514F">
              <w:rPr>
                <w:color w:val="000000"/>
                <w:sz w:val="20"/>
                <w:szCs w:val="20"/>
              </w:rPr>
              <w:t>Within 3 business days after the meeting, unless otherwise noted</w:t>
            </w:r>
          </w:p>
        </w:tc>
      </w:tr>
      <w:tr w:rsidR="000F104F" w:rsidRPr="0009514F" w14:paraId="1DA2B90C" w14:textId="77777777" w:rsidTr="006F24E1">
        <w:trPr>
          <w:trHeight w:val="229"/>
        </w:trPr>
        <w:tc>
          <w:tcPr>
            <w:tcW w:w="1294" w:type="dxa"/>
            <w:tcBorders>
              <w:top w:val="single" w:sz="4" w:space="0" w:color="auto"/>
              <w:left w:val="single" w:sz="4" w:space="0" w:color="auto"/>
              <w:bottom w:val="single" w:sz="4" w:space="0" w:color="auto"/>
              <w:right w:val="single" w:sz="4" w:space="0" w:color="auto"/>
            </w:tcBorders>
            <w:hideMark/>
          </w:tcPr>
          <w:p w14:paraId="6F15E1E4"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18</w:t>
            </w:r>
          </w:p>
        </w:tc>
        <w:tc>
          <w:tcPr>
            <w:tcW w:w="1698" w:type="dxa"/>
            <w:tcBorders>
              <w:top w:val="single" w:sz="4" w:space="0" w:color="auto"/>
              <w:left w:val="nil"/>
              <w:bottom w:val="single" w:sz="4" w:space="0" w:color="auto"/>
              <w:right w:val="nil"/>
            </w:tcBorders>
            <w:hideMark/>
          </w:tcPr>
          <w:p w14:paraId="3587D1C7"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5.1.3.9; 5.2.5.15</w:t>
            </w:r>
          </w:p>
        </w:tc>
        <w:tc>
          <w:tcPr>
            <w:tcW w:w="2948" w:type="dxa"/>
            <w:tcBorders>
              <w:top w:val="single" w:sz="4" w:space="0" w:color="auto"/>
              <w:left w:val="single" w:sz="4" w:space="0" w:color="auto"/>
              <w:bottom w:val="single" w:sz="4" w:space="0" w:color="auto"/>
              <w:right w:val="single" w:sz="4" w:space="0" w:color="auto"/>
            </w:tcBorders>
            <w:hideMark/>
          </w:tcPr>
          <w:p w14:paraId="36879323" w14:textId="77777777" w:rsidR="000F104F" w:rsidRPr="0009514F" w:rsidRDefault="000F104F" w:rsidP="00AA44B6">
            <w:pPr>
              <w:widowControl/>
              <w:autoSpaceDE/>
              <w:autoSpaceDN/>
              <w:rPr>
                <w:sz w:val="20"/>
                <w:szCs w:val="20"/>
              </w:rPr>
            </w:pPr>
            <w:r w:rsidRPr="0009514F">
              <w:rPr>
                <w:sz w:val="20"/>
                <w:szCs w:val="20"/>
              </w:rPr>
              <w:t>Cost to Complete (CTC)</w:t>
            </w:r>
          </w:p>
        </w:tc>
        <w:tc>
          <w:tcPr>
            <w:tcW w:w="1080" w:type="dxa"/>
            <w:tcBorders>
              <w:top w:val="single" w:sz="4" w:space="0" w:color="auto"/>
              <w:left w:val="nil"/>
              <w:bottom w:val="single" w:sz="4" w:space="0" w:color="auto"/>
              <w:right w:val="single" w:sz="4" w:space="0" w:color="auto"/>
            </w:tcBorders>
            <w:hideMark/>
          </w:tcPr>
          <w:p w14:paraId="0A248960" w14:textId="77777777" w:rsidR="000F104F" w:rsidRPr="0009514F" w:rsidRDefault="000F104F" w:rsidP="00AA44B6">
            <w:pPr>
              <w:widowControl/>
              <w:autoSpaceDE/>
              <w:autoSpaceDN/>
              <w:rPr>
                <w:sz w:val="20"/>
                <w:szCs w:val="20"/>
              </w:rPr>
            </w:pPr>
            <w:r w:rsidRPr="0009514F">
              <w:rPr>
                <w:sz w:val="20"/>
                <w:szCs w:val="20"/>
              </w:rPr>
              <w:t>COR</w:t>
            </w:r>
          </w:p>
        </w:tc>
        <w:tc>
          <w:tcPr>
            <w:tcW w:w="2250" w:type="dxa"/>
            <w:tcBorders>
              <w:top w:val="single" w:sz="4" w:space="0" w:color="auto"/>
              <w:left w:val="nil"/>
              <w:bottom w:val="single" w:sz="4" w:space="0" w:color="auto"/>
              <w:right w:val="single" w:sz="4" w:space="0" w:color="auto"/>
            </w:tcBorders>
            <w:hideMark/>
          </w:tcPr>
          <w:p w14:paraId="36B6CB51" w14:textId="77777777" w:rsidR="000F104F" w:rsidRPr="0009514F" w:rsidRDefault="000F104F" w:rsidP="00AA44B6">
            <w:pPr>
              <w:widowControl/>
              <w:autoSpaceDE/>
              <w:autoSpaceDN/>
              <w:rPr>
                <w:color w:val="000000"/>
                <w:sz w:val="20"/>
                <w:szCs w:val="20"/>
              </w:rPr>
            </w:pPr>
            <w:r w:rsidRPr="0009514F">
              <w:rPr>
                <w:color w:val="000000"/>
                <w:sz w:val="20"/>
                <w:szCs w:val="20"/>
              </w:rPr>
              <w:t>Within 10 calendar days after each meeting completion</w:t>
            </w:r>
          </w:p>
        </w:tc>
      </w:tr>
      <w:tr w:rsidR="000F104F" w:rsidRPr="0009514F" w14:paraId="1C86643F" w14:textId="77777777" w:rsidTr="006F24E1">
        <w:trPr>
          <w:trHeight w:val="1153"/>
        </w:trPr>
        <w:tc>
          <w:tcPr>
            <w:tcW w:w="1294" w:type="dxa"/>
            <w:tcBorders>
              <w:top w:val="nil"/>
              <w:left w:val="single" w:sz="4" w:space="0" w:color="auto"/>
              <w:bottom w:val="single" w:sz="4" w:space="0" w:color="auto"/>
              <w:right w:val="single" w:sz="4" w:space="0" w:color="auto"/>
            </w:tcBorders>
            <w:hideMark/>
          </w:tcPr>
          <w:p w14:paraId="06A1B3F1" w14:textId="77777777" w:rsidR="000F104F" w:rsidRPr="0009514F" w:rsidRDefault="000F104F" w:rsidP="00AA44B6">
            <w:pPr>
              <w:widowControl/>
              <w:autoSpaceDE/>
              <w:autoSpaceDN/>
              <w:jc w:val="center"/>
              <w:rPr>
                <w:color w:val="000000"/>
                <w:sz w:val="20"/>
                <w:szCs w:val="20"/>
              </w:rPr>
            </w:pPr>
            <w:r w:rsidRPr="0009514F">
              <w:rPr>
                <w:color w:val="000000"/>
                <w:sz w:val="20"/>
                <w:szCs w:val="20"/>
              </w:rPr>
              <w:t>19</w:t>
            </w:r>
          </w:p>
        </w:tc>
        <w:tc>
          <w:tcPr>
            <w:tcW w:w="1698" w:type="dxa"/>
            <w:tcBorders>
              <w:top w:val="nil"/>
              <w:left w:val="nil"/>
              <w:bottom w:val="single" w:sz="4" w:space="0" w:color="auto"/>
              <w:right w:val="nil"/>
            </w:tcBorders>
            <w:hideMark/>
          </w:tcPr>
          <w:p w14:paraId="0480C8F8" w14:textId="77777777" w:rsidR="000F104F" w:rsidRPr="0009514F" w:rsidRDefault="000F104F" w:rsidP="00AA44B6">
            <w:pPr>
              <w:widowControl/>
              <w:autoSpaceDE/>
              <w:autoSpaceDN/>
              <w:jc w:val="center"/>
              <w:rPr>
                <w:color w:val="000000"/>
                <w:sz w:val="20"/>
                <w:szCs w:val="20"/>
              </w:rPr>
            </w:pPr>
            <w:r w:rsidRPr="0009514F">
              <w:rPr>
                <w:color w:val="000000"/>
                <w:sz w:val="20"/>
                <w:szCs w:val="20"/>
              </w:rPr>
              <w:t>5.2.5.17</w:t>
            </w:r>
          </w:p>
        </w:tc>
        <w:tc>
          <w:tcPr>
            <w:tcW w:w="2948" w:type="dxa"/>
            <w:tcBorders>
              <w:top w:val="nil"/>
              <w:left w:val="single" w:sz="4" w:space="0" w:color="auto"/>
              <w:bottom w:val="single" w:sz="4" w:space="0" w:color="auto"/>
              <w:right w:val="single" w:sz="4" w:space="0" w:color="auto"/>
            </w:tcBorders>
            <w:hideMark/>
          </w:tcPr>
          <w:p w14:paraId="5BAA9035" w14:textId="77777777" w:rsidR="000F104F" w:rsidRPr="0009514F" w:rsidRDefault="000F104F" w:rsidP="00AA44B6">
            <w:pPr>
              <w:widowControl/>
              <w:autoSpaceDE/>
              <w:autoSpaceDN/>
              <w:rPr>
                <w:sz w:val="20"/>
                <w:szCs w:val="20"/>
              </w:rPr>
            </w:pPr>
            <w:r w:rsidRPr="0009514F">
              <w:rPr>
                <w:sz w:val="20"/>
                <w:szCs w:val="20"/>
              </w:rPr>
              <w:t>Items for review requested by PMs such as draft briefings, draft and final agendas, seating charts, meeting attendee reports, program announcement summaries, database reports preview; preview of meeting database with appropriate documents</w:t>
            </w:r>
          </w:p>
        </w:tc>
        <w:tc>
          <w:tcPr>
            <w:tcW w:w="1080" w:type="dxa"/>
            <w:tcBorders>
              <w:top w:val="nil"/>
              <w:left w:val="nil"/>
              <w:bottom w:val="single" w:sz="4" w:space="0" w:color="auto"/>
              <w:right w:val="single" w:sz="4" w:space="0" w:color="auto"/>
            </w:tcBorders>
            <w:hideMark/>
          </w:tcPr>
          <w:p w14:paraId="396B3159" w14:textId="77777777" w:rsidR="000F104F" w:rsidRPr="0009514F" w:rsidRDefault="000F104F" w:rsidP="00AA44B6">
            <w:pPr>
              <w:widowControl/>
              <w:autoSpaceDE/>
              <w:autoSpaceDN/>
              <w:rPr>
                <w:sz w:val="20"/>
                <w:szCs w:val="20"/>
              </w:rPr>
            </w:pPr>
            <w:r w:rsidRPr="0009514F">
              <w:rPr>
                <w:sz w:val="20"/>
                <w:szCs w:val="20"/>
              </w:rPr>
              <w:t>PM</w:t>
            </w:r>
          </w:p>
        </w:tc>
        <w:tc>
          <w:tcPr>
            <w:tcW w:w="2250" w:type="dxa"/>
            <w:tcBorders>
              <w:top w:val="nil"/>
              <w:left w:val="nil"/>
              <w:bottom w:val="single" w:sz="4" w:space="0" w:color="auto"/>
              <w:right w:val="single" w:sz="4" w:space="0" w:color="auto"/>
            </w:tcBorders>
            <w:hideMark/>
          </w:tcPr>
          <w:p w14:paraId="6050F2FB" w14:textId="77777777" w:rsidR="000F104F" w:rsidRPr="0009514F" w:rsidRDefault="000F104F" w:rsidP="00AA44B6">
            <w:pPr>
              <w:widowControl/>
              <w:autoSpaceDE/>
              <w:autoSpaceDN/>
              <w:rPr>
                <w:color w:val="000000"/>
                <w:sz w:val="20"/>
                <w:szCs w:val="20"/>
              </w:rPr>
            </w:pPr>
            <w:r w:rsidRPr="0009514F">
              <w:rPr>
                <w:color w:val="000000"/>
                <w:sz w:val="20"/>
                <w:szCs w:val="20"/>
              </w:rPr>
              <w:t xml:space="preserve">As </w:t>
            </w:r>
            <w:proofErr w:type="gramStart"/>
            <w:r w:rsidRPr="0009514F">
              <w:rPr>
                <w:color w:val="000000"/>
                <w:sz w:val="20"/>
                <w:szCs w:val="20"/>
              </w:rPr>
              <w:t>requested</w:t>
            </w:r>
            <w:proofErr w:type="gramEnd"/>
          </w:p>
        </w:tc>
      </w:tr>
      <w:tr w:rsidR="000F104F" w:rsidRPr="00DE1751" w14:paraId="6EA8125C" w14:textId="77777777" w:rsidTr="006F24E1">
        <w:trPr>
          <w:trHeight w:val="460"/>
        </w:trPr>
        <w:tc>
          <w:tcPr>
            <w:tcW w:w="1294" w:type="dxa"/>
            <w:tcBorders>
              <w:top w:val="nil"/>
              <w:left w:val="single" w:sz="4" w:space="0" w:color="auto"/>
              <w:bottom w:val="single" w:sz="4" w:space="0" w:color="auto"/>
              <w:right w:val="single" w:sz="4" w:space="0" w:color="auto"/>
            </w:tcBorders>
            <w:hideMark/>
          </w:tcPr>
          <w:p w14:paraId="6AC08F4A" w14:textId="77777777" w:rsidR="000F104F" w:rsidRPr="0009514F" w:rsidRDefault="000F104F" w:rsidP="00AA44B6">
            <w:pPr>
              <w:widowControl/>
              <w:autoSpaceDE/>
              <w:autoSpaceDN/>
              <w:jc w:val="center"/>
              <w:rPr>
                <w:color w:val="000000"/>
                <w:sz w:val="20"/>
                <w:szCs w:val="20"/>
              </w:rPr>
            </w:pPr>
            <w:r w:rsidRPr="0009514F">
              <w:rPr>
                <w:color w:val="000000"/>
                <w:sz w:val="20"/>
                <w:szCs w:val="20"/>
              </w:rPr>
              <w:t>20</w:t>
            </w:r>
          </w:p>
        </w:tc>
        <w:tc>
          <w:tcPr>
            <w:tcW w:w="1698" w:type="dxa"/>
            <w:tcBorders>
              <w:top w:val="nil"/>
              <w:left w:val="nil"/>
              <w:bottom w:val="single" w:sz="4" w:space="0" w:color="auto"/>
              <w:right w:val="nil"/>
            </w:tcBorders>
            <w:hideMark/>
          </w:tcPr>
          <w:p w14:paraId="7845F1E1" w14:textId="77777777" w:rsidR="000F104F" w:rsidRPr="0009514F" w:rsidRDefault="000F104F" w:rsidP="00AA44B6">
            <w:pPr>
              <w:widowControl/>
              <w:autoSpaceDE/>
              <w:autoSpaceDN/>
              <w:jc w:val="center"/>
              <w:rPr>
                <w:sz w:val="20"/>
                <w:szCs w:val="20"/>
              </w:rPr>
            </w:pPr>
            <w:r w:rsidRPr="0009514F">
              <w:rPr>
                <w:sz w:val="20"/>
                <w:szCs w:val="20"/>
              </w:rPr>
              <w:t>5.3.2</w:t>
            </w:r>
          </w:p>
        </w:tc>
        <w:tc>
          <w:tcPr>
            <w:tcW w:w="2948" w:type="dxa"/>
            <w:tcBorders>
              <w:top w:val="nil"/>
              <w:left w:val="single" w:sz="4" w:space="0" w:color="auto"/>
              <w:bottom w:val="single" w:sz="4" w:space="0" w:color="auto"/>
              <w:right w:val="single" w:sz="4" w:space="0" w:color="auto"/>
            </w:tcBorders>
            <w:hideMark/>
          </w:tcPr>
          <w:p w14:paraId="2E5D4970" w14:textId="77777777" w:rsidR="000F104F" w:rsidRPr="0009514F" w:rsidRDefault="000F104F" w:rsidP="00AA44B6">
            <w:pPr>
              <w:widowControl/>
              <w:autoSpaceDE/>
              <w:autoSpaceDN/>
              <w:rPr>
                <w:sz w:val="20"/>
                <w:szCs w:val="20"/>
              </w:rPr>
            </w:pPr>
            <w:r w:rsidRPr="0009514F">
              <w:rPr>
                <w:sz w:val="20"/>
                <w:szCs w:val="20"/>
              </w:rPr>
              <w:t>IRP Packets</w:t>
            </w:r>
          </w:p>
        </w:tc>
        <w:tc>
          <w:tcPr>
            <w:tcW w:w="1080" w:type="dxa"/>
            <w:tcBorders>
              <w:top w:val="nil"/>
              <w:left w:val="nil"/>
              <w:bottom w:val="single" w:sz="4" w:space="0" w:color="auto"/>
              <w:right w:val="single" w:sz="4" w:space="0" w:color="auto"/>
            </w:tcBorders>
            <w:hideMark/>
          </w:tcPr>
          <w:p w14:paraId="4BD71B8A" w14:textId="77777777" w:rsidR="000F104F" w:rsidRPr="0009514F" w:rsidRDefault="000F104F" w:rsidP="00AA44B6">
            <w:pPr>
              <w:widowControl/>
              <w:autoSpaceDE/>
              <w:autoSpaceDN/>
              <w:rPr>
                <w:sz w:val="20"/>
                <w:szCs w:val="20"/>
              </w:rPr>
            </w:pPr>
            <w:r w:rsidRPr="0009514F">
              <w:rPr>
                <w:sz w:val="20"/>
                <w:szCs w:val="20"/>
              </w:rPr>
              <w:t>COR, PM</w:t>
            </w:r>
          </w:p>
        </w:tc>
        <w:tc>
          <w:tcPr>
            <w:tcW w:w="2250" w:type="dxa"/>
            <w:tcBorders>
              <w:top w:val="nil"/>
              <w:left w:val="nil"/>
              <w:bottom w:val="single" w:sz="4" w:space="0" w:color="auto"/>
              <w:right w:val="single" w:sz="4" w:space="0" w:color="auto"/>
            </w:tcBorders>
            <w:hideMark/>
          </w:tcPr>
          <w:p w14:paraId="16484C69" w14:textId="77777777" w:rsidR="000F104F" w:rsidRPr="00DE1751" w:rsidRDefault="000F104F" w:rsidP="00AA44B6">
            <w:pPr>
              <w:widowControl/>
              <w:autoSpaceDE/>
              <w:autoSpaceDN/>
              <w:rPr>
                <w:color w:val="000000"/>
                <w:sz w:val="20"/>
                <w:szCs w:val="20"/>
              </w:rPr>
            </w:pPr>
            <w:r w:rsidRPr="0009514F">
              <w:rPr>
                <w:color w:val="000000"/>
                <w:sz w:val="20"/>
                <w:szCs w:val="20"/>
              </w:rPr>
              <w:t>10 business days before each IRP meeting</w:t>
            </w:r>
            <w:r w:rsidRPr="0009514F">
              <w:rPr>
                <w:color w:val="000000"/>
                <w:sz w:val="20"/>
                <w:szCs w:val="20"/>
              </w:rPr>
              <w:br/>
              <w:t>Final- not applicable</w:t>
            </w:r>
          </w:p>
        </w:tc>
      </w:tr>
    </w:tbl>
    <w:p w14:paraId="148310EC" w14:textId="77777777" w:rsidR="009678A1" w:rsidRDefault="009678A1" w:rsidP="00EE5F0E"/>
    <w:sectPr w:rsidR="009678A1" w:rsidSect="00161C23">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DD09" w14:textId="77777777" w:rsidR="00B45DAE" w:rsidRDefault="00B45DAE" w:rsidP="00D754AD">
      <w:r>
        <w:separator/>
      </w:r>
    </w:p>
  </w:endnote>
  <w:endnote w:type="continuationSeparator" w:id="0">
    <w:p w14:paraId="2B349AC4" w14:textId="77777777" w:rsidR="00B45DAE" w:rsidRDefault="00B45DAE" w:rsidP="00D7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8AE6" w14:textId="77777777" w:rsidR="000F0837" w:rsidRPr="000F0837" w:rsidRDefault="000F0837" w:rsidP="000F0837">
    <w:pPr>
      <w:pStyle w:val="Footer"/>
      <w:tabs>
        <w:tab w:val="clear" w:pos="4680"/>
        <w:tab w:val="clear" w:pos="9360"/>
      </w:tabs>
      <w:jc w:val="right"/>
      <w:rPr>
        <w:caps/>
        <w:noProof/>
      </w:rPr>
    </w:pPr>
    <w:r w:rsidRPr="000F0837">
      <w:rPr>
        <w:caps/>
      </w:rPr>
      <w:fldChar w:fldCharType="begin"/>
    </w:r>
    <w:r w:rsidRPr="000F0837">
      <w:rPr>
        <w:caps/>
      </w:rPr>
      <w:instrText xml:space="preserve"> PAGE   \* MERGEFORMAT </w:instrText>
    </w:r>
    <w:r w:rsidRPr="000F0837">
      <w:rPr>
        <w:caps/>
      </w:rPr>
      <w:fldChar w:fldCharType="separate"/>
    </w:r>
    <w:r w:rsidRPr="000F0837">
      <w:rPr>
        <w:caps/>
        <w:noProof/>
      </w:rPr>
      <w:t>2</w:t>
    </w:r>
    <w:r w:rsidRPr="000F0837">
      <w:rPr>
        <w:caps/>
        <w:noProof/>
      </w:rPr>
      <w:fldChar w:fldCharType="end"/>
    </w:r>
  </w:p>
  <w:p w14:paraId="5C6B0D8B" w14:textId="54DA2F20" w:rsidR="00D754AD" w:rsidRDefault="00D24ABA" w:rsidP="00941BF0">
    <w:pPr>
      <w:pStyle w:val="Footer"/>
      <w:jc w:val="center"/>
    </w:pPr>
    <w:r>
      <w:t>CUI/PRO</w:t>
    </w:r>
    <w:r w:rsidR="00941BF0">
      <w:t>CURE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0B5A6" w14:textId="77777777" w:rsidR="00B45DAE" w:rsidRDefault="00B45DAE" w:rsidP="00D754AD">
      <w:r>
        <w:separator/>
      </w:r>
    </w:p>
  </w:footnote>
  <w:footnote w:type="continuationSeparator" w:id="0">
    <w:p w14:paraId="41096840" w14:textId="77777777" w:rsidR="00B45DAE" w:rsidRDefault="00B45DAE" w:rsidP="00D75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943374"/>
      <w:docPartObj>
        <w:docPartGallery w:val="Watermarks"/>
        <w:docPartUnique/>
      </w:docPartObj>
    </w:sdtPr>
    <w:sdtEndPr/>
    <w:sdtContent>
      <w:p w14:paraId="42B95CD1" w14:textId="128C9701" w:rsidR="00D754AD" w:rsidRDefault="00192F52">
        <w:pPr>
          <w:pStyle w:val="Header"/>
        </w:pPr>
        <w:r>
          <w:rPr>
            <w:noProof/>
          </w:rPr>
          <w:pict w14:anchorId="06A521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D56"/>
    <w:multiLevelType w:val="hybridMultilevel"/>
    <w:tmpl w:val="B8BC7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57F01"/>
    <w:multiLevelType w:val="hybridMultilevel"/>
    <w:tmpl w:val="58D6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53BBD"/>
    <w:multiLevelType w:val="multilevel"/>
    <w:tmpl w:val="EFE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10E76"/>
    <w:multiLevelType w:val="hybridMultilevel"/>
    <w:tmpl w:val="0E58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64F49"/>
    <w:multiLevelType w:val="multilevel"/>
    <w:tmpl w:val="CB4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B0AB9"/>
    <w:multiLevelType w:val="multilevel"/>
    <w:tmpl w:val="3F8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AC0D69"/>
    <w:multiLevelType w:val="multilevel"/>
    <w:tmpl w:val="57F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BA716C"/>
    <w:multiLevelType w:val="hybridMultilevel"/>
    <w:tmpl w:val="076A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34745"/>
    <w:multiLevelType w:val="multilevel"/>
    <w:tmpl w:val="BE22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E1454F"/>
    <w:multiLevelType w:val="multilevel"/>
    <w:tmpl w:val="6F1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9D7A16"/>
    <w:multiLevelType w:val="hybridMultilevel"/>
    <w:tmpl w:val="C7E88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86677"/>
    <w:multiLevelType w:val="hybridMultilevel"/>
    <w:tmpl w:val="5B009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0626C"/>
    <w:multiLevelType w:val="multilevel"/>
    <w:tmpl w:val="396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AF1C1B"/>
    <w:multiLevelType w:val="multilevel"/>
    <w:tmpl w:val="BC0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F940F1"/>
    <w:multiLevelType w:val="multilevel"/>
    <w:tmpl w:val="2174CF9E"/>
    <w:lvl w:ilvl="0">
      <w:start w:val="3"/>
      <w:numFmt w:val="decimal"/>
      <w:lvlText w:val="%1"/>
      <w:lvlJc w:val="left"/>
      <w:pPr>
        <w:ind w:left="1875" w:hanging="360"/>
      </w:pPr>
      <w:rPr>
        <w:rFonts w:hint="default"/>
        <w:lang w:val="en-US" w:eastAsia="en-US" w:bidi="ar-SA"/>
      </w:rPr>
    </w:lvl>
    <w:lvl w:ilvl="1">
      <w:numFmt w:val="decimal"/>
      <w:lvlText w:val="%1.%2"/>
      <w:lvlJc w:val="left"/>
      <w:pPr>
        <w:ind w:left="1440" w:hanging="360"/>
        <w:jc w:val="right"/>
      </w:pPr>
      <w:rPr>
        <w:rFonts w:hint="default"/>
        <w:b w:val="0"/>
        <w:bCs w:val="0"/>
        <w:i w:val="0"/>
        <w:iCs/>
        <w:spacing w:val="0"/>
        <w:w w:val="100"/>
        <w:lang w:val="en-US" w:eastAsia="en-US" w:bidi="ar-SA"/>
      </w:rPr>
    </w:lvl>
    <w:lvl w:ilvl="2">
      <w:start w:val="1"/>
      <w:numFmt w:val="decimal"/>
      <w:lvlText w:val="%1.%2.%3"/>
      <w:lvlJc w:val="left"/>
      <w:pPr>
        <w:ind w:left="10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22" w:hanging="540"/>
      </w:pPr>
      <w:rPr>
        <w:rFonts w:hint="default"/>
        <w:lang w:val="en-US" w:eastAsia="en-US" w:bidi="ar-SA"/>
      </w:rPr>
    </w:lvl>
    <w:lvl w:ilvl="4">
      <w:numFmt w:val="bullet"/>
      <w:lvlText w:val="•"/>
      <w:lvlJc w:val="left"/>
      <w:pPr>
        <w:ind w:left="5093" w:hanging="540"/>
      </w:pPr>
      <w:rPr>
        <w:rFonts w:hint="default"/>
        <w:lang w:val="en-US" w:eastAsia="en-US" w:bidi="ar-SA"/>
      </w:rPr>
    </w:lvl>
    <w:lvl w:ilvl="5">
      <w:numFmt w:val="bullet"/>
      <w:lvlText w:val="•"/>
      <w:lvlJc w:val="left"/>
      <w:pPr>
        <w:ind w:left="6164" w:hanging="540"/>
      </w:pPr>
      <w:rPr>
        <w:rFonts w:hint="default"/>
        <w:lang w:val="en-US" w:eastAsia="en-US" w:bidi="ar-SA"/>
      </w:rPr>
    </w:lvl>
    <w:lvl w:ilvl="6">
      <w:numFmt w:val="bullet"/>
      <w:lvlText w:val="•"/>
      <w:lvlJc w:val="left"/>
      <w:pPr>
        <w:ind w:left="7235" w:hanging="540"/>
      </w:pPr>
      <w:rPr>
        <w:rFonts w:hint="default"/>
        <w:lang w:val="en-US" w:eastAsia="en-US" w:bidi="ar-SA"/>
      </w:rPr>
    </w:lvl>
    <w:lvl w:ilvl="7">
      <w:numFmt w:val="bullet"/>
      <w:lvlText w:val="•"/>
      <w:lvlJc w:val="left"/>
      <w:pPr>
        <w:ind w:left="8306" w:hanging="540"/>
      </w:pPr>
      <w:rPr>
        <w:rFonts w:hint="default"/>
        <w:lang w:val="en-US" w:eastAsia="en-US" w:bidi="ar-SA"/>
      </w:rPr>
    </w:lvl>
    <w:lvl w:ilvl="8">
      <w:numFmt w:val="bullet"/>
      <w:lvlText w:val="•"/>
      <w:lvlJc w:val="left"/>
      <w:pPr>
        <w:ind w:left="9377" w:hanging="540"/>
      </w:pPr>
      <w:rPr>
        <w:rFonts w:hint="default"/>
        <w:lang w:val="en-US" w:eastAsia="en-US" w:bidi="ar-SA"/>
      </w:rPr>
    </w:lvl>
  </w:abstractNum>
  <w:abstractNum w:abstractNumId="15" w15:restartNumberingAfterBreak="0">
    <w:nsid w:val="25543CA5"/>
    <w:multiLevelType w:val="multilevel"/>
    <w:tmpl w:val="899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8C2BF0"/>
    <w:multiLevelType w:val="hybridMultilevel"/>
    <w:tmpl w:val="A7F29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FA3091"/>
    <w:multiLevelType w:val="multilevel"/>
    <w:tmpl w:val="D67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311EAA"/>
    <w:multiLevelType w:val="multilevel"/>
    <w:tmpl w:val="124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987B42"/>
    <w:multiLevelType w:val="multilevel"/>
    <w:tmpl w:val="AEF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747E9B"/>
    <w:multiLevelType w:val="hybridMultilevel"/>
    <w:tmpl w:val="9884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914E94"/>
    <w:multiLevelType w:val="multilevel"/>
    <w:tmpl w:val="7E5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A97A90"/>
    <w:multiLevelType w:val="multilevel"/>
    <w:tmpl w:val="82C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97409C"/>
    <w:multiLevelType w:val="multilevel"/>
    <w:tmpl w:val="A46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6F3436"/>
    <w:multiLevelType w:val="multilevel"/>
    <w:tmpl w:val="8EF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BC1263"/>
    <w:multiLevelType w:val="multilevel"/>
    <w:tmpl w:val="262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B53E3E"/>
    <w:multiLevelType w:val="multilevel"/>
    <w:tmpl w:val="203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081C58"/>
    <w:multiLevelType w:val="multilevel"/>
    <w:tmpl w:val="25023882"/>
    <w:lvl w:ilvl="0">
      <w:start w:val="6"/>
      <w:numFmt w:val="decimal"/>
      <w:lvlText w:val="%1"/>
      <w:lvlJc w:val="left"/>
      <w:pPr>
        <w:ind w:left="1080" w:hanging="660"/>
      </w:pPr>
      <w:rPr>
        <w:rFonts w:hint="default"/>
        <w:lang w:val="en-US" w:eastAsia="en-US" w:bidi="ar-SA"/>
      </w:rPr>
    </w:lvl>
    <w:lvl w:ilvl="1">
      <w:start w:val="3"/>
      <w:numFmt w:val="decimal"/>
      <w:lvlText w:val="%1.%2"/>
      <w:lvlJc w:val="left"/>
      <w:pPr>
        <w:ind w:left="1080" w:hanging="660"/>
      </w:pPr>
      <w:rPr>
        <w:rFonts w:hint="default"/>
        <w:lang w:val="en-US" w:eastAsia="en-US" w:bidi="ar-SA"/>
      </w:rPr>
    </w:lvl>
    <w:lvl w:ilvl="2">
      <w:start w:val="1"/>
      <w:numFmt w:val="decimal"/>
      <w:lvlText w:val="%1.%2.%3."/>
      <w:lvlJc w:val="left"/>
      <w:pPr>
        <w:ind w:left="1080"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12" w:hanging="660"/>
      </w:pPr>
      <w:rPr>
        <w:rFonts w:hint="default"/>
        <w:lang w:val="en-US" w:eastAsia="en-US" w:bidi="ar-SA"/>
      </w:rPr>
    </w:lvl>
    <w:lvl w:ilvl="4">
      <w:numFmt w:val="bullet"/>
      <w:lvlText w:val="•"/>
      <w:lvlJc w:val="left"/>
      <w:pPr>
        <w:ind w:left="5256" w:hanging="660"/>
      </w:pPr>
      <w:rPr>
        <w:rFonts w:hint="default"/>
        <w:lang w:val="en-US" w:eastAsia="en-US" w:bidi="ar-SA"/>
      </w:rPr>
    </w:lvl>
    <w:lvl w:ilvl="5">
      <w:numFmt w:val="bullet"/>
      <w:lvlText w:val="•"/>
      <w:lvlJc w:val="left"/>
      <w:pPr>
        <w:ind w:left="6300" w:hanging="660"/>
      </w:pPr>
      <w:rPr>
        <w:rFonts w:hint="default"/>
        <w:lang w:val="en-US" w:eastAsia="en-US" w:bidi="ar-SA"/>
      </w:rPr>
    </w:lvl>
    <w:lvl w:ilvl="6">
      <w:numFmt w:val="bullet"/>
      <w:lvlText w:val="•"/>
      <w:lvlJc w:val="left"/>
      <w:pPr>
        <w:ind w:left="7344" w:hanging="660"/>
      </w:pPr>
      <w:rPr>
        <w:rFonts w:hint="default"/>
        <w:lang w:val="en-US" w:eastAsia="en-US" w:bidi="ar-SA"/>
      </w:rPr>
    </w:lvl>
    <w:lvl w:ilvl="7">
      <w:numFmt w:val="bullet"/>
      <w:lvlText w:val="•"/>
      <w:lvlJc w:val="left"/>
      <w:pPr>
        <w:ind w:left="8388" w:hanging="660"/>
      </w:pPr>
      <w:rPr>
        <w:rFonts w:hint="default"/>
        <w:lang w:val="en-US" w:eastAsia="en-US" w:bidi="ar-SA"/>
      </w:rPr>
    </w:lvl>
    <w:lvl w:ilvl="8">
      <w:numFmt w:val="bullet"/>
      <w:lvlText w:val="•"/>
      <w:lvlJc w:val="left"/>
      <w:pPr>
        <w:ind w:left="9432" w:hanging="660"/>
      </w:pPr>
      <w:rPr>
        <w:rFonts w:hint="default"/>
        <w:lang w:val="en-US" w:eastAsia="en-US" w:bidi="ar-SA"/>
      </w:rPr>
    </w:lvl>
  </w:abstractNum>
  <w:abstractNum w:abstractNumId="28" w15:restartNumberingAfterBreak="0">
    <w:nsid w:val="4B774E77"/>
    <w:multiLevelType w:val="multilevel"/>
    <w:tmpl w:val="E70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0E458D"/>
    <w:multiLevelType w:val="multilevel"/>
    <w:tmpl w:val="FBBC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51320A"/>
    <w:multiLevelType w:val="multilevel"/>
    <w:tmpl w:val="C30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C56FA7"/>
    <w:multiLevelType w:val="multilevel"/>
    <w:tmpl w:val="40F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DF72FB"/>
    <w:multiLevelType w:val="multilevel"/>
    <w:tmpl w:val="AF3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C46B01"/>
    <w:multiLevelType w:val="multilevel"/>
    <w:tmpl w:val="A498CC9A"/>
    <w:lvl w:ilvl="0">
      <w:start w:val="6"/>
      <w:numFmt w:val="decimal"/>
      <w:lvlText w:val="%1"/>
      <w:lvlJc w:val="left"/>
      <w:pPr>
        <w:ind w:left="3363" w:hanging="360"/>
      </w:pPr>
      <w:rPr>
        <w:rFonts w:hint="default"/>
        <w:lang w:val="en-US" w:eastAsia="en-US" w:bidi="ar-SA"/>
      </w:rPr>
    </w:lvl>
    <w:lvl w:ilvl="1">
      <w:numFmt w:val="decimal"/>
      <w:lvlText w:val="%1.%2"/>
      <w:lvlJc w:val="left"/>
      <w:pPr>
        <w:ind w:left="3363" w:hanging="360"/>
        <w:jc w:val="right"/>
      </w:pPr>
      <w:rPr>
        <w:rFonts w:hint="default"/>
        <w:spacing w:val="0"/>
        <w:w w:val="100"/>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decimal"/>
      <w:lvlText w:val="%1.%2.%3.%4.%5.%6"/>
      <w:lvlJc w:val="left"/>
      <w:pPr>
        <w:ind w:left="1080" w:hanging="1140"/>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7893" w:hanging="1140"/>
      </w:pPr>
      <w:rPr>
        <w:rFonts w:hint="default"/>
        <w:lang w:val="en-US" w:eastAsia="en-US" w:bidi="ar-SA"/>
      </w:rPr>
    </w:lvl>
    <w:lvl w:ilvl="7">
      <w:numFmt w:val="bullet"/>
      <w:lvlText w:val="•"/>
      <w:lvlJc w:val="left"/>
      <w:pPr>
        <w:ind w:left="8800" w:hanging="1140"/>
      </w:pPr>
      <w:rPr>
        <w:rFonts w:hint="default"/>
        <w:lang w:val="en-US" w:eastAsia="en-US" w:bidi="ar-SA"/>
      </w:rPr>
    </w:lvl>
    <w:lvl w:ilvl="8">
      <w:numFmt w:val="bullet"/>
      <w:lvlText w:val="•"/>
      <w:lvlJc w:val="left"/>
      <w:pPr>
        <w:ind w:left="9706" w:hanging="1140"/>
      </w:pPr>
      <w:rPr>
        <w:rFonts w:hint="default"/>
        <w:lang w:val="en-US" w:eastAsia="en-US" w:bidi="ar-SA"/>
      </w:rPr>
    </w:lvl>
  </w:abstractNum>
  <w:abstractNum w:abstractNumId="34" w15:restartNumberingAfterBreak="0">
    <w:nsid w:val="5BE47EBE"/>
    <w:multiLevelType w:val="multilevel"/>
    <w:tmpl w:val="3D4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D81FE1"/>
    <w:multiLevelType w:val="multilevel"/>
    <w:tmpl w:val="894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BC37F4"/>
    <w:multiLevelType w:val="multilevel"/>
    <w:tmpl w:val="92CC3FB2"/>
    <w:lvl w:ilvl="0">
      <w:start w:val="5"/>
      <w:numFmt w:val="decimal"/>
      <w:lvlText w:val="%1.0"/>
      <w:lvlJc w:val="left"/>
      <w:pPr>
        <w:ind w:left="4956" w:hanging="360"/>
      </w:pPr>
      <w:rPr>
        <w:rFonts w:hint="default"/>
      </w:rPr>
    </w:lvl>
    <w:lvl w:ilvl="1">
      <w:start w:val="1"/>
      <w:numFmt w:val="decimal"/>
      <w:lvlText w:val="%1.%2"/>
      <w:lvlJc w:val="left"/>
      <w:pPr>
        <w:ind w:left="5676" w:hanging="360"/>
      </w:pPr>
      <w:rPr>
        <w:rFonts w:hint="default"/>
      </w:rPr>
    </w:lvl>
    <w:lvl w:ilvl="2">
      <w:start w:val="1"/>
      <w:numFmt w:val="decimal"/>
      <w:lvlText w:val="%1.%2.%3"/>
      <w:lvlJc w:val="left"/>
      <w:pPr>
        <w:ind w:left="6756" w:hanging="720"/>
      </w:pPr>
      <w:rPr>
        <w:rFonts w:hint="default"/>
      </w:rPr>
    </w:lvl>
    <w:lvl w:ilvl="3">
      <w:start w:val="1"/>
      <w:numFmt w:val="decimal"/>
      <w:lvlText w:val="%1.%2.%3.%4"/>
      <w:lvlJc w:val="left"/>
      <w:pPr>
        <w:ind w:left="7476" w:hanging="720"/>
      </w:pPr>
      <w:rPr>
        <w:rFonts w:hint="default"/>
      </w:rPr>
    </w:lvl>
    <w:lvl w:ilvl="4">
      <w:start w:val="1"/>
      <w:numFmt w:val="decimal"/>
      <w:lvlText w:val="%1.%2.%3.%4.%5"/>
      <w:lvlJc w:val="left"/>
      <w:pPr>
        <w:ind w:left="8556" w:hanging="1080"/>
      </w:pPr>
      <w:rPr>
        <w:rFonts w:hint="default"/>
      </w:rPr>
    </w:lvl>
    <w:lvl w:ilvl="5">
      <w:start w:val="1"/>
      <w:numFmt w:val="decimal"/>
      <w:lvlText w:val="%1.%2.%3.%4.%5.%6"/>
      <w:lvlJc w:val="left"/>
      <w:pPr>
        <w:ind w:left="9276" w:hanging="1080"/>
      </w:pPr>
      <w:rPr>
        <w:rFonts w:hint="default"/>
      </w:rPr>
    </w:lvl>
    <w:lvl w:ilvl="6">
      <w:start w:val="1"/>
      <w:numFmt w:val="decimal"/>
      <w:lvlText w:val="%1.%2.%3.%4.%5.%6.%7"/>
      <w:lvlJc w:val="left"/>
      <w:pPr>
        <w:ind w:left="10356" w:hanging="1440"/>
      </w:pPr>
      <w:rPr>
        <w:rFonts w:hint="default"/>
      </w:rPr>
    </w:lvl>
    <w:lvl w:ilvl="7">
      <w:start w:val="1"/>
      <w:numFmt w:val="decimal"/>
      <w:lvlText w:val="%1.%2.%3.%4.%5.%6.%7.%8"/>
      <w:lvlJc w:val="left"/>
      <w:pPr>
        <w:ind w:left="11076" w:hanging="1440"/>
      </w:pPr>
      <w:rPr>
        <w:rFonts w:hint="default"/>
      </w:rPr>
    </w:lvl>
    <w:lvl w:ilvl="8">
      <w:start w:val="1"/>
      <w:numFmt w:val="decimal"/>
      <w:lvlText w:val="%1.%2.%3.%4.%5.%6.%7.%8.%9"/>
      <w:lvlJc w:val="left"/>
      <w:pPr>
        <w:ind w:left="12156" w:hanging="1800"/>
      </w:pPr>
      <w:rPr>
        <w:rFonts w:hint="default"/>
      </w:rPr>
    </w:lvl>
  </w:abstractNum>
  <w:abstractNum w:abstractNumId="37" w15:restartNumberingAfterBreak="0">
    <w:nsid w:val="6357590E"/>
    <w:multiLevelType w:val="multilevel"/>
    <w:tmpl w:val="C5640E5A"/>
    <w:lvl w:ilvl="0">
      <w:start w:val="4"/>
      <w:numFmt w:val="decimal"/>
      <w:lvlText w:val="%1"/>
      <w:lvlJc w:val="left"/>
      <w:pPr>
        <w:ind w:left="3000" w:hanging="360"/>
      </w:pPr>
      <w:rPr>
        <w:rFonts w:hint="default"/>
        <w:lang w:val="en-US" w:eastAsia="en-US" w:bidi="ar-SA"/>
      </w:rPr>
    </w:lvl>
    <w:lvl w:ilvl="1">
      <w:numFmt w:val="decimal"/>
      <w:lvlText w:val="%1.%2"/>
      <w:lvlJc w:val="left"/>
      <w:pPr>
        <w:ind w:left="1440" w:hanging="360"/>
        <w:jc w:val="right"/>
      </w:pPr>
      <w:rPr>
        <w:rFonts w:hint="default"/>
        <w:i w:val="0"/>
        <w:iCs/>
        <w:spacing w:val="0"/>
        <w:w w:val="100"/>
        <w:lang w:val="en-US" w:eastAsia="en-US" w:bidi="ar-SA"/>
      </w:rPr>
    </w:lvl>
    <w:lvl w:ilvl="2">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3">
      <w:numFmt w:val="bullet"/>
      <w:lvlText w:val="•"/>
      <w:lvlJc w:val="left"/>
      <w:pPr>
        <w:ind w:left="4893" w:hanging="261"/>
      </w:pPr>
      <w:rPr>
        <w:rFonts w:hint="default"/>
        <w:lang w:val="en-US" w:eastAsia="en-US" w:bidi="ar-SA"/>
      </w:rPr>
    </w:lvl>
    <w:lvl w:ilvl="4">
      <w:numFmt w:val="bullet"/>
      <w:lvlText w:val="•"/>
      <w:lvlJc w:val="left"/>
      <w:pPr>
        <w:ind w:left="5840" w:hanging="261"/>
      </w:pPr>
      <w:rPr>
        <w:rFonts w:hint="default"/>
        <w:lang w:val="en-US" w:eastAsia="en-US" w:bidi="ar-SA"/>
      </w:rPr>
    </w:lvl>
    <w:lvl w:ilvl="5">
      <w:numFmt w:val="bullet"/>
      <w:lvlText w:val="•"/>
      <w:lvlJc w:val="left"/>
      <w:pPr>
        <w:ind w:left="6786" w:hanging="261"/>
      </w:pPr>
      <w:rPr>
        <w:rFonts w:hint="default"/>
        <w:lang w:val="en-US" w:eastAsia="en-US" w:bidi="ar-SA"/>
      </w:rPr>
    </w:lvl>
    <w:lvl w:ilvl="6">
      <w:numFmt w:val="bullet"/>
      <w:lvlText w:val="•"/>
      <w:lvlJc w:val="left"/>
      <w:pPr>
        <w:ind w:left="7733" w:hanging="261"/>
      </w:pPr>
      <w:rPr>
        <w:rFonts w:hint="default"/>
        <w:lang w:val="en-US" w:eastAsia="en-US" w:bidi="ar-SA"/>
      </w:rPr>
    </w:lvl>
    <w:lvl w:ilvl="7">
      <w:numFmt w:val="bullet"/>
      <w:lvlText w:val="•"/>
      <w:lvlJc w:val="left"/>
      <w:pPr>
        <w:ind w:left="8680" w:hanging="261"/>
      </w:pPr>
      <w:rPr>
        <w:rFonts w:hint="default"/>
        <w:lang w:val="en-US" w:eastAsia="en-US" w:bidi="ar-SA"/>
      </w:rPr>
    </w:lvl>
    <w:lvl w:ilvl="8">
      <w:numFmt w:val="bullet"/>
      <w:lvlText w:val="•"/>
      <w:lvlJc w:val="left"/>
      <w:pPr>
        <w:ind w:left="9626" w:hanging="261"/>
      </w:pPr>
      <w:rPr>
        <w:rFonts w:hint="default"/>
        <w:lang w:val="en-US" w:eastAsia="en-US" w:bidi="ar-SA"/>
      </w:rPr>
    </w:lvl>
  </w:abstractNum>
  <w:abstractNum w:abstractNumId="38" w15:restartNumberingAfterBreak="0">
    <w:nsid w:val="63CB1ED5"/>
    <w:multiLevelType w:val="multilevel"/>
    <w:tmpl w:val="327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4E7116"/>
    <w:multiLevelType w:val="multilevel"/>
    <w:tmpl w:val="6F6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BD2D4E"/>
    <w:multiLevelType w:val="multilevel"/>
    <w:tmpl w:val="81F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540322"/>
    <w:multiLevelType w:val="multilevel"/>
    <w:tmpl w:val="9CF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6B7C26"/>
    <w:multiLevelType w:val="multilevel"/>
    <w:tmpl w:val="4326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8A6ECE"/>
    <w:multiLevelType w:val="multilevel"/>
    <w:tmpl w:val="261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BE6168"/>
    <w:multiLevelType w:val="multilevel"/>
    <w:tmpl w:val="2810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41021F"/>
    <w:multiLevelType w:val="multilevel"/>
    <w:tmpl w:val="05B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C0624C"/>
    <w:multiLevelType w:val="hybridMultilevel"/>
    <w:tmpl w:val="A798F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7D0A50"/>
    <w:multiLevelType w:val="multilevel"/>
    <w:tmpl w:val="A07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75487F"/>
    <w:multiLevelType w:val="multilevel"/>
    <w:tmpl w:val="FF7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8D596D"/>
    <w:multiLevelType w:val="multilevel"/>
    <w:tmpl w:val="E30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6151974">
    <w:abstractNumId w:val="1"/>
  </w:num>
  <w:num w:numId="2" w16cid:durableId="921334908">
    <w:abstractNumId w:val="3"/>
  </w:num>
  <w:num w:numId="3" w16cid:durableId="1664816671">
    <w:abstractNumId w:val="14"/>
  </w:num>
  <w:num w:numId="4" w16cid:durableId="1081679700">
    <w:abstractNumId w:val="37"/>
  </w:num>
  <w:num w:numId="5" w16cid:durableId="1424492870">
    <w:abstractNumId w:val="29"/>
  </w:num>
  <w:num w:numId="6" w16cid:durableId="955913804">
    <w:abstractNumId w:val="38"/>
  </w:num>
  <w:num w:numId="7" w16cid:durableId="505175408">
    <w:abstractNumId w:val="2"/>
  </w:num>
  <w:num w:numId="8" w16cid:durableId="1761825593">
    <w:abstractNumId w:val="30"/>
  </w:num>
  <w:num w:numId="9" w16cid:durableId="1249342209">
    <w:abstractNumId w:val="4"/>
  </w:num>
  <w:num w:numId="10" w16cid:durableId="1541241835">
    <w:abstractNumId w:val="24"/>
  </w:num>
  <w:num w:numId="11" w16cid:durableId="1445685273">
    <w:abstractNumId w:val="21"/>
  </w:num>
  <w:num w:numId="12" w16cid:durableId="1830319106">
    <w:abstractNumId w:val="34"/>
  </w:num>
  <w:num w:numId="13" w16cid:durableId="420415554">
    <w:abstractNumId w:val="18"/>
  </w:num>
  <w:num w:numId="14" w16cid:durableId="479926593">
    <w:abstractNumId w:val="47"/>
  </w:num>
  <w:num w:numId="15" w16cid:durableId="46268465">
    <w:abstractNumId w:val="49"/>
  </w:num>
  <w:num w:numId="16" w16cid:durableId="722602058">
    <w:abstractNumId w:val="8"/>
  </w:num>
  <w:num w:numId="17" w16cid:durableId="1226255024">
    <w:abstractNumId w:val="23"/>
  </w:num>
  <w:num w:numId="18" w16cid:durableId="1466504496">
    <w:abstractNumId w:val="31"/>
  </w:num>
  <w:num w:numId="19" w16cid:durableId="1836411012">
    <w:abstractNumId w:val="44"/>
  </w:num>
  <w:num w:numId="20" w16cid:durableId="982391150">
    <w:abstractNumId w:val="42"/>
  </w:num>
  <w:num w:numId="21" w16cid:durableId="753622165">
    <w:abstractNumId w:val="25"/>
  </w:num>
  <w:num w:numId="22" w16cid:durableId="383991227">
    <w:abstractNumId w:val="6"/>
  </w:num>
  <w:num w:numId="23" w16cid:durableId="293415792">
    <w:abstractNumId w:val="40"/>
  </w:num>
  <w:num w:numId="24" w16cid:durableId="269751000">
    <w:abstractNumId w:val="17"/>
  </w:num>
  <w:num w:numId="25" w16cid:durableId="1215194977">
    <w:abstractNumId w:val="9"/>
  </w:num>
  <w:num w:numId="26" w16cid:durableId="1919290934">
    <w:abstractNumId w:val="26"/>
  </w:num>
  <w:num w:numId="27" w16cid:durableId="646667640">
    <w:abstractNumId w:val="35"/>
  </w:num>
  <w:num w:numId="28" w16cid:durableId="1090812810">
    <w:abstractNumId w:val="48"/>
  </w:num>
  <w:num w:numId="29" w16cid:durableId="1480490109">
    <w:abstractNumId w:val="22"/>
  </w:num>
  <w:num w:numId="30" w16cid:durableId="39062495">
    <w:abstractNumId w:val="13"/>
  </w:num>
  <w:num w:numId="31" w16cid:durableId="1846702616">
    <w:abstractNumId w:val="15"/>
  </w:num>
  <w:num w:numId="32" w16cid:durableId="2007971912">
    <w:abstractNumId w:val="32"/>
  </w:num>
  <w:num w:numId="33" w16cid:durableId="1397705294">
    <w:abstractNumId w:val="43"/>
  </w:num>
  <w:num w:numId="34" w16cid:durableId="82798209">
    <w:abstractNumId w:val="39"/>
  </w:num>
  <w:num w:numId="35" w16cid:durableId="561869431">
    <w:abstractNumId w:val="19"/>
  </w:num>
  <w:num w:numId="36" w16cid:durableId="1027949640">
    <w:abstractNumId w:val="12"/>
  </w:num>
  <w:num w:numId="37" w16cid:durableId="486046790">
    <w:abstractNumId w:val="28"/>
  </w:num>
  <w:num w:numId="38" w16cid:durableId="833761800">
    <w:abstractNumId w:val="41"/>
  </w:num>
  <w:num w:numId="39" w16cid:durableId="2086292437">
    <w:abstractNumId w:val="5"/>
  </w:num>
  <w:num w:numId="40" w16cid:durableId="1517963737">
    <w:abstractNumId w:val="45"/>
  </w:num>
  <w:num w:numId="41" w16cid:durableId="1554728217">
    <w:abstractNumId w:val="10"/>
  </w:num>
  <w:num w:numId="42" w16cid:durableId="437414946">
    <w:abstractNumId w:val="20"/>
  </w:num>
  <w:num w:numId="43" w16cid:durableId="1577085271">
    <w:abstractNumId w:val="46"/>
  </w:num>
  <w:num w:numId="44" w16cid:durableId="1786925658">
    <w:abstractNumId w:val="0"/>
  </w:num>
  <w:num w:numId="45" w16cid:durableId="1662611170">
    <w:abstractNumId w:val="7"/>
  </w:num>
  <w:num w:numId="46" w16cid:durableId="1430196181">
    <w:abstractNumId w:val="11"/>
  </w:num>
  <w:num w:numId="47" w16cid:durableId="483090722">
    <w:abstractNumId w:val="16"/>
  </w:num>
  <w:num w:numId="48" w16cid:durableId="30572192">
    <w:abstractNumId w:val="36"/>
  </w:num>
  <w:num w:numId="49" w16cid:durableId="2141415319">
    <w:abstractNumId w:val="27"/>
  </w:num>
  <w:num w:numId="50" w16cid:durableId="1134635245">
    <w:abstractNumId w:val="3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rrick, Karen R CIV DHA CDMRP (USA)">
    <w15:presenceInfo w15:providerId="AD" w15:userId="S::karen.r.merrick.civ@health.mil::dbdf8315-f0e8-4fdd-b759-94dffec63b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AD"/>
    <w:rsid w:val="000B4463"/>
    <w:rsid w:val="000C3CE7"/>
    <w:rsid w:val="000D28DB"/>
    <w:rsid w:val="000F0837"/>
    <w:rsid w:val="000F104F"/>
    <w:rsid w:val="001134B7"/>
    <w:rsid w:val="001201DA"/>
    <w:rsid w:val="00161C23"/>
    <w:rsid w:val="00192F52"/>
    <w:rsid w:val="001C356D"/>
    <w:rsid w:val="00244F8F"/>
    <w:rsid w:val="0026424D"/>
    <w:rsid w:val="00290E1E"/>
    <w:rsid w:val="002E04AD"/>
    <w:rsid w:val="003F59BF"/>
    <w:rsid w:val="00423543"/>
    <w:rsid w:val="004C475C"/>
    <w:rsid w:val="0053600B"/>
    <w:rsid w:val="005460E8"/>
    <w:rsid w:val="00563DF3"/>
    <w:rsid w:val="005671AA"/>
    <w:rsid w:val="00570889"/>
    <w:rsid w:val="005D2111"/>
    <w:rsid w:val="00604AA5"/>
    <w:rsid w:val="006319F9"/>
    <w:rsid w:val="00644E80"/>
    <w:rsid w:val="00647217"/>
    <w:rsid w:val="00693C93"/>
    <w:rsid w:val="006A484A"/>
    <w:rsid w:val="006F24E1"/>
    <w:rsid w:val="00755763"/>
    <w:rsid w:val="00780D0F"/>
    <w:rsid w:val="007D0511"/>
    <w:rsid w:val="008063AF"/>
    <w:rsid w:val="008512E7"/>
    <w:rsid w:val="0086788C"/>
    <w:rsid w:val="009105B1"/>
    <w:rsid w:val="0091270F"/>
    <w:rsid w:val="00941BF0"/>
    <w:rsid w:val="009678A1"/>
    <w:rsid w:val="00975690"/>
    <w:rsid w:val="00984BCC"/>
    <w:rsid w:val="009C3758"/>
    <w:rsid w:val="009F0858"/>
    <w:rsid w:val="009F6D4A"/>
    <w:rsid w:val="00A35F73"/>
    <w:rsid w:val="00A75E69"/>
    <w:rsid w:val="00A90245"/>
    <w:rsid w:val="00A90C16"/>
    <w:rsid w:val="00B367E4"/>
    <w:rsid w:val="00B45DAE"/>
    <w:rsid w:val="00B4733D"/>
    <w:rsid w:val="00B479C9"/>
    <w:rsid w:val="00B600BF"/>
    <w:rsid w:val="00B62013"/>
    <w:rsid w:val="00B63208"/>
    <w:rsid w:val="00B7479D"/>
    <w:rsid w:val="00B81DE8"/>
    <w:rsid w:val="00BA508B"/>
    <w:rsid w:val="00BE1785"/>
    <w:rsid w:val="00C03BAF"/>
    <w:rsid w:val="00C30B93"/>
    <w:rsid w:val="00D06EA9"/>
    <w:rsid w:val="00D24ABA"/>
    <w:rsid w:val="00D43FFB"/>
    <w:rsid w:val="00D53A37"/>
    <w:rsid w:val="00D754AD"/>
    <w:rsid w:val="00D7587A"/>
    <w:rsid w:val="00D94F20"/>
    <w:rsid w:val="00DD4DDA"/>
    <w:rsid w:val="00E50DB9"/>
    <w:rsid w:val="00E63108"/>
    <w:rsid w:val="00E84D1B"/>
    <w:rsid w:val="00EE5F0E"/>
    <w:rsid w:val="00F16ED5"/>
    <w:rsid w:val="00F2068B"/>
    <w:rsid w:val="00F30C15"/>
    <w:rsid w:val="00F665A8"/>
    <w:rsid w:val="00F8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8740"/>
  <w15:chartTrackingRefBased/>
  <w15:docId w15:val="{86BB3EEE-4760-4E38-B776-84A226BE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A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75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AD"/>
    <w:rPr>
      <w:rFonts w:eastAsiaTheme="majorEastAsia" w:cstheme="majorBidi"/>
      <w:color w:val="272727" w:themeColor="text1" w:themeTint="D8"/>
    </w:rPr>
  </w:style>
  <w:style w:type="paragraph" w:styleId="Title">
    <w:name w:val="Title"/>
    <w:basedOn w:val="Normal"/>
    <w:next w:val="Normal"/>
    <w:link w:val="TitleChar"/>
    <w:uiPriority w:val="10"/>
    <w:qFormat/>
    <w:rsid w:val="00D754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AD"/>
    <w:pPr>
      <w:spacing w:before="160"/>
      <w:jc w:val="center"/>
    </w:pPr>
    <w:rPr>
      <w:i/>
      <w:iCs/>
      <w:color w:val="404040" w:themeColor="text1" w:themeTint="BF"/>
    </w:rPr>
  </w:style>
  <w:style w:type="character" w:customStyle="1" w:styleId="QuoteChar">
    <w:name w:val="Quote Char"/>
    <w:basedOn w:val="DefaultParagraphFont"/>
    <w:link w:val="Quote"/>
    <w:uiPriority w:val="29"/>
    <w:rsid w:val="00D754AD"/>
    <w:rPr>
      <w:i/>
      <w:iCs/>
      <w:color w:val="404040" w:themeColor="text1" w:themeTint="BF"/>
    </w:rPr>
  </w:style>
  <w:style w:type="paragraph" w:styleId="ListParagraph">
    <w:name w:val="List Paragraph"/>
    <w:basedOn w:val="Normal"/>
    <w:uiPriority w:val="1"/>
    <w:qFormat/>
    <w:rsid w:val="00D754AD"/>
    <w:pPr>
      <w:ind w:left="720"/>
      <w:contextualSpacing/>
    </w:pPr>
  </w:style>
  <w:style w:type="character" w:styleId="IntenseEmphasis">
    <w:name w:val="Intense Emphasis"/>
    <w:basedOn w:val="DefaultParagraphFont"/>
    <w:uiPriority w:val="21"/>
    <w:qFormat/>
    <w:rsid w:val="00D754AD"/>
    <w:rPr>
      <w:i/>
      <w:iCs/>
      <w:color w:val="0F4761" w:themeColor="accent1" w:themeShade="BF"/>
    </w:rPr>
  </w:style>
  <w:style w:type="paragraph" w:styleId="IntenseQuote">
    <w:name w:val="Intense Quote"/>
    <w:basedOn w:val="Normal"/>
    <w:next w:val="Normal"/>
    <w:link w:val="IntenseQuoteChar"/>
    <w:uiPriority w:val="30"/>
    <w:qFormat/>
    <w:rsid w:val="00D75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4AD"/>
    <w:rPr>
      <w:i/>
      <w:iCs/>
      <w:color w:val="0F4761" w:themeColor="accent1" w:themeShade="BF"/>
    </w:rPr>
  </w:style>
  <w:style w:type="character" w:styleId="IntenseReference">
    <w:name w:val="Intense Reference"/>
    <w:basedOn w:val="DefaultParagraphFont"/>
    <w:uiPriority w:val="32"/>
    <w:qFormat/>
    <w:rsid w:val="00D754AD"/>
    <w:rPr>
      <w:b/>
      <w:bCs/>
      <w:smallCaps/>
      <w:color w:val="0F4761" w:themeColor="accent1" w:themeShade="BF"/>
      <w:spacing w:val="5"/>
    </w:rPr>
  </w:style>
  <w:style w:type="paragraph" w:styleId="BodyText">
    <w:name w:val="Body Text"/>
    <w:basedOn w:val="Normal"/>
    <w:link w:val="BodyTextChar"/>
    <w:uiPriority w:val="1"/>
    <w:qFormat/>
    <w:rsid w:val="00D754AD"/>
    <w:pPr>
      <w:ind w:left="1080"/>
    </w:pPr>
    <w:rPr>
      <w:sz w:val="24"/>
      <w:szCs w:val="24"/>
    </w:rPr>
  </w:style>
  <w:style w:type="character" w:customStyle="1" w:styleId="BodyTextChar">
    <w:name w:val="Body Text Char"/>
    <w:basedOn w:val="DefaultParagraphFont"/>
    <w:link w:val="BodyText"/>
    <w:uiPriority w:val="1"/>
    <w:rsid w:val="00D754AD"/>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D754AD"/>
    <w:pPr>
      <w:ind w:left="107"/>
    </w:pPr>
  </w:style>
  <w:style w:type="character" w:styleId="CommentReference">
    <w:name w:val="annotation reference"/>
    <w:basedOn w:val="DefaultParagraphFont"/>
    <w:uiPriority w:val="99"/>
    <w:semiHidden/>
    <w:unhideWhenUsed/>
    <w:rsid w:val="00D754AD"/>
    <w:rPr>
      <w:sz w:val="16"/>
      <w:szCs w:val="16"/>
    </w:rPr>
  </w:style>
  <w:style w:type="paragraph" w:styleId="CommentText">
    <w:name w:val="annotation text"/>
    <w:basedOn w:val="Normal"/>
    <w:link w:val="CommentTextChar"/>
    <w:uiPriority w:val="99"/>
    <w:unhideWhenUsed/>
    <w:rsid w:val="00D754AD"/>
    <w:rPr>
      <w:sz w:val="20"/>
      <w:szCs w:val="20"/>
    </w:rPr>
  </w:style>
  <w:style w:type="character" w:customStyle="1" w:styleId="CommentTextChar">
    <w:name w:val="Comment Text Char"/>
    <w:basedOn w:val="DefaultParagraphFont"/>
    <w:link w:val="CommentText"/>
    <w:uiPriority w:val="99"/>
    <w:rsid w:val="00D754A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54AD"/>
    <w:rPr>
      <w:b/>
      <w:bCs/>
    </w:rPr>
  </w:style>
  <w:style w:type="character" w:customStyle="1" w:styleId="CommentSubjectChar">
    <w:name w:val="Comment Subject Char"/>
    <w:basedOn w:val="CommentTextChar"/>
    <w:link w:val="CommentSubject"/>
    <w:uiPriority w:val="99"/>
    <w:semiHidden/>
    <w:rsid w:val="00D754AD"/>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D754AD"/>
    <w:pPr>
      <w:spacing w:after="0" w:line="240" w:lineRule="auto"/>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D754AD"/>
    <w:rPr>
      <w:color w:val="467886" w:themeColor="hyperlink"/>
      <w:u w:val="single"/>
    </w:rPr>
  </w:style>
  <w:style w:type="character" w:styleId="UnresolvedMention">
    <w:name w:val="Unresolved Mention"/>
    <w:basedOn w:val="DefaultParagraphFont"/>
    <w:uiPriority w:val="99"/>
    <w:semiHidden/>
    <w:unhideWhenUsed/>
    <w:rsid w:val="00D754AD"/>
    <w:rPr>
      <w:color w:val="605E5C"/>
      <w:shd w:val="clear" w:color="auto" w:fill="E1DFDD"/>
    </w:rPr>
  </w:style>
  <w:style w:type="paragraph" w:styleId="NoSpacing">
    <w:name w:val="No Spacing"/>
    <w:uiPriority w:val="1"/>
    <w:qFormat/>
    <w:rsid w:val="00D754A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normaltextrun">
    <w:name w:val="normaltextrun"/>
    <w:basedOn w:val="DefaultParagraphFont"/>
    <w:rsid w:val="00D754AD"/>
  </w:style>
  <w:style w:type="character" w:customStyle="1" w:styleId="eop">
    <w:name w:val="eop"/>
    <w:basedOn w:val="DefaultParagraphFont"/>
    <w:rsid w:val="00D754AD"/>
  </w:style>
  <w:style w:type="paragraph" w:styleId="Header">
    <w:name w:val="header"/>
    <w:basedOn w:val="Normal"/>
    <w:link w:val="HeaderChar"/>
    <w:uiPriority w:val="99"/>
    <w:unhideWhenUsed/>
    <w:rsid w:val="00D754AD"/>
    <w:pPr>
      <w:tabs>
        <w:tab w:val="center" w:pos="4680"/>
        <w:tab w:val="right" w:pos="9360"/>
      </w:tabs>
    </w:pPr>
  </w:style>
  <w:style w:type="character" w:customStyle="1" w:styleId="HeaderChar">
    <w:name w:val="Header Char"/>
    <w:basedOn w:val="DefaultParagraphFont"/>
    <w:link w:val="Header"/>
    <w:uiPriority w:val="99"/>
    <w:rsid w:val="00D754AD"/>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D754AD"/>
    <w:pPr>
      <w:tabs>
        <w:tab w:val="center" w:pos="4680"/>
        <w:tab w:val="right" w:pos="9360"/>
      </w:tabs>
    </w:pPr>
  </w:style>
  <w:style w:type="character" w:customStyle="1" w:styleId="FooterChar">
    <w:name w:val="Footer Char"/>
    <w:basedOn w:val="DefaultParagraphFont"/>
    <w:link w:val="Footer"/>
    <w:uiPriority w:val="99"/>
    <w:rsid w:val="00D754AD"/>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ms.us-" TargetMode="External"/><Relationship Id="rId18" Type="http://schemas.openxmlformats.org/officeDocument/2006/relationships/hyperlink" Target="https://jko.jten.mil/MHS" TargetMode="External"/><Relationship Id="rId26" Type="http://schemas.openxmlformats.org/officeDocument/2006/relationships/hyperlink" Target="https://jko.jten.mil/MHS" TargetMode="External"/><Relationship Id="rId3" Type="http://schemas.openxmlformats.org/officeDocument/2006/relationships/settings" Target="settings.xml"/><Relationship Id="rId21" Type="http://schemas.openxmlformats.org/officeDocument/2006/relationships/hyperlink" Target="https://jko.jten.mil/MHS" TargetMode="External"/><Relationship Id="rId34" Type="http://schemas.openxmlformats.org/officeDocument/2006/relationships/theme" Target="theme/theme1.xml"/><Relationship Id="rId7" Type="http://schemas.openxmlformats.org/officeDocument/2006/relationships/hyperlink" Target="https://www.cac.mil/Portals/53/Documents/52000.2R.pdf" TargetMode="External"/><Relationship Id="rId12" Type="http://schemas.openxmlformats.org/officeDocument/2006/relationships/hyperlink" Target="https://dodprocurementtoolbox.com/" TargetMode="External"/><Relationship Id="rId17" Type="http://schemas.openxmlformats.org/officeDocument/2006/relationships/hyperlink" Target="https://jko.jten.mil/MHS" TargetMode="External"/><Relationship Id="rId25" Type="http://schemas.openxmlformats.org/officeDocument/2006/relationships/hyperlink" Target="https://jko.jten.mil/MHS"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jko.jten.mil/MHS" TargetMode="External"/><Relationship Id="rId20" Type="http://schemas.openxmlformats.org/officeDocument/2006/relationships/hyperlink" Target="https://jko.jten.mil/MHS" TargetMode="External"/><Relationship Id="rId29" Type="http://schemas.openxmlformats.org/officeDocument/2006/relationships/hyperlink" Target="https://armypubs.army.mil/epubs/DR_pubs/DR_a/pdf/web/ARN17503_AR25_2_Admin_%20FINAL.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wf.eb.mil/piee-landing/" TargetMode="External"/><Relationship Id="rId24" Type="http://schemas.openxmlformats.org/officeDocument/2006/relationships/hyperlink" Target="https://jko.jten.mil/MH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health.mil/Military-Health-Topics/Privacy-and-Civil-Liberties/Breaches-of-PII-and-PHI." TargetMode="External"/><Relationship Id="rId23" Type="http://schemas.openxmlformats.org/officeDocument/2006/relationships/hyperlink" Target="https://jko.jten.mil/MHS" TargetMode="External"/><Relationship Id="rId28" Type="http://schemas.openxmlformats.org/officeDocument/2006/relationships/hyperlink" Target="https://www.esd.whs.mil/Portals/54/Documents/DD/issuances/dodm/857001m.pdf?ver=2" TargetMode="External"/><Relationship Id="rId10" Type="http://schemas.openxmlformats.org/officeDocument/2006/relationships/hyperlink" Target="https://wawf.eb.mil/piee-landing/" TargetMode="External"/><Relationship Id="rId19" Type="http://schemas.openxmlformats.org/officeDocument/2006/relationships/hyperlink" Target="https://jko.jten.mil/MHS"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dprocurementtoolbox.com" TargetMode="External"/><Relationship Id="rId14" Type="http://schemas.openxmlformats.org/officeDocument/2006/relationships/hyperlink" Target="https://forms.us-cert.gov/report/" TargetMode="External"/><Relationship Id="rId22" Type="http://schemas.openxmlformats.org/officeDocument/2006/relationships/hyperlink" Target="https://www.cdse.edu/Training/eLearning/GS130.16/" TargetMode="External"/><Relationship Id="rId27" Type="http://schemas.openxmlformats.org/officeDocument/2006/relationships/hyperlink" Target="https://jko.jten.mil/MHS" TargetMode="External"/><Relationship Id="rId30" Type="http://schemas.openxmlformats.org/officeDocument/2006/relationships/header" Target="header1.xml"/><Relationship Id="rId8" Type="http://schemas.openxmlformats.org/officeDocument/2006/relationships/hyperlink" Target="https://piee.eb.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10757</Words>
  <Characters>60030</Characters>
  <Application>Microsoft Office Word</Application>
  <DocSecurity>4</DocSecurity>
  <Lines>1579</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WALLACE-BERRY, Takamma L CIV DHA DHA CONTRACTING ACT (USA)</dc:creator>
  <cp:keywords/>
  <dc:description/>
  <cp:lastModifiedBy>WALLACE-BERRY, Takamma L CIV DHA DHA CONTRACTING ACT (USA)</cp:lastModifiedBy>
  <cp:revision>2</cp:revision>
  <dcterms:created xsi:type="dcterms:W3CDTF">2026-03-19T16:48:00Z</dcterms:created>
  <dcterms:modified xsi:type="dcterms:W3CDTF">2026-03-19T16:48:00Z</dcterms:modified>
</cp:coreProperties>
</file>