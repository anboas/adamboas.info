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C895" w14:textId="77777777" w:rsidR="00FB1743" w:rsidRPr="004D50EE" w:rsidRDefault="00FB1743" w:rsidP="00FB1743">
      <w:pPr>
        <w:tabs>
          <w:tab w:val="center" w:pos="4680"/>
        </w:tabs>
        <w:rPr>
          <w:rFonts w:cs="Courier New"/>
          <w:b/>
          <w:bCs/>
        </w:rPr>
      </w:pPr>
      <w:r w:rsidRPr="004D50EE">
        <w:rPr>
          <w:rFonts w:cs="Courier New"/>
          <w:b/>
          <w:bCs/>
        </w:rPr>
        <w:tab/>
        <w:t>STATEMENT OF WORK</w:t>
      </w:r>
    </w:p>
    <w:p w14:paraId="74BBCEC6" w14:textId="77777777" w:rsidR="00FB1743" w:rsidRPr="004D50EE" w:rsidRDefault="00FB1743" w:rsidP="00FB1743">
      <w:pPr>
        <w:tabs>
          <w:tab w:val="center" w:pos="4680"/>
        </w:tabs>
        <w:rPr>
          <w:rFonts w:cs="Courier New"/>
          <w:b/>
        </w:rPr>
      </w:pPr>
      <w:r w:rsidRPr="004D50EE">
        <w:rPr>
          <w:rFonts w:cs="Courier New"/>
          <w:b/>
          <w:bCs/>
        </w:rPr>
        <w:tab/>
        <w:t>FOR</w:t>
      </w:r>
    </w:p>
    <w:p w14:paraId="1BD1D5B9" w14:textId="34E71A40" w:rsidR="00FB1743" w:rsidRPr="00241EFA" w:rsidRDefault="00FB1743" w:rsidP="00241EFA">
      <w:pPr>
        <w:tabs>
          <w:tab w:val="center" w:pos="4680"/>
        </w:tabs>
        <w:rPr>
          <w:rFonts w:cs="Courier New"/>
          <w:b/>
          <w:bCs/>
        </w:rPr>
      </w:pPr>
      <w:r w:rsidRPr="004D50EE">
        <w:rPr>
          <w:rFonts w:cs="Courier New"/>
          <w:b/>
        </w:rPr>
        <w:tab/>
      </w:r>
      <w:r w:rsidR="00241EFA">
        <w:rPr>
          <w:rFonts w:cs="Courier New"/>
          <w:b/>
          <w:bCs/>
        </w:rPr>
        <w:t>CHAFF</w:t>
      </w:r>
      <w:r w:rsidR="007317B4">
        <w:rPr>
          <w:rFonts w:cs="Courier New"/>
          <w:b/>
          <w:bCs/>
        </w:rPr>
        <w:t>,</w:t>
      </w:r>
      <w:r w:rsidR="00D10528">
        <w:rPr>
          <w:rFonts w:cs="Courier New"/>
          <w:b/>
          <w:bCs/>
        </w:rPr>
        <w:t xml:space="preserve"> </w:t>
      </w:r>
      <w:r w:rsidR="00241EFA">
        <w:rPr>
          <w:rFonts w:cs="Courier New"/>
          <w:b/>
          <w:bCs/>
        </w:rPr>
        <w:t>COUNTERMEASURE</w:t>
      </w:r>
      <w:r w:rsidR="00D10528">
        <w:rPr>
          <w:rFonts w:cs="Courier New"/>
          <w:b/>
          <w:bCs/>
        </w:rPr>
        <w:t xml:space="preserve">, </w:t>
      </w:r>
      <w:r w:rsidR="00241EFA">
        <w:rPr>
          <w:rFonts w:cs="Courier New"/>
          <w:b/>
          <w:bCs/>
        </w:rPr>
        <w:t>RR-203/AL</w:t>
      </w:r>
    </w:p>
    <w:p w14:paraId="5C00D686" w14:textId="77777777" w:rsidR="00FB1743" w:rsidRPr="004D50EE" w:rsidRDefault="002A0729" w:rsidP="00FB1743">
      <w:pPr>
        <w:tabs>
          <w:tab w:val="center" w:pos="4680"/>
        </w:tabs>
        <w:rPr>
          <w:rFonts w:cs="Courier New"/>
          <w:b/>
          <w:bCs/>
        </w:rPr>
      </w:pPr>
      <w:r>
        <w:rPr>
          <w:rFonts w:cs="Courier New"/>
          <w:b/>
          <w:bCs/>
        </w:rPr>
        <w:tab/>
      </w:r>
    </w:p>
    <w:p w14:paraId="2732B4FD" w14:textId="77777777" w:rsidR="00FB1743" w:rsidRPr="00FD22BF" w:rsidRDefault="00FB1743" w:rsidP="00FB1743">
      <w:pPr>
        <w:rPr>
          <w:rFonts w:cs="Courier New"/>
          <w:b/>
          <w:bCs/>
        </w:rPr>
      </w:pPr>
    </w:p>
    <w:p w14:paraId="5F560D5F" w14:textId="523D21F8" w:rsidR="00FB1743" w:rsidRPr="00FD22BF" w:rsidRDefault="00FB1743" w:rsidP="00FB1743">
      <w:pPr>
        <w:rPr>
          <w:rFonts w:cs="Courier New"/>
        </w:rPr>
      </w:pPr>
      <w:r w:rsidRPr="00B60E04">
        <w:rPr>
          <w:rFonts w:cs="Courier New"/>
          <w:b/>
        </w:rPr>
        <w:t>1</w:t>
      </w:r>
      <w:proofErr w:type="gramStart"/>
      <w:r w:rsidRPr="00B60E04">
        <w:rPr>
          <w:rFonts w:cs="Courier New"/>
          <w:b/>
        </w:rPr>
        <w:t xml:space="preserve">.  </w:t>
      </w:r>
      <w:r w:rsidRPr="00B60E04">
        <w:rPr>
          <w:rFonts w:cs="Courier New"/>
          <w:b/>
          <w:u w:val="single"/>
        </w:rPr>
        <w:t>SCOPE</w:t>
      </w:r>
      <w:r w:rsidRPr="00B60E04">
        <w:rPr>
          <w:rFonts w:cs="Courier New"/>
          <w:b/>
        </w:rPr>
        <w:t>:</w:t>
      </w:r>
      <w:r w:rsidRPr="00FD22BF">
        <w:rPr>
          <w:rFonts w:cs="Courier New"/>
        </w:rPr>
        <w:t xml:space="preserve">  </w:t>
      </w:r>
      <w:r w:rsidR="006A50C4" w:rsidRPr="00FD22BF">
        <w:rPr>
          <w:rFonts w:cs="Courier New"/>
        </w:rPr>
        <w:t>This</w:t>
      </w:r>
      <w:proofErr w:type="gramEnd"/>
      <w:r w:rsidR="006A50C4" w:rsidRPr="00FD22BF">
        <w:rPr>
          <w:rFonts w:cs="Courier New"/>
        </w:rPr>
        <w:t xml:space="preserve"> Statement of Work (SOW) is for the production, acceptance, and delivery of </w:t>
      </w:r>
      <w:r w:rsidR="00241EFA">
        <w:rPr>
          <w:rFonts w:cs="Courier New"/>
        </w:rPr>
        <w:t>RR-203/AL Chaff Countermeasures</w:t>
      </w:r>
      <w:r w:rsidR="006A50C4">
        <w:rPr>
          <w:rFonts w:cs="Courier New"/>
        </w:rPr>
        <w:t>.</w:t>
      </w:r>
      <w:r w:rsidR="006A50C4" w:rsidRPr="00FD22BF">
        <w:rPr>
          <w:rFonts w:cs="Courier New"/>
        </w:rPr>
        <w:t xml:space="preserve">  </w:t>
      </w:r>
      <w:r w:rsidR="00241EFA">
        <w:rPr>
          <w:rFonts w:cs="Courier New"/>
        </w:rPr>
        <w:t xml:space="preserve">RR-203/AL Chaff Countermeasures </w:t>
      </w:r>
      <w:r w:rsidR="00E36CF7">
        <w:rPr>
          <w:rFonts w:cs="Courier New"/>
        </w:rPr>
        <w:t xml:space="preserve">are </w:t>
      </w:r>
      <w:r w:rsidR="00241EFA">
        <w:rPr>
          <w:rFonts w:cs="Courier New"/>
        </w:rPr>
        <w:t>expendable</w:t>
      </w:r>
      <w:r w:rsidR="006A50C4">
        <w:rPr>
          <w:rFonts w:cs="Courier New"/>
        </w:rPr>
        <w:t xml:space="preserve"> device</w:t>
      </w:r>
      <w:r w:rsidR="00E36CF7">
        <w:rPr>
          <w:rFonts w:cs="Courier New"/>
        </w:rPr>
        <w:t>s</w:t>
      </w:r>
      <w:r w:rsidR="006A50C4">
        <w:rPr>
          <w:rFonts w:cs="Courier New"/>
        </w:rPr>
        <w:t xml:space="preserve"> that </w:t>
      </w:r>
      <w:r w:rsidR="00E36CF7">
        <w:rPr>
          <w:rFonts w:cs="Courier New"/>
        </w:rPr>
        <w:t>are</w:t>
      </w:r>
      <w:r w:rsidR="006A50C4">
        <w:rPr>
          <w:rFonts w:cs="Courier New"/>
        </w:rPr>
        <w:t xml:space="preserve"> de</w:t>
      </w:r>
      <w:r w:rsidR="006A50C4" w:rsidRPr="00FD22BF">
        <w:rPr>
          <w:rFonts w:cs="Courier New"/>
        </w:rPr>
        <w:t>sign</w:t>
      </w:r>
      <w:r w:rsidR="006A50C4">
        <w:rPr>
          <w:rFonts w:cs="Courier New"/>
        </w:rPr>
        <w:t>ed</w:t>
      </w:r>
      <w:r w:rsidR="006A50C4" w:rsidRPr="00FD22BF">
        <w:rPr>
          <w:rFonts w:cs="Courier New"/>
        </w:rPr>
        <w:t xml:space="preserve"> to </w:t>
      </w:r>
      <w:r w:rsidR="00241EFA">
        <w:rPr>
          <w:rFonts w:cs="Courier New"/>
        </w:rPr>
        <w:t xml:space="preserve">defeat radar-guided anti-aircraft </w:t>
      </w:r>
      <w:r w:rsidR="006A50C4" w:rsidRPr="00FD22BF">
        <w:rPr>
          <w:rFonts w:cs="Courier New"/>
        </w:rPr>
        <w:t>missiles.</w:t>
      </w:r>
    </w:p>
    <w:p w14:paraId="034BEFF3" w14:textId="77777777" w:rsidR="00FB1743" w:rsidRPr="00FD22BF" w:rsidRDefault="00FB1743" w:rsidP="00FB1743">
      <w:pPr>
        <w:rPr>
          <w:rFonts w:cs="Courier New"/>
        </w:rPr>
      </w:pPr>
    </w:p>
    <w:p w14:paraId="1340E91D" w14:textId="77777777" w:rsidR="00FB1743" w:rsidRPr="00B60E04" w:rsidRDefault="00FB1743" w:rsidP="00FB1743">
      <w:pPr>
        <w:rPr>
          <w:rFonts w:cs="Courier New"/>
          <w:b/>
        </w:rPr>
      </w:pPr>
      <w:r w:rsidRPr="00B60E04">
        <w:rPr>
          <w:rFonts w:cs="Courier New"/>
          <w:b/>
        </w:rPr>
        <w:t xml:space="preserve">2.  </w:t>
      </w:r>
      <w:r w:rsidRPr="00B60E04">
        <w:rPr>
          <w:rFonts w:cs="Courier New"/>
          <w:b/>
          <w:u w:val="single"/>
        </w:rPr>
        <w:t>APPLICABLE DOCUMENTS</w:t>
      </w:r>
      <w:r w:rsidRPr="00B60E04">
        <w:rPr>
          <w:rFonts w:cs="Courier New"/>
          <w:b/>
        </w:rPr>
        <w:t>:</w:t>
      </w:r>
    </w:p>
    <w:p w14:paraId="3C3BBAFB" w14:textId="77777777" w:rsidR="00FB1743" w:rsidRPr="00FD22BF" w:rsidRDefault="00FB1743" w:rsidP="00FB1743">
      <w:pPr>
        <w:rPr>
          <w:rFonts w:cs="Courier New"/>
        </w:rPr>
      </w:pPr>
    </w:p>
    <w:p w14:paraId="5A80F790" w14:textId="77777777" w:rsidR="00FB1743" w:rsidRPr="00BC7855" w:rsidRDefault="00FB1743" w:rsidP="00FB1743">
      <w:pPr>
        <w:rPr>
          <w:rFonts w:cs="Courier New"/>
          <w:b/>
        </w:rPr>
      </w:pPr>
      <w:r w:rsidRPr="00FD22BF">
        <w:rPr>
          <w:rFonts w:cs="Courier New"/>
        </w:rPr>
        <w:t xml:space="preserve">    </w:t>
      </w:r>
      <w:r w:rsidRPr="00BC7855">
        <w:rPr>
          <w:rFonts w:cs="Courier New"/>
          <w:b/>
        </w:rPr>
        <w:t xml:space="preserve">2.1 </w:t>
      </w:r>
      <w:r w:rsidR="00721662" w:rsidRPr="00BC7855">
        <w:rPr>
          <w:rFonts w:cs="Courier New"/>
          <w:b/>
        </w:rPr>
        <w:t>GOVERNMENT</w:t>
      </w:r>
      <w:r w:rsidRPr="00BC7855">
        <w:rPr>
          <w:rFonts w:cs="Courier New"/>
          <w:b/>
        </w:rPr>
        <w:t xml:space="preserve"> DOCUMENTS:</w:t>
      </w:r>
    </w:p>
    <w:p w14:paraId="20A63AFD" w14:textId="77777777" w:rsidR="00FB1743" w:rsidRDefault="00FB1743" w:rsidP="00FB1743">
      <w:pPr>
        <w:rPr>
          <w:rFonts w:cs="Courier New"/>
        </w:rPr>
      </w:pPr>
    </w:p>
    <w:p w14:paraId="2431B010" w14:textId="16C715ED" w:rsidR="007317B4" w:rsidRPr="00E322BC" w:rsidRDefault="007317B4" w:rsidP="000A1CAC">
      <w:pPr>
        <w:ind w:left="540"/>
        <w:rPr>
          <w:rFonts w:cs="Courier New"/>
        </w:rPr>
      </w:pPr>
      <w:r w:rsidRPr="00E322BC">
        <w:rPr>
          <w:rFonts w:cs="Courier New"/>
        </w:rPr>
        <w:t>30003-</w:t>
      </w:r>
      <w:r w:rsidR="00E322BC" w:rsidRPr="00E322BC">
        <w:rPr>
          <w:rFonts w:cs="Courier New"/>
        </w:rPr>
        <w:t>4314</w:t>
      </w:r>
      <w:r w:rsidRPr="00E322BC">
        <w:rPr>
          <w:rFonts w:cs="Courier New"/>
        </w:rPr>
        <w:t>AS100</w:t>
      </w:r>
      <w:r w:rsidR="004C0D7E" w:rsidRPr="00E322BC">
        <w:rPr>
          <w:rFonts w:cs="Courier New"/>
        </w:rPr>
        <w:t xml:space="preserve"> </w:t>
      </w:r>
      <w:r w:rsidR="00E322BC" w:rsidRPr="00E322BC">
        <w:rPr>
          <w:rFonts w:cs="Courier New"/>
        </w:rPr>
        <w:t xml:space="preserve">No </w:t>
      </w:r>
      <w:r w:rsidR="004C0D7E" w:rsidRPr="00E322BC">
        <w:rPr>
          <w:rFonts w:cs="Courier New"/>
        </w:rPr>
        <w:t>Rev.</w:t>
      </w:r>
      <w:r w:rsidR="004C0D7E" w:rsidRPr="00E322BC">
        <w:rPr>
          <w:rFonts w:cs="Courier New"/>
        </w:rPr>
        <w:tab/>
      </w:r>
      <w:r w:rsidRPr="00E322BC">
        <w:rPr>
          <w:rFonts w:cs="Courier New"/>
        </w:rPr>
        <w:t xml:space="preserve">Automated Data List for </w:t>
      </w:r>
      <w:r w:rsidR="00E322BC" w:rsidRPr="00E322BC">
        <w:rPr>
          <w:rFonts w:cs="Courier New"/>
        </w:rPr>
        <w:t>Chaff</w:t>
      </w:r>
      <w:r w:rsidRPr="00E322BC">
        <w:rPr>
          <w:rFonts w:cs="Courier New"/>
        </w:rPr>
        <w:t>,</w:t>
      </w:r>
    </w:p>
    <w:p w14:paraId="213C197A" w14:textId="286D643F" w:rsidR="007317B4" w:rsidRPr="00E322BC" w:rsidRDefault="00D10528" w:rsidP="00372414">
      <w:pPr>
        <w:ind w:left="630"/>
        <w:rPr>
          <w:rFonts w:cs="Courier New"/>
        </w:rPr>
      </w:pPr>
      <w:r w:rsidRPr="00E322BC">
        <w:rPr>
          <w:rFonts w:cs="Courier New"/>
        </w:rPr>
        <w:tab/>
      </w:r>
      <w:r w:rsidRPr="00E322BC">
        <w:rPr>
          <w:rFonts w:cs="Courier New"/>
        </w:rPr>
        <w:tab/>
      </w:r>
      <w:r w:rsidRPr="00E322BC">
        <w:rPr>
          <w:rFonts w:cs="Courier New"/>
        </w:rPr>
        <w:tab/>
      </w:r>
      <w:r w:rsidRPr="00E322BC">
        <w:rPr>
          <w:rFonts w:cs="Courier New"/>
        </w:rPr>
        <w:tab/>
      </w:r>
      <w:r w:rsidRPr="00E322BC">
        <w:rPr>
          <w:rFonts w:cs="Courier New"/>
        </w:rPr>
        <w:tab/>
      </w:r>
      <w:r w:rsidRPr="00E322BC">
        <w:rPr>
          <w:rFonts w:cs="Courier New"/>
        </w:rPr>
        <w:tab/>
      </w:r>
      <w:r w:rsidR="00E322BC" w:rsidRPr="00E322BC">
        <w:rPr>
          <w:rFonts w:cs="Courier New"/>
        </w:rPr>
        <w:t>Countermeasures</w:t>
      </w:r>
      <w:r w:rsidR="007317B4" w:rsidRPr="00E322BC">
        <w:rPr>
          <w:rFonts w:cs="Courier New"/>
        </w:rPr>
        <w:t>,</w:t>
      </w:r>
      <w:r w:rsidR="00E36CF7" w:rsidRPr="00E322BC">
        <w:rPr>
          <w:rFonts w:cs="Courier New"/>
        </w:rPr>
        <w:t xml:space="preserve"> </w:t>
      </w:r>
      <w:r w:rsidR="00E322BC" w:rsidRPr="00E322BC">
        <w:rPr>
          <w:rFonts w:cs="Courier New"/>
        </w:rPr>
        <w:t>RR</w:t>
      </w:r>
      <w:r w:rsidR="007317B4" w:rsidRPr="00E322BC">
        <w:rPr>
          <w:rFonts w:cs="Courier New"/>
        </w:rPr>
        <w:t>-</w:t>
      </w:r>
      <w:r w:rsidR="00E322BC" w:rsidRPr="00E322BC">
        <w:rPr>
          <w:rFonts w:cs="Courier New"/>
        </w:rPr>
        <w:t>203</w:t>
      </w:r>
      <w:r w:rsidR="007317B4" w:rsidRPr="00E322BC">
        <w:rPr>
          <w:rFonts w:cs="Courier New"/>
        </w:rPr>
        <w:t>/</w:t>
      </w:r>
      <w:r w:rsidR="00E322BC" w:rsidRPr="00E322BC">
        <w:rPr>
          <w:rFonts w:cs="Courier New"/>
        </w:rPr>
        <w:t>AL</w:t>
      </w:r>
    </w:p>
    <w:p w14:paraId="19AA119F" w14:textId="77777777" w:rsidR="00E36CF7" w:rsidRPr="00E322BC" w:rsidRDefault="00E36CF7" w:rsidP="00372414">
      <w:pPr>
        <w:ind w:left="630"/>
        <w:rPr>
          <w:rFonts w:cs="Courier New"/>
        </w:rPr>
      </w:pPr>
    </w:p>
    <w:p w14:paraId="69575A4D" w14:textId="78855BF6" w:rsidR="000A1CAC" w:rsidRPr="00E322BC" w:rsidRDefault="00E322BC" w:rsidP="000A1CAC">
      <w:pPr>
        <w:tabs>
          <w:tab w:val="left" w:pos="630"/>
        </w:tabs>
        <w:ind w:left="4320" w:hanging="3780"/>
        <w:rPr>
          <w:rFonts w:cs="Courier New"/>
        </w:rPr>
      </w:pPr>
      <w:r w:rsidRPr="00E322BC">
        <w:rPr>
          <w:rFonts w:cs="Courier New"/>
        </w:rPr>
        <w:t>SP4314AS500 Rev.</w:t>
      </w:r>
      <w:r w:rsidR="00120FA4">
        <w:rPr>
          <w:rFonts w:cs="Courier New"/>
        </w:rPr>
        <w:t xml:space="preserve"> A</w:t>
      </w:r>
      <w:r w:rsidR="006A50C4" w:rsidRPr="00E322BC">
        <w:rPr>
          <w:rFonts w:cs="Courier New"/>
        </w:rPr>
        <w:tab/>
        <w:t>Detail</w:t>
      </w:r>
      <w:r w:rsidRPr="00E322BC">
        <w:rPr>
          <w:rFonts w:cs="Courier New"/>
        </w:rPr>
        <w:t>ed</w:t>
      </w:r>
      <w:r w:rsidR="006A50C4" w:rsidRPr="00E322BC">
        <w:rPr>
          <w:rFonts w:cs="Courier New"/>
        </w:rPr>
        <w:t xml:space="preserve"> Specification for </w:t>
      </w:r>
      <w:r w:rsidRPr="00E322BC">
        <w:rPr>
          <w:rFonts w:cs="Courier New"/>
        </w:rPr>
        <w:t>Chaff</w:t>
      </w:r>
      <w:r w:rsidR="00372414" w:rsidRPr="00E322BC">
        <w:rPr>
          <w:rFonts w:cs="Courier New"/>
        </w:rPr>
        <w:t>,</w:t>
      </w:r>
    </w:p>
    <w:p w14:paraId="573031D5" w14:textId="433F448F" w:rsidR="006A50C4" w:rsidRDefault="000A1CAC" w:rsidP="000A1CAC">
      <w:pPr>
        <w:tabs>
          <w:tab w:val="left" w:pos="630"/>
        </w:tabs>
        <w:ind w:left="4320" w:hanging="3690"/>
        <w:rPr>
          <w:rFonts w:cs="Courier New"/>
        </w:rPr>
      </w:pPr>
      <w:r w:rsidRPr="00E322BC">
        <w:rPr>
          <w:rFonts w:cs="Courier New"/>
        </w:rPr>
        <w:tab/>
      </w:r>
      <w:r w:rsidR="00E322BC" w:rsidRPr="00E322BC">
        <w:rPr>
          <w:rFonts w:cs="Courier New"/>
        </w:rPr>
        <w:t>Countermeasures, RR</w:t>
      </w:r>
      <w:r w:rsidR="00A63BEA" w:rsidRPr="00E322BC">
        <w:rPr>
          <w:rFonts w:cs="Courier New"/>
        </w:rPr>
        <w:t>-</w:t>
      </w:r>
      <w:r w:rsidR="00E322BC" w:rsidRPr="00E322BC">
        <w:rPr>
          <w:rFonts w:cs="Courier New"/>
        </w:rPr>
        <w:t>20</w:t>
      </w:r>
      <w:r w:rsidR="00E36CF7" w:rsidRPr="00E322BC">
        <w:rPr>
          <w:rFonts w:cs="Courier New"/>
        </w:rPr>
        <w:t>3</w:t>
      </w:r>
      <w:r w:rsidR="006673A8" w:rsidRPr="00E322BC">
        <w:rPr>
          <w:rFonts w:cs="Courier New"/>
        </w:rPr>
        <w:t>/</w:t>
      </w:r>
      <w:r w:rsidR="00E322BC" w:rsidRPr="00E322BC">
        <w:rPr>
          <w:rFonts w:cs="Courier New"/>
        </w:rPr>
        <w:t>AL</w:t>
      </w:r>
    </w:p>
    <w:p w14:paraId="3AD92875" w14:textId="77777777" w:rsidR="00E322BC" w:rsidRDefault="00E322BC" w:rsidP="00E322BC">
      <w:pPr>
        <w:tabs>
          <w:tab w:val="left" w:pos="630"/>
        </w:tabs>
        <w:ind w:left="4320" w:hanging="3780"/>
        <w:rPr>
          <w:rFonts w:cs="Courier New"/>
        </w:rPr>
      </w:pPr>
    </w:p>
    <w:p w14:paraId="0CE314F7" w14:textId="6A2567D7" w:rsidR="00E322BC" w:rsidRPr="00E322BC" w:rsidRDefault="00E322BC" w:rsidP="00E322BC">
      <w:pPr>
        <w:tabs>
          <w:tab w:val="left" w:pos="630"/>
        </w:tabs>
        <w:ind w:left="4320" w:hanging="3780"/>
        <w:rPr>
          <w:rFonts w:cs="Courier New"/>
        </w:rPr>
      </w:pPr>
      <w:r w:rsidRPr="00E322BC">
        <w:rPr>
          <w:rFonts w:cs="Courier New"/>
        </w:rPr>
        <w:t>NAVAIR S</w:t>
      </w:r>
      <w:r>
        <w:rPr>
          <w:rFonts w:cs="Courier New"/>
        </w:rPr>
        <w:t xml:space="preserve">ecurity </w:t>
      </w:r>
      <w:r w:rsidRPr="00E322BC">
        <w:rPr>
          <w:rFonts w:cs="Courier New"/>
        </w:rPr>
        <w:t>C</w:t>
      </w:r>
      <w:r>
        <w:rPr>
          <w:rFonts w:cs="Courier New"/>
        </w:rPr>
        <w:t>lassi-</w:t>
      </w:r>
      <w:r w:rsidRPr="00E322BC">
        <w:rPr>
          <w:rFonts w:cs="Courier New"/>
        </w:rPr>
        <w:tab/>
        <w:t xml:space="preserve">Chaff and </w:t>
      </w:r>
      <w:proofErr w:type="gramStart"/>
      <w:r w:rsidRPr="00E322BC">
        <w:rPr>
          <w:rFonts w:cs="Courier New"/>
        </w:rPr>
        <w:t>Free Falling</w:t>
      </w:r>
      <w:proofErr w:type="gramEnd"/>
      <w:r w:rsidRPr="00E322BC">
        <w:rPr>
          <w:rFonts w:cs="Courier New"/>
        </w:rPr>
        <w:t xml:space="preserve"> Radio</w:t>
      </w:r>
    </w:p>
    <w:p w14:paraId="4E384F5E" w14:textId="3C43157B" w:rsidR="00E322BC" w:rsidRDefault="00E322BC" w:rsidP="00E322BC">
      <w:pPr>
        <w:tabs>
          <w:tab w:val="left" w:pos="630"/>
        </w:tabs>
        <w:ind w:left="4320" w:hanging="3780"/>
        <w:rPr>
          <w:rFonts w:cs="Courier New"/>
          <w:bCs/>
        </w:rPr>
      </w:pPr>
      <w:proofErr w:type="spellStart"/>
      <w:r>
        <w:rPr>
          <w:rFonts w:cs="Courier New"/>
          <w:bCs/>
        </w:rPr>
        <w:t>fication</w:t>
      </w:r>
      <w:proofErr w:type="spellEnd"/>
      <w:r>
        <w:rPr>
          <w:rFonts w:cs="Courier New"/>
          <w:bCs/>
        </w:rPr>
        <w:t xml:space="preserve"> </w:t>
      </w:r>
      <w:proofErr w:type="gramStart"/>
      <w:r>
        <w:rPr>
          <w:rFonts w:cs="Courier New"/>
          <w:bCs/>
        </w:rPr>
        <w:t>Guide,</w:t>
      </w:r>
      <w:r w:rsidRPr="00E322BC">
        <w:rPr>
          <w:rFonts w:cs="Courier New"/>
          <w:bCs/>
        </w:rPr>
        <w:t xml:space="preserve">  </w:t>
      </w:r>
      <w:r w:rsidRPr="00E322BC">
        <w:rPr>
          <w:rFonts w:cs="Courier New"/>
          <w:bCs/>
        </w:rPr>
        <w:tab/>
      </w:r>
      <w:proofErr w:type="gramEnd"/>
      <w:r w:rsidRPr="00E322BC">
        <w:rPr>
          <w:rFonts w:cs="Courier New"/>
          <w:bCs/>
        </w:rPr>
        <w:t>Frequency Countermeasures</w:t>
      </w:r>
      <w:r>
        <w:rPr>
          <w:rFonts w:cs="Courier New"/>
          <w:bCs/>
        </w:rPr>
        <w:t xml:space="preserve"> (RFCM)</w:t>
      </w:r>
    </w:p>
    <w:p w14:paraId="7EA80492" w14:textId="73269889" w:rsidR="00E322BC" w:rsidRPr="00E322BC" w:rsidRDefault="00E322BC" w:rsidP="00E322BC">
      <w:pPr>
        <w:tabs>
          <w:tab w:val="left" w:pos="630"/>
        </w:tabs>
        <w:ind w:left="4320" w:hanging="3780"/>
        <w:rPr>
          <w:rFonts w:cs="Courier New"/>
          <w:bCs/>
        </w:rPr>
      </w:pPr>
      <w:r>
        <w:rPr>
          <w:rFonts w:cs="Courier New"/>
          <w:bCs/>
        </w:rPr>
        <w:t>ID# 08-122, dated</w:t>
      </w:r>
      <w:r>
        <w:rPr>
          <w:rFonts w:cs="Courier New"/>
          <w:bCs/>
        </w:rPr>
        <w:tab/>
      </w:r>
    </w:p>
    <w:p w14:paraId="6EF4ADDD" w14:textId="7365A77D" w:rsidR="009959A6" w:rsidRDefault="00E322BC" w:rsidP="00E322BC">
      <w:pPr>
        <w:tabs>
          <w:tab w:val="left" w:pos="630"/>
        </w:tabs>
        <w:ind w:left="4320" w:hanging="3780"/>
        <w:rPr>
          <w:rFonts w:cs="Courier New"/>
        </w:rPr>
      </w:pPr>
      <w:r w:rsidRPr="00E322BC">
        <w:rPr>
          <w:rFonts w:cs="Courier New"/>
        </w:rPr>
        <w:t>01 May 2023</w:t>
      </w:r>
    </w:p>
    <w:p w14:paraId="687A89F5" w14:textId="77777777" w:rsidR="00E322BC" w:rsidRPr="00E322BC" w:rsidRDefault="00E322BC" w:rsidP="00E322BC">
      <w:pPr>
        <w:tabs>
          <w:tab w:val="left" w:pos="630"/>
        </w:tabs>
        <w:ind w:left="4320" w:hanging="3780"/>
        <w:rPr>
          <w:rFonts w:cs="Courier New"/>
        </w:rPr>
      </w:pPr>
    </w:p>
    <w:p w14:paraId="29EB339B" w14:textId="77777777" w:rsidR="00285B84" w:rsidRPr="008C34BB" w:rsidRDefault="00285B84" w:rsidP="000A1CAC">
      <w:pPr>
        <w:ind w:left="540"/>
      </w:pPr>
      <w:r w:rsidRPr="008C34BB">
        <w:rPr>
          <w:rFonts w:cs="Courier New"/>
        </w:rPr>
        <w:t xml:space="preserve">MIL-HDBK-1461 Rev. </w:t>
      </w:r>
      <w:r w:rsidR="009A32FB" w:rsidRPr="008C34BB">
        <w:rPr>
          <w:rFonts w:cs="Courier New"/>
        </w:rPr>
        <w:t>B</w:t>
      </w:r>
      <w:r w:rsidRPr="008C34BB">
        <w:rPr>
          <w:rFonts w:cs="Courier New"/>
        </w:rPr>
        <w:tab/>
      </w:r>
      <w:r w:rsidRPr="008C34BB">
        <w:rPr>
          <w:rFonts w:cs="Courier New"/>
        </w:rPr>
        <w:tab/>
      </w:r>
      <w:r w:rsidRPr="008C34BB">
        <w:t>Department of Defense Handbook –</w:t>
      </w:r>
    </w:p>
    <w:p w14:paraId="3F277FF3" w14:textId="77777777" w:rsidR="00285B84" w:rsidRPr="008C34BB" w:rsidRDefault="00285B84" w:rsidP="000A1CAC">
      <w:pPr>
        <w:ind w:left="540"/>
      </w:pPr>
      <w:r w:rsidRPr="008C34BB">
        <w:rPr>
          <w:rFonts w:cs="Courier New"/>
        </w:rPr>
        <w:tab/>
      </w:r>
      <w:r w:rsidRPr="008C34BB">
        <w:rPr>
          <w:rFonts w:cs="Courier New"/>
        </w:rPr>
        <w:tab/>
      </w:r>
      <w:r w:rsidRPr="008C34BB">
        <w:rPr>
          <w:rFonts w:cs="Courier New"/>
        </w:rPr>
        <w:tab/>
      </w:r>
      <w:r w:rsidRPr="008C34BB">
        <w:rPr>
          <w:rFonts w:cs="Courier New"/>
        </w:rPr>
        <w:tab/>
      </w:r>
      <w:r w:rsidRPr="008C34BB">
        <w:rPr>
          <w:rFonts w:cs="Courier New"/>
        </w:rPr>
        <w:tab/>
      </w:r>
      <w:r w:rsidRPr="008C34BB">
        <w:rPr>
          <w:rFonts w:cs="Courier New"/>
        </w:rPr>
        <w:tab/>
      </w:r>
      <w:r w:rsidRPr="008C34BB">
        <w:t>Ammunition Manufacturers and Their</w:t>
      </w:r>
    </w:p>
    <w:p w14:paraId="6964616B" w14:textId="77777777" w:rsidR="00285B84" w:rsidRPr="008C34BB" w:rsidRDefault="00285B84" w:rsidP="000A1CAC">
      <w:pPr>
        <w:ind w:left="540"/>
      </w:pPr>
      <w:r w:rsidRPr="008C34BB">
        <w:tab/>
      </w:r>
      <w:r w:rsidRPr="008C34BB">
        <w:tab/>
      </w:r>
      <w:r w:rsidRPr="008C34BB">
        <w:tab/>
      </w:r>
      <w:r w:rsidRPr="008C34BB">
        <w:tab/>
      </w:r>
      <w:r w:rsidRPr="008C34BB">
        <w:tab/>
      </w:r>
      <w:r w:rsidRPr="008C34BB">
        <w:tab/>
        <w:t>Symbols</w:t>
      </w:r>
    </w:p>
    <w:p w14:paraId="4AFA4566" w14:textId="77777777" w:rsidR="00285B84" w:rsidRPr="008C34BB" w:rsidRDefault="00285B84" w:rsidP="006A50C4">
      <w:pPr>
        <w:ind w:left="630"/>
        <w:rPr>
          <w:rFonts w:cs="Courier New"/>
        </w:rPr>
      </w:pPr>
    </w:p>
    <w:p w14:paraId="7E4539BC" w14:textId="77777777" w:rsidR="006A50C4" w:rsidRPr="008C34BB" w:rsidRDefault="006A50C4" w:rsidP="000A1CAC">
      <w:pPr>
        <w:ind w:left="540"/>
        <w:rPr>
          <w:rFonts w:cs="Courier New"/>
        </w:rPr>
      </w:pPr>
      <w:r w:rsidRPr="008C34BB">
        <w:rPr>
          <w:rFonts w:cs="Courier New"/>
        </w:rPr>
        <w:t xml:space="preserve">MIL-STD-1168 Rev. </w:t>
      </w:r>
      <w:r w:rsidR="000556EF" w:rsidRPr="008C34BB">
        <w:rPr>
          <w:rFonts w:cs="Courier New"/>
        </w:rPr>
        <w:t>C</w:t>
      </w:r>
      <w:r w:rsidRPr="008C34BB">
        <w:rPr>
          <w:rFonts w:cs="Courier New"/>
        </w:rPr>
        <w:tab/>
      </w:r>
      <w:r w:rsidRPr="008C34BB">
        <w:rPr>
          <w:rFonts w:cs="Courier New"/>
        </w:rPr>
        <w:tab/>
        <w:t>Department of Defense Standard</w:t>
      </w:r>
    </w:p>
    <w:p w14:paraId="40C4DFC7" w14:textId="77777777" w:rsidR="006A50C4" w:rsidRPr="008C34BB" w:rsidRDefault="00075D1D" w:rsidP="00075D1D">
      <w:pPr>
        <w:ind w:firstLine="540"/>
        <w:rPr>
          <w:rFonts w:cs="Courier New"/>
        </w:rPr>
      </w:pPr>
      <w:r w:rsidRPr="008C34BB">
        <w:rPr>
          <w:rFonts w:cs="Courier New"/>
        </w:rPr>
        <w:t>Notice 2</w:t>
      </w:r>
      <w:r w:rsidRPr="008C34BB">
        <w:rPr>
          <w:rFonts w:cs="Courier New"/>
        </w:rPr>
        <w:tab/>
      </w:r>
      <w:r w:rsidRPr="008C34BB">
        <w:rPr>
          <w:rFonts w:cs="Courier New"/>
        </w:rPr>
        <w:tab/>
      </w:r>
      <w:r w:rsidRPr="008C34BB">
        <w:rPr>
          <w:rFonts w:cs="Courier New"/>
        </w:rPr>
        <w:tab/>
      </w:r>
      <w:r w:rsidRPr="008C34BB">
        <w:rPr>
          <w:rFonts w:cs="Courier New"/>
        </w:rPr>
        <w:tab/>
      </w:r>
      <w:r w:rsidR="006A50C4" w:rsidRPr="008C34BB">
        <w:rPr>
          <w:rFonts w:cs="Courier New"/>
        </w:rPr>
        <w:t>Practice Ammunition Lot Numbering</w:t>
      </w:r>
    </w:p>
    <w:p w14:paraId="5BC9A025" w14:textId="77777777" w:rsidR="00CE7695" w:rsidRPr="008C34BB" w:rsidRDefault="006A50C4" w:rsidP="006A50C4">
      <w:pPr>
        <w:ind w:left="4230" w:firstLine="90"/>
        <w:rPr>
          <w:rFonts w:cs="Courier New"/>
        </w:rPr>
      </w:pPr>
      <w:r w:rsidRPr="008C34BB">
        <w:rPr>
          <w:rFonts w:cs="Courier New"/>
        </w:rPr>
        <w:t>and Ammunition Data Cards</w:t>
      </w:r>
    </w:p>
    <w:p w14:paraId="611196E3" w14:textId="77777777" w:rsidR="00CE7695" w:rsidRPr="008C34BB" w:rsidRDefault="00CE7695" w:rsidP="00CE7695">
      <w:pPr>
        <w:ind w:left="4230" w:hanging="3600"/>
        <w:rPr>
          <w:color w:val="000000"/>
        </w:rPr>
      </w:pPr>
    </w:p>
    <w:p w14:paraId="7AD66E6F" w14:textId="77777777" w:rsidR="00CE7695" w:rsidRPr="004C3634" w:rsidRDefault="00CE7695" w:rsidP="000A1CAC">
      <w:pPr>
        <w:ind w:left="4230" w:hanging="3690"/>
        <w:rPr>
          <w:color w:val="000000"/>
        </w:rPr>
      </w:pPr>
      <w:r w:rsidRPr="004C3634">
        <w:rPr>
          <w:color w:val="000000"/>
        </w:rPr>
        <w:t>MIL-STD-129 Rev</w:t>
      </w:r>
      <w:r w:rsidR="00913F35" w:rsidRPr="004C3634">
        <w:rPr>
          <w:color w:val="000000"/>
        </w:rPr>
        <w:t>. R</w:t>
      </w:r>
      <w:r w:rsidRPr="004C3634">
        <w:rPr>
          <w:color w:val="000000"/>
        </w:rPr>
        <w:tab/>
      </w:r>
      <w:r w:rsidRPr="004C3634">
        <w:rPr>
          <w:color w:val="000000"/>
        </w:rPr>
        <w:tab/>
      </w:r>
      <w:r w:rsidR="008D7441" w:rsidRPr="004C3634">
        <w:rPr>
          <w:color w:val="000000"/>
        </w:rPr>
        <w:t>Department of Defense Standard</w:t>
      </w:r>
    </w:p>
    <w:p w14:paraId="0F578EB7" w14:textId="77777777" w:rsidR="00CE7695" w:rsidRPr="004C3634" w:rsidRDefault="00075D1D" w:rsidP="000A1CAC">
      <w:pPr>
        <w:ind w:left="4230" w:hanging="3690"/>
        <w:rPr>
          <w:color w:val="000000"/>
        </w:rPr>
      </w:pPr>
      <w:r w:rsidRPr="004C3634">
        <w:rPr>
          <w:color w:val="000000"/>
        </w:rPr>
        <w:t>Notice 3</w:t>
      </w:r>
      <w:r w:rsidRPr="004C3634">
        <w:rPr>
          <w:color w:val="000000"/>
        </w:rPr>
        <w:tab/>
      </w:r>
      <w:r w:rsidRPr="004C3634">
        <w:rPr>
          <w:color w:val="000000"/>
        </w:rPr>
        <w:tab/>
      </w:r>
      <w:r w:rsidR="008D7441" w:rsidRPr="004C3634">
        <w:rPr>
          <w:color w:val="000000"/>
        </w:rPr>
        <w:t xml:space="preserve">Practice Military Marking for </w:t>
      </w:r>
    </w:p>
    <w:p w14:paraId="2D0AB5A8" w14:textId="77777777" w:rsidR="008D7441" w:rsidRPr="004C3634" w:rsidRDefault="008D7441" w:rsidP="000A1CAC">
      <w:pPr>
        <w:ind w:left="4230" w:hanging="3690"/>
        <w:rPr>
          <w:color w:val="000000"/>
        </w:rPr>
      </w:pPr>
      <w:r w:rsidRPr="004C3634">
        <w:rPr>
          <w:color w:val="000000"/>
        </w:rPr>
        <w:tab/>
      </w:r>
      <w:r w:rsidRPr="004C3634">
        <w:rPr>
          <w:color w:val="000000"/>
        </w:rPr>
        <w:tab/>
        <w:t>Shipment and Storage</w:t>
      </w:r>
    </w:p>
    <w:p w14:paraId="0EE7CA32" w14:textId="77777777" w:rsidR="009959A6" w:rsidRPr="004C3634" w:rsidRDefault="009959A6" w:rsidP="005B4107">
      <w:pPr>
        <w:ind w:left="4230" w:hanging="3600"/>
        <w:jc w:val="right"/>
        <w:rPr>
          <w:color w:val="000000"/>
        </w:rPr>
      </w:pPr>
    </w:p>
    <w:p w14:paraId="6D44A3AC" w14:textId="77777777" w:rsidR="00913F35" w:rsidRPr="004C3634" w:rsidRDefault="00913F35" w:rsidP="000A1CAC">
      <w:pPr>
        <w:ind w:left="4230" w:hanging="3690"/>
      </w:pPr>
      <w:r w:rsidRPr="004C3634">
        <w:rPr>
          <w:color w:val="000000"/>
        </w:rPr>
        <w:t>MIL-STD-1916</w:t>
      </w:r>
      <w:r w:rsidRPr="004C3634">
        <w:rPr>
          <w:color w:val="000000"/>
        </w:rPr>
        <w:tab/>
      </w:r>
      <w:r w:rsidRPr="004C3634">
        <w:rPr>
          <w:color w:val="000000"/>
        </w:rPr>
        <w:tab/>
      </w:r>
      <w:r w:rsidRPr="004C3634">
        <w:t>Department of Defense Test Method</w:t>
      </w:r>
    </w:p>
    <w:p w14:paraId="7D47F092" w14:textId="77777777" w:rsidR="00913F35" w:rsidRPr="004C3634" w:rsidRDefault="00075D1D" w:rsidP="000A1CAC">
      <w:pPr>
        <w:ind w:left="4230" w:hanging="3690"/>
      </w:pPr>
      <w:r w:rsidRPr="004C3634">
        <w:rPr>
          <w:color w:val="000000"/>
        </w:rPr>
        <w:t>Notice 2</w:t>
      </w:r>
      <w:r w:rsidRPr="004C3634">
        <w:rPr>
          <w:color w:val="000000"/>
        </w:rPr>
        <w:tab/>
      </w:r>
      <w:r w:rsidR="00913F35" w:rsidRPr="004C3634">
        <w:rPr>
          <w:color w:val="000000"/>
        </w:rPr>
        <w:tab/>
      </w:r>
      <w:r w:rsidR="00913F35" w:rsidRPr="004C3634">
        <w:t>Standard - DoD Preferred Methods</w:t>
      </w:r>
    </w:p>
    <w:p w14:paraId="4BE5113E" w14:textId="77777777" w:rsidR="00913F35" w:rsidRPr="004C3634" w:rsidRDefault="00913F35" w:rsidP="000A1CAC">
      <w:pPr>
        <w:ind w:left="4230" w:hanging="3690"/>
      </w:pPr>
      <w:r w:rsidRPr="004C3634">
        <w:tab/>
      </w:r>
      <w:r w:rsidRPr="004C3634">
        <w:tab/>
        <w:t>for Acceptance of Product</w:t>
      </w:r>
    </w:p>
    <w:p w14:paraId="33A0CD1D" w14:textId="77777777" w:rsidR="008C34BB" w:rsidRPr="004C3634" w:rsidRDefault="008C34BB" w:rsidP="000A1CAC">
      <w:pPr>
        <w:ind w:left="4230" w:hanging="3690"/>
        <w:rPr>
          <w:rFonts w:cs="Courier New"/>
        </w:rPr>
      </w:pPr>
    </w:p>
    <w:p w14:paraId="1DAEBC6D" w14:textId="77777777" w:rsidR="00B441BB" w:rsidRPr="004C3634" w:rsidRDefault="00B441BB" w:rsidP="000A1CAC">
      <w:pPr>
        <w:ind w:left="540"/>
        <w:rPr>
          <w:rFonts w:cs="Courier New"/>
        </w:rPr>
      </w:pPr>
      <w:r w:rsidRPr="004C3634">
        <w:rPr>
          <w:rFonts w:cs="Courier New"/>
        </w:rPr>
        <w:t>DoD 4140.65</w:t>
      </w:r>
      <w:r w:rsidR="00150CDB" w:rsidRPr="004C3634">
        <w:rPr>
          <w:rFonts w:cs="Courier New"/>
        </w:rPr>
        <w:t>-</w:t>
      </w:r>
      <w:r w:rsidRPr="004C3634">
        <w:rPr>
          <w:rFonts w:cs="Courier New"/>
        </w:rPr>
        <w:t>M</w:t>
      </w:r>
      <w:r w:rsidRPr="004C3634">
        <w:rPr>
          <w:rFonts w:cs="Courier New"/>
        </w:rPr>
        <w:tab/>
      </w:r>
      <w:r w:rsidRPr="004C3634">
        <w:rPr>
          <w:rFonts w:cs="Courier New"/>
        </w:rPr>
        <w:tab/>
      </w:r>
      <w:r w:rsidRPr="004C3634">
        <w:rPr>
          <w:rFonts w:cs="Courier New"/>
        </w:rPr>
        <w:tab/>
        <w:t>Issue, Use, and Disposal of Wood</w:t>
      </w:r>
    </w:p>
    <w:p w14:paraId="537F6BB3" w14:textId="77777777" w:rsidR="00B441BB" w:rsidRPr="004C3634" w:rsidRDefault="00B441BB" w:rsidP="000A1CAC">
      <w:pPr>
        <w:ind w:left="540"/>
        <w:rPr>
          <w:rFonts w:cs="Courier New"/>
        </w:rPr>
      </w:pPr>
      <w:r w:rsidRPr="004C3634">
        <w:rPr>
          <w:rFonts w:cs="Courier New"/>
        </w:rPr>
        <w:tab/>
      </w:r>
      <w:r w:rsidRPr="004C3634">
        <w:rPr>
          <w:rFonts w:cs="Courier New"/>
        </w:rPr>
        <w:tab/>
      </w:r>
      <w:r w:rsidRPr="004C3634">
        <w:rPr>
          <w:rFonts w:cs="Courier New"/>
        </w:rPr>
        <w:tab/>
      </w:r>
      <w:r w:rsidRPr="004C3634">
        <w:rPr>
          <w:rFonts w:cs="Courier New"/>
        </w:rPr>
        <w:tab/>
      </w:r>
      <w:r w:rsidRPr="004C3634">
        <w:rPr>
          <w:rFonts w:cs="Courier New"/>
        </w:rPr>
        <w:tab/>
      </w:r>
      <w:r w:rsidRPr="004C3634">
        <w:rPr>
          <w:rFonts w:cs="Courier New"/>
        </w:rPr>
        <w:tab/>
        <w:t>Packaging Material (WPM)</w:t>
      </w:r>
    </w:p>
    <w:p w14:paraId="5A53A484" w14:textId="77777777" w:rsidR="00142E4B" w:rsidRDefault="00142E4B" w:rsidP="000A1CAC">
      <w:pPr>
        <w:ind w:left="540"/>
        <w:rPr>
          <w:rFonts w:cs="Courier New"/>
        </w:rPr>
      </w:pPr>
    </w:p>
    <w:p w14:paraId="41445A4B" w14:textId="77777777" w:rsidR="00143095" w:rsidRPr="004C3634" w:rsidRDefault="00143095" w:rsidP="000A1CAC">
      <w:pPr>
        <w:ind w:left="540"/>
        <w:rPr>
          <w:rFonts w:cs="Courier New"/>
        </w:rPr>
      </w:pPr>
    </w:p>
    <w:p w14:paraId="55DB4AC5" w14:textId="77777777" w:rsidR="00142E4B" w:rsidRPr="004C3634" w:rsidRDefault="00142E4B" w:rsidP="00142E4B">
      <w:pPr>
        <w:ind w:left="540"/>
        <w:rPr>
          <w:rFonts w:cs="Courier New"/>
        </w:rPr>
      </w:pPr>
      <w:r w:rsidRPr="004C3634">
        <w:rPr>
          <w:rFonts w:cs="Courier New"/>
        </w:rPr>
        <w:lastRenderedPageBreak/>
        <w:t>MIL-A-70625</w:t>
      </w:r>
      <w:r w:rsidRPr="004C3634">
        <w:rPr>
          <w:rFonts w:cs="Courier New"/>
        </w:rPr>
        <w:tab/>
        <w:t xml:space="preserve"> </w:t>
      </w:r>
      <w:r w:rsidRPr="004C3634">
        <w:rPr>
          <w:color w:val="000000"/>
        </w:rPr>
        <w:t xml:space="preserve">Rev. </w:t>
      </w:r>
      <w:proofErr w:type="gramStart"/>
      <w:r w:rsidRPr="004C3634">
        <w:rPr>
          <w:color w:val="000000"/>
        </w:rPr>
        <w:t>A</w:t>
      </w:r>
      <w:proofErr w:type="gramEnd"/>
      <w:r w:rsidRPr="004C3634">
        <w:rPr>
          <w:rFonts w:cs="Courier New"/>
        </w:rPr>
        <w:tab/>
      </w:r>
      <w:r w:rsidRPr="004C3634">
        <w:rPr>
          <w:rFonts w:cs="Courier New"/>
        </w:rPr>
        <w:tab/>
        <w:t>Automated Acceptance Inspection</w:t>
      </w:r>
    </w:p>
    <w:p w14:paraId="58D05A35" w14:textId="77777777" w:rsidR="00142E4B" w:rsidRPr="004C3634" w:rsidRDefault="00142E4B" w:rsidP="00142E4B">
      <w:pPr>
        <w:ind w:left="540"/>
        <w:rPr>
          <w:rFonts w:cs="Courier New"/>
        </w:rPr>
      </w:pPr>
      <w:r w:rsidRPr="004C3634">
        <w:rPr>
          <w:rFonts w:cs="Courier New"/>
        </w:rPr>
        <w:tab/>
      </w:r>
      <w:r w:rsidRPr="004C3634">
        <w:rPr>
          <w:rFonts w:cs="Courier New"/>
        </w:rPr>
        <w:tab/>
      </w:r>
      <w:r w:rsidRPr="004C3634">
        <w:rPr>
          <w:rFonts w:cs="Courier New"/>
        </w:rPr>
        <w:tab/>
      </w:r>
      <w:r w:rsidRPr="004C3634">
        <w:rPr>
          <w:rFonts w:cs="Courier New"/>
        </w:rPr>
        <w:tab/>
      </w:r>
      <w:r w:rsidRPr="004C3634">
        <w:rPr>
          <w:rFonts w:cs="Courier New"/>
        </w:rPr>
        <w:tab/>
      </w:r>
      <w:r w:rsidRPr="004C3634">
        <w:rPr>
          <w:rFonts w:cs="Courier New"/>
        </w:rPr>
        <w:tab/>
        <w:t xml:space="preserve">Equipment, Design, Testing, and </w:t>
      </w:r>
    </w:p>
    <w:p w14:paraId="4C2179A5" w14:textId="77777777" w:rsidR="00142E4B" w:rsidRPr="004C3634" w:rsidRDefault="00142E4B" w:rsidP="00142E4B">
      <w:pPr>
        <w:ind w:left="540"/>
        <w:rPr>
          <w:rFonts w:cs="Courier New"/>
        </w:rPr>
      </w:pPr>
      <w:r w:rsidRPr="004C3634">
        <w:rPr>
          <w:rFonts w:cs="Courier New"/>
        </w:rPr>
        <w:tab/>
      </w:r>
      <w:r w:rsidRPr="004C3634">
        <w:rPr>
          <w:rFonts w:cs="Courier New"/>
        </w:rPr>
        <w:tab/>
      </w:r>
      <w:r w:rsidRPr="004C3634">
        <w:rPr>
          <w:rFonts w:cs="Courier New"/>
        </w:rPr>
        <w:tab/>
      </w:r>
      <w:r w:rsidRPr="004C3634">
        <w:rPr>
          <w:rFonts w:cs="Courier New"/>
        </w:rPr>
        <w:tab/>
      </w:r>
      <w:r w:rsidRPr="004C3634">
        <w:rPr>
          <w:rFonts w:cs="Courier New"/>
        </w:rPr>
        <w:tab/>
      </w:r>
      <w:r w:rsidRPr="004C3634">
        <w:rPr>
          <w:rFonts w:cs="Courier New"/>
        </w:rPr>
        <w:tab/>
        <w:t>Approval of</w:t>
      </w:r>
    </w:p>
    <w:p w14:paraId="3B449957" w14:textId="77777777" w:rsidR="00CC7911" w:rsidRPr="004C3634" w:rsidRDefault="00CC7911" w:rsidP="00142E4B">
      <w:pPr>
        <w:ind w:left="540"/>
        <w:rPr>
          <w:rFonts w:cs="Courier New"/>
        </w:rPr>
      </w:pPr>
    </w:p>
    <w:p w14:paraId="51BB75BF" w14:textId="77777777" w:rsidR="00CC7911" w:rsidRPr="004C3634" w:rsidRDefault="00CC7911" w:rsidP="00C11954">
      <w:pPr>
        <w:ind w:left="540"/>
        <w:rPr>
          <w:rFonts w:cs="Courier New"/>
        </w:rPr>
      </w:pPr>
      <w:r w:rsidRPr="004C3634">
        <w:rPr>
          <w:rFonts w:cs="Courier New"/>
        </w:rPr>
        <w:t>DOD 5100.76-M</w:t>
      </w:r>
      <w:r w:rsidRPr="004C3634">
        <w:rPr>
          <w:rFonts w:cs="Courier New"/>
        </w:rPr>
        <w:tab/>
      </w:r>
      <w:r w:rsidRPr="004C3634">
        <w:rPr>
          <w:rFonts w:cs="Courier New"/>
        </w:rPr>
        <w:tab/>
      </w:r>
      <w:r w:rsidRPr="004C3634">
        <w:rPr>
          <w:rFonts w:cs="Courier New"/>
        </w:rPr>
        <w:tab/>
        <w:t>Physical Security of Sensitive</w:t>
      </w:r>
    </w:p>
    <w:p w14:paraId="1FA103BE" w14:textId="77777777" w:rsidR="00CC7911" w:rsidRPr="004C3634" w:rsidRDefault="00CC7911" w:rsidP="00CC7911">
      <w:pPr>
        <w:ind w:left="540"/>
        <w:rPr>
          <w:rFonts w:cs="Courier New"/>
        </w:rPr>
      </w:pPr>
      <w:r w:rsidRPr="004C3634">
        <w:rPr>
          <w:rFonts w:cs="Courier New"/>
        </w:rPr>
        <w:tab/>
      </w:r>
      <w:r w:rsidRPr="004C3634">
        <w:rPr>
          <w:rFonts w:cs="Courier New"/>
        </w:rPr>
        <w:tab/>
      </w:r>
      <w:r w:rsidRPr="004C3634">
        <w:rPr>
          <w:rFonts w:cs="Courier New"/>
        </w:rPr>
        <w:tab/>
      </w:r>
      <w:r w:rsidRPr="004C3634">
        <w:rPr>
          <w:rFonts w:cs="Courier New"/>
        </w:rPr>
        <w:tab/>
      </w:r>
      <w:r w:rsidRPr="004C3634">
        <w:rPr>
          <w:rFonts w:cs="Courier New"/>
        </w:rPr>
        <w:tab/>
      </w:r>
      <w:r w:rsidRPr="004C3634">
        <w:rPr>
          <w:rFonts w:cs="Courier New"/>
        </w:rPr>
        <w:tab/>
        <w:t>Conventional Arms, Ammunition, and</w:t>
      </w:r>
    </w:p>
    <w:p w14:paraId="7F196450" w14:textId="77777777" w:rsidR="00CC7911" w:rsidRDefault="00CC7911" w:rsidP="00CC7911">
      <w:pPr>
        <w:ind w:left="4050" w:hanging="3780"/>
        <w:rPr>
          <w:rFonts w:cs="Courier New"/>
        </w:rPr>
      </w:pPr>
      <w:r w:rsidRPr="004C3634">
        <w:rPr>
          <w:rFonts w:cs="Courier New"/>
        </w:rPr>
        <w:tab/>
      </w:r>
      <w:r w:rsidRPr="004C3634">
        <w:rPr>
          <w:rFonts w:cs="Courier New"/>
        </w:rPr>
        <w:tab/>
        <w:t>Explosives (AA&amp;E)</w:t>
      </w:r>
    </w:p>
    <w:p w14:paraId="33374125" w14:textId="77777777" w:rsidR="004C3634" w:rsidRPr="00605C5F" w:rsidRDefault="004C3634" w:rsidP="00CC7911">
      <w:pPr>
        <w:ind w:left="4050" w:hanging="3780"/>
        <w:rPr>
          <w:rFonts w:cs="Courier New"/>
        </w:rPr>
      </w:pPr>
    </w:p>
    <w:p w14:paraId="5578C5E9" w14:textId="77777777" w:rsidR="00633732" w:rsidRPr="00F32E7A" w:rsidRDefault="00633732" w:rsidP="00FB1743">
      <w:pPr>
        <w:ind w:left="2880" w:hanging="2340"/>
        <w:rPr>
          <w:rFonts w:cs="Courier New"/>
          <w:b/>
          <w:highlight w:val="yellow"/>
        </w:rPr>
      </w:pPr>
      <w:r w:rsidRPr="00150CDB">
        <w:rPr>
          <w:rFonts w:cs="Courier New"/>
          <w:b/>
        </w:rPr>
        <w:t xml:space="preserve">2.2 </w:t>
      </w:r>
      <w:r w:rsidR="003D5FD7" w:rsidRPr="00150CDB">
        <w:rPr>
          <w:rFonts w:cs="Courier New"/>
          <w:b/>
        </w:rPr>
        <w:t xml:space="preserve">NON-GOVERNMENT </w:t>
      </w:r>
      <w:r w:rsidR="00CD7D9F" w:rsidRPr="00150CDB">
        <w:rPr>
          <w:rFonts w:cs="Courier New"/>
          <w:b/>
        </w:rPr>
        <w:t>D</w:t>
      </w:r>
      <w:r w:rsidR="003D5FD7" w:rsidRPr="00150CDB">
        <w:rPr>
          <w:rFonts w:cs="Courier New"/>
          <w:b/>
        </w:rPr>
        <w:t>OCUMENTS</w:t>
      </w:r>
      <w:r w:rsidRPr="00150CDB">
        <w:rPr>
          <w:rFonts w:cs="Courier New"/>
          <w:b/>
        </w:rPr>
        <w:t>:</w:t>
      </w:r>
    </w:p>
    <w:p w14:paraId="154D65D2" w14:textId="77777777" w:rsidR="00762851" w:rsidRPr="00F32E7A" w:rsidRDefault="00762851" w:rsidP="00FB1743">
      <w:pPr>
        <w:ind w:left="2880" w:hanging="2340"/>
        <w:rPr>
          <w:rFonts w:cs="Courier New"/>
          <w:highlight w:val="yellow"/>
        </w:rPr>
      </w:pPr>
    </w:p>
    <w:p w14:paraId="5547EB86" w14:textId="77777777" w:rsidR="00913F35" w:rsidRPr="00143095" w:rsidRDefault="00150CDB" w:rsidP="00723F9C">
      <w:pPr>
        <w:ind w:left="4320" w:hanging="3780"/>
        <w:rPr>
          <w:rFonts w:cs="Courier New"/>
        </w:rPr>
      </w:pPr>
      <w:r w:rsidRPr="00143095">
        <w:rPr>
          <w:rFonts w:cs="Courier New"/>
        </w:rPr>
        <w:t>SAE ANSI/</w:t>
      </w:r>
      <w:r w:rsidR="00913F35" w:rsidRPr="00143095">
        <w:rPr>
          <w:rFonts w:cs="Courier New"/>
        </w:rPr>
        <w:t>EIA-649</w:t>
      </w:r>
      <w:r w:rsidRPr="00143095">
        <w:rPr>
          <w:rFonts w:cs="Courier New"/>
        </w:rPr>
        <w:t>-</w:t>
      </w:r>
      <w:r w:rsidR="00142E4B" w:rsidRPr="00143095">
        <w:rPr>
          <w:rFonts w:cs="Courier New"/>
        </w:rPr>
        <w:t>C</w:t>
      </w:r>
      <w:r w:rsidR="00913F35" w:rsidRPr="00143095">
        <w:rPr>
          <w:rFonts w:cs="Courier New"/>
        </w:rPr>
        <w:tab/>
      </w:r>
      <w:r w:rsidRPr="00143095">
        <w:rPr>
          <w:rFonts w:cs="Courier New"/>
        </w:rPr>
        <w:t>Configuration Management</w:t>
      </w:r>
      <w:r w:rsidR="00913F35" w:rsidRPr="00143095">
        <w:rPr>
          <w:rFonts w:cs="Courier New"/>
        </w:rPr>
        <w:t xml:space="preserve"> Stand</w:t>
      </w:r>
      <w:r w:rsidRPr="00143095">
        <w:rPr>
          <w:rFonts w:cs="Courier New"/>
        </w:rPr>
        <w:t>ard</w:t>
      </w:r>
    </w:p>
    <w:p w14:paraId="43236366" w14:textId="77777777" w:rsidR="00913F35" w:rsidRPr="00143095" w:rsidRDefault="00913F35" w:rsidP="00723F9C">
      <w:pPr>
        <w:ind w:left="4320" w:hanging="3780"/>
        <w:rPr>
          <w:rFonts w:cs="Courier New"/>
        </w:rPr>
      </w:pPr>
    </w:p>
    <w:p w14:paraId="3FA9133A" w14:textId="77777777" w:rsidR="00142E4B" w:rsidRPr="00143095" w:rsidRDefault="00142E4B" w:rsidP="00142E4B">
      <w:pPr>
        <w:ind w:left="4320" w:hanging="3780"/>
      </w:pPr>
      <w:r w:rsidRPr="00143095">
        <w:rPr>
          <w:rFonts w:cs="Courier New"/>
        </w:rPr>
        <w:t>ISO/IEC 17025:2017</w:t>
      </w:r>
      <w:r w:rsidRPr="00143095">
        <w:rPr>
          <w:rFonts w:cs="Courier New"/>
        </w:rPr>
        <w:tab/>
      </w:r>
      <w:r w:rsidRPr="00143095">
        <w:t>General Requirements for the Competence of Testing and Calibration Laboratories</w:t>
      </w:r>
    </w:p>
    <w:p w14:paraId="5453635F" w14:textId="77777777" w:rsidR="00A42133" w:rsidRPr="00143095" w:rsidRDefault="00A42133" w:rsidP="00723F9C">
      <w:pPr>
        <w:ind w:left="4320" w:hanging="3780"/>
        <w:rPr>
          <w:rFonts w:cs="Courier New"/>
        </w:rPr>
      </w:pPr>
    </w:p>
    <w:p w14:paraId="1E182268" w14:textId="77777777" w:rsidR="00913F35" w:rsidRPr="00143095" w:rsidRDefault="00913F35" w:rsidP="00723F9C">
      <w:pPr>
        <w:ind w:left="4320" w:hanging="3780"/>
      </w:pPr>
      <w:r w:rsidRPr="00143095">
        <w:t>ISO 9001:2015</w:t>
      </w:r>
      <w:r w:rsidRPr="00143095">
        <w:tab/>
        <w:t>Quality Management Systems – Requirements</w:t>
      </w:r>
    </w:p>
    <w:p w14:paraId="1EECC307" w14:textId="77777777" w:rsidR="00A42133" w:rsidRPr="00143095" w:rsidRDefault="00A42133" w:rsidP="00723F9C">
      <w:pPr>
        <w:ind w:left="4320" w:hanging="3780"/>
        <w:rPr>
          <w:rFonts w:cs="Courier New"/>
        </w:rPr>
      </w:pPr>
    </w:p>
    <w:p w14:paraId="7C02B5D0" w14:textId="77777777" w:rsidR="00A42133" w:rsidRPr="00143095" w:rsidRDefault="00A42133" w:rsidP="00723F9C">
      <w:pPr>
        <w:ind w:left="4320" w:hanging="3780"/>
      </w:pPr>
      <w:r w:rsidRPr="00143095">
        <w:rPr>
          <w:rFonts w:cs="Courier New"/>
        </w:rPr>
        <w:t>ISO 10012</w:t>
      </w:r>
      <w:r w:rsidR="00B0501C" w:rsidRPr="00143095">
        <w:rPr>
          <w:rFonts w:cs="Courier New"/>
        </w:rPr>
        <w:t>:2003</w:t>
      </w:r>
      <w:r w:rsidRPr="00143095">
        <w:rPr>
          <w:rFonts w:cs="Courier New"/>
        </w:rPr>
        <w:tab/>
      </w:r>
      <w:r w:rsidRPr="00143095">
        <w:t>Measurement Management Systems - Requirements for Measurement Processes and Measuring Equipment</w:t>
      </w:r>
    </w:p>
    <w:p w14:paraId="0F05D757" w14:textId="77777777" w:rsidR="00A42133" w:rsidRPr="00143095" w:rsidRDefault="00A42133" w:rsidP="00723F9C">
      <w:pPr>
        <w:ind w:left="4320" w:hanging="3780"/>
        <w:rPr>
          <w:rFonts w:cs="Courier New"/>
        </w:rPr>
      </w:pPr>
    </w:p>
    <w:p w14:paraId="6E22D1EF" w14:textId="77777777" w:rsidR="00586ABE" w:rsidRPr="00143095" w:rsidRDefault="00586ABE" w:rsidP="00723F9C">
      <w:pPr>
        <w:ind w:left="4320" w:hanging="3780"/>
        <w:rPr>
          <w:rFonts w:cs="Courier New"/>
        </w:rPr>
      </w:pPr>
      <w:r w:rsidRPr="00143095">
        <w:rPr>
          <w:rFonts w:cs="Courier New"/>
        </w:rPr>
        <w:t>ISPM 15</w:t>
      </w:r>
      <w:r w:rsidRPr="00143095">
        <w:rPr>
          <w:rFonts w:cs="Courier New"/>
        </w:rPr>
        <w:tab/>
        <w:t>International Standards for Phytosanitary Measures – Regulation of Wood Packaging Material in International Trade (20</w:t>
      </w:r>
      <w:r w:rsidR="00A461D8" w:rsidRPr="00143095">
        <w:rPr>
          <w:rFonts w:cs="Courier New"/>
        </w:rPr>
        <w:t>18</w:t>
      </w:r>
      <w:r w:rsidRPr="00143095">
        <w:rPr>
          <w:rFonts w:cs="Courier New"/>
        </w:rPr>
        <w:t>)</w:t>
      </w:r>
    </w:p>
    <w:p w14:paraId="48DCB9E8" w14:textId="77777777" w:rsidR="00142E4B" w:rsidRPr="00143095" w:rsidRDefault="00142E4B" w:rsidP="00723F9C">
      <w:pPr>
        <w:ind w:left="4320" w:hanging="3780"/>
        <w:rPr>
          <w:rFonts w:cs="Courier New"/>
        </w:rPr>
      </w:pPr>
    </w:p>
    <w:p w14:paraId="56D4CB54" w14:textId="77777777" w:rsidR="00142E4B" w:rsidRPr="00143095" w:rsidRDefault="00142E4B" w:rsidP="00142E4B">
      <w:pPr>
        <w:ind w:left="4320" w:hanging="3780"/>
        <w:rPr>
          <w:rFonts w:cs="Courier New"/>
        </w:rPr>
      </w:pPr>
      <w:r w:rsidRPr="00143095">
        <w:rPr>
          <w:rFonts w:cs="Courier New"/>
        </w:rPr>
        <w:t>ASTM E2782-17</w:t>
      </w:r>
      <w:r w:rsidRPr="00143095">
        <w:rPr>
          <w:rFonts w:cs="Courier New"/>
        </w:rPr>
        <w:tab/>
        <w:t>Standard Guide for Measurement</w:t>
      </w:r>
    </w:p>
    <w:p w14:paraId="3C892B62" w14:textId="77777777" w:rsidR="00142E4B" w:rsidRPr="00143095" w:rsidRDefault="00142E4B" w:rsidP="00142E4B">
      <w:pPr>
        <w:ind w:left="4320" w:hanging="3780"/>
        <w:rPr>
          <w:rFonts w:cs="Courier New"/>
        </w:rPr>
      </w:pPr>
      <w:r w:rsidRPr="00143095">
        <w:rPr>
          <w:rFonts w:cs="Courier New"/>
        </w:rPr>
        <w:tab/>
        <w:t>Systems Analysis (MSA)</w:t>
      </w:r>
    </w:p>
    <w:p w14:paraId="75522E95" w14:textId="77777777" w:rsidR="00142E4B" w:rsidRPr="00143095" w:rsidRDefault="00142E4B" w:rsidP="00142E4B">
      <w:pPr>
        <w:ind w:left="4320" w:hanging="3780"/>
        <w:rPr>
          <w:rFonts w:cs="Courier New"/>
        </w:rPr>
      </w:pPr>
    </w:p>
    <w:p w14:paraId="6CD1FE1E" w14:textId="77777777" w:rsidR="00142E4B" w:rsidRPr="00143095" w:rsidRDefault="00142E4B" w:rsidP="00142E4B">
      <w:pPr>
        <w:ind w:left="4320" w:hanging="3780"/>
        <w:rPr>
          <w:rFonts w:cs="Courier New"/>
        </w:rPr>
      </w:pPr>
      <w:r w:rsidRPr="00143095">
        <w:rPr>
          <w:rFonts w:cs="Courier New"/>
        </w:rPr>
        <w:t>ASME Y14.100</w:t>
      </w:r>
      <w:r w:rsidRPr="00143095">
        <w:rPr>
          <w:rFonts w:cs="Courier New"/>
        </w:rPr>
        <w:tab/>
        <w:t>Engineering Drawing Practices</w:t>
      </w:r>
    </w:p>
    <w:p w14:paraId="4F0EA5A1" w14:textId="77777777" w:rsidR="00142E4B" w:rsidRPr="00143095" w:rsidRDefault="00142E4B" w:rsidP="00142E4B">
      <w:pPr>
        <w:ind w:left="4320" w:hanging="3780"/>
        <w:rPr>
          <w:rFonts w:cs="Courier New"/>
        </w:rPr>
      </w:pPr>
    </w:p>
    <w:p w14:paraId="7FF4FE81" w14:textId="77777777" w:rsidR="00142E4B" w:rsidRPr="00143095" w:rsidRDefault="00142E4B" w:rsidP="00142E4B">
      <w:pPr>
        <w:ind w:left="4320" w:hanging="3780"/>
        <w:rPr>
          <w:rFonts w:cs="Courier New"/>
        </w:rPr>
      </w:pPr>
      <w:r w:rsidRPr="00143095">
        <w:rPr>
          <w:rFonts w:cs="Courier New"/>
        </w:rPr>
        <w:t>ASME Y14.5</w:t>
      </w:r>
      <w:r w:rsidRPr="00143095">
        <w:rPr>
          <w:rFonts w:cs="Courier New"/>
        </w:rPr>
        <w:tab/>
        <w:t>Geometric Dimensioning and Tolerancing</w:t>
      </w:r>
    </w:p>
    <w:p w14:paraId="74D4A614" w14:textId="77777777" w:rsidR="00142E4B" w:rsidRPr="00143095" w:rsidRDefault="00142E4B" w:rsidP="00723F9C">
      <w:pPr>
        <w:ind w:left="4320" w:hanging="3780"/>
        <w:rPr>
          <w:rFonts w:cs="Courier New"/>
        </w:rPr>
      </w:pPr>
    </w:p>
    <w:p w14:paraId="1CF439FD" w14:textId="77777777" w:rsidR="00142E4B" w:rsidRPr="00143095" w:rsidRDefault="00142E4B" w:rsidP="00142E4B">
      <w:pPr>
        <w:ind w:left="4320" w:hanging="3780"/>
        <w:rPr>
          <w:rFonts w:cs="Courier New"/>
        </w:rPr>
      </w:pPr>
      <w:r w:rsidRPr="00143095">
        <w:rPr>
          <w:rFonts w:cs="Courier New"/>
        </w:rPr>
        <w:t>ASME Y14.43</w:t>
      </w:r>
      <w:r w:rsidRPr="00143095">
        <w:rPr>
          <w:rFonts w:cs="Courier New"/>
        </w:rPr>
        <w:tab/>
        <w:t xml:space="preserve">Dimensioning and Tolerancing </w:t>
      </w:r>
    </w:p>
    <w:p w14:paraId="606167F7" w14:textId="77777777" w:rsidR="00142E4B" w:rsidRPr="00143095" w:rsidRDefault="00142E4B" w:rsidP="00142E4B">
      <w:pPr>
        <w:ind w:left="4320" w:hanging="3780"/>
        <w:rPr>
          <w:rFonts w:cs="Courier New"/>
        </w:rPr>
      </w:pPr>
      <w:r w:rsidRPr="00143095">
        <w:rPr>
          <w:rFonts w:cs="Courier New"/>
        </w:rPr>
        <w:tab/>
        <w:t>Principles for Gages and Fixtures</w:t>
      </w:r>
    </w:p>
    <w:p w14:paraId="13DE4C65" w14:textId="77777777" w:rsidR="00142E4B" w:rsidRPr="00143095" w:rsidRDefault="00142E4B" w:rsidP="00142E4B">
      <w:pPr>
        <w:ind w:left="4320" w:hanging="3780"/>
        <w:rPr>
          <w:rFonts w:cs="Courier New"/>
        </w:rPr>
      </w:pPr>
    </w:p>
    <w:p w14:paraId="77470185" w14:textId="77777777" w:rsidR="004C3161" w:rsidRPr="00143095" w:rsidRDefault="004C3161" w:rsidP="00142E4B">
      <w:pPr>
        <w:ind w:left="4320" w:hanging="3780"/>
        <w:rPr>
          <w:rFonts w:cs="Courier New"/>
        </w:rPr>
      </w:pPr>
    </w:p>
    <w:p w14:paraId="5225741D" w14:textId="77777777" w:rsidR="00142E4B" w:rsidRPr="00143095" w:rsidRDefault="00142E4B" w:rsidP="00142E4B">
      <w:pPr>
        <w:ind w:left="4320" w:hanging="3780"/>
        <w:rPr>
          <w:rFonts w:cs="Courier New"/>
        </w:rPr>
      </w:pPr>
      <w:r w:rsidRPr="00143095">
        <w:rPr>
          <w:rFonts w:cs="Courier New"/>
        </w:rPr>
        <w:t>NAS 410</w:t>
      </w:r>
      <w:r w:rsidRPr="00143095">
        <w:rPr>
          <w:rFonts w:cs="Courier New"/>
        </w:rPr>
        <w:tab/>
        <w:t xml:space="preserve">NAS Certification and </w:t>
      </w:r>
      <w:proofErr w:type="spellStart"/>
      <w:r w:rsidRPr="00143095">
        <w:rPr>
          <w:rFonts w:cs="Courier New"/>
        </w:rPr>
        <w:t>Qualifi</w:t>
      </w:r>
      <w:proofErr w:type="spellEnd"/>
      <w:r w:rsidRPr="00143095">
        <w:rPr>
          <w:rFonts w:cs="Courier New"/>
        </w:rPr>
        <w:t>-</w:t>
      </w:r>
    </w:p>
    <w:p w14:paraId="01E469EF" w14:textId="77777777" w:rsidR="00142E4B" w:rsidRPr="00143095" w:rsidRDefault="00142E4B" w:rsidP="00142E4B">
      <w:pPr>
        <w:ind w:left="4320" w:hanging="3780"/>
        <w:rPr>
          <w:rFonts w:cs="Courier New"/>
        </w:rPr>
      </w:pPr>
      <w:r w:rsidRPr="00143095">
        <w:rPr>
          <w:rFonts w:cs="Courier New"/>
        </w:rPr>
        <w:tab/>
        <w:t>Cation of Nondestructive Test</w:t>
      </w:r>
    </w:p>
    <w:p w14:paraId="32C0B0CB" w14:textId="77777777" w:rsidR="00142E4B" w:rsidRPr="00143095" w:rsidRDefault="00142E4B" w:rsidP="00142E4B">
      <w:pPr>
        <w:ind w:left="4320" w:hanging="3780"/>
        <w:rPr>
          <w:rFonts w:cs="Courier New"/>
        </w:rPr>
      </w:pPr>
      <w:r w:rsidRPr="00143095">
        <w:rPr>
          <w:rFonts w:cs="Courier New"/>
        </w:rPr>
        <w:tab/>
        <w:t>Personnel</w:t>
      </w:r>
    </w:p>
    <w:p w14:paraId="254B33B7" w14:textId="77777777" w:rsidR="00142E4B" w:rsidRPr="00143095" w:rsidRDefault="00142E4B" w:rsidP="00142E4B">
      <w:pPr>
        <w:ind w:left="4320" w:hanging="3780"/>
        <w:rPr>
          <w:rFonts w:cs="Courier New"/>
        </w:rPr>
      </w:pPr>
    </w:p>
    <w:p w14:paraId="510BC766" w14:textId="77777777" w:rsidR="00142E4B" w:rsidRPr="00143095" w:rsidRDefault="00142E4B" w:rsidP="00142E4B">
      <w:pPr>
        <w:ind w:left="4320" w:hanging="3780"/>
        <w:rPr>
          <w:rFonts w:cs="Courier New"/>
        </w:rPr>
      </w:pPr>
      <w:r w:rsidRPr="00143095">
        <w:rPr>
          <w:rFonts w:cs="Courier New"/>
        </w:rPr>
        <w:lastRenderedPageBreak/>
        <w:t>ANSI/ASNT CP-189</w:t>
      </w:r>
      <w:r w:rsidRPr="00143095">
        <w:rPr>
          <w:rFonts w:cs="Courier New"/>
        </w:rPr>
        <w:tab/>
        <w:t>ASNT Standard for Qualification</w:t>
      </w:r>
    </w:p>
    <w:p w14:paraId="4BED7EAD" w14:textId="77777777" w:rsidR="00142E4B" w:rsidRPr="00143095" w:rsidRDefault="00142E4B" w:rsidP="00142E4B">
      <w:pPr>
        <w:ind w:left="4320" w:hanging="3780"/>
        <w:rPr>
          <w:rFonts w:cs="Courier New"/>
        </w:rPr>
      </w:pPr>
      <w:r w:rsidRPr="00143095">
        <w:rPr>
          <w:rFonts w:cs="Courier New"/>
        </w:rPr>
        <w:tab/>
        <w:t>And Certification of Nondestructive Testing Personnel</w:t>
      </w:r>
    </w:p>
    <w:p w14:paraId="71219EE4" w14:textId="77777777" w:rsidR="00142E4B" w:rsidRPr="00143095" w:rsidRDefault="00142E4B" w:rsidP="00142E4B">
      <w:pPr>
        <w:ind w:left="4320" w:hanging="3780"/>
        <w:rPr>
          <w:rFonts w:cs="Courier New"/>
        </w:rPr>
      </w:pPr>
    </w:p>
    <w:p w14:paraId="31D98E2F" w14:textId="77777777" w:rsidR="00142E4B" w:rsidRPr="00143095" w:rsidRDefault="00142E4B" w:rsidP="00142E4B">
      <w:pPr>
        <w:ind w:left="4320" w:hanging="3780"/>
        <w:rPr>
          <w:rFonts w:cs="Courier New"/>
        </w:rPr>
      </w:pPr>
      <w:r w:rsidRPr="00143095">
        <w:rPr>
          <w:rFonts w:cs="Courier New"/>
        </w:rPr>
        <w:t>SNT-TC-1A</w:t>
      </w:r>
      <w:r w:rsidRPr="00143095">
        <w:rPr>
          <w:rFonts w:cs="Courier New"/>
        </w:rPr>
        <w:tab/>
        <w:t>Personnel Qualification and Certification in Nondestructive Testing</w:t>
      </w:r>
    </w:p>
    <w:p w14:paraId="02307692" w14:textId="77777777" w:rsidR="00142E4B" w:rsidRPr="00143095" w:rsidRDefault="00142E4B" w:rsidP="00142E4B">
      <w:pPr>
        <w:ind w:left="4320" w:hanging="3780"/>
        <w:rPr>
          <w:rFonts w:cs="Courier New"/>
        </w:rPr>
      </w:pPr>
    </w:p>
    <w:p w14:paraId="18417C2F" w14:textId="77777777" w:rsidR="00142E4B" w:rsidRPr="00143095" w:rsidRDefault="00142E4B" w:rsidP="00142E4B">
      <w:pPr>
        <w:ind w:left="4320" w:hanging="3780"/>
        <w:rPr>
          <w:rFonts w:cs="Courier New"/>
        </w:rPr>
      </w:pPr>
      <w:r w:rsidRPr="00143095">
        <w:rPr>
          <w:rFonts w:cs="Courier New"/>
        </w:rPr>
        <w:t>ASTM E543</w:t>
      </w:r>
      <w:r w:rsidRPr="00143095">
        <w:rPr>
          <w:rFonts w:cs="Courier New"/>
        </w:rPr>
        <w:tab/>
        <w:t>Standard Practice for Agencies Performing Nondestructive</w:t>
      </w:r>
    </w:p>
    <w:p w14:paraId="2345D2F2" w14:textId="77777777" w:rsidR="00142E4B" w:rsidRPr="00143095" w:rsidRDefault="00142E4B" w:rsidP="00142E4B">
      <w:pPr>
        <w:ind w:left="4320" w:hanging="3780"/>
        <w:rPr>
          <w:rFonts w:cs="Courier New"/>
        </w:rPr>
      </w:pPr>
      <w:r w:rsidRPr="00143095">
        <w:rPr>
          <w:rFonts w:cs="Courier New"/>
        </w:rPr>
        <w:tab/>
        <w:t>Testing</w:t>
      </w:r>
    </w:p>
    <w:p w14:paraId="48BA5D6A" w14:textId="77777777" w:rsidR="00142E4B" w:rsidRPr="00143095" w:rsidRDefault="00142E4B" w:rsidP="00142E4B">
      <w:pPr>
        <w:ind w:left="4320" w:hanging="3780"/>
        <w:rPr>
          <w:rFonts w:cs="Courier New"/>
        </w:rPr>
      </w:pPr>
    </w:p>
    <w:p w14:paraId="309E7AA2" w14:textId="77777777" w:rsidR="00142E4B" w:rsidRPr="00143095" w:rsidRDefault="00142E4B" w:rsidP="00142E4B">
      <w:pPr>
        <w:ind w:left="4320" w:hanging="3780"/>
        <w:rPr>
          <w:rFonts w:cs="Courier New"/>
        </w:rPr>
      </w:pPr>
      <w:r w:rsidRPr="00143095">
        <w:rPr>
          <w:rFonts w:cs="Courier New"/>
        </w:rPr>
        <w:t>ASTM E1742</w:t>
      </w:r>
      <w:r w:rsidRPr="00143095">
        <w:rPr>
          <w:rFonts w:cs="Courier New"/>
        </w:rPr>
        <w:tab/>
        <w:t>Standard Practice for Radiographic</w:t>
      </w:r>
    </w:p>
    <w:p w14:paraId="4AD36B7F" w14:textId="77777777" w:rsidR="00142E4B" w:rsidRPr="00143095" w:rsidRDefault="00142E4B" w:rsidP="00142E4B">
      <w:pPr>
        <w:ind w:left="4320" w:hanging="3780"/>
        <w:rPr>
          <w:rFonts w:cs="Courier New"/>
        </w:rPr>
      </w:pPr>
      <w:r w:rsidRPr="00143095">
        <w:rPr>
          <w:rFonts w:cs="Courier New"/>
        </w:rPr>
        <w:tab/>
        <w:t>Examination</w:t>
      </w:r>
    </w:p>
    <w:p w14:paraId="2BCFCE64" w14:textId="77777777" w:rsidR="00142E4B" w:rsidRPr="00143095" w:rsidRDefault="00142E4B" w:rsidP="00142E4B">
      <w:pPr>
        <w:ind w:left="4320" w:hanging="3780"/>
        <w:rPr>
          <w:rFonts w:cs="Courier New"/>
        </w:rPr>
      </w:pPr>
    </w:p>
    <w:p w14:paraId="5E2D9157" w14:textId="77777777" w:rsidR="00142E4B" w:rsidRDefault="00142E4B" w:rsidP="00142E4B">
      <w:pPr>
        <w:ind w:left="4320" w:hanging="3780"/>
        <w:rPr>
          <w:rFonts w:cs="Courier New"/>
        </w:rPr>
      </w:pPr>
      <w:r w:rsidRPr="00143095">
        <w:rPr>
          <w:rFonts w:cs="Courier New"/>
        </w:rPr>
        <w:t>SAE AMS-STD-2154</w:t>
      </w:r>
      <w:r w:rsidRPr="00143095">
        <w:rPr>
          <w:rFonts w:cs="Courier New"/>
        </w:rPr>
        <w:tab/>
        <w:t>Inspection, Ultrasonic, Wrought Metals, Process for</w:t>
      </w:r>
    </w:p>
    <w:p w14:paraId="41D5FCB4" w14:textId="77777777" w:rsidR="00A42133" w:rsidRDefault="00A42133" w:rsidP="00B441BB">
      <w:pPr>
        <w:jc w:val="right"/>
      </w:pPr>
    </w:p>
    <w:p w14:paraId="494C5C4F" w14:textId="77777777" w:rsidR="00A42133" w:rsidRDefault="00A42133" w:rsidP="00B441BB">
      <w:pPr>
        <w:jc w:val="right"/>
      </w:pPr>
    </w:p>
    <w:p w14:paraId="117E1127" w14:textId="77777777" w:rsidR="00A42133" w:rsidRDefault="00A42133" w:rsidP="00B441BB">
      <w:pPr>
        <w:jc w:val="right"/>
      </w:pPr>
    </w:p>
    <w:p w14:paraId="2C64BF77" w14:textId="77777777" w:rsidR="00A42133" w:rsidRDefault="00A42133" w:rsidP="00B441BB">
      <w:pPr>
        <w:jc w:val="right"/>
      </w:pPr>
    </w:p>
    <w:p w14:paraId="3011F7D9" w14:textId="77777777" w:rsidR="00A42133" w:rsidRDefault="00A42133" w:rsidP="00B441BB">
      <w:pPr>
        <w:jc w:val="right"/>
      </w:pPr>
    </w:p>
    <w:p w14:paraId="3C5DFB7A" w14:textId="77777777" w:rsidR="00A42133" w:rsidRDefault="00A42133" w:rsidP="00B441BB">
      <w:pPr>
        <w:jc w:val="right"/>
      </w:pPr>
    </w:p>
    <w:p w14:paraId="7C854145" w14:textId="77777777" w:rsidR="00A42133" w:rsidRDefault="00A42133" w:rsidP="00B441BB">
      <w:pPr>
        <w:jc w:val="right"/>
      </w:pPr>
    </w:p>
    <w:p w14:paraId="1F25FEFC" w14:textId="77777777" w:rsidR="00A42133" w:rsidRDefault="00A42133" w:rsidP="00B441BB">
      <w:pPr>
        <w:jc w:val="right"/>
      </w:pPr>
    </w:p>
    <w:p w14:paraId="0FB3DA66" w14:textId="77777777" w:rsidR="00A42133" w:rsidRDefault="00A42133" w:rsidP="00B441BB">
      <w:pPr>
        <w:jc w:val="right"/>
      </w:pPr>
    </w:p>
    <w:p w14:paraId="01CE2E29" w14:textId="77777777" w:rsidR="00A42133" w:rsidRDefault="00A42133" w:rsidP="00B441BB">
      <w:pPr>
        <w:jc w:val="right"/>
      </w:pPr>
    </w:p>
    <w:p w14:paraId="5DCD89B9" w14:textId="77777777" w:rsidR="00A42133" w:rsidRDefault="00A42133" w:rsidP="00B441BB">
      <w:pPr>
        <w:jc w:val="right"/>
      </w:pPr>
    </w:p>
    <w:p w14:paraId="31296C35" w14:textId="77777777" w:rsidR="00B441BB" w:rsidRDefault="00A42133" w:rsidP="001D7545">
      <w:pPr>
        <w:tabs>
          <w:tab w:val="center" w:pos="4680"/>
          <w:tab w:val="right" w:pos="9360"/>
        </w:tabs>
      </w:pPr>
      <w:r>
        <w:tab/>
      </w:r>
      <w:r>
        <w:tab/>
      </w:r>
    </w:p>
    <w:p w14:paraId="1D28EA3F" w14:textId="77777777" w:rsidR="00D773E7" w:rsidRPr="00561E53" w:rsidRDefault="00066488" w:rsidP="00D773E7">
      <w:pPr>
        <w:rPr>
          <w:rFonts w:cs="Courier New"/>
          <w:b/>
          <w:u w:val="single"/>
        </w:rPr>
      </w:pPr>
      <w:r w:rsidRPr="00105D8C">
        <w:br w:type="page"/>
      </w:r>
      <w:r w:rsidR="00D773E7" w:rsidRPr="00561E53">
        <w:rPr>
          <w:rFonts w:cs="Courier New"/>
          <w:b/>
        </w:rPr>
        <w:lastRenderedPageBreak/>
        <w:t xml:space="preserve">3.  </w:t>
      </w:r>
      <w:r w:rsidR="00B20321" w:rsidRPr="00561E53">
        <w:rPr>
          <w:rFonts w:cs="Courier New"/>
          <w:b/>
          <w:u w:val="single"/>
        </w:rPr>
        <w:t>PROGRAM MANAGEMENT</w:t>
      </w:r>
      <w:r w:rsidR="00B60E04" w:rsidRPr="00B60E04">
        <w:rPr>
          <w:rFonts w:cs="Courier New"/>
          <w:b/>
        </w:rPr>
        <w:t>:</w:t>
      </w:r>
    </w:p>
    <w:p w14:paraId="45AF472E" w14:textId="77777777" w:rsidR="00D773E7" w:rsidRPr="00C23C68" w:rsidRDefault="00D773E7" w:rsidP="00D773E7">
      <w:pPr>
        <w:rPr>
          <w:rFonts w:cs="Courier New"/>
          <w:u w:val="single"/>
        </w:rPr>
      </w:pPr>
    </w:p>
    <w:p w14:paraId="704A96CF" w14:textId="77777777" w:rsidR="00D773E7" w:rsidRPr="00C23C68" w:rsidRDefault="00D773E7" w:rsidP="00066488">
      <w:pPr>
        <w:pStyle w:val="BodyText"/>
        <w:ind w:firstLine="720"/>
        <w:rPr>
          <w:rFonts w:ascii="Courier New" w:hAnsi="Courier New" w:cs="Courier New"/>
          <w:szCs w:val="24"/>
        </w:rPr>
      </w:pPr>
      <w:r>
        <w:rPr>
          <w:rFonts w:ascii="Courier New" w:hAnsi="Courier New" w:cs="Courier New"/>
          <w:b/>
          <w:szCs w:val="24"/>
        </w:rPr>
        <w:t>3</w:t>
      </w:r>
      <w:r w:rsidRPr="00D773E7">
        <w:rPr>
          <w:rFonts w:ascii="Courier New" w:hAnsi="Courier New" w:cs="Courier New"/>
          <w:b/>
          <w:szCs w:val="24"/>
        </w:rPr>
        <w:t>.1</w:t>
      </w:r>
      <w:r w:rsidRPr="00C23C68">
        <w:rPr>
          <w:rFonts w:ascii="Courier New" w:hAnsi="Courier New" w:cs="Courier New"/>
          <w:szCs w:val="24"/>
        </w:rPr>
        <w:tab/>
        <w:t>The Contractor shall maintain</w:t>
      </w:r>
      <w:r w:rsidR="00771B83">
        <w:rPr>
          <w:rFonts w:ascii="Courier New" w:hAnsi="Courier New" w:cs="Courier New"/>
          <w:szCs w:val="24"/>
        </w:rPr>
        <w:t xml:space="preserve"> required </w:t>
      </w:r>
      <w:r w:rsidRPr="00C23C68">
        <w:rPr>
          <w:rFonts w:ascii="Courier New" w:hAnsi="Courier New" w:cs="Courier New"/>
          <w:szCs w:val="24"/>
        </w:rPr>
        <w:t>Systems Engineering and Program Management policies and procedures to</w:t>
      </w:r>
      <w:r w:rsidR="00066488">
        <w:rPr>
          <w:rFonts w:ascii="Courier New" w:hAnsi="Courier New" w:cs="Courier New"/>
          <w:szCs w:val="24"/>
        </w:rPr>
        <w:t xml:space="preserve"> </w:t>
      </w:r>
      <w:r w:rsidRPr="00C23C68">
        <w:rPr>
          <w:rFonts w:ascii="Courier New" w:hAnsi="Courier New" w:cs="Courier New"/>
          <w:szCs w:val="24"/>
        </w:rPr>
        <w:t>accomplish</w:t>
      </w:r>
      <w:r>
        <w:rPr>
          <w:rFonts w:ascii="Courier New" w:hAnsi="Courier New" w:cs="Courier New"/>
          <w:szCs w:val="24"/>
        </w:rPr>
        <w:t xml:space="preserve"> the tasks identified herein.  </w:t>
      </w:r>
      <w:r w:rsidRPr="00C23C68">
        <w:rPr>
          <w:rFonts w:ascii="Courier New" w:hAnsi="Courier New" w:cs="Courier New"/>
          <w:szCs w:val="24"/>
        </w:rPr>
        <w:t xml:space="preserve">The Contractor shall plan, organize and manage the effort throughout the life of this contract. </w:t>
      </w:r>
      <w:r w:rsidR="001B572E">
        <w:rPr>
          <w:rFonts w:ascii="Courier New" w:hAnsi="Courier New" w:cs="Courier New"/>
          <w:szCs w:val="24"/>
        </w:rPr>
        <w:t xml:space="preserve"> </w:t>
      </w:r>
      <w:r w:rsidRPr="00C23C68">
        <w:rPr>
          <w:rFonts w:ascii="Courier New" w:hAnsi="Courier New" w:cs="Courier New"/>
          <w:szCs w:val="24"/>
        </w:rPr>
        <w:t xml:space="preserve">The Contractor shall maintain a record of program costs, performance and schedule to ensure requirements are being met, and to provide early detection of problems to resolve and reduce risk. </w:t>
      </w:r>
      <w:r w:rsidR="001B572E">
        <w:rPr>
          <w:rFonts w:ascii="Courier New" w:hAnsi="Courier New" w:cs="Courier New"/>
          <w:szCs w:val="24"/>
        </w:rPr>
        <w:t xml:space="preserve"> </w:t>
      </w:r>
      <w:r w:rsidRPr="00C23C68">
        <w:rPr>
          <w:rFonts w:ascii="Courier New" w:hAnsi="Courier New" w:cs="Courier New"/>
          <w:szCs w:val="24"/>
        </w:rPr>
        <w:t>The Contractor shall develop an Integrated Master Schedule (IMS) to establish the milestones to accomplish the contract delivery schedules.</w:t>
      </w:r>
    </w:p>
    <w:p w14:paraId="78888100" w14:textId="77777777" w:rsidR="00D773E7" w:rsidRPr="00C23C68" w:rsidRDefault="00D773E7" w:rsidP="00D773E7">
      <w:pPr>
        <w:pStyle w:val="BodyText"/>
        <w:rPr>
          <w:rFonts w:ascii="Courier New" w:hAnsi="Courier New" w:cs="Courier New"/>
          <w:szCs w:val="24"/>
        </w:rPr>
      </w:pPr>
    </w:p>
    <w:p w14:paraId="27C9DC4E" w14:textId="77777777" w:rsidR="00D773E7" w:rsidRPr="000E61BE" w:rsidRDefault="00D773E7" w:rsidP="00D773E7">
      <w:pPr>
        <w:pStyle w:val="BodyText"/>
        <w:ind w:firstLine="1440"/>
        <w:rPr>
          <w:rFonts w:ascii="Courier New" w:hAnsi="Courier New" w:cs="Courier New"/>
          <w:szCs w:val="24"/>
        </w:rPr>
      </w:pPr>
      <w:r>
        <w:rPr>
          <w:rFonts w:ascii="Courier New" w:hAnsi="Courier New" w:cs="Courier New"/>
          <w:b/>
          <w:szCs w:val="24"/>
        </w:rPr>
        <w:t>3</w:t>
      </w:r>
      <w:r w:rsidRPr="00D773E7">
        <w:rPr>
          <w:rFonts w:ascii="Courier New" w:hAnsi="Courier New" w:cs="Courier New"/>
          <w:b/>
          <w:szCs w:val="24"/>
        </w:rPr>
        <w:t>.1.1</w:t>
      </w:r>
      <w:r w:rsidR="00AF504F">
        <w:rPr>
          <w:rFonts w:ascii="Courier New" w:hAnsi="Courier New" w:cs="Courier New"/>
          <w:szCs w:val="24"/>
        </w:rPr>
        <w:t xml:space="preserve"> </w:t>
      </w:r>
      <w:r w:rsidRPr="00105D8C">
        <w:rPr>
          <w:rFonts w:ascii="Courier New" w:hAnsi="Courier New" w:cs="Courier New"/>
          <w:b/>
          <w:szCs w:val="24"/>
        </w:rPr>
        <w:t>Status Reporting:</w:t>
      </w:r>
      <w:r>
        <w:rPr>
          <w:rFonts w:ascii="Courier New" w:hAnsi="Courier New" w:cs="Courier New"/>
          <w:szCs w:val="24"/>
        </w:rPr>
        <w:t xml:space="preserve">  </w:t>
      </w:r>
      <w:r w:rsidRPr="00C23C68">
        <w:rPr>
          <w:rFonts w:ascii="Courier New" w:hAnsi="Courier New" w:cs="Courier New"/>
          <w:szCs w:val="24"/>
        </w:rPr>
        <w:t>The Contractor Program Manager shall track, measure, and report program status using Contractor standard internal processes, metrics, and procedures.  Status reports shall include repor</w:t>
      </w:r>
      <w:r w:rsidR="00771B83">
        <w:rPr>
          <w:rFonts w:ascii="Courier New" w:hAnsi="Courier New" w:cs="Courier New"/>
          <w:szCs w:val="24"/>
        </w:rPr>
        <w:t>ting of Program Risks and Risk M</w:t>
      </w:r>
      <w:r w:rsidRPr="00C23C68">
        <w:rPr>
          <w:rFonts w:ascii="Courier New" w:hAnsi="Courier New" w:cs="Courier New"/>
          <w:szCs w:val="24"/>
        </w:rPr>
        <w:t>anagement activities.</w:t>
      </w:r>
      <w:r w:rsidR="001B572E">
        <w:rPr>
          <w:rFonts w:ascii="Courier New" w:hAnsi="Courier New" w:cs="Courier New"/>
          <w:szCs w:val="24"/>
        </w:rPr>
        <w:t xml:space="preserve"> </w:t>
      </w:r>
      <w:r w:rsidRPr="00C23C68">
        <w:rPr>
          <w:rFonts w:ascii="Courier New" w:hAnsi="Courier New" w:cs="Courier New"/>
          <w:szCs w:val="24"/>
        </w:rPr>
        <w:t xml:space="preserve"> Management Status Reports shall be provided monthly </w:t>
      </w:r>
      <w:r w:rsidRPr="00FC2DFC">
        <w:rPr>
          <w:rFonts w:ascii="Courier New" w:hAnsi="Courier New" w:cs="Courier New"/>
          <w:szCs w:val="24"/>
        </w:rPr>
        <w:t>and include the information in the following sub-paragraphs</w:t>
      </w:r>
      <w:r w:rsidR="00B441BB">
        <w:rPr>
          <w:rFonts w:ascii="Courier New" w:hAnsi="Courier New" w:cs="Courier New"/>
          <w:szCs w:val="24"/>
        </w:rPr>
        <w:t>:</w:t>
      </w:r>
      <w:r>
        <w:rPr>
          <w:rFonts w:ascii="Courier New" w:hAnsi="Courier New" w:cs="Courier New"/>
          <w:szCs w:val="24"/>
        </w:rPr>
        <w:t xml:space="preserve"> </w:t>
      </w:r>
      <w:r w:rsidRPr="00FC2DFC">
        <w:rPr>
          <w:rFonts w:ascii="Courier New" w:hAnsi="Courier New" w:cs="Courier New"/>
          <w:szCs w:val="24"/>
        </w:rPr>
        <w:t xml:space="preserve"> </w:t>
      </w:r>
    </w:p>
    <w:p w14:paraId="06156731" w14:textId="77777777" w:rsidR="00D773E7" w:rsidRPr="00FC2DFC" w:rsidRDefault="00D773E7" w:rsidP="00D773E7">
      <w:pPr>
        <w:pStyle w:val="BodyText"/>
        <w:ind w:left="720"/>
        <w:rPr>
          <w:rFonts w:ascii="Courier New" w:hAnsi="Courier New" w:cs="Courier New"/>
          <w:szCs w:val="24"/>
        </w:rPr>
      </w:pPr>
    </w:p>
    <w:p w14:paraId="7E2487E2" w14:textId="055D8AEF" w:rsidR="00E735A3" w:rsidRDefault="00085C0F" w:rsidP="00E735A3">
      <w:pPr>
        <w:pStyle w:val="BodyText"/>
        <w:rPr>
          <w:rFonts w:ascii="Courier New" w:hAnsi="Courier New" w:cs="Courier New"/>
          <w:szCs w:val="24"/>
        </w:rPr>
      </w:pPr>
      <w:r>
        <w:rPr>
          <w:rFonts w:ascii="Courier New" w:hAnsi="Courier New" w:cs="Courier New"/>
          <w:szCs w:val="24"/>
        </w:rPr>
        <w:tab/>
      </w:r>
      <w:r>
        <w:rPr>
          <w:rFonts w:ascii="Courier New" w:hAnsi="Courier New" w:cs="Courier New"/>
          <w:szCs w:val="24"/>
        </w:rPr>
        <w:tab/>
      </w:r>
      <w:r>
        <w:rPr>
          <w:rFonts w:ascii="Courier New" w:hAnsi="Courier New" w:cs="Courier New"/>
          <w:szCs w:val="24"/>
        </w:rPr>
        <w:tab/>
      </w:r>
      <w:r w:rsidR="00D773E7" w:rsidRPr="00D773E7">
        <w:rPr>
          <w:rFonts w:ascii="Courier New" w:hAnsi="Courier New" w:cs="Courier New"/>
          <w:b/>
          <w:szCs w:val="24"/>
        </w:rPr>
        <w:t>3.1.1.1</w:t>
      </w:r>
      <w:r w:rsidR="00D773E7" w:rsidRPr="00C23C68">
        <w:rPr>
          <w:rFonts w:ascii="Courier New" w:hAnsi="Courier New" w:cs="Courier New"/>
          <w:szCs w:val="24"/>
        </w:rPr>
        <w:t xml:space="preserve"> </w:t>
      </w:r>
      <w:r w:rsidR="00D773E7" w:rsidRPr="00105D8C">
        <w:rPr>
          <w:rFonts w:ascii="Courier New" w:hAnsi="Courier New" w:cs="Courier New"/>
          <w:b/>
          <w:szCs w:val="24"/>
        </w:rPr>
        <w:t>I</w:t>
      </w:r>
      <w:r w:rsidR="00D15D51">
        <w:rPr>
          <w:rFonts w:ascii="Courier New" w:hAnsi="Courier New" w:cs="Courier New"/>
          <w:b/>
          <w:szCs w:val="24"/>
        </w:rPr>
        <w:t xml:space="preserve">ntegrated </w:t>
      </w:r>
      <w:r w:rsidR="00D773E7" w:rsidRPr="00105D8C">
        <w:rPr>
          <w:rFonts w:ascii="Courier New" w:hAnsi="Courier New" w:cs="Courier New"/>
          <w:b/>
          <w:szCs w:val="24"/>
        </w:rPr>
        <w:t>M</w:t>
      </w:r>
      <w:r w:rsidR="00D15D51">
        <w:rPr>
          <w:rFonts w:ascii="Courier New" w:hAnsi="Courier New" w:cs="Courier New"/>
          <w:b/>
          <w:szCs w:val="24"/>
        </w:rPr>
        <w:t xml:space="preserve">aster </w:t>
      </w:r>
      <w:r w:rsidR="00D773E7" w:rsidRPr="00105D8C">
        <w:rPr>
          <w:rFonts w:ascii="Courier New" w:hAnsi="Courier New" w:cs="Courier New"/>
          <w:b/>
          <w:szCs w:val="24"/>
        </w:rPr>
        <w:t>S</w:t>
      </w:r>
      <w:r w:rsidR="00D15D51">
        <w:rPr>
          <w:rFonts w:ascii="Courier New" w:hAnsi="Courier New" w:cs="Courier New"/>
          <w:b/>
          <w:szCs w:val="24"/>
        </w:rPr>
        <w:t>chedule (IMS)</w:t>
      </w:r>
      <w:r w:rsidR="00D773E7" w:rsidRPr="00105D8C">
        <w:rPr>
          <w:rFonts w:ascii="Courier New" w:hAnsi="Courier New" w:cs="Courier New"/>
          <w:b/>
          <w:szCs w:val="24"/>
        </w:rPr>
        <w:t>:</w:t>
      </w:r>
      <w:r w:rsidR="00D773E7">
        <w:rPr>
          <w:rFonts w:ascii="Courier New" w:hAnsi="Courier New" w:cs="Courier New"/>
          <w:szCs w:val="24"/>
        </w:rPr>
        <w:t xml:space="preserve">  </w:t>
      </w:r>
      <w:r w:rsidR="00D773E7" w:rsidRPr="00C23C68">
        <w:rPr>
          <w:rFonts w:ascii="Courier New" w:hAnsi="Courier New" w:cs="Courier New"/>
          <w:szCs w:val="24"/>
        </w:rPr>
        <w:t xml:space="preserve">An IMS, to include critical path network, shall be developed and delivered by the Contractor and shall be agreed </w:t>
      </w:r>
      <w:r w:rsidR="00F71622">
        <w:rPr>
          <w:rFonts w:ascii="Courier New" w:hAnsi="Courier New" w:cs="Courier New"/>
          <w:szCs w:val="24"/>
        </w:rPr>
        <w:t>upon by the Government and the C</w:t>
      </w:r>
      <w:r w:rsidR="00D773E7" w:rsidRPr="00C23C68">
        <w:rPr>
          <w:rFonts w:ascii="Courier New" w:hAnsi="Courier New" w:cs="Courier New"/>
          <w:szCs w:val="24"/>
        </w:rPr>
        <w:t>ontractor</w:t>
      </w:r>
      <w:r w:rsidR="00073A32">
        <w:rPr>
          <w:rFonts w:ascii="Courier New" w:hAnsi="Courier New" w:cs="Courier New"/>
          <w:szCs w:val="24"/>
        </w:rPr>
        <w:t xml:space="preserve">. </w:t>
      </w:r>
      <w:r w:rsidR="00D773E7" w:rsidRPr="00C23C68">
        <w:rPr>
          <w:rFonts w:ascii="Courier New" w:hAnsi="Courier New" w:cs="Courier New"/>
          <w:szCs w:val="24"/>
        </w:rPr>
        <w:t xml:space="preserve"> The Contractor shall </w:t>
      </w:r>
      <w:r w:rsidR="00D773E7" w:rsidRPr="00E735A3">
        <w:rPr>
          <w:rFonts w:ascii="Courier New" w:hAnsi="Courier New" w:cs="Courier New"/>
          <w:szCs w:val="24"/>
        </w:rPr>
        <w:t>generate and maintain a milestone schedule, which shall be used to control the project and report status to the Government</w:t>
      </w:r>
      <w:r w:rsidR="00E735A3" w:rsidRPr="00E735A3">
        <w:rPr>
          <w:rFonts w:ascii="Courier New" w:hAnsi="Courier New" w:cs="Courier New"/>
          <w:szCs w:val="24"/>
        </w:rPr>
        <w:t xml:space="preserve">.  </w:t>
      </w:r>
      <w:r w:rsidR="00D773E7" w:rsidRPr="00366C60">
        <w:rPr>
          <w:rFonts w:ascii="Courier New" w:hAnsi="Courier New" w:cs="Courier New"/>
          <w:b/>
          <w:szCs w:val="24"/>
        </w:rPr>
        <w:t>CDRL A0</w:t>
      </w:r>
      <w:r w:rsidR="00592D18" w:rsidRPr="00366C60">
        <w:rPr>
          <w:rFonts w:ascii="Courier New" w:hAnsi="Courier New" w:cs="Courier New"/>
          <w:b/>
          <w:szCs w:val="24"/>
        </w:rPr>
        <w:t>01</w:t>
      </w:r>
      <w:r w:rsidR="00D773E7" w:rsidRPr="00366C60">
        <w:rPr>
          <w:rFonts w:ascii="Courier New" w:hAnsi="Courier New" w:cs="Courier New"/>
          <w:b/>
          <w:szCs w:val="24"/>
        </w:rPr>
        <w:t xml:space="preserve"> (</w:t>
      </w:r>
      <w:r w:rsidR="00AE2A12">
        <w:rPr>
          <w:rFonts w:ascii="Courier New" w:hAnsi="Courier New" w:cs="Courier New"/>
          <w:b/>
          <w:szCs w:val="24"/>
        </w:rPr>
        <w:t xml:space="preserve">Integrated Program Management </w:t>
      </w:r>
      <w:r w:rsidR="00E448E3">
        <w:rPr>
          <w:rFonts w:ascii="Courier New" w:hAnsi="Courier New" w:cs="Courier New"/>
          <w:b/>
          <w:szCs w:val="24"/>
        </w:rPr>
        <w:t xml:space="preserve">Data and Analysis </w:t>
      </w:r>
      <w:r w:rsidR="00AE2A12">
        <w:rPr>
          <w:rFonts w:ascii="Courier New" w:hAnsi="Courier New" w:cs="Courier New"/>
          <w:b/>
          <w:szCs w:val="24"/>
        </w:rPr>
        <w:t>Report</w:t>
      </w:r>
      <w:r w:rsidR="008D256E">
        <w:rPr>
          <w:rFonts w:ascii="Courier New" w:hAnsi="Courier New" w:cs="Courier New"/>
          <w:b/>
          <w:szCs w:val="24"/>
        </w:rPr>
        <w:t xml:space="preserve"> (IPM</w:t>
      </w:r>
      <w:r w:rsidR="00E448E3">
        <w:rPr>
          <w:rFonts w:ascii="Courier New" w:hAnsi="Courier New" w:cs="Courier New"/>
          <w:b/>
          <w:szCs w:val="24"/>
        </w:rPr>
        <w:t>DA</w:t>
      </w:r>
      <w:r w:rsidR="008D256E">
        <w:rPr>
          <w:rFonts w:ascii="Courier New" w:hAnsi="Courier New" w:cs="Courier New"/>
          <w:b/>
          <w:szCs w:val="24"/>
        </w:rPr>
        <w:t>R</w:t>
      </w:r>
      <w:r w:rsidR="00040BB0">
        <w:rPr>
          <w:rFonts w:ascii="Courier New" w:hAnsi="Courier New" w:cs="Courier New"/>
          <w:b/>
          <w:szCs w:val="24"/>
        </w:rPr>
        <w:t>)</w:t>
      </w:r>
      <w:r w:rsidR="008D256E">
        <w:rPr>
          <w:rFonts w:ascii="Courier New" w:hAnsi="Courier New" w:cs="Courier New"/>
          <w:b/>
          <w:szCs w:val="24"/>
        </w:rPr>
        <w:t>)</w:t>
      </w:r>
      <w:r w:rsidR="00D773E7" w:rsidRPr="00366C60">
        <w:rPr>
          <w:rFonts w:ascii="Courier New" w:hAnsi="Courier New" w:cs="Courier New"/>
          <w:szCs w:val="24"/>
        </w:rPr>
        <w:t xml:space="preserve"> a</w:t>
      </w:r>
      <w:r w:rsidR="00D773E7">
        <w:rPr>
          <w:rFonts w:ascii="Courier New" w:hAnsi="Courier New" w:cs="Courier New"/>
          <w:szCs w:val="24"/>
        </w:rPr>
        <w:t>pplies.</w:t>
      </w:r>
    </w:p>
    <w:p w14:paraId="5A7DD512" w14:textId="77777777" w:rsidR="00D03AA7" w:rsidRDefault="00D03AA7" w:rsidP="009115BB">
      <w:pPr>
        <w:pStyle w:val="BodyText"/>
      </w:pPr>
    </w:p>
    <w:p w14:paraId="28640A01" w14:textId="63951FCF" w:rsidR="007653A3" w:rsidRDefault="007653A3" w:rsidP="009115BB">
      <w:pPr>
        <w:pStyle w:val="BodyText"/>
        <w:rPr>
          <w:rFonts w:ascii="Courier New" w:hAnsi="Courier New" w:cs="Courier New"/>
          <w:szCs w:val="24"/>
        </w:rPr>
      </w:pPr>
      <w:r>
        <w:tab/>
      </w:r>
      <w:r>
        <w:tab/>
      </w:r>
      <w:r>
        <w:tab/>
      </w:r>
      <w:r w:rsidRPr="00E735A3">
        <w:rPr>
          <w:rFonts w:ascii="Courier New" w:hAnsi="Courier New" w:cs="Courier New"/>
          <w:b/>
          <w:szCs w:val="24"/>
        </w:rPr>
        <w:t>3.1.1.2</w:t>
      </w:r>
      <w:r w:rsidRPr="00C23C68">
        <w:rPr>
          <w:rFonts w:ascii="Courier New" w:hAnsi="Courier New" w:cs="Courier New"/>
          <w:b/>
          <w:szCs w:val="24"/>
        </w:rPr>
        <w:t xml:space="preserve"> </w:t>
      </w:r>
      <w:bookmarkStart w:id="0" w:name="_Toc170531230"/>
      <w:r w:rsidRPr="00105D8C">
        <w:rPr>
          <w:rFonts w:ascii="Courier New" w:hAnsi="Courier New" w:cs="Courier New"/>
          <w:b/>
          <w:szCs w:val="24"/>
        </w:rPr>
        <w:t>Financial Reporting</w:t>
      </w:r>
      <w:bookmarkEnd w:id="0"/>
      <w:r w:rsidRPr="00105D8C">
        <w:rPr>
          <w:rFonts w:ascii="Courier New" w:hAnsi="Courier New" w:cs="Courier New"/>
          <w:b/>
          <w:szCs w:val="24"/>
        </w:rPr>
        <w:t>:</w:t>
      </w:r>
      <w:r w:rsidRPr="00E735A3">
        <w:rPr>
          <w:rFonts w:ascii="Courier New" w:hAnsi="Courier New" w:cs="Courier New"/>
          <w:szCs w:val="24"/>
        </w:rPr>
        <w:t xml:space="preserve">  The Contractor shall determine, document, and maintain the status of contract funds. </w:t>
      </w:r>
      <w:r>
        <w:rPr>
          <w:rFonts w:ascii="Courier New" w:hAnsi="Courier New" w:cs="Courier New"/>
          <w:szCs w:val="24"/>
        </w:rPr>
        <w:t xml:space="preserve"> </w:t>
      </w:r>
      <w:r w:rsidRPr="00E735A3">
        <w:rPr>
          <w:rFonts w:ascii="Courier New" w:hAnsi="Courier New" w:cs="Courier New"/>
          <w:szCs w:val="24"/>
        </w:rPr>
        <w:t>The Contractor shall report monthly financial progress.  The Contractor shall establish and maintain an integrated uniform funding database to support the collection and reporting of available and expended funds, performance, and related data. Status of contract funds should be provided as part of the Contractor’s Progress, Status and Management Report.</w:t>
      </w:r>
      <w:r>
        <w:rPr>
          <w:rFonts w:ascii="Courier New" w:hAnsi="Courier New" w:cs="Courier New"/>
          <w:b/>
          <w:szCs w:val="24"/>
        </w:rPr>
        <w:t xml:space="preserve"> </w:t>
      </w:r>
      <w:r w:rsidRPr="000E61BE">
        <w:rPr>
          <w:rFonts w:ascii="Courier New" w:hAnsi="Courier New" w:cs="Courier New"/>
          <w:b/>
          <w:szCs w:val="24"/>
        </w:rPr>
        <w:t xml:space="preserve"> </w:t>
      </w:r>
      <w:r w:rsidRPr="00366C60">
        <w:rPr>
          <w:rFonts w:ascii="Courier New" w:hAnsi="Courier New" w:cs="Courier New"/>
          <w:b/>
          <w:szCs w:val="24"/>
        </w:rPr>
        <w:t>CDRL A00</w:t>
      </w:r>
      <w:r>
        <w:rPr>
          <w:rFonts w:ascii="Courier New" w:hAnsi="Courier New" w:cs="Courier New"/>
          <w:b/>
          <w:szCs w:val="24"/>
        </w:rPr>
        <w:t>2</w:t>
      </w:r>
      <w:r w:rsidRPr="00366C60">
        <w:rPr>
          <w:rFonts w:ascii="Courier New" w:hAnsi="Courier New" w:cs="Courier New"/>
          <w:b/>
          <w:szCs w:val="24"/>
        </w:rPr>
        <w:t xml:space="preserve"> (Contractor's Progress and </w:t>
      </w:r>
      <w:r w:rsidR="009B33AA">
        <w:rPr>
          <w:rFonts w:ascii="Courier New" w:hAnsi="Courier New" w:cs="Courier New"/>
          <w:b/>
          <w:szCs w:val="24"/>
        </w:rPr>
        <w:t>Status</w:t>
      </w:r>
      <w:r w:rsidRPr="00366C60">
        <w:rPr>
          <w:rFonts w:ascii="Courier New" w:hAnsi="Courier New" w:cs="Courier New"/>
          <w:b/>
          <w:szCs w:val="24"/>
        </w:rPr>
        <w:t xml:space="preserve"> Report)</w:t>
      </w:r>
      <w:r w:rsidRPr="00366C60">
        <w:rPr>
          <w:rFonts w:ascii="Courier New" w:hAnsi="Courier New" w:cs="Courier New"/>
          <w:szCs w:val="24"/>
        </w:rPr>
        <w:t xml:space="preserve"> applies.</w:t>
      </w:r>
    </w:p>
    <w:p w14:paraId="20E08283" w14:textId="77777777" w:rsidR="007653A3" w:rsidRDefault="007653A3" w:rsidP="009115BB">
      <w:pPr>
        <w:pStyle w:val="BodyText"/>
      </w:pPr>
    </w:p>
    <w:p w14:paraId="5FFB8D44" w14:textId="77777777" w:rsidR="00D03AA7" w:rsidRPr="00AB3BBE" w:rsidRDefault="00D03AA7" w:rsidP="00D03AA7">
      <w:pPr>
        <w:rPr>
          <w:highlight w:val="red"/>
        </w:rPr>
      </w:pPr>
      <w:r>
        <w:tab/>
        <w:t xml:space="preserve">     </w:t>
      </w:r>
      <w:r>
        <w:rPr>
          <w:b/>
        </w:rPr>
        <w:t>3.1.2 Meetings:</w:t>
      </w:r>
      <w:r>
        <w:t xml:space="preserve">  Contractor shall plan for a minimum of two (2) scheduled Program Management Reviews</w:t>
      </w:r>
      <w:r w:rsidR="002A0729">
        <w:t xml:space="preserve"> (PMR)</w:t>
      </w:r>
      <w:r>
        <w:t xml:space="preserve"> per year</w:t>
      </w:r>
      <w:r w:rsidR="00816016">
        <w:t>.</w:t>
      </w:r>
    </w:p>
    <w:p w14:paraId="506753F3" w14:textId="77777777" w:rsidR="00073A32" w:rsidRDefault="00073A32" w:rsidP="009115BB">
      <w:pPr>
        <w:jc w:val="center"/>
        <w:rPr>
          <w:rFonts w:cs="Courier New"/>
          <w:b/>
        </w:rPr>
      </w:pPr>
    </w:p>
    <w:p w14:paraId="270C80D9" w14:textId="77777777" w:rsidR="007653A3" w:rsidRDefault="007653A3" w:rsidP="009115BB">
      <w:pPr>
        <w:jc w:val="center"/>
        <w:rPr>
          <w:rFonts w:cs="Courier New"/>
          <w:b/>
        </w:rPr>
      </w:pPr>
    </w:p>
    <w:p w14:paraId="25B7CA11" w14:textId="77777777" w:rsidR="007653A3" w:rsidRDefault="007653A3" w:rsidP="009115BB">
      <w:pPr>
        <w:jc w:val="center"/>
        <w:rPr>
          <w:rFonts w:cs="Courier New"/>
          <w:b/>
        </w:rPr>
      </w:pPr>
    </w:p>
    <w:p w14:paraId="3B479DFD" w14:textId="77777777" w:rsidR="00FB1743" w:rsidRPr="00561E53" w:rsidRDefault="001A01AE" w:rsidP="00FB1743">
      <w:pPr>
        <w:rPr>
          <w:rFonts w:cs="Courier New"/>
          <w:b/>
        </w:rPr>
      </w:pPr>
      <w:r w:rsidRPr="00561E53">
        <w:rPr>
          <w:rFonts w:cs="Courier New"/>
          <w:b/>
        </w:rPr>
        <w:lastRenderedPageBreak/>
        <w:t>4</w:t>
      </w:r>
      <w:r w:rsidR="00B20321" w:rsidRPr="00561E53">
        <w:rPr>
          <w:rFonts w:cs="Courier New"/>
          <w:b/>
        </w:rPr>
        <w:t>.</w:t>
      </w:r>
      <w:r w:rsidR="00B20321" w:rsidRPr="00561E53">
        <w:rPr>
          <w:rFonts w:cs="Courier New"/>
          <w:b/>
        </w:rPr>
        <w:tab/>
      </w:r>
      <w:r w:rsidR="00FB1743" w:rsidRPr="00561E53">
        <w:rPr>
          <w:rFonts w:cs="Courier New"/>
          <w:b/>
          <w:u w:val="single"/>
        </w:rPr>
        <w:t>REQUIREMENTS</w:t>
      </w:r>
      <w:r w:rsidR="00FB1743" w:rsidRPr="00561E53">
        <w:rPr>
          <w:rFonts w:cs="Courier New"/>
          <w:b/>
        </w:rPr>
        <w:t xml:space="preserve">:  </w:t>
      </w:r>
    </w:p>
    <w:p w14:paraId="4584CD33" w14:textId="77777777" w:rsidR="00FB1743" w:rsidRPr="00FD22BF" w:rsidRDefault="00FB1743" w:rsidP="00FB1743">
      <w:pPr>
        <w:rPr>
          <w:rFonts w:cs="Courier New"/>
        </w:rPr>
      </w:pPr>
    </w:p>
    <w:p w14:paraId="12C0F2A6" w14:textId="448A9C32" w:rsidR="006A50C4" w:rsidRDefault="006A50C4" w:rsidP="006A50C4">
      <w:pPr>
        <w:ind w:firstLine="720"/>
        <w:rPr>
          <w:rFonts w:cs="Courier New"/>
        </w:rPr>
      </w:pPr>
      <w:r>
        <w:rPr>
          <w:rFonts w:cs="Courier New"/>
          <w:b/>
        </w:rPr>
        <w:t>4</w:t>
      </w:r>
      <w:r w:rsidRPr="002C453B">
        <w:rPr>
          <w:rFonts w:cs="Courier New"/>
          <w:b/>
        </w:rPr>
        <w:t>.1</w:t>
      </w:r>
      <w:r w:rsidRPr="00FD22BF">
        <w:rPr>
          <w:rFonts w:cs="Courier New"/>
        </w:rPr>
        <w:t xml:space="preserve"> </w:t>
      </w:r>
      <w:r w:rsidRPr="002C453B">
        <w:rPr>
          <w:rFonts w:cs="Courier New"/>
          <w:b/>
        </w:rPr>
        <w:t>ITEM IDENTIFICATION</w:t>
      </w:r>
      <w:proofErr w:type="gramStart"/>
      <w:r w:rsidRPr="00FD22BF">
        <w:rPr>
          <w:rFonts w:cs="Courier New"/>
        </w:rPr>
        <w:t xml:space="preserve">:  </w:t>
      </w:r>
      <w:r w:rsidR="00B441BB">
        <w:rPr>
          <w:rFonts w:cs="Courier New"/>
        </w:rPr>
        <w:t>The</w:t>
      </w:r>
      <w:proofErr w:type="gramEnd"/>
      <w:r w:rsidR="00B441BB">
        <w:rPr>
          <w:rFonts w:cs="Courier New"/>
        </w:rPr>
        <w:t xml:space="preserve"> </w:t>
      </w:r>
      <w:r w:rsidR="00DD0211">
        <w:rPr>
          <w:rFonts w:cs="Courier New"/>
        </w:rPr>
        <w:t>RR-203/AL</w:t>
      </w:r>
      <w:r w:rsidR="00B441BB">
        <w:rPr>
          <w:rFonts w:cs="Courier New"/>
        </w:rPr>
        <w:t xml:space="preserve"> is defined by </w:t>
      </w:r>
      <w:r w:rsidR="002C27FD">
        <w:rPr>
          <w:rFonts w:cs="Courier New"/>
        </w:rPr>
        <w:t>A</w:t>
      </w:r>
      <w:r w:rsidR="00DD0211">
        <w:rPr>
          <w:rFonts w:cs="Courier New"/>
        </w:rPr>
        <w:t>D</w:t>
      </w:r>
      <w:r w:rsidR="002C27FD">
        <w:rPr>
          <w:rFonts w:cs="Courier New"/>
        </w:rPr>
        <w:t>L</w:t>
      </w:r>
      <w:r w:rsidR="00DD0211">
        <w:rPr>
          <w:rFonts w:cs="Courier New"/>
        </w:rPr>
        <w:t xml:space="preserve"> 4314AS100</w:t>
      </w:r>
      <w:r w:rsidR="002C27FD">
        <w:rPr>
          <w:rFonts w:cs="Courier New"/>
        </w:rPr>
        <w:t xml:space="preserve"> No Revision</w:t>
      </w:r>
      <w:r w:rsidR="00DD0211">
        <w:rPr>
          <w:rFonts w:cs="Courier New"/>
        </w:rPr>
        <w:t>.</w:t>
      </w:r>
      <w:r>
        <w:rPr>
          <w:rFonts w:cs="Courier New"/>
        </w:rPr>
        <w:t xml:space="preserve">  </w:t>
      </w:r>
    </w:p>
    <w:p w14:paraId="0F298AF9" w14:textId="77777777" w:rsidR="006A50C4" w:rsidRDefault="006A50C4" w:rsidP="006A50C4">
      <w:pPr>
        <w:ind w:firstLine="720"/>
        <w:rPr>
          <w:rFonts w:cs="Courier New"/>
        </w:rPr>
      </w:pPr>
    </w:p>
    <w:p w14:paraId="47C51C91" w14:textId="6500D077" w:rsidR="006A50C4" w:rsidRDefault="006A50C4" w:rsidP="006A50C4">
      <w:pPr>
        <w:ind w:firstLine="1440"/>
        <w:rPr>
          <w:rFonts w:cs="Courier New"/>
        </w:rPr>
      </w:pPr>
      <w:r w:rsidRPr="00D87878">
        <w:rPr>
          <w:rFonts w:cs="Courier New"/>
          <w:b/>
        </w:rPr>
        <w:t>4.1.1</w:t>
      </w:r>
      <w:r>
        <w:rPr>
          <w:rFonts w:cs="Courier New"/>
        </w:rPr>
        <w:t xml:space="preserve"> The Contractor shall </w:t>
      </w:r>
      <w:r w:rsidRPr="00B3459C">
        <w:rPr>
          <w:rFonts w:cs="Courier New"/>
        </w:rPr>
        <w:t xml:space="preserve">use internal processes to manufacture </w:t>
      </w:r>
      <w:r>
        <w:rPr>
          <w:rFonts w:cs="Courier New"/>
        </w:rPr>
        <w:t xml:space="preserve">the </w:t>
      </w:r>
      <w:r w:rsidR="00DD0211">
        <w:rPr>
          <w:rFonts w:cs="Courier New"/>
        </w:rPr>
        <w:t xml:space="preserve">RR-203/AL </w:t>
      </w:r>
      <w:r w:rsidR="00B441BB">
        <w:rPr>
          <w:rFonts w:cs="Courier New"/>
        </w:rPr>
        <w:t xml:space="preserve">in accordance with </w:t>
      </w:r>
      <w:r w:rsidR="002C27FD">
        <w:rPr>
          <w:rFonts w:cs="Courier New"/>
        </w:rPr>
        <w:t>A</w:t>
      </w:r>
      <w:r w:rsidR="00DD0211">
        <w:rPr>
          <w:rFonts w:cs="Courier New"/>
        </w:rPr>
        <w:t>D</w:t>
      </w:r>
      <w:r w:rsidR="002C27FD">
        <w:rPr>
          <w:rFonts w:cs="Courier New"/>
        </w:rPr>
        <w:t>L</w:t>
      </w:r>
      <w:r w:rsidR="00DD0211">
        <w:rPr>
          <w:rFonts w:cs="Courier New"/>
        </w:rPr>
        <w:t xml:space="preserve"> 4314</w:t>
      </w:r>
      <w:r w:rsidR="00B441BB">
        <w:rPr>
          <w:rFonts w:cs="Courier New"/>
        </w:rPr>
        <w:t>AS100</w:t>
      </w:r>
      <w:r w:rsidR="002C27FD">
        <w:rPr>
          <w:rFonts w:cs="Courier New"/>
        </w:rPr>
        <w:t xml:space="preserve"> No Revision</w:t>
      </w:r>
      <w:r w:rsidR="00076119">
        <w:rPr>
          <w:rFonts w:cs="Courier New"/>
        </w:rPr>
        <w:t xml:space="preserve"> and </w:t>
      </w:r>
      <w:r w:rsidR="00DD0211">
        <w:rPr>
          <w:rFonts w:cs="Courier New"/>
        </w:rPr>
        <w:t>Detailed Specification SP4314AS500</w:t>
      </w:r>
      <w:r w:rsidR="00076119">
        <w:rPr>
          <w:rFonts w:cs="Courier New"/>
        </w:rPr>
        <w:t>.</w:t>
      </w:r>
      <w:r>
        <w:rPr>
          <w:rFonts w:cs="Courier New"/>
        </w:rPr>
        <w:t xml:space="preserve"> </w:t>
      </w:r>
    </w:p>
    <w:p w14:paraId="6FE5C3A9" w14:textId="77777777" w:rsidR="006A50C4" w:rsidRDefault="006A50C4" w:rsidP="006A50C4">
      <w:pPr>
        <w:ind w:firstLine="1440"/>
        <w:rPr>
          <w:rFonts w:cs="Courier New"/>
        </w:rPr>
      </w:pPr>
    </w:p>
    <w:p w14:paraId="5C901431" w14:textId="2C26929A" w:rsidR="006A50C4" w:rsidRDefault="006A50C4" w:rsidP="006A50C4">
      <w:pPr>
        <w:ind w:firstLine="720"/>
        <w:rPr>
          <w:rFonts w:cs="Courier New"/>
        </w:rPr>
      </w:pPr>
      <w:r>
        <w:rPr>
          <w:rFonts w:cs="Courier New"/>
        </w:rPr>
        <w:tab/>
      </w:r>
      <w:r w:rsidRPr="00562332">
        <w:rPr>
          <w:rFonts w:cs="Courier New"/>
          <w:b/>
        </w:rPr>
        <w:t>4.1.2</w:t>
      </w:r>
      <w:r>
        <w:rPr>
          <w:rFonts w:cs="Courier New"/>
        </w:rPr>
        <w:t xml:space="preserve"> All </w:t>
      </w:r>
      <w:r w:rsidR="00DD0211">
        <w:rPr>
          <w:rFonts w:cs="Courier New"/>
        </w:rPr>
        <w:t xml:space="preserve">RR-203/AL </w:t>
      </w:r>
      <w:r>
        <w:rPr>
          <w:rFonts w:cs="Courier New"/>
        </w:rPr>
        <w:t xml:space="preserve">First Article and production lots shall meet the Lot Acceptance Test requirements of </w:t>
      </w:r>
      <w:r w:rsidR="00DD0211">
        <w:rPr>
          <w:rFonts w:cs="Courier New"/>
        </w:rPr>
        <w:t>Detailed Specification SP4314AS500.</w:t>
      </w:r>
      <w:r w:rsidR="009959A6" w:rsidRPr="009959A6">
        <w:rPr>
          <w:rFonts w:cs="Courier New"/>
          <w:b/>
        </w:rPr>
        <w:t xml:space="preserve"> </w:t>
      </w:r>
    </w:p>
    <w:p w14:paraId="1E6387ED" w14:textId="77777777" w:rsidR="006A50C4" w:rsidRDefault="006A50C4" w:rsidP="006A50C4">
      <w:pPr>
        <w:ind w:firstLine="720"/>
        <w:rPr>
          <w:rFonts w:cs="Courier New"/>
        </w:rPr>
      </w:pPr>
    </w:p>
    <w:p w14:paraId="6B6246B1" w14:textId="77777777" w:rsidR="00E97CE8" w:rsidRDefault="00BB3928" w:rsidP="0033007B">
      <w:pPr>
        <w:rPr>
          <w:color w:val="000000"/>
        </w:rPr>
      </w:pPr>
      <w:r>
        <w:rPr>
          <w:rFonts w:cs="Courier New"/>
        </w:rPr>
        <w:tab/>
      </w:r>
      <w:r w:rsidR="001A01AE" w:rsidRPr="00562332">
        <w:rPr>
          <w:rFonts w:cs="Courier New"/>
          <w:b/>
        </w:rPr>
        <w:t>4</w:t>
      </w:r>
      <w:r w:rsidR="00E97CE8" w:rsidRPr="00562332">
        <w:rPr>
          <w:b/>
          <w:color w:val="000000"/>
        </w:rPr>
        <w:t>.</w:t>
      </w:r>
      <w:r w:rsidR="002044C3" w:rsidRPr="00562332">
        <w:rPr>
          <w:b/>
          <w:color w:val="000000"/>
        </w:rPr>
        <w:t>2</w:t>
      </w:r>
      <w:r w:rsidR="00E97CE8">
        <w:rPr>
          <w:color w:val="000000"/>
        </w:rPr>
        <w:t xml:space="preserve"> </w:t>
      </w:r>
      <w:r w:rsidR="00E97CE8" w:rsidRPr="00571591">
        <w:rPr>
          <w:b/>
          <w:color w:val="000000"/>
        </w:rPr>
        <w:t xml:space="preserve">AMMUNITION </w:t>
      </w:r>
      <w:r w:rsidR="00E97CE8" w:rsidRPr="00571591">
        <w:rPr>
          <w:rFonts w:cs="Courier New"/>
          <w:b/>
        </w:rPr>
        <w:t>DATA CARDS</w:t>
      </w:r>
      <w:r w:rsidR="00E97CE8">
        <w:rPr>
          <w:rFonts w:cs="Courier New"/>
          <w:b/>
        </w:rPr>
        <w:t xml:space="preserve"> (ADCs</w:t>
      </w:r>
      <w:r w:rsidR="00E97CE8" w:rsidRPr="005E3A37">
        <w:rPr>
          <w:rFonts w:cs="Courier New"/>
          <w:b/>
        </w:rPr>
        <w:t>)</w:t>
      </w:r>
      <w:r w:rsidR="00E97CE8" w:rsidRPr="005E3A37">
        <w:rPr>
          <w:rFonts w:cs="Courier New"/>
        </w:rPr>
        <w:t xml:space="preserve">: </w:t>
      </w:r>
      <w:r w:rsidR="00AB7368">
        <w:rPr>
          <w:rFonts w:cs="Courier New"/>
        </w:rPr>
        <w:t xml:space="preserve"> </w:t>
      </w:r>
      <w:r w:rsidR="00E97CE8" w:rsidRPr="005E3A37">
        <w:rPr>
          <w:color w:val="000000"/>
        </w:rPr>
        <w:t xml:space="preserve">Detailed requirements for the preparation of ADCs are contained in </w:t>
      </w:r>
      <w:r w:rsidR="00E97CE8" w:rsidRPr="00366C60">
        <w:rPr>
          <w:b/>
          <w:i/>
          <w:color w:val="000000"/>
        </w:rPr>
        <w:t xml:space="preserve">Exhibit </w:t>
      </w:r>
      <w:r w:rsidR="005E3A37" w:rsidRPr="00366C60">
        <w:rPr>
          <w:b/>
          <w:i/>
          <w:color w:val="000000"/>
        </w:rPr>
        <w:t>1</w:t>
      </w:r>
      <w:r w:rsidR="00E97CE8" w:rsidRPr="00366C60">
        <w:rPr>
          <w:color w:val="000000"/>
        </w:rPr>
        <w:t>,</w:t>
      </w:r>
      <w:r w:rsidR="00E97CE8" w:rsidRPr="005E3A37">
        <w:rPr>
          <w:rFonts w:cs="Courier New"/>
        </w:rPr>
        <w:t xml:space="preserve"> reference </w:t>
      </w:r>
      <w:r w:rsidR="00E97CE8" w:rsidRPr="00366C60">
        <w:rPr>
          <w:rFonts w:cs="Courier New"/>
          <w:b/>
        </w:rPr>
        <w:t>CDRL A00</w:t>
      </w:r>
      <w:r w:rsidR="00375FB6">
        <w:rPr>
          <w:rFonts w:cs="Courier New"/>
          <w:b/>
        </w:rPr>
        <w:t>3</w:t>
      </w:r>
      <w:r w:rsidR="00E97CE8" w:rsidRPr="00366C60">
        <w:rPr>
          <w:rFonts w:cs="Courier New"/>
          <w:b/>
        </w:rPr>
        <w:t xml:space="preserve"> (Ammunition Data Card - Ammunition and Explosive Technical Data</w:t>
      </w:r>
      <w:r w:rsidR="006015B9" w:rsidRPr="00366C60">
        <w:rPr>
          <w:rFonts w:cs="Courier New"/>
          <w:b/>
        </w:rPr>
        <w:t>)</w:t>
      </w:r>
      <w:r w:rsidR="00E97CE8" w:rsidRPr="00366C60">
        <w:rPr>
          <w:color w:val="000000"/>
        </w:rPr>
        <w:t>.</w:t>
      </w:r>
      <w:r w:rsidR="00E97CE8">
        <w:rPr>
          <w:color w:val="000000"/>
        </w:rPr>
        <w:t xml:space="preserve">  </w:t>
      </w:r>
    </w:p>
    <w:p w14:paraId="343EEBF6" w14:textId="77777777" w:rsidR="00E97CE8" w:rsidRDefault="00E97CE8" w:rsidP="0033007B">
      <w:pPr>
        <w:rPr>
          <w:color w:val="000000"/>
        </w:rPr>
      </w:pPr>
    </w:p>
    <w:p w14:paraId="6CEF195A" w14:textId="29712775" w:rsidR="00BD2D4C" w:rsidRDefault="00BD2D4C" w:rsidP="0033007B">
      <w:pPr>
        <w:rPr>
          <w:color w:val="000000"/>
        </w:rPr>
      </w:pPr>
      <w:r>
        <w:rPr>
          <w:color w:val="000000"/>
        </w:rPr>
        <w:tab/>
      </w:r>
      <w:r>
        <w:rPr>
          <w:color w:val="000000"/>
        </w:rPr>
        <w:tab/>
      </w:r>
      <w:r>
        <w:rPr>
          <w:b/>
          <w:color w:val="000000"/>
        </w:rPr>
        <w:t>4.2.1</w:t>
      </w:r>
      <w:r>
        <w:rPr>
          <w:color w:val="000000"/>
        </w:rPr>
        <w:t xml:space="preserve"> Hard copy ADCs are not required to be placed in every Ammunition Container, or with the pallet of packaged </w:t>
      </w:r>
      <w:r w:rsidR="00DD0211">
        <w:rPr>
          <w:color w:val="000000"/>
        </w:rPr>
        <w:t>RR-203/AL Chaff Countermeasures</w:t>
      </w:r>
      <w:r>
        <w:rPr>
          <w:color w:val="000000"/>
        </w:rPr>
        <w:t>.</w:t>
      </w:r>
    </w:p>
    <w:p w14:paraId="2BAC7B7F" w14:textId="77777777" w:rsidR="00BD2D4C" w:rsidRDefault="00BD2D4C" w:rsidP="0033007B">
      <w:pPr>
        <w:rPr>
          <w:color w:val="000000"/>
        </w:rPr>
      </w:pPr>
    </w:p>
    <w:p w14:paraId="130A7CE6" w14:textId="74DCBBB9" w:rsidR="00002AF0" w:rsidRDefault="001A01AE" w:rsidP="00002AF0">
      <w:pPr>
        <w:ind w:firstLine="720"/>
        <w:rPr>
          <w:rFonts w:cs="Courier New"/>
        </w:rPr>
      </w:pPr>
      <w:r w:rsidRPr="00F87F85">
        <w:rPr>
          <w:rFonts w:cs="Courier New"/>
          <w:b/>
        </w:rPr>
        <w:t>4</w:t>
      </w:r>
      <w:r w:rsidR="00BB3928" w:rsidRPr="00F87F85">
        <w:rPr>
          <w:rFonts w:cs="Courier New"/>
          <w:b/>
        </w:rPr>
        <w:t>.</w:t>
      </w:r>
      <w:r w:rsidR="002044C3">
        <w:rPr>
          <w:rFonts w:cs="Courier New"/>
          <w:b/>
        </w:rPr>
        <w:t>3</w:t>
      </w:r>
      <w:r w:rsidR="00BB3928" w:rsidRPr="00F87F85">
        <w:rPr>
          <w:rFonts w:cs="Courier New"/>
          <w:b/>
        </w:rPr>
        <w:t xml:space="preserve"> CONFIGURATION MANAGEMENT</w:t>
      </w:r>
      <w:proofErr w:type="gramStart"/>
      <w:r w:rsidR="00BB3928" w:rsidRPr="00F87F85">
        <w:rPr>
          <w:rFonts w:cs="Courier New"/>
        </w:rPr>
        <w:t>:  The</w:t>
      </w:r>
      <w:proofErr w:type="gramEnd"/>
      <w:r w:rsidR="00BB3928" w:rsidRPr="00F87F85">
        <w:rPr>
          <w:rFonts w:cs="Courier New"/>
        </w:rPr>
        <w:t xml:space="preserve"> </w:t>
      </w:r>
      <w:r w:rsidR="00002AF0" w:rsidRPr="00F87F85">
        <w:rPr>
          <w:rFonts w:cs="Courier New"/>
        </w:rPr>
        <w:t xml:space="preserve">Government </w:t>
      </w:r>
      <w:r w:rsidR="00934D6F">
        <w:rPr>
          <w:rFonts w:cs="Courier New"/>
        </w:rPr>
        <w:t>will</w:t>
      </w:r>
      <w:r w:rsidR="002A0729">
        <w:rPr>
          <w:rFonts w:cs="Courier New"/>
        </w:rPr>
        <w:t xml:space="preserve"> be responsible for the Configuration M</w:t>
      </w:r>
      <w:r w:rsidR="00BB3928" w:rsidRPr="00F87F85">
        <w:rPr>
          <w:rFonts w:cs="Courier New"/>
        </w:rPr>
        <w:t>anagement</w:t>
      </w:r>
      <w:r w:rsidR="00002AF0" w:rsidRPr="00F87F85">
        <w:rPr>
          <w:rFonts w:cs="Courier New"/>
        </w:rPr>
        <w:t xml:space="preserve"> of the </w:t>
      </w:r>
      <w:r w:rsidR="00DD0211">
        <w:rPr>
          <w:rFonts w:cs="Courier New"/>
        </w:rPr>
        <w:t>RR-203/AL Chaff Countermeasures</w:t>
      </w:r>
      <w:r w:rsidR="00A774FD">
        <w:rPr>
          <w:rFonts w:cs="Courier New"/>
        </w:rPr>
        <w:t>.</w:t>
      </w:r>
    </w:p>
    <w:p w14:paraId="14663B28" w14:textId="77777777" w:rsidR="00BB3928" w:rsidRDefault="00BB3928" w:rsidP="0033007B">
      <w:pPr>
        <w:rPr>
          <w:rFonts w:cs="Courier New"/>
        </w:rPr>
      </w:pPr>
    </w:p>
    <w:p w14:paraId="30F81877" w14:textId="77777777" w:rsidR="00E568D4" w:rsidRDefault="008B4009" w:rsidP="008B4009">
      <w:pPr>
        <w:widowControl w:val="0"/>
        <w:tabs>
          <w:tab w:val="left" w:pos="-720"/>
          <w:tab w:val="left" w:pos="0"/>
          <w:tab w:val="left" w:pos="720"/>
          <w:tab w:val="left" w:pos="1440"/>
          <w:tab w:val="left" w:pos="2160"/>
          <w:tab w:val="left" w:pos="2592"/>
        </w:tabs>
        <w:snapToGrid w:val="0"/>
        <w:rPr>
          <w:color w:val="000000"/>
        </w:rPr>
      </w:pPr>
      <w:r>
        <w:rPr>
          <w:rFonts w:cs="Courier New"/>
        </w:rPr>
        <w:tab/>
      </w:r>
      <w:r w:rsidR="00BB3928">
        <w:rPr>
          <w:rFonts w:cs="Courier New"/>
        </w:rPr>
        <w:tab/>
      </w:r>
      <w:r w:rsidR="001A01AE" w:rsidRPr="00562332">
        <w:rPr>
          <w:rFonts w:cs="Courier New"/>
          <w:b/>
        </w:rPr>
        <w:t>4</w:t>
      </w:r>
      <w:r w:rsidRPr="00562332">
        <w:rPr>
          <w:rFonts w:cs="Courier New"/>
          <w:b/>
        </w:rPr>
        <w:t>.</w:t>
      </w:r>
      <w:r w:rsidR="002044C3" w:rsidRPr="00562332">
        <w:rPr>
          <w:rFonts w:cs="Courier New"/>
          <w:b/>
        </w:rPr>
        <w:t>3</w:t>
      </w:r>
      <w:r w:rsidRPr="00562332">
        <w:rPr>
          <w:rFonts w:cs="Courier New"/>
          <w:b/>
        </w:rPr>
        <w:t>.</w:t>
      </w:r>
      <w:r w:rsidR="00F87F85" w:rsidRPr="00562332">
        <w:rPr>
          <w:rFonts w:cs="Courier New"/>
          <w:b/>
        </w:rPr>
        <w:t>1</w:t>
      </w:r>
      <w:r>
        <w:rPr>
          <w:rFonts w:cs="Courier New"/>
        </w:rPr>
        <w:t xml:space="preserve"> </w:t>
      </w:r>
      <w:r w:rsidRPr="007E47CA">
        <w:rPr>
          <w:b/>
          <w:color w:val="000000"/>
        </w:rPr>
        <w:t>Engineering Change Proposal</w:t>
      </w:r>
      <w:r>
        <w:rPr>
          <w:b/>
          <w:color w:val="000000"/>
        </w:rPr>
        <w:t>s</w:t>
      </w:r>
      <w:r w:rsidRPr="007E47CA">
        <w:rPr>
          <w:b/>
          <w:color w:val="000000"/>
        </w:rPr>
        <w:t xml:space="preserve"> (ECP</w:t>
      </w:r>
      <w:r>
        <w:rPr>
          <w:b/>
          <w:color w:val="000000"/>
        </w:rPr>
        <w:t>s</w:t>
      </w:r>
      <w:r w:rsidRPr="007E47CA">
        <w:rPr>
          <w:b/>
          <w:color w:val="000000"/>
        </w:rPr>
        <w:t>)</w:t>
      </w:r>
      <w:r>
        <w:rPr>
          <w:b/>
          <w:color w:val="000000"/>
        </w:rPr>
        <w:t xml:space="preserve"> and </w:t>
      </w:r>
      <w:r w:rsidRPr="007E47CA">
        <w:rPr>
          <w:b/>
          <w:color w:val="000000"/>
        </w:rPr>
        <w:t>Request</w:t>
      </w:r>
      <w:r>
        <w:rPr>
          <w:b/>
          <w:color w:val="000000"/>
        </w:rPr>
        <w:t>s</w:t>
      </w:r>
      <w:r w:rsidRPr="007E47CA">
        <w:rPr>
          <w:b/>
          <w:color w:val="000000"/>
        </w:rPr>
        <w:t xml:space="preserve"> for </w:t>
      </w:r>
      <w:r w:rsidR="005509F9">
        <w:rPr>
          <w:b/>
          <w:color w:val="000000"/>
        </w:rPr>
        <w:t>Variance</w:t>
      </w:r>
      <w:r w:rsidRPr="007E47CA">
        <w:rPr>
          <w:b/>
          <w:color w:val="000000"/>
        </w:rPr>
        <w:t xml:space="preserve"> (RF</w:t>
      </w:r>
      <w:r w:rsidR="005509F9">
        <w:rPr>
          <w:b/>
          <w:color w:val="000000"/>
        </w:rPr>
        <w:t>V</w:t>
      </w:r>
      <w:r>
        <w:rPr>
          <w:b/>
          <w:color w:val="000000"/>
        </w:rPr>
        <w:t>s</w:t>
      </w:r>
      <w:r w:rsidRPr="007E47CA">
        <w:rPr>
          <w:b/>
          <w:color w:val="000000"/>
        </w:rPr>
        <w:t>)</w:t>
      </w:r>
      <w:r>
        <w:rPr>
          <w:b/>
          <w:color w:val="000000"/>
        </w:rPr>
        <w:t xml:space="preserve">: </w:t>
      </w:r>
      <w:r w:rsidR="00AB7368">
        <w:rPr>
          <w:b/>
          <w:color w:val="000000"/>
        </w:rPr>
        <w:t xml:space="preserve"> </w:t>
      </w:r>
      <w:r>
        <w:rPr>
          <w:color w:val="000000"/>
        </w:rPr>
        <w:t xml:space="preserve">Proposed changes or departures which include </w:t>
      </w:r>
      <w:r w:rsidRPr="00490F39">
        <w:rPr>
          <w:color w:val="000000"/>
        </w:rPr>
        <w:t>ECPs and RF</w:t>
      </w:r>
      <w:r w:rsidR="005509F9">
        <w:rPr>
          <w:color w:val="000000"/>
        </w:rPr>
        <w:t>V</w:t>
      </w:r>
      <w:r w:rsidRPr="00490F39">
        <w:rPr>
          <w:color w:val="000000"/>
        </w:rPr>
        <w:t xml:space="preserve">s in the configuration or </w:t>
      </w:r>
      <w:r w:rsidRPr="002D6095">
        <w:rPr>
          <w:color w:val="000000"/>
        </w:rPr>
        <w:t>configuration identification of an item shall be documented</w:t>
      </w:r>
      <w:r w:rsidR="00CD4779" w:rsidRPr="002D6095">
        <w:rPr>
          <w:color w:val="000000"/>
        </w:rPr>
        <w:t>.</w:t>
      </w:r>
      <w:r w:rsidRPr="002D6095">
        <w:rPr>
          <w:color w:val="000000"/>
        </w:rPr>
        <w:t xml:space="preserve">  A local form that documents proposed changes in the configuration or configuration identification of an item may be utilized.  Form approval will be provided by the </w:t>
      </w:r>
      <w:r w:rsidR="00C037AB" w:rsidRPr="002D6095">
        <w:rPr>
          <w:color w:val="000000"/>
        </w:rPr>
        <w:t>Government</w:t>
      </w:r>
      <w:r w:rsidRPr="002D6095">
        <w:rPr>
          <w:color w:val="000000"/>
        </w:rPr>
        <w:t>.</w:t>
      </w:r>
      <w:r w:rsidR="005D61E6" w:rsidRPr="002D6095">
        <w:rPr>
          <w:color w:val="000000"/>
        </w:rPr>
        <w:t xml:space="preserve">  All ECPs and RF</w:t>
      </w:r>
      <w:r w:rsidR="005509F9">
        <w:rPr>
          <w:color w:val="000000"/>
        </w:rPr>
        <w:t>V</w:t>
      </w:r>
      <w:r w:rsidR="005D61E6" w:rsidRPr="002D6095">
        <w:rPr>
          <w:color w:val="000000"/>
        </w:rPr>
        <w:t>s shall be submitted for evaluation and approval/disapproval</w:t>
      </w:r>
      <w:r w:rsidR="005E3A37">
        <w:rPr>
          <w:color w:val="000000"/>
        </w:rPr>
        <w:t xml:space="preserve"> through </w:t>
      </w:r>
      <w:r w:rsidR="0043410E" w:rsidRPr="00D82471">
        <w:rPr>
          <w:color w:val="000000"/>
        </w:rPr>
        <w:t>the Procuring Contracting Officer</w:t>
      </w:r>
      <w:r w:rsidR="002A0729">
        <w:rPr>
          <w:color w:val="000000"/>
        </w:rPr>
        <w:t xml:space="preserve"> (PCO)</w:t>
      </w:r>
      <w:r w:rsidR="005D61E6">
        <w:rPr>
          <w:color w:val="000000"/>
        </w:rPr>
        <w:t>.</w:t>
      </w:r>
    </w:p>
    <w:p w14:paraId="38CF6A24" w14:textId="77777777" w:rsidR="00957FD8" w:rsidRDefault="00957FD8" w:rsidP="008B4009">
      <w:pPr>
        <w:widowControl w:val="0"/>
        <w:tabs>
          <w:tab w:val="left" w:pos="-720"/>
          <w:tab w:val="left" w:pos="0"/>
          <w:tab w:val="left" w:pos="720"/>
          <w:tab w:val="left" w:pos="1440"/>
          <w:tab w:val="left" w:pos="2160"/>
          <w:tab w:val="left" w:pos="2592"/>
        </w:tabs>
        <w:snapToGrid w:val="0"/>
        <w:rPr>
          <w:color w:val="000000"/>
        </w:rPr>
      </w:pPr>
    </w:p>
    <w:p w14:paraId="0827C9EA" w14:textId="77777777" w:rsidR="00957FD8" w:rsidRDefault="00957FD8" w:rsidP="008B4009">
      <w:pPr>
        <w:widowControl w:val="0"/>
        <w:tabs>
          <w:tab w:val="left" w:pos="-720"/>
          <w:tab w:val="left" w:pos="0"/>
          <w:tab w:val="left" w:pos="720"/>
          <w:tab w:val="left" w:pos="1440"/>
          <w:tab w:val="left" w:pos="2160"/>
          <w:tab w:val="left" w:pos="2592"/>
        </w:tabs>
        <w:snapToGrid w:val="0"/>
        <w:rPr>
          <w:color w:val="000000"/>
        </w:rPr>
      </w:pPr>
      <w:r>
        <w:rPr>
          <w:color w:val="000000"/>
        </w:rPr>
        <w:tab/>
      </w:r>
      <w:r>
        <w:rPr>
          <w:color w:val="000000"/>
        </w:rPr>
        <w:tab/>
      </w:r>
      <w:r>
        <w:rPr>
          <w:color w:val="000000"/>
        </w:rPr>
        <w:tab/>
      </w:r>
      <w:r w:rsidRPr="005C09BA">
        <w:rPr>
          <w:b/>
          <w:color w:val="000000"/>
        </w:rPr>
        <w:t xml:space="preserve">4.3.1.1 </w:t>
      </w:r>
      <w:r w:rsidR="00934D6F">
        <w:rPr>
          <w:color w:val="000000"/>
        </w:rPr>
        <w:t>Government d</w:t>
      </w:r>
      <w:r w:rsidRPr="005C09BA">
        <w:rPr>
          <w:color w:val="000000"/>
        </w:rPr>
        <w:t xml:space="preserve">isposition of ECPs </w:t>
      </w:r>
      <w:r w:rsidR="00934D6F">
        <w:rPr>
          <w:color w:val="000000"/>
        </w:rPr>
        <w:t>will</w:t>
      </w:r>
      <w:r w:rsidRPr="005C09BA">
        <w:rPr>
          <w:color w:val="000000"/>
        </w:rPr>
        <w:t xml:space="preserve"> be in</w:t>
      </w:r>
      <w:r w:rsidR="00E57BEE">
        <w:rPr>
          <w:color w:val="000000"/>
        </w:rPr>
        <w:t xml:space="preserve"> no more than</w:t>
      </w:r>
      <w:r w:rsidRPr="005C09BA">
        <w:rPr>
          <w:color w:val="000000"/>
        </w:rPr>
        <w:t xml:space="preserve"> </w:t>
      </w:r>
      <w:r w:rsidR="00142E4B">
        <w:rPr>
          <w:b/>
          <w:color w:val="000000"/>
          <w:u w:val="single"/>
        </w:rPr>
        <w:t>90</w:t>
      </w:r>
      <w:r w:rsidRPr="005C09BA">
        <w:rPr>
          <w:color w:val="000000"/>
        </w:rPr>
        <w:t xml:space="preserve"> </w:t>
      </w:r>
      <w:r w:rsidRPr="0083138D">
        <w:rPr>
          <w:b/>
          <w:color w:val="000000"/>
        </w:rPr>
        <w:t>calendar days</w:t>
      </w:r>
      <w:r w:rsidRPr="005C09BA">
        <w:rPr>
          <w:color w:val="000000"/>
        </w:rPr>
        <w:t>.</w:t>
      </w:r>
    </w:p>
    <w:p w14:paraId="7979B985" w14:textId="77777777" w:rsidR="00957FD8" w:rsidRDefault="00957FD8" w:rsidP="008B4009">
      <w:pPr>
        <w:widowControl w:val="0"/>
        <w:tabs>
          <w:tab w:val="left" w:pos="-720"/>
          <w:tab w:val="left" w:pos="0"/>
          <w:tab w:val="left" w:pos="720"/>
          <w:tab w:val="left" w:pos="1440"/>
          <w:tab w:val="left" w:pos="2160"/>
          <w:tab w:val="left" w:pos="2592"/>
        </w:tabs>
        <w:snapToGrid w:val="0"/>
        <w:rPr>
          <w:color w:val="000000"/>
        </w:rPr>
      </w:pPr>
    </w:p>
    <w:p w14:paraId="4DCF2744" w14:textId="77777777" w:rsidR="00957FD8" w:rsidRDefault="00957FD8" w:rsidP="008B4009">
      <w:pPr>
        <w:widowControl w:val="0"/>
        <w:tabs>
          <w:tab w:val="left" w:pos="-720"/>
          <w:tab w:val="left" w:pos="0"/>
          <w:tab w:val="left" w:pos="720"/>
          <w:tab w:val="left" w:pos="1440"/>
          <w:tab w:val="left" w:pos="2160"/>
          <w:tab w:val="left" w:pos="2592"/>
        </w:tabs>
        <w:snapToGrid w:val="0"/>
        <w:rPr>
          <w:color w:val="000000"/>
        </w:rPr>
      </w:pPr>
      <w:r>
        <w:rPr>
          <w:color w:val="000000"/>
        </w:rPr>
        <w:tab/>
      </w:r>
      <w:r>
        <w:rPr>
          <w:color w:val="000000"/>
        </w:rPr>
        <w:tab/>
      </w:r>
      <w:r>
        <w:rPr>
          <w:color w:val="000000"/>
        </w:rPr>
        <w:tab/>
      </w:r>
      <w:r w:rsidRPr="005C09BA">
        <w:rPr>
          <w:b/>
          <w:color w:val="000000"/>
        </w:rPr>
        <w:t xml:space="preserve">4.3.1.2 </w:t>
      </w:r>
      <w:r w:rsidR="00533C6D">
        <w:rPr>
          <w:color w:val="000000"/>
        </w:rPr>
        <w:t>Government d</w:t>
      </w:r>
      <w:r w:rsidRPr="005C09BA">
        <w:rPr>
          <w:color w:val="000000"/>
        </w:rPr>
        <w:t>isposition of RF</w:t>
      </w:r>
      <w:r w:rsidR="005509F9">
        <w:rPr>
          <w:color w:val="000000"/>
        </w:rPr>
        <w:t>V</w:t>
      </w:r>
      <w:r w:rsidRPr="005C09BA">
        <w:rPr>
          <w:color w:val="000000"/>
        </w:rPr>
        <w:t xml:space="preserve">s </w:t>
      </w:r>
      <w:r w:rsidR="00533C6D">
        <w:rPr>
          <w:color w:val="000000"/>
        </w:rPr>
        <w:t>will</w:t>
      </w:r>
      <w:r w:rsidRPr="005C09BA">
        <w:rPr>
          <w:color w:val="000000"/>
        </w:rPr>
        <w:t xml:space="preserve"> be in</w:t>
      </w:r>
      <w:r w:rsidR="00E57BEE">
        <w:rPr>
          <w:color w:val="000000"/>
        </w:rPr>
        <w:t xml:space="preserve"> no more than</w:t>
      </w:r>
      <w:r w:rsidRPr="005C09BA">
        <w:rPr>
          <w:color w:val="000000"/>
        </w:rPr>
        <w:t xml:space="preserve"> </w:t>
      </w:r>
      <w:r w:rsidR="00142E4B">
        <w:rPr>
          <w:b/>
          <w:color w:val="000000"/>
          <w:u w:val="single"/>
        </w:rPr>
        <w:t>6</w:t>
      </w:r>
      <w:r w:rsidRPr="00073A32">
        <w:rPr>
          <w:b/>
          <w:color w:val="000000"/>
          <w:u w:val="single"/>
        </w:rPr>
        <w:t>0</w:t>
      </w:r>
      <w:r w:rsidRPr="005C09BA">
        <w:rPr>
          <w:color w:val="000000"/>
        </w:rPr>
        <w:t xml:space="preserve"> </w:t>
      </w:r>
      <w:r w:rsidRPr="0083138D">
        <w:rPr>
          <w:b/>
          <w:color w:val="000000"/>
        </w:rPr>
        <w:t>calendar days</w:t>
      </w:r>
      <w:r w:rsidRPr="005C09BA">
        <w:rPr>
          <w:color w:val="000000"/>
        </w:rPr>
        <w:t>.</w:t>
      </w:r>
    </w:p>
    <w:p w14:paraId="7DAF2FB3" w14:textId="77777777" w:rsidR="001E1B04" w:rsidRDefault="001E1B04" w:rsidP="008B4009">
      <w:pPr>
        <w:widowControl w:val="0"/>
        <w:tabs>
          <w:tab w:val="left" w:pos="-720"/>
          <w:tab w:val="left" w:pos="0"/>
          <w:tab w:val="left" w:pos="720"/>
          <w:tab w:val="left" w:pos="1440"/>
          <w:tab w:val="left" w:pos="2160"/>
          <w:tab w:val="left" w:pos="2592"/>
        </w:tabs>
        <w:snapToGrid w:val="0"/>
        <w:rPr>
          <w:color w:val="000000"/>
        </w:rPr>
      </w:pPr>
    </w:p>
    <w:p w14:paraId="44C5E93A" w14:textId="77777777" w:rsidR="001E1B04" w:rsidRPr="00957FD8" w:rsidRDefault="001E1B04" w:rsidP="008B4009">
      <w:pPr>
        <w:widowControl w:val="0"/>
        <w:tabs>
          <w:tab w:val="left" w:pos="-720"/>
          <w:tab w:val="left" w:pos="0"/>
          <w:tab w:val="left" w:pos="720"/>
          <w:tab w:val="left" w:pos="1440"/>
          <w:tab w:val="left" w:pos="2160"/>
          <w:tab w:val="left" w:pos="2592"/>
        </w:tabs>
        <w:snapToGrid w:val="0"/>
        <w:rPr>
          <w:color w:val="000000"/>
        </w:rPr>
      </w:pPr>
      <w:r>
        <w:rPr>
          <w:b/>
          <w:color w:val="000000"/>
        </w:rPr>
        <w:tab/>
      </w:r>
      <w:r>
        <w:rPr>
          <w:b/>
          <w:color w:val="000000"/>
        </w:rPr>
        <w:tab/>
      </w:r>
      <w:r>
        <w:rPr>
          <w:b/>
          <w:color w:val="000000"/>
        </w:rPr>
        <w:tab/>
      </w:r>
      <w:r w:rsidRPr="00B8504A">
        <w:rPr>
          <w:b/>
          <w:color w:val="000000"/>
        </w:rPr>
        <w:t xml:space="preserve">4.3.1.3 </w:t>
      </w:r>
      <w:r w:rsidRPr="00B8504A">
        <w:rPr>
          <w:color w:val="000000"/>
        </w:rPr>
        <w:t xml:space="preserve">Government disposition of Major RFVs, or RFVs for Lot Acceptance Test failures, will be in no more than </w:t>
      </w:r>
      <w:r w:rsidRPr="00B8504A">
        <w:rPr>
          <w:b/>
          <w:color w:val="000000"/>
          <w:u w:val="single"/>
        </w:rPr>
        <w:t>90</w:t>
      </w:r>
      <w:r w:rsidRPr="00B8504A">
        <w:rPr>
          <w:color w:val="000000"/>
        </w:rPr>
        <w:t xml:space="preserve"> </w:t>
      </w:r>
      <w:r w:rsidRPr="00B8504A">
        <w:rPr>
          <w:b/>
          <w:color w:val="000000"/>
        </w:rPr>
        <w:t>calendar days</w:t>
      </w:r>
      <w:r w:rsidRPr="00B8504A">
        <w:rPr>
          <w:color w:val="000000"/>
        </w:rPr>
        <w:t>.</w:t>
      </w:r>
    </w:p>
    <w:p w14:paraId="42BCC4E7" w14:textId="77777777" w:rsidR="008A62E8" w:rsidRDefault="00C037AB" w:rsidP="008A62E8">
      <w:pPr>
        <w:widowControl w:val="0"/>
        <w:tabs>
          <w:tab w:val="left" w:pos="-720"/>
          <w:tab w:val="left" w:pos="0"/>
          <w:tab w:val="left" w:pos="720"/>
          <w:tab w:val="left" w:pos="1440"/>
          <w:tab w:val="left" w:pos="2160"/>
          <w:tab w:val="left" w:pos="2592"/>
        </w:tabs>
        <w:snapToGrid w:val="0"/>
        <w:rPr>
          <w:color w:val="000000"/>
        </w:rPr>
      </w:pPr>
      <w:r>
        <w:rPr>
          <w:color w:val="000000"/>
        </w:rPr>
        <w:lastRenderedPageBreak/>
        <w:tab/>
      </w:r>
      <w:r>
        <w:rPr>
          <w:color w:val="000000"/>
        </w:rPr>
        <w:tab/>
      </w:r>
      <w:r w:rsidR="001A01AE" w:rsidRPr="009A73AA">
        <w:rPr>
          <w:b/>
          <w:color w:val="000000"/>
        </w:rPr>
        <w:t>4</w:t>
      </w:r>
      <w:r w:rsidRPr="009A73AA">
        <w:rPr>
          <w:b/>
          <w:color w:val="000000"/>
        </w:rPr>
        <w:t>.</w:t>
      </w:r>
      <w:r w:rsidR="002044C3" w:rsidRPr="009A73AA">
        <w:rPr>
          <w:b/>
          <w:color w:val="000000"/>
        </w:rPr>
        <w:t>3</w:t>
      </w:r>
      <w:r w:rsidRPr="009A73AA">
        <w:rPr>
          <w:b/>
          <w:color w:val="000000"/>
        </w:rPr>
        <w:t>.</w:t>
      </w:r>
      <w:r w:rsidR="00F87F85" w:rsidRPr="009A73AA">
        <w:rPr>
          <w:b/>
          <w:color w:val="000000"/>
        </w:rPr>
        <w:t>2</w:t>
      </w:r>
      <w:r w:rsidR="00171CE1" w:rsidRPr="009A73AA">
        <w:rPr>
          <w:color w:val="000000"/>
        </w:rPr>
        <w:t xml:space="preserve"> Material Review Bo</w:t>
      </w:r>
      <w:r w:rsidRPr="009A73AA">
        <w:rPr>
          <w:color w:val="000000"/>
        </w:rPr>
        <w:t xml:space="preserve">ard authority </w:t>
      </w:r>
      <w:r w:rsidR="00533C6D">
        <w:rPr>
          <w:color w:val="000000"/>
        </w:rPr>
        <w:t>will</w:t>
      </w:r>
      <w:r w:rsidRPr="009A73AA">
        <w:rPr>
          <w:color w:val="000000"/>
        </w:rPr>
        <w:t xml:space="preserve"> be withheld</w:t>
      </w:r>
      <w:r w:rsidR="00533C6D">
        <w:rPr>
          <w:color w:val="000000"/>
        </w:rPr>
        <w:t xml:space="preserve"> by the Government</w:t>
      </w:r>
      <w:r w:rsidRPr="009A73AA">
        <w:rPr>
          <w:color w:val="000000"/>
        </w:rPr>
        <w:t xml:space="preserve">.  Any variance from the baseline configuration-controlled documentation </w:t>
      </w:r>
      <w:r w:rsidR="00533C6D">
        <w:rPr>
          <w:color w:val="000000"/>
        </w:rPr>
        <w:t>will</w:t>
      </w:r>
      <w:r w:rsidRPr="009A73AA">
        <w:rPr>
          <w:color w:val="000000"/>
        </w:rPr>
        <w:t xml:space="preserve"> be evaluated by the Government.</w:t>
      </w:r>
    </w:p>
    <w:p w14:paraId="5EDAB891" w14:textId="77777777" w:rsidR="008A62E8" w:rsidRDefault="008A62E8" w:rsidP="000556EF">
      <w:pPr>
        <w:widowControl w:val="0"/>
        <w:tabs>
          <w:tab w:val="left" w:pos="-720"/>
          <w:tab w:val="left" w:pos="0"/>
          <w:tab w:val="left" w:pos="720"/>
          <w:tab w:val="left" w:pos="1440"/>
          <w:tab w:val="left" w:pos="2160"/>
          <w:tab w:val="left" w:pos="2592"/>
        </w:tabs>
        <w:snapToGrid w:val="0"/>
        <w:jc w:val="center"/>
        <w:rPr>
          <w:color w:val="000000"/>
        </w:rPr>
      </w:pPr>
    </w:p>
    <w:p w14:paraId="07E78D0A" w14:textId="77777777" w:rsidR="008A62E8" w:rsidRDefault="008A62E8" w:rsidP="008A62E8">
      <w:pPr>
        <w:widowControl w:val="0"/>
        <w:tabs>
          <w:tab w:val="left" w:pos="-720"/>
          <w:tab w:val="left" w:pos="0"/>
          <w:tab w:val="left" w:pos="720"/>
          <w:tab w:val="left" w:pos="1440"/>
          <w:tab w:val="left" w:pos="2160"/>
          <w:tab w:val="left" w:pos="2592"/>
        </w:tabs>
        <w:snapToGrid w:val="0"/>
        <w:rPr>
          <w:color w:val="000000"/>
        </w:rPr>
      </w:pPr>
      <w:r>
        <w:rPr>
          <w:color w:val="000000"/>
        </w:rPr>
        <w:tab/>
      </w:r>
      <w:r>
        <w:rPr>
          <w:color w:val="000000"/>
        </w:rPr>
        <w:tab/>
      </w:r>
      <w:r>
        <w:rPr>
          <w:color w:val="000000"/>
        </w:rPr>
        <w:tab/>
      </w:r>
      <w:r w:rsidR="001A01AE">
        <w:rPr>
          <w:b/>
          <w:color w:val="000000"/>
        </w:rPr>
        <w:t>4</w:t>
      </w:r>
      <w:r w:rsidR="008B4009" w:rsidRPr="00CD4779">
        <w:rPr>
          <w:b/>
          <w:color w:val="000000"/>
        </w:rPr>
        <w:t>.</w:t>
      </w:r>
      <w:r w:rsidR="002044C3">
        <w:rPr>
          <w:b/>
          <w:color w:val="000000"/>
        </w:rPr>
        <w:t>3</w:t>
      </w:r>
      <w:r w:rsidR="008B4009" w:rsidRPr="00CD4779">
        <w:rPr>
          <w:b/>
          <w:color w:val="000000"/>
        </w:rPr>
        <w:t>.</w:t>
      </w:r>
      <w:r w:rsidR="00F87F85">
        <w:rPr>
          <w:b/>
          <w:color w:val="000000"/>
        </w:rPr>
        <w:t>2</w:t>
      </w:r>
      <w:r w:rsidR="008B4009" w:rsidRPr="00CD4779">
        <w:rPr>
          <w:b/>
          <w:color w:val="000000"/>
        </w:rPr>
        <w:t>.1</w:t>
      </w:r>
      <w:r w:rsidR="008B4009">
        <w:rPr>
          <w:color w:val="000000"/>
        </w:rPr>
        <w:t xml:space="preserve"> All </w:t>
      </w:r>
      <w:r w:rsidR="00C037AB">
        <w:rPr>
          <w:color w:val="000000"/>
        </w:rPr>
        <w:t>ECPs</w:t>
      </w:r>
      <w:r w:rsidR="008B4009">
        <w:rPr>
          <w:color w:val="000000"/>
        </w:rPr>
        <w:t xml:space="preserve"> affecting this item shall be </w:t>
      </w:r>
      <w:r w:rsidR="008B4009" w:rsidRPr="008A62E8">
        <w:rPr>
          <w:color w:val="000000"/>
        </w:rPr>
        <w:t xml:space="preserve">documented in accordance with </w:t>
      </w:r>
      <w:r w:rsidR="00187830" w:rsidRPr="00366C60">
        <w:rPr>
          <w:b/>
          <w:color w:val="000000"/>
        </w:rPr>
        <w:t>CDRL A00</w:t>
      </w:r>
      <w:r w:rsidR="00375FB6">
        <w:rPr>
          <w:b/>
          <w:color w:val="000000"/>
        </w:rPr>
        <w:t>4</w:t>
      </w:r>
      <w:r w:rsidR="00490F39" w:rsidRPr="00366C60">
        <w:rPr>
          <w:b/>
          <w:color w:val="000000"/>
        </w:rPr>
        <w:t xml:space="preserve"> (</w:t>
      </w:r>
      <w:r w:rsidR="00187830" w:rsidRPr="00366C60">
        <w:rPr>
          <w:b/>
          <w:color w:val="000000"/>
        </w:rPr>
        <w:t>Engineering Change Proposal (ECP)</w:t>
      </w:r>
      <w:r w:rsidR="00490F39" w:rsidRPr="00366C60">
        <w:rPr>
          <w:b/>
          <w:color w:val="000000"/>
        </w:rPr>
        <w:t>)</w:t>
      </w:r>
      <w:r w:rsidR="00913F35">
        <w:rPr>
          <w:b/>
          <w:color w:val="000000"/>
        </w:rPr>
        <w:t xml:space="preserve"> </w:t>
      </w:r>
      <w:r w:rsidR="00913F35" w:rsidRPr="005A7185">
        <w:rPr>
          <w:color w:val="000000"/>
        </w:rPr>
        <w:t xml:space="preserve">and </w:t>
      </w:r>
      <w:r w:rsidR="00B0501C" w:rsidRPr="00EF448C">
        <w:rPr>
          <w:color w:val="000000"/>
        </w:rPr>
        <w:t>SAE ANSI/</w:t>
      </w:r>
      <w:r w:rsidR="00913F35" w:rsidRPr="00EF448C">
        <w:rPr>
          <w:color w:val="000000"/>
        </w:rPr>
        <w:t>EIA-649-</w:t>
      </w:r>
      <w:r w:rsidR="001E1B04">
        <w:rPr>
          <w:color w:val="000000"/>
        </w:rPr>
        <w:t>C</w:t>
      </w:r>
      <w:r w:rsidR="008B4009" w:rsidRPr="00913F35">
        <w:rPr>
          <w:color w:val="000000"/>
        </w:rPr>
        <w:t>.</w:t>
      </w:r>
    </w:p>
    <w:p w14:paraId="591A5D7F" w14:textId="77777777" w:rsidR="007441D6" w:rsidRDefault="007441D6" w:rsidP="007441D6">
      <w:pPr>
        <w:widowControl w:val="0"/>
        <w:tabs>
          <w:tab w:val="left" w:pos="-720"/>
          <w:tab w:val="left" w:pos="0"/>
          <w:tab w:val="left" w:pos="720"/>
          <w:tab w:val="left" w:pos="1440"/>
          <w:tab w:val="left" w:pos="2160"/>
          <w:tab w:val="left" w:pos="2592"/>
        </w:tabs>
        <w:snapToGrid w:val="0"/>
        <w:jc w:val="center"/>
        <w:rPr>
          <w:color w:val="000000"/>
        </w:rPr>
      </w:pPr>
    </w:p>
    <w:p w14:paraId="6381B90F" w14:textId="77777777" w:rsidR="00BB3928" w:rsidRDefault="008A62E8" w:rsidP="008A62E8">
      <w:pPr>
        <w:widowControl w:val="0"/>
        <w:tabs>
          <w:tab w:val="left" w:pos="-720"/>
          <w:tab w:val="left" w:pos="0"/>
          <w:tab w:val="left" w:pos="720"/>
          <w:tab w:val="left" w:pos="1440"/>
          <w:tab w:val="left" w:pos="2160"/>
          <w:tab w:val="left" w:pos="2592"/>
        </w:tabs>
        <w:snapToGrid w:val="0"/>
        <w:rPr>
          <w:color w:val="000000"/>
        </w:rPr>
      </w:pPr>
      <w:r>
        <w:rPr>
          <w:color w:val="000000"/>
        </w:rPr>
        <w:tab/>
      </w:r>
      <w:r>
        <w:rPr>
          <w:color w:val="000000"/>
        </w:rPr>
        <w:tab/>
      </w:r>
      <w:r>
        <w:rPr>
          <w:color w:val="000000"/>
        </w:rPr>
        <w:tab/>
      </w:r>
      <w:r w:rsidR="001A01AE" w:rsidRPr="008A62E8">
        <w:rPr>
          <w:b/>
          <w:color w:val="000000"/>
        </w:rPr>
        <w:t>4</w:t>
      </w:r>
      <w:r w:rsidR="008B4009" w:rsidRPr="008A62E8">
        <w:rPr>
          <w:b/>
          <w:color w:val="000000"/>
        </w:rPr>
        <w:t>.</w:t>
      </w:r>
      <w:r w:rsidR="002044C3" w:rsidRPr="008A62E8">
        <w:rPr>
          <w:b/>
          <w:color w:val="000000"/>
        </w:rPr>
        <w:t>3</w:t>
      </w:r>
      <w:r w:rsidR="008B4009" w:rsidRPr="008A62E8">
        <w:rPr>
          <w:b/>
          <w:color w:val="000000"/>
        </w:rPr>
        <w:t>.</w:t>
      </w:r>
      <w:r w:rsidR="00F87F85" w:rsidRPr="008A62E8">
        <w:rPr>
          <w:b/>
          <w:color w:val="000000"/>
        </w:rPr>
        <w:t>2</w:t>
      </w:r>
      <w:r w:rsidR="008B4009" w:rsidRPr="008A62E8">
        <w:rPr>
          <w:b/>
          <w:color w:val="000000"/>
        </w:rPr>
        <w:t>.2</w:t>
      </w:r>
      <w:r w:rsidR="008B4009" w:rsidRPr="008A62E8">
        <w:rPr>
          <w:color w:val="000000"/>
        </w:rPr>
        <w:t xml:space="preserve"> </w:t>
      </w:r>
      <w:r w:rsidR="00490F39" w:rsidRPr="008A62E8">
        <w:rPr>
          <w:color w:val="000000"/>
        </w:rPr>
        <w:t xml:space="preserve">All </w:t>
      </w:r>
      <w:r w:rsidR="008B4009" w:rsidRPr="008A62E8">
        <w:rPr>
          <w:color w:val="000000"/>
        </w:rPr>
        <w:t>RF</w:t>
      </w:r>
      <w:r w:rsidR="005509F9">
        <w:rPr>
          <w:color w:val="000000"/>
        </w:rPr>
        <w:t>V</w:t>
      </w:r>
      <w:r w:rsidR="008B4009" w:rsidRPr="008A62E8">
        <w:rPr>
          <w:color w:val="000000"/>
        </w:rPr>
        <w:t xml:space="preserve">s affecting this item shall be documented in accordance with </w:t>
      </w:r>
      <w:r w:rsidR="00EE02B9" w:rsidRPr="004400B3">
        <w:rPr>
          <w:b/>
          <w:color w:val="000000"/>
        </w:rPr>
        <w:t>CDRL A00</w:t>
      </w:r>
      <w:r w:rsidR="00375FB6">
        <w:rPr>
          <w:b/>
          <w:color w:val="000000"/>
        </w:rPr>
        <w:t>5</w:t>
      </w:r>
      <w:r w:rsidR="00490F39" w:rsidRPr="004400B3">
        <w:rPr>
          <w:b/>
          <w:color w:val="000000"/>
        </w:rPr>
        <w:t xml:space="preserve"> (</w:t>
      </w:r>
      <w:r w:rsidR="00EE02B9" w:rsidRPr="004400B3">
        <w:rPr>
          <w:b/>
          <w:color w:val="000000"/>
        </w:rPr>
        <w:t xml:space="preserve">Request for </w:t>
      </w:r>
      <w:r w:rsidR="005509F9" w:rsidRPr="00C06AD3">
        <w:rPr>
          <w:b/>
          <w:color w:val="000000"/>
        </w:rPr>
        <w:t xml:space="preserve">Variance </w:t>
      </w:r>
      <w:r w:rsidR="00EE02B9" w:rsidRPr="004400B3">
        <w:rPr>
          <w:b/>
          <w:color w:val="000000"/>
        </w:rPr>
        <w:t>(RF</w:t>
      </w:r>
      <w:r w:rsidR="005509F9" w:rsidRPr="00C06AD3">
        <w:rPr>
          <w:b/>
          <w:color w:val="000000"/>
        </w:rPr>
        <w:t>V</w:t>
      </w:r>
      <w:r w:rsidR="00EE02B9" w:rsidRPr="004400B3">
        <w:rPr>
          <w:b/>
          <w:color w:val="000000"/>
        </w:rPr>
        <w:t>)</w:t>
      </w:r>
      <w:r w:rsidR="00490F39" w:rsidRPr="004400B3">
        <w:rPr>
          <w:b/>
          <w:color w:val="000000"/>
        </w:rPr>
        <w:t>)</w:t>
      </w:r>
      <w:r w:rsidR="004900E6">
        <w:rPr>
          <w:b/>
          <w:color w:val="000000"/>
        </w:rPr>
        <w:t xml:space="preserve"> </w:t>
      </w:r>
      <w:r w:rsidR="004900E6" w:rsidRPr="005A7185">
        <w:rPr>
          <w:color w:val="000000"/>
        </w:rPr>
        <w:t xml:space="preserve">and </w:t>
      </w:r>
      <w:r w:rsidR="00B0501C" w:rsidRPr="00EF448C">
        <w:rPr>
          <w:color w:val="000000"/>
        </w:rPr>
        <w:t>SAE ANSI/</w:t>
      </w:r>
      <w:r w:rsidR="00913F35" w:rsidRPr="00EF448C">
        <w:rPr>
          <w:color w:val="000000"/>
        </w:rPr>
        <w:t>EIA-649-</w:t>
      </w:r>
      <w:r w:rsidR="001E1B04">
        <w:rPr>
          <w:color w:val="000000"/>
        </w:rPr>
        <w:t>C</w:t>
      </w:r>
      <w:r w:rsidR="00190C9A" w:rsidRPr="004400B3">
        <w:rPr>
          <w:color w:val="000000"/>
        </w:rPr>
        <w:t>.</w:t>
      </w:r>
      <w:r w:rsidR="00190C9A" w:rsidRPr="00366C60">
        <w:rPr>
          <w:color w:val="000000"/>
        </w:rPr>
        <w:t xml:space="preserve">  The </w:t>
      </w:r>
      <w:r w:rsidR="00533C6D">
        <w:rPr>
          <w:color w:val="000000"/>
        </w:rPr>
        <w:t xml:space="preserve">Government </w:t>
      </w:r>
      <w:r w:rsidR="00190C9A" w:rsidRPr="00366C60">
        <w:rPr>
          <w:color w:val="000000"/>
        </w:rPr>
        <w:t>Acquisition Engi</w:t>
      </w:r>
      <w:r w:rsidR="00190C9A">
        <w:rPr>
          <w:color w:val="000000"/>
        </w:rPr>
        <w:t>neer</w:t>
      </w:r>
      <w:r w:rsidR="008B4009" w:rsidRPr="00800A5A">
        <w:rPr>
          <w:color w:val="000000"/>
        </w:rPr>
        <w:t xml:space="preserve"> </w:t>
      </w:r>
      <w:r w:rsidR="00533C6D">
        <w:rPr>
          <w:color w:val="000000"/>
        </w:rPr>
        <w:t>will</w:t>
      </w:r>
      <w:r w:rsidR="008B4009" w:rsidRPr="00800A5A">
        <w:rPr>
          <w:color w:val="000000"/>
        </w:rPr>
        <w:t xml:space="preserve"> determine</w:t>
      </w:r>
      <w:r w:rsidR="008B4009">
        <w:rPr>
          <w:color w:val="000000"/>
        </w:rPr>
        <w:t>/verify</w:t>
      </w:r>
      <w:r w:rsidR="008B4009" w:rsidRPr="00800A5A">
        <w:rPr>
          <w:color w:val="000000"/>
        </w:rPr>
        <w:t xml:space="preserve"> the Classification of </w:t>
      </w:r>
      <w:r w:rsidR="00816016">
        <w:rPr>
          <w:color w:val="000000"/>
        </w:rPr>
        <w:t xml:space="preserve">the </w:t>
      </w:r>
      <w:r w:rsidR="005509F9">
        <w:rPr>
          <w:color w:val="000000"/>
        </w:rPr>
        <w:t>Variance</w:t>
      </w:r>
      <w:r w:rsidR="008B4009" w:rsidRPr="00800A5A">
        <w:rPr>
          <w:color w:val="000000"/>
        </w:rPr>
        <w:t>.  The</w:t>
      </w:r>
      <w:r w:rsidR="001B3042">
        <w:rPr>
          <w:color w:val="000000"/>
        </w:rPr>
        <w:t xml:space="preserve"> C</w:t>
      </w:r>
      <w:r w:rsidR="008B4009" w:rsidRPr="00800A5A">
        <w:rPr>
          <w:color w:val="000000"/>
        </w:rPr>
        <w:t>lassification of Characteristic is determined by the Drawing and the field on the RF</w:t>
      </w:r>
      <w:r w:rsidR="005509F9">
        <w:rPr>
          <w:color w:val="000000"/>
        </w:rPr>
        <w:t>V</w:t>
      </w:r>
      <w:r w:rsidR="008B4009" w:rsidRPr="00800A5A">
        <w:rPr>
          <w:color w:val="000000"/>
        </w:rPr>
        <w:t xml:space="preserve"> form is completed by the </w:t>
      </w:r>
      <w:r w:rsidR="008B4009">
        <w:rPr>
          <w:color w:val="000000"/>
        </w:rPr>
        <w:t>Contractor</w:t>
      </w:r>
      <w:r w:rsidR="008B4009" w:rsidRPr="00800A5A">
        <w:rPr>
          <w:color w:val="000000"/>
        </w:rPr>
        <w:t>.</w:t>
      </w:r>
    </w:p>
    <w:p w14:paraId="02A5722F" w14:textId="77777777" w:rsidR="00CC05FF" w:rsidRPr="009115BB" w:rsidRDefault="003964F3" w:rsidP="003D3565">
      <w:pPr>
        <w:tabs>
          <w:tab w:val="left" w:pos="4740"/>
        </w:tabs>
        <w:ind w:left="1440" w:firstLine="720"/>
      </w:pPr>
      <w:r>
        <w:rPr>
          <w:color w:val="000000"/>
        </w:rPr>
        <w:tab/>
      </w:r>
    </w:p>
    <w:p w14:paraId="201A209C" w14:textId="77777777" w:rsidR="005D61E6" w:rsidRPr="00BB3928" w:rsidRDefault="00BB3928" w:rsidP="00BB3928">
      <w:pPr>
        <w:rPr>
          <w:color w:val="000000"/>
        </w:rPr>
      </w:pPr>
      <w:r>
        <w:rPr>
          <w:color w:val="000000"/>
        </w:rPr>
        <w:tab/>
      </w:r>
      <w:r w:rsidR="005D61E6">
        <w:rPr>
          <w:rFonts w:cs="Courier New"/>
        </w:rPr>
        <w:tab/>
      </w:r>
      <w:r w:rsidR="001A01AE" w:rsidRPr="00562332">
        <w:rPr>
          <w:rFonts w:cs="Courier New"/>
          <w:b/>
        </w:rPr>
        <w:t>4</w:t>
      </w:r>
      <w:r w:rsidR="005D61E6" w:rsidRPr="00562332">
        <w:rPr>
          <w:rFonts w:cs="Courier New"/>
          <w:b/>
        </w:rPr>
        <w:t>.</w:t>
      </w:r>
      <w:r w:rsidR="002044C3" w:rsidRPr="00562332">
        <w:rPr>
          <w:rFonts w:cs="Courier New"/>
          <w:b/>
        </w:rPr>
        <w:t>3</w:t>
      </w:r>
      <w:r w:rsidR="00C037AB" w:rsidRPr="00562332">
        <w:rPr>
          <w:rFonts w:cs="Courier New"/>
          <w:b/>
        </w:rPr>
        <w:t>.</w:t>
      </w:r>
      <w:r w:rsidR="00F87F85" w:rsidRPr="00562332">
        <w:rPr>
          <w:rFonts w:cs="Courier New"/>
          <w:b/>
        </w:rPr>
        <w:t>3</w:t>
      </w:r>
      <w:r w:rsidR="005D61E6">
        <w:rPr>
          <w:rFonts w:cs="Courier New"/>
        </w:rPr>
        <w:t xml:space="preserve"> </w:t>
      </w:r>
      <w:r w:rsidR="005D61E6" w:rsidRPr="005D61E6">
        <w:rPr>
          <w:rFonts w:cs="Courier New"/>
          <w:b/>
        </w:rPr>
        <w:t>Rework and Repair:</w:t>
      </w:r>
      <w:r w:rsidR="001B3042">
        <w:rPr>
          <w:rFonts w:cs="Courier New"/>
          <w:b/>
        </w:rPr>
        <w:t xml:space="preserve"> </w:t>
      </w:r>
      <w:r w:rsidR="005D61E6">
        <w:rPr>
          <w:rFonts w:cs="Courier New"/>
          <w:b/>
        </w:rPr>
        <w:t xml:space="preserve"> </w:t>
      </w:r>
      <w:r w:rsidR="00D136C7">
        <w:rPr>
          <w:rFonts w:cs="Courier New"/>
        </w:rPr>
        <w:t>Rework and Repair are a</w:t>
      </w:r>
      <w:r w:rsidR="00372A43">
        <w:rPr>
          <w:rFonts w:cs="Courier New"/>
        </w:rPr>
        <w:t>llowed during production.  The C</w:t>
      </w:r>
      <w:r w:rsidR="00D136C7">
        <w:rPr>
          <w:rFonts w:cs="Courier New"/>
        </w:rPr>
        <w:t xml:space="preserve">ontractor shall conduct rework and repair in accordance </w:t>
      </w:r>
      <w:r w:rsidR="00D136C7" w:rsidRPr="00075C97">
        <w:rPr>
          <w:rFonts w:cs="Courier New"/>
        </w:rPr>
        <w:t xml:space="preserve">with </w:t>
      </w:r>
      <w:r w:rsidR="00D136C7" w:rsidRPr="00366C60">
        <w:rPr>
          <w:rFonts w:cs="Courier New"/>
          <w:b/>
          <w:i/>
        </w:rPr>
        <w:t xml:space="preserve">Exhibit </w:t>
      </w:r>
      <w:r w:rsidR="00A8423A" w:rsidRPr="00366C60">
        <w:rPr>
          <w:rFonts w:cs="Courier New"/>
          <w:b/>
          <w:i/>
        </w:rPr>
        <w:t>2</w:t>
      </w:r>
      <w:r w:rsidR="00D136C7" w:rsidRPr="00075C97">
        <w:rPr>
          <w:rFonts w:cs="Courier New"/>
        </w:rPr>
        <w:t xml:space="preserve"> requirements</w:t>
      </w:r>
      <w:r w:rsidR="00D136C7">
        <w:rPr>
          <w:rFonts w:cs="Courier New"/>
        </w:rPr>
        <w:t>.</w:t>
      </w:r>
    </w:p>
    <w:p w14:paraId="2561C89B" w14:textId="77777777" w:rsidR="00916923" w:rsidRDefault="00916923" w:rsidP="00FB1743">
      <w:pPr>
        <w:rPr>
          <w:rFonts w:cs="Courier New"/>
        </w:rPr>
      </w:pPr>
    </w:p>
    <w:p w14:paraId="3359BB2D" w14:textId="72ECD44D" w:rsidR="00916923" w:rsidRDefault="00916923" w:rsidP="00FB1743">
      <w:pPr>
        <w:rPr>
          <w:color w:val="000000"/>
        </w:rPr>
      </w:pPr>
      <w:r>
        <w:rPr>
          <w:rFonts w:cs="Courier New"/>
        </w:rPr>
        <w:tab/>
      </w:r>
      <w:r w:rsidR="002C453B">
        <w:rPr>
          <w:rFonts w:cs="Courier New"/>
        </w:rPr>
        <w:tab/>
      </w:r>
      <w:r w:rsidR="001A01AE" w:rsidRPr="00562332">
        <w:rPr>
          <w:rFonts w:cs="Courier New"/>
          <w:b/>
        </w:rPr>
        <w:t>4</w:t>
      </w:r>
      <w:r w:rsidRPr="00562332">
        <w:rPr>
          <w:rFonts w:cs="Courier New"/>
          <w:b/>
        </w:rPr>
        <w:t>.</w:t>
      </w:r>
      <w:r w:rsidR="002044C3" w:rsidRPr="00562332">
        <w:rPr>
          <w:rFonts w:cs="Courier New"/>
          <w:b/>
        </w:rPr>
        <w:t>3</w:t>
      </w:r>
      <w:r w:rsidRPr="00562332">
        <w:rPr>
          <w:rFonts w:cs="Courier New"/>
          <w:b/>
        </w:rPr>
        <w:t>.</w:t>
      </w:r>
      <w:r w:rsidR="00F87F85" w:rsidRPr="00562332">
        <w:rPr>
          <w:rFonts w:cs="Courier New"/>
          <w:b/>
        </w:rPr>
        <w:t>4</w:t>
      </w:r>
      <w:r>
        <w:rPr>
          <w:rFonts w:cs="Courier New"/>
        </w:rPr>
        <w:t xml:space="preserve"> </w:t>
      </w:r>
      <w:r w:rsidR="001E1B04" w:rsidRPr="001E1B04">
        <w:rPr>
          <w:rFonts w:cs="Courier New"/>
          <w:b/>
        </w:rPr>
        <w:t xml:space="preserve">Product </w:t>
      </w:r>
      <w:r w:rsidRPr="00916923">
        <w:rPr>
          <w:b/>
          <w:color w:val="000000"/>
        </w:rPr>
        <w:t>Quality Deficiency Reporting</w:t>
      </w:r>
      <w:r>
        <w:rPr>
          <w:color w:val="000000"/>
        </w:rPr>
        <w:t xml:space="preserve">:  All product quality deficiencies </w:t>
      </w:r>
      <w:r w:rsidR="00533C6D">
        <w:rPr>
          <w:color w:val="000000"/>
        </w:rPr>
        <w:t>shall</w:t>
      </w:r>
      <w:r>
        <w:rPr>
          <w:color w:val="000000"/>
        </w:rPr>
        <w:t xml:space="preserve"> be reported using the Product Data Reporting and Evaluation Program (PDREP).  To gain access to PDREP, register at the following link:  </w:t>
      </w:r>
      <w:hyperlink r:id="rId8" w:history="1">
        <w:r w:rsidR="00CB0E98" w:rsidRPr="00E73945">
          <w:rPr>
            <w:rStyle w:val="Hyperlink"/>
          </w:rPr>
          <w:t>https://www.pdrep.csd.disa.mil</w:t>
        </w:r>
      </w:hyperlink>
      <w:r w:rsidR="00CB0E98">
        <w:rPr>
          <w:color w:val="000000"/>
        </w:rPr>
        <w:t>.</w:t>
      </w:r>
    </w:p>
    <w:p w14:paraId="146E7129" w14:textId="77777777" w:rsidR="00FB1743" w:rsidRDefault="00FB1743" w:rsidP="00FB1743">
      <w:pPr>
        <w:rPr>
          <w:rFonts w:cs="Courier New"/>
        </w:rPr>
      </w:pPr>
    </w:p>
    <w:p w14:paraId="6BF7F421" w14:textId="77777777" w:rsidR="001E1B04" w:rsidRDefault="001E1B04" w:rsidP="001E1B04">
      <w:pPr>
        <w:ind w:firstLine="720"/>
        <w:rPr>
          <w:rFonts w:cs="Courier New"/>
        </w:rPr>
      </w:pPr>
      <w:r w:rsidRPr="00307990">
        <w:rPr>
          <w:rFonts w:cs="Courier New"/>
          <w:b/>
          <w:color w:val="000000"/>
        </w:rPr>
        <w:t>4.4 MEASUREMENT SYSTEM EVALUATION:</w:t>
      </w:r>
      <w:r w:rsidRPr="00307990">
        <w:rPr>
          <w:rFonts w:cs="Courier New"/>
          <w:color w:val="000000"/>
        </w:rPr>
        <w:t xml:space="preserve">  </w:t>
      </w:r>
      <w:r w:rsidRPr="00307990">
        <w:rPr>
          <w:color w:val="000000"/>
        </w:rPr>
        <w:t xml:space="preserve">Detailed requirements for Measurement System Evaluation and Acceptance Inspection Equipment (AIE), including acceptance test procedures, are contained in </w:t>
      </w:r>
      <w:r w:rsidRPr="00307990">
        <w:rPr>
          <w:b/>
          <w:i/>
          <w:color w:val="000000"/>
        </w:rPr>
        <w:t>Exhibit 3</w:t>
      </w:r>
      <w:r w:rsidRPr="00307990">
        <w:rPr>
          <w:color w:val="000000"/>
        </w:rPr>
        <w:t xml:space="preserve">, as well as </w:t>
      </w:r>
      <w:r w:rsidRPr="00307990">
        <w:rPr>
          <w:b/>
          <w:color w:val="000000"/>
        </w:rPr>
        <w:t>CDRL A006 (</w:t>
      </w:r>
      <w:r w:rsidRPr="00307990">
        <w:rPr>
          <w:rFonts w:cs="Courier New"/>
          <w:b/>
          <w:color w:val="000000"/>
        </w:rPr>
        <w:t>Measurement System Evaluation (MSE)- Measurement and Inspection Equipment System Design Documentation for Acceptance of Product – MSE/AIE),</w:t>
      </w:r>
      <w:r w:rsidRPr="00307990">
        <w:rPr>
          <w:rFonts w:cs="Courier New"/>
          <w:color w:val="000000"/>
        </w:rPr>
        <w:t xml:space="preserve"> and </w:t>
      </w:r>
      <w:r w:rsidRPr="00307990">
        <w:rPr>
          <w:rFonts w:cs="Courier New"/>
          <w:b/>
          <w:color w:val="000000"/>
        </w:rPr>
        <w:t>CDRL A007 (Measurement System Evaluation (MSE)- Measurement and Inspection Equipment System Design Documentation for Acceptance of Product - Measurement System Analysis (MSA)).</w:t>
      </w:r>
    </w:p>
    <w:p w14:paraId="28408646" w14:textId="77777777" w:rsidR="002C453B" w:rsidRPr="008C6E56" w:rsidRDefault="002C453B" w:rsidP="008C6E56">
      <w:pPr>
        <w:jc w:val="center"/>
        <w:rPr>
          <w:rFonts w:cs="Courier New"/>
        </w:rPr>
      </w:pPr>
    </w:p>
    <w:p w14:paraId="4E6BEFFD" w14:textId="616FF07B" w:rsidR="00CD76FA" w:rsidRPr="00CD76FA" w:rsidRDefault="00BC7855" w:rsidP="000F206A">
      <w:pPr>
        <w:rPr>
          <w:rFonts w:cs="Courier New"/>
          <w:color w:val="FF0000"/>
        </w:rPr>
      </w:pPr>
      <w:r>
        <w:rPr>
          <w:rFonts w:cs="Courier New"/>
        </w:rPr>
        <w:tab/>
      </w:r>
      <w:r w:rsidR="001A01AE" w:rsidRPr="00562332">
        <w:rPr>
          <w:rFonts w:cs="Courier New"/>
          <w:b/>
        </w:rPr>
        <w:t>4</w:t>
      </w:r>
      <w:r w:rsidRPr="00562332">
        <w:rPr>
          <w:rFonts w:cs="Courier New"/>
          <w:b/>
        </w:rPr>
        <w:t>.</w:t>
      </w:r>
      <w:r w:rsidR="00B57621">
        <w:rPr>
          <w:rFonts w:cs="Courier New"/>
          <w:b/>
        </w:rPr>
        <w:t>5</w:t>
      </w:r>
      <w:r>
        <w:rPr>
          <w:rFonts w:cs="Courier New"/>
        </w:rPr>
        <w:t xml:space="preserve"> </w:t>
      </w:r>
      <w:r w:rsidR="00496D78" w:rsidRPr="005F5381">
        <w:rPr>
          <w:b/>
        </w:rPr>
        <w:t>F</w:t>
      </w:r>
      <w:r w:rsidR="00B57621">
        <w:rPr>
          <w:b/>
        </w:rPr>
        <w:t>IRST</w:t>
      </w:r>
      <w:r w:rsidR="00496D78" w:rsidRPr="005F5381">
        <w:rPr>
          <w:b/>
        </w:rPr>
        <w:t xml:space="preserve"> A</w:t>
      </w:r>
      <w:r w:rsidR="00B57621">
        <w:rPr>
          <w:b/>
        </w:rPr>
        <w:t>RTICLE</w:t>
      </w:r>
      <w:proofErr w:type="gramStart"/>
      <w:r w:rsidR="00CD76FA" w:rsidRPr="005F5381">
        <w:rPr>
          <w:b/>
        </w:rPr>
        <w:t>:</w:t>
      </w:r>
      <w:r w:rsidR="00CD76FA" w:rsidRPr="00CD76FA">
        <w:rPr>
          <w:rFonts w:cs="Courier New"/>
          <w:color w:val="FF0000"/>
        </w:rPr>
        <w:t xml:space="preserve"> </w:t>
      </w:r>
      <w:r w:rsidR="00AB7368">
        <w:rPr>
          <w:rFonts w:cs="Courier New"/>
          <w:color w:val="FF0000"/>
        </w:rPr>
        <w:t xml:space="preserve"> </w:t>
      </w:r>
      <w:r w:rsidR="00D6336C">
        <w:rPr>
          <w:rFonts w:cs="Courier New"/>
        </w:rPr>
        <w:t>The</w:t>
      </w:r>
      <w:proofErr w:type="gramEnd"/>
      <w:r w:rsidR="00D6336C">
        <w:rPr>
          <w:rFonts w:cs="Courier New"/>
        </w:rPr>
        <w:t xml:space="preserve"> Contractor shall produce a First Article Sample for the </w:t>
      </w:r>
      <w:r w:rsidR="005678AB">
        <w:rPr>
          <w:rFonts w:cs="Courier New"/>
        </w:rPr>
        <w:t xml:space="preserve">RR-203/AL </w:t>
      </w:r>
      <w:r w:rsidR="00D6336C">
        <w:rPr>
          <w:rFonts w:cs="Courier New"/>
        </w:rPr>
        <w:t xml:space="preserve">in accordance with </w:t>
      </w:r>
      <w:r w:rsidR="005678AB">
        <w:rPr>
          <w:rFonts w:cs="Courier New"/>
        </w:rPr>
        <w:t>SP4314AS500</w:t>
      </w:r>
      <w:r w:rsidR="00D6336C">
        <w:rPr>
          <w:rFonts w:cs="Courier New"/>
        </w:rPr>
        <w:t xml:space="preserve">.  </w:t>
      </w:r>
      <w:r w:rsidR="00D6336C">
        <w:rPr>
          <w:rFonts w:cs="Courier New"/>
          <w:color w:val="000000"/>
        </w:rPr>
        <w:t xml:space="preserve">The First Article </w:t>
      </w:r>
      <w:r w:rsidR="005A6CF4" w:rsidRPr="00816016">
        <w:rPr>
          <w:rFonts w:cs="Courier New"/>
          <w:color w:val="000000"/>
        </w:rPr>
        <w:t>sample</w:t>
      </w:r>
      <w:r w:rsidR="005A6CF4">
        <w:rPr>
          <w:rFonts w:cs="Courier New"/>
          <w:color w:val="000000"/>
        </w:rPr>
        <w:t xml:space="preserve"> </w:t>
      </w:r>
      <w:r w:rsidR="00D6336C">
        <w:rPr>
          <w:rFonts w:cs="Courier New"/>
          <w:color w:val="000000"/>
        </w:rPr>
        <w:t xml:space="preserve">shall be as specified and shall be examined and tested in accordance with the contract, the item specification(s), and drawing(s).  </w:t>
      </w:r>
    </w:p>
    <w:p w14:paraId="1DE29E78" w14:textId="77777777" w:rsidR="007441D6" w:rsidRDefault="007441D6" w:rsidP="00CD76FA">
      <w:pPr>
        <w:pStyle w:val="PlainText"/>
        <w:rPr>
          <w:rFonts w:cs="Courier New"/>
          <w:color w:val="FF0000"/>
        </w:rPr>
      </w:pPr>
    </w:p>
    <w:p w14:paraId="19E6281B" w14:textId="08EB8FA0" w:rsidR="00CD76FA" w:rsidRPr="005F5381" w:rsidRDefault="00CD76FA" w:rsidP="00CD76FA">
      <w:pPr>
        <w:pStyle w:val="PlainText"/>
        <w:rPr>
          <w:rFonts w:cs="Courier New"/>
        </w:rPr>
      </w:pPr>
      <w:r w:rsidRPr="00CD76FA">
        <w:rPr>
          <w:rFonts w:cs="Courier New"/>
          <w:color w:val="FF0000"/>
        </w:rPr>
        <w:lastRenderedPageBreak/>
        <w:tab/>
      </w:r>
      <w:r w:rsidRPr="00CD76FA">
        <w:rPr>
          <w:rFonts w:cs="Courier New"/>
          <w:color w:val="FF0000"/>
        </w:rPr>
        <w:tab/>
      </w:r>
      <w:r w:rsidRPr="005F5381">
        <w:rPr>
          <w:rFonts w:cs="Courier New"/>
          <w:b/>
        </w:rPr>
        <w:t>4.</w:t>
      </w:r>
      <w:r w:rsidR="00B57621">
        <w:rPr>
          <w:rFonts w:cs="Courier New"/>
          <w:b/>
        </w:rPr>
        <w:t>5</w:t>
      </w:r>
      <w:r w:rsidR="000F206A" w:rsidRPr="005F5381">
        <w:rPr>
          <w:rFonts w:cs="Courier New"/>
          <w:b/>
        </w:rPr>
        <w:t>.1</w:t>
      </w:r>
      <w:r w:rsidRPr="005F5381">
        <w:rPr>
          <w:rFonts w:cs="Courier New"/>
          <w:b/>
        </w:rPr>
        <w:t xml:space="preserve"> First Article Sample:</w:t>
      </w:r>
      <w:r w:rsidRPr="005F5381">
        <w:rPr>
          <w:rFonts w:cs="Courier New"/>
        </w:rPr>
        <w:t xml:space="preserve">  There are two types of First Article Samples:  1) Initial First Article Sample, and 2) Subsequent First Article Sample.</w:t>
      </w:r>
    </w:p>
    <w:p w14:paraId="2D9D445D" w14:textId="77777777" w:rsidR="00295BE4" w:rsidRPr="00295BE4" w:rsidRDefault="00295BE4" w:rsidP="007441D6">
      <w:pPr>
        <w:pStyle w:val="PlainText"/>
        <w:rPr>
          <w:rFonts w:cs="Courier New"/>
          <w:lang w:val="en-US"/>
        </w:rPr>
      </w:pPr>
    </w:p>
    <w:p w14:paraId="0554723D" w14:textId="273C74F2" w:rsidR="00961E3A" w:rsidRPr="009115BB" w:rsidRDefault="00CD76FA" w:rsidP="003D3565">
      <w:pPr>
        <w:pStyle w:val="PlainText"/>
        <w:ind w:firstLine="1440"/>
      </w:pPr>
      <w:r w:rsidRPr="005F5381">
        <w:rPr>
          <w:rFonts w:cs="Courier New"/>
        </w:rPr>
        <w:tab/>
      </w:r>
      <w:r w:rsidRPr="005F5381">
        <w:rPr>
          <w:rFonts w:cs="Courier New"/>
          <w:b/>
        </w:rPr>
        <w:t>4.</w:t>
      </w:r>
      <w:r w:rsidR="00B57621">
        <w:rPr>
          <w:rFonts w:cs="Courier New"/>
          <w:b/>
        </w:rPr>
        <w:t>5</w:t>
      </w:r>
      <w:r w:rsidRPr="005F5381">
        <w:rPr>
          <w:rFonts w:cs="Courier New"/>
          <w:b/>
        </w:rPr>
        <w:t>.1</w:t>
      </w:r>
      <w:r w:rsidR="000F206A" w:rsidRPr="005F5381">
        <w:rPr>
          <w:rFonts w:cs="Courier New"/>
          <w:b/>
        </w:rPr>
        <w:t>.1</w:t>
      </w:r>
      <w:r w:rsidRPr="005F5381">
        <w:rPr>
          <w:rFonts w:cs="Courier New"/>
          <w:b/>
        </w:rPr>
        <w:t xml:space="preserve"> Initial First Article Sample: </w:t>
      </w:r>
      <w:r w:rsidR="00AB7368">
        <w:rPr>
          <w:rFonts w:cs="Courier New"/>
          <w:b/>
          <w:lang w:val="en-US"/>
        </w:rPr>
        <w:t xml:space="preserve"> </w:t>
      </w:r>
      <w:r w:rsidRPr="005F5381">
        <w:rPr>
          <w:rFonts w:cs="Courier New"/>
        </w:rPr>
        <w:t>This is the First Article required at the start of a contract</w:t>
      </w:r>
    </w:p>
    <w:p w14:paraId="13AF4875" w14:textId="77777777" w:rsidR="00CD76FA" w:rsidRPr="00CD76FA" w:rsidRDefault="00CD76FA" w:rsidP="009115BB">
      <w:pPr>
        <w:pStyle w:val="PlainText"/>
        <w:rPr>
          <w:color w:val="FF0000"/>
        </w:rPr>
      </w:pPr>
      <w:r w:rsidRPr="005F5381">
        <w:rPr>
          <w:rFonts w:cs="Courier New"/>
        </w:rPr>
        <w:t xml:space="preserve">and is typically a contract deliverable.  The initial First Article Sample shall be </w:t>
      </w:r>
      <w:r w:rsidR="00D6336C" w:rsidRPr="005F5381">
        <w:rPr>
          <w:rFonts w:cs="Courier New"/>
        </w:rPr>
        <w:t xml:space="preserve">submitted to the Government </w:t>
      </w:r>
      <w:r w:rsidR="00D6336C" w:rsidRPr="005F5381">
        <w:rPr>
          <w:rFonts w:cs="Courier New"/>
          <w:b/>
          <w:u w:val="single"/>
        </w:rPr>
        <w:t>_</w:t>
      </w:r>
      <w:r w:rsidR="00295BE4">
        <w:rPr>
          <w:rFonts w:cs="Courier New"/>
          <w:b/>
          <w:u w:val="single"/>
          <w:lang w:val="en-US"/>
        </w:rPr>
        <w:t>120</w:t>
      </w:r>
      <w:r w:rsidR="00D6336C" w:rsidRPr="005F5381">
        <w:rPr>
          <w:rFonts w:cs="Courier New"/>
          <w:b/>
          <w:u w:val="single"/>
        </w:rPr>
        <w:t>_</w:t>
      </w:r>
      <w:r w:rsidR="00D6336C" w:rsidRPr="005F5381">
        <w:t xml:space="preserve"> </w:t>
      </w:r>
      <w:r w:rsidR="00D6336C" w:rsidRPr="0083138D">
        <w:rPr>
          <w:b/>
        </w:rPr>
        <w:t>calendar days</w:t>
      </w:r>
      <w:r w:rsidR="00D6336C">
        <w:rPr>
          <w:color w:val="000000"/>
        </w:rPr>
        <w:t xml:space="preserve"> after contract award.</w:t>
      </w:r>
    </w:p>
    <w:p w14:paraId="467B701E" w14:textId="77777777" w:rsidR="00CD76FA" w:rsidRPr="00CD76FA" w:rsidRDefault="00CD76FA" w:rsidP="00CD76FA">
      <w:pPr>
        <w:pStyle w:val="PlainText"/>
        <w:ind w:firstLine="1440"/>
        <w:rPr>
          <w:color w:val="FF0000"/>
        </w:rPr>
      </w:pPr>
    </w:p>
    <w:p w14:paraId="088910E9" w14:textId="2856F548" w:rsidR="00CD76FA" w:rsidRPr="005F5381" w:rsidRDefault="00CD76FA" w:rsidP="00CD76FA">
      <w:pPr>
        <w:pStyle w:val="PlainText"/>
        <w:ind w:firstLine="1440"/>
        <w:rPr>
          <w:rFonts w:cs="Courier New"/>
        </w:rPr>
      </w:pPr>
      <w:r w:rsidRPr="00CD76FA">
        <w:rPr>
          <w:color w:val="FF0000"/>
        </w:rPr>
        <w:tab/>
      </w:r>
      <w:r w:rsidRPr="005F5381">
        <w:rPr>
          <w:b/>
        </w:rPr>
        <w:t>4.</w:t>
      </w:r>
      <w:r w:rsidR="00B57621">
        <w:rPr>
          <w:b/>
        </w:rPr>
        <w:t>5</w:t>
      </w:r>
      <w:r w:rsidRPr="005F5381">
        <w:rPr>
          <w:b/>
        </w:rPr>
        <w:t>.</w:t>
      </w:r>
      <w:r w:rsidR="005F5381" w:rsidRPr="005F5381">
        <w:rPr>
          <w:b/>
        </w:rPr>
        <w:t>1.2</w:t>
      </w:r>
      <w:r w:rsidRPr="005F5381">
        <w:rPr>
          <w:b/>
        </w:rPr>
        <w:t xml:space="preserve"> Subsequent First Article Sample:</w:t>
      </w:r>
      <w:r w:rsidRPr="005F5381">
        <w:t xml:space="preserve"> </w:t>
      </w:r>
      <w:r w:rsidR="00AB7368">
        <w:rPr>
          <w:lang w:val="en-US"/>
        </w:rPr>
        <w:t xml:space="preserve"> </w:t>
      </w:r>
      <w:r w:rsidRPr="005F5381">
        <w:t xml:space="preserve">This is the First Article required due to failing an initial First Article or </w:t>
      </w:r>
      <w:r w:rsidR="002A0729" w:rsidRPr="00AA5E9A">
        <w:rPr>
          <w:rFonts w:cs="Courier New"/>
          <w:color w:val="000000"/>
        </w:rPr>
        <w:t>if a</w:t>
      </w:r>
      <w:r w:rsidR="002A0729">
        <w:rPr>
          <w:rFonts w:cs="Courier New"/>
          <w:color w:val="000000"/>
        </w:rPr>
        <w:t xml:space="preserve"> Class II ECP change is made to the technical data,</w:t>
      </w:r>
      <w:r w:rsidRPr="005F5381">
        <w:rPr>
          <w:rFonts w:cs="Courier New"/>
        </w:rPr>
        <w:t xml:space="preserve"> whenever there is a lapse in production for a period in excess of </w:t>
      </w:r>
      <w:r w:rsidRPr="005F5381">
        <w:rPr>
          <w:rFonts w:cs="Courier New"/>
          <w:b/>
          <w:u w:val="single"/>
        </w:rPr>
        <w:t>_</w:t>
      </w:r>
      <w:r w:rsidR="005678AB">
        <w:rPr>
          <w:rFonts w:cs="Courier New"/>
          <w:b/>
          <w:u w:val="single"/>
        </w:rPr>
        <w:t>90</w:t>
      </w:r>
      <w:r w:rsidRPr="005F5381">
        <w:rPr>
          <w:rFonts w:cs="Courier New"/>
          <w:b/>
          <w:u w:val="single"/>
        </w:rPr>
        <w:t>_</w:t>
      </w:r>
      <w:r w:rsidRPr="005F5381">
        <w:rPr>
          <w:rFonts w:cs="Courier New"/>
        </w:rPr>
        <w:t xml:space="preserve"> </w:t>
      </w:r>
      <w:r w:rsidR="003F47A8" w:rsidRPr="0083138D">
        <w:rPr>
          <w:rFonts w:cs="Courier New"/>
          <w:b/>
        </w:rPr>
        <w:t xml:space="preserve">calendar </w:t>
      </w:r>
      <w:r w:rsidRPr="0083138D">
        <w:rPr>
          <w:rFonts w:cs="Courier New"/>
          <w:b/>
        </w:rPr>
        <w:t>days</w:t>
      </w:r>
      <w:r w:rsidRPr="005F5381">
        <w:rPr>
          <w:rFonts w:cs="Courier New"/>
        </w:rPr>
        <w:t>, or whenever a change occurs in the place of performance, manufacturing process, material used, drawing, specification or source supply.</w:t>
      </w:r>
    </w:p>
    <w:p w14:paraId="0D5A5E3D" w14:textId="77777777" w:rsidR="00CD76FA" w:rsidRPr="005F5381" w:rsidRDefault="00CD76FA" w:rsidP="00CD76FA"/>
    <w:p w14:paraId="5EDE0859" w14:textId="7034BDD0" w:rsidR="00295BE4" w:rsidRDefault="00CD76FA" w:rsidP="00CD76FA">
      <w:r w:rsidRPr="005F5381">
        <w:tab/>
      </w:r>
      <w:r w:rsidRPr="005F5381">
        <w:tab/>
      </w:r>
      <w:r w:rsidRPr="005F5381">
        <w:tab/>
      </w:r>
      <w:r w:rsidRPr="005F5381">
        <w:tab/>
      </w:r>
      <w:r w:rsidRPr="005F5381">
        <w:rPr>
          <w:b/>
        </w:rPr>
        <w:t>4.</w:t>
      </w:r>
      <w:r w:rsidR="00B57621">
        <w:rPr>
          <w:b/>
        </w:rPr>
        <w:t>5</w:t>
      </w:r>
      <w:r w:rsidRPr="005F5381">
        <w:rPr>
          <w:b/>
        </w:rPr>
        <w:t>.</w:t>
      </w:r>
      <w:r w:rsidR="005F5381" w:rsidRPr="005F5381">
        <w:rPr>
          <w:b/>
        </w:rPr>
        <w:t>1</w:t>
      </w:r>
      <w:r w:rsidRPr="005F5381">
        <w:rPr>
          <w:b/>
        </w:rPr>
        <w:t>.</w:t>
      </w:r>
      <w:r w:rsidR="005F5381" w:rsidRPr="005F5381">
        <w:rPr>
          <w:b/>
        </w:rPr>
        <w:t>2.1</w:t>
      </w:r>
      <w:r w:rsidRPr="005F5381">
        <w:t xml:space="preserve"> When </w:t>
      </w:r>
      <w:r w:rsidR="000823E3">
        <w:t>any</w:t>
      </w:r>
      <w:r w:rsidRPr="005F5381">
        <w:t xml:space="preserve"> of the conditions in paragraph </w:t>
      </w:r>
      <w:r w:rsidR="00635F5A" w:rsidRPr="00635F5A">
        <w:t>4.</w:t>
      </w:r>
      <w:r w:rsidR="00B57621">
        <w:t>5</w:t>
      </w:r>
      <w:r w:rsidR="00635F5A" w:rsidRPr="00635F5A">
        <w:t>.1.2</w:t>
      </w:r>
      <w:r w:rsidR="00635F5A" w:rsidRPr="005F5381">
        <w:rPr>
          <w:b/>
        </w:rPr>
        <w:t xml:space="preserve"> </w:t>
      </w:r>
      <w:r w:rsidRPr="005F5381">
        <w:t>occur, the Contractor shall notify the PCO, by memorandum, so that a determination can be made concerning the need for an additional First Article Sample or portion thereof, and instructions provided concerning the submission, inspection and notification o</w:t>
      </w:r>
      <w:r w:rsidR="007B1149">
        <w:t>f</w:t>
      </w:r>
      <w:r w:rsidRPr="005F5381">
        <w:t xml:space="preserve"> results.  The PCO will respond to the additional First Article request within </w:t>
      </w:r>
    </w:p>
    <w:p w14:paraId="06F33566" w14:textId="77777777" w:rsidR="00CD76FA" w:rsidRPr="005F5381" w:rsidRDefault="00CD76FA" w:rsidP="00CD76FA">
      <w:r w:rsidRPr="005F5381">
        <w:rPr>
          <w:b/>
          <w:u w:val="single"/>
        </w:rPr>
        <w:t>_</w:t>
      </w:r>
      <w:r w:rsidR="00295BE4">
        <w:rPr>
          <w:b/>
          <w:u w:val="single"/>
        </w:rPr>
        <w:t>14</w:t>
      </w:r>
      <w:r w:rsidRPr="005F5381">
        <w:rPr>
          <w:b/>
          <w:u w:val="single"/>
        </w:rPr>
        <w:t>_</w:t>
      </w:r>
      <w:r w:rsidRPr="005F5381">
        <w:t xml:space="preserve"> </w:t>
      </w:r>
      <w:r w:rsidR="003F47A8" w:rsidRPr="0083138D">
        <w:rPr>
          <w:b/>
        </w:rPr>
        <w:t xml:space="preserve">calendar </w:t>
      </w:r>
      <w:r w:rsidRPr="0083138D">
        <w:rPr>
          <w:b/>
        </w:rPr>
        <w:t>days</w:t>
      </w:r>
      <w:r w:rsidR="007B1149">
        <w:t>.</w:t>
      </w:r>
    </w:p>
    <w:p w14:paraId="3B542F38" w14:textId="77777777" w:rsidR="00CD76FA" w:rsidRPr="005F5381" w:rsidRDefault="00CD76FA" w:rsidP="00CD76FA">
      <w:pPr>
        <w:tabs>
          <w:tab w:val="left" w:pos="180"/>
        </w:tabs>
        <w:rPr>
          <w:rFonts w:cs="Courier New"/>
        </w:rPr>
      </w:pPr>
    </w:p>
    <w:p w14:paraId="27A454C8" w14:textId="08BFF5E9" w:rsidR="00CD76FA" w:rsidRPr="005F5381" w:rsidRDefault="00CD76FA" w:rsidP="00CD76FA">
      <w:pPr>
        <w:tabs>
          <w:tab w:val="left" w:pos="180"/>
        </w:tabs>
        <w:rPr>
          <w:rFonts w:cs="Courier New"/>
        </w:rPr>
      </w:pPr>
      <w:r w:rsidRPr="005F5381">
        <w:rPr>
          <w:rFonts w:cs="Courier New"/>
        </w:rPr>
        <w:tab/>
      </w:r>
      <w:r w:rsidRPr="005F5381">
        <w:rPr>
          <w:rFonts w:cs="Courier New"/>
        </w:rPr>
        <w:tab/>
      </w:r>
      <w:r w:rsidRPr="005F5381">
        <w:rPr>
          <w:rFonts w:cs="Courier New"/>
        </w:rPr>
        <w:tab/>
      </w:r>
      <w:r w:rsidRPr="005F5381">
        <w:rPr>
          <w:rFonts w:cs="Courier New"/>
        </w:rPr>
        <w:tab/>
      </w:r>
      <w:r w:rsidRPr="005F5381">
        <w:rPr>
          <w:rFonts w:cs="Courier New"/>
        </w:rPr>
        <w:tab/>
      </w:r>
      <w:r w:rsidRPr="005F5381">
        <w:rPr>
          <w:rFonts w:cs="Courier New"/>
          <w:b/>
        </w:rPr>
        <w:t>4.</w:t>
      </w:r>
      <w:r w:rsidR="00B57621">
        <w:rPr>
          <w:rFonts w:cs="Courier New"/>
          <w:b/>
        </w:rPr>
        <w:t>5</w:t>
      </w:r>
      <w:r w:rsidRPr="005F5381">
        <w:rPr>
          <w:rFonts w:cs="Courier New"/>
          <w:b/>
        </w:rPr>
        <w:t>.</w:t>
      </w:r>
      <w:r w:rsidR="005F5381" w:rsidRPr="005F5381">
        <w:rPr>
          <w:rFonts w:cs="Courier New"/>
          <w:b/>
        </w:rPr>
        <w:t>1.</w:t>
      </w:r>
      <w:r w:rsidRPr="005F5381">
        <w:rPr>
          <w:rFonts w:cs="Courier New"/>
          <w:b/>
        </w:rPr>
        <w:t>2.2</w:t>
      </w:r>
      <w:r w:rsidRPr="005F5381">
        <w:rPr>
          <w:rFonts w:cs="Courier New"/>
        </w:rPr>
        <w:t xml:space="preserve"> </w:t>
      </w:r>
      <w:r w:rsidR="007653A3">
        <w:rPr>
          <w:rFonts w:cs="Courier New"/>
        </w:rPr>
        <w:t>Unless the PCO determines otherwise, subsequent First Article testing will be at the cost and expense of the Contractor.</w:t>
      </w:r>
    </w:p>
    <w:p w14:paraId="66554389" w14:textId="77777777" w:rsidR="00D6336C" w:rsidRPr="005F5381" w:rsidRDefault="00D6336C" w:rsidP="00CD76FA">
      <w:pPr>
        <w:tabs>
          <w:tab w:val="left" w:pos="180"/>
        </w:tabs>
        <w:rPr>
          <w:rFonts w:cs="Courier New"/>
        </w:rPr>
      </w:pPr>
    </w:p>
    <w:p w14:paraId="700CD887" w14:textId="60FC7433" w:rsidR="00CD76FA" w:rsidRDefault="00CD76FA" w:rsidP="00CD76FA">
      <w:pPr>
        <w:tabs>
          <w:tab w:val="left" w:pos="180"/>
        </w:tabs>
        <w:rPr>
          <w:rFonts w:cs="Courier New"/>
        </w:rPr>
      </w:pPr>
      <w:r w:rsidRPr="005F5381">
        <w:rPr>
          <w:rFonts w:cs="Courier New"/>
        </w:rPr>
        <w:tab/>
      </w:r>
      <w:r w:rsidRPr="005F5381">
        <w:rPr>
          <w:rFonts w:cs="Courier New"/>
        </w:rPr>
        <w:tab/>
      </w:r>
      <w:r w:rsidRPr="005F5381">
        <w:rPr>
          <w:rFonts w:cs="Courier New"/>
        </w:rPr>
        <w:tab/>
      </w:r>
      <w:r w:rsidRPr="005F5381">
        <w:rPr>
          <w:rFonts w:cs="Courier New"/>
        </w:rPr>
        <w:tab/>
      </w:r>
      <w:r w:rsidRPr="005F5381">
        <w:rPr>
          <w:rFonts w:cs="Courier New"/>
          <w:b/>
        </w:rPr>
        <w:t>4.</w:t>
      </w:r>
      <w:r w:rsidR="00B57621">
        <w:rPr>
          <w:rFonts w:cs="Courier New"/>
          <w:b/>
        </w:rPr>
        <w:t>5</w:t>
      </w:r>
      <w:r w:rsidR="005F5381" w:rsidRPr="005F5381">
        <w:rPr>
          <w:rFonts w:cs="Courier New"/>
          <w:b/>
        </w:rPr>
        <w:t>.1.3</w:t>
      </w:r>
      <w:r w:rsidRPr="005F5381">
        <w:rPr>
          <w:rFonts w:cs="Courier New"/>
        </w:rPr>
        <w:t xml:space="preserve"> The Contractor shall provide to the PCO at least </w:t>
      </w:r>
      <w:r w:rsidRPr="005F5381">
        <w:rPr>
          <w:rFonts w:cs="Courier New"/>
          <w:b/>
          <w:u w:val="single"/>
        </w:rPr>
        <w:t>_14_</w:t>
      </w:r>
      <w:r w:rsidRPr="005F5381">
        <w:rPr>
          <w:rFonts w:cs="Courier New"/>
        </w:rPr>
        <w:t xml:space="preserve"> </w:t>
      </w:r>
      <w:r w:rsidRPr="0083138D">
        <w:rPr>
          <w:rFonts w:cs="Courier New"/>
          <w:b/>
        </w:rPr>
        <w:t>calendar days</w:t>
      </w:r>
      <w:r w:rsidRPr="005F5381">
        <w:rPr>
          <w:rFonts w:cs="Courier New"/>
        </w:rPr>
        <w:t xml:space="preserve"> advance notice of the scheduled date for a First Article </w:t>
      </w:r>
      <w:r w:rsidR="005F5381" w:rsidRPr="005F5381">
        <w:rPr>
          <w:rFonts w:cs="Courier New"/>
        </w:rPr>
        <w:t xml:space="preserve">Sample </w:t>
      </w:r>
      <w:r w:rsidRPr="005F5381">
        <w:rPr>
          <w:rFonts w:cs="Courier New"/>
        </w:rPr>
        <w:t>build.</w:t>
      </w:r>
    </w:p>
    <w:p w14:paraId="37DB9340" w14:textId="77777777" w:rsidR="00076119" w:rsidRPr="005F5381" w:rsidRDefault="00076119" w:rsidP="00CD76FA">
      <w:pPr>
        <w:tabs>
          <w:tab w:val="left" w:pos="180"/>
        </w:tabs>
        <w:rPr>
          <w:rFonts w:cs="Courier New"/>
        </w:rPr>
      </w:pPr>
    </w:p>
    <w:p w14:paraId="7DACE0C7" w14:textId="377DBC26" w:rsidR="00CD76FA" w:rsidRPr="005F5381" w:rsidRDefault="00CD76FA" w:rsidP="00CD76FA">
      <w:pPr>
        <w:tabs>
          <w:tab w:val="left" w:pos="180"/>
        </w:tabs>
        <w:rPr>
          <w:rFonts w:cs="Courier New"/>
        </w:rPr>
      </w:pPr>
      <w:r w:rsidRPr="005F5381">
        <w:rPr>
          <w:rFonts w:cs="Courier New"/>
        </w:rPr>
        <w:tab/>
      </w:r>
      <w:r w:rsidRPr="005F5381">
        <w:rPr>
          <w:rFonts w:cs="Courier New"/>
        </w:rPr>
        <w:tab/>
      </w:r>
      <w:r w:rsidRPr="005F5381">
        <w:rPr>
          <w:rFonts w:cs="Courier New"/>
        </w:rPr>
        <w:tab/>
      </w:r>
      <w:r w:rsidRPr="005F5381">
        <w:rPr>
          <w:rFonts w:cs="Courier New"/>
        </w:rPr>
        <w:tab/>
      </w:r>
      <w:r w:rsidRPr="005F5381">
        <w:rPr>
          <w:rFonts w:cs="Courier New"/>
          <w:b/>
        </w:rPr>
        <w:t>4.</w:t>
      </w:r>
      <w:r w:rsidR="00B57621">
        <w:rPr>
          <w:rFonts w:cs="Courier New"/>
          <w:b/>
        </w:rPr>
        <w:t>5</w:t>
      </w:r>
      <w:r w:rsidR="005F5381" w:rsidRPr="005F5381">
        <w:rPr>
          <w:rFonts w:cs="Courier New"/>
          <w:b/>
        </w:rPr>
        <w:t>.1.</w:t>
      </w:r>
      <w:r w:rsidRPr="005F5381">
        <w:rPr>
          <w:rFonts w:cs="Courier New"/>
          <w:b/>
        </w:rPr>
        <w:t>4</w:t>
      </w:r>
      <w:r w:rsidRPr="005F5381">
        <w:rPr>
          <w:rFonts w:cs="Courier New"/>
        </w:rPr>
        <w:t xml:space="preserve"> The First Article Sample shall be representative of items to be manufactured using the same processes and procedures as production.  All parts and materials, including packaging and packing, shall be obtained from the same source of supply as will be used during regular production</w:t>
      </w:r>
      <w:r w:rsidR="003F47A8" w:rsidRPr="005F5381">
        <w:rPr>
          <w:rFonts w:cs="Courier New"/>
        </w:rPr>
        <w:t>.</w:t>
      </w:r>
    </w:p>
    <w:p w14:paraId="6C382D06" w14:textId="77777777" w:rsidR="00CD76FA" w:rsidRPr="005F5381" w:rsidRDefault="00CD76FA" w:rsidP="001305AB">
      <w:pPr>
        <w:tabs>
          <w:tab w:val="left" w:pos="180"/>
        </w:tabs>
        <w:jc w:val="center"/>
      </w:pPr>
    </w:p>
    <w:p w14:paraId="42242D66" w14:textId="5D498EB9" w:rsidR="00CD76FA" w:rsidRDefault="00CD76FA" w:rsidP="00B57621">
      <w:pPr>
        <w:pStyle w:val="PlainText"/>
        <w:ind w:firstLine="1440"/>
        <w:rPr>
          <w:rFonts w:cs="Courier New"/>
          <w:lang w:val="en-US"/>
        </w:rPr>
      </w:pPr>
      <w:r w:rsidRPr="005F5381">
        <w:rPr>
          <w:rFonts w:cs="Courier New"/>
          <w:b/>
        </w:rPr>
        <w:t>4.</w:t>
      </w:r>
      <w:r w:rsidR="00B57621">
        <w:rPr>
          <w:rFonts w:cs="Courier New"/>
          <w:b/>
        </w:rPr>
        <w:t>5</w:t>
      </w:r>
      <w:r w:rsidR="005F5381" w:rsidRPr="005F5381">
        <w:rPr>
          <w:rFonts w:cs="Courier New"/>
          <w:b/>
        </w:rPr>
        <w:t>.</w:t>
      </w:r>
      <w:r w:rsidRPr="005F5381">
        <w:rPr>
          <w:rFonts w:cs="Courier New"/>
          <w:b/>
        </w:rPr>
        <w:t>2</w:t>
      </w:r>
      <w:r w:rsidRPr="005F5381">
        <w:rPr>
          <w:rFonts w:cs="Courier New"/>
        </w:rPr>
        <w:t xml:space="preserve"> </w:t>
      </w:r>
      <w:r w:rsidRPr="005F5381">
        <w:rPr>
          <w:rFonts w:cs="Courier New"/>
          <w:b/>
        </w:rPr>
        <w:t>First Article Inspections</w:t>
      </w:r>
      <w:r w:rsidRPr="005F5381">
        <w:rPr>
          <w:rFonts w:cs="Courier New"/>
        </w:rPr>
        <w:t xml:space="preserve">: </w:t>
      </w:r>
      <w:r w:rsidR="00AB7368">
        <w:rPr>
          <w:rFonts w:cs="Courier New"/>
          <w:lang w:val="en-US"/>
        </w:rPr>
        <w:t xml:space="preserve"> </w:t>
      </w:r>
      <w:r w:rsidRPr="005F5381">
        <w:rPr>
          <w:rFonts w:cs="Courier New"/>
        </w:rPr>
        <w:t>The Contractor shall perform 100% receiving, in-process and final assembly inspections on the First Article Sample.</w:t>
      </w:r>
    </w:p>
    <w:p w14:paraId="593344EE" w14:textId="2EA0B596" w:rsidR="00CD76FA" w:rsidRPr="005F5381" w:rsidRDefault="00CD76FA" w:rsidP="00CD76FA">
      <w:pPr>
        <w:tabs>
          <w:tab w:val="left" w:pos="180"/>
        </w:tabs>
        <w:rPr>
          <w:rFonts w:cs="Courier New"/>
        </w:rPr>
      </w:pPr>
      <w:r w:rsidRPr="005F5381">
        <w:rPr>
          <w:rFonts w:cs="Courier New"/>
        </w:rPr>
        <w:lastRenderedPageBreak/>
        <w:tab/>
      </w:r>
      <w:r w:rsidRPr="005F5381">
        <w:rPr>
          <w:rFonts w:cs="Courier New"/>
        </w:rPr>
        <w:tab/>
      </w:r>
      <w:r w:rsidRPr="005F5381">
        <w:rPr>
          <w:rFonts w:cs="Courier New"/>
        </w:rPr>
        <w:tab/>
      </w:r>
      <w:r w:rsidRPr="005F5381">
        <w:rPr>
          <w:rFonts w:cs="Courier New"/>
        </w:rPr>
        <w:tab/>
      </w:r>
      <w:r w:rsidRPr="005F5381">
        <w:rPr>
          <w:rFonts w:cs="Courier New"/>
          <w:b/>
        </w:rPr>
        <w:t>4.</w:t>
      </w:r>
      <w:r w:rsidR="00B57621">
        <w:rPr>
          <w:rFonts w:cs="Courier New"/>
          <w:b/>
        </w:rPr>
        <w:t>5</w:t>
      </w:r>
      <w:r w:rsidRPr="005F5381">
        <w:rPr>
          <w:rFonts w:cs="Courier New"/>
          <w:b/>
        </w:rPr>
        <w:t>.</w:t>
      </w:r>
      <w:r w:rsidR="005F5381" w:rsidRPr="005F5381">
        <w:rPr>
          <w:rFonts w:cs="Courier New"/>
          <w:b/>
        </w:rPr>
        <w:t>2.</w:t>
      </w:r>
      <w:r w:rsidRPr="005F5381">
        <w:rPr>
          <w:rFonts w:cs="Courier New"/>
          <w:b/>
        </w:rPr>
        <w:t>1</w:t>
      </w:r>
      <w:r w:rsidRPr="005F5381">
        <w:rPr>
          <w:rFonts w:cs="Courier New"/>
        </w:rPr>
        <w:t xml:space="preserve"> Results of Contractor inspections (including Supplier's and Vendor's inspectio</w:t>
      </w:r>
      <w:r w:rsidR="00533C6D">
        <w:rPr>
          <w:rFonts w:cs="Courier New"/>
        </w:rPr>
        <w:t>n records when applicable) will</w:t>
      </w:r>
      <w:r w:rsidRPr="005F5381">
        <w:rPr>
          <w:rFonts w:cs="Courier New"/>
        </w:rPr>
        <w:t xml:space="preserve"> be verified by the </w:t>
      </w:r>
      <w:r w:rsidR="00525361">
        <w:rPr>
          <w:rFonts w:cs="Courier New"/>
        </w:rPr>
        <w:t>Quality Assurance Representative (</w:t>
      </w:r>
      <w:r w:rsidRPr="005F5381">
        <w:rPr>
          <w:rFonts w:cs="Courier New"/>
        </w:rPr>
        <w:t>QAR</w:t>
      </w:r>
      <w:r w:rsidR="00525361">
        <w:rPr>
          <w:rFonts w:cs="Courier New"/>
        </w:rPr>
        <w:t>)</w:t>
      </w:r>
      <w:r w:rsidRPr="005F5381">
        <w:rPr>
          <w:rFonts w:cs="Courier New"/>
        </w:rPr>
        <w:t xml:space="preserve"> and one copy of the report of findings bearing the QAR endorsement shall be forwarded with the First Article Sample.  </w:t>
      </w:r>
    </w:p>
    <w:p w14:paraId="1EE841BF" w14:textId="77777777" w:rsidR="00CD76FA" w:rsidRPr="00E66761" w:rsidRDefault="00CD76FA" w:rsidP="008C6E56">
      <w:pPr>
        <w:rPr>
          <w:rFonts w:cs="Courier New"/>
        </w:rPr>
      </w:pPr>
    </w:p>
    <w:p w14:paraId="4F2EEED0" w14:textId="461C5651" w:rsidR="00CD76FA" w:rsidRPr="005F5381" w:rsidDel="009174C9" w:rsidRDefault="00CD76FA" w:rsidP="00B57621">
      <w:pPr>
        <w:pStyle w:val="PlainText"/>
        <w:ind w:firstLine="2160"/>
        <w:rPr>
          <w:del w:id="1" w:author="Eric Kane" w:date="2025-09-25T10:40:00Z" w16du:dateUtc="2025-09-25T14:40:00Z"/>
          <w:rFonts w:cs="Courier New"/>
        </w:rPr>
      </w:pPr>
      <w:r w:rsidRPr="005F5381">
        <w:rPr>
          <w:rFonts w:cs="Courier New"/>
          <w:b/>
        </w:rPr>
        <w:t>4.</w:t>
      </w:r>
      <w:r w:rsidR="00B57621">
        <w:rPr>
          <w:rFonts w:cs="Courier New"/>
          <w:b/>
        </w:rPr>
        <w:t>5</w:t>
      </w:r>
      <w:r w:rsidR="005F5381" w:rsidRPr="005F5381">
        <w:rPr>
          <w:rFonts w:cs="Courier New"/>
          <w:b/>
        </w:rPr>
        <w:t>.</w:t>
      </w:r>
      <w:r w:rsidRPr="005F5381">
        <w:rPr>
          <w:rFonts w:cs="Courier New"/>
          <w:b/>
        </w:rPr>
        <w:t>2.2</w:t>
      </w:r>
      <w:r w:rsidRPr="005F5381">
        <w:rPr>
          <w:rFonts w:cs="Courier New"/>
        </w:rPr>
        <w:t xml:space="preserve"> Upon delivery to the testing activity, the </w:t>
      </w:r>
      <w:r w:rsidR="00483D46">
        <w:rPr>
          <w:rFonts w:cs="Courier New"/>
          <w:lang w:val="en-US"/>
        </w:rPr>
        <w:t>F</w:t>
      </w:r>
      <w:proofErr w:type="spellStart"/>
      <w:r w:rsidR="00483D46">
        <w:rPr>
          <w:rFonts w:cs="Courier New"/>
        </w:rPr>
        <w:t>irst</w:t>
      </w:r>
      <w:proofErr w:type="spellEnd"/>
      <w:r w:rsidR="00483D46">
        <w:rPr>
          <w:rFonts w:cs="Courier New"/>
        </w:rPr>
        <w:t xml:space="preserve"> </w:t>
      </w:r>
      <w:r w:rsidR="00483D46">
        <w:rPr>
          <w:rFonts w:cs="Courier New"/>
          <w:lang w:val="en-US"/>
        </w:rPr>
        <w:t>A</w:t>
      </w:r>
      <w:proofErr w:type="spellStart"/>
      <w:r w:rsidRPr="005F5381">
        <w:rPr>
          <w:rFonts w:cs="Courier New"/>
        </w:rPr>
        <w:t>rticle</w:t>
      </w:r>
      <w:proofErr w:type="spellEnd"/>
      <w:r w:rsidRPr="005F5381">
        <w:rPr>
          <w:rFonts w:cs="Courier New"/>
        </w:rPr>
        <w:t xml:space="preserve"> may be subjected to inspection for all contract, drawing, and specification requirements.</w:t>
      </w:r>
    </w:p>
    <w:p w14:paraId="568C84C4" w14:textId="77777777" w:rsidR="00CD76FA" w:rsidRDefault="00CD76FA" w:rsidP="009174C9">
      <w:pPr>
        <w:pStyle w:val="PlainText"/>
        <w:ind w:firstLine="2160"/>
        <w:rPr>
          <w:ins w:id="2" w:author="Eric Kane" w:date="2025-09-25T10:40:00Z" w16du:dateUtc="2025-09-25T14:40:00Z"/>
        </w:rPr>
        <w:pPrChange w:id="3" w:author="Eric Kane" w:date="2025-09-25T10:40:00Z" w16du:dateUtc="2025-09-25T14:40:00Z">
          <w:pPr>
            <w:widowControl w:val="0"/>
            <w:tabs>
              <w:tab w:val="left" w:pos="-720"/>
              <w:tab w:val="left" w:pos="0"/>
              <w:tab w:val="left" w:pos="2160"/>
              <w:tab w:val="left" w:pos="2592"/>
            </w:tabs>
            <w:snapToGrid w:val="0"/>
            <w:ind w:firstLine="1440"/>
          </w:pPr>
        </w:pPrChange>
      </w:pPr>
    </w:p>
    <w:p w14:paraId="39F8EB37" w14:textId="77777777" w:rsidR="009174C9" w:rsidRPr="005F5381" w:rsidRDefault="009174C9" w:rsidP="00CD76FA">
      <w:pPr>
        <w:widowControl w:val="0"/>
        <w:tabs>
          <w:tab w:val="left" w:pos="-720"/>
          <w:tab w:val="left" w:pos="0"/>
          <w:tab w:val="left" w:pos="2160"/>
          <w:tab w:val="left" w:pos="2592"/>
        </w:tabs>
        <w:snapToGrid w:val="0"/>
        <w:ind w:firstLine="1440"/>
        <w:rPr>
          <w:b/>
        </w:rPr>
      </w:pPr>
    </w:p>
    <w:p w14:paraId="67CE3FEC" w14:textId="56747B60" w:rsidR="00283C07" w:rsidDel="009174C9" w:rsidRDefault="00CD76FA" w:rsidP="00283C07">
      <w:pPr>
        <w:rPr>
          <w:del w:id="4" w:author="Eric Kane" w:date="2025-09-25T10:40:00Z" w16du:dateUtc="2025-09-25T14:40:00Z"/>
          <w:color w:val="000000"/>
        </w:rPr>
      </w:pPr>
      <w:r w:rsidRPr="004577B5">
        <w:rPr>
          <w:b/>
        </w:rPr>
        <w:t>4.</w:t>
      </w:r>
      <w:r w:rsidR="00B57621">
        <w:rPr>
          <w:b/>
        </w:rPr>
        <w:t>5</w:t>
      </w:r>
      <w:r w:rsidR="005F5381" w:rsidRPr="004577B5">
        <w:rPr>
          <w:b/>
        </w:rPr>
        <w:t>.</w:t>
      </w:r>
      <w:r w:rsidRPr="004577B5">
        <w:rPr>
          <w:b/>
        </w:rPr>
        <w:t>3</w:t>
      </w:r>
      <w:r w:rsidRPr="004577B5">
        <w:t xml:space="preserve"> </w:t>
      </w:r>
      <w:r w:rsidRPr="004577B5">
        <w:rPr>
          <w:rFonts w:cs="Courier New"/>
          <w:b/>
        </w:rPr>
        <w:t xml:space="preserve">First Article Acceptance Testing: </w:t>
      </w:r>
      <w:r w:rsidRPr="004577B5">
        <w:rPr>
          <w:rFonts w:cs="Courier New"/>
        </w:rPr>
        <w:t xml:space="preserve"> </w:t>
      </w:r>
      <w:r w:rsidR="004577B5" w:rsidRPr="00BC1A90">
        <w:rPr>
          <w:color w:val="000000"/>
        </w:rPr>
        <w:t xml:space="preserve">After initial inspection performed by the QAR, </w:t>
      </w:r>
      <w:r w:rsidR="004577B5" w:rsidRPr="001305AB">
        <w:rPr>
          <w:color w:val="000000"/>
        </w:rPr>
        <w:t xml:space="preserve">the Contractor shall perform all </w:t>
      </w:r>
      <w:r w:rsidR="00E25FC6">
        <w:rPr>
          <w:color w:val="000000"/>
        </w:rPr>
        <w:t>First Article</w:t>
      </w:r>
      <w:r w:rsidR="004577B5" w:rsidRPr="001305AB">
        <w:rPr>
          <w:color w:val="000000"/>
        </w:rPr>
        <w:t xml:space="preserve"> Testing</w:t>
      </w:r>
      <w:r w:rsidR="004577B5" w:rsidRPr="00BC1A90">
        <w:rPr>
          <w:color w:val="000000"/>
        </w:rPr>
        <w:t xml:space="preserve"> </w:t>
      </w:r>
      <w:r w:rsidR="004577B5">
        <w:rPr>
          <w:color w:val="000000"/>
        </w:rPr>
        <w:t xml:space="preserve">at the Contractor facility, </w:t>
      </w:r>
      <w:r w:rsidR="004577B5" w:rsidRPr="00BC1A90">
        <w:rPr>
          <w:color w:val="000000"/>
        </w:rPr>
        <w:t xml:space="preserve">in accordance with </w:t>
      </w:r>
      <w:r w:rsidR="004577B5">
        <w:rPr>
          <w:color w:val="000000"/>
        </w:rPr>
        <w:t>SP4314AS500</w:t>
      </w:r>
      <w:ins w:id="5" w:author="Eric Kane" w:date="2025-09-25T10:40:00Z" w16du:dateUtc="2025-09-25T14:40:00Z">
        <w:r w:rsidR="009174C9">
          <w:rPr>
            <w:color w:val="000000"/>
          </w:rPr>
          <w:t>.</w:t>
        </w:r>
      </w:ins>
      <w:del w:id="6" w:author="Eric Kane" w:date="2025-09-25T10:40:00Z" w16du:dateUtc="2025-09-25T14:40:00Z">
        <w:r w:rsidR="004577B5" w:rsidDel="009174C9">
          <w:rPr>
            <w:color w:val="000000"/>
          </w:rPr>
          <w:delText>, with the exception of Flight Test/RCS Measurement</w:delText>
        </w:r>
        <w:r w:rsidR="004577B5" w:rsidRPr="00BC1A90" w:rsidDel="009174C9">
          <w:rPr>
            <w:color w:val="000000"/>
          </w:rPr>
          <w:delText>.</w:delText>
        </w:r>
        <w:r w:rsidR="004577B5" w:rsidDel="009174C9">
          <w:rPr>
            <w:color w:val="000000"/>
          </w:rPr>
          <w:delText xml:space="preserve">  Upon approval of the Contractor First Article Test and Inspections, the Contractor </w:delText>
        </w:r>
        <w:r w:rsidR="004577B5" w:rsidRPr="002B55C3" w:rsidDel="009174C9">
          <w:rPr>
            <w:color w:val="000000"/>
          </w:rPr>
          <w:delText>shall</w:delText>
        </w:r>
        <w:r w:rsidR="00283C07" w:rsidRPr="002B55C3" w:rsidDel="009174C9">
          <w:rPr>
            <w:rFonts w:cs="Courier New"/>
          </w:rPr>
          <w:delText xml:space="preserve"> palletize the F</w:delText>
        </w:r>
        <w:r w:rsidR="004577B5" w:rsidRPr="002B55C3" w:rsidDel="009174C9">
          <w:rPr>
            <w:rFonts w:cs="Courier New"/>
          </w:rPr>
          <w:delText>irst Article Flight Test/RCS Measurement s</w:delText>
        </w:r>
        <w:r w:rsidR="00283C07" w:rsidRPr="002B55C3" w:rsidDel="009174C9">
          <w:rPr>
            <w:rFonts w:cs="Courier New"/>
          </w:rPr>
          <w:delText xml:space="preserve">amples </w:delText>
        </w:r>
        <w:r w:rsidR="001305AB" w:rsidRPr="002B55C3" w:rsidDel="009174C9">
          <w:rPr>
            <w:rFonts w:cs="Courier New"/>
          </w:rPr>
          <w:delText xml:space="preserve">on wooden pallets </w:delText>
        </w:r>
        <w:r w:rsidR="00283C07" w:rsidRPr="002B55C3" w:rsidDel="009174C9">
          <w:rPr>
            <w:rFonts w:cs="Courier New"/>
          </w:rPr>
          <w:delText>and ship to the following location:</w:delText>
        </w:r>
      </w:del>
    </w:p>
    <w:p w14:paraId="2ACC6984" w14:textId="77777777" w:rsidR="009174C9" w:rsidRPr="002B55C3" w:rsidRDefault="009174C9" w:rsidP="009174C9">
      <w:pPr>
        <w:ind w:firstLine="1440"/>
        <w:rPr>
          <w:ins w:id="7" w:author="Eric Kane" w:date="2025-09-25T10:40:00Z" w16du:dateUtc="2025-09-25T14:40:00Z"/>
          <w:rFonts w:cs="Courier New"/>
        </w:rPr>
      </w:pPr>
    </w:p>
    <w:p w14:paraId="6E773013" w14:textId="4416693A" w:rsidR="00283C07" w:rsidRPr="002A31D9" w:rsidDel="009174C9" w:rsidRDefault="00283C07" w:rsidP="009174C9">
      <w:pPr>
        <w:ind w:firstLine="1440"/>
        <w:rPr>
          <w:del w:id="8" w:author="Eric Kane" w:date="2025-09-25T10:40:00Z" w16du:dateUtc="2025-09-25T14:40:00Z"/>
          <w:rFonts w:cs="Courier New"/>
          <w:highlight w:val="yellow"/>
        </w:rPr>
        <w:pPrChange w:id="9" w:author="Eric Kane" w:date="2025-09-25T10:40:00Z" w16du:dateUtc="2025-09-25T14:40:00Z">
          <w:pPr/>
        </w:pPrChange>
      </w:pPr>
    </w:p>
    <w:p w14:paraId="2BED6B99" w14:textId="3D916522" w:rsidR="002B55C3" w:rsidRPr="00D63258" w:rsidDel="009174C9" w:rsidRDefault="00283C07" w:rsidP="009174C9">
      <w:pPr>
        <w:ind w:firstLine="1440"/>
        <w:rPr>
          <w:del w:id="10" w:author="Eric Kane" w:date="2025-09-25T10:40:00Z" w16du:dateUtc="2025-09-25T14:40:00Z"/>
          <w:rFonts w:cs="Courier New"/>
        </w:rPr>
        <w:pPrChange w:id="11" w:author="Eric Kane" w:date="2025-09-25T10:40:00Z" w16du:dateUtc="2025-09-25T14:40:00Z">
          <w:pPr/>
        </w:pPrChange>
      </w:pPr>
      <w:del w:id="12" w:author="Eric Kane" w:date="2025-09-25T10:40:00Z" w16du:dateUtc="2025-09-25T14:40:00Z">
        <w:r w:rsidRPr="00D63258" w:rsidDel="009174C9">
          <w:rPr>
            <w:rFonts w:cs="Courier New"/>
          </w:rPr>
          <w:tab/>
        </w:r>
        <w:r w:rsidRPr="00D63258" w:rsidDel="009174C9">
          <w:rPr>
            <w:rFonts w:cs="Courier New"/>
          </w:rPr>
          <w:tab/>
        </w:r>
        <w:r w:rsidR="00983D88" w:rsidRPr="00D63258" w:rsidDel="009174C9">
          <w:rPr>
            <w:rFonts w:cs="Courier New"/>
          </w:rPr>
          <w:tab/>
        </w:r>
        <w:bookmarkStart w:id="13" w:name="_Hlk203997236"/>
        <w:r w:rsidR="002B55C3" w:rsidRPr="00D63258" w:rsidDel="009174C9">
          <w:rPr>
            <w:rFonts w:cs="Courier New"/>
          </w:rPr>
          <w:delText>N</w:delText>
        </w:r>
        <w:r w:rsidR="00D63258" w:rsidRPr="00D63258" w:rsidDel="009174C9">
          <w:rPr>
            <w:rFonts w:cs="Courier New"/>
          </w:rPr>
          <w:delText>AVAL AIR STATION PATUXENT RIVER</w:delText>
        </w:r>
      </w:del>
    </w:p>
    <w:p w14:paraId="5D42BA9E" w14:textId="2B1FB7BC" w:rsidR="002B55C3" w:rsidRPr="00D63258" w:rsidDel="009174C9" w:rsidRDefault="002B55C3" w:rsidP="009174C9">
      <w:pPr>
        <w:ind w:firstLine="1440"/>
        <w:rPr>
          <w:del w:id="14" w:author="Eric Kane" w:date="2025-09-25T10:40:00Z" w16du:dateUtc="2025-09-25T14:40:00Z"/>
          <w:rFonts w:cs="Courier New"/>
        </w:rPr>
        <w:pPrChange w:id="15" w:author="Eric Kane" w:date="2025-09-25T10:40:00Z" w16du:dateUtc="2025-09-25T14:40:00Z">
          <w:pPr/>
        </w:pPrChange>
      </w:pPr>
      <w:del w:id="16" w:author="Eric Kane" w:date="2025-09-25T10:40:00Z" w16du:dateUtc="2025-09-25T14:40:00Z">
        <w:r w:rsidRPr="00D63258" w:rsidDel="009174C9">
          <w:rPr>
            <w:rFonts w:cs="Courier New"/>
          </w:rPr>
          <w:tab/>
        </w:r>
        <w:r w:rsidRPr="00D63258" w:rsidDel="009174C9">
          <w:rPr>
            <w:rFonts w:cs="Courier New"/>
          </w:rPr>
          <w:tab/>
        </w:r>
        <w:r w:rsidRPr="00D63258" w:rsidDel="009174C9">
          <w:rPr>
            <w:rFonts w:cs="Courier New"/>
          </w:rPr>
          <w:tab/>
          <w:delText xml:space="preserve">Attn: </w:delText>
        </w:r>
        <w:r w:rsidR="00D63258" w:rsidRPr="00D63258" w:rsidDel="009174C9">
          <w:rPr>
            <w:rFonts w:cs="Courier New"/>
          </w:rPr>
          <w:delText>ATR, Jacob Haddon</w:delText>
        </w:r>
      </w:del>
    </w:p>
    <w:p w14:paraId="63FE24A0" w14:textId="4CB8F493" w:rsidR="002B55C3" w:rsidRPr="00D63258" w:rsidDel="009174C9" w:rsidRDefault="002B55C3" w:rsidP="009174C9">
      <w:pPr>
        <w:ind w:firstLine="1440"/>
        <w:rPr>
          <w:del w:id="17" w:author="Eric Kane" w:date="2025-09-25T10:40:00Z" w16du:dateUtc="2025-09-25T14:40:00Z"/>
          <w:rFonts w:cs="Courier New"/>
        </w:rPr>
        <w:pPrChange w:id="18" w:author="Eric Kane" w:date="2025-09-25T10:40:00Z" w16du:dateUtc="2025-09-25T14:40:00Z">
          <w:pPr/>
        </w:pPrChange>
      </w:pPr>
      <w:del w:id="19" w:author="Eric Kane" w:date="2025-09-25T10:40:00Z" w16du:dateUtc="2025-09-25T14:40:00Z">
        <w:r w:rsidRPr="00D63258" w:rsidDel="009174C9">
          <w:rPr>
            <w:rFonts w:cs="Courier New"/>
          </w:rPr>
          <w:tab/>
        </w:r>
        <w:r w:rsidRPr="00D63258" w:rsidDel="009174C9">
          <w:rPr>
            <w:rFonts w:cs="Courier New"/>
          </w:rPr>
          <w:tab/>
        </w:r>
        <w:r w:rsidRPr="00D63258" w:rsidDel="009174C9">
          <w:rPr>
            <w:rFonts w:cs="Courier New"/>
          </w:rPr>
          <w:tab/>
        </w:r>
        <w:r w:rsidR="00D63258" w:rsidRPr="00D63258" w:rsidDel="009174C9">
          <w:rPr>
            <w:rFonts w:cs="Courier New"/>
          </w:rPr>
          <w:delText>23013 Cedar Point Road</w:delText>
        </w:r>
      </w:del>
    </w:p>
    <w:p w14:paraId="27CFF72D" w14:textId="63ED3D95" w:rsidR="002B55C3" w:rsidRPr="00D63258" w:rsidDel="009174C9" w:rsidRDefault="002B55C3" w:rsidP="009174C9">
      <w:pPr>
        <w:ind w:firstLine="1440"/>
        <w:rPr>
          <w:del w:id="20" w:author="Eric Kane" w:date="2025-09-25T10:40:00Z" w16du:dateUtc="2025-09-25T14:40:00Z"/>
          <w:rFonts w:cs="Courier New"/>
          <w:lang w:val="x-none"/>
        </w:rPr>
        <w:pPrChange w:id="21" w:author="Eric Kane" w:date="2025-09-25T10:40:00Z" w16du:dateUtc="2025-09-25T14:40:00Z">
          <w:pPr/>
        </w:pPrChange>
      </w:pPr>
      <w:del w:id="22" w:author="Eric Kane" w:date="2025-09-25T10:40:00Z" w16du:dateUtc="2025-09-25T14:40:00Z">
        <w:r w:rsidRPr="00D63258" w:rsidDel="009174C9">
          <w:rPr>
            <w:rFonts w:cs="Courier New"/>
            <w:lang w:val="x-none"/>
          </w:rPr>
          <w:tab/>
        </w:r>
        <w:r w:rsidRPr="00D63258" w:rsidDel="009174C9">
          <w:rPr>
            <w:rFonts w:cs="Courier New"/>
            <w:lang w:val="x-none"/>
          </w:rPr>
          <w:tab/>
        </w:r>
        <w:r w:rsidRPr="00D63258" w:rsidDel="009174C9">
          <w:rPr>
            <w:rFonts w:cs="Courier New"/>
            <w:lang w:val="x-none"/>
          </w:rPr>
          <w:tab/>
        </w:r>
        <w:r w:rsidR="00D63258" w:rsidRPr="00D63258" w:rsidDel="009174C9">
          <w:rPr>
            <w:rFonts w:cs="Courier New"/>
            <w:lang w:val="x-none"/>
          </w:rPr>
          <w:delText>Patuxent River</w:delText>
        </w:r>
        <w:r w:rsidRPr="00D63258" w:rsidDel="009174C9">
          <w:rPr>
            <w:rFonts w:cs="Courier New"/>
            <w:lang w:val="x-none"/>
          </w:rPr>
          <w:delText xml:space="preserve">, </w:delText>
        </w:r>
        <w:r w:rsidR="00D63258" w:rsidRPr="00D63258" w:rsidDel="009174C9">
          <w:rPr>
            <w:rFonts w:cs="Courier New"/>
            <w:lang w:val="x-none"/>
          </w:rPr>
          <w:delText>MD</w:delText>
        </w:r>
        <w:r w:rsidRPr="00D63258" w:rsidDel="009174C9">
          <w:rPr>
            <w:rFonts w:cs="Courier New"/>
            <w:lang w:val="x-none"/>
          </w:rPr>
          <w:delText xml:space="preserve"> </w:delText>
        </w:r>
        <w:r w:rsidR="00D63258" w:rsidRPr="00D63258" w:rsidDel="009174C9">
          <w:rPr>
            <w:rFonts w:cs="Courier New"/>
            <w:lang w:val="x-none"/>
          </w:rPr>
          <w:delText>20670</w:delText>
        </w:r>
        <w:bookmarkEnd w:id="13"/>
        <w:r w:rsidRPr="00D63258" w:rsidDel="009174C9">
          <w:rPr>
            <w:rFonts w:cs="Courier New"/>
            <w:lang w:val="x-none"/>
          </w:rPr>
          <w:delText xml:space="preserve">  </w:delText>
        </w:r>
      </w:del>
    </w:p>
    <w:p w14:paraId="339BA494" w14:textId="77777777" w:rsidR="0047527F" w:rsidRPr="002A31D9" w:rsidRDefault="0047527F" w:rsidP="00283C07">
      <w:pPr>
        <w:rPr>
          <w:rFonts w:cs="Courier New"/>
          <w:highlight w:val="yellow"/>
        </w:rPr>
      </w:pPr>
    </w:p>
    <w:p w14:paraId="2534792A" w14:textId="0B5472DA" w:rsidR="000F206A" w:rsidRDefault="00283C07" w:rsidP="00B57621">
      <w:pPr>
        <w:ind w:firstLine="1440"/>
        <w:rPr>
          <w:rFonts w:cs="Courier New"/>
          <w:color w:val="000000"/>
        </w:rPr>
      </w:pPr>
      <w:r w:rsidRPr="00B50457">
        <w:rPr>
          <w:b/>
          <w:color w:val="000000"/>
        </w:rPr>
        <w:t>4.</w:t>
      </w:r>
      <w:r w:rsidR="00B57621">
        <w:rPr>
          <w:b/>
          <w:color w:val="000000"/>
        </w:rPr>
        <w:t>5</w:t>
      </w:r>
      <w:r w:rsidRPr="00B50457">
        <w:rPr>
          <w:b/>
          <w:color w:val="000000"/>
        </w:rPr>
        <w:t>.</w:t>
      </w:r>
      <w:r w:rsidR="005F5381">
        <w:rPr>
          <w:b/>
          <w:color w:val="000000"/>
        </w:rPr>
        <w:t>4</w:t>
      </w:r>
      <w:r w:rsidRPr="001652F7">
        <w:rPr>
          <w:rFonts w:cs="Courier New"/>
          <w:color w:val="000000"/>
        </w:rPr>
        <w:t xml:space="preserve"> </w:t>
      </w:r>
      <w:r w:rsidRPr="005F5381">
        <w:rPr>
          <w:rFonts w:cs="Courier New"/>
          <w:b/>
          <w:color w:val="000000"/>
        </w:rPr>
        <w:t xml:space="preserve">First Article </w:t>
      </w:r>
      <w:r w:rsidRPr="005F5381">
        <w:rPr>
          <w:rFonts w:cs="Courier New"/>
          <w:b/>
        </w:rPr>
        <w:t>Acceptance</w:t>
      </w:r>
      <w:r w:rsidRPr="00B62E10">
        <w:rPr>
          <w:rFonts w:cs="Courier New"/>
        </w:rPr>
        <w:t xml:space="preserve">:  </w:t>
      </w:r>
      <w:r w:rsidR="000F206A">
        <w:rPr>
          <w:rFonts w:cs="Courier New"/>
          <w:color w:val="000000"/>
        </w:rPr>
        <w:t xml:space="preserve">The PCO </w:t>
      </w:r>
      <w:r w:rsidR="00533C6D">
        <w:rPr>
          <w:rFonts w:cs="Courier New"/>
          <w:color w:val="000000"/>
        </w:rPr>
        <w:t>will</w:t>
      </w:r>
      <w:r w:rsidR="000F206A">
        <w:rPr>
          <w:rFonts w:cs="Courier New"/>
          <w:color w:val="000000"/>
        </w:rPr>
        <w:t xml:space="preserve">, by written notice to the Contractor </w:t>
      </w:r>
      <w:r w:rsidR="000F206A" w:rsidRPr="00860345">
        <w:rPr>
          <w:rFonts w:cs="Courier New"/>
          <w:color w:val="000000"/>
        </w:rPr>
        <w:t xml:space="preserve">within </w:t>
      </w:r>
      <w:r w:rsidR="000F206A" w:rsidRPr="009C0D36">
        <w:rPr>
          <w:rFonts w:cs="Courier New"/>
          <w:b/>
          <w:color w:val="000000"/>
          <w:u w:val="single"/>
        </w:rPr>
        <w:t>60</w:t>
      </w:r>
      <w:r w:rsidR="000F206A" w:rsidRPr="00366C60">
        <w:rPr>
          <w:rFonts w:cs="Courier New"/>
          <w:b/>
          <w:color w:val="000000"/>
        </w:rPr>
        <w:t xml:space="preserve"> </w:t>
      </w:r>
      <w:r w:rsidR="000F206A">
        <w:rPr>
          <w:rFonts w:cs="Courier New"/>
          <w:b/>
          <w:color w:val="000000"/>
        </w:rPr>
        <w:t xml:space="preserve">calendar </w:t>
      </w:r>
      <w:r w:rsidR="000F206A" w:rsidRPr="00366C60">
        <w:rPr>
          <w:rFonts w:cs="Courier New"/>
          <w:b/>
          <w:color w:val="000000"/>
        </w:rPr>
        <w:t>days</w:t>
      </w:r>
      <w:r w:rsidR="000F206A">
        <w:rPr>
          <w:rFonts w:cs="Courier New"/>
          <w:color w:val="000000"/>
        </w:rPr>
        <w:t xml:space="preserve"> or as otherwise specified by the PCO after receipt of the </w:t>
      </w:r>
      <w:del w:id="23" w:author="Eric Kane" w:date="2025-09-25T10:42:00Z" w16du:dateUtc="2025-09-25T14:42:00Z">
        <w:r w:rsidR="002B55C3" w:rsidDel="009174C9">
          <w:rPr>
            <w:rFonts w:cs="Courier New"/>
            <w:color w:val="000000"/>
          </w:rPr>
          <w:delText xml:space="preserve">Flight Test/RCS Measurement </w:delText>
        </w:r>
      </w:del>
      <w:r w:rsidR="000F206A">
        <w:rPr>
          <w:rFonts w:cs="Courier New"/>
          <w:color w:val="000000"/>
        </w:rPr>
        <w:t>sample units by the testing activity, approve, disapprove, or conditionally approve the First Article sample.</w:t>
      </w:r>
    </w:p>
    <w:p w14:paraId="6918FFA5" w14:textId="77777777" w:rsidR="007653A3" w:rsidRPr="008C6E56" w:rsidRDefault="007653A3" w:rsidP="00AE0B8F">
      <w:pPr>
        <w:rPr>
          <w:rFonts w:cs="Courier New"/>
        </w:rPr>
      </w:pPr>
    </w:p>
    <w:p w14:paraId="7F145067" w14:textId="115DCB31" w:rsidR="000F206A" w:rsidRDefault="00283C07" w:rsidP="000F206A">
      <w:pPr>
        <w:ind w:firstLine="2160"/>
        <w:rPr>
          <w:rFonts w:cs="Courier New"/>
        </w:rPr>
      </w:pPr>
      <w:r w:rsidRPr="00B50457">
        <w:rPr>
          <w:b/>
          <w:color w:val="000000"/>
        </w:rPr>
        <w:t>4.</w:t>
      </w:r>
      <w:r w:rsidR="00B57621">
        <w:rPr>
          <w:b/>
          <w:color w:val="000000"/>
        </w:rPr>
        <w:t>5</w:t>
      </w:r>
      <w:r w:rsidR="005F5381">
        <w:rPr>
          <w:b/>
          <w:color w:val="000000"/>
        </w:rPr>
        <w:t>.4</w:t>
      </w:r>
      <w:r w:rsidRPr="00B50457">
        <w:rPr>
          <w:b/>
          <w:color w:val="000000"/>
        </w:rPr>
        <w:t>.1</w:t>
      </w:r>
      <w:r>
        <w:rPr>
          <w:rFonts w:cs="Courier New"/>
          <w:color w:val="000000"/>
        </w:rPr>
        <w:t xml:space="preserve"> </w:t>
      </w:r>
      <w:r w:rsidR="000F206A" w:rsidRPr="00B62E10">
        <w:rPr>
          <w:rFonts w:cs="Courier New"/>
        </w:rPr>
        <w:t>Government QAR will perform final acceptance</w:t>
      </w:r>
      <w:r w:rsidR="00692710">
        <w:rPr>
          <w:rFonts w:cs="Courier New"/>
        </w:rPr>
        <w:t xml:space="preserve"> </w:t>
      </w:r>
      <w:r w:rsidR="00692710" w:rsidRPr="00692710">
        <w:rPr>
          <w:rFonts w:cs="Courier New"/>
        </w:rPr>
        <w:t xml:space="preserve">after receiving </w:t>
      </w:r>
      <w:r w:rsidR="000D0B05">
        <w:rPr>
          <w:rFonts w:cs="Courier New"/>
        </w:rPr>
        <w:t xml:space="preserve">the </w:t>
      </w:r>
      <w:r w:rsidR="00692710" w:rsidRPr="00692710">
        <w:rPr>
          <w:rFonts w:cs="Courier New"/>
        </w:rPr>
        <w:t>Acce</w:t>
      </w:r>
      <w:r w:rsidR="000978F8">
        <w:rPr>
          <w:rFonts w:cs="Courier New"/>
        </w:rPr>
        <w:t>ptance Letter from the</w:t>
      </w:r>
      <w:r w:rsidR="00692710" w:rsidRPr="00692710">
        <w:rPr>
          <w:rFonts w:cs="Courier New"/>
        </w:rPr>
        <w:t xml:space="preserve"> PCO</w:t>
      </w:r>
      <w:r w:rsidR="000F206A" w:rsidRPr="00B62E10">
        <w:rPr>
          <w:rFonts w:cs="Courier New"/>
        </w:rPr>
        <w:t>.</w:t>
      </w:r>
    </w:p>
    <w:p w14:paraId="495D7C19" w14:textId="77777777" w:rsidR="006F6128" w:rsidRDefault="006F6128" w:rsidP="000F206A">
      <w:pPr>
        <w:ind w:firstLine="2160"/>
        <w:rPr>
          <w:rFonts w:cs="Courier New"/>
        </w:rPr>
      </w:pPr>
    </w:p>
    <w:p w14:paraId="226EAE84" w14:textId="49A71BB5" w:rsidR="006F6128" w:rsidRPr="008A5EE6" w:rsidRDefault="006F6128" w:rsidP="00B57621">
      <w:pPr>
        <w:ind w:firstLine="1440"/>
        <w:rPr>
          <w:rFonts w:cs="Courier New"/>
        </w:rPr>
      </w:pPr>
      <w:r w:rsidRPr="00C42F98">
        <w:rPr>
          <w:rFonts w:cs="Courier New"/>
          <w:b/>
          <w:color w:val="000000"/>
        </w:rPr>
        <w:t>4.</w:t>
      </w:r>
      <w:r w:rsidR="00B57621">
        <w:rPr>
          <w:rFonts w:cs="Courier New"/>
          <w:b/>
          <w:color w:val="000000"/>
        </w:rPr>
        <w:t>5</w:t>
      </w:r>
      <w:r w:rsidRPr="00C42F98">
        <w:rPr>
          <w:rFonts w:cs="Courier New"/>
          <w:b/>
          <w:color w:val="000000"/>
        </w:rPr>
        <w:t>.</w:t>
      </w:r>
      <w:r w:rsidR="00C42F98" w:rsidRPr="00C42F98">
        <w:rPr>
          <w:rFonts w:cs="Courier New"/>
          <w:b/>
          <w:color w:val="000000"/>
        </w:rPr>
        <w:t xml:space="preserve">5 First Article </w:t>
      </w:r>
      <w:r w:rsidR="004F09A4">
        <w:rPr>
          <w:rFonts w:cs="Courier New"/>
          <w:b/>
          <w:color w:val="000000"/>
        </w:rPr>
        <w:t>Failure</w:t>
      </w:r>
      <w:proofErr w:type="gramStart"/>
      <w:r w:rsidR="00C42F98" w:rsidRPr="00C42F98">
        <w:rPr>
          <w:rFonts w:cs="Courier New"/>
          <w:b/>
          <w:color w:val="000000"/>
        </w:rPr>
        <w:t xml:space="preserve">: </w:t>
      </w:r>
      <w:r w:rsidRPr="00C42F98">
        <w:rPr>
          <w:rFonts w:cs="Courier New"/>
          <w:color w:val="000000"/>
        </w:rPr>
        <w:t xml:space="preserve"> Within</w:t>
      </w:r>
      <w:proofErr w:type="gramEnd"/>
      <w:r w:rsidRPr="00C42F98">
        <w:rPr>
          <w:rFonts w:cs="Courier New"/>
          <w:color w:val="000000"/>
        </w:rPr>
        <w:t xml:space="preserve"> </w:t>
      </w:r>
      <w:r w:rsidRPr="00C42F98">
        <w:rPr>
          <w:rFonts w:cs="Courier New"/>
          <w:b/>
          <w:u w:val="single"/>
        </w:rPr>
        <w:t>_30_</w:t>
      </w:r>
      <w:r w:rsidRPr="00C42F98">
        <w:rPr>
          <w:rFonts w:cs="Courier New"/>
        </w:rPr>
        <w:t xml:space="preserve"> </w:t>
      </w:r>
      <w:r w:rsidRPr="00C42F98">
        <w:rPr>
          <w:rFonts w:cs="Courier New"/>
          <w:b/>
        </w:rPr>
        <w:t>calendar days</w:t>
      </w:r>
      <w:r w:rsidRPr="00C42F98">
        <w:rPr>
          <w:rFonts w:cs="Courier New"/>
        </w:rPr>
        <w:t xml:space="preserve"> of a First Article Test (FAT) failure,</w:t>
      </w:r>
      <w:r w:rsidRPr="00C42F98">
        <w:rPr>
          <w:rFonts w:cs="Courier New"/>
          <w:color w:val="000000"/>
        </w:rPr>
        <w:t xml:space="preserve"> the Contractor shall create and submit a </w:t>
      </w:r>
      <w:r w:rsidR="004F09A4" w:rsidRPr="00C42F98">
        <w:rPr>
          <w:rFonts w:cs="Courier New"/>
          <w:color w:val="000000"/>
        </w:rPr>
        <w:t xml:space="preserve">Failure </w:t>
      </w:r>
      <w:r w:rsidR="004F09A4">
        <w:rPr>
          <w:rFonts w:cs="Courier New"/>
          <w:color w:val="000000"/>
        </w:rPr>
        <w:t xml:space="preserve">Summary and </w:t>
      </w:r>
      <w:r w:rsidR="004F09A4" w:rsidRPr="00C42F98">
        <w:rPr>
          <w:rFonts w:cs="Courier New"/>
          <w:color w:val="000000"/>
        </w:rPr>
        <w:t>Analysis Report (F</w:t>
      </w:r>
      <w:r w:rsidR="004F09A4">
        <w:rPr>
          <w:rFonts w:cs="Courier New"/>
          <w:color w:val="000000"/>
        </w:rPr>
        <w:t>S</w:t>
      </w:r>
      <w:r w:rsidR="004F09A4" w:rsidRPr="00C42F98">
        <w:rPr>
          <w:rFonts w:cs="Courier New"/>
          <w:color w:val="000000"/>
        </w:rPr>
        <w:t xml:space="preserve">AR) in </w:t>
      </w:r>
      <w:r w:rsidR="004F09A4" w:rsidRPr="00C42F98">
        <w:rPr>
          <w:rFonts w:cs="Courier New"/>
        </w:rPr>
        <w:t xml:space="preserve">accordance with </w:t>
      </w:r>
      <w:r w:rsidR="004F09A4" w:rsidRPr="00806F03">
        <w:rPr>
          <w:rFonts w:cs="Courier New"/>
          <w:b/>
        </w:rPr>
        <w:t>CDRL A0</w:t>
      </w:r>
      <w:r w:rsidR="000B7EBD">
        <w:rPr>
          <w:rFonts w:cs="Courier New"/>
          <w:b/>
        </w:rPr>
        <w:t>08</w:t>
      </w:r>
      <w:r w:rsidR="004F09A4" w:rsidRPr="00806F03">
        <w:rPr>
          <w:rFonts w:cs="Courier New"/>
          <w:b/>
        </w:rPr>
        <w:t xml:space="preserve"> (Failure Summary and Analysis Report)</w:t>
      </w:r>
      <w:r w:rsidR="004F09A4" w:rsidRPr="00C42F98">
        <w:rPr>
          <w:rFonts w:cs="Courier New"/>
        </w:rPr>
        <w:t xml:space="preserve">.  </w:t>
      </w:r>
      <w:r w:rsidR="004F09A4" w:rsidRPr="00C42F98">
        <w:rPr>
          <w:rFonts w:cs="Courier New"/>
          <w:color w:val="000000"/>
        </w:rPr>
        <w:t>The F</w:t>
      </w:r>
      <w:r w:rsidR="004F09A4">
        <w:rPr>
          <w:rFonts w:cs="Courier New"/>
          <w:color w:val="000000"/>
        </w:rPr>
        <w:t>S</w:t>
      </w:r>
      <w:r w:rsidR="004F09A4" w:rsidRPr="00C42F98">
        <w:rPr>
          <w:rFonts w:cs="Courier New"/>
          <w:color w:val="000000"/>
        </w:rPr>
        <w:t xml:space="preserve">AR shall include detailed analysis of the failure, root cause analysis, and corrective actions to be implemented.  </w:t>
      </w:r>
      <w:r w:rsidR="004F09A4" w:rsidRPr="00C42F98">
        <w:rPr>
          <w:rFonts w:cs="Courier New"/>
        </w:rPr>
        <w:t>The Contractor shall submit the F</w:t>
      </w:r>
      <w:r w:rsidR="004F09A4">
        <w:rPr>
          <w:rFonts w:cs="Courier New"/>
        </w:rPr>
        <w:t>S</w:t>
      </w:r>
      <w:r w:rsidR="004F09A4" w:rsidRPr="00C42F98">
        <w:rPr>
          <w:rFonts w:cs="Courier New"/>
        </w:rPr>
        <w:t xml:space="preserve">AR </w:t>
      </w:r>
      <w:r w:rsidR="004F09A4" w:rsidRPr="00C42F98">
        <w:rPr>
          <w:rFonts w:cs="Courier New"/>
          <w:color w:val="000000"/>
        </w:rPr>
        <w:t>through the QAR for signature.  Once the QAR has signed the F</w:t>
      </w:r>
      <w:r w:rsidR="004F09A4">
        <w:rPr>
          <w:rFonts w:cs="Courier New"/>
          <w:color w:val="000000"/>
        </w:rPr>
        <w:t>S</w:t>
      </w:r>
      <w:r w:rsidR="004F09A4" w:rsidRPr="00C42F98">
        <w:rPr>
          <w:rFonts w:cs="Courier New"/>
          <w:color w:val="000000"/>
        </w:rPr>
        <w:t xml:space="preserve">AR, the Contractor shall send it to the PCO.  </w:t>
      </w:r>
      <w:r w:rsidR="004F09A4" w:rsidRPr="00C42F98">
        <w:rPr>
          <w:rFonts w:cs="Courier New"/>
        </w:rPr>
        <w:t>Notice of approval or disapproval of the F</w:t>
      </w:r>
      <w:r w:rsidR="004F09A4">
        <w:rPr>
          <w:rFonts w:cs="Courier New"/>
        </w:rPr>
        <w:t>S</w:t>
      </w:r>
      <w:r w:rsidR="004F09A4" w:rsidRPr="00C42F98">
        <w:rPr>
          <w:rFonts w:cs="Courier New"/>
        </w:rPr>
        <w:t xml:space="preserve">AR will be made to the Contractor by </w:t>
      </w:r>
      <w:r w:rsidR="004F09A4">
        <w:rPr>
          <w:rFonts w:cs="Courier New"/>
        </w:rPr>
        <w:t>the PCO</w:t>
      </w:r>
      <w:r w:rsidR="004F09A4" w:rsidRPr="00C42F98">
        <w:rPr>
          <w:rFonts w:cs="Courier New"/>
        </w:rPr>
        <w:t xml:space="preserve"> within </w:t>
      </w:r>
      <w:r w:rsidR="004F09A4" w:rsidRPr="00C42F98">
        <w:rPr>
          <w:rFonts w:cs="Courier New"/>
          <w:b/>
          <w:u w:val="single"/>
        </w:rPr>
        <w:t>_30_</w:t>
      </w:r>
      <w:r w:rsidR="004F09A4" w:rsidRPr="00C42F98">
        <w:rPr>
          <w:rFonts w:cs="Courier New"/>
        </w:rPr>
        <w:t xml:space="preserve"> </w:t>
      </w:r>
      <w:r w:rsidR="004F09A4" w:rsidRPr="00C42F98">
        <w:rPr>
          <w:rFonts w:cs="Courier New"/>
          <w:b/>
        </w:rPr>
        <w:t>calendar days</w:t>
      </w:r>
      <w:r w:rsidR="004F09A4" w:rsidRPr="00C42F98">
        <w:rPr>
          <w:rFonts w:cs="Courier New"/>
        </w:rPr>
        <w:t xml:space="preserve"> after </w:t>
      </w:r>
      <w:r w:rsidR="004F09A4">
        <w:rPr>
          <w:rFonts w:cs="Courier New"/>
        </w:rPr>
        <w:t>receipt of</w:t>
      </w:r>
      <w:r w:rsidR="004F09A4" w:rsidRPr="00C42F98">
        <w:rPr>
          <w:rFonts w:cs="Courier New"/>
        </w:rPr>
        <w:t xml:space="preserve"> the F</w:t>
      </w:r>
      <w:r w:rsidR="004F09A4">
        <w:rPr>
          <w:rFonts w:cs="Courier New"/>
        </w:rPr>
        <w:t>S</w:t>
      </w:r>
      <w:r w:rsidR="004F09A4" w:rsidRPr="00C42F98">
        <w:rPr>
          <w:rFonts w:cs="Courier New"/>
        </w:rPr>
        <w:t>AR.</w:t>
      </w:r>
    </w:p>
    <w:p w14:paraId="0B29B2DB" w14:textId="77777777" w:rsidR="00BD2F49" w:rsidRPr="004400B3" w:rsidRDefault="00BD2F49" w:rsidP="004400B3">
      <w:pPr>
        <w:jc w:val="center"/>
        <w:rPr>
          <w:rFonts w:cs="Courier New"/>
        </w:rPr>
      </w:pPr>
    </w:p>
    <w:p w14:paraId="59BF382D" w14:textId="4F8576CB" w:rsidR="00CD76FA" w:rsidRPr="005F5381" w:rsidRDefault="00CD76FA" w:rsidP="00CD76FA">
      <w:pPr>
        <w:tabs>
          <w:tab w:val="left" w:pos="180"/>
        </w:tabs>
        <w:rPr>
          <w:rFonts w:cs="Courier New"/>
        </w:rPr>
      </w:pPr>
      <w:r w:rsidRPr="00CD76FA">
        <w:rPr>
          <w:color w:val="FF0000"/>
        </w:rPr>
        <w:tab/>
      </w:r>
      <w:r w:rsidRPr="00CD76FA">
        <w:rPr>
          <w:color w:val="FF0000"/>
        </w:rPr>
        <w:tab/>
      </w:r>
      <w:r w:rsidRPr="00CD76FA">
        <w:rPr>
          <w:color w:val="FF0000"/>
        </w:rPr>
        <w:tab/>
      </w:r>
      <w:r w:rsidR="005F5381">
        <w:rPr>
          <w:color w:val="FF0000"/>
        </w:rPr>
        <w:tab/>
      </w:r>
      <w:r w:rsidRPr="005F5381">
        <w:rPr>
          <w:b/>
        </w:rPr>
        <w:t>4.</w:t>
      </w:r>
      <w:r w:rsidR="00B57621">
        <w:rPr>
          <w:b/>
        </w:rPr>
        <w:t>5</w:t>
      </w:r>
      <w:r w:rsidR="005F5381" w:rsidRPr="005F5381">
        <w:rPr>
          <w:b/>
        </w:rPr>
        <w:t>.5</w:t>
      </w:r>
      <w:r w:rsidR="00C42F98">
        <w:rPr>
          <w:b/>
        </w:rPr>
        <w:t>.1</w:t>
      </w:r>
      <w:r w:rsidRPr="005F5381">
        <w:rPr>
          <w:rFonts w:cs="Courier New"/>
        </w:rPr>
        <w:t xml:space="preserve"> Rejected First Articles or portions thereof not destroyed during inspection and testing will be held at the </w:t>
      </w:r>
      <w:r w:rsidR="00483D46">
        <w:rPr>
          <w:rFonts w:cs="Courier New"/>
        </w:rPr>
        <w:t>F</w:t>
      </w:r>
      <w:r w:rsidRPr="005F5381">
        <w:rPr>
          <w:rFonts w:cs="Courier New"/>
        </w:rPr>
        <w:t xml:space="preserve">irst </w:t>
      </w:r>
      <w:r w:rsidR="00483D46">
        <w:rPr>
          <w:rFonts w:cs="Courier New"/>
        </w:rPr>
        <w:t>A</w:t>
      </w:r>
      <w:r w:rsidRPr="005F5381">
        <w:rPr>
          <w:rFonts w:cs="Courier New"/>
        </w:rPr>
        <w:t xml:space="preserve">rticle test site for a period of </w:t>
      </w:r>
      <w:r w:rsidRPr="005F5381">
        <w:rPr>
          <w:rFonts w:cs="Courier New"/>
          <w:b/>
          <w:u w:val="single"/>
        </w:rPr>
        <w:t>_60_</w:t>
      </w:r>
      <w:r w:rsidRPr="005F5381">
        <w:rPr>
          <w:rFonts w:cs="Courier New"/>
        </w:rPr>
        <w:t xml:space="preserve"> </w:t>
      </w:r>
      <w:r w:rsidR="001113D8" w:rsidRPr="0083138D">
        <w:rPr>
          <w:rFonts w:cs="Courier New"/>
          <w:b/>
        </w:rPr>
        <w:t xml:space="preserve">calendar </w:t>
      </w:r>
      <w:r w:rsidRPr="0083138D">
        <w:rPr>
          <w:rFonts w:cs="Courier New"/>
          <w:b/>
        </w:rPr>
        <w:t>days</w:t>
      </w:r>
      <w:r w:rsidRPr="005F5381">
        <w:rPr>
          <w:rFonts w:cs="Courier New"/>
        </w:rPr>
        <w:t xml:space="preserve"> following the date of notification of rejection, pending receipt of instructions from the Contractor for the disposition of the rejected material.  The Contractor agrees that failure to furnish such instructions within said </w:t>
      </w:r>
      <w:r w:rsidRPr="005F5381">
        <w:rPr>
          <w:rFonts w:cs="Courier New"/>
          <w:b/>
          <w:u w:val="single"/>
        </w:rPr>
        <w:t>_60_</w:t>
      </w:r>
      <w:r w:rsidRPr="005F5381">
        <w:rPr>
          <w:rFonts w:cs="Courier New"/>
        </w:rPr>
        <w:t xml:space="preserve"> </w:t>
      </w:r>
      <w:r w:rsidR="001113D8" w:rsidRPr="00091757">
        <w:rPr>
          <w:rFonts w:cs="Courier New"/>
          <w:b/>
        </w:rPr>
        <w:t xml:space="preserve">calendar </w:t>
      </w:r>
      <w:r w:rsidRPr="00091757">
        <w:rPr>
          <w:rFonts w:cs="Courier New"/>
          <w:b/>
        </w:rPr>
        <w:t>day</w:t>
      </w:r>
      <w:r w:rsidRPr="005F5381">
        <w:rPr>
          <w:rFonts w:cs="Courier New"/>
        </w:rPr>
        <w:t xml:space="preserve"> period shall constitute abandonment of said material by the Contractor </w:t>
      </w:r>
      <w:r w:rsidRPr="005F5381">
        <w:rPr>
          <w:rFonts w:cs="Courier New"/>
        </w:rPr>
        <w:lastRenderedPageBreak/>
        <w:t>and shall confer upon the PCO the right to destroy or otherwise</w:t>
      </w:r>
      <w:r w:rsidR="007653A3">
        <w:rPr>
          <w:rFonts w:cs="Courier New"/>
        </w:rPr>
        <w:t xml:space="preserve"> </w:t>
      </w:r>
      <w:r w:rsidRPr="005F5381">
        <w:rPr>
          <w:rFonts w:cs="Courier New"/>
        </w:rPr>
        <w:t>dispose of the rejected items without liability to the Contractor by reason of such destruction or disposition.</w:t>
      </w:r>
    </w:p>
    <w:p w14:paraId="17DAEE2B" w14:textId="77777777" w:rsidR="00525361" w:rsidRPr="007441D6" w:rsidRDefault="00525361" w:rsidP="00525361">
      <w:pPr>
        <w:jc w:val="center"/>
        <w:rPr>
          <w:lang w:eastAsia="x-none"/>
        </w:rPr>
      </w:pPr>
    </w:p>
    <w:p w14:paraId="44EF969A" w14:textId="75CA44BC" w:rsidR="00CD76FA" w:rsidRPr="005F5381" w:rsidRDefault="00CD76FA" w:rsidP="00CD76FA">
      <w:pPr>
        <w:tabs>
          <w:tab w:val="left" w:pos="180"/>
        </w:tabs>
        <w:rPr>
          <w:rFonts w:cs="Courier New"/>
        </w:rPr>
      </w:pPr>
      <w:r w:rsidRPr="005F5381">
        <w:rPr>
          <w:rFonts w:cs="Courier New"/>
          <w:b/>
        </w:rPr>
        <w:tab/>
      </w:r>
      <w:r w:rsidRPr="005F5381">
        <w:rPr>
          <w:rFonts w:cs="Courier New"/>
          <w:b/>
        </w:rPr>
        <w:tab/>
      </w:r>
      <w:r w:rsidRPr="005F5381">
        <w:rPr>
          <w:rFonts w:cs="Courier New"/>
          <w:b/>
        </w:rPr>
        <w:tab/>
        <w:t>4.</w:t>
      </w:r>
      <w:r w:rsidR="00B57621">
        <w:rPr>
          <w:rFonts w:cs="Courier New"/>
          <w:b/>
        </w:rPr>
        <w:t>5</w:t>
      </w:r>
      <w:r w:rsidR="005F5381" w:rsidRPr="005F5381">
        <w:rPr>
          <w:rFonts w:cs="Courier New"/>
          <w:b/>
        </w:rPr>
        <w:t>.6</w:t>
      </w:r>
      <w:r w:rsidRPr="005F5381">
        <w:rPr>
          <w:rFonts w:cs="Courier New"/>
        </w:rPr>
        <w:t xml:space="preserve"> The Government reserves the right to waive the First Article requirements.</w:t>
      </w:r>
    </w:p>
    <w:p w14:paraId="36716784" w14:textId="77777777" w:rsidR="007441D6" w:rsidRDefault="00CD76FA" w:rsidP="00D13284">
      <w:pPr>
        <w:pStyle w:val="PlainText"/>
        <w:rPr>
          <w:rFonts w:cs="Courier New"/>
          <w:color w:val="000000"/>
        </w:rPr>
      </w:pPr>
      <w:r w:rsidRPr="00CD76FA">
        <w:rPr>
          <w:rFonts w:cs="Courier New"/>
          <w:color w:val="FF0000"/>
        </w:rPr>
        <w:tab/>
      </w:r>
      <w:r w:rsidRPr="00CD76FA">
        <w:rPr>
          <w:rFonts w:cs="Courier New"/>
          <w:color w:val="FF0000"/>
        </w:rPr>
        <w:tab/>
      </w:r>
    </w:p>
    <w:p w14:paraId="77F9D90D" w14:textId="7083CEE8" w:rsidR="00331971" w:rsidRPr="002B55C3" w:rsidDel="009174C9" w:rsidRDefault="00663A60" w:rsidP="009174C9">
      <w:pPr>
        <w:ind w:firstLine="720"/>
        <w:rPr>
          <w:del w:id="24" w:author="Eric Kane" w:date="2025-09-25T10:43:00Z" w16du:dateUtc="2025-09-25T14:43:00Z"/>
          <w:rFonts w:cs="Courier New"/>
        </w:rPr>
        <w:pPrChange w:id="25" w:author="Eric Kane" w:date="2025-09-25T10:43:00Z" w16du:dateUtc="2025-09-25T14:43:00Z">
          <w:pPr>
            <w:ind w:firstLine="720"/>
          </w:pPr>
        </w:pPrChange>
      </w:pPr>
      <w:r w:rsidRPr="00BC1A90">
        <w:rPr>
          <w:rFonts w:cs="Courier New"/>
          <w:b/>
          <w:color w:val="000000"/>
        </w:rPr>
        <w:t>4.</w:t>
      </w:r>
      <w:r w:rsidR="00B57621">
        <w:rPr>
          <w:rFonts w:cs="Courier New"/>
          <w:b/>
          <w:color w:val="000000"/>
        </w:rPr>
        <w:t>6</w:t>
      </w:r>
      <w:r w:rsidRPr="00BC1A90">
        <w:rPr>
          <w:rFonts w:cs="Courier New"/>
          <w:color w:val="000000"/>
        </w:rPr>
        <w:t xml:space="preserve"> </w:t>
      </w:r>
      <w:r w:rsidR="00B57621" w:rsidRPr="00BC1A90">
        <w:rPr>
          <w:b/>
          <w:color w:val="000000"/>
        </w:rPr>
        <w:t xml:space="preserve">PRODUCTION LOT ACCEPTANCE TESTING </w:t>
      </w:r>
      <w:r w:rsidRPr="00BC1A90">
        <w:rPr>
          <w:b/>
          <w:color w:val="000000"/>
        </w:rPr>
        <w:t>(LAT)</w:t>
      </w:r>
      <w:proofErr w:type="gramStart"/>
      <w:r w:rsidRPr="00BC1A90">
        <w:rPr>
          <w:b/>
          <w:color w:val="000000"/>
        </w:rPr>
        <w:t xml:space="preserve">:  </w:t>
      </w:r>
      <w:r w:rsidR="00331971" w:rsidRPr="00BC1A90">
        <w:rPr>
          <w:color w:val="000000"/>
        </w:rPr>
        <w:t>After</w:t>
      </w:r>
      <w:proofErr w:type="gramEnd"/>
      <w:r w:rsidR="00331971" w:rsidRPr="00BC1A90">
        <w:rPr>
          <w:color w:val="000000"/>
        </w:rPr>
        <w:t xml:space="preserve"> initial inspection performed by the QAR, </w:t>
      </w:r>
      <w:r w:rsidR="00331971" w:rsidRPr="001305AB">
        <w:rPr>
          <w:color w:val="000000"/>
        </w:rPr>
        <w:t>the Contractor shall perform all Lot Acceptance Testing</w:t>
      </w:r>
      <w:r w:rsidR="00331971" w:rsidRPr="00BC1A90">
        <w:rPr>
          <w:color w:val="000000"/>
        </w:rPr>
        <w:t xml:space="preserve"> </w:t>
      </w:r>
      <w:r w:rsidR="00331971">
        <w:rPr>
          <w:color w:val="000000"/>
        </w:rPr>
        <w:t xml:space="preserve">at the Contractor facility, </w:t>
      </w:r>
      <w:r w:rsidR="00331971" w:rsidRPr="00BC1A90">
        <w:rPr>
          <w:color w:val="000000"/>
        </w:rPr>
        <w:t xml:space="preserve">in accordance with </w:t>
      </w:r>
      <w:r w:rsidR="00331971">
        <w:rPr>
          <w:color w:val="000000"/>
        </w:rPr>
        <w:t>SP4314AS500</w:t>
      </w:r>
      <w:del w:id="26" w:author="Eric Kane" w:date="2025-09-25T10:43:00Z" w16du:dateUtc="2025-09-25T14:43:00Z">
        <w:r w:rsidR="00331971" w:rsidDel="009174C9">
          <w:rPr>
            <w:color w:val="000000"/>
          </w:rPr>
          <w:delText>, with the exception of Flight Test/RCS Measurement</w:delText>
        </w:r>
        <w:r w:rsidR="00331971" w:rsidRPr="00BC1A90" w:rsidDel="009174C9">
          <w:rPr>
            <w:color w:val="000000"/>
          </w:rPr>
          <w:delText>.</w:delText>
        </w:r>
        <w:r w:rsidR="00331971" w:rsidDel="009174C9">
          <w:rPr>
            <w:color w:val="000000"/>
          </w:rPr>
          <w:delText xml:space="preserve">  Upon approval of the Contractor First Article Test and Inspections, the Contractor </w:delText>
        </w:r>
        <w:r w:rsidR="00331971" w:rsidRPr="002B55C3" w:rsidDel="009174C9">
          <w:rPr>
            <w:color w:val="000000"/>
          </w:rPr>
          <w:delText>shall</w:delText>
        </w:r>
        <w:r w:rsidR="00331971" w:rsidRPr="002B55C3" w:rsidDel="009174C9">
          <w:rPr>
            <w:rFonts w:cs="Courier New"/>
          </w:rPr>
          <w:delText xml:space="preserve"> palletize the Flight Test/RCS Measurement samples on wooden pallets and ship to the following location:</w:delText>
        </w:r>
      </w:del>
    </w:p>
    <w:p w14:paraId="4708D0FE" w14:textId="0BA59AC9" w:rsidR="00331971" w:rsidRPr="002A31D9" w:rsidDel="009174C9" w:rsidRDefault="00331971" w:rsidP="009174C9">
      <w:pPr>
        <w:ind w:firstLine="720"/>
        <w:rPr>
          <w:del w:id="27" w:author="Eric Kane" w:date="2025-09-25T10:43:00Z" w16du:dateUtc="2025-09-25T14:43:00Z"/>
          <w:rFonts w:cs="Courier New"/>
          <w:highlight w:val="yellow"/>
        </w:rPr>
        <w:pPrChange w:id="28" w:author="Eric Kane" w:date="2025-09-25T10:43:00Z" w16du:dateUtc="2025-09-25T14:43:00Z">
          <w:pPr/>
        </w:pPrChange>
      </w:pPr>
    </w:p>
    <w:p w14:paraId="5DD170F0" w14:textId="10C5CAE0" w:rsidR="00D63258" w:rsidRPr="00D63258" w:rsidDel="009174C9" w:rsidRDefault="00331971" w:rsidP="009174C9">
      <w:pPr>
        <w:ind w:firstLine="720"/>
        <w:rPr>
          <w:del w:id="29" w:author="Eric Kane" w:date="2025-09-25T10:43:00Z" w16du:dateUtc="2025-09-25T14:43:00Z"/>
          <w:rFonts w:cs="Courier New"/>
        </w:rPr>
        <w:pPrChange w:id="30" w:author="Eric Kane" w:date="2025-09-25T10:43:00Z" w16du:dateUtc="2025-09-25T14:43:00Z">
          <w:pPr/>
        </w:pPrChange>
      </w:pPr>
      <w:del w:id="31" w:author="Eric Kane" w:date="2025-09-25T10:43:00Z" w16du:dateUtc="2025-09-25T14:43:00Z">
        <w:r w:rsidRPr="00D63258" w:rsidDel="009174C9">
          <w:rPr>
            <w:rFonts w:cs="Courier New"/>
          </w:rPr>
          <w:tab/>
        </w:r>
        <w:r w:rsidRPr="00D63258" w:rsidDel="009174C9">
          <w:rPr>
            <w:rFonts w:cs="Courier New"/>
          </w:rPr>
          <w:tab/>
        </w:r>
        <w:r w:rsidRPr="00D63258" w:rsidDel="009174C9">
          <w:rPr>
            <w:rFonts w:cs="Courier New"/>
          </w:rPr>
          <w:tab/>
        </w:r>
        <w:r w:rsidR="00D63258" w:rsidRPr="00D63258" w:rsidDel="009174C9">
          <w:rPr>
            <w:rFonts w:cs="Courier New"/>
          </w:rPr>
          <w:delText>NAVAL AIR STATION PATUXENT RIVER</w:delText>
        </w:r>
      </w:del>
    </w:p>
    <w:p w14:paraId="46E6806D" w14:textId="442DC094" w:rsidR="00D63258" w:rsidRPr="00D63258" w:rsidDel="009174C9" w:rsidRDefault="00D63258" w:rsidP="009174C9">
      <w:pPr>
        <w:ind w:firstLine="720"/>
        <w:rPr>
          <w:del w:id="32" w:author="Eric Kane" w:date="2025-09-25T10:43:00Z" w16du:dateUtc="2025-09-25T14:43:00Z"/>
          <w:rFonts w:cs="Courier New"/>
        </w:rPr>
        <w:pPrChange w:id="33" w:author="Eric Kane" w:date="2025-09-25T10:43:00Z" w16du:dateUtc="2025-09-25T14:43:00Z">
          <w:pPr/>
        </w:pPrChange>
      </w:pPr>
      <w:del w:id="34" w:author="Eric Kane" w:date="2025-09-25T10:43:00Z" w16du:dateUtc="2025-09-25T14:43:00Z">
        <w:r w:rsidRPr="00D63258" w:rsidDel="009174C9">
          <w:rPr>
            <w:rFonts w:cs="Courier New"/>
          </w:rPr>
          <w:tab/>
        </w:r>
        <w:r w:rsidRPr="00D63258" w:rsidDel="009174C9">
          <w:rPr>
            <w:rFonts w:cs="Courier New"/>
          </w:rPr>
          <w:tab/>
        </w:r>
        <w:r w:rsidRPr="00D63258" w:rsidDel="009174C9">
          <w:rPr>
            <w:rFonts w:cs="Courier New"/>
          </w:rPr>
          <w:tab/>
          <w:delText>Attn: ATR, Jacob Haddon</w:delText>
        </w:r>
      </w:del>
    </w:p>
    <w:p w14:paraId="13D9BC41" w14:textId="37C7402A" w:rsidR="00D63258" w:rsidRPr="00D63258" w:rsidDel="009174C9" w:rsidRDefault="00D63258" w:rsidP="009174C9">
      <w:pPr>
        <w:ind w:firstLine="720"/>
        <w:rPr>
          <w:del w:id="35" w:author="Eric Kane" w:date="2025-09-25T10:43:00Z" w16du:dateUtc="2025-09-25T14:43:00Z"/>
          <w:rFonts w:cs="Courier New"/>
        </w:rPr>
        <w:pPrChange w:id="36" w:author="Eric Kane" w:date="2025-09-25T10:43:00Z" w16du:dateUtc="2025-09-25T14:43:00Z">
          <w:pPr/>
        </w:pPrChange>
      </w:pPr>
      <w:del w:id="37" w:author="Eric Kane" w:date="2025-09-25T10:43:00Z" w16du:dateUtc="2025-09-25T14:43:00Z">
        <w:r w:rsidRPr="00D63258" w:rsidDel="009174C9">
          <w:rPr>
            <w:rFonts w:cs="Courier New"/>
          </w:rPr>
          <w:tab/>
        </w:r>
        <w:r w:rsidRPr="00D63258" w:rsidDel="009174C9">
          <w:rPr>
            <w:rFonts w:cs="Courier New"/>
          </w:rPr>
          <w:tab/>
        </w:r>
        <w:r w:rsidRPr="00D63258" w:rsidDel="009174C9">
          <w:rPr>
            <w:rFonts w:cs="Courier New"/>
          </w:rPr>
          <w:tab/>
          <w:delText>23013 Cedar Point Road</w:delText>
        </w:r>
      </w:del>
    </w:p>
    <w:p w14:paraId="17B8500C" w14:textId="7A8008B2" w:rsidR="00D63258" w:rsidRPr="00D63258" w:rsidRDefault="00D63258" w:rsidP="009174C9">
      <w:pPr>
        <w:ind w:firstLine="720"/>
        <w:rPr>
          <w:rFonts w:cs="Courier New"/>
          <w:lang w:val="x-none"/>
        </w:rPr>
        <w:pPrChange w:id="38" w:author="Eric Kane" w:date="2025-09-25T10:43:00Z" w16du:dateUtc="2025-09-25T14:43:00Z">
          <w:pPr/>
        </w:pPrChange>
      </w:pPr>
      <w:del w:id="39" w:author="Eric Kane" w:date="2025-09-25T10:43:00Z" w16du:dateUtc="2025-09-25T14:43:00Z">
        <w:r w:rsidRPr="00D63258" w:rsidDel="009174C9">
          <w:rPr>
            <w:rFonts w:cs="Courier New"/>
            <w:lang w:val="x-none"/>
          </w:rPr>
          <w:tab/>
        </w:r>
        <w:r w:rsidRPr="00D63258" w:rsidDel="009174C9">
          <w:rPr>
            <w:rFonts w:cs="Courier New"/>
            <w:lang w:val="x-none"/>
          </w:rPr>
          <w:tab/>
        </w:r>
        <w:r w:rsidRPr="00D63258" w:rsidDel="009174C9">
          <w:rPr>
            <w:rFonts w:cs="Courier New"/>
            <w:lang w:val="x-none"/>
          </w:rPr>
          <w:tab/>
          <w:delText>Patuxent River, MD 20670</w:delText>
        </w:r>
      </w:del>
      <w:ins w:id="40" w:author="Eric Kane" w:date="2025-09-25T10:44:00Z" w16du:dateUtc="2025-09-25T14:44:00Z">
        <w:r w:rsidR="009174C9">
          <w:rPr>
            <w:rFonts w:cs="Courier New"/>
            <w:lang w:val="x-none"/>
          </w:rPr>
          <w:t>.</w:t>
        </w:r>
      </w:ins>
    </w:p>
    <w:p w14:paraId="56770880" w14:textId="77777777" w:rsidR="00331971" w:rsidRDefault="00331971" w:rsidP="009557A2">
      <w:pPr>
        <w:rPr>
          <w:rFonts w:cs="Courier New"/>
          <w:b/>
        </w:rPr>
      </w:pPr>
    </w:p>
    <w:p w14:paraId="2912730E" w14:textId="0840611A" w:rsidR="009557A2" w:rsidRDefault="009557A2" w:rsidP="009557A2">
      <w:pPr>
        <w:rPr>
          <w:rFonts w:cs="Courier New"/>
          <w:color w:val="000000"/>
        </w:rPr>
      </w:pPr>
      <w:r>
        <w:rPr>
          <w:rFonts w:cs="Courier New"/>
          <w:b/>
        </w:rPr>
        <w:tab/>
      </w:r>
      <w:r>
        <w:rPr>
          <w:rFonts w:cs="Courier New"/>
          <w:b/>
        </w:rPr>
        <w:tab/>
      </w:r>
      <w:r w:rsidRPr="00CE65DC">
        <w:rPr>
          <w:rFonts w:cs="Courier New"/>
          <w:b/>
        </w:rPr>
        <w:t>4.</w:t>
      </w:r>
      <w:r w:rsidR="001A4B0E">
        <w:rPr>
          <w:rFonts w:cs="Courier New"/>
          <w:b/>
        </w:rPr>
        <w:t>6</w:t>
      </w:r>
      <w:r w:rsidRPr="00CE65DC">
        <w:rPr>
          <w:rFonts w:cs="Courier New"/>
          <w:b/>
        </w:rPr>
        <w:t>.</w:t>
      </w:r>
      <w:r w:rsidR="00E25FC6">
        <w:rPr>
          <w:rFonts w:cs="Courier New"/>
          <w:b/>
        </w:rPr>
        <w:t>1</w:t>
      </w:r>
      <w:r w:rsidRPr="00CE65DC">
        <w:rPr>
          <w:rFonts w:cs="Courier New"/>
        </w:rPr>
        <w:t xml:space="preserve"> </w:t>
      </w:r>
      <w:r w:rsidRPr="00CE65DC">
        <w:rPr>
          <w:rFonts w:cs="Courier New"/>
          <w:color w:val="000000"/>
        </w:rPr>
        <w:t>The</w:t>
      </w:r>
      <w:r>
        <w:rPr>
          <w:rFonts w:cs="Courier New"/>
          <w:color w:val="000000"/>
        </w:rPr>
        <w:t xml:space="preserve"> f</w:t>
      </w:r>
      <w:r w:rsidRPr="004A100C">
        <w:rPr>
          <w:rFonts w:cs="Courier New"/>
          <w:color w:val="000000"/>
        </w:rPr>
        <w:t>irst L</w:t>
      </w:r>
      <w:r>
        <w:rPr>
          <w:rFonts w:cs="Courier New"/>
          <w:color w:val="000000"/>
        </w:rPr>
        <w:t>AT</w:t>
      </w:r>
      <w:r w:rsidRPr="004A100C">
        <w:rPr>
          <w:rFonts w:cs="Courier New"/>
          <w:color w:val="000000"/>
        </w:rPr>
        <w:t xml:space="preserve"> sample submission is </w:t>
      </w:r>
      <w:r w:rsidRPr="00687E1A">
        <w:rPr>
          <w:rFonts w:cs="Courier New"/>
          <w:color w:val="000000"/>
        </w:rPr>
        <w:t xml:space="preserve">due </w:t>
      </w:r>
      <w:r w:rsidRPr="00236034">
        <w:rPr>
          <w:rFonts w:cs="Courier New"/>
          <w:b/>
          <w:color w:val="000000"/>
          <w:u w:val="single"/>
        </w:rPr>
        <w:t>30</w:t>
      </w:r>
      <w:r>
        <w:rPr>
          <w:rFonts w:cs="Courier New"/>
          <w:b/>
          <w:color w:val="000000"/>
          <w:u w:val="single"/>
        </w:rPr>
        <w:t xml:space="preserve"> </w:t>
      </w:r>
      <w:r w:rsidRPr="0083138D">
        <w:rPr>
          <w:rFonts w:cs="Courier New"/>
          <w:b/>
          <w:color w:val="000000"/>
        </w:rPr>
        <w:t>calendar days</w:t>
      </w:r>
      <w:r w:rsidRPr="00366C60">
        <w:rPr>
          <w:rFonts w:cs="Courier New"/>
          <w:color w:val="000000"/>
        </w:rPr>
        <w:t xml:space="preserve"> </w:t>
      </w:r>
      <w:r w:rsidRPr="00687E1A">
        <w:rPr>
          <w:rFonts w:cs="Courier New"/>
          <w:color w:val="000000"/>
        </w:rPr>
        <w:t xml:space="preserve">after </w:t>
      </w:r>
      <w:proofErr w:type="gramStart"/>
      <w:r w:rsidRPr="00687E1A">
        <w:rPr>
          <w:rFonts w:cs="Courier New"/>
          <w:color w:val="000000"/>
        </w:rPr>
        <w:t>approval of FAT</w:t>
      </w:r>
      <w:proofErr w:type="gramEnd"/>
      <w:r w:rsidRPr="00687E1A">
        <w:rPr>
          <w:rFonts w:cs="Courier New"/>
          <w:color w:val="000000"/>
        </w:rPr>
        <w:t>.</w:t>
      </w:r>
    </w:p>
    <w:p w14:paraId="43D4A073" w14:textId="77777777" w:rsidR="0063321A" w:rsidRDefault="0063321A" w:rsidP="00236034">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rPr>
          <w:rFonts w:cs="Courier New"/>
          <w:u w:val="single"/>
        </w:rPr>
      </w:pPr>
    </w:p>
    <w:p w14:paraId="4F1C36BD" w14:textId="3424BB42" w:rsidR="004B6DB6" w:rsidRDefault="00236034" w:rsidP="004B6DB6">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rPr>
          <w:rFonts w:cs="Courier New"/>
          <w:color w:val="000000"/>
        </w:rPr>
      </w:pPr>
      <w:r w:rsidRPr="00236034">
        <w:rPr>
          <w:rFonts w:cs="Courier New"/>
        </w:rPr>
        <w:tab/>
      </w:r>
      <w:r w:rsidRPr="00236034">
        <w:rPr>
          <w:rFonts w:cs="Courier New"/>
        </w:rPr>
        <w:tab/>
      </w:r>
      <w:r w:rsidR="001A01AE" w:rsidRPr="00E073A8">
        <w:rPr>
          <w:rFonts w:cs="Courier New"/>
          <w:b/>
          <w:color w:val="000000"/>
        </w:rPr>
        <w:t>4.</w:t>
      </w:r>
      <w:r w:rsidR="001A4B0E">
        <w:rPr>
          <w:rFonts w:cs="Courier New"/>
          <w:b/>
          <w:color w:val="000000"/>
        </w:rPr>
        <w:t>6</w:t>
      </w:r>
      <w:r w:rsidR="00BC7855" w:rsidRPr="00E073A8">
        <w:rPr>
          <w:rFonts w:cs="Courier New"/>
          <w:b/>
          <w:color w:val="000000"/>
        </w:rPr>
        <w:t>.</w:t>
      </w:r>
      <w:r w:rsidR="00E25FC6">
        <w:rPr>
          <w:rFonts w:cs="Courier New"/>
          <w:b/>
          <w:color w:val="000000"/>
        </w:rPr>
        <w:t>2</w:t>
      </w:r>
      <w:r w:rsidR="00BC7855">
        <w:rPr>
          <w:color w:val="000000"/>
        </w:rPr>
        <w:t xml:space="preserve"> </w:t>
      </w:r>
      <w:r w:rsidR="00BC7855" w:rsidRPr="004A100C">
        <w:rPr>
          <w:rFonts w:cs="Courier New"/>
          <w:color w:val="000000"/>
        </w:rPr>
        <w:t xml:space="preserve">Prior to selection of the </w:t>
      </w:r>
      <w:r w:rsidR="00BC7855">
        <w:rPr>
          <w:rFonts w:cs="Courier New"/>
          <w:color w:val="000000"/>
        </w:rPr>
        <w:t xml:space="preserve">LAT </w:t>
      </w:r>
      <w:r w:rsidR="00BC7855" w:rsidRPr="004A100C">
        <w:rPr>
          <w:rFonts w:cs="Courier New"/>
          <w:color w:val="000000"/>
        </w:rPr>
        <w:t xml:space="preserve">sample units, the lot shall have been inspected to and meet all other requirements of the contract.  A sample shall </w:t>
      </w:r>
      <w:r w:rsidR="00BC7855" w:rsidRPr="004A100C">
        <w:rPr>
          <w:rFonts w:cs="Courier New"/>
          <w:b/>
          <w:color w:val="000000"/>
          <w:u w:val="single"/>
        </w:rPr>
        <w:t>not</w:t>
      </w:r>
      <w:r w:rsidR="00BC7855" w:rsidRPr="004A100C">
        <w:rPr>
          <w:rFonts w:cs="Courier New"/>
          <w:color w:val="000000"/>
        </w:rPr>
        <w:t xml:space="preserve"> be submitted from a lot rejected for nonconformance to the detailed requirements of the specification(s) and drawing(s) unless authorized by the PCO.</w:t>
      </w:r>
    </w:p>
    <w:p w14:paraId="086CDE22" w14:textId="77777777" w:rsidR="004F09A4" w:rsidRDefault="004F09A4" w:rsidP="004B6DB6">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rPr>
          <w:rFonts w:cs="Courier New"/>
          <w:u w:val="single"/>
        </w:rPr>
      </w:pPr>
    </w:p>
    <w:p w14:paraId="5392804A" w14:textId="4EC925AF" w:rsidR="004B6DB6" w:rsidRDefault="004B6DB6" w:rsidP="004B6DB6">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rPr>
          <w:rFonts w:cs="Courier New"/>
          <w:u w:val="single"/>
        </w:rPr>
      </w:pPr>
      <w:r w:rsidRPr="004B6DB6">
        <w:rPr>
          <w:rFonts w:cs="Courier New"/>
        </w:rPr>
        <w:tab/>
      </w:r>
      <w:r w:rsidRPr="004B6DB6">
        <w:rPr>
          <w:rFonts w:cs="Courier New"/>
        </w:rPr>
        <w:tab/>
      </w:r>
      <w:r w:rsidR="001A01AE">
        <w:rPr>
          <w:rFonts w:cs="Courier New"/>
          <w:b/>
          <w:color w:val="000000"/>
        </w:rPr>
        <w:t>4.</w:t>
      </w:r>
      <w:r w:rsidR="001A4B0E">
        <w:rPr>
          <w:rFonts w:cs="Courier New"/>
          <w:b/>
          <w:color w:val="000000"/>
        </w:rPr>
        <w:t>6</w:t>
      </w:r>
      <w:r w:rsidR="00BC7855" w:rsidRPr="005C1FB6">
        <w:rPr>
          <w:rFonts w:cs="Courier New"/>
          <w:b/>
          <w:color w:val="000000"/>
        </w:rPr>
        <w:t>.</w:t>
      </w:r>
      <w:r w:rsidR="00E25FC6">
        <w:rPr>
          <w:rFonts w:cs="Courier New"/>
          <w:b/>
          <w:color w:val="000000"/>
        </w:rPr>
        <w:t>3</w:t>
      </w:r>
      <w:r w:rsidR="00BC7855">
        <w:rPr>
          <w:rFonts w:cs="Courier New"/>
          <w:color w:val="000000"/>
        </w:rPr>
        <w:t xml:space="preserve"> </w:t>
      </w:r>
      <w:r w:rsidR="00BC7855" w:rsidRPr="004A100C">
        <w:rPr>
          <w:rFonts w:cs="Courier New"/>
          <w:color w:val="000000"/>
        </w:rPr>
        <w:t xml:space="preserve">The </w:t>
      </w:r>
      <w:r w:rsidR="00BC7855">
        <w:rPr>
          <w:rFonts w:cs="Courier New"/>
          <w:color w:val="000000"/>
        </w:rPr>
        <w:t xml:space="preserve">LAT </w:t>
      </w:r>
      <w:r w:rsidR="00BC7855" w:rsidRPr="004A100C">
        <w:rPr>
          <w:rFonts w:cs="Courier New"/>
          <w:color w:val="000000"/>
        </w:rPr>
        <w:t xml:space="preserve">sample units shall be randomly selected from the entire lot by, or in the presence of, the </w:t>
      </w:r>
      <w:r w:rsidR="004F34D8">
        <w:rPr>
          <w:rFonts w:cs="Courier New"/>
          <w:color w:val="000000"/>
        </w:rPr>
        <w:t xml:space="preserve">Government </w:t>
      </w:r>
      <w:r w:rsidR="004F34D8">
        <w:rPr>
          <w:rFonts w:cs="Courier New"/>
        </w:rPr>
        <w:t>Q</w:t>
      </w:r>
      <w:r w:rsidR="00BC7855" w:rsidRPr="004A100C">
        <w:rPr>
          <w:rFonts w:cs="Courier New"/>
          <w:color w:val="000000"/>
        </w:rPr>
        <w:t>AR.</w:t>
      </w:r>
    </w:p>
    <w:p w14:paraId="461B453A" w14:textId="61C20044" w:rsidR="001D5BC7" w:rsidRDefault="004B6DB6" w:rsidP="001D5BC7">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rPr>
          <w:rFonts w:cs="Courier New"/>
          <w:color w:val="000000"/>
        </w:rPr>
      </w:pPr>
      <w:r w:rsidRPr="004B6DB6">
        <w:rPr>
          <w:rFonts w:cs="Courier New"/>
        </w:rPr>
        <w:tab/>
      </w:r>
      <w:r w:rsidRPr="004B6DB6">
        <w:rPr>
          <w:rFonts w:cs="Courier New"/>
        </w:rPr>
        <w:tab/>
      </w:r>
      <w:r w:rsidR="001A01AE">
        <w:rPr>
          <w:rFonts w:cs="Courier New"/>
          <w:b/>
          <w:color w:val="000000"/>
        </w:rPr>
        <w:t>4.</w:t>
      </w:r>
      <w:r w:rsidR="001A4B0E">
        <w:rPr>
          <w:rFonts w:cs="Courier New"/>
          <w:b/>
          <w:color w:val="000000"/>
        </w:rPr>
        <w:t>6</w:t>
      </w:r>
      <w:r w:rsidR="00BC7855" w:rsidRPr="005C1FB6">
        <w:rPr>
          <w:rFonts w:cs="Courier New"/>
          <w:b/>
          <w:color w:val="000000"/>
        </w:rPr>
        <w:t>.</w:t>
      </w:r>
      <w:r w:rsidR="00E25FC6">
        <w:rPr>
          <w:rFonts w:cs="Courier New"/>
          <w:b/>
          <w:color w:val="000000"/>
        </w:rPr>
        <w:t>4</w:t>
      </w:r>
      <w:r w:rsidR="00BC7855">
        <w:rPr>
          <w:rFonts w:cs="Courier New"/>
          <w:color w:val="000000"/>
        </w:rPr>
        <w:t xml:space="preserve"> </w:t>
      </w:r>
      <w:r w:rsidR="00BC7855" w:rsidRPr="004A100C">
        <w:rPr>
          <w:rFonts w:cs="Courier New"/>
          <w:color w:val="000000"/>
        </w:rPr>
        <w:t xml:space="preserve">Unless otherwise specified, the </w:t>
      </w:r>
      <w:r w:rsidR="00BC7855">
        <w:rPr>
          <w:rFonts w:cs="Courier New"/>
          <w:color w:val="000000"/>
        </w:rPr>
        <w:t xml:space="preserve">LAT </w:t>
      </w:r>
      <w:r w:rsidR="00BC7855" w:rsidRPr="004A100C">
        <w:rPr>
          <w:rFonts w:cs="Courier New"/>
          <w:color w:val="000000"/>
        </w:rPr>
        <w:t xml:space="preserve">sample units </w:t>
      </w:r>
      <w:proofErr w:type="gramStart"/>
      <w:r w:rsidR="00BC7855" w:rsidRPr="004A100C">
        <w:rPr>
          <w:rFonts w:cs="Courier New"/>
          <w:color w:val="000000"/>
        </w:rPr>
        <w:t>are considered to be</w:t>
      </w:r>
      <w:proofErr w:type="gramEnd"/>
      <w:r w:rsidR="00BC7855" w:rsidRPr="004A100C">
        <w:rPr>
          <w:rFonts w:cs="Courier New"/>
          <w:color w:val="000000"/>
        </w:rPr>
        <w:t xml:space="preserve"> destructively tested and are in addition to the </w:t>
      </w:r>
      <w:proofErr w:type="gramStart"/>
      <w:r w:rsidR="00BC7855" w:rsidRPr="004A100C">
        <w:rPr>
          <w:rFonts w:cs="Courier New"/>
          <w:color w:val="000000"/>
        </w:rPr>
        <w:t>units</w:t>
      </w:r>
      <w:proofErr w:type="gramEnd"/>
      <w:r w:rsidR="00BC7855" w:rsidRPr="004A100C">
        <w:rPr>
          <w:rFonts w:cs="Courier New"/>
          <w:color w:val="000000"/>
        </w:rPr>
        <w:t xml:space="preserve"> deliverable under the contract.</w:t>
      </w:r>
    </w:p>
    <w:p w14:paraId="1F3B8BE1" w14:textId="77777777" w:rsidR="002A17A1" w:rsidRPr="008C6E56" w:rsidRDefault="002A17A1" w:rsidP="008C6E56">
      <w:pPr>
        <w:jc w:val="center"/>
        <w:rPr>
          <w:rFonts w:cs="Courier New"/>
        </w:rPr>
      </w:pPr>
    </w:p>
    <w:p w14:paraId="2F6543C3" w14:textId="51A5BFBD" w:rsidR="004F09A4" w:rsidRPr="00C02BD5" w:rsidRDefault="001B005E" w:rsidP="004F09A4">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rPr>
          <w:rFonts w:cs="Courier New"/>
          <w:color w:val="000000"/>
        </w:rPr>
      </w:pPr>
      <w:r>
        <w:rPr>
          <w:rFonts w:cs="Courier New"/>
          <w:b/>
          <w:color w:val="000000"/>
        </w:rPr>
        <w:tab/>
      </w:r>
      <w:r>
        <w:rPr>
          <w:rFonts w:cs="Courier New"/>
          <w:b/>
          <w:color w:val="000000"/>
        </w:rPr>
        <w:tab/>
      </w:r>
      <w:r w:rsidR="004F09A4">
        <w:rPr>
          <w:rFonts w:cs="Courier New"/>
          <w:b/>
        </w:rPr>
        <w:t>4.</w:t>
      </w:r>
      <w:r w:rsidR="001A4B0E">
        <w:rPr>
          <w:rFonts w:cs="Courier New"/>
          <w:b/>
        </w:rPr>
        <w:t>6</w:t>
      </w:r>
      <w:r w:rsidR="004F09A4">
        <w:rPr>
          <w:rFonts w:cs="Courier New"/>
          <w:b/>
        </w:rPr>
        <w:t>.</w:t>
      </w:r>
      <w:r w:rsidR="00E25FC6">
        <w:rPr>
          <w:rFonts w:cs="Courier New"/>
          <w:b/>
        </w:rPr>
        <w:t>5</w:t>
      </w:r>
      <w:r w:rsidR="004F09A4">
        <w:rPr>
          <w:rFonts w:cs="Courier New"/>
        </w:rPr>
        <w:t xml:space="preserve"> Within </w:t>
      </w:r>
      <w:r w:rsidR="004F09A4" w:rsidRPr="005F5381">
        <w:rPr>
          <w:rFonts w:cs="Courier New"/>
          <w:b/>
          <w:u w:val="single"/>
        </w:rPr>
        <w:t>_</w:t>
      </w:r>
      <w:r w:rsidR="004F09A4">
        <w:rPr>
          <w:rFonts w:cs="Courier New"/>
          <w:b/>
          <w:u w:val="single"/>
        </w:rPr>
        <w:t>150</w:t>
      </w:r>
      <w:r w:rsidR="004F09A4" w:rsidRPr="005F5381">
        <w:rPr>
          <w:rFonts w:cs="Courier New"/>
          <w:b/>
          <w:u w:val="single"/>
        </w:rPr>
        <w:t>_</w:t>
      </w:r>
      <w:r w:rsidR="004F09A4" w:rsidRPr="005F5381">
        <w:rPr>
          <w:rFonts w:cs="Courier New"/>
        </w:rPr>
        <w:t xml:space="preserve"> </w:t>
      </w:r>
      <w:r w:rsidR="004F09A4" w:rsidRPr="00091757">
        <w:rPr>
          <w:rFonts w:cs="Courier New"/>
          <w:b/>
        </w:rPr>
        <w:t>calendar day</w:t>
      </w:r>
      <w:r w:rsidR="004F09A4">
        <w:rPr>
          <w:rFonts w:cs="Courier New"/>
          <w:b/>
        </w:rPr>
        <w:t>s</w:t>
      </w:r>
      <w:r w:rsidR="004F09A4">
        <w:rPr>
          <w:rFonts w:cs="Courier New"/>
        </w:rPr>
        <w:t xml:space="preserve"> of the contract award, the Contractor shall submit a sample LAT Report format to the PCO for approval.  Notice of approval or disapproval of the sample LAT Report format will be made to the Contractor by official correspondence within </w:t>
      </w:r>
      <w:r w:rsidR="004F09A4" w:rsidRPr="005F5381">
        <w:rPr>
          <w:rFonts w:cs="Courier New"/>
          <w:b/>
          <w:u w:val="single"/>
        </w:rPr>
        <w:t>_</w:t>
      </w:r>
      <w:r w:rsidR="004F09A4">
        <w:rPr>
          <w:rFonts w:cs="Courier New"/>
          <w:b/>
          <w:u w:val="single"/>
        </w:rPr>
        <w:t>14</w:t>
      </w:r>
      <w:r w:rsidR="004F09A4" w:rsidRPr="005F5381">
        <w:rPr>
          <w:rFonts w:cs="Courier New"/>
          <w:b/>
          <w:u w:val="single"/>
        </w:rPr>
        <w:t>_</w:t>
      </w:r>
      <w:r w:rsidR="004F09A4" w:rsidRPr="005F5381">
        <w:rPr>
          <w:rFonts w:cs="Courier New"/>
        </w:rPr>
        <w:t xml:space="preserve"> </w:t>
      </w:r>
      <w:r w:rsidR="004F09A4" w:rsidRPr="00091757">
        <w:rPr>
          <w:rFonts w:cs="Courier New"/>
          <w:b/>
        </w:rPr>
        <w:t>calendar day</w:t>
      </w:r>
      <w:r w:rsidR="004F09A4">
        <w:rPr>
          <w:rFonts w:cs="Courier New"/>
          <w:b/>
        </w:rPr>
        <w:t>s</w:t>
      </w:r>
      <w:r w:rsidR="004F09A4">
        <w:rPr>
          <w:rFonts w:cs="Courier New"/>
        </w:rPr>
        <w:t xml:space="preserve"> after the PCO receives the sample LAT Report format.</w:t>
      </w:r>
    </w:p>
    <w:p w14:paraId="5AE54DF4" w14:textId="77777777" w:rsidR="001B005E" w:rsidRPr="004400B3" w:rsidRDefault="001B005E" w:rsidP="004400B3">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jc w:val="center"/>
        <w:rPr>
          <w:rFonts w:cs="Courier New"/>
          <w:color w:val="000000"/>
        </w:rPr>
      </w:pPr>
    </w:p>
    <w:p w14:paraId="29EC79BC" w14:textId="5FEF3695" w:rsidR="004D1EAD" w:rsidRDefault="00562037" w:rsidP="00AE47A8">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rPr>
          <w:rFonts w:cs="Courier New"/>
        </w:rPr>
      </w:pPr>
      <w:r>
        <w:rPr>
          <w:rFonts w:cs="Courier New"/>
          <w:b/>
          <w:color w:val="000000"/>
        </w:rPr>
        <w:tab/>
      </w:r>
      <w:r>
        <w:rPr>
          <w:rFonts w:cs="Courier New"/>
          <w:b/>
          <w:color w:val="000000"/>
        </w:rPr>
        <w:tab/>
      </w:r>
      <w:r>
        <w:rPr>
          <w:rFonts w:cs="Courier New"/>
          <w:b/>
          <w:color w:val="000000"/>
        </w:rPr>
        <w:tab/>
      </w:r>
      <w:r w:rsidRPr="00626DAF">
        <w:rPr>
          <w:rFonts w:cs="Courier New"/>
          <w:b/>
          <w:color w:val="000000"/>
        </w:rPr>
        <w:t>4.</w:t>
      </w:r>
      <w:r w:rsidR="001A4B0E">
        <w:rPr>
          <w:rFonts w:cs="Courier New"/>
          <w:b/>
          <w:color w:val="000000"/>
        </w:rPr>
        <w:t>6.</w:t>
      </w:r>
      <w:r w:rsidR="00E25FC6">
        <w:rPr>
          <w:rFonts w:cs="Courier New"/>
          <w:b/>
          <w:color w:val="000000"/>
        </w:rPr>
        <w:t>5</w:t>
      </w:r>
      <w:r w:rsidR="004F09A4">
        <w:rPr>
          <w:rFonts w:cs="Courier New"/>
          <w:b/>
          <w:color w:val="000000"/>
        </w:rPr>
        <w:t>.1</w:t>
      </w:r>
      <w:r w:rsidRPr="00626DAF">
        <w:rPr>
          <w:rFonts w:cs="Courier New"/>
          <w:b/>
          <w:color w:val="000000"/>
        </w:rPr>
        <w:t xml:space="preserve"> </w:t>
      </w:r>
      <w:r w:rsidR="006F6AE2">
        <w:rPr>
          <w:rFonts w:cs="Courier New"/>
          <w:color w:val="000000"/>
        </w:rPr>
        <w:t xml:space="preserve">Within </w:t>
      </w:r>
      <w:r w:rsidR="006F6AE2" w:rsidRPr="005F5381">
        <w:rPr>
          <w:rFonts w:cs="Courier New"/>
          <w:b/>
          <w:u w:val="single"/>
        </w:rPr>
        <w:t>_</w:t>
      </w:r>
      <w:r w:rsidR="006F6AE2">
        <w:rPr>
          <w:rFonts w:cs="Courier New"/>
          <w:b/>
          <w:u w:val="single"/>
        </w:rPr>
        <w:t>7</w:t>
      </w:r>
      <w:r w:rsidR="006F6AE2" w:rsidRPr="005F5381">
        <w:rPr>
          <w:rFonts w:cs="Courier New"/>
          <w:b/>
          <w:u w:val="single"/>
        </w:rPr>
        <w:t>_</w:t>
      </w:r>
      <w:r w:rsidR="006F6AE2" w:rsidRPr="005F5381">
        <w:rPr>
          <w:rFonts w:cs="Courier New"/>
        </w:rPr>
        <w:t xml:space="preserve"> </w:t>
      </w:r>
      <w:r w:rsidR="006F6AE2" w:rsidRPr="00091757">
        <w:rPr>
          <w:rFonts w:cs="Courier New"/>
          <w:b/>
        </w:rPr>
        <w:t>calendar day</w:t>
      </w:r>
      <w:r w:rsidR="006F6AE2">
        <w:rPr>
          <w:rFonts w:cs="Courier New"/>
          <w:b/>
        </w:rPr>
        <w:t>s</w:t>
      </w:r>
      <w:r w:rsidR="006F6AE2">
        <w:rPr>
          <w:rFonts w:cs="Courier New"/>
        </w:rPr>
        <w:t xml:space="preserve"> of the completion of all Lot Acceptance Testing,</w:t>
      </w:r>
      <w:r w:rsidR="006F6AE2" w:rsidRPr="00626DAF">
        <w:rPr>
          <w:rFonts w:cs="Courier New"/>
          <w:color w:val="000000"/>
        </w:rPr>
        <w:t xml:space="preserve"> </w:t>
      </w:r>
      <w:r w:rsidR="006F6AE2">
        <w:rPr>
          <w:rFonts w:cs="Courier New"/>
          <w:color w:val="000000"/>
        </w:rPr>
        <w:t>t</w:t>
      </w:r>
      <w:r w:rsidRPr="00626DAF">
        <w:rPr>
          <w:rFonts w:cs="Courier New"/>
          <w:color w:val="000000"/>
        </w:rPr>
        <w:t xml:space="preserve">he Contractor shall create and submit a Lot Acceptance Test </w:t>
      </w:r>
      <w:r w:rsidR="00AA520E">
        <w:rPr>
          <w:rFonts w:cs="Courier New"/>
          <w:color w:val="000000"/>
        </w:rPr>
        <w:t xml:space="preserve">(LAT) </w:t>
      </w:r>
      <w:r w:rsidRPr="00626DAF">
        <w:rPr>
          <w:rFonts w:cs="Courier New"/>
          <w:color w:val="000000"/>
        </w:rPr>
        <w:t xml:space="preserve">Report through the </w:t>
      </w:r>
      <w:r w:rsidR="00626DAF">
        <w:rPr>
          <w:rFonts w:cs="Courier New"/>
          <w:color w:val="000000"/>
        </w:rPr>
        <w:t xml:space="preserve">Government </w:t>
      </w:r>
      <w:r w:rsidRPr="00626DAF">
        <w:rPr>
          <w:rFonts w:cs="Courier New"/>
          <w:color w:val="000000"/>
        </w:rPr>
        <w:t xml:space="preserve">QAR </w:t>
      </w:r>
      <w:r w:rsidR="006F6AE2">
        <w:rPr>
          <w:rFonts w:cs="Courier New"/>
          <w:color w:val="000000"/>
        </w:rPr>
        <w:t>for signature.  Once the Government QAR has</w:t>
      </w:r>
      <w:r w:rsidR="007653A3">
        <w:rPr>
          <w:rFonts w:cs="Courier New"/>
          <w:color w:val="000000"/>
        </w:rPr>
        <w:t xml:space="preserve"> </w:t>
      </w:r>
      <w:r w:rsidR="006F6AE2">
        <w:rPr>
          <w:rFonts w:cs="Courier New"/>
          <w:color w:val="000000"/>
        </w:rPr>
        <w:t xml:space="preserve">signed the LAT Report, the Contractor shall send it </w:t>
      </w:r>
      <w:r w:rsidRPr="00626DAF">
        <w:rPr>
          <w:rFonts w:cs="Courier New"/>
          <w:color w:val="000000"/>
        </w:rPr>
        <w:t xml:space="preserve">to the PCO.  The </w:t>
      </w:r>
      <w:r w:rsidR="006F6AE2">
        <w:rPr>
          <w:rFonts w:cs="Courier New"/>
          <w:color w:val="000000"/>
        </w:rPr>
        <w:t>LAT R</w:t>
      </w:r>
      <w:r w:rsidRPr="00626DAF">
        <w:rPr>
          <w:rFonts w:cs="Courier New"/>
          <w:color w:val="000000"/>
        </w:rPr>
        <w:t xml:space="preserve">eport shall include all results </w:t>
      </w:r>
      <w:r w:rsidR="00626DAF">
        <w:rPr>
          <w:rFonts w:cs="Courier New"/>
          <w:color w:val="000000"/>
        </w:rPr>
        <w:t>of</w:t>
      </w:r>
      <w:r w:rsidRPr="00626DAF">
        <w:rPr>
          <w:rFonts w:cs="Courier New"/>
          <w:color w:val="000000"/>
        </w:rPr>
        <w:t xml:space="preserve"> Contractor and Government testing</w:t>
      </w:r>
      <w:r w:rsidR="00626DAF" w:rsidRPr="00626DAF">
        <w:rPr>
          <w:rFonts w:cs="Courier New"/>
          <w:color w:val="000000"/>
        </w:rPr>
        <w:t xml:space="preserve">, </w:t>
      </w:r>
      <w:r w:rsidR="006F6AE2">
        <w:rPr>
          <w:rFonts w:cs="Courier New"/>
          <w:color w:val="000000"/>
        </w:rPr>
        <w:t xml:space="preserve">in accordance with </w:t>
      </w:r>
      <w:r w:rsidR="00626DAF" w:rsidRPr="00366C60">
        <w:rPr>
          <w:rFonts w:cs="Courier New"/>
          <w:b/>
        </w:rPr>
        <w:t>CDRL A00</w:t>
      </w:r>
      <w:r w:rsidR="000B7EBD">
        <w:rPr>
          <w:rFonts w:cs="Courier New"/>
          <w:b/>
        </w:rPr>
        <w:t>9</w:t>
      </w:r>
      <w:r w:rsidR="00626DAF" w:rsidRPr="00366C60">
        <w:rPr>
          <w:rFonts w:cs="Courier New"/>
          <w:b/>
        </w:rPr>
        <w:t xml:space="preserve"> (Test/Inspection Reports - Production Acceptance Inspection and Test Reports)</w:t>
      </w:r>
      <w:r w:rsidR="00626DAF" w:rsidRPr="00366C60">
        <w:rPr>
          <w:rFonts w:cs="Courier New"/>
        </w:rPr>
        <w:t>.</w:t>
      </w:r>
      <w:r w:rsidR="006F6AE2">
        <w:rPr>
          <w:rFonts w:cs="Courier New"/>
        </w:rPr>
        <w:t xml:space="preserve">  The LAT Report </w:t>
      </w:r>
      <w:r w:rsidR="00533C6D">
        <w:rPr>
          <w:rFonts w:cs="Courier New"/>
        </w:rPr>
        <w:t>must</w:t>
      </w:r>
      <w:r w:rsidR="006F6AE2">
        <w:rPr>
          <w:rFonts w:cs="Courier New"/>
        </w:rPr>
        <w:t xml:space="preserve"> be reviewed and approved by the PCO before the lot can be accepted.  Notice of approval or </w:t>
      </w:r>
      <w:r w:rsidR="006F6AE2">
        <w:rPr>
          <w:rFonts w:cs="Courier New"/>
        </w:rPr>
        <w:lastRenderedPageBreak/>
        <w:t xml:space="preserve">disapproval of the LAT Report </w:t>
      </w:r>
      <w:r w:rsidR="00533C6D">
        <w:rPr>
          <w:rFonts w:cs="Courier New"/>
        </w:rPr>
        <w:t>will</w:t>
      </w:r>
      <w:r w:rsidR="006F6AE2">
        <w:rPr>
          <w:rFonts w:cs="Courier New"/>
        </w:rPr>
        <w:t xml:space="preserve"> be made to the Contractor by official correspondence within </w:t>
      </w:r>
      <w:r w:rsidR="006F6AE2" w:rsidRPr="005F5381">
        <w:rPr>
          <w:rFonts w:cs="Courier New"/>
          <w:b/>
          <w:u w:val="single"/>
        </w:rPr>
        <w:t>_</w:t>
      </w:r>
      <w:r w:rsidR="006F6AE2">
        <w:rPr>
          <w:rFonts w:cs="Courier New"/>
          <w:b/>
          <w:u w:val="single"/>
        </w:rPr>
        <w:t>7</w:t>
      </w:r>
      <w:r w:rsidR="006F6AE2" w:rsidRPr="005F5381">
        <w:rPr>
          <w:rFonts w:cs="Courier New"/>
          <w:b/>
          <w:u w:val="single"/>
        </w:rPr>
        <w:t>_</w:t>
      </w:r>
      <w:r w:rsidR="006F6AE2" w:rsidRPr="005F5381">
        <w:rPr>
          <w:rFonts w:cs="Courier New"/>
        </w:rPr>
        <w:t xml:space="preserve"> </w:t>
      </w:r>
      <w:r w:rsidR="006F6AE2" w:rsidRPr="00091757">
        <w:rPr>
          <w:rFonts w:cs="Courier New"/>
          <w:b/>
        </w:rPr>
        <w:t>calendar day</w:t>
      </w:r>
      <w:r w:rsidR="006F6AE2">
        <w:rPr>
          <w:rFonts w:cs="Courier New"/>
          <w:b/>
        </w:rPr>
        <w:t>s</w:t>
      </w:r>
      <w:r w:rsidR="006F6AE2">
        <w:rPr>
          <w:rFonts w:cs="Courier New"/>
        </w:rPr>
        <w:t xml:space="preserve"> after the PCO receives the LAT Report.</w:t>
      </w:r>
    </w:p>
    <w:p w14:paraId="555650F9" w14:textId="77777777" w:rsidR="004D1EAD" w:rsidRDefault="000D4D1F" w:rsidP="00AE47A8">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rPr>
          <w:rFonts w:cs="Courier New"/>
          <w:color w:val="000000"/>
        </w:rPr>
      </w:pPr>
      <w:r>
        <w:rPr>
          <w:rFonts w:cs="Courier New"/>
        </w:rPr>
        <w:tab/>
      </w:r>
      <w:r>
        <w:rPr>
          <w:rFonts w:cs="Courier New"/>
        </w:rPr>
        <w:tab/>
      </w:r>
      <w:r>
        <w:rPr>
          <w:rFonts w:cs="Courier New"/>
        </w:rPr>
        <w:tab/>
      </w:r>
      <w:r>
        <w:rPr>
          <w:rFonts w:cs="Courier New"/>
        </w:rPr>
        <w:tab/>
      </w:r>
    </w:p>
    <w:p w14:paraId="6B6D515F" w14:textId="4DF80009" w:rsidR="002A17A1" w:rsidRDefault="002A17A1" w:rsidP="006A0291">
      <w:pPr>
        <w:rPr>
          <w:b/>
          <w:color w:val="000000"/>
        </w:rPr>
      </w:pPr>
      <w:r>
        <w:rPr>
          <w:rFonts w:cs="Courier New"/>
          <w:color w:val="000000"/>
        </w:rPr>
        <w:tab/>
      </w:r>
      <w:r>
        <w:rPr>
          <w:rFonts w:cs="Courier New"/>
          <w:color w:val="000000"/>
        </w:rPr>
        <w:tab/>
      </w:r>
      <w:r w:rsidRPr="00AE47A8">
        <w:rPr>
          <w:rFonts w:cs="Courier New"/>
          <w:b/>
          <w:color w:val="000000"/>
        </w:rPr>
        <w:t>4.</w:t>
      </w:r>
      <w:r w:rsidR="001A4B0E">
        <w:rPr>
          <w:rFonts w:cs="Courier New"/>
          <w:b/>
          <w:color w:val="000000"/>
        </w:rPr>
        <w:t>6</w:t>
      </w:r>
      <w:r w:rsidRPr="00AE47A8">
        <w:rPr>
          <w:rFonts w:cs="Courier New"/>
          <w:b/>
          <w:color w:val="000000"/>
        </w:rPr>
        <w:t>.</w:t>
      </w:r>
      <w:r w:rsidR="00E25FC6">
        <w:rPr>
          <w:rFonts w:cs="Courier New"/>
          <w:b/>
          <w:color w:val="000000"/>
        </w:rPr>
        <w:t>6</w:t>
      </w:r>
      <w:r w:rsidRPr="00AE47A8">
        <w:rPr>
          <w:rFonts w:cs="Courier New"/>
          <w:color w:val="000000"/>
        </w:rPr>
        <w:t xml:space="preserve"> </w:t>
      </w:r>
      <w:r w:rsidR="00496D78" w:rsidRPr="006A0291">
        <w:rPr>
          <w:rFonts w:cs="Courier New"/>
          <w:b/>
          <w:color w:val="000000"/>
        </w:rPr>
        <w:t>Final Acceptance</w:t>
      </w:r>
      <w:proofErr w:type="gramStart"/>
      <w:r w:rsidRPr="006A0291">
        <w:rPr>
          <w:rFonts w:cs="Courier New"/>
          <w:b/>
          <w:color w:val="000000"/>
        </w:rPr>
        <w:t>:</w:t>
      </w:r>
      <w:r w:rsidR="006A0291" w:rsidRPr="006A0291">
        <w:rPr>
          <w:rFonts w:cs="Courier New"/>
          <w:color w:val="000000"/>
        </w:rPr>
        <w:t xml:space="preserve">  </w:t>
      </w:r>
      <w:r w:rsidR="006F6AE2">
        <w:rPr>
          <w:rFonts w:cs="Courier New"/>
          <w:color w:val="000000"/>
        </w:rPr>
        <w:t>Acceptance</w:t>
      </w:r>
      <w:proofErr w:type="gramEnd"/>
      <w:r w:rsidR="006F6AE2">
        <w:rPr>
          <w:rFonts w:cs="Courier New"/>
          <w:color w:val="000000"/>
        </w:rPr>
        <w:t>, shipment, and payment shall not be accomplished until the lot has been tested, the required LAT Report approved, and the lot has been released for service use by the Acceptance Letter</w:t>
      </w:r>
      <w:r w:rsidR="00694C3E">
        <w:rPr>
          <w:rFonts w:cs="Courier New"/>
          <w:color w:val="000000"/>
        </w:rPr>
        <w:t xml:space="preserve"> from the PCO.  </w:t>
      </w:r>
      <w:r w:rsidRPr="006A0291">
        <w:rPr>
          <w:color w:val="000000"/>
        </w:rPr>
        <w:t xml:space="preserve">The final acceptance of the LAT will be performed by the Government QAR at the Contractor </w:t>
      </w:r>
      <w:r w:rsidRPr="00692710">
        <w:rPr>
          <w:color w:val="000000"/>
        </w:rPr>
        <w:t>facility</w:t>
      </w:r>
      <w:r w:rsidR="00692710" w:rsidRPr="00692710">
        <w:rPr>
          <w:color w:val="000000"/>
        </w:rPr>
        <w:t xml:space="preserve"> </w:t>
      </w:r>
      <w:r w:rsidR="00692710" w:rsidRPr="00692710">
        <w:rPr>
          <w:rFonts w:cs="Courier New"/>
        </w:rPr>
        <w:t>after receiving</w:t>
      </w:r>
      <w:r w:rsidR="00694C3E">
        <w:rPr>
          <w:rFonts w:cs="Courier New"/>
        </w:rPr>
        <w:t xml:space="preserve"> the</w:t>
      </w:r>
      <w:r w:rsidR="00692710" w:rsidRPr="00692710">
        <w:rPr>
          <w:rFonts w:cs="Courier New"/>
        </w:rPr>
        <w:t xml:space="preserve"> Acceptance Letter from </w:t>
      </w:r>
      <w:r w:rsidR="00694C3E">
        <w:rPr>
          <w:rFonts w:cs="Courier New"/>
        </w:rPr>
        <w:t xml:space="preserve">the </w:t>
      </w:r>
      <w:r w:rsidR="00692710" w:rsidRPr="00692710">
        <w:rPr>
          <w:rFonts w:cs="Courier New"/>
        </w:rPr>
        <w:t>PCO</w:t>
      </w:r>
      <w:r w:rsidRPr="00692710">
        <w:rPr>
          <w:b/>
          <w:color w:val="000000"/>
        </w:rPr>
        <w:t>.</w:t>
      </w:r>
    </w:p>
    <w:p w14:paraId="5BD79F73" w14:textId="77777777" w:rsidR="00694C3E" w:rsidRDefault="00694C3E" w:rsidP="006A0291">
      <w:pPr>
        <w:rPr>
          <w:b/>
          <w:color w:val="000000"/>
        </w:rPr>
      </w:pPr>
    </w:p>
    <w:p w14:paraId="7A0CD504" w14:textId="4215CB6D" w:rsidR="00694C3E" w:rsidRDefault="00694C3E" w:rsidP="006A0291">
      <w:pPr>
        <w:rPr>
          <w:rFonts w:cs="Courier New"/>
        </w:rPr>
      </w:pPr>
      <w:r>
        <w:rPr>
          <w:b/>
          <w:color w:val="000000"/>
        </w:rPr>
        <w:tab/>
      </w:r>
      <w:r>
        <w:rPr>
          <w:b/>
          <w:color w:val="000000"/>
        </w:rPr>
        <w:tab/>
        <w:t>4.</w:t>
      </w:r>
      <w:r w:rsidR="001A4B0E">
        <w:rPr>
          <w:b/>
          <w:color w:val="000000"/>
        </w:rPr>
        <w:t>6</w:t>
      </w:r>
      <w:r>
        <w:rPr>
          <w:b/>
          <w:color w:val="000000"/>
        </w:rPr>
        <w:t>.</w:t>
      </w:r>
      <w:r w:rsidR="00E25FC6">
        <w:rPr>
          <w:b/>
          <w:color w:val="000000"/>
        </w:rPr>
        <w:t>7</w:t>
      </w:r>
      <w:r>
        <w:rPr>
          <w:color w:val="000000"/>
        </w:rPr>
        <w:t xml:space="preserve"> Upon receipt of the written approval accepting a production lot, the Contractor shall ship the lot as soon as possible, and no later than </w:t>
      </w:r>
      <w:r w:rsidRPr="005F5381">
        <w:rPr>
          <w:rFonts w:cs="Courier New"/>
          <w:b/>
          <w:u w:val="single"/>
        </w:rPr>
        <w:t>_</w:t>
      </w:r>
      <w:r>
        <w:rPr>
          <w:rFonts w:cs="Courier New"/>
          <w:b/>
          <w:u w:val="single"/>
        </w:rPr>
        <w:t>15</w:t>
      </w:r>
      <w:r w:rsidRPr="005F5381">
        <w:rPr>
          <w:rFonts w:cs="Courier New"/>
          <w:b/>
          <w:u w:val="single"/>
        </w:rPr>
        <w:t>_</w:t>
      </w:r>
      <w:r w:rsidRPr="005F5381">
        <w:rPr>
          <w:rFonts w:cs="Courier New"/>
        </w:rPr>
        <w:t xml:space="preserve"> </w:t>
      </w:r>
      <w:r w:rsidRPr="00091757">
        <w:rPr>
          <w:rFonts w:cs="Courier New"/>
          <w:b/>
        </w:rPr>
        <w:t>calendar day</w:t>
      </w:r>
      <w:r>
        <w:rPr>
          <w:rFonts w:cs="Courier New"/>
          <w:b/>
        </w:rPr>
        <w:t>s</w:t>
      </w:r>
      <w:r>
        <w:rPr>
          <w:rFonts w:cs="Courier New"/>
        </w:rPr>
        <w:t xml:space="preserve"> after receipt of the Acceptance Letter.</w:t>
      </w:r>
    </w:p>
    <w:p w14:paraId="5954FD47" w14:textId="77777777" w:rsidR="00DF0C73" w:rsidRPr="002A17A1" w:rsidRDefault="00DF0C73" w:rsidP="00DF0C73">
      <w:pPr>
        <w:rPr>
          <w:rFonts w:cs="Courier New"/>
          <w:color w:val="000000"/>
        </w:rPr>
      </w:pPr>
    </w:p>
    <w:p w14:paraId="2C856C54" w14:textId="2FCB9EB2" w:rsidR="00A24CD0" w:rsidRDefault="00BB7360" w:rsidP="00C02BD5">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rPr>
          <w:rFonts w:cs="Courier New"/>
          <w:color w:val="000000"/>
        </w:rPr>
      </w:pPr>
      <w:r>
        <w:rPr>
          <w:rFonts w:cs="Courier New"/>
          <w:b/>
          <w:color w:val="000000"/>
        </w:rPr>
        <w:tab/>
      </w:r>
      <w:r>
        <w:rPr>
          <w:rFonts w:cs="Courier New"/>
          <w:b/>
          <w:color w:val="000000"/>
        </w:rPr>
        <w:tab/>
        <w:t>4.</w:t>
      </w:r>
      <w:r w:rsidR="001A4B0E">
        <w:rPr>
          <w:rFonts w:cs="Courier New"/>
          <w:b/>
          <w:color w:val="000000"/>
        </w:rPr>
        <w:t>6</w:t>
      </w:r>
      <w:r w:rsidRPr="005C1FB6">
        <w:rPr>
          <w:rFonts w:cs="Courier New"/>
          <w:b/>
          <w:color w:val="000000"/>
        </w:rPr>
        <w:t>.</w:t>
      </w:r>
      <w:r w:rsidR="00E25FC6">
        <w:rPr>
          <w:rFonts w:cs="Courier New"/>
          <w:b/>
          <w:color w:val="000000"/>
        </w:rPr>
        <w:t>8</w:t>
      </w:r>
      <w:r>
        <w:rPr>
          <w:rFonts w:cs="Courier New"/>
          <w:color w:val="000000"/>
        </w:rPr>
        <w:t xml:space="preserve"> </w:t>
      </w:r>
      <w:r w:rsidRPr="004A100C">
        <w:rPr>
          <w:rFonts w:cs="Courier New"/>
          <w:color w:val="000000"/>
        </w:rPr>
        <w:t>If the production</w:t>
      </w:r>
      <w:r>
        <w:rPr>
          <w:rFonts w:cs="Courier New"/>
          <w:color w:val="000000"/>
        </w:rPr>
        <w:t xml:space="preserve"> </w:t>
      </w:r>
      <w:r w:rsidRPr="004A100C">
        <w:rPr>
          <w:rFonts w:cs="Courier New"/>
          <w:color w:val="000000"/>
        </w:rPr>
        <w:t xml:space="preserve">lot </w:t>
      </w:r>
      <w:r>
        <w:rPr>
          <w:rFonts w:cs="Courier New"/>
          <w:color w:val="000000"/>
        </w:rPr>
        <w:t xml:space="preserve">LAT </w:t>
      </w:r>
      <w:r w:rsidRPr="004A100C">
        <w:rPr>
          <w:rFonts w:cs="Courier New"/>
          <w:color w:val="000000"/>
        </w:rPr>
        <w:t xml:space="preserve">sample fails to meet applicable requirements, </w:t>
      </w:r>
      <w:r>
        <w:rPr>
          <w:rFonts w:cs="Courier New"/>
          <w:color w:val="000000"/>
        </w:rPr>
        <w:t>the Contractor shall notify the PCO immediately.  T</w:t>
      </w:r>
      <w:r w:rsidRPr="004A100C">
        <w:rPr>
          <w:rFonts w:cs="Courier New"/>
          <w:color w:val="000000"/>
        </w:rPr>
        <w:t xml:space="preserve">he </w:t>
      </w:r>
      <w:r>
        <w:rPr>
          <w:rFonts w:cs="Courier New"/>
          <w:color w:val="000000"/>
        </w:rPr>
        <w:t>Contractor</w:t>
      </w:r>
      <w:r w:rsidRPr="004A100C">
        <w:rPr>
          <w:rFonts w:cs="Courier New"/>
          <w:color w:val="000000"/>
        </w:rPr>
        <w:t xml:space="preserve"> may be </w:t>
      </w:r>
      <w:r>
        <w:rPr>
          <w:rFonts w:cs="Courier New"/>
          <w:color w:val="000000"/>
        </w:rPr>
        <w:t>r</w:t>
      </w:r>
      <w:r w:rsidRPr="004A100C">
        <w:rPr>
          <w:rFonts w:cs="Courier New"/>
          <w:color w:val="000000"/>
        </w:rPr>
        <w:t>equired, at the option of the PCO, to submit an additional production lot test sample</w:t>
      </w:r>
    </w:p>
    <w:p w14:paraId="15999CB3" w14:textId="77777777" w:rsidR="00F54314" w:rsidRDefault="00BB7360" w:rsidP="00BB7360">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rPr>
          <w:rFonts w:cs="Courier New"/>
          <w:color w:val="000000"/>
        </w:rPr>
      </w:pPr>
      <w:r w:rsidRPr="004A100C">
        <w:rPr>
          <w:rFonts w:cs="Courier New"/>
          <w:color w:val="000000"/>
        </w:rPr>
        <w:t>for test</w:t>
      </w:r>
      <w:r w:rsidR="00692710">
        <w:rPr>
          <w:rFonts w:cs="Courier New"/>
          <w:color w:val="000000"/>
        </w:rPr>
        <w:t xml:space="preserve"> at Contractor’s expense</w:t>
      </w:r>
      <w:r w:rsidRPr="004A100C">
        <w:rPr>
          <w:rFonts w:cs="Courier New"/>
          <w:color w:val="000000"/>
        </w:rPr>
        <w:t xml:space="preserve">.  When notified by the PCO to submit an additional production lot test sample, the </w:t>
      </w:r>
      <w:r>
        <w:rPr>
          <w:rFonts w:cs="Courier New"/>
          <w:color w:val="000000"/>
        </w:rPr>
        <w:t>Contractor</w:t>
      </w:r>
      <w:r w:rsidRPr="004A100C">
        <w:rPr>
          <w:rFonts w:cs="Courier New"/>
          <w:color w:val="000000"/>
        </w:rPr>
        <w:t xml:space="preserve"> shall make any necessary changes, modifications, or repairs and randomly select another sample for testing.  The additional test </w:t>
      </w:r>
    </w:p>
    <w:p w14:paraId="411D2BC3" w14:textId="77777777" w:rsidR="00E47984" w:rsidRDefault="00BB7360" w:rsidP="001D7545">
      <w:pPr>
        <w:tabs>
          <w:tab w:val="left" w:pos="4320"/>
        </w:tabs>
        <w:rPr>
          <w:rFonts w:cs="Courier New"/>
          <w:color w:val="000000"/>
        </w:rPr>
      </w:pPr>
      <w:r w:rsidRPr="004A100C">
        <w:rPr>
          <w:rFonts w:cs="Courier New"/>
          <w:color w:val="000000"/>
        </w:rPr>
        <w:t>sample shall be furnished under the terms and conditions and within the time specified in the notification.</w:t>
      </w:r>
    </w:p>
    <w:p w14:paraId="17249C2D" w14:textId="77777777" w:rsidR="00857DA4" w:rsidRDefault="00857DA4" w:rsidP="001D7545">
      <w:pPr>
        <w:tabs>
          <w:tab w:val="left" w:pos="4320"/>
        </w:tabs>
        <w:rPr>
          <w:rFonts w:cs="Courier New"/>
          <w:color w:val="000000"/>
        </w:rPr>
      </w:pPr>
    </w:p>
    <w:p w14:paraId="728836FF" w14:textId="0C7B9690" w:rsidR="005631AF" w:rsidRPr="00C93BEE" w:rsidRDefault="00857DA4" w:rsidP="005631AF">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rPr>
          <w:rFonts w:cs="Courier New"/>
          <w:color w:val="000000"/>
        </w:rPr>
      </w:pPr>
      <w:r>
        <w:rPr>
          <w:rFonts w:cs="Courier New"/>
          <w:color w:val="000000"/>
        </w:rPr>
        <w:tab/>
      </w:r>
      <w:r w:rsidR="009601A9">
        <w:rPr>
          <w:rFonts w:cs="Courier New"/>
          <w:color w:val="000000"/>
        </w:rPr>
        <w:tab/>
      </w:r>
      <w:r w:rsidR="009601A9">
        <w:rPr>
          <w:rFonts w:cs="Courier New"/>
          <w:color w:val="000000"/>
        </w:rPr>
        <w:tab/>
      </w:r>
      <w:r w:rsidRPr="00C42F98">
        <w:rPr>
          <w:rFonts w:cs="Courier New"/>
          <w:b/>
          <w:color w:val="000000"/>
        </w:rPr>
        <w:t>4.</w:t>
      </w:r>
      <w:r w:rsidR="001A4B0E">
        <w:rPr>
          <w:rFonts w:cs="Courier New"/>
          <w:b/>
          <w:color w:val="000000"/>
        </w:rPr>
        <w:t>6</w:t>
      </w:r>
      <w:r w:rsidRPr="00C42F98">
        <w:rPr>
          <w:rFonts w:cs="Courier New"/>
          <w:b/>
          <w:color w:val="000000"/>
        </w:rPr>
        <w:t>.</w:t>
      </w:r>
      <w:r w:rsidR="00E25FC6">
        <w:rPr>
          <w:rFonts w:cs="Courier New"/>
          <w:b/>
          <w:color w:val="000000"/>
        </w:rPr>
        <w:t>8</w:t>
      </w:r>
      <w:r w:rsidRPr="00C42F98">
        <w:rPr>
          <w:rFonts w:cs="Courier New"/>
          <w:b/>
          <w:color w:val="000000"/>
        </w:rPr>
        <w:t>.1</w:t>
      </w:r>
      <w:r w:rsidRPr="00C42F98">
        <w:rPr>
          <w:rFonts w:cs="Courier New"/>
          <w:color w:val="000000"/>
        </w:rPr>
        <w:t xml:space="preserve"> Within </w:t>
      </w:r>
      <w:r w:rsidRPr="00C42F98">
        <w:rPr>
          <w:rFonts w:cs="Courier New"/>
          <w:b/>
          <w:u w:val="single"/>
        </w:rPr>
        <w:t>_30_</w:t>
      </w:r>
      <w:r w:rsidRPr="00C42F98">
        <w:rPr>
          <w:rFonts w:cs="Courier New"/>
        </w:rPr>
        <w:t xml:space="preserve"> </w:t>
      </w:r>
      <w:r w:rsidRPr="00C42F98">
        <w:rPr>
          <w:rFonts w:cs="Courier New"/>
          <w:b/>
        </w:rPr>
        <w:t>calendar days</w:t>
      </w:r>
      <w:r w:rsidRPr="00C42F98">
        <w:rPr>
          <w:rFonts w:cs="Courier New"/>
        </w:rPr>
        <w:t xml:space="preserve"> of an LAT failure,</w:t>
      </w:r>
      <w:r w:rsidRPr="00C42F98">
        <w:rPr>
          <w:rFonts w:cs="Courier New"/>
          <w:color w:val="000000"/>
        </w:rPr>
        <w:t xml:space="preserve"> the Contractor shall create and submit a </w:t>
      </w:r>
      <w:r w:rsidR="005631AF" w:rsidRPr="00C93BEE">
        <w:rPr>
          <w:rFonts w:cs="Courier New"/>
          <w:color w:val="000000"/>
        </w:rPr>
        <w:t xml:space="preserve">Failure Summary and Analysis Report (FSAR) in accordance with </w:t>
      </w:r>
      <w:r w:rsidR="005631AF" w:rsidRPr="00C93BEE">
        <w:rPr>
          <w:rFonts w:cs="Courier New"/>
          <w:b/>
          <w:color w:val="000000"/>
        </w:rPr>
        <w:t>CDRL A0</w:t>
      </w:r>
      <w:r w:rsidR="000B7EBD">
        <w:rPr>
          <w:rFonts w:cs="Courier New"/>
          <w:b/>
          <w:color w:val="000000"/>
        </w:rPr>
        <w:t>08</w:t>
      </w:r>
      <w:r w:rsidR="005631AF" w:rsidRPr="00C93BEE">
        <w:rPr>
          <w:rFonts w:cs="Courier New"/>
          <w:b/>
          <w:color w:val="000000"/>
        </w:rPr>
        <w:t xml:space="preserve"> (Failure Summary and Analysis Report)</w:t>
      </w:r>
      <w:r w:rsidR="005631AF" w:rsidRPr="00C93BEE">
        <w:rPr>
          <w:rFonts w:cs="Courier New"/>
          <w:color w:val="000000"/>
        </w:rPr>
        <w:t xml:space="preserve">.  The FSAR shall include detailed analysis of the failure, root cause analysis, and corrective actions to be implemented.  The Contractor shall submit the FSAR through the QAR for signature.  Once the QAR has signed the FSAR, the Contractor shall send it to the PCO.  Notice of approval or disapproval of the FSAR will be made to the Contractor by </w:t>
      </w:r>
      <w:r w:rsidR="005631AF">
        <w:rPr>
          <w:rFonts w:cs="Courier New"/>
          <w:color w:val="000000"/>
        </w:rPr>
        <w:t>the PCO</w:t>
      </w:r>
      <w:r w:rsidR="005631AF" w:rsidRPr="00C93BEE">
        <w:rPr>
          <w:rFonts w:cs="Courier New"/>
          <w:color w:val="000000"/>
        </w:rPr>
        <w:t xml:space="preserve"> within </w:t>
      </w:r>
      <w:r w:rsidR="005631AF" w:rsidRPr="00C93BEE">
        <w:rPr>
          <w:rFonts w:cs="Courier New"/>
          <w:b/>
          <w:color w:val="000000"/>
          <w:u w:val="single"/>
        </w:rPr>
        <w:t>_30_</w:t>
      </w:r>
      <w:r w:rsidR="005631AF" w:rsidRPr="00C93BEE">
        <w:rPr>
          <w:rFonts w:cs="Courier New"/>
          <w:color w:val="000000"/>
        </w:rPr>
        <w:t xml:space="preserve"> </w:t>
      </w:r>
      <w:r w:rsidR="005631AF" w:rsidRPr="00C93BEE">
        <w:rPr>
          <w:rFonts w:cs="Courier New"/>
          <w:b/>
          <w:color w:val="000000"/>
        </w:rPr>
        <w:t>calendar days</w:t>
      </w:r>
      <w:r w:rsidR="005631AF" w:rsidRPr="00C93BEE">
        <w:rPr>
          <w:rFonts w:cs="Courier New"/>
          <w:color w:val="000000"/>
        </w:rPr>
        <w:t xml:space="preserve"> after </w:t>
      </w:r>
      <w:r w:rsidR="005631AF">
        <w:rPr>
          <w:rFonts w:cs="Courier New"/>
          <w:color w:val="000000"/>
        </w:rPr>
        <w:t>receipt of</w:t>
      </w:r>
      <w:r w:rsidR="005631AF" w:rsidRPr="00C93BEE">
        <w:rPr>
          <w:rFonts w:cs="Courier New"/>
          <w:color w:val="000000"/>
        </w:rPr>
        <w:t xml:space="preserve"> the FSAR.</w:t>
      </w:r>
    </w:p>
    <w:p w14:paraId="6EB2CDDE" w14:textId="77777777" w:rsidR="00C84C3E" w:rsidRDefault="00C84C3E" w:rsidP="00C02BD5">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jc w:val="center"/>
        <w:rPr>
          <w:rFonts w:cs="Courier New"/>
          <w:color w:val="000000"/>
        </w:rPr>
      </w:pPr>
    </w:p>
    <w:p w14:paraId="5C90B9F4" w14:textId="054C27FC" w:rsidR="001D5BC7" w:rsidRDefault="001D5BC7" w:rsidP="001D5BC7">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10"/>
          <w:tab w:val="left" w:pos="9360"/>
        </w:tabs>
        <w:rPr>
          <w:rFonts w:cs="Courier New"/>
          <w:color w:val="000000"/>
        </w:rPr>
      </w:pPr>
      <w:r w:rsidRPr="001D5BC7">
        <w:rPr>
          <w:rFonts w:cs="Courier New"/>
        </w:rPr>
        <w:tab/>
      </w:r>
      <w:r w:rsidRPr="001D5BC7">
        <w:rPr>
          <w:rFonts w:cs="Courier New"/>
        </w:rPr>
        <w:tab/>
      </w:r>
      <w:r w:rsidR="001A01AE">
        <w:rPr>
          <w:rFonts w:cs="Courier New"/>
          <w:b/>
          <w:color w:val="000000"/>
        </w:rPr>
        <w:t>4.</w:t>
      </w:r>
      <w:r w:rsidR="001A4B0E">
        <w:rPr>
          <w:rFonts w:cs="Courier New"/>
          <w:b/>
          <w:color w:val="000000"/>
        </w:rPr>
        <w:t>6</w:t>
      </w:r>
      <w:r w:rsidR="00BC7855" w:rsidRPr="005C1FB6">
        <w:rPr>
          <w:rFonts w:cs="Courier New"/>
          <w:b/>
          <w:color w:val="000000"/>
        </w:rPr>
        <w:t>.</w:t>
      </w:r>
      <w:r w:rsidR="00E25FC6">
        <w:rPr>
          <w:rFonts w:cs="Courier New"/>
          <w:b/>
          <w:color w:val="000000"/>
        </w:rPr>
        <w:t>9</w:t>
      </w:r>
      <w:r w:rsidR="00BC7855" w:rsidRPr="004A100C">
        <w:rPr>
          <w:rFonts w:cs="Courier New"/>
          <w:color w:val="000000"/>
        </w:rPr>
        <w:t xml:space="preserve"> </w:t>
      </w:r>
      <w:r w:rsidR="00BC7855" w:rsidRPr="00BB7360">
        <w:rPr>
          <w:rFonts w:cs="Courier New"/>
          <w:color w:val="000000"/>
        </w:rPr>
        <w:t xml:space="preserve">Unless authorized by the PCO, the </w:t>
      </w:r>
      <w:proofErr w:type="gramStart"/>
      <w:r w:rsidR="00BC7855" w:rsidRPr="00BB7360">
        <w:rPr>
          <w:rFonts w:cs="Courier New"/>
          <w:color w:val="000000"/>
        </w:rPr>
        <w:t>lot</w:t>
      </w:r>
      <w:proofErr w:type="gramEnd"/>
      <w:r w:rsidR="00BC7855" w:rsidRPr="00BB7360">
        <w:rPr>
          <w:rFonts w:cs="Courier New"/>
          <w:color w:val="000000"/>
        </w:rPr>
        <w:t xml:space="preserve"> from which the samples are drawn shall </w:t>
      </w:r>
      <w:r w:rsidR="00BC7855" w:rsidRPr="00BB7360">
        <w:rPr>
          <w:rFonts w:cs="Courier New"/>
          <w:b/>
          <w:color w:val="000000"/>
          <w:u w:val="single"/>
        </w:rPr>
        <w:t>not</w:t>
      </w:r>
      <w:r w:rsidR="00BC7855" w:rsidRPr="00BB7360">
        <w:rPr>
          <w:rFonts w:cs="Courier New"/>
          <w:color w:val="000000"/>
        </w:rPr>
        <w:t xml:space="preserve"> be shipped </w:t>
      </w:r>
      <w:r w:rsidR="006A0291" w:rsidRPr="00BB7360">
        <w:rPr>
          <w:rFonts w:cs="Courier New"/>
          <w:color w:val="000000"/>
        </w:rPr>
        <w:t xml:space="preserve">until </w:t>
      </w:r>
      <w:r w:rsidR="00BC7855" w:rsidRPr="00BB7360">
        <w:rPr>
          <w:rFonts w:cs="Courier New"/>
          <w:color w:val="000000"/>
        </w:rPr>
        <w:t>the tested units have satisfactorily met the established requirements</w:t>
      </w:r>
      <w:r w:rsidR="00BB7360" w:rsidRPr="00BB7360">
        <w:rPr>
          <w:rFonts w:cs="Courier New"/>
          <w:color w:val="000000"/>
        </w:rPr>
        <w:t xml:space="preserve">, and </w:t>
      </w:r>
      <w:r w:rsidR="00011DFE">
        <w:rPr>
          <w:rFonts w:cs="Courier New"/>
          <w:color w:val="000000"/>
        </w:rPr>
        <w:t>the lot has</w:t>
      </w:r>
      <w:r w:rsidR="00BB7360" w:rsidRPr="00BB7360">
        <w:rPr>
          <w:rFonts w:cs="Courier New"/>
          <w:color w:val="000000"/>
        </w:rPr>
        <w:t xml:space="preserve"> been formally accepted by the Government QAR</w:t>
      </w:r>
      <w:r w:rsidR="00BC7855" w:rsidRPr="00BB7360">
        <w:rPr>
          <w:rFonts w:cs="Courier New"/>
          <w:color w:val="000000"/>
        </w:rPr>
        <w:t>.</w:t>
      </w:r>
    </w:p>
    <w:p w14:paraId="290A799E" w14:textId="3ED9287C" w:rsidR="00CC1335" w:rsidRPr="009601A9" w:rsidRDefault="00CC1335" w:rsidP="002A31D9">
      <w:pPr>
        <w:rPr>
          <w:rFonts w:cs="Courier New"/>
        </w:rPr>
      </w:pPr>
    </w:p>
    <w:p w14:paraId="7A789026" w14:textId="77777777" w:rsidR="00FB1743" w:rsidRPr="00561E53" w:rsidRDefault="001A01AE" w:rsidP="00FB1743">
      <w:pPr>
        <w:rPr>
          <w:rFonts w:cs="Courier New"/>
          <w:b/>
        </w:rPr>
      </w:pPr>
      <w:r w:rsidRPr="00561E53">
        <w:rPr>
          <w:rFonts w:cs="Courier New"/>
          <w:b/>
        </w:rPr>
        <w:lastRenderedPageBreak/>
        <w:t>5</w:t>
      </w:r>
      <w:proofErr w:type="gramStart"/>
      <w:r w:rsidR="00FB1743" w:rsidRPr="00561E53">
        <w:rPr>
          <w:rFonts w:cs="Courier New"/>
          <w:b/>
        </w:rPr>
        <w:t xml:space="preserve">. </w:t>
      </w:r>
      <w:r w:rsidR="00B20321" w:rsidRPr="00561E53">
        <w:rPr>
          <w:rFonts w:cs="Courier New"/>
          <w:b/>
        </w:rPr>
        <w:t xml:space="preserve"> </w:t>
      </w:r>
      <w:r w:rsidR="005631AF">
        <w:rPr>
          <w:rFonts w:cs="Courier New"/>
          <w:b/>
          <w:u w:val="single"/>
        </w:rPr>
        <w:t>QUALITY</w:t>
      </w:r>
      <w:proofErr w:type="gramEnd"/>
      <w:r w:rsidR="005631AF">
        <w:rPr>
          <w:rFonts w:cs="Courier New"/>
          <w:b/>
          <w:u w:val="single"/>
        </w:rPr>
        <w:t xml:space="preserve"> REQUIREMENT</w:t>
      </w:r>
      <w:r w:rsidR="00FB1743" w:rsidRPr="00561E53">
        <w:rPr>
          <w:rFonts w:cs="Courier New"/>
          <w:b/>
          <w:u w:val="single"/>
        </w:rPr>
        <w:t>S</w:t>
      </w:r>
      <w:r w:rsidR="00FB1743" w:rsidRPr="00561E53">
        <w:rPr>
          <w:rFonts w:cs="Courier New"/>
          <w:b/>
        </w:rPr>
        <w:t>:</w:t>
      </w:r>
    </w:p>
    <w:p w14:paraId="7E3F0AFF" w14:textId="77777777" w:rsidR="00B20321" w:rsidRDefault="00B20321" w:rsidP="00B20321">
      <w:pPr>
        <w:widowControl w:val="0"/>
        <w:tabs>
          <w:tab w:val="left" w:pos="-720"/>
          <w:tab w:val="left" w:pos="0"/>
          <w:tab w:val="left" w:pos="720"/>
          <w:tab w:val="left" w:pos="1440"/>
          <w:tab w:val="left" w:pos="1728"/>
        </w:tabs>
        <w:snapToGrid w:val="0"/>
        <w:rPr>
          <w:rFonts w:cs="Courier New"/>
        </w:rPr>
      </w:pPr>
    </w:p>
    <w:p w14:paraId="5395C8F4" w14:textId="53C2313C" w:rsidR="00525361" w:rsidRDefault="00B20321" w:rsidP="00B20321">
      <w:pPr>
        <w:widowControl w:val="0"/>
        <w:tabs>
          <w:tab w:val="left" w:pos="-720"/>
          <w:tab w:val="left" w:pos="0"/>
          <w:tab w:val="left" w:pos="720"/>
          <w:tab w:val="left" w:pos="1440"/>
          <w:tab w:val="left" w:pos="1728"/>
        </w:tabs>
        <w:snapToGrid w:val="0"/>
        <w:rPr>
          <w:b/>
        </w:rPr>
      </w:pPr>
      <w:r>
        <w:rPr>
          <w:rFonts w:cs="Courier New"/>
        </w:rPr>
        <w:tab/>
      </w:r>
      <w:r w:rsidR="001A01AE" w:rsidRPr="00B20321">
        <w:rPr>
          <w:rFonts w:cs="Courier New"/>
          <w:b/>
        </w:rPr>
        <w:t>5</w:t>
      </w:r>
      <w:r w:rsidR="00FB1743" w:rsidRPr="00B20321">
        <w:rPr>
          <w:rFonts w:cs="Courier New"/>
          <w:b/>
        </w:rPr>
        <w:t>.</w:t>
      </w:r>
      <w:r w:rsidR="00FB1743" w:rsidRPr="006C40F2">
        <w:rPr>
          <w:rFonts w:cs="Courier New"/>
          <w:b/>
        </w:rPr>
        <w:t xml:space="preserve">1 </w:t>
      </w:r>
      <w:r w:rsidR="00295BE4" w:rsidRPr="006C40F2">
        <w:rPr>
          <w:b/>
        </w:rPr>
        <w:t>QUALITY MANAGEMENT SYSTEM</w:t>
      </w:r>
      <w:r w:rsidR="00571591" w:rsidRPr="006C40F2">
        <w:rPr>
          <w:b/>
        </w:rPr>
        <w:t>:</w:t>
      </w:r>
      <w:r w:rsidR="0036453D" w:rsidRPr="006C40F2">
        <w:t xml:space="preserve"> </w:t>
      </w:r>
      <w:r w:rsidR="00AB7368">
        <w:t xml:space="preserve"> </w:t>
      </w:r>
      <w:r w:rsidR="00571591" w:rsidRPr="006C40F2">
        <w:rPr>
          <w:rFonts w:cs="Courier New"/>
        </w:rPr>
        <w:t xml:space="preserve">The Contractor shall have a Quality Management Plan and submit for review in accordance with </w:t>
      </w:r>
      <w:r w:rsidR="004C076A" w:rsidRPr="005908E6">
        <w:rPr>
          <w:rFonts w:cs="Courier New"/>
          <w:b/>
        </w:rPr>
        <w:t>CDRL A0</w:t>
      </w:r>
      <w:r w:rsidR="006C40F2" w:rsidRPr="005908E6">
        <w:rPr>
          <w:rFonts w:cs="Courier New"/>
          <w:b/>
        </w:rPr>
        <w:t>1</w:t>
      </w:r>
      <w:r w:rsidR="000B7EBD">
        <w:rPr>
          <w:rFonts w:cs="Courier New"/>
          <w:b/>
        </w:rPr>
        <w:t>0</w:t>
      </w:r>
      <w:r w:rsidR="009931D1" w:rsidRPr="005908E6">
        <w:rPr>
          <w:rFonts w:cs="Courier New"/>
          <w:b/>
        </w:rPr>
        <w:t xml:space="preserve"> </w:t>
      </w:r>
      <w:r w:rsidR="009931D1" w:rsidRPr="009C0D36">
        <w:rPr>
          <w:rFonts w:cs="Courier New"/>
          <w:b/>
        </w:rPr>
        <w:t>(</w:t>
      </w:r>
      <w:r w:rsidR="00945429" w:rsidRPr="009C0D36">
        <w:rPr>
          <w:rFonts w:cs="Courier New"/>
          <w:b/>
        </w:rPr>
        <w:t>Quality Program Plan</w:t>
      </w:r>
      <w:r w:rsidR="009931D1" w:rsidRPr="009C0D36">
        <w:rPr>
          <w:rFonts w:cs="Courier New"/>
          <w:b/>
        </w:rPr>
        <w:t>)</w:t>
      </w:r>
      <w:r w:rsidR="00571591" w:rsidRPr="005908E6">
        <w:rPr>
          <w:rFonts w:cs="Courier New"/>
        </w:rPr>
        <w:t>.</w:t>
      </w:r>
      <w:r w:rsidR="0036453D" w:rsidRPr="006C40F2">
        <w:rPr>
          <w:b/>
        </w:rPr>
        <w:t xml:space="preserve">  </w:t>
      </w:r>
    </w:p>
    <w:p w14:paraId="0BA830B5" w14:textId="77777777" w:rsidR="00890A38" w:rsidRPr="0063321A" w:rsidRDefault="00890A38" w:rsidP="0063321A">
      <w:pPr>
        <w:widowControl w:val="0"/>
        <w:tabs>
          <w:tab w:val="left" w:pos="-720"/>
          <w:tab w:val="left" w:pos="0"/>
          <w:tab w:val="left" w:pos="720"/>
          <w:tab w:val="left" w:pos="1440"/>
          <w:tab w:val="left" w:pos="1728"/>
        </w:tabs>
        <w:snapToGrid w:val="0"/>
        <w:jc w:val="center"/>
      </w:pPr>
    </w:p>
    <w:p w14:paraId="40AEB7BC" w14:textId="77777777" w:rsidR="005631AF" w:rsidRDefault="00525361" w:rsidP="00525361">
      <w:pPr>
        <w:widowControl w:val="0"/>
        <w:tabs>
          <w:tab w:val="left" w:pos="-720"/>
          <w:tab w:val="left" w:pos="0"/>
          <w:tab w:val="left" w:pos="720"/>
          <w:tab w:val="left" w:pos="1440"/>
          <w:tab w:val="left" w:pos="1728"/>
        </w:tabs>
        <w:snapToGrid w:val="0"/>
        <w:ind w:firstLine="720"/>
        <w:rPr>
          <w:rFonts w:cs="Courier New"/>
        </w:rPr>
      </w:pPr>
      <w:r>
        <w:rPr>
          <w:rFonts w:cs="Courier New"/>
          <w:b/>
        </w:rPr>
        <w:tab/>
      </w:r>
      <w:r w:rsidRPr="002C4DAA">
        <w:rPr>
          <w:rFonts w:cs="Courier New"/>
          <w:b/>
        </w:rPr>
        <w:t>5.1.1</w:t>
      </w:r>
      <w:r w:rsidRPr="00D86554">
        <w:rPr>
          <w:b/>
        </w:rPr>
        <w:t xml:space="preserve"> </w:t>
      </w:r>
      <w:r w:rsidRPr="00D86554">
        <w:rPr>
          <w:bCs/>
        </w:rPr>
        <w:t xml:space="preserve">The </w:t>
      </w:r>
      <w:r>
        <w:rPr>
          <w:bCs/>
        </w:rPr>
        <w:t>Quality Management Plan</w:t>
      </w:r>
      <w:r w:rsidRPr="00D86554">
        <w:rPr>
          <w:bCs/>
        </w:rPr>
        <w:t xml:space="preserve"> shall comply with</w:t>
      </w:r>
      <w:r w:rsidR="00AE0B8F">
        <w:rPr>
          <w:bCs/>
        </w:rPr>
        <w:t xml:space="preserve"> </w:t>
      </w:r>
      <w:r w:rsidR="00AE0B8F" w:rsidRPr="00934D6F">
        <w:rPr>
          <w:rFonts w:cs="Courier New"/>
        </w:rPr>
        <w:t>ISO 9001:2015</w:t>
      </w:r>
      <w:r w:rsidR="005631AF">
        <w:rPr>
          <w:rFonts w:cs="Courier New"/>
        </w:rPr>
        <w:t>.</w:t>
      </w:r>
    </w:p>
    <w:p w14:paraId="09CB6EB5" w14:textId="77777777" w:rsidR="00525361" w:rsidRDefault="00525361" w:rsidP="00525361">
      <w:pPr>
        <w:widowControl w:val="0"/>
        <w:tabs>
          <w:tab w:val="left" w:pos="-720"/>
          <w:tab w:val="left" w:pos="0"/>
          <w:tab w:val="left" w:pos="720"/>
          <w:tab w:val="left" w:pos="1440"/>
          <w:tab w:val="left" w:pos="1728"/>
        </w:tabs>
        <w:snapToGrid w:val="0"/>
        <w:ind w:firstLine="720"/>
        <w:rPr>
          <w:rFonts w:cs="Courier New"/>
        </w:rPr>
      </w:pPr>
    </w:p>
    <w:p w14:paraId="5C62CD33" w14:textId="77777777" w:rsidR="00525361" w:rsidRDefault="00525361" w:rsidP="00525361">
      <w:pPr>
        <w:widowControl w:val="0"/>
        <w:tabs>
          <w:tab w:val="left" w:pos="-720"/>
          <w:tab w:val="left" w:pos="0"/>
          <w:tab w:val="left" w:pos="720"/>
          <w:tab w:val="left" w:pos="1440"/>
          <w:tab w:val="left" w:pos="1728"/>
        </w:tabs>
        <w:snapToGrid w:val="0"/>
        <w:ind w:firstLine="720"/>
        <w:rPr>
          <w:rFonts w:cs="Courier New"/>
        </w:rPr>
      </w:pPr>
      <w:r>
        <w:rPr>
          <w:rFonts w:cs="Courier New"/>
        </w:rPr>
        <w:tab/>
      </w:r>
      <w:r>
        <w:rPr>
          <w:rFonts w:cs="Courier New"/>
        </w:rPr>
        <w:tab/>
      </w:r>
      <w:r>
        <w:rPr>
          <w:rFonts w:cs="Courier New"/>
        </w:rPr>
        <w:tab/>
      </w:r>
      <w:r w:rsidRPr="002C4DAA">
        <w:rPr>
          <w:rFonts w:cs="Courier New"/>
          <w:b/>
        </w:rPr>
        <w:t>5.1.1.1</w:t>
      </w:r>
      <w:r w:rsidRPr="00D86554">
        <w:rPr>
          <w:rFonts w:cs="Courier New"/>
        </w:rPr>
        <w:t xml:space="preserve"> </w:t>
      </w:r>
      <w:r w:rsidR="00934D6F">
        <w:rPr>
          <w:rFonts w:cs="Courier New"/>
        </w:rPr>
        <w:t xml:space="preserve">In the </w:t>
      </w:r>
      <w:r>
        <w:rPr>
          <w:rFonts w:cs="Courier New"/>
        </w:rPr>
        <w:t xml:space="preserve">event that the Contractor has not implemented </w:t>
      </w:r>
      <w:r w:rsidR="00934D6F">
        <w:rPr>
          <w:rFonts w:cs="Courier New"/>
        </w:rPr>
        <w:t>the</w:t>
      </w:r>
      <w:r w:rsidR="00AE0B8F" w:rsidRPr="005A7185">
        <w:rPr>
          <w:rFonts w:cs="Courier New"/>
        </w:rPr>
        <w:t xml:space="preserve"> ISO 9001:2015</w:t>
      </w:r>
      <w:r w:rsidR="00AE0B8F">
        <w:rPr>
          <w:rFonts w:cs="Courier New"/>
        </w:rPr>
        <w:t xml:space="preserve"> </w:t>
      </w:r>
      <w:r>
        <w:rPr>
          <w:rFonts w:cs="Courier New"/>
        </w:rPr>
        <w:t xml:space="preserve">standard, a request to use an alternate program/system, along with all program/system supporting documentation, shall be submitted to the Government for review and disposition. </w:t>
      </w:r>
    </w:p>
    <w:p w14:paraId="55670740" w14:textId="77777777" w:rsidR="00525361" w:rsidRDefault="00525361" w:rsidP="00525361">
      <w:pPr>
        <w:widowControl w:val="0"/>
        <w:tabs>
          <w:tab w:val="left" w:pos="-720"/>
          <w:tab w:val="left" w:pos="0"/>
          <w:tab w:val="left" w:pos="720"/>
          <w:tab w:val="left" w:pos="1440"/>
          <w:tab w:val="left" w:pos="1728"/>
        </w:tabs>
        <w:snapToGrid w:val="0"/>
        <w:ind w:firstLine="720"/>
        <w:rPr>
          <w:rFonts w:cs="Courier New"/>
        </w:rPr>
      </w:pPr>
    </w:p>
    <w:p w14:paraId="6C8E0767" w14:textId="77777777" w:rsidR="00525361" w:rsidRDefault="00525361" w:rsidP="00525361">
      <w:pPr>
        <w:widowControl w:val="0"/>
        <w:tabs>
          <w:tab w:val="left" w:pos="-720"/>
          <w:tab w:val="left" w:pos="0"/>
          <w:tab w:val="left" w:pos="720"/>
          <w:tab w:val="left" w:pos="1440"/>
          <w:tab w:val="left" w:pos="1728"/>
        </w:tabs>
        <w:snapToGrid w:val="0"/>
        <w:ind w:firstLine="720"/>
        <w:rPr>
          <w:rFonts w:cs="Courier New"/>
        </w:rPr>
      </w:pPr>
      <w:r>
        <w:rPr>
          <w:rFonts w:cs="Courier New"/>
        </w:rPr>
        <w:tab/>
      </w:r>
      <w:r w:rsidRPr="002C4DAA">
        <w:rPr>
          <w:rFonts w:cs="Courier New"/>
          <w:b/>
        </w:rPr>
        <w:t>5.1.2</w:t>
      </w:r>
      <w:r>
        <w:rPr>
          <w:rFonts w:cs="Courier New"/>
        </w:rPr>
        <w:t xml:space="preserve"> The Contractor shall:</w:t>
      </w:r>
    </w:p>
    <w:p w14:paraId="1FBEDC80" w14:textId="77777777" w:rsidR="00525361" w:rsidRDefault="00525361" w:rsidP="00525361">
      <w:pPr>
        <w:widowControl w:val="0"/>
        <w:tabs>
          <w:tab w:val="left" w:pos="-720"/>
          <w:tab w:val="left" w:pos="0"/>
          <w:tab w:val="left" w:pos="720"/>
          <w:tab w:val="left" w:pos="1440"/>
          <w:tab w:val="left" w:pos="1728"/>
        </w:tabs>
        <w:snapToGrid w:val="0"/>
        <w:ind w:firstLine="720"/>
        <w:rPr>
          <w:rFonts w:cs="Courier New"/>
        </w:rPr>
      </w:pPr>
    </w:p>
    <w:p w14:paraId="781DEB7F" w14:textId="77777777" w:rsidR="00525361" w:rsidRDefault="00525361" w:rsidP="00525361">
      <w:pPr>
        <w:widowControl w:val="0"/>
        <w:tabs>
          <w:tab w:val="left" w:pos="-720"/>
          <w:tab w:val="left" w:pos="0"/>
          <w:tab w:val="left" w:pos="720"/>
          <w:tab w:val="left" w:pos="1440"/>
          <w:tab w:val="left" w:pos="1728"/>
        </w:tabs>
        <w:snapToGrid w:val="0"/>
        <w:ind w:firstLine="720"/>
        <w:rPr>
          <w:rFonts w:cs="Courier New"/>
        </w:rPr>
      </w:pPr>
      <w:r>
        <w:rPr>
          <w:rFonts w:cs="Courier New"/>
        </w:rPr>
        <w:tab/>
      </w:r>
      <w:r>
        <w:rPr>
          <w:rFonts w:cs="Courier New"/>
        </w:rPr>
        <w:tab/>
      </w:r>
      <w:r>
        <w:rPr>
          <w:rFonts w:cs="Courier New"/>
        </w:rPr>
        <w:tab/>
      </w:r>
      <w:r w:rsidRPr="00745D4D">
        <w:rPr>
          <w:rFonts w:cs="Courier New"/>
          <w:b/>
        </w:rPr>
        <w:t>5.1.2.1</w:t>
      </w:r>
      <w:r>
        <w:rPr>
          <w:rFonts w:cs="Courier New"/>
        </w:rPr>
        <w:t xml:space="preserve"> Provide a copy of the Quality Management Plan to the Government QAR at the Contractor facility for review prior to submission to the PCO.</w:t>
      </w:r>
    </w:p>
    <w:p w14:paraId="2EE04E8A" w14:textId="77777777" w:rsidR="00525361" w:rsidRDefault="00525361" w:rsidP="00525361">
      <w:pPr>
        <w:widowControl w:val="0"/>
        <w:tabs>
          <w:tab w:val="left" w:pos="-720"/>
          <w:tab w:val="left" w:pos="0"/>
          <w:tab w:val="left" w:pos="720"/>
          <w:tab w:val="left" w:pos="1440"/>
          <w:tab w:val="left" w:pos="1728"/>
        </w:tabs>
        <w:snapToGrid w:val="0"/>
        <w:ind w:firstLine="720"/>
        <w:rPr>
          <w:rFonts w:cs="Courier New"/>
        </w:rPr>
      </w:pPr>
    </w:p>
    <w:p w14:paraId="6E31D115" w14:textId="77777777" w:rsidR="00525361" w:rsidRDefault="00525361" w:rsidP="00E66761">
      <w:pPr>
        <w:widowControl w:val="0"/>
        <w:tabs>
          <w:tab w:val="left" w:pos="-720"/>
          <w:tab w:val="left" w:pos="0"/>
          <w:tab w:val="left" w:pos="720"/>
          <w:tab w:val="left" w:pos="1440"/>
          <w:tab w:val="left" w:pos="1728"/>
        </w:tabs>
        <w:snapToGrid w:val="0"/>
        <w:rPr>
          <w:rFonts w:cs="Courier New"/>
        </w:rPr>
      </w:pPr>
      <w:r>
        <w:rPr>
          <w:rFonts w:cs="Courier New"/>
        </w:rPr>
        <w:tab/>
      </w:r>
      <w:r>
        <w:rPr>
          <w:rFonts w:cs="Courier New"/>
        </w:rPr>
        <w:tab/>
      </w:r>
      <w:r>
        <w:rPr>
          <w:rFonts w:cs="Courier New"/>
        </w:rPr>
        <w:tab/>
      </w:r>
      <w:r w:rsidR="00AE0B8F">
        <w:rPr>
          <w:rFonts w:cs="Courier New"/>
        </w:rPr>
        <w:tab/>
      </w:r>
      <w:r w:rsidRPr="00745D4D">
        <w:rPr>
          <w:rFonts w:cs="Courier New"/>
          <w:b/>
        </w:rPr>
        <w:t>5.1.2.2</w:t>
      </w:r>
      <w:r>
        <w:rPr>
          <w:rFonts w:cs="Courier New"/>
        </w:rPr>
        <w:t xml:space="preserve"> Submit initial Quality Management Plan no later than </w:t>
      </w:r>
      <w:r w:rsidRPr="00182A54">
        <w:rPr>
          <w:rFonts w:cs="Courier New"/>
          <w:b/>
          <w:u w:val="single"/>
        </w:rPr>
        <w:t>60</w:t>
      </w:r>
      <w:r>
        <w:rPr>
          <w:rFonts w:cs="Courier New"/>
        </w:rPr>
        <w:t xml:space="preserve"> </w:t>
      </w:r>
      <w:r w:rsidRPr="0083138D">
        <w:rPr>
          <w:rFonts w:cs="Courier New"/>
          <w:b/>
        </w:rPr>
        <w:t>calendar days</w:t>
      </w:r>
      <w:r>
        <w:rPr>
          <w:rFonts w:cs="Courier New"/>
        </w:rPr>
        <w:t xml:space="preserve"> prior to the start of production.  Copies of the documented program are to be provided for review</w:t>
      </w:r>
      <w:r w:rsidR="00443E52">
        <w:rPr>
          <w:rFonts w:cs="Courier New"/>
        </w:rPr>
        <w:t xml:space="preserve"> </w:t>
      </w:r>
      <w:r>
        <w:rPr>
          <w:rFonts w:cs="Courier New"/>
        </w:rPr>
        <w:t>and approval to the Procuring Off</w:t>
      </w:r>
      <w:r w:rsidR="005631AF">
        <w:rPr>
          <w:rFonts w:cs="Courier New"/>
        </w:rPr>
        <w:t>ice with the review made by WXRZ</w:t>
      </w:r>
      <w:r>
        <w:rPr>
          <w:rFonts w:cs="Courier New"/>
        </w:rPr>
        <w:t xml:space="preserve"> </w:t>
      </w:r>
      <w:r w:rsidR="00073A32">
        <w:rPr>
          <w:rFonts w:cs="Courier New"/>
        </w:rPr>
        <w:t>Procurement Quality Manager (</w:t>
      </w:r>
      <w:r>
        <w:rPr>
          <w:rFonts w:cs="Courier New"/>
        </w:rPr>
        <w:t>PQM</w:t>
      </w:r>
      <w:r w:rsidR="00031F75">
        <w:rPr>
          <w:rFonts w:cs="Courier New"/>
        </w:rPr>
        <w:t>)</w:t>
      </w:r>
      <w:r>
        <w:rPr>
          <w:rFonts w:cs="Courier New"/>
        </w:rPr>
        <w:t>, and the Acquisition Engineer.</w:t>
      </w:r>
    </w:p>
    <w:p w14:paraId="082F0160" w14:textId="77777777" w:rsidR="00A24CD0" w:rsidRDefault="00A24CD0" w:rsidP="00AE0B8F">
      <w:pPr>
        <w:widowControl w:val="0"/>
        <w:tabs>
          <w:tab w:val="left" w:pos="-720"/>
          <w:tab w:val="left" w:pos="0"/>
          <w:tab w:val="left" w:pos="720"/>
          <w:tab w:val="left" w:pos="1440"/>
          <w:tab w:val="left" w:pos="1728"/>
        </w:tabs>
        <w:snapToGrid w:val="0"/>
        <w:jc w:val="center"/>
        <w:rPr>
          <w:rFonts w:cs="Courier New"/>
        </w:rPr>
      </w:pPr>
    </w:p>
    <w:p w14:paraId="0E548556" w14:textId="77777777" w:rsidR="00525361" w:rsidRDefault="00525361" w:rsidP="00525361">
      <w:pPr>
        <w:widowControl w:val="0"/>
        <w:tabs>
          <w:tab w:val="left" w:pos="-720"/>
          <w:tab w:val="left" w:pos="0"/>
          <w:tab w:val="left" w:pos="720"/>
          <w:tab w:val="left" w:pos="1440"/>
          <w:tab w:val="left" w:pos="1728"/>
        </w:tabs>
        <w:snapToGrid w:val="0"/>
        <w:rPr>
          <w:rFonts w:cs="Courier New"/>
        </w:rPr>
      </w:pPr>
      <w:r>
        <w:rPr>
          <w:rFonts w:cs="Courier New"/>
        </w:rPr>
        <w:tab/>
      </w:r>
      <w:r>
        <w:rPr>
          <w:rFonts w:cs="Courier New"/>
        </w:rPr>
        <w:tab/>
      </w:r>
      <w:r>
        <w:rPr>
          <w:rFonts w:cs="Courier New"/>
        </w:rPr>
        <w:tab/>
      </w:r>
      <w:r>
        <w:rPr>
          <w:rFonts w:cs="Courier New"/>
        </w:rPr>
        <w:tab/>
      </w:r>
      <w:r w:rsidRPr="00745D4D">
        <w:rPr>
          <w:rFonts w:cs="Courier New"/>
          <w:b/>
        </w:rPr>
        <w:t>5.1.2.3</w:t>
      </w:r>
      <w:r>
        <w:rPr>
          <w:rFonts w:cs="Courier New"/>
        </w:rPr>
        <w:t xml:space="preserve"> Submit revisions when developed.</w:t>
      </w:r>
    </w:p>
    <w:p w14:paraId="5B1DE373" w14:textId="77777777" w:rsidR="00617791" w:rsidRDefault="00617791" w:rsidP="00525361">
      <w:pPr>
        <w:widowControl w:val="0"/>
        <w:tabs>
          <w:tab w:val="left" w:pos="-720"/>
          <w:tab w:val="left" w:pos="0"/>
          <w:tab w:val="left" w:pos="720"/>
          <w:tab w:val="left" w:pos="1440"/>
          <w:tab w:val="left" w:pos="1728"/>
        </w:tabs>
        <w:snapToGrid w:val="0"/>
        <w:rPr>
          <w:rFonts w:cs="Courier New"/>
        </w:rPr>
      </w:pPr>
    </w:p>
    <w:p w14:paraId="0FC34444" w14:textId="75546A72" w:rsidR="00617791" w:rsidRPr="00617791" w:rsidRDefault="00617791" w:rsidP="00617791">
      <w:pPr>
        <w:widowControl w:val="0"/>
        <w:tabs>
          <w:tab w:val="left" w:pos="-720"/>
          <w:tab w:val="left" w:pos="0"/>
          <w:tab w:val="left" w:pos="720"/>
          <w:tab w:val="left" w:pos="1440"/>
          <w:tab w:val="left" w:pos="1728"/>
        </w:tabs>
        <w:snapToGrid w:val="0"/>
        <w:rPr>
          <w:rFonts w:cs="Courier New"/>
        </w:rPr>
      </w:pPr>
      <w:r>
        <w:rPr>
          <w:rFonts w:cs="Courier New"/>
        </w:rPr>
        <w:tab/>
      </w:r>
      <w:r>
        <w:rPr>
          <w:rFonts w:cs="Courier New"/>
        </w:rPr>
        <w:tab/>
      </w:r>
      <w:r>
        <w:rPr>
          <w:rFonts w:cs="Courier New"/>
        </w:rPr>
        <w:tab/>
      </w:r>
      <w:r>
        <w:rPr>
          <w:rFonts w:cs="Courier New"/>
        </w:rPr>
        <w:tab/>
      </w:r>
      <w:r w:rsidRPr="00FC7B64">
        <w:rPr>
          <w:rFonts w:cs="Courier New"/>
          <w:b/>
          <w:bCs/>
        </w:rPr>
        <w:t>5.1.2.4</w:t>
      </w:r>
      <w:r w:rsidRPr="00FC7B64">
        <w:rPr>
          <w:rFonts w:cs="Courier New"/>
        </w:rPr>
        <w:t xml:space="preserve"> Be responsible for all labor and materials required to perform all mandatory and non-mandatory tests and inspections required to assure conformance with all requirements specified herein and outlined in </w:t>
      </w:r>
      <w:r w:rsidRPr="00FC7B64">
        <w:rPr>
          <w:rFonts w:cs="Courier New"/>
          <w:i/>
          <w:iCs/>
        </w:rPr>
        <w:t xml:space="preserve">Exhibit </w:t>
      </w:r>
      <w:r w:rsidR="004C3634" w:rsidRPr="00FC7B64">
        <w:rPr>
          <w:rFonts w:cs="Courier New"/>
          <w:i/>
          <w:iCs/>
        </w:rPr>
        <w:t>7</w:t>
      </w:r>
      <w:r w:rsidRPr="00FC7B64">
        <w:rPr>
          <w:rFonts w:cs="Courier New"/>
        </w:rPr>
        <w:t>.  The Government reserves the right to perform any of the inspections set forth in the specification where such inspections are deemed necessary to ensure supplies and services conform to prescribed requirements.</w:t>
      </w:r>
    </w:p>
    <w:p w14:paraId="5B8BF654" w14:textId="77777777" w:rsidR="00525361" w:rsidRPr="008C6E56" w:rsidRDefault="00525361" w:rsidP="00AE0B8F"/>
    <w:p w14:paraId="2375D64D" w14:textId="76E0D722" w:rsidR="00451D39" w:rsidRDefault="00FB1743" w:rsidP="00451D39">
      <w:pPr>
        <w:rPr>
          <w:rFonts w:cs="Courier New"/>
          <w:color w:val="000000"/>
        </w:rPr>
      </w:pPr>
      <w:r>
        <w:rPr>
          <w:rFonts w:cs="Courier New"/>
        </w:rPr>
        <w:tab/>
      </w:r>
      <w:r w:rsidR="001A01AE">
        <w:rPr>
          <w:rFonts w:cs="Courier New"/>
          <w:b/>
        </w:rPr>
        <w:t>5</w:t>
      </w:r>
      <w:r w:rsidRPr="00571591">
        <w:rPr>
          <w:rFonts w:cs="Courier New"/>
          <w:b/>
        </w:rPr>
        <w:t>.</w:t>
      </w:r>
      <w:r w:rsidR="0036453D" w:rsidRPr="00571591">
        <w:rPr>
          <w:rFonts w:cs="Courier New"/>
          <w:b/>
        </w:rPr>
        <w:t>2</w:t>
      </w:r>
      <w:r w:rsidR="0036453D">
        <w:rPr>
          <w:rFonts w:cs="Courier New"/>
        </w:rPr>
        <w:t xml:space="preserve"> </w:t>
      </w:r>
      <w:r w:rsidR="00295BE4" w:rsidRPr="00451D39">
        <w:rPr>
          <w:b/>
          <w:bCs/>
          <w:color w:val="000000"/>
        </w:rPr>
        <w:t>STATISTICAL PROCESS CONTROL</w:t>
      </w:r>
      <w:r w:rsidR="0036453D" w:rsidRPr="00451D39">
        <w:rPr>
          <w:b/>
          <w:bCs/>
          <w:color w:val="000000"/>
        </w:rPr>
        <w:t xml:space="preserve"> (SPC)</w:t>
      </w:r>
      <w:proofErr w:type="gramStart"/>
      <w:r w:rsidR="00451D39">
        <w:rPr>
          <w:bCs/>
          <w:color w:val="000000"/>
        </w:rPr>
        <w:t>:  T</w:t>
      </w:r>
      <w:r w:rsidR="00451D39" w:rsidRPr="00657786">
        <w:rPr>
          <w:rFonts w:cs="Courier New"/>
          <w:color w:val="000000"/>
        </w:rPr>
        <w:t>he</w:t>
      </w:r>
      <w:proofErr w:type="gramEnd"/>
      <w:r w:rsidR="00451D39" w:rsidRPr="00657786">
        <w:rPr>
          <w:rFonts w:cs="Courier New"/>
          <w:color w:val="000000"/>
        </w:rPr>
        <w:t xml:space="preserve"> </w:t>
      </w:r>
      <w:r w:rsidR="00451D39">
        <w:rPr>
          <w:rFonts w:cs="Courier New"/>
          <w:color w:val="000000"/>
        </w:rPr>
        <w:t>Contractor</w:t>
      </w:r>
      <w:r w:rsidR="00451D39" w:rsidRPr="00657786">
        <w:rPr>
          <w:rFonts w:cs="Courier New"/>
          <w:color w:val="000000"/>
        </w:rPr>
        <w:t xml:space="preserve"> shall impl</w:t>
      </w:r>
      <w:r w:rsidR="00451D39">
        <w:rPr>
          <w:rFonts w:cs="Courier New"/>
          <w:color w:val="000000"/>
        </w:rPr>
        <w:t>ement SPC in accordance with a Government-</w:t>
      </w:r>
      <w:r w:rsidR="005B4107">
        <w:rPr>
          <w:rFonts w:cs="Courier New"/>
          <w:color w:val="000000"/>
        </w:rPr>
        <w:t>approved</w:t>
      </w:r>
      <w:r w:rsidR="00451D39" w:rsidRPr="00657786">
        <w:rPr>
          <w:rFonts w:cs="Courier New"/>
          <w:color w:val="000000"/>
        </w:rPr>
        <w:t xml:space="preserve"> SPC Program Plan.  </w:t>
      </w:r>
      <w:r w:rsidR="00451D39" w:rsidRPr="00C30DF2">
        <w:rPr>
          <w:rFonts w:cs="Courier New"/>
          <w:color w:val="000000"/>
        </w:rPr>
        <w:t xml:space="preserve">NSWC Crane </w:t>
      </w:r>
      <w:r w:rsidR="00C30DF2" w:rsidRPr="00C30DF2">
        <w:rPr>
          <w:rFonts w:cs="Courier New"/>
          <w:color w:val="000000"/>
        </w:rPr>
        <w:t>Countermeasures Design</w:t>
      </w:r>
      <w:r w:rsidR="00451D39" w:rsidRPr="00C30DF2">
        <w:rPr>
          <w:rFonts w:cs="Courier New"/>
          <w:color w:val="000000"/>
        </w:rPr>
        <w:t xml:space="preserve"> Branch</w:t>
      </w:r>
      <w:r w:rsidR="00451D39">
        <w:rPr>
          <w:rFonts w:cs="Courier New"/>
          <w:color w:val="000000"/>
        </w:rPr>
        <w:t xml:space="preserve"> PQM and </w:t>
      </w:r>
      <w:r w:rsidR="00585C01">
        <w:rPr>
          <w:rFonts w:cs="Courier New"/>
          <w:color w:val="000000"/>
        </w:rPr>
        <w:t>Acquisition Engineer</w:t>
      </w:r>
      <w:r w:rsidR="00451D39" w:rsidRPr="00023ABE">
        <w:rPr>
          <w:color w:val="000000"/>
        </w:rPr>
        <w:t xml:space="preserve"> </w:t>
      </w:r>
      <w:r w:rsidR="00533C6D">
        <w:rPr>
          <w:color w:val="000000"/>
        </w:rPr>
        <w:t>will</w:t>
      </w:r>
      <w:r w:rsidR="00451D39" w:rsidRPr="00023ABE">
        <w:rPr>
          <w:rFonts w:cs="Courier New"/>
          <w:color w:val="000000"/>
        </w:rPr>
        <w:t xml:space="preserve"> </w:t>
      </w:r>
      <w:r w:rsidR="00CE1270">
        <w:rPr>
          <w:rFonts w:cs="Courier New"/>
          <w:color w:val="000000"/>
        </w:rPr>
        <w:t>review</w:t>
      </w:r>
      <w:r w:rsidR="00451D39" w:rsidRPr="00023ABE">
        <w:rPr>
          <w:rFonts w:cs="Courier New"/>
          <w:color w:val="000000"/>
        </w:rPr>
        <w:t xml:space="preserve"> any exceptions to this policy</w:t>
      </w:r>
      <w:r w:rsidR="00CE1270">
        <w:rPr>
          <w:rFonts w:cs="Courier New"/>
          <w:color w:val="000000"/>
        </w:rPr>
        <w:t xml:space="preserve"> with approval from PMA</w:t>
      </w:r>
      <w:r w:rsidR="00330D7B">
        <w:rPr>
          <w:rFonts w:cs="Courier New"/>
          <w:color w:val="000000"/>
        </w:rPr>
        <w:t>-</w:t>
      </w:r>
      <w:r w:rsidR="00CE1270">
        <w:rPr>
          <w:rFonts w:cs="Courier New"/>
          <w:color w:val="000000"/>
        </w:rPr>
        <w:t>272</w:t>
      </w:r>
      <w:r w:rsidR="00451D39" w:rsidRPr="00023ABE">
        <w:rPr>
          <w:rFonts w:cs="Courier New"/>
          <w:color w:val="000000"/>
        </w:rPr>
        <w:t>.</w:t>
      </w:r>
    </w:p>
    <w:p w14:paraId="7AAAFD05" w14:textId="77777777" w:rsidR="00C84C3E" w:rsidRDefault="00C84C3E" w:rsidP="00C02BD5">
      <w:pPr>
        <w:jc w:val="center"/>
        <w:rPr>
          <w:rFonts w:cs="Courier New"/>
          <w:color w:val="000000"/>
        </w:rPr>
      </w:pPr>
    </w:p>
    <w:p w14:paraId="0CB999BD" w14:textId="613F0BE7" w:rsidR="006C40F2" w:rsidRDefault="001A01AE" w:rsidP="006C40F2">
      <w:pPr>
        <w:ind w:firstLine="1440"/>
        <w:rPr>
          <w:bCs/>
          <w:color w:val="000000"/>
        </w:rPr>
      </w:pPr>
      <w:r w:rsidRPr="001A01AE">
        <w:rPr>
          <w:rFonts w:cs="Courier New"/>
          <w:b/>
          <w:color w:val="000000"/>
        </w:rPr>
        <w:lastRenderedPageBreak/>
        <w:t>5</w:t>
      </w:r>
      <w:r w:rsidR="00451D39" w:rsidRPr="001A01AE">
        <w:rPr>
          <w:rFonts w:cs="Courier New"/>
          <w:b/>
          <w:color w:val="000000"/>
        </w:rPr>
        <w:t>.2.1</w:t>
      </w:r>
      <w:r w:rsidR="00451D39" w:rsidRPr="00BC59EA">
        <w:rPr>
          <w:b/>
          <w:bCs/>
          <w:color w:val="000000"/>
        </w:rPr>
        <w:t xml:space="preserve"> </w:t>
      </w:r>
      <w:r w:rsidR="00451D39">
        <w:rPr>
          <w:rFonts w:cs="Courier New"/>
          <w:color w:val="000000"/>
        </w:rPr>
        <w:t xml:space="preserve">The SPC </w:t>
      </w:r>
      <w:r w:rsidR="00CE1270">
        <w:rPr>
          <w:rFonts w:cs="Courier New"/>
          <w:color w:val="000000"/>
        </w:rPr>
        <w:t>General</w:t>
      </w:r>
      <w:r w:rsidR="00897316">
        <w:rPr>
          <w:rFonts w:cs="Courier New"/>
          <w:color w:val="000000"/>
        </w:rPr>
        <w:t xml:space="preserve"> and Detailed P</w:t>
      </w:r>
      <w:r w:rsidR="00451D39">
        <w:rPr>
          <w:rFonts w:cs="Courier New"/>
          <w:color w:val="000000"/>
        </w:rPr>
        <w:t>lan</w:t>
      </w:r>
      <w:r w:rsidR="00897316">
        <w:rPr>
          <w:rFonts w:cs="Courier New"/>
          <w:color w:val="000000"/>
        </w:rPr>
        <w:t>s</w:t>
      </w:r>
      <w:r w:rsidR="00451D39">
        <w:rPr>
          <w:rFonts w:cs="Courier New"/>
          <w:color w:val="000000"/>
        </w:rPr>
        <w:t xml:space="preserve"> </w:t>
      </w:r>
      <w:r w:rsidR="00533C6D">
        <w:rPr>
          <w:rFonts w:cs="Courier New"/>
          <w:color w:val="000000"/>
        </w:rPr>
        <w:t>will</w:t>
      </w:r>
      <w:r w:rsidR="00CE1270">
        <w:rPr>
          <w:rFonts w:cs="Courier New"/>
          <w:color w:val="000000"/>
        </w:rPr>
        <w:t xml:space="preserve"> be revie</w:t>
      </w:r>
      <w:r w:rsidR="005348FF">
        <w:rPr>
          <w:rFonts w:cs="Courier New"/>
          <w:color w:val="000000"/>
        </w:rPr>
        <w:t>we</w:t>
      </w:r>
      <w:r w:rsidR="00CE1270">
        <w:rPr>
          <w:rFonts w:cs="Courier New"/>
          <w:color w:val="000000"/>
        </w:rPr>
        <w:t xml:space="preserve">d by </w:t>
      </w:r>
      <w:r w:rsidR="00CE1270" w:rsidRPr="00C30DF2">
        <w:rPr>
          <w:rFonts w:cs="Courier New"/>
          <w:color w:val="000000"/>
        </w:rPr>
        <w:t xml:space="preserve">NSWC Crane </w:t>
      </w:r>
      <w:r w:rsidR="00C30DF2" w:rsidRPr="00C30DF2">
        <w:rPr>
          <w:rFonts w:cs="Courier New"/>
          <w:color w:val="000000"/>
        </w:rPr>
        <w:t>Countermeasures Design</w:t>
      </w:r>
      <w:r w:rsidR="00CE1270" w:rsidRPr="00C30DF2">
        <w:rPr>
          <w:rFonts w:cs="Courier New"/>
          <w:color w:val="000000"/>
        </w:rPr>
        <w:t xml:space="preserve"> Branch</w:t>
      </w:r>
      <w:r w:rsidR="00CE1270">
        <w:rPr>
          <w:rFonts w:cs="Courier New"/>
          <w:color w:val="000000"/>
        </w:rPr>
        <w:t xml:space="preserve"> PQM</w:t>
      </w:r>
      <w:r w:rsidR="00897316">
        <w:rPr>
          <w:rFonts w:cs="Courier New"/>
          <w:color w:val="000000"/>
        </w:rPr>
        <w:t xml:space="preserve"> and </w:t>
      </w:r>
      <w:r w:rsidR="00451D39" w:rsidRPr="006C40F2">
        <w:rPr>
          <w:rFonts w:cs="Courier New"/>
          <w:color w:val="000000"/>
        </w:rPr>
        <w:t xml:space="preserve">structured </w:t>
      </w:r>
      <w:r w:rsidR="00384334" w:rsidRPr="003C0270">
        <w:rPr>
          <w:rFonts w:cs="Courier New"/>
          <w:color w:val="000000"/>
        </w:rPr>
        <w:t>in accordance with</w:t>
      </w:r>
      <w:r w:rsidR="00451D39" w:rsidRPr="006C40F2">
        <w:rPr>
          <w:rFonts w:cs="Courier New"/>
          <w:color w:val="000000"/>
        </w:rPr>
        <w:t xml:space="preserve"> </w:t>
      </w:r>
      <w:r w:rsidR="001D207A" w:rsidRPr="005908E6">
        <w:rPr>
          <w:rFonts w:cs="Courier New"/>
          <w:b/>
          <w:color w:val="000000"/>
        </w:rPr>
        <w:t>CDRL A</w:t>
      </w:r>
      <w:r w:rsidR="00950EB4" w:rsidRPr="005908E6">
        <w:rPr>
          <w:rFonts w:cs="Courier New"/>
          <w:b/>
          <w:color w:val="000000"/>
        </w:rPr>
        <w:t>0</w:t>
      </w:r>
      <w:r w:rsidR="006C40F2" w:rsidRPr="005908E6">
        <w:rPr>
          <w:rFonts w:cs="Courier New"/>
          <w:b/>
          <w:color w:val="000000"/>
        </w:rPr>
        <w:t>1</w:t>
      </w:r>
      <w:r w:rsidR="000B7EBD">
        <w:rPr>
          <w:rFonts w:cs="Courier New"/>
          <w:b/>
          <w:color w:val="000000"/>
        </w:rPr>
        <w:t>1</w:t>
      </w:r>
      <w:r w:rsidR="006C40F2" w:rsidRPr="005908E6">
        <w:rPr>
          <w:rFonts w:cs="Courier New"/>
          <w:b/>
          <w:color w:val="000000"/>
        </w:rPr>
        <w:t xml:space="preserve"> </w:t>
      </w:r>
      <w:r w:rsidR="005631AF">
        <w:rPr>
          <w:b/>
          <w:bCs/>
          <w:color w:val="000000"/>
        </w:rPr>
        <w:t>(Statistical Process Control (</w:t>
      </w:r>
      <w:r w:rsidR="001D207A" w:rsidRPr="005908E6">
        <w:rPr>
          <w:b/>
          <w:bCs/>
          <w:color w:val="000000"/>
        </w:rPr>
        <w:t>SPC)</w:t>
      </w:r>
      <w:r w:rsidR="005631AF">
        <w:rPr>
          <w:b/>
          <w:bCs/>
          <w:color w:val="000000"/>
        </w:rPr>
        <w:t xml:space="preserve"> Plan)</w:t>
      </w:r>
      <w:r w:rsidR="00604AFE">
        <w:rPr>
          <w:b/>
          <w:bCs/>
          <w:color w:val="000000"/>
        </w:rPr>
        <w:t>,</w:t>
      </w:r>
      <w:r w:rsidR="00451D39" w:rsidRPr="006C40F2">
        <w:rPr>
          <w:bCs/>
          <w:color w:val="000000"/>
        </w:rPr>
        <w:t xml:space="preserve"> applicable for </w:t>
      </w:r>
      <w:r w:rsidR="00451D39" w:rsidRPr="00271D0C">
        <w:rPr>
          <w:bCs/>
          <w:color w:val="000000"/>
        </w:rPr>
        <w:t>both</w:t>
      </w:r>
      <w:r w:rsidR="00451D39" w:rsidRPr="006C40F2">
        <w:rPr>
          <w:bCs/>
          <w:color w:val="000000"/>
        </w:rPr>
        <w:t xml:space="preserve"> the</w:t>
      </w:r>
      <w:r w:rsidR="00451D39" w:rsidRPr="001D207A">
        <w:rPr>
          <w:bCs/>
          <w:color w:val="000000"/>
        </w:rPr>
        <w:t xml:space="preserve"> General and Detailed Plans</w:t>
      </w:r>
      <w:r w:rsidR="00B94771" w:rsidRPr="001D207A">
        <w:rPr>
          <w:bCs/>
          <w:color w:val="000000"/>
        </w:rPr>
        <w:t>.</w:t>
      </w:r>
    </w:p>
    <w:p w14:paraId="474B90F2" w14:textId="77777777" w:rsidR="00443E52" w:rsidRPr="009115BB" w:rsidRDefault="00443E52" w:rsidP="008C6E56"/>
    <w:p w14:paraId="390470FA" w14:textId="57070B16" w:rsidR="00141FDE" w:rsidRDefault="006C40F2" w:rsidP="00141FDE">
      <w:pPr>
        <w:ind w:firstLine="1440"/>
        <w:rPr>
          <w:color w:val="000000"/>
        </w:rPr>
      </w:pPr>
      <w:r>
        <w:rPr>
          <w:bCs/>
          <w:color w:val="000000"/>
        </w:rPr>
        <w:tab/>
      </w:r>
      <w:r w:rsidR="001A01AE">
        <w:rPr>
          <w:rFonts w:cs="Courier New"/>
          <w:b/>
          <w:color w:val="000000"/>
        </w:rPr>
        <w:t>5</w:t>
      </w:r>
      <w:r w:rsidR="00451D39" w:rsidRPr="001A01AE">
        <w:rPr>
          <w:rFonts w:cs="Courier New"/>
          <w:b/>
          <w:color w:val="000000"/>
        </w:rPr>
        <w:t>.2.1.1</w:t>
      </w:r>
      <w:r w:rsidR="00451D39">
        <w:rPr>
          <w:rFonts w:cs="Courier New"/>
          <w:color w:val="000000"/>
        </w:rPr>
        <w:t xml:space="preserve"> </w:t>
      </w:r>
      <w:r w:rsidR="00A35EB3" w:rsidRPr="002B6BB3">
        <w:rPr>
          <w:bCs/>
          <w:color w:val="000000"/>
        </w:rPr>
        <w:t xml:space="preserve">Specific Requirements </w:t>
      </w:r>
      <w:r w:rsidR="00A35EB3" w:rsidRPr="00933F1B">
        <w:rPr>
          <w:bCs/>
          <w:color w:val="000000"/>
        </w:rPr>
        <w:t>Pertaining to Plan Submittal.</w:t>
      </w:r>
      <w:r w:rsidR="00A35EB3" w:rsidRPr="00933F1B">
        <w:rPr>
          <w:color w:val="000000"/>
        </w:rPr>
        <w:t xml:space="preserve">  </w:t>
      </w:r>
      <w:r w:rsidR="00A35EB3">
        <w:rPr>
          <w:color w:val="000000"/>
        </w:rPr>
        <w:t>In accordance with</w:t>
      </w:r>
      <w:r w:rsidR="00855853">
        <w:rPr>
          <w:color w:val="000000"/>
        </w:rPr>
        <w:t xml:space="preserve"> </w:t>
      </w:r>
      <w:r w:rsidR="00855853" w:rsidRPr="005908E6">
        <w:rPr>
          <w:rFonts w:cs="Courier New"/>
          <w:b/>
          <w:color w:val="000000"/>
        </w:rPr>
        <w:t>CDRL A01</w:t>
      </w:r>
      <w:r w:rsidR="000B7EBD">
        <w:rPr>
          <w:rFonts w:cs="Courier New"/>
          <w:b/>
          <w:color w:val="000000"/>
        </w:rPr>
        <w:t>1</w:t>
      </w:r>
      <w:r w:rsidR="00855853" w:rsidRPr="005908E6">
        <w:rPr>
          <w:rFonts w:cs="Courier New"/>
          <w:b/>
          <w:color w:val="000000"/>
        </w:rPr>
        <w:t xml:space="preserve"> </w:t>
      </w:r>
      <w:r w:rsidR="00855853" w:rsidRPr="005908E6">
        <w:rPr>
          <w:b/>
          <w:bCs/>
          <w:color w:val="000000"/>
        </w:rPr>
        <w:t>(</w:t>
      </w:r>
      <w:r w:rsidR="005631AF">
        <w:rPr>
          <w:b/>
          <w:bCs/>
          <w:color w:val="000000"/>
        </w:rPr>
        <w:t>Statistical Process Control (</w:t>
      </w:r>
      <w:r w:rsidR="005631AF" w:rsidRPr="005908E6">
        <w:rPr>
          <w:b/>
          <w:bCs/>
          <w:color w:val="000000"/>
        </w:rPr>
        <w:t>SPC</w:t>
      </w:r>
      <w:r w:rsidR="005631AF">
        <w:rPr>
          <w:b/>
          <w:bCs/>
          <w:color w:val="000000"/>
        </w:rPr>
        <w:t>) Plan</w:t>
      </w:r>
      <w:r w:rsidR="00855853" w:rsidRPr="005908E6">
        <w:rPr>
          <w:b/>
          <w:bCs/>
          <w:color w:val="000000"/>
        </w:rPr>
        <w:t>)</w:t>
      </w:r>
      <w:r w:rsidR="00A35EB3">
        <w:rPr>
          <w:color w:val="000000"/>
        </w:rPr>
        <w:t xml:space="preserve">, </w:t>
      </w:r>
      <w:r w:rsidR="00A35EB3" w:rsidRPr="00933F1B">
        <w:rPr>
          <w:color w:val="000000"/>
        </w:rPr>
        <w:t>the supplemental information</w:t>
      </w:r>
      <w:r w:rsidR="00A35EB3">
        <w:rPr>
          <w:color w:val="000000"/>
        </w:rPr>
        <w:t xml:space="preserve"> </w:t>
      </w:r>
      <w:r w:rsidR="00A35EB3" w:rsidRPr="00141FDE">
        <w:rPr>
          <w:color w:val="000000"/>
        </w:rPr>
        <w:t xml:space="preserve">in </w:t>
      </w:r>
      <w:r w:rsidR="00F648C4" w:rsidRPr="005908E6">
        <w:rPr>
          <w:b/>
          <w:i/>
          <w:color w:val="000000"/>
        </w:rPr>
        <w:t>Exhibit</w:t>
      </w:r>
      <w:r w:rsidR="00B94771" w:rsidRPr="005908E6">
        <w:rPr>
          <w:b/>
          <w:i/>
          <w:color w:val="000000"/>
        </w:rPr>
        <w:t xml:space="preserve"> </w:t>
      </w:r>
      <w:r w:rsidR="002B0A53">
        <w:rPr>
          <w:b/>
          <w:i/>
          <w:color w:val="000000"/>
        </w:rPr>
        <w:t>4</w:t>
      </w:r>
      <w:r w:rsidR="00A35EB3" w:rsidRPr="00141FDE">
        <w:rPr>
          <w:b/>
          <w:color w:val="000000"/>
        </w:rPr>
        <w:t xml:space="preserve"> </w:t>
      </w:r>
      <w:r w:rsidR="00A35EB3" w:rsidRPr="00141FDE">
        <w:rPr>
          <w:color w:val="000000"/>
        </w:rPr>
        <w:t xml:space="preserve">for the General SPC Plan and </w:t>
      </w:r>
      <w:r w:rsidR="00A35EB3" w:rsidRPr="005908E6">
        <w:rPr>
          <w:b/>
          <w:i/>
          <w:color w:val="000000"/>
        </w:rPr>
        <w:t xml:space="preserve">Exhibit </w:t>
      </w:r>
      <w:r w:rsidR="002B0A53">
        <w:rPr>
          <w:b/>
          <w:i/>
          <w:color w:val="000000"/>
        </w:rPr>
        <w:t>5</w:t>
      </w:r>
      <w:r w:rsidR="00A35EB3" w:rsidRPr="00141FDE">
        <w:rPr>
          <w:color w:val="000000"/>
        </w:rPr>
        <w:t xml:space="preserve"> for the Deta</w:t>
      </w:r>
      <w:r w:rsidR="00A35EB3">
        <w:rPr>
          <w:color w:val="000000"/>
        </w:rPr>
        <w:t>iled SPC Plan</w:t>
      </w:r>
      <w:r w:rsidR="00A35EB3" w:rsidRPr="00933F1B">
        <w:rPr>
          <w:color w:val="000000"/>
        </w:rPr>
        <w:t xml:space="preserve"> shall be considered and used when de</w:t>
      </w:r>
      <w:r w:rsidR="00A35EB3">
        <w:rPr>
          <w:color w:val="000000"/>
        </w:rPr>
        <w:t>veloping</w:t>
      </w:r>
      <w:r w:rsidR="00A35EB3" w:rsidRPr="002B6BB3">
        <w:rPr>
          <w:color w:val="000000"/>
        </w:rPr>
        <w:t xml:space="preserve"> the </w:t>
      </w:r>
      <w:r w:rsidR="00A35EB3">
        <w:rPr>
          <w:color w:val="000000"/>
        </w:rPr>
        <w:t>two</w:t>
      </w:r>
      <w:r w:rsidR="00A35EB3" w:rsidRPr="002B6BB3">
        <w:rPr>
          <w:color w:val="000000"/>
        </w:rPr>
        <w:t xml:space="preserve"> SPC Plans</w:t>
      </w:r>
      <w:r w:rsidR="00141FDE">
        <w:rPr>
          <w:color w:val="000000"/>
        </w:rPr>
        <w:t>.</w:t>
      </w:r>
    </w:p>
    <w:p w14:paraId="7A6EF139" w14:textId="77777777" w:rsidR="00561E53" w:rsidRPr="00561E53" w:rsidRDefault="00141FDE" w:rsidP="00C02BD5">
      <w:r>
        <w:rPr>
          <w:color w:val="000000"/>
        </w:rPr>
        <w:tab/>
      </w:r>
    </w:p>
    <w:p w14:paraId="0D28FFB6" w14:textId="77777777" w:rsidR="00141FDE" w:rsidRPr="00141FDE" w:rsidRDefault="00141FDE" w:rsidP="00141FDE">
      <w:pPr>
        <w:rPr>
          <w:bCs/>
          <w:color w:val="000000"/>
        </w:rPr>
      </w:pPr>
      <w:r>
        <w:rPr>
          <w:bCs/>
          <w:color w:val="000000"/>
        </w:rPr>
        <w:tab/>
      </w:r>
      <w:r>
        <w:rPr>
          <w:bCs/>
          <w:color w:val="000000"/>
        </w:rPr>
        <w:tab/>
      </w:r>
      <w:r w:rsidR="001A01AE">
        <w:rPr>
          <w:b/>
          <w:bCs/>
          <w:color w:val="000000"/>
        </w:rPr>
        <w:t>5.2.2</w:t>
      </w:r>
      <w:r w:rsidR="003C78FF">
        <w:rPr>
          <w:bCs/>
          <w:color w:val="000000"/>
        </w:rPr>
        <w:t xml:space="preserve"> </w:t>
      </w:r>
      <w:r w:rsidR="003C78FF" w:rsidRPr="009A6DF6">
        <w:rPr>
          <w:rFonts w:cs="Courier New"/>
          <w:color w:val="000000"/>
        </w:rPr>
        <w:t xml:space="preserve">The </w:t>
      </w:r>
      <w:r w:rsidR="003C78FF">
        <w:rPr>
          <w:rFonts w:cs="Courier New"/>
          <w:color w:val="000000"/>
        </w:rPr>
        <w:t>Contractor shall review all process and operation parameters for possible application of SPC techniques.  This review shall include processes and operations under the control of the Prime Contractor and</w:t>
      </w:r>
      <w:r w:rsidR="00F71622">
        <w:rPr>
          <w:rFonts w:cs="Courier New"/>
          <w:color w:val="000000"/>
        </w:rPr>
        <w:t xml:space="preserve"> those under the control of Sub</w:t>
      </w:r>
      <w:r w:rsidR="00577432" w:rsidRPr="003C0270">
        <w:rPr>
          <w:rFonts w:cs="Courier New"/>
          <w:color w:val="000000"/>
        </w:rPr>
        <w:t>-</w:t>
      </w:r>
      <w:r w:rsidR="00F71622">
        <w:rPr>
          <w:rFonts w:cs="Courier New"/>
          <w:color w:val="000000"/>
        </w:rPr>
        <w:t>C</w:t>
      </w:r>
      <w:r w:rsidR="003C78FF">
        <w:rPr>
          <w:rFonts w:cs="Courier New"/>
          <w:color w:val="000000"/>
        </w:rPr>
        <w:t>ontractor (Vendor) facilities.  A written justification shall be included in the Detailed SPC Plan for each process and operation parameter that controls or influences characteristics identified as Critical or Major, which have been deemed impractical for the application of SPC techniques.</w:t>
      </w:r>
    </w:p>
    <w:p w14:paraId="78E6A116" w14:textId="77777777" w:rsidR="00141FDE" w:rsidRDefault="007441D6" w:rsidP="007441D6">
      <w:pPr>
        <w:tabs>
          <w:tab w:val="left" w:pos="270"/>
          <w:tab w:val="left" w:pos="4515"/>
        </w:tabs>
        <w:ind w:firstLine="720"/>
        <w:rPr>
          <w:bCs/>
          <w:color w:val="000000"/>
        </w:rPr>
      </w:pPr>
      <w:r>
        <w:rPr>
          <w:bCs/>
          <w:color w:val="000000"/>
        </w:rPr>
        <w:tab/>
      </w:r>
    </w:p>
    <w:p w14:paraId="42BEBD22" w14:textId="77777777" w:rsidR="000D0828" w:rsidRDefault="00141FDE" w:rsidP="000D0828">
      <w:pPr>
        <w:tabs>
          <w:tab w:val="left" w:pos="270"/>
        </w:tabs>
        <w:rPr>
          <w:bCs/>
          <w:color w:val="000000"/>
        </w:rPr>
      </w:pPr>
      <w:r>
        <w:rPr>
          <w:bCs/>
          <w:color w:val="000000"/>
        </w:rPr>
        <w:tab/>
      </w:r>
      <w:r>
        <w:rPr>
          <w:bCs/>
          <w:color w:val="000000"/>
        </w:rPr>
        <w:tab/>
      </w:r>
      <w:r>
        <w:rPr>
          <w:bCs/>
          <w:color w:val="000000"/>
        </w:rPr>
        <w:tab/>
      </w:r>
      <w:r w:rsidR="001A01AE">
        <w:rPr>
          <w:b/>
          <w:bCs/>
          <w:color w:val="000000"/>
        </w:rPr>
        <w:t>5.2.3</w:t>
      </w:r>
      <w:r w:rsidR="00353D1C">
        <w:rPr>
          <w:rFonts w:cs="Courier New"/>
          <w:color w:val="000000"/>
        </w:rPr>
        <w:t xml:space="preserve"> The Cont</w:t>
      </w:r>
      <w:r w:rsidR="00B20321">
        <w:rPr>
          <w:rFonts w:cs="Courier New"/>
          <w:color w:val="000000"/>
        </w:rPr>
        <w:t xml:space="preserve">ractor may request, in writing, </w:t>
      </w:r>
      <w:r w:rsidR="00353D1C">
        <w:rPr>
          <w:rFonts w:cs="Courier New"/>
          <w:color w:val="000000"/>
        </w:rPr>
        <w:t>through the Administrative Contracting O</w:t>
      </w:r>
      <w:r w:rsidR="00577432">
        <w:rPr>
          <w:rFonts w:cs="Courier New"/>
          <w:color w:val="000000"/>
        </w:rPr>
        <w:t xml:space="preserve">fficer (ACO) and PCO to the PQM, </w:t>
      </w:r>
      <w:r w:rsidR="003C0270">
        <w:rPr>
          <w:rFonts w:cs="Courier New"/>
          <w:color w:val="000000"/>
        </w:rPr>
        <w:t xml:space="preserve">and the </w:t>
      </w:r>
      <w:r w:rsidR="004E3E3C">
        <w:rPr>
          <w:rFonts w:cs="Courier New"/>
          <w:color w:val="000000"/>
        </w:rPr>
        <w:t>Acquisition Engineer</w:t>
      </w:r>
      <w:r w:rsidR="00353D1C">
        <w:rPr>
          <w:rFonts w:cs="Courier New"/>
          <w:color w:val="000000"/>
        </w:rPr>
        <w:t xml:space="preserve"> that acceptance inspection or testing performed in accordance with contract requirements be reduced or eliminated</w:t>
      </w:r>
      <w:r w:rsidR="00353D1C" w:rsidRPr="00353D1C">
        <w:rPr>
          <w:rFonts w:cs="Courier New"/>
          <w:color w:val="000000"/>
        </w:rPr>
        <w:t xml:space="preserve"> </w:t>
      </w:r>
      <w:r w:rsidR="00353D1C">
        <w:rPr>
          <w:rFonts w:cs="Courier New"/>
          <w:color w:val="000000"/>
        </w:rPr>
        <w:t xml:space="preserve">when the process </w:t>
      </w:r>
      <w:r w:rsidR="00353D1C" w:rsidRPr="000D0828">
        <w:rPr>
          <w:rFonts w:cs="Courier New"/>
          <w:color w:val="000000"/>
        </w:rPr>
        <w:t xml:space="preserve">or operation parameter under control has demonstrated </w:t>
      </w:r>
      <w:r w:rsidR="000D0828">
        <w:rPr>
          <w:rFonts w:cs="Courier New"/>
          <w:color w:val="000000"/>
        </w:rPr>
        <w:t>both stability and capability.</w:t>
      </w:r>
    </w:p>
    <w:p w14:paraId="2A6A89CF" w14:textId="77777777" w:rsidR="000D0828" w:rsidRDefault="000D0828" w:rsidP="000D0828">
      <w:pPr>
        <w:tabs>
          <w:tab w:val="left" w:pos="270"/>
        </w:tabs>
        <w:rPr>
          <w:bCs/>
          <w:color w:val="000000"/>
        </w:rPr>
      </w:pPr>
    </w:p>
    <w:p w14:paraId="5435967A" w14:textId="14007C1A" w:rsidR="00353D1C" w:rsidRPr="000D0828" w:rsidRDefault="000D0828" w:rsidP="000D0828">
      <w:pPr>
        <w:tabs>
          <w:tab w:val="left" w:pos="270"/>
        </w:tabs>
        <w:rPr>
          <w:bCs/>
          <w:color w:val="000000"/>
        </w:rPr>
      </w:pPr>
      <w:r>
        <w:rPr>
          <w:bCs/>
          <w:color w:val="000000"/>
        </w:rPr>
        <w:tab/>
      </w:r>
      <w:r>
        <w:rPr>
          <w:bCs/>
          <w:color w:val="000000"/>
        </w:rPr>
        <w:tab/>
      </w:r>
      <w:r>
        <w:rPr>
          <w:bCs/>
          <w:color w:val="000000"/>
        </w:rPr>
        <w:tab/>
      </w:r>
      <w:r>
        <w:rPr>
          <w:bCs/>
          <w:color w:val="000000"/>
        </w:rPr>
        <w:tab/>
      </w:r>
      <w:r w:rsidR="001A01AE" w:rsidRPr="000D0828">
        <w:rPr>
          <w:rFonts w:cs="Courier New"/>
          <w:b/>
          <w:color w:val="000000"/>
        </w:rPr>
        <w:t>5.2.3.1</w:t>
      </w:r>
      <w:r w:rsidR="00353D1C" w:rsidRPr="000D0828">
        <w:rPr>
          <w:rFonts w:cs="Courier New"/>
          <w:color w:val="000000"/>
        </w:rPr>
        <w:t xml:space="preserve"> </w:t>
      </w:r>
      <w:r w:rsidR="002E1572" w:rsidRPr="005908E6">
        <w:rPr>
          <w:rFonts w:cs="Courier New"/>
          <w:b/>
          <w:i/>
          <w:color w:val="000000"/>
        </w:rPr>
        <w:t xml:space="preserve">Exhibit </w:t>
      </w:r>
      <w:r w:rsidR="002B0A53">
        <w:rPr>
          <w:rFonts w:cs="Courier New"/>
          <w:b/>
          <w:i/>
          <w:color w:val="000000"/>
        </w:rPr>
        <w:t>6</w:t>
      </w:r>
      <w:r w:rsidR="00353D1C" w:rsidRPr="000D0828">
        <w:rPr>
          <w:rFonts w:cs="Courier New"/>
          <w:color w:val="000000"/>
        </w:rPr>
        <w:t xml:space="preserve"> provides the details for reduction/elimination of acceptance inspection utilizing SPC data.</w:t>
      </w:r>
    </w:p>
    <w:p w14:paraId="26DA9CB7" w14:textId="77777777" w:rsidR="00B65C7B" w:rsidRDefault="00B65C7B" w:rsidP="00B04879">
      <w:pPr>
        <w:tabs>
          <w:tab w:val="left" w:pos="270"/>
        </w:tabs>
        <w:jc w:val="center"/>
        <w:rPr>
          <w:rFonts w:cs="Courier New"/>
          <w:color w:val="000000"/>
        </w:rPr>
      </w:pPr>
    </w:p>
    <w:p w14:paraId="2BBADC84" w14:textId="77777777" w:rsidR="00B65C7B" w:rsidRDefault="000D0828" w:rsidP="00B65C7B">
      <w:pPr>
        <w:tabs>
          <w:tab w:val="left" w:pos="270"/>
        </w:tabs>
        <w:rPr>
          <w:rFonts w:cs="Courier New"/>
          <w:color w:val="000000"/>
        </w:rPr>
      </w:pPr>
      <w:r>
        <w:rPr>
          <w:rFonts w:cs="Courier New"/>
          <w:b/>
          <w:color w:val="000000"/>
        </w:rPr>
        <w:tab/>
        <w:t xml:space="preserve">   </w:t>
      </w:r>
      <w:r w:rsidR="001A01AE">
        <w:rPr>
          <w:rFonts w:cs="Courier New"/>
          <w:b/>
          <w:color w:val="000000"/>
        </w:rPr>
        <w:t>5</w:t>
      </w:r>
      <w:r w:rsidR="00CE2F2B">
        <w:rPr>
          <w:rFonts w:cs="Courier New"/>
          <w:b/>
          <w:color w:val="000000"/>
        </w:rPr>
        <w:t xml:space="preserve">.3 </w:t>
      </w:r>
      <w:r w:rsidR="005631AF">
        <w:rPr>
          <w:rFonts w:cs="Courier New"/>
          <w:b/>
          <w:color w:val="000000"/>
        </w:rPr>
        <w:t>GENERAL QUALITY</w:t>
      </w:r>
      <w:r w:rsidR="00561E53">
        <w:rPr>
          <w:rFonts w:cs="Courier New"/>
          <w:b/>
          <w:color w:val="000000"/>
        </w:rPr>
        <w:t xml:space="preserve"> PROVISIONS</w:t>
      </w:r>
      <w:r w:rsidR="00B65C7B" w:rsidRPr="000D0828">
        <w:rPr>
          <w:rFonts w:cs="Courier New"/>
          <w:color w:val="000000"/>
        </w:rPr>
        <w:t xml:space="preserve">:  </w:t>
      </w:r>
      <w:r w:rsidR="005631AF" w:rsidRPr="00307990">
        <w:rPr>
          <w:color w:val="000000"/>
        </w:rPr>
        <w:t xml:space="preserve">General Quality Provisions are contained in </w:t>
      </w:r>
      <w:r w:rsidR="005631AF" w:rsidRPr="00307990">
        <w:rPr>
          <w:b/>
          <w:i/>
          <w:color w:val="000000"/>
        </w:rPr>
        <w:t>Exhibit 7.</w:t>
      </w:r>
    </w:p>
    <w:p w14:paraId="3AAA8B18" w14:textId="77777777" w:rsidR="00B65C7B" w:rsidRDefault="00B65C7B" w:rsidP="001D7545">
      <w:pPr>
        <w:tabs>
          <w:tab w:val="left" w:pos="270"/>
        </w:tabs>
        <w:jc w:val="center"/>
        <w:rPr>
          <w:rFonts w:cs="Courier New"/>
          <w:color w:val="000000"/>
        </w:rPr>
      </w:pPr>
    </w:p>
    <w:p w14:paraId="3BA6FB13" w14:textId="77777777" w:rsidR="00AE0B8F" w:rsidRDefault="00171CE1" w:rsidP="00171CE1">
      <w:pPr>
        <w:widowControl w:val="0"/>
        <w:tabs>
          <w:tab w:val="left" w:pos="-720"/>
          <w:tab w:val="left" w:pos="0"/>
          <w:tab w:val="left" w:pos="720"/>
          <w:tab w:val="left" w:pos="1440"/>
          <w:tab w:val="left" w:pos="2160"/>
          <w:tab w:val="left" w:pos="2592"/>
        </w:tabs>
        <w:snapToGrid w:val="0"/>
        <w:rPr>
          <w:color w:val="000000"/>
        </w:rPr>
      </w:pPr>
      <w:r>
        <w:rPr>
          <w:bCs/>
          <w:color w:val="000000"/>
        </w:rPr>
        <w:tab/>
      </w:r>
      <w:r w:rsidR="001A01AE">
        <w:rPr>
          <w:b/>
          <w:bCs/>
          <w:color w:val="000000"/>
        </w:rPr>
        <w:t>5.4</w:t>
      </w:r>
      <w:r>
        <w:rPr>
          <w:bCs/>
          <w:color w:val="000000"/>
        </w:rPr>
        <w:t xml:space="preserve"> </w:t>
      </w:r>
      <w:r w:rsidR="005631AF" w:rsidRPr="005631AF">
        <w:rPr>
          <w:b/>
          <w:bCs/>
          <w:color w:val="000000"/>
        </w:rPr>
        <w:t>AUDITS:</w:t>
      </w:r>
      <w:r w:rsidR="005631AF">
        <w:rPr>
          <w:bCs/>
          <w:color w:val="000000"/>
        </w:rPr>
        <w:t xml:space="preserve">  </w:t>
      </w:r>
      <w:r>
        <w:rPr>
          <w:color w:val="000000"/>
        </w:rPr>
        <w:t>The Government reserves the right to conduct Physical Configuration Audits, SPC, and/or quality audits at the</w:t>
      </w:r>
    </w:p>
    <w:p w14:paraId="0FFADC33" w14:textId="77777777" w:rsidR="00171CE1" w:rsidRDefault="00171CE1" w:rsidP="00171CE1">
      <w:pPr>
        <w:widowControl w:val="0"/>
        <w:tabs>
          <w:tab w:val="left" w:pos="-720"/>
          <w:tab w:val="left" w:pos="0"/>
          <w:tab w:val="left" w:pos="720"/>
          <w:tab w:val="left" w:pos="1440"/>
          <w:tab w:val="left" w:pos="2160"/>
          <w:tab w:val="left" w:pos="2592"/>
        </w:tabs>
        <w:snapToGrid w:val="0"/>
        <w:rPr>
          <w:color w:val="000000"/>
        </w:rPr>
      </w:pPr>
      <w:r>
        <w:rPr>
          <w:color w:val="000000"/>
        </w:rPr>
        <w:t xml:space="preserve">Contractor facility to assure the quality of products and services meets contractual requirements.  The scope and schedule of the audit will be by direction of the PCO or </w:t>
      </w:r>
      <w:r w:rsidR="002361D9">
        <w:rPr>
          <w:color w:val="000000"/>
        </w:rPr>
        <w:t>designated representative</w:t>
      </w:r>
      <w:r>
        <w:rPr>
          <w:color w:val="000000"/>
        </w:rPr>
        <w:t xml:space="preserve">.  The PCO or designated representative will coordinate with the Contractor to assure resources required for performance of the audit are available.  The Contractor will be notified </w:t>
      </w:r>
      <w:r w:rsidR="00CE1270">
        <w:rPr>
          <w:b/>
          <w:color w:val="000000"/>
          <w:u w:val="single"/>
        </w:rPr>
        <w:t>30</w:t>
      </w:r>
      <w:r w:rsidRPr="001531B7">
        <w:rPr>
          <w:b/>
          <w:color w:val="000000"/>
        </w:rPr>
        <w:t xml:space="preserve"> </w:t>
      </w:r>
      <w:r w:rsidR="00F50D98">
        <w:rPr>
          <w:b/>
          <w:color w:val="000000"/>
        </w:rPr>
        <w:t xml:space="preserve">calendar </w:t>
      </w:r>
      <w:r w:rsidRPr="001531B7">
        <w:rPr>
          <w:b/>
          <w:color w:val="000000"/>
        </w:rPr>
        <w:t>days</w:t>
      </w:r>
      <w:r w:rsidRPr="001531B7">
        <w:rPr>
          <w:color w:val="000000"/>
        </w:rPr>
        <w:t xml:space="preserve"> </w:t>
      </w:r>
      <w:r>
        <w:rPr>
          <w:color w:val="000000"/>
        </w:rPr>
        <w:t>in advance of the scheduled audit.</w:t>
      </w:r>
    </w:p>
    <w:p w14:paraId="25DE5144" w14:textId="77777777" w:rsidR="00C84C3E" w:rsidRDefault="00C84C3E" w:rsidP="00525361">
      <w:pPr>
        <w:pStyle w:val="BodyText"/>
        <w:jc w:val="center"/>
        <w:rPr>
          <w:rFonts w:ascii="Courier New" w:hAnsi="Courier New" w:cs="Courier New"/>
          <w:szCs w:val="24"/>
        </w:rPr>
      </w:pPr>
    </w:p>
    <w:p w14:paraId="5CE07525" w14:textId="77777777" w:rsidR="00562037" w:rsidRDefault="00D569DA" w:rsidP="00A269F2">
      <w:pPr>
        <w:pStyle w:val="BodyText"/>
        <w:rPr>
          <w:rFonts w:ascii="Courier New" w:hAnsi="Courier New" w:cs="Courier New"/>
          <w:bCs/>
        </w:rPr>
      </w:pPr>
      <w:r>
        <w:rPr>
          <w:b/>
          <w:color w:val="000000"/>
        </w:rPr>
        <w:tab/>
      </w:r>
      <w:r w:rsidRPr="00A269F2">
        <w:rPr>
          <w:rFonts w:ascii="Courier New" w:hAnsi="Courier New" w:cs="Courier New"/>
          <w:b/>
          <w:color w:val="000000"/>
        </w:rPr>
        <w:t>5.5</w:t>
      </w:r>
      <w:r w:rsidRPr="00A269F2">
        <w:rPr>
          <w:rFonts w:ascii="Courier New" w:hAnsi="Courier New" w:cs="Courier New"/>
          <w:color w:val="000000"/>
        </w:rPr>
        <w:t xml:space="preserve"> </w:t>
      </w:r>
      <w:r w:rsidR="005631AF" w:rsidRPr="00194D8E">
        <w:rPr>
          <w:rFonts w:ascii="Courier New" w:hAnsi="Courier New" w:cs="Courier New"/>
          <w:b/>
          <w:color w:val="000000"/>
        </w:rPr>
        <w:t>DEFENSE CONTRACTS AUDIT AGENCY (DCAA) PRE-AWARD SURVEYS</w:t>
      </w:r>
      <w:r w:rsidR="005631AF" w:rsidRPr="00194D8E">
        <w:rPr>
          <w:rFonts w:ascii="Courier New" w:hAnsi="Courier New" w:cs="Courier New"/>
          <w:bCs/>
        </w:rPr>
        <w:t>:</w:t>
      </w:r>
      <w:r w:rsidRPr="00A269F2">
        <w:rPr>
          <w:rFonts w:ascii="Courier New" w:hAnsi="Courier New" w:cs="Courier New"/>
          <w:bCs/>
        </w:rPr>
        <w:t xml:space="preserve">  Pre-award surveys are required but may be waived </w:t>
      </w:r>
      <w:r w:rsidR="005631AF">
        <w:rPr>
          <w:rFonts w:ascii="Courier New" w:hAnsi="Courier New" w:cs="Courier New"/>
          <w:bCs/>
        </w:rPr>
        <w:t xml:space="preserve">by the PCO, </w:t>
      </w:r>
      <w:r w:rsidRPr="00A269F2">
        <w:rPr>
          <w:rFonts w:ascii="Courier New" w:hAnsi="Courier New" w:cs="Courier New"/>
          <w:bCs/>
        </w:rPr>
        <w:t>with written concurrence of the Acquisition Engineer, the PQM, and PMA</w:t>
      </w:r>
      <w:r w:rsidR="005631AF">
        <w:rPr>
          <w:rFonts w:ascii="Courier New" w:hAnsi="Courier New" w:cs="Courier New"/>
          <w:bCs/>
        </w:rPr>
        <w:t>-</w:t>
      </w:r>
      <w:r w:rsidRPr="00A269F2">
        <w:rPr>
          <w:rFonts w:ascii="Courier New" w:hAnsi="Courier New" w:cs="Courier New"/>
          <w:bCs/>
        </w:rPr>
        <w:t>272.</w:t>
      </w:r>
    </w:p>
    <w:p w14:paraId="0014E85C" w14:textId="77777777" w:rsidR="00CC1335" w:rsidRDefault="00CC1335" w:rsidP="00A269F2">
      <w:pPr>
        <w:pStyle w:val="BodyText"/>
        <w:rPr>
          <w:rFonts w:ascii="Courier New" w:hAnsi="Courier New" w:cs="Courier New"/>
          <w:bCs/>
        </w:rPr>
      </w:pPr>
    </w:p>
    <w:p w14:paraId="193BCB83" w14:textId="77777777" w:rsidR="005631AF" w:rsidRPr="00B63F8B" w:rsidRDefault="005631AF" w:rsidP="005631AF">
      <w:pPr>
        <w:pStyle w:val="BodyText"/>
        <w:ind w:firstLine="720"/>
        <w:rPr>
          <w:rFonts w:ascii="Courier New" w:hAnsi="Courier New" w:cs="Courier New"/>
          <w:szCs w:val="24"/>
        </w:rPr>
      </w:pPr>
      <w:r w:rsidRPr="00194D8E">
        <w:rPr>
          <w:rFonts w:ascii="Courier New" w:hAnsi="Courier New" w:cs="Courier New"/>
          <w:b/>
          <w:bCs/>
        </w:rPr>
        <w:t>5.6 TECHNICAL/QUALITY POST-AWARDS:</w:t>
      </w:r>
      <w:r w:rsidRPr="00194D8E">
        <w:rPr>
          <w:rFonts w:ascii="Courier New" w:hAnsi="Courier New" w:cs="Courier New"/>
          <w:bCs/>
        </w:rPr>
        <w:t xml:space="preserve">  Technical/Quality Post-award is required.  If deemed unn</w:t>
      </w:r>
      <w:r>
        <w:rPr>
          <w:rFonts w:ascii="Courier New" w:hAnsi="Courier New" w:cs="Courier New"/>
          <w:bCs/>
        </w:rPr>
        <w:t xml:space="preserve">ecessary by the Government, the </w:t>
      </w:r>
      <w:r w:rsidRPr="00194D8E">
        <w:rPr>
          <w:rFonts w:ascii="Courier New" w:hAnsi="Courier New" w:cs="Courier New"/>
          <w:bCs/>
        </w:rPr>
        <w:t>requirement may be waived.  Technical/Quality Post-award is planned/coordinated/facilitated by the PQM.</w:t>
      </w:r>
    </w:p>
    <w:p w14:paraId="25FB22D4" w14:textId="77777777" w:rsidR="00443E52" w:rsidRPr="00E66761" w:rsidRDefault="00443E52" w:rsidP="008C6E56"/>
    <w:p w14:paraId="2E73E85F" w14:textId="2A53FCE1" w:rsidR="00171CE1" w:rsidRPr="005B29A4" w:rsidRDefault="005B29A4" w:rsidP="005B29A4">
      <w:pPr>
        <w:rPr>
          <w:b/>
          <w:u w:val="single"/>
        </w:rPr>
      </w:pPr>
      <w:r>
        <w:t xml:space="preserve">     </w:t>
      </w:r>
      <w:r w:rsidR="001A01AE">
        <w:rPr>
          <w:b/>
        </w:rPr>
        <w:t>5.</w:t>
      </w:r>
      <w:r w:rsidR="001A4B0E">
        <w:rPr>
          <w:b/>
        </w:rPr>
        <w:t>7</w:t>
      </w:r>
      <w:r w:rsidR="00171CE1">
        <w:t xml:space="preserve"> </w:t>
      </w:r>
      <w:r w:rsidR="001A4B0E">
        <w:rPr>
          <w:b/>
          <w:bCs/>
        </w:rPr>
        <w:t>TECHNICAL SURVEY/REVIEW ATTENDEES</w:t>
      </w:r>
      <w:proofErr w:type="gramStart"/>
      <w:r w:rsidR="001A4B0E">
        <w:rPr>
          <w:b/>
          <w:bCs/>
        </w:rPr>
        <w:t xml:space="preserve">:  </w:t>
      </w:r>
      <w:r w:rsidR="00171CE1">
        <w:t>The</w:t>
      </w:r>
      <w:proofErr w:type="gramEnd"/>
      <w:r w:rsidR="00171CE1">
        <w:t xml:space="preserve"> </w:t>
      </w:r>
      <w:r w:rsidR="005631AF">
        <w:t xml:space="preserve">PMA-272 IPT Lead, </w:t>
      </w:r>
      <w:r w:rsidR="004E3E3C">
        <w:t>Acquisition Engineer</w:t>
      </w:r>
      <w:r w:rsidR="000C1CD8" w:rsidRPr="005A6CF4">
        <w:t>,</w:t>
      </w:r>
      <w:r w:rsidR="00171CE1">
        <w:t xml:space="preserve"> PQM</w:t>
      </w:r>
      <w:r w:rsidR="000C1CD8">
        <w:t xml:space="preserve">, </w:t>
      </w:r>
      <w:r w:rsidR="000C1CD8" w:rsidRPr="00565260">
        <w:t xml:space="preserve">and </w:t>
      </w:r>
      <w:r w:rsidR="005A6CF4" w:rsidRPr="00565260">
        <w:t>PMA</w:t>
      </w:r>
      <w:r w:rsidR="00330D7B">
        <w:t>-</w:t>
      </w:r>
      <w:r w:rsidR="005A6CF4" w:rsidRPr="00565260">
        <w:t xml:space="preserve">272 Expendable </w:t>
      </w:r>
      <w:r w:rsidR="000C1CD8" w:rsidRPr="00565260">
        <w:t>A</w:t>
      </w:r>
      <w:r w:rsidR="00561E53">
        <w:t xml:space="preserve">ssistant </w:t>
      </w:r>
      <w:r w:rsidR="000C1CD8" w:rsidRPr="00565260">
        <w:t>P</w:t>
      </w:r>
      <w:r w:rsidR="00561E53">
        <w:t xml:space="preserve">rogram </w:t>
      </w:r>
      <w:r w:rsidR="000C1CD8" w:rsidRPr="00565260">
        <w:t>M</w:t>
      </w:r>
      <w:r w:rsidR="00561E53">
        <w:t xml:space="preserve">anagement </w:t>
      </w:r>
      <w:r w:rsidR="000C1CD8" w:rsidRPr="00565260">
        <w:t>S</w:t>
      </w:r>
      <w:r w:rsidR="00561E53">
        <w:t xml:space="preserve">ystems </w:t>
      </w:r>
      <w:r w:rsidR="000C1CD8" w:rsidRPr="00565260">
        <w:t>E</w:t>
      </w:r>
      <w:r w:rsidR="00561E53">
        <w:t>ngineer (APMSE)</w:t>
      </w:r>
      <w:r w:rsidR="00171CE1">
        <w:t xml:space="preserve"> shall be invited to quality</w:t>
      </w:r>
      <w:r w:rsidR="00D773E7">
        <w:t xml:space="preserve">, </w:t>
      </w:r>
      <w:r w:rsidR="00171CE1">
        <w:t>technically related</w:t>
      </w:r>
      <w:r w:rsidR="00561E53">
        <w:t xml:space="preserve"> </w:t>
      </w:r>
      <w:r w:rsidR="00171CE1">
        <w:t>surveys/assessment/</w:t>
      </w:r>
      <w:r w:rsidR="00561E53">
        <w:t xml:space="preserve"> </w:t>
      </w:r>
      <w:r w:rsidR="00171CE1">
        <w:t xml:space="preserve">reviews and conferences resulting from procurement/production of </w:t>
      </w:r>
      <w:r w:rsidR="00561E53">
        <w:t xml:space="preserve">Department of the </w:t>
      </w:r>
      <w:r w:rsidR="00171CE1">
        <w:t>Navy</w:t>
      </w:r>
      <w:r w:rsidR="00561E53">
        <w:t xml:space="preserve"> (DON)</w:t>
      </w:r>
      <w:r w:rsidR="00171CE1">
        <w:t xml:space="preserve"> cognizant items by the Contractor facility</w:t>
      </w:r>
      <w:r w:rsidR="00D773E7">
        <w:t>.</w:t>
      </w:r>
      <w:r w:rsidR="00171CE1">
        <w:t xml:space="preserve"> </w:t>
      </w:r>
    </w:p>
    <w:p w14:paraId="2FA657AF" w14:textId="3B544AD2" w:rsidR="007441D6" w:rsidDel="009174C9" w:rsidRDefault="007441D6" w:rsidP="0067322F">
      <w:pPr>
        <w:rPr>
          <w:del w:id="41" w:author="Eric Kane" w:date="2025-09-25T10:45:00Z" w16du:dateUtc="2025-09-25T14:45:00Z"/>
          <w:rFonts w:cs="Courier New"/>
        </w:rPr>
      </w:pPr>
    </w:p>
    <w:p w14:paraId="5A0B252C" w14:textId="1A52E305" w:rsidR="00E914EC" w:rsidDel="009174C9" w:rsidRDefault="00E914EC" w:rsidP="0067322F">
      <w:pPr>
        <w:rPr>
          <w:del w:id="42" w:author="Eric Kane" w:date="2025-09-25T10:45:00Z" w16du:dateUtc="2025-09-25T14:45:00Z"/>
          <w:rFonts w:cs="Courier New"/>
        </w:rPr>
      </w:pPr>
    </w:p>
    <w:p w14:paraId="60BF5486" w14:textId="0C6A5991" w:rsidR="00E914EC" w:rsidDel="009174C9" w:rsidRDefault="00E914EC" w:rsidP="0067322F">
      <w:pPr>
        <w:rPr>
          <w:del w:id="43" w:author="Eric Kane" w:date="2025-09-25T10:46:00Z" w16du:dateUtc="2025-09-25T14:46:00Z"/>
          <w:rFonts w:cs="Courier New"/>
        </w:rPr>
      </w:pPr>
    </w:p>
    <w:p w14:paraId="3E6895D0" w14:textId="77777777" w:rsidR="00E914EC" w:rsidRDefault="00E914EC" w:rsidP="0067322F">
      <w:pPr>
        <w:rPr>
          <w:rFonts w:cs="Courier New"/>
        </w:rPr>
      </w:pPr>
    </w:p>
    <w:p w14:paraId="1B7E9FE1" w14:textId="77777777" w:rsidR="00FB1743" w:rsidRPr="00561E53" w:rsidRDefault="009C7158" w:rsidP="009C7158">
      <w:pPr>
        <w:pStyle w:val="BodyText"/>
        <w:rPr>
          <w:rFonts w:ascii="Courier New" w:hAnsi="Courier New" w:cs="Courier New"/>
          <w:b/>
          <w:szCs w:val="24"/>
        </w:rPr>
      </w:pPr>
      <w:r w:rsidRPr="00561E53">
        <w:rPr>
          <w:rFonts w:ascii="Courier New" w:hAnsi="Courier New" w:cs="Courier New"/>
          <w:b/>
          <w:szCs w:val="24"/>
        </w:rPr>
        <w:t xml:space="preserve">6.  </w:t>
      </w:r>
      <w:r w:rsidR="00FB1743" w:rsidRPr="00561E53">
        <w:rPr>
          <w:rFonts w:ascii="Courier New" w:hAnsi="Courier New" w:cs="Courier New"/>
          <w:b/>
          <w:szCs w:val="24"/>
          <w:u w:val="single"/>
        </w:rPr>
        <w:t>PREPARATION FOR DELIVERY</w:t>
      </w:r>
      <w:r w:rsidR="00FB1743" w:rsidRPr="00561E53">
        <w:rPr>
          <w:rFonts w:ascii="Courier New" w:hAnsi="Courier New" w:cs="Courier New"/>
          <w:b/>
          <w:szCs w:val="24"/>
        </w:rPr>
        <w:t>:</w:t>
      </w:r>
    </w:p>
    <w:p w14:paraId="63C84344" w14:textId="77777777" w:rsidR="00F3048B" w:rsidRDefault="00F3048B" w:rsidP="00916923">
      <w:pPr>
        <w:widowControl w:val="0"/>
        <w:tabs>
          <w:tab w:val="left" w:pos="-720"/>
          <w:tab w:val="left" w:pos="0"/>
          <w:tab w:val="left" w:pos="720"/>
          <w:tab w:val="left" w:pos="1440"/>
          <w:tab w:val="left" w:pos="2160"/>
          <w:tab w:val="left" w:pos="2592"/>
        </w:tabs>
        <w:snapToGrid w:val="0"/>
        <w:rPr>
          <w:rFonts w:cs="Courier New"/>
        </w:rPr>
      </w:pPr>
    </w:p>
    <w:p w14:paraId="14C98151" w14:textId="77777777" w:rsidR="00916923" w:rsidRDefault="00916923" w:rsidP="00916923">
      <w:pPr>
        <w:widowControl w:val="0"/>
        <w:tabs>
          <w:tab w:val="left" w:pos="-720"/>
          <w:tab w:val="left" w:pos="0"/>
          <w:tab w:val="left" w:pos="720"/>
          <w:tab w:val="left" w:pos="1440"/>
          <w:tab w:val="left" w:pos="2160"/>
          <w:tab w:val="left" w:pos="2592"/>
        </w:tabs>
        <w:snapToGrid w:val="0"/>
        <w:rPr>
          <w:color w:val="000000"/>
        </w:rPr>
      </w:pPr>
      <w:r>
        <w:rPr>
          <w:rFonts w:cs="Courier New"/>
        </w:rPr>
        <w:tab/>
      </w:r>
      <w:r w:rsidRPr="001A01AE">
        <w:rPr>
          <w:rFonts w:cs="Courier New"/>
          <w:b/>
        </w:rPr>
        <w:t>6.1</w:t>
      </w:r>
      <w:r>
        <w:rPr>
          <w:rFonts w:cs="Courier New"/>
        </w:rPr>
        <w:t xml:space="preserve"> </w:t>
      </w:r>
      <w:r w:rsidR="00561E53" w:rsidRPr="00D5707E">
        <w:rPr>
          <w:b/>
          <w:color w:val="000000"/>
        </w:rPr>
        <w:t>BAR CODING</w:t>
      </w:r>
      <w:r w:rsidR="00AB7368">
        <w:rPr>
          <w:b/>
          <w:color w:val="000000"/>
        </w:rPr>
        <w:t xml:space="preserve">:  </w:t>
      </w:r>
      <w:r w:rsidRPr="00701C94">
        <w:rPr>
          <w:color w:val="000000"/>
        </w:rPr>
        <w:t xml:space="preserve">Ammunition bar code markings are required in accordance with </w:t>
      </w:r>
      <w:r w:rsidRPr="00EF448C">
        <w:rPr>
          <w:color w:val="000000"/>
        </w:rPr>
        <w:t xml:space="preserve">MIL-STD-129 </w:t>
      </w:r>
      <w:r w:rsidR="00AE47A8" w:rsidRPr="00EF448C">
        <w:rPr>
          <w:color w:val="000000"/>
        </w:rPr>
        <w:t>R</w:t>
      </w:r>
      <w:r w:rsidRPr="00EF448C">
        <w:rPr>
          <w:color w:val="000000"/>
        </w:rPr>
        <w:t>evision</w:t>
      </w:r>
      <w:r w:rsidR="00AE47A8" w:rsidRPr="00EF448C">
        <w:rPr>
          <w:color w:val="000000"/>
        </w:rPr>
        <w:t xml:space="preserve"> </w:t>
      </w:r>
      <w:r w:rsidR="00AE0B8F" w:rsidRPr="00EF448C">
        <w:rPr>
          <w:color w:val="000000"/>
        </w:rPr>
        <w:t>R</w:t>
      </w:r>
      <w:r>
        <w:rPr>
          <w:color w:val="000000"/>
        </w:rPr>
        <w:t xml:space="preserve">.  </w:t>
      </w:r>
      <w:r w:rsidRPr="00701C94">
        <w:rPr>
          <w:color w:val="000000"/>
        </w:rPr>
        <w:t>Bar coding shall be applied to outer shipping containers and to unit loads.</w:t>
      </w:r>
      <w:r>
        <w:rPr>
          <w:color w:val="000000"/>
        </w:rPr>
        <w:t xml:space="preserve">  Plastic laminated labels are required.</w:t>
      </w:r>
    </w:p>
    <w:p w14:paraId="1172AC56" w14:textId="77777777" w:rsidR="00916923" w:rsidRDefault="00916923" w:rsidP="00916923">
      <w:pPr>
        <w:widowControl w:val="0"/>
        <w:tabs>
          <w:tab w:val="left" w:pos="-720"/>
          <w:tab w:val="left" w:pos="0"/>
          <w:tab w:val="left" w:pos="720"/>
          <w:tab w:val="left" w:pos="1440"/>
          <w:tab w:val="left" w:pos="2160"/>
          <w:tab w:val="left" w:pos="2592"/>
        </w:tabs>
        <w:snapToGrid w:val="0"/>
        <w:rPr>
          <w:color w:val="000000"/>
        </w:rPr>
      </w:pPr>
    </w:p>
    <w:p w14:paraId="774A23A6" w14:textId="77777777" w:rsidR="00916923" w:rsidRDefault="00916923" w:rsidP="00916923">
      <w:pPr>
        <w:widowControl w:val="0"/>
        <w:tabs>
          <w:tab w:val="left" w:pos="-720"/>
          <w:tab w:val="left" w:pos="0"/>
          <w:tab w:val="left" w:pos="720"/>
          <w:tab w:val="left" w:pos="1440"/>
          <w:tab w:val="left" w:pos="2160"/>
          <w:tab w:val="left" w:pos="2592"/>
        </w:tabs>
        <w:snapToGrid w:val="0"/>
        <w:rPr>
          <w:color w:val="000000"/>
        </w:rPr>
      </w:pPr>
      <w:r>
        <w:rPr>
          <w:color w:val="000000"/>
        </w:rPr>
        <w:t xml:space="preserve">     </w:t>
      </w:r>
      <w:r w:rsidR="00D5707E">
        <w:rPr>
          <w:color w:val="000000"/>
        </w:rPr>
        <w:tab/>
      </w:r>
      <w:r w:rsidR="00D5707E">
        <w:rPr>
          <w:b/>
          <w:color w:val="000000"/>
        </w:rPr>
        <w:t>6.1</w:t>
      </w:r>
      <w:r w:rsidRPr="001A01AE">
        <w:rPr>
          <w:b/>
          <w:color w:val="000000"/>
        </w:rPr>
        <w:t>.1</w:t>
      </w:r>
      <w:r>
        <w:rPr>
          <w:color w:val="000000"/>
        </w:rPr>
        <w:t xml:space="preserve"> If wood containers are used, labels shall be affixed by means of stapling.  The staples must not be located within the bar code or the quiet zone of the label.  It is permissible to attach the pressure sensitive label to a piece of water-resistant card stock slightly larger than the label and staple the card stock to the wood container by means of heavy-duty staples.</w:t>
      </w:r>
    </w:p>
    <w:p w14:paraId="72469149" w14:textId="77777777" w:rsidR="00B457A9" w:rsidRDefault="00B457A9" w:rsidP="004400B3">
      <w:pPr>
        <w:widowControl w:val="0"/>
        <w:tabs>
          <w:tab w:val="left" w:pos="-720"/>
          <w:tab w:val="left" w:pos="0"/>
          <w:tab w:val="left" w:pos="720"/>
          <w:tab w:val="left" w:pos="1440"/>
          <w:tab w:val="left" w:pos="2160"/>
          <w:tab w:val="left" w:pos="2592"/>
        </w:tabs>
        <w:snapToGrid w:val="0"/>
        <w:rPr>
          <w:color w:val="000000"/>
        </w:rPr>
      </w:pPr>
    </w:p>
    <w:p w14:paraId="184092A3" w14:textId="2023851C" w:rsidR="00CE5985" w:rsidRDefault="00D854EC" w:rsidP="00D854EC">
      <w:pPr>
        <w:widowControl w:val="0"/>
        <w:tabs>
          <w:tab w:val="left" w:pos="-720"/>
          <w:tab w:val="left" w:pos="0"/>
          <w:tab w:val="left" w:pos="720"/>
          <w:tab w:val="left" w:pos="1440"/>
          <w:tab w:val="left" w:pos="2160"/>
          <w:tab w:val="left" w:pos="2592"/>
        </w:tabs>
        <w:snapToGrid w:val="0"/>
        <w:rPr>
          <w:color w:val="000000"/>
        </w:rPr>
      </w:pPr>
      <w:r>
        <w:rPr>
          <w:b/>
          <w:color w:val="000000"/>
        </w:rPr>
        <w:tab/>
      </w:r>
      <w:r w:rsidR="00D5707E">
        <w:rPr>
          <w:b/>
          <w:color w:val="000000"/>
        </w:rPr>
        <w:t>6</w:t>
      </w:r>
      <w:r w:rsidR="00CE5985" w:rsidRPr="00D5707E">
        <w:rPr>
          <w:b/>
          <w:color w:val="000000"/>
        </w:rPr>
        <w:t>.2</w:t>
      </w:r>
      <w:r w:rsidR="00CE5985" w:rsidRPr="00D5707E">
        <w:rPr>
          <w:color w:val="000000"/>
        </w:rPr>
        <w:t xml:space="preserve"> Wood packaging material used in the palletizing of the </w:t>
      </w:r>
      <w:r w:rsidR="00617791">
        <w:rPr>
          <w:color w:val="000000"/>
        </w:rPr>
        <w:t>RR-203</w:t>
      </w:r>
      <w:r w:rsidR="00A523A9">
        <w:rPr>
          <w:color w:val="000000"/>
        </w:rPr>
        <w:t>/</w:t>
      </w:r>
      <w:r w:rsidR="00617791">
        <w:rPr>
          <w:color w:val="000000"/>
        </w:rPr>
        <w:t>AL</w:t>
      </w:r>
      <w:r w:rsidR="00CE5985" w:rsidRPr="00D5707E">
        <w:rPr>
          <w:color w:val="000000"/>
        </w:rPr>
        <w:t xml:space="preserve"> shall be heat-treated and marked in accordance with </w:t>
      </w:r>
      <w:r w:rsidR="00D74EBA" w:rsidRPr="00EF448C">
        <w:rPr>
          <w:rFonts w:cs="Courier New"/>
          <w:color w:val="000000"/>
        </w:rPr>
        <w:t>DoD 4140.65</w:t>
      </w:r>
      <w:r w:rsidR="00DF0C73" w:rsidRPr="00EF448C">
        <w:rPr>
          <w:rFonts w:cs="Courier New"/>
          <w:color w:val="000000"/>
        </w:rPr>
        <w:t>-</w:t>
      </w:r>
      <w:r w:rsidR="00D74EBA" w:rsidRPr="00EF448C">
        <w:rPr>
          <w:rFonts w:cs="Courier New"/>
          <w:color w:val="000000"/>
        </w:rPr>
        <w:t>M</w:t>
      </w:r>
      <w:r w:rsidR="00D74EBA">
        <w:rPr>
          <w:rFonts w:cs="Courier New"/>
          <w:color w:val="000000"/>
        </w:rPr>
        <w:t>, Issue, Use, and Disposal of Wood</w:t>
      </w:r>
      <w:r w:rsidR="00A523A9">
        <w:rPr>
          <w:rFonts w:cs="Courier New"/>
          <w:color w:val="000000"/>
        </w:rPr>
        <w:t xml:space="preserve"> </w:t>
      </w:r>
      <w:r w:rsidR="00D74EBA">
        <w:rPr>
          <w:rFonts w:cs="Courier New"/>
          <w:color w:val="000000"/>
        </w:rPr>
        <w:t>Packaging Material (WPM),</w:t>
      </w:r>
      <w:r w:rsidR="00EE5A22" w:rsidRPr="00D5707E">
        <w:rPr>
          <w:color w:val="000000"/>
        </w:rPr>
        <w:t xml:space="preserve"> as well as </w:t>
      </w:r>
      <w:r w:rsidR="00CE5985" w:rsidRPr="00D5707E">
        <w:rPr>
          <w:color w:val="000000"/>
        </w:rPr>
        <w:t>the International Standards</w:t>
      </w:r>
      <w:r w:rsidR="00AE0B8F">
        <w:rPr>
          <w:color w:val="000000"/>
        </w:rPr>
        <w:t xml:space="preserve"> </w:t>
      </w:r>
      <w:r w:rsidR="00CE5985" w:rsidRPr="00D5707E">
        <w:rPr>
          <w:color w:val="000000"/>
        </w:rPr>
        <w:t xml:space="preserve">for Phytosanitary Measures </w:t>
      </w:r>
      <w:r w:rsidR="00CE5985" w:rsidRPr="00EF448C">
        <w:rPr>
          <w:color w:val="000000"/>
        </w:rPr>
        <w:t>(ISPM) 15</w:t>
      </w:r>
      <w:r w:rsidR="00CE5985" w:rsidRPr="00D5707E">
        <w:rPr>
          <w:color w:val="000000"/>
        </w:rPr>
        <w:t xml:space="preserve"> – Regulation of Wood Packaging Material in International Trade (20</w:t>
      </w:r>
      <w:r w:rsidR="00140971">
        <w:rPr>
          <w:color w:val="000000"/>
        </w:rPr>
        <w:t>18</w:t>
      </w:r>
      <w:r w:rsidR="00CE5985" w:rsidRPr="00D5707E">
        <w:rPr>
          <w:color w:val="000000"/>
        </w:rPr>
        <w:t>).</w:t>
      </w:r>
    </w:p>
    <w:p w14:paraId="00462719" w14:textId="77777777" w:rsidR="001526F2" w:rsidRDefault="001526F2" w:rsidP="00D854EC">
      <w:pPr>
        <w:widowControl w:val="0"/>
        <w:tabs>
          <w:tab w:val="left" w:pos="-720"/>
          <w:tab w:val="left" w:pos="0"/>
          <w:tab w:val="left" w:pos="720"/>
          <w:tab w:val="left" w:pos="1440"/>
          <w:tab w:val="left" w:pos="2160"/>
          <w:tab w:val="left" w:pos="2592"/>
        </w:tabs>
        <w:snapToGrid w:val="0"/>
        <w:rPr>
          <w:color w:val="000000"/>
        </w:rPr>
      </w:pPr>
    </w:p>
    <w:p w14:paraId="1E56A02F" w14:textId="77777777" w:rsidR="001526F2" w:rsidRDefault="001526F2" w:rsidP="001526F2">
      <w:pPr>
        <w:tabs>
          <w:tab w:val="left" w:pos="720"/>
        </w:tabs>
        <w:rPr>
          <w:color w:val="000000"/>
        </w:rPr>
      </w:pPr>
      <w:r>
        <w:rPr>
          <w:color w:val="000000"/>
        </w:rPr>
        <w:tab/>
      </w:r>
      <w:r w:rsidRPr="001A01AE">
        <w:rPr>
          <w:rFonts w:cs="Courier New"/>
          <w:b/>
        </w:rPr>
        <w:t>6.</w:t>
      </w:r>
      <w:r>
        <w:rPr>
          <w:rFonts w:cs="Courier New"/>
          <w:b/>
        </w:rPr>
        <w:t>3</w:t>
      </w:r>
      <w:r>
        <w:rPr>
          <w:rFonts w:cs="Courier New"/>
        </w:rPr>
        <w:t xml:space="preserve"> </w:t>
      </w:r>
      <w:r w:rsidRPr="00F26DB2">
        <w:rPr>
          <w:b/>
          <w:color w:val="000000"/>
        </w:rPr>
        <w:t>LOT NUMBERING AND PACKAGING</w:t>
      </w:r>
      <w:r>
        <w:rPr>
          <w:b/>
          <w:color w:val="000000"/>
        </w:rPr>
        <w:t>:</w:t>
      </w:r>
      <w:r>
        <w:rPr>
          <w:color w:val="000000"/>
        </w:rPr>
        <w:t xml:space="preserve">  All product lot numbering and packaging shall be in accordance with the requirements of </w:t>
      </w:r>
      <w:r w:rsidRPr="00EF448C">
        <w:rPr>
          <w:color w:val="000000"/>
        </w:rPr>
        <w:t>MIL-STD-1168 Revision C</w:t>
      </w:r>
      <w:r>
        <w:rPr>
          <w:color w:val="000000"/>
        </w:rPr>
        <w:t>.  No more than one lot shall be packaged in an outer shipping container.</w:t>
      </w:r>
    </w:p>
    <w:p w14:paraId="067A5DB7" w14:textId="74FF4C02" w:rsidR="004B35BF" w:rsidDel="009174C9" w:rsidRDefault="004B35BF" w:rsidP="00D854EC">
      <w:pPr>
        <w:widowControl w:val="0"/>
        <w:tabs>
          <w:tab w:val="left" w:pos="-720"/>
          <w:tab w:val="left" w:pos="0"/>
          <w:tab w:val="left" w:pos="720"/>
          <w:tab w:val="left" w:pos="1440"/>
          <w:tab w:val="left" w:pos="2160"/>
          <w:tab w:val="left" w:pos="2592"/>
        </w:tabs>
        <w:snapToGrid w:val="0"/>
        <w:rPr>
          <w:del w:id="44" w:author="Eric Kane" w:date="2025-09-25T10:46:00Z" w16du:dateUtc="2025-09-25T14:46:00Z"/>
          <w:color w:val="000000"/>
        </w:rPr>
      </w:pPr>
    </w:p>
    <w:p w14:paraId="1F69E5A9" w14:textId="77777777" w:rsidR="00330D7B" w:rsidRPr="00450401" w:rsidRDefault="004B35BF" w:rsidP="00330D7B">
      <w:pPr>
        <w:rPr>
          <w:rFonts w:cs="Courier New"/>
        </w:rPr>
      </w:pPr>
      <w:r>
        <w:rPr>
          <w:color w:val="000000"/>
        </w:rPr>
        <w:tab/>
      </w:r>
      <w:r w:rsidRPr="001A01AE">
        <w:rPr>
          <w:rFonts w:cs="Courier New"/>
          <w:b/>
        </w:rPr>
        <w:t>6.</w:t>
      </w:r>
      <w:r w:rsidR="001526F2">
        <w:rPr>
          <w:rFonts w:cs="Courier New"/>
          <w:b/>
        </w:rPr>
        <w:t>4</w:t>
      </w:r>
      <w:r>
        <w:rPr>
          <w:rFonts w:cs="Courier New"/>
        </w:rPr>
        <w:t xml:space="preserve"> </w:t>
      </w:r>
      <w:r w:rsidR="00330D7B" w:rsidRPr="00450401">
        <w:rPr>
          <w:rFonts w:cs="Courier New"/>
          <w:b/>
        </w:rPr>
        <w:t>Performance Oriented Packaging (POP) Testing</w:t>
      </w:r>
      <w:r w:rsidR="00330D7B">
        <w:rPr>
          <w:rFonts w:cs="Courier New"/>
          <w:b/>
        </w:rPr>
        <w:t xml:space="preserve">:  </w:t>
      </w:r>
      <w:r w:rsidR="00330D7B" w:rsidRPr="00450401">
        <w:rPr>
          <w:rFonts w:cs="Courier New"/>
        </w:rPr>
        <w:t>Prior to marking and shipment, the Contractor shall ensure that the container has been tested by a U.S. Government approved POP test laboratory in compliance with POP requirements IAW Title 49, Code of Federal Regulations</w:t>
      </w:r>
      <w:r w:rsidR="00330D7B">
        <w:rPr>
          <w:rFonts w:cs="Courier New"/>
        </w:rPr>
        <w:t xml:space="preserve"> (CFR)</w:t>
      </w:r>
      <w:r w:rsidR="00330D7B" w:rsidRPr="00450401">
        <w:rPr>
          <w:rFonts w:cs="Courier New"/>
        </w:rPr>
        <w:t xml:space="preserve">. </w:t>
      </w:r>
      <w:r w:rsidR="00330D7B">
        <w:rPr>
          <w:rFonts w:cs="Courier New"/>
        </w:rPr>
        <w:t xml:space="preserve"> </w:t>
      </w:r>
      <w:r w:rsidR="00330D7B" w:rsidRPr="00450401">
        <w:rPr>
          <w:rFonts w:cs="Courier New"/>
        </w:rPr>
        <w:t>The test will be conducted to a weight of at least 15% greater than the gross package (pack out) weight or to the specified POP certification weight listed on the corresponding</w:t>
      </w:r>
      <w:r w:rsidR="00330D7B">
        <w:rPr>
          <w:rFonts w:cs="Courier New"/>
        </w:rPr>
        <w:t xml:space="preserve"> </w:t>
      </w:r>
      <w:r w:rsidR="00330D7B" w:rsidRPr="00450401">
        <w:rPr>
          <w:rFonts w:cs="Courier New"/>
        </w:rPr>
        <w:t xml:space="preserve">Packing and Marking drawing(s), whichever is greater. </w:t>
      </w:r>
      <w:r w:rsidR="00330D7B">
        <w:rPr>
          <w:rFonts w:cs="Courier New"/>
        </w:rPr>
        <w:t xml:space="preserve"> </w:t>
      </w:r>
      <w:r w:rsidR="00330D7B" w:rsidRPr="00450401">
        <w:rPr>
          <w:rFonts w:cs="Courier New"/>
        </w:rPr>
        <w:t>POP marking shall not be applied to the container until verified by the Government.</w:t>
      </w:r>
    </w:p>
    <w:p w14:paraId="3C9C565E" w14:textId="77777777" w:rsidR="00330D7B" w:rsidRPr="00450401" w:rsidRDefault="00330D7B" w:rsidP="00330D7B">
      <w:pPr>
        <w:rPr>
          <w:rFonts w:cs="Courier New"/>
        </w:rPr>
      </w:pPr>
    </w:p>
    <w:p w14:paraId="54AA230C" w14:textId="7C2094AC" w:rsidR="00330D7B" w:rsidRPr="00450401" w:rsidRDefault="00330D7B" w:rsidP="00330D7B">
      <w:pPr>
        <w:rPr>
          <w:rFonts w:cs="Courier New"/>
        </w:rPr>
      </w:pPr>
      <w:r>
        <w:rPr>
          <w:rFonts w:cs="Courier New"/>
        </w:rPr>
        <w:tab/>
      </w:r>
      <w:r>
        <w:rPr>
          <w:rFonts w:cs="Courier New"/>
        </w:rPr>
        <w:tab/>
      </w:r>
      <w:r w:rsidRPr="00802F41">
        <w:rPr>
          <w:rFonts w:cs="Courier New"/>
          <w:b/>
        </w:rPr>
        <w:t>6.</w:t>
      </w:r>
      <w:r w:rsidR="001526F2">
        <w:rPr>
          <w:rFonts w:cs="Courier New"/>
          <w:b/>
        </w:rPr>
        <w:t>4</w:t>
      </w:r>
      <w:r w:rsidRPr="00802F41">
        <w:rPr>
          <w:rFonts w:cs="Courier New"/>
          <w:b/>
        </w:rPr>
        <w:t>.1 POP Test Report</w:t>
      </w:r>
      <w:r>
        <w:rPr>
          <w:rFonts w:cs="Courier New"/>
          <w:b/>
        </w:rPr>
        <w:t xml:space="preserve">:  </w:t>
      </w:r>
      <w:r w:rsidRPr="00802F41">
        <w:rPr>
          <w:rFonts w:cs="Courier New"/>
        </w:rPr>
        <w:t xml:space="preserve">The </w:t>
      </w:r>
      <w:r w:rsidRPr="00450401">
        <w:rPr>
          <w:rFonts w:cs="Courier New"/>
        </w:rPr>
        <w:t>Contractor shall perform testing and shall acquire data necessary to suppor</w:t>
      </w:r>
      <w:r>
        <w:rPr>
          <w:rFonts w:cs="Courier New"/>
        </w:rPr>
        <w:t xml:space="preserve">t compliance with the </w:t>
      </w:r>
      <w:r w:rsidRPr="00450401">
        <w:rPr>
          <w:rFonts w:cs="Courier New"/>
        </w:rPr>
        <w:t>POP requirements of hazardous materials as defined in Title 4</w:t>
      </w:r>
      <w:r>
        <w:rPr>
          <w:rFonts w:cs="Courier New"/>
        </w:rPr>
        <w:t xml:space="preserve">9, </w:t>
      </w:r>
      <w:r w:rsidRPr="00450401">
        <w:rPr>
          <w:rFonts w:cs="Courier New"/>
        </w:rPr>
        <w:t xml:space="preserve">CFR, the International Maritime Organization Dangerous Goods (IMDG) Code, and the International Civil Aviation Organization (ICAO) Technical Instruction for the Safe Transport of Hazardous Goods. </w:t>
      </w:r>
      <w:r>
        <w:rPr>
          <w:rFonts w:cs="Courier New"/>
        </w:rPr>
        <w:t xml:space="preserve"> </w:t>
      </w:r>
      <w:r w:rsidRPr="00450401">
        <w:rPr>
          <w:rFonts w:cs="Courier New"/>
        </w:rPr>
        <w:t>Testing shall be performed IAW American Society for Testing and Materials (</w:t>
      </w:r>
      <w:r w:rsidRPr="00AC7F58">
        <w:rPr>
          <w:rFonts w:cs="Courier New"/>
        </w:rPr>
        <w:t>ASTM) D4919-17, Standard Guide for Testing of Hazardous Materials (Dangerous Goods) Packaging</w:t>
      </w:r>
      <w:r w:rsidRPr="00450401">
        <w:rPr>
          <w:rFonts w:cs="Courier New"/>
        </w:rPr>
        <w:t xml:space="preserve">. </w:t>
      </w:r>
      <w:r>
        <w:rPr>
          <w:rFonts w:cs="Courier New"/>
        </w:rPr>
        <w:t xml:space="preserve"> </w:t>
      </w:r>
      <w:r w:rsidRPr="00450401">
        <w:rPr>
          <w:rFonts w:cs="Courier New"/>
        </w:rPr>
        <w:t xml:space="preserve">The Contractor shall prepare </w:t>
      </w:r>
      <w:r>
        <w:rPr>
          <w:rFonts w:cs="Courier New"/>
        </w:rPr>
        <w:t>a POP</w:t>
      </w:r>
      <w:r w:rsidRPr="00450401">
        <w:rPr>
          <w:rFonts w:cs="Courier New"/>
        </w:rPr>
        <w:t xml:space="preserve"> Test Report </w:t>
      </w:r>
      <w:r>
        <w:rPr>
          <w:rFonts w:cs="Courier New"/>
        </w:rPr>
        <w:t xml:space="preserve">in accordance with </w:t>
      </w:r>
      <w:r w:rsidRPr="005908E6">
        <w:rPr>
          <w:rFonts w:cs="Courier New"/>
          <w:b/>
          <w:color w:val="000000"/>
        </w:rPr>
        <w:t>CDRL A0</w:t>
      </w:r>
      <w:r>
        <w:rPr>
          <w:rFonts w:cs="Courier New"/>
          <w:b/>
          <w:color w:val="000000"/>
        </w:rPr>
        <w:t>1</w:t>
      </w:r>
      <w:r w:rsidR="000B7EBD">
        <w:rPr>
          <w:rFonts w:cs="Courier New"/>
          <w:b/>
          <w:color w:val="000000"/>
        </w:rPr>
        <w:t>2</w:t>
      </w:r>
      <w:r w:rsidRPr="005908E6">
        <w:rPr>
          <w:rFonts w:cs="Courier New"/>
          <w:b/>
          <w:color w:val="000000"/>
        </w:rPr>
        <w:t xml:space="preserve"> </w:t>
      </w:r>
      <w:r w:rsidRPr="005908E6">
        <w:rPr>
          <w:b/>
          <w:bCs/>
          <w:color w:val="000000"/>
        </w:rPr>
        <w:t>(</w:t>
      </w:r>
      <w:r>
        <w:rPr>
          <w:b/>
          <w:bCs/>
          <w:color w:val="000000"/>
        </w:rPr>
        <w:t>Performance Oriented Packaging Test Report</w:t>
      </w:r>
      <w:r w:rsidRPr="005908E6">
        <w:rPr>
          <w:b/>
          <w:bCs/>
          <w:color w:val="000000"/>
        </w:rPr>
        <w:t>)</w:t>
      </w:r>
      <w:r w:rsidRPr="00450401">
        <w:rPr>
          <w:rFonts w:cs="Courier New"/>
        </w:rPr>
        <w:t xml:space="preserve">. </w:t>
      </w:r>
      <w:r>
        <w:rPr>
          <w:rFonts w:cs="Courier New"/>
        </w:rPr>
        <w:t xml:space="preserve"> </w:t>
      </w:r>
      <w:r w:rsidRPr="00450401">
        <w:rPr>
          <w:rFonts w:cs="Courier New"/>
        </w:rPr>
        <w:t xml:space="preserve">The procuring activity </w:t>
      </w:r>
      <w:r>
        <w:rPr>
          <w:rFonts w:cs="Courier New"/>
        </w:rPr>
        <w:t>will</w:t>
      </w:r>
      <w:r w:rsidRPr="00450401">
        <w:rPr>
          <w:rFonts w:cs="Courier New"/>
        </w:rPr>
        <w:t xml:space="preserve"> provide the Contractor with the appropriate (sequential and non-duplicative) report number to utilize in submission of the POP Test</w:t>
      </w:r>
      <w:r>
        <w:rPr>
          <w:rFonts w:cs="Courier New"/>
        </w:rPr>
        <w:t xml:space="preserve"> Report.</w:t>
      </w:r>
    </w:p>
    <w:p w14:paraId="1E0F6777" w14:textId="77777777" w:rsidR="00330D7B" w:rsidRPr="00450401" w:rsidRDefault="00330D7B" w:rsidP="00330D7B">
      <w:pPr>
        <w:rPr>
          <w:rFonts w:cs="Courier New"/>
        </w:rPr>
      </w:pPr>
    </w:p>
    <w:p w14:paraId="50010D7B" w14:textId="52C40886" w:rsidR="00330D7B" w:rsidRPr="00450401" w:rsidRDefault="001A4B0E" w:rsidP="001A4B0E">
      <w:pPr>
        <w:ind w:firstLine="1440"/>
        <w:rPr>
          <w:rFonts w:cs="Courier New"/>
        </w:rPr>
      </w:pPr>
      <w:r>
        <w:rPr>
          <w:rFonts w:cs="Courier New"/>
          <w:b/>
        </w:rPr>
        <w:t xml:space="preserve">6.4.2 </w:t>
      </w:r>
      <w:r w:rsidRPr="005D56DD">
        <w:rPr>
          <w:rFonts w:cs="Courier New"/>
          <w:b/>
        </w:rPr>
        <w:t xml:space="preserve">Exception </w:t>
      </w:r>
      <w:r>
        <w:rPr>
          <w:rFonts w:cs="Courier New"/>
          <w:b/>
        </w:rPr>
        <w:t>t</w:t>
      </w:r>
      <w:r w:rsidRPr="005D56DD">
        <w:rPr>
          <w:rFonts w:cs="Courier New"/>
          <w:b/>
        </w:rPr>
        <w:t>o P</w:t>
      </w:r>
      <w:r>
        <w:rPr>
          <w:rFonts w:cs="Courier New"/>
          <w:b/>
        </w:rPr>
        <w:t>OP</w:t>
      </w:r>
      <w:r w:rsidRPr="005D56DD">
        <w:rPr>
          <w:rFonts w:cs="Courier New"/>
          <w:b/>
        </w:rPr>
        <w:t xml:space="preserve"> Markings</w:t>
      </w:r>
      <w:proofErr w:type="gramStart"/>
      <w:r w:rsidR="00330D7B" w:rsidRPr="005D56DD">
        <w:rPr>
          <w:rFonts w:cs="Courier New"/>
          <w:b/>
        </w:rPr>
        <w:t>:</w:t>
      </w:r>
      <w:r w:rsidR="00330D7B">
        <w:rPr>
          <w:rFonts w:cs="Courier New"/>
        </w:rPr>
        <w:t xml:space="preserve"> </w:t>
      </w:r>
      <w:r w:rsidR="00330D7B" w:rsidRPr="00450401">
        <w:rPr>
          <w:rFonts w:cs="Courier New"/>
        </w:rPr>
        <w:t xml:space="preserve"> If</w:t>
      </w:r>
      <w:proofErr w:type="gramEnd"/>
      <w:r w:rsidR="00330D7B" w:rsidRPr="00450401">
        <w:rPr>
          <w:rFonts w:cs="Courier New"/>
        </w:rPr>
        <w:t xml:space="preserve"> the container is manufactured outside the USA, the Contractor/container manufacturer shall be responsible to perform the POP certification tests IAW the United Nations Recommendations on the Transport of Dangerous Goods</w:t>
      </w:r>
      <w:r w:rsidR="00330D7B">
        <w:rPr>
          <w:rFonts w:cs="Courier New"/>
        </w:rPr>
        <w:t>,</w:t>
      </w:r>
      <w:r w:rsidR="00330D7B" w:rsidRPr="00450401">
        <w:rPr>
          <w:rFonts w:cs="Courier New"/>
        </w:rPr>
        <w:t xml:space="preserve"> and apply the marking authorized by the Transportation Competent Authority of the country of manufacture.</w:t>
      </w:r>
    </w:p>
    <w:p w14:paraId="536F0BF0" w14:textId="77777777" w:rsidR="00330D7B" w:rsidRDefault="00330D7B" w:rsidP="00330D7B">
      <w:pPr>
        <w:rPr>
          <w:rFonts w:cs="Courier New"/>
        </w:rPr>
      </w:pPr>
      <w:r>
        <w:rPr>
          <w:rFonts w:cs="Courier New"/>
        </w:rPr>
        <w:tab/>
      </w:r>
      <w:r>
        <w:rPr>
          <w:rFonts w:cs="Courier New"/>
        </w:rPr>
        <w:tab/>
      </w:r>
    </w:p>
    <w:p w14:paraId="6629D160" w14:textId="51A595EE" w:rsidR="00330D7B" w:rsidRDefault="00330D7B" w:rsidP="00330D7B">
      <w:pPr>
        <w:tabs>
          <w:tab w:val="left" w:pos="720"/>
        </w:tabs>
        <w:rPr>
          <w:bCs/>
          <w:color w:val="000000"/>
        </w:rPr>
      </w:pPr>
      <w:r>
        <w:rPr>
          <w:rFonts w:cs="Courier New"/>
          <w:b/>
        </w:rPr>
        <w:t xml:space="preserve">7. </w:t>
      </w:r>
      <w:r>
        <w:rPr>
          <w:rFonts w:cs="Courier New"/>
          <w:b/>
          <w:u w:val="single"/>
        </w:rPr>
        <w:t>DIMINISHING MANUFACTURING SOURCES AND MATERIAL SHORTAGES (DMSMS)</w:t>
      </w:r>
      <w:r>
        <w:rPr>
          <w:rFonts w:cs="Courier New"/>
          <w:b/>
        </w:rPr>
        <w:t>:</w:t>
      </w:r>
      <w:r>
        <w:rPr>
          <w:rFonts w:cs="Courier New"/>
        </w:rPr>
        <w:t xml:space="preserve">  The Contractor shall analyze the MJU-32A/B and MJU-38A/B configurations and identify components that are critical to supporting the systems, and deliver Source Data for Forecasting Diminishing Manufacturing Sources and Material Shortages (DMSMS) in accordance with </w:t>
      </w:r>
      <w:bookmarkStart w:id="45" w:name="_Hlk199317903"/>
      <w:r w:rsidRPr="005908E6">
        <w:rPr>
          <w:rFonts w:cs="Courier New"/>
          <w:b/>
          <w:color w:val="000000"/>
        </w:rPr>
        <w:t>CDRL A0</w:t>
      </w:r>
      <w:r>
        <w:rPr>
          <w:rFonts w:cs="Courier New"/>
          <w:b/>
          <w:color w:val="000000"/>
        </w:rPr>
        <w:t>1</w:t>
      </w:r>
      <w:r w:rsidR="000B7EBD">
        <w:rPr>
          <w:rFonts w:cs="Courier New"/>
          <w:b/>
          <w:color w:val="000000"/>
        </w:rPr>
        <w:t>3</w:t>
      </w:r>
      <w:r w:rsidRPr="005908E6">
        <w:rPr>
          <w:rFonts w:cs="Courier New"/>
          <w:b/>
          <w:color w:val="000000"/>
        </w:rPr>
        <w:t xml:space="preserve"> </w:t>
      </w:r>
      <w:r w:rsidRPr="005908E6">
        <w:rPr>
          <w:b/>
          <w:bCs/>
          <w:color w:val="000000"/>
        </w:rPr>
        <w:t>(</w:t>
      </w:r>
      <w:r>
        <w:rPr>
          <w:b/>
          <w:bCs/>
          <w:color w:val="000000"/>
        </w:rPr>
        <w:t>Diminishing Manufacturing Sources and Material Shortages (DMSMS)</w:t>
      </w:r>
      <w:bookmarkEnd w:id="45"/>
      <w:r>
        <w:rPr>
          <w:b/>
          <w:bCs/>
          <w:color w:val="000000"/>
        </w:rPr>
        <w:t xml:space="preserve"> Management Plan</w:t>
      </w:r>
      <w:r w:rsidRPr="005908E6">
        <w:rPr>
          <w:b/>
          <w:bCs/>
          <w:color w:val="000000"/>
        </w:rPr>
        <w:t>)</w:t>
      </w:r>
      <w:r>
        <w:rPr>
          <w:bCs/>
          <w:color w:val="000000"/>
        </w:rPr>
        <w:t xml:space="preserve"> and </w:t>
      </w:r>
      <w:r w:rsidRPr="005908E6">
        <w:rPr>
          <w:rFonts w:cs="Courier New"/>
          <w:b/>
          <w:color w:val="000000"/>
        </w:rPr>
        <w:t>CDRL A0</w:t>
      </w:r>
      <w:r w:rsidR="000B7EBD">
        <w:rPr>
          <w:rFonts w:cs="Courier New"/>
          <w:b/>
          <w:color w:val="000000"/>
        </w:rPr>
        <w:t>14</w:t>
      </w:r>
      <w:r w:rsidRPr="005908E6">
        <w:rPr>
          <w:rFonts w:cs="Courier New"/>
          <w:b/>
          <w:color w:val="000000"/>
        </w:rPr>
        <w:t xml:space="preserve"> </w:t>
      </w:r>
      <w:r w:rsidRPr="005908E6">
        <w:rPr>
          <w:b/>
          <w:bCs/>
          <w:color w:val="000000"/>
        </w:rPr>
        <w:t>(</w:t>
      </w:r>
      <w:r>
        <w:rPr>
          <w:b/>
          <w:bCs/>
          <w:color w:val="000000"/>
        </w:rPr>
        <w:t>Diminishing Manufacturing Sources and Material Shortages (DMSMS) Implementation Plan</w:t>
      </w:r>
      <w:r w:rsidRPr="005908E6">
        <w:rPr>
          <w:b/>
          <w:bCs/>
          <w:color w:val="000000"/>
        </w:rPr>
        <w:t>)</w:t>
      </w:r>
      <w:r>
        <w:rPr>
          <w:b/>
          <w:bCs/>
          <w:color w:val="000000"/>
        </w:rPr>
        <w:t>.</w:t>
      </w:r>
    </w:p>
    <w:p w14:paraId="6D522BE2" w14:textId="77777777" w:rsidR="00330D7B" w:rsidRDefault="00330D7B" w:rsidP="00330D7B">
      <w:pPr>
        <w:tabs>
          <w:tab w:val="left" w:pos="720"/>
        </w:tabs>
        <w:rPr>
          <w:bCs/>
          <w:color w:val="000000"/>
        </w:rPr>
      </w:pPr>
    </w:p>
    <w:p w14:paraId="046A7F68" w14:textId="77777777" w:rsidR="00330D7B" w:rsidRPr="00C32984" w:rsidRDefault="00330D7B" w:rsidP="00330D7B">
      <w:pPr>
        <w:rPr>
          <w:rFonts w:cs="Courier New"/>
        </w:rPr>
      </w:pPr>
      <w:r>
        <w:rPr>
          <w:bCs/>
          <w:color w:val="000000"/>
        </w:rPr>
        <w:lastRenderedPageBreak/>
        <w:tab/>
      </w:r>
      <w:r>
        <w:rPr>
          <w:b/>
          <w:bCs/>
          <w:color w:val="000000"/>
        </w:rPr>
        <w:t xml:space="preserve">7.1 </w:t>
      </w:r>
      <w:r>
        <w:rPr>
          <w:bCs/>
          <w:color w:val="000000"/>
        </w:rPr>
        <w:t>The Contractor shall s</w:t>
      </w:r>
      <w:r>
        <w:rPr>
          <w:rFonts w:cs="Courier New"/>
        </w:rPr>
        <w:t xml:space="preserve">ubmit initial DMSMS Management and Implementation Plans no later than </w:t>
      </w:r>
      <w:r>
        <w:rPr>
          <w:rFonts w:cs="Courier New"/>
          <w:b/>
          <w:color w:val="000000"/>
          <w:u w:val="single"/>
        </w:rPr>
        <w:t>_15</w:t>
      </w:r>
      <w:r w:rsidRPr="00C93BEE">
        <w:rPr>
          <w:rFonts w:cs="Courier New"/>
          <w:b/>
          <w:color w:val="000000"/>
          <w:u w:val="single"/>
        </w:rPr>
        <w:t>0_</w:t>
      </w:r>
      <w:r>
        <w:rPr>
          <w:rFonts w:cs="Courier New"/>
        </w:rPr>
        <w:t xml:space="preserve"> </w:t>
      </w:r>
      <w:r w:rsidRPr="0083138D">
        <w:rPr>
          <w:rFonts w:cs="Courier New"/>
          <w:b/>
        </w:rPr>
        <w:t>calendar days</w:t>
      </w:r>
      <w:r>
        <w:rPr>
          <w:rFonts w:cs="Courier New"/>
        </w:rPr>
        <w:t xml:space="preserve"> after Contract award.  </w:t>
      </w:r>
      <w:r w:rsidRPr="00C93BEE">
        <w:rPr>
          <w:rFonts w:cs="Courier New"/>
          <w:color w:val="000000"/>
        </w:rPr>
        <w:t xml:space="preserve">Notice of approval or disapproval of </w:t>
      </w:r>
      <w:r>
        <w:rPr>
          <w:rFonts w:cs="Courier New"/>
          <w:color w:val="000000"/>
        </w:rPr>
        <w:t xml:space="preserve">DMSMS Management and Implementation Plans </w:t>
      </w:r>
      <w:r w:rsidRPr="00C93BEE">
        <w:rPr>
          <w:rFonts w:cs="Courier New"/>
          <w:color w:val="000000"/>
        </w:rPr>
        <w:t xml:space="preserve">will be made to the Contractor by official correspondence within </w:t>
      </w:r>
      <w:r w:rsidRPr="00C93BEE">
        <w:rPr>
          <w:rFonts w:cs="Courier New"/>
          <w:b/>
          <w:color w:val="000000"/>
          <w:u w:val="single"/>
        </w:rPr>
        <w:t>_30_</w:t>
      </w:r>
      <w:r w:rsidRPr="00C93BEE">
        <w:rPr>
          <w:rFonts w:cs="Courier New"/>
          <w:color w:val="000000"/>
        </w:rPr>
        <w:t xml:space="preserve"> </w:t>
      </w:r>
      <w:r w:rsidRPr="00C93BEE">
        <w:rPr>
          <w:rFonts w:cs="Courier New"/>
          <w:b/>
          <w:color w:val="000000"/>
        </w:rPr>
        <w:t>calendar days</w:t>
      </w:r>
      <w:r w:rsidRPr="00C93BEE">
        <w:rPr>
          <w:rFonts w:cs="Courier New"/>
          <w:color w:val="000000"/>
        </w:rPr>
        <w:t xml:space="preserve"> after </w:t>
      </w:r>
      <w:r>
        <w:rPr>
          <w:rFonts w:cs="Courier New"/>
          <w:color w:val="000000"/>
        </w:rPr>
        <w:t>receipt</w:t>
      </w:r>
      <w:r w:rsidRPr="00C93BEE">
        <w:rPr>
          <w:rFonts w:cs="Courier New"/>
          <w:color w:val="000000"/>
        </w:rPr>
        <w:t>.</w:t>
      </w:r>
      <w:r>
        <w:rPr>
          <w:rFonts w:cs="Courier New"/>
          <w:color w:val="000000"/>
        </w:rPr>
        <w:t xml:space="preserve">  If disapproved, the Contractor has </w:t>
      </w:r>
      <w:r w:rsidRPr="00C93BEE">
        <w:rPr>
          <w:rFonts w:cs="Courier New"/>
          <w:b/>
          <w:color w:val="000000"/>
          <w:u w:val="single"/>
        </w:rPr>
        <w:t>_</w:t>
      </w:r>
      <w:r>
        <w:rPr>
          <w:rFonts w:cs="Courier New"/>
          <w:b/>
          <w:color w:val="000000"/>
          <w:u w:val="single"/>
        </w:rPr>
        <w:t>14</w:t>
      </w:r>
      <w:r w:rsidRPr="00C93BEE">
        <w:rPr>
          <w:rFonts w:cs="Courier New"/>
          <w:b/>
          <w:color w:val="000000"/>
          <w:u w:val="single"/>
        </w:rPr>
        <w:t>_</w:t>
      </w:r>
      <w:r w:rsidRPr="00C93BEE">
        <w:rPr>
          <w:rFonts w:cs="Courier New"/>
          <w:color w:val="000000"/>
        </w:rPr>
        <w:t xml:space="preserve"> </w:t>
      </w:r>
      <w:r w:rsidRPr="00C93BEE">
        <w:rPr>
          <w:rFonts w:cs="Courier New"/>
          <w:b/>
          <w:color w:val="000000"/>
        </w:rPr>
        <w:t>calendar days</w:t>
      </w:r>
      <w:r>
        <w:rPr>
          <w:rFonts w:cs="Courier New"/>
        </w:rPr>
        <w:t xml:space="preserve"> to revise and resubmit.</w:t>
      </w:r>
    </w:p>
    <w:p w14:paraId="04A66777" w14:textId="77777777" w:rsidR="00330D7B" w:rsidRPr="00C32984" w:rsidRDefault="00330D7B" w:rsidP="00330D7B">
      <w:pPr>
        <w:tabs>
          <w:tab w:val="left" w:pos="720"/>
        </w:tabs>
        <w:rPr>
          <w:bCs/>
          <w:color w:val="000000"/>
        </w:rPr>
      </w:pPr>
    </w:p>
    <w:p w14:paraId="7EDBF9EC" w14:textId="77777777" w:rsidR="00330D7B" w:rsidRPr="00C32984" w:rsidRDefault="00330D7B" w:rsidP="00330D7B">
      <w:pPr>
        <w:rPr>
          <w:rFonts w:cs="Courier New"/>
        </w:rPr>
      </w:pPr>
      <w:r>
        <w:rPr>
          <w:bCs/>
          <w:color w:val="000000"/>
        </w:rPr>
        <w:tab/>
      </w:r>
      <w:r>
        <w:rPr>
          <w:b/>
          <w:bCs/>
          <w:color w:val="000000"/>
        </w:rPr>
        <w:t xml:space="preserve">7.2 </w:t>
      </w:r>
      <w:r>
        <w:rPr>
          <w:bCs/>
          <w:color w:val="000000"/>
        </w:rPr>
        <w:t xml:space="preserve">If the Contractor identifies or becomes aware of potential component sourcing issues that may impact the ability to manufacture the MJU-32A/B </w:t>
      </w:r>
      <w:r>
        <w:rPr>
          <w:rFonts w:cs="Courier New"/>
        </w:rPr>
        <w:t xml:space="preserve">and/or MJU-38A/B, the Contractor shall notify the U.S. Government immediately.  Within </w:t>
      </w:r>
      <w:r w:rsidRPr="00C93BEE">
        <w:rPr>
          <w:rFonts w:cs="Courier New"/>
          <w:b/>
          <w:color w:val="000000"/>
          <w:u w:val="single"/>
        </w:rPr>
        <w:t>_</w:t>
      </w:r>
      <w:r>
        <w:rPr>
          <w:rFonts w:cs="Courier New"/>
          <w:b/>
          <w:color w:val="000000"/>
          <w:u w:val="single"/>
        </w:rPr>
        <w:t>14</w:t>
      </w:r>
      <w:r w:rsidRPr="00C93BEE">
        <w:rPr>
          <w:rFonts w:cs="Courier New"/>
          <w:b/>
          <w:color w:val="000000"/>
          <w:u w:val="single"/>
        </w:rPr>
        <w:t>_</w:t>
      </w:r>
      <w:r w:rsidRPr="00797D29">
        <w:rPr>
          <w:rFonts w:cs="Courier New"/>
          <w:b/>
        </w:rPr>
        <w:t xml:space="preserve"> calendar days</w:t>
      </w:r>
      <w:r>
        <w:rPr>
          <w:rFonts w:cs="Courier New"/>
        </w:rPr>
        <w:t xml:space="preserve"> of the notification to USG</w:t>
      </w:r>
      <w:r w:rsidRPr="00C32984">
        <w:rPr>
          <w:rFonts w:cs="Courier New"/>
        </w:rPr>
        <w:t>,</w:t>
      </w:r>
      <w:r>
        <w:rPr>
          <w:rFonts w:cs="Courier New"/>
          <w:b/>
        </w:rPr>
        <w:t xml:space="preserve"> </w:t>
      </w:r>
      <w:r>
        <w:rPr>
          <w:rFonts w:cs="Courier New"/>
        </w:rPr>
        <w:t>the Contractor shall define cost and schedule impact, as well as a proposed solution to resolving the DMSMS issue.</w:t>
      </w:r>
    </w:p>
    <w:p w14:paraId="580FCDB1" w14:textId="77777777" w:rsidR="00330D7B" w:rsidRDefault="00330D7B" w:rsidP="00330D7B">
      <w:pPr>
        <w:tabs>
          <w:tab w:val="left" w:pos="720"/>
        </w:tabs>
        <w:rPr>
          <w:rFonts w:cs="Courier New"/>
          <w:b/>
        </w:rPr>
      </w:pPr>
    </w:p>
    <w:p w14:paraId="7152DBFC" w14:textId="77777777" w:rsidR="00330D7B" w:rsidRDefault="00330D7B" w:rsidP="00330D7B">
      <w:pPr>
        <w:tabs>
          <w:tab w:val="left" w:pos="720"/>
        </w:tabs>
        <w:rPr>
          <w:rFonts w:cs="Courier New"/>
        </w:rPr>
      </w:pPr>
      <w:r>
        <w:rPr>
          <w:rFonts w:cs="Courier New"/>
          <w:b/>
        </w:rPr>
        <w:t xml:space="preserve">8. </w:t>
      </w:r>
      <w:r>
        <w:rPr>
          <w:rFonts w:cs="Courier New"/>
          <w:b/>
          <w:u w:val="single"/>
        </w:rPr>
        <w:t>INFORMATION PROTECTION</w:t>
      </w:r>
      <w:r>
        <w:rPr>
          <w:rFonts w:cs="Courier New"/>
          <w:b/>
        </w:rPr>
        <w:t>:</w:t>
      </w:r>
      <w:r>
        <w:rPr>
          <w:rFonts w:cs="Courier New"/>
        </w:rPr>
        <w:t xml:space="preserve">  </w:t>
      </w:r>
      <w:r w:rsidRPr="001C3CB3">
        <w:rPr>
          <w:rFonts w:cs="Courier New"/>
        </w:rPr>
        <w:t xml:space="preserve">Information or data developed under this contract is the property of the United States </w:t>
      </w:r>
      <w:r>
        <w:rPr>
          <w:rFonts w:cs="Courier New"/>
        </w:rPr>
        <w:t>Government</w:t>
      </w:r>
      <w:r w:rsidRPr="001C3CB3">
        <w:rPr>
          <w:rFonts w:cs="Courier New"/>
        </w:rPr>
        <w:t>.</w:t>
      </w:r>
      <w:r>
        <w:rPr>
          <w:rFonts w:cs="Courier New"/>
        </w:rPr>
        <w:t xml:space="preserve">  </w:t>
      </w:r>
      <w:r w:rsidRPr="001C3CB3">
        <w:rPr>
          <w:rFonts w:cs="Courier New"/>
        </w:rPr>
        <w:t xml:space="preserve">All rights are reserved to the U.S. Government. </w:t>
      </w:r>
      <w:r>
        <w:rPr>
          <w:rFonts w:cs="Courier New"/>
        </w:rPr>
        <w:t xml:space="preserve"> The U.S. Government claims </w:t>
      </w:r>
      <w:r w:rsidR="001526F2">
        <w:rPr>
          <w:rFonts w:cs="Courier New"/>
        </w:rPr>
        <w:t>all</w:t>
      </w:r>
      <w:r w:rsidRPr="001C3CB3">
        <w:rPr>
          <w:rFonts w:cs="Courier New"/>
        </w:rPr>
        <w:t xml:space="preserve"> rights in technical data.</w:t>
      </w:r>
      <w:r>
        <w:rPr>
          <w:rFonts w:cs="Courier New"/>
        </w:rPr>
        <w:t xml:space="preserve">  </w:t>
      </w:r>
      <w:r w:rsidRPr="001C3CB3">
        <w:rPr>
          <w:rFonts w:cs="Courier New"/>
        </w:rPr>
        <w:t xml:space="preserve">The Contractor (or Sub-Contractor) shall not distribute or use the information and data without the express and specific written approval of the </w:t>
      </w:r>
      <w:r>
        <w:rPr>
          <w:rFonts w:cs="Courier New"/>
        </w:rPr>
        <w:t>U.S. Government</w:t>
      </w:r>
      <w:r w:rsidRPr="001C3CB3">
        <w:rPr>
          <w:rFonts w:cs="Courier New"/>
        </w:rPr>
        <w:t xml:space="preserve">. </w:t>
      </w:r>
      <w:r>
        <w:rPr>
          <w:rFonts w:cs="Courier New"/>
        </w:rPr>
        <w:t xml:space="preserve"> Sample clearance form </w:t>
      </w:r>
      <w:r w:rsidRPr="001C3CB3">
        <w:rPr>
          <w:rFonts w:cs="Courier New"/>
        </w:rPr>
        <w:t>INME-PICIM Form 3002</w:t>
      </w:r>
      <w:r>
        <w:rPr>
          <w:rFonts w:cs="Courier New"/>
        </w:rPr>
        <w:t xml:space="preserve"> may be used to request clearance for release of </w:t>
      </w:r>
      <w:r w:rsidRPr="001C3CB3">
        <w:rPr>
          <w:rFonts w:cs="Courier New"/>
        </w:rPr>
        <w:t>technical material to the public</w:t>
      </w:r>
      <w:r>
        <w:rPr>
          <w:rFonts w:cs="Courier New"/>
        </w:rPr>
        <w:t>.</w:t>
      </w:r>
    </w:p>
    <w:p w14:paraId="12CE46D7" w14:textId="77777777" w:rsidR="00330D7B" w:rsidRDefault="00330D7B" w:rsidP="00330D7B">
      <w:pPr>
        <w:tabs>
          <w:tab w:val="left" w:pos="720"/>
        </w:tabs>
        <w:rPr>
          <w:rFonts w:cs="Courier New"/>
        </w:rPr>
      </w:pPr>
    </w:p>
    <w:p w14:paraId="0E8055FD" w14:textId="60F98B0D" w:rsidR="00330D7B" w:rsidRPr="00617791" w:rsidRDefault="00330D7B" w:rsidP="00330D7B">
      <w:pPr>
        <w:tabs>
          <w:tab w:val="left" w:pos="720"/>
        </w:tabs>
        <w:rPr>
          <w:rFonts w:cs="Courier New"/>
          <w:color w:val="000000"/>
          <w:highlight w:val="yellow"/>
        </w:rPr>
      </w:pPr>
      <w:r>
        <w:rPr>
          <w:rFonts w:cs="Courier New"/>
          <w:b/>
        </w:rPr>
        <w:t xml:space="preserve">9. </w:t>
      </w:r>
      <w:r>
        <w:rPr>
          <w:rFonts w:cs="Courier New"/>
          <w:b/>
          <w:u w:val="single"/>
        </w:rPr>
        <w:t>PHYSICAL SECURITY OF CONVENTIONAL ARMS, AMMUNITION, AND EXPLOSIVES (AA&amp;E)</w:t>
      </w:r>
      <w:proofErr w:type="gramStart"/>
      <w:r>
        <w:rPr>
          <w:rFonts w:cs="Courier New"/>
          <w:b/>
        </w:rPr>
        <w:t>:</w:t>
      </w:r>
      <w:r>
        <w:rPr>
          <w:rFonts w:cs="Courier New"/>
        </w:rPr>
        <w:t xml:space="preserve">  </w:t>
      </w:r>
      <w:r w:rsidRPr="00D63258">
        <w:rPr>
          <w:rFonts w:cs="Courier New"/>
        </w:rPr>
        <w:t>The</w:t>
      </w:r>
      <w:proofErr w:type="gramEnd"/>
      <w:r w:rsidRPr="00D63258">
        <w:rPr>
          <w:rFonts w:cs="Courier New"/>
        </w:rPr>
        <w:t xml:space="preserve"> </w:t>
      </w:r>
      <w:r w:rsidR="00617791" w:rsidRPr="00D63258">
        <w:rPr>
          <w:rFonts w:cs="Courier New"/>
        </w:rPr>
        <w:t>RR-203/AL is</w:t>
      </w:r>
      <w:r w:rsidRPr="00D63258">
        <w:rPr>
          <w:rFonts w:cs="Courier New"/>
        </w:rPr>
        <w:t xml:space="preserve"> </w:t>
      </w:r>
      <w:r w:rsidR="00D63258" w:rsidRPr="00D63258">
        <w:rPr>
          <w:rFonts w:cs="Courier New"/>
        </w:rPr>
        <w:t>non-</w:t>
      </w:r>
      <w:r w:rsidRPr="00D63258">
        <w:rPr>
          <w:rFonts w:cs="Courier New"/>
        </w:rPr>
        <w:t>sensitive conventional AA&amp;E Category V</w:t>
      </w:r>
      <w:r w:rsidR="00D63258" w:rsidRPr="00D63258">
        <w:rPr>
          <w:rFonts w:cs="Courier New"/>
        </w:rPr>
        <w:t>II</w:t>
      </w:r>
      <w:r w:rsidRPr="00D63258">
        <w:rPr>
          <w:rFonts w:cs="Courier New"/>
        </w:rPr>
        <w:t>.  The Contractor shall comply with DOD 5100.76-M.</w:t>
      </w:r>
      <w:r w:rsidRPr="00617791">
        <w:rPr>
          <w:rFonts w:cs="Courier New"/>
          <w:highlight w:val="yellow"/>
        </w:rPr>
        <w:t xml:space="preserve">  </w:t>
      </w:r>
    </w:p>
    <w:p w14:paraId="6C6F8102" w14:textId="77777777" w:rsidR="00330D7B" w:rsidRPr="00617791" w:rsidRDefault="00330D7B" w:rsidP="00330D7B">
      <w:pPr>
        <w:rPr>
          <w:rFonts w:cs="Courier New"/>
          <w:b/>
          <w:highlight w:val="yellow"/>
        </w:rPr>
      </w:pPr>
    </w:p>
    <w:p w14:paraId="00850E69" w14:textId="43B21724" w:rsidR="00791B71" w:rsidRPr="001A4B0E" w:rsidRDefault="001526F2" w:rsidP="00791B71">
      <w:pPr>
        <w:rPr>
          <w:rFonts w:cs="Courier New"/>
        </w:rPr>
      </w:pPr>
      <w:r w:rsidRPr="001A4B0E">
        <w:rPr>
          <w:rFonts w:cs="Courier New"/>
          <w:b/>
        </w:rPr>
        <w:t>10</w:t>
      </w:r>
      <w:r w:rsidR="00C86748" w:rsidRPr="001A4B0E">
        <w:rPr>
          <w:rFonts w:cs="Courier New"/>
          <w:b/>
        </w:rPr>
        <w:t xml:space="preserve">. </w:t>
      </w:r>
      <w:r w:rsidR="00C86748" w:rsidRPr="001A4B0E">
        <w:rPr>
          <w:rFonts w:cs="Courier New"/>
          <w:b/>
          <w:u w:val="single"/>
        </w:rPr>
        <w:t>SECURITY</w:t>
      </w:r>
      <w:proofErr w:type="gramStart"/>
      <w:r w:rsidR="00C86748" w:rsidRPr="001A4B0E">
        <w:rPr>
          <w:rFonts w:cs="Courier New"/>
          <w:b/>
        </w:rPr>
        <w:t>:</w:t>
      </w:r>
      <w:r w:rsidR="00041F45" w:rsidRPr="001A4B0E">
        <w:rPr>
          <w:rFonts w:cs="Courier New"/>
          <w:b/>
          <w:sz w:val="28"/>
          <w:szCs w:val="28"/>
        </w:rPr>
        <w:t xml:space="preserve">  </w:t>
      </w:r>
      <w:r w:rsidR="00041F45" w:rsidRPr="001A4B0E">
        <w:rPr>
          <w:rFonts w:cs="Courier New"/>
        </w:rPr>
        <w:t>Performance</w:t>
      </w:r>
      <w:proofErr w:type="gramEnd"/>
      <w:r w:rsidR="00041F45" w:rsidRPr="001A4B0E">
        <w:rPr>
          <w:rFonts w:cs="Courier New"/>
        </w:rPr>
        <w:t xml:space="preserve"> on this contract will </w:t>
      </w:r>
      <w:r w:rsidR="00791B71" w:rsidRPr="001A4B0E">
        <w:rPr>
          <w:rFonts w:cs="Courier New"/>
        </w:rPr>
        <w:t xml:space="preserve">not </w:t>
      </w:r>
      <w:r w:rsidR="00041F45" w:rsidRPr="001A4B0E">
        <w:rPr>
          <w:rFonts w:cs="Courier New"/>
        </w:rPr>
        <w:t>require the Contractor to have access to classified information</w:t>
      </w:r>
      <w:r w:rsidR="00791B71" w:rsidRPr="001A4B0E">
        <w:rPr>
          <w:rFonts w:cs="Courier New"/>
        </w:rPr>
        <w:t>.  Unclassified information shall be handled in accordance with the appropriate designation (Controlled Unclassified Information (CUI); Covered Defense Information).  Distribution is authorized to the Requiring Office’s Organization and support activities only.  Other requests for deliverables under this contract shall be referred to the TPOC/COR of this contract for approval.</w:t>
      </w:r>
    </w:p>
    <w:p w14:paraId="0B8684F3" w14:textId="77777777" w:rsidR="00791B71" w:rsidRPr="001A4B0E" w:rsidRDefault="00791B71" w:rsidP="00791B71">
      <w:pPr>
        <w:rPr>
          <w:rFonts w:cs="Courier New"/>
        </w:rPr>
      </w:pPr>
    </w:p>
    <w:p w14:paraId="42A71799" w14:textId="0DBE6AF7" w:rsidR="00791B71" w:rsidRPr="001A4B0E" w:rsidRDefault="00791B71" w:rsidP="00791B71">
      <w:pPr>
        <w:rPr>
          <w:rFonts w:cs="Courier New"/>
        </w:rPr>
      </w:pPr>
      <w:r w:rsidRPr="001A4B0E">
        <w:rPr>
          <w:rFonts w:cs="Courier New"/>
        </w:rPr>
        <w:t>CUI including Covered Defense Information (meeting the definition of 48 CFR 252.204–7012(a)) generated and/or provided under this contract shall be marked and safeguarded as specified in DoD Instruction 5200.48, CUI, and DoDM 5200.01, DoD Information Security Program: CUI, vol. 4 (enclosure 3 pages 11-</w:t>
      </w:r>
      <w:r w:rsidRPr="001A4B0E">
        <w:rPr>
          <w:rFonts w:cs="Courier New"/>
        </w:rPr>
        <w:lastRenderedPageBreak/>
        <w:t>18).  Any product containing Covered Defense Information shall be assigned a distribution statement (distribution statements B through F) using the criteria set forth in DoDI 5230.24 (Distribution Statements on Technical Documents), and have this statement displayed per DoDI 5230.24, Enclosure 3.</w:t>
      </w:r>
    </w:p>
    <w:p w14:paraId="1F412C34" w14:textId="77777777" w:rsidR="00791B71" w:rsidRPr="001A4B0E" w:rsidRDefault="00791B71" w:rsidP="00791B71">
      <w:pPr>
        <w:rPr>
          <w:rFonts w:cs="Courier New"/>
        </w:rPr>
      </w:pPr>
    </w:p>
    <w:p w14:paraId="5828D2AB" w14:textId="0D756964" w:rsidR="00791B71" w:rsidRPr="001A4B0E" w:rsidRDefault="00791B71" w:rsidP="000B1425">
      <w:pPr>
        <w:ind w:firstLine="720"/>
        <w:rPr>
          <w:rFonts w:cs="Courier New"/>
        </w:rPr>
      </w:pPr>
      <w:bookmarkStart w:id="46" w:name="_Toc39851924"/>
      <w:bookmarkStart w:id="47" w:name="_Toc158199696"/>
      <w:r w:rsidRPr="001A4B0E">
        <w:rPr>
          <w:rFonts w:cs="Courier New"/>
          <w:b/>
        </w:rPr>
        <w:t>10.1 Information Security (InfoSec).</w:t>
      </w:r>
      <w:bookmarkEnd w:id="46"/>
      <w:bookmarkEnd w:id="47"/>
      <w:r w:rsidRPr="001A4B0E">
        <w:rPr>
          <w:rFonts w:cs="Courier New"/>
          <w:b/>
        </w:rPr>
        <w:t xml:space="preserve"> </w:t>
      </w:r>
      <w:r w:rsidRPr="001A4B0E">
        <w:rPr>
          <w:rFonts w:cs="Courier New"/>
        </w:rPr>
        <w:t xml:space="preserve">For all work performed at Contractor and subcontractor facilities the Contractor shall implement and maintain security procedures and controls to prevent unauthorized disclosure of classified information and Controlled Unclassified Information (CUI) and to control distribution of CUI in accordance with DoD 5220.22-M (NISPOM), and SECNAV M-5510.36.  For work performed at a Government facility, the Contractor shall comply with NAVAIR guidance, to include Chaff and </w:t>
      </w:r>
      <w:proofErr w:type="gramStart"/>
      <w:r w:rsidRPr="001A4B0E">
        <w:rPr>
          <w:rFonts w:cs="Courier New"/>
        </w:rPr>
        <w:t>Free Falling</w:t>
      </w:r>
      <w:proofErr w:type="gramEnd"/>
      <w:r w:rsidRPr="001A4B0E">
        <w:rPr>
          <w:rFonts w:cs="Courier New"/>
        </w:rPr>
        <w:t xml:space="preserve"> Radio Frequency Countermeasures Security Classification Guide ID# 08-122</w:t>
      </w:r>
      <w:r w:rsidR="000B1425" w:rsidRPr="001A4B0E">
        <w:rPr>
          <w:rFonts w:cs="Courier New"/>
        </w:rPr>
        <w:t>,</w:t>
      </w:r>
      <w:r w:rsidRPr="001A4B0E">
        <w:rPr>
          <w:rFonts w:cs="Courier New"/>
        </w:rPr>
        <w:t xml:space="preserve"> and any other applicable SCG.</w:t>
      </w:r>
      <w:r w:rsidR="000B1425" w:rsidRPr="001A4B0E">
        <w:rPr>
          <w:rFonts w:cs="Courier New"/>
          <w:b/>
        </w:rPr>
        <w:t xml:space="preserve">  </w:t>
      </w:r>
      <w:r w:rsidRPr="001A4B0E">
        <w:rPr>
          <w:rFonts w:cs="Courier New"/>
        </w:rPr>
        <w:t xml:space="preserve">The </w:t>
      </w:r>
      <w:r w:rsidR="000B1425" w:rsidRPr="001A4B0E">
        <w:rPr>
          <w:rFonts w:cs="Courier New"/>
        </w:rPr>
        <w:t>C</w:t>
      </w:r>
      <w:r w:rsidRPr="001A4B0E">
        <w:rPr>
          <w:rFonts w:cs="Courier New"/>
        </w:rPr>
        <w:t>ontractor, as well as all subcontractors, shall immediately report any unauthorized, inadvertent, or illegal release or disclosure of CUI to the Government PM Technical Point of Contact (TPOC) and the Program Security Manager (PSM).  Contractor personnel shall coordinate this effort through its Facility Security Officer (FSO).</w:t>
      </w:r>
    </w:p>
    <w:p w14:paraId="2658FAFA" w14:textId="77777777" w:rsidR="000B1425" w:rsidRPr="001A4B0E" w:rsidRDefault="000B1425" w:rsidP="000B1425">
      <w:pPr>
        <w:ind w:firstLine="720"/>
        <w:rPr>
          <w:rFonts w:cs="Courier New"/>
          <w:b/>
        </w:rPr>
      </w:pPr>
    </w:p>
    <w:p w14:paraId="1FB828B5" w14:textId="52130A9A" w:rsidR="00791B71" w:rsidRPr="001A4B0E" w:rsidRDefault="000B1425" w:rsidP="000B1425">
      <w:pPr>
        <w:ind w:firstLine="720"/>
        <w:rPr>
          <w:rFonts w:cs="Courier New"/>
          <w:b/>
        </w:rPr>
      </w:pPr>
      <w:bookmarkStart w:id="48" w:name="_Toc158199697"/>
      <w:r w:rsidRPr="001A4B0E">
        <w:rPr>
          <w:rFonts w:cs="Courier New"/>
          <w:b/>
        </w:rPr>
        <w:t>10</w:t>
      </w:r>
      <w:r w:rsidR="00791B71" w:rsidRPr="001A4B0E">
        <w:rPr>
          <w:rFonts w:cs="Courier New"/>
          <w:b/>
        </w:rPr>
        <w:t>.</w:t>
      </w:r>
      <w:r w:rsidRPr="001A4B0E">
        <w:rPr>
          <w:rFonts w:cs="Courier New"/>
          <w:b/>
        </w:rPr>
        <w:t>2</w:t>
      </w:r>
      <w:r w:rsidR="00791B71" w:rsidRPr="001A4B0E">
        <w:rPr>
          <w:rFonts w:cs="Courier New"/>
          <w:b/>
        </w:rPr>
        <w:t xml:space="preserve"> Public Key Infrastructure (PKI).</w:t>
      </w:r>
      <w:bookmarkEnd w:id="48"/>
      <w:r w:rsidRPr="001A4B0E">
        <w:rPr>
          <w:rFonts w:cs="Courier New"/>
          <w:b/>
        </w:rPr>
        <w:t xml:space="preserve"> </w:t>
      </w:r>
      <w:r w:rsidR="00791B71" w:rsidRPr="001A4B0E">
        <w:rPr>
          <w:rFonts w:cs="Courier New"/>
        </w:rPr>
        <w:t xml:space="preserve">The Contractor shall require its personnel to adhere to the required PKI policies (DODI 8520.2) stated herein when transmitting CUI.  The Contractor shall obtain and utilize digital certificates issued by the DoD PKI or by the DoD External Certification Authority (ECA) program for authentication, digital signature, or encryption.  PKI certificates shall be obtained and utilized by the contractor, its subcontractors, and suppliers when transmitting CUI via electronic means.  The Contractor shall utilize digital signature and encryption via DoD PKI or ECA digital certificates on all electronic mail (e-mail) messages containing CUI. </w:t>
      </w:r>
      <w:r w:rsidRPr="001A4B0E">
        <w:rPr>
          <w:rFonts w:cs="Courier New"/>
        </w:rPr>
        <w:t xml:space="preserve"> </w:t>
      </w:r>
      <w:r w:rsidR="00791B71" w:rsidRPr="001A4B0E">
        <w:rPr>
          <w:rFonts w:cs="Courier New"/>
        </w:rPr>
        <w:t xml:space="preserve">The Contractor shall use a separate DoD PKI or ECA digital certificate for each email address if multiple email addresses are used by any </w:t>
      </w:r>
      <w:r w:rsidRPr="001A4B0E">
        <w:rPr>
          <w:rFonts w:cs="Courier New"/>
        </w:rPr>
        <w:t>C</w:t>
      </w:r>
      <w:r w:rsidR="00791B71" w:rsidRPr="001A4B0E">
        <w:rPr>
          <w:rFonts w:cs="Courier New"/>
        </w:rPr>
        <w:t xml:space="preserve">ontractor personnel under this contract.  Public Key Enablement (PKE) is the chosen DoD standard for authentication at the application level. </w:t>
      </w:r>
      <w:r w:rsidRPr="001A4B0E">
        <w:rPr>
          <w:rFonts w:cs="Courier New"/>
        </w:rPr>
        <w:t xml:space="preserve"> </w:t>
      </w:r>
      <w:r w:rsidR="00791B71" w:rsidRPr="001A4B0E">
        <w:rPr>
          <w:rFonts w:cs="Courier New"/>
        </w:rPr>
        <w:t xml:space="preserve">The Contractor shall utilize PKI when interacting with DoD PKI/PKE enabled information systems and </w:t>
      </w:r>
      <w:proofErr w:type="gramStart"/>
      <w:r w:rsidR="00791B71" w:rsidRPr="001A4B0E">
        <w:rPr>
          <w:rFonts w:cs="Courier New"/>
        </w:rPr>
        <w:t>accessing</w:t>
      </w:r>
      <w:proofErr w:type="gramEnd"/>
      <w:r w:rsidR="00791B71" w:rsidRPr="001A4B0E">
        <w:rPr>
          <w:rFonts w:cs="Courier New"/>
        </w:rPr>
        <w:t xml:space="preserve"> DoD CUI or sensitive information </w:t>
      </w:r>
    </w:p>
    <w:p w14:paraId="76FE63EB" w14:textId="77777777" w:rsidR="00791B71" w:rsidRPr="001A4B0E" w:rsidRDefault="00791B71" w:rsidP="00791B71">
      <w:pPr>
        <w:rPr>
          <w:rFonts w:cs="Courier New"/>
        </w:rPr>
      </w:pPr>
    </w:p>
    <w:p w14:paraId="3CD1B8AA" w14:textId="7FF5C15C" w:rsidR="00791B71" w:rsidRPr="001A4B0E" w:rsidRDefault="000B1425" w:rsidP="000B1425">
      <w:pPr>
        <w:ind w:firstLine="720"/>
        <w:rPr>
          <w:rFonts w:cs="Courier New"/>
        </w:rPr>
      </w:pPr>
      <w:bookmarkStart w:id="49" w:name="_Toc158199698"/>
      <w:r w:rsidRPr="001A4B0E">
        <w:rPr>
          <w:rFonts w:cs="Courier New"/>
          <w:b/>
        </w:rPr>
        <w:t>10</w:t>
      </w:r>
      <w:r w:rsidR="00791B71" w:rsidRPr="001A4B0E">
        <w:rPr>
          <w:rFonts w:cs="Courier New"/>
          <w:b/>
        </w:rPr>
        <w:t>.</w:t>
      </w:r>
      <w:r w:rsidRPr="001A4B0E">
        <w:rPr>
          <w:rFonts w:cs="Courier New"/>
          <w:b/>
        </w:rPr>
        <w:t>3</w:t>
      </w:r>
      <w:r w:rsidR="00791B71" w:rsidRPr="001A4B0E">
        <w:rPr>
          <w:rFonts w:cs="Courier New"/>
          <w:b/>
        </w:rPr>
        <w:t xml:space="preserve"> Public Release.</w:t>
      </w:r>
      <w:bookmarkEnd w:id="49"/>
      <w:r w:rsidRPr="001A4B0E">
        <w:rPr>
          <w:rFonts w:cs="Courier New"/>
          <w:b/>
        </w:rPr>
        <w:t xml:space="preserve"> </w:t>
      </w:r>
      <w:r w:rsidR="00791B71" w:rsidRPr="001A4B0E">
        <w:rPr>
          <w:rFonts w:cs="Courier New"/>
        </w:rPr>
        <w:t xml:space="preserve">Any </w:t>
      </w:r>
      <w:r w:rsidRPr="001A4B0E">
        <w:rPr>
          <w:rFonts w:cs="Courier New"/>
        </w:rPr>
        <w:t>C</w:t>
      </w:r>
      <w:r w:rsidR="00791B71" w:rsidRPr="001A4B0E">
        <w:rPr>
          <w:rFonts w:cs="Courier New"/>
        </w:rPr>
        <w:t xml:space="preserve">ontrolled </w:t>
      </w:r>
      <w:r w:rsidRPr="001A4B0E">
        <w:rPr>
          <w:rFonts w:cs="Courier New"/>
        </w:rPr>
        <w:t>U</w:t>
      </w:r>
      <w:r w:rsidR="00791B71" w:rsidRPr="001A4B0E">
        <w:rPr>
          <w:rFonts w:cs="Courier New"/>
        </w:rPr>
        <w:t xml:space="preserve">nclassified </w:t>
      </w:r>
      <w:r w:rsidRPr="001A4B0E">
        <w:rPr>
          <w:rFonts w:cs="Courier New"/>
        </w:rPr>
        <w:t>I</w:t>
      </w:r>
      <w:r w:rsidR="00791B71" w:rsidRPr="001A4B0E">
        <w:rPr>
          <w:rFonts w:cs="Courier New"/>
        </w:rPr>
        <w:t xml:space="preserve">nformation pertaining to this contract shall not be released </w:t>
      </w:r>
      <w:r w:rsidR="00791B71" w:rsidRPr="001A4B0E">
        <w:rPr>
          <w:rFonts w:cs="Courier New"/>
        </w:rPr>
        <w:lastRenderedPageBreak/>
        <w:t>for public dissemination, including posting to any social media sites such as Facebook or Twitter, unless it has been approved for public release by appropriate U.S. Government authority.  Proposed public releases shall be submitted for approval prior to release through PEO (T), Public Affairs Office, 47123 Buse Road, RADM William A. Moffett Building, Patuxent River, MD 20670-1547.</w:t>
      </w:r>
    </w:p>
    <w:p w14:paraId="52E84827" w14:textId="77777777" w:rsidR="000B1425" w:rsidRPr="001A4B0E" w:rsidRDefault="000B1425" w:rsidP="000B1425">
      <w:pPr>
        <w:ind w:firstLine="720"/>
        <w:rPr>
          <w:rFonts w:cs="Courier New"/>
          <w:b/>
        </w:rPr>
      </w:pPr>
    </w:p>
    <w:p w14:paraId="6795D757" w14:textId="4CD91919" w:rsidR="00791B71" w:rsidRPr="001A4B0E" w:rsidRDefault="000B1425" w:rsidP="000B1425">
      <w:pPr>
        <w:ind w:firstLine="720"/>
        <w:rPr>
          <w:rFonts w:cs="Courier New"/>
          <w:b/>
        </w:rPr>
      </w:pPr>
      <w:bookmarkStart w:id="50" w:name="_Toc39851925"/>
      <w:bookmarkStart w:id="51" w:name="_Toc56779204"/>
      <w:bookmarkStart w:id="52" w:name="_Toc158199701"/>
      <w:r w:rsidRPr="001A4B0E">
        <w:rPr>
          <w:rFonts w:cs="Courier New"/>
          <w:b/>
        </w:rPr>
        <w:t>10</w:t>
      </w:r>
      <w:r w:rsidR="00791B71" w:rsidRPr="001A4B0E">
        <w:rPr>
          <w:rFonts w:cs="Courier New"/>
          <w:b/>
        </w:rPr>
        <w:t>.</w:t>
      </w:r>
      <w:r w:rsidRPr="001A4B0E">
        <w:rPr>
          <w:rFonts w:cs="Courier New"/>
          <w:b/>
        </w:rPr>
        <w:t>4</w:t>
      </w:r>
      <w:r w:rsidR="00791B71" w:rsidRPr="001A4B0E">
        <w:rPr>
          <w:rFonts w:cs="Courier New"/>
          <w:b/>
        </w:rPr>
        <w:t xml:space="preserve"> Operations Security (OPSEC).</w:t>
      </w:r>
      <w:bookmarkEnd w:id="50"/>
      <w:bookmarkEnd w:id="51"/>
      <w:bookmarkEnd w:id="52"/>
      <w:r w:rsidRPr="001A4B0E">
        <w:rPr>
          <w:rFonts w:cs="Courier New"/>
          <w:b/>
        </w:rPr>
        <w:t xml:space="preserve"> </w:t>
      </w:r>
      <w:r w:rsidR="00791B71" w:rsidRPr="001A4B0E">
        <w:rPr>
          <w:rFonts w:cs="Courier New"/>
        </w:rPr>
        <w:t xml:space="preserve">The </w:t>
      </w:r>
      <w:r w:rsidRPr="001A4B0E">
        <w:rPr>
          <w:rFonts w:cs="Courier New"/>
        </w:rPr>
        <w:t>C</w:t>
      </w:r>
      <w:r w:rsidR="00791B71" w:rsidRPr="001A4B0E">
        <w:rPr>
          <w:rFonts w:cs="Courier New"/>
        </w:rPr>
        <w:t xml:space="preserve">ontractor shall develop, implement, and maintain an OPSEC program to protect controlled unclassified and classified activities, information, equipment, and material used or developed by the contractor and any subcontractor during performance of the contract.  The </w:t>
      </w:r>
      <w:r w:rsidRPr="001A4B0E">
        <w:rPr>
          <w:rFonts w:cs="Courier New"/>
        </w:rPr>
        <w:t>Co</w:t>
      </w:r>
      <w:r w:rsidR="00791B71" w:rsidRPr="001A4B0E">
        <w:rPr>
          <w:rFonts w:cs="Courier New"/>
        </w:rPr>
        <w:t xml:space="preserve">ntractor shall be responsible for the </w:t>
      </w:r>
      <w:proofErr w:type="gramStart"/>
      <w:r w:rsidR="00791B71" w:rsidRPr="001A4B0E">
        <w:rPr>
          <w:rFonts w:cs="Courier New"/>
        </w:rPr>
        <w:t>subcontractor</w:t>
      </w:r>
      <w:proofErr w:type="gramEnd"/>
      <w:r w:rsidR="00791B71" w:rsidRPr="001A4B0E">
        <w:rPr>
          <w:rFonts w:cs="Courier New"/>
        </w:rPr>
        <w:t xml:space="preserve"> implementation of the OPSEC requirements.  This program may include Information Assurance and Communications Security (COMSEC).</w:t>
      </w:r>
    </w:p>
    <w:p w14:paraId="7A7325A1" w14:textId="77777777" w:rsidR="00791B71" w:rsidRPr="001A4B0E" w:rsidRDefault="00791B71" w:rsidP="00791B71">
      <w:pPr>
        <w:rPr>
          <w:rFonts w:cs="Courier New"/>
        </w:rPr>
      </w:pPr>
    </w:p>
    <w:p w14:paraId="2E778973" w14:textId="6B60C217" w:rsidR="00791B71" w:rsidRPr="001A4B0E" w:rsidRDefault="00791B71" w:rsidP="00791B71">
      <w:pPr>
        <w:rPr>
          <w:rFonts w:cs="Courier New"/>
        </w:rPr>
      </w:pPr>
      <w:r w:rsidRPr="001A4B0E">
        <w:rPr>
          <w:rFonts w:cs="Courier New"/>
        </w:rPr>
        <w:t xml:space="preserve">While performing aboard NAVAIR or NAVAIR sites, the </w:t>
      </w:r>
      <w:r w:rsidR="00707156" w:rsidRPr="001A4B0E">
        <w:rPr>
          <w:rFonts w:cs="Courier New"/>
        </w:rPr>
        <w:t>C</w:t>
      </w:r>
      <w:r w:rsidRPr="001A4B0E">
        <w:rPr>
          <w:rFonts w:cs="Courier New"/>
        </w:rPr>
        <w:t xml:space="preserve">ontractor shall comply with facility OPSEC program instructions and contribute to organization-level OPSEC efforts. </w:t>
      </w:r>
      <w:r w:rsidR="00707156" w:rsidRPr="001A4B0E">
        <w:rPr>
          <w:rFonts w:cs="Courier New"/>
        </w:rPr>
        <w:t xml:space="preserve"> </w:t>
      </w:r>
      <w:r w:rsidRPr="001A4B0E">
        <w:rPr>
          <w:rFonts w:cs="Courier New"/>
        </w:rPr>
        <w:t xml:space="preserve">Include OPSEC as part of its ongoing security awareness program and take all required agency training. </w:t>
      </w:r>
      <w:r w:rsidR="00707156" w:rsidRPr="001A4B0E">
        <w:rPr>
          <w:rFonts w:cs="Courier New"/>
        </w:rPr>
        <w:t xml:space="preserve"> </w:t>
      </w:r>
      <w:r w:rsidRPr="001A4B0E">
        <w:rPr>
          <w:rFonts w:cs="Courier New"/>
        </w:rPr>
        <w:t xml:space="preserve">Be responsive to the supporting OPSEC manager on a non-interference basis. Protect sensitive unclassified information and activities, which could compromise classified information or operations, or degrade the planning and execution of operations performed by the RO and </w:t>
      </w:r>
      <w:r w:rsidR="00707156" w:rsidRPr="001A4B0E">
        <w:rPr>
          <w:rFonts w:cs="Courier New"/>
        </w:rPr>
        <w:t>C</w:t>
      </w:r>
      <w:r w:rsidRPr="001A4B0E">
        <w:rPr>
          <w:rFonts w:cs="Courier New"/>
        </w:rPr>
        <w:t>ontractor in support of the mission.</w:t>
      </w:r>
    </w:p>
    <w:p w14:paraId="3AE0D346" w14:textId="77777777" w:rsidR="00791B71" w:rsidRPr="00791B71" w:rsidRDefault="00791B71" w:rsidP="00791B71">
      <w:pPr>
        <w:rPr>
          <w:rFonts w:cs="Courier New"/>
          <w:highlight w:val="yellow"/>
        </w:rPr>
      </w:pPr>
    </w:p>
    <w:p w14:paraId="65E6569F" w14:textId="222E8C95" w:rsidR="001B7DEC" w:rsidRPr="004268FE" w:rsidRDefault="001B7DEC" w:rsidP="001B7DEC">
      <w:pPr>
        <w:rPr>
          <w:color w:val="000000"/>
        </w:rPr>
      </w:pPr>
      <w:r>
        <w:rPr>
          <w:rFonts w:cs="Courier New"/>
          <w:b/>
        </w:rPr>
        <w:t>11</w:t>
      </w:r>
      <w:r w:rsidRPr="00B457A9">
        <w:rPr>
          <w:rFonts w:cs="Courier New"/>
          <w:b/>
        </w:rPr>
        <w:t xml:space="preserve">. </w:t>
      </w:r>
      <w:r w:rsidRPr="00561859">
        <w:rPr>
          <w:b/>
          <w:color w:val="000000"/>
          <w:u w:val="single"/>
        </w:rPr>
        <w:t>GOVERNMENT FURNISHED MATERIAL (GFM) AND GOVERNMENT FURNISHED EQUIPMENT (GFE)</w:t>
      </w:r>
      <w:proofErr w:type="gramStart"/>
      <w:r w:rsidRPr="00561859">
        <w:rPr>
          <w:color w:val="000000"/>
        </w:rPr>
        <w:t xml:space="preserve">:  </w:t>
      </w:r>
      <w:r w:rsidRPr="0062343B">
        <w:rPr>
          <w:color w:val="000000"/>
        </w:rPr>
        <w:t>The</w:t>
      </w:r>
      <w:proofErr w:type="gramEnd"/>
      <w:r w:rsidRPr="0062343B">
        <w:rPr>
          <w:color w:val="000000"/>
        </w:rPr>
        <w:t xml:space="preserve"> Government will provide GFM and GFE as described in paragraphs </w:t>
      </w:r>
      <w:r>
        <w:rPr>
          <w:color w:val="000000"/>
        </w:rPr>
        <w:t>11</w:t>
      </w:r>
      <w:r w:rsidRPr="0062343B">
        <w:rPr>
          <w:color w:val="000000"/>
        </w:rPr>
        <w:t xml:space="preserve">.1 and </w:t>
      </w:r>
      <w:r>
        <w:rPr>
          <w:color w:val="000000"/>
        </w:rPr>
        <w:t>11</w:t>
      </w:r>
      <w:r w:rsidRPr="0062343B">
        <w:rPr>
          <w:color w:val="000000"/>
        </w:rPr>
        <w:t xml:space="preserve">.2.  The Contractor shall request the GFM and GFE through the PCO within </w:t>
      </w:r>
      <w:r w:rsidRPr="0062343B">
        <w:rPr>
          <w:rFonts w:cs="Courier New"/>
          <w:b/>
          <w:u w:val="single"/>
        </w:rPr>
        <w:t>_30_</w:t>
      </w:r>
      <w:r w:rsidRPr="0062343B">
        <w:rPr>
          <w:rFonts w:cs="Courier New"/>
        </w:rPr>
        <w:t xml:space="preserve"> </w:t>
      </w:r>
      <w:r w:rsidRPr="0062343B">
        <w:rPr>
          <w:rFonts w:cs="Courier New"/>
          <w:b/>
        </w:rPr>
        <w:t>calendar days</w:t>
      </w:r>
      <w:r w:rsidRPr="0062343B">
        <w:rPr>
          <w:rFonts w:cs="Courier New"/>
        </w:rPr>
        <w:t xml:space="preserve"> after contract award.  The Contractor may request quantities of GFM based on the contract delivery schedule.  </w:t>
      </w:r>
      <w:proofErr w:type="gramStart"/>
      <w:r w:rsidRPr="0062343B">
        <w:rPr>
          <w:rFonts w:cs="Courier New"/>
        </w:rPr>
        <w:t>The  Government</w:t>
      </w:r>
      <w:proofErr w:type="gramEnd"/>
      <w:r w:rsidRPr="0062343B">
        <w:rPr>
          <w:rFonts w:cs="Courier New"/>
        </w:rPr>
        <w:t xml:space="preserve"> will review the request and provide the appropriate quantity, which may be different than the requested quantity, based on determination of need, availability, unit of issue, or other factors.</w:t>
      </w:r>
      <w:r>
        <w:rPr>
          <w:rFonts w:cs="Courier New"/>
        </w:rPr>
        <w:t xml:space="preserve"> </w:t>
      </w:r>
    </w:p>
    <w:p w14:paraId="50960659" w14:textId="77777777" w:rsidR="001B7DEC" w:rsidRPr="00B457A9" w:rsidRDefault="001B7DEC" w:rsidP="001B7DEC">
      <w:pPr>
        <w:rPr>
          <w:color w:val="000000"/>
        </w:rPr>
      </w:pPr>
      <w:r w:rsidRPr="00B457A9">
        <w:rPr>
          <w:color w:val="000000"/>
        </w:rPr>
        <w:tab/>
      </w:r>
    </w:p>
    <w:p w14:paraId="267E7673" w14:textId="29913AC9" w:rsidR="001B7DEC" w:rsidRPr="004D4068" w:rsidRDefault="001B7DEC" w:rsidP="001B7DEC">
      <w:pPr>
        <w:rPr>
          <w:color w:val="000000"/>
          <w:highlight w:val="yellow"/>
        </w:rPr>
      </w:pPr>
      <w:r w:rsidRPr="00B457A9">
        <w:rPr>
          <w:color w:val="000000"/>
        </w:rPr>
        <w:tab/>
      </w:r>
      <w:r>
        <w:rPr>
          <w:b/>
          <w:color w:val="000000"/>
        </w:rPr>
        <w:t>11</w:t>
      </w:r>
      <w:r w:rsidRPr="00B457A9">
        <w:rPr>
          <w:b/>
          <w:color w:val="000000"/>
        </w:rPr>
        <w:t>.1</w:t>
      </w:r>
      <w:r w:rsidRPr="00B457A9">
        <w:rPr>
          <w:color w:val="000000"/>
        </w:rPr>
        <w:t xml:space="preserve"> </w:t>
      </w:r>
      <w:r w:rsidRPr="00B457A9">
        <w:rPr>
          <w:b/>
          <w:color w:val="000000"/>
        </w:rPr>
        <w:t>GFM:</w:t>
      </w:r>
      <w:r w:rsidRPr="004D4068">
        <w:rPr>
          <w:color w:val="000000"/>
          <w:highlight w:val="yellow"/>
        </w:rPr>
        <w:t xml:space="preserve">  </w:t>
      </w:r>
    </w:p>
    <w:p w14:paraId="5C92E5C1" w14:textId="77777777" w:rsidR="001B7DEC" w:rsidRPr="004D4068" w:rsidRDefault="001B7DEC" w:rsidP="001B7DEC">
      <w:pPr>
        <w:rPr>
          <w:color w:val="000000"/>
          <w:highlight w:val="yellow"/>
        </w:rPr>
      </w:pPr>
    </w:p>
    <w:p w14:paraId="0A84FE00" w14:textId="26AE5375" w:rsidR="001B7DEC" w:rsidRPr="0062343B" w:rsidRDefault="001B7DEC" w:rsidP="001A4B0E">
      <w:pPr>
        <w:ind w:left="2340" w:hanging="900"/>
        <w:rPr>
          <w:rFonts w:cs="Courier New"/>
        </w:rPr>
      </w:pPr>
      <w:r>
        <w:rPr>
          <w:rFonts w:cs="Courier New"/>
          <w:b/>
        </w:rPr>
        <w:t>11</w:t>
      </w:r>
      <w:r w:rsidRPr="00F930E4">
        <w:rPr>
          <w:rFonts w:cs="Courier New"/>
          <w:b/>
        </w:rPr>
        <w:t xml:space="preserve">.1.1 </w:t>
      </w:r>
      <w:r w:rsidRPr="004A4C4D">
        <w:rPr>
          <w:rFonts w:cs="Courier New"/>
        </w:rPr>
        <w:t>CCU-145/A Impulse Cartridges</w:t>
      </w:r>
    </w:p>
    <w:p w14:paraId="2B10F428" w14:textId="77777777" w:rsidR="001B7DEC" w:rsidRPr="0062343B" w:rsidRDefault="001B7DEC" w:rsidP="001B7DEC">
      <w:pPr>
        <w:ind w:left="2340" w:hanging="900"/>
        <w:rPr>
          <w:rFonts w:cs="Courier New"/>
        </w:rPr>
      </w:pPr>
    </w:p>
    <w:p w14:paraId="4473782D" w14:textId="640FC42E" w:rsidR="001B7DEC" w:rsidRPr="0062343B" w:rsidRDefault="001B7DEC" w:rsidP="001B7DEC">
      <w:pPr>
        <w:ind w:left="2340" w:hanging="900"/>
        <w:rPr>
          <w:rFonts w:cs="Courier New"/>
        </w:rPr>
      </w:pPr>
      <w:r>
        <w:rPr>
          <w:rFonts w:cs="Courier New"/>
          <w:b/>
        </w:rPr>
        <w:t>11</w:t>
      </w:r>
      <w:r w:rsidRPr="0062343B">
        <w:rPr>
          <w:rFonts w:cs="Courier New"/>
          <w:b/>
        </w:rPr>
        <w:t xml:space="preserve">.1.2 </w:t>
      </w:r>
      <w:r w:rsidRPr="0062343B">
        <w:rPr>
          <w:rFonts w:cs="Courier New"/>
        </w:rPr>
        <w:t>MK 3 MOD 0 Pallets</w:t>
      </w:r>
    </w:p>
    <w:p w14:paraId="1CD6216E" w14:textId="77777777" w:rsidR="001B7DEC" w:rsidRPr="0062343B" w:rsidRDefault="001B7DEC" w:rsidP="001B7DEC">
      <w:pPr>
        <w:ind w:left="2340" w:hanging="900"/>
        <w:rPr>
          <w:rFonts w:cs="Courier New"/>
        </w:rPr>
      </w:pPr>
    </w:p>
    <w:p w14:paraId="6A606ECB" w14:textId="2E4733A3" w:rsidR="001B7DEC" w:rsidRPr="0062343B" w:rsidRDefault="001B7DEC" w:rsidP="001B7DEC">
      <w:pPr>
        <w:ind w:firstLine="720"/>
        <w:rPr>
          <w:color w:val="000000"/>
        </w:rPr>
      </w:pPr>
      <w:r>
        <w:rPr>
          <w:b/>
          <w:color w:val="000000"/>
        </w:rPr>
        <w:t>11</w:t>
      </w:r>
      <w:r w:rsidRPr="0062343B">
        <w:rPr>
          <w:b/>
          <w:color w:val="000000"/>
        </w:rPr>
        <w:t>.2</w:t>
      </w:r>
      <w:r w:rsidRPr="0062343B">
        <w:rPr>
          <w:color w:val="000000"/>
        </w:rPr>
        <w:t xml:space="preserve"> </w:t>
      </w:r>
      <w:r w:rsidRPr="0062343B">
        <w:rPr>
          <w:b/>
          <w:color w:val="000000"/>
        </w:rPr>
        <w:t>GFE:</w:t>
      </w:r>
      <w:r w:rsidRPr="0062343B">
        <w:rPr>
          <w:color w:val="000000"/>
        </w:rPr>
        <w:t xml:space="preserve"> </w:t>
      </w:r>
    </w:p>
    <w:p w14:paraId="10874900" w14:textId="77777777" w:rsidR="001B7DEC" w:rsidRPr="0062343B" w:rsidRDefault="001B7DEC" w:rsidP="001B7DEC">
      <w:pPr>
        <w:ind w:firstLine="720"/>
        <w:rPr>
          <w:color w:val="000000"/>
        </w:rPr>
      </w:pPr>
    </w:p>
    <w:p w14:paraId="425CA9D3" w14:textId="2968DAEC" w:rsidR="001B7DEC" w:rsidRPr="001B7DEC" w:rsidRDefault="001B7DEC" w:rsidP="001B7DEC">
      <w:pPr>
        <w:widowControl w:val="0"/>
        <w:ind w:left="720" w:firstLine="720"/>
        <w:rPr>
          <w:rFonts w:cs="Courier New"/>
          <w:b/>
        </w:rPr>
      </w:pPr>
      <w:r>
        <w:rPr>
          <w:rFonts w:cs="Courier New"/>
          <w:b/>
        </w:rPr>
        <w:t>11</w:t>
      </w:r>
      <w:r w:rsidRPr="004A4C4D">
        <w:rPr>
          <w:rFonts w:cs="Courier New"/>
          <w:b/>
        </w:rPr>
        <w:t>.2.</w:t>
      </w:r>
      <w:r>
        <w:rPr>
          <w:rFonts w:cs="Courier New"/>
          <w:b/>
        </w:rPr>
        <w:t>1</w:t>
      </w:r>
      <w:r w:rsidRPr="004A4C4D">
        <w:rPr>
          <w:rFonts w:cs="Courier New"/>
        </w:rPr>
        <w:t xml:space="preserve"> Dispenser, Countermeasures, D-49/ALE-47 </w:t>
      </w:r>
    </w:p>
    <w:p w14:paraId="77EBE535" w14:textId="3F6FF065" w:rsidR="001B7DEC" w:rsidRPr="004A4C4D" w:rsidRDefault="001B7DEC" w:rsidP="001B7DEC">
      <w:pPr>
        <w:widowControl w:val="0"/>
        <w:ind w:left="1440" w:firstLine="720"/>
        <w:rPr>
          <w:rFonts w:cs="Courier New"/>
        </w:rPr>
      </w:pPr>
      <w:r>
        <w:rPr>
          <w:rFonts w:cs="Courier New"/>
        </w:rPr>
        <w:t xml:space="preserve">  </w:t>
      </w:r>
      <w:r w:rsidRPr="004A4C4D">
        <w:rPr>
          <w:rFonts w:cs="Courier New"/>
        </w:rPr>
        <w:t>(NSN 5865-01-334-8349 EV)</w:t>
      </w:r>
    </w:p>
    <w:p w14:paraId="2FC50F20" w14:textId="7B1C004B" w:rsidR="001B7DEC" w:rsidRPr="004A4C4D" w:rsidRDefault="001B7DEC" w:rsidP="001B7DEC">
      <w:pPr>
        <w:widowControl w:val="0"/>
        <w:ind w:left="1440" w:firstLine="720"/>
        <w:rPr>
          <w:rFonts w:cs="Courier New"/>
          <w:b/>
        </w:rPr>
      </w:pPr>
      <w:r w:rsidRPr="004A4C4D">
        <w:rPr>
          <w:rFonts w:cs="Courier New"/>
        </w:rPr>
        <w:t xml:space="preserve"> </w:t>
      </w:r>
      <w:r>
        <w:rPr>
          <w:rFonts w:cs="Courier New"/>
        </w:rPr>
        <w:t xml:space="preserve"> </w:t>
      </w:r>
      <w:r w:rsidRPr="004A4C4D">
        <w:rPr>
          <w:rFonts w:cs="Courier New"/>
          <w:b/>
        </w:rPr>
        <w:t>QT</w:t>
      </w:r>
      <w:r w:rsidRPr="004A4C4D">
        <w:rPr>
          <w:rFonts w:cs="Courier New"/>
          <w:b/>
          <w:bCs/>
        </w:rPr>
        <w:t>Y=</w:t>
      </w:r>
      <w:r w:rsidR="002773C3">
        <w:rPr>
          <w:rFonts w:cs="Courier New"/>
          <w:b/>
          <w:bCs/>
        </w:rPr>
        <w:t>1</w:t>
      </w:r>
    </w:p>
    <w:p w14:paraId="35E2159E" w14:textId="77777777" w:rsidR="001B7DEC" w:rsidRPr="004A4C4D" w:rsidRDefault="001B7DEC" w:rsidP="001B7DEC">
      <w:pPr>
        <w:widowControl w:val="0"/>
        <w:rPr>
          <w:rFonts w:cs="Courier New"/>
        </w:rPr>
      </w:pPr>
    </w:p>
    <w:p w14:paraId="3D6423D1" w14:textId="62063E1D" w:rsidR="001B7DEC" w:rsidRPr="004A4C4D" w:rsidRDefault="001B7DEC" w:rsidP="001B7DEC">
      <w:pPr>
        <w:widowControl w:val="0"/>
        <w:ind w:left="720" w:firstLine="720"/>
        <w:rPr>
          <w:rFonts w:cs="Courier New"/>
        </w:rPr>
      </w:pPr>
      <w:r>
        <w:rPr>
          <w:rFonts w:cs="Courier New"/>
          <w:b/>
        </w:rPr>
        <w:t>11</w:t>
      </w:r>
      <w:r w:rsidRPr="004A4C4D">
        <w:rPr>
          <w:rFonts w:cs="Courier New"/>
          <w:b/>
        </w:rPr>
        <w:t>.2.</w:t>
      </w:r>
      <w:r>
        <w:rPr>
          <w:rFonts w:cs="Courier New"/>
          <w:b/>
        </w:rPr>
        <w:t>2</w:t>
      </w:r>
      <w:r w:rsidRPr="004A4C4D">
        <w:rPr>
          <w:rFonts w:cs="Courier New"/>
        </w:rPr>
        <w:t xml:space="preserve"> Block, Countermeasures, 1x1</w:t>
      </w:r>
    </w:p>
    <w:p w14:paraId="45BEE576" w14:textId="2489BB39" w:rsidR="001B7DEC" w:rsidRPr="004A4C4D" w:rsidRDefault="001B7DEC" w:rsidP="001B7DEC">
      <w:pPr>
        <w:widowControl w:val="0"/>
        <w:rPr>
          <w:rFonts w:cs="Courier New"/>
        </w:rPr>
      </w:pPr>
      <w:r w:rsidRPr="004A4C4D">
        <w:rPr>
          <w:rFonts w:cs="Courier New"/>
          <w:b/>
        </w:rPr>
        <w:tab/>
      </w:r>
      <w:r w:rsidRPr="004A4C4D">
        <w:rPr>
          <w:rFonts w:cs="Courier New"/>
          <w:b/>
        </w:rPr>
        <w:tab/>
      </w:r>
      <w:r w:rsidRPr="004A4C4D">
        <w:rPr>
          <w:rFonts w:cs="Courier New"/>
          <w:b/>
        </w:rPr>
        <w:tab/>
        <w:t xml:space="preserve"> </w:t>
      </w:r>
      <w:r>
        <w:rPr>
          <w:rFonts w:cs="Courier New"/>
          <w:b/>
        </w:rPr>
        <w:t xml:space="preserve"> </w:t>
      </w:r>
      <w:r w:rsidRPr="004A4C4D">
        <w:rPr>
          <w:rFonts w:cs="Courier New"/>
        </w:rPr>
        <w:t>(NSN 5865-01-411-5280)</w:t>
      </w:r>
    </w:p>
    <w:p w14:paraId="4775C638" w14:textId="5D4A40BD" w:rsidR="001B7DEC" w:rsidRPr="004A4C4D" w:rsidRDefault="001B7DEC" w:rsidP="001B7DEC">
      <w:pPr>
        <w:widowControl w:val="0"/>
        <w:rPr>
          <w:rFonts w:cs="Courier New"/>
          <w:b/>
          <w:bCs/>
        </w:rPr>
      </w:pPr>
      <w:r w:rsidRPr="004A4C4D">
        <w:rPr>
          <w:rFonts w:cs="Courier New"/>
        </w:rPr>
        <w:tab/>
      </w:r>
      <w:r w:rsidRPr="004A4C4D">
        <w:rPr>
          <w:rFonts w:cs="Courier New"/>
        </w:rPr>
        <w:tab/>
      </w:r>
      <w:r w:rsidRPr="004A4C4D">
        <w:rPr>
          <w:rFonts w:cs="Courier New"/>
        </w:rPr>
        <w:tab/>
        <w:t xml:space="preserve"> </w:t>
      </w:r>
      <w:r>
        <w:rPr>
          <w:rFonts w:cs="Courier New"/>
        </w:rPr>
        <w:t xml:space="preserve"> </w:t>
      </w:r>
      <w:r w:rsidRPr="004A4C4D">
        <w:rPr>
          <w:rFonts w:cs="Courier New"/>
          <w:b/>
          <w:bCs/>
        </w:rPr>
        <w:t>QTY=</w:t>
      </w:r>
      <w:r w:rsidR="002773C3">
        <w:rPr>
          <w:rFonts w:cs="Courier New"/>
          <w:b/>
          <w:bCs/>
        </w:rPr>
        <w:t>1</w:t>
      </w:r>
    </w:p>
    <w:p w14:paraId="0C4230D5" w14:textId="77777777" w:rsidR="001B7DEC" w:rsidRPr="004A4C4D" w:rsidRDefault="001B7DEC" w:rsidP="001B7DEC">
      <w:pPr>
        <w:widowControl w:val="0"/>
        <w:jc w:val="center"/>
        <w:rPr>
          <w:rFonts w:cs="Courier New"/>
          <w:bCs/>
        </w:rPr>
      </w:pPr>
    </w:p>
    <w:p w14:paraId="625810BA" w14:textId="33C1CBA4" w:rsidR="001B7DEC" w:rsidRPr="004A4C4D" w:rsidRDefault="001B7DEC" w:rsidP="001B7DEC">
      <w:pPr>
        <w:widowControl w:val="0"/>
        <w:ind w:left="720" w:firstLine="720"/>
        <w:rPr>
          <w:rFonts w:cs="Courier New"/>
        </w:rPr>
      </w:pPr>
      <w:r>
        <w:rPr>
          <w:rFonts w:cs="Courier New"/>
          <w:b/>
          <w:bCs/>
        </w:rPr>
        <w:t>11</w:t>
      </w:r>
      <w:r w:rsidRPr="004A4C4D">
        <w:rPr>
          <w:rFonts w:cs="Courier New"/>
          <w:b/>
          <w:bCs/>
        </w:rPr>
        <w:t>.2.</w:t>
      </w:r>
      <w:r>
        <w:rPr>
          <w:rFonts w:cs="Courier New"/>
          <w:b/>
          <w:bCs/>
        </w:rPr>
        <w:t>3</w:t>
      </w:r>
      <w:r w:rsidRPr="004A4C4D">
        <w:rPr>
          <w:rFonts w:cs="Courier New"/>
          <w:bCs/>
        </w:rPr>
        <w:t xml:space="preserve"> </w:t>
      </w:r>
      <w:r w:rsidRPr="004A4C4D">
        <w:rPr>
          <w:rFonts w:cs="Courier New"/>
        </w:rPr>
        <w:t>Retaining Plate, 1x1</w:t>
      </w:r>
    </w:p>
    <w:p w14:paraId="678695FF" w14:textId="2CAE169D" w:rsidR="001B7DEC" w:rsidRPr="004A4C4D" w:rsidRDefault="001B7DEC" w:rsidP="001B7DEC">
      <w:pPr>
        <w:widowControl w:val="0"/>
        <w:rPr>
          <w:rFonts w:cs="Courier New"/>
        </w:rPr>
      </w:pPr>
      <w:r w:rsidRPr="004A4C4D">
        <w:rPr>
          <w:rFonts w:cs="Courier New"/>
          <w:b/>
          <w:bCs/>
        </w:rPr>
        <w:tab/>
      </w:r>
      <w:r w:rsidRPr="004A4C4D">
        <w:rPr>
          <w:rFonts w:cs="Courier New"/>
          <w:b/>
          <w:bCs/>
        </w:rPr>
        <w:tab/>
      </w:r>
      <w:r w:rsidRPr="004A4C4D">
        <w:rPr>
          <w:rFonts w:cs="Courier New"/>
          <w:b/>
          <w:bCs/>
        </w:rPr>
        <w:tab/>
        <w:t xml:space="preserve"> </w:t>
      </w:r>
      <w:r>
        <w:rPr>
          <w:rFonts w:cs="Courier New"/>
          <w:b/>
          <w:bCs/>
        </w:rPr>
        <w:t xml:space="preserve"> </w:t>
      </w:r>
      <w:r w:rsidRPr="004A4C4D">
        <w:rPr>
          <w:rFonts w:cs="Courier New"/>
          <w:bCs/>
        </w:rPr>
        <w:t>(</w:t>
      </w:r>
      <w:r w:rsidRPr="004A4C4D">
        <w:rPr>
          <w:rFonts w:cs="Courier New"/>
        </w:rPr>
        <w:t>NSN 5865-01-379-3639)</w:t>
      </w:r>
    </w:p>
    <w:p w14:paraId="7FC4BA3B" w14:textId="66D5B469" w:rsidR="001B7DEC" w:rsidRDefault="001B7DEC" w:rsidP="001B7DEC">
      <w:pPr>
        <w:rPr>
          <w:rFonts w:cs="Courier New"/>
          <w:b/>
          <w:bCs/>
        </w:rPr>
      </w:pPr>
      <w:r w:rsidRPr="004A4C4D">
        <w:rPr>
          <w:rFonts w:cs="Courier New"/>
        </w:rPr>
        <w:tab/>
      </w:r>
      <w:r w:rsidRPr="004A4C4D">
        <w:rPr>
          <w:rFonts w:cs="Courier New"/>
        </w:rPr>
        <w:tab/>
      </w:r>
      <w:r w:rsidRPr="004A4C4D">
        <w:rPr>
          <w:rFonts w:cs="Courier New"/>
        </w:rPr>
        <w:tab/>
        <w:t xml:space="preserve"> </w:t>
      </w:r>
      <w:r>
        <w:rPr>
          <w:rFonts w:cs="Courier New"/>
        </w:rPr>
        <w:t xml:space="preserve"> </w:t>
      </w:r>
      <w:r w:rsidRPr="004A4C4D">
        <w:rPr>
          <w:rFonts w:cs="Courier New"/>
          <w:b/>
          <w:bCs/>
        </w:rPr>
        <w:t>QTY=</w:t>
      </w:r>
      <w:r w:rsidR="002773C3">
        <w:rPr>
          <w:rFonts w:cs="Courier New"/>
          <w:b/>
          <w:bCs/>
        </w:rPr>
        <w:t>1</w:t>
      </w:r>
    </w:p>
    <w:p w14:paraId="41CCCF18" w14:textId="77777777" w:rsidR="00E914EC" w:rsidRDefault="00E914EC" w:rsidP="001B7DEC">
      <w:pPr>
        <w:rPr>
          <w:rFonts w:cs="Courier New"/>
          <w:b/>
          <w:bCs/>
        </w:rPr>
      </w:pPr>
    </w:p>
    <w:p w14:paraId="2DDA90F4" w14:textId="1D47992D" w:rsidR="00E914EC" w:rsidRPr="00F26DB2" w:rsidRDefault="00E914EC" w:rsidP="00E914EC">
      <w:pPr>
        <w:ind w:firstLine="720"/>
        <w:rPr>
          <w:rFonts w:cs="Courier New"/>
          <w:b/>
          <w:sz w:val="28"/>
          <w:szCs w:val="28"/>
        </w:rPr>
      </w:pPr>
      <w:r>
        <w:rPr>
          <w:rFonts w:cs="Courier New"/>
          <w:b/>
          <w:bCs/>
        </w:rPr>
        <w:t>11.3 GFM/GFE Reporting and Tracking</w:t>
      </w:r>
      <w:proofErr w:type="gramStart"/>
      <w:r>
        <w:rPr>
          <w:rFonts w:cs="Courier New"/>
          <w:b/>
          <w:bCs/>
        </w:rPr>
        <w:t>:</w:t>
      </w:r>
      <w:r>
        <w:rPr>
          <w:rFonts w:cs="Courier New"/>
        </w:rPr>
        <w:t xml:space="preserve">  All</w:t>
      </w:r>
      <w:proofErr w:type="gramEnd"/>
      <w:r>
        <w:rPr>
          <w:rFonts w:cs="Courier New"/>
        </w:rPr>
        <w:t xml:space="preserve"> GFM and GFE shall be reported and tracked </w:t>
      </w:r>
      <w:r w:rsidRPr="005B0049">
        <w:rPr>
          <w:rFonts w:cs="Courier New"/>
        </w:rPr>
        <w:t xml:space="preserve">in accordance with </w:t>
      </w:r>
      <w:r w:rsidRPr="005B0049">
        <w:rPr>
          <w:rFonts w:cs="Courier New"/>
          <w:b/>
          <w:color w:val="000000"/>
        </w:rPr>
        <w:t>CDRL A0</w:t>
      </w:r>
      <w:r>
        <w:rPr>
          <w:rFonts w:cs="Courier New"/>
          <w:b/>
          <w:color w:val="000000"/>
        </w:rPr>
        <w:t>15</w:t>
      </w:r>
      <w:r w:rsidRPr="005B0049">
        <w:rPr>
          <w:rFonts w:cs="Courier New"/>
          <w:b/>
          <w:color w:val="000000"/>
        </w:rPr>
        <w:t xml:space="preserve"> </w:t>
      </w:r>
      <w:r w:rsidRPr="005B0049">
        <w:rPr>
          <w:b/>
          <w:bCs/>
          <w:color w:val="000000"/>
        </w:rPr>
        <w:t>(Government Furnished Property Inventory and Forecasting Report)</w:t>
      </w:r>
      <w:r>
        <w:rPr>
          <w:b/>
          <w:bCs/>
          <w:color w:val="000000"/>
        </w:rPr>
        <w:t>.</w:t>
      </w:r>
    </w:p>
    <w:p w14:paraId="36A90711" w14:textId="77777777" w:rsidR="00C84C3E" w:rsidRPr="00FF1633" w:rsidRDefault="00C84C3E" w:rsidP="009115BB">
      <w:pPr>
        <w:rPr>
          <w:color w:val="000000"/>
        </w:rPr>
      </w:pPr>
    </w:p>
    <w:p w14:paraId="0D80EB8C" w14:textId="77777777" w:rsidR="00F26DB2" w:rsidRDefault="00CC7911" w:rsidP="00F26DB2">
      <w:r>
        <w:rPr>
          <w:b/>
          <w:color w:val="000000"/>
        </w:rPr>
        <w:t>12</w:t>
      </w:r>
      <w:r w:rsidR="00F26DB2" w:rsidRPr="00802B88">
        <w:rPr>
          <w:b/>
          <w:color w:val="000000"/>
        </w:rPr>
        <w:t xml:space="preserve">.  </w:t>
      </w:r>
      <w:r w:rsidR="00F26DB2" w:rsidRPr="004C0D7E">
        <w:rPr>
          <w:b/>
          <w:u w:val="single"/>
        </w:rPr>
        <w:t>GOVERNMENT RESTRICTIONS</w:t>
      </w:r>
      <w:r w:rsidR="00F71622" w:rsidRPr="009115BB">
        <w:t>:  The C</w:t>
      </w:r>
      <w:r w:rsidR="00F26DB2" w:rsidRPr="009115BB">
        <w:t>ontractor shall confo</w:t>
      </w:r>
      <w:r w:rsidR="00A90040" w:rsidRPr="009115BB">
        <w:t>rm to the following restrictions:</w:t>
      </w:r>
    </w:p>
    <w:p w14:paraId="372A8BED" w14:textId="77777777" w:rsidR="001754FE" w:rsidRPr="009115BB" w:rsidRDefault="001754FE" w:rsidP="00F26DB2">
      <w:pPr>
        <w:rPr>
          <w:rFonts w:cs="Courier New"/>
          <w:bCs/>
        </w:rPr>
      </w:pPr>
    </w:p>
    <w:p w14:paraId="15E98B00" w14:textId="5AAA0F17" w:rsidR="008F72C4" w:rsidRPr="00041F45" w:rsidRDefault="00CC7911" w:rsidP="008F72C4">
      <w:pPr>
        <w:ind w:firstLine="720"/>
        <w:rPr>
          <w:rFonts w:cs="Courier New"/>
          <w:highlight w:val="yellow"/>
        </w:rPr>
      </w:pPr>
      <w:r>
        <w:rPr>
          <w:rFonts w:cs="Courier New"/>
          <w:b/>
        </w:rPr>
        <w:t>12</w:t>
      </w:r>
      <w:r w:rsidR="004B3D7E" w:rsidRPr="009115BB">
        <w:rPr>
          <w:rFonts w:cs="Courier New"/>
          <w:b/>
        </w:rPr>
        <w:t xml:space="preserve">.1 </w:t>
      </w:r>
      <w:r w:rsidR="004C3634">
        <w:rPr>
          <w:rFonts w:cs="Courier New"/>
          <w:b/>
        </w:rPr>
        <w:t>Aircraft Countermeasures</w:t>
      </w:r>
      <w:proofErr w:type="gramStart"/>
      <w:r w:rsidR="008F72C4" w:rsidRPr="009115BB">
        <w:rPr>
          <w:rFonts w:cs="Courier New"/>
          <w:b/>
        </w:rPr>
        <w:t>:</w:t>
      </w:r>
      <w:r w:rsidR="008F72C4" w:rsidRPr="009115BB">
        <w:rPr>
          <w:rFonts w:cs="Courier New"/>
        </w:rPr>
        <w:t xml:space="preserve">  </w:t>
      </w:r>
      <w:r w:rsidR="003B18F6" w:rsidRPr="009115BB">
        <w:rPr>
          <w:rFonts w:cs="Courier New"/>
        </w:rPr>
        <w:t>The</w:t>
      </w:r>
      <w:proofErr w:type="gramEnd"/>
      <w:r w:rsidR="003B18F6" w:rsidRPr="009115BB">
        <w:rPr>
          <w:rFonts w:cs="Courier New"/>
        </w:rPr>
        <w:t xml:space="preserve"> </w:t>
      </w:r>
      <w:r w:rsidR="004C3634">
        <w:rPr>
          <w:rFonts w:cs="Courier New"/>
        </w:rPr>
        <w:t xml:space="preserve">Chaff Countermeasures </w:t>
      </w:r>
      <w:r w:rsidR="003B18F6">
        <w:rPr>
          <w:rFonts w:cs="Courier New"/>
        </w:rPr>
        <w:t>will be pro</w:t>
      </w:r>
      <w:r w:rsidR="004C3634">
        <w:rPr>
          <w:rFonts w:cs="Courier New"/>
        </w:rPr>
        <w:t xml:space="preserve">duced </w:t>
      </w:r>
      <w:r w:rsidR="003B18F6">
        <w:rPr>
          <w:rFonts w:cs="Courier New"/>
        </w:rPr>
        <w:t>within the N</w:t>
      </w:r>
      <w:r w:rsidR="00727C25">
        <w:rPr>
          <w:rFonts w:cs="Courier New"/>
        </w:rPr>
        <w:t xml:space="preserve">ational </w:t>
      </w:r>
      <w:r w:rsidR="003B18F6">
        <w:rPr>
          <w:rFonts w:cs="Courier New"/>
        </w:rPr>
        <w:t>T</w:t>
      </w:r>
      <w:r w:rsidR="00727C25">
        <w:rPr>
          <w:rFonts w:cs="Courier New"/>
        </w:rPr>
        <w:t xml:space="preserve">echnology and </w:t>
      </w:r>
      <w:r w:rsidR="003B18F6">
        <w:rPr>
          <w:rFonts w:cs="Courier New"/>
        </w:rPr>
        <w:t>I</w:t>
      </w:r>
      <w:r w:rsidR="00727C25">
        <w:rPr>
          <w:rFonts w:cs="Courier New"/>
        </w:rPr>
        <w:t xml:space="preserve">ndustrial </w:t>
      </w:r>
      <w:r w:rsidR="003B18F6">
        <w:rPr>
          <w:rFonts w:cs="Courier New"/>
        </w:rPr>
        <w:t>B</w:t>
      </w:r>
      <w:r w:rsidR="00727C25">
        <w:rPr>
          <w:rFonts w:cs="Courier New"/>
        </w:rPr>
        <w:t>ase (NTIB)</w:t>
      </w:r>
      <w:r w:rsidR="003B18F6">
        <w:rPr>
          <w:rFonts w:cs="Courier New"/>
        </w:rPr>
        <w:t>.</w:t>
      </w:r>
      <w:r w:rsidR="00727C25">
        <w:rPr>
          <w:rFonts w:cs="Courier New"/>
        </w:rPr>
        <w:t xml:space="preserve">  The NTIB consists of the United States, Canada, the United Kingdom, Australia, and New Zealand.</w:t>
      </w:r>
    </w:p>
    <w:p w14:paraId="3B8631E0" w14:textId="77777777" w:rsidR="00561E53" w:rsidRDefault="00561E53" w:rsidP="00E66761">
      <w:pPr>
        <w:jc w:val="center"/>
        <w:rPr>
          <w:rFonts w:cs="Courier New"/>
        </w:rPr>
      </w:pPr>
    </w:p>
    <w:p w14:paraId="26344507" w14:textId="77777777" w:rsidR="00F85751" w:rsidRPr="00A22661" w:rsidRDefault="00D5707E" w:rsidP="00F85751">
      <w:pPr>
        <w:jc w:val="center"/>
        <w:rPr>
          <w:rFonts w:cs="Courier New"/>
          <w:b/>
        </w:rPr>
      </w:pPr>
      <w:r w:rsidRPr="00561E53">
        <w:rPr>
          <w:rFonts w:cs="Courier New"/>
        </w:rPr>
        <w:br w:type="page"/>
      </w:r>
      <w:r w:rsidR="00F85751" w:rsidRPr="00A22661">
        <w:rPr>
          <w:rFonts w:cs="Courier New"/>
          <w:b/>
        </w:rPr>
        <w:lastRenderedPageBreak/>
        <w:t xml:space="preserve">EXHIBIT </w:t>
      </w:r>
      <w:r w:rsidR="00DA2F70" w:rsidRPr="00A22661">
        <w:rPr>
          <w:rFonts w:cs="Courier New"/>
          <w:b/>
        </w:rPr>
        <w:t>1</w:t>
      </w:r>
    </w:p>
    <w:p w14:paraId="3E48F18A" w14:textId="77777777" w:rsidR="00F85751" w:rsidRPr="00DC0366" w:rsidRDefault="00F85751" w:rsidP="00F85751">
      <w:pPr>
        <w:jc w:val="center"/>
        <w:rPr>
          <w:rFonts w:cs="Courier New"/>
          <w:b/>
          <w:sz w:val="28"/>
          <w:szCs w:val="28"/>
        </w:rPr>
      </w:pPr>
      <w:r w:rsidRPr="00A22661">
        <w:rPr>
          <w:rFonts w:cs="Courier New"/>
          <w:b/>
        </w:rPr>
        <w:t>Ammunition Data Card (ADC) Requirements</w:t>
      </w:r>
    </w:p>
    <w:p w14:paraId="0F67065D" w14:textId="77777777" w:rsidR="00F85751" w:rsidRDefault="00F85751" w:rsidP="00F85751">
      <w:pPr>
        <w:rPr>
          <w:rFonts w:cs="Courier New"/>
        </w:rPr>
      </w:pPr>
    </w:p>
    <w:p w14:paraId="7E6BDF58"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1.  Ammunition Data Cards (ADCs).   </w:t>
      </w:r>
      <w:r w:rsidR="00B60E04">
        <w:rPr>
          <w:color w:val="000000"/>
        </w:rPr>
        <w:t xml:space="preserve">Contract Data Requirements List </w:t>
      </w:r>
      <w:r w:rsidR="00B60E04" w:rsidRPr="00B60E04">
        <w:rPr>
          <w:b/>
          <w:color w:val="000000"/>
        </w:rPr>
        <w:t>(</w:t>
      </w:r>
      <w:r w:rsidR="00DA2F70" w:rsidRPr="00B60E04">
        <w:rPr>
          <w:b/>
          <w:color w:val="000000"/>
        </w:rPr>
        <w:t>CDRL</w:t>
      </w:r>
      <w:r w:rsidR="00B60E04" w:rsidRPr="00B60E04">
        <w:rPr>
          <w:b/>
          <w:color w:val="000000"/>
        </w:rPr>
        <w:t>)</w:t>
      </w:r>
      <w:r w:rsidR="00DA2F70" w:rsidRPr="0085508F">
        <w:rPr>
          <w:b/>
          <w:color w:val="000000"/>
        </w:rPr>
        <w:t xml:space="preserve"> A00</w:t>
      </w:r>
      <w:r w:rsidR="00375FB6">
        <w:rPr>
          <w:b/>
          <w:color w:val="000000"/>
        </w:rPr>
        <w:t>3</w:t>
      </w:r>
      <w:r w:rsidRPr="0085508F">
        <w:rPr>
          <w:b/>
          <w:color w:val="000000"/>
        </w:rPr>
        <w:t xml:space="preserve"> (Ammunition Data Card – Ammunition and Explosive Technical Data)</w:t>
      </w:r>
      <w:r w:rsidR="00DA2F70">
        <w:rPr>
          <w:b/>
          <w:color w:val="000000"/>
        </w:rPr>
        <w:t xml:space="preserve"> </w:t>
      </w:r>
      <w:r w:rsidR="00DA2F70" w:rsidRPr="00DA2F70">
        <w:rPr>
          <w:color w:val="000000"/>
        </w:rPr>
        <w:t>is applicable</w:t>
      </w:r>
      <w:r w:rsidRPr="00DA2F70">
        <w:rPr>
          <w:color w:val="000000"/>
        </w:rPr>
        <w:t>.</w:t>
      </w:r>
      <w:r>
        <w:rPr>
          <w:b/>
          <w:color w:val="000000"/>
        </w:rPr>
        <w:t xml:space="preserve">  </w:t>
      </w:r>
      <w:r>
        <w:rPr>
          <w:color w:val="000000"/>
        </w:rPr>
        <w:t>Detailed requirements for the preparation of ADCs are contained in MIL-STD-1168</w:t>
      </w:r>
      <w:r w:rsidR="00F930E4">
        <w:rPr>
          <w:color w:val="000000"/>
        </w:rPr>
        <w:t>C</w:t>
      </w:r>
      <w:r>
        <w:rPr>
          <w:color w:val="000000"/>
        </w:rPr>
        <w:t xml:space="preserve"> (DI-MISC-80043B) and the Worldwide Ammunition-data Repository Program (WARP) On-Line User’s Manual.  Detailed requirements for obtaining and using a manufacturer’s identification symbol, which is an integral component of the ammunition lot number, can be found in MIL-HDBK-1461</w:t>
      </w:r>
      <w:r w:rsidR="00332DD3">
        <w:rPr>
          <w:color w:val="000000"/>
        </w:rPr>
        <w:t>B</w:t>
      </w:r>
      <w:r>
        <w:rPr>
          <w:color w:val="000000"/>
        </w:rPr>
        <w:t>.</w:t>
      </w:r>
    </w:p>
    <w:p w14:paraId="0B6430B4"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1DAD1514"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a.  The Contractor shall develop and submit ADCs in accordance with the requirements of this clause, MIL-STD-1168</w:t>
      </w:r>
      <w:r w:rsidR="00F930E4">
        <w:rPr>
          <w:color w:val="000000"/>
        </w:rPr>
        <w:t>C</w:t>
      </w:r>
      <w:r>
        <w:rPr>
          <w:color w:val="000000"/>
        </w:rPr>
        <w:t>, and the WARP On-Line User’s Manual.</w:t>
      </w:r>
    </w:p>
    <w:p w14:paraId="140E4FC6"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0417188E"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b.  A Contractor shall prepare an ADC for each lot of the item(s) being procured under this contract on all lots produced regardless of </w:t>
      </w:r>
      <w:proofErr w:type="gramStart"/>
      <w:r>
        <w:rPr>
          <w:color w:val="000000"/>
        </w:rPr>
        <w:t>whether or not</w:t>
      </w:r>
      <w:proofErr w:type="gramEnd"/>
      <w:r>
        <w:rPr>
          <w:color w:val="000000"/>
        </w:rPr>
        <w:t xml:space="preserve"> the lots are accepted or rejected by the Government.</w:t>
      </w:r>
    </w:p>
    <w:p w14:paraId="0515A6DA"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2AAEB391"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c.  Unless otherwise authorized by the Procuring Contracting Officer, the Contractor shall include on the ADC representing the deliverable item, as a minimum:  all assemblies, subassemblies, components, explosives, and propellants.</w:t>
      </w:r>
    </w:p>
    <w:p w14:paraId="0B2B8843"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201729DD"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d.  The Contractor shall state</w:t>
      </w:r>
      <w:r w:rsidR="008E1034">
        <w:rPr>
          <w:color w:val="000000"/>
        </w:rPr>
        <w:t xml:space="preserve"> the Automated Data List</w:t>
      </w:r>
      <w:r w:rsidR="00626DAF">
        <w:rPr>
          <w:color w:val="000000"/>
        </w:rPr>
        <w:t xml:space="preserve"> (</w:t>
      </w:r>
      <w:r w:rsidR="00EF448C">
        <w:rPr>
          <w:color w:val="000000"/>
        </w:rPr>
        <w:t>ADL) number</w:t>
      </w:r>
      <w:r>
        <w:rPr>
          <w:color w:val="000000"/>
        </w:rPr>
        <w:t xml:space="preserve"> (with revision) in the Remarks section of the ADC.</w:t>
      </w:r>
    </w:p>
    <w:p w14:paraId="33ADCD9D"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2DB5E112"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e.  When required by the TDP, all component lot numbers will be in accordance with MIL-STD-1168</w:t>
      </w:r>
      <w:r w:rsidR="00F930E4">
        <w:rPr>
          <w:color w:val="000000"/>
        </w:rPr>
        <w:t>C</w:t>
      </w:r>
      <w:r>
        <w:rPr>
          <w:color w:val="000000"/>
        </w:rPr>
        <w:t xml:space="preserve"> lot number convention.  When not required by TDP, component lot numbers may be constructed through producer lot number convention.</w:t>
      </w:r>
    </w:p>
    <w:p w14:paraId="35882BA2"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43FEB341"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f.  All component RF</w:t>
      </w:r>
      <w:r w:rsidR="00F930E4">
        <w:rPr>
          <w:color w:val="000000"/>
        </w:rPr>
        <w:t>V</w:t>
      </w:r>
      <w:r>
        <w:rPr>
          <w:color w:val="000000"/>
        </w:rPr>
        <w:t>s/ECPs shall be listed on the ADC for the deliverable item, as well as on the component ADC.  The WARP User’s Manual provides information on the level of detail required.</w:t>
      </w:r>
    </w:p>
    <w:p w14:paraId="1D2F9071"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44C511FF"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g.  A sample ADC shall be developed and submitted via WARP </w:t>
      </w:r>
      <w:r w:rsidRPr="00DA2F70">
        <w:rPr>
          <w:b/>
          <w:color w:val="000000"/>
          <w:u w:val="single"/>
        </w:rPr>
        <w:t>30</w:t>
      </w:r>
      <w:r w:rsidRPr="0085508F">
        <w:rPr>
          <w:b/>
          <w:color w:val="000000"/>
        </w:rPr>
        <w:t xml:space="preserve"> </w:t>
      </w:r>
      <w:r w:rsidR="007C678B" w:rsidRPr="0083138D">
        <w:rPr>
          <w:b/>
          <w:color w:val="000000"/>
        </w:rPr>
        <w:t xml:space="preserve">calendar </w:t>
      </w:r>
      <w:r w:rsidRPr="0083138D">
        <w:rPr>
          <w:b/>
          <w:color w:val="000000"/>
        </w:rPr>
        <w:t>days</w:t>
      </w:r>
      <w:r>
        <w:rPr>
          <w:color w:val="000000"/>
        </w:rPr>
        <w:t xml:space="preserve"> prior to FAT, or </w:t>
      </w:r>
      <w:r w:rsidRPr="00DA2F70">
        <w:rPr>
          <w:b/>
          <w:color w:val="000000"/>
          <w:u w:val="single"/>
        </w:rPr>
        <w:t>30</w:t>
      </w:r>
      <w:r w:rsidRPr="0085508F">
        <w:rPr>
          <w:b/>
          <w:color w:val="000000"/>
        </w:rPr>
        <w:t xml:space="preserve"> </w:t>
      </w:r>
      <w:r w:rsidR="007C678B" w:rsidRPr="0083138D">
        <w:rPr>
          <w:b/>
          <w:color w:val="000000"/>
        </w:rPr>
        <w:t xml:space="preserve">calendar </w:t>
      </w:r>
      <w:r w:rsidRPr="0083138D">
        <w:rPr>
          <w:b/>
          <w:color w:val="000000"/>
        </w:rPr>
        <w:t>days</w:t>
      </w:r>
      <w:r>
        <w:rPr>
          <w:color w:val="000000"/>
        </w:rPr>
        <w:t xml:space="preserve"> prior to production, </w:t>
      </w:r>
      <w:proofErr w:type="gramStart"/>
      <w:r>
        <w:rPr>
          <w:color w:val="000000"/>
        </w:rPr>
        <w:t>in the</w:t>
      </w:r>
      <w:r w:rsidR="00D37DBC">
        <w:rPr>
          <w:color w:val="000000"/>
        </w:rPr>
        <w:t xml:space="preserve"> event that</w:t>
      </w:r>
      <w:proofErr w:type="gramEnd"/>
      <w:r w:rsidR="00D37DBC">
        <w:rPr>
          <w:color w:val="000000"/>
        </w:rPr>
        <w:t xml:space="preserve"> a FAT is not required.  The WARP </w:t>
      </w:r>
    </w:p>
    <w:p w14:paraId="57504066"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3CC35DF3" w14:textId="77777777" w:rsidR="00F85751" w:rsidRDefault="00F85751" w:rsidP="00F85751">
      <w:pPr>
        <w:widowControl w:val="0"/>
        <w:tabs>
          <w:tab w:val="left" w:pos="-720"/>
          <w:tab w:val="left" w:pos="0"/>
          <w:tab w:val="left" w:pos="720"/>
          <w:tab w:val="left" w:pos="1440"/>
          <w:tab w:val="left" w:pos="2160"/>
          <w:tab w:val="left" w:pos="2592"/>
        </w:tabs>
        <w:snapToGrid w:val="0"/>
        <w:jc w:val="center"/>
        <w:rPr>
          <w:color w:val="000000"/>
        </w:rPr>
      </w:pPr>
      <w:r>
        <w:rPr>
          <w:color w:val="000000"/>
        </w:rPr>
        <w:t>E</w:t>
      </w:r>
      <w:r w:rsidR="00B60E04">
        <w:rPr>
          <w:color w:val="000000"/>
        </w:rPr>
        <w:t>-</w:t>
      </w:r>
      <w:r w:rsidR="00DA2F70">
        <w:rPr>
          <w:color w:val="000000"/>
        </w:rPr>
        <w:t>1</w:t>
      </w:r>
      <w:r>
        <w:rPr>
          <w:color w:val="000000"/>
        </w:rPr>
        <w:t>-1</w:t>
      </w:r>
    </w:p>
    <w:p w14:paraId="2DF80566" w14:textId="77777777" w:rsidR="00F85751" w:rsidRPr="00A92292" w:rsidRDefault="00D37DBC" w:rsidP="00F85751">
      <w:pPr>
        <w:widowControl w:val="0"/>
        <w:tabs>
          <w:tab w:val="left" w:pos="-720"/>
          <w:tab w:val="left" w:pos="0"/>
          <w:tab w:val="left" w:pos="720"/>
          <w:tab w:val="left" w:pos="1440"/>
          <w:tab w:val="left" w:pos="2160"/>
          <w:tab w:val="left" w:pos="2592"/>
        </w:tabs>
        <w:snapToGrid w:val="0"/>
        <w:rPr>
          <w:color w:val="000000"/>
        </w:rPr>
      </w:pPr>
      <w:r>
        <w:rPr>
          <w:color w:val="000000"/>
        </w:rPr>
        <w:lastRenderedPageBreak/>
        <w:t xml:space="preserve">ADC </w:t>
      </w:r>
      <w:r w:rsidR="00F85751">
        <w:rPr>
          <w:color w:val="000000"/>
        </w:rPr>
        <w:t>program will not allow the submission of additional ADCs until such time that the sample ADC has been approved in WARP.</w:t>
      </w:r>
    </w:p>
    <w:p w14:paraId="1EF3F6E5" w14:textId="77777777" w:rsidR="00F85751" w:rsidRDefault="00F85751" w:rsidP="00F85751">
      <w:pPr>
        <w:rPr>
          <w:rFonts w:cs="Courier New"/>
        </w:rPr>
      </w:pPr>
    </w:p>
    <w:p w14:paraId="105364B2" w14:textId="3AFDBDF1" w:rsidR="00F85751" w:rsidRDefault="00F85751" w:rsidP="00F85751">
      <w:pPr>
        <w:rPr>
          <w:rFonts w:cs="Courier New"/>
        </w:rPr>
      </w:pPr>
      <w:r>
        <w:rPr>
          <w:rFonts w:cs="Courier New"/>
        </w:rPr>
        <w:t xml:space="preserve">    h.  The Contractor shall document the configuration of each production lot on an Ammunition Data Card (ADC).  The </w:t>
      </w:r>
      <w:proofErr w:type="gramStart"/>
      <w:r>
        <w:rPr>
          <w:rFonts w:cs="Courier New"/>
        </w:rPr>
        <w:t>top level</w:t>
      </w:r>
      <w:proofErr w:type="gramEnd"/>
      <w:r>
        <w:rPr>
          <w:rFonts w:cs="Courier New"/>
        </w:rPr>
        <w:t xml:space="preserve"> drawing and revision shall be documented on the ADC.  The Major Components shall be documented with drawing and revision on the ADC</w:t>
      </w:r>
      <w:r w:rsidR="00E7791F">
        <w:rPr>
          <w:rFonts w:cs="Courier New"/>
        </w:rPr>
        <w:t>.</w:t>
      </w:r>
    </w:p>
    <w:p w14:paraId="4F7449BF" w14:textId="77777777" w:rsidR="002A4E30" w:rsidRPr="00E3696F" w:rsidRDefault="002A4E30" w:rsidP="006673A8">
      <w:pPr>
        <w:ind w:left="720" w:firstLine="720"/>
        <w:rPr>
          <w:rFonts w:cs="Courier New"/>
          <w:highlight w:val="yellow"/>
        </w:rPr>
      </w:pPr>
    </w:p>
    <w:p w14:paraId="3B3DFCF4" w14:textId="77777777" w:rsidR="006673A8" w:rsidRDefault="006673A8" w:rsidP="006673A8">
      <w:pPr>
        <w:ind w:left="720" w:firstLine="720"/>
        <w:rPr>
          <w:rFonts w:cs="Courier New"/>
        </w:rPr>
      </w:pPr>
    </w:p>
    <w:p w14:paraId="541DEAF1" w14:textId="77777777" w:rsidR="00BA6141" w:rsidRDefault="00BA6141" w:rsidP="00F85751">
      <w:pPr>
        <w:jc w:val="center"/>
        <w:rPr>
          <w:color w:val="000000"/>
        </w:rPr>
      </w:pPr>
    </w:p>
    <w:p w14:paraId="1ACAF246" w14:textId="77777777" w:rsidR="00BA6141" w:rsidRDefault="00BA6141" w:rsidP="00F85751">
      <w:pPr>
        <w:jc w:val="center"/>
        <w:rPr>
          <w:color w:val="000000"/>
        </w:rPr>
      </w:pPr>
    </w:p>
    <w:p w14:paraId="76BD2F48" w14:textId="77777777" w:rsidR="00BA6141" w:rsidRDefault="00BA6141" w:rsidP="00F85751">
      <w:pPr>
        <w:jc w:val="center"/>
        <w:rPr>
          <w:color w:val="000000"/>
        </w:rPr>
      </w:pPr>
    </w:p>
    <w:p w14:paraId="52CBE4C7" w14:textId="77777777" w:rsidR="00BA6141" w:rsidRDefault="00BA6141" w:rsidP="00F85751">
      <w:pPr>
        <w:jc w:val="center"/>
        <w:rPr>
          <w:color w:val="000000"/>
        </w:rPr>
      </w:pPr>
    </w:p>
    <w:p w14:paraId="73147770" w14:textId="77777777" w:rsidR="00F85751" w:rsidRDefault="00F85751" w:rsidP="00F85751">
      <w:pPr>
        <w:jc w:val="center"/>
        <w:rPr>
          <w:color w:val="000000"/>
        </w:rPr>
      </w:pPr>
    </w:p>
    <w:p w14:paraId="7336F906" w14:textId="77777777" w:rsidR="00F85751" w:rsidRDefault="00F85751" w:rsidP="00F85751">
      <w:pPr>
        <w:jc w:val="center"/>
        <w:rPr>
          <w:color w:val="000000"/>
        </w:rPr>
      </w:pPr>
    </w:p>
    <w:p w14:paraId="1EFC4668" w14:textId="77777777" w:rsidR="00F85751" w:rsidRDefault="00F85751" w:rsidP="00F85751">
      <w:pPr>
        <w:jc w:val="center"/>
        <w:rPr>
          <w:color w:val="000000"/>
        </w:rPr>
      </w:pPr>
    </w:p>
    <w:p w14:paraId="4F25B48F" w14:textId="77777777" w:rsidR="00F85751" w:rsidRDefault="00F85751" w:rsidP="00F85751">
      <w:pPr>
        <w:jc w:val="center"/>
        <w:rPr>
          <w:color w:val="000000"/>
        </w:rPr>
      </w:pPr>
    </w:p>
    <w:p w14:paraId="748CB54D" w14:textId="77777777" w:rsidR="00F85751" w:rsidRDefault="00F85751" w:rsidP="00F85751">
      <w:pPr>
        <w:jc w:val="center"/>
        <w:rPr>
          <w:color w:val="000000"/>
        </w:rPr>
      </w:pPr>
    </w:p>
    <w:p w14:paraId="551445A1" w14:textId="77777777" w:rsidR="00F85751" w:rsidRDefault="00F85751" w:rsidP="00F85751">
      <w:pPr>
        <w:jc w:val="center"/>
        <w:rPr>
          <w:color w:val="000000"/>
        </w:rPr>
      </w:pPr>
    </w:p>
    <w:p w14:paraId="05C018AB" w14:textId="77777777" w:rsidR="00F85751" w:rsidRDefault="00F85751" w:rsidP="00F85751">
      <w:pPr>
        <w:jc w:val="center"/>
        <w:rPr>
          <w:color w:val="000000"/>
        </w:rPr>
      </w:pPr>
    </w:p>
    <w:p w14:paraId="357F102B" w14:textId="77777777" w:rsidR="00F85751" w:rsidRDefault="00F85751" w:rsidP="00F85751">
      <w:pPr>
        <w:jc w:val="center"/>
        <w:rPr>
          <w:color w:val="000000"/>
        </w:rPr>
      </w:pPr>
    </w:p>
    <w:p w14:paraId="669C165D" w14:textId="77777777" w:rsidR="00F85751" w:rsidRDefault="00F85751" w:rsidP="00F85751">
      <w:pPr>
        <w:jc w:val="center"/>
        <w:rPr>
          <w:color w:val="000000"/>
        </w:rPr>
      </w:pPr>
    </w:p>
    <w:p w14:paraId="0D12D856" w14:textId="77777777" w:rsidR="00F85751" w:rsidRDefault="00F85751" w:rsidP="00F85751">
      <w:pPr>
        <w:jc w:val="center"/>
        <w:rPr>
          <w:color w:val="000000"/>
        </w:rPr>
      </w:pPr>
    </w:p>
    <w:p w14:paraId="270219F6" w14:textId="77777777" w:rsidR="00F85751" w:rsidRDefault="00F85751" w:rsidP="00F85751">
      <w:pPr>
        <w:jc w:val="center"/>
        <w:rPr>
          <w:color w:val="000000"/>
        </w:rPr>
      </w:pPr>
    </w:p>
    <w:p w14:paraId="16AAA71F" w14:textId="77777777" w:rsidR="00F85751" w:rsidRDefault="00F85751" w:rsidP="00F85751">
      <w:pPr>
        <w:jc w:val="center"/>
        <w:rPr>
          <w:color w:val="000000"/>
        </w:rPr>
      </w:pPr>
    </w:p>
    <w:p w14:paraId="2BD9FEF2" w14:textId="77777777" w:rsidR="00F85751" w:rsidRDefault="00F85751" w:rsidP="00F85751">
      <w:pPr>
        <w:jc w:val="center"/>
        <w:rPr>
          <w:color w:val="000000"/>
        </w:rPr>
      </w:pPr>
    </w:p>
    <w:p w14:paraId="6516439B" w14:textId="77777777" w:rsidR="00AA3C20" w:rsidRDefault="00AA3C20" w:rsidP="00F85751">
      <w:pPr>
        <w:jc w:val="center"/>
        <w:rPr>
          <w:color w:val="000000"/>
        </w:rPr>
      </w:pPr>
    </w:p>
    <w:p w14:paraId="222C8C45" w14:textId="77777777" w:rsidR="00AA3C20" w:rsidRDefault="00AA3C20" w:rsidP="00F85751">
      <w:pPr>
        <w:jc w:val="center"/>
        <w:rPr>
          <w:color w:val="000000"/>
        </w:rPr>
      </w:pPr>
    </w:p>
    <w:p w14:paraId="220DE951" w14:textId="77777777" w:rsidR="00AA3C20" w:rsidRDefault="00AA3C20" w:rsidP="00F85751">
      <w:pPr>
        <w:jc w:val="center"/>
        <w:rPr>
          <w:color w:val="000000"/>
        </w:rPr>
      </w:pPr>
    </w:p>
    <w:p w14:paraId="0ABC8F63" w14:textId="77777777" w:rsidR="00992199" w:rsidRDefault="00992199" w:rsidP="00F85751">
      <w:pPr>
        <w:jc w:val="center"/>
        <w:rPr>
          <w:color w:val="000000"/>
        </w:rPr>
      </w:pPr>
    </w:p>
    <w:p w14:paraId="7ED57CF6" w14:textId="77777777" w:rsidR="00992199" w:rsidRDefault="00992199" w:rsidP="00F85751">
      <w:pPr>
        <w:jc w:val="center"/>
        <w:rPr>
          <w:color w:val="000000"/>
        </w:rPr>
      </w:pPr>
    </w:p>
    <w:p w14:paraId="5F27EBD1" w14:textId="77777777" w:rsidR="00992199" w:rsidRDefault="00992199" w:rsidP="00F85751">
      <w:pPr>
        <w:jc w:val="center"/>
        <w:rPr>
          <w:color w:val="000000"/>
        </w:rPr>
      </w:pPr>
    </w:p>
    <w:p w14:paraId="69BF0E81" w14:textId="77777777" w:rsidR="00E7791F" w:rsidRDefault="00E7791F" w:rsidP="00F85751">
      <w:pPr>
        <w:jc w:val="center"/>
        <w:rPr>
          <w:color w:val="000000"/>
        </w:rPr>
      </w:pPr>
    </w:p>
    <w:p w14:paraId="45C4BF61" w14:textId="77777777" w:rsidR="00E7791F" w:rsidRDefault="00E7791F" w:rsidP="00F85751">
      <w:pPr>
        <w:jc w:val="center"/>
        <w:rPr>
          <w:color w:val="000000"/>
        </w:rPr>
      </w:pPr>
    </w:p>
    <w:p w14:paraId="0C4BF4CC" w14:textId="77777777" w:rsidR="00E7791F" w:rsidRDefault="00E7791F" w:rsidP="00F85751">
      <w:pPr>
        <w:jc w:val="center"/>
        <w:rPr>
          <w:color w:val="000000"/>
        </w:rPr>
      </w:pPr>
    </w:p>
    <w:p w14:paraId="2DB1C7BA" w14:textId="77777777" w:rsidR="00E7791F" w:rsidRDefault="00E7791F" w:rsidP="00F85751">
      <w:pPr>
        <w:jc w:val="center"/>
        <w:rPr>
          <w:color w:val="000000"/>
        </w:rPr>
      </w:pPr>
    </w:p>
    <w:p w14:paraId="18F5DA56" w14:textId="77777777" w:rsidR="00E7791F" w:rsidRDefault="00E7791F" w:rsidP="00F85751">
      <w:pPr>
        <w:jc w:val="center"/>
        <w:rPr>
          <w:color w:val="000000"/>
        </w:rPr>
      </w:pPr>
    </w:p>
    <w:p w14:paraId="004D710C" w14:textId="77777777" w:rsidR="00E7791F" w:rsidRDefault="00E7791F" w:rsidP="00F85751">
      <w:pPr>
        <w:jc w:val="center"/>
        <w:rPr>
          <w:color w:val="000000"/>
        </w:rPr>
      </w:pPr>
    </w:p>
    <w:p w14:paraId="4D12F019" w14:textId="77777777" w:rsidR="00E7791F" w:rsidRDefault="00E7791F" w:rsidP="00F85751">
      <w:pPr>
        <w:jc w:val="center"/>
        <w:rPr>
          <w:color w:val="000000"/>
        </w:rPr>
      </w:pPr>
    </w:p>
    <w:p w14:paraId="771AA8CA" w14:textId="77777777" w:rsidR="00E7791F" w:rsidRDefault="00E7791F" w:rsidP="00F85751">
      <w:pPr>
        <w:jc w:val="center"/>
        <w:rPr>
          <w:color w:val="000000"/>
        </w:rPr>
      </w:pPr>
    </w:p>
    <w:p w14:paraId="198E93E9" w14:textId="77777777" w:rsidR="00992199" w:rsidRDefault="00992199" w:rsidP="00F85751">
      <w:pPr>
        <w:jc w:val="center"/>
        <w:rPr>
          <w:color w:val="000000"/>
        </w:rPr>
      </w:pPr>
    </w:p>
    <w:p w14:paraId="0DCD031A" w14:textId="77777777" w:rsidR="00AA3C20" w:rsidRDefault="00AA3C20" w:rsidP="00F85751">
      <w:pPr>
        <w:jc w:val="center"/>
        <w:rPr>
          <w:color w:val="000000"/>
        </w:rPr>
      </w:pPr>
    </w:p>
    <w:p w14:paraId="0CFCAB6E" w14:textId="77777777" w:rsidR="00F85751" w:rsidRDefault="00F85751" w:rsidP="00F85751">
      <w:pPr>
        <w:jc w:val="center"/>
        <w:rPr>
          <w:color w:val="000000"/>
        </w:rPr>
      </w:pPr>
    </w:p>
    <w:p w14:paraId="54494A2A" w14:textId="77777777" w:rsidR="00F85751" w:rsidRDefault="00F85751" w:rsidP="00F85751">
      <w:pPr>
        <w:jc w:val="center"/>
        <w:rPr>
          <w:color w:val="000000"/>
        </w:rPr>
      </w:pPr>
      <w:r>
        <w:rPr>
          <w:color w:val="000000"/>
        </w:rPr>
        <w:t>E</w:t>
      </w:r>
      <w:r w:rsidR="00B60E04">
        <w:rPr>
          <w:color w:val="000000"/>
        </w:rPr>
        <w:t>-</w:t>
      </w:r>
      <w:r w:rsidR="00DA2F70">
        <w:rPr>
          <w:color w:val="000000"/>
        </w:rPr>
        <w:t>1</w:t>
      </w:r>
      <w:r>
        <w:rPr>
          <w:color w:val="000000"/>
        </w:rPr>
        <w:t>-2</w:t>
      </w:r>
    </w:p>
    <w:p w14:paraId="1AAF17BC" w14:textId="77777777" w:rsidR="00DA2F70" w:rsidRPr="00B60E04" w:rsidRDefault="00DA2F70" w:rsidP="00DA2F70">
      <w:pPr>
        <w:jc w:val="center"/>
        <w:rPr>
          <w:rFonts w:cs="Courier New"/>
          <w:b/>
        </w:rPr>
      </w:pPr>
      <w:r>
        <w:rPr>
          <w:color w:val="000000"/>
        </w:rPr>
        <w:br w:type="page"/>
      </w:r>
      <w:r w:rsidRPr="00B60E04">
        <w:rPr>
          <w:rFonts w:cs="Courier New"/>
          <w:b/>
        </w:rPr>
        <w:lastRenderedPageBreak/>
        <w:t>EXHIBIT 2</w:t>
      </w:r>
    </w:p>
    <w:p w14:paraId="4A2E3F0B" w14:textId="77777777" w:rsidR="00DA2F70" w:rsidRDefault="00DA2F70" w:rsidP="00DA2F70">
      <w:pPr>
        <w:jc w:val="center"/>
        <w:rPr>
          <w:rFonts w:cs="Courier New"/>
          <w:b/>
          <w:sz w:val="28"/>
          <w:szCs w:val="28"/>
        </w:rPr>
      </w:pPr>
      <w:r w:rsidRPr="00B60E04">
        <w:rPr>
          <w:rFonts w:cs="Courier New"/>
          <w:b/>
        </w:rPr>
        <w:t>Rework and Repair Requirements</w:t>
      </w:r>
    </w:p>
    <w:p w14:paraId="6B35683A" w14:textId="77777777" w:rsidR="00DA2F70" w:rsidRDefault="00DA2F70" w:rsidP="00DA2F70">
      <w:pPr>
        <w:rPr>
          <w:color w:val="000000"/>
        </w:rPr>
      </w:pPr>
    </w:p>
    <w:p w14:paraId="7AEC7419" w14:textId="77777777" w:rsidR="00DA2F70" w:rsidRDefault="00DA2F70" w:rsidP="00DA2F70">
      <w:pPr>
        <w:rPr>
          <w:color w:val="000000"/>
        </w:rPr>
      </w:pPr>
      <w:r>
        <w:rPr>
          <w:color w:val="000000"/>
        </w:rPr>
        <w:t>1.  Rework and Repair are defined as follows:</w:t>
      </w:r>
    </w:p>
    <w:p w14:paraId="5C2EED2C" w14:textId="77777777" w:rsidR="00DA2F70" w:rsidRDefault="00DA2F70" w:rsidP="00DA2F70">
      <w:pPr>
        <w:widowControl w:val="0"/>
        <w:tabs>
          <w:tab w:val="left" w:pos="-720"/>
          <w:tab w:val="left" w:pos="0"/>
          <w:tab w:val="left" w:pos="720"/>
          <w:tab w:val="left" w:pos="1440"/>
          <w:tab w:val="left" w:pos="2160"/>
          <w:tab w:val="left" w:pos="2592"/>
        </w:tabs>
        <w:snapToGrid w:val="0"/>
        <w:rPr>
          <w:color w:val="000000"/>
        </w:rPr>
      </w:pPr>
    </w:p>
    <w:p w14:paraId="0F4DA833" w14:textId="77777777" w:rsidR="00DA2F70" w:rsidRDefault="00DA2F70" w:rsidP="00DA2F70">
      <w:pPr>
        <w:widowControl w:val="0"/>
        <w:tabs>
          <w:tab w:val="left" w:pos="-720"/>
          <w:tab w:val="left" w:pos="0"/>
          <w:tab w:val="left" w:pos="720"/>
          <w:tab w:val="left" w:pos="1440"/>
          <w:tab w:val="left" w:pos="2160"/>
          <w:tab w:val="left" w:pos="2592"/>
        </w:tabs>
        <w:snapToGrid w:val="0"/>
        <w:rPr>
          <w:color w:val="000000"/>
        </w:rPr>
      </w:pPr>
      <w:r>
        <w:rPr>
          <w:color w:val="000000"/>
        </w:rPr>
        <w:t xml:space="preserve">    a.  Rework - The reprocessing of nonconforming material to make it conform completely to the drawings, specification or Contract requirements.</w:t>
      </w:r>
    </w:p>
    <w:p w14:paraId="313A5FA1" w14:textId="77777777" w:rsidR="00DA2F70" w:rsidRDefault="00DA2F70" w:rsidP="00DA2F70">
      <w:pPr>
        <w:widowControl w:val="0"/>
        <w:tabs>
          <w:tab w:val="left" w:pos="-720"/>
          <w:tab w:val="left" w:pos="0"/>
          <w:tab w:val="left" w:pos="720"/>
          <w:tab w:val="left" w:pos="1440"/>
          <w:tab w:val="left" w:pos="2160"/>
          <w:tab w:val="left" w:pos="2592"/>
        </w:tabs>
        <w:snapToGrid w:val="0"/>
        <w:rPr>
          <w:color w:val="000000"/>
        </w:rPr>
      </w:pPr>
    </w:p>
    <w:p w14:paraId="277378AF" w14:textId="77777777" w:rsidR="00DA2F70" w:rsidRDefault="00DA2F70" w:rsidP="00DA2F70">
      <w:pPr>
        <w:widowControl w:val="0"/>
        <w:tabs>
          <w:tab w:val="left" w:pos="-720"/>
          <w:tab w:val="left" w:pos="0"/>
          <w:tab w:val="left" w:pos="720"/>
          <w:tab w:val="left" w:pos="1440"/>
          <w:tab w:val="left" w:pos="2160"/>
          <w:tab w:val="left" w:pos="2592"/>
        </w:tabs>
        <w:snapToGrid w:val="0"/>
        <w:rPr>
          <w:color w:val="000000"/>
        </w:rPr>
      </w:pPr>
      <w:r>
        <w:rPr>
          <w:color w:val="000000"/>
        </w:rPr>
        <w:t xml:space="preserve">    b.  Repair - The reprocessing of nonconforming material in accordance with approved written procedures and operations to reduce, but not </w:t>
      </w:r>
      <w:proofErr w:type="gramStart"/>
      <w:r>
        <w:rPr>
          <w:color w:val="000000"/>
        </w:rPr>
        <w:t>completely eliminate</w:t>
      </w:r>
      <w:proofErr w:type="gramEnd"/>
      <w:r>
        <w:rPr>
          <w:color w:val="000000"/>
        </w:rPr>
        <w:t xml:space="preserve">, the nonconformance.  The purpose of repair is to bring nonconforming material into a usable condition.  Repair is distinguished from rework in that the item after repair still does not completely conform to </w:t>
      </w:r>
      <w:proofErr w:type="gramStart"/>
      <w:r>
        <w:rPr>
          <w:color w:val="000000"/>
        </w:rPr>
        <w:t>all of</w:t>
      </w:r>
      <w:proofErr w:type="gramEnd"/>
      <w:r>
        <w:rPr>
          <w:color w:val="000000"/>
        </w:rPr>
        <w:t xml:space="preserve"> the applicable drawings, specifications or contract requirements.</w:t>
      </w:r>
    </w:p>
    <w:p w14:paraId="13E99935" w14:textId="77777777" w:rsidR="00DA2F70" w:rsidRDefault="00DA2F70" w:rsidP="00DA2F70">
      <w:pPr>
        <w:widowControl w:val="0"/>
        <w:tabs>
          <w:tab w:val="left" w:pos="-720"/>
          <w:tab w:val="left" w:pos="0"/>
          <w:tab w:val="left" w:pos="720"/>
          <w:tab w:val="left" w:pos="1440"/>
          <w:tab w:val="left" w:pos="2160"/>
          <w:tab w:val="left" w:pos="2592"/>
        </w:tabs>
        <w:snapToGrid w:val="0"/>
        <w:rPr>
          <w:color w:val="000000"/>
        </w:rPr>
      </w:pPr>
    </w:p>
    <w:p w14:paraId="03A7529C" w14:textId="77777777" w:rsidR="00DA2F70" w:rsidRDefault="00DA2F70" w:rsidP="00DA2F70">
      <w:pPr>
        <w:widowControl w:val="0"/>
        <w:tabs>
          <w:tab w:val="left" w:pos="-720"/>
          <w:tab w:val="left" w:pos="0"/>
          <w:tab w:val="left" w:pos="720"/>
          <w:tab w:val="left" w:pos="1440"/>
          <w:tab w:val="left" w:pos="2160"/>
          <w:tab w:val="left" w:pos="2592"/>
        </w:tabs>
        <w:snapToGrid w:val="0"/>
        <w:rPr>
          <w:color w:val="000000"/>
        </w:rPr>
      </w:pPr>
      <w:r>
        <w:rPr>
          <w:color w:val="000000"/>
        </w:rPr>
        <w:t xml:space="preserve">    c.  Rework procedures along with the associated inspection procedures shall be documented by the Contractor and submitted to the QAR for evaluation and approval/disapproval prior to implementation.</w:t>
      </w:r>
    </w:p>
    <w:p w14:paraId="4518E1AB" w14:textId="77777777" w:rsidR="00DA2F70" w:rsidRDefault="00DA2F70" w:rsidP="00DA2F70">
      <w:pPr>
        <w:widowControl w:val="0"/>
        <w:tabs>
          <w:tab w:val="left" w:pos="-720"/>
          <w:tab w:val="left" w:pos="0"/>
          <w:tab w:val="left" w:pos="720"/>
          <w:tab w:val="left" w:pos="1440"/>
          <w:tab w:val="left" w:pos="2160"/>
          <w:tab w:val="left" w:pos="2592"/>
        </w:tabs>
        <w:snapToGrid w:val="0"/>
        <w:rPr>
          <w:color w:val="000000"/>
        </w:rPr>
      </w:pPr>
    </w:p>
    <w:p w14:paraId="66964365" w14:textId="77777777" w:rsidR="00DA2F70" w:rsidRDefault="00DA2F70" w:rsidP="00DA2F70">
      <w:pPr>
        <w:widowControl w:val="0"/>
        <w:tabs>
          <w:tab w:val="left" w:pos="-720"/>
          <w:tab w:val="left" w:pos="0"/>
          <w:tab w:val="left" w:pos="720"/>
          <w:tab w:val="left" w:pos="1440"/>
          <w:tab w:val="left" w:pos="2160"/>
          <w:tab w:val="left" w:pos="2592"/>
        </w:tabs>
        <w:snapToGrid w:val="0"/>
        <w:rPr>
          <w:color w:val="000000"/>
        </w:rPr>
      </w:pPr>
      <w:r>
        <w:rPr>
          <w:color w:val="000000"/>
        </w:rPr>
        <w:t xml:space="preserve">    d.  Repair procedures shall be documented by the Contractor and submitted on a RF</w:t>
      </w:r>
      <w:r w:rsidR="00383104">
        <w:rPr>
          <w:color w:val="000000"/>
        </w:rPr>
        <w:t>V</w:t>
      </w:r>
      <w:r>
        <w:rPr>
          <w:color w:val="000000"/>
        </w:rPr>
        <w:t xml:space="preserve">, DD Form 1694, to the PCO for review and written approval prior to implementation. </w:t>
      </w:r>
    </w:p>
    <w:p w14:paraId="2DA47793" w14:textId="77777777" w:rsidR="00DA2F70" w:rsidRDefault="00DA2F70" w:rsidP="00DA2F70">
      <w:pPr>
        <w:widowControl w:val="0"/>
        <w:tabs>
          <w:tab w:val="left" w:pos="-720"/>
          <w:tab w:val="left" w:pos="0"/>
          <w:tab w:val="left" w:pos="720"/>
          <w:tab w:val="left" w:pos="1440"/>
          <w:tab w:val="left" w:pos="2160"/>
          <w:tab w:val="left" w:pos="2592"/>
        </w:tabs>
        <w:snapToGrid w:val="0"/>
        <w:rPr>
          <w:color w:val="000000"/>
        </w:rPr>
      </w:pPr>
    </w:p>
    <w:p w14:paraId="198BFBE0" w14:textId="77777777" w:rsidR="00DA2F70" w:rsidRDefault="00DA2F70" w:rsidP="00DA2F70">
      <w:pPr>
        <w:widowControl w:val="0"/>
        <w:tabs>
          <w:tab w:val="left" w:pos="-720"/>
          <w:tab w:val="left" w:pos="0"/>
          <w:tab w:val="left" w:pos="720"/>
          <w:tab w:val="left" w:pos="1440"/>
          <w:tab w:val="left" w:pos="2160"/>
          <w:tab w:val="left" w:pos="2592"/>
        </w:tabs>
        <w:snapToGrid w:val="0"/>
        <w:rPr>
          <w:color w:val="000000"/>
        </w:rPr>
      </w:pPr>
      <w:r>
        <w:rPr>
          <w:color w:val="000000"/>
        </w:rPr>
        <w:t xml:space="preserve">    e.  Whenever the Contractor submits a repair or rework </w:t>
      </w:r>
      <w:r>
        <w:rPr>
          <w:color w:val="000000"/>
        </w:rPr>
        <w:tab/>
        <w:t xml:space="preserve"> procedure for review and approval, the submission shall also include a description of the cause for the </w:t>
      </w:r>
      <w:proofErr w:type="gramStart"/>
      <w:r>
        <w:rPr>
          <w:color w:val="000000"/>
        </w:rPr>
        <w:t>nonconformances</w:t>
      </w:r>
      <w:proofErr w:type="gramEnd"/>
      <w:r>
        <w:rPr>
          <w:color w:val="000000"/>
        </w:rPr>
        <w:t xml:space="preserve"> and a description of the action taken or to be taken to prevent recurrence.</w:t>
      </w:r>
    </w:p>
    <w:p w14:paraId="2A4A8011" w14:textId="77777777" w:rsidR="00DA2F70" w:rsidRDefault="00DA2F70" w:rsidP="00DA2F70">
      <w:pPr>
        <w:widowControl w:val="0"/>
        <w:tabs>
          <w:tab w:val="left" w:pos="-720"/>
          <w:tab w:val="left" w:pos="0"/>
          <w:tab w:val="left" w:pos="720"/>
          <w:tab w:val="left" w:pos="1440"/>
          <w:tab w:val="left" w:pos="2160"/>
          <w:tab w:val="left" w:pos="2592"/>
        </w:tabs>
        <w:snapToGrid w:val="0"/>
        <w:rPr>
          <w:color w:val="000000"/>
        </w:rPr>
      </w:pPr>
    </w:p>
    <w:p w14:paraId="071FCECA" w14:textId="77777777" w:rsidR="00DA2F70" w:rsidRDefault="00DA2F70" w:rsidP="00DA2F70">
      <w:pPr>
        <w:widowControl w:val="0"/>
        <w:tabs>
          <w:tab w:val="left" w:pos="-720"/>
          <w:tab w:val="left" w:pos="0"/>
          <w:tab w:val="left" w:pos="720"/>
          <w:tab w:val="left" w:pos="1440"/>
          <w:tab w:val="left" w:pos="2160"/>
          <w:tab w:val="left" w:pos="2592"/>
        </w:tabs>
        <w:snapToGrid w:val="0"/>
        <w:rPr>
          <w:color w:val="000000"/>
        </w:rPr>
      </w:pPr>
      <w:r>
        <w:rPr>
          <w:color w:val="000000"/>
        </w:rPr>
        <w:t xml:space="preserve">    f.  The rework or repair procedure shall also contain a provision for reinspection which will take precedence over the technical data requirements and shall, in addition, provide the assurance that the reworked or repaired items have met reprocessing requirements.</w:t>
      </w:r>
    </w:p>
    <w:p w14:paraId="6A4CE137" w14:textId="77777777" w:rsidR="00DA2F70" w:rsidRDefault="00DA2F70" w:rsidP="00DA2F70">
      <w:pPr>
        <w:jc w:val="center"/>
        <w:rPr>
          <w:color w:val="000000"/>
        </w:rPr>
      </w:pPr>
    </w:p>
    <w:p w14:paraId="2268DFE9" w14:textId="77777777" w:rsidR="00DA2F70" w:rsidRDefault="00DA2F70" w:rsidP="00DA2F70">
      <w:pPr>
        <w:jc w:val="center"/>
        <w:rPr>
          <w:color w:val="000000"/>
        </w:rPr>
      </w:pPr>
    </w:p>
    <w:p w14:paraId="2C62BAD2" w14:textId="77777777" w:rsidR="00DA2F70" w:rsidRDefault="00DA2F70" w:rsidP="00DA2F70">
      <w:pPr>
        <w:jc w:val="center"/>
        <w:rPr>
          <w:color w:val="000000"/>
        </w:rPr>
      </w:pPr>
    </w:p>
    <w:p w14:paraId="62A5E793" w14:textId="77777777" w:rsidR="00DA2F70" w:rsidRDefault="00DA2F70" w:rsidP="00DA2F70">
      <w:pPr>
        <w:jc w:val="center"/>
        <w:rPr>
          <w:color w:val="000000"/>
        </w:rPr>
      </w:pPr>
    </w:p>
    <w:p w14:paraId="11B1D1B7" w14:textId="77777777" w:rsidR="00DA2F70" w:rsidRDefault="00DA2F70" w:rsidP="00DA2F70">
      <w:pPr>
        <w:jc w:val="center"/>
        <w:rPr>
          <w:color w:val="000000"/>
        </w:rPr>
      </w:pPr>
    </w:p>
    <w:p w14:paraId="6DC70EC1" w14:textId="77777777" w:rsidR="00DA2F70" w:rsidRDefault="00DA2F70" w:rsidP="00DA2F70">
      <w:pPr>
        <w:jc w:val="center"/>
        <w:rPr>
          <w:color w:val="000000"/>
        </w:rPr>
      </w:pPr>
    </w:p>
    <w:p w14:paraId="088DE193" w14:textId="77777777" w:rsidR="00DA2F70" w:rsidRDefault="00DA2F70" w:rsidP="00DA2F70">
      <w:pPr>
        <w:jc w:val="center"/>
        <w:rPr>
          <w:color w:val="000000"/>
        </w:rPr>
      </w:pPr>
      <w:r>
        <w:rPr>
          <w:color w:val="000000"/>
        </w:rPr>
        <w:t>E</w:t>
      </w:r>
      <w:r w:rsidR="00B60E04">
        <w:rPr>
          <w:color w:val="000000"/>
        </w:rPr>
        <w:t>-</w:t>
      </w:r>
      <w:r>
        <w:rPr>
          <w:color w:val="000000"/>
        </w:rPr>
        <w:t>2-1</w:t>
      </w:r>
    </w:p>
    <w:p w14:paraId="461387C3" w14:textId="77777777" w:rsidR="00332DD3" w:rsidRPr="00307990" w:rsidRDefault="00332DD3" w:rsidP="00332DD3">
      <w:pPr>
        <w:jc w:val="center"/>
        <w:rPr>
          <w:rFonts w:cs="Courier New"/>
          <w:b/>
          <w:color w:val="000000"/>
        </w:rPr>
      </w:pPr>
      <w:r w:rsidRPr="00307990">
        <w:rPr>
          <w:rFonts w:cs="Courier New"/>
          <w:b/>
          <w:color w:val="000000"/>
        </w:rPr>
        <w:lastRenderedPageBreak/>
        <w:t>EXHIBIT 3</w:t>
      </w:r>
    </w:p>
    <w:p w14:paraId="764C28FD" w14:textId="77777777" w:rsidR="00332DD3" w:rsidRPr="00307990" w:rsidRDefault="00332DD3" w:rsidP="00332DD3">
      <w:pPr>
        <w:jc w:val="center"/>
        <w:rPr>
          <w:rFonts w:cs="Courier New"/>
          <w:b/>
          <w:color w:val="000000"/>
        </w:rPr>
      </w:pPr>
      <w:r w:rsidRPr="00307990">
        <w:rPr>
          <w:rFonts w:cs="Courier New"/>
          <w:b/>
          <w:color w:val="000000"/>
        </w:rPr>
        <w:t>Measurement System Evaluation</w:t>
      </w:r>
    </w:p>
    <w:p w14:paraId="62CD7A5A" w14:textId="77777777" w:rsidR="00332DD3" w:rsidRPr="00307990" w:rsidRDefault="00332DD3" w:rsidP="00332DD3">
      <w:pPr>
        <w:jc w:val="center"/>
        <w:rPr>
          <w:rFonts w:cs="Courier New"/>
          <w:b/>
          <w:color w:val="000000"/>
        </w:rPr>
      </w:pPr>
    </w:p>
    <w:p w14:paraId="7FDBC60D" w14:textId="77777777" w:rsidR="00332DD3" w:rsidRPr="00307990" w:rsidRDefault="00332DD3" w:rsidP="00332DD3">
      <w:pPr>
        <w:rPr>
          <w:rFonts w:cs="Courier New"/>
          <w:color w:val="000000"/>
        </w:rPr>
      </w:pPr>
      <w:r w:rsidRPr="00307990">
        <w:rPr>
          <w:rFonts w:cs="Courier New"/>
          <w:color w:val="000000"/>
        </w:rPr>
        <w:t>1. Definitions.  This paragraph defines specific terms utilized throughout the rest of this section and in the accompanying Contract Data Requirements List (CDRL) and Data Item Description (DID).  This aids in clarifying the Measurement System Evaluation (MSE) requirements to Government and Contractor personnel.</w:t>
      </w:r>
    </w:p>
    <w:p w14:paraId="2D49EE7D" w14:textId="77777777" w:rsidR="00332DD3" w:rsidRPr="00307990" w:rsidRDefault="00332DD3" w:rsidP="00332DD3">
      <w:pPr>
        <w:rPr>
          <w:rFonts w:cs="Courier New"/>
          <w:color w:val="000000"/>
        </w:rPr>
      </w:pPr>
    </w:p>
    <w:p w14:paraId="084EFE5E" w14:textId="77777777" w:rsidR="00332DD3" w:rsidRPr="00307990" w:rsidRDefault="00332DD3" w:rsidP="00332DD3">
      <w:pPr>
        <w:rPr>
          <w:rFonts w:cs="Courier New"/>
          <w:color w:val="000000"/>
        </w:rPr>
      </w:pPr>
      <w:r w:rsidRPr="00307990">
        <w:rPr>
          <w:rFonts w:cs="Courier New"/>
          <w:color w:val="000000"/>
        </w:rPr>
        <w:t xml:space="preserve">    a. Acceptance Inspection Equipment (AIE).  All equipment (includes </w:t>
      </w:r>
      <w:r>
        <w:rPr>
          <w:rFonts w:cs="Courier New"/>
          <w:color w:val="000000"/>
        </w:rPr>
        <w:t>Automated Acceptance Inspection Equipment (</w:t>
      </w:r>
      <w:r w:rsidRPr="00307990">
        <w:rPr>
          <w:rFonts w:cs="Courier New"/>
          <w:color w:val="000000"/>
        </w:rPr>
        <w:t>AAIE</w:t>
      </w:r>
      <w:r>
        <w:rPr>
          <w:rFonts w:cs="Courier New"/>
          <w:color w:val="000000"/>
        </w:rPr>
        <w:t>)</w:t>
      </w:r>
      <w:r w:rsidRPr="00307990">
        <w:rPr>
          <w:rFonts w:cs="Courier New"/>
          <w:color w:val="000000"/>
        </w:rPr>
        <w:t xml:space="preserve"> defined below), special and standard, including dimensional gages, measuring equipment, test fixtures, electronic and physical test equipment, and other test equipment used for examination and test of a product to determine conformance to the Technical Data Package (TDP) which may include drawings and specifications (e.g., Detail, Performance, Weapon specifications, and Quality Assurance Requirements).</w:t>
      </w:r>
    </w:p>
    <w:p w14:paraId="5980FE2A" w14:textId="77777777" w:rsidR="00332DD3" w:rsidRPr="00307990" w:rsidRDefault="00332DD3" w:rsidP="00332DD3">
      <w:pPr>
        <w:rPr>
          <w:rFonts w:cs="Courier New"/>
          <w:color w:val="000000"/>
        </w:rPr>
      </w:pPr>
    </w:p>
    <w:p w14:paraId="44A37CEE" w14:textId="77777777" w:rsidR="00332DD3" w:rsidRPr="00307990" w:rsidRDefault="00332DD3" w:rsidP="00332DD3">
      <w:pPr>
        <w:rPr>
          <w:rFonts w:cs="Courier New"/>
          <w:color w:val="000000"/>
        </w:rPr>
      </w:pPr>
      <w:r w:rsidRPr="00307990">
        <w:rPr>
          <w:rFonts w:cs="Courier New"/>
          <w:color w:val="000000"/>
        </w:rPr>
        <w:t xml:space="preserve">    b.</w:t>
      </w:r>
      <w:r w:rsidRPr="00307990">
        <w:rPr>
          <w:rFonts w:cs="Courier New"/>
          <w:b/>
          <w:color w:val="000000"/>
        </w:rPr>
        <w:t xml:space="preserve"> </w:t>
      </w:r>
      <w:r w:rsidRPr="00307990">
        <w:rPr>
          <w:rFonts w:cs="Courier New"/>
          <w:color w:val="000000"/>
        </w:rPr>
        <w:t xml:space="preserve">Automated Acceptance Inspection Equipment (AAIE).  </w:t>
      </w:r>
      <w:bookmarkStart w:id="53" w:name="OLE_LINK14"/>
      <w:bookmarkStart w:id="54" w:name="OLE_LINK13"/>
      <w:r w:rsidRPr="00307990">
        <w:rPr>
          <w:rFonts w:cs="Courier New"/>
          <w:color w:val="000000"/>
        </w:rPr>
        <w:t>AIE in which the inspection and acceptance determination of the product is performed, in whole or in part, in an automatic manner</w:t>
      </w:r>
      <w:bookmarkEnd w:id="53"/>
      <w:bookmarkEnd w:id="54"/>
      <w:r w:rsidRPr="00307990">
        <w:rPr>
          <w:rFonts w:cs="Courier New"/>
          <w:color w:val="000000"/>
        </w:rPr>
        <w:t>.</w:t>
      </w:r>
    </w:p>
    <w:p w14:paraId="4EFC90F9" w14:textId="77777777" w:rsidR="00332DD3" w:rsidRPr="00307990" w:rsidRDefault="00332DD3" w:rsidP="00332DD3">
      <w:pPr>
        <w:rPr>
          <w:rFonts w:cs="Courier New"/>
          <w:color w:val="000000"/>
        </w:rPr>
      </w:pPr>
    </w:p>
    <w:p w14:paraId="4A528A7B" w14:textId="77777777" w:rsidR="00332DD3" w:rsidRPr="00307990" w:rsidRDefault="00332DD3" w:rsidP="00332DD3">
      <w:pPr>
        <w:rPr>
          <w:rFonts w:cs="Courier New"/>
          <w:color w:val="000000"/>
        </w:rPr>
      </w:pPr>
      <w:r w:rsidRPr="00307990">
        <w:rPr>
          <w:rFonts w:cs="Courier New"/>
          <w:color w:val="000000"/>
        </w:rPr>
        <w:t xml:space="preserve">    c. Contractor Inspection Equipment.  Government-approved equipment utilized by the Contractor to perform examination and tests to assure conformance to contract requirements.</w:t>
      </w:r>
    </w:p>
    <w:p w14:paraId="5B976B58" w14:textId="77777777" w:rsidR="00332DD3" w:rsidRPr="00307990" w:rsidRDefault="00332DD3" w:rsidP="00332DD3">
      <w:pPr>
        <w:rPr>
          <w:rFonts w:cs="Courier New"/>
          <w:color w:val="000000"/>
        </w:rPr>
      </w:pPr>
    </w:p>
    <w:p w14:paraId="5AFE06ED" w14:textId="77777777" w:rsidR="00332DD3" w:rsidRPr="00307990" w:rsidRDefault="00332DD3" w:rsidP="00332DD3">
      <w:pPr>
        <w:rPr>
          <w:rFonts w:cs="Courier New"/>
          <w:color w:val="000000"/>
        </w:rPr>
      </w:pPr>
      <w:r w:rsidRPr="00307990">
        <w:rPr>
          <w:rFonts w:cs="Courier New"/>
          <w:color w:val="000000"/>
        </w:rPr>
        <w:t xml:space="preserve">    d. Commercial Inspection Equipment.  Industry-developed inspection equipment of universal application, without limitations to a specific part or item, which is advertised or cataloged as available to the trade or to the public on an unrestricted basis at an established price.  Examples follow:</w:t>
      </w:r>
    </w:p>
    <w:p w14:paraId="5E5CAAE1" w14:textId="77777777" w:rsidR="00332DD3" w:rsidRPr="00307990" w:rsidRDefault="00332DD3" w:rsidP="00332DD3">
      <w:pPr>
        <w:rPr>
          <w:rFonts w:cs="Courier New"/>
          <w:color w:val="000000"/>
        </w:rPr>
      </w:pPr>
    </w:p>
    <w:p w14:paraId="24147273" w14:textId="77777777" w:rsidR="00332DD3" w:rsidRPr="00307990" w:rsidRDefault="00332DD3" w:rsidP="00332DD3">
      <w:pPr>
        <w:rPr>
          <w:rFonts w:cs="Courier New"/>
          <w:color w:val="000000"/>
        </w:rPr>
      </w:pPr>
      <w:r w:rsidRPr="00307990">
        <w:rPr>
          <w:rFonts w:cs="Courier New"/>
          <w:color w:val="000000"/>
        </w:rPr>
        <w:t xml:space="preserve">        (1) Standard Test Equipment.  </w:t>
      </w:r>
      <w:proofErr w:type="spellStart"/>
      <w:r w:rsidRPr="00307990">
        <w:rPr>
          <w:rFonts w:cs="Courier New"/>
          <w:color w:val="000000"/>
        </w:rPr>
        <w:t>Multiusage</w:t>
      </w:r>
      <w:proofErr w:type="spellEnd"/>
      <w:r w:rsidRPr="00307990">
        <w:rPr>
          <w:rFonts w:cs="Courier New"/>
          <w:color w:val="000000"/>
        </w:rPr>
        <w:t xml:space="preserve"> equipment that is specific to a function rather than to an item.  It includes such items as hardness testers, tensile strength testers, meters, weighing devices, standard gear testers, ohmmeters, voltmeters, and oscilloscopes. </w:t>
      </w:r>
    </w:p>
    <w:p w14:paraId="3F777128" w14:textId="77777777" w:rsidR="00332DD3" w:rsidRPr="00307990" w:rsidRDefault="00332DD3" w:rsidP="00332DD3">
      <w:pPr>
        <w:rPr>
          <w:rFonts w:cs="Courier New"/>
          <w:color w:val="000000"/>
        </w:rPr>
      </w:pPr>
    </w:p>
    <w:p w14:paraId="643CDB07" w14:textId="77777777" w:rsidR="00332DD3" w:rsidRPr="00307990" w:rsidRDefault="00332DD3" w:rsidP="00332DD3">
      <w:pPr>
        <w:rPr>
          <w:rFonts w:cs="Courier New"/>
          <w:color w:val="000000"/>
        </w:rPr>
      </w:pPr>
      <w:r w:rsidRPr="00307990">
        <w:rPr>
          <w:rFonts w:cs="Courier New"/>
          <w:color w:val="000000"/>
        </w:rPr>
        <w:t xml:space="preserve">        (2) Standard Measuring Equipment (SME).  Multipurpose equipment and standards used for performing measurements.  It includes such items as micrometers, rulers, tapes, height gages, and protractors, etc.  Standards include visual inspection </w:t>
      </w:r>
    </w:p>
    <w:p w14:paraId="0DAB9109" w14:textId="77777777" w:rsidR="00332DD3" w:rsidRPr="00307990" w:rsidRDefault="00332DD3" w:rsidP="00332DD3">
      <w:pPr>
        <w:jc w:val="center"/>
        <w:rPr>
          <w:rFonts w:cs="Courier New"/>
          <w:color w:val="000000"/>
        </w:rPr>
      </w:pPr>
      <w:r w:rsidRPr="00307990">
        <w:rPr>
          <w:rFonts w:cs="Courier New"/>
          <w:color w:val="000000"/>
        </w:rPr>
        <w:t>E-3-1</w:t>
      </w:r>
    </w:p>
    <w:p w14:paraId="09E7B28E" w14:textId="77777777" w:rsidR="00332DD3" w:rsidRPr="00307990" w:rsidRDefault="00332DD3" w:rsidP="00332DD3">
      <w:pPr>
        <w:rPr>
          <w:rFonts w:cs="Courier New"/>
          <w:color w:val="000000"/>
        </w:rPr>
      </w:pPr>
      <w:r w:rsidRPr="00307990">
        <w:rPr>
          <w:rFonts w:cs="Courier New"/>
          <w:color w:val="000000"/>
        </w:rPr>
        <w:lastRenderedPageBreak/>
        <w:t>equipment such as scratch and dig standards, surface finish comparator, color standards (FED-STD-595), etc.</w:t>
      </w:r>
    </w:p>
    <w:p w14:paraId="18B9B27A" w14:textId="77777777" w:rsidR="00332DD3" w:rsidRPr="00307990" w:rsidRDefault="00332DD3" w:rsidP="00332DD3">
      <w:pPr>
        <w:rPr>
          <w:rFonts w:cs="Courier New"/>
          <w:color w:val="000000"/>
        </w:rPr>
      </w:pPr>
    </w:p>
    <w:p w14:paraId="2700B156" w14:textId="77777777" w:rsidR="00332DD3" w:rsidRPr="00307990" w:rsidRDefault="00332DD3" w:rsidP="00332DD3">
      <w:pPr>
        <w:rPr>
          <w:rFonts w:cs="Courier New"/>
          <w:color w:val="000000"/>
        </w:rPr>
      </w:pPr>
      <w:r w:rsidRPr="00307990">
        <w:rPr>
          <w:rFonts w:cs="Courier New"/>
          <w:color w:val="000000"/>
        </w:rPr>
        <w:t xml:space="preserve">    e. Nondestructive Testing (NDT).  The development and application of technical methods to examine materials or components in ways that do not impair future usefulness and serviceability </w:t>
      </w:r>
      <w:proofErr w:type="gramStart"/>
      <w:r w:rsidRPr="00307990">
        <w:rPr>
          <w:rFonts w:cs="Courier New"/>
          <w:color w:val="000000"/>
        </w:rPr>
        <w:t>in order to</w:t>
      </w:r>
      <w:proofErr w:type="gramEnd"/>
      <w:r w:rsidRPr="00307990">
        <w:rPr>
          <w:rFonts w:cs="Courier New"/>
          <w:color w:val="000000"/>
        </w:rPr>
        <w:t xml:space="preserve"> detect, locate, measure and evaluate flaws; to assess integrity, properties and composition; and to measure geometrical characteristics.  NDT includes Radiography/Radioscopic, Ultrasonic, Eddy Current, Magnetic Particle, and Liquid Penetrant.  </w:t>
      </w:r>
    </w:p>
    <w:p w14:paraId="60A000DD" w14:textId="77777777" w:rsidR="00332DD3" w:rsidRPr="00307990" w:rsidRDefault="00332DD3" w:rsidP="00332DD3">
      <w:pPr>
        <w:rPr>
          <w:rFonts w:cs="Courier New"/>
          <w:color w:val="000000"/>
        </w:rPr>
      </w:pPr>
    </w:p>
    <w:p w14:paraId="754E0934" w14:textId="77777777" w:rsidR="00332DD3" w:rsidRPr="00307990" w:rsidRDefault="00332DD3" w:rsidP="00332DD3">
      <w:pPr>
        <w:rPr>
          <w:rFonts w:cs="Courier New"/>
          <w:color w:val="000000"/>
        </w:rPr>
      </w:pPr>
      <w:r w:rsidRPr="00307990">
        <w:rPr>
          <w:rFonts w:cs="Courier New"/>
          <w:color w:val="000000"/>
        </w:rPr>
        <w:t xml:space="preserve">    f. Measurement System Analysis (MSA).  Per ASTM E2782 (Standard Guide for MSA), paragraph 3.1.7, MSA is any of </w:t>
      </w:r>
      <w:proofErr w:type="gramStart"/>
      <w:r w:rsidRPr="00307990">
        <w:rPr>
          <w:rFonts w:cs="Courier New"/>
          <w:color w:val="000000"/>
        </w:rPr>
        <w:t>a number of</w:t>
      </w:r>
      <w:proofErr w:type="gramEnd"/>
      <w:r w:rsidRPr="00307990">
        <w:rPr>
          <w:rFonts w:cs="Courier New"/>
          <w:color w:val="000000"/>
        </w:rPr>
        <w:t xml:space="preserve"> specialized methods useful for studying a measurement system and its properties.</w:t>
      </w:r>
    </w:p>
    <w:p w14:paraId="4DC417CF" w14:textId="77777777" w:rsidR="00332DD3" w:rsidRPr="00307990" w:rsidRDefault="00332DD3" w:rsidP="00332DD3">
      <w:pPr>
        <w:rPr>
          <w:rFonts w:cs="Courier New"/>
          <w:color w:val="000000"/>
        </w:rPr>
      </w:pPr>
    </w:p>
    <w:p w14:paraId="76D24D38" w14:textId="77777777" w:rsidR="00332DD3" w:rsidRPr="00307990" w:rsidRDefault="00332DD3" w:rsidP="00332DD3">
      <w:pPr>
        <w:rPr>
          <w:rFonts w:cs="Courier New"/>
          <w:color w:val="000000"/>
        </w:rPr>
      </w:pPr>
      <w:r w:rsidRPr="00307990">
        <w:rPr>
          <w:rFonts w:cs="Courier New"/>
          <w:color w:val="000000"/>
        </w:rPr>
        <w:t xml:space="preserve">2. Scope.  This section establishes requirements for design, supply, performance, and maintenance of AIE used for product inspection and acceptance.  In addition, this section establishes requirements for the preparation, submission, and approval of AIE documentation.  </w:t>
      </w:r>
    </w:p>
    <w:p w14:paraId="7CE94232" w14:textId="77777777" w:rsidR="00332DD3" w:rsidRPr="00307990" w:rsidRDefault="00332DD3" w:rsidP="00332DD3">
      <w:pPr>
        <w:rPr>
          <w:rFonts w:cs="Courier New"/>
          <w:color w:val="000000"/>
        </w:rPr>
      </w:pPr>
    </w:p>
    <w:p w14:paraId="1B9D64E3" w14:textId="77777777" w:rsidR="00332DD3" w:rsidRPr="00307990" w:rsidRDefault="00332DD3" w:rsidP="00332DD3">
      <w:pPr>
        <w:rPr>
          <w:rFonts w:cs="Courier New"/>
          <w:color w:val="000000"/>
        </w:rPr>
      </w:pPr>
      <w:r w:rsidRPr="00307990">
        <w:rPr>
          <w:rFonts w:cs="Courier New"/>
          <w:color w:val="000000"/>
        </w:rPr>
        <w:t>3.</w:t>
      </w:r>
      <w:r w:rsidRPr="00307990">
        <w:rPr>
          <w:rFonts w:cs="Courier New"/>
          <w:b/>
          <w:color w:val="000000"/>
        </w:rPr>
        <w:t xml:space="preserve"> </w:t>
      </w:r>
      <w:r w:rsidRPr="00307990">
        <w:rPr>
          <w:rFonts w:cs="Courier New"/>
          <w:color w:val="000000"/>
        </w:rPr>
        <w:t xml:space="preserve">AIE.  The Contractor shall provide all AIE necessary to ensure conformance of components and end-items to contract requirements.  AIE shall include inspection, measuring, and test equipment whether Government furnished or Contractor furnished (including commercially acquired) along with the necessary specifications and procedures for their use (see ISO 10012, paragraph 6.2.1).  The AIE shall not create or conceal defects on the product being inspected.  All AIE documentation shall contain sufficient information to permit evaluation of the AIE’s ability to test, verify, and/or measure the applicable characteristics or parameters (see applicable DID referenced in </w:t>
      </w:r>
      <w:r w:rsidRPr="00307990">
        <w:rPr>
          <w:rFonts w:cs="Courier New"/>
          <w:b/>
          <w:color w:val="000000"/>
        </w:rPr>
        <w:t>(Measurement System Evaluation (MSE)-Measurement and Inspection Equipment System Design Documentation for Acceptance – MSE/AIE CDRL A006 is applicable)</w:t>
      </w:r>
      <w:r w:rsidRPr="00307990">
        <w:rPr>
          <w:rFonts w:cs="Courier New"/>
          <w:color w:val="000000"/>
        </w:rPr>
        <w:t xml:space="preserve">).  </w:t>
      </w:r>
    </w:p>
    <w:p w14:paraId="00342186" w14:textId="77777777" w:rsidR="00332DD3" w:rsidRPr="00307990" w:rsidRDefault="00332DD3" w:rsidP="00332DD3">
      <w:pPr>
        <w:rPr>
          <w:rFonts w:cs="Courier New"/>
          <w:color w:val="000000"/>
        </w:rPr>
      </w:pPr>
      <w:bookmarkStart w:id="55" w:name="OLE_LINK8"/>
      <w:bookmarkStart w:id="56" w:name="OLE_LINK3"/>
      <w:bookmarkStart w:id="57" w:name="OLE_LINK2"/>
    </w:p>
    <w:p w14:paraId="6AF6C8F9" w14:textId="77777777" w:rsidR="00332DD3" w:rsidRPr="00307990" w:rsidRDefault="00332DD3" w:rsidP="00332DD3">
      <w:pPr>
        <w:rPr>
          <w:rFonts w:cs="Courier New"/>
          <w:color w:val="000000"/>
        </w:rPr>
      </w:pPr>
      <w:r w:rsidRPr="00307990">
        <w:rPr>
          <w:rFonts w:cs="Courier New"/>
          <w:color w:val="000000"/>
        </w:rPr>
        <w:t xml:space="preserve">4. AIE Designs &amp; Government Furnished Gages.  AIE designs are of two types – Government designs (see 4.a) and Contractor designs (see 4.b).  When applicable, Government designs or Government furnished gages are designated in the TDP/contract.  Responsibility for all other AIE is assigned to the Contractor.  </w:t>
      </w:r>
    </w:p>
    <w:p w14:paraId="1888FA9D" w14:textId="77777777" w:rsidR="00332DD3" w:rsidRPr="00307990" w:rsidRDefault="00332DD3" w:rsidP="00332DD3">
      <w:pPr>
        <w:rPr>
          <w:rFonts w:cs="Courier New"/>
          <w:color w:val="000000"/>
        </w:rPr>
      </w:pPr>
    </w:p>
    <w:p w14:paraId="5A03082A" w14:textId="77777777" w:rsidR="00332DD3" w:rsidRPr="00307990" w:rsidRDefault="00332DD3" w:rsidP="00332DD3">
      <w:pPr>
        <w:jc w:val="center"/>
        <w:rPr>
          <w:rFonts w:cs="Courier New"/>
          <w:color w:val="000000"/>
        </w:rPr>
      </w:pPr>
      <w:r w:rsidRPr="00307990">
        <w:rPr>
          <w:rFonts w:cs="Courier New"/>
          <w:color w:val="000000"/>
        </w:rPr>
        <w:t>E-3-2</w:t>
      </w:r>
    </w:p>
    <w:p w14:paraId="415D16C3" w14:textId="77777777" w:rsidR="00332DD3" w:rsidRPr="00307990" w:rsidRDefault="00332DD3" w:rsidP="00332DD3">
      <w:pPr>
        <w:rPr>
          <w:rFonts w:cs="Courier New"/>
          <w:color w:val="000000"/>
        </w:rPr>
      </w:pPr>
      <w:r w:rsidRPr="00307990">
        <w:rPr>
          <w:rFonts w:cs="Courier New"/>
          <w:color w:val="000000"/>
        </w:rPr>
        <w:lastRenderedPageBreak/>
        <w:t>The designs, associated inspection procedures, and theory of operation shall have the level of detail to demonstrate capability of the proposed AIE to perform the required inspection.</w:t>
      </w:r>
    </w:p>
    <w:p w14:paraId="2B3F1913" w14:textId="77777777" w:rsidR="00332DD3" w:rsidRPr="00307990" w:rsidRDefault="00332DD3" w:rsidP="00332DD3">
      <w:pPr>
        <w:rPr>
          <w:rFonts w:cs="Courier New"/>
          <w:color w:val="000000"/>
        </w:rPr>
      </w:pPr>
    </w:p>
    <w:p w14:paraId="2EB1A666" w14:textId="77777777" w:rsidR="00332DD3" w:rsidRPr="00307990" w:rsidRDefault="00332DD3" w:rsidP="00332DD3">
      <w:pPr>
        <w:rPr>
          <w:rFonts w:cs="Courier New"/>
          <w:color w:val="000000"/>
        </w:rPr>
      </w:pPr>
      <w:r w:rsidRPr="00307990">
        <w:rPr>
          <w:rFonts w:cs="Courier New"/>
          <w:color w:val="000000"/>
        </w:rPr>
        <w:t xml:space="preserve">    a. Government AIE Designs.  Government AIE designs may consist of detailed drawings necessary for the fabrication and use of the AIE.  Unless otherwise specified, the Contractor may submit alternate or modified Contractor designs of Government AIE designs.</w:t>
      </w:r>
    </w:p>
    <w:p w14:paraId="70496F3E" w14:textId="77777777" w:rsidR="00332DD3" w:rsidRPr="00307990" w:rsidRDefault="00332DD3" w:rsidP="00332DD3">
      <w:pPr>
        <w:rPr>
          <w:rFonts w:cs="Courier New"/>
          <w:color w:val="000000"/>
        </w:rPr>
      </w:pPr>
    </w:p>
    <w:p w14:paraId="4C3D95B5" w14:textId="77777777" w:rsidR="00332DD3" w:rsidRPr="00307990" w:rsidRDefault="00332DD3" w:rsidP="00332DD3">
      <w:pPr>
        <w:rPr>
          <w:rFonts w:cs="Courier New"/>
          <w:color w:val="000000"/>
        </w:rPr>
      </w:pPr>
      <w:r w:rsidRPr="00307990">
        <w:rPr>
          <w:rFonts w:cs="Courier New"/>
          <w:color w:val="000000"/>
        </w:rPr>
        <w:t xml:space="preserve">    b. Contractor AIE Designs.  Contractor AIE design drawings shall meet the requirements of ASME Y14.100, ASME Y14.5 and ASME Y14.43 and may include commercial inspection equipment.  [“Commercial inspection equipment” is defined as shown in paragraph 1.d above.  It shall be fully described by catalog listings or other means which provide sufficient information to permit identification and evaluation by the Government and may include illustrations and engineering data.]  Designs shall be submitted for any special fixture(s) to be used.  Unless otherwise specified, Gage Tolerancing Policy shall be in accordance with ASME Y14.43, “Absolute Tolerancing (Pessimistic Tolerancing).”  </w:t>
      </w:r>
    </w:p>
    <w:p w14:paraId="71A52814" w14:textId="77777777" w:rsidR="00332DD3" w:rsidRPr="00307990" w:rsidRDefault="00332DD3" w:rsidP="00332DD3">
      <w:pPr>
        <w:rPr>
          <w:rFonts w:cs="Courier New"/>
          <w:color w:val="000000"/>
        </w:rPr>
      </w:pPr>
    </w:p>
    <w:p w14:paraId="67FF739C" w14:textId="77777777" w:rsidR="00332DD3" w:rsidRPr="00307990" w:rsidRDefault="00332DD3" w:rsidP="00332DD3">
      <w:pPr>
        <w:rPr>
          <w:rFonts w:cs="Courier New"/>
          <w:color w:val="000000"/>
        </w:rPr>
      </w:pPr>
      <w:r w:rsidRPr="00307990">
        <w:rPr>
          <w:rFonts w:cs="Courier New"/>
          <w:color w:val="000000"/>
        </w:rPr>
        <w:t xml:space="preserve">    c. Visual Inspection.  Visual inspection standards used for the acceptance/rejection of product shall be submitted for approval.</w:t>
      </w:r>
      <w:bookmarkEnd w:id="55"/>
      <w:bookmarkEnd w:id="56"/>
      <w:bookmarkEnd w:id="57"/>
    </w:p>
    <w:p w14:paraId="4E031AB0" w14:textId="77777777" w:rsidR="00332DD3" w:rsidRPr="00307990" w:rsidRDefault="00332DD3" w:rsidP="00332DD3">
      <w:pPr>
        <w:rPr>
          <w:rFonts w:cs="Courier New"/>
          <w:color w:val="000000"/>
        </w:rPr>
      </w:pPr>
      <w:bookmarkStart w:id="58" w:name="OLE_LINK5"/>
      <w:bookmarkStart w:id="59" w:name="OLE_LINK4"/>
    </w:p>
    <w:p w14:paraId="6823A4CE" w14:textId="77777777" w:rsidR="00332DD3" w:rsidRPr="00307990" w:rsidRDefault="00332DD3" w:rsidP="00332DD3">
      <w:pPr>
        <w:rPr>
          <w:rFonts w:cs="Courier New"/>
          <w:color w:val="000000"/>
        </w:rPr>
      </w:pPr>
      <w:r w:rsidRPr="00307990">
        <w:rPr>
          <w:rFonts w:cs="Courier New"/>
          <w:color w:val="000000"/>
        </w:rPr>
        <w:t xml:space="preserve">5. AIE Package Submittals.  The Contractor shall prepare the AIE package submittal in accordance with the DID referenced in the applicable Contract Data Requirements List </w:t>
      </w:r>
      <w:r w:rsidRPr="00307990">
        <w:rPr>
          <w:rFonts w:cs="Courier New"/>
          <w:b/>
          <w:color w:val="000000"/>
        </w:rPr>
        <w:t>(Measurement System Evaluation (MSE)-Measurement and Inspection Equipment System Design Documentation for Acceptance – MSE/AIE CDRL A006 is applicable)</w:t>
      </w:r>
      <w:r w:rsidRPr="00307990">
        <w:rPr>
          <w:rFonts w:cs="Courier New"/>
          <w:color w:val="000000"/>
        </w:rPr>
        <w:t>.  In addition, the Contractor shall adhere to the following requirements:</w:t>
      </w:r>
    </w:p>
    <w:bookmarkEnd w:id="58"/>
    <w:bookmarkEnd w:id="59"/>
    <w:p w14:paraId="3A766EFE" w14:textId="77777777" w:rsidR="00332DD3" w:rsidRPr="00307990" w:rsidRDefault="00332DD3" w:rsidP="00332DD3">
      <w:pPr>
        <w:rPr>
          <w:rFonts w:cs="Courier New"/>
          <w:color w:val="000000"/>
        </w:rPr>
      </w:pPr>
    </w:p>
    <w:p w14:paraId="6C8CDF49" w14:textId="77777777" w:rsidR="00332DD3" w:rsidRPr="00307990" w:rsidRDefault="00332DD3" w:rsidP="00332DD3">
      <w:pPr>
        <w:rPr>
          <w:rFonts w:cs="Courier New"/>
          <w:color w:val="000000"/>
        </w:rPr>
      </w:pPr>
      <w:r w:rsidRPr="00307990">
        <w:rPr>
          <w:rFonts w:cs="Courier New"/>
          <w:color w:val="000000"/>
        </w:rPr>
        <w:t xml:space="preserve">    a. Designs for Approval.  Contractor designs and/or the submission for the use of Government designs shall be approved by the Government.  Partial submission of AIE designs is permissible </w:t>
      </w:r>
      <w:proofErr w:type="gramStart"/>
      <w:r w:rsidRPr="00307990">
        <w:rPr>
          <w:rFonts w:cs="Courier New"/>
          <w:color w:val="000000"/>
        </w:rPr>
        <w:t>in order to</w:t>
      </w:r>
      <w:proofErr w:type="gramEnd"/>
      <w:r w:rsidRPr="00307990">
        <w:rPr>
          <w:rFonts w:cs="Courier New"/>
          <w:color w:val="000000"/>
        </w:rPr>
        <w:t xml:space="preserve"> expedite the approval process; however, the response date for design review will be based on the date of the final complete submission of designs.</w:t>
      </w:r>
    </w:p>
    <w:p w14:paraId="735EEBA0" w14:textId="77777777" w:rsidR="00332DD3" w:rsidRPr="00307990" w:rsidRDefault="00332DD3" w:rsidP="00332DD3">
      <w:pPr>
        <w:rPr>
          <w:rFonts w:cs="Courier New"/>
          <w:color w:val="000000"/>
        </w:rPr>
      </w:pPr>
    </w:p>
    <w:p w14:paraId="1B825FEC" w14:textId="77777777" w:rsidR="00332DD3" w:rsidRPr="00307990" w:rsidRDefault="00332DD3" w:rsidP="00332DD3">
      <w:pPr>
        <w:rPr>
          <w:rFonts w:cs="Courier New"/>
          <w:color w:val="000000"/>
        </w:rPr>
      </w:pPr>
    </w:p>
    <w:p w14:paraId="73A6B1E1" w14:textId="77777777" w:rsidR="00332DD3" w:rsidRPr="00307990" w:rsidRDefault="00332DD3" w:rsidP="00332DD3">
      <w:pPr>
        <w:jc w:val="center"/>
        <w:rPr>
          <w:rFonts w:cs="Courier New"/>
          <w:color w:val="000000"/>
        </w:rPr>
      </w:pPr>
      <w:r w:rsidRPr="00307990">
        <w:rPr>
          <w:rFonts w:cs="Courier New"/>
          <w:color w:val="000000"/>
        </w:rPr>
        <w:t>E-3-3</w:t>
      </w:r>
    </w:p>
    <w:p w14:paraId="5D02FA13" w14:textId="77777777" w:rsidR="00332DD3" w:rsidRPr="00307990" w:rsidRDefault="00332DD3" w:rsidP="00332DD3">
      <w:pPr>
        <w:rPr>
          <w:rFonts w:cs="Courier New"/>
          <w:color w:val="000000"/>
        </w:rPr>
      </w:pPr>
      <w:r w:rsidRPr="00307990">
        <w:rPr>
          <w:rFonts w:cs="Courier New"/>
          <w:color w:val="000000"/>
        </w:rPr>
        <w:lastRenderedPageBreak/>
        <w:t xml:space="preserve">    b. Correspondence in English.  The Contractor shall ensure all AIE correspondence and documentation are submitted in English.</w:t>
      </w:r>
    </w:p>
    <w:p w14:paraId="56409620" w14:textId="77777777" w:rsidR="00332DD3" w:rsidRPr="00307990" w:rsidRDefault="00332DD3" w:rsidP="00332DD3">
      <w:pPr>
        <w:rPr>
          <w:rFonts w:cs="Courier New"/>
          <w:color w:val="000000"/>
        </w:rPr>
      </w:pPr>
    </w:p>
    <w:p w14:paraId="06CC20B2" w14:textId="77777777" w:rsidR="00332DD3" w:rsidRPr="00307990" w:rsidRDefault="00332DD3" w:rsidP="00332DD3">
      <w:pPr>
        <w:rPr>
          <w:rFonts w:cs="Courier New"/>
          <w:color w:val="000000"/>
        </w:rPr>
      </w:pPr>
      <w:r w:rsidRPr="00307990">
        <w:rPr>
          <w:rFonts w:cs="Courier New"/>
          <w:color w:val="000000"/>
        </w:rPr>
        <w:t xml:space="preserve">    c. Units of Measurement.  The units of measurement within the AIE package submittal shall be consistent with the requirements of the TDP.</w:t>
      </w:r>
    </w:p>
    <w:p w14:paraId="600F02B0" w14:textId="77777777" w:rsidR="00332DD3" w:rsidRPr="00307990" w:rsidRDefault="00332DD3" w:rsidP="00332DD3">
      <w:pPr>
        <w:rPr>
          <w:rFonts w:cs="Courier New"/>
          <w:color w:val="000000"/>
        </w:rPr>
      </w:pPr>
    </w:p>
    <w:p w14:paraId="3AE6F25B" w14:textId="77777777" w:rsidR="00332DD3" w:rsidRPr="00307990" w:rsidRDefault="00332DD3" w:rsidP="00332DD3">
      <w:pPr>
        <w:rPr>
          <w:rFonts w:cs="Courier New"/>
          <w:color w:val="000000"/>
        </w:rPr>
      </w:pPr>
      <w:r w:rsidRPr="00307990">
        <w:rPr>
          <w:rFonts w:cs="Courier New"/>
          <w:color w:val="000000"/>
        </w:rPr>
        <w:t xml:space="preserve">    d. AIE Flow Down.  The Contractor shall flow down AIE requirements to Sub-contractors at any tier who are performing acceptance inspections.</w:t>
      </w:r>
    </w:p>
    <w:p w14:paraId="48EC4D6C" w14:textId="77777777" w:rsidR="00332DD3" w:rsidRPr="00307990" w:rsidRDefault="00332DD3" w:rsidP="00332DD3">
      <w:pPr>
        <w:rPr>
          <w:rFonts w:cs="Courier New"/>
          <w:color w:val="000000"/>
        </w:rPr>
      </w:pPr>
    </w:p>
    <w:p w14:paraId="2C630333" w14:textId="77777777" w:rsidR="00332DD3" w:rsidRPr="00307990" w:rsidRDefault="00332DD3" w:rsidP="00332DD3">
      <w:pPr>
        <w:rPr>
          <w:rFonts w:cs="Courier New"/>
          <w:color w:val="000000"/>
        </w:rPr>
      </w:pPr>
      <w:r w:rsidRPr="00307990">
        <w:rPr>
          <w:rFonts w:cs="Courier New"/>
          <w:color w:val="000000"/>
        </w:rPr>
        <w:t xml:space="preserve">6. Characteristics for Inspection.  </w:t>
      </w:r>
      <w:bookmarkStart w:id="60" w:name="OLE_LINK1"/>
      <w:r w:rsidRPr="00307990">
        <w:rPr>
          <w:rFonts w:cs="Courier New"/>
          <w:color w:val="000000"/>
        </w:rPr>
        <w:t xml:space="preserve">AIE documentation </w:t>
      </w:r>
      <w:bookmarkEnd w:id="60"/>
      <w:r w:rsidRPr="00307990">
        <w:rPr>
          <w:rFonts w:cs="Courier New"/>
          <w:color w:val="000000"/>
        </w:rPr>
        <w:t xml:space="preserve">for Critical and Major characteristic inspections shall be submitted to the Government for approval in accordance with </w:t>
      </w:r>
      <w:r w:rsidRPr="00307990">
        <w:rPr>
          <w:rFonts w:cs="Courier New"/>
          <w:b/>
          <w:color w:val="000000"/>
        </w:rPr>
        <w:t>(Measurement System Evaluation (MSE)-Measurement and Inspection Equipment System Design Documentation for Acceptance – MSE/AIE CDRL A006 is applicable)</w:t>
      </w:r>
      <w:r w:rsidRPr="00307990">
        <w:rPr>
          <w:rFonts w:cs="Courier New"/>
          <w:color w:val="000000"/>
        </w:rPr>
        <w:t xml:space="preserve">.  AIE for Minor characteristic inspections shall be submitted to the Government for approval in accordance with </w:t>
      </w:r>
      <w:r w:rsidRPr="00307990">
        <w:rPr>
          <w:rFonts w:cs="Courier New"/>
          <w:b/>
          <w:color w:val="000000"/>
        </w:rPr>
        <w:t>(Measurement System Evaluation (MSE)-Measurement and Inspection Equipment System Design Documentation for Acceptance – MSE/AIE CDRL A006 is applicable).</w:t>
      </w:r>
    </w:p>
    <w:p w14:paraId="6D7E82A2" w14:textId="77777777" w:rsidR="00332DD3" w:rsidRPr="00307990" w:rsidRDefault="00332DD3" w:rsidP="00332DD3">
      <w:pPr>
        <w:rPr>
          <w:rFonts w:cs="Courier New"/>
          <w:color w:val="000000"/>
        </w:rPr>
      </w:pPr>
    </w:p>
    <w:p w14:paraId="29666927" w14:textId="77777777" w:rsidR="00332DD3" w:rsidRPr="00307990" w:rsidRDefault="00332DD3" w:rsidP="00332DD3">
      <w:pPr>
        <w:rPr>
          <w:rFonts w:cs="Courier New"/>
          <w:color w:val="000000"/>
        </w:rPr>
      </w:pPr>
      <w:r w:rsidRPr="00307990">
        <w:rPr>
          <w:rFonts w:cs="Courier New"/>
          <w:color w:val="000000"/>
        </w:rPr>
        <w:t>7. Automated Acceptance Inspection Equipment.  The AAIE shall accept only conforming material.  All characteristics requiring AAIE per the TDP shall utilize inspection equipment with a minimum demonstrated reliability of 99.8% at a 90% confidence level to detect non-conforming material unless otherwise specified below.</w:t>
      </w:r>
    </w:p>
    <w:p w14:paraId="58DCD103" w14:textId="77777777" w:rsidR="00332DD3" w:rsidRPr="00307990" w:rsidRDefault="00332DD3" w:rsidP="00332DD3">
      <w:pPr>
        <w:rPr>
          <w:rFonts w:cs="Courier New"/>
          <w:color w:val="000000"/>
        </w:rPr>
      </w:pPr>
    </w:p>
    <w:p w14:paraId="2A4B43BF" w14:textId="77777777" w:rsidR="00332DD3" w:rsidRPr="00307990" w:rsidRDefault="00332DD3" w:rsidP="00332DD3">
      <w:pPr>
        <w:rPr>
          <w:rFonts w:cs="Courier New"/>
          <w:color w:val="000000"/>
        </w:rPr>
      </w:pPr>
      <w:r w:rsidRPr="00307990">
        <w:rPr>
          <w:rFonts w:cs="Courier New"/>
          <w:color w:val="000000"/>
        </w:rPr>
        <w:t xml:space="preserve">    a. Reliability of _____% at a _____% Confidence Level for Critical Characteristics</w:t>
      </w:r>
    </w:p>
    <w:p w14:paraId="2472C031" w14:textId="77777777" w:rsidR="00332DD3" w:rsidRPr="00307990" w:rsidRDefault="00332DD3" w:rsidP="00332DD3">
      <w:pPr>
        <w:rPr>
          <w:rFonts w:cs="Courier New"/>
          <w:color w:val="000000"/>
        </w:rPr>
      </w:pPr>
    </w:p>
    <w:p w14:paraId="6143EE6B" w14:textId="77777777" w:rsidR="00332DD3" w:rsidRPr="00307990" w:rsidRDefault="00332DD3" w:rsidP="00332DD3">
      <w:pPr>
        <w:rPr>
          <w:rFonts w:cs="Courier New"/>
          <w:color w:val="000000"/>
        </w:rPr>
      </w:pPr>
      <w:r w:rsidRPr="00307990">
        <w:rPr>
          <w:rFonts w:cs="Courier New"/>
          <w:color w:val="000000"/>
        </w:rPr>
        <w:t xml:space="preserve">    b. Reliability of _____% at a _____% Confidence Level for Major Characteristics</w:t>
      </w:r>
    </w:p>
    <w:p w14:paraId="061E57D1" w14:textId="77777777" w:rsidR="00332DD3" w:rsidRPr="00307990" w:rsidRDefault="00332DD3" w:rsidP="00332DD3">
      <w:pPr>
        <w:jc w:val="center"/>
        <w:rPr>
          <w:rFonts w:cs="Courier New"/>
          <w:color w:val="000000"/>
        </w:rPr>
      </w:pPr>
    </w:p>
    <w:p w14:paraId="551B9157" w14:textId="77777777" w:rsidR="00332DD3" w:rsidRPr="00307990" w:rsidRDefault="00332DD3" w:rsidP="00332DD3">
      <w:pPr>
        <w:rPr>
          <w:rFonts w:cs="Courier New"/>
          <w:color w:val="000000"/>
        </w:rPr>
      </w:pPr>
      <w:r w:rsidRPr="00307990">
        <w:rPr>
          <w:rFonts w:cs="Courier New"/>
          <w:color w:val="000000"/>
        </w:rPr>
        <w:t xml:space="preserve">    c. For inspection of Major and Minor characteristics where Contractor utilizes AAIE when it is not required by the TDP, the AAIE package shall be submitted to the Government for approval.  </w:t>
      </w:r>
    </w:p>
    <w:p w14:paraId="1DA39B16" w14:textId="77777777" w:rsidR="00332DD3" w:rsidRPr="00307990" w:rsidRDefault="00332DD3" w:rsidP="00332DD3">
      <w:pPr>
        <w:jc w:val="center"/>
        <w:rPr>
          <w:rFonts w:cs="Courier New"/>
          <w:color w:val="000000"/>
        </w:rPr>
      </w:pPr>
    </w:p>
    <w:p w14:paraId="288164B9" w14:textId="77777777" w:rsidR="00332DD3" w:rsidRPr="00307990" w:rsidRDefault="00332DD3" w:rsidP="00332DD3">
      <w:pPr>
        <w:rPr>
          <w:rFonts w:cs="Courier New"/>
          <w:i/>
          <w:color w:val="000000"/>
        </w:rPr>
      </w:pPr>
      <w:r w:rsidRPr="00307990">
        <w:rPr>
          <w:rFonts w:cs="Courier New"/>
          <w:color w:val="000000"/>
        </w:rPr>
        <w:t xml:space="preserve">    d. All AAIE packages submitted to the Government for approval shall be in accordance with MIL-A-70625</w:t>
      </w:r>
      <w:r>
        <w:rPr>
          <w:rFonts w:cs="Courier New"/>
          <w:color w:val="000000"/>
        </w:rPr>
        <w:t>AANSI</w:t>
      </w:r>
      <w:r w:rsidRPr="00307990">
        <w:rPr>
          <w:rFonts w:cs="Courier New"/>
          <w:color w:val="000000"/>
        </w:rPr>
        <w:t xml:space="preserve"> (</w:t>
      </w:r>
      <w:r w:rsidRPr="00307990">
        <w:rPr>
          <w:rFonts w:cs="Courier New"/>
          <w:i/>
          <w:color w:val="000000"/>
        </w:rPr>
        <w:t>Automated Acceptance Inspection Equipment Design, Testing and Approval</w:t>
      </w:r>
    </w:p>
    <w:p w14:paraId="0701DCDC" w14:textId="77777777" w:rsidR="00332DD3" w:rsidRPr="00307990" w:rsidRDefault="00332DD3" w:rsidP="00332DD3">
      <w:pPr>
        <w:rPr>
          <w:rFonts w:cs="Courier New"/>
          <w:i/>
          <w:color w:val="000000"/>
        </w:rPr>
      </w:pPr>
    </w:p>
    <w:p w14:paraId="6D829A9E" w14:textId="77777777" w:rsidR="00332DD3" w:rsidRPr="00307990" w:rsidRDefault="00332DD3" w:rsidP="00332DD3">
      <w:pPr>
        <w:jc w:val="center"/>
        <w:rPr>
          <w:rFonts w:cs="Courier New"/>
          <w:color w:val="000000"/>
        </w:rPr>
      </w:pPr>
      <w:r w:rsidRPr="00307990">
        <w:rPr>
          <w:rFonts w:cs="Courier New"/>
          <w:color w:val="000000"/>
        </w:rPr>
        <w:t>E-3-4</w:t>
      </w:r>
    </w:p>
    <w:p w14:paraId="4672902A" w14:textId="77777777" w:rsidR="00332DD3" w:rsidRPr="00307990" w:rsidRDefault="00332DD3" w:rsidP="00332DD3">
      <w:pPr>
        <w:rPr>
          <w:rFonts w:cs="Courier New"/>
          <w:color w:val="000000"/>
        </w:rPr>
      </w:pPr>
      <w:r w:rsidRPr="00307990">
        <w:rPr>
          <w:rFonts w:cs="Courier New"/>
          <w:i/>
          <w:color w:val="000000"/>
        </w:rPr>
        <w:lastRenderedPageBreak/>
        <w:t>of</w:t>
      </w:r>
      <w:r w:rsidRPr="00307990">
        <w:rPr>
          <w:rFonts w:cs="Courier New"/>
          <w:color w:val="000000"/>
        </w:rPr>
        <w:t>).  Furthermore, the Contractor shall be responsible for producing the acceptance and rejection verification standards/</w:t>
      </w:r>
      <w:proofErr w:type="gramStart"/>
      <w:r w:rsidRPr="00307990">
        <w:rPr>
          <w:rFonts w:cs="Courier New"/>
          <w:color w:val="000000"/>
        </w:rPr>
        <w:t>masters</w:t>
      </w:r>
      <w:proofErr w:type="gramEnd"/>
      <w:r w:rsidRPr="00307990">
        <w:rPr>
          <w:rFonts w:cs="Courier New"/>
          <w:color w:val="000000"/>
        </w:rPr>
        <w:t xml:space="preserve"> representative of the characteristics the AAIE is designed to inspect.  The verification standards and frequency of use require Government approval prior to use.  When verification standards are used for the VL-VII “sampling plan” per MIL-STD-1916 paragraph 4.4, verification standards and frequency of use shall require Government approval prior to use.</w:t>
      </w:r>
      <w:bookmarkStart w:id="61" w:name="OLE_LINK21"/>
      <w:bookmarkStart w:id="62" w:name="OLE_LINK20"/>
    </w:p>
    <w:p w14:paraId="34118356" w14:textId="77777777" w:rsidR="00332DD3" w:rsidRPr="00307990" w:rsidRDefault="00332DD3" w:rsidP="00332DD3">
      <w:pPr>
        <w:rPr>
          <w:rFonts w:cs="Courier New"/>
          <w:color w:val="000000"/>
        </w:rPr>
      </w:pPr>
    </w:p>
    <w:p w14:paraId="1EE8392F" w14:textId="77777777" w:rsidR="00332DD3" w:rsidRPr="00307990" w:rsidRDefault="00332DD3" w:rsidP="00332DD3">
      <w:pPr>
        <w:rPr>
          <w:rFonts w:cs="Courier New"/>
          <w:color w:val="000000"/>
        </w:rPr>
      </w:pPr>
      <w:r w:rsidRPr="00307990">
        <w:rPr>
          <w:rFonts w:cs="Courier New"/>
          <w:color w:val="000000"/>
        </w:rPr>
        <w:t xml:space="preserve">    e.  If the AAIE accepts a critical characteristic “reject” standard the Contractor shall notify the Government and act in accordance with paragraph 6 of Critical Characteristic Control.  In addition, if the AAIE accepts a Major and/or Minor characteristic “reject” standard the Contractor shall act in accordance with paragraph 8.3 of ISO 10012 or </w:t>
      </w:r>
      <w:r>
        <w:rPr>
          <w:rFonts w:cs="Courier New"/>
          <w:color w:val="000000"/>
        </w:rPr>
        <w:t>ISO/IEC 17025:2017</w:t>
      </w:r>
      <w:r w:rsidRPr="00307990">
        <w:rPr>
          <w:rFonts w:cs="Courier New"/>
          <w:color w:val="000000"/>
        </w:rPr>
        <w:t>.</w:t>
      </w:r>
    </w:p>
    <w:bookmarkEnd w:id="61"/>
    <w:bookmarkEnd w:id="62"/>
    <w:p w14:paraId="4DE689BA" w14:textId="77777777" w:rsidR="00332DD3" w:rsidRPr="00307990" w:rsidRDefault="00332DD3" w:rsidP="00332DD3">
      <w:pPr>
        <w:rPr>
          <w:rFonts w:cs="Courier New"/>
          <w:color w:val="000000"/>
        </w:rPr>
      </w:pPr>
    </w:p>
    <w:p w14:paraId="203E939E" w14:textId="77777777" w:rsidR="00332DD3" w:rsidRPr="00307990" w:rsidRDefault="00332DD3" w:rsidP="00332DD3">
      <w:pPr>
        <w:rPr>
          <w:rFonts w:cs="Courier New"/>
          <w:color w:val="000000"/>
        </w:rPr>
      </w:pPr>
      <w:r w:rsidRPr="00307990">
        <w:rPr>
          <w:rFonts w:cs="Courier New"/>
          <w:color w:val="000000"/>
        </w:rPr>
        <w:t xml:space="preserve">    f. All AAIE shall be required to pass a Government-approved Acceptance (Prove-Out) Test.  The Contractor shall conduct this test per the approved test plan and shall submit a Test Analysis Report for approval </w:t>
      </w:r>
      <w:r w:rsidRPr="00307990">
        <w:rPr>
          <w:rFonts w:cs="Courier New"/>
          <w:b/>
          <w:color w:val="000000"/>
        </w:rPr>
        <w:t>(Measurement System Analysis (MSA) CDRL A007 is applicable)</w:t>
      </w:r>
      <w:r w:rsidRPr="00307990">
        <w:rPr>
          <w:rFonts w:cs="Courier New"/>
          <w:color w:val="000000"/>
        </w:rPr>
        <w:t>.  This test shall be performed at the Contractor’s facilities whose manufacturing system has had the AAIE fully integrated and calibrated as per paragraph 10 of this section.  The Contractor shall allow Government personnel access to this facility and unobstructed monitoring of this test.</w:t>
      </w:r>
    </w:p>
    <w:p w14:paraId="1BB1CF38" w14:textId="77777777" w:rsidR="00332DD3" w:rsidRPr="00307990" w:rsidRDefault="00332DD3" w:rsidP="00332DD3">
      <w:pPr>
        <w:rPr>
          <w:rFonts w:cs="Courier New"/>
          <w:color w:val="000000"/>
        </w:rPr>
      </w:pPr>
    </w:p>
    <w:p w14:paraId="0F676160" w14:textId="77777777" w:rsidR="00332DD3" w:rsidRPr="00307990" w:rsidRDefault="00332DD3" w:rsidP="00332DD3">
      <w:pPr>
        <w:rPr>
          <w:rFonts w:cs="Courier New"/>
          <w:color w:val="000000"/>
        </w:rPr>
      </w:pPr>
      <w:r w:rsidRPr="00307990">
        <w:rPr>
          <w:rFonts w:cs="Courier New"/>
          <w:color w:val="000000"/>
        </w:rPr>
        <w:t xml:space="preserve">    g. The Contractor shall notify the Government prior to a modification and/or relocation of the Government-approved AAIE.  The modified AAIE designs shall be submitted for approval.  The modified and/or relocated AAIE shall require submission of the acceptance test plan (prove-out) and results for review and approval prior to use.  The modified and/or relocated AAIE shall be in accordance with paragraphs 7.a – 7.g.</w:t>
      </w:r>
    </w:p>
    <w:p w14:paraId="0C0F650A" w14:textId="77777777" w:rsidR="00332DD3" w:rsidRPr="00307990" w:rsidRDefault="00332DD3" w:rsidP="00332DD3">
      <w:pPr>
        <w:rPr>
          <w:rFonts w:cs="Courier New"/>
          <w:color w:val="000000"/>
        </w:rPr>
      </w:pPr>
    </w:p>
    <w:p w14:paraId="45A3D6D9" w14:textId="77777777" w:rsidR="00332DD3" w:rsidRPr="00307990" w:rsidRDefault="00332DD3" w:rsidP="00332DD3">
      <w:pPr>
        <w:rPr>
          <w:rFonts w:cs="Courier New"/>
          <w:color w:val="000000"/>
        </w:rPr>
      </w:pPr>
      <w:r w:rsidRPr="00307990">
        <w:rPr>
          <w:rFonts w:cs="Courier New"/>
          <w:color w:val="000000"/>
        </w:rPr>
        <w:t>8. Measurement System Analysis (MSA).  The Contractor is responsible to ensure all AIE is, at a minimum, stable, repeatable, and reproducible for all characteristics.  Refer to ASTM E2782 and/or AIAG MSA for guidance.  Approval of submitted MSA(s) must be granted before the corresponding AIE can be used or continue to be used for acceptance of product.  If at any time following approval of the AIE and MSA the AIE is disapproved, then the MSA shall be disapproved.  After the</w:t>
      </w:r>
    </w:p>
    <w:p w14:paraId="39760EBC" w14:textId="77777777" w:rsidR="00332DD3" w:rsidRPr="00307990" w:rsidRDefault="00332DD3" w:rsidP="00332DD3">
      <w:pPr>
        <w:rPr>
          <w:rFonts w:cs="Courier New"/>
          <w:color w:val="000000"/>
        </w:rPr>
      </w:pPr>
    </w:p>
    <w:p w14:paraId="01201C37" w14:textId="77777777" w:rsidR="00332DD3" w:rsidRPr="00307990" w:rsidRDefault="00332DD3" w:rsidP="00332DD3">
      <w:pPr>
        <w:jc w:val="center"/>
        <w:rPr>
          <w:rFonts w:cs="Courier New"/>
          <w:color w:val="000000"/>
        </w:rPr>
      </w:pPr>
      <w:r w:rsidRPr="00307990">
        <w:rPr>
          <w:rFonts w:cs="Courier New"/>
          <w:color w:val="000000"/>
        </w:rPr>
        <w:t>E-3-5</w:t>
      </w:r>
    </w:p>
    <w:p w14:paraId="47E71C42" w14:textId="77777777" w:rsidR="00332DD3" w:rsidRPr="00307990" w:rsidRDefault="00332DD3" w:rsidP="00332DD3">
      <w:pPr>
        <w:rPr>
          <w:rFonts w:cs="Courier New"/>
          <w:color w:val="000000"/>
        </w:rPr>
      </w:pPr>
      <w:r w:rsidRPr="00307990">
        <w:rPr>
          <w:rFonts w:cs="Courier New"/>
          <w:color w:val="000000"/>
        </w:rPr>
        <w:lastRenderedPageBreak/>
        <w:t>resubmitted AIE is approved, the MSA shall be conducted on the approved AIE and resubmitted for approval.</w:t>
      </w:r>
    </w:p>
    <w:p w14:paraId="0833E540" w14:textId="77777777" w:rsidR="00332DD3" w:rsidRPr="00307990" w:rsidRDefault="00332DD3" w:rsidP="00332DD3">
      <w:pPr>
        <w:rPr>
          <w:rFonts w:cs="Courier New"/>
          <w:color w:val="000000"/>
        </w:rPr>
      </w:pPr>
    </w:p>
    <w:p w14:paraId="49EE7BF3" w14:textId="77777777" w:rsidR="00332DD3" w:rsidRPr="00307990" w:rsidRDefault="00332DD3" w:rsidP="00332DD3">
      <w:pPr>
        <w:rPr>
          <w:rFonts w:cs="Courier New"/>
          <w:color w:val="000000"/>
        </w:rPr>
      </w:pPr>
      <w:r w:rsidRPr="00307990">
        <w:rPr>
          <w:rFonts w:cs="Courier New"/>
          <w:color w:val="000000"/>
        </w:rPr>
        <w:t>9.</w:t>
      </w:r>
      <w:r w:rsidRPr="00307990">
        <w:rPr>
          <w:rFonts w:cs="Courier New"/>
          <w:b/>
          <w:color w:val="000000"/>
        </w:rPr>
        <w:t xml:space="preserve"> </w:t>
      </w:r>
      <w:r w:rsidRPr="00307990">
        <w:rPr>
          <w:rFonts w:cs="Courier New"/>
          <w:color w:val="000000"/>
        </w:rPr>
        <w:t>Robust AIE System</w:t>
      </w:r>
      <w:r w:rsidRPr="00307990">
        <w:rPr>
          <w:rFonts w:cs="Courier New"/>
          <w:b/>
          <w:color w:val="000000"/>
        </w:rPr>
        <w:t xml:space="preserve">.  </w:t>
      </w:r>
      <w:r w:rsidRPr="00307990">
        <w:rPr>
          <w:rFonts w:cs="Courier New"/>
          <w:color w:val="000000"/>
        </w:rPr>
        <w:t xml:space="preserve">The Contractor shall ensure the </w:t>
      </w:r>
      <w:proofErr w:type="gramStart"/>
      <w:r w:rsidRPr="00307990">
        <w:rPr>
          <w:rFonts w:cs="Courier New"/>
          <w:color w:val="000000"/>
        </w:rPr>
        <w:t>AIE</w:t>
      </w:r>
      <w:proofErr w:type="gramEnd"/>
      <w:r w:rsidRPr="00307990">
        <w:rPr>
          <w:rFonts w:cs="Courier New"/>
          <w:color w:val="000000"/>
        </w:rPr>
        <w:t xml:space="preserve"> and its use is not negatively affected by any manufacturing/</w:t>
      </w:r>
    </w:p>
    <w:p w14:paraId="5D15FFDA" w14:textId="77777777" w:rsidR="00332DD3" w:rsidRPr="00307990" w:rsidRDefault="00332DD3" w:rsidP="00332DD3">
      <w:pPr>
        <w:rPr>
          <w:rFonts w:cs="Courier New"/>
          <w:color w:val="000000"/>
        </w:rPr>
      </w:pPr>
      <w:r w:rsidRPr="00307990">
        <w:rPr>
          <w:rFonts w:cs="Courier New"/>
          <w:color w:val="000000"/>
        </w:rPr>
        <w:t>inspection environmental stimuli including, but not limited to production rate, noise, temperature, humidity, and vibration.</w:t>
      </w:r>
    </w:p>
    <w:p w14:paraId="30054196" w14:textId="77777777" w:rsidR="00332DD3" w:rsidRPr="00307990" w:rsidRDefault="00332DD3" w:rsidP="00332DD3">
      <w:pPr>
        <w:rPr>
          <w:rFonts w:cs="Courier New"/>
          <w:color w:val="000000"/>
        </w:rPr>
      </w:pPr>
    </w:p>
    <w:p w14:paraId="54B1E6D7" w14:textId="77777777" w:rsidR="00332DD3" w:rsidRPr="00307990" w:rsidRDefault="00332DD3" w:rsidP="00332DD3">
      <w:pPr>
        <w:rPr>
          <w:rFonts w:cs="Courier New"/>
          <w:color w:val="000000"/>
        </w:rPr>
      </w:pPr>
      <w:r w:rsidRPr="00307990">
        <w:rPr>
          <w:rFonts w:cs="Courier New"/>
          <w:color w:val="000000"/>
        </w:rPr>
        <w:t>10.</w:t>
      </w:r>
      <w:r w:rsidRPr="00307990">
        <w:rPr>
          <w:rFonts w:cs="Courier New"/>
          <w:b/>
          <w:color w:val="000000"/>
        </w:rPr>
        <w:t xml:space="preserve"> </w:t>
      </w:r>
      <w:r w:rsidRPr="00307990">
        <w:rPr>
          <w:rFonts w:cs="Courier New"/>
          <w:color w:val="000000"/>
        </w:rPr>
        <w:t>AIE Calibration and Verification.  The calibration system shall be in accordance with ISO 100</w:t>
      </w:r>
      <w:r>
        <w:rPr>
          <w:rFonts w:cs="Courier New"/>
          <w:color w:val="000000"/>
        </w:rPr>
        <w:t>12 or ISO/IEC 17025</w:t>
      </w:r>
      <w:r w:rsidRPr="00307990">
        <w:rPr>
          <w:rFonts w:cs="Courier New"/>
          <w:color w:val="000000"/>
        </w:rPr>
        <w:t>.  All AIE shall be subjected to scheduled calibration intervals to ensure that the equipment will accept only conforming product and reject all non-conforming product for the duration of the approved calibration period.  AIE shall be subjected to periodic verification to ensure that the equipment will continue to accept and reject product with the same consistency as it did at the time of its previous calibration.</w:t>
      </w:r>
    </w:p>
    <w:p w14:paraId="47F1ADA8" w14:textId="77777777" w:rsidR="00332DD3" w:rsidRPr="00307990" w:rsidRDefault="00332DD3" w:rsidP="00332DD3">
      <w:pPr>
        <w:rPr>
          <w:rFonts w:cs="Courier New"/>
          <w:color w:val="000000"/>
        </w:rPr>
      </w:pPr>
    </w:p>
    <w:p w14:paraId="1D9FE0EC" w14:textId="77777777" w:rsidR="00332DD3" w:rsidRPr="00307990" w:rsidRDefault="00332DD3" w:rsidP="00332DD3">
      <w:pPr>
        <w:rPr>
          <w:rFonts w:cs="Courier New"/>
          <w:b/>
          <w:color w:val="000000"/>
        </w:rPr>
      </w:pPr>
      <w:r w:rsidRPr="00307990">
        <w:rPr>
          <w:rFonts w:cs="Courier New"/>
          <w:color w:val="000000"/>
        </w:rPr>
        <w:t>11. Non-Destructive Testing (NDT).  Contractor shall submit detailed plans for qualifying and certifying NDT personnel and plans for qualification and ongoing use of NDT methods used for inspecting product.  If re-qualification of NDT personnel and/or NDT methods is required, then the applicable plans shall be submitted.</w:t>
      </w:r>
    </w:p>
    <w:p w14:paraId="19847DE0" w14:textId="77777777" w:rsidR="00332DD3" w:rsidRPr="00307990" w:rsidRDefault="00332DD3" w:rsidP="00332DD3">
      <w:pPr>
        <w:rPr>
          <w:rFonts w:cs="Courier New"/>
          <w:color w:val="000000"/>
        </w:rPr>
      </w:pPr>
    </w:p>
    <w:p w14:paraId="0ADDC070" w14:textId="77777777" w:rsidR="00332DD3" w:rsidRPr="00307990" w:rsidRDefault="00332DD3" w:rsidP="00332DD3">
      <w:pPr>
        <w:rPr>
          <w:rFonts w:cs="Courier New"/>
          <w:color w:val="000000"/>
        </w:rPr>
      </w:pPr>
      <w:r w:rsidRPr="00307990">
        <w:rPr>
          <w:rFonts w:cs="Courier New"/>
          <w:color w:val="000000"/>
        </w:rPr>
        <w:t xml:space="preserve">    a. Personnel performing NDT examinations shall be qualified and certified in accordance with the standard practices prescribed by NAS 410 (NAS Certification &amp; Qualification of NDT Personnel), ANSI/ASNT-CP-189 (ASNT Standard for Qualification and Certification of NDT Personnel), or SNT-TC-1A (Recommended Practice for Personnel Qualification and Certification in NDT), and additional procedures that may be identified by the Government.  Acceptance of product using NDT shall be performed by personnel at a level of qualification consistent with that defined in the applicable standard.</w:t>
      </w:r>
    </w:p>
    <w:p w14:paraId="782C35CB" w14:textId="77777777" w:rsidR="00332DD3" w:rsidRPr="00307990" w:rsidRDefault="00332DD3" w:rsidP="00332DD3">
      <w:pPr>
        <w:rPr>
          <w:rFonts w:cs="Courier New"/>
          <w:color w:val="000000"/>
        </w:rPr>
      </w:pPr>
    </w:p>
    <w:p w14:paraId="531893EC" w14:textId="77777777" w:rsidR="00332DD3" w:rsidRPr="00307990" w:rsidRDefault="00332DD3" w:rsidP="00332DD3">
      <w:pPr>
        <w:rPr>
          <w:rFonts w:cs="Courier New"/>
          <w:color w:val="000000"/>
        </w:rPr>
      </w:pPr>
      <w:r w:rsidRPr="00307990">
        <w:rPr>
          <w:rFonts w:cs="Courier New"/>
          <w:color w:val="000000"/>
        </w:rPr>
        <w:t xml:space="preserve">    b. The NDT method(s) shall be applied in accordance with ASTM E543 (Standard Specification for Agencies Performing Nondestructive Testing) and the current nationally recognized standard practices appropriate to the NDT method(s) employed, such as ASTM E-1742 (Standard Practice for Radiographic Examination) and SAE-AMS-STD-2154 (Inspection, Ultrasonic, Wrought Metals, Process For).  Each application technique shall</w:t>
      </w:r>
    </w:p>
    <w:p w14:paraId="70EFA337" w14:textId="77777777" w:rsidR="00332DD3" w:rsidRPr="00307990" w:rsidRDefault="00332DD3" w:rsidP="00332DD3">
      <w:pPr>
        <w:rPr>
          <w:rFonts w:cs="Courier New"/>
          <w:color w:val="000000"/>
        </w:rPr>
      </w:pPr>
    </w:p>
    <w:p w14:paraId="3455770F" w14:textId="77777777" w:rsidR="00332DD3" w:rsidRPr="00307990" w:rsidRDefault="00332DD3" w:rsidP="00332DD3">
      <w:pPr>
        <w:jc w:val="center"/>
        <w:rPr>
          <w:rFonts w:cs="Courier New"/>
          <w:color w:val="000000"/>
        </w:rPr>
      </w:pPr>
      <w:r w:rsidRPr="00307990">
        <w:rPr>
          <w:rFonts w:cs="Courier New"/>
          <w:color w:val="000000"/>
        </w:rPr>
        <w:t>E-3-6</w:t>
      </w:r>
    </w:p>
    <w:p w14:paraId="4DC53A83" w14:textId="77777777" w:rsidR="00332DD3" w:rsidRPr="00307990" w:rsidRDefault="00332DD3" w:rsidP="00332DD3">
      <w:pPr>
        <w:rPr>
          <w:rFonts w:cs="Courier New"/>
          <w:color w:val="000000"/>
        </w:rPr>
      </w:pPr>
      <w:r w:rsidRPr="00307990">
        <w:rPr>
          <w:rFonts w:cs="Courier New"/>
          <w:color w:val="000000"/>
        </w:rPr>
        <w:lastRenderedPageBreak/>
        <w:t>identify the standard(s) utilized.  Non-destructive testing includes, but is not limited to, the following types of testing:  Radiography/Radioscopic, Ultrasonic, Eddy Current, Magnetic Particle, and Liquid Penetrant.</w:t>
      </w:r>
    </w:p>
    <w:p w14:paraId="2262990B" w14:textId="77777777" w:rsidR="00332DD3" w:rsidRPr="00307990" w:rsidRDefault="00332DD3" w:rsidP="00332DD3">
      <w:pPr>
        <w:rPr>
          <w:rFonts w:cs="Courier New"/>
          <w:color w:val="000000"/>
        </w:rPr>
      </w:pPr>
    </w:p>
    <w:p w14:paraId="3B961296" w14:textId="77777777" w:rsidR="00332DD3" w:rsidRPr="00307990" w:rsidRDefault="00332DD3" w:rsidP="00332DD3">
      <w:pPr>
        <w:rPr>
          <w:rFonts w:cs="Courier New"/>
          <w:color w:val="000000"/>
        </w:rPr>
      </w:pPr>
      <w:r w:rsidRPr="00307990">
        <w:rPr>
          <w:rFonts w:cs="Courier New"/>
          <w:color w:val="000000"/>
        </w:rPr>
        <w:t xml:space="preserve">12. Contractor Alternate Inspection Method(s), Modifications and/or Relocation of AIE (Non-Automated) After Government Approval.  If the Contractor proposes an alternate inspection method and/or modifies the AIE design(s) affecting hardware, software, or procedures after Government approval the intended change(s) shall be submitted to and approved by the Government prior to implementation.  If an AIE is relocated and the relocation risks the integrity of the inspection system, notify the Government to determine information needed to assess impact to AIE </w:t>
      </w:r>
      <w:r w:rsidRPr="00307990">
        <w:rPr>
          <w:rFonts w:cs="Courier New"/>
          <w:b/>
          <w:color w:val="000000"/>
        </w:rPr>
        <w:t>(Measurement System Evaluation (MSE)-Measurement and Inspection Equipment System Design Documentation for Acceptance – MSE/AIE CDRL A006 is applicable)</w:t>
      </w:r>
      <w:r w:rsidRPr="00307990">
        <w:rPr>
          <w:rFonts w:cs="Courier New"/>
          <w:color w:val="000000"/>
        </w:rPr>
        <w:t xml:space="preserve">.  </w:t>
      </w:r>
    </w:p>
    <w:p w14:paraId="0753EB4C" w14:textId="77777777" w:rsidR="00332DD3" w:rsidRPr="00307990" w:rsidRDefault="00332DD3" w:rsidP="00332DD3">
      <w:pPr>
        <w:rPr>
          <w:rFonts w:cs="Courier New"/>
          <w:color w:val="000000"/>
        </w:rPr>
      </w:pPr>
    </w:p>
    <w:p w14:paraId="39767E2E" w14:textId="77777777" w:rsidR="00332DD3" w:rsidRPr="00307990" w:rsidRDefault="00332DD3" w:rsidP="00332DD3">
      <w:pPr>
        <w:rPr>
          <w:rFonts w:cs="Courier New"/>
          <w:color w:val="000000"/>
        </w:rPr>
      </w:pPr>
      <w:r w:rsidRPr="00307990">
        <w:rPr>
          <w:rFonts w:cs="Courier New"/>
          <w:color w:val="000000"/>
        </w:rPr>
        <w:t>13.</w:t>
      </w:r>
      <w:r w:rsidRPr="00307990">
        <w:rPr>
          <w:rFonts w:cs="Courier New"/>
          <w:b/>
          <w:color w:val="000000"/>
        </w:rPr>
        <w:t xml:space="preserve"> </w:t>
      </w:r>
      <w:r w:rsidRPr="00307990">
        <w:rPr>
          <w:rFonts w:cs="Courier New"/>
          <w:color w:val="000000"/>
        </w:rPr>
        <w:t xml:space="preserve">Responsibility for AIE Package Submittal. The Contractor shall submit the AIE design documentation package within contractual timeframes per </w:t>
      </w:r>
      <w:r w:rsidRPr="00307990">
        <w:rPr>
          <w:rFonts w:cs="Courier New"/>
          <w:b/>
          <w:color w:val="000000"/>
        </w:rPr>
        <w:t>(Measurement System Evaluation (MSE)-Measurement and Inspection Equipment System Design Documentation for Acceptance – MSE/AIE CDRL A006 is applicable)</w:t>
      </w:r>
      <w:r w:rsidRPr="00307990">
        <w:rPr>
          <w:rFonts w:cs="Courier New"/>
          <w:color w:val="000000"/>
        </w:rPr>
        <w:t>. The Government will provide approval or disapproval within the timeframe specified in the CDRL.  Disapproval of the AIE package will require re-submittal and subsequent Government review in accordance with the CDRL requirements.  The AIE package and any required prove-outs must be approved prior to First Article (FA) (if required) or production start-up if FA is not required.</w:t>
      </w:r>
    </w:p>
    <w:p w14:paraId="11D36DB3" w14:textId="77777777" w:rsidR="00332DD3" w:rsidRPr="00307990" w:rsidRDefault="00332DD3" w:rsidP="00332DD3">
      <w:pPr>
        <w:rPr>
          <w:rFonts w:cs="Courier New"/>
          <w:color w:val="000000"/>
        </w:rPr>
      </w:pPr>
    </w:p>
    <w:p w14:paraId="77242E56" w14:textId="77777777" w:rsidR="00332DD3" w:rsidRPr="00307990" w:rsidRDefault="00332DD3" w:rsidP="00332DD3">
      <w:pPr>
        <w:rPr>
          <w:rFonts w:cs="Courier New"/>
          <w:color w:val="000000"/>
        </w:rPr>
      </w:pPr>
      <w:r w:rsidRPr="00307990">
        <w:rPr>
          <w:rFonts w:cs="Courier New"/>
          <w:color w:val="000000"/>
        </w:rPr>
        <w:t>14. Government’s Right to Disapprove AIE.  The Government reserves the right to revoke approval of any AIE that is not satisfying the required acceptance criteria during the performance of this contract.</w:t>
      </w:r>
    </w:p>
    <w:p w14:paraId="42128FEE" w14:textId="77777777" w:rsidR="00332DD3" w:rsidRPr="00307990" w:rsidRDefault="00332DD3" w:rsidP="00332DD3">
      <w:pPr>
        <w:rPr>
          <w:rFonts w:cs="Courier New"/>
          <w:color w:val="000000"/>
        </w:rPr>
      </w:pPr>
      <w:bookmarkStart w:id="63" w:name="OLE_LINK12"/>
      <w:bookmarkStart w:id="64" w:name="OLE_LINK11"/>
      <w:bookmarkStart w:id="65" w:name="OLE_LINK10"/>
      <w:bookmarkStart w:id="66" w:name="OLE_LINK9"/>
    </w:p>
    <w:p w14:paraId="5D286C82" w14:textId="77777777" w:rsidR="00332DD3" w:rsidRPr="00307990" w:rsidRDefault="00332DD3" w:rsidP="00332DD3">
      <w:pPr>
        <w:rPr>
          <w:rFonts w:cs="Courier New"/>
          <w:color w:val="000000"/>
        </w:rPr>
      </w:pPr>
    </w:p>
    <w:p w14:paraId="72D7A944" w14:textId="77777777" w:rsidR="00332DD3" w:rsidRPr="00307990" w:rsidRDefault="00332DD3" w:rsidP="00332DD3">
      <w:pPr>
        <w:rPr>
          <w:rFonts w:cs="Courier New"/>
          <w:color w:val="000000"/>
        </w:rPr>
      </w:pPr>
    </w:p>
    <w:p w14:paraId="56858113" w14:textId="77777777" w:rsidR="00332DD3" w:rsidRPr="00307990" w:rsidRDefault="00332DD3" w:rsidP="00332DD3">
      <w:pPr>
        <w:rPr>
          <w:rFonts w:cs="Courier New"/>
          <w:color w:val="000000"/>
        </w:rPr>
      </w:pPr>
    </w:p>
    <w:p w14:paraId="5AB59AFB" w14:textId="77777777" w:rsidR="00332DD3" w:rsidRPr="00307990" w:rsidRDefault="00332DD3" w:rsidP="00332DD3">
      <w:pPr>
        <w:rPr>
          <w:rFonts w:cs="Courier New"/>
          <w:color w:val="000000"/>
        </w:rPr>
      </w:pPr>
    </w:p>
    <w:p w14:paraId="04076A4D" w14:textId="77777777" w:rsidR="00332DD3" w:rsidRPr="00307990" w:rsidRDefault="00332DD3" w:rsidP="00332DD3">
      <w:pPr>
        <w:rPr>
          <w:rFonts w:cs="Courier New"/>
          <w:color w:val="000000"/>
        </w:rPr>
      </w:pPr>
    </w:p>
    <w:p w14:paraId="2B85BAA8" w14:textId="77777777" w:rsidR="00332DD3" w:rsidRPr="00307990" w:rsidRDefault="00332DD3" w:rsidP="00332DD3">
      <w:pPr>
        <w:rPr>
          <w:rFonts w:cs="Courier New"/>
          <w:color w:val="000000"/>
        </w:rPr>
      </w:pPr>
    </w:p>
    <w:p w14:paraId="445678BA" w14:textId="77777777" w:rsidR="00332DD3" w:rsidRPr="00307990" w:rsidRDefault="00332DD3" w:rsidP="00332DD3">
      <w:pPr>
        <w:rPr>
          <w:rFonts w:cs="Courier New"/>
          <w:color w:val="000000"/>
        </w:rPr>
      </w:pPr>
    </w:p>
    <w:p w14:paraId="44624C2A" w14:textId="77777777" w:rsidR="00332DD3" w:rsidRPr="00307990" w:rsidRDefault="00332DD3" w:rsidP="00332DD3">
      <w:pPr>
        <w:rPr>
          <w:rFonts w:cs="Courier New"/>
          <w:color w:val="000000"/>
        </w:rPr>
      </w:pPr>
    </w:p>
    <w:p w14:paraId="0A10C3DF" w14:textId="77777777" w:rsidR="00332DD3" w:rsidRPr="00307990" w:rsidRDefault="00332DD3" w:rsidP="00332DD3">
      <w:pPr>
        <w:rPr>
          <w:rFonts w:cs="Courier New"/>
          <w:color w:val="000000"/>
        </w:rPr>
      </w:pPr>
    </w:p>
    <w:p w14:paraId="403708F8" w14:textId="77777777" w:rsidR="00332DD3" w:rsidRPr="00307990" w:rsidRDefault="00332DD3" w:rsidP="00332DD3">
      <w:pPr>
        <w:jc w:val="center"/>
        <w:rPr>
          <w:rFonts w:cs="Courier New"/>
          <w:color w:val="000000"/>
        </w:rPr>
      </w:pPr>
      <w:r w:rsidRPr="00307990">
        <w:rPr>
          <w:rFonts w:cs="Courier New"/>
          <w:color w:val="000000"/>
        </w:rPr>
        <w:t>E-3-7</w:t>
      </w:r>
      <w:bookmarkEnd w:id="63"/>
      <w:bookmarkEnd w:id="64"/>
      <w:bookmarkEnd w:id="65"/>
      <w:bookmarkEnd w:id="66"/>
    </w:p>
    <w:p w14:paraId="1A5FEC76" w14:textId="77777777" w:rsidR="00F85751" w:rsidRPr="00B60E04" w:rsidRDefault="00B60E04" w:rsidP="00F85751">
      <w:pPr>
        <w:jc w:val="center"/>
        <w:rPr>
          <w:rFonts w:cs="Courier New"/>
          <w:b/>
        </w:rPr>
      </w:pPr>
      <w:r w:rsidRPr="00B60E04">
        <w:rPr>
          <w:rFonts w:cs="Courier New"/>
          <w:b/>
        </w:rPr>
        <w:lastRenderedPageBreak/>
        <w:t xml:space="preserve">EXHIBIT </w:t>
      </w:r>
      <w:r w:rsidR="00A22661">
        <w:rPr>
          <w:rFonts w:cs="Courier New"/>
          <w:b/>
        </w:rPr>
        <w:t>4</w:t>
      </w:r>
    </w:p>
    <w:p w14:paraId="6CFF2097" w14:textId="77777777" w:rsidR="00F85751" w:rsidRPr="00353D1C" w:rsidRDefault="00B60E04" w:rsidP="00F85751">
      <w:pPr>
        <w:jc w:val="center"/>
        <w:rPr>
          <w:rFonts w:cs="Courier New"/>
          <w:b/>
          <w:sz w:val="28"/>
          <w:szCs w:val="28"/>
        </w:rPr>
      </w:pPr>
      <w:r w:rsidRPr="00B60E04">
        <w:rPr>
          <w:rFonts w:cs="Courier New"/>
          <w:b/>
        </w:rPr>
        <w:t xml:space="preserve">General </w:t>
      </w:r>
      <w:r>
        <w:rPr>
          <w:rFonts w:cs="Courier New"/>
          <w:b/>
        </w:rPr>
        <w:t>S</w:t>
      </w:r>
      <w:r w:rsidRPr="00B60E04">
        <w:rPr>
          <w:rFonts w:cs="Courier New"/>
          <w:b/>
        </w:rPr>
        <w:t xml:space="preserve">tatistical </w:t>
      </w:r>
      <w:r>
        <w:rPr>
          <w:rFonts w:cs="Courier New"/>
          <w:b/>
        </w:rPr>
        <w:t>P</w:t>
      </w:r>
      <w:r w:rsidRPr="00B60E04">
        <w:rPr>
          <w:rFonts w:cs="Courier New"/>
          <w:b/>
        </w:rPr>
        <w:t xml:space="preserve">rocess </w:t>
      </w:r>
      <w:r>
        <w:rPr>
          <w:rFonts w:cs="Courier New"/>
          <w:b/>
        </w:rPr>
        <w:t>Control (SPC</w:t>
      </w:r>
      <w:r w:rsidR="008D2749" w:rsidRPr="00B60E04">
        <w:rPr>
          <w:rFonts w:cs="Courier New"/>
          <w:b/>
        </w:rPr>
        <w:t>)</w:t>
      </w:r>
      <w:r w:rsidRPr="00B60E04">
        <w:rPr>
          <w:rFonts w:cs="Courier New"/>
          <w:b/>
        </w:rPr>
        <w:t xml:space="preserve"> </w:t>
      </w:r>
      <w:r>
        <w:rPr>
          <w:rFonts w:cs="Courier New"/>
          <w:b/>
        </w:rPr>
        <w:t>Plan (M</w:t>
      </w:r>
      <w:r w:rsidRPr="00B60E04">
        <w:rPr>
          <w:rFonts w:cs="Courier New"/>
          <w:b/>
        </w:rPr>
        <w:t xml:space="preserve">anagement </w:t>
      </w:r>
      <w:r>
        <w:rPr>
          <w:rFonts w:cs="Courier New"/>
          <w:b/>
        </w:rPr>
        <w:t>P</w:t>
      </w:r>
      <w:r w:rsidRPr="00B60E04">
        <w:rPr>
          <w:rFonts w:cs="Courier New"/>
          <w:b/>
        </w:rPr>
        <w:t xml:space="preserve">lan) </w:t>
      </w:r>
      <w:r>
        <w:rPr>
          <w:rFonts w:cs="Courier New"/>
          <w:b/>
        </w:rPr>
        <w:t>I</w:t>
      </w:r>
      <w:r w:rsidRPr="00B60E04">
        <w:rPr>
          <w:rFonts w:cs="Courier New"/>
          <w:b/>
        </w:rPr>
        <w:t>nformation</w:t>
      </w:r>
    </w:p>
    <w:p w14:paraId="129223C4" w14:textId="77777777" w:rsidR="00F85751" w:rsidRDefault="00F85751" w:rsidP="00F85751">
      <w:pPr>
        <w:jc w:val="center"/>
        <w:rPr>
          <w:rFonts w:cs="Courier New"/>
        </w:rPr>
      </w:pPr>
    </w:p>
    <w:p w14:paraId="0B72C0B1" w14:textId="77777777" w:rsidR="00F85751" w:rsidRDefault="00F85751" w:rsidP="00F85751">
      <w:pPr>
        <w:widowControl w:val="0"/>
        <w:tabs>
          <w:tab w:val="left" w:pos="-720"/>
          <w:tab w:val="left" w:pos="0"/>
          <w:tab w:val="left" w:pos="720"/>
          <w:tab w:val="left" w:pos="1440"/>
          <w:tab w:val="left" w:pos="2160"/>
          <w:tab w:val="left" w:pos="2592"/>
        </w:tabs>
        <w:snapToGrid w:val="0"/>
        <w:rPr>
          <w:rFonts w:cs="Courier New"/>
          <w:color w:val="000000"/>
        </w:rPr>
      </w:pPr>
      <w:r>
        <w:rPr>
          <w:rFonts w:cs="Courier New"/>
          <w:color w:val="000000"/>
        </w:rPr>
        <w:t xml:space="preserve">1.  </w:t>
      </w:r>
      <w:r w:rsidRPr="0094191E">
        <w:rPr>
          <w:rFonts w:cs="Courier New"/>
          <w:color w:val="000000"/>
        </w:rPr>
        <w:t xml:space="preserve">This </w:t>
      </w:r>
      <w:r>
        <w:rPr>
          <w:rFonts w:cs="Courier New"/>
          <w:color w:val="000000"/>
        </w:rPr>
        <w:t>exhibit</w:t>
      </w:r>
      <w:r w:rsidRPr="0094191E">
        <w:rPr>
          <w:rFonts w:cs="Courier New"/>
          <w:color w:val="000000"/>
        </w:rPr>
        <w:t xml:space="preserve"> shall define management's SPC responsibilities and involvement and shall include management's commitment</w:t>
      </w:r>
      <w:r>
        <w:rPr>
          <w:rFonts w:cs="Courier New"/>
          <w:color w:val="000000"/>
        </w:rPr>
        <w:t xml:space="preserve"> to continuous process improvement.  The plan shall embrace a total commitment to quality and shall be capable of standing on its own merit.  Key points to look for during the review of a General SPC Plan (Management Plan) include:</w:t>
      </w:r>
    </w:p>
    <w:p w14:paraId="4C56F967"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3FAAB99D"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a.  Policy/Scope:  Describe the Contractor's policy for applying SPC, including goals and management commitment to SPC.</w:t>
      </w:r>
    </w:p>
    <w:p w14:paraId="139F83AB"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698B0379"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b.  Applicable Documents:  List documents that are the basis for the Contractor's SPC program (i.e., ANSI standard, textbooks, Government documents).</w:t>
      </w:r>
    </w:p>
    <w:p w14:paraId="15111652"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4B9207B4"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c.  SPC Management Structure:  Define the SPC management structure within the organization.  Identify and include interrelationships of all departments involved in SPC (i.e., Production, Quality, Engineering, Purchasing, etc.).  Identify by job title or position, all key personnel within departments involved in the application of SPC.  Describe which functions key personnel perform and when these functions are performed (i.e., include personnel responsible for performing inspections/audits, charting and interpreting data; personnel responsible for determining, initiating and implementing corrective action upon detecting assignable causes, etc.)</w:t>
      </w:r>
    </w:p>
    <w:p w14:paraId="3C3E5BE8"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3F58B31D"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d.  SPC Training:  Identify by job title or position the primary individual responsible for overseeing that SPC training is accomplished.  Describe the qualification program required and in use for all personnel utilizing SPC techniques, including the qualification of trainers.  Identify who is to be trained and the type, extent and length of such training (i.e., on-the-job, classroom, etc.).  Identify when refresher training is required and how personnel using SPC techniques are monitored.</w:t>
      </w:r>
    </w:p>
    <w:p w14:paraId="48DC4596"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45667477"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e.  Manufacturing Controls:  Identify the criteria for performing SPC gage capability studies and describe how and when these studies are applied.  Repeatability and accuracy of gages should be addressed.</w:t>
      </w:r>
    </w:p>
    <w:p w14:paraId="068EE56E"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33046B87" w14:textId="77777777" w:rsidR="00F85751" w:rsidRDefault="00F85751" w:rsidP="00F85751">
      <w:pPr>
        <w:widowControl w:val="0"/>
        <w:tabs>
          <w:tab w:val="left" w:pos="-720"/>
          <w:tab w:val="left" w:pos="0"/>
          <w:tab w:val="left" w:pos="720"/>
          <w:tab w:val="left" w:pos="1440"/>
          <w:tab w:val="left" w:pos="2160"/>
          <w:tab w:val="left" w:pos="2592"/>
        </w:tabs>
        <w:snapToGrid w:val="0"/>
        <w:jc w:val="center"/>
        <w:rPr>
          <w:color w:val="000000"/>
        </w:rPr>
      </w:pPr>
      <w:r>
        <w:rPr>
          <w:color w:val="000000"/>
        </w:rPr>
        <w:t>E</w:t>
      </w:r>
      <w:r w:rsidR="00B60E04">
        <w:rPr>
          <w:color w:val="000000"/>
        </w:rPr>
        <w:t>-</w:t>
      </w:r>
      <w:r w:rsidR="00A22661">
        <w:rPr>
          <w:color w:val="000000"/>
        </w:rPr>
        <w:t>4</w:t>
      </w:r>
      <w:r>
        <w:rPr>
          <w:color w:val="000000"/>
        </w:rPr>
        <w:t>-1</w:t>
      </w:r>
    </w:p>
    <w:p w14:paraId="4B9DE738"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br w:type="page"/>
      </w:r>
      <w:r>
        <w:rPr>
          <w:color w:val="000000"/>
        </w:rPr>
        <w:lastRenderedPageBreak/>
        <w:t xml:space="preserve">    f.  Determination of SPC Use:  Describe how the process/operation parameters are determined appropriate for SPC application and explain what actions are taken if SPC is not deemed appropriate for Critical and Major process/operation parameters (i.e., Pareto analysis, analysis of characteristics with tight tolerances, etc.).</w:t>
      </w:r>
    </w:p>
    <w:p w14:paraId="03BC2CA2"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6508FBCC"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g.  Process Stability and Capability:  Identify the criteria for performing process capability studies and describe how and when these studies are applied.  Describe how the process capability index is calculated and include the frequency of these calculations.  Describe what actions are taken </w:t>
      </w:r>
      <w:proofErr w:type="gramStart"/>
      <w:r>
        <w:rPr>
          <w:color w:val="000000"/>
        </w:rPr>
        <w:t>as a result of</w:t>
      </w:r>
      <w:proofErr w:type="gramEnd"/>
      <w:r>
        <w:rPr>
          <w:color w:val="000000"/>
        </w:rPr>
        <w:t xml:space="preserve"> each </w:t>
      </w:r>
      <w:proofErr w:type="gramStart"/>
      <w:r>
        <w:rPr>
          <w:color w:val="000000"/>
        </w:rPr>
        <w:t>process</w:t>
      </w:r>
      <w:proofErr w:type="gramEnd"/>
      <w:r>
        <w:rPr>
          <w:color w:val="000000"/>
        </w:rPr>
        <w:t xml:space="preserve"> capability study.  Describe the Contractor's methodologies when process capability is for variable and attribute data.  To determine a capable process, the process/operation parameters shall meet the following requirements:</w:t>
      </w:r>
    </w:p>
    <w:p w14:paraId="24B09CC0"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267A2AD9"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(1) Variable data.  Cp shall be determined.  </w:t>
      </w:r>
      <w:proofErr w:type="spellStart"/>
      <w:r>
        <w:rPr>
          <w:color w:val="000000"/>
        </w:rPr>
        <w:t>Cpk</w:t>
      </w:r>
      <w:proofErr w:type="spellEnd"/>
      <w:r>
        <w:rPr>
          <w:color w:val="000000"/>
        </w:rPr>
        <w:t xml:space="preserve"> shall be greater than or equal to 1.33.  For critical parameters/characteristics, the </w:t>
      </w:r>
      <w:proofErr w:type="spellStart"/>
      <w:r>
        <w:rPr>
          <w:color w:val="000000"/>
        </w:rPr>
        <w:t>Cpk</w:t>
      </w:r>
      <w:proofErr w:type="spellEnd"/>
      <w:r>
        <w:rPr>
          <w:color w:val="000000"/>
        </w:rPr>
        <w:t xml:space="preserve"> shall be greater than or equal to 2.0.</w:t>
      </w:r>
    </w:p>
    <w:p w14:paraId="37CA8A0B"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701E9F36"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(2) Attribute data.  Cp/</w:t>
      </w:r>
      <w:proofErr w:type="spellStart"/>
      <w:r>
        <w:rPr>
          <w:color w:val="000000"/>
        </w:rPr>
        <w:t>Cpk</w:t>
      </w:r>
      <w:proofErr w:type="spellEnd"/>
      <w:r>
        <w:rPr>
          <w:color w:val="000000"/>
        </w:rPr>
        <w:t xml:space="preserve"> shall be the percent beyond the upper/lower specification limit less than or equal to .003 percent (</w:t>
      </w:r>
      <w:proofErr w:type="spellStart"/>
      <w:r>
        <w:rPr>
          <w:color w:val="000000"/>
        </w:rPr>
        <w:t>Cpk</w:t>
      </w:r>
      <w:proofErr w:type="spellEnd"/>
      <w:r>
        <w:rPr>
          <w:color w:val="000000"/>
        </w:rPr>
        <w:t xml:space="preserve"> = 1.33).</w:t>
      </w:r>
    </w:p>
    <w:p w14:paraId="61CEC4F0"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546621CC"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(3) Describe what actions will be taken if process/operation is sub-marginal or marginal.  (</w:t>
      </w:r>
      <w:proofErr w:type="spellStart"/>
      <w:r>
        <w:rPr>
          <w:color w:val="000000"/>
        </w:rPr>
        <w:t>Cpk</w:t>
      </w:r>
      <w:proofErr w:type="spellEnd"/>
      <w:r>
        <w:rPr>
          <w:color w:val="000000"/>
        </w:rPr>
        <w:t xml:space="preserve"> less than 1.33 or 2.0 for </w:t>
      </w:r>
      <w:proofErr w:type="spellStart"/>
      <w:r>
        <w:rPr>
          <w:color w:val="000000"/>
        </w:rPr>
        <w:t>criticals</w:t>
      </w:r>
      <w:proofErr w:type="spellEnd"/>
      <w:r>
        <w:rPr>
          <w:color w:val="000000"/>
        </w:rPr>
        <w:t>) or grand average fraction defective is greater than .003 percent)).</w:t>
      </w:r>
    </w:p>
    <w:p w14:paraId="6D2B7D8D"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387C8063"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(4) Include analysis of statistical distributions and define all formulas and symbology utilized.</w:t>
      </w:r>
    </w:p>
    <w:p w14:paraId="1B561AAD"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514A27FA"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h.  Control Chart Policy:</w:t>
      </w:r>
    </w:p>
    <w:p w14:paraId="24EC8673"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20EEC172"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(1) Type of charts to be used (i.e., X-Bar/R, X-Bar/S, etc.) and rationale for use, the criteria for selection of sample size, frequency of sampling and rational subgroups.</w:t>
      </w:r>
    </w:p>
    <w:p w14:paraId="027FF9D3"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029FCB1A"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(2) Procedures for establishing and updating control limits, including frequency of adjustments.</w:t>
      </w:r>
    </w:p>
    <w:p w14:paraId="473F67CF"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667E45FC" w14:textId="77777777" w:rsidR="00F85751" w:rsidRDefault="00F85751" w:rsidP="00F85751">
      <w:pPr>
        <w:widowControl w:val="0"/>
        <w:tabs>
          <w:tab w:val="left" w:pos="-720"/>
          <w:tab w:val="left" w:pos="0"/>
          <w:tab w:val="left" w:pos="720"/>
          <w:tab w:val="left" w:pos="1440"/>
          <w:tab w:val="left" w:pos="2160"/>
          <w:tab w:val="left" w:pos="2592"/>
        </w:tabs>
        <w:snapToGrid w:val="0"/>
        <w:jc w:val="center"/>
        <w:rPr>
          <w:color w:val="000000"/>
        </w:rPr>
      </w:pPr>
      <w:r>
        <w:rPr>
          <w:color w:val="000000"/>
        </w:rPr>
        <w:t>E</w:t>
      </w:r>
      <w:r w:rsidR="00B60E04">
        <w:rPr>
          <w:color w:val="000000"/>
        </w:rPr>
        <w:t>-</w:t>
      </w:r>
      <w:r w:rsidR="00A22661">
        <w:rPr>
          <w:color w:val="000000"/>
        </w:rPr>
        <w:t>4</w:t>
      </w:r>
      <w:r>
        <w:rPr>
          <w:color w:val="000000"/>
        </w:rPr>
        <w:t xml:space="preserve">-2 </w:t>
      </w:r>
    </w:p>
    <w:p w14:paraId="154FCC49"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br w:type="page"/>
      </w:r>
      <w:r>
        <w:rPr>
          <w:color w:val="000000"/>
        </w:rPr>
        <w:lastRenderedPageBreak/>
        <w:t xml:space="preserve">        (3) Criteria for determining out-of-control conditions (i.e., trends, points beyond control limits, etc.) and the corrective action taken, to include failure analysis when the process is unstable or when nonconforming product has resulted from unstable processes.  Illustrate out-of-control tests.</w:t>
      </w:r>
    </w:p>
    <w:p w14:paraId="315CCA09"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4FBF99FA"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(4) Describe the method of recording pertinent facts on control charts such as changes in raw material, machines, manufacturing methods and environment, and corrective actions taken and describe how control charts are traceable to the product.</w:t>
      </w:r>
    </w:p>
    <w:p w14:paraId="0482FC71"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301B2EC1" w14:textId="77777777" w:rsidR="00F85751" w:rsidRDefault="00F71622"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i.  </w:t>
      </w:r>
      <w:proofErr w:type="spellStart"/>
      <w:r>
        <w:rPr>
          <w:color w:val="000000"/>
        </w:rPr>
        <w:t>SubC</w:t>
      </w:r>
      <w:r w:rsidR="00F85751">
        <w:rPr>
          <w:color w:val="000000"/>
        </w:rPr>
        <w:t>ontractor</w:t>
      </w:r>
      <w:proofErr w:type="spellEnd"/>
      <w:r w:rsidR="00F85751">
        <w:rPr>
          <w:color w:val="000000"/>
        </w:rPr>
        <w:t xml:space="preserve"> (Vendor) Purchase Controls:  Identify whether Contractors/</w:t>
      </w:r>
      <w:proofErr w:type="spellStart"/>
      <w:r w:rsidR="00F85751">
        <w:rPr>
          <w:color w:val="000000"/>
        </w:rPr>
        <w:t>SubContractors</w:t>
      </w:r>
      <w:proofErr w:type="spellEnd"/>
      <w:r w:rsidR="00F85751">
        <w:rPr>
          <w:color w:val="000000"/>
        </w:rPr>
        <w:t xml:space="preserve"> are required to utilize SPC and describe the extent the Contractor’s/</w:t>
      </w:r>
      <w:proofErr w:type="spellStart"/>
      <w:r w:rsidR="00F85751">
        <w:rPr>
          <w:color w:val="000000"/>
        </w:rPr>
        <w:t>SubContractor’s</w:t>
      </w:r>
      <w:proofErr w:type="spellEnd"/>
      <w:r w:rsidR="00F85751">
        <w:rPr>
          <w:color w:val="000000"/>
        </w:rPr>
        <w:t xml:space="preserve"> policies and procedures are consistent with in-house procedures of the Prime Contractor.  Describe the following:  methods utilized to determine that Contractors have adequate controls to assure defective product is not produced and delivered; the system utilized to audit Contractors, what will be audited and how often; what action will be taken when out-of-c</w:t>
      </w:r>
      <w:r w:rsidR="00F85751" w:rsidRPr="00CF5068">
        <w:rPr>
          <w:color w:val="000000"/>
        </w:rPr>
        <w:t>ont</w:t>
      </w:r>
      <w:r w:rsidR="00F85751">
        <w:rPr>
          <w:color w:val="000000"/>
        </w:rPr>
        <w:t xml:space="preserve">rol conditions exist at </w:t>
      </w:r>
      <w:proofErr w:type="spellStart"/>
      <w:r w:rsidR="00F85751">
        <w:rPr>
          <w:color w:val="000000"/>
        </w:rPr>
        <w:t>SubContractor</w:t>
      </w:r>
      <w:proofErr w:type="spellEnd"/>
      <w:r w:rsidR="00F85751">
        <w:rPr>
          <w:color w:val="000000"/>
        </w:rPr>
        <w:t xml:space="preserve"> facilities.</w:t>
      </w:r>
    </w:p>
    <w:p w14:paraId="1DDD6254"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5111FD8B"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j.  SPC Audit System:  At a minimum, the Contractor's SPC Audit System shall consist of auditing compliance with the planned arrangements specified in the General SPC Plan and Detailed SPC Plan followed by a review and analysis of </w:t>
      </w:r>
      <w:r w:rsidRPr="0000739E">
        <w:rPr>
          <w:color w:val="000000"/>
        </w:rPr>
        <w:t>the outcome to include implementation of necessary corrective action.</w:t>
      </w:r>
    </w:p>
    <w:p w14:paraId="3A388CD9"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26802206"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k.  </w:t>
      </w:r>
      <w:r w:rsidRPr="0000739E">
        <w:rPr>
          <w:color w:val="000000"/>
        </w:rPr>
        <w:t>SPC Records:  Identify various records to be used in support</w:t>
      </w:r>
      <w:r>
        <w:rPr>
          <w:color w:val="000000"/>
        </w:rPr>
        <w:t xml:space="preserve"> of SPC and describe its use (i.e., types of control charts, training records for employees using SPC, etc.).  Identify </w:t>
      </w:r>
      <w:r w:rsidRPr="00696CF3">
        <w:rPr>
          <w:color w:val="000000"/>
        </w:rPr>
        <w:t>retention periods.</w:t>
      </w:r>
    </w:p>
    <w:p w14:paraId="1CA5F4B5"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25A983E5"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7335AE3F"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6D6AA0B8"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2EA49A2C" w14:textId="77777777" w:rsidR="00AD5A13" w:rsidRDefault="00AD5A13" w:rsidP="00F85751">
      <w:pPr>
        <w:widowControl w:val="0"/>
        <w:tabs>
          <w:tab w:val="left" w:pos="-720"/>
          <w:tab w:val="left" w:pos="0"/>
          <w:tab w:val="left" w:pos="720"/>
          <w:tab w:val="left" w:pos="1440"/>
          <w:tab w:val="left" w:pos="2160"/>
          <w:tab w:val="left" w:pos="2592"/>
        </w:tabs>
        <w:snapToGrid w:val="0"/>
        <w:rPr>
          <w:color w:val="000000"/>
        </w:rPr>
      </w:pPr>
    </w:p>
    <w:p w14:paraId="7BBB500A" w14:textId="77777777" w:rsidR="00AD5A13" w:rsidRDefault="00AD5A13" w:rsidP="00F85751">
      <w:pPr>
        <w:widowControl w:val="0"/>
        <w:tabs>
          <w:tab w:val="left" w:pos="-720"/>
          <w:tab w:val="left" w:pos="0"/>
          <w:tab w:val="left" w:pos="720"/>
          <w:tab w:val="left" w:pos="1440"/>
          <w:tab w:val="left" w:pos="2160"/>
          <w:tab w:val="left" w:pos="2592"/>
        </w:tabs>
        <w:snapToGrid w:val="0"/>
        <w:rPr>
          <w:color w:val="000000"/>
        </w:rPr>
      </w:pPr>
    </w:p>
    <w:p w14:paraId="5BFA8977"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3578818F"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6B0F10EE"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3C096D54" w14:textId="77777777" w:rsidR="007441D6" w:rsidRDefault="007441D6" w:rsidP="00F85751">
      <w:pPr>
        <w:widowControl w:val="0"/>
        <w:tabs>
          <w:tab w:val="left" w:pos="-720"/>
          <w:tab w:val="left" w:pos="0"/>
          <w:tab w:val="left" w:pos="720"/>
          <w:tab w:val="left" w:pos="1440"/>
          <w:tab w:val="left" w:pos="2160"/>
          <w:tab w:val="left" w:pos="2592"/>
        </w:tabs>
        <w:snapToGrid w:val="0"/>
        <w:jc w:val="center"/>
        <w:rPr>
          <w:color w:val="000000"/>
        </w:rPr>
      </w:pPr>
    </w:p>
    <w:p w14:paraId="50B3F486" w14:textId="77777777" w:rsidR="00F85751" w:rsidRPr="00696CF3" w:rsidRDefault="00F85751" w:rsidP="00F85751">
      <w:pPr>
        <w:widowControl w:val="0"/>
        <w:tabs>
          <w:tab w:val="left" w:pos="-720"/>
          <w:tab w:val="left" w:pos="0"/>
          <w:tab w:val="left" w:pos="720"/>
          <w:tab w:val="left" w:pos="1440"/>
          <w:tab w:val="left" w:pos="2160"/>
          <w:tab w:val="left" w:pos="2592"/>
        </w:tabs>
        <w:snapToGrid w:val="0"/>
        <w:jc w:val="center"/>
        <w:rPr>
          <w:color w:val="000000"/>
        </w:rPr>
      </w:pPr>
      <w:r>
        <w:rPr>
          <w:color w:val="000000"/>
        </w:rPr>
        <w:t>E</w:t>
      </w:r>
      <w:r w:rsidR="00B60E04">
        <w:rPr>
          <w:color w:val="000000"/>
        </w:rPr>
        <w:t>-</w:t>
      </w:r>
      <w:r w:rsidR="00A22661">
        <w:rPr>
          <w:color w:val="000000"/>
        </w:rPr>
        <w:t>4</w:t>
      </w:r>
      <w:r>
        <w:rPr>
          <w:color w:val="000000"/>
        </w:rPr>
        <w:t>-3</w:t>
      </w:r>
    </w:p>
    <w:p w14:paraId="22B89DAF" w14:textId="77777777" w:rsidR="00F85751" w:rsidRPr="00B60E04" w:rsidRDefault="00F85751" w:rsidP="00F85751">
      <w:pPr>
        <w:jc w:val="center"/>
        <w:rPr>
          <w:rFonts w:cs="Courier New"/>
          <w:b/>
        </w:rPr>
      </w:pPr>
      <w:r>
        <w:rPr>
          <w:rFonts w:cs="Courier New"/>
        </w:rPr>
        <w:br w:type="page"/>
      </w:r>
      <w:r w:rsidRPr="00B60E04">
        <w:rPr>
          <w:rFonts w:cs="Courier New"/>
          <w:b/>
        </w:rPr>
        <w:lastRenderedPageBreak/>
        <w:t xml:space="preserve">EXHIBIT </w:t>
      </w:r>
      <w:r w:rsidR="00A22661">
        <w:rPr>
          <w:rFonts w:cs="Courier New"/>
          <w:b/>
        </w:rPr>
        <w:t>5</w:t>
      </w:r>
    </w:p>
    <w:p w14:paraId="1F8616B9" w14:textId="77777777" w:rsidR="00F85751" w:rsidRPr="00353D1C" w:rsidRDefault="00B60E04" w:rsidP="00F85751">
      <w:pPr>
        <w:jc w:val="center"/>
        <w:rPr>
          <w:rFonts w:cs="Courier New"/>
          <w:b/>
          <w:sz w:val="28"/>
          <w:szCs w:val="28"/>
        </w:rPr>
      </w:pPr>
      <w:r w:rsidRPr="00B60E04">
        <w:rPr>
          <w:rFonts w:cs="Courier New"/>
          <w:b/>
        </w:rPr>
        <w:t>Detailed S</w:t>
      </w:r>
      <w:r>
        <w:rPr>
          <w:rFonts w:cs="Courier New"/>
          <w:b/>
        </w:rPr>
        <w:t>tatistical Process Control (SPC)</w:t>
      </w:r>
      <w:r w:rsidRPr="00B60E04">
        <w:rPr>
          <w:rFonts w:cs="Courier New"/>
          <w:b/>
        </w:rPr>
        <w:t xml:space="preserve"> Plan (Item Specific) Information</w:t>
      </w:r>
    </w:p>
    <w:p w14:paraId="76226A01" w14:textId="77777777" w:rsidR="00F85751" w:rsidRDefault="00F85751" w:rsidP="00F85751">
      <w:pPr>
        <w:jc w:val="center"/>
        <w:rPr>
          <w:rFonts w:cs="Courier New"/>
        </w:rPr>
      </w:pPr>
    </w:p>
    <w:p w14:paraId="2149AE6A" w14:textId="77777777" w:rsidR="00F85751" w:rsidRDefault="00F85751" w:rsidP="00F85751">
      <w:pPr>
        <w:widowControl w:val="0"/>
        <w:tabs>
          <w:tab w:val="left" w:pos="-720"/>
          <w:tab w:val="left" w:pos="0"/>
          <w:tab w:val="left" w:pos="720"/>
          <w:tab w:val="left" w:pos="1440"/>
          <w:tab w:val="left" w:pos="2160"/>
          <w:tab w:val="left" w:pos="2592"/>
        </w:tabs>
        <w:snapToGrid w:val="0"/>
        <w:rPr>
          <w:rFonts w:cs="Courier New"/>
          <w:color w:val="000000"/>
        </w:rPr>
      </w:pPr>
      <w:r>
        <w:rPr>
          <w:rFonts w:cs="Courier New"/>
          <w:color w:val="000000"/>
        </w:rPr>
        <w:t xml:space="preserve">1.  </w:t>
      </w:r>
      <w:r w:rsidRPr="00696CF3">
        <w:rPr>
          <w:rFonts w:cs="Courier New"/>
          <w:color w:val="000000"/>
        </w:rPr>
        <w:t>This section</w:t>
      </w:r>
      <w:r>
        <w:rPr>
          <w:rFonts w:cs="Courier New"/>
          <w:color w:val="000000"/>
        </w:rPr>
        <w:t xml:space="preserve"> shall detail specific manufacturing process/operation parameters under control.  Key points to look for during the review of a Detailed SPC Plan (Item Specific) include:</w:t>
      </w:r>
    </w:p>
    <w:p w14:paraId="22B4CA56"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0CC31711"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a.  Control of Process/Operation Parameters or Characteristics.  Identify the following for each process/operation by name or characteristic under control:</w:t>
      </w:r>
    </w:p>
    <w:p w14:paraId="3358A824"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6B37330F"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(1) Identify process/operation by name or characteristic and provide rationale for selection and justification for </w:t>
      </w:r>
      <w:proofErr w:type="spellStart"/>
      <w:r>
        <w:rPr>
          <w:color w:val="000000"/>
        </w:rPr>
        <w:t>nonselection</w:t>
      </w:r>
      <w:proofErr w:type="spellEnd"/>
      <w:r>
        <w:rPr>
          <w:color w:val="000000"/>
        </w:rPr>
        <w:t xml:space="preserve"> if the parameter or characteristic is identified as Critical and/or Major.</w:t>
      </w:r>
    </w:p>
    <w:p w14:paraId="3FAEB951"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2D081D70"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(2) Describe how the characteristic is produced, the chain of events, type and number of machines involved, location of manufacturing facility, tolerances maintained, etc.</w:t>
      </w:r>
    </w:p>
    <w:p w14:paraId="2B5E1054"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52A53AA9"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(3) Production and inspection machinery used.  Include the production rate, number of shifts and length of shifts plus whether inspection is fully or semi-automatic or manual.  If manual, identify the type of gages in use.</w:t>
      </w:r>
    </w:p>
    <w:p w14:paraId="27C83E90"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4814D3A2"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(4) Identify the type of charts to be maintained and whether the process/operation is performed in-house or subcontracted out.  Identify facility/vendor where process/operation parameters are targeted for SPC.</w:t>
      </w:r>
    </w:p>
    <w:p w14:paraId="6207C5F7"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5F4285F2"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b.  Reduction or Elimination of Inspection/Test:  The PCO will accept submissions of requests for reduction or elimination of final acceptance inspection/testing when the requirements of the SPC contract clause and this SOW are met.  Each request shall contain and/or address the following:  control charts documenting twenty (20) consecutive production shifts or more for the same process/operation parameter under control; type of control chart</w:t>
      </w:r>
      <w:r w:rsidR="007D781A">
        <w:rPr>
          <w:color w:val="000000"/>
        </w:rPr>
        <w:t xml:space="preserve"> </w:t>
      </w:r>
      <w:r w:rsidRPr="00920A43">
        <w:rPr>
          <w:color w:val="000000"/>
        </w:rPr>
        <w:t>utilized; control chart limits and process average or grand average fraction defective (as applicable); definition of out-of-control condition and corrective actions taken during out-of-control conditions; specification and part number.</w:t>
      </w:r>
    </w:p>
    <w:p w14:paraId="1619805D" w14:textId="77777777" w:rsidR="007D781A" w:rsidRPr="00920A43" w:rsidRDefault="007D781A" w:rsidP="00F85751">
      <w:pPr>
        <w:widowControl w:val="0"/>
        <w:tabs>
          <w:tab w:val="left" w:pos="-720"/>
          <w:tab w:val="left" w:pos="0"/>
          <w:tab w:val="left" w:pos="720"/>
          <w:tab w:val="left" w:pos="1440"/>
          <w:tab w:val="left" w:pos="2160"/>
          <w:tab w:val="left" w:pos="2592"/>
        </w:tabs>
        <w:snapToGrid w:val="0"/>
        <w:rPr>
          <w:color w:val="000000"/>
        </w:rPr>
      </w:pPr>
    </w:p>
    <w:p w14:paraId="6B5E3564" w14:textId="77777777" w:rsidR="00F85751" w:rsidRPr="00B60E04" w:rsidRDefault="00F85751" w:rsidP="00F85751">
      <w:pPr>
        <w:jc w:val="center"/>
        <w:rPr>
          <w:rFonts w:cs="Courier New"/>
          <w:b/>
        </w:rPr>
      </w:pPr>
      <w:r>
        <w:rPr>
          <w:rFonts w:cs="Courier New"/>
        </w:rPr>
        <w:t>E</w:t>
      </w:r>
      <w:r w:rsidR="00B60E04">
        <w:rPr>
          <w:rFonts w:cs="Courier New"/>
        </w:rPr>
        <w:t>-</w:t>
      </w:r>
      <w:r w:rsidR="00A22661">
        <w:rPr>
          <w:rFonts w:cs="Courier New"/>
        </w:rPr>
        <w:t>5</w:t>
      </w:r>
      <w:r>
        <w:rPr>
          <w:rFonts w:cs="Courier New"/>
        </w:rPr>
        <w:t>-1</w:t>
      </w:r>
      <w:r>
        <w:rPr>
          <w:rFonts w:cs="Courier New"/>
        </w:rPr>
        <w:br w:type="page"/>
      </w:r>
      <w:r w:rsidRPr="00B60E04">
        <w:rPr>
          <w:rFonts w:cs="Courier New"/>
          <w:b/>
        </w:rPr>
        <w:lastRenderedPageBreak/>
        <w:t xml:space="preserve">EXHIBIT </w:t>
      </w:r>
      <w:r w:rsidR="00A22661">
        <w:rPr>
          <w:rFonts w:cs="Courier New"/>
          <w:b/>
        </w:rPr>
        <w:t>6</w:t>
      </w:r>
    </w:p>
    <w:p w14:paraId="183333B8" w14:textId="77777777" w:rsidR="00F85751" w:rsidRPr="00E75C52" w:rsidRDefault="00F85751" w:rsidP="00F85751">
      <w:pPr>
        <w:jc w:val="center"/>
        <w:rPr>
          <w:rFonts w:cs="Courier New"/>
          <w:b/>
          <w:sz w:val="28"/>
          <w:szCs w:val="28"/>
        </w:rPr>
      </w:pPr>
      <w:r w:rsidRPr="00B60E04">
        <w:rPr>
          <w:rFonts w:cs="Courier New"/>
          <w:b/>
        </w:rPr>
        <w:t>S</w:t>
      </w:r>
      <w:r w:rsidR="00B60E04">
        <w:rPr>
          <w:rFonts w:cs="Courier New"/>
          <w:b/>
        </w:rPr>
        <w:t xml:space="preserve">tatistical </w:t>
      </w:r>
      <w:r w:rsidRPr="00B60E04">
        <w:rPr>
          <w:rFonts w:cs="Courier New"/>
          <w:b/>
        </w:rPr>
        <w:t>P</w:t>
      </w:r>
      <w:r w:rsidR="00B60E04">
        <w:rPr>
          <w:rFonts w:cs="Courier New"/>
          <w:b/>
        </w:rPr>
        <w:t xml:space="preserve">rocess </w:t>
      </w:r>
      <w:r w:rsidRPr="00B60E04">
        <w:rPr>
          <w:rFonts w:cs="Courier New"/>
          <w:b/>
        </w:rPr>
        <w:t>C</w:t>
      </w:r>
      <w:r w:rsidR="00B60E04">
        <w:rPr>
          <w:rFonts w:cs="Courier New"/>
          <w:b/>
        </w:rPr>
        <w:t>ontrol (SPC)</w:t>
      </w:r>
      <w:r w:rsidRPr="00B60E04">
        <w:rPr>
          <w:rFonts w:cs="Courier New"/>
          <w:b/>
        </w:rPr>
        <w:t xml:space="preserve"> Data Reduction/Elimination Requirements</w:t>
      </w:r>
    </w:p>
    <w:p w14:paraId="7F53CD04" w14:textId="77777777" w:rsidR="00F85751" w:rsidRDefault="00F85751" w:rsidP="00F85751">
      <w:pPr>
        <w:jc w:val="center"/>
        <w:rPr>
          <w:rFonts w:cs="Courier New"/>
        </w:rPr>
      </w:pPr>
    </w:p>
    <w:p w14:paraId="4CED14FA" w14:textId="77777777" w:rsidR="00F85751" w:rsidRPr="00EB60EF" w:rsidRDefault="00F85751" w:rsidP="00F85751">
      <w:pPr>
        <w:widowControl w:val="0"/>
        <w:tabs>
          <w:tab w:val="left" w:pos="-720"/>
          <w:tab w:val="left" w:pos="0"/>
          <w:tab w:val="left" w:pos="720"/>
          <w:tab w:val="left" w:pos="1440"/>
          <w:tab w:val="left" w:pos="2160"/>
          <w:tab w:val="left" w:pos="2592"/>
        </w:tabs>
        <w:snapToGrid w:val="0"/>
        <w:rPr>
          <w:rFonts w:cs="Courier New"/>
          <w:color w:val="000000"/>
        </w:rPr>
      </w:pPr>
      <w:r>
        <w:rPr>
          <w:rFonts w:cs="Courier New"/>
          <w:color w:val="000000"/>
        </w:rPr>
        <w:t xml:space="preserve">1. </w:t>
      </w:r>
      <w:r w:rsidRPr="00EB60EF">
        <w:rPr>
          <w:rFonts w:cs="Courier New"/>
          <w:color w:val="000000"/>
        </w:rPr>
        <w:t xml:space="preserve">The </w:t>
      </w:r>
      <w:r>
        <w:rPr>
          <w:rFonts w:cs="Courier New"/>
          <w:color w:val="000000"/>
        </w:rPr>
        <w:t>Government</w:t>
      </w:r>
      <w:r w:rsidRPr="00EB60EF">
        <w:rPr>
          <w:rFonts w:cs="Courier New"/>
          <w:color w:val="000000"/>
        </w:rPr>
        <w:t xml:space="preserve"> will not consider requests for reduction or elimination of 100% acceptance inspection and testing of parameters or characteristics identified as Critical in specifications, drawings, or other documentation to the contract if any one of the following conditions exist:</w:t>
      </w:r>
    </w:p>
    <w:p w14:paraId="3E4AA4D8"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50A2CD22" w14:textId="77777777" w:rsidR="00F85751" w:rsidRPr="00EB60EF"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a.  </w:t>
      </w:r>
      <w:r w:rsidRPr="00EB60EF">
        <w:rPr>
          <w:color w:val="000000"/>
        </w:rPr>
        <w:t>The existing process currently utilizes a fully automated, cost effective and sufficiently reliable method of 100% acceptance inspection or testing for an attribute-type Critical parameter or characteristic.</w:t>
      </w:r>
    </w:p>
    <w:p w14:paraId="10A462F4"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0D74D6B4" w14:textId="77777777" w:rsidR="00F85751" w:rsidRPr="00EB60EF"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b.  </w:t>
      </w:r>
      <w:r w:rsidRPr="00EB60EF">
        <w:rPr>
          <w:color w:val="000000"/>
        </w:rPr>
        <w:t xml:space="preserve">The </w:t>
      </w:r>
      <w:r>
        <w:rPr>
          <w:color w:val="000000"/>
        </w:rPr>
        <w:t>Contractor</w:t>
      </w:r>
      <w:r w:rsidRPr="00EB60EF">
        <w:rPr>
          <w:color w:val="000000"/>
        </w:rPr>
        <w:t xml:space="preserve"> utilizes attribute SPC control chart methods for the Critical parameter or characteristic.</w:t>
      </w:r>
    </w:p>
    <w:p w14:paraId="565D635F"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57BA2540" w14:textId="77777777" w:rsidR="00F85751" w:rsidRPr="00EB60EF"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c.  </w:t>
      </w:r>
      <w:r w:rsidRPr="00EB60EF">
        <w:rPr>
          <w:color w:val="000000"/>
        </w:rPr>
        <w:t>The Critical parameter or characteristic is a first order, single point safety failure mode (nonconformance of the Critical parameter or characteristic in and of itself would cause a catastrophic failure).</w:t>
      </w:r>
    </w:p>
    <w:p w14:paraId="1B33FE1D"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p>
    <w:p w14:paraId="34A86DA9" w14:textId="77777777" w:rsidR="00F85751" w:rsidRPr="00EB60EF" w:rsidRDefault="00F85751" w:rsidP="00F85751">
      <w:pPr>
        <w:widowControl w:val="0"/>
        <w:tabs>
          <w:tab w:val="left" w:pos="-720"/>
          <w:tab w:val="left" w:pos="0"/>
          <w:tab w:val="left" w:pos="720"/>
          <w:tab w:val="left" w:pos="1440"/>
          <w:tab w:val="left" w:pos="2160"/>
          <w:tab w:val="left" w:pos="2592"/>
        </w:tabs>
        <w:snapToGrid w:val="0"/>
        <w:rPr>
          <w:rFonts w:cs="Courier New"/>
          <w:color w:val="000000"/>
        </w:rPr>
      </w:pPr>
      <w:r>
        <w:rPr>
          <w:rFonts w:cs="Courier New"/>
          <w:color w:val="000000"/>
        </w:rPr>
        <w:t xml:space="preserve">2. </w:t>
      </w:r>
      <w:r w:rsidRPr="00EB60EF">
        <w:rPr>
          <w:rFonts w:cs="Courier New"/>
          <w:color w:val="000000"/>
        </w:rPr>
        <w:t xml:space="preserve">The </w:t>
      </w:r>
      <w:r>
        <w:rPr>
          <w:rFonts w:cs="Courier New"/>
          <w:color w:val="000000"/>
        </w:rPr>
        <w:t>Government</w:t>
      </w:r>
      <w:r w:rsidRPr="00EB60EF">
        <w:rPr>
          <w:rFonts w:cs="Courier New"/>
          <w:color w:val="000000"/>
        </w:rPr>
        <w:t xml:space="preserve"> will only consider reduction or elimination of the 100% acceptance inspection or test requirement for other Critical parameters or characteristics if either of the following conditions is met:</w:t>
      </w:r>
    </w:p>
    <w:p w14:paraId="3C83BF0A" w14:textId="77777777" w:rsidR="00F85751" w:rsidRPr="00EB60EF" w:rsidRDefault="00F85751" w:rsidP="00F85751">
      <w:pPr>
        <w:widowControl w:val="0"/>
        <w:tabs>
          <w:tab w:val="left" w:pos="-720"/>
          <w:tab w:val="left" w:pos="0"/>
          <w:tab w:val="left" w:pos="720"/>
          <w:tab w:val="left" w:pos="1440"/>
          <w:tab w:val="left" w:pos="2160"/>
          <w:tab w:val="left" w:pos="2592"/>
        </w:tabs>
        <w:snapToGrid w:val="0"/>
        <w:rPr>
          <w:color w:val="000000"/>
        </w:rPr>
      </w:pPr>
    </w:p>
    <w:p w14:paraId="2544C9E3"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a.  </w:t>
      </w:r>
      <w:r w:rsidRPr="00EB60EF">
        <w:rPr>
          <w:color w:val="000000"/>
        </w:rPr>
        <w:t>The process is in a state of statistical control utilizing variable control chart methods for the Critical parameter or characteristic under control and the</w:t>
      </w:r>
    </w:p>
    <w:p w14:paraId="5B01C87A" w14:textId="77777777" w:rsidR="00F85751" w:rsidRPr="00EB60EF" w:rsidRDefault="00F85751" w:rsidP="00F85751">
      <w:pPr>
        <w:widowControl w:val="0"/>
        <w:tabs>
          <w:tab w:val="left" w:pos="-720"/>
          <w:tab w:val="left" w:pos="0"/>
          <w:tab w:val="left" w:pos="720"/>
          <w:tab w:val="left" w:pos="1440"/>
          <w:tab w:val="left" w:pos="2160"/>
          <w:tab w:val="left" w:pos="2592"/>
        </w:tabs>
        <w:snapToGrid w:val="0"/>
        <w:rPr>
          <w:color w:val="000000"/>
        </w:rPr>
      </w:pPr>
      <w:r w:rsidRPr="00EB60EF">
        <w:rPr>
          <w:color w:val="000000"/>
        </w:rPr>
        <w:t>process performance index (</w:t>
      </w:r>
      <w:proofErr w:type="spellStart"/>
      <w:r w:rsidRPr="00EB60EF">
        <w:rPr>
          <w:color w:val="000000"/>
        </w:rPr>
        <w:t>Cpk</w:t>
      </w:r>
      <w:proofErr w:type="spellEnd"/>
      <w:r w:rsidRPr="00EB60EF">
        <w:rPr>
          <w:color w:val="000000"/>
        </w:rPr>
        <w:t xml:space="preserve">) is at least 2.0.  The </w:t>
      </w:r>
      <w:r>
        <w:rPr>
          <w:color w:val="000000"/>
        </w:rPr>
        <w:t>Contractor</w:t>
      </w:r>
      <w:r w:rsidRPr="00EB60EF">
        <w:rPr>
          <w:color w:val="000000"/>
        </w:rPr>
        <w:t xml:space="preserve"> shall maintain objective quality evidence through periodic audits that the </w:t>
      </w:r>
      <w:proofErr w:type="spellStart"/>
      <w:r w:rsidRPr="00EB60EF">
        <w:rPr>
          <w:color w:val="000000"/>
        </w:rPr>
        <w:t>Cpk</w:t>
      </w:r>
      <w:proofErr w:type="spellEnd"/>
      <w:r w:rsidRPr="00EB60EF">
        <w:rPr>
          <w:color w:val="000000"/>
        </w:rPr>
        <w:t xml:space="preserve"> is being maintained for each production delivery.</w:t>
      </w:r>
    </w:p>
    <w:p w14:paraId="6E74E74E" w14:textId="77777777" w:rsidR="00F85751" w:rsidRPr="00EB60EF" w:rsidRDefault="00F85751" w:rsidP="00F85751">
      <w:pPr>
        <w:widowControl w:val="0"/>
        <w:tabs>
          <w:tab w:val="left" w:pos="-720"/>
          <w:tab w:val="left" w:pos="0"/>
          <w:tab w:val="left" w:pos="720"/>
          <w:tab w:val="left" w:pos="1440"/>
          <w:tab w:val="left" w:pos="2160"/>
          <w:tab w:val="left" w:pos="2592"/>
        </w:tabs>
        <w:snapToGrid w:val="0"/>
        <w:rPr>
          <w:color w:val="000000"/>
        </w:rPr>
      </w:pPr>
    </w:p>
    <w:p w14:paraId="15DA8643" w14:textId="77777777" w:rsidR="00F85751" w:rsidRDefault="00F85751" w:rsidP="00F85751">
      <w:pPr>
        <w:widowControl w:val="0"/>
        <w:tabs>
          <w:tab w:val="left" w:pos="-720"/>
          <w:tab w:val="left" w:pos="0"/>
          <w:tab w:val="left" w:pos="720"/>
          <w:tab w:val="left" w:pos="1440"/>
          <w:tab w:val="left" w:pos="2160"/>
          <w:tab w:val="left" w:pos="2592"/>
        </w:tabs>
        <w:snapToGrid w:val="0"/>
        <w:rPr>
          <w:color w:val="000000"/>
        </w:rPr>
      </w:pPr>
      <w:r>
        <w:rPr>
          <w:color w:val="000000"/>
        </w:rPr>
        <w:t xml:space="preserve">    b.  </w:t>
      </w:r>
      <w:r w:rsidRPr="00EB60EF">
        <w:rPr>
          <w:color w:val="000000"/>
        </w:rPr>
        <w:t>The Critical</w:t>
      </w:r>
      <w:r>
        <w:rPr>
          <w:color w:val="000000"/>
        </w:rPr>
        <w:t xml:space="preserve"> parameter or characteristic is </w:t>
      </w:r>
      <w:r w:rsidRPr="00EB60EF">
        <w:rPr>
          <w:color w:val="000000"/>
        </w:rPr>
        <w:t xml:space="preserve">conclusively shown to be completely controlled by one or more process or operation parameters earlier in the process, and those parameters are in a state of statistical control utilizing variable data, and the product of the probability of the conformance for each earlier parameter associated to the Critical characteristic is better than or equal to a value equivalent to that provided by a </w:t>
      </w:r>
      <w:proofErr w:type="spellStart"/>
      <w:r w:rsidRPr="00EB60EF">
        <w:rPr>
          <w:color w:val="000000"/>
        </w:rPr>
        <w:t>Cpk</w:t>
      </w:r>
      <w:proofErr w:type="spellEnd"/>
      <w:r w:rsidRPr="00EB60EF">
        <w:rPr>
          <w:color w:val="000000"/>
        </w:rPr>
        <w:t xml:space="preserve"> of at least 2.0.  The</w:t>
      </w:r>
    </w:p>
    <w:p w14:paraId="7B5D739B" w14:textId="77777777" w:rsidR="00F85751" w:rsidRDefault="00F85751" w:rsidP="00F85751">
      <w:pPr>
        <w:widowControl w:val="0"/>
        <w:tabs>
          <w:tab w:val="left" w:pos="-720"/>
          <w:tab w:val="left" w:pos="0"/>
          <w:tab w:val="left" w:pos="720"/>
          <w:tab w:val="left" w:pos="1440"/>
          <w:tab w:val="left" w:pos="2160"/>
          <w:tab w:val="left" w:pos="2592"/>
        </w:tabs>
        <w:snapToGrid w:val="0"/>
        <w:jc w:val="center"/>
        <w:rPr>
          <w:color w:val="000000"/>
        </w:rPr>
      </w:pPr>
      <w:r>
        <w:rPr>
          <w:color w:val="000000"/>
        </w:rPr>
        <w:t>E</w:t>
      </w:r>
      <w:r w:rsidR="00B60E04">
        <w:rPr>
          <w:color w:val="000000"/>
        </w:rPr>
        <w:t>-</w:t>
      </w:r>
      <w:r w:rsidR="00A22661">
        <w:rPr>
          <w:color w:val="000000"/>
        </w:rPr>
        <w:t>6</w:t>
      </w:r>
      <w:r>
        <w:rPr>
          <w:color w:val="000000"/>
        </w:rPr>
        <w:t>-1</w:t>
      </w:r>
    </w:p>
    <w:p w14:paraId="4B28F526" w14:textId="77777777" w:rsidR="00F85751" w:rsidRPr="00EB60EF" w:rsidRDefault="00725F35" w:rsidP="00F85751">
      <w:pPr>
        <w:widowControl w:val="0"/>
        <w:tabs>
          <w:tab w:val="left" w:pos="-720"/>
          <w:tab w:val="left" w:pos="0"/>
          <w:tab w:val="left" w:pos="720"/>
          <w:tab w:val="left" w:pos="1440"/>
          <w:tab w:val="left" w:pos="2160"/>
          <w:tab w:val="left" w:pos="2592"/>
        </w:tabs>
        <w:snapToGrid w:val="0"/>
        <w:rPr>
          <w:color w:val="000000"/>
        </w:rPr>
      </w:pPr>
      <w:r>
        <w:rPr>
          <w:color w:val="000000"/>
        </w:rPr>
        <w:br w:type="page"/>
      </w:r>
      <w:r w:rsidR="00F85751">
        <w:rPr>
          <w:color w:val="000000"/>
        </w:rPr>
        <w:lastRenderedPageBreak/>
        <w:t>Contractor</w:t>
      </w:r>
      <w:r w:rsidR="00F85751" w:rsidRPr="00EB60EF">
        <w:rPr>
          <w:color w:val="000000"/>
        </w:rPr>
        <w:t xml:space="preserve"> shall maintain objective quality evidence through periodic audits that the </w:t>
      </w:r>
      <w:proofErr w:type="spellStart"/>
      <w:r w:rsidR="00F85751" w:rsidRPr="00EB60EF">
        <w:rPr>
          <w:color w:val="000000"/>
        </w:rPr>
        <w:t>Cpk</w:t>
      </w:r>
      <w:proofErr w:type="spellEnd"/>
      <w:r w:rsidR="00F85751" w:rsidRPr="00EB60EF">
        <w:rPr>
          <w:color w:val="000000"/>
        </w:rPr>
        <w:t>(s) are being maintained for eac</w:t>
      </w:r>
      <w:r w:rsidR="00F85751">
        <w:rPr>
          <w:color w:val="000000"/>
        </w:rPr>
        <w:t xml:space="preserve">h </w:t>
      </w:r>
      <w:r w:rsidR="00F85751" w:rsidRPr="00EB60EF">
        <w:rPr>
          <w:color w:val="000000"/>
        </w:rPr>
        <w:t>production delivery.</w:t>
      </w:r>
    </w:p>
    <w:p w14:paraId="7D5185BF" w14:textId="77777777" w:rsidR="00F85751" w:rsidRPr="00EB60EF" w:rsidRDefault="00F85751" w:rsidP="00F85751">
      <w:pPr>
        <w:widowControl w:val="0"/>
        <w:tabs>
          <w:tab w:val="left" w:pos="-720"/>
          <w:tab w:val="left" w:pos="0"/>
          <w:tab w:val="left" w:pos="720"/>
          <w:tab w:val="left" w:pos="1440"/>
          <w:tab w:val="left" w:pos="2160"/>
          <w:tab w:val="left" w:pos="2592"/>
        </w:tabs>
        <w:snapToGrid w:val="0"/>
        <w:rPr>
          <w:color w:val="000000"/>
        </w:rPr>
      </w:pPr>
    </w:p>
    <w:p w14:paraId="3B84F383" w14:textId="77777777" w:rsidR="00F85751" w:rsidRPr="00EB60EF" w:rsidRDefault="00F85751" w:rsidP="00F85751">
      <w:pPr>
        <w:widowControl w:val="0"/>
        <w:tabs>
          <w:tab w:val="left" w:pos="-720"/>
          <w:tab w:val="left" w:pos="0"/>
          <w:tab w:val="left" w:pos="720"/>
          <w:tab w:val="left" w:pos="1440"/>
          <w:tab w:val="left" w:pos="2160"/>
          <w:tab w:val="left" w:pos="2592"/>
        </w:tabs>
        <w:snapToGrid w:val="0"/>
        <w:rPr>
          <w:rFonts w:cs="Courier New"/>
          <w:color w:val="000000"/>
        </w:rPr>
      </w:pPr>
      <w:r>
        <w:rPr>
          <w:color w:val="000000"/>
        </w:rPr>
        <w:t>3.</w:t>
      </w:r>
      <w:r w:rsidRPr="00EB60EF">
        <w:rPr>
          <w:color w:val="000000"/>
        </w:rPr>
        <w:t xml:space="preserve"> </w:t>
      </w:r>
      <w:r w:rsidRPr="00EB60EF">
        <w:rPr>
          <w:rFonts w:cs="Courier New"/>
          <w:color w:val="000000"/>
        </w:rPr>
        <w:t xml:space="preserve">For characteristics other than Critical, requests for reduction or elimination of acceptance inspection and testing shall be considered when the </w:t>
      </w:r>
      <w:proofErr w:type="spellStart"/>
      <w:r w:rsidRPr="00EB60EF">
        <w:rPr>
          <w:rFonts w:cs="Courier New"/>
          <w:color w:val="000000"/>
        </w:rPr>
        <w:t>Cpk</w:t>
      </w:r>
      <w:proofErr w:type="spellEnd"/>
      <w:r w:rsidRPr="00EB60EF">
        <w:rPr>
          <w:rFonts w:cs="Courier New"/>
          <w:color w:val="000000"/>
        </w:rPr>
        <w:t xml:space="preserve"> is greater than or equal to a </w:t>
      </w:r>
      <w:proofErr w:type="spellStart"/>
      <w:r w:rsidRPr="00EB60EF">
        <w:rPr>
          <w:rFonts w:cs="Courier New"/>
          <w:color w:val="000000"/>
        </w:rPr>
        <w:t>Cpk</w:t>
      </w:r>
      <w:proofErr w:type="spellEnd"/>
      <w:r w:rsidRPr="00EB60EF">
        <w:rPr>
          <w:rFonts w:cs="Courier New"/>
          <w:color w:val="000000"/>
        </w:rPr>
        <w:t xml:space="preserve"> of 1.33 for variables data.  Requests shall be considered for attributes data when the percent beyond the specification limits is less than or equal to .003 (</w:t>
      </w:r>
      <w:proofErr w:type="spellStart"/>
      <w:r w:rsidRPr="00EB60EF">
        <w:rPr>
          <w:rFonts w:cs="Courier New"/>
          <w:color w:val="000000"/>
        </w:rPr>
        <w:t>Cpk</w:t>
      </w:r>
      <w:proofErr w:type="spellEnd"/>
      <w:r w:rsidRPr="00EB60EF">
        <w:rPr>
          <w:rFonts w:cs="Courier New"/>
          <w:color w:val="000000"/>
        </w:rPr>
        <w:t xml:space="preserve"> = 1.33).</w:t>
      </w:r>
    </w:p>
    <w:p w14:paraId="767EBDA1" w14:textId="77777777" w:rsidR="00F85751" w:rsidRPr="00EB60EF" w:rsidRDefault="00F85751" w:rsidP="00F85751">
      <w:pPr>
        <w:widowControl w:val="0"/>
        <w:tabs>
          <w:tab w:val="left" w:pos="-720"/>
          <w:tab w:val="left" w:pos="0"/>
          <w:tab w:val="left" w:pos="720"/>
          <w:tab w:val="left" w:pos="1440"/>
          <w:tab w:val="left" w:pos="2160"/>
          <w:tab w:val="left" w:pos="2592"/>
        </w:tabs>
        <w:snapToGrid w:val="0"/>
        <w:rPr>
          <w:color w:val="000000"/>
        </w:rPr>
      </w:pPr>
    </w:p>
    <w:p w14:paraId="773DCFE8" w14:textId="77777777" w:rsidR="00F85751" w:rsidRPr="00E32574" w:rsidRDefault="00F85751" w:rsidP="00F85751">
      <w:pPr>
        <w:widowControl w:val="0"/>
        <w:tabs>
          <w:tab w:val="left" w:pos="-720"/>
          <w:tab w:val="left" w:pos="0"/>
          <w:tab w:val="left" w:pos="720"/>
          <w:tab w:val="left" w:pos="1440"/>
          <w:tab w:val="left" w:pos="2160"/>
          <w:tab w:val="left" w:pos="2592"/>
        </w:tabs>
        <w:snapToGrid w:val="0"/>
        <w:rPr>
          <w:rFonts w:cs="Courier New"/>
          <w:color w:val="000000"/>
        </w:rPr>
      </w:pPr>
      <w:r>
        <w:rPr>
          <w:color w:val="000000"/>
        </w:rPr>
        <w:t>4.</w:t>
      </w:r>
      <w:r w:rsidRPr="00EB60EF">
        <w:rPr>
          <w:color w:val="000000"/>
        </w:rPr>
        <w:t xml:space="preserve"> </w:t>
      </w:r>
      <w:r w:rsidRPr="00EB60EF">
        <w:rPr>
          <w:rFonts w:cs="Courier New"/>
          <w:color w:val="000000"/>
        </w:rPr>
        <w:t xml:space="preserve">Process or operation parameters under reduced or eliminated inspection or testing that undergo a break in production less than six months in length, may continue to operate under reduced or eliminated inspection or testing provided there has been no degradation below a </w:t>
      </w:r>
      <w:proofErr w:type="spellStart"/>
      <w:r w:rsidRPr="00EB60EF">
        <w:rPr>
          <w:rFonts w:cs="Courier New"/>
          <w:color w:val="000000"/>
        </w:rPr>
        <w:t>Cpk</w:t>
      </w:r>
      <w:proofErr w:type="spellEnd"/>
      <w:r w:rsidRPr="00EB60EF">
        <w:rPr>
          <w:rFonts w:cs="Courier New"/>
          <w:color w:val="000000"/>
        </w:rPr>
        <w:t xml:space="preserve"> of 1.33 (2.0 for </w:t>
      </w:r>
      <w:proofErr w:type="spellStart"/>
      <w:r w:rsidRPr="00EB60EF">
        <w:rPr>
          <w:rFonts w:cs="Courier New"/>
          <w:color w:val="000000"/>
        </w:rPr>
        <w:t>Criticals</w:t>
      </w:r>
      <w:proofErr w:type="spellEnd"/>
      <w:r w:rsidRPr="00EB60EF">
        <w:rPr>
          <w:rFonts w:cs="Courier New"/>
          <w:color w:val="000000"/>
        </w:rPr>
        <w:t xml:space="preserve">).  Any break in production greater than six months shall require </w:t>
      </w:r>
      <w:r w:rsidRPr="00E32574">
        <w:rPr>
          <w:rFonts w:cs="Courier New"/>
          <w:color w:val="000000"/>
        </w:rPr>
        <w:t xml:space="preserve">resubmission of the request for reduction or elimination of inspection or </w:t>
      </w:r>
      <w:r>
        <w:rPr>
          <w:rFonts w:cs="Courier New"/>
          <w:color w:val="000000"/>
        </w:rPr>
        <w:t>testing.</w:t>
      </w:r>
    </w:p>
    <w:p w14:paraId="195DF264" w14:textId="77777777" w:rsidR="00F85751" w:rsidRPr="00E32574" w:rsidRDefault="00F85751" w:rsidP="00F85751">
      <w:pPr>
        <w:widowControl w:val="0"/>
        <w:tabs>
          <w:tab w:val="left" w:pos="-720"/>
          <w:tab w:val="left" w:pos="0"/>
          <w:tab w:val="left" w:pos="720"/>
          <w:tab w:val="left" w:pos="1440"/>
          <w:tab w:val="left" w:pos="2160"/>
          <w:tab w:val="left" w:pos="2592"/>
        </w:tabs>
        <w:snapToGrid w:val="0"/>
        <w:rPr>
          <w:color w:val="000000"/>
        </w:rPr>
      </w:pPr>
    </w:p>
    <w:p w14:paraId="4428AA96" w14:textId="77777777" w:rsidR="00F85751" w:rsidRDefault="00F85751" w:rsidP="00F85751">
      <w:pPr>
        <w:widowControl w:val="0"/>
        <w:tabs>
          <w:tab w:val="left" w:pos="-720"/>
          <w:tab w:val="left" w:pos="0"/>
          <w:tab w:val="left" w:pos="720"/>
          <w:tab w:val="left" w:pos="1440"/>
          <w:tab w:val="left" w:pos="2160"/>
          <w:tab w:val="left" w:pos="2592"/>
        </w:tabs>
        <w:snapToGrid w:val="0"/>
        <w:rPr>
          <w:rFonts w:cs="Courier New"/>
          <w:color w:val="000000"/>
        </w:rPr>
      </w:pPr>
      <w:r>
        <w:rPr>
          <w:color w:val="000000"/>
        </w:rPr>
        <w:t>5.</w:t>
      </w:r>
      <w:r w:rsidRPr="00EB60EF">
        <w:rPr>
          <w:color w:val="000000"/>
        </w:rPr>
        <w:t xml:space="preserve"> </w:t>
      </w:r>
      <w:r w:rsidRPr="00EB60EF">
        <w:rPr>
          <w:rFonts w:cs="Courier New"/>
          <w:color w:val="000000"/>
        </w:rPr>
        <w:t xml:space="preserve">Immediately following a change to a process or operation parameter under reduced or eliminated inspection, the Process Capability (Cp) or </w:t>
      </w:r>
      <w:proofErr w:type="spellStart"/>
      <w:r w:rsidRPr="00EB60EF">
        <w:rPr>
          <w:rFonts w:cs="Courier New"/>
          <w:color w:val="000000"/>
        </w:rPr>
        <w:t>Cpk</w:t>
      </w:r>
      <w:proofErr w:type="spellEnd"/>
      <w:r w:rsidRPr="00EB60EF">
        <w:rPr>
          <w:rFonts w:cs="Courier New"/>
          <w:color w:val="000000"/>
        </w:rPr>
        <w:t xml:space="preserve"> shall be recalculated and documented for variable data; the grand average fraction defective shall be recalculated for attribute data.  If any of these values have deteriorated, immediate notification shall be made to the </w:t>
      </w:r>
      <w:r>
        <w:rPr>
          <w:rFonts w:cs="Courier New"/>
          <w:color w:val="000000"/>
        </w:rPr>
        <w:t>Government</w:t>
      </w:r>
      <w:r w:rsidRPr="00EB60EF">
        <w:rPr>
          <w:rFonts w:cs="Courier New"/>
          <w:color w:val="000000"/>
        </w:rPr>
        <w:t xml:space="preserve"> along with the associated documentation.  Return to original </w:t>
      </w:r>
      <w:r w:rsidRPr="00B82828">
        <w:rPr>
          <w:rFonts w:cs="Courier New"/>
          <w:color w:val="000000"/>
        </w:rPr>
        <w:t>inspection and test requirements may be imposed</w:t>
      </w:r>
      <w:r>
        <w:rPr>
          <w:rFonts w:cs="Courier New"/>
          <w:color w:val="000000"/>
        </w:rPr>
        <w:t>.</w:t>
      </w:r>
    </w:p>
    <w:p w14:paraId="67252889" w14:textId="77777777" w:rsidR="00F85751" w:rsidRDefault="00F85751" w:rsidP="00F85751">
      <w:pPr>
        <w:widowControl w:val="0"/>
        <w:tabs>
          <w:tab w:val="left" w:pos="-720"/>
          <w:tab w:val="left" w:pos="0"/>
          <w:tab w:val="left" w:pos="720"/>
          <w:tab w:val="left" w:pos="1440"/>
          <w:tab w:val="left" w:pos="2160"/>
          <w:tab w:val="left" w:pos="2592"/>
        </w:tabs>
        <w:snapToGrid w:val="0"/>
        <w:rPr>
          <w:rFonts w:cs="Courier New"/>
          <w:color w:val="000000"/>
        </w:rPr>
      </w:pPr>
    </w:p>
    <w:p w14:paraId="17910D21" w14:textId="77777777" w:rsidR="00F85751" w:rsidRPr="002B6BB3" w:rsidRDefault="00F85751" w:rsidP="00F85751">
      <w:pPr>
        <w:widowControl w:val="0"/>
        <w:tabs>
          <w:tab w:val="left" w:pos="-720"/>
          <w:tab w:val="left" w:pos="0"/>
          <w:tab w:val="left" w:pos="720"/>
          <w:tab w:val="left" w:pos="1440"/>
          <w:tab w:val="left" w:pos="2160"/>
          <w:tab w:val="left" w:pos="2592"/>
        </w:tabs>
        <w:snapToGrid w:val="0"/>
        <w:rPr>
          <w:rFonts w:cs="Courier New"/>
          <w:color w:val="000000"/>
        </w:rPr>
      </w:pPr>
      <w:r>
        <w:rPr>
          <w:color w:val="000000"/>
        </w:rPr>
        <w:t>6.</w:t>
      </w:r>
      <w:r w:rsidRPr="00EB60EF">
        <w:rPr>
          <w:color w:val="000000"/>
        </w:rPr>
        <w:t xml:space="preserve"> </w:t>
      </w:r>
      <w:r w:rsidRPr="00EB60EF">
        <w:rPr>
          <w:rFonts w:cs="Courier New"/>
          <w:color w:val="000000"/>
        </w:rPr>
        <w:t xml:space="preserve">The </w:t>
      </w:r>
      <w:r>
        <w:rPr>
          <w:rFonts w:cs="Courier New"/>
          <w:color w:val="000000"/>
        </w:rPr>
        <w:t>Government</w:t>
      </w:r>
      <w:r w:rsidRPr="00EB60EF">
        <w:rPr>
          <w:rFonts w:cs="Courier New"/>
          <w:color w:val="000000"/>
        </w:rPr>
        <w:t xml:space="preserve"> reserves the right to withdraw authorization to reduce or eliminate final acceptance inspection or testing and direct the </w:t>
      </w:r>
      <w:r>
        <w:rPr>
          <w:rFonts w:cs="Courier New"/>
          <w:color w:val="000000"/>
        </w:rPr>
        <w:t>Contractor</w:t>
      </w:r>
      <w:r w:rsidRPr="00EB60EF">
        <w:rPr>
          <w:rFonts w:cs="Courier New"/>
          <w:color w:val="000000"/>
        </w:rPr>
        <w:t xml:space="preserve"> to return to original contract </w:t>
      </w:r>
      <w:r w:rsidRPr="002B6BB3">
        <w:rPr>
          <w:rFonts w:cs="Courier New"/>
          <w:color w:val="000000"/>
        </w:rPr>
        <w:t>inspection or test procedures at any indication of loss of process control or deterioration of quality.</w:t>
      </w:r>
    </w:p>
    <w:p w14:paraId="32B15A0B" w14:textId="77777777" w:rsidR="00F85751" w:rsidRDefault="00F85751" w:rsidP="00F85751">
      <w:pPr>
        <w:jc w:val="center"/>
        <w:rPr>
          <w:rFonts w:cs="Courier New"/>
        </w:rPr>
      </w:pPr>
    </w:p>
    <w:p w14:paraId="58D83488" w14:textId="77777777" w:rsidR="00F85751" w:rsidRDefault="00F85751" w:rsidP="00F85751">
      <w:pPr>
        <w:jc w:val="center"/>
        <w:rPr>
          <w:rFonts w:cs="Courier New"/>
        </w:rPr>
      </w:pPr>
    </w:p>
    <w:p w14:paraId="79642BC1" w14:textId="77777777" w:rsidR="00F85751" w:rsidRDefault="00F85751" w:rsidP="00F85751">
      <w:pPr>
        <w:jc w:val="center"/>
        <w:rPr>
          <w:rFonts w:cs="Courier New"/>
        </w:rPr>
      </w:pPr>
    </w:p>
    <w:p w14:paraId="12EF8FF7" w14:textId="77777777" w:rsidR="00F85751" w:rsidRDefault="00F85751" w:rsidP="00F85751">
      <w:pPr>
        <w:jc w:val="center"/>
        <w:rPr>
          <w:rFonts w:cs="Courier New"/>
        </w:rPr>
      </w:pPr>
    </w:p>
    <w:p w14:paraId="0B72AC28" w14:textId="77777777" w:rsidR="00F85751" w:rsidRDefault="00F85751" w:rsidP="00F85751">
      <w:pPr>
        <w:jc w:val="center"/>
        <w:rPr>
          <w:rFonts w:cs="Courier New"/>
        </w:rPr>
      </w:pPr>
    </w:p>
    <w:p w14:paraId="49434190" w14:textId="77777777" w:rsidR="00F85751" w:rsidRDefault="00F85751" w:rsidP="00F85751">
      <w:pPr>
        <w:jc w:val="center"/>
        <w:rPr>
          <w:rFonts w:cs="Courier New"/>
        </w:rPr>
      </w:pPr>
    </w:p>
    <w:p w14:paraId="343712A5" w14:textId="77777777" w:rsidR="007D781A" w:rsidRDefault="007D781A" w:rsidP="00F85751">
      <w:pPr>
        <w:jc w:val="center"/>
        <w:rPr>
          <w:rFonts w:cs="Courier New"/>
        </w:rPr>
      </w:pPr>
    </w:p>
    <w:p w14:paraId="3FD31BE8" w14:textId="77777777" w:rsidR="007D781A" w:rsidRDefault="007D781A" w:rsidP="00F85751">
      <w:pPr>
        <w:jc w:val="center"/>
        <w:rPr>
          <w:rFonts w:cs="Courier New"/>
        </w:rPr>
      </w:pPr>
    </w:p>
    <w:p w14:paraId="20E27690" w14:textId="77777777" w:rsidR="00F85751" w:rsidRDefault="00F85751" w:rsidP="00F85751">
      <w:pPr>
        <w:jc w:val="center"/>
        <w:rPr>
          <w:rFonts w:cs="Courier New"/>
        </w:rPr>
      </w:pPr>
    </w:p>
    <w:p w14:paraId="2AEB3FA4" w14:textId="77777777" w:rsidR="00F85751" w:rsidRDefault="00F85751" w:rsidP="00F85751">
      <w:pPr>
        <w:jc w:val="center"/>
        <w:rPr>
          <w:rFonts w:cs="Courier New"/>
        </w:rPr>
      </w:pPr>
    </w:p>
    <w:p w14:paraId="1DF53B71" w14:textId="77777777" w:rsidR="00F85751" w:rsidRPr="00B60E04" w:rsidRDefault="00F85751" w:rsidP="00F85751">
      <w:pPr>
        <w:jc w:val="center"/>
        <w:rPr>
          <w:rFonts w:cs="Courier New"/>
          <w:b/>
        </w:rPr>
      </w:pPr>
      <w:r>
        <w:rPr>
          <w:rFonts w:cs="Courier New"/>
        </w:rPr>
        <w:t>E</w:t>
      </w:r>
      <w:r w:rsidR="00B60E04">
        <w:rPr>
          <w:rFonts w:cs="Courier New"/>
        </w:rPr>
        <w:t>-</w:t>
      </w:r>
      <w:r w:rsidR="00A22661">
        <w:rPr>
          <w:rFonts w:cs="Courier New"/>
        </w:rPr>
        <w:t>6</w:t>
      </w:r>
      <w:r>
        <w:rPr>
          <w:rFonts w:cs="Courier New"/>
        </w:rPr>
        <w:t>-2</w:t>
      </w:r>
      <w:r>
        <w:rPr>
          <w:rFonts w:cs="Courier New"/>
        </w:rPr>
        <w:br w:type="page"/>
      </w:r>
      <w:r w:rsidRPr="00B60E04">
        <w:rPr>
          <w:rFonts w:cs="Courier New"/>
          <w:b/>
        </w:rPr>
        <w:lastRenderedPageBreak/>
        <w:t xml:space="preserve">EXHIBIT </w:t>
      </w:r>
      <w:r w:rsidR="00A22661">
        <w:rPr>
          <w:rFonts w:cs="Courier New"/>
          <w:b/>
        </w:rPr>
        <w:t>7</w:t>
      </w:r>
    </w:p>
    <w:p w14:paraId="63F60EC1" w14:textId="77777777" w:rsidR="00F85751" w:rsidRDefault="00332DD3" w:rsidP="00B60E04">
      <w:pPr>
        <w:jc w:val="center"/>
        <w:rPr>
          <w:rFonts w:cs="Courier New"/>
          <w:b/>
          <w:sz w:val="28"/>
          <w:szCs w:val="28"/>
        </w:rPr>
      </w:pPr>
      <w:r w:rsidRPr="00307990">
        <w:rPr>
          <w:rFonts w:cs="Courier New"/>
          <w:b/>
          <w:color w:val="000000"/>
        </w:rPr>
        <w:t xml:space="preserve">General Quality </w:t>
      </w:r>
      <w:r w:rsidR="00F85751" w:rsidRPr="00B60E04">
        <w:rPr>
          <w:rFonts w:cs="Courier New"/>
          <w:b/>
        </w:rPr>
        <w:t>Provisions</w:t>
      </w:r>
    </w:p>
    <w:p w14:paraId="71A0DE7F" w14:textId="77777777" w:rsidR="00F85751" w:rsidRPr="00B60E04" w:rsidRDefault="00F85751" w:rsidP="00F85751">
      <w:pPr>
        <w:jc w:val="center"/>
        <w:rPr>
          <w:rFonts w:cs="Courier New"/>
          <w:b/>
        </w:rPr>
      </w:pPr>
    </w:p>
    <w:p w14:paraId="4384ACEA" w14:textId="77777777" w:rsidR="00F85751" w:rsidRPr="00FA460E" w:rsidRDefault="00F85751" w:rsidP="00F85751">
      <w:r w:rsidRPr="00A22661">
        <w:rPr>
          <w:b/>
        </w:rPr>
        <w:t>1.  Introduction.</w:t>
      </w:r>
      <w:r w:rsidRPr="00FA460E">
        <w:t xml:space="preserve">  The following define Supplementary Quality Assurance Provisions to this contract and become an integral part thereof.  These provisions define </w:t>
      </w:r>
      <w:r>
        <w:t>additional requirements of the Contractor</w:t>
      </w:r>
      <w:r w:rsidRPr="00FA460E">
        <w:t xml:space="preserve"> in the performance of Quality Assurance</w:t>
      </w:r>
      <w:r>
        <w:t xml:space="preserve"> (QA)</w:t>
      </w:r>
      <w:r w:rsidRPr="00FA460E">
        <w:t xml:space="preserve"> duties.  In the event of any conflicting requirements, these provisions shall have precedence.</w:t>
      </w:r>
    </w:p>
    <w:p w14:paraId="53EA73BC" w14:textId="77777777" w:rsidR="00F85751" w:rsidRPr="00FA460E" w:rsidRDefault="00F85751" w:rsidP="00F85751"/>
    <w:p w14:paraId="6466CE42" w14:textId="77777777" w:rsidR="00F85751" w:rsidRPr="00A22661" w:rsidRDefault="00F85751" w:rsidP="00F85751">
      <w:pPr>
        <w:rPr>
          <w:b/>
        </w:rPr>
      </w:pPr>
      <w:r w:rsidRPr="00A22661">
        <w:rPr>
          <w:b/>
        </w:rPr>
        <w:t xml:space="preserve">2.  General </w:t>
      </w:r>
      <w:r w:rsidR="00A22661">
        <w:rPr>
          <w:b/>
        </w:rPr>
        <w:t xml:space="preserve">Quality </w:t>
      </w:r>
      <w:r w:rsidRPr="00A22661">
        <w:rPr>
          <w:b/>
        </w:rPr>
        <w:t>Provisions.</w:t>
      </w:r>
    </w:p>
    <w:p w14:paraId="5703A772" w14:textId="77777777" w:rsidR="00F85751" w:rsidRPr="00FA460E" w:rsidRDefault="00F85751" w:rsidP="00F85751"/>
    <w:p w14:paraId="423BA8B7" w14:textId="77777777" w:rsidR="00F85751" w:rsidRPr="00FA460E" w:rsidRDefault="00F85751" w:rsidP="00F85751">
      <w:r w:rsidRPr="00FA460E">
        <w:t xml:space="preserve">    a.  Acceptability of a lot or batch of material will be determined </w:t>
      </w:r>
      <w:proofErr w:type="gramStart"/>
      <w:r w:rsidRPr="00FA460E">
        <w:t>by the use of</w:t>
      </w:r>
      <w:proofErr w:type="gramEnd"/>
      <w:r w:rsidRPr="00FA460E">
        <w:t xml:space="preserve"> sa</w:t>
      </w:r>
      <w:r>
        <w:t>mpling plans contained herein, Statistical Process C</w:t>
      </w:r>
      <w:r w:rsidRPr="00FA460E">
        <w:t>ontrol</w:t>
      </w:r>
      <w:r>
        <w:t xml:space="preserve"> (SPC)</w:t>
      </w:r>
      <w:r w:rsidRPr="00FA460E">
        <w:t xml:space="preserve"> and/or 100 percent </w:t>
      </w:r>
      <w:r>
        <w:t>inspection as specified in the Contractor’s</w:t>
      </w:r>
      <w:r w:rsidRPr="00FA460E">
        <w:t xml:space="preserve"> </w:t>
      </w:r>
      <w:r>
        <w:t>Government-</w:t>
      </w:r>
      <w:r w:rsidRPr="00FA460E">
        <w:t xml:space="preserve">approved quality or inspection plans.  Final acceptance by </w:t>
      </w:r>
      <w:r>
        <w:t>Government</w:t>
      </w:r>
      <w:r w:rsidRPr="00FA460E">
        <w:t xml:space="preserve"> inspection and/or testing may be required by the item specification</w:t>
      </w:r>
      <w:r>
        <w:t xml:space="preserve"> </w:t>
      </w:r>
      <w:r w:rsidRPr="00FA460E">
        <w:t>or drawing.</w:t>
      </w:r>
    </w:p>
    <w:p w14:paraId="05C44854" w14:textId="77777777" w:rsidR="00F85751" w:rsidRPr="00FA460E" w:rsidRDefault="00F85751" w:rsidP="00F85751"/>
    <w:p w14:paraId="56177BCE" w14:textId="77777777" w:rsidR="00F85751" w:rsidRPr="00FA460E" w:rsidRDefault="00F85751" w:rsidP="00F85751">
      <w:r w:rsidRPr="00FA460E">
        <w:t xml:space="preserve">    b.  The assignment of a sampling plan in no way allevi</w:t>
      </w:r>
      <w:r>
        <w:t>ates the responsibility of the Contractor</w:t>
      </w:r>
      <w:r w:rsidRPr="00FA460E">
        <w:t xml:space="preserve"> to furnish a product meeting all the requirements of the documentation.  Material not meeting all the requirements of the applicable drawings and specifications shall be considered defective </w:t>
      </w:r>
      <w:proofErr w:type="gramStart"/>
      <w:r w:rsidRPr="00FA460E">
        <w:t>whether or not</w:t>
      </w:r>
      <w:proofErr w:type="gramEnd"/>
      <w:r w:rsidRPr="00FA460E">
        <w:t xml:space="preserve"> the char</w:t>
      </w:r>
      <w:r>
        <w:t>acteristic is classified.  The Contractor</w:t>
      </w:r>
      <w:r w:rsidRPr="00FA460E">
        <w:t xml:space="preserve"> may not knowingly submit any non-conforming product to the </w:t>
      </w:r>
      <w:r>
        <w:t>Government</w:t>
      </w:r>
      <w:r w:rsidRPr="00FA460E">
        <w:t xml:space="preserve"> for product acceptance.</w:t>
      </w:r>
    </w:p>
    <w:p w14:paraId="5DF57E01" w14:textId="77777777" w:rsidR="00F85751" w:rsidRPr="00FA460E" w:rsidRDefault="00F85751" w:rsidP="00F85751"/>
    <w:p w14:paraId="2DEFC2FB" w14:textId="77777777" w:rsidR="00F85751" w:rsidRPr="00FA460E" w:rsidRDefault="00F85751" w:rsidP="00F85751">
      <w:r w:rsidRPr="00FA460E">
        <w:t xml:space="preserve">    c.  Inspection and test records shall, as a minimum, indicate the nature of the observations, number of observations made, and the number and type of deficiencies found.  Data included in inspection and test records shall be complete and accurate and shall be used for trend analysis and to assess corrective action effectiveness.</w:t>
      </w:r>
    </w:p>
    <w:p w14:paraId="6217F01F" w14:textId="77777777" w:rsidR="00F85751" w:rsidRPr="00FA460E" w:rsidRDefault="00F85751" w:rsidP="00F85751"/>
    <w:p w14:paraId="4B63C667" w14:textId="77777777" w:rsidR="00F85751" w:rsidRDefault="00F85751" w:rsidP="00F85751">
      <w:r>
        <w:t xml:space="preserve">    d.  The Contractor</w:t>
      </w:r>
      <w:r w:rsidRPr="00FA460E">
        <w:t>'s gages and measuring and testing devices shall be</w:t>
      </w:r>
      <w:r>
        <w:t xml:space="preserve"> made available for use by the Government</w:t>
      </w:r>
      <w:r w:rsidRPr="00FA460E">
        <w:t xml:space="preserve">, when required, to determine conformance with contract requirements.  </w:t>
      </w:r>
      <w:r>
        <w:t>If conditions warrant, Contractor</w:t>
      </w:r>
      <w:r w:rsidRPr="00FA460E">
        <w:t xml:space="preserve"> personnel shall be made available for operation of such devices and for verification of accuracy and condition.</w:t>
      </w:r>
    </w:p>
    <w:p w14:paraId="4DBF41E5" w14:textId="77777777" w:rsidR="009344E7" w:rsidRPr="00FA460E" w:rsidRDefault="009344E7" w:rsidP="00F85751"/>
    <w:p w14:paraId="3D4FDE49" w14:textId="77777777" w:rsidR="007441D6" w:rsidRDefault="007441D6" w:rsidP="00F85751">
      <w:pPr>
        <w:jc w:val="center"/>
      </w:pPr>
    </w:p>
    <w:p w14:paraId="3C0F662B" w14:textId="77777777" w:rsidR="00F85751" w:rsidRDefault="00F85751" w:rsidP="00F85751">
      <w:pPr>
        <w:jc w:val="center"/>
      </w:pPr>
      <w:r>
        <w:t>E</w:t>
      </w:r>
      <w:r w:rsidR="00B60E04">
        <w:t>-</w:t>
      </w:r>
      <w:r w:rsidR="00A22661">
        <w:t>7</w:t>
      </w:r>
      <w:r>
        <w:t>-1</w:t>
      </w:r>
    </w:p>
    <w:p w14:paraId="35CF5CAF" w14:textId="77777777" w:rsidR="00F85751" w:rsidRPr="00FA460E" w:rsidRDefault="009344E7" w:rsidP="00F85751">
      <w:r>
        <w:br w:type="page"/>
      </w:r>
      <w:r w:rsidR="00F85751">
        <w:lastRenderedPageBreak/>
        <w:t xml:space="preserve">    e.  The Contractor</w:t>
      </w:r>
      <w:r w:rsidR="00F85751" w:rsidRPr="00FA460E">
        <w:t>'s software quality program shall be an integral part of the</w:t>
      </w:r>
      <w:r w:rsidR="00F85751">
        <w:t xml:space="preserve"> overall QA</w:t>
      </w:r>
      <w:r w:rsidR="00F85751" w:rsidRPr="00FA460E">
        <w:t xml:space="preserve"> program.</w:t>
      </w:r>
      <w:r w:rsidR="00F85751">
        <w:t xml:space="preserve">  </w:t>
      </w:r>
      <w:r w:rsidR="00F85751" w:rsidRPr="00FA460E">
        <w:t>Software quality program controls shall be applicable to all project software that is developed, maintained, or modified within the following categories:</w:t>
      </w:r>
    </w:p>
    <w:p w14:paraId="6F236FFA" w14:textId="77777777" w:rsidR="00F85751" w:rsidRPr="00FA460E" w:rsidRDefault="00F85751" w:rsidP="00F85751"/>
    <w:p w14:paraId="3D8BB1D2" w14:textId="77777777" w:rsidR="00F85751" w:rsidRPr="00FA460E" w:rsidRDefault="00F85751" w:rsidP="00F85751">
      <w:r w:rsidRPr="00FA460E">
        <w:t xml:space="preserve">        (1) All deliverable software.</w:t>
      </w:r>
    </w:p>
    <w:p w14:paraId="3331A3A0" w14:textId="77777777" w:rsidR="00F85751" w:rsidRPr="00FA460E" w:rsidRDefault="00F85751" w:rsidP="00F85751"/>
    <w:p w14:paraId="125EFEE7" w14:textId="77777777" w:rsidR="00F85751" w:rsidRPr="00FA460E" w:rsidRDefault="00F85751" w:rsidP="00F85751">
      <w:r w:rsidRPr="00FA460E">
        <w:tab/>
        <w:t xml:space="preserve">   (2) All deliverable software that is included as part of deliverable hardware or firmware.</w:t>
      </w:r>
    </w:p>
    <w:p w14:paraId="6165AC39" w14:textId="77777777" w:rsidR="00F85751" w:rsidRPr="00FA460E" w:rsidRDefault="00F85751" w:rsidP="00F85751"/>
    <w:p w14:paraId="148CEB6A" w14:textId="77777777" w:rsidR="00F85751" w:rsidRPr="00FA460E" w:rsidRDefault="00F85751" w:rsidP="00F85751">
      <w:r w:rsidRPr="00FA460E">
        <w:t xml:space="preserve">        (3) Non-deliverable software (commercially available or user-developed) used for development, fabrication, testing, or acceptance of deliverable software or hardware (includes automated fabrication, test, and inspection/acceptance equipment software and software design, test, and inspection tools).</w:t>
      </w:r>
    </w:p>
    <w:p w14:paraId="7D2FF9C7" w14:textId="77777777" w:rsidR="00F85751" w:rsidRPr="00FA460E" w:rsidRDefault="00F85751" w:rsidP="00F85751"/>
    <w:p w14:paraId="348E30F1" w14:textId="77777777" w:rsidR="00F85751" w:rsidRPr="00FA460E" w:rsidRDefault="00F85751" w:rsidP="00F85751">
      <w:r w:rsidRPr="00FA460E">
        <w:t xml:space="preserve">        (4) Commer</w:t>
      </w:r>
      <w:r>
        <w:t>cially available, reusable, or Government</w:t>
      </w:r>
      <w:r w:rsidRPr="00FA460E">
        <w:t xml:space="preserve"> software designated as part of a deliverable item.</w:t>
      </w:r>
    </w:p>
    <w:p w14:paraId="4DF86BE3" w14:textId="77777777" w:rsidR="00F85751" w:rsidRPr="00FA460E" w:rsidRDefault="00F85751" w:rsidP="00F85751"/>
    <w:p w14:paraId="4E4FB13D" w14:textId="77777777" w:rsidR="00F85751" w:rsidRPr="00FA460E" w:rsidRDefault="00F85751" w:rsidP="00F85751">
      <w:r w:rsidRPr="00FA460E">
        <w:t xml:space="preserve">    f.  </w:t>
      </w:r>
      <w:r>
        <w:t>Government</w:t>
      </w:r>
      <w:r w:rsidRPr="00FA460E">
        <w:t xml:space="preserve"> Property.</w:t>
      </w:r>
    </w:p>
    <w:p w14:paraId="624F5FD4" w14:textId="77777777" w:rsidR="00F85751" w:rsidRPr="00FA460E" w:rsidRDefault="00F85751" w:rsidP="00F85751"/>
    <w:p w14:paraId="1A1C2CB9" w14:textId="77777777" w:rsidR="00F85751" w:rsidRPr="00FA460E" w:rsidRDefault="00F85751" w:rsidP="00F85751">
      <w:r w:rsidRPr="00FA460E">
        <w:t xml:space="preserve">        (1) </w:t>
      </w:r>
      <w:r>
        <w:t>Government</w:t>
      </w:r>
      <w:r w:rsidRPr="00FA460E">
        <w:t>-Furnished Material</w:t>
      </w:r>
      <w:r>
        <w:t xml:space="preserve"> (GFM)</w:t>
      </w:r>
      <w:r w:rsidRPr="00FA460E">
        <w:t xml:space="preserve">.  When material is furnished by the </w:t>
      </w:r>
      <w:r>
        <w:t>Government</w:t>
      </w:r>
      <w:r w:rsidRPr="00FA460E">
        <w:t>, the</w:t>
      </w:r>
      <w:r>
        <w:t xml:space="preserve"> Contractor</w:t>
      </w:r>
      <w:r w:rsidRPr="00FA460E">
        <w:t>'s procedures shall include</w:t>
      </w:r>
      <w:r>
        <w:t xml:space="preserve">, at a minimum, </w:t>
      </w:r>
      <w:r w:rsidRPr="00FA460E">
        <w:t>the following:</w:t>
      </w:r>
    </w:p>
    <w:p w14:paraId="45EC6D7A" w14:textId="77777777" w:rsidR="00F85751" w:rsidRPr="00FA460E" w:rsidRDefault="00F85751" w:rsidP="00F85751"/>
    <w:p w14:paraId="1A30CAF9" w14:textId="77777777" w:rsidR="00F85751" w:rsidRPr="00FA460E" w:rsidRDefault="00F85751" w:rsidP="00F85751">
      <w:r w:rsidRPr="00FA460E">
        <w:t xml:space="preserve">            (a) Examination upon receipt, consistent with practicability to detect damage in transit.</w:t>
      </w:r>
    </w:p>
    <w:p w14:paraId="5CE76A47" w14:textId="77777777" w:rsidR="00F85751" w:rsidRPr="00FA460E" w:rsidRDefault="00F85751" w:rsidP="00F85751"/>
    <w:p w14:paraId="34E50BFF" w14:textId="77777777" w:rsidR="00F85751" w:rsidRPr="00FA460E" w:rsidRDefault="00F85751" w:rsidP="00F85751">
      <w:r w:rsidRPr="00FA460E">
        <w:t xml:space="preserve">            (b) Inspection for completeness and proper type.</w:t>
      </w:r>
    </w:p>
    <w:p w14:paraId="520A062F" w14:textId="77777777" w:rsidR="00F85751" w:rsidRPr="00FA460E" w:rsidRDefault="00F85751" w:rsidP="00F85751"/>
    <w:p w14:paraId="659C1D07" w14:textId="77777777" w:rsidR="00F85751" w:rsidRPr="00FA460E" w:rsidRDefault="00F85751" w:rsidP="00F85751">
      <w:r w:rsidRPr="00FA460E">
        <w:t xml:space="preserve">            (c) Periodic inspection and precautions to assure adequate storage conditions and to guard against damage from handling and deterioration during storage.</w:t>
      </w:r>
    </w:p>
    <w:p w14:paraId="31127B39" w14:textId="77777777" w:rsidR="00F85751" w:rsidRPr="00FA460E" w:rsidRDefault="00F85751" w:rsidP="00F85751"/>
    <w:p w14:paraId="2D0DFFD7" w14:textId="77777777" w:rsidR="00F85751" w:rsidRPr="00FA460E" w:rsidRDefault="00F85751" w:rsidP="00F85751">
      <w:r w:rsidRPr="00FA460E">
        <w:t xml:space="preserve">            (d) Functional testing, either prior to or after installation, or both, as required by contract to determine satisfactory operation.</w:t>
      </w:r>
    </w:p>
    <w:p w14:paraId="0D1CB58C" w14:textId="77777777" w:rsidR="00F85751" w:rsidRPr="00FA460E" w:rsidRDefault="00F85751" w:rsidP="00F85751"/>
    <w:p w14:paraId="216D788E" w14:textId="77777777" w:rsidR="00F85751" w:rsidRPr="00FA460E" w:rsidRDefault="00F85751" w:rsidP="00F85751">
      <w:r w:rsidRPr="00FA460E">
        <w:t xml:space="preserve">            (e) Identification and protection from improper use or disposition.</w:t>
      </w:r>
    </w:p>
    <w:p w14:paraId="7FB69801" w14:textId="77777777" w:rsidR="00F85751" w:rsidRPr="00FA460E" w:rsidRDefault="00F85751" w:rsidP="00F85751"/>
    <w:p w14:paraId="1AF255F4" w14:textId="77777777" w:rsidR="00F85751" w:rsidRDefault="00F85751" w:rsidP="00F85751">
      <w:r w:rsidRPr="00FA460E">
        <w:t xml:space="preserve">            (f) Verification of quantity.</w:t>
      </w:r>
    </w:p>
    <w:p w14:paraId="5DD82138" w14:textId="77777777" w:rsidR="009344E7" w:rsidRDefault="009344E7" w:rsidP="00F85751"/>
    <w:p w14:paraId="477F484C" w14:textId="77777777" w:rsidR="00F85751" w:rsidRDefault="00F85751" w:rsidP="00F85751">
      <w:pPr>
        <w:jc w:val="center"/>
      </w:pPr>
      <w:r>
        <w:t>E</w:t>
      </w:r>
      <w:r w:rsidR="00A3524C">
        <w:t>-</w:t>
      </w:r>
      <w:r w:rsidR="00A22661">
        <w:t>7</w:t>
      </w:r>
      <w:r>
        <w:t>-2</w:t>
      </w:r>
    </w:p>
    <w:p w14:paraId="7905551C" w14:textId="77777777" w:rsidR="00F85751" w:rsidRDefault="009344E7" w:rsidP="00F85751">
      <w:r>
        <w:br w:type="page"/>
      </w:r>
      <w:r>
        <w:lastRenderedPageBreak/>
        <w:t xml:space="preserve"> </w:t>
      </w:r>
      <w:r w:rsidR="00F85751">
        <w:t xml:space="preserve">       (2) Damaged </w:t>
      </w:r>
      <w:r w:rsidR="00F85751" w:rsidRPr="00FA460E">
        <w:t>GFM</w:t>
      </w:r>
      <w:r w:rsidR="00F85751">
        <w:t>.  The Contractor</w:t>
      </w:r>
      <w:r w:rsidR="00F85751" w:rsidRPr="00FA460E">
        <w:t xml:space="preserve"> shall report to the </w:t>
      </w:r>
      <w:r w:rsidR="00F85751">
        <w:t>Government</w:t>
      </w:r>
      <w:r w:rsidR="00F85751" w:rsidRPr="00FA460E">
        <w:t xml:space="preserve"> representative any GFM found damaged, malfunctioning, or otherwise unsuitable for use.  In the event of damage or malfunctioning dur</w:t>
      </w:r>
      <w:r w:rsidR="00F85751">
        <w:t>ing or after installation, the Contractor</w:t>
      </w:r>
      <w:r w:rsidR="00F85751" w:rsidRPr="00FA460E">
        <w:t xml:space="preserve"> shall determine and record probable cause and necessity for withholding material from use.</w:t>
      </w:r>
    </w:p>
    <w:p w14:paraId="5C9F1AA4" w14:textId="77777777" w:rsidR="00F85751" w:rsidRDefault="00F85751" w:rsidP="00F85751">
      <w:pPr>
        <w:jc w:val="center"/>
      </w:pPr>
    </w:p>
    <w:p w14:paraId="5ECDEF00" w14:textId="77777777" w:rsidR="00F85751" w:rsidRPr="00FA460E" w:rsidRDefault="00F85751" w:rsidP="00F85751">
      <w:r w:rsidRPr="00FA460E">
        <w:t xml:space="preserve">        (3</w:t>
      </w:r>
      <w:r>
        <w:t>) Bailed Property.  The Contractor</w:t>
      </w:r>
      <w:r w:rsidRPr="00FA460E">
        <w:t xml:space="preserve"> shall, as required by the terms of the Bailment Agreement, establish procedures for the adequate storage, maintenance and inspection of bailed </w:t>
      </w:r>
      <w:r>
        <w:t>Government</w:t>
      </w:r>
      <w:r w:rsidRPr="00FA460E">
        <w:t xml:space="preserve"> property.  Records of all inspections and maintenance performed on bailed property shall be maintained.  These procedures and records shall be subject to review by the </w:t>
      </w:r>
      <w:r>
        <w:t>Government</w:t>
      </w:r>
      <w:r w:rsidRPr="00FA460E">
        <w:t xml:space="preserve"> representative.</w:t>
      </w:r>
    </w:p>
    <w:p w14:paraId="1D56C2A5" w14:textId="77777777" w:rsidR="00F85751" w:rsidRPr="00FA460E" w:rsidRDefault="00F85751" w:rsidP="00F85751"/>
    <w:p w14:paraId="24760025" w14:textId="77777777" w:rsidR="00F85751" w:rsidRPr="00FA460E" w:rsidRDefault="00F85751" w:rsidP="00F85751">
      <w:r w:rsidRPr="00FA460E">
        <w:t xml:space="preserve">    g.  Criteria established by </w:t>
      </w:r>
      <w:r w:rsidRPr="006576B2">
        <w:t>MIL-STD-1916</w:t>
      </w:r>
      <w:r w:rsidRPr="00FA460E">
        <w:t xml:space="preserve"> (Department of Defense Test Method Standard, DOD Preferred Methods for Acceptance of Produc</w:t>
      </w:r>
      <w:r>
        <w:t>t) shall be used by the Contractor</w:t>
      </w:r>
      <w:r w:rsidRPr="00FA460E">
        <w:t xml:space="preserve"> to conduct (nondestructive) acceptance inspection.  Use of other (nondestructive) Acceptance Inspection Plans requires prior </w:t>
      </w:r>
      <w:r>
        <w:t>Government</w:t>
      </w:r>
      <w:r w:rsidRPr="00FA460E">
        <w:t xml:space="preserve"> approval.</w:t>
      </w:r>
    </w:p>
    <w:p w14:paraId="5DF05ADD" w14:textId="77777777" w:rsidR="00F85751" w:rsidRPr="00FA460E" w:rsidRDefault="00F85751" w:rsidP="00F85751"/>
    <w:p w14:paraId="68DABECD" w14:textId="77777777" w:rsidR="00F85751" w:rsidRPr="00FA460E" w:rsidRDefault="00F85751" w:rsidP="00F85751">
      <w:r w:rsidRPr="00FA460E">
        <w:t xml:space="preserve">    h.  Critical characteristics that are to be verified by nondestructive testing or inspection shall be inspected 100 percent regardless of any provisions or allowance to the contrary as may be contained, included or cited in the drawings or specifications.  Reduced levels for nondestru</w:t>
      </w:r>
      <w:r>
        <w:t>ctive testing or inspection of C</w:t>
      </w:r>
      <w:r w:rsidRPr="00FA460E">
        <w:t>ritical characteristics are not allowed.</w:t>
      </w:r>
    </w:p>
    <w:p w14:paraId="2AD6BB9B" w14:textId="77777777" w:rsidR="00F85751" w:rsidRPr="00FA460E" w:rsidRDefault="00F85751" w:rsidP="00F85751"/>
    <w:p w14:paraId="0AE7E9D3" w14:textId="77777777" w:rsidR="00F85751" w:rsidRPr="00FA460E" w:rsidRDefault="00F85751" w:rsidP="00F85751">
      <w:r w:rsidRPr="00FA460E">
        <w:t>3.  Applicable</w:t>
      </w:r>
      <w:r>
        <w:t xml:space="preserve"> Definitions.  QA</w:t>
      </w:r>
      <w:r w:rsidRPr="00FA460E">
        <w:t xml:space="preserve"> terms applied to the material to be delivered under this contract, unless otherwise specified, are defined i</w:t>
      </w:r>
      <w:r>
        <w:t>n ANSI/ISO/ASQC 9001:20</w:t>
      </w:r>
      <w:r w:rsidR="00D06E4A">
        <w:t>15</w:t>
      </w:r>
      <w:r w:rsidRPr="00FA460E">
        <w:t>.  However, definitions set forth in drawings and specifications of the contract shall take precedence over the definitions cont</w:t>
      </w:r>
      <w:r>
        <w:t>ained in ANSI/ISO/ASQC 9001:20</w:t>
      </w:r>
      <w:r w:rsidR="00D06E4A">
        <w:t>15</w:t>
      </w:r>
      <w:r w:rsidRPr="00FA460E">
        <w:t xml:space="preserve"> or in the provisions, to the extent of the conflict.  The Procurement Contracting Officer (PCO) shall be advised of any such uncovered conflict.</w:t>
      </w:r>
    </w:p>
    <w:p w14:paraId="7E02062F" w14:textId="77777777" w:rsidR="00F85751" w:rsidRPr="00FA460E" w:rsidRDefault="00F85751" w:rsidP="00F85751"/>
    <w:p w14:paraId="2EB444AB" w14:textId="77777777" w:rsidR="00F85751" w:rsidRDefault="00F85751" w:rsidP="00F85751">
      <w:r>
        <w:t xml:space="preserve"> </w:t>
      </w:r>
      <w:r w:rsidRPr="00FA460E">
        <w:t xml:space="preserve">   a.  Classification of Characteristics.  A specific attribute, measurement, or functional feature identified in the drawings or specifications as a requirement and classified in accordance with the effect of conformance or</w:t>
      </w:r>
      <w:r>
        <w:t xml:space="preserve"> nonconformance</w:t>
      </w:r>
      <w:r w:rsidR="009344E7">
        <w:t xml:space="preserve"> with the requirement as "Critical," "Major," or "M</w:t>
      </w:r>
      <w:r w:rsidR="009344E7" w:rsidRPr="00FA460E">
        <w:t>inor."</w:t>
      </w:r>
    </w:p>
    <w:p w14:paraId="54BB16E2" w14:textId="77777777" w:rsidR="009344E7" w:rsidRDefault="009344E7" w:rsidP="00F85751"/>
    <w:p w14:paraId="2869AFE0" w14:textId="77777777" w:rsidR="00F85751" w:rsidRDefault="00F85751" w:rsidP="00F85751">
      <w:pPr>
        <w:jc w:val="center"/>
      </w:pPr>
      <w:r>
        <w:t>E</w:t>
      </w:r>
      <w:r w:rsidR="00A3524C">
        <w:t>-</w:t>
      </w:r>
      <w:r w:rsidR="00A22661">
        <w:t>7</w:t>
      </w:r>
      <w:r>
        <w:t>-3</w:t>
      </w:r>
    </w:p>
    <w:p w14:paraId="798CDAB2" w14:textId="77777777" w:rsidR="00F85751" w:rsidRPr="00FA460E" w:rsidRDefault="009344E7" w:rsidP="00F85751">
      <w:r>
        <w:br w:type="page"/>
      </w:r>
      <w:r w:rsidR="00F85751" w:rsidRPr="00FA460E">
        <w:lastRenderedPageBreak/>
        <w:t xml:space="preserve">    b.  Inspection by Characteristics.  The application of acceptance/rejection criteria to each individual characteristic of a</w:t>
      </w:r>
      <w:r w:rsidR="00F85751">
        <w:t xml:space="preserve"> </w:t>
      </w:r>
      <w:r w:rsidR="00F85751" w:rsidRPr="00FA460E">
        <w:t>drawing or specification or to individually specified characteristics.</w:t>
      </w:r>
    </w:p>
    <w:p w14:paraId="2BAED2F4" w14:textId="77777777" w:rsidR="00F85751" w:rsidRDefault="00F85751" w:rsidP="00F85751"/>
    <w:p w14:paraId="6CDFB0E1" w14:textId="77777777" w:rsidR="00F85751" w:rsidRDefault="00F85751" w:rsidP="00F85751">
      <w:r w:rsidRPr="00FA460E">
        <w:t xml:space="preserve">    c.  Acceptance Inspection/Process Control.  Specified operations </w:t>
      </w:r>
      <w:r>
        <w:t>that must be performed by the Contractor</w:t>
      </w:r>
      <w:r w:rsidRPr="00FA460E">
        <w:t xml:space="preserve"> to </w:t>
      </w:r>
      <w:proofErr w:type="gramStart"/>
      <w:r w:rsidRPr="00FA460E">
        <w:t>assure</w:t>
      </w:r>
      <w:proofErr w:type="gramEnd"/>
      <w:r w:rsidRPr="00FA460E">
        <w:t xml:space="preserve"> that </w:t>
      </w:r>
      <w:proofErr w:type="gramStart"/>
      <w:r w:rsidRPr="00FA460E">
        <w:t>the</w:t>
      </w:r>
      <w:proofErr w:type="gramEnd"/>
      <w:r w:rsidRPr="00FA460E">
        <w:t xml:space="preserve"> lot of items (or item) </w:t>
      </w:r>
      <w:proofErr w:type="gramStart"/>
      <w:r w:rsidRPr="00FA460E">
        <w:t>conforms</w:t>
      </w:r>
      <w:proofErr w:type="gramEnd"/>
      <w:r w:rsidRPr="00FA460E">
        <w:t xml:space="preserve"> to the requirements of drawings and specifications.  These operations (examinations, measurements and tests) shall be conducted prior to the submission of the item (or lot of items) to the cognizant</w:t>
      </w:r>
    </w:p>
    <w:p w14:paraId="5C91AA90" w14:textId="77777777" w:rsidR="00F85751" w:rsidRDefault="00F85751" w:rsidP="00F85751">
      <w:r>
        <w:t>Government</w:t>
      </w:r>
      <w:r w:rsidRPr="00FA460E">
        <w:t xml:space="preserve"> representative for acceptance by the </w:t>
      </w:r>
      <w:r>
        <w:t>Government.</w:t>
      </w:r>
    </w:p>
    <w:p w14:paraId="5B4935D8" w14:textId="77777777" w:rsidR="00F85751" w:rsidRDefault="00F85751" w:rsidP="00F85751"/>
    <w:p w14:paraId="22A39003" w14:textId="77777777" w:rsidR="00F85751" w:rsidRPr="00FA460E" w:rsidRDefault="00F85751" w:rsidP="00F85751">
      <w:r w:rsidRPr="00FA460E">
        <w:t xml:space="preserve">    d.  Cognizant </w:t>
      </w:r>
      <w:r>
        <w:t>Government</w:t>
      </w:r>
      <w:r w:rsidRPr="00FA460E">
        <w:t xml:space="preserve"> Representative.  The designated </w:t>
      </w:r>
      <w:r>
        <w:t>Government</w:t>
      </w:r>
      <w:r w:rsidRPr="00FA460E">
        <w:t xml:space="preserve"> representative specified in the contract.</w:t>
      </w:r>
      <w:r>
        <w:t xml:space="preserve">  </w:t>
      </w:r>
      <w:r w:rsidRPr="00FA460E">
        <w:t xml:space="preserve">In addition to the definitions of </w:t>
      </w:r>
      <w:r>
        <w:t>Purchaser and C</w:t>
      </w:r>
      <w:r w:rsidRPr="00FA460E">
        <w:t xml:space="preserve">ustomer found in the respective ANSI/ISO/ASQC standards, when used in the Quality Systems definitions of U.S. </w:t>
      </w:r>
      <w:r>
        <w:t>Government</w:t>
      </w:r>
      <w:r w:rsidRPr="00FA460E">
        <w:t xml:space="preserve"> contracts, the term "</w:t>
      </w:r>
      <w:r>
        <w:t>Government</w:t>
      </w:r>
      <w:r w:rsidRPr="00FA460E">
        <w:t xml:space="preserve">" shall refer to the body of the </w:t>
      </w:r>
      <w:r>
        <w:t>Government</w:t>
      </w:r>
      <w:r w:rsidRPr="00FA460E">
        <w:t xml:space="preserve"> Agency administering the particular contract involved, or the authorized representative of that </w:t>
      </w:r>
      <w:r>
        <w:t>Government</w:t>
      </w:r>
      <w:r w:rsidRPr="00FA460E">
        <w:t xml:space="preserve"> body.</w:t>
      </w:r>
    </w:p>
    <w:p w14:paraId="77D8962F" w14:textId="77777777" w:rsidR="00F85751" w:rsidRPr="00FA460E" w:rsidRDefault="00F85751" w:rsidP="00F85751"/>
    <w:p w14:paraId="4B0673C6" w14:textId="77777777" w:rsidR="00F85751" w:rsidRPr="00FA460E" w:rsidRDefault="00F85751" w:rsidP="00F85751">
      <w:r>
        <w:t xml:space="preserve">    e.  Contractor</w:t>
      </w:r>
      <w:r w:rsidRPr="00FA460E">
        <w:t>.  The organization that provides</w:t>
      </w:r>
      <w:r>
        <w:t xml:space="preserve"> a product or a service to the Government</w:t>
      </w:r>
      <w:r w:rsidRPr="00FA460E">
        <w:t xml:space="preserve">.  When used in the Quality Systems definitions of U.S. </w:t>
      </w:r>
      <w:r>
        <w:t>Government</w:t>
      </w:r>
      <w:r w:rsidRPr="00FA460E">
        <w:t xml:space="preserve"> contracts, the </w:t>
      </w:r>
      <w:r>
        <w:t>terms “Contractor” and “Supplier” are synonymous.</w:t>
      </w:r>
    </w:p>
    <w:p w14:paraId="51943F95" w14:textId="77777777" w:rsidR="00F85751" w:rsidRPr="00FA460E" w:rsidRDefault="00F85751" w:rsidP="00F85751"/>
    <w:p w14:paraId="3F580A00" w14:textId="77777777" w:rsidR="00F85751" w:rsidRPr="00FA460E" w:rsidRDefault="00F85751" w:rsidP="00F85751">
      <w:r>
        <w:t xml:space="preserve">    f</w:t>
      </w:r>
      <w:r w:rsidRPr="00FA460E">
        <w:t>.  Testing.  That element of inspection by technical means that determines the properties or elements, including functional operation of elements and supplies or those components, by the application of established scientific principles and procedures.</w:t>
      </w:r>
    </w:p>
    <w:p w14:paraId="2F8477CB" w14:textId="77777777" w:rsidR="00F85751" w:rsidRPr="00FA460E" w:rsidRDefault="00F85751" w:rsidP="00F85751"/>
    <w:p w14:paraId="07F47FC4" w14:textId="77777777" w:rsidR="00F85751" w:rsidRPr="00FA460E" w:rsidRDefault="00F85751" w:rsidP="00F85751">
      <w:r w:rsidRPr="00FA460E">
        <w:t xml:space="preserve">4.  </w:t>
      </w:r>
      <w:r w:rsidRPr="006576B2">
        <w:t>MIL-STD-1916</w:t>
      </w:r>
      <w:r w:rsidRPr="00FA460E">
        <w:t xml:space="preserve"> (</w:t>
      </w:r>
      <w:r w:rsidR="00A3524C">
        <w:t>1 Apr 1996</w:t>
      </w:r>
      <w:r w:rsidRPr="00FA460E">
        <w:t>) shall</w:t>
      </w:r>
      <w:r>
        <w:t xml:space="preserve"> be used by the Contractor</w:t>
      </w:r>
      <w:r w:rsidRPr="00FA460E">
        <w:t xml:space="preserve"> for (nondestructive) acceptance inspection.  Inspection shall be by characteristic.  Acceptance criteria shall be </w:t>
      </w:r>
      <w:proofErr w:type="gramStart"/>
      <w:r w:rsidRPr="00FA460E">
        <w:t>accept</w:t>
      </w:r>
      <w:proofErr w:type="gramEnd"/>
      <w:r w:rsidRPr="00FA460E">
        <w:t xml:space="preserve"> on zero defects and reject on one or more defects for all verification levels.  If sample size exceeds lot size, perform one hundred percent inspection.</w:t>
      </w:r>
    </w:p>
    <w:p w14:paraId="49D62D96" w14:textId="77777777" w:rsidR="00F85751" w:rsidRPr="00FA460E" w:rsidRDefault="00F85751" w:rsidP="00F85751"/>
    <w:p w14:paraId="389FB3DA" w14:textId="77777777" w:rsidR="007441D6" w:rsidRDefault="00F85751" w:rsidP="00E3696F">
      <w:r w:rsidRPr="00FA460E">
        <w:t>5.</w:t>
      </w:r>
      <w:r>
        <w:t xml:space="preserve">  </w:t>
      </w:r>
      <w:r w:rsidRPr="00FA460E">
        <w:t xml:space="preserve">Unless specified </w:t>
      </w:r>
      <w:r w:rsidRPr="004632D7">
        <w:t>otherwise on drawings or specifications, Verification Level IV shall be used for "Major" characteristics and Verification</w:t>
      </w:r>
      <w:r>
        <w:t xml:space="preserve"> L</w:t>
      </w:r>
      <w:r w:rsidRPr="00FA460E">
        <w:t>evel II for "Minor" characteristics.  Characteristics not defined as "Critical" or "Major" are defined as "Minor."</w:t>
      </w:r>
    </w:p>
    <w:p w14:paraId="61C37C4C" w14:textId="77777777" w:rsidR="00283D6B" w:rsidRPr="00283D6B" w:rsidRDefault="009344E7" w:rsidP="00332DD3">
      <w:pPr>
        <w:jc w:val="center"/>
        <w:rPr>
          <w:rFonts w:cs="Courier New"/>
          <w:color w:val="000000"/>
        </w:rPr>
      </w:pPr>
      <w:r>
        <w:t>E</w:t>
      </w:r>
      <w:r w:rsidR="00A3524C">
        <w:t>-</w:t>
      </w:r>
      <w:r w:rsidR="00A22661">
        <w:t>7</w:t>
      </w:r>
      <w:r>
        <w:t>-4</w:t>
      </w:r>
    </w:p>
    <w:sectPr w:rsidR="00283D6B" w:rsidRPr="00283D6B" w:rsidSect="009343FE">
      <w:headerReference w:type="default" r:id="rId9"/>
      <w:footerReference w:type="default" r:id="rId10"/>
      <w:pgSz w:w="12240" w:h="15840"/>
      <w:pgMar w:top="1440" w:right="1440" w:bottom="1260" w:left="1440" w:header="720"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1686A" w14:textId="77777777" w:rsidR="00674A74" w:rsidRDefault="00674A74" w:rsidP="00363F1B">
      <w:r>
        <w:separator/>
      </w:r>
    </w:p>
  </w:endnote>
  <w:endnote w:type="continuationSeparator" w:id="0">
    <w:p w14:paraId="64986372" w14:textId="77777777" w:rsidR="00674A74" w:rsidRDefault="00674A74" w:rsidP="00363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Arial Unicode MS">
    <w:altName w:val="Yu Gothic"/>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8B80" w14:textId="77777777" w:rsidR="00796C63" w:rsidRDefault="00796C63">
    <w:pPr>
      <w:pStyle w:val="Footer"/>
      <w:jc w:val="center"/>
    </w:pPr>
    <w:r>
      <w:fldChar w:fldCharType="begin"/>
    </w:r>
    <w:r>
      <w:instrText xml:space="preserve"> PAGE   \* MERGEFORMAT </w:instrText>
    </w:r>
    <w:r>
      <w:fldChar w:fldCharType="separate"/>
    </w:r>
    <w:r w:rsidR="001C513A">
      <w:rPr>
        <w:noProof/>
      </w:rPr>
      <w:t>20</w:t>
    </w:r>
    <w:r>
      <w:rPr>
        <w:noProof/>
      </w:rPr>
      <w:fldChar w:fldCharType="end"/>
    </w:r>
  </w:p>
  <w:p w14:paraId="0093A40A" w14:textId="77777777" w:rsidR="00796C63" w:rsidRDefault="00796C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D0C00" w14:textId="77777777" w:rsidR="00674A74" w:rsidRDefault="00674A74" w:rsidP="00363F1B">
      <w:r>
        <w:separator/>
      </w:r>
    </w:p>
  </w:footnote>
  <w:footnote w:type="continuationSeparator" w:id="0">
    <w:p w14:paraId="2EF618F3" w14:textId="77777777" w:rsidR="00674A74" w:rsidRDefault="00674A74" w:rsidP="00363F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423C" w14:textId="45C7CA23" w:rsidR="00796C63" w:rsidRPr="009343FE" w:rsidRDefault="009174C9" w:rsidP="009343FE">
    <w:pPr>
      <w:pStyle w:val="Header"/>
      <w:jc w:val="right"/>
      <w:rPr>
        <w:sz w:val="20"/>
      </w:rPr>
    </w:pPr>
    <w:ins w:id="67" w:author="Eric Kane" w:date="2025-09-25T10:46:00Z" w16du:dateUtc="2025-09-25T14:46:00Z">
      <w:r>
        <w:rPr>
          <w:sz w:val="20"/>
        </w:rPr>
        <w:t xml:space="preserve">Revision 1 </w:t>
      </w:r>
    </w:ins>
    <w:r w:rsidR="00796C63">
      <w:rPr>
        <w:sz w:val="20"/>
      </w:rPr>
      <w:t>(</w:t>
    </w:r>
    <w:ins w:id="68" w:author="Eric Kane" w:date="2025-09-25T10:46:00Z" w16du:dateUtc="2025-09-25T14:46:00Z">
      <w:r>
        <w:rPr>
          <w:sz w:val="20"/>
        </w:rPr>
        <w:t>9</w:t>
      </w:r>
    </w:ins>
    <w:del w:id="69" w:author="Eric Kane" w:date="2025-09-25T10:46:00Z" w16du:dateUtc="2025-09-25T14:46:00Z">
      <w:r w:rsidR="002773C3" w:rsidDel="009174C9">
        <w:rPr>
          <w:sz w:val="20"/>
        </w:rPr>
        <w:delText>8</w:delText>
      </w:r>
    </w:del>
    <w:r w:rsidR="00796C63">
      <w:rPr>
        <w:sz w:val="20"/>
      </w:rPr>
      <w:t>/</w:t>
    </w:r>
    <w:del w:id="70" w:author="Eric Kane" w:date="2025-09-25T10:46:00Z" w16du:dateUtc="2025-09-25T14:46:00Z">
      <w:r w:rsidR="002773C3" w:rsidDel="009174C9">
        <w:rPr>
          <w:sz w:val="20"/>
        </w:rPr>
        <w:delText>6</w:delText>
      </w:r>
    </w:del>
    <w:ins w:id="71" w:author="Eric Kane" w:date="2025-09-25T10:46:00Z" w16du:dateUtc="2025-09-25T14:46:00Z">
      <w:r>
        <w:rPr>
          <w:sz w:val="20"/>
        </w:rPr>
        <w:t>25</w:t>
      </w:r>
    </w:ins>
    <w:r w:rsidR="00796C63">
      <w:rPr>
        <w:sz w:val="20"/>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2147"/>
    <w:multiLevelType w:val="hybridMultilevel"/>
    <w:tmpl w:val="B4329750"/>
    <w:lvl w:ilvl="0" w:tplc="EC5E593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EE3776"/>
    <w:multiLevelType w:val="hybridMultilevel"/>
    <w:tmpl w:val="B57264FE"/>
    <w:lvl w:ilvl="0" w:tplc="EC5E593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150A1D"/>
    <w:multiLevelType w:val="hybridMultilevel"/>
    <w:tmpl w:val="F70C1650"/>
    <w:lvl w:ilvl="0" w:tplc="02AA6CDE">
      <w:start w:val="1"/>
      <w:numFmt w:val="decimal"/>
      <w:lvlText w:val="(%1)"/>
      <w:lvlJc w:val="left"/>
      <w:pPr>
        <w:tabs>
          <w:tab w:val="num" w:pos="1296"/>
        </w:tabs>
        <w:ind w:left="1296" w:hanging="720"/>
      </w:pPr>
      <w:rPr>
        <w:rFonts w:hint="default"/>
      </w:rPr>
    </w:lvl>
    <w:lvl w:ilvl="1" w:tplc="04090019" w:tentative="1">
      <w:start w:val="1"/>
      <w:numFmt w:val="lowerLetter"/>
      <w:lvlText w:val="%2."/>
      <w:lvlJc w:val="left"/>
      <w:pPr>
        <w:tabs>
          <w:tab w:val="num" w:pos="1656"/>
        </w:tabs>
        <w:ind w:left="1656" w:hanging="360"/>
      </w:p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3" w15:restartNumberingAfterBreak="0">
    <w:nsid w:val="0B0316AF"/>
    <w:multiLevelType w:val="hybridMultilevel"/>
    <w:tmpl w:val="D6CCC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F7F1C"/>
    <w:multiLevelType w:val="hybridMultilevel"/>
    <w:tmpl w:val="1F9E54F0"/>
    <w:lvl w:ilvl="0" w:tplc="04090011">
      <w:start w:val="1"/>
      <w:numFmt w:val="decimal"/>
      <w:lvlText w:val="%1)"/>
      <w:lvlJc w:val="left"/>
      <w:pPr>
        <w:tabs>
          <w:tab w:val="num" w:pos="720"/>
        </w:tabs>
        <w:ind w:left="720" w:hanging="360"/>
      </w:pPr>
      <w:rPr>
        <w:rFonts w:hint="default"/>
      </w:rPr>
    </w:lvl>
    <w:lvl w:ilvl="1" w:tplc="17661D42">
      <w:start w:val="1"/>
      <w:numFmt w:val="upperLetter"/>
      <w:lvlText w:val="%2."/>
      <w:lvlJc w:val="left"/>
      <w:pPr>
        <w:tabs>
          <w:tab w:val="num" w:pos="1995"/>
        </w:tabs>
        <w:ind w:left="1995" w:hanging="43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2027C2B"/>
    <w:multiLevelType w:val="hybridMultilevel"/>
    <w:tmpl w:val="6074BE5E"/>
    <w:lvl w:ilvl="0" w:tplc="A32C78CE">
      <w:start w:val="1"/>
      <w:numFmt w:val="decimal"/>
      <w:lvlText w:val="%1)"/>
      <w:lvlJc w:val="left"/>
      <w:pPr>
        <w:tabs>
          <w:tab w:val="num" w:pos="570"/>
        </w:tabs>
        <w:ind w:left="570" w:hanging="570"/>
      </w:pPr>
      <w:rPr>
        <w:rFonts w:hint="default"/>
        <w:sz w:val="24"/>
        <w:szCs w:val="24"/>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45E00A6"/>
    <w:multiLevelType w:val="hybridMultilevel"/>
    <w:tmpl w:val="5C56A2AA"/>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F606BC4"/>
    <w:multiLevelType w:val="hybridMultilevel"/>
    <w:tmpl w:val="15F26574"/>
    <w:lvl w:ilvl="0" w:tplc="EC5E593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6A066A"/>
    <w:multiLevelType w:val="singleLevel"/>
    <w:tmpl w:val="A04C2120"/>
    <w:lvl w:ilvl="0">
      <w:start w:val="1"/>
      <w:numFmt w:val="lowerLetter"/>
      <w:lvlText w:val="%1."/>
      <w:lvlJc w:val="left"/>
      <w:pPr>
        <w:tabs>
          <w:tab w:val="num" w:pos="720"/>
        </w:tabs>
        <w:ind w:left="720" w:hanging="360"/>
      </w:pPr>
      <w:rPr>
        <w:rFonts w:hint="default"/>
      </w:rPr>
    </w:lvl>
  </w:abstractNum>
  <w:abstractNum w:abstractNumId="9" w15:restartNumberingAfterBreak="0">
    <w:nsid w:val="343522F8"/>
    <w:multiLevelType w:val="hybridMultilevel"/>
    <w:tmpl w:val="8892E186"/>
    <w:lvl w:ilvl="0" w:tplc="EC5E593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05304D6"/>
    <w:multiLevelType w:val="hybridMultilevel"/>
    <w:tmpl w:val="01161248"/>
    <w:lvl w:ilvl="0" w:tplc="EC5E593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DA0C63"/>
    <w:multiLevelType w:val="hybridMultilevel"/>
    <w:tmpl w:val="AF20CA46"/>
    <w:lvl w:ilvl="0" w:tplc="EC5E593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9C76BA5"/>
    <w:multiLevelType w:val="hybridMultilevel"/>
    <w:tmpl w:val="A754ADEA"/>
    <w:lvl w:ilvl="0" w:tplc="EC5E5930">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3" w15:restartNumberingAfterBreak="0">
    <w:nsid w:val="5C171A25"/>
    <w:multiLevelType w:val="hybridMultilevel"/>
    <w:tmpl w:val="05141922"/>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2522F32"/>
    <w:multiLevelType w:val="hybridMultilevel"/>
    <w:tmpl w:val="909A11E2"/>
    <w:lvl w:ilvl="0" w:tplc="EC5E593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44C7146"/>
    <w:multiLevelType w:val="hybridMultilevel"/>
    <w:tmpl w:val="90C699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D4B16FC"/>
    <w:multiLevelType w:val="hybridMultilevel"/>
    <w:tmpl w:val="D362E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7447402">
    <w:abstractNumId w:val="8"/>
  </w:num>
  <w:num w:numId="2" w16cid:durableId="1840273015">
    <w:abstractNumId w:val="15"/>
  </w:num>
  <w:num w:numId="3" w16cid:durableId="1905339100">
    <w:abstractNumId w:val="13"/>
  </w:num>
  <w:num w:numId="4" w16cid:durableId="664282262">
    <w:abstractNumId w:val="0"/>
  </w:num>
  <w:num w:numId="5" w16cid:durableId="780881703">
    <w:abstractNumId w:val="10"/>
  </w:num>
  <w:num w:numId="6" w16cid:durableId="908541011">
    <w:abstractNumId w:val="9"/>
  </w:num>
  <w:num w:numId="7" w16cid:durableId="2022662781">
    <w:abstractNumId w:val="12"/>
  </w:num>
  <w:num w:numId="8" w16cid:durableId="824470942">
    <w:abstractNumId w:val="1"/>
  </w:num>
  <w:num w:numId="9" w16cid:durableId="512844671">
    <w:abstractNumId w:val="7"/>
  </w:num>
  <w:num w:numId="10" w16cid:durableId="813257996">
    <w:abstractNumId w:val="6"/>
  </w:num>
  <w:num w:numId="11" w16cid:durableId="1156724161">
    <w:abstractNumId w:val="11"/>
  </w:num>
  <w:num w:numId="12" w16cid:durableId="1651908461">
    <w:abstractNumId w:val="14"/>
  </w:num>
  <w:num w:numId="13" w16cid:durableId="1820807825">
    <w:abstractNumId w:val="5"/>
  </w:num>
  <w:num w:numId="14" w16cid:durableId="1364819267">
    <w:abstractNumId w:val="4"/>
  </w:num>
  <w:num w:numId="15" w16cid:durableId="1052315705">
    <w:abstractNumId w:val="2"/>
  </w:num>
  <w:num w:numId="16" w16cid:durableId="1676493070">
    <w:abstractNumId w:val="3"/>
  </w:num>
  <w:num w:numId="17" w16cid:durableId="992417525">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Kane">
    <w15:presenceInfo w15:providerId="AD" w15:userId="S::eric.kane@navy.mil::256afa75-02f4-422c-ae84-50bb567bbd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D73"/>
    <w:rsid w:val="00001463"/>
    <w:rsid w:val="00002230"/>
    <w:rsid w:val="00002AF0"/>
    <w:rsid w:val="00003E9E"/>
    <w:rsid w:val="000053E8"/>
    <w:rsid w:val="00006B57"/>
    <w:rsid w:val="00006E3A"/>
    <w:rsid w:val="00007792"/>
    <w:rsid w:val="00011DFE"/>
    <w:rsid w:val="00012331"/>
    <w:rsid w:val="0001319C"/>
    <w:rsid w:val="00013AD5"/>
    <w:rsid w:val="00015F2B"/>
    <w:rsid w:val="00021395"/>
    <w:rsid w:val="00023461"/>
    <w:rsid w:val="00023663"/>
    <w:rsid w:val="00023923"/>
    <w:rsid w:val="00024441"/>
    <w:rsid w:val="00025459"/>
    <w:rsid w:val="000260A7"/>
    <w:rsid w:val="00026AB4"/>
    <w:rsid w:val="000303BE"/>
    <w:rsid w:val="00031044"/>
    <w:rsid w:val="00031BA9"/>
    <w:rsid w:val="00031F75"/>
    <w:rsid w:val="0003206B"/>
    <w:rsid w:val="0003273C"/>
    <w:rsid w:val="000334AD"/>
    <w:rsid w:val="000336C4"/>
    <w:rsid w:val="0003444A"/>
    <w:rsid w:val="0003555D"/>
    <w:rsid w:val="00035631"/>
    <w:rsid w:val="000409A1"/>
    <w:rsid w:val="00040BB0"/>
    <w:rsid w:val="00041F45"/>
    <w:rsid w:val="00042AA1"/>
    <w:rsid w:val="00050C18"/>
    <w:rsid w:val="00050FE6"/>
    <w:rsid w:val="00051627"/>
    <w:rsid w:val="00051A5D"/>
    <w:rsid w:val="00051EEF"/>
    <w:rsid w:val="0005320C"/>
    <w:rsid w:val="00053641"/>
    <w:rsid w:val="00053727"/>
    <w:rsid w:val="000556EF"/>
    <w:rsid w:val="00056623"/>
    <w:rsid w:val="0006037A"/>
    <w:rsid w:val="00060F7D"/>
    <w:rsid w:val="00062BD9"/>
    <w:rsid w:val="000654C4"/>
    <w:rsid w:val="00065F55"/>
    <w:rsid w:val="00066488"/>
    <w:rsid w:val="0006648F"/>
    <w:rsid w:val="00066EA6"/>
    <w:rsid w:val="00067DBB"/>
    <w:rsid w:val="00070DC0"/>
    <w:rsid w:val="000714DC"/>
    <w:rsid w:val="00072F9F"/>
    <w:rsid w:val="00073A32"/>
    <w:rsid w:val="00073AE0"/>
    <w:rsid w:val="00075C97"/>
    <w:rsid w:val="00075D1D"/>
    <w:rsid w:val="000760EA"/>
    <w:rsid w:val="00076119"/>
    <w:rsid w:val="0007658A"/>
    <w:rsid w:val="00076B4A"/>
    <w:rsid w:val="00080513"/>
    <w:rsid w:val="000823E3"/>
    <w:rsid w:val="00084F0A"/>
    <w:rsid w:val="00085844"/>
    <w:rsid w:val="00085C0F"/>
    <w:rsid w:val="00085EAC"/>
    <w:rsid w:val="00090573"/>
    <w:rsid w:val="00091757"/>
    <w:rsid w:val="000937F3"/>
    <w:rsid w:val="00093E39"/>
    <w:rsid w:val="00096257"/>
    <w:rsid w:val="00096779"/>
    <w:rsid w:val="00096C84"/>
    <w:rsid w:val="000978F8"/>
    <w:rsid w:val="000A1C08"/>
    <w:rsid w:val="000A1CAC"/>
    <w:rsid w:val="000A1EAD"/>
    <w:rsid w:val="000A23C6"/>
    <w:rsid w:val="000A5F16"/>
    <w:rsid w:val="000A604D"/>
    <w:rsid w:val="000A6791"/>
    <w:rsid w:val="000A6FD7"/>
    <w:rsid w:val="000B1425"/>
    <w:rsid w:val="000B2E1B"/>
    <w:rsid w:val="000B3F71"/>
    <w:rsid w:val="000B44A8"/>
    <w:rsid w:val="000B4791"/>
    <w:rsid w:val="000B5887"/>
    <w:rsid w:val="000B5C82"/>
    <w:rsid w:val="000B6902"/>
    <w:rsid w:val="000B7EBD"/>
    <w:rsid w:val="000C05B9"/>
    <w:rsid w:val="000C094D"/>
    <w:rsid w:val="000C096B"/>
    <w:rsid w:val="000C14BF"/>
    <w:rsid w:val="000C1B32"/>
    <w:rsid w:val="000C1CD8"/>
    <w:rsid w:val="000C3EA8"/>
    <w:rsid w:val="000C47B2"/>
    <w:rsid w:val="000C5202"/>
    <w:rsid w:val="000C59ED"/>
    <w:rsid w:val="000C5DF5"/>
    <w:rsid w:val="000C7CF4"/>
    <w:rsid w:val="000C7D5A"/>
    <w:rsid w:val="000D0735"/>
    <w:rsid w:val="000D0828"/>
    <w:rsid w:val="000D088C"/>
    <w:rsid w:val="000D0B05"/>
    <w:rsid w:val="000D1CAA"/>
    <w:rsid w:val="000D278D"/>
    <w:rsid w:val="000D2A49"/>
    <w:rsid w:val="000D42AD"/>
    <w:rsid w:val="000D4D1F"/>
    <w:rsid w:val="000D5E78"/>
    <w:rsid w:val="000E4838"/>
    <w:rsid w:val="000E5A6F"/>
    <w:rsid w:val="000E61BE"/>
    <w:rsid w:val="000E641E"/>
    <w:rsid w:val="000F0020"/>
    <w:rsid w:val="000F1830"/>
    <w:rsid w:val="000F1CD0"/>
    <w:rsid w:val="000F206A"/>
    <w:rsid w:val="000F431A"/>
    <w:rsid w:val="000F5D95"/>
    <w:rsid w:val="000F5E1C"/>
    <w:rsid w:val="000F5F56"/>
    <w:rsid w:val="000F71C1"/>
    <w:rsid w:val="000F7395"/>
    <w:rsid w:val="001001AC"/>
    <w:rsid w:val="001015DC"/>
    <w:rsid w:val="00102128"/>
    <w:rsid w:val="00102F76"/>
    <w:rsid w:val="0010474C"/>
    <w:rsid w:val="001054FD"/>
    <w:rsid w:val="00105D8C"/>
    <w:rsid w:val="00107DEB"/>
    <w:rsid w:val="001113D8"/>
    <w:rsid w:val="00111701"/>
    <w:rsid w:val="00113616"/>
    <w:rsid w:val="00114366"/>
    <w:rsid w:val="001143B7"/>
    <w:rsid w:val="00114F90"/>
    <w:rsid w:val="001152C0"/>
    <w:rsid w:val="00116FC6"/>
    <w:rsid w:val="00117E7C"/>
    <w:rsid w:val="00120D89"/>
    <w:rsid w:val="00120FA4"/>
    <w:rsid w:val="00121B04"/>
    <w:rsid w:val="0012659B"/>
    <w:rsid w:val="001305AB"/>
    <w:rsid w:val="001315DA"/>
    <w:rsid w:val="00132534"/>
    <w:rsid w:val="00132E7E"/>
    <w:rsid w:val="001338CF"/>
    <w:rsid w:val="00135114"/>
    <w:rsid w:val="00140971"/>
    <w:rsid w:val="00141307"/>
    <w:rsid w:val="001414C4"/>
    <w:rsid w:val="00141FDE"/>
    <w:rsid w:val="00142E4B"/>
    <w:rsid w:val="00143095"/>
    <w:rsid w:val="0014374A"/>
    <w:rsid w:val="00146071"/>
    <w:rsid w:val="00146A90"/>
    <w:rsid w:val="00150CDB"/>
    <w:rsid w:val="00151AE5"/>
    <w:rsid w:val="001526F2"/>
    <w:rsid w:val="00153034"/>
    <w:rsid w:val="00153C89"/>
    <w:rsid w:val="00156995"/>
    <w:rsid w:val="00160205"/>
    <w:rsid w:val="00162BFF"/>
    <w:rsid w:val="00162F02"/>
    <w:rsid w:val="00165185"/>
    <w:rsid w:val="001652F7"/>
    <w:rsid w:val="00165D47"/>
    <w:rsid w:val="001702B4"/>
    <w:rsid w:val="00170BD5"/>
    <w:rsid w:val="00171CE1"/>
    <w:rsid w:val="00172886"/>
    <w:rsid w:val="001728B0"/>
    <w:rsid w:val="00173717"/>
    <w:rsid w:val="0017478E"/>
    <w:rsid w:val="00174CB5"/>
    <w:rsid w:val="001754FE"/>
    <w:rsid w:val="00177180"/>
    <w:rsid w:val="0017792E"/>
    <w:rsid w:val="00177E39"/>
    <w:rsid w:val="00180254"/>
    <w:rsid w:val="001829E2"/>
    <w:rsid w:val="00182BDB"/>
    <w:rsid w:val="00183892"/>
    <w:rsid w:val="00184CA7"/>
    <w:rsid w:val="0018543D"/>
    <w:rsid w:val="00185F9E"/>
    <w:rsid w:val="00187830"/>
    <w:rsid w:val="00190C9A"/>
    <w:rsid w:val="00190EC1"/>
    <w:rsid w:val="001912CB"/>
    <w:rsid w:val="001947BD"/>
    <w:rsid w:val="00196E50"/>
    <w:rsid w:val="00197B27"/>
    <w:rsid w:val="00197EF0"/>
    <w:rsid w:val="001A0102"/>
    <w:rsid w:val="001A01AE"/>
    <w:rsid w:val="001A1278"/>
    <w:rsid w:val="001A14ED"/>
    <w:rsid w:val="001A25A8"/>
    <w:rsid w:val="001A4B0E"/>
    <w:rsid w:val="001A577E"/>
    <w:rsid w:val="001A6A37"/>
    <w:rsid w:val="001B005E"/>
    <w:rsid w:val="001B058E"/>
    <w:rsid w:val="001B1FBE"/>
    <w:rsid w:val="001B2750"/>
    <w:rsid w:val="001B279D"/>
    <w:rsid w:val="001B2EBA"/>
    <w:rsid w:val="001B3042"/>
    <w:rsid w:val="001B3BEB"/>
    <w:rsid w:val="001B3C5D"/>
    <w:rsid w:val="001B45D6"/>
    <w:rsid w:val="001B572E"/>
    <w:rsid w:val="001B7D93"/>
    <w:rsid w:val="001B7DEC"/>
    <w:rsid w:val="001C0AB3"/>
    <w:rsid w:val="001C4121"/>
    <w:rsid w:val="001C513A"/>
    <w:rsid w:val="001C64B2"/>
    <w:rsid w:val="001C6E81"/>
    <w:rsid w:val="001C6FC7"/>
    <w:rsid w:val="001D0407"/>
    <w:rsid w:val="001D0C23"/>
    <w:rsid w:val="001D207A"/>
    <w:rsid w:val="001D20DC"/>
    <w:rsid w:val="001D3810"/>
    <w:rsid w:val="001D4443"/>
    <w:rsid w:val="001D5BC7"/>
    <w:rsid w:val="001D7545"/>
    <w:rsid w:val="001D78D2"/>
    <w:rsid w:val="001E19AB"/>
    <w:rsid w:val="001E1B04"/>
    <w:rsid w:val="001E2524"/>
    <w:rsid w:val="001E33AC"/>
    <w:rsid w:val="001E3DC4"/>
    <w:rsid w:val="001E3FB7"/>
    <w:rsid w:val="001E4216"/>
    <w:rsid w:val="001E4798"/>
    <w:rsid w:val="001E7B1B"/>
    <w:rsid w:val="001F042C"/>
    <w:rsid w:val="001F135D"/>
    <w:rsid w:val="001F4745"/>
    <w:rsid w:val="001F4CD2"/>
    <w:rsid w:val="001F552B"/>
    <w:rsid w:val="001F655A"/>
    <w:rsid w:val="001F7888"/>
    <w:rsid w:val="001F7FE2"/>
    <w:rsid w:val="002008AC"/>
    <w:rsid w:val="002011FB"/>
    <w:rsid w:val="00202479"/>
    <w:rsid w:val="00203014"/>
    <w:rsid w:val="0020301C"/>
    <w:rsid w:val="00203070"/>
    <w:rsid w:val="0020316C"/>
    <w:rsid w:val="002044C3"/>
    <w:rsid w:val="0020462D"/>
    <w:rsid w:val="0020658A"/>
    <w:rsid w:val="00207DF3"/>
    <w:rsid w:val="0021095C"/>
    <w:rsid w:val="00210A48"/>
    <w:rsid w:val="00212B65"/>
    <w:rsid w:val="00213714"/>
    <w:rsid w:val="00214C14"/>
    <w:rsid w:val="00215794"/>
    <w:rsid w:val="0021589B"/>
    <w:rsid w:val="002162ED"/>
    <w:rsid w:val="00216307"/>
    <w:rsid w:val="00216AA1"/>
    <w:rsid w:val="002175E7"/>
    <w:rsid w:val="00223B4C"/>
    <w:rsid w:val="00223BEE"/>
    <w:rsid w:val="00223F55"/>
    <w:rsid w:val="0022589C"/>
    <w:rsid w:val="00225A6E"/>
    <w:rsid w:val="00227CA6"/>
    <w:rsid w:val="002305CB"/>
    <w:rsid w:val="00232146"/>
    <w:rsid w:val="002329C6"/>
    <w:rsid w:val="002341E6"/>
    <w:rsid w:val="00235FE9"/>
    <w:rsid w:val="00236034"/>
    <w:rsid w:val="002361D9"/>
    <w:rsid w:val="00236A0C"/>
    <w:rsid w:val="00236BD5"/>
    <w:rsid w:val="00236BE7"/>
    <w:rsid w:val="00240034"/>
    <w:rsid w:val="00241EFA"/>
    <w:rsid w:val="00242B88"/>
    <w:rsid w:val="00245336"/>
    <w:rsid w:val="0024595B"/>
    <w:rsid w:val="00250A83"/>
    <w:rsid w:val="002511F5"/>
    <w:rsid w:val="00252794"/>
    <w:rsid w:val="00255AFD"/>
    <w:rsid w:val="00256984"/>
    <w:rsid w:val="00256D04"/>
    <w:rsid w:val="0025716D"/>
    <w:rsid w:val="0026025A"/>
    <w:rsid w:val="0026050E"/>
    <w:rsid w:val="00262089"/>
    <w:rsid w:val="00262320"/>
    <w:rsid w:val="00264D55"/>
    <w:rsid w:val="00265461"/>
    <w:rsid w:val="002665A1"/>
    <w:rsid w:val="002671CF"/>
    <w:rsid w:val="00270DEB"/>
    <w:rsid w:val="00270E32"/>
    <w:rsid w:val="00271D0C"/>
    <w:rsid w:val="0027290B"/>
    <w:rsid w:val="002753A7"/>
    <w:rsid w:val="002759DA"/>
    <w:rsid w:val="00275BE9"/>
    <w:rsid w:val="0027713B"/>
    <w:rsid w:val="002773C3"/>
    <w:rsid w:val="00280D1B"/>
    <w:rsid w:val="002826AD"/>
    <w:rsid w:val="0028379B"/>
    <w:rsid w:val="00283C07"/>
    <w:rsid w:val="00283D6B"/>
    <w:rsid w:val="0028436A"/>
    <w:rsid w:val="0028487A"/>
    <w:rsid w:val="00284E9E"/>
    <w:rsid w:val="00285540"/>
    <w:rsid w:val="00285B84"/>
    <w:rsid w:val="00286E4A"/>
    <w:rsid w:val="00287034"/>
    <w:rsid w:val="00291708"/>
    <w:rsid w:val="00291D32"/>
    <w:rsid w:val="00292635"/>
    <w:rsid w:val="00295377"/>
    <w:rsid w:val="00295BE4"/>
    <w:rsid w:val="002A0729"/>
    <w:rsid w:val="002A17A1"/>
    <w:rsid w:val="002A188E"/>
    <w:rsid w:val="002A1D73"/>
    <w:rsid w:val="002A1EDB"/>
    <w:rsid w:val="002A2F8A"/>
    <w:rsid w:val="002A31D9"/>
    <w:rsid w:val="002A4E30"/>
    <w:rsid w:val="002B0A53"/>
    <w:rsid w:val="002B13C8"/>
    <w:rsid w:val="002B1644"/>
    <w:rsid w:val="002B32A4"/>
    <w:rsid w:val="002B3C17"/>
    <w:rsid w:val="002B456E"/>
    <w:rsid w:val="002B502C"/>
    <w:rsid w:val="002B55C3"/>
    <w:rsid w:val="002B786C"/>
    <w:rsid w:val="002C130C"/>
    <w:rsid w:val="002C22DB"/>
    <w:rsid w:val="002C27FD"/>
    <w:rsid w:val="002C2BAB"/>
    <w:rsid w:val="002C3B02"/>
    <w:rsid w:val="002C3F57"/>
    <w:rsid w:val="002C453B"/>
    <w:rsid w:val="002D1F32"/>
    <w:rsid w:val="002D207A"/>
    <w:rsid w:val="002D3181"/>
    <w:rsid w:val="002D362D"/>
    <w:rsid w:val="002D37EF"/>
    <w:rsid w:val="002D599A"/>
    <w:rsid w:val="002D5C88"/>
    <w:rsid w:val="002D6095"/>
    <w:rsid w:val="002D6236"/>
    <w:rsid w:val="002D67AD"/>
    <w:rsid w:val="002D6870"/>
    <w:rsid w:val="002D6970"/>
    <w:rsid w:val="002E051A"/>
    <w:rsid w:val="002E064A"/>
    <w:rsid w:val="002E0771"/>
    <w:rsid w:val="002E1572"/>
    <w:rsid w:val="002E2E30"/>
    <w:rsid w:val="002E3273"/>
    <w:rsid w:val="002E3EEE"/>
    <w:rsid w:val="002E4289"/>
    <w:rsid w:val="002E476E"/>
    <w:rsid w:val="002E4A33"/>
    <w:rsid w:val="002F0902"/>
    <w:rsid w:val="002F0F77"/>
    <w:rsid w:val="002F1590"/>
    <w:rsid w:val="002F1779"/>
    <w:rsid w:val="002F1A52"/>
    <w:rsid w:val="002F1AA1"/>
    <w:rsid w:val="002F3AA4"/>
    <w:rsid w:val="002F5387"/>
    <w:rsid w:val="002F6114"/>
    <w:rsid w:val="002F7E9D"/>
    <w:rsid w:val="00300292"/>
    <w:rsid w:val="00304390"/>
    <w:rsid w:val="00304F3A"/>
    <w:rsid w:val="003124F1"/>
    <w:rsid w:val="00312D08"/>
    <w:rsid w:val="003143E8"/>
    <w:rsid w:val="003146E3"/>
    <w:rsid w:val="00315936"/>
    <w:rsid w:val="00315CAD"/>
    <w:rsid w:val="00317484"/>
    <w:rsid w:val="003201E4"/>
    <w:rsid w:val="00320862"/>
    <w:rsid w:val="00320894"/>
    <w:rsid w:val="00322638"/>
    <w:rsid w:val="0032293D"/>
    <w:rsid w:val="003232EA"/>
    <w:rsid w:val="0032461E"/>
    <w:rsid w:val="00324CA5"/>
    <w:rsid w:val="003251DD"/>
    <w:rsid w:val="003271AD"/>
    <w:rsid w:val="003278A9"/>
    <w:rsid w:val="00330022"/>
    <w:rsid w:val="0033007B"/>
    <w:rsid w:val="00330D7B"/>
    <w:rsid w:val="0033196F"/>
    <w:rsid w:val="00331971"/>
    <w:rsid w:val="00332884"/>
    <w:rsid w:val="00332DD3"/>
    <w:rsid w:val="00332FC8"/>
    <w:rsid w:val="00333195"/>
    <w:rsid w:val="00333834"/>
    <w:rsid w:val="0033394B"/>
    <w:rsid w:val="003340C6"/>
    <w:rsid w:val="0033566A"/>
    <w:rsid w:val="00335C61"/>
    <w:rsid w:val="0033641C"/>
    <w:rsid w:val="00341028"/>
    <w:rsid w:val="0034313D"/>
    <w:rsid w:val="0034355E"/>
    <w:rsid w:val="00345BC7"/>
    <w:rsid w:val="00346FFE"/>
    <w:rsid w:val="00350F7E"/>
    <w:rsid w:val="00351877"/>
    <w:rsid w:val="00353D1C"/>
    <w:rsid w:val="00355D93"/>
    <w:rsid w:val="003569F0"/>
    <w:rsid w:val="00356E81"/>
    <w:rsid w:val="003570DE"/>
    <w:rsid w:val="00357489"/>
    <w:rsid w:val="0035774C"/>
    <w:rsid w:val="003635D7"/>
    <w:rsid w:val="00363810"/>
    <w:rsid w:val="00363F1B"/>
    <w:rsid w:val="0036453D"/>
    <w:rsid w:val="00364B62"/>
    <w:rsid w:val="00364B98"/>
    <w:rsid w:val="00364F3B"/>
    <w:rsid w:val="00366C60"/>
    <w:rsid w:val="00366EF4"/>
    <w:rsid w:val="00366FB3"/>
    <w:rsid w:val="00367BA0"/>
    <w:rsid w:val="00372414"/>
    <w:rsid w:val="00372A43"/>
    <w:rsid w:val="00375FB6"/>
    <w:rsid w:val="003823BC"/>
    <w:rsid w:val="00383104"/>
    <w:rsid w:val="00384334"/>
    <w:rsid w:val="00386B2A"/>
    <w:rsid w:val="00387BCC"/>
    <w:rsid w:val="00387F92"/>
    <w:rsid w:val="00391985"/>
    <w:rsid w:val="00393006"/>
    <w:rsid w:val="00393797"/>
    <w:rsid w:val="0039394D"/>
    <w:rsid w:val="00393FCE"/>
    <w:rsid w:val="003963D2"/>
    <w:rsid w:val="003964F3"/>
    <w:rsid w:val="0039791A"/>
    <w:rsid w:val="003A172D"/>
    <w:rsid w:val="003A3D54"/>
    <w:rsid w:val="003A3DC0"/>
    <w:rsid w:val="003A404A"/>
    <w:rsid w:val="003A4467"/>
    <w:rsid w:val="003A4DBB"/>
    <w:rsid w:val="003A5874"/>
    <w:rsid w:val="003A6B12"/>
    <w:rsid w:val="003A730E"/>
    <w:rsid w:val="003A7891"/>
    <w:rsid w:val="003A7B39"/>
    <w:rsid w:val="003B18F6"/>
    <w:rsid w:val="003B34C1"/>
    <w:rsid w:val="003B34F2"/>
    <w:rsid w:val="003B5C19"/>
    <w:rsid w:val="003B7206"/>
    <w:rsid w:val="003B7AFA"/>
    <w:rsid w:val="003C0270"/>
    <w:rsid w:val="003C0D57"/>
    <w:rsid w:val="003C4F6F"/>
    <w:rsid w:val="003C5155"/>
    <w:rsid w:val="003C589D"/>
    <w:rsid w:val="003C6E27"/>
    <w:rsid w:val="003C78FF"/>
    <w:rsid w:val="003C79FD"/>
    <w:rsid w:val="003D00E0"/>
    <w:rsid w:val="003D1D47"/>
    <w:rsid w:val="003D306A"/>
    <w:rsid w:val="003D3565"/>
    <w:rsid w:val="003D3C03"/>
    <w:rsid w:val="003D3ECD"/>
    <w:rsid w:val="003D5104"/>
    <w:rsid w:val="003D52E3"/>
    <w:rsid w:val="003D5928"/>
    <w:rsid w:val="003D5FD7"/>
    <w:rsid w:val="003E038E"/>
    <w:rsid w:val="003E0BE7"/>
    <w:rsid w:val="003E0D06"/>
    <w:rsid w:val="003E0F34"/>
    <w:rsid w:val="003E1E56"/>
    <w:rsid w:val="003E4F20"/>
    <w:rsid w:val="003E7470"/>
    <w:rsid w:val="003F1D0B"/>
    <w:rsid w:val="003F3EED"/>
    <w:rsid w:val="003F47A8"/>
    <w:rsid w:val="003F5725"/>
    <w:rsid w:val="003F685E"/>
    <w:rsid w:val="003F6BDC"/>
    <w:rsid w:val="003F7552"/>
    <w:rsid w:val="00400795"/>
    <w:rsid w:val="004060DC"/>
    <w:rsid w:val="004065F6"/>
    <w:rsid w:val="004071C6"/>
    <w:rsid w:val="0040742A"/>
    <w:rsid w:val="00407980"/>
    <w:rsid w:val="00407D8E"/>
    <w:rsid w:val="00407FC7"/>
    <w:rsid w:val="00414555"/>
    <w:rsid w:val="00417885"/>
    <w:rsid w:val="00417B60"/>
    <w:rsid w:val="00417DC9"/>
    <w:rsid w:val="00421844"/>
    <w:rsid w:val="004219E2"/>
    <w:rsid w:val="00421DF3"/>
    <w:rsid w:val="004253E9"/>
    <w:rsid w:val="004258BA"/>
    <w:rsid w:val="004303F8"/>
    <w:rsid w:val="00430AB6"/>
    <w:rsid w:val="004327BB"/>
    <w:rsid w:val="004337E6"/>
    <w:rsid w:val="0043410E"/>
    <w:rsid w:val="004341E6"/>
    <w:rsid w:val="004400B3"/>
    <w:rsid w:val="00441C42"/>
    <w:rsid w:val="00442367"/>
    <w:rsid w:val="004438C2"/>
    <w:rsid w:val="00443BB4"/>
    <w:rsid w:val="00443E52"/>
    <w:rsid w:val="00445879"/>
    <w:rsid w:val="00446146"/>
    <w:rsid w:val="004477E7"/>
    <w:rsid w:val="00451076"/>
    <w:rsid w:val="00451D39"/>
    <w:rsid w:val="00451DA4"/>
    <w:rsid w:val="00453256"/>
    <w:rsid w:val="00453948"/>
    <w:rsid w:val="00455F37"/>
    <w:rsid w:val="0045622A"/>
    <w:rsid w:val="00456295"/>
    <w:rsid w:val="00456366"/>
    <w:rsid w:val="00456863"/>
    <w:rsid w:val="004577B5"/>
    <w:rsid w:val="004610B6"/>
    <w:rsid w:val="004622F2"/>
    <w:rsid w:val="004632D7"/>
    <w:rsid w:val="00463C37"/>
    <w:rsid w:val="004640A1"/>
    <w:rsid w:val="00464CCF"/>
    <w:rsid w:val="00464EF9"/>
    <w:rsid w:val="00466F88"/>
    <w:rsid w:val="00470A72"/>
    <w:rsid w:val="004710F7"/>
    <w:rsid w:val="0047253D"/>
    <w:rsid w:val="0047257D"/>
    <w:rsid w:val="00473465"/>
    <w:rsid w:val="004734C3"/>
    <w:rsid w:val="0047402D"/>
    <w:rsid w:val="0047427A"/>
    <w:rsid w:val="004748BA"/>
    <w:rsid w:val="0047527F"/>
    <w:rsid w:val="004758D7"/>
    <w:rsid w:val="00475DF9"/>
    <w:rsid w:val="0047602C"/>
    <w:rsid w:val="00476EDC"/>
    <w:rsid w:val="004810D3"/>
    <w:rsid w:val="00483D46"/>
    <w:rsid w:val="00486138"/>
    <w:rsid w:val="004867FD"/>
    <w:rsid w:val="004875C9"/>
    <w:rsid w:val="004879A9"/>
    <w:rsid w:val="004900E6"/>
    <w:rsid w:val="00490F39"/>
    <w:rsid w:val="0049147A"/>
    <w:rsid w:val="004920F4"/>
    <w:rsid w:val="00492530"/>
    <w:rsid w:val="004928B4"/>
    <w:rsid w:val="004934ED"/>
    <w:rsid w:val="0049472F"/>
    <w:rsid w:val="00494A6D"/>
    <w:rsid w:val="00494F74"/>
    <w:rsid w:val="004965FB"/>
    <w:rsid w:val="00496BF0"/>
    <w:rsid w:val="00496D78"/>
    <w:rsid w:val="004A0CCD"/>
    <w:rsid w:val="004A100C"/>
    <w:rsid w:val="004A1061"/>
    <w:rsid w:val="004A117D"/>
    <w:rsid w:val="004A14CF"/>
    <w:rsid w:val="004A340C"/>
    <w:rsid w:val="004A43C6"/>
    <w:rsid w:val="004A4C4D"/>
    <w:rsid w:val="004A592A"/>
    <w:rsid w:val="004A6683"/>
    <w:rsid w:val="004B0707"/>
    <w:rsid w:val="004B2C5D"/>
    <w:rsid w:val="004B35BF"/>
    <w:rsid w:val="004B3D7E"/>
    <w:rsid w:val="004B4589"/>
    <w:rsid w:val="004B48DF"/>
    <w:rsid w:val="004B5B30"/>
    <w:rsid w:val="004B6DB6"/>
    <w:rsid w:val="004B7C8D"/>
    <w:rsid w:val="004B7E76"/>
    <w:rsid w:val="004C04F2"/>
    <w:rsid w:val="004C076A"/>
    <w:rsid w:val="004C0D7E"/>
    <w:rsid w:val="004C1602"/>
    <w:rsid w:val="004C1DA5"/>
    <w:rsid w:val="004C3161"/>
    <w:rsid w:val="004C3634"/>
    <w:rsid w:val="004C6477"/>
    <w:rsid w:val="004C7411"/>
    <w:rsid w:val="004D040E"/>
    <w:rsid w:val="004D1EAD"/>
    <w:rsid w:val="004D26FA"/>
    <w:rsid w:val="004D2ABA"/>
    <w:rsid w:val="004D3C92"/>
    <w:rsid w:val="004D4068"/>
    <w:rsid w:val="004D4E2A"/>
    <w:rsid w:val="004D50EE"/>
    <w:rsid w:val="004D5A14"/>
    <w:rsid w:val="004D6955"/>
    <w:rsid w:val="004D746B"/>
    <w:rsid w:val="004E1A27"/>
    <w:rsid w:val="004E2CF2"/>
    <w:rsid w:val="004E2F95"/>
    <w:rsid w:val="004E3E3C"/>
    <w:rsid w:val="004E4B48"/>
    <w:rsid w:val="004E4D04"/>
    <w:rsid w:val="004F09A4"/>
    <w:rsid w:val="004F0AA9"/>
    <w:rsid w:val="004F2FDF"/>
    <w:rsid w:val="004F34D8"/>
    <w:rsid w:val="004F4941"/>
    <w:rsid w:val="004F631C"/>
    <w:rsid w:val="004F7209"/>
    <w:rsid w:val="00500514"/>
    <w:rsid w:val="00500A67"/>
    <w:rsid w:val="00503E74"/>
    <w:rsid w:val="005052A0"/>
    <w:rsid w:val="005068B9"/>
    <w:rsid w:val="00507172"/>
    <w:rsid w:val="00510319"/>
    <w:rsid w:val="00511F04"/>
    <w:rsid w:val="00512B70"/>
    <w:rsid w:val="00514D05"/>
    <w:rsid w:val="00515184"/>
    <w:rsid w:val="0051583D"/>
    <w:rsid w:val="005171D4"/>
    <w:rsid w:val="00517F03"/>
    <w:rsid w:val="00522161"/>
    <w:rsid w:val="005223D9"/>
    <w:rsid w:val="00522B54"/>
    <w:rsid w:val="00523008"/>
    <w:rsid w:val="00523CED"/>
    <w:rsid w:val="00524137"/>
    <w:rsid w:val="0052499B"/>
    <w:rsid w:val="00525361"/>
    <w:rsid w:val="00531351"/>
    <w:rsid w:val="0053210F"/>
    <w:rsid w:val="00533C6D"/>
    <w:rsid w:val="005342C0"/>
    <w:rsid w:val="005348FF"/>
    <w:rsid w:val="00534912"/>
    <w:rsid w:val="005368C2"/>
    <w:rsid w:val="005376D3"/>
    <w:rsid w:val="005404C2"/>
    <w:rsid w:val="005405C0"/>
    <w:rsid w:val="0054078E"/>
    <w:rsid w:val="005413D7"/>
    <w:rsid w:val="00543DF1"/>
    <w:rsid w:val="0054408B"/>
    <w:rsid w:val="00545DCD"/>
    <w:rsid w:val="00546845"/>
    <w:rsid w:val="00547032"/>
    <w:rsid w:val="0055053D"/>
    <w:rsid w:val="005509F9"/>
    <w:rsid w:val="00551AB1"/>
    <w:rsid w:val="005526C0"/>
    <w:rsid w:val="00552971"/>
    <w:rsid w:val="00553E18"/>
    <w:rsid w:val="005541BB"/>
    <w:rsid w:val="005557AA"/>
    <w:rsid w:val="005573C8"/>
    <w:rsid w:val="005575C6"/>
    <w:rsid w:val="00561649"/>
    <w:rsid w:val="00561E20"/>
    <w:rsid w:val="00561E53"/>
    <w:rsid w:val="00562037"/>
    <w:rsid w:val="00562332"/>
    <w:rsid w:val="00562685"/>
    <w:rsid w:val="00562A73"/>
    <w:rsid w:val="005631AF"/>
    <w:rsid w:val="00563F16"/>
    <w:rsid w:val="00564282"/>
    <w:rsid w:val="0056453B"/>
    <w:rsid w:val="00564C91"/>
    <w:rsid w:val="00565260"/>
    <w:rsid w:val="00566711"/>
    <w:rsid w:val="0056682B"/>
    <w:rsid w:val="005678AB"/>
    <w:rsid w:val="00571591"/>
    <w:rsid w:val="00573316"/>
    <w:rsid w:val="005733C2"/>
    <w:rsid w:val="00573565"/>
    <w:rsid w:val="00573D9E"/>
    <w:rsid w:val="00574922"/>
    <w:rsid w:val="00576436"/>
    <w:rsid w:val="00577432"/>
    <w:rsid w:val="00577B90"/>
    <w:rsid w:val="00580CFE"/>
    <w:rsid w:val="005812BD"/>
    <w:rsid w:val="00581A6F"/>
    <w:rsid w:val="0058308D"/>
    <w:rsid w:val="005841B4"/>
    <w:rsid w:val="00584785"/>
    <w:rsid w:val="00585C01"/>
    <w:rsid w:val="005869E4"/>
    <w:rsid w:val="00586ABE"/>
    <w:rsid w:val="00587CBE"/>
    <w:rsid w:val="00587EA2"/>
    <w:rsid w:val="005908E6"/>
    <w:rsid w:val="00590A97"/>
    <w:rsid w:val="00592306"/>
    <w:rsid w:val="00592D18"/>
    <w:rsid w:val="00594E7F"/>
    <w:rsid w:val="00594F99"/>
    <w:rsid w:val="00595EFF"/>
    <w:rsid w:val="005965DD"/>
    <w:rsid w:val="0059690F"/>
    <w:rsid w:val="00596EAC"/>
    <w:rsid w:val="005A15C0"/>
    <w:rsid w:val="005A4616"/>
    <w:rsid w:val="005A4696"/>
    <w:rsid w:val="005A4CE0"/>
    <w:rsid w:val="005A63A6"/>
    <w:rsid w:val="005A6CF4"/>
    <w:rsid w:val="005A6EFA"/>
    <w:rsid w:val="005A7185"/>
    <w:rsid w:val="005A78D0"/>
    <w:rsid w:val="005B0049"/>
    <w:rsid w:val="005B038C"/>
    <w:rsid w:val="005B0A22"/>
    <w:rsid w:val="005B131D"/>
    <w:rsid w:val="005B29A4"/>
    <w:rsid w:val="005B2F63"/>
    <w:rsid w:val="005B3823"/>
    <w:rsid w:val="005B39A3"/>
    <w:rsid w:val="005B4107"/>
    <w:rsid w:val="005B427F"/>
    <w:rsid w:val="005B6A02"/>
    <w:rsid w:val="005B7498"/>
    <w:rsid w:val="005C09BA"/>
    <w:rsid w:val="005C0C96"/>
    <w:rsid w:val="005C1FB6"/>
    <w:rsid w:val="005C2132"/>
    <w:rsid w:val="005C251E"/>
    <w:rsid w:val="005C2FBC"/>
    <w:rsid w:val="005C33F5"/>
    <w:rsid w:val="005C371F"/>
    <w:rsid w:val="005C5E73"/>
    <w:rsid w:val="005C6623"/>
    <w:rsid w:val="005D101A"/>
    <w:rsid w:val="005D1A5D"/>
    <w:rsid w:val="005D4759"/>
    <w:rsid w:val="005D5D0F"/>
    <w:rsid w:val="005D61E6"/>
    <w:rsid w:val="005D7D32"/>
    <w:rsid w:val="005E0117"/>
    <w:rsid w:val="005E0987"/>
    <w:rsid w:val="005E218B"/>
    <w:rsid w:val="005E3194"/>
    <w:rsid w:val="005E3A37"/>
    <w:rsid w:val="005E4868"/>
    <w:rsid w:val="005E5163"/>
    <w:rsid w:val="005F001C"/>
    <w:rsid w:val="005F0F6A"/>
    <w:rsid w:val="005F1E85"/>
    <w:rsid w:val="005F3A5B"/>
    <w:rsid w:val="005F44B8"/>
    <w:rsid w:val="005F451F"/>
    <w:rsid w:val="005F5381"/>
    <w:rsid w:val="005F5E42"/>
    <w:rsid w:val="005F5FAC"/>
    <w:rsid w:val="005F79C4"/>
    <w:rsid w:val="00600633"/>
    <w:rsid w:val="006006CD"/>
    <w:rsid w:val="006015B9"/>
    <w:rsid w:val="00601DAA"/>
    <w:rsid w:val="00602FE3"/>
    <w:rsid w:val="00604AFE"/>
    <w:rsid w:val="006051DB"/>
    <w:rsid w:val="00605467"/>
    <w:rsid w:val="006064B1"/>
    <w:rsid w:val="0060734F"/>
    <w:rsid w:val="006101F5"/>
    <w:rsid w:val="00612BDD"/>
    <w:rsid w:val="00615350"/>
    <w:rsid w:val="00615A2E"/>
    <w:rsid w:val="00616EF7"/>
    <w:rsid w:val="006171F8"/>
    <w:rsid w:val="00617791"/>
    <w:rsid w:val="00617A00"/>
    <w:rsid w:val="00617C37"/>
    <w:rsid w:val="00617F81"/>
    <w:rsid w:val="006201B8"/>
    <w:rsid w:val="00621427"/>
    <w:rsid w:val="00624CB4"/>
    <w:rsid w:val="00624EA8"/>
    <w:rsid w:val="00626DAF"/>
    <w:rsid w:val="00627C2E"/>
    <w:rsid w:val="00630528"/>
    <w:rsid w:val="00630B02"/>
    <w:rsid w:val="0063155F"/>
    <w:rsid w:val="00631618"/>
    <w:rsid w:val="00631B3C"/>
    <w:rsid w:val="0063321A"/>
    <w:rsid w:val="00633732"/>
    <w:rsid w:val="0063411A"/>
    <w:rsid w:val="00635F5A"/>
    <w:rsid w:val="00636BE4"/>
    <w:rsid w:val="00637707"/>
    <w:rsid w:val="00640FE6"/>
    <w:rsid w:val="00641941"/>
    <w:rsid w:val="00641DA0"/>
    <w:rsid w:val="006429A0"/>
    <w:rsid w:val="00642B02"/>
    <w:rsid w:val="0064321B"/>
    <w:rsid w:val="00643A47"/>
    <w:rsid w:val="00643E35"/>
    <w:rsid w:val="00644E75"/>
    <w:rsid w:val="00645134"/>
    <w:rsid w:val="006460C5"/>
    <w:rsid w:val="00646721"/>
    <w:rsid w:val="00647B0B"/>
    <w:rsid w:val="00647C27"/>
    <w:rsid w:val="00650E56"/>
    <w:rsid w:val="006515A6"/>
    <w:rsid w:val="0065187C"/>
    <w:rsid w:val="00651A13"/>
    <w:rsid w:val="00653065"/>
    <w:rsid w:val="006536C7"/>
    <w:rsid w:val="006556C0"/>
    <w:rsid w:val="00656521"/>
    <w:rsid w:val="00656992"/>
    <w:rsid w:val="006576B2"/>
    <w:rsid w:val="00662566"/>
    <w:rsid w:val="00662663"/>
    <w:rsid w:val="00662EAA"/>
    <w:rsid w:val="00663885"/>
    <w:rsid w:val="00663A60"/>
    <w:rsid w:val="0066504E"/>
    <w:rsid w:val="006652B0"/>
    <w:rsid w:val="00665CCA"/>
    <w:rsid w:val="00666503"/>
    <w:rsid w:val="006673A8"/>
    <w:rsid w:val="006702DD"/>
    <w:rsid w:val="00671EBA"/>
    <w:rsid w:val="0067322F"/>
    <w:rsid w:val="006734C3"/>
    <w:rsid w:val="00674A74"/>
    <w:rsid w:val="00676E97"/>
    <w:rsid w:val="00680223"/>
    <w:rsid w:val="00680849"/>
    <w:rsid w:val="00680D7D"/>
    <w:rsid w:val="00681BA5"/>
    <w:rsid w:val="0068255A"/>
    <w:rsid w:val="006826B7"/>
    <w:rsid w:val="006830F1"/>
    <w:rsid w:val="00684DBB"/>
    <w:rsid w:val="00686029"/>
    <w:rsid w:val="0068649E"/>
    <w:rsid w:val="006866D3"/>
    <w:rsid w:val="00687E1A"/>
    <w:rsid w:val="00690465"/>
    <w:rsid w:val="00692710"/>
    <w:rsid w:val="0069393A"/>
    <w:rsid w:val="0069478D"/>
    <w:rsid w:val="00694C3E"/>
    <w:rsid w:val="00694CA8"/>
    <w:rsid w:val="00694DC0"/>
    <w:rsid w:val="00695466"/>
    <w:rsid w:val="0069598D"/>
    <w:rsid w:val="00696573"/>
    <w:rsid w:val="00696656"/>
    <w:rsid w:val="00696C21"/>
    <w:rsid w:val="006A0291"/>
    <w:rsid w:val="006A0BEE"/>
    <w:rsid w:val="006A1E9B"/>
    <w:rsid w:val="006A2419"/>
    <w:rsid w:val="006A4B9D"/>
    <w:rsid w:val="006A50C4"/>
    <w:rsid w:val="006A6408"/>
    <w:rsid w:val="006A666C"/>
    <w:rsid w:val="006A6C29"/>
    <w:rsid w:val="006B1214"/>
    <w:rsid w:val="006B16EA"/>
    <w:rsid w:val="006B1A5F"/>
    <w:rsid w:val="006B216F"/>
    <w:rsid w:val="006B281D"/>
    <w:rsid w:val="006B2F57"/>
    <w:rsid w:val="006B34AC"/>
    <w:rsid w:val="006B680C"/>
    <w:rsid w:val="006B758C"/>
    <w:rsid w:val="006B795C"/>
    <w:rsid w:val="006B7FBD"/>
    <w:rsid w:val="006C007B"/>
    <w:rsid w:val="006C1DCC"/>
    <w:rsid w:val="006C3627"/>
    <w:rsid w:val="006C40F2"/>
    <w:rsid w:val="006C44B9"/>
    <w:rsid w:val="006C493D"/>
    <w:rsid w:val="006C6972"/>
    <w:rsid w:val="006C765C"/>
    <w:rsid w:val="006D0104"/>
    <w:rsid w:val="006D03C5"/>
    <w:rsid w:val="006D1223"/>
    <w:rsid w:val="006D1425"/>
    <w:rsid w:val="006D15E9"/>
    <w:rsid w:val="006D2415"/>
    <w:rsid w:val="006D280C"/>
    <w:rsid w:val="006D2BEB"/>
    <w:rsid w:val="006D2BF9"/>
    <w:rsid w:val="006D3797"/>
    <w:rsid w:val="006D3B5B"/>
    <w:rsid w:val="006D3F90"/>
    <w:rsid w:val="006D7C44"/>
    <w:rsid w:val="006E157B"/>
    <w:rsid w:val="006E2092"/>
    <w:rsid w:val="006E3545"/>
    <w:rsid w:val="006E6B3F"/>
    <w:rsid w:val="006F0DCC"/>
    <w:rsid w:val="006F1619"/>
    <w:rsid w:val="006F224B"/>
    <w:rsid w:val="006F345A"/>
    <w:rsid w:val="006F3DFF"/>
    <w:rsid w:val="006F4328"/>
    <w:rsid w:val="006F486E"/>
    <w:rsid w:val="006F5955"/>
    <w:rsid w:val="006F6128"/>
    <w:rsid w:val="006F6AE2"/>
    <w:rsid w:val="006F77FB"/>
    <w:rsid w:val="007006FB"/>
    <w:rsid w:val="00700C6A"/>
    <w:rsid w:val="007031A4"/>
    <w:rsid w:val="00703745"/>
    <w:rsid w:val="0070520B"/>
    <w:rsid w:val="00705B93"/>
    <w:rsid w:val="00706B24"/>
    <w:rsid w:val="00707156"/>
    <w:rsid w:val="00707770"/>
    <w:rsid w:val="00710A23"/>
    <w:rsid w:val="00711BFB"/>
    <w:rsid w:val="00711C2B"/>
    <w:rsid w:val="00711D87"/>
    <w:rsid w:val="00712491"/>
    <w:rsid w:val="007127B8"/>
    <w:rsid w:val="00713F49"/>
    <w:rsid w:val="00714626"/>
    <w:rsid w:val="00714B59"/>
    <w:rsid w:val="007151A9"/>
    <w:rsid w:val="0071698B"/>
    <w:rsid w:val="00721662"/>
    <w:rsid w:val="00723C85"/>
    <w:rsid w:val="00723F9C"/>
    <w:rsid w:val="00725F35"/>
    <w:rsid w:val="00726506"/>
    <w:rsid w:val="00726FE8"/>
    <w:rsid w:val="00727C25"/>
    <w:rsid w:val="00730CED"/>
    <w:rsid w:val="007317B4"/>
    <w:rsid w:val="007322E5"/>
    <w:rsid w:val="0073473F"/>
    <w:rsid w:val="00735D3B"/>
    <w:rsid w:val="00735FA6"/>
    <w:rsid w:val="007371A9"/>
    <w:rsid w:val="00741336"/>
    <w:rsid w:val="00741356"/>
    <w:rsid w:val="0074186B"/>
    <w:rsid w:val="00743A3D"/>
    <w:rsid w:val="007441D6"/>
    <w:rsid w:val="007452F8"/>
    <w:rsid w:val="00746928"/>
    <w:rsid w:val="00747ACB"/>
    <w:rsid w:val="00750026"/>
    <w:rsid w:val="0075018D"/>
    <w:rsid w:val="007508DC"/>
    <w:rsid w:val="00750E2B"/>
    <w:rsid w:val="00752A0A"/>
    <w:rsid w:val="00753BE2"/>
    <w:rsid w:val="00756E89"/>
    <w:rsid w:val="00756EA2"/>
    <w:rsid w:val="007615A2"/>
    <w:rsid w:val="00761855"/>
    <w:rsid w:val="00761D42"/>
    <w:rsid w:val="00762851"/>
    <w:rsid w:val="00762C35"/>
    <w:rsid w:val="00762C46"/>
    <w:rsid w:val="00762CFA"/>
    <w:rsid w:val="00762D03"/>
    <w:rsid w:val="00764625"/>
    <w:rsid w:val="007653A3"/>
    <w:rsid w:val="007669C5"/>
    <w:rsid w:val="00766BB4"/>
    <w:rsid w:val="00771B83"/>
    <w:rsid w:val="00773268"/>
    <w:rsid w:val="0077795E"/>
    <w:rsid w:val="00777B00"/>
    <w:rsid w:val="0078035A"/>
    <w:rsid w:val="00781CA0"/>
    <w:rsid w:val="00791B71"/>
    <w:rsid w:val="0079227D"/>
    <w:rsid w:val="00793127"/>
    <w:rsid w:val="00794218"/>
    <w:rsid w:val="007965D0"/>
    <w:rsid w:val="007966D7"/>
    <w:rsid w:val="007967CA"/>
    <w:rsid w:val="00796C63"/>
    <w:rsid w:val="00797113"/>
    <w:rsid w:val="00797394"/>
    <w:rsid w:val="007A3CEA"/>
    <w:rsid w:val="007A6CB0"/>
    <w:rsid w:val="007A70CB"/>
    <w:rsid w:val="007A739F"/>
    <w:rsid w:val="007B023E"/>
    <w:rsid w:val="007B1149"/>
    <w:rsid w:val="007B1D12"/>
    <w:rsid w:val="007B1EBC"/>
    <w:rsid w:val="007B20FC"/>
    <w:rsid w:val="007B30B5"/>
    <w:rsid w:val="007B55EE"/>
    <w:rsid w:val="007B5E38"/>
    <w:rsid w:val="007B6002"/>
    <w:rsid w:val="007B713D"/>
    <w:rsid w:val="007B7658"/>
    <w:rsid w:val="007C3E24"/>
    <w:rsid w:val="007C488E"/>
    <w:rsid w:val="007C4AC5"/>
    <w:rsid w:val="007C6571"/>
    <w:rsid w:val="007C678B"/>
    <w:rsid w:val="007C75E8"/>
    <w:rsid w:val="007D1E79"/>
    <w:rsid w:val="007D2BF6"/>
    <w:rsid w:val="007D33AC"/>
    <w:rsid w:val="007D4DDF"/>
    <w:rsid w:val="007D5C2F"/>
    <w:rsid w:val="007D703A"/>
    <w:rsid w:val="007D781A"/>
    <w:rsid w:val="007E2443"/>
    <w:rsid w:val="007E3C24"/>
    <w:rsid w:val="007E3ED4"/>
    <w:rsid w:val="007E636C"/>
    <w:rsid w:val="007F1088"/>
    <w:rsid w:val="007F2747"/>
    <w:rsid w:val="007F27C0"/>
    <w:rsid w:val="007F3866"/>
    <w:rsid w:val="007F3D9B"/>
    <w:rsid w:val="007F5585"/>
    <w:rsid w:val="007F61CD"/>
    <w:rsid w:val="00802B88"/>
    <w:rsid w:val="0080400A"/>
    <w:rsid w:val="00805EC8"/>
    <w:rsid w:val="008075F5"/>
    <w:rsid w:val="00810395"/>
    <w:rsid w:val="008117E3"/>
    <w:rsid w:val="0081222B"/>
    <w:rsid w:val="00813F1E"/>
    <w:rsid w:val="00815F28"/>
    <w:rsid w:val="00816016"/>
    <w:rsid w:val="00816121"/>
    <w:rsid w:val="00816552"/>
    <w:rsid w:val="00816BB7"/>
    <w:rsid w:val="0081739D"/>
    <w:rsid w:val="00820580"/>
    <w:rsid w:val="008213ED"/>
    <w:rsid w:val="0082244A"/>
    <w:rsid w:val="00824ACD"/>
    <w:rsid w:val="008258D9"/>
    <w:rsid w:val="008267E8"/>
    <w:rsid w:val="00830529"/>
    <w:rsid w:val="00830F0C"/>
    <w:rsid w:val="0083138D"/>
    <w:rsid w:val="0083165E"/>
    <w:rsid w:val="00832682"/>
    <w:rsid w:val="008331D7"/>
    <w:rsid w:val="008336E8"/>
    <w:rsid w:val="00834178"/>
    <w:rsid w:val="0083532A"/>
    <w:rsid w:val="00835CA3"/>
    <w:rsid w:val="00836315"/>
    <w:rsid w:val="008378F2"/>
    <w:rsid w:val="00837A33"/>
    <w:rsid w:val="00837E94"/>
    <w:rsid w:val="008433C5"/>
    <w:rsid w:val="008455E7"/>
    <w:rsid w:val="008461C8"/>
    <w:rsid w:val="00846B9E"/>
    <w:rsid w:val="00846D2A"/>
    <w:rsid w:val="008500B3"/>
    <w:rsid w:val="00850D6F"/>
    <w:rsid w:val="00851136"/>
    <w:rsid w:val="00851A2B"/>
    <w:rsid w:val="00852657"/>
    <w:rsid w:val="008545DC"/>
    <w:rsid w:val="0085508F"/>
    <w:rsid w:val="00855761"/>
    <w:rsid w:val="00855853"/>
    <w:rsid w:val="00857C00"/>
    <w:rsid w:val="00857DA4"/>
    <w:rsid w:val="00857E38"/>
    <w:rsid w:val="00860345"/>
    <w:rsid w:val="00860B98"/>
    <w:rsid w:val="00861E81"/>
    <w:rsid w:val="008622FE"/>
    <w:rsid w:val="00862F63"/>
    <w:rsid w:val="00863BD5"/>
    <w:rsid w:val="00865C97"/>
    <w:rsid w:val="008678B5"/>
    <w:rsid w:val="00870392"/>
    <w:rsid w:val="0087081C"/>
    <w:rsid w:val="00874B4E"/>
    <w:rsid w:val="00877CAC"/>
    <w:rsid w:val="00880625"/>
    <w:rsid w:val="008834A1"/>
    <w:rsid w:val="00885BBB"/>
    <w:rsid w:val="00885E42"/>
    <w:rsid w:val="00886E4F"/>
    <w:rsid w:val="00887F36"/>
    <w:rsid w:val="00890A38"/>
    <w:rsid w:val="00892072"/>
    <w:rsid w:val="0089327D"/>
    <w:rsid w:val="008932E7"/>
    <w:rsid w:val="0089586D"/>
    <w:rsid w:val="00896D75"/>
    <w:rsid w:val="00897316"/>
    <w:rsid w:val="008A07BD"/>
    <w:rsid w:val="008A1175"/>
    <w:rsid w:val="008A1611"/>
    <w:rsid w:val="008A20AD"/>
    <w:rsid w:val="008A2D2B"/>
    <w:rsid w:val="008A3C36"/>
    <w:rsid w:val="008A4A1B"/>
    <w:rsid w:val="008A5465"/>
    <w:rsid w:val="008A5D7B"/>
    <w:rsid w:val="008A5EE6"/>
    <w:rsid w:val="008A62E8"/>
    <w:rsid w:val="008B0095"/>
    <w:rsid w:val="008B0F69"/>
    <w:rsid w:val="008B10BA"/>
    <w:rsid w:val="008B2167"/>
    <w:rsid w:val="008B21FD"/>
    <w:rsid w:val="008B4009"/>
    <w:rsid w:val="008B4D34"/>
    <w:rsid w:val="008B5F8B"/>
    <w:rsid w:val="008B643D"/>
    <w:rsid w:val="008B71B1"/>
    <w:rsid w:val="008B775C"/>
    <w:rsid w:val="008C1F46"/>
    <w:rsid w:val="008C2B02"/>
    <w:rsid w:val="008C2F52"/>
    <w:rsid w:val="008C34BB"/>
    <w:rsid w:val="008C4BF1"/>
    <w:rsid w:val="008C53D7"/>
    <w:rsid w:val="008C59C0"/>
    <w:rsid w:val="008C6E56"/>
    <w:rsid w:val="008C7A73"/>
    <w:rsid w:val="008C7B1B"/>
    <w:rsid w:val="008D256E"/>
    <w:rsid w:val="008D2749"/>
    <w:rsid w:val="008D55C7"/>
    <w:rsid w:val="008D6F81"/>
    <w:rsid w:val="008D7441"/>
    <w:rsid w:val="008D795C"/>
    <w:rsid w:val="008E0D50"/>
    <w:rsid w:val="008E1034"/>
    <w:rsid w:val="008E2A03"/>
    <w:rsid w:val="008E55D6"/>
    <w:rsid w:val="008F0089"/>
    <w:rsid w:val="008F1D4C"/>
    <w:rsid w:val="008F296D"/>
    <w:rsid w:val="008F3008"/>
    <w:rsid w:val="008F4759"/>
    <w:rsid w:val="008F4DB6"/>
    <w:rsid w:val="008F6DC9"/>
    <w:rsid w:val="008F72C4"/>
    <w:rsid w:val="008F7D07"/>
    <w:rsid w:val="00901FBA"/>
    <w:rsid w:val="009047ED"/>
    <w:rsid w:val="0090763A"/>
    <w:rsid w:val="00910552"/>
    <w:rsid w:val="009115BB"/>
    <w:rsid w:val="00912C05"/>
    <w:rsid w:val="00912E24"/>
    <w:rsid w:val="0091375E"/>
    <w:rsid w:val="00913F35"/>
    <w:rsid w:val="00916923"/>
    <w:rsid w:val="009174C9"/>
    <w:rsid w:val="009213FC"/>
    <w:rsid w:val="0092258C"/>
    <w:rsid w:val="0092288B"/>
    <w:rsid w:val="00922CBD"/>
    <w:rsid w:val="00923619"/>
    <w:rsid w:val="00923797"/>
    <w:rsid w:val="00923CC2"/>
    <w:rsid w:val="00924FD7"/>
    <w:rsid w:val="009277C9"/>
    <w:rsid w:val="00932298"/>
    <w:rsid w:val="009343FE"/>
    <w:rsid w:val="009344E7"/>
    <w:rsid w:val="0093499E"/>
    <w:rsid w:val="00934CDF"/>
    <w:rsid w:val="00934D6F"/>
    <w:rsid w:val="00936064"/>
    <w:rsid w:val="00940E1E"/>
    <w:rsid w:val="00942A13"/>
    <w:rsid w:val="00942CCD"/>
    <w:rsid w:val="009431E3"/>
    <w:rsid w:val="009441A9"/>
    <w:rsid w:val="00944408"/>
    <w:rsid w:val="00944594"/>
    <w:rsid w:val="00945429"/>
    <w:rsid w:val="0094610F"/>
    <w:rsid w:val="009462B0"/>
    <w:rsid w:val="00946690"/>
    <w:rsid w:val="009468F3"/>
    <w:rsid w:val="0095061C"/>
    <w:rsid w:val="00950D27"/>
    <w:rsid w:val="00950EB4"/>
    <w:rsid w:val="00951306"/>
    <w:rsid w:val="00951385"/>
    <w:rsid w:val="009557A2"/>
    <w:rsid w:val="0095584F"/>
    <w:rsid w:val="009568B2"/>
    <w:rsid w:val="00956EB4"/>
    <w:rsid w:val="00956FB1"/>
    <w:rsid w:val="00957FD8"/>
    <w:rsid w:val="009601A9"/>
    <w:rsid w:val="00960ED0"/>
    <w:rsid w:val="00961E3A"/>
    <w:rsid w:val="00962B9B"/>
    <w:rsid w:val="00962C70"/>
    <w:rsid w:val="00962D9D"/>
    <w:rsid w:val="00962F41"/>
    <w:rsid w:val="00964F2C"/>
    <w:rsid w:val="009664B3"/>
    <w:rsid w:val="00966B21"/>
    <w:rsid w:val="00967B78"/>
    <w:rsid w:val="00967C50"/>
    <w:rsid w:val="00970C89"/>
    <w:rsid w:val="009740E6"/>
    <w:rsid w:val="0097441D"/>
    <w:rsid w:val="00976E7A"/>
    <w:rsid w:val="00980709"/>
    <w:rsid w:val="00981198"/>
    <w:rsid w:val="009815D0"/>
    <w:rsid w:val="00981F18"/>
    <w:rsid w:val="00982CE1"/>
    <w:rsid w:val="00983953"/>
    <w:rsid w:val="00983D88"/>
    <w:rsid w:val="00983F7D"/>
    <w:rsid w:val="009841A3"/>
    <w:rsid w:val="009847B1"/>
    <w:rsid w:val="009856B8"/>
    <w:rsid w:val="00987D72"/>
    <w:rsid w:val="00992199"/>
    <w:rsid w:val="009931D1"/>
    <w:rsid w:val="00994BBA"/>
    <w:rsid w:val="009959A6"/>
    <w:rsid w:val="009972A6"/>
    <w:rsid w:val="009976AE"/>
    <w:rsid w:val="009A2C8D"/>
    <w:rsid w:val="009A3133"/>
    <w:rsid w:val="009A32FB"/>
    <w:rsid w:val="009A379D"/>
    <w:rsid w:val="009A3E41"/>
    <w:rsid w:val="009A3FCF"/>
    <w:rsid w:val="009A40DC"/>
    <w:rsid w:val="009A455B"/>
    <w:rsid w:val="009A47C3"/>
    <w:rsid w:val="009A553D"/>
    <w:rsid w:val="009A5CBB"/>
    <w:rsid w:val="009A6D46"/>
    <w:rsid w:val="009A6FD6"/>
    <w:rsid w:val="009A73AA"/>
    <w:rsid w:val="009A7864"/>
    <w:rsid w:val="009B33AA"/>
    <w:rsid w:val="009B4E1C"/>
    <w:rsid w:val="009B59BA"/>
    <w:rsid w:val="009B5BDA"/>
    <w:rsid w:val="009B63C3"/>
    <w:rsid w:val="009B6BD2"/>
    <w:rsid w:val="009C0469"/>
    <w:rsid w:val="009C0D36"/>
    <w:rsid w:val="009C0DD6"/>
    <w:rsid w:val="009C3BD5"/>
    <w:rsid w:val="009C4166"/>
    <w:rsid w:val="009C52A6"/>
    <w:rsid w:val="009C5401"/>
    <w:rsid w:val="009C631C"/>
    <w:rsid w:val="009C7158"/>
    <w:rsid w:val="009D2FD5"/>
    <w:rsid w:val="009D4935"/>
    <w:rsid w:val="009D6BE2"/>
    <w:rsid w:val="009D75C5"/>
    <w:rsid w:val="009D7DC1"/>
    <w:rsid w:val="009E01F0"/>
    <w:rsid w:val="009E0BA3"/>
    <w:rsid w:val="009E0FDB"/>
    <w:rsid w:val="009E1624"/>
    <w:rsid w:val="009E39DA"/>
    <w:rsid w:val="009E3AE8"/>
    <w:rsid w:val="009E487C"/>
    <w:rsid w:val="009E6BC5"/>
    <w:rsid w:val="009F3193"/>
    <w:rsid w:val="009F4CF4"/>
    <w:rsid w:val="009F5A5B"/>
    <w:rsid w:val="009F5C29"/>
    <w:rsid w:val="009F7514"/>
    <w:rsid w:val="009F75D2"/>
    <w:rsid w:val="00A0070A"/>
    <w:rsid w:val="00A01365"/>
    <w:rsid w:val="00A03F87"/>
    <w:rsid w:val="00A051F0"/>
    <w:rsid w:val="00A06792"/>
    <w:rsid w:val="00A10983"/>
    <w:rsid w:val="00A13010"/>
    <w:rsid w:val="00A13071"/>
    <w:rsid w:val="00A15978"/>
    <w:rsid w:val="00A1691C"/>
    <w:rsid w:val="00A171D4"/>
    <w:rsid w:val="00A173F6"/>
    <w:rsid w:val="00A206A3"/>
    <w:rsid w:val="00A22661"/>
    <w:rsid w:val="00A24551"/>
    <w:rsid w:val="00A24CD0"/>
    <w:rsid w:val="00A251E9"/>
    <w:rsid w:val="00A268E2"/>
    <w:rsid w:val="00A269F2"/>
    <w:rsid w:val="00A26FFF"/>
    <w:rsid w:val="00A30997"/>
    <w:rsid w:val="00A319F6"/>
    <w:rsid w:val="00A31D0C"/>
    <w:rsid w:val="00A327F1"/>
    <w:rsid w:val="00A33AEC"/>
    <w:rsid w:val="00A3524C"/>
    <w:rsid w:val="00A35EB3"/>
    <w:rsid w:val="00A40526"/>
    <w:rsid w:val="00A42133"/>
    <w:rsid w:val="00A4220B"/>
    <w:rsid w:val="00A424A9"/>
    <w:rsid w:val="00A45372"/>
    <w:rsid w:val="00A461D8"/>
    <w:rsid w:val="00A477AC"/>
    <w:rsid w:val="00A47FF5"/>
    <w:rsid w:val="00A50574"/>
    <w:rsid w:val="00A5075E"/>
    <w:rsid w:val="00A5129A"/>
    <w:rsid w:val="00A519AE"/>
    <w:rsid w:val="00A51A0D"/>
    <w:rsid w:val="00A523A9"/>
    <w:rsid w:val="00A53E94"/>
    <w:rsid w:val="00A54198"/>
    <w:rsid w:val="00A55F70"/>
    <w:rsid w:val="00A56AA9"/>
    <w:rsid w:val="00A63BEA"/>
    <w:rsid w:val="00A63F14"/>
    <w:rsid w:val="00A64027"/>
    <w:rsid w:val="00A652AA"/>
    <w:rsid w:val="00A676D6"/>
    <w:rsid w:val="00A67B93"/>
    <w:rsid w:val="00A71865"/>
    <w:rsid w:val="00A71F67"/>
    <w:rsid w:val="00A71FF1"/>
    <w:rsid w:val="00A74164"/>
    <w:rsid w:val="00A743F1"/>
    <w:rsid w:val="00A75840"/>
    <w:rsid w:val="00A774FD"/>
    <w:rsid w:val="00A77B67"/>
    <w:rsid w:val="00A80BE6"/>
    <w:rsid w:val="00A80D98"/>
    <w:rsid w:val="00A81D34"/>
    <w:rsid w:val="00A83209"/>
    <w:rsid w:val="00A8423A"/>
    <w:rsid w:val="00A845EE"/>
    <w:rsid w:val="00A877FF"/>
    <w:rsid w:val="00A879AA"/>
    <w:rsid w:val="00A87C68"/>
    <w:rsid w:val="00A87D71"/>
    <w:rsid w:val="00A90040"/>
    <w:rsid w:val="00A9039E"/>
    <w:rsid w:val="00A90FF3"/>
    <w:rsid w:val="00A91D43"/>
    <w:rsid w:val="00A91F45"/>
    <w:rsid w:val="00A9402A"/>
    <w:rsid w:val="00A94E5A"/>
    <w:rsid w:val="00A9585A"/>
    <w:rsid w:val="00A95D19"/>
    <w:rsid w:val="00AA2037"/>
    <w:rsid w:val="00AA22AA"/>
    <w:rsid w:val="00AA2E31"/>
    <w:rsid w:val="00AA343C"/>
    <w:rsid w:val="00AA3C20"/>
    <w:rsid w:val="00AA45EF"/>
    <w:rsid w:val="00AA520E"/>
    <w:rsid w:val="00AA5CF8"/>
    <w:rsid w:val="00AA5E92"/>
    <w:rsid w:val="00AA73F7"/>
    <w:rsid w:val="00AB0897"/>
    <w:rsid w:val="00AB0D47"/>
    <w:rsid w:val="00AB3BBE"/>
    <w:rsid w:val="00AB57E4"/>
    <w:rsid w:val="00AB7368"/>
    <w:rsid w:val="00AC01C6"/>
    <w:rsid w:val="00AC0D9D"/>
    <w:rsid w:val="00AC2BF4"/>
    <w:rsid w:val="00AC34DB"/>
    <w:rsid w:val="00AC38A4"/>
    <w:rsid w:val="00AC57AC"/>
    <w:rsid w:val="00AC5A35"/>
    <w:rsid w:val="00AC6004"/>
    <w:rsid w:val="00AC7725"/>
    <w:rsid w:val="00AD05BE"/>
    <w:rsid w:val="00AD1756"/>
    <w:rsid w:val="00AD2288"/>
    <w:rsid w:val="00AD2715"/>
    <w:rsid w:val="00AD275C"/>
    <w:rsid w:val="00AD3C49"/>
    <w:rsid w:val="00AD441C"/>
    <w:rsid w:val="00AD521C"/>
    <w:rsid w:val="00AD5490"/>
    <w:rsid w:val="00AD5A13"/>
    <w:rsid w:val="00AD5C45"/>
    <w:rsid w:val="00AE06F9"/>
    <w:rsid w:val="00AE0B8F"/>
    <w:rsid w:val="00AE0C9C"/>
    <w:rsid w:val="00AE1129"/>
    <w:rsid w:val="00AE1EE5"/>
    <w:rsid w:val="00AE2A12"/>
    <w:rsid w:val="00AE47A8"/>
    <w:rsid w:val="00AE56EE"/>
    <w:rsid w:val="00AE5AC3"/>
    <w:rsid w:val="00AE631F"/>
    <w:rsid w:val="00AE6C02"/>
    <w:rsid w:val="00AF0421"/>
    <w:rsid w:val="00AF05DC"/>
    <w:rsid w:val="00AF0E2E"/>
    <w:rsid w:val="00AF504F"/>
    <w:rsid w:val="00AF6F56"/>
    <w:rsid w:val="00AF7CF7"/>
    <w:rsid w:val="00B03AD7"/>
    <w:rsid w:val="00B04879"/>
    <w:rsid w:val="00B0501C"/>
    <w:rsid w:val="00B0758D"/>
    <w:rsid w:val="00B075BA"/>
    <w:rsid w:val="00B163E1"/>
    <w:rsid w:val="00B16703"/>
    <w:rsid w:val="00B170EC"/>
    <w:rsid w:val="00B1785C"/>
    <w:rsid w:val="00B2020F"/>
    <w:rsid w:val="00B20321"/>
    <w:rsid w:val="00B22CE8"/>
    <w:rsid w:val="00B234D6"/>
    <w:rsid w:val="00B244FD"/>
    <w:rsid w:val="00B246A6"/>
    <w:rsid w:val="00B2494C"/>
    <w:rsid w:val="00B25870"/>
    <w:rsid w:val="00B25D4B"/>
    <w:rsid w:val="00B26CAE"/>
    <w:rsid w:val="00B27ED7"/>
    <w:rsid w:val="00B30458"/>
    <w:rsid w:val="00B31724"/>
    <w:rsid w:val="00B31970"/>
    <w:rsid w:val="00B319FA"/>
    <w:rsid w:val="00B32B5A"/>
    <w:rsid w:val="00B33F2E"/>
    <w:rsid w:val="00B3441C"/>
    <w:rsid w:val="00B3459C"/>
    <w:rsid w:val="00B34885"/>
    <w:rsid w:val="00B3570D"/>
    <w:rsid w:val="00B37D2D"/>
    <w:rsid w:val="00B41558"/>
    <w:rsid w:val="00B4296E"/>
    <w:rsid w:val="00B42CF4"/>
    <w:rsid w:val="00B4381D"/>
    <w:rsid w:val="00B441BB"/>
    <w:rsid w:val="00B44232"/>
    <w:rsid w:val="00B457A9"/>
    <w:rsid w:val="00B46621"/>
    <w:rsid w:val="00B4761D"/>
    <w:rsid w:val="00B50157"/>
    <w:rsid w:val="00B50457"/>
    <w:rsid w:val="00B52012"/>
    <w:rsid w:val="00B53E1C"/>
    <w:rsid w:val="00B568C1"/>
    <w:rsid w:val="00B56C88"/>
    <w:rsid w:val="00B573DF"/>
    <w:rsid w:val="00B57621"/>
    <w:rsid w:val="00B60E04"/>
    <w:rsid w:val="00B6181A"/>
    <w:rsid w:val="00B62E10"/>
    <w:rsid w:val="00B636C9"/>
    <w:rsid w:val="00B63F8B"/>
    <w:rsid w:val="00B650A1"/>
    <w:rsid w:val="00B6520A"/>
    <w:rsid w:val="00B65C7B"/>
    <w:rsid w:val="00B70C41"/>
    <w:rsid w:val="00B71582"/>
    <w:rsid w:val="00B71807"/>
    <w:rsid w:val="00B71D2E"/>
    <w:rsid w:val="00B7402F"/>
    <w:rsid w:val="00B76912"/>
    <w:rsid w:val="00B7787C"/>
    <w:rsid w:val="00B8080C"/>
    <w:rsid w:val="00B833C6"/>
    <w:rsid w:val="00B836E0"/>
    <w:rsid w:val="00B8381E"/>
    <w:rsid w:val="00B838B3"/>
    <w:rsid w:val="00B84966"/>
    <w:rsid w:val="00B86373"/>
    <w:rsid w:val="00B869B1"/>
    <w:rsid w:val="00B87A96"/>
    <w:rsid w:val="00B90796"/>
    <w:rsid w:val="00B94771"/>
    <w:rsid w:val="00B94A9B"/>
    <w:rsid w:val="00B954DB"/>
    <w:rsid w:val="00B95ABB"/>
    <w:rsid w:val="00B970BA"/>
    <w:rsid w:val="00B972AA"/>
    <w:rsid w:val="00B975E0"/>
    <w:rsid w:val="00BA1BF5"/>
    <w:rsid w:val="00BA34AA"/>
    <w:rsid w:val="00BA4684"/>
    <w:rsid w:val="00BA4AE1"/>
    <w:rsid w:val="00BA4AF0"/>
    <w:rsid w:val="00BA6141"/>
    <w:rsid w:val="00BA7A15"/>
    <w:rsid w:val="00BB0C1F"/>
    <w:rsid w:val="00BB1A59"/>
    <w:rsid w:val="00BB3358"/>
    <w:rsid w:val="00BB369A"/>
    <w:rsid w:val="00BB3928"/>
    <w:rsid w:val="00BB50F0"/>
    <w:rsid w:val="00BB5302"/>
    <w:rsid w:val="00BB530B"/>
    <w:rsid w:val="00BB54F7"/>
    <w:rsid w:val="00BB6B36"/>
    <w:rsid w:val="00BB6BB0"/>
    <w:rsid w:val="00BB7360"/>
    <w:rsid w:val="00BB737F"/>
    <w:rsid w:val="00BB7B6C"/>
    <w:rsid w:val="00BC1A90"/>
    <w:rsid w:val="00BC38A7"/>
    <w:rsid w:val="00BC6B9D"/>
    <w:rsid w:val="00BC75B0"/>
    <w:rsid w:val="00BC7855"/>
    <w:rsid w:val="00BD093F"/>
    <w:rsid w:val="00BD2D4C"/>
    <w:rsid w:val="00BD2F49"/>
    <w:rsid w:val="00BD6DFD"/>
    <w:rsid w:val="00BD7873"/>
    <w:rsid w:val="00BD7A7D"/>
    <w:rsid w:val="00BE023A"/>
    <w:rsid w:val="00BE03FF"/>
    <w:rsid w:val="00BE1C72"/>
    <w:rsid w:val="00BE2EA2"/>
    <w:rsid w:val="00BE5EA7"/>
    <w:rsid w:val="00BE5F85"/>
    <w:rsid w:val="00BE61C6"/>
    <w:rsid w:val="00BE7745"/>
    <w:rsid w:val="00BF0B10"/>
    <w:rsid w:val="00BF0D8B"/>
    <w:rsid w:val="00BF0ED6"/>
    <w:rsid w:val="00BF16A2"/>
    <w:rsid w:val="00BF214C"/>
    <w:rsid w:val="00BF3806"/>
    <w:rsid w:val="00BF64EB"/>
    <w:rsid w:val="00BF786E"/>
    <w:rsid w:val="00C000DB"/>
    <w:rsid w:val="00C02BD5"/>
    <w:rsid w:val="00C033CA"/>
    <w:rsid w:val="00C037AB"/>
    <w:rsid w:val="00C0489B"/>
    <w:rsid w:val="00C054E5"/>
    <w:rsid w:val="00C0570B"/>
    <w:rsid w:val="00C06AD3"/>
    <w:rsid w:val="00C07EBC"/>
    <w:rsid w:val="00C1077D"/>
    <w:rsid w:val="00C11954"/>
    <w:rsid w:val="00C11B19"/>
    <w:rsid w:val="00C11BCE"/>
    <w:rsid w:val="00C15744"/>
    <w:rsid w:val="00C16572"/>
    <w:rsid w:val="00C178BC"/>
    <w:rsid w:val="00C218D0"/>
    <w:rsid w:val="00C219FD"/>
    <w:rsid w:val="00C22321"/>
    <w:rsid w:val="00C22898"/>
    <w:rsid w:val="00C238AF"/>
    <w:rsid w:val="00C23C68"/>
    <w:rsid w:val="00C246F3"/>
    <w:rsid w:val="00C2514E"/>
    <w:rsid w:val="00C277C0"/>
    <w:rsid w:val="00C278C6"/>
    <w:rsid w:val="00C30DF2"/>
    <w:rsid w:val="00C32220"/>
    <w:rsid w:val="00C34AA3"/>
    <w:rsid w:val="00C35815"/>
    <w:rsid w:val="00C3673C"/>
    <w:rsid w:val="00C37852"/>
    <w:rsid w:val="00C37950"/>
    <w:rsid w:val="00C37B80"/>
    <w:rsid w:val="00C41B2F"/>
    <w:rsid w:val="00C42E0E"/>
    <w:rsid w:val="00C42F98"/>
    <w:rsid w:val="00C43080"/>
    <w:rsid w:val="00C438F3"/>
    <w:rsid w:val="00C43F84"/>
    <w:rsid w:val="00C44898"/>
    <w:rsid w:val="00C45827"/>
    <w:rsid w:val="00C4589F"/>
    <w:rsid w:val="00C45E9E"/>
    <w:rsid w:val="00C461A7"/>
    <w:rsid w:val="00C468FD"/>
    <w:rsid w:val="00C46F4C"/>
    <w:rsid w:val="00C4735C"/>
    <w:rsid w:val="00C473EE"/>
    <w:rsid w:val="00C50979"/>
    <w:rsid w:val="00C50D73"/>
    <w:rsid w:val="00C53327"/>
    <w:rsid w:val="00C551AE"/>
    <w:rsid w:val="00C55F5A"/>
    <w:rsid w:val="00C578BF"/>
    <w:rsid w:val="00C645F8"/>
    <w:rsid w:val="00C64E25"/>
    <w:rsid w:val="00C676EE"/>
    <w:rsid w:val="00C67C8F"/>
    <w:rsid w:val="00C70C3B"/>
    <w:rsid w:val="00C73867"/>
    <w:rsid w:val="00C73D5B"/>
    <w:rsid w:val="00C74C2A"/>
    <w:rsid w:val="00C75B2E"/>
    <w:rsid w:val="00C768CD"/>
    <w:rsid w:val="00C77AE0"/>
    <w:rsid w:val="00C80E48"/>
    <w:rsid w:val="00C838A0"/>
    <w:rsid w:val="00C84C3E"/>
    <w:rsid w:val="00C86748"/>
    <w:rsid w:val="00C92CE5"/>
    <w:rsid w:val="00C938A3"/>
    <w:rsid w:val="00C94700"/>
    <w:rsid w:val="00C95DE9"/>
    <w:rsid w:val="00CA07CA"/>
    <w:rsid w:val="00CA0AA3"/>
    <w:rsid w:val="00CA2188"/>
    <w:rsid w:val="00CA3572"/>
    <w:rsid w:val="00CA433F"/>
    <w:rsid w:val="00CA634A"/>
    <w:rsid w:val="00CA65F9"/>
    <w:rsid w:val="00CA6FCD"/>
    <w:rsid w:val="00CA7281"/>
    <w:rsid w:val="00CB0E98"/>
    <w:rsid w:val="00CB1C51"/>
    <w:rsid w:val="00CB1CD5"/>
    <w:rsid w:val="00CB2697"/>
    <w:rsid w:val="00CB2F4F"/>
    <w:rsid w:val="00CB4586"/>
    <w:rsid w:val="00CB4781"/>
    <w:rsid w:val="00CB4803"/>
    <w:rsid w:val="00CB4F90"/>
    <w:rsid w:val="00CB6AAA"/>
    <w:rsid w:val="00CB7BCE"/>
    <w:rsid w:val="00CB7F6C"/>
    <w:rsid w:val="00CC05FF"/>
    <w:rsid w:val="00CC1335"/>
    <w:rsid w:val="00CC2108"/>
    <w:rsid w:val="00CC2798"/>
    <w:rsid w:val="00CC2F5E"/>
    <w:rsid w:val="00CC4244"/>
    <w:rsid w:val="00CC7911"/>
    <w:rsid w:val="00CD0CE8"/>
    <w:rsid w:val="00CD2431"/>
    <w:rsid w:val="00CD3E8C"/>
    <w:rsid w:val="00CD3EFE"/>
    <w:rsid w:val="00CD4779"/>
    <w:rsid w:val="00CD4D2A"/>
    <w:rsid w:val="00CD5224"/>
    <w:rsid w:val="00CD5E0A"/>
    <w:rsid w:val="00CD611C"/>
    <w:rsid w:val="00CD6A5A"/>
    <w:rsid w:val="00CD714C"/>
    <w:rsid w:val="00CD76FA"/>
    <w:rsid w:val="00CD7D9F"/>
    <w:rsid w:val="00CE1270"/>
    <w:rsid w:val="00CE1EF6"/>
    <w:rsid w:val="00CE2F2B"/>
    <w:rsid w:val="00CE3702"/>
    <w:rsid w:val="00CE4108"/>
    <w:rsid w:val="00CE5985"/>
    <w:rsid w:val="00CE5BB6"/>
    <w:rsid w:val="00CE60C7"/>
    <w:rsid w:val="00CE65DC"/>
    <w:rsid w:val="00CE74EF"/>
    <w:rsid w:val="00CE7695"/>
    <w:rsid w:val="00CE7A99"/>
    <w:rsid w:val="00CF2341"/>
    <w:rsid w:val="00CF2FEF"/>
    <w:rsid w:val="00CF3620"/>
    <w:rsid w:val="00CF383C"/>
    <w:rsid w:val="00CF5379"/>
    <w:rsid w:val="00CF547D"/>
    <w:rsid w:val="00CF5E4A"/>
    <w:rsid w:val="00CF667C"/>
    <w:rsid w:val="00CF6966"/>
    <w:rsid w:val="00D01B20"/>
    <w:rsid w:val="00D03AA7"/>
    <w:rsid w:val="00D0523B"/>
    <w:rsid w:val="00D0527A"/>
    <w:rsid w:val="00D05A04"/>
    <w:rsid w:val="00D05DFE"/>
    <w:rsid w:val="00D06A17"/>
    <w:rsid w:val="00D06E4A"/>
    <w:rsid w:val="00D10528"/>
    <w:rsid w:val="00D11182"/>
    <w:rsid w:val="00D11E5F"/>
    <w:rsid w:val="00D1216A"/>
    <w:rsid w:val="00D13284"/>
    <w:rsid w:val="00D136C7"/>
    <w:rsid w:val="00D14DD2"/>
    <w:rsid w:val="00D15A2D"/>
    <w:rsid w:val="00D15D51"/>
    <w:rsid w:val="00D203DA"/>
    <w:rsid w:val="00D20656"/>
    <w:rsid w:val="00D218BA"/>
    <w:rsid w:val="00D21A87"/>
    <w:rsid w:val="00D23239"/>
    <w:rsid w:val="00D236B6"/>
    <w:rsid w:val="00D255A3"/>
    <w:rsid w:val="00D25866"/>
    <w:rsid w:val="00D3267F"/>
    <w:rsid w:val="00D327B5"/>
    <w:rsid w:val="00D33FBE"/>
    <w:rsid w:val="00D3726E"/>
    <w:rsid w:val="00D3778E"/>
    <w:rsid w:val="00D37B29"/>
    <w:rsid w:val="00D37DBC"/>
    <w:rsid w:val="00D37E9D"/>
    <w:rsid w:val="00D40C9F"/>
    <w:rsid w:val="00D423FD"/>
    <w:rsid w:val="00D44E97"/>
    <w:rsid w:val="00D46FF9"/>
    <w:rsid w:val="00D5153F"/>
    <w:rsid w:val="00D530CC"/>
    <w:rsid w:val="00D53CDC"/>
    <w:rsid w:val="00D542E8"/>
    <w:rsid w:val="00D55627"/>
    <w:rsid w:val="00D556F4"/>
    <w:rsid w:val="00D558B5"/>
    <w:rsid w:val="00D569DA"/>
    <w:rsid w:val="00D5707E"/>
    <w:rsid w:val="00D57D6C"/>
    <w:rsid w:val="00D60A5A"/>
    <w:rsid w:val="00D60D51"/>
    <w:rsid w:val="00D60F24"/>
    <w:rsid w:val="00D61EAC"/>
    <w:rsid w:val="00D62B09"/>
    <w:rsid w:val="00D62F08"/>
    <w:rsid w:val="00D63258"/>
    <w:rsid w:val="00D6336C"/>
    <w:rsid w:val="00D635C1"/>
    <w:rsid w:val="00D63C95"/>
    <w:rsid w:val="00D64EBE"/>
    <w:rsid w:val="00D65D6E"/>
    <w:rsid w:val="00D67A34"/>
    <w:rsid w:val="00D71498"/>
    <w:rsid w:val="00D7342D"/>
    <w:rsid w:val="00D73D88"/>
    <w:rsid w:val="00D7415D"/>
    <w:rsid w:val="00D74EBA"/>
    <w:rsid w:val="00D756C3"/>
    <w:rsid w:val="00D75FD9"/>
    <w:rsid w:val="00D77163"/>
    <w:rsid w:val="00D773E7"/>
    <w:rsid w:val="00D77CAB"/>
    <w:rsid w:val="00D802FB"/>
    <w:rsid w:val="00D81406"/>
    <w:rsid w:val="00D82471"/>
    <w:rsid w:val="00D83663"/>
    <w:rsid w:val="00D84F81"/>
    <w:rsid w:val="00D854EC"/>
    <w:rsid w:val="00D85C49"/>
    <w:rsid w:val="00D869E4"/>
    <w:rsid w:val="00D8747B"/>
    <w:rsid w:val="00D87878"/>
    <w:rsid w:val="00D87905"/>
    <w:rsid w:val="00D87C02"/>
    <w:rsid w:val="00D940E1"/>
    <w:rsid w:val="00D95BFB"/>
    <w:rsid w:val="00DA2B57"/>
    <w:rsid w:val="00DA2F70"/>
    <w:rsid w:val="00DA57C3"/>
    <w:rsid w:val="00DA5EA0"/>
    <w:rsid w:val="00DA64CE"/>
    <w:rsid w:val="00DA6E80"/>
    <w:rsid w:val="00DA74DE"/>
    <w:rsid w:val="00DA7C82"/>
    <w:rsid w:val="00DB011B"/>
    <w:rsid w:val="00DB0E74"/>
    <w:rsid w:val="00DB2160"/>
    <w:rsid w:val="00DB2D03"/>
    <w:rsid w:val="00DB3A86"/>
    <w:rsid w:val="00DC0366"/>
    <w:rsid w:val="00DC166A"/>
    <w:rsid w:val="00DC16A6"/>
    <w:rsid w:val="00DC227A"/>
    <w:rsid w:val="00DC2611"/>
    <w:rsid w:val="00DC40A7"/>
    <w:rsid w:val="00DC46F5"/>
    <w:rsid w:val="00DC4BD0"/>
    <w:rsid w:val="00DC4DF1"/>
    <w:rsid w:val="00DC6071"/>
    <w:rsid w:val="00DC60E6"/>
    <w:rsid w:val="00DC7908"/>
    <w:rsid w:val="00DC7D05"/>
    <w:rsid w:val="00DD0211"/>
    <w:rsid w:val="00DD3B47"/>
    <w:rsid w:val="00DD46D0"/>
    <w:rsid w:val="00DD605E"/>
    <w:rsid w:val="00DD632B"/>
    <w:rsid w:val="00DD7779"/>
    <w:rsid w:val="00DE0410"/>
    <w:rsid w:val="00DE10F6"/>
    <w:rsid w:val="00DE1FD3"/>
    <w:rsid w:val="00DE21AB"/>
    <w:rsid w:val="00DE5B97"/>
    <w:rsid w:val="00DE6EF3"/>
    <w:rsid w:val="00DF0265"/>
    <w:rsid w:val="00DF0C73"/>
    <w:rsid w:val="00DF34A3"/>
    <w:rsid w:val="00DF7711"/>
    <w:rsid w:val="00E010B1"/>
    <w:rsid w:val="00E02829"/>
    <w:rsid w:val="00E073A8"/>
    <w:rsid w:val="00E111A7"/>
    <w:rsid w:val="00E12A38"/>
    <w:rsid w:val="00E13041"/>
    <w:rsid w:val="00E144A1"/>
    <w:rsid w:val="00E15D43"/>
    <w:rsid w:val="00E16D8A"/>
    <w:rsid w:val="00E21AD4"/>
    <w:rsid w:val="00E22F8A"/>
    <w:rsid w:val="00E23E14"/>
    <w:rsid w:val="00E25C53"/>
    <w:rsid w:val="00E25FC6"/>
    <w:rsid w:val="00E26BFB"/>
    <w:rsid w:val="00E27079"/>
    <w:rsid w:val="00E2747A"/>
    <w:rsid w:val="00E27614"/>
    <w:rsid w:val="00E300C5"/>
    <w:rsid w:val="00E312E8"/>
    <w:rsid w:val="00E322BC"/>
    <w:rsid w:val="00E32620"/>
    <w:rsid w:val="00E3293A"/>
    <w:rsid w:val="00E334F2"/>
    <w:rsid w:val="00E336BE"/>
    <w:rsid w:val="00E3696F"/>
    <w:rsid w:val="00E36C1E"/>
    <w:rsid w:val="00E36CF7"/>
    <w:rsid w:val="00E3745F"/>
    <w:rsid w:val="00E37E32"/>
    <w:rsid w:val="00E4048A"/>
    <w:rsid w:val="00E40F25"/>
    <w:rsid w:val="00E41E51"/>
    <w:rsid w:val="00E43CF7"/>
    <w:rsid w:val="00E448E3"/>
    <w:rsid w:val="00E449D3"/>
    <w:rsid w:val="00E46E81"/>
    <w:rsid w:val="00E471AA"/>
    <w:rsid w:val="00E47984"/>
    <w:rsid w:val="00E47B27"/>
    <w:rsid w:val="00E502CF"/>
    <w:rsid w:val="00E5294D"/>
    <w:rsid w:val="00E529A6"/>
    <w:rsid w:val="00E53014"/>
    <w:rsid w:val="00E53113"/>
    <w:rsid w:val="00E558F3"/>
    <w:rsid w:val="00E56312"/>
    <w:rsid w:val="00E563D8"/>
    <w:rsid w:val="00E565E9"/>
    <w:rsid w:val="00E568D4"/>
    <w:rsid w:val="00E57BEE"/>
    <w:rsid w:val="00E61F3B"/>
    <w:rsid w:val="00E632E6"/>
    <w:rsid w:val="00E638BA"/>
    <w:rsid w:val="00E655D4"/>
    <w:rsid w:val="00E66761"/>
    <w:rsid w:val="00E7101B"/>
    <w:rsid w:val="00E71524"/>
    <w:rsid w:val="00E715A5"/>
    <w:rsid w:val="00E71CD5"/>
    <w:rsid w:val="00E72FEB"/>
    <w:rsid w:val="00E735A3"/>
    <w:rsid w:val="00E74083"/>
    <w:rsid w:val="00E7571D"/>
    <w:rsid w:val="00E7598D"/>
    <w:rsid w:val="00E75C52"/>
    <w:rsid w:val="00E76B94"/>
    <w:rsid w:val="00E77370"/>
    <w:rsid w:val="00E777C9"/>
    <w:rsid w:val="00E7791F"/>
    <w:rsid w:val="00E779D6"/>
    <w:rsid w:val="00E83EE2"/>
    <w:rsid w:val="00E86F5F"/>
    <w:rsid w:val="00E914EC"/>
    <w:rsid w:val="00E9180F"/>
    <w:rsid w:val="00E91FC9"/>
    <w:rsid w:val="00E9220D"/>
    <w:rsid w:val="00E9225E"/>
    <w:rsid w:val="00E922AB"/>
    <w:rsid w:val="00E9262D"/>
    <w:rsid w:val="00E92C86"/>
    <w:rsid w:val="00E93F24"/>
    <w:rsid w:val="00E96BD9"/>
    <w:rsid w:val="00E97471"/>
    <w:rsid w:val="00E97CE8"/>
    <w:rsid w:val="00EA0E63"/>
    <w:rsid w:val="00EA100D"/>
    <w:rsid w:val="00EA1A75"/>
    <w:rsid w:val="00EA297B"/>
    <w:rsid w:val="00EA2B3A"/>
    <w:rsid w:val="00EA2D62"/>
    <w:rsid w:val="00EA449D"/>
    <w:rsid w:val="00EA5E28"/>
    <w:rsid w:val="00EA65E5"/>
    <w:rsid w:val="00EA67C1"/>
    <w:rsid w:val="00EB1F85"/>
    <w:rsid w:val="00EB4038"/>
    <w:rsid w:val="00EB4BC4"/>
    <w:rsid w:val="00EB6487"/>
    <w:rsid w:val="00EB6B4F"/>
    <w:rsid w:val="00EB7672"/>
    <w:rsid w:val="00EB76B5"/>
    <w:rsid w:val="00EB78FA"/>
    <w:rsid w:val="00EC0309"/>
    <w:rsid w:val="00EC06EF"/>
    <w:rsid w:val="00EC13DE"/>
    <w:rsid w:val="00EC1D6C"/>
    <w:rsid w:val="00EC2A5F"/>
    <w:rsid w:val="00EC4D01"/>
    <w:rsid w:val="00EC4F76"/>
    <w:rsid w:val="00ED198E"/>
    <w:rsid w:val="00ED1CDD"/>
    <w:rsid w:val="00ED2400"/>
    <w:rsid w:val="00ED2437"/>
    <w:rsid w:val="00ED293E"/>
    <w:rsid w:val="00ED2D9D"/>
    <w:rsid w:val="00ED2E04"/>
    <w:rsid w:val="00ED36C8"/>
    <w:rsid w:val="00ED404D"/>
    <w:rsid w:val="00ED4458"/>
    <w:rsid w:val="00ED554F"/>
    <w:rsid w:val="00ED568B"/>
    <w:rsid w:val="00EE02B9"/>
    <w:rsid w:val="00EE2211"/>
    <w:rsid w:val="00EE39C3"/>
    <w:rsid w:val="00EE3C10"/>
    <w:rsid w:val="00EE427A"/>
    <w:rsid w:val="00EE5A22"/>
    <w:rsid w:val="00EE6043"/>
    <w:rsid w:val="00EE7097"/>
    <w:rsid w:val="00EE717B"/>
    <w:rsid w:val="00EE71AD"/>
    <w:rsid w:val="00EF06A4"/>
    <w:rsid w:val="00EF0FDD"/>
    <w:rsid w:val="00EF18DA"/>
    <w:rsid w:val="00EF2C39"/>
    <w:rsid w:val="00EF3589"/>
    <w:rsid w:val="00EF3814"/>
    <w:rsid w:val="00EF448C"/>
    <w:rsid w:val="00EF4DCC"/>
    <w:rsid w:val="00EF7D45"/>
    <w:rsid w:val="00F03C77"/>
    <w:rsid w:val="00F04DFD"/>
    <w:rsid w:val="00F05A5F"/>
    <w:rsid w:val="00F05C8C"/>
    <w:rsid w:val="00F0606B"/>
    <w:rsid w:val="00F063A2"/>
    <w:rsid w:val="00F0667A"/>
    <w:rsid w:val="00F06FE9"/>
    <w:rsid w:val="00F0717E"/>
    <w:rsid w:val="00F07E85"/>
    <w:rsid w:val="00F10095"/>
    <w:rsid w:val="00F1282B"/>
    <w:rsid w:val="00F1381C"/>
    <w:rsid w:val="00F147D7"/>
    <w:rsid w:val="00F149E8"/>
    <w:rsid w:val="00F15BDA"/>
    <w:rsid w:val="00F161C8"/>
    <w:rsid w:val="00F162AC"/>
    <w:rsid w:val="00F17CA7"/>
    <w:rsid w:val="00F22208"/>
    <w:rsid w:val="00F22705"/>
    <w:rsid w:val="00F235EA"/>
    <w:rsid w:val="00F248FC"/>
    <w:rsid w:val="00F25940"/>
    <w:rsid w:val="00F26128"/>
    <w:rsid w:val="00F26DB2"/>
    <w:rsid w:val="00F3048B"/>
    <w:rsid w:val="00F32E7A"/>
    <w:rsid w:val="00F37C7A"/>
    <w:rsid w:val="00F404F8"/>
    <w:rsid w:val="00F41E18"/>
    <w:rsid w:val="00F423FA"/>
    <w:rsid w:val="00F42DEE"/>
    <w:rsid w:val="00F437A6"/>
    <w:rsid w:val="00F463B4"/>
    <w:rsid w:val="00F47647"/>
    <w:rsid w:val="00F50474"/>
    <w:rsid w:val="00F50D98"/>
    <w:rsid w:val="00F528BB"/>
    <w:rsid w:val="00F53DB5"/>
    <w:rsid w:val="00F54314"/>
    <w:rsid w:val="00F54B50"/>
    <w:rsid w:val="00F556D8"/>
    <w:rsid w:val="00F55AC6"/>
    <w:rsid w:val="00F56418"/>
    <w:rsid w:val="00F56422"/>
    <w:rsid w:val="00F566BA"/>
    <w:rsid w:val="00F571AF"/>
    <w:rsid w:val="00F571EB"/>
    <w:rsid w:val="00F57726"/>
    <w:rsid w:val="00F5775D"/>
    <w:rsid w:val="00F61F74"/>
    <w:rsid w:val="00F6233F"/>
    <w:rsid w:val="00F636B8"/>
    <w:rsid w:val="00F648C4"/>
    <w:rsid w:val="00F64A63"/>
    <w:rsid w:val="00F6580D"/>
    <w:rsid w:val="00F66954"/>
    <w:rsid w:val="00F675E2"/>
    <w:rsid w:val="00F67707"/>
    <w:rsid w:val="00F70DFD"/>
    <w:rsid w:val="00F71622"/>
    <w:rsid w:val="00F7279D"/>
    <w:rsid w:val="00F74BC8"/>
    <w:rsid w:val="00F76DC3"/>
    <w:rsid w:val="00F7729B"/>
    <w:rsid w:val="00F77678"/>
    <w:rsid w:val="00F77E50"/>
    <w:rsid w:val="00F80DDA"/>
    <w:rsid w:val="00F81A33"/>
    <w:rsid w:val="00F81FA8"/>
    <w:rsid w:val="00F8224D"/>
    <w:rsid w:val="00F8262E"/>
    <w:rsid w:val="00F83085"/>
    <w:rsid w:val="00F8311F"/>
    <w:rsid w:val="00F83A6B"/>
    <w:rsid w:val="00F85324"/>
    <w:rsid w:val="00F85751"/>
    <w:rsid w:val="00F857C6"/>
    <w:rsid w:val="00F8713C"/>
    <w:rsid w:val="00F87F85"/>
    <w:rsid w:val="00F90F1C"/>
    <w:rsid w:val="00F9237D"/>
    <w:rsid w:val="00F930E4"/>
    <w:rsid w:val="00F96F57"/>
    <w:rsid w:val="00F97600"/>
    <w:rsid w:val="00FA027D"/>
    <w:rsid w:val="00FA0F52"/>
    <w:rsid w:val="00FA1347"/>
    <w:rsid w:val="00FA14D1"/>
    <w:rsid w:val="00FA181E"/>
    <w:rsid w:val="00FA4308"/>
    <w:rsid w:val="00FA46BE"/>
    <w:rsid w:val="00FA4F4A"/>
    <w:rsid w:val="00FA5E4B"/>
    <w:rsid w:val="00FA5EC9"/>
    <w:rsid w:val="00FA6730"/>
    <w:rsid w:val="00FA6997"/>
    <w:rsid w:val="00FA6D6C"/>
    <w:rsid w:val="00FB1647"/>
    <w:rsid w:val="00FB1743"/>
    <w:rsid w:val="00FB3222"/>
    <w:rsid w:val="00FB4AD9"/>
    <w:rsid w:val="00FB523D"/>
    <w:rsid w:val="00FB78DE"/>
    <w:rsid w:val="00FC091C"/>
    <w:rsid w:val="00FC17BF"/>
    <w:rsid w:val="00FC2DFC"/>
    <w:rsid w:val="00FC504F"/>
    <w:rsid w:val="00FC6C0B"/>
    <w:rsid w:val="00FC754F"/>
    <w:rsid w:val="00FC7B64"/>
    <w:rsid w:val="00FD0417"/>
    <w:rsid w:val="00FD16BF"/>
    <w:rsid w:val="00FD18F3"/>
    <w:rsid w:val="00FD2104"/>
    <w:rsid w:val="00FD23A0"/>
    <w:rsid w:val="00FD441D"/>
    <w:rsid w:val="00FD4F3A"/>
    <w:rsid w:val="00FD5D65"/>
    <w:rsid w:val="00FD66C6"/>
    <w:rsid w:val="00FD6F4B"/>
    <w:rsid w:val="00FD737B"/>
    <w:rsid w:val="00FE12DC"/>
    <w:rsid w:val="00FE1D20"/>
    <w:rsid w:val="00FE6CB9"/>
    <w:rsid w:val="00FE7035"/>
    <w:rsid w:val="00FE74B5"/>
    <w:rsid w:val="00FF1633"/>
    <w:rsid w:val="00FF1F04"/>
    <w:rsid w:val="00FF3246"/>
    <w:rsid w:val="00FF5B56"/>
    <w:rsid w:val="00FF5C4B"/>
    <w:rsid w:val="00FF6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C70AC"/>
  <w15:chartTrackingRefBased/>
  <w15:docId w15:val="{F4C57496-448F-43D1-8FF9-01664DCA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1971"/>
    <w:rPr>
      <w:rFonts w:ascii="Courier New" w:hAnsi="Courier New"/>
      <w:sz w:val="24"/>
      <w:szCs w:val="24"/>
    </w:rPr>
  </w:style>
  <w:style w:type="paragraph" w:styleId="Heading1">
    <w:name w:val="heading 1"/>
    <w:basedOn w:val="Normal"/>
    <w:next w:val="Normal"/>
    <w:qFormat/>
    <w:rsid w:val="00C838A0"/>
    <w:pPr>
      <w:keepNext/>
      <w:widowControl w:val="0"/>
      <w:jc w:val="center"/>
      <w:outlineLvl w:val="0"/>
    </w:pPr>
    <w:rPr>
      <w:rFonts w:ascii="Times New Roman" w:hAnsi="Times New Roman"/>
      <w:snapToGrid w:val="0"/>
      <w:sz w:val="28"/>
      <w:szCs w:val="20"/>
    </w:rPr>
  </w:style>
  <w:style w:type="paragraph" w:styleId="Heading2">
    <w:name w:val="heading 2"/>
    <w:basedOn w:val="Normal"/>
    <w:next w:val="Normal"/>
    <w:qFormat/>
    <w:rsid w:val="0055053D"/>
    <w:pPr>
      <w:keepNext/>
      <w:outlineLvl w:val="1"/>
    </w:pPr>
    <w:rPr>
      <w:rFonts w:ascii="Courier" w:eastAsia="Arial Unicode MS" w:hAnsi="Courier" w:cs="Arial Unicode MS"/>
      <w:b/>
      <w:szCs w:val="20"/>
    </w:rPr>
  </w:style>
  <w:style w:type="paragraph" w:styleId="Heading3">
    <w:name w:val="heading 3"/>
    <w:basedOn w:val="Normal"/>
    <w:next w:val="Normal"/>
    <w:qFormat/>
    <w:rsid w:val="0055053D"/>
    <w:pPr>
      <w:keepNext/>
      <w:outlineLvl w:val="2"/>
    </w:pPr>
    <w:rPr>
      <w:rFonts w:ascii="Courier" w:eastAsia="Arial Unicode MS" w:hAnsi="Courier" w:cs="Arial Unicode MS"/>
      <w:b/>
      <w:sz w:val="16"/>
      <w:szCs w:val="20"/>
    </w:rPr>
  </w:style>
  <w:style w:type="paragraph" w:styleId="Heading4">
    <w:name w:val="heading 4"/>
    <w:basedOn w:val="Normal"/>
    <w:next w:val="Normal"/>
    <w:qFormat/>
    <w:rsid w:val="00C838A0"/>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A95D19"/>
    <w:pPr>
      <w:spacing w:before="240" w:after="60"/>
      <w:outlineLvl w:val="4"/>
    </w:pPr>
    <w:rPr>
      <w:b/>
      <w:bCs/>
      <w:i/>
      <w:iCs/>
      <w:sz w:val="26"/>
      <w:szCs w:val="26"/>
    </w:rPr>
  </w:style>
  <w:style w:type="paragraph" w:styleId="Heading6">
    <w:name w:val="heading 6"/>
    <w:basedOn w:val="Normal"/>
    <w:next w:val="Normal"/>
    <w:qFormat/>
    <w:rsid w:val="00C838A0"/>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C838A0"/>
    <w:pPr>
      <w:spacing w:before="240" w:after="60"/>
      <w:outlineLvl w:val="6"/>
    </w:pPr>
    <w:rPr>
      <w:rFonts w:ascii="Times New Roman" w:hAnsi="Times New Roman"/>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5053D"/>
    <w:rPr>
      <w:color w:val="0000FF"/>
      <w:u w:val="single"/>
    </w:rPr>
  </w:style>
  <w:style w:type="paragraph" w:styleId="Header">
    <w:name w:val="header"/>
    <w:basedOn w:val="Normal"/>
    <w:rsid w:val="00A95D19"/>
    <w:pPr>
      <w:widowControl w:val="0"/>
      <w:tabs>
        <w:tab w:val="center" w:pos="4320"/>
        <w:tab w:val="right" w:pos="8640"/>
      </w:tabs>
    </w:pPr>
    <w:rPr>
      <w:rFonts w:ascii="Times New Roman" w:hAnsi="Times New Roman"/>
      <w:snapToGrid w:val="0"/>
      <w:szCs w:val="20"/>
    </w:rPr>
  </w:style>
  <w:style w:type="table" w:styleId="TableGrid">
    <w:name w:val="Table Grid"/>
    <w:basedOn w:val="TableNormal"/>
    <w:rsid w:val="00A405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D20656"/>
    <w:rPr>
      <w:rFonts w:ascii="Tahoma" w:hAnsi="Tahoma" w:cs="Tahoma"/>
      <w:sz w:val="16"/>
      <w:szCs w:val="16"/>
    </w:rPr>
  </w:style>
  <w:style w:type="paragraph" w:styleId="Footer">
    <w:name w:val="footer"/>
    <w:basedOn w:val="Normal"/>
    <w:link w:val="FooterChar"/>
    <w:uiPriority w:val="99"/>
    <w:rsid w:val="00C838A0"/>
    <w:pPr>
      <w:widowControl w:val="0"/>
      <w:tabs>
        <w:tab w:val="center" w:pos="4320"/>
        <w:tab w:val="right" w:pos="8640"/>
      </w:tabs>
    </w:pPr>
    <w:rPr>
      <w:rFonts w:ascii="Times New Roman" w:hAnsi="Times New Roman"/>
      <w:snapToGrid w:val="0"/>
      <w:szCs w:val="20"/>
    </w:rPr>
  </w:style>
  <w:style w:type="character" w:styleId="PageNumber">
    <w:name w:val="page number"/>
    <w:basedOn w:val="DefaultParagraphFont"/>
    <w:rsid w:val="00C838A0"/>
  </w:style>
  <w:style w:type="paragraph" w:styleId="BodyText">
    <w:name w:val="Body Text"/>
    <w:basedOn w:val="Normal"/>
    <w:link w:val="BodyTextChar"/>
    <w:rsid w:val="00C838A0"/>
    <w:pPr>
      <w:widowControl w:val="0"/>
    </w:pPr>
    <w:rPr>
      <w:rFonts w:ascii="Times New Roman" w:hAnsi="Times New Roman"/>
      <w:snapToGrid w:val="0"/>
      <w:szCs w:val="20"/>
    </w:rPr>
  </w:style>
  <w:style w:type="character" w:styleId="FollowedHyperlink">
    <w:name w:val="FollowedHyperlink"/>
    <w:rsid w:val="00C838A0"/>
    <w:rPr>
      <w:color w:val="800080"/>
      <w:u w:val="single"/>
    </w:rPr>
  </w:style>
  <w:style w:type="character" w:customStyle="1" w:styleId="BodyTextChar">
    <w:name w:val="Body Text Char"/>
    <w:link w:val="BodyText"/>
    <w:rsid w:val="00C838A0"/>
    <w:rPr>
      <w:snapToGrid w:val="0"/>
      <w:sz w:val="24"/>
      <w:lang w:val="en-US" w:eastAsia="en-US" w:bidi="ar-SA"/>
    </w:rPr>
  </w:style>
  <w:style w:type="paragraph" w:styleId="BodyTextIndent">
    <w:name w:val="Body Text Indent"/>
    <w:basedOn w:val="Normal"/>
    <w:rsid w:val="00C838A0"/>
    <w:pPr>
      <w:widowControl w:val="0"/>
      <w:ind w:left="360"/>
    </w:pPr>
    <w:rPr>
      <w:rFonts w:ascii="Times New Roman" w:hAnsi="Times New Roman"/>
      <w:snapToGrid w:val="0"/>
      <w:szCs w:val="20"/>
    </w:rPr>
  </w:style>
  <w:style w:type="character" w:styleId="CommentReference">
    <w:name w:val="annotation reference"/>
    <w:uiPriority w:val="99"/>
    <w:semiHidden/>
    <w:rsid w:val="00096779"/>
    <w:rPr>
      <w:sz w:val="16"/>
      <w:szCs w:val="16"/>
    </w:rPr>
  </w:style>
  <w:style w:type="paragraph" w:styleId="CommentText">
    <w:name w:val="annotation text"/>
    <w:basedOn w:val="Normal"/>
    <w:link w:val="CommentTextChar"/>
    <w:uiPriority w:val="99"/>
    <w:rsid w:val="00096779"/>
    <w:rPr>
      <w:sz w:val="20"/>
      <w:szCs w:val="20"/>
    </w:rPr>
  </w:style>
  <w:style w:type="paragraph" w:styleId="CommentSubject">
    <w:name w:val="annotation subject"/>
    <w:basedOn w:val="CommentText"/>
    <w:next w:val="CommentText"/>
    <w:semiHidden/>
    <w:rsid w:val="00096779"/>
    <w:rPr>
      <w:b/>
      <w:bCs/>
    </w:rPr>
  </w:style>
  <w:style w:type="character" w:customStyle="1" w:styleId="Heading7Char">
    <w:name w:val="Heading 7 Char"/>
    <w:link w:val="Heading7"/>
    <w:rsid w:val="00D7415D"/>
    <w:rPr>
      <w:sz w:val="24"/>
      <w:szCs w:val="24"/>
    </w:rPr>
  </w:style>
  <w:style w:type="paragraph" w:styleId="PlainText">
    <w:name w:val="Plain Text"/>
    <w:basedOn w:val="Normal"/>
    <w:link w:val="PlainTextChar"/>
    <w:uiPriority w:val="99"/>
    <w:unhideWhenUsed/>
    <w:rsid w:val="00CD76FA"/>
    <w:rPr>
      <w:rFonts w:eastAsia="Calibri"/>
      <w:lang w:val="x-none" w:eastAsia="x-none"/>
    </w:rPr>
  </w:style>
  <w:style w:type="character" w:customStyle="1" w:styleId="PlainTextChar">
    <w:name w:val="Plain Text Char"/>
    <w:link w:val="PlainText"/>
    <w:uiPriority w:val="99"/>
    <w:rsid w:val="00CD76FA"/>
    <w:rPr>
      <w:rFonts w:ascii="Courier New" w:eastAsia="Calibri" w:hAnsi="Courier New"/>
      <w:sz w:val="24"/>
      <w:szCs w:val="24"/>
    </w:rPr>
  </w:style>
  <w:style w:type="paragraph" w:styleId="Revision">
    <w:name w:val="Revision"/>
    <w:hidden/>
    <w:uiPriority w:val="99"/>
    <w:semiHidden/>
    <w:rsid w:val="002162ED"/>
    <w:rPr>
      <w:rFonts w:ascii="Courier New" w:hAnsi="Courier New"/>
      <w:sz w:val="24"/>
      <w:szCs w:val="24"/>
    </w:rPr>
  </w:style>
  <w:style w:type="character" w:customStyle="1" w:styleId="FooterChar">
    <w:name w:val="Footer Char"/>
    <w:link w:val="Footer"/>
    <w:uiPriority w:val="99"/>
    <w:rsid w:val="00E3696F"/>
    <w:rPr>
      <w:snapToGrid w:val="0"/>
      <w:sz w:val="24"/>
    </w:rPr>
  </w:style>
  <w:style w:type="character" w:styleId="UnresolvedMention">
    <w:name w:val="Unresolved Mention"/>
    <w:basedOn w:val="DefaultParagraphFont"/>
    <w:uiPriority w:val="99"/>
    <w:semiHidden/>
    <w:unhideWhenUsed/>
    <w:rsid w:val="00CB0E98"/>
    <w:rPr>
      <w:color w:val="605E5C"/>
      <w:shd w:val="clear" w:color="auto" w:fill="E1DFDD"/>
    </w:rPr>
  </w:style>
  <w:style w:type="character" w:customStyle="1" w:styleId="CommentTextChar">
    <w:name w:val="Comment Text Char"/>
    <w:basedOn w:val="DefaultParagraphFont"/>
    <w:link w:val="CommentText"/>
    <w:uiPriority w:val="99"/>
    <w:rsid w:val="00241EFA"/>
    <w:rPr>
      <w:rFonts w:ascii="Courier New" w:hAnsi="Courier New"/>
    </w:rPr>
  </w:style>
  <w:style w:type="paragraph" w:styleId="ListParagraph">
    <w:name w:val="List Paragraph"/>
    <w:basedOn w:val="Normal"/>
    <w:uiPriority w:val="34"/>
    <w:qFormat/>
    <w:rsid w:val="00791B71"/>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62153">
      <w:bodyDiv w:val="1"/>
      <w:marLeft w:val="0"/>
      <w:marRight w:val="0"/>
      <w:marTop w:val="0"/>
      <w:marBottom w:val="0"/>
      <w:divBdr>
        <w:top w:val="none" w:sz="0" w:space="0" w:color="auto"/>
        <w:left w:val="none" w:sz="0" w:space="0" w:color="auto"/>
        <w:bottom w:val="none" w:sz="0" w:space="0" w:color="auto"/>
        <w:right w:val="none" w:sz="0" w:space="0" w:color="auto"/>
      </w:divBdr>
    </w:div>
    <w:div w:id="381250737">
      <w:bodyDiv w:val="1"/>
      <w:marLeft w:val="0"/>
      <w:marRight w:val="0"/>
      <w:marTop w:val="0"/>
      <w:marBottom w:val="0"/>
      <w:divBdr>
        <w:top w:val="none" w:sz="0" w:space="0" w:color="auto"/>
        <w:left w:val="none" w:sz="0" w:space="0" w:color="auto"/>
        <w:bottom w:val="none" w:sz="0" w:space="0" w:color="auto"/>
        <w:right w:val="none" w:sz="0" w:space="0" w:color="auto"/>
      </w:divBdr>
    </w:div>
    <w:div w:id="866217372">
      <w:bodyDiv w:val="1"/>
      <w:marLeft w:val="0"/>
      <w:marRight w:val="0"/>
      <w:marTop w:val="0"/>
      <w:marBottom w:val="0"/>
      <w:divBdr>
        <w:top w:val="none" w:sz="0" w:space="0" w:color="auto"/>
        <w:left w:val="none" w:sz="0" w:space="0" w:color="auto"/>
        <w:bottom w:val="none" w:sz="0" w:space="0" w:color="auto"/>
        <w:right w:val="none" w:sz="0" w:space="0" w:color="auto"/>
      </w:divBdr>
    </w:div>
    <w:div w:id="1262178362">
      <w:bodyDiv w:val="1"/>
      <w:marLeft w:val="0"/>
      <w:marRight w:val="0"/>
      <w:marTop w:val="0"/>
      <w:marBottom w:val="0"/>
      <w:divBdr>
        <w:top w:val="none" w:sz="0" w:space="0" w:color="auto"/>
        <w:left w:val="none" w:sz="0" w:space="0" w:color="auto"/>
        <w:bottom w:val="none" w:sz="0" w:space="0" w:color="auto"/>
        <w:right w:val="none" w:sz="0" w:space="0" w:color="auto"/>
      </w:divBdr>
    </w:div>
    <w:div w:id="1397557742">
      <w:bodyDiv w:val="1"/>
      <w:marLeft w:val="0"/>
      <w:marRight w:val="0"/>
      <w:marTop w:val="0"/>
      <w:marBottom w:val="0"/>
      <w:divBdr>
        <w:top w:val="none" w:sz="0" w:space="0" w:color="auto"/>
        <w:left w:val="none" w:sz="0" w:space="0" w:color="auto"/>
        <w:bottom w:val="none" w:sz="0" w:space="0" w:color="auto"/>
        <w:right w:val="none" w:sz="0" w:space="0" w:color="auto"/>
      </w:divBdr>
    </w:div>
    <w:div w:id="152470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drep.csd.disa.mi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17" Type="http://schemas.openxmlformats.org/officeDocument/2006/relationships/customXml" Target="../customXml/item5.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ACFE840B56B3543BB9DBC3AB88BAFB9" ma:contentTypeVersion="24" ma:contentTypeDescription="Create a new document." ma:contentTypeScope="" ma:versionID="dddaaca9e89c4f6608664ea527252fd8">
  <xsd:schema xmlns:xsd="http://www.w3.org/2001/XMLSchema" xmlns:xs="http://www.w3.org/2001/XMLSchema" xmlns:p="http://schemas.microsoft.com/office/2006/metadata/properties" xmlns:ns1="http://schemas.microsoft.com/sharepoint/v3" xmlns:ns2="bbb16a89-290b-4f91-b67a-d573cf3752b3" xmlns:ns3="f03d267a-c901-4afb-9fd1-697a133cbcb9" targetNamespace="http://schemas.microsoft.com/office/2006/metadata/properties" ma:root="true" ma:fieldsID="1ff9eb7d7ddd53346128419aa53f0877" ns1:_="" ns2:_="" ns3:_="">
    <xsd:import namespace="http://schemas.microsoft.com/sharepoint/v3"/>
    <xsd:import namespace="bbb16a89-290b-4f91-b67a-d573cf3752b3"/>
    <xsd:import namespace="f03d267a-c901-4afb-9fd1-697a133cbcb9"/>
    <xsd:element name="properties">
      <xsd:complexType>
        <xsd:sequence>
          <xsd:element name="documentManagement">
            <xsd:complexType>
              <xsd:all>
                <xsd:element ref="ns2:_dlc_DocId" minOccurs="0"/>
                <xsd:element ref="ns2:_dlc_DocIdUrl" minOccurs="0"/>
                <xsd:element ref="ns2:_dlc_DocIdPersistId" minOccurs="0"/>
                <xsd:element ref="ns3:Notes" minOccurs="0"/>
                <xsd:element ref="ns3:MediaServiceMetadata" minOccurs="0"/>
                <xsd:element ref="ns3:MediaServiceFastMetadata" minOccurs="0"/>
                <xsd:element ref="ns3:MediaServiceSearchProperties" minOccurs="0"/>
                <xsd:element ref="ns3:MediaServiceDateTaken" minOccurs="0"/>
                <xsd:element ref="ns2:TaxCatchAll" minOccurs="0"/>
                <xsd:element ref="ns3:MediaServiceOCR" minOccurs="0"/>
                <xsd:element ref="ns3:MediaServiceGenerationTime" minOccurs="0"/>
                <xsd:element ref="ns3:MediaServiceEventHashCode"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BillingMetadata" minOccurs="0"/>
                <xsd:element ref="ns3:Date_x002f_Time" minOccurs="0"/>
                <xsd:element ref="ns3:CS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b16a89-290b-4f91-b67a-d573cf3752b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6" nillable="true" ma:displayName="Taxonomy Catch All Column" ma:hidden="true" ma:list="{2fd7afad-9eef-4891-8a05-41352c0554a3}" ma:internalName="TaxCatchAll" ma:showField="CatchAllData" ma:web="bbb16a89-290b-4f91-b67a-d573cf3752b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03d267a-c901-4afb-9fd1-697a133cbcb9" elementFormDefault="qualified">
    <xsd:import namespace="http://schemas.microsoft.com/office/2006/documentManagement/types"/>
    <xsd:import namespace="http://schemas.microsoft.com/office/infopath/2007/PartnerControls"/>
    <xsd:element name="Notes" ma:index="11" nillable="true" ma:displayName="Notes" ma:format="Dropdown" ma:internalName="Notes">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BillingMetadata" ma:index="26" nillable="true" ma:displayName="MediaServiceBillingMetadata" ma:hidden="true" ma:internalName="MediaServiceBillingMetadata" ma:readOnly="true">
      <xsd:simpleType>
        <xsd:restriction base="dms:Note"/>
      </xsd:simpleType>
    </xsd:element>
    <xsd:element name="Date_x002f_Time" ma:index="27" nillable="true" ma:displayName="Date/Time" ma:format="DateTime" ma:internalName="Date_x002f_Time">
      <xsd:simpleType>
        <xsd:restriction base="dms:DateTime"/>
      </xsd:simpleType>
    </xsd:element>
    <xsd:element name="CSNotes" ma:index="28" nillable="true" ma:displayName="CS Notes" ma:format="Dropdown" ma:internalName="CSNote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otes xmlns="f03d267a-c901-4afb-9fd1-697a133cbcb9" xsi:nil="true"/>
    <_ip_UnifiedCompliancePolicyUIAction xmlns="http://schemas.microsoft.com/sharepoint/v3" xsi:nil="true"/>
    <Date_x002f_Time xmlns="f03d267a-c901-4afb-9fd1-697a133cbcb9" xsi:nil="true"/>
    <CSNotes xmlns="f03d267a-c901-4afb-9fd1-697a133cbcb9" xsi:nil="true"/>
    <lcf76f155ced4ddcb4097134ff3c332f xmlns="f03d267a-c901-4afb-9fd1-697a133cbcb9">
      <Terms xmlns="http://schemas.microsoft.com/office/infopath/2007/PartnerControls"/>
    </lcf76f155ced4ddcb4097134ff3c332f>
    <TaxCatchAll xmlns="bbb16a89-290b-4f91-b67a-d573cf3752b3" xsi:nil="true"/>
    <_ip_UnifiedCompliancePolicyProperties xmlns="http://schemas.microsoft.com/sharepoint/v3" xsi:nil="true"/>
    <_dlc_DocId xmlns="bbb16a89-290b-4f91-b67a-d573cf3752b3">XWR5NUPSC3KW-1958356043-3107696</_dlc_DocId>
    <_dlc_DocIdUrl xmlns="bbb16a89-290b-4f91-b67a-d573cf3752b3">
      <Url>https://flankspeed.sharepoint-mil.us/sites/NAVSUP_N7_SF/_layouts/15/DocIdRedir.aspx?ID=XWR5NUPSC3KW-1958356043-3107696</Url>
      <Description>XWR5NUPSC3KW-1958356043-3107696</Description>
    </_dlc_DocIdUrl>
  </documentManagement>
</p:properties>
</file>

<file path=customXml/itemProps1.xml><?xml version="1.0" encoding="utf-8"?>
<ds:datastoreItem xmlns:ds="http://schemas.openxmlformats.org/officeDocument/2006/customXml" ds:itemID="{45A58DF7-725F-44D1-8DBA-58F88CAA4F94}">
  <ds:schemaRefs>
    <ds:schemaRef ds:uri="http://schemas.openxmlformats.org/officeDocument/2006/bibliography"/>
  </ds:schemaRefs>
</ds:datastoreItem>
</file>

<file path=customXml/itemProps2.xml><?xml version="1.0" encoding="utf-8"?>
<ds:datastoreItem xmlns:ds="http://schemas.openxmlformats.org/officeDocument/2006/customXml" ds:itemID="{F1F56E38-F5B3-4484-9F22-5D571C67B7C6}"/>
</file>

<file path=customXml/itemProps3.xml><?xml version="1.0" encoding="utf-8"?>
<ds:datastoreItem xmlns:ds="http://schemas.openxmlformats.org/officeDocument/2006/customXml" ds:itemID="{6581B412-20AB-4FA0-9092-D4412BC0F8E4}"/>
</file>

<file path=customXml/itemProps4.xml><?xml version="1.0" encoding="utf-8"?>
<ds:datastoreItem xmlns:ds="http://schemas.openxmlformats.org/officeDocument/2006/customXml" ds:itemID="{3C4A522C-FDE3-456F-AB46-49A93243AA44}"/>
</file>

<file path=customXml/itemProps5.xml><?xml version="1.0" encoding="utf-8"?>
<ds:datastoreItem xmlns:ds="http://schemas.openxmlformats.org/officeDocument/2006/customXml" ds:itemID="{B170CEC8-B94D-43B7-AE72-E7B0D80211ED}"/>
</file>

<file path=docProps/app.xml><?xml version="1.0" encoding="utf-8"?>
<Properties xmlns="http://schemas.openxmlformats.org/officeDocument/2006/extended-properties" xmlns:vt="http://schemas.openxmlformats.org/officeDocument/2006/docPropsVTypes">
  <Template>Normal.dotm</Template>
  <TotalTime>9</TotalTime>
  <Pages>38</Pages>
  <Words>10673</Words>
  <Characters>60840</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8050</vt:lpstr>
    </vt:vector>
  </TitlesOfParts>
  <Company>NMCI</Company>
  <LinksUpToDate>false</LinksUpToDate>
  <CharactersWithSpaces>71371</CharactersWithSpaces>
  <SharedDoc>false</SharedDoc>
  <HLinks>
    <vt:vector size="6" baseType="variant">
      <vt:variant>
        <vt:i4>3801123</vt:i4>
      </vt:variant>
      <vt:variant>
        <vt:i4>0</vt:i4>
      </vt:variant>
      <vt:variant>
        <vt:i4>0</vt:i4>
      </vt:variant>
      <vt:variant>
        <vt:i4>5</vt:i4>
      </vt:variant>
      <vt:variant>
        <vt:lpwstr>http://www.nslcptsmh.csd.disa.mil/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8050</dc:title>
  <dc:subject/>
  <dc:creator>wendy.colglazier</dc:creator>
  <cp:keywords/>
  <cp:lastModifiedBy>Eric Kane</cp:lastModifiedBy>
  <cp:revision>2</cp:revision>
  <cp:lastPrinted>2025-07-17T13:15:00Z</cp:lastPrinted>
  <dcterms:created xsi:type="dcterms:W3CDTF">2025-09-25T14:47:00Z</dcterms:created>
  <dcterms:modified xsi:type="dcterms:W3CDTF">2025-09-25T14:47:00Z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0x010100CACFE840B56B3543BB9DBC3AB88BAFB9</vt:lpwstr>
  </property>
  <property fmtid="{D5CDD505-2E9C-101B-9397-08002B2CF9AE}" pid="3" name="_dlc_DocIdItemGuid">
    <vt:lpwstr>1e306b38-3c01-4beb-828f-3e507a619253</vt:lpwstr>
  </property>
</Properties>
</file>