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73BC0" w14:textId="30E82D44" w:rsidR="006A3B39" w:rsidRPr="00E25465" w:rsidRDefault="006A3B39" w:rsidP="00DD0572">
      <w:pPr>
        <w:pStyle w:val="Title"/>
        <w:jc w:val="left"/>
      </w:pPr>
    </w:p>
    <w:p w14:paraId="739C3579" w14:textId="67D19C69" w:rsidR="006A0B18" w:rsidRPr="00E25465" w:rsidRDefault="00093398" w:rsidP="00E25465">
      <w:pPr>
        <w:pStyle w:val="Title"/>
      </w:pPr>
      <w:r w:rsidRPr="00E25465">
        <w:t>PERFORMANCE WORK STATEMENT</w:t>
      </w:r>
    </w:p>
    <w:p w14:paraId="4ABC658F" w14:textId="77777777" w:rsidR="006A0B18" w:rsidRPr="00E25465" w:rsidRDefault="006A0B18" w:rsidP="00E25465">
      <w:pPr>
        <w:pStyle w:val="Title"/>
      </w:pPr>
    </w:p>
    <w:p w14:paraId="3890E981" w14:textId="77777777" w:rsidR="00CC3F07" w:rsidRPr="00E25465" w:rsidRDefault="00CC3F07" w:rsidP="00E25465">
      <w:pPr>
        <w:pStyle w:val="Title"/>
      </w:pPr>
    </w:p>
    <w:p w14:paraId="2A5AC970" w14:textId="3CCB3E3F" w:rsidR="006A0B18" w:rsidRPr="00E25465" w:rsidRDefault="00ED39CC" w:rsidP="00E25465">
      <w:pPr>
        <w:pStyle w:val="Title"/>
      </w:pPr>
      <w:r w:rsidRPr="00E25465">
        <w:t>FOR</w:t>
      </w:r>
      <w:ins w:id="0" w:author="RODRIGUEZ, ADAM R CTR USAF AFMC AFCEC/CZR" w:date="2026-02-12T14:02:00Z" w16du:dateUtc="2026-02-12T20:02:00Z">
        <w:r w:rsidR="00D073A1">
          <w:t xml:space="preserve"> </w:t>
        </w:r>
      </w:ins>
    </w:p>
    <w:p w14:paraId="77EEA3C7" w14:textId="77777777" w:rsidR="006A0B18" w:rsidRPr="00E25465" w:rsidRDefault="006A0B18" w:rsidP="00E25465">
      <w:pPr>
        <w:pStyle w:val="Title"/>
      </w:pPr>
    </w:p>
    <w:p w14:paraId="190DFE2F" w14:textId="77777777" w:rsidR="00CC3F07" w:rsidRPr="00E25465" w:rsidRDefault="00CC3F07" w:rsidP="00E25465">
      <w:pPr>
        <w:pStyle w:val="Title"/>
      </w:pPr>
    </w:p>
    <w:p w14:paraId="48DD1256" w14:textId="08F1705A" w:rsidR="0053361C" w:rsidRPr="00E25465" w:rsidRDefault="007C4FD4" w:rsidP="00E25465">
      <w:pPr>
        <w:pStyle w:val="Title"/>
      </w:pPr>
      <w:r w:rsidRPr="00E25465">
        <w:t>OPTIMIZED REMEDIATION CONTRACT</w:t>
      </w:r>
    </w:p>
    <w:p w14:paraId="64154F19" w14:textId="77777777" w:rsidR="0053361C" w:rsidRPr="00E25465" w:rsidRDefault="0053361C" w:rsidP="00E25465">
      <w:pPr>
        <w:pStyle w:val="Title"/>
      </w:pPr>
    </w:p>
    <w:p w14:paraId="20885477" w14:textId="77777777" w:rsidR="0053361C" w:rsidRPr="00E25465" w:rsidRDefault="0053361C" w:rsidP="00E25465">
      <w:pPr>
        <w:pStyle w:val="Title"/>
      </w:pPr>
    </w:p>
    <w:p w14:paraId="291D1FAA" w14:textId="32D2E5FC" w:rsidR="008C76F9" w:rsidRPr="00E25465" w:rsidRDefault="00ED39CC" w:rsidP="00E25465">
      <w:pPr>
        <w:pStyle w:val="Title"/>
      </w:pPr>
      <w:r w:rsidRPr="00E25465">
        <w:t>AT</w:t>
      </w:r>
      <w:r w:rsidR="006E76FA">
        <w:t xml:space="preserve"> </w:t>
      </w:r>
    </w:p>
    <w:p w14:paraId="5D548CB4" w14:textId="77777777" w:rsidR="0053361C" w:rsidRPr="00E25465" w:rsidRDefault="0053361C" w:rsidP="00E25465">
      <w:pPr>
        <w:pStyle w:val="Title"/>
      </w:pPr>
    </w:p>
    <w:p w14:paraId="0FA6CE54" w14:textId="77777777" w:rsidR="00CC3F07" w:rsidRPr="00E25465" w:rsidRDefault="00CC3F07" w:rsidP="00E25465">
      <w:pPr>
        <w:pStyle w:val="Title"/>
      </w:pPr>
    </w:p>
    <w:p w14:paraId="0D462670" w14:textId="6A46B4F8" w:rsidR="00DC7EDB" w:rsidRPr="00E25465" w:rsidRDefault="00834873" w:rsidP="00E25465">
      <w:pPr>
        <w:pStyle w:val="Title"/>
      </w:pPr>
      <w:r>
        <w:t>SHAW AFB, SOUTH CAROLIN</w:t>
      </w:r>
      <w:r w:rsidR="007E75D6">
        <w:t>a</w:t>
      </w:r>
      <w:r w:rsidR="005A5B4A">
        <w:t xml:space="preserve"> </w:t>
      </w:r>
    </w:p>
    <w:p w14:paraId="573D59D2" w14:textId="77777777" w:rsidR="0053361C" w:rsidRPr="00E25465" w:rsidRDefault="0053361C" w:rsidP="00E25465">
      <w:pPr>
        <w:pStyle w:val="Title"/>
      </w:pPr>
    </w:p>
    <w:p w14:paraId="67ABC3E6" w14:textId="77777777" w:rsidR="0053361C" w:rsidRPr="00E25465" w:rsidRDefault="0053361C" w:rsidP="00E25465">
      <w:pPr>
        <w:pStyle w:val="Title"/>
      </w:pPr>
    </w:p>
    <w:p w14:paraId="43873D00" w14:textId="77777777" w:rsidR="0053361C" w:rsidRPr="00E25465" w:rsidRDefault="0053361C" w:rsidP="00E25465">
      <w:pPr>
        <w:pStyle w:val="Title"/>
      </w:pPr>
    </w:p>
    <w:p w14:paraId="51991555" w14:textId="111C2BA3" w:rsidR="0053361C" w:rsidRPr="00E25465" w:rsidRDefault="00ED39CC" w:rsidP="00E25465">
      <w:pPr>
        <w:pStyle w:val="Title"/>
      </w:pPr>
      <w:r w:rsidRPr="00E25465">
        <w:t xml:space="preserve">CONTRACT NUMBER: </w:t>
      </w:r>
      <w:r w:rsidR="007B10C4" w:rsidRPr="007B10C4">
        <w:rPr>
          <w:highlight w:val="yellow"/>
        </w:rPr>
        <w:t>tbd</w:t>
      </w:r>
    </w:p>
    <w:p w14:paraId="78D446A0" w14:textId="77777777" w:rsidR="006A0B18" w:rsidRPr="00E25465" w:rsidRDefault="006A0B18" w:rsidP="00E25465">
      <w:pPr>
        <w:pStyle w:val="Title"/>
      </w:pPr>
    </w:p>
    <w:p w14:paraId="02A665C9" w14:textId="77777777" w:rsidR="007C4FD4" w:rsidRPr="00E25465" w:rsidRDefault="007C4FD4" w:rsidP="00E25465">
      <w:pPr>
        <w:pStyle w:val="Title"/>
      </w:pPr>
    </w:p>
    <w:p w14:paraId="449B74A9" w14:textId="7031024D" w:rsidR="00D35E26" w:rsidRPr="006E2C0A" w:rsidRDefault="003E6A1C" w:rsidP="00E25465">
      <w:pPr>
        <w:pStyle w:val="Title"/>
      </w:pPr>
      <w:del w:id="1" w:author="RODRIGUEZ, ADAM R CTR USAF AFMC AFCEC/CZR" w:date="2026-02-04T14:29:00Z" w16du:dateUtc="2026-02-04T20:29:00Z">
        <w:r w:rsidDel="0003031F">
          <w:delText>05</w:delText>
        </w:r>
        <w:r w:rsidRPr="006E2C0A" w:rsidDel="0003031F">
          <w:delText xml:space="preserve"> </w:delText>
        </w:r>
      </w:del>
      <w:ins w:id="2" w:author="RODRIGUEZ, ADAM R CTR USAF AFMC AFCEC/CZR" w:date="2026-02-18T10:58:00Z" w16du:dateUtc="2026-02-18T16:58:00Z">
        <w:r w:rsidR="008D3613">
          <w:t>18</w:t>
        </w:r>
      </w:ins>
      <w:ins w:id="3" w:author="RODRIGUEZ, ADAM R CTR USAF AFMC AFCEC/CZR" w:date="2026-02-04T14:29:00Z" w16du:dateUtc="2026-02-04T20:29:00Z">
        <w:r w:rsidR="0003031F" w:rsidRPr="006E2C0A">
          <w:t xml:space="preserve"> </w:t>
        </w:r>
      </w:ins>
      <w:del w:id="4" w:author="RODRIGUEZ, ADAM R CTR USAF AFMC AFCEC/CZR" w:date="2026-02-04T14:29:00Z" w16du:dateUtc="2026-02-04T20:29:00Z">
        <w:r w:rsidDel="0003031F">
          <w:delText>January</w:delText>
        </w:r>
        <w:r w:rsidRPr="006E2C0A" w:rsidDel="0003031F">
          <w:delText xml:space="preserve"> </w:delText>
        </w:r>
      </w:del>
      <w:ins w:id="5" w:author="RODRIGUEZ, ADAM R CTR USAF AFMC AFCEC/CZR" w:date="2026-02-04T14:29:00Z" w16du:dateUtc="2026-02-04T20:29:00Z">
        <w:r w:rsidR="0003031F">
          <w:t>February</w:t>
        </w:r>
        <w:r w:rsidR="0003031F" w:rsidRPr="006E2C0A">
          <w:t xml:space="preserve"> </w:t>
        </w:r>
      </w:ins>
      <w:r w:rsidR="003D5C5B" w:rsidRPr="006E2C0A">
        <w:t>202</w:t>
      </w:r>
      <w:r w:rsidR="00794013">
        <w:t>6</w:t>
      </w:r>
      <w:r w:rsidR="00DA6850">
        <w:t xml:space="preserve"> </w:t>
      </w:r>
    </w:p>
    <w:p w14:paraId="4F9F473C" w14:textId="77777777" w:rsidR="00D35E26" w:rsidRDefault="00D35E26">
      <w:pPr>
        <w:rPr>
          <w:rFonts w:ascii="Times New Roman Bold" w:hAnsi="Times New Roman Bold"/>
          <w:b/>
          <w:caps/>
          <w:sz w:val="28"/>
          <w:szCs w:val="28"/>
          <w:highlight w:val="yellow"/>
        </w:rPr>
      </w:pPr>
      <w:r>
        <w:rPr>
          <w:highlight w:val="yellow"/>
        </w:rPr>
        <w:br w:type="page"/>
      </w:r>
    </w:p>
    <w:sdt>
      <w:sdtPr>
        <w:rPr>
          <w:rFonts w:ascii="Times New Roman" w:hAnsi="Times New Roman"/>
          <w:bCs w:val="0"/>
          <w:caps w:val="0"/>
          <w:color w:val="auto"/>
          <w:sz w:val="24"/>
          <w:szCs w:val="24"/>
        </w:rPr>
        <w:id w:val="-1072892611"/>
        <w:docPartObj>
          <w:docPartGallery w:val="Table of Contents"/>
          <w:docPartUnique/>
        </w:docPartObj>
      </w:sdtPr>
      <w:sdtEndPr>
        <w:rPr>
          <w:b/>
          <w:noProof/>
        </w:rPr>
      </w:sdtEndPr>
      <w:sdtContent>
        <w:p w14:paraId="61759149" w14:textId="2952940E" w:rsidR="00A02541" w:rsidRDefault="00A02541" w:rsidP="006B60B5">
          <w:pPr>
            <w:pStyle w:val="TOCHeading"/>
          </w:pPr>
          <w:r>
            <w:t>Table of Contents</w:t>
          </w:r>
        </w:p>
        <w:p w14:paraId="2943959B" w14:textId="307D6853" w:rsidR="008609DB" w:rsidRDefault="00A02541">
          <w:pPr>
            <w:pStyle w:val="TOC1"/>
            <w:rPr>
              <w:rFonts w:asciiTheme="minorHAnsi" w:eastAsiaTheme="minorEastAsia" w:hAnsiTheme="minorHAnsi" w:cstheme="minorBidi"/>
              <w:b w:val="0"/>
              <w:bCs w:val="0"/>
              <w:caps w:val="0"/>
              <w:kern w:val="2"/>
              <w:sz w:val="24"/>
              <w14:ligatures w14:val="standardContextual"/>
            </w:rPr>
          </w:pPr>
          <w:r>
            <w:fldChar w:fldCharType="begin"/>
          </w:r>
          <w:r>
            <w:instrText xml:space="preserve"> TOC \o "1-3" \h \z \u </w:instrText>
          </w:r>
          <w:r>
            <w:fldChar w:fldCharType="separate"/>
          </w:r>
          <w:hyperlink w:anchor="_Toc194997561" w:history="1">
            <w:r w:rsidR="008609DB" w:rsidRPr="00F32877">
              <w:rPr>
                <w:rStyle w:val="Hyperlink"/>
              </w:rPr>
              <w:t>1.0</w:t>
            </w:r>
            <w:r w:rsidR="008609DB">
              <w:rPr>
                <w:rFonts w:asciiTheme="minorHAnsi" w:eastAsiaTheme="minorEastAsia" w:hAnsiTheme="minorHAnsi" w:cstheme="minorBidi"/>
                <w:b w:val="0"/>
                <w:bCs w:val="0"/>
                <w:caps w:val="0"/>
                <w:kern w:val="2"/>
                <w:sz w:val="24"/>
                <w14:ligatures w14:val="standardContextual"/>
              </w:rPr>
              <w:tab/>
            </w:r>
            <w:r w:rsidR="008609DB" w:rsidRPr="00F32877">
              <w:rPr>
                <w:rStyle w:val="Hyperlink"/>
              </w:rPr>
              <w:t>SCOPE</w:t>
            </w:r>
            <w:r w:rsidR="008609DB">
              <w:rPr>
                <w:webHidden/>
              </w:rPr>
              <w:tab/>
            </w:r>
            <w:r w:rsidR="008609DB">
              <w:rPr>
                <w:webHidden/>
              </w:rPr>
              <w:fldChar w:fldCharType="begin"/>
            </w:r>
            <w:r w:rsidR="008609DB">
              <w:rPr>
                <w:webHidden/>
              </w:rPr>
              <w:instrText xml:space="preserve"> PAGEREF _Toc194997561 \h </w:instrText>
            </w:r>
            <w:r w:rsidR="008609DB">
              <w:rPr>
                <w:webHidden/>
              </w:rPr>
            </w:r>
            <w:r w:rsidR="008609DB">
              <w:rPr>
                <w:webHidden/>
              </w:rPr>
              <w:fldChar w:fldCharType="separate"/>
            </w:r>
            <w:r w:rsidR="0066666D">
              <w:rPr>
                <w:webHidden/>
              </w:rPr>
              <w:t>4</w:t>
            </w:r>
            <w:r w:rsidR="008609DB">
              <w:rPr>
                <w:webHidden/>
              </w:rPr>
              <w:fldChar w:fldCharType="end"/>
            </w:r>
          </w:hyperlink>
        </w:p>
        <w:p w14:paraId="20CF19CD" w14:textId="3420E870" w:rsidR="008609DB" w:rsidRDefault="008609DB">
          <w:pPr>
            <w:pStyle w:val="TOC2"/>
            <w:rPr>
              <w:rFonts w:asciiTheme="minorHAnsi" w:eastAsiaTheme="minorEastAsia" w:hAnsiTheme="minorHAnsi" w:cstheme="minorBidi"/>
              <w:smallCaps w:val="0"/>
              <w:kern w:val="2"/>
              <w:sz w:val="24"/>
              <w14:ligatures w14:val="standardContextual"/>
            </w:rPr>
          </w:pPr>
          <w:hyperlink w:anchor="_Toc194997562" w:history="1">
            <w:r w:rsidRPr="00F32877">
              <w:rPr>
                <w:rStyle w:val="Hyperlink"/>
              </w:rPr>
              <w:t>1.1</w:t>
            </w:r>
            <w:r>
              <w:rPr>
                <w:rFonts w:asciiTheme="minorHAnsi" w:eastAsiaTheme="minorEastAsia" w:hAnsiTheme="minorHAnsi" w:cstheme="minorBidi"/>
                <w:smallCaps w:val="0"/>
                <w:kern w:val="2"/>
                <w:sz w:val="24"/>
                <w14:ligatures w14:val="standardContextual"/>
              </w:rPr>
              <w:tab/>
            </w:r>
            <w:r w:rsidRPr="00F32877">
              <w:rPr>
                <w:rStyle w:val="Hyperlink"/>
              </w:rPr>
              <w:t>Introduction</w:t>
            </w:r>
            <w:r>
              <w:rPr>
                <w:webHidden/>
              </w:rPr>
              <w:tab/>
            </w:r>
            <w:r>
              <w:rPr>
                <w:webHidden/>
              </w:rPr>
              <w:fldChar w:fldCharType="begin"/>
            </w:r>
            <w:r>
              <w:rPr>
                <w:webHidden/>
              </w:rPr>
              <w:instrText xml:space="preserve"> PAGEREF _Toc194997562 \h </w:instrText>
            </w:r>
            <w:r>
              <w:rPr>
                <w:webHidden/>
              </w:rPr>
            </w:r>
            <w:r>
              <w:rPr>
                <w:webHidden/>
              </w:rPr>
              <w:fldChar w:fldCharType="separate"/>
            </w:r>
            <w:r w:rsidR="0066666D">
              <w:rPr>
                <w:webHidden/>
              </w:rPr>
              <w:t>4</w:t>
            </w:r>
            <w:r>
              <w:rPr>
                <w:webHidden/>
              </w:rPr>
              <w:fldChar w:fldCharType="end"/>
            </w:r>
          </w:hyperlink>
        </w:p>
        <w:p w14:paraId="441D93AE" w14:textId="52497B8E" w:rsidR="008609DB" w:rsidRDefault="008609DB">
          <w:pPr>
            <w:pStyle w:val="TOC2"/>
            <w:rPr>
              <w:rFonts w:asciiTheme="minorHAnsi" w:eastAsiaTheme="minorEastAsia" w:hAnsiTheme="minorHAnsi" w:cstheme="minorBidi"/>
              <w:smallCaps w:val="0"/>
              <w:kern w:val="2"/>
              <w:sz w:val="24"/>
              <w14:ligatures w14:val="standardContextual"/>
            </w:rPr>
          </w:pPr>
          <w:hyperlink w:anchor="_Toc194997563" w:history="1">
            <w:r w:rsidRPr="00F32877">
              <w:rPr>
                <w:rStyle w:val="Hyperlink"/>
              </w:rPr>
              <w:t>1.2</w:t>
            </w:r>
            <w:r>
              <w:rPr>
                <w:rFonts w:asciiTheme="minorHAnsi" w:eastAsiaTheme="minorEastAsia" w:hAnsiTheme="minorHAnsi" w:cstheme="minorBidi"/>
                <w:smallCaps w:val="0"/>
                <w:kern w:val="2"/>
                <w:sz w:val="24"/>
                <w14:ligatures w14:val="standardContextual"/>
              </w:rPr>
              <w:tab/>
            </w:r>
            <w:r w:rsidRPr="00F32877">
              <w:rPr>
                <w:rStyle w:val="Hyperlink"/>
              </w:rPr>
              <w:t>Overview of ORC Scope and Requirements</w:t>
            </w:r>
            <w:r>
              <w:rPr>
                <w:webHidden/>
              </w:rPr>
              <w:tab/>
            </w:r>
            <w:r>
              <w:rPr>
                <w:webHidden/>
              </w:rPr>
              <w:fldChar w:fldCharType="begin"/>
            </w:r>
            <w:r>
              <w:rPr>
                <w:webHidden/>
              </w:rPr>
              <w:instrText xml:space="preserve"> PAGEREF _Toc194997563 \h </w:instrText>
            </w:r>
            <w:r>
              <w:rPr>
                <w:webHidden/>
              </w:rPr>
            </w:r>
            <w:r>
              <w:rPr>
                <w:webHidden/>
              </w:rPr>
              <w:fldChar w:fldCharType="separate"/>
            </w:r>
            <w:r w:rsidR="0066666D">
              <w:rPr>
                <w:webHidden/>
              </w:rPr>
              <w:t>4</w:t>
            </w:r>
            <w:r>
              <w:rPr>
                <w:webHidden/>
              </w:rPr>
              <w:fldChar w:fldCharType="end"/>
            </w:r>
          </w:hyperlink>
        </w:p>
        <w:p w14:paraId="3DB75B9E" w14:textId="13E8D215"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564" w:history="1">
            <w:r w:rsidRPr="00F32877">
              <w:rPr>
                <w:rStyle w:val="Hyperlink"/>
                <w:noProof/>
              </w:rPr>
              <w:t>1.2.1</w:t>
            </w:r>
            <w:r>
              <w:rPr>
                <w:rFonts w:asciiTheme="minorHAnsi" w:eastAsiaTheme="minorEastAsia" w:hAnsiTheme="minorHAnsi" w:cstheme="minorBidi"/>
                <w:i w:val="0"/>
                <w:iCs w:val="0"/>
                <w:noProof/>
                <w:kern w:val="2"/>
                <w:sz w:val="24"/>
                <w14:ligatures w14:val="standardContextual"/>
              </w:rPr>
              <w:tab/>
            </w:r>
            <w:r w:rsidRPr="00F32877">
              <w:rPr>
                <w:rStyle w:val="Hyperlink"/>
                <w:noProof/>
              </w:rPr>
              <w:t>Specific Scope Discussion and Limits</w:t>
            </w:r>
            <w:r>
              <w:rPr>
                <w:noProof/>
                <w:webHidden/>
              </w:rPr>
              <w:tab/>
            </w:r>
            <w:r>
              <w:rPr>
                <w:noProof/>
                <w:webHidden/>
              </w:rPr>
              <w:fldChar w:fldCharType="begin"/>
            </w:r>
            <w:r>
              <w:rPr>
                <w:noProof/>
                <w:webHidden/>
              </w:rPr>
              <w:instrText xml:space="preserve"> PAGEREF _Toc194997564 \h </w:instrText>
            </w:r>
            <w:r>
              <w:rPr>
                <w:noProof/>
                <w:webHidden/>
              </w:rPr>
            </w:r>
            <w:r>
              <w:rPr>
                <w:noProof/>
                <w:webHidden/>
              </w:rPr>
              <w:fldChar w:fldCharType="separate"/>
            </w:r>
            <w:r w:rsidR="0066666D">
              <w:rPr>
                <w:noProof/>
                <w:webHidden/>
              </w:rPr>
              <w:t>6</w:t>
            </w:r>
            <w:r>
              <w:rPr>
                <w:noProof/>
                <w:webHidden/>
              </w:rPr>
              <w:fldChar w:fldCharType="end"/>
            </w:r>
          </w:hyperlink>
        </w:p>
        <w:p w14:paraId="3E429B55" w14:textId="0371C0CF"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565" w:history="1">
            <w:r w:rsidRPr="00F32877">
              <w:rPr>
                <w:rStyle w:val="Hyperlink"/>
                <w:noProof/>
              </w:rPr>
              <w:t>1.2.2</w:t>
            </w:r>
            <w:r>
              <w:rPr>
                <w:rFonts w:asciiTheme="minorHAnsi" w:eastAsiaTheme="minorEastAsia" w:hAnsiTheme="minorHAnsi" w:cstheme="minorBidi"/>
                <w:i w:val="0"/>
                <w:iCs w:val="0"/>
                <w:noProof/>
                <w:kern w:val="2"/>
                <w:sz w:val="24"/>
                <w14:ligatures w14:val="standardContextual"/>
              </w:rPr>
              <w:tab/>
            </w:r>
            <w:r w:rsidRPr="00F32877">
              <w:rPr>
                <w:rStyle w:val="Hyperlink"/>
                <w:noProof/>
              </w:rPr>
              <w:t>Preliminary Assessment/Site Inspection, Remedial Investigation or Remedial Investigation/Feasibility Study (including Supplemental Investigations), and Decision Document</w:t>
            </w:r>
            <w:r>
              <w:rPr>
                <w:noProof/>
                <w:webHidden/>
              </w:rPr>
              <w:tab/>
            </w:r>
            <w:r>
              <w:rPr>
                <w:noProof/>
                <w:webHidden/>
              </w:rPr>
              <w:fldChar w:fldCharType="begin"/>
            </w:r>
            <w:r>
              <w:rPr>
                <w:noProof/>
                <w:webHidden/>
              </w:rPr>
              <w:instrText xml:space="preserve"> PAGEREF _Toc194997565 \h </w:instrText>
            </w:r>
            <w:r>
              <w:rPr>
                <w:noProof/>
                <w:webHidden/>
              </w:rPr>
            </w:r>
            <w:r>
              <w:rPr>
                <w:noProof/>
                <w:webHidden/>
              </w:rPr>
              <w:fldChar w:fldCharType="separate"/>
            </w:r>
            <w:r w:rsidR="0066666D">
              <w:rPr>
                <w:noProof/>
                <w:webHidden/>
              </w:rPr>
              <w:t>6</w:t>
            </w:r>
            <w:r>
              <w:rPr>
                <w:noProof/>
                <w:webHidden/>
              </w:rPr>
              <w:fldChar w:fldCharType="end"/>
            </w:r>
          </w:hyperlink>
        </w:p>
        <w:p w14:paraId="1C4DEB0A" w14:textId="24E9D9C4"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566" w:history="1">
            <w:r w:rsidRPr="00F32877">
              <w:rPr>
                <w:rStyle w:val="Hyperlink"/>
                <w:noProof/>
              </w:rPr>
              <w:t>1.2.3</w:t>
            </w:r>
            <w:r>
              <w:rPr>
                <w:rFonts w:asciiTheme="minorHAnsi" w:eastAsiaTheme="minorEastAsia" w:hAnsiTheme="minorHAnsi" w:cstheme="minorBidi"/>
                <w:i w:val="0"/>
                <w:iCs w:val="0"/>
                <w:noProof/>
                <w:kern w:val="2"/>
                <w:sz w:val="24"/>
                <w14:ligatures w14:val="standardContextual"/>
              </w:rPr>
              <w:tab/>
            </w:r>
            <w:r w:rsidRPr="00F32877">
              <w:rPr>
                <w:rStyle w:val="Hyperlink"/>
                <w:noProof/>
              </w:rPr>
              <w:t>Response Complete or Site Closeout</w:t>
            </w:r>
            <w:r>
              <w:rPr>
                <w:noProof/>
                <w:webHidden/>
              </w:rPr>
              <w:tab/>
            </w:r>
            <w:r>
              <w:rPr>
                <w:noProof/>
                <w:webHidden/>
              </w:rPr>
              <w:fldChar w:fldCharType="begin"/>
            </w:r>
            <w:r>
              <w:rPr>
                <w:noProof/>
                <w:webHidden/>
              </w:rPr>
              <w:instrText xml:space="preserve"> PAGEREF _Toc194997566 \h </w:instrText>
            </w:r>
            <w:r>
              <w:rPr>
                <w:noProof/>
                <w:webHidden/>
              </w:rPr>
            </w:r>
            <w:r>
              <w:rPr>
                <w:noProof/>
                <w:webHidden/>
              </w:rPr>
              <w:fldChar w:fldCharType="separate"/>
            </w:r>
            <w:r w:rsidR="0066666D">
              <w:rPr>
                <w:noProof/>
                <w:webHidden/>
              </w:rPr>
              <w:t>6</w:t>
            </w:r>
            <w:r>
              <w:rPr>
                <w:noProof/>
                <w:webHidden/>
              </w:rPr>
              <w:fldChar w:fldCharType="end"/>
            </w:r>
          </w:hyperlink>
        </w:p>
        <w:p w14:paraId="743EAC55" w14:textId="6078FD5F"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567" w:history="1">
            <w:r w:rsidRPr="00F32877">
              <w:rPr>
                <w:rStyle w:val="Hyperlink"/>
                <w:noProof/>
              </w:rPr>
              <w:t>1.2.4</w:t>
            </w:r>
            <w:r>
              <w:rPr>
                <w:rFonts w:asciiTheme="minorHAnsi" w:eastAsiaTheme="minorEastAsia" w:hAnsiTheme="minorHAnsi" w:cstheme="minorBidi"/>
                <w:i w:val="0"/>
                <w:iCs w:val="0"/>
                <w:noProof/>
                <w:kern w:val="2"/>
                <w:sz w:val="24"/>
                <w14:ligatures w14:val="standardContextual"/>
              </w:rPr>
              <w:tab/>
            </w:r>
            <w:r w:rsidRPr="00F32877">
              <w:rPr>
                <w:rStyle w:val="Hyperlink"/>
                <w:noProof/>
              </w:rPr>
              <w:t>Remedial Action-Operation with Optimization including Interim RA-O (IRA-O) with Optimization</w:t>
            </w:r>
            <w:r>
              <w:rPr>
                <w:noProof/>
                <w:webHidden/>
              </w:rPr>
              <w:tab/>
            </w:r>
            <w:r>
              <w:rPr>
                <w:noProof/>
                <w:webHidden/>
              </w:rPr>
              <w:fldChar w:fldCharType="begin"/>
            </w:r>
            <w:r>
              <w:rPr>
                <w:noProof/>
                <w:webHidden/>
              </w:rPr>
              <w:instrText xml:space="preserve"> PAGEREF _Toc194997567 \h </w:instrText>
            </w:r>
            <w:r>
              <w:rPr>
                <w:noProof/>
                <w:webHidden/>
              </w:rPr>
            </w:r>
            <w:r>
              <w:rPr>
                <w:noProof/>
                <w:webHidden/>
              </w:rPr>
              <w:fldChar w:fldCharType="separate"/>
            </w:r>
            <w:r w:rsidR="0066666D">
              <w:rPr>
                <w:noProof/>
                <w:webHidden/>
              </w:rPr>
              <w:t>6</w:t>
            </w:r>
            <w:r>
              <w:rPr>
                <w:noProof/>
                <w:webHidden/>
              </w:rPr>
              <w:fldChar w:fldCharType="end"/>
            </w:r>
          </w:hyperlink>
        </w:p>
        <w:p w14:paraId="23662095" w14:textId="54E16180"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568" w:history="1">
            <w:r w:rsidRPr="00F32877">
              <w:rPr>
                <w:rStyle w:val="Hyperlink"/>
                <w:noProof/>
              </w:rPr>
              <w:t>1.2.5</w:t>
            </w:r>
            <w:r>
              <w:rPr>
                <w:rFonts w:asciiTheme="minorHAnsi" w:eastAsiaTheme="minorEastAsia" w:hAnsiTheme="minorHAnsi" w:cstheme="minorBidi"/>
                <w:i w:val="0"/>
                <w:iCs w:val="0"/>
                <w:noProof/>
                <w:kern w:val="2"/>
                <w:sz w:val="24"/>
                <w14:ligatures w14:val="standardContextual"/>
              </w:rPr>
              <w:tab/>
            </w:r>
            <w:r w:rsidRPr="00F32877">
              <w:rPr>
                <w:rStyle w:val="Hyperlink"/>
                <w:noProof/>
              </w:rPr>
              <w:t>Remedial Action-Operation and Reduce Life Cycle Cost; Long Term Management and Reduce Life Cycle Cost</w:t>
            </w:r>
            <w:r>
              <w:rPr>
                <w:noProof/>
                <w:webHidden/>
              </w:rPr>
              <w:tab/>
            </w:r>
            <w:r>
              <w:rPr>
                <w:noProof/>
                <w:webHidden/>
              </w:rPr>
              <w:fldChar w:fldCharType="begin"/>
            </w:r>
            <w:r>
              <w:rPr>
                <w:noProof/>
                <w:webHidden/>
              </w:rPr>
              <w:instrText xml:space="preserve"> PAGEREF _Toc194997568 \h </w:instrText>
            </w:r>
            <w:r>
              <w:rPr>
                <w:noProof/>
                <w:webHidden/>
              </w:rPr>
            </w:r>
            <w:r>
              <w:rPr>
                <w:noProof/>
                <w:webHidden/>
              </w:rPr>
              <w:fldChar w:fldCharType="separate"/>
            </w:r>
            <w:r w:rsidR="0066666D">
              <w:rPr>
                <w:noProof/>
                <w:webHidden/>
              </w:rPr>
              <w:t>7</w:t>
            </w:r>
            <w:r>
              <w:rPr>
                <w:noProof/>
                <w:webHidden/>
              </w:rPr>
              <w:fldChar w:fldCharType="end"/>
            </w:r>
          </w:hyperlink>
        </w:p>
        <w:p w14:paraId="1FFCB698" w14:textId="1835A842"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569" w:history="1">
            <w:r w:rsidRPr="00F32877">
              <w:rPr>
                <w:rStyle w:val="Hyperlink"/>
                <w:noProof/>
              </w:rPr>
              <w:t>1.2.6</w:t>
            </w:r>
            <w:r>
              <w:rPr>
                <w:rFonts w:asciiTheme="minorHAnsi" w:eastAsiaTheme="minorEastAsia" w:hAnsiTheme="minorHAnsi" w:cstheme="minorBidi"/>
                <w:i w:val="0"/>
                <w:iCs w:val="0"/>
                <w:noProof/>
                <w:kern w:val="2"/>
                <w:sz w:val="24"/>
                <w14:ligatures w14:val="standardContextual"/>
              </w:rPr>
              <w:tab/>
            </w:r>
            <w:r w:rsidRPr="00F32877">
              <w:rPr>
                <w:rStyle w:val="Hyperlink"/>
                <w:noProof/>
              </w:rPr>
              <w:t>Remedial Action-Operation or Long-Term Management (as appropriate)</w:t>
            </w:r>
            <w:r>
              <w:rPr>
                <w:noProof/>
                <w:webHidden/>
              </w:rPr>
              <w:tab/>
            </w:r>
            <w:r>
              <w:rPr>
                <w:noProof/>
                <w:webHidden/>
              </w:rPr>
              <w:fldChar w:fldCharType="begin"/>
            </w:r>
            <w:r>
              <w:rPr>
                <w:noProof/>
                <w:webHidden/>
              </w:rPr>
              <w:instrText xml:space="preserve"> PAGEREF _Toc194997569 \h </w:instrText>
            </w:r>
            <w:r>
              <w:rPr>
                <w:noProof/>
                <w:webHidden/>
              </w:rPr>
            </w:r>
            <w:r>
              <w:rPr>
                <w:noProof/>
                <w:webHidden/>
              </w:rPr>
              <w:fldChar w:fldCharType="separate"/>
            </w:r>
            <w:r w:rsidR="0066666D">
              <w:rPr>
                <w:noProof/>
                <w:webHidden/>
              </w:rPr>
              <w:t>8</w:t>
            </w:r>
            <w:r>
              <w:rPr>
                <w:noProof/>
                <w:webHidden/>
              </w:rPr>
              <w:fldChar w:fldCharType="end"/>
            </w:r>
          </w:hyperlink>
        </w:p>
        <w:p w14:paraId="3CF59D1E" w14:textId="5D102CB3"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570" w:history="1">
            <w:r w:rsidRPr="00F32877">
              <w:rPr>
                <w:rStyle w:val="Hyperlink"/>
                <w:noProof/>
              </w:rPr>
              <w:t>1.2.7</w:t>
            </w:r>
            <w:r>
              <w:rPr>
                <w:rFonts w:asciiTheme="minorHAnsi" w:eastAsiaTheme="minorEastAsia" w:hAnsiTheme="minorHAnsi" w:cstheme="minorBidi"/>
                <w:i w:val="0"/>
                <w:iCs w:val="0"/>
                <w:noProof/>
                <w:kern w:val="2"/>
                <w:sz w:val="24"/>
                <w14:ligatures w14:val="standardContextual"/>
              </w:rPr>
              <w:tab/>
            </w:r>
            <w:r w:rsidRPr="00F32877">
              <w:rPr>
                <w:rStyle w:val="Hyperlink"/>
                <w:noProof/>
              </w:rPr>
              <w:t>Alternate Objectives</w:t>
            </w:r>
            <w:r>
              <w:rPr>
                <w:noProof/>
                <w:webHidden/>
              </w:rPr>
              <w:tab/>
            </w:r>
            <w:r>
              <w:rPr>
                <w:noProof/>
                <w:webHidden/>
              </w:rPr>
              <w:fldChar w:fldCharType="begin"/>
            </w:r>
            <w:r>
              <w:rPr>
                <w:noProof/>
                <w:webHidden/>
              </w:rPr>
              <w:instrText xml:space="preserve"> PAGEREF _Toc194997570 \h </w:instrText>
            </w:r>
            <w:r>
              <w:rPr>
                <w:noProof/>
                <w:webHidden/>
              </w:rPr>
            </w:r>
            <w:r>
              <w:rPr>
                <w:noProof/>
                <w:webHidden/>
              </w:rPr>
              <w:fldChar w:fldCharType="separate"/>
            </w:r>
            <w:r w:rsidR="0066666D">
              <w:rPr>
                <w:noProof/>
                <w:webHidden/>
              </w:rPr>
              <w:t>8</w:t>
            </w:r>
            <w:r>
              <w:rPr>
                <w:noProof/>
                <w:webHidden/>
              </w:rPr>
              <w:fldChar w:fldCharType="end"/>
            </w:r>
          </w:hyperlink>
        </w:p>
        <w:p w14:paraId="35994EB5" w14:textId="29598689" w:rsidR="008609DB" w:rsidRDefault="008609DB">
          <w:pPr>
            <w:pStyle w:val="TOC2"/>
            <w:rPr>
              <w:rFonts w:asciiTheme="minorHAnsi" w:eastAsiaTheme="minorEastAsia" w:hAnsiTheme="minorHAnsi" w:cstheme="minorBidi"/>
              <w:smallCaps w:val="0"/>
              <w:kern w:val="2"/>
              <w:sz w:val="24"/>
              <w14:ligatures w14:val="standardContextual"/>
            </w:rPr>
          </w:pPr>
          <w:hyperlink w:anchor="_Toc194997571" w:history="1">
            <w:r w:rsidRPr="00F32877">
              <w:rPr>
                <w:rStyle w:val="Hyperlink"/>
              </w:rPr>
              <w:t>1.3</w:t>
            </w:r>
            <w:r>
              <w:rPr>
                <w:rFonts w:asciiTheme="minorHAnsi" w:eastAsiaTheme="minorEastAsia" w:hAnsiTheme="minorHAnsi" w:cstheme="minorBidi"/>
                <w:smallCaps w:val="0"/>
                <w:kern w:val="2"/>
                <w:sz w:val="24"/>
                <w14:ligatures w14:val="standardContextual"/>
              </w:rPr>
              <w:tab/>
            </w:r>
            <w:r w:rsidRPr="00F32877">
              <w:rPr>
                <w:rStyle w:val="Hyperlink"/>
              </w:rPr>
              <w:t>Performance Requirements</w:t>
            </w:r>
            <w:r>
              <w:rPr>
                <w:webHidden/>
              </w:rPr>
              <w:tab/>
            </w:r>
            <w:r>
              <w:rPr>
                <w:webHidden/>
              </w:rPr>
              <w:fldChar w:fldCharType="begin"/>
            </w:r>
            <w:r>
              <w:rPr>
                <w:webHidden/>
              </w:rPr>
              <w:instrText xml:space="preserve"> PAGEREF _Toc194997571 \h </w:instrText>
            </w:r>
            <w:r>
              <w:rPr>
                <w:webHidden/>
              </w:rPr>
            </w:r>
            <w:r>
              <w:rPr>
                <w:webHidden/>
              </w:rPr>
              <w:fldChar w:fldCharType="separate"/>
            </w:r>
            <w:r w:rsidR="0066666D">
              <w:rPr>
                <w:webHidden/>
              </w:rPr>
              <w:t>11</w:t>
            </w:r>
            <w:r>
              <w:rPr>
                <w:webHidden/>
              </w:rPr>
              <w:fldChar w:fldCharType="end"/>
            </w:r>
          </w:hyperlink>
        </w:p>
        <w:p w14:paraId="556D422E" w14:textId="643E2C27"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572" w:history="1">
            <w:r w:rsidRPr="00F32877">
              <w:rPr>
                <w:rStyle w:val="Hyperlink"/>
                <w:noProof/>
              </w:rPr>
              <w:t>1.3.1</w:t>
            </w:r>
            <w:r>
              <w:rPr>
                <w:rFonts w:asciiTheme="minorHAnsi" w:eastAsiaTheme="minorEastAsia" w:hAnsiTheme="minorHAnsi" w:cstheme="minorBidi"/>
                <w:i w:val="0"/>
                <w:iCs w:val="0"/>
                <w:noProof/>
                <w:kern w:val="2"/>
                <w:sz w:val="24"/>
                <w14:ligatures w14:val="standardContextual"/>
              </w:rPr>
              <w:tab/>
            </w:r>
            <w:r w:rsidRPr="00F32877">
              <w:rPr>
                <w:rStyle w:val="Hyperlink"/>
                <w:noProof/>
              </w:rPr>
              <w:t>Table 1: Performance Table</w:t>
            </w:r>
            <w:r>
              <w:rPr>
                <w:noProof/>
                <w:webHidden/>
              </w:rPr>
              <w:tab/>
            </w:r>
            <w:r>
              <w:rPr>
                <w:noProof/>
                <w:webHidden/>
              </w:rPr>
              <w:fldChar w:fldCharType="begin"/>
            </w:r>
            <w:r>
              <w:rPr>
                <w:noProof/>
                <w:webHidden/>
              </w:rPr>
              <w:instrText xml:space="preserve"> PAGEREF _Toc194997572 \h </w:instrText>
            </w:r>
            <w:r>
              <w:rPr>
                <w:noProof/>
                <w:webHidden/>
              </w:rPr>
            </w:r>
            <w:r>
              <w:rPr>
                <w:noProof/>
                <w:webHidden/>
              </w:rPr>
              <w:fldChar w:fldCharType="separate"/>
            </w:r>
            <w:r w:rsidR="0066666D">
              <w:rPr>
                <w:noProof/>
                <w:webHidden/>
              </w:rPr>
              <w:t>11</w:t>
            </w:r>
            <w:r>
              <w:rPr>
                <w:noProof/>
                <w:webHidden/>
              </w:rPr>
              <w:fldChar w:fldCharType="end"/>
            </w:r>
          </w:hyperlink>
        </w:p>
        <w:p w14:paraId="5B90C30A" w14:textId="56868BA6"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573" w:history="1">
            <w:r w:rsidRPr="00F32877">
              <w:rPr>
                <w:rStyle w:val="Hyperlink"/>
                <w:noProof/>
              </w:rPr>
              <w:t>1.3.2</w:t>
            </w:r>
            <w:r>
              <w:rPr>
                <w:rFonts w:asciiTheme="minorHAnsi" w:eastAsiaTheme="minorEastAsia" w:hAnsiTheme="minorHAnsi" w:cstheme="minorBidi"/>
                <w:i w:val="0"/>
                <w:iCs w:val="0"/>
                <w:noProof/>
                <w:kern w:val="2"/>
                <w:sz w:val="24"/>
                <w14:ligatures w14:val="standardContextual"/>
              </w:rPr>
              <w:tab/>
            </w:r>
            <w:r w:rsidRPr="00F32877">
              <w:rPr>
                <w:rStyle w:val="Hyperlink"/>
                <w:noProof/>
              </w:rPr>
              <w:t>Additional Scope Discussion and Limits</w:t>
            </w:r>
            <w:r>
              <w:rPr>
                <w:noProof/>
                <w:webHidden/>
              </w:rPr>
              <w:tab/>
            </w:r>
            <w:r>
              <w:rPr>
                <w:noProof/>
                <w:webHidden/>
              </w:rPr>
              <w:fldChar w:fldCharType="begin"/>
            </w:r>
            <w:r>
              <w:rPr>
                <w:noProof/>
                <w:webHidden/>
              </w:rPr>
              <w:instrText xml:space="preserve"> PAGEREF _Toc194997573 \h </w:instrText>
            </w:r>
            <w:r>
              <w:rPr>
                <w:noProof/>
                <w:webHidden/>
              </w:rPr>
            </w:r>
            <w:r>
              <w:rPr>
                <w:noProof/>
                <w:webHidden/>
              </w:rPr>
              <w:fldChar w:fldCharType="separate"/>
            </w:r>
            <w:r w:rsidR="0066666D">
              <w:rPr>
                <w:noProof/>
                <w:webHidden/>
              </w:rPr>
              <w:t>25</w:t>
            </w:r>
            <w:r>
              <w:rPr>
                <w:noProof/>
                <w:webHidden/>
              </w:rPr>
              <w:fldChar w:fldCharType="end"/>
            </w:r>
          </w:hyperlink>
        </w:p>
        <w:p w14:paraId="5B9738CA" w14:textId="7BFAB57E" w:rsidR="008609DB" w:rsidRDefault="008609DB">
          <w:pPr>
            <w:pStyle w:val="TOC1"/>
            <w:rPr>
              <w:rFonts w:asciiTheme="minorHAnsi" w:eastAsiaTheme="minorEastAsia" w:hAnsiTheme="minorHAnsi" w:cstheme="minorBidi"/>
              <w:b w:val="0"/>
              <w:bCs w:val="0"/>
              <w:caps w:val="0"/>
              <w:kern w:val="2"/>
              <w:sz w:val="24"/>
              <w14:ligatures w14:val="standardContextual"/>
            </w:rPr>
          </w:pPr>
          <w:hyperlink w:anchor="_Toc194997574" w:history="1">
            <w:r w:rsidRPr="00F32877">
              <w:rPr>
                <w:rStyle w:val="Hyperlink"/>
              </w:rPr>
              <w:t>2.0 APPLICABLE DOCUMENTS</w:t>
            </w:r>
            <w:r>
              <w:rPr>
                <w:webHidden/>
              </w:rPr>
              <w:tab/>
            </w:r>
            <w:r>
              <w:rPr>
                <w:webHidden/>
              </w:rPr>
              <w:fldChar w:fldCharType="begin"/>
            </w:r>
            <w:r>
              <w:rPr>
                <w:webHidden/>
              </w:rPr>
              <w:instrText xml:space="preserve"> PAGEREF _Toc194997574 \h </w:instrText>
            </w:r>
            <w:r>
              <w:rPr>
                <w:webHidden/>
              </w:rPr>
            </w:r>
            <w:r>
              <w:rPr>
                <w:webHidden/>
              </w:rPr>
              <w:fldChar w:fldCharType="separate"/>
            </w:r>
            <w:r w:rsidR="0066666D">
              <w:rPr>
                <w:webHidden/>
              </w:rPr>
              <w:t>28</w:t>
            </w:r>
            <w:r>
              <w:rPr>
                <w:webHidden/>
              </w:rPr>
              <w:fldChar w:fldCharType="end"/>
            </w:r>
          </w:hyperlink>
        </w:p>
        <w:p w14:paraId="536A7546" w14:textId="1F8AC807" w:rsidR="008609DB" w:rsidRDefault="008609DB">
          <w:pPr>
            <w:pStyle w:val="TOC1"/>
            <w:rPr>
              <w:rFonts w:asciiTheme="minorHAnsi" w:eastAsiaTheme="minorEastAsia" w:hAnsiTheme="minorHAnsi" w:cstheme="minorBidi"/>
              <w:b w:val="0"/>
              <w:bCs w:val="0"/>
              <w:caps w:val="0"/>
              <w:kern w:val="2"/>
              <w:sz w:val="24"/>
              <w14:ligatures w14:val="standardContextual"/>
            </w:rPr>
          </w:pPr>
          <w:hyperlink w:anchor="_Toc194997575" w:history="1">
            <w:r w:rsidRPr="00F32877">
              <w:rPr>
                <w:rStyle w:val="Hyperlink"/>
              </w:rPr>
              <w:t>3.0 GOVERNMENT FURNISHED INFORMATION AND PROPERTY</w:t>
            </w:r>
            <w:r>
              <w:rPr>
                <w:webHidden/>
              </w:rPr>
              <w:tab/>
            </w:r>
            <w:r>
              <w:rPr>
                <w:webHidden/>
              </w:rPr>
              <w:fldChar w:fldCharType="begin"/>
            </w:r>
            <w:r>
              <w:rPr>
                <w:webHidden/>
              </w:rPr>
              <w:instrText xml:space="preserve"> PAGEREF _Toc194997575 \h </w:instrText>
            </w:r>
            <w:r>
              <w:rPr>
                <w:webHidden/>
              </w:rPr>
            </w:r>
            <w:r>
              <w:rPr>
                <w:webHidden/>
              </w:rPr>
              <w:fldChar w:fldCharType="separate"/>
            </w:r>
            <w:r w:rsidR="0066666D">
              <w:rPr>
                <w:webHidden/>
              </w:rPr>
              <w:t>28</w:t>
            </w:r>
            <w:r>
              <w:rPr>
                <w:webHidden/>
              </w:rPr>
              <w:fldChar w:fldCharType="end"/>
            </w:r>
          </w:hyperlink>
        </w:p>
        <w:p w14:paraId="3621DABE" w14:textId="21DC9AB0" w:rsidR="008609DB" w:rsidRDefault="008609DB">
          <w:pPr>
            <w:pStyle w:val="TOC1"/>
            <w:rPr>
              <w:rFonts w:asciiTheme="minorHAnsi" w:eastAsiaTheme="minorEastAsia" w:hAnsiTheme="minorHAnsi" w:cstheme="minorBidi"/>
              <w:b w:val="0"/>
              <w:bCs w:val="0"/>
              <w:caps w:val="0"/>
              <w:kern w:val="2"/>
              <w:sz w:val="24"/>
              <w14:ligatures w14:val="standardContextual"/>
            </w:rPr>
          </w:pPr>
          <w:hyperlink w:anchor="_Toc194997576" w:history="1">
            <w:r w:rsidRPr="00F32877">
              <w:rPr>
                <w:rStyle w:val="Hyperlink"/>
              </w:rPr>
              <w:t>4.0 MANAGEMENT, PLANNING, AND REPORTING REQUIREMENTS</w:t>
            </w:r>
            <w:r>
              <w:rPr>
                <w:webHidden/>
              </w:rPr>
              <w:tab/>
            </w:r>
            <w:r>
              <w:rPr>
                <w:webHidden/>
              </w:rPr>
              <w:fldChar w:fldCharType="begin"/>
            </w:r>
            <w:r>
              <w:rPr>
                <w:webHidden/>
              </w:rPr>
              <w:instrText xml:space="preserve"> PAGEREF _Toc194997576 \h </w:instrText>
            </w:r>
            <w:r>
              <w:rPr>
                <w:webHidden/>
              </w:rPr>
            </w:r>
            <w:r>
              <w:rPr>
                <w:webHidden/>
              </w:rPr>
              <w:fldChar w:fldCharType="separate"/>
            </w:r>
            <w:r w:rsidR="0066666D">
              <w:rPr>
                <w:webHidden/>
              </w:rPr>
              <w:t>29</w:t>
            </w:r>
            <w:r>
              <w:rPr>
                <w:webHidden/>
              </w:rPr>
              <w:fldChar w:fldCharType="end"/>
            </w:r>
          </w:hyperlink>
        </w:p>
        <w:p w14:paraId="4BD17C78" w14:textId="1F8BE034" w:rsidR="008609DB" w:rsidRDefault="008609DB">
          <w:pPr>
            <w:pStyle w:val="TOC2"/>
            <w:rPr>
              <w:rFonts w:asciiTheme="minorHAnsi" w:eastAsiaTheme="minorEastAsia" w:hAnsiTheme="minorHAnsi" w:cstheme="minorBidi"/>
              <w:smallCaps w:val="0"/>
              <w:kern w:val="2"/>
              <w:sz w:val="24"/>
              <w14:ligatures w14:val="standardContextual"/>
            </w:rPr>
          </w:pPr>
          <w:hyperlink w:anchor="_Toc194997577" w:history="1">
            <w:r w:rsidRPr="00F32877">
              <w:rPr>
                <w:rStyle w:val="Hyperlink"/>
              </w:rPr>
              <w:t>4.1 Project Management Plan</w:t>
            </w:r>
            <w:r>
              <w:rPr>
                <w:webHidden/>
              </w:rPr>
              <w:tab/>
            </w:r>
            <w:r>
              <w:rPr>
                <w:webHidden/>
              </w:rPr>
              <w:fldChar w:fldCharType="begin"/>
            </w:r>
            <w:r>
              <w:rPr>
                <w:webHidden/>
              </w:rPr>
              <w:instrText xml:space="preserve"> PAGEREF _Toc194997577 \h </w:instrText>
            </w:r>
            <w:r>
              <w:rPr>
                <w:webHidden/>
              </w:rPr>
            </w:r>
            <w:r>
              <w:rPr>
                <w:webHidden/>
              </w:rPr>
              <w:fldChar w:fldCharType="separate"/>
            </w:r>
            <w:r w:rsidR="0066666D">
              <w:rPr>
                <w:webHidden/>
              </w:rPr>
              <w:t>29</w:t>
            </w:r>
            <w:r>
              <w:rPr>
                <w:webHidden/>
              </w:rPr>
              <w:fldChar w:fldCharType="end"/>
            </w:r>
          </w:hyperlink>
        </w:p>
        <w:p w14:paraId="3EA0F271" w14:textId="11B0147D" w:rsidR="008609DB" w:rsidRDefault="008609DB">
          <w:pPr>
            <w:pStyle w:val="TOC2"/>
            <w:rPr>
              <w:rFonts w:asciiTheme="minorHAnsi" w:eastAsiaTheme="minorEastAsia" w:hAnsiTheme="minorHAnsi" w:cstheme="minorBidi"/>
              <w:smallCaps w:val="0"/>
              <w:kern w:val="2"/>
              <w:sz w:val="24"/>
              <w14:ligatures w14:val="standardContextual"/>
            </w:rPr>
          </w:pPr>
          <w:hyperlink w:anchor="_Toc194997578" w:history="1">
            <w:r w:rsidRPr="00F32877">
              <w:rPr>
                <w:rStyle w:val="Hyperlink"/>
              </w:rPr>
              <w:t>4.2 Schedule and Planning Requirements – Integrated Master Schedule</w:t>
            </w:r>
            <w:r>
              <w:rPr>
                <w:webHidden/>
              </w:rPr>
              <w:tab/>
            </w:r>
            <w:r>
              <w:rPr>
                <w:webHidden/>
              </w:rPr>
              <w:fldChar w:fldCharType="begin"/>
            </w:r>
            <w:r>
              <w:rPr>
                <w:webHidden/>
              </w:rPr>
              <w:instrText xml:space="preserve"> PAGEREF _Toc194997578 \h </w:instrText>
            </w:r>
            <w:r>
              <w:rPr>
                <w:webHidden/>
              </w:rPr>
            </w:r>
            <w:r>
              <w:rPr>
                <w:webHidden/>
              </w:rPr>
              <w:fldChar w:fldCharType="separate"/>
            </w:r>
            <w:r w:rsidR="0066666D">
              <w:rPr>
                <w:webHidden/>
              </w:rPr>
              <w:t>30</w:t>
            </w:r>
            <w:r>
              <w:rPr>
                <w:webHidden/>
              </w:rPr>
              <w:fldChar w:fldCharType="end"/>
            </w:r>
          </w:hyperlink>
        </w:p>
        <w:p w14:paraId="3F81B3A4" w14:textId="29908796" w:rsidR="008609DB" w:rsidRDefault="008609DB">
          <w:pPr>
            <w:pStyle w:val="TOC2"/>
            <w:rPr>
              <w:rFonts w:asciiTheme="minorHAnsi" w:eastAsiaTheme="minorEastAsia" w:hAnsiTheme="minorHAnsi" w:cstheme="minorBidi"/>
              <w:smallCaps w:val="0"/>
              <w:kern w:val="2"/>
              <w:sz w:val="24"/>
              <w14:ligatures w14:val="standardContextual"/>
            </w:rPr>
          </w:pPr>
          <w:hyperlink w:anchor="_Toc194997579" w:history="1">
            <w:r w:rsidRPr="00F32877">
              <w:rPr>
                <w:rStyle w:val="Hyperlink"/>
              </w:rPr>
              <w:t>4.3 Milestone Payment Schedule</w:t>
            </w:r>
            <w:r>
              <w:rPr>
                <w:webHidden/>
              </w:rPr>
              <w:tab/>
            </w:r>
            <w:r>
              <w:rPr>
                <w:webHidden/>
              </w:rPr>
              <w:fldChar w:fldCharType="begin"/>
            </w:r>
            <w:r>
              <w:rPr>
                <w:webHidden/>
              </w:rPr>
              <w:instrText xml:space="preserve"> PAGEREF _Toc194997579 \h </w:instrText>
            </w:r>
            <w:r>
              <w:rPr>
                <w:webHidden/>
              </w:rPr>
            </w:r>
            <w:r>
              <w:rPr>
                <w:webHidden/>
              </w:rPr>
              <w:fldChar w:fldCharType="separate"/>
            </w:r>
            <w:r w:rsidR="0066666D">
              <w:rPr>
                <w:webHidden/>
              </w:rPr>
              <w:t>31</w:t>
            </w:r>
            <w:r>
              <w:rPr>
                <w:webHidden/>
              </w:rPr>
              <w:fldChar w:fldCharType="end"/>
            </w:r>
          </w:hyperlink>
        </w:p>
        <w:p w14:paraId="6DD56534" w14:textId="49D997A7" w:rsidR="008609DB" w:rsidRDefault="008609DB">
          <w:pPr>
            <w:pStyle w:val="TOC2"/>
            <w:rPr>
              <w:rFonts w:asciiTheme="minorHAnsi" w:eastAsiaTheme="minorEastAsia" w:hAnsiTheme="minorHAnsi" w:cstheme="minorBidi"/>
              <w:smallCaps w:val="0"/>
              <w:kern w:val="2"/>
              <w:sz w:val="24"/>
              <w14:ligatures w14:val="standardContextual"/>
            </w:rPr>
          </w:pPr>
          <w:hyperlink w:anchor="_Toc194997580" w:history="1">
            <w:r w:rsidRPr="00F32877">
              <w:rPr>
                <w:rStyle w:val="Hyperlink"/>
              </w:rPr>
              <w:t>4.4 Cost and Status Reporting</w:t>
            </w:r>
            <w:r>
              <w:rPr>
                <w:webHidden/>
              </w:rPr>
              <w:tab/>
            </w:r>
            <w:r>
              <w:rPr>
                <w:webHidden/>
              </w:rPr>
              <w:fldChar w:fldCharType="begin"/>
            </w:r>
            <w:r>
              <w:rPr>
                <w:webHidden/>
              </w:rPr>
              <w:instrText xml:space="preserve"> PAGEREF _Toc194997580 \h </w:instrText>
            </w:r>
            <w:r>
              <w:rPr>
                <w:webHidden/>
              </w:rPr>
            </w:r>
            <w:r>
              <w:rPr>
                <w:webHidden/>
              </w:rPr>
              <w:fldChar w:fldCharType="separate"/>
            </w:r>
            <w:r w:rsidR="0066666D">
              <w:rPr>
                <w:webHidden/>
              </w:rPr>
              <w:t>34</w:t>
            </w:r>
            <w:r>
              <w:rPr>
                <w:webHidden/>
              </w:rPr>
              <w:fldChar w:fldCharType="end"/>
            </w:r>
          </w:hyperlink>
        </w:p>
        <w:p w14:paraId="2E9878CC" w14:textId="25670AFC" w:rsidR="008609DB" w:rsidRDefault="008609DB">
          <w:pPr>
            <w:pStyle w:val="TOC2"/>
            <w:rPr>
              <w:rFonts w:asciiTheme="minorHAnsi" w:eastAsiaTheme="minorEastAsia" w:hAnsiTheme="minorHAnsi" w:cstheme="minorBidi"/>
              <w:smallCaps w:val="0"/>
              <w:kern w:val="2"/>
              <w:sz w:val="24"/>
              <w14:ligatures w14:val="standardContextual"/>
            </w:rPr>
          </w:pPr>
          <w:hyperlink w:anchor="_Toc194997581" w:history="1">
            <w:r w:rsidRPr="00F32877">
              <w:rPr>
                <w:rStyle w:val="Hyperlink"/>
              </w:rPr>
              <w:t>4.5 ORC Document Repository</w:t>
            </w:r>
            <w:r>
              <w:rPr>
                <w:webHidden/>
              </w:rPr>
              <w:tab/>
            </w:r>
            <w:r>
              <w:rPr>
                <w:webHidden/>
              </w:rPr>
              <w:fldChar w:fldCharType="begin"/>
            </w:r>
            <w:r>
              <w:rPr>
                <w:webHidden/>
              </w:rPr>
              <w:instrText xml:space="preserve"> PAGEREF _Toc194997581 \h </w:instrText>
            </w:r>
            <w:r>
              <w:rPr>
                <w:webHidden/>
              </w:rPr>
            </w:r>
            <w:r>
              <w:rPr>
                <w:webHidden/>
              </w:rPr>
              <w:fldChar w:fldCharType="separate"/>
            </w:r>
            <w:r w:rsidR="0066666D">
              <w:rPr>
                <w:webHidden/>
              </w:rPr>
              <w:t>35</w:t>
            </w:r>
            <w:r>
              <w:rPr>
                <w:webHidden/>
              </w:rPr>
              <w:fldChar w:fldCharType="end"/>
            </w:r>
          </w:hyperlink>
        </w:p>
        <w:p w14:paraId="2A5EFC28" w14:textId="0FFF99F0" w:rsidR="008609DB" w:rsidRDefault="008609DB">
          <w:pPr>
            <w:pStyle w:val="TOC2"/>
            <w:rPr>
              <w:rFonts w:asciiTheme="minorHAnsi" w:eastAsiaTheme="minorEastAsia" w:hAnsiTheme="minorHAnsi" w:cstheme="minorBidi"/>
              <w:smallCaps w:val="0"/>
              <w:kern w:val="2"/>
              <w:sz w:val="24"/>
              <w14:ligatures w14:val="standardContextual"/>
            </w:rPr>
          </w:pPr>
          <w:hyperlink w:anchor="_Toc194997582" w:history="1">
            <w:r w:rsidRPr="00F32877">
              <w:rPr>
                <w:rStyle w:val="Hyperlink"/>
              </w:rPr>
              <w:t>4.6 Meeting and Conference Requirements</w:t>
            </w:r>
            <w:r>
              <w:rPr>
                <w:webHidden/>
              </w:rPr>
              <w:tab/>
            </w:r>
            <w:r>
              <w:rPr>
                <w:webHidden/>
              </w:rPr>
              <w:fldChar w:fldCharType="begin"/>
            </w:r>
            <w:r>
              <w:rPr>
                <w:webHidden/>
              </w:rPr>
              <w:instrText xml:space="preserve"> PAGEREF _Toc194997582 \h </w:instrText>
            </w:r>
            <w:r>
              <w:rPr>
                <w:webHidden/>
              </w:rPr>
            </w:r>
            <w:r>
              <w:rPr>
                <w:webHidden/>
              </w:rPr>
              <w:fldChar w:fldCharType="separate"/>
            </w:r>
            <w:r w:rsidR="0066666D">
              <w:rPr>
                <w:webHidden/>
              </w:rPr>
              <w:t>35</w:t>
            </w:r>
            <w:r>
              <w:rPr>
                <w:webHidden/>
              </w:rPr>
              <w:fldChar w:fldCharType="end"/>
            </w:r>
          </w:hyperlink>
        </w:p>
        <w:p w14:paraId="18FC6067" w14:textId="33620C5B"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583" w:history="1">
            <w:r w:rsidRPr="00F32877">
              <w:rPr>
                <w:rStyle w:val="Hyperlink"/>
                <w:noProof/>
              </w:rPr>
              <w:t>4.6.1 Meeting/Teleconference Support</w:t>
            </w:r>
            <w:r>
              <w:rPr>
                <w:noProof/>
                <w:webHidden/>
              </w:rPr>
              <w:tab/>
            </w:r>
            <w:r>
              <w:rPr>
                <w:noProof/>
                <w:webHidden/>
              </w:rPr>
              <w:fldChar w:fldCharType="begin"/>
            </w:r>
            <w:r>
              <w:rPr>
                <w:noProof/>
                <w:webHidden/>
              </w:rPr>
              <w:instrText xml:space="preserve"> PAGEREF _Toc194997583 \h </w:instrText>
            </w:r>
            <w:r>
              <w:rPr>
                <w:noProof/>
                <w:webHidden/>
              </w:rPr>
            </w:r>
            <w:r>
              <w:rPr>
                <w:noProof/>
                <w:webHidden/>
              </w:rPr>
              <w:fldChar w:fldCharType="separate"/>
            </w:r>
            <w:r w:rsidR="0066666D">
              <w:rPr>
                <w:noProof/>
                <w:webHidden/>
              </w:rPr>
              <w:t>35</w:t>
            </w:r>
            <w:r>
              <w:rPr>
                <w:noProof/>
                <w:webHidden/>
              </w:rPr>
              <w:fldChar w:fldCharType="end"/>
            </w:r>
          </w:hyperlink>
        </w:p>
        <w:p w14:paraId="250B090A" w14:textId="172BF76E"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584" w:history="1">
            <w:r w:rsidRPr="00F32877">
              <w:rPr>
                <w:rStyle w:val="Hyperlink"/>
                <w:noProof/>
              </w:rPr>
              <w:t>4.6.2 Public Meetings and Hearings</w:t>
            </w:r>
            <w:r>
              <w:rPr>
                <w:noProof/>
                <w:webHidden/>
              </w:rPr>
              <w:tab/>
            </w:r>
            <w:r>
              <w:rPr>
                <w:noProof/>
                <w:webHidden/>
              </w:rPr>
              <w:fldChar w:fldCharType="begin"/>
            </w:r>
            <w:r>
              <w:rPr>
                <w:noProof/>
                <w:webHidden/>
              </w:rPr>
              <w:instrText xml:space="preserve"> PAGEREF _Toc194997584 \h </w:instrText>
            </w:r>
            <w:r>
              <w:rPr>
                <w:noProof/>
                <w:webHidden/>
              </w:rPr>
            </w:r>
            <w:r>
              <w:rPr>
                <w:noProof/>
                <w:webHidden/>
              </w:rPr>
              <w:fldChar w:fldCharType="separate"/>
            </w:r>
            <w:r w:rsidR="0066666D">
              <w:rPr>
                <w:noProof/>
                <w:webHidden/>
              </w:rPr>
              <w:t>36</w:t>
            </w:r>
            <w:r>
              <w:rPr>
                <w:noProof/>
                <w:webHidden/>
              </w:rPr>
              <w:fldChar w:fldCharType="end"/>
            </w:r>
          </w:hyperlink>
        </w:p>
        <w:p w14:paraId="33669242" w14:textId="60BED4BA"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585" w:history="1">
            <w:r w:rsidRPr="00F32877">
              <w:rPr>
                <w:rStyle w:val="Hyperlink"/>
                <w:noProof/>
              </w:rPr>
              <w:t>4.6.2.1 Community Involvement Plan (CIP) Update</w:t>
            </w:r>
            <w:r>
              <w:rPr>
                <w:noProof/>
                <w:webHidden/>
              </w:rPr>
              <w:tab/>
            </w:r>
            <w:r>
              <w:rPr>
                <w:noProof/>
                <w:webHidden/>
              </w:rPr>
              <w:fldChar w:fldCharType="begin"/>
            </w:r>
            <w:r>
              <w:rPr>
                <w:noProof/>
                <w:webHidden/>
              </w:rPr>
              <w:instrText xml:space="preserve"> PAGEREF _Toc194997585 \h </w:instrText>
            </w:r>
            <w:r>
              <w:rPr>
                <w:noProof/>
                <w:webHidden/>
              </w:rPr>
            </w:r>
            <w:r>
              <w:rPr>
                <w:noProof/>
                <w:webHidden/>
              </w:rPr>
              <w:fldChar w:fldCharType="separate"/>
            </w:r>
            <w:r w:rsidR="0066666D">
              <w:rPr>
                <w:noProof/>
                <w:webHidden/>
              </w:rPr>
              <w:t>36</w:t>
            </w:r>
            <w:r>
              <w:rPr>
                <w:noProof/>
                <w:webHidden/>
              </w:rPr>
              <w:fldChar w:fldCharType="end"/>
            </w:r>
          </w:hyperlink>
        </w:p>
        <w:p w14:paraId="0105CEB7" w14:textId="77D8A272" w:rsidR="008609DB" w:rsidRDefault="008609DB">
          <w:pPr>
            <w:pStyle w:val="TOC2"/>
            <w:rPr>
              <w:rFonts w:asciiTheme="minorHAnsi" w:eastAsiaTheme="minorEastAsia" w:hAnsiTheme="minorHAnsi" w:cstheme="minorBidi"/>
              <w:smallCaps w:val="0"/>
              <w:kern w:val="2"/>
              <w:sz w:val="24"/>
              <w14:ligatures w14:val="standardContextual"/>
            </w:rPr>
          </w:pPr>
          <w:hyperlink w:anchor="_Toc194997586" w:history="1">
            <w:r w:rsidRPr="00F32877">
              <w:rPr>
                <w:rStyle w:val="Hyperlink"/>
              </w:rPr>
              <w:t>4.7. Spatial Data (Map) Requirements</w:t>
            </w:r>
            <w:r>
              <w:rPr>
                <w:webHidden/>
              </w:rPr>
              <w:tab/>
            </w:r>
            <w:r>
              <w:rPr>
                <w:webHidden/>
              </w:rPr>
              <w:fldChar w:fldCharType="begin"/>
            </w:r>
            <w:r>
              <w:rPr>
                <w:webHidden/>
              </w:rPr>
              <w:instrText xml:space="preserve"> PAGEREF _Toc194997586 \h </w:instrText>
            </w:r>
            <w:r>
              <w:rPr>
                <w:webHidden/>
              </w:rPr>
            </w:r>
            <w:r>
              <w:rPr>
                <w:webHidden/>
              </w:rPr>
              <w:fldChar w:fldCharType="separate"/>
            </w:r>
            <w:r w:rsidR="0066666D">
              <w:rPr>
                <w:webHidden/>
              </w:rPr>
              <w:t>37</w:t>
            </w:r>
            <w:r>
              <w:rPr>
                <w:webHidden/>
              </w:rPr>
              <w:fldChar w:fldCharType="end"/>
            </w:r>
          </w:hyperlink>
        </w:p>
        <w:p w14:paraId="56D7E2B3" w14:textId="7D626F4C" w:rsidR="008609DB" w:rsidRDefault="008609DB">
          <w:pPr>
            <w:pStyle w:val="TOC2"/>
            <w:rPr>
              <w:rFonts w:asciiTheme="minorHAnsi" w:eastAsiaTheme="minorEastAsia" w:hAnsiTheme="minorHAnsi" w:cstheme="minorBidi"/>
              <w:smallCaps w:val="0"/>
              <w:kern w:val="2"/>
              <w:sz w:val="24"/>
              <w14:ligatures w14:val="standardContextual"/>
            </w:rPr>
          </w:pPr>
          <w:hyperlink w:anchor="_Toc194997587" w:history="1">
            <w:r w:rsidRPr="00F32877">
              <w:rPr>
                <w:rStyle w:val="Hyperlink"/>
              </w:rPr>
              <w:t>4.8 Information Security</w:t>
            </w:r>
            <w:r>
              <w:rPr>
                <w:webHidden/>
              </w:rPr>
              <w:tab/>
            </w:r>
            <w:r>
              <w:rPr>
                <w:webHidden/>
              </w:rPr>
              <w:fldChar w:fldCharType="begin"/>
            </w:r>
            <w:r>
              <w:rPr>
                <w:webHidden/>
              </w:rPr>
              <w:instrText xml:space="preserve"> PAGEREF _Toc194997587 \h </w:instrText>
            </w:r>
            <w:r>
              <w:rPr>
                <w:webHidden/>
              </w:rPr>
            </w:r>
            <w:r>
              <w:rPr>
                <w:webHidden/>
              </w:rPr>
              <w:fldChar w:fldCharType="separate"/>
            </w:r>
            <w:r w:rsidR="0066666D">
              <w:rPr>
                <w:webHidden/>
              </w:rPr>
              <w:t>38</w:t>
            </w:r>
            <w:r>
              <w:rPr>
                <w:webHidden/>
              </w:rPr>
              <w:fldChar w:fldCharType="end"/>
            </w:r>
          </w:hyperlink>
        </w:p>
        <w:p w14:paraId="3320CAEA" w14:textId="1BF6CB5D"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588" w:history="1">
            <w:r w:rsidRPr="00F32877">
              <w:rPr>
                <w:rStyle w:val="Hyperlink"/>
                <w:noProof/>
              </w:rPr>
              <w:t>4.8.1 Cybersecurity Standard Operating Procedure</w:t>
            </w:r>
            <w:r>
              <w:rPr>
                <w:noProof/>
                <w:webHidden/>
              </w:rPr>
              <w:tab/>
            </w:r>
            <w:r>
              <w:rPr>
                <w:noProof/>
                <w:webHidden/>
              </w:rPr>
              <w:fldChar w:fldCharType="begin"/>
            </w:r>
            <w:r>
              <w:rPr>
                <w:noProof/>
                <w:webHidden/>
              </w:rPr>
              <w:instrText xml:space="preserve"> PAGEREF _Toc194997588 \h </w:instrText>
            </w:r>
            <w:r>
              <w:rPr>
                <w:noProof/>
                <w:webHidden/>
              </w:rPr>
            </w:r>
            <w:r>
              <w:rPr>
                <w:noProof/>
                <w:webHidden/>
              </w:rPr>
              <w:fldChar w:fldCharType="separate"/>
            </w:r>
            <w:r w:rsidR="0066666D">
              <w:rPr>
                <w:noProof/>
                <w:webHidden/>
              </w:rPr>
              <w:t>38</w:t>
            </w:r>
            <w:r>
              <w:rPr>
                <w:noProof/>
                <w:webHidden/>
              </w:rPr>
              <w:fldChar w:fldCharType="end"/>
            </w:r>
          </w:hyperlink>
        </w:p>
        <w:p w14:paraId="0C1548CE" w14:textId="2FFC9335" w:rsidR="008609DB" w:rsidRDefault="008609DB">
          <w:pPr>
            <w:pStyle w:val="TOC2"/>
            <w:rPr>
              <w:rFonts w:asciiTheme="minorHAnsi" w:eastAsiaTheme="minorEastAsia" w:hAnsiTheme="minorHAnsi" w:cstheme="minorBidi"/>
              <w:smallCaps w:val="0"/>
              <w:kern w:val="2"/>
              <w:sz w:val="24"/>
              <w14:ligatures w14:val="standardContextual"/>
            </w:rPr>
          </w:pPr>
          <w:hyperlink w:anchor="_Toc194997589" w:history="1">
            <w:r w:rsidRPr="00F32877">
              <w:rPr>
                <w:rStyle w:val="Hyperlink"/>
              </w:rPr>
              <w:t>4.9 Notification Requirements</w:t>
            </w:r>
            <w:r>
              <w:rPr>
                <w:webHidden/>
              </w:rPr>
              <w:tab/>
            </w:r>
            <w:r>
              <w:rPr>
                <w:webHidden/>
              </w:rPr>
              <w:fldChar w:fldCharType="begin"/>
            </w:r>
            <w:r>
              <w:rPr>
                <w:webHidden/>
              </w:rPr>
              <w:instrText xml:space="preserve"> PAGEREF _Toc194997589 \h </w:instrText>
            </w:r>
            <w:r>
              <w:rPr>
                <w:webHidden/>
              </w:rPr>
            </w:r>
            <w:r>
              <w:rPr>
                <w:webHidden/>
              </w:rPr>
              <w:fldChar w:fldCharType="separate"/>
            </w:r>
            <w:r w:rsidR="0066666D">
              <w:rPr>
                <w:webHidden/>
              </w:rPr>
              <w:t>39</w:t>
            </w:r>
            <w:r>
              <w:rPr>
                <w:webHidden/>
              </w:rPr>
              <w:fldChar w:fldCharType="end"/>
            </w:r>
          </w:hyperlink>
        </w:p>
        <w:p w14:paraId="2796B97D" w14:textId="0874D324" w:rsidR="008609DB" w:rsidRDefault="008609DB">
          <w:pPr>
            <w:pStyle w:val="TOC2"/>
            <w:rPr>
              <w:rFonts w:asciiTheme="minorHAnsi" w:eastAsiaTheme="minorEastAsia" w:hAnsiTheme="minorHAnsi" w:cstheme="minorBidi"/>
              <w:smallCaps w:val="0"/>
              <w:kern w:val="2"/>
              <w:sz w:val="24"/>
              <w14:ligatures w14:val="standardContextual"/>
            </w:rPr>
          </w:pPr>
          <w:hyperlink w:anchor="_Toc194997590" w:history="1">
            <w:r w:rsidRPr="00F32877">
              <w:rPr>
                <w:rStyle w:val="Hyperlink"/>
              </w:rPr>
              <w:t>4.10   Permits</w:t>
            </w:r>
            <w:r>
              <w:rPr>
                <w:webHidden/>
              </w:rPr>
              <w:tab/>
            </w:r>
            <w:r>
              <w:rPr>
                <w:webHidden/>
              </w:rPr>
              <w:fldChar w:fldCharType="begin"/>
            </w:r>
            <w:r>
              <w:rPr>
                <w:webHidden/>
              </w:rPr>
              <w:instrText xml:space="preserve"> PAGEREF _Toc194997590 \h </w:instrText>
            </w:r>
            <w:r>
              <w:rPr>
                <w:webHidden/>
              </w:rPr>
            </w:r>
            <w:r>
              <w:rPr>
                <w:webHidden/>
              </w:rPr>
              <w:fldChar w:fldCharType="separate"/>
            </w:r>
            <w:r w:rsidR="0066666D">
              <w:rPr>
                <w:webHidden/>
              </w:rPr>
              <w:t>39</w:t>
            </w:r>
            <w:r>
              <w:rPr>
                <w:webHidden/>
              </w:rPr>
              <w:fldChar w:fldCharType="end"/>
            </w:r>
          </w:hyperlink>
        </w:p>
        <w:p w14:paraId="5C56C228" w14:textId="5A266BD3"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591" w:history="1">
            <w:r w:rsidRPr="00F32877">
              <w:rPr>
                <w:rStyle w:val="Hyperlink"/>
                <w:noProof/>
              </w:rPr>
              <w:t>4.10.1   Environmental Permits</w:t>
            </w:r>
            <w:r>
              <w:rPr>
                <w:noProof/>
                <w:webHidden/>
              </w:rPr>
              <w:tab/>
            </w:r>
            <w:r>
              <w:rPr>
                <w:noProof/>
                <w:webHidden/>
              </w:rPr>
              <w:fldChar w:fldCharType="begin"/>
            </w:r>
            <w:r>
              <w:rPr>
                <w:noProof/>
                <w:webHidden/>
              </w:rPr>
              <w:instrText xml:space="preserve"> PAGEREF _Toc194997591 \h </w:instrText>
            </w:r>
            <w:r>
              <w:rPr>
                <w:noProof/>
                <w:webHidden/>
              </w:rPr>
            </w:r>
            <w:r>
              <w:rPr>
                <w:noProof/>
                <w:webHidden/>
              </w:rPr>
              <w:fldChar w:fldCharType="separate"/>
            </w:r>
            <w:r w:rsidR="0066666D">
              <w:rPr>
                <w:noProof/>
                <w:webHidden/>
              </w:rPr>
              <w:t>39</w:t>
            </w:r>
            <w:r>
              <w:rPr>
                <w:noProof/>
                <w:webHidden/>
              </w:rPr>
              <w:fldChar w:fldCharType="end"/>
            </w:r>
          </w:hyperlink>
        </w:p>
        <w:p w14:paraId="076358E5" w14:textId="1A132E0F"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592" w:history="1">
            <w:r w:rsidRPr="00F32877">
              <w:rPr>
                <w:rStyle w:val="Hyperlink"/>
                <w:noProof/>
              </w:rPr>
              <w:t>4.10.2 Rights of Access to Non-AF Real Property</w:t>
            </w:r>
            <w:r>
              <w:rPr>
                <w:noProof/>
                <w:webHidden/>
              </w:rPr>
              <w:tab/>
            </w:r>
            <w:r>
              <w:rPr>
                <w:noProof/>
                <w:webHidden/>
              </w:rPr>
              <w:fldChar w:fldCharType="begin"/>
            </w:r>
            <w:r>
              <w:rPr>
                <w:noProof/>
                <w:webHidden/>
              </w:rPr>
              <w:instrText xml:space="preserve"> PAGEREF _Toc194997592 \h </w:instrText>
            </w:r>
            <w:r>
              <w:rPr>
                <w:noProof/>
                <w:webHidden/>
              </w:rPr>
            </w:r>
            <w:r>
              <w:rPr>
                <w:noProof/>
                <w:webHidden/>
              </w:rPr>
              <w:fldChar w:fldCharType="separate"/>
            </w:r>
            <w:r w:rsidR="0066666D">
              <w:rPr>
                <w:noProof/>
                <w:webHidden/>
              </w:rPr>
              <w:t>40</w:t>
            </w:r>
            <w:r>
              <w:rPr>
                <w:noProof/>
                <w:webHidden/>
              </w:rPr>
              <w:fldChar w:fldCharType="end"/>
            </w:r>
          </w:hyperlink>
        </w:p>
        <w:p w14:paraId="0955ECF0" w14:textId="7B49E4B0" w:rsidR="008609DB" w:rsidRDefault="008609DB">
          <w:pPr>
            <w:pStyle w:val="TOC2"/>
            <w:rPr>
              <w:rFonts w:asciiTheme="minorHAnsi" w:eastAsiaTheme="minorEastAsia" w:hAnsiTheme="minorHAnsi" w:cstheme="minorBidi"/>
              <w:smallCaps w:val="0"/>
              <w:kern w:val="2"/>
              <w:sz w:val="24"/>
              <w14:ligatures w14:val="standardContextual"/>
            </w:rPr>
          </w:pPr>
          <w:hyperlink w:anchor="_Toc194997593" w:history="1">
            <w:r w:rsidRPr="00F32877">
              <w:rPr>
                <w:rStyle w:val="Hyperlink"/>
              </w:rPr>
              <w:t>4.11   Photo Documentation</w:t>
            </w:r>
            <w:r>
              <w:rPr>
                <w:webHidden/>
              </w:rPr>
              <w:tab/>
            </w:r>
            <w:r>
              <w:rPr>
                <w:webHidden/>
              </w:rPr>
              <w:fldChar w:fldCharType="begin"/>
            </w:r>
            <w:r>
              <w:rPr>
                <w:webHidden/>
              </w:rPr>
              <w:instrText xml:space="preserve"> PAGEREF _Toc194997593 \h </w:instrText>
            </w:r>
            <w:r>
              <w:rPr>
                <w:webHidden/>
              </w:rPr>
            </w:r>
            <w:r>
              <w:rPr>
                <w:webHidden/>
              </w:rPr>
              <w:fldChar w:fldCharType="separate"/>
            </w:r>
            <w:r w:rsidR="0066666D">
              <w:rPr>
                <w:webHidden/>
              </w:rPr>
              <w:t>40</w:t>
            </w:r>
            <w:r>
              <w:rPr>
                <w:webHidden/>
              </w:rPr>
              <w:fldChar w:fldCharType="end"/>
            </w:r>
          </w:hyperlink>
        </w:p>
        <w:p w14:paraId="406F58F4" w14:textId="687FBB8E" w:rsidR="008609DB" w:rsidRDefault="008609DB">
          <w:pPr>
            <w:pStyle w:val="TOC2"/>
            <w:rPr>
              <w:rFonts w:asciiTheme="minorHAnsi" w:eastAsiaTheme="minorEastAsia" w:hAnsiTheme="minorHAnsi" w:cstheme="minorBidi"/>
              <w:smallCaps w:val="0"/>
              <w:kern w:val="2"/>
              <w:sz w:val="24"/>
              <w14:ligatures w14:val="standardContextual"/>
            </w:rPr>
          </w:pPr>
          <w:hyperlink w:anchor="_Toc194997594" w:history="1">
            <w:r w:rsidRPr="00F32877">
              <w:rPr>
                <w:rStyle w:val="Hyperlink"/>
              </w:rPr>
              <w:t>4.12   Remote and/or Austere Sites</w:t>
            </w:r>
            <w:r>
              <w:rPr>
                <w:webHidden/>
              </w:rPr>
              <w:tab/>
            </w:r>
            <w:r>
              <w:rPr>
                <w:webHidden/>
              </w:rPr>
              <w:fldChar w:fldCharType="begin"/>
            </w:r>
            <w:r>
              <w:rPr>
                <w:webHidden/>
              </w:rPr>
              <w:instrText xml:space="preserve"> PAGEREF _Toc194997594 \h </w:instrText>
            </w:r>
            <w:r>
              <w:rPr>
                <w:webHidden/>
              </w:rPr>
            </w:r>
            <w:r>
              <w:rPr>
                <w:webHidden/>
              </w:rPr>
              <w:fldChar w:fldCharType="separate"/>
            </w:r>
            <w:r w:rsidR="0066666D">
              <w:rPr>
                <w:webHidden/>
              </w:rPr>
              <w:t>41</w:t>
            </w:r>
            <w:r>
              <w:rPr>
                <w:webHidden/>
              </w:rPr>
              <w:fldChar w:fldCharType="end"/>
            </w:r>
          </w:hyperlink>
        </w:p>
        <w:p w14:paraId="0AB4511A" w14:textId="41ADF433" w:rsidR="008609DB" w:rsidRDefault="008609DB">
          <w:pPr>
            <w:pStyle w:val="TOC2"/>
            <w:rPr>
              <w:rFonts w:asciiTheme="minorHAnsi" w:eastAsiaTheme="minorEastAsia" w:hAnsiTheme="minorHAnsi" w:cstheme="minorBidi"/>
              <w:smallCaps w:val="0"/>
              <w:kern w:val="2"/>
              <w:sz w:val="24"/>
              <w14:ligatures w14:val="standardContextual"/>
            </w:rPr>
          </w:pPr>
          <w:hyperlink w:anchor="_Toc194997595" w:history="1">
            <w:r w:rsidRPr="00F32877">
              <w:rPr>
                <w:rStyle w:val="Hyperlink"/>
              </w:rPr>
              <w:t>4.13   Site Access</w:t>
            </w:r>
            <w:r>
              <w:rPr>
                <w:webHidden/>
              </w:rPr>
              <w:tab/>
            </w:r>
            <w:r>
              <w:rPr>
                <w:webHidden/>
              </w:rPr>
              <w:fldChar w:fldCharType="begin"/>
            </w:r>
            <w:r>
              <w:rPr>
                <w:webHidden/>
              </w:rPr>
              <w:instrText xml:space="preserve"> PAGEREF _Toc194997595 \h </w:instrText>
            </w:r>
            <w:r>
              <w:rPr>
                <w:webHidden/>
              </w:rPr>
            </w:r>
            <w:r>
              <w:rPr>
                <w:webHidden/>
              </w:rPr>
              <w:fldChar w:fldCharType="separate"/>
            </w:r>
            <w:r w:rsidR="0066666D">
              <w:rPr>
                <w:webHidden/>
              </w:rPr>
              <w:t>41</w:t>
            </w:r>
            <w:r>
              <w:rPr>
                <w:webHidden/>
              </w:rPr>
              <w:fldChar w:fldCharType="end"/>
            </w:r>
          </w:hyperlink>
        </w:p>
        <w:p w14:paraId="4297F85C" w14:textId="415C9297" w:rsidR="008609DB" w:rsidRDefault="008609DB">
          <w:pPr>
            <w:pStyle w:val="TOC2"/>
            <w:rPr>
              <w:rFonts w:asciiTheme="minorHAnsi" w:eastAsiaTheme="minorEastAsia" w:hAnsiTheme="minorHAnsi" w:cstheme="minorBidi"/>
              <w:smallCaps w:val="0"/>
              <w:kern w:val="2"/>
              <w:sz w:val="24"/>
              <w14:ligatures w14:val="standardContextual"/>
            </w:rPr>
          </w:pPr>
          <w:hyperlink w:anchor="_Toc194997596" w:history="1">
            <w:r w:rsidRPr="00F32877">
              <w:rPr>
                <w:rStyle w:val="Hyperlink"/>
              </w:rPr>
              <w:t>4.14   Worksite Activities and Coordination</w:t>
            </w:r>
            <w:r>
              <w:rPr>
                <w:webHidden/>
              </w:rPr>
              <w:tab/>
            </w:r>
            <w:r>
              <w:rPr>
                <w:webHidden/>
              </w:rPr>
              <w:fldChar w:fldCharType="begin"/>
            </w:r>
            <w:r>
              <w:rPr>
                <w:webHidden/>
              </w:rPr>
              <w:instrText xml:space="preserve"> PAGEREF _Toc194997596 \h </w:instrText>
            </w:r>
            <w:r>
              <w:rPr>
                <w:webHidden/>
              </w:rPr>
            </w:r>
            <w:r>
              <w:rPr>
                <w:webHidden/>
              </w:rPr>
              <w:fldChar w:fldCharType="separate"/>
            </w:r>
            <w:r w:rsidR="0066666D">
              <w:rPr>
                <w:webHidden/>
              </w:rPr>
              <w:t>41</w:t>
            </w:r>
            <w:r>
              <w:rPr>
                <w:webHidden/>
              </w:rPr>
              <w:fldChar w:fldCharType="end"/>
            </w:r>
          </w:hyperlink>
        </w:p>
        <w:p w14:paraId="5B1FB7D0" w14:textId="2B4227E4"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597" w:history="1">
            <w:r w:rsidRPr="00F32877">
              <w:rPr>
                <w:rStyle w:val="Hyperlink"/>
                <w:noProof/>
              </w:rPr>
              <w:t>4.14.1 Coordination of Activities</w:t>
            </w:r>
            <w:r>
              <w:rPr>
                <w:noProof/>
                <w:webHidden/>
              </w:rPr>
              <w:tab/>
            </w:r>
            <w:r>
              <w:rPr>
                <w:noProof/>
                <w:webHidden/>
              </w:rPr>
              <w:fldChar w:fldCharType="begin"/>
            </w:r>
            <w:r>
              <w:rPr>
                <w:noProof/>
                <w:webHidden/>
              </w:rPr>
              <w:instrText xml:space="preserve"> PAGEREF _Toc194997597 \h </w:instrText>
            </w:r>
            <w:r>
              <w:rPr>
                <w:noProof/>
                <w:webHidden/>
              </w:rPr>
            </w:r>
            <w:r>
              <w:rPr>
                <w:noProof/>
                <w:webHidden/>
              </w:rPr>
              <w:fldChar w:fldCharType="separate"/>
            </w:r>
            <w:r w:rsidR="0066666D">
              <w:rPr>
                <w:noProof/>
                <w:webHidden/>
              </w:rPr>
              <w:t>41</w:t>
            </w:r>
            <w:r>
              <w:rPr>
                <w:noProof/>
                <w:webHidden/>
              </w:rPr>
              <w:fldChar w:fldCharType="end"/>
            </w:r>
          </w:hyperlink>
        </w:p>
        <w:p w14:paraId="6ADB90F5" w14:textId="66131D62"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598" w:history="1">
            <w:r w:rsidRPr="00F32877">
              <w:rPr>
                <w:rStyle w:val="Hyperlink"/>
                <w:noProof/>
              </w:rPr>
              <w:t>4.14.2  Hazardous Material, and Hazardous Waste Permitting and Reporting</w:t>
            </w:r>
            <w:r>
              <w:rPr>
                <w:noProof/>
                <w:webHidden/>
              </w:rPr>
              <w:tab/>
            </w:r>
            <w:r>
              <w:rPr>
                <w:noProof/>
                <w:webHidden/>
              </w:rPr>
              <w:fldChar w:fldCharType="begin"/>
            </w:r>
            <w:r>
              <w:rPr>
                <w:noProof/>
                <w:webHidden/>
              </w:rPr>
              <w:instrText xml:space="preserve"> PAGEREF _Toc194997598 \h </w:instrText>
            </w:r>
            <w:r>
              <w:rPr>
                <w:noProof/>
                <w:webHidden/>
              </w:rPr>
            </w:r>
            <w:r>
              <w:rPr>
                <w:noProof/>
                <w:webHidden/>
              </w:rPr>
              <w:fldChar w:fldCharType="separate"/>
            </w:r>
            <w:r w:rsidR="0066666D">
              <w:rPr>
                <w:noProof/>
                <w:webHidden/>
              </w:rPr>
              <w:t>41</w:t>
            </w:r>
            <w:r>
              <w:rPr>
                <w:noProof/>
                <w:webHidden/>
              </w:rPr>
              <w:fldChar w:fldCharType="end"/>
            </w:r>
          </w:hyperlink>
        </w:p>
        <w:p w14:paraId="04550483" w14:textId="1FB62E80" w:rsidR="008609DB" w:rsidRDefault="008609DB">
          <w:pPr>
            <w:pStyle w:val="TOC3"/>
            <w:tabs>
              <w:tab w:val="left" w:pos="1497"/>
            </w:tabs>
            <w:rPr>
              <w:rFonts w:asciiTheme="minorHAnsi" w:eastAsiaTheme="minorEastAsia" w:hAnsiTheme="minorHAnsi" w:cstheme="minorBidi"/>
              <w:i w:val="0"/>
              <w:iCs w:val="0"/>
              <w:noProof/>
              <w:kern w:val="2"/>
              <w:sz w:val="24"/>
              <w14:ligatures w14:val="standardContextual"/>
            </w:rPr>
          </w:pPr>
          <w:hyperlink w:anchor="_Toc194997599" w:history="1">
            <w:r w:rsidRPr="00F32877">
              <w:rPr>
                <w:rStyle w:val="Hyperlink"/>
                <w:noProof/>
              </w:rPr>
              <w:t xml:space="preserve">4.14.2.1  </w:t>
            </w:r>
            <w:r>
              <w:rPr>
                <w:rFonts w:asciiTheme="minorHAnsi" w:eastAsiaTheme="minorEastAsia" w:hAnsiTheme="minorHAnsi" w:cstheme="minorBidi"/>
                <w:i w:val="0"/>
                <w:iCs w:val="0"/>
                <w:noProof/>
                <w:kern w:val="2"/>
                <w:sz w:val="24"/>
                <w14:ligatures w14:val="standardContextual"/>
              </w:rPr>
              <w:tab/>
            </w:r>
            <w:r w:rsidRPr="00F32877">
              <w:rPr>
                <w:rStyle w:val="Hyperlink"/>
                <w:noProof/>
              </w:rPr>
              <w:t>Regulatory Requirements</w:t>
            </w:r>
            <w:r>
              <w:rPr>
                <w:noProof/>
                <w:webHidden/>
              </w:rPr>
              <w:tab/>
            </w:r>
            <w:r>
              <w:rPr>
                <w:noProof/>
                <w:webHidden/>
              </w:rPr>
              <w:fldChar w:fldCharType="begin"/>
            </w:r>
            <w:r>
              <w:rPr>
                <w:noProof/>
                <w:webHidden/>
              </w:rPr>
              <w:instrText xml:space="preserve"> PAGEREF _Toc194997599 \h </w:instrText>
            </w:r>
            <w:r>
              <w:rPr>
                <w:noProof/>
                <w:webHidden/>
              </w:rPr>
            </w:r>
            <w:r>
              <w:rPr>
                <w:noProof/>
                <w:webHidden/>
              </w:rPr>
              <w:fldChar w:fldCharType="separate"/>
            </w:r>
            <w:r w:rsidR="0066666D">
              <w:rPr>
                <w:noProof/>
                <w:webHidden/>
              </w:rPr>
              <w:t>42</w:t>
            </w:r>
            <w:r>
              <w:rPr>
                <w:noProof/>
                <w:webHidden/>
              </w:rPr>
              <w:fldChar w:fldCharType="end"/>
            </w:r>
          </w:hyperlink>
        </w:p>
        <w:p w14:paraId="4C9AD2A8" w14:textId="393202C4" w:rsidR="008609DB" w:rsidRDefault="008609DB">
          <w:pPr>
            <w:pStyle w:val="TOC1"/>
            <w:rPr>
              <w:rFonts w:asciiTheme="minorHAnsi" w:eastAsiaTheme="minorEastAsia" w:hAnsiTheme="minorHAnsi" w:cstheme="minorBidi"/>
              <w:b w:val="0"/>
              <w:bCs w:val="0"/>
              <w:caps w:val="0"/>
              <w:kern w:val="2"/>
              <w:sz w:val="24"/>
              <w14:ligatures w14:val="standardContextual"/>
            </w:rPr>
          </w:pPr>
          <w:hyperlink w:anchor="_Toc194997600" w:history="1">
            <w:r w:rsidRPr="00F32877">
              <w:rPr>
                <w:rStyle w:val="Hyperlink"/>
              </w:rPr>
              <w:t>5.0   CHEMISTRY REQUIREMENTS</w:t>
            </w:r>
            <w:r>
              <w:rPr>
                <w:webHidden/>
              </w:rPr>
              <w:tab/>
            </w:r>
            <w:r>
              <w:rPr>
                <w:webHidden/>
              </w:rPr>
              <w:fldChar w:fldCharType="begin"/>
            </w:r>
            <w:r>
              <w:rPr>
                <w:webHidden/>
              </w:rPr>
              <w:instrText xml:space="preserve"> PAGEREF _Toc194997600 \h </w:instrText>
            </w:r>
            <w:r>
              <w:rPr>
                <w:webHidden/>
              </w:rPr>
            </w:r>
            <w:r>
              <w:rPr>
                <w:webHidden/>
              </w:rPr>
              <w:fldChar w:fldCharType="separate"/>
            </w:r>
            <w:r w:rsidR="0066666D">
              <w:rPr>
                <w:webHidden/>
              </w:rPr>
              <w:t>43</w:t>
            </w:r>
            <w:r>
              <w:rPr>
                <w:webHidden/>
              </w:rPr>
              <w:fldChar w:fldCharType="end"/>
            </w:r>
          </w:hyperlink>
        </w:p>
        <w:p w14:paraId="6A90524B" w14:textId="3FEA380D"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01" w:history="1">
            <w:r w:rsidRPr="00F32877">
              <w:rPr>
                <w:rStyle w:val="Hyperlink"/>
              </w:rPr>
              <w:t xml:space="preserve">5.1  </w:t>
            </w:r>
            <w:r>
              <w:rPr>
                <w:rFonts w:asciiTheme="minorHAnsi" w:eastAsiaTheme="minorEastAsia" w:hAnsiTheme="minorHAnsi" w:cstheme="minorBidi"/>
                <w:smallCaps w:val="0"/>
                <w:kern w:val="2"/>
                <w:sz w:val="24"/>
                <w14:ligatures w14:val="standardContextual"/>
              </w:rPr>
              <w:tab/>
            </w:r>
            <w:r w:rsidRPr="00F32877">
              <w:rPr>
                <w:rStyle w:val="Hyperlink"/>
              </w:rPr>
              <w:t>Quality Assurance</w:t>
            </w:r>
            <w:r>
              <w:rPr>
                <w:webHidden/>
              </w:rPr>
              <w:tab/>
            </w:r>
            <w:r>
              <w:rPr>
                <w:webHidden/>
              </w:rPr>
              <w:fldChar w:fldCharType="begin"/>
            </w:r>
            <w:r>
              <w:rPr>
                <w:webHidden/>
              </w:rPr>
              <w:instrText xml:space="preserve"> PAGEREF _Toc194997601 \h </w:instrText>
            </w:r>
            <w:r>
              <w:rPr>
                <w:webHidden/>
              </w:rPr>
            </w:r>
            <w:r>
              <w:rPr>
                <w:webHidden/>
              </w:rPr>
              <w:fldChar w:fldCharType="separate"/>
            </w:r>
            <w:r w:rsidR="0066666D">
              <w:rPr>
                <w:webHidden/>
              </w:rPr>
              <w:t>43</w:t>
            </w:r>
            <w:r>
              <w:rPr>
                <w:webHidden/>
              </w:rPr>
              <w:fldChar w:fldCharType="end"/>
            </w:r>
          </w:hyperlink>
        </w:p>
        <w:p w14:paraId="3DB1EA3A" w14:textId="0C8F5877"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02" w:history="1">
            <w:r w:rsidRPr="00F32877">
              <w:rPr>
                <w:rStyle w:val="Hyperlink"/>
              </w:rPr>
              <w:t xml:space="preserve">5.2  </w:t>
            </w:r>
            <w:r>
              <w:rPr>
                <w:rFonts w:asciiTheme="minorHAnsi" w:eastAsiaTheme="minorEastAsia" w:hAnsiTheme="minorHAnsi" w:cstheme="minorBidi"/>
                <w:smallCaps w:val="0"/>
                <w:kern w:val="2"/>
                <w:sz w:val="24"/>
                <w14:ligatures w14:val="standardContextual"/>
              </w:rPr>
              <w:tab/>
            </w:r>
            <w:r w:rsidRPr="00F32877">
              <w:rPr>
                <w:rStyle w:val="Hyperlink"/>
              </w:rPr>
              <w:t>Laboratory Selection</w:t>
            </w:r>
            <w:r>
              <w:rPr>
                <w:webHidden/>
              </w:rPr>
              <w:tab/>
            </w:r>
            <w:r>
              <w:rPr>
                <w:webHidden/>
              </w:rPr>
              <w:fldChar w:fldCharType="begin"/>
            </w:r>
            <w:r>
              <w:rPr>
                <w:webHidden/>
              </w:rPr>
              <w:instrText xml:space="preserve"> PAGEREF _Toc194997602 \h </w:instrText>
            </w:r>
            <w:r>
              <w:rPr>
                <w:webHidden/>
              </w:rPr>
            </w:r>
            <w:r>
              <w:rPr>
                <w:webHidden/>
              </w:rPr>
              <w:fldChar w:fldCharType="separate"/>
            </w:r>
            <w:r w:rsidR="0066666D">
              <w:rPr>
                <w:webHidden/>
              </w:rPr>
              <w:t>44</w:t>
            </w:r>
            <w:r>
              <w:rPr>
                <w:webHidden/>
              </w:rPr>
              <w:fldChar w:fldCharType="end"/>
            </w:r>
          </w:hyperlink>
        </w:p>
        <w:p w14:paraId="6D738AE2" w14:textId="3185352F"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03" w:history="1">
            <w:r w:rsidRPr="00F32877">
              <w:rPr>
                <w:rStyle w:val="Hyperlink"/>
              </w:rPr>
              <w:t xml:space="preserve">5.3  </w:t>
            </w:r>
            <w:r>
              <w:rPr>
                <w:rFonts w:asciiTheme="minorHAnsi" w:eastAsiaTheme="minorEastAsia" w:hAnsiTheme="minorHAnsi" w:cstheme="minorBidi"/>
                <w:smallCaps w:val="0"/>
                <w:kern w:val="2"/>
                <w:sz w:val="24"/>
                <w14:ligatures w14:val="standardContextual"/>
              </w:rPr>
              <w:tab/>
            </w:r>
            <w:r w:rsidRPr="00F32877">
              <w:rPr>
                <w:rStyle w:val="Hyperlink"/>
              </w:rPr>
              <w:t>Analytical Data Management</w:t>
            </w:r>
            <w:r>
              <w:rPr>
                <w:webHidden/>
              </w:rPr>
              <w:tab/>
            </w:r>
            <w:r>
              <w:rPr>
                <w:webHidden/>
              </w:rPr>
              <w:fldChar w:fldCharType="begin"/>
            </w:r>
            <w:r>
              <w:rPr>
                <w:webHidden/>
              </w:rPr>
              <w:instrText xml:space="preserve"> PAGEREF _Toc194997603 \h </w:instrText>
            </w:r>
            <w:r>
              <w:rPr>
                <w:webHidden/>
              </w:rPr>
            </w:r>
            <w:r>
              <w:rPr>
                <w:webHidden/>
              </w:rPr>
              <w:fldChar w:fldCharType="separate"/>
            </w:r>
            <w:r w:rsidR="0066666D">
              <w:rPr>
                <w:webHidden/>
              </w:rPr>
              <w:t>44</w:t>
            </w:r>
            <w:r>
              <w:rPr>
                <w:webHidden/>
              </w:rPr>
              <w:fldChar w:fldCharType="end"/>
            </w:r>
          </w:hyperlink>
        </w:p>
        <w:p w14:paraId="04A3FBD0" w14:textId="6C60C5DA"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04" w:history="1">
            <w:r w:rsidRPr="00F32877">
              <w:rPr>
                <w:rStyle w:val="Hyperlink"/>
              </w:rPr>
              <w:t xml:space="preserve">5.4  </w:t>
            </w:r>
            <w:r>
              <w:rPr>
                <w:rFonts w:asciiTheme="minorHAnsi" w:eastAsiaTheme="minorEastAsia" w:hAnsiTheme="minorHAnsi" w:cstheme="minorBidi"/>
                <w:smallCaps w:val="0"/>
                <w:kern w:val="2"/>
                <w:sz w:val="24"/>
                <w14:ligatures w14:val="standardContextual"/>
              </w:rPr>
              <w:tab/>
            </w:r>
            <w:r w:rsidRPr="00F32877">
              <w:rPr>
                <w:rStyle w:val="Hyperlink"/>
              </w:rPr>
              <w:t>Record Keeping</w:t>
            </w:r>
            <w:r>
              <w:rPr>
                <w:webHidden/>
              </w:rPr>
              <w:tab/>
            </w:r>
            <w:r>
              <w:rPr>
                <w:webHidden/>
              </w:rPr>
              <w:fldChar w:fldCharType="begin"/>
            </w:r>
            <w:r>
              <w:rPr>
                <w:webHidden/>
              </w:rPr>
              <w:instrText xml:space="preserve"> PAGEREF _Toc194997604 \h </w:instrText>
            </w:r>
            <w:r>
              <w:rPr>
                <w:webHidden/>
              </w:rPr>
            </w:r>
            <w:r>
              <w:rPr>
                <w:webHidden/>
              </w:rPr>
              <w:fldChar w:fldCharType="separate"/>
            </w:r>
            <w:r w:rsidR="0066666D">
              <w:rPr>
                <w:webHidden/>
              </w:rPr>
              <w:t>44</w:t>
            </w:r>
            <w:r>
              <w:rPr>
                <w:webHidden/>
              </w:rPr>
              <w:fldChar w:fldCharType="end"/>
            </w:r>
          </w:hyperlink>
        </w:p>
        <w:p w14:paraId="220009D8" w14:textId="31A6A706"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05" w:history="1">
            <w:r w:rsidRPr="00F32877">
              <w:rPr>
                <w:rStyle w:val="Hyperlink"/>
              </w:rPr>
              <w:t>5.5     PFAS Sampling and Analysis</w:t>
            </w:r>
            <w:r>
              <w:rPr>
                <w:webHidden/>
              </w:rPr>
              <w:tab/>
            </w:r>
            <w:r>
              <w:rPr>
                <w:webHidden/>
              </w:rPr>
              <w:fldChar w:fldCharType="begin"/>
            </w:r>
            <w:r>
              <w:rPr>
                <w:webHidden/>
              </w:rPr>
              <w:instrText xml:space="preserve"> PAGEREF _Toc194997605 \h </w:instrText>
            </w:r>
            <w:r>
              <w:rPr>
                <w:webHidden/>
              </w:rPr>
            </w:r>
            <w:r>
              <w:rPr>
                <w:webHidden/>
              </w:rPr>
              <w:fldChar w:fldCharType="separate"/>
            </w:r>
            <w:r w:rsidR="0066666D">
              <w:rPr>
                <w:webHidden/>
              </w:rPr>
              <w:t>45</w:t>
            </w:r>
            <w:r>
              <w:rPr>
                <w:webHidden/>
              </w:rPr>
              <w:fldChar w:fldCharType="end"/>
            </w:r>
          </w:hyperlink>
        </w:p>
        <w:p w14:paraId="76866E8B" w14:textId="4C1CA732" w:rsidR="008609DB" w:rsidRDefault="008609DB">
          <w:pPr>
            <w:pStyle w:val="TOC1"/>
            <w:rPr>
              <w:rFonts w:asciiTheme="minorHAnsi" w:eastAsiaTheme="minorEastAsia" w:hAnsiTheme="minorHAnsi" w:cstheme="minorBidi"/>
              <w:b w:val="0"/>
              <w:bCs w:val="0"/>
              <w:caps w:val="0"/>
              <w:kern w:val="2"/>
              <w:sz w:val="24"/>
              <w14:ligatures w14:val="standardContextual"/>
            </w:rPr>
          </w:pPr>
          <w:hyperlink w:anchor="_Toc194997606" w:history="1">
            <w:r w:rsidRPr="00F32877">
              <w:rPr>
                <w:rStyle w:val="Hyperlink"/>
              </w:rPr>
              <w:t xml:space="preserve">6.0 </w:t>
            </w:r>
            <w:r>
              <w:rPr>
                <w:rFonts w:asciiTheme="minorHAnsi" w:eastAsiaTheme="minorEastAsia" w:hAnsiTheme="minorHAnsi" w:cstheme="minorBidi"/>
                <w:b w:val="0"/>
                <w:bCs w:val="0"/>
                <w:caps w:val="0"/>
                <w:kern w:val="2"/>
                <w:sz w:val="24"/>
                <w14:ligatures w14:val="standardContextual"/>
              </w:rPr>
              <w:tab/>
            </w:r>
            <w:r w:rsidRPr="00F32877">
              <w:rPr>
                <w:rStyle w:val="Hyperlink"/>
              </w:rPr>
              <w:t>PLANS AND REPORTS</w:t>
            </w:r>
            <w:r>
              <w:rPr>
                <w:webHidden/>
              </w:rPr>
              <w:tab/>
            </w:r>
            <w:r>
              <w:rPr>
                <w:webHidden/>
              </w:rPr>
              <w:fldChar w:fldCharType="begin"/>
            </w:r>
            <w:r>
              <w:rPr>
                <w:webHidden/>
              </w:rPr>
              <w:instrText xml:space="preserve"> PAGEREF _Toc194997606 \h </w:instrText>
            </w:r>
            <w:r>
              <w:rPr>
                <w:webHidden/>
              </w:rPr>
            </w:r>
            <w:r>
              <w:rPr>
                <w:webHidden/>
              </w:rPr>
              <w:fldChar w:fldCharType="separate"/>
            </w:r>
            <w:r w:rsidR="0066666D">
              <w:rPr>
                <w:webHidden/>
              </w:rPr>
              <w:t>45</w:t>
            </w:r>
            <w:r>
              <w:rPr>
                <w:webHidden/>
              </w:rPr>
              <w:fldChar w:fldCharType="end"/>
            </w:r>
          </w:hyperlink>
        </w:p>
        <w:p w14:paraId="1E4BCADA" w14:textId="1294A4C2"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07" w:history="1">
            <w:r w:rsidRPr="00F32877">
              <w:rPr>
                <w:rStyle w:val="Hyperlink"/>
              </w:rPr>
              <w:t>6.1</w:t>
            </w:r>
            <w:r>
              <w:rPr>
                <w:rFonts w:asciiTheme="minorHAnsi" w:eastAsiaTheme="minorEastAsia" w:hAnsiTheme="minorHAnsi" w:cstheme="minorBidi"/>
                <w:smallCaps w:val="0"/>
                <w:kern w:val="2"/>
                <w:sz w:val="24"/>
                <w14:ligatures w14:val="standardContextual"/>
              </w:rPr>
              <w:tab/>
            </w:r>
            <w:r w:rsidRPr="00F32877">
              <w:rPr>
                <w:rStyle w:val="Hyperlink"/>
              </w:rPr>
              <w:t>Quality Program Plans</w:t>
            </w:r>
            <w:r>
              <w:rPr>
                <w:webHidden/>
              </w:rPr>
              <w:tab/>
            </w:r>
            <w:r>
              <w:rPr>
                <w:webHidden/>
              </w:rPr>
              <w:fldChar w:fldCharType="begin"/>
            </w:r>
            <w:r>
              <w:rPr>
                <w:webHidden/>
              </w:rPr>
              <w:instrText xml:space="preserve"> PAGEREF _Toc194997607 \h </w:instrText>
            </w:r>
            <w:r>
              <w:rPr>
                <w:webHidden/>
              </w:rPr>
            </w:r>
            <w:r>
              <w:rPr>
                <w:webHidden/>
              </w:rPr>
              <w:fldChar w:fldCharType="separate"/>
            </w:r>
            <w:r w:rsidR="0066666D">
              <w:rPr>
                <w:webHidden/>
              </w:rPr>
              <w:t>45</w:t>
            </w:r>
            <w:r>
              <w:rPr>
                <w:webHidden/>
              </w:rPr>
              <w:fldChar w:fldCharType="end"/>
            </w:r>
          </w:hyperlink>
        </w:p>
        <w:p w14:paraId="5CB1C684" w14:textId="09ECDB90"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608" w:history="1">
            <w:r w:rsidRPr="00F32877">
              <w:rPr>
                <w:rStyle w:val="Hyperlink"/>
                <w:noProof/>
              </w:rPr>
              <w:t>6.1.1</w:t>
            </w:r>
            <w:r>
              <w:rPr>
                <w:rFonts w:asciiTheme="minorHAnsi" w:eastAsiaTheme="minorEastAsia" w:hAnsiTheme="minorHAnsi" w:cstheme="minorBidi"/>
                <w:i w:val="0"/>
                <w:iCs w:val="0"/>
                <w:noProof/>
                <w:kern w:val="2"/>
                <w:sz w:val="24"/>
                <w14:ligatures w14:val="standardContextual"/>
              </w:rPr>
              <w:tab/>
            </w:r>
            <w:r w:rsidRPr="00F32877">
              <w:rPr>
                <w:rStyle w:val="Hyperlink"/>
                <w:noProof/>
              </w:rPr>
              <w:t>Work Plans</w:t>
            </w:r>
            <w:r>
              <w:rPr>
                <w:noProof/>
                <w:webHidden/>
              </w:rPr>
              <w:tab/>
            </w:r>
            <w:r>
              <w:rPr>
                <w:noProof/>
                <w:webHidden/>
              </w:rPr>
              <w:fldChar w:fldCharType="begin"/>
            </w:r>
            <w:r>
              <w:rPr>
                <w:noProof/>
                <w:webHidden/>
              </w:rPr>
              <w:instrText xml:space="preserve"> PAGEREF _Toc194997608 \h </w:instrText>
            </w:r>
            <w:r>
              <w:rPr>
                <w:noProof/>
                <w:webHidden/>
              </w:rPr>
            </w:r>
            <w:r>
              <w:rPr>
                <w:noProof/>
                <w:webHidden/>
              </w:rPr>
              <w:fldChar w:fldCharType="separate"/>
            </w:r>
            <w:r w:rsidR="0066666D">
              <w:rPr>
                <w:noProof/>
                <w:webHidden/>
              </w:rPr>
              <w:t>45</w:t>
            </w:r>
            <w:r>
              <w:rPr>
                <w:noProof/>
                <w:webHidden/>
              </w:rPr>
              <w:fldChar w:fldCharType="end"/>
            </w:r>
          </w:hyperlink>
        </w:p>
        <w:p w14:paraId="2B198E12" w14:textId="03F76C8E"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609" w:history="1">
            <w:r w:rsidRPr="00F32877">
              <w:rPr>
                <w:rStyle w:val="Hyperlink"/>
                <w:noProof/>
              </w:rPr>
              <w:t>6.1.2</w:t>
            </w:r>
            <w:r>
              <w:rPr>
                <w:rFonts w:asciiTheme="minorHAnsi" w:eastAsiaTheme="minorEastAsia" w:hAnsiTheme="minorHAnsi" w:cstheme="minorBidi"/>
                <w:i w:val="0"/>
                <w:iCs w:val="0"/>
                <w:noProof/>
                <w:kern w:val="2"/>
                <w:sz w:val="24"/>
                <w14:ligatures w14:val="standardContextual"/>
              </w:rPr>
              <w:tab/>
            </w:r>
            <w:r w:rsidRPr="00F32877">
              <w:rPr>
                <w:rStyle w:val="Hyperlink"/>
                <w:noProof/>
              </w:rPr>
              <w:t>Health and Safety Plan</w:t>
            </w:r>
            <w:r>
              <w:rPr>
                <w:noProof/>
                <w:webHidden/>
              </w:rPr>
              <w:tab/>
            </w:r>
            <w:r>
              <w:rPr>
                <w:noProof/>
                <w:webHidden/>
              </w:rPr>
              <w:fldChar w:fldCharType="begin"/>
            </w:r>
            <w:r>
              <w:rPr>
                <w:noProof/>
                <w:webHidden/>
              </w:rPr>
              <w:instrText xml:space="preserve"> PAGEREF _Toc194997609 \h </w:instrText>
            </w:r>
            <w:r>
              <w:rPr>
                <w:noProof/>
                <w:webHidden/>
              </w:rPr>
            </w:r>
            <w:r>
              <w:rPr>
                <w:noProof/>
                <w:webHidden/>
              </w:rPr>
              <w:fldChar w:fldCharType="separate"/>
            </w:r>
            <w:r w:rsidR="0066666D">
              <w:rPr>
                <w:noProof/>
                <w:webHidden/>
              </w:rPr>
              <w:t>45</w:t>
            </w:r>
            <w:r>
              <w:rPr>
                <w:noProof/>
                <w:webHidden/>
              </w:rPr>
              <w:fldChar w:fldCharType="end"/>
            </w:r>
          </w:hyperlink>
        </w:p>
        <w:p w14:paraId="0E6C1365" w14:textId="532D1E49"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610" w:history="1">
            <w:r w:rsidRPr="00F32877">
              <w:rPr>
                <w:rStyle w:val="Hyperlink"/>
                <w:noProof/>
              </w:rPr>
              <w:t>6.1.3</w:t>
            </w:r>
            <w:r>
              <w:rPr>
                <w:rFonts w:asciiTheme="minorHAnsi" w:eastAsiaTheme="minorEastAsia" w:hAnsiTheme="minorHAnsi" w:cstheme="minorBidi"/>
                <w:i w:val="0"/>
                <w:iCs w:val="0"/>
                <w:noProof/>
                <w:kern w:val="2"/>
                <w:sz w:val="24"/>
                <w14:ligatures w14:val="standardContextual"/>
              </w:rPr>
              <w:tab/>
            </w:r>
            <w:r w:rsidRPr="00F32877">
              <w:rPr>
                <w:rStyle w:val="Hyperlink"/>
                <w:noProof/>
              </w:rPr>
              <w:t>Construction Quality Plan</w:t>
            </w:r>
            <w:r>
              <w:rPr>
                <w:noProof/>
                <w:webHidden/>
              </w:rPr>
              <w:tab/>
            </w:r>
            <w:r>
              <w:rPr>
                <w:noProof/>
                <w:webHidden/>
              </w:rPr>
              <w:fldChar w:fldCharType="begin"/>
            </w:r>
            <w:r>
              <w:rPr>
                <w:noProof/>
                <w:webHidden/>
              </w:rPr>
              <w:instrText xml:space="preserve"> PAGEREF _Toc194997610 \h </w:instrText>
            </w:r>
            <w:r>
              <w:rPr>
                <w:noProof/>
                <w:webHidden/>
              </w:rPr>
            </w:r>
            <w:r>
              <w:rPr>
                <w:noProof/>
                <w:webHidden/>
              </w:rPr>
              <w:fldChar w:fldCharType="separate"/>
            </w:r>
            <w:r w:rsidR="0066666D">
              <w:rPr>
                <w:noProof/>
                <w:webHidden/>
              </w:rPr>
              <w:t>45</w:t>
            </w:r>
            <w:r>
              <w:rPr>
                <w:noProof/>
                <w:webHidden/>
              </w:rPr>
              <w:fldChar w:fldCharType="end"/>
            </w:r>
          </w:hyperlink>
        </w:p>
        <w:p w14:paraId="6330CEC6" w14:textId="7181DE80"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11" w:history="1">
            <w:r w:rsidRPr="00F32877">
              <w:rPr>
                <w:rStyle w:val="Hyperlink"/>
              </w:rPr>
              <w:t>6.2</w:t>
            </w:r>
            <w:r>
              <w:rPr>
                <w:rFonts w:asciiTheme="minorHAnsi" w:eastAsiaTheme="minorEastAsia" w:hAnsiTheme="minorHAnsi" w:cstheme="minorBidi"/>
                <w:smallCaps w:val="0"/>
                <w:kern w:val="2"/>
                <w:sz w:val="24"/>
                <w14:ligatures w14:val="standardContextual"/>
              </w:rPr>
              <w:tab/>
            </w:r>
            <w:r w:rsidRPr="00F32877">
              <w:rPr>
                <w:rStyle w:val="Hyperlink"/>
              </w:rPr>
              <w:t>Technical Plans and Reports</w:t>
            </w:r>
            <w:r>
              <w:rPr>
                <w:webHidden/>
              </w:rPr>
              <w:tab/>
            </w:r>
            <w:r>
              <w:rPr>
                <w:webHidden/>
              </w:rPr>
              <w:fldChar w:fldCharType="begin"/>
            </w:r>
            <w:r>
              <w:rPr>
                <w:webHidden/>
              </w:rPr>
              <w:instrText xml:space="preserve"> PAGEREF _Toc194997611 \h </w:instrText>
            </w:r>
            <w:r>
              <w:rPr>
                <w:webHidden/>
              </w:rPr>
            </w:r>
            <w:r>
              <w:rPr>
                <w:webHidden/>
              </w:rPr>
              <w:fldChar w:fldCharType="separate"/>
            </w:r>
            <w:r w:rsidR="0066666D">
              <w:rPr>
                <w:webHidden/>
              </w:rPr>
              <w:t>45</w:t>
            </w:r>
            <w:r>
              <w:rPr>
                <w:webHidden/>
              </w:rPr>
              <w:fldChar w:fldCharType="end"/>
            </w:r>
          </w:hyperlink>
        </w:p>
        <w:p w14:paraId="62796DE6" w14:textId="4ACB9DDD" w:rsidR="008609DB" w:rsidRDefault="008609DB">
          <w:pPr>
            <w:pStyle w:val="TOC1"/>
            <w:rPr>
              <w:rFonts w:asciiTheme="minorHAnsi" w:eastAsiaTheme="minorEastAsia" w:hAnsiTheme="minorHAnsi" w:cstheme="minorBidi"/>
              <w:b w:val="0"/>
              <w:bCs w:val="0"/>
              <w:caps w:val="0"/>
              <w:kern w:val="2"/>
              <w:sz w:val="24"/>
              <w14:ligatures w14:val="standardContextual"/>
            </w:rPr>
          </w:pPr>
          <w:hyperlink w:anchor="_Toc194997612" w:history="1">
            <w:r w:rsidRPr="00F32877">
              <w:rPr>
                <w:rStyle w:val="Hyperlink"/>
              </w:rPr>
              <w:t xml:space="preserve">7.0  </w:t>
            </w:r>
            <w:r>
              <w:rPr>
                <w:rFonts w:asciiTheme="minorHAnsi" w:eastAsiaTheme="minorEastAsia" w:hAnsiTheme="minorHAnsi" w:cstheme="minorBidi"/>
                <w:b w:val="0"/>
                <w:bCs w:val="0"/>
                <w:caps w:val="0"/>
                <w:kern w:val="2"/>
                <w:sz w:val="24"/>
                <w14:ligatures w14:val="standardContextual"/>
              </w:rPr>
              <w:tab/>
            </w:r>
            <w:r w:rsidRPr="00F32877">
              <w:rPr>
                <w:rStyle w:val="Hyperlink"/>
              </w:rPr>
              <w:t>SITE WORK</w:t>
            </w:r>
            <w:r>
              <w:rPr>
                <w:webHidden/>
              </w:rPr>
              <w:tab/>
            </w:r>
            <w:r>
              <w:rPr>
                <w:webHidden/>
              </w:rPr>
              <w:fldChar w:fldCharType="begin"/>
            </w:r>
            <w:r>
              <w:rPr>
                <w:webHidden/>
              </w:rPr>
              <w:instrText xml:space="preserve"> PAGEREF _Toc194997612 \h </w:instrText>
            </w:r>
            <w:r>
              <w:rPr>
                <w:webHidden/>
              </w:rPr>
            </w:r>
            <w:r>
              <w:rPr>
                <w:webHidden/>
              </w:rPr>
              <w:fldChar w:fldCharType="separate"/>
            </w:r>
            <w:r w:rsidR="0066666D">
              <w:rPr>
                <w:webHidden/>
              </w:rPr>
              <w:t>47</w:t>
            </w:r>
            <w:r>
              <w:rPr>
                <w:webHidden/>
              </w:rPr>
              <w:fldChar w:fldCharType="end"/>
            </w:r>
          </w:hyperlink>
        </w:p>
        <w:p w14:paraId="677A06F0" w14:textId="5E3904A2"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13" w:history="1">
            <w:r w:rsidRPr="00F32877">
              <w:rPr>
                <w:rStyle w:val="Hyperlink"/>
              </w:rPr>
              <w:t>7.1</w:t>
            </w:r>
            <w:r>
              <w:rPr>
                <w:rFonts w:asciiTheme="minorHAnsi" w:eastAsiaTheme="minorEastAsia" w:hAnsiTheme="minorHAnsi" w:cstheme="minorBidi"/>
                <w:smallCaps w:val="0"/>
                <w:kern w:val="2"/>
                <w:sz w:val="24"/>
                <w14:ligatures w14:val="standardContextual"/>
              </w:rPr>
              <w:tab/>
            </w:r>
            <w:r w:rsidRPr="00F32877">
              <w:rPr>
                <w:rStyle w:val="Hyperlink"/>
              </w:rPr>
              <w:t>Conservation</w:t>
            </w:r>
            <w:r>
              <w:rPr>
                <w:webHidden/>
              </w:rPr>
              <w:tab/>
            </w:r>
            <w:r>
              <w:rPr>
                <w:webHidden/>
              </w:rPr>
              <w:fldChar w:fldCharType="begin"/>
            </w:r>
            <w:r>
              <w:rPr>
                <w:webHidden/>
              </w:rPr>
              <w:instrText xml:space="preserve"> PAGEREF _Toc194997613 \h </w:instrText>
            </w:r>
            <w:r>
              <w:rPr>
                <w:webHidden/>
              </w:rPr>
            </w:r>
            <w:r>
              <w:rPr>
                <w:webHidden/>
              </w:rPr>
              <w:fldChar w:fldCharType="separate"/>
            </w:r>
            <w:r w:rsidR="0066666D">
              <w:rPr>
                <w:webHidden/>
              </w:rPr>
              <w:t>47</w:t>
            </w:r>
            <w:r>
              <w:rPr>
                <w:webHidden/>
              </w:rPr>
              <w:fldChar w:fldCharType="end"/>
            </w:r>
          </w:hyperlink>
        </w:p>
        <w:p w14:paraId="4F692517" w14:textId="78455201"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14" w:history="1">
            <w:r w:rsidRPr="00F32877">
              <w:rPr>
                <w:rStyle w:val="Hyperlink"/>
              </w:rPr>
              <w:t>7.2</w:t>
            </w:r>
            <w:r>
              <w:rPr>
                <w:rFonts w:asciiTheme="minorHAnsi" w:eastAsiaTheme="minorEastAsia" w:hAnsiTheme="minorHAnsi" w:cstheme="minorBidi"/>
                <w:smallCaps w:val="0"/>
                <w:kern w:val="2"/>
                <w:sz w:val="24"/>
                <w14:ligatures w14:val="standardContextual"/>
              </w:rPr>
              <w:tab/>
            </w:r>
            <w:r w:rsidRPr="00F32877">
              <w:rPr>
                <w:rStyle w:val="Hyperlink"/>
              </w:rPr>
              <w:t>Site Characterization and Field Investigation</w:t>
            </w:r>
            <w:r>
              <w:rPr>
                <w:webHidden/>
              </w:rPr>
              <w:tab/>
            </w:r>
            <w:r>
              <w:rPr>
                <w:webHidden/>
              </w:rPr>
              <w:fldChar w:fldCharType="begin"/>
            </w:r>
            <w:r>
              <w:rPr>
                <w:webHidden/>
              </w:rPr>
              <w:instrText xml:space="preserve"> PAGEREF _Toc194997614 \h </w:instrText>
            </w:r>
            <w:r>
              <w:rPr>
                <w:webHidden/>
              </w:rPr>
            </w:r>
            <w:r>
              <w:rPr>
                <w:webHidden/>
              </w:rPr>
              <w:fldChar w:fldCharType="separate"/>
            </w:r>
            <w:r w:rsidR="0066666D">
              <w:rPr>
                <w:webHidden/>
              </w:rPr>
              <w:t>47</w:t>
            </w:r>
            <w:r>
              <w:rPr>
                <w:webHidden/>
              </w:rPr>
              <w:fldChar w:fldCharType="end"/>
            </w:r>
          </w:hyperlink>
        </w:p>
        <w:p w14:paraId="0FC0BF85" w14:textId="4DF2E0DE"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15" w:history="1">
            <w:r w:rsidRPr="00F32877">
              <w:rPr>
                <w:rStyle w:val="Hyperlink"/>
              </w:rPr>
              <w:t>7.3</w:t>
            </w:r>
            <w:r>
              <w:rPr>
                <w:rFonts w:asciiTheme="minorHAnsi" w:eastAsiaTheme="minorEastAsia" w:hAnsiTheme="minorHAnsi" w:cstheme="minorBidi"/>
                <w:smallCaps w:val="0"/>
                <w:kern w:val="2"/>
                <w:sz w:val="24"/>
                <w14:ligatures w14:val="standardContextual"/>
              </w:rPr>
              <w:tab/>
            </w:r>
            <w:r w:rsidRPr="00F32877">
              <w:rPr>
                <w:rStyle w:val="Hyperlink"/>
              </w:rPr>
              <w:t>Site Preparation</w:t>
            </w:r>
            <w:r>
              <w:rPr>
                <w:webHidden/>
              </w:rPr>
              <w:tab/>
            </w:r>
            <w:r>
              <w:rPr>
                <w:webHidden/>
              </w:rPr>
              <w:fldChar w:fldCharType="begin"/>
            </w:r>
            <w:r>
              <w:rPr>
                <w:webHidden/>
              </w:rPr>
              <w:instrText xml:space="preserve"> PAGEREF _Toc194997615 \h </w:instrText>
            </w:r>
            <w:r>
              <w:rPr>
                <w:webHidden/>
              </w:rPr>
            </w:r>
            <w:r>
              <w:rPr>
                <w:webHidden/>
              </w:rPr>
              <w:fldChar w:fldCharType="separate"/>
            </w:r>
            <w:r w:rsidR="0066666D">
              <w:rPr>
                <w:webHidden/>
              </w:rPr>
              <w:t>47</w:t>
            </w:r>
            <w:r>
              <w:rPr>
                <w:webHidden/>
              </w:rPr>
              <w:fldChar w:fldCharType="end"/>
            </w:r>
          </w:hyperlink>
        </w:p>
        <w:p w14:paraId="708014D3" w14:textId="14B8992C"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16" w:history="1">
            <w:r w:rsidRPr="00F32877">
              <w:rPr>
                <w:rStyle w:val="Hyperlink"/>
              </w:rPr>
              <w:t>7.4</w:t>
            </w:r>
            <w:r>
              <w:rPr>
                <w:rFonts w:asciiTheme="minorHAnsi" w:eastAsiaTheme="minorEastAsia" w:hAnsiTheme="minorHAnsi" w:cstheme="minorBidi"/>
                <w:smallCaps w:val="0"/>
                <w:kern w:val="2"/>
                <w:sz w:val="24"/>
                <w14:ligatures w14:val="standardContextual"/>
              </w:rPr>
              <w:tab/>
            </w:r>
            <w:r w:rsidRPr="00F32877">
              <w:rPr>
                <w:rStyle w:val="Hyperlink"/>
              </w:rPr>
              <w:t>Demolition</w:t>
            </w:r>
            <w:r>
              <w:rPr>
                <w:webHidden/>
              </w:rPr>
              <w:tab/>
            </w:r>
            <w:r>
              <w:rPr>
                <w:webHidden/>
              </w:rPr>
              <w:fldChar w:fldCharType="begin"/>
            </w:r>
            <w:r>
              <w:rPr>
                <w:webHidden/>
              </w:rPr>
              <w:instrText xml:space="preserve"> PAGEREF _Toc194997616 \h </w:instrText>
            </w:r>
            <w:r>
              <w:rPr>
                <w:webHidden/>
              </w:rPr>
            </w:r>
            <w:r>
              <w:rPr>
                <w:webHidden/>
              </w:rPr>
              <w:fldChar w:fldCharType="separate"/>
            </w:r>
            <w:r w:rsidR="0066666D">
              <w:rPr>
                <w:webHidden/>
              </w:rPr>
              <w:t>48</w:t>
            </w:r>
            <w:r>
              <w:rPr>
                <w:webHidden/>
              </w:rPr>
              <w:fldChar w:fldCharType="end"/>
            </w:r>
          </w:hyperlink>
        </w:p>
        <w:p w14:paraId="7CABD5BD" w14:textId="446222F0"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17" w:history="1">
            <w:r w:rsidRPr="00F32877">
              <w:rPr>
                <w:rStyle w:val="Hyperlink"/>
              </w:rPr>
              <w:t>7.5</w:t>
            </w:r>
            <w:r>
              <w:rPr>
                <w:rFonts w:asciiTheme="minorHAnsi" w:eastAsiaTheme="minorEastAsia" w:hAnsiTheme="minorHAnsi" w:cstheme="minorBidi"/>
                <w:smallCaps w:val="0"/>
                <w:kern w:val="2"/>
                <w:sz w:val="24"/>
                <w14:ligatures w14:val="standardContextual"/>
              </w:rPr>
              <w:tab/>
            </w:r>
            <w:r w:rsidRPr="00F32877">
              <w:rPr>
                <w:rStyle w:val="Hyperlink"/>
              </w:rPr>
              <w:t>Site Restoration</w:t>
            </w:r>
            <w:r>
              <w:rPr>
                <w:webHidden/>
              </w:rPr>
              <w:tab/>
            </w:r>
            <w:r>
              <w:rPr>
                <w:webHidden/>
              </w:rPr>
              <w:fldChar w:fldCharType="begin"/>
            </w:r>
            <w:r>
              <w:rPr>
                <w:webHidden/>
              </w:rPr>
              <w:instrText xml:space="preserve"> PAGEREF _Toc194997617 \h </w:instrText>
            </w:r>
            <w:r>
              <w:rPr>
                <w:webHidden/>
              </w:rPr>
            </w:r>
            <w:r>
              <w:rPr>
                <w:webHidden/>
              </w:rPr>
              <w:fldChar w:fldCharType="separate"/>
            </w:r>
            <w:r w:rsidR="0066666D">
              <w:rPr>
                <w:webHidden/>
              </w:rPr>
              <w:t>48</w:t>
            </w:r>
            <w:r>
              <w:rPr>
                <w:webHidden/>
              </w:rPr>
              <w:fldChar w:fldCharType="end"/>
            </w:r>
          </w:hyperlink>
        </w:p>
        <w:p w14:paraId="6733B3DC" w14:textId="1B761957" w:rsidR="008609DB" w:rsidRDefault="008609DB">
          <w:pPr>
            <w:pStyle w:val="TOC1"/>
            <w:rPr>
              <w:rFonts w:asciiTheme="minorHAnsi" w:eastAsiaTheme="minorEastAsia" w:hAnsiTheme="minorHAnsi" w:cstheme="minorBidi"/>
              <w:b w:val="0"/>
              <w:bCs w:val="0"/>
              <w:caps w:val="0"/>
              <w:kern w:val="2"/>
              <w:sz w:val="24"/>
              <w14:ligatures w14:val="standardContextual"/>
            </w:rPr>
          </w:pPr>
          <w:hyperlink w:anchor="_Toc194997618" w:history="1">
            <w:r w:rsidRPr="00F32877">
              <w:rPr>
                <w:rStyle w:val="Hyperlink"/>
              </w:rPr>
              <w:t>8.0</w:t>
            </w:r>
            <w:r>
              <w:rPr>
                <w:rFonts w:asciiTheme="minorHAnsi" w:eastAsiaTheme="minorEastAsia" w:hAnsiTheme="minorHAnsi" w:cstheme="minorBidi"/>
                <w:b w:val="0"/>
                <w:bCs w:val="0"/>
                <w:caps w:val="0"/>
                <w:kern w:val="2"/>
                <w:sz w:val="24"/>
                <w14:ligatures w14:val="standardContextual"/>
              </w:rPr>
              <w:tab/>
            </w:r>
            <w:r w:rsidRPr="00F32877">
              <w:rPr>
                <w:rStyle w:val="Hyperlink"/>
              </w:rPr>
              <w:t>ENVIRONMENTAL REQUIREMENTS</w:t>
            </w:r>
            <w:r>
              <w:rPr>
                <w:webHidden/>
              </w:rPr>
              <w:tab/>
            </w:r>
            <w:r>
              <w:rPr>
                <w:webHidden/>
              </w:rPr>
              <w:fldChar w:fldCharType="begin"/>
            </w:r>
            <w:r>
              <w:rPr>
                <w:webHidden/>
              </w:rPr>
              <w:instrText xml:space="preserve"> PAGEREF _Toc194997618 \h </w:instrText>
            </w:r>
            <w:r>
              <w:rPr>
                <w:webHidden/>
              </w:rPr>
            </w:r>
            <w:r>
              <w:rPr>
                <w:webHidden/>
              </w:rPr>
              <w:fldChar w:fldCharType="separate"/>
            </w:r>
            <w:r w:rsidR="0066666D">
              <w:rPr>
                <w:webHidden/>
              </w:rPr>
              <w:t>48</w:t>
            </w:r>
            <w:r>
              <w:rPr>
                <w:webHidden/>
              </w:rPr>
              <w:fldChar w:fldCharType="end"/>
            </w:r>
          </w:hyperlink>
        </w:p>
        <w:p w14:paraId="4587F708" w14:textId="04C28073"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19" w:history="1">
            <w:r w:rsidRPr="00F32877">
              <w:rPr>
                <w:rStyle w:val="Hyperlink"/>
              </w:rPr>
              <w:t>8.1</w:t>
            </w:r>
            <w:r>
              <w:rPr>
                <w:rFonts w:asciiTheme="minorHAnsi" w:eastAsiaTheme="minorEastAsia" w:hAnsiTheme="minorHAnsi" w:cstheme="minorBidi"/>
                <w:smallCaps w:val="0"/>
                <w:kern w:val="2"/>
                <w:sz w:val="24"/>
                <w14:ligatures w14:val="standardContextual"/>
              </w:rPr>
              <w:tab/>
            </w:r>
            <w:r w:rsidRPr="00F32877">
              <w:rPr>
                <w:rStyle w:val="Hyperlink"/>
              </w:rPr>
              <w:t>Environmental Restoration Process Application</w:t>
            </w:r>
            <w:r>
              <w:rPr>
                <w:webHidden/>
              </w:rPr>
              <w:tab/>
            </w:r>
            <w:r>
              <w:rPr>
                <w:webHidden/>
              </w:rPr>
              <w:fldChar w:fldCharType="begin"/>
            </w:r>
            <w:r>
              <w:rPr>
                <w:webHidden/>
              </w:rPr>
              <w:instrText xml:space="preserve"> PAGEREF _Toc194997619 \h </w:instrText>
            </w:r>
            <w:r>
              <w:rPr>
                <w:webHidden/>
              </w:rPr>
            </w:r>
            <w:r>
              <w:rPr>
                <w:webHidden/>
              </w:rPr>
              <w:fldChar w:fldCharType="separate"/>
            </w:r>
            <w:r w:rsidR="0066666D">
              <w:rPr>
                <w:webHidden/>
              </w:rPr>
              <w:t>49</w:t>
            </w:r>
            <w:r>
              <w:rPr>
                <w:webHidden/>
              </w:rPr>
              <w:fldChar w:fldCharType="end"/>
            </w:r>
          </w:hyperlink>
        </w:p>
        <w:p w14:paraId="0C1CCE44" w14:textId="0BFFFF36"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620" w:history="1">
            <w:r w:rsidRPr="00F32877">
              <w:rPr>
                <w:rStyle w:val="Hyperlink"/>
                <w:noProof/>
              </w:rPr>
              <w:t>8.1.1</w:t>
            </w:r>
            <w:r>
              <w:rPr>
                <w:rFonts w:asciiTheme="minorHAnsi" w:eastAsiaTheme="minorEastAsia" w:hAnsiTheme="minorHAnsi" w:cstheme="minorBidi"/>
                <w:i w:val="0"/>
                <w:iCs w:val="0"/>
                <w:noProof/>
                <w:kern w:val="2"/>
                <w:sz w:val="24"/>
                <w14:ligatures w14:val="standardContextual"/>
              </w:rPr>
              <w:tab/>
            </w:r>
            <w:r w:rsidRPr="00F32877">
              <w:rPr>
                <w:rStyle w:val="Hyperlink"/>
                <w:noProof/>
              </w:rPr>
              <w:t>Conceptual Site Model Guidance</w:t>
            </w:r>
            <w:r>
              <w:rPr>
                <w:noProof/>
                <w:webHidden/>
              </w:rPr>
              <w:tab/>
            </w:r>
            <w:r>
              <w:rPr>
                <w:noProof/>
                <w:webHidden/>
              </w:rPr>
              <w:fldChar w:fldCharType="begin"/>
            </w:r>
            <w:r>
              <w:rPr>
                <w:noProof/>
                <w:webHidden/>
              </w:rPr>
              <w:instrText xml:space="preserve"> PAGEREF _Toc194997620 \h </w:instrText>
            </w:r>
            <w:r>
              <w:rPr>
                <w:noProof/>
                <w:webHidden/>
              </w:rPr>
            </w:r>
            <w:r>
              <w:rPr>
                <w:noProof/>
                <w:webHidden/>
              </w:rPr>
              <w:fldChar w:fldCharType="separate"/>
            </w:r>
            <w:r w:rsidR="0066666D">
              <w:rPr>
                <w:noProof/>
                <w:webHidden/>
              </w:rPr>
              <w:t>49</w:t>
            </w:r>
            <w:r>
              <w:rPr>
                <w:noProof/>
                <w:webHidden/>
              </w:rPr>
              <w:fldChar w:fldCharType="end"/>
            </w:r>
          </w:hyperlink>
        </w:p>
        <w:p w14:paraId="4821D0CF" w14:textId="155FFEF0"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621" w:history="1">
            <w:r w:rsidRPr="00F32877">
              <w:rPr>
                <w:rStyle w:val="Hyperlink"/>
                <w:noProof/>
              </w:rPr>
              <w:t>8.1.2</w:t>
            </w:r>
            <w:r>
              <w:rPr>
                <w:rFonts w:asciiTheme="minorHAnsi" w:eastAsiaTheme="minorEastAsia" w:hAnsiTheme="minorHAnsi" w:cstheme="minorBidi"/>
                <w:i w:val="0"/>
                <w:iCs w:val="0"/>
                <w:noProof/>
                <w:kern w:val="2"/>
                <w:sz w:val="24"/>
                <w14:ligatures w14:val="standardContextual"/>
              </w:rPr>
              <w:tab/>
            </w:r>
            <w:r w:rsidRPr="00F32877">
              <w:rPr>
                <w:rStyle w:val="Hyperlink"/>
                <w:noProof/>
              </w:rPr>
              <w:t>Exit Strategy</w:t>
            </w:r>
            <w:r>
              <w:rPr>
                <w:noProof/>
                <w:webHidden/>
              </w:rPr>
              <w:tab/>
            </w:r>
            <w:r>
              <w:rPr>
                <w:noProof/>
                <w:webHidden/>
              </w:rPr>
              <w:fldChar w:fldCharType="begin"/>
            </w:r>
            <w:r>
              <w:rPr>
                <w:noProof/>
                <w:webHidden/>
              </w:rPr>
              <w:instrText xml:space="preserve"> PAGEREF _Toc194997621 \h </w:instrText>
            </w:r>
            <w:r>
              <w:rPr>
                <w:noProof/>
                <w:webHidden/>
              </w:rPr>
            </w:r>
            <w:r>
              <w:rPr>
                <w:noProof/>
                <w:webHidden/>
              </w:rPr>
              <w:fldChar w:fldCharType="separate"/>
            </w:r>
            <w:r w:rsidR="0066666D">
              <w:rPr>
                <w:noProof/>
                <w:webHidden/>
              </w:rPr>
              <w:t>50</w:t>
            </w:r>
            <w:r>
              <w:rPr>
                <w:noProof/>
                <w:webHidden/>
              </w:rPr>
              <w:fldChar w:fldCharType="end"/>
            </w:r>
          </w:hyperlink>
        </w:p>
        <w:p w14:paraId="54546153" w14:textId="35BCF46A"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622" w:history="1">
            <w:r w:rsidRPr="00F32877">
              <w:rPr>
                <w:rStyle w:val="Hyperlink"/>
                <w:noProof/>
              </w:rPr>
              <w:t>8.1.3</w:t>
            </w:r>
            <w:r>
              <w:rPr>
                <w:rFonts w:asciiTheme="minorHAnsi" w:eastAsiaTheme="minorEastAsia" w:hAnsiTheme="minorHAnsi" w:cstheme="minorBidi"/>
                <w:i w:val="0"/>
                <w:iCs w:val="0"/>
                <w:noProof/>
                <w:kern w:val="2"/>
                <w:sz w:val="24"/>
                <w14:ligatures w14:val="standardContextual"/>
              </w:rPr>
              <w:tab/>
            </w:r>
            <w:r w:rsidRPr="00F32877">
              <w:rPr>
                <w:rStyle w:val="Hyperlink"/>
                <w:noProof/>
              </w:rPr>
              <w:t>Performance and Optimization</w:t>
            </w:r>
            <w:r>
              <w:rPr>
                <w:noProof/>
                <w:webHidden/>
              </w:rPr>
              <w:tab/>
            </w:r>
            <w:r>
              <w:rPr>
                <w:noProof/>
                <w:webHidden/>
              </w:rPr>
              <w:fldChar w:fldCharType="begin"/>
            </w:r>
            <w:r>
              <w:rPr>
                <w:noProof/>
                <w:webHidden/>
              </w:rPr>
              <w:instrText xml:space="preserve"> PAGEREF _Toc194997622 \h </w:instrText>
            </w:r>
            <w:r>
              <w:rPr>
                <w:noProof/>
                <w:webHidden/>
              </w:rPr>
            </w:r>
            <w:r>
              <w:rPr>
                <w:noProof/>
                <w:webHidden/>
              </w:rPr>
              <w:fldChar w:fldCharType="separate"/>
            </w:r>
            <w:r w:rsidR="0066666D">
              <w:rPr>
                <w:noProof/>
                <w:webHidden/>
              </w:rPr>
              <w:t>51</w:t>
            </w:r>
            <w:r>
              <w:rPr>
                <w:noProof/>
                <w:webHidden/>
              </w:rPr>
              <w:fldChar w:fldCharType="end"/>
            </w:r>
          </w:hyperlink>
        </w:p>
        <w:p w14:paraId="44269BF9" w14:textId="7AC4FB46"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23" w:history="1">
            <w:r w:rsidRPr="00F32877">
              <w:rPr>
                <w:rStyle w:val="Hyperlink"/>
              </w:rPr>
              <w:t>8.2</w:t>
            </w:r>
            <w:r>
              <w:rPr>
                <w:rFonts w:asciiTheme="minorHAnsi" w:eastAsiaTheme="minorEastAsia" w:hAnsiTheme="minorHAnsi" w:cstheme="minorBidi"/>
                <w:smallCaps w:val="0"/>
                <w:kern w:val="2"/>
                <w:sz w:val="24"/>
                <w14:ligatures w14:val="standardContextual"/>
              </w:rPr>
              <w:tab/>
            </w:r>
            <w:r w:rsidRPr="00F32877">
              <w:rPr>
                <w:rStyle w:val="Hyperlink"/>
              </w:rPr>
              <w:t>Transition of Work</w:t>
            </w:r>
            <w:r>
              <w:rPr>
                <w:webHidden/>
              </w:rPr>
              <w:tab/>
            </w:r>
            <w:r>
              <w:rPr>
                <w:webHidden/>
              </w:rPr>
              <w:fldChar w:fldCharType="begin"/>
            </w:r>
            <w:r>
              <w:rPr>
                <w:webHidden/>
              </w:rPr>
              <w:instrText xml:space="preserve"> PAGEREF _Toc194997623 \h </w:instrText>
            </w:r>
            <w:r>
              <w:rPr>
                <w:webHidden/>
              </w:rPr>
            </w:r>
            <w:r>
              <w:rPr>
                <w:webHidden/>
              </w:rPr>
              <w:fldChar w:fldCharType="separate"/>
            </w:r>
            <w:r w:rsidR="0066666D">
              <w:rPr>
                <w:webHidden/>
              </w:rPr>
              <w:t>54</w:t>
            </w:r>
            <w:r>
              <w:rPr>
                <w:webHidden/>
              </w:rPr>
              <w:fldChar w:fldCharType="end"/>
            </w:r>
          </w:hyperlink>
        </w:p>
        <w:p w14:paraId="183A6BBD" w14:textId="26C15094"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624" w:history="1">
            <w:r w:rsidRPr="00F32877">
              <w:rPr>
                <w:rStyle w:val="Hyperlink"/>
                <w:noProof/>
              </w:rPr>
              <w:t>8.2.1</w:t>
            </w:r>
            <w:r>
              <w:rPr>
                <w:rFonts w:asciiTheme="minorHAnsi" w:eastAsiaTheme="minorEastAsia" w:hAnsiTheme="minorHAnsi" w:cstheme="minorBidi"/>
                <w:i w:val="0"/>
                <w:iCs w:val="0"/>
                <w:noProof/>
                <w:kern w:val="2"/>
                <w:sz w:val="24"/>
                <w14:ligatures w14:val="standardContextual"/>
              </w:rPr>
              <w:tab/>
            </w:r>
            <w:r w:rsidRPr="00F32877">
              <w:rPr>
                <w:rStyle w:val="Hyperlink"/>
                <w:noProof/>
              </w:rPr>
              <w:t>Table 2:  Transition of Work Table</w:t>
            </w:r>
            <w:r>
              <w:rPr>
                <w:noProof/>
                <w:webHidden/>
              </w:rPr>
              <w:tab/>
            </w:r>
            <w:r>
              <w:rPr>
                <w:noProof/>
                <w:webHidden/>
              </w:rPr>
              <w:fldChar w:fldCharType="begin"/>
            </w:r>
            <w:r>
              <w:rPr>
                <w:noProof/>
                <w:webHidden/>
              </w:rPr>
              <w:instrText xml:space="preserve"> PAGEREF _Toc194997624 \h </w:instrText>
            </w:r>
            <w:r>
              <w:rPr>
                <w:noProof/>
                <w:webHidden/>
              </w:rPr>
            </w:r>
            <w:r>
              <w:rPr>
                <w:noProof/>
                <w:webHidden/>
              </w:rPr>
              <w:fldChar w:fldCharType="separate"/>
            </w:r>
            <w:r w:rsidR="0066666D">
              <w:rPr>
                <w:noProof/>
                <w:webHidden/>
              </w:rPr>
              <w:t>54</w:t>
            </w:r>
            <w:r>
              <w:rPr>
                <w:noProof/>
                <w:webHidden/>
              </w:rPr>
              <w:fldChar w:fldCharType="end"/>
            </w:r>
          </w:hyperlink>
        </w:p>
        <w:p w14:paraId="1443E1B1" w14:textId="07B340C4"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625" w:history="1">
            <w:r w:rsidRPr="00F32877">
              <w:rPr>
                <w:rStyle w:val="Hyperlink"/>
                <w:noProof/>
              </w:rPr>
              <w:t>8.2.2</w:t>
            </w:r>
            <w:r>
              <w:rPr>
                <w:rFonts w:asciiTheme="minorHAnsi" w:eastAsiaTheme="minorEastAsia" w:hAnsiTheme="minorHAnsi" w:cstheme="minorBidi"/>
                <w:i w:val="0"/>
                <w:iCs w:val="0"/>
                <w:noProof/>
                <w:kern w:val="2"/>
                <w:sz w:val="24"/>
                <w14:ligatures w14:val="standardContextual"/>
              </w:rPr>
              <w:tab/>
            </w:r>
            <w:r w:rsidRPr="00F32877">
              <w:rPr>
                <w:rStyle w:val="Hyperlink"/>
                <w:noProof/>
              </w:rPr>
              <w:t>Table 3:  Sampling Transition Table</w:t>
            </w:r>
            <w:r>
              <w:rPr>
                <w:noProof/>
                <w:webHidden/>
              </w:rPr>
              <w:tab/>
            </w:r>
            <w:r>
              <w:rPr>
                <w:noProof/>
                <w:webHidden/>
              </w:rPr>
              <w:fldChar w:fldCharType="begin"/>
            </w:r>
            <w:r>
              <w:rPr>
                <w:noProof/>
                <w:webHidden/>
              </w:rPr>
              <w:instrText xml:space="preserve"> PAGEREF _Toc194997625 \h </w:instrText>
            </w:r>
            <w:r>
              <w:rPr>
                <w:noProof/>
                <w:webHidden/>
              </w:rPr>
            </w:r>
            <w:r>
              <w:rPr>
                <w:noProof/>
                <w:webHidden/>
              </w:rPr>
              <w:fldChar w:fldCharType="separate"/>
            </w:r>
            <w:r w:rsidR="0066666D">
              <w:rPr>
                <w:noProof/>
                <w:webHidden/>
              </w:rPr>
              <w:t>54</w:t>
            </w:r>
            <w:r>
              <w:rPr>
                <w:noProof/>
                <w:webHidden/>
              </w:rPr>
              <w:fldChar w:fldCharType="end"/>
            </w:r>
          </w:hyperlink>
        </w:p>
        <w:p w14:paraId="0B360757" w14:textId="241C2E9F"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26" w:history="1">
            <w:r w:rsidRPr="00F32877">
              <w:rPr>
                <w:rStyle w:val="Hyperlink"/>
              </w:rPr>
              <w:t>8.3</w:t>
            </w:r>
            <w:r>
              <w:rPr>
                <w:rFonts w:asciiTheme="minorHAnsi" w:eastAsiaTheme="minorEastAsia" w:hAnsiTheme="minorHAnsi" w:cstheme="minorBidi"/>
                <w:smallCaps w:val="0"/>
                <w:kern w:val="2"/>
                <w:sz w:val="24"/>
                <w14:ligatures w14:val="standardContextual"/>
              </w:rPr>
              <w:tab/>
            </w:r>
            <w:r w:rsidRPr="00F32877">
              <w:rPr>
                <w:rStyle w:val="Hyperlink"/>
              </w:rPr>
              <w:t>Environmental Construction</w:t>
            </w:r>
            <w:r>
              <w:rPr>
                <w:webHidden/>
              </w:rPr>
              <w:tab/>
            </w:r>
            <w:r>
              <w:rPr>
                <w:webHidden/>
              </w:rPr>
              <w:fldChar w:fldCharType="begin"/>
            </w:r>
            <w:r>
              <w:rPr>
                <w:webHidden/>
              </w:rPr>
              <w:instrText xml:space="preserve"> PAGEREF _Toc194997626 \h </w:instrText>
            </w:r>
            <w:r>
              <w:rPr>
                <w:webHidden/>
              </w:rPr>
            </w:r>
            <w:r>
              <w:rPr>
                <w:webHidden/>
              </w:rPr>
              <w:fldChar w:fldCharType="separate"/>
            </w:r>
            <w:r w:rsidR="0066666D">
              <w:rPr>
                <w:webHidden/>
              </w:rPr>
              <w:t>58</w:t>
            </w:r>
            <w:r>
              <w:rPr>
                <w:webHidden/>
              </w:rPr>
              <w:fldChar w:fldCharType="end"/>
            </w:r>
          </w:hyperlink>
        </w:p>
        <w:p w14:paraId="32C44563" w14:textId="5403ED59"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627" w:history="1">
            <w:r w:rsidRPr="00F32877">
              <w:rPr>
                <w:rStyle w:val="Hyperlink"/>
                <w:noProof/>
              </w:rPr>
              <w:t>8.3.1</w:t>
            </w:r>
            <w:r>
              <w:rPr>
                <w:rFonts w:asciiTheme="minorHAnsi" w:eastAsiaTheme="minorEastAsia" w:hAnsiTheme="minorHAnsi" w:cstheme="minorBidi"/>
                <w:i w:val="0"/>
                <w:iCs w:val="0"/>
                <w:noProof/>
                <w:kern w:val="2"/>
                <w:sz w:val="24"/>
                <w14:ligatures w14:val="standardContextual"/>
              </w:rPr>
              <w:tab/>
            </w:r>
            <w:r w:rsidRPr="00F32877">
              <w:rPr>
                <w:rStyle w:val="Hyperlink"/>
                <w:noProof/>
              </w:rPr>
              <w:t>Design</w:t>
            </w:r>
            <w:r>
              <w:rPr>
                <w:noProof/>
                <w:webHidden/>
              </w:rPr>
              <w:tab/>
            </w:r>
            <w:r>
              <w:rPr>
                <w:noProof/>
                <w:webHidden/>
              </w:rPr>
              <w:fldChar w:fldCharType="begin"/>
            </w:r>
            <w:r>
              <w:rPr>
                <w:noProof/>
                <w:webHidden/>
              </w:rPr>
              <w:instrText xml:space="preserve"> PAGEREF _Toc194997627 \h </w:instrText>
            </w:r>
            <w:r>
              <w:rPr>
                <w:noProof/>
                <w:webHidden/>
              </w:rPr>
            </w:r>
            <w:r>
              <w:rPr>
                <w:noProof/>
                <w:webHidden/>
              </w:rPr>
              <w:fldChar w:fldCharType="separate"/>
            </w:r>
            <w:r w:rsidR="0066666D">
              <w:rPr>
                <w:noProof/>
                <w:webHidden/>
              </w:rPr>
              <w:t>58</w:t>
            </w:r>
            <w:r>
              <w:rPr>
                <w:noProof/>
                <w:webHidden/>
              </w:rPr>
              <w:fldChar w:fldCharType="end"/>
            </w:r>
          </w:hyperlink>
        </w:p>
        <w:p w14:paraId="2EA6A3F5" w14:textId="0E7B1B58"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628" w:history="1">
            <w:r w:rsidRPr="00F32877">
              <w:rPr>
                <w:rStyle w:val="Hyperlink"/>
                <w:noProof/>
              </w:rPr>
              <w:t>8.3.2</w:t>
            </w:r>
            <w:r>
              <w:rPr>
                <w:rFonts w:asciiTheme="minorHAnsi" w:eastAsiaTheme="minorEastAsia" w:hAnsiTheme="minorHAnsi" w:cstheme="minorBidi"/>
                <w:i w:val="0"/>
                <w:iCs w:val="0"/>
                <w:noProof/>
                <w:kern w:val="2"/>
                <w:sz w:val="24"/>
                <w14:ligatures w14:val="standardContextual"/>
              </w:rPr>
              <w:tab/>
            </w:r>
            <w:r w:rsidRPr="00F32877">
              <w:rPr>
                <w:rStyle w:val="Hyperlink"/>
                <w:noProof/>
              </w:rPr>
              <w:t>Inspection</w:t>
            </w:r>
            <w:r>
              <w:rPr>
                <w:noProof/>
                <w:webHidden/>
              </w:rPr>
              <w:tab/>
            </w:r>
            <w:r>
              <w:rPr>
                <w:noProof/>
                <w:webHidden/>
              </w:rPr>
              <w:fldChar w:fldCharType="begin"/>
            </w:r>
            <w:r>
              <w:rPr>
                <w:noProof/>
                <w:webHidden/>
              </w:rPr>
              <w:instrText xml:space="preserve"> PAGEREF _Toc194997628 \h </w:instrText>
            </w:r>
            <w:r>
              <w:rPr>
                <w:noProof/>
                <w:webHidden/>
              </w:rPr>
            </w:r>
            <w:r>
              <w:rPr>
                <w:noProof/>
                <w:webHidden/>
              </w:rPr>
              <w:fldChar w:fldCharType="separate"/>
            </w:r>
            <w:r w:rsidR="0066666D">
              <w:rPr>
                <w:noProof/>
                <w:webHidden/>
              </w:rPr>
              <w:t>58</w:t>
            </w:r>
            <w:r>
              <w:rPr>
                <w:noProof/>
                <w:webHidden/>
              </w:rPr>
              <w:fldChar w:fldCharType="end"/>
            </w:r>
          </w:hyperlink>
        </w:p>
        <w:p w14:paraId="49ECC24C" w14:textId="7673ED18" w:rsidR="008609DB" w:rsidRDefault="008609DB">
          <w:pPr>
            <w:pStyle w:val="TOC3"/>
            <w:rPr>
              <w:rFonts w:asciiTheme="minorHAnsi" w:eastAsiaTheme="minorEastAsia" w:hAnsiTheme="minorHAnsi" w:cstheme="minorBidi"/>
              <w:i w:val="0"/>
              <w:iCs w:val="0"/>
              <w:noProof/>
              <w:kern w:val="2"/>
              <w:sz w:val="24"/>
              <w14:ligatures w14:val="standardContextual"/>
            </w:rPr>
          </w:pPr>
          <w:hyperlink w:anchor="_Toc194997629" w:history="1">
            <w:r w:rsidRPr="00F32877">
              <w:rPr>
                <w:rStyle w:val="Hyperlink"/>
                <w:noProof/>
              </w:rPr>
              <w:t>8.3.3</w:t>
            </w:r>
            <w:r>
              <w:rPr>
                <w:rFonts w:asciiTheme="minorHAnsi" w:eastAsiaTheme="minorEastAsia" w:hAnsiTheme="minorHAnsi" w:cstheme="minorBidi"/>
                <w:i w:val="0"/>
                <w:iCs w:val="0"/>
                <w:noProof/>
                <w:kern w:val="2"/>
                <w:sz w:val="24"/>
                <w14:ligatures w14:val="standardContextual"/>
              </w:rPr>
              <w:tab/>
            </w:r>
            <w:r w:rsidRPr="00F32877">
              <w:rPr>
                <w:rStyle w:val="Hyperlink"/>
                <w:noProof/>
              </w:rPr>
              <w:t>Delivery and Warranty</w:t>
            </w:r>
            <w:r>
              <w:rPr>
                <w:noProof/>
                <w:webHidden/>
              </w:rPr>
              <w:tab/>
            </w:r>
            <w:r>
              <w:rPr>
                <w:noProof/>
                <w:webHidden/>
              </w:rPr>
              <w:fldChar w:fldCharType="begin"/>
            </w:r>
            <w:r>
              <w:rPr>
                <w:noProof/>
                <w:webHidden/>
              </w:rPr>
              <w:instrText xml:space="preserve"> PAGEREF _Toc194997629 \h </w:instrText>
            </w:r>
            <w:r>
              <w:rPr>
                <w:noProof/>
                <w:webHidden/>
              </w:rPr>
            </w:r>
            <w:r>
              <w:rPr>
                <w:noProof/>
                <w:webHidden/>
              </w:rPr>
              <w:fldChar w:fldCharType="separate"/>
            </w:r>
            <w:r w:rsidR="0066666D">
              <w:rPr>
                <w:noProof/>
                <w:webHidden/>
              </w:rPr>
              <w:t>58</w:t>
            </w:r>
            <w:r>
              <w:rPr>
                <w:noProof/>
                <w:webHidden/>
              </w:rPr>
              <w:fldChar w:fldCharType="end"/>
            </w:r>
          </w:hyperlink>
        </w:p>
        <w:p w14:paraId="1AE6C4B7" w14:textId="7651F8A5"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30" w:history="1">
            <w:r w:rsidRPr="00F32877">
              <w:rPr>
                <w:rStyle w:val="Hyperlink"/>
              </w:rPr>
              <w:t>8.4</w:t>
            </w:r>
            <w:r>
              <w:rPr>
                <w:rFonts w:asciiTheme="minorHAnsi" w:eastAsiaTheme="minorEastAsia" w:hAnsiTheme="minorHAnsi" w:cstheme="minorBidi"/>
                <w:smallCaps w:val="0"/>
                <w:kern w:val="2"/>
                <w:sz w:val="24"/>
                <w14:ligatures w14:val="standardContextual"/>
              </w:rPr>
              <w:tab/>
            </w:r>
            <w:r w:rsidRPr="00F32877">
              <w:rPr>
                <w:rStyle w:val="Hyperlink"/>
              </w:rPr>
              <w:t>Environmental Resources Program Information Management System</w:t>
            </w:r>
            <w:r>
              <w:rPr>
                <w:webHidden/>
              </w:rPr>
              <w:tab/>
            </w:r>
            <w:r>
              <w:rPr>
                <w:webHidden/>
              </w:rPr>
              <w:fldChar w:fldCharType="begin"/>
            </w:r>
            <w:r>
              <w:rPr>
                <w:webHidden/>
              </w:rPr>
              <w:instrText xml:space="preserve"> PAGEREF _Toc194997630 \h </w:instrText>
            </w:r>
            <w:r>
              <w:rPr>
                <w:webHidden/>
              </w:rPr>
            </w:r>
            <w:r>
              <w:rPr>
                <w:webHidden/>
              </w:rPr>
              <w:fldChar w:fldCharType="separate"/>
            </w:r>
            <w:r w:rsidR="0066666D">
              <w:rPr>
                <w:webHidden/>
              </w:rPr>
              <w:t>59</w:t>
            </w:r>
            <w:r>
              <w:rPr>
                <w:webHidden/>
              </w:rPr>
              <w:fldChar w:fldCharType="end"/>
            </w:r>
          </w:hyperlink>
        </w:p>
        <w:p w14:paraId="22155190" w14:textId="70B64A02"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31" w:history="1">
            <w:r w:rsidRPr="00F32877">
              <w:rPr>
                <w:rStyle w:val="Hyperlink"/>
              </w:rPr>
              <w:t>8.5</w:t>
            </w:r>
            <w:r>
              <w:rPr>
                <w:rFonts w:asciiTheme="minorHAnsi" w:eastAsiaTheme="minorEastAsia" w:hAnsiTheme="minorHAnsi" w:cstheme="minorBidi"/>
                <w:smallCaps w:val="0"/>
                <w:kern w:val="2"/>
                <w:sz w:val="24"/>
                <w14:ligatures w14:val="standardContextual"/>
              </w:rPr>
              <w:tab/>
            </w:r>
            <w:r w:rsidRPr="00F32877">
              <w:rPr>
                <w:rStyle w:val="Hyperlink"/>
              </w:rPr>
              <w:t>Innovative and Proven Technologies</w:t>
            </w:r>
            <w:r>
              <w:rPr>
                <w:webHidden/>
              </w:rPr>
              <w:tab/>
            </w:r>
            <w:r>
              <w:rPr>
                <w:webHidden/>
              </w:rPr>
              <w:fldChar w:fldCharType="begin"/>
            </w:r>
            <w:r>
              <w:rPr>
                <w:webHidden/>
              </w:rPr>
              <w:instrText xml:space="preserve"> PAGEREF _Toc194997631 \h </w:instrText>
            </w:r>
            <w:r>
              <w:rPr>
                <w:webHidden/>
              </w:rPr>
            </w:r>
            <w:r>
              <w:rPr>
                <w:webHidden/>
              </w:rPr>
              <w:fldChar w:fldCharType="separate"/>
            </w:r>
            <w:r w:rsidR="0066666D">
              <w:rPr>
                <w:webHidden/>
              </w:rPr>
              <w:t>59</w:t>
            </w:r>
            <w:r>
              <w:rPr>
                <w:webHidden/>
              </w:rPr>
              <w:fldChar w:fldCharType="end"/>
            </w:r>
          </w:hyperlink>
        </w:p>
        <w:p w14:paraId="26E6B3D1" w14:textId="6853ADC0"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32" w:history="1">
            <w:r w:rsidRPr="00F32877">
              <w:rPr>
                <w:rStyle w:val="Hyperlink"/>
              </w:rPr>
              <w:t>8.6</w:t>
            </w:r>
            <w:r>
              <w:rPr>
                <w:rFonts w:asciiTheme="minorHAnsi" w:eastAsiaTheme="minorEastAsia" w:hAnsiTheme="minorHAnsi" w:cstheme="minorBidi"/>
                <w:smallCaps w:val="0"/>
                <w:kern w:val="2"/>
                <w:sz w:val="24"/>
                <w14:ligatures w14:val="standardContextual"/>
              </w:rPr>
              <w:tab/>
            </w:r>
            <w:r w:rsidRPr="00F32877">
              <w:rPr>
                <w:rStyle w:val="Hyperlink"/>
              </w:rPr>
              <w:t>Operations and Maintenance</w:t>
            </w:r>
            <w:r>
              <w:rPr>
                <w:webHidden/>
              </w:rPr>
              <w:tab/>
            </w:r>
            <w:r>
              <w:rPr>
                <w:webHidden/>
              </w:rPr>
              <w:fldChar w:fldCharType="begin"/>
            </w:r>
            <w:r>
              <w:rPr>
                <w:webHidden/>
              </w:rPr>
              <w:instrText xml:space="preserve"> PAGEREF _Toc194997632 \h </w:instrText>
            </w:r>
            <w:r>
              <w:rPr>
                <w:webHidden/>
              </w:rPr>
            </w:r>
            <w:r>
              <w:rPr>
                <w:webHidden/>
              </w:rPr>
              <w:fldChar w:fldCharType="separate"/>
            </w:r>
            <w:r w:rsidR="0066666D">
              <w:rPr>
                <w:webHidden/>
              </w:rPr>
              <w:t>59</w:t>
            </w:r>
            <w:r>
              <w:rPr>
                <w:webHidden/>
              </w:rPr>
              <w:fldChar w:fldCharType="end"/>
            </w:r>
          </w:hyperlink>
        </w:p>
        <w:p w14:paraId="7B8D1CBC" w14:textId="0969C75E"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33" w:history="1">
            <w:r w:rsidRPr="00F32877">
              <w:rPr>
                <w:rStyle w:val="Hyperlink"/>
              </w:rPr>
              <w:t>8.7</w:t>
            </w:r>
            <w:r>
              <w:rPr>
                <w:rFonts w:asciiTheme="minorHAnsi" w:eastAsiaTheme="minorEastAsia" w:hAnsiTheme="minorHAnsi" w:cstheme="minorBidi"/>
                <w:smallCaps w:val="0"/>
                <w:kern w:val="2"/>
                <w:sz w:val="24"/>
                <w14:ligatures w14:val="standardContextual"/>
              </w:rPr>
              <w:tab/>
            </w:r>
            <w:r w:rsidRPr="00F32877">
              <w:rPr>
                <w:rStyle w:val="Hyperlink"/>
              </w:rPr>
              <w:t>Ordnance Removal and Support</w:t>
            </w:r>
            <w:r>
              <w:rPr>
                <w:webHidden/>
              </w:rPr>
              <w:tab/>
            </w:r>
            <w:r>
              <w:rPr>
                <w:webHidden/>
              </w:rPr>
              <w:fldChar w:fldCharType="begin"/>
            </w:r>
            <w:r>
              <w:rPr>
                <w:webHidden/>
              </w:rPr>
              <w:instrText xml:space="preserve"> PAGEREF _Toc194997633 \h </w:instrText>
            </w:r>
            <w:r>
              <w:rPr>
                <w:webHidden/>
              </w:rPr>
            </w:r>
            <w:r>
              <w:rPr>
                <w:webHidden/>
              </w:rPr>
              <w:fldChar w:fldCharType="separate"/>
            </w:r>
            <w:r w:rsidR="0066666D">
              <w:rPr>
                <w:webHidden/>
              </w:rPr>
              <w:t>60</w:t>
            </w:r>
            <w:r>
              <w:rPr>
                <w:webHidden/>
              </w:rPr>
              <w:fldChar w:fldCharType="end"/>
            </w:r>
          </w:hyperlink>
        </w:p>
        <w:p w14:paraId="6F9440E5" w14:textId="12173AFC"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34" w:history="1">
            <w:r w:rsidRPr="00F32877">
              <w:rPr>
                <w:rStyle w:val="Hyperlink"/>
              </w:rPr>
              <w:t>8.8</w:t>
            </w:r>
            <w:r>
              <w:rPr>
                <w:rFonts w:asciiTheme="minorHAnsi" w:eastAsiaTheme="minorEastAsia" w:hAnsiTheme="minorHAnsi" w:cstheme="minorBidi"/>
                <w:smallCaps w:val="0"/>
                <w:kern w:val="2"/>
                <w:sz w:val="24"/>
                <w14:ligatures w14:val="standardContextual"/>
              </w:rPr>
              <w:tab/>
            </w:r>
            <w:r w:rsidRPr="00F32877">
              <w:rPr>
                <w:rStyle w:val="Hyperlink"/>
              </w:rPr>
              <w:t>Hazardous Waste Removal and Support</w:t>
            </w:r>
            <w:r>
              <w:rPr>
                <w:webHidden/>
              </w:rPr>
              <w:tab/>
            </w:r>
            <w:r>
              <w:rPr>
                <w:webHidden/>
              </w:rPr>
              <w:fldChar w:fldCharType="begin"/>
            </w:r>
            <w:r>
              <w:rPr>
                <w:webHidden/>
              </w:rPr>
              <w:instrText xml:space="preserve"> PAGEREF _Toc194997634 \h </w:instrText>
            </w:r>
            <w:r>
              <w:rPr>
                <w:webHidden/>
              </w:rPr>
            </w:r>
            <w:r>
              <w:rPr>
                <w:webHidden/>
              </w:rPr>
              <w:fldChar w:fldCharType="separate"/>
            </w:r>
            <w:r w:rsidR="0066666D">
              <w:rPr>
                <w:webHidden/>
              </w:rPr>
              <w:t>60</w:t>
            </w:r>
            <w:r>
              <w:rPr>
                <w:webHidden/>
              </w:rPr>
              <w:fldChar w:fldCharType="end"/>
            </w:r>
          </w:hyperlink>
        </w:p>
        <w:p w14:paraId="258A80E9" w14:textId="29C8D99B"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35" w:history="1">
            <w:r w:rsidRPr="00F32877">
              <w:rPr>
                <w:rStyle w:val="Hyperlink"/>
              </w:rPr>
              <w:t>8.9</w:t>
            </w:r>
            <w:r>
              <w:rPr>
                <w:rFonts w:asciiTheme="minorHAnsi" w:eastAsiaTheme="minorEastAsia" w:hAnsiTheme="minorHAnsi" w:cstheme="minorBidi"/>
                <w:smallCaps w:val="0"/>
                <w:kern w:val="2"/>
                <w:sz w:val="24"/>
                <w14:ligatures w14:val="standardContextual"/>
              </w:rPr>
              <w:tab/>
            </w:r>
            <w:r w:rsidRPr="00F32877">
              <w:rPr>
                <w:rStyle w:val="Hyperlink"/>
              </w:rPr>
              <w:t>Study Effort Incidental to Remedy or Corrective Action</w:t>
            </w:r>
            <w:r>
              <w:rPr>
                <w:webHidden/>
              </w:rPr>
              <w:tab/>
            </w:r>
            <w:r>
              <w:rPr>
                <w:webHidden/>
              </w:rPr>
              <w:fldChar w:fldCharType="begin"/>
            </w:r>
            <w:r>
              <w:rPr>
                <w:webHidden/>
              </w:rPr>
              <w:instrText xml:space="preserve"> PAGEREF _Toc194997635 \h </w:instrText>
            </w:r>
            <w:r>
              <w:rPr>
                <w:webHidden/>
              </w:rPr>
            </w:r>
            <w:r>
              <w:rPr>
                <w:webHidden/>
              </w:rPr>
              <w:fldChar w:fldCharType="separate"/>
            </w:r>
            <w:r w:rsidR="0066666D">
              <w:rPr>
                <w:webHidden/>
              </w:rPr>
              <w:t>60</w:t>
            </w:r>
            <w:r>
              <w:rPr>
                <w:webHidden/>
              </w:rPr>
              <w:fldChar w:fldCharType="end"/>
            </w:r>
          </w:hyperlink>
        </w:p>
        <w:p w14:paraId="4D803DE4" w14:textId="17F26C4B" w:rsidR="008609DB" w:rsidRDefault="008609DB">
          <w:pPr>
            <w:pStyle w:val="TOC2"/>
            <w:rPr>
              <w:rFonts w:asciiTheme="minorHAnsi" w:eastAsiaTheme="minorEastAsia" w:hAnsiTheme="minorHAnsi" w:cstheme="minorBidi"/>
              <w:smallCaps w:val="0"/>
              <w:kern w:val="2"/>
              <w:sz w:val="24"/>
              <w14:ligatures w14:val="standardContextual"/>
            </w:rPr>
          </w:pPr>
          <w:hyperlink w:anchor="_Toc194997636" w:history="1">
            <w:r w:rsidRPr="00F32877">
              <w:rPr>
                <w:rStyle w:val="Hyperlink"/>
              </w:rPr>
              <w:t>8.10</w:t>
            </w:r>
            <w:r>
              <w:rPr>
                <w:rFonts w:asciiTheme="minorHAnsi" w:eastAsiaTheme="minorEastAsia" w:hAnsiTheme="minorHAnsi" w:cstheme="minorBidi"/>
                <w:smallCaps w:val="0"/>
                <w:kern w:val="2"/>
                <w:sz w:val="24"/>
                <w14:ligatures w14:val="standardContextual"/>
              </w:rPr>
              <w:tab/>
            </w:r>
            <w:r w:rsidRPr="00F32877">
              <w:rPr>
                <w:rStyle w:val="Hyperlink"/>
              </w:rPr>
              <w:t>Five-Year Review Support</w:t>
            </w:r>
            <w:r>
              <w:rPr>
                <w:webHidden/>
              </w:rPr>
              <w:tab/>
            </w:r>
            <w:r>
              <w:rPr>
                <w:webHidden/>
              </w:rPr>
              <w:fldChar w:fldCharType="begin"/>
            </w:r>
            <w:r>
              <w:rPr>
                <w:webHidden/>
              </w:rPr>
              <w:instrText xml:space="preserve"> PAGEREF _Toc194997636 \h </w:instrText>
            </w:r>
            <w:r>
              <w:rPr>
                <w:webHidden/>
              </w:rPr>
            </w:r>
            <w:r>
              <w:rPr>
                <w:webHidden/>
              </w:rPr>
              <w:fldChar w:fldCharType="separate"/>
            </w:r>
            <w:r w:rsidR="0066666D">
              <w:rPr>
                <w:webHidden/>
              </w:rPr>
              <w:t>60</w:t>
            </w:r>
            <w:r>
              <w:rPr>
                <w:webHidden/>
              </w:rPr>
              <w:fldChar w:fldCharType="end"/>
            </w:r>
          </w:hyperlink>
        </w:p>
        <w:p w14:paraId="4BD32619" w14:textId="234158BF" w:rsidR="008609DB" w:rsidRDefault="008609DB">
          <w:pPr>
            <w:pStyle w:val="TOC1"/>
            <w:rPr>
              <w:rFonts w:asciiTheme="minorHAnsi" w:eastAsiaTheme="minorEastAsia" w:hAnsiTheme="minorHAnsi" w:cstheme="minorBidi"/>
              <w:b w:val="0"/>
              <w:bCs w:val="0"/>
              <w:caps w:val="0"/>
              <w:kern w:val="2"/>
              <w:sz w:val="24"/>
              <w14:ligatures w14:val="standardContextual"/>
            </w:rPr>
          </w:pPr>
          <w:hyperlink w:anchor="_Toc194997637" w:history="1">
            <w:r w:rsidRPr="00F32877">
              <w:rPr>
                <w:rStyle w:val="Hyperlink"/>
              </w:rPr>
              <w:t>9.0</w:t>
            </w:r>
            <w:r>
              <w:rPr>
                <w:rFonts w:asciiTheme="minorHAnsi" w:eastAsiaTheme="minorEastAsia" w:hAnsiTheme="minorHAnsi" w:cstheme="minorBidi"/>
                <w:b w:val="0"/>
                <w:bCs w:val="0"/>
                <w:caps w:val="0"/>
                <w:kern w:val="2"/>
                <w:sz w:val="24"/>
                <w14:ligatures w14:val="standardContextual"/>
              </w:rPr>
              <w:tab/>
            </w:r>
            <w:r w:rsidRPr="00F32877">
              <w:rPr>
                <w:rStyle w:val="Hyperlink"/>
              </w:rPr>
              <w:t>Performance Standards and Surveillance Activities</w:t>
            </w:r>
            <w:r>
              <w:rPr>
                <w:webHidden/>
              </w:rPr>
              <w:tab/>
            </w:r>
            <w:r>
              <w:rPr>
                <w:webHidden/>
              </w:rPr>
              <w:fldChar w:fldCharType="begin"/>
            </w:r>
            <w:r>
              <w:rPr>
                <w:webHidden/>
              </w:rPr>
              <w:instrText xml:space="preserve"> PAGEREF _Toc194997637 \h </w:instrText>
            </w:r>
            <w:r>
              <w:rPr>
                <w:webHidden/>
              </w:rPr>
            </w:r>
            <w:r>
              <w:rPr>
                <w:webHidden/>
              </w:rPr>
              <w:fldChar w:fldCharType="separate"/>
            </w:r>
            <w:r w:rsidR="0066666D">
              <w:rPr>
                <w:webHidden/>
              </w:rPr>
              <w:t>60</w:t>
            </w:r>
            <w:r>
              <w:rPr>
                <w:webHidden/>
              </w:rPr>
              <w:fldChar w:fldCharType="end"/>
            </w:r>
          </w:hyperlink>
        </w:p>
        <w:p w14:paraId="7E6977DA" w14:textId="02704349" w:rsidR="008609DB" w:rsidRDefault="008609DB">
          <w:pPr>
            <w:pStyle w:val="TOC1"/>
            <w:rPr>
              <w:rFonts w:asciiTheme="minorHAnsi" w:eastAsiaTheme="minorEastAsia" w:hAnsiTheme="minorHAnsi" w:cstheme="minorBidi"/>
              <w:b w:val="0"/>
              <w:bCs w:val="0"/>
              <w:caps w:val="0"/>
              <w:kern w:val="2"/>
              <w:sz w:val="24"/>
              <w14:ligatures w14:val="standardContextual"/>
            </w:rPr>
          </w:pPr>
          <w:hyperlink w:anchor="_Toc194997638" w:history="1">
            <w:r w:rsidRPr="00F32877">
              <w:rPr>
                <w:rStyle w:val="Hyperlink"/>
              </w:rPr>
              <w:t>10.0</w:t>
            </w:r>
            <w:r>
              <w:rPr>
                <w:rFonts w:asciiTheme="minorHAnsi" w:eastAsiaTheme="minorEastAsia" w:hAnsiTheme="minorHAnsi" w:cstheme="minorBidi"/>
                <w:b w:val="0"/>
                <w:bCs w:val="0"/>
                <w:caps w:val="0"/>
                <w:kern w:val="2"/>
                <w:sz w:val="24"/>
                <w14:ligatures w14:val="standardContextual"/>
              </w:rPr>
              <w:tab/>
            </w:r>
            <w:r w:rsidRPr="00F32877">
              <w:rPr>
                <w:rStyle w:val="Hyperlink"/>
              </w:rPr>
              <w:t>POINTS OF CONTACT</w:t>
            </w:r>
            <w:r>
              <w:rPr>
                <w:webHidden/>
              </w:rPr>
              <w:tab/>
            </w:r>
            <w:r>
              <w:rPr>
                <w:webHidden/>
              </w:rPr>
              <w:fldChar w:fldCharType="begin"/>
            </w:r>
            <w:r>
              <w:rPr>
                <w:webHidden/>
              </w:rPr>
              <w:instrText xml:space="preserve"> PAGEREF _Toc194997638 \h </w:instrText>
            </w:r>
            <w:r>
              <w:rPr>
                <w:webHidden/>
              </w:rPr>
            </w:r>
            <w:r>
              <w:rPr>
                <w:webHidden/>
              </w:rPr>
              <w:fldChar w:fldCharType="separate"/>
            </w:r>
            <w:r w:rsidR="0066666D">
              <w:rPr>
                <w:webHidden/>
              </w:rPr>
              <w:t>60</w:t>
            </w:r>
            <w:r>
              <w:rPr>
                <w:webHidden/>
              </w:rPr>
              <w:fldChar w:fldCharType="end"/>
            </w:r>
          </w:hyperlink>
        </w:p>
        <w:p w14:paraId="2F27E02E" w14:textId="62AEC925" w:rsidR="008609DB" w:rsidRDefault="008609DB">
          <w:pPr>
            <w:pStyle w:val="TOC1"/>
            <w:rPr>
              <w:rFonts w:asciiTheme="minorHAnsi" w:eastAsiaTheme="minorEastAsia" w:hAnsiTheme="minorHAnsi" w:cstheme="minorBidi"/>
              <w:b w:val="0"/>
              <w:bCs w:val="0"/>
              <w:caps w:val="0"/>
              <w:kern w:val="2"/>
              <w:sz w:val="24"/>
              <w14:ligatures w14:val="standardContextual"/>
            </w:rPr>
          </w:pPr>
          <w:hyperlink w:anchor="_Toc194997639" w:history="1">
            <w:r w:rsidRPr="00F32877">
              <w:rPr>
                <w:rStyle w:val="Hyperlink"/>
              </w:rPr>
              <w:t>11.0</w:t>
            </w:r>
            <w:r>
              <w:rPr>
                <w:rFonts w:asciiTheme="minorHAnsi" w:eastAsiaTheme="minorEastAsia" w:hAnsiTheme="minorHAnsi" w:cstheme="minorBidi"/>
                <w:b w:val="0"/>
                <w:bCs w:val="0"/>
                <w:caps w:val="0"/>
                <w:kern w:val="2"/>
                <w:sz w:val="24"/>
                <w14:ligatures w14:val="standardContextual"/>
              </w:rPr>
              <w:tab/>
            </w:r>
            <w:r w:rsidRPr="00F32877">
              <w:rPr>
                <w:rStyle w:val="Hyperlink"/>
              </w:rPr>
              <w:t>CONTRACTOR MANPOWER REPORTING REQUIREMENTS</w:t>
            </w:r>
            <w:r>
              <w:rPr>
                <w:webHidden/>
              </w:rPr>
              <w:tab/>
            </w:r>
            <w:r>
              <w:rPr>
                <w:webHidden/>
              </w:rPr>
              <w:fldChar w:fldCharType="begin"/>
            </w:r>
            <w:r>
              <w:rPr>
                <w:webHidden/>
              </w:rPr>
              <w:instrText xml:space="preserve"> PAGEREF _Toc194997639 \h </w:instrText>
            </w:r>
            <w:r>
              <w:rPr>
                <w:webHidden/>
              </w:rPr>
            </w:r>
            <w:r>
              <w:rPr>
                <w:webHidden/>
              </w:rPr>
              <w:fldChar w:fldCharType="separate"/>
            </w:r>
            <w:r w:rsidR="0066666D">
              <w:rPr>
                <w:webHidden/>
              </w:rPr>
              <w:t>60</w:t>
            </w:r>
            <w:r>
              <w:rPr>
                <w:webHidden/>
              </w:rPr>
              <w:fldChar w:fldCharType="end"/>
            </w:r>
          </w:hyperlink>
        </w:p>
        <w:p w14:paraId="76538C30" w14:textId="5BC1BBD7" w:rsidR="00A02541" w:rsidRDefault="00A02541">
          <w:r>
            <w:rPr>
              <w:b/>
              <w:bCs/>
              <w:noProof/>
            </w:rPr>
            <w:fldChar w:fldCharType="end"/>
          </w:r>
        </w:p>
      </w:sdtContent>
    </w:sdt>
    <w:p w14:paraId="1AD74A6C" w14:textId="3ACD6834" w:rsidR="008C077D" w:rsidRDefault="008C077D" w:rsidP="00F14978">
      <w:pPr>
        <w:rPr>
          <w:b/>
          <w:sz w:val="28"/>
        </w:rPr>
      </w:pPr>
      <w:r>
        <w:rPr>
          <w:b/>
          <w:sz w:val="28"/>
        </w:rPr>
        <w:br w:type="page"/>
      </w:r>
    </w:p>
    <w:p w14:paraId="780B753A" w14:textId="0C59CA14" w:rsidR="006A0B18" w:rsidRPr="006C1411" w:rsidRDefault="00264090" w:rsidP="006B60B5">
      <w:pPr>
        <w:pStyle w:val="Heading1"/>
      </w:pPr>
      <w:bookmarkStart w:id="6" w:name="_Toc277151420"/>
      <w:bookmarkStart w:id="7" w:name="_Toc307216696"/>
      <w:bookmarkStart w:id="8" w:name="_Toc318272106"/>
      <w:bookmarkStart w:id="9" w:name="_Toc319048120"/>
      <w:bookmarkStart w:id="10" w:name="_Toc194997561"/>
      <w:r>
        <w:lastRenderedPageBreak/>
        <w:t>1.0</w:t>
      </w:r>
      <w:r>
        <w:tab/>
      </w:r>
      <w:r w:rsidR="006A0B18" w:rsidRPr="006C1411">
        <w:t>SCOPE</w:t>
      </w:r>
      <w:bookmarkEnd w:id="6"/>
      <w:bookmarkEnd w:id="7"/>
      <w:bookmarkEnd w:id="8"/>
      <w:bookmarkEnd w:id="9"/>
      <w:bookmarkEnd w:id="10"/>
    </w:p>
    <w:p w14:paraId="7ED1021F" w14:textId="65DA4CC6" w:rsidR="005C4701" w:rsidRDefault="005C4701" w:rsidP="00C0007A">
      <w:pPr>
        <w:pStyle w:val="BodyText"/>
      </w:pPr>
      <w:r>
        <w:t xml:space="preserve">This requirement is for environmental remediation activities at </w:t>
      </w:r>
      <w:r w:rsidR="009F56D9">
        <w:t xml:space="preserve">Shaw </w:t>
      </w:r>
      <w:r w:rsidR="009D7407">
        <w:t>Air Force Base</w:t>
      </w:r>
      <w:r w:rsidR="000C12BA">
        <w:t xml:space="preserve"> </w:t>
      </w:r>
      <w:r w:rsidR="009D7407">
        <w:t>(</w:t>
      </w:r>
      <w:r w:rsidR="009F56D9">
        <w:t>AFB</w:t>
      </w:r>
      <w:r w:rsidR="009D7407">
        <w:t>), South Carolina (SC)</w:t>
      </w:r>
      <w:r>
        <w:t>.  This Performance Work Statement (PWS) defines the scope of environmental services necessary to conduct site restoration</w:t>
      </w:r>
      <w:r w:rsidR="0013797D" w:rsidRPr="0013797D">
        <w:t xml:space="preserve"> under the Optimized Remediation Contract (ORC)</w:t>
      </w:r>
      <w:r>
        <w:t>.  The range of activities include</w:t>
      </w:r>
      <w:r w:rsidR="00F26E6C">
        <w:t>s</w:t>
      </w:r>
      <w:r>
        <w:t xml:space="preserve"> </w:t>
      </w:r>
      <w:r w:rsidR="00300FF2" w:rsidRPr="00300FF2">
        <w:t>investigation, design, construction of remedial systems, operation and</w:t>
      </w:r>
      <w:r w:rsidR="00300FF2" w:rsidRPr="003813A8">
        <w:t xml:space="preserve"> </w:t>
      </w:r>
      <w:r>
        <w:t>maintenance of established remedies</w:t>
      </w:r>
      <w:r w:rsidR="003564B0">
        <w:t>,</w:t>
      </w:r>
      <w:r w:rsidR="00D9101F">
        <w:t xml:space="preserve"> </w:t>
      </w:r>
      <w:r w:rsidR="003564B0">
        <w:t>optimization</w:t>
      </w:r>
      <w:r w:rsidR="00D9101F">
        <w:t xml:space="preserve"> </w:t>
      </w:r>
      <w:r>
        <w:t xml:space="preserve">at applicable sites, and achievement of </w:t>
      </w:r>
      <w:r w:rsidR="00347232">
        <w:t>site-specific</w:t>
      </w:r>
      <w:r>
        <w:t xml:space="preserve"> objectives</w:t>
      </w:r>
      <w:r w:rsidR="00AA372E">
        <w:t xml:space="preserve">.  </w:t>
      </w:r>
      <w:r>
        <w:t xml:space="preserve">The Contractor shall undertake Environmental Remediation activities to achieve </w:t>
      </w:r>
      <w:r w:rsidR="00592253">
        <w:t>P</w:t>
      </w:r>
      <w:r>
        <w:t xml:space="preserve">erformance </w:t>
      </w:r>
      <w:r w:rsidR="00592253">
        <w:t>O</w:t>
      </w:r>
      <w:r>
        <w:t>bjectives</w:t>
      </w:r>
      <w:r w:rsidR="00592253">
        <w:t xml:space="preserve"> (POs)</w:t>
      </w:r>
      <w:r>
        <w:t xml:space="preserve"> at </w:t>
      </w:r>
      <w:r w:rsidR="008A45CF">
        <w:t xml:space="preserve">eighteen </w:t>
      </w:r>
      <w:r w:rsidR="00D249DA">
        <w:t>(</w:t>
      </w:r>
      <w:r w:rsidR="008A45CF">
        <w:t>18</w:t>
      </w:r>
      <w:r w:rsidR="00D249DA">
        <w:t>)</w:t>
      </w:r>
      <w:r>
        <w:t xml:space="preserve"> Installation Restoration Program (IRP) sites and </w:t>
      </w:r>
      <w:r w:rsidR="001B45E5">
        <w:t>zero (0)</w:t>
      </w:r>
      <w:r>
        <w:t xml:space="preserve"> Military Munitions Response Program (MMRP) sites.</w:t>
      </w:r>
    </w:p>
    <w:p w14:paraId="298A79BD" w14:textId="7280AA5C" w:rsidR="00CC7453" w:rsidRDefault="00CC7453" w:rsidP="00C0007A">
      <w:pPr>
        <w:pStyle w:val="BodyText"/>
      </w:pPr>
      <w:r w:rsidRPr="00CC7453">
        <w:t xml:space="preserve">NOTE:  For purposes of this ORC, the term “Government” includes the </w:t>
      </w:r>
      <w:r w:rsidR="00394A61">
        <w:t>Air Force (</w:t>
      </w:r>
      <w:r w:rsidRPr="00CC7453">
        <w:t>AF</w:t>
      </w:r>
      <w:r w:rsidR="00394A61">
        <w:t>)</w:t>
      </w:r>
      <w:r w:rsidRPr="00CC7453">
        <w:t xml:space="preserve"> and </w:t>
      </w:r>
      <w:r w:rsidR="00460F87" w:rsidRPr="00460F87">
        <w:rPr>
          <w:highlight w:val="yellow"/>
        </w:rPr>
        <w:t xml:space="preserve"> </w:t>
      </w:r>
      <w:r w:rsidR="00394A61" w:rsidRPr="008543BB">
        <w:t>United States Army Corps of Engineers (</w:t>
      </w:r>
      <w:r w:rsidRPr="008543BB">
        <w:t>USACE</w:t>
      </w:r>
      <w:r w:rsidR="00394A61" w:rsidRPr="008543BB">
        <w:t>)</w:t>
      </w:r>
      <w:r w:rsidRPr="008543BB">
        <w:t>.  While</w:t>
      </w:r>
      <w:r w:rsidRPr="00CC7453">
        <w:t xml:space="preserve"> regulators are a governmental entity, they are also a third party over whom the Air Force has no control and, as such, will b</w:t>
      </w:r>
      <w:r>
        <w:t>e referred to as “regulators</w:t>
      </w:r>
      <w:r w:rsidR="00176E80">
        <w:t>.”</w:t>
      </w:r>
    </w:p>
    <w:p w14:paraId="5348A553" w14:textId="0341856B" w:rsidR="00F36C30" w:rsidRPr="00162089" w:rsidRDefault="00264090" w:rsidP="00662645">
      <w:pPr>
        <w:pStyle w:val="Heading2"/>
      </w:pPr>
      <w:bookmarkStart w:id="11" w:name="_Toc307216697"/>
      <w:bookmarkStart w:id="12" w:name="_Toc318272107"/>
      <w:bookmarkStart w:id="13" w:name="_Toc319048121"/>
      <w:bookmarkStart w:id="14" w:name="_Toc194997562"/>
      <w:r>
        <w:t>1.1</w:t>
      </w:r>
      <w:r>
        <w:tab/>
      </w:r>
      <w:r w:rsidR="00ED39CC" w:rsidRPr="00162089">
        <w:t>Introduction</w:t>
      </w:r>
      <w:bookmarkEnd w:id="11"/>
      <w:bookmarkEnd w:id="12"/>
      <w:bookmarkEnd w:id="13"/>
      <w:bookmarkEnd w:id="14"/>
    </w:p>
    <w:p w14:paraId="0F485E8A" w14:textId="2CCBC5D5" w:rsidR="00881ED7" w:rsidRDefault="00F05D1B" w:rsidP="004D09B6">
      <w:pPr>
        <w:pStyle w:val="BodyText"/>
      </w:pPr>
      <w:r>
        <w:t>Shaw</w:t>
      </w:r>
      <w:r w:rsidR="00132567">
        <w:t xml:space="preserve"> AFB is an active U.S. Department of Defense (DoD) installation located in northwest Sumter County, South Carolina</w:t>
      </w:r>
      <w:r w:rsidR="00177883">
        <w:t>, approximately 37 miles east of Columbia and 7 miles west of the City of Sumter along U.S. Highway 76/378.</w:t>
      </w:r>
      <w:r w:rsidR="00DB7DE4">
        <w:t xml:space="preserve"> Sumter County is located in the central portion of the state and is bounded by Lee County to the north, Florence County to the east, Clarendon to the south</w:t>
      </w:r>
      <w:r w:rsidR="00A94BC5">
        <w:t xml:space="preserve">, and Richland County to the west. The base encompasses 3,570 acres </w:t>
      </w:r>
      <w:r w:rsidR="00651FAA">
        <w:t xml:space="preserve">set </w:t>
      </w:r>
      <w:r w:rsidR="00A94BC5">
        <w:t>in a mostly rural and agricultural area, although residential and commercial developments are present near the western and southeastern boundaries of the base.</w:t>
      </w:r>
    </w:p>
    <w:p w14:paraId="2E73199D" w14:textId="3CA02C6A" w:rsidR="00A94BC5" w:rsidRDefault="00A94BC5" w:rsidP="004D09B6">
      <w:pPr>
        <w:pStyle w:val="BodyText"/>
      </w:pPr>
      <w:r>
        <w:t xml:space="preserve">Shaw AFB was activated </w:t>
      </w:r>
      <w:r w:rsidR="00435B04">
        <w:t>on 30 August 1941 as one of the largest flying fields in the United States with its first task being to train cadets to fly. The first group of cadets arrived on 04 December 1941. The installation consists of airstrips, fuel depots, aviation equipment storage hangers, support buildings, residential buildings, and recre</w:t>
      </w:r>
      <w:r w:rsidR="00BC1B36">
        <w:t>ational areas.</w:t>
      </w:r>
    </w:p>
    <w:p w14:paraId="6EE0E809" w14:textId="4440B82F" w:rsidR="00BC1B36" w:rsidRPr="000F37BC" w:rsidRDefault="00BC1B36" w:rsidP="004D09B6">
      <w:pPr>
        <w:pStyle w:val="BodyText"/>
      </w:pPr>
      <w:r>
        <w:t>Shaw AFB is currently home to the 20</w:t>
      </w:r>
      <w:r w:rsidRPr="00BC1B36">
        <w:rPr>
          <w:vertAlign w:val="superscript"/>
        </w:rPr>
        <w:t>th</w:t>
      </w:r>
      <w:r>
        <w:t xml:space="preserve"> Fighter Wing, the Air Force’s largest combat F-16 wing </w:t>
      </w:r>
      <w:r w:rsidR="004A527D">
        <w:t>whose</w:t>
      </w:r>
      <w:r>
        <w:t xml:space="preserve"> mission is to provide, project, and sustain combat-ready air forces. Shaw AFB also serves as home to Headquarters Ninth Air force and United State</w:t>
      </w:r>
      <w:r w:rsidR="008F6C68">
        <w:t xml:space="preserve">s Air </w:t>
      </w:r>
      <w:r w:rsidR="006B7EE1">
        <w:t>F</w:t>
      </w:r>
      <w:r w:rsidR="008F6C68">
        <w:t>orces Central Command whose primary mission is to project decisive air and space power for the United States Central</w:t>
      </w:r>
      <w:r w:rsidR="00F45C85">
        <w:t xml:space="preserve"> Command and America. The 3</w:t>
      </w:r>
      <w:r w:rsidR="00F45C85" w:rsidRPr="00F45C85">
        <w:rPr>
          <w:vertAlign w:val="superscript"/>
        </w:rPr>
        <w:t>rd</w:t>
      </w:r>
      <w:r w:rsidR="00F45C85">
        <w:t xml:space="preserve"> Army is also located at Shaw AFB with its primary operations in the eastern portion of the base.</w:t>
      </w:r>
    </w:p>
    <w:p w14:paraId="7551730A" w14:textId="03A719B7" w:rsidR="00652272" w:rsidRPr="00FF0B63" w:rsidRDefault="00ED39CC" w:rsidP="004D09B6">
      <w:pPr>
        <w:pStyle w:val="BodyText"/>
      </w:pPr>
      <w:r w:rsidRPr="000F37BC">
        <w:t>Remediation activities at</w:t>
      </w:r>
      <w:r w:rsidR="00453BDE" w:rsidRPr="000F37BC">
        <w:t xml:space="preserve"> </w:t>
      </w:r>
      <w:r w:rsidR="00F75AC5">
        <w:t>Shaw AFB</w:t>
      </w:r>
      <w:r w:rsidRPr="000F37BC">
        <w:t xml:space="preserve"> </w:t>
      </w:r>
      <w:r w:rsidRPr="00FF0B63">
        <w:t xml:space="preserve">are being conducted pursuant to the </w:t>
      </w:r>
      <w:r w:rsidR="003564B0" w:rsidRPr="00FF0B63">
        <w:t>National Oil and Hazardous Substances Contingency Plan (NCP), and the Resource Conservation and Recovery Act (RCRA) requirements.</w:t>
      </w:r>
      <w:r w:rsidR="00B17715" w:rsidRPr="00FF0B63">
        <w:t xml:space="preserve"> </w:t>
      </w:r>
      <w:r w:rsidRPr="00FF0B63">
        <w:t xml:space="preserve"> Regulatory </w:t>
      </w:r>
      <w:r w:rsidR="00B17715" w:rsidRPr="00FF0B63">
        <w:t>oversight</w:t>
      </w:r>
      <w:r w:rsidR="00EC19CF" w:rsidRPr="00FF0B63">
        <w:t xml:space="preserve"> </w:t>
      </w:r>
      <w:r w:rsidR="00D12CBE" w:rsidRPr="00FF0B63">
        <w:t xml:space="preserve">is provided by </w:t>
      </w:r>
      <w:r w:rsidRPr="00FF0B63">
        <w:t xml:space="preserve">the </w:t>
      </w:r>
      <w:r w:rsidR="00B611DC" w:rsidRPr="00FF0B63">
        <w:t>South Carolina Department of Environmental Services (SCDES)</w:t>
      </w:r>
      <w:r w:rsidR="002C764D" w:rsidRPr="00FF0B63">
        <w:t>.</w:t>
      </w:r>
      <w:r w:rsidR="00131860" w:rsidRPr="00FF0B63">
        <w:t xml:space="preserve"> </w:t>
      </w:r>
    </w:p>
    <w:p w14:paraId="75A9577E" w14:textId="26456454" w:rsidR="00054A00" w:rsidRDefault="007D0E86" w:rsidP="00C23E71">
      <w:pPr>
        <w:pStyle w:val="BodyText"/>
      </w:pPr>
      <w:r w:rsidRPr="00FF0B63">
        <w:t>I</w:t>
      </w:r>
      <w:r w:rsidR="00EA0398" w:rsidRPr="00FF0B63">
        <w:t>nstallation is being administered under a RCRA Corrective Action Permit</w:t>
      </w:r>
      <w:r w:rsidR="00DB2EBE" w:rsidRPr="00FF0B63">
        <w:t xml:space="preserve"> </w:t>
      </w:r>
      <w:r w:rsidR="00EA0398" w:rsidRPr="00FF0B63">
        <w:t>dated</w:t>
      </w:r>
      <w:r w:rsidR="00CD77B7" w:rsidRPr="00FF0B63">
        <w:t xml:space="preserve"> </w:t>
      </w:r>
      <w:r w:rsidR="00702965" w:rsidRPr="00FF0B63">
        <w:t>and last renewed in 2019</w:t>
      </w:r>
      <w:r w:rsidR="002A6678" w:rsidRPr="00FF0B63">
        <w:t xml:space="preserve"> </w:t>
      </w:r>
      <w:r w:rsidR="003E7109" w:rsidRPr="00FF0B63">
        <w:t xml:space="preserve">with the </w:t>
      </w:r>
      <w:r w:rsidR="00784592" w:rsidRPr="00FF0B63">
        <w:t xml:space="preserve">next </w:t>
      </w:r>
      <w:r w:rsidR="006D2CE3" w:rsidRPr="00FF0B63">
        <w:t>expiration in 2029; this document requires 1 to 2 years ad</w:t>
      </w:r>
      <w:r w:rsidR="00E57AB8" w:rsidRPr="00FF0B63">
        <w:t>v</w:t>
      </w:r>
      <w:r w:rsidR="006D2CE3" w:rsidRPr="00FF0B63">
        <w:t>anced</w:t>
      </w:r>
      <w:r w:rsidR="006D2CE3">
        <w:t xml:space="preserve"> </w:t>
      </w:r>
      <w:r w:rsidR="00E57AB8">
        <w:t xml:space="preserve">coordination and submittal in order to be in place before the current permit </w:t>
      </w:r>
      <w:r w:rsidR="004B615B">
        <w:t>expires.</w:t>
      </w:r>
      <w:r w:rsidR="00CD77B7">
        <w:t xml:space="preserve"> </w:t>
      </w:r>
    </w:p>
    <w:p w14:paraId="427F9DAE" w14:textId="4DA5D197" w:rsidR="001E5245" w:rsidRPr="00162089" w:rsidRDefault="00264090" w:rsidP="00662645">
      <w:pPr>
        <w:pStyle w:val="Heading2"/>
      </w:pPr>
      <w:bookmarkStart w:id="15" w:name="_Toc307216698"/>
      <w:bookmarkStart w:id="16" w:name="_Toc318272108"/>
      <w:bookmarkStart w:id="17" w:name="_Toc319048122"/>
      <w:bookmarkStart w:id="18" w:name="_Toc194997563"/>
      <w:r>
        <w:t>1.2</w:t>
      </w:r>
      <w:r>
        <w:tab/>
      </w:r>
      <w:r w:rsidR="005C4701" w:rsidRPr="00162089">
        <w:t xml:space="preserve">Overview of </w:t>
      </w:r>
      <w:r w:rsidR="00072247" w:rsidRPr="00162089">
        <w:t xml:space="preserve">ORC </w:t>
      </w:r>
      <w:r w:rsidR="00ED39CC" w:rsidRPr="00162089">
        <w:t>Scope and Requirements</w:t>
      </w:r>
      <w:bookmarkEnd w:id="15"/>
      <w:bookmarkEnd w:id="16"/>
      <w:bookmarkEnd w:id="17"/>
      <w:bookmarkEnd w:id="18"/>
    </w:p>
    <w:p w14:paraId="54FBD474" w14:textId="783A28BE" w:rsidR="00C27D80" w:rsidRPr="000F37BC" w:rsidRDefault="00ED39CC" w:rsidP="00C23E71">
      <w:pPr>
        <w:pStyle w:val="BodyText"/>
      </w:pPr>
      <w:r w:rsidRPr="000F37BC">
        <w:t xml:space="preserve">The Contractor </w:t>
      </w:r>
      <w:r w:rsidR="00563363">
        <w:t>shall</w:t>
      </w:r>
      <w:r w:rsidR="00563363" w:rsidRPr="000F37BC">
        <w:t xml:space="preserve"> </w:t>
      </w:r>
      <w:r w:rsidRPr="000F37BC">
        <w:t xml:space="preserve">perform all the necessary environmental </w:t>
      </w:r>
      <w:r w:rsidR="00A97FC6">
        <w:t xml:space="preserve">remediation </w:t>
      </w:r>
      <w:r w:rsidRPr="000F37BC">
        <w:t>activities</w:t>
      </w:r>
      <w:r w:rsidR="00347232" w:rsidRPr="00347232">
        <w:t xml:space="preserve"> </w:t>
      </w:r>
      <w:r w:rsidR="00FA1241">
        <w:t>needed to</w:t>
      </w:r>
      <w:r w:rsidR="00347232">
        <w:t xml:space="preserve"> achieve the performance requirement </w:t>
      </w:r>
      <w:r w:rsidR="00D13326">
        <w:t>described in</w:t>
      </w:r>
      <w:r w:rsidR="00347232">
        <w:t xml:space="preserve"> Table </w:t>
      </w:r>
      <w:r w:rsidR="001B156E">
        <w:t xml:space="preserve">1: </w:t>
      </w:r>
      <w:r w:rsidR="00347232">
        <w:t xml:space="preserve">Performance Table, and additional </w:t>
      </w:r>
      <w:r w:rsidR="00347232">
        <w:lastRenderedPageBreak/>
        <w:t>scope in 1.3.2</w:t>
      </w:r>
      <w:r w:rsidR="00C27D80">
        <w:t xml:space="preserve">.  </w:t>
      </w:r>
      <w:r w:rsidR="00925637">
        <w:t>This</w:t>
      </w:r>
      <w:r w:rsidR="00925637" w:rsidRPr="000F37BC">
        <w:t xml:space="preserve"> </w:t>
      </w:r>
      <w:r w:rsidR="00925637">
        <w:t>PWS</w:t>
      </w:r>
      <w:r w:rsidR="00925637" w:rsidRPr="000F37BC">
        <w:t xml:space="preserve"> and enclosures listed below </w:t>
      </w:r>
      <w:r w:rsidR="00D13326">
        <w:t>detail the project requirements needed</w:t>
      </w:r>
      <w:r w:rsidR="00925637" w:rsidRPr="000F37BC">
        <w:t xml:space="preserve"> to meet the </w:t>
      </w:r>
      <w:r w:rsidR="00925637">
        <w:t>AF</w:t>
      </w:r>
      <w:r w:rsidR="00925637" w:rsidRPr="000F37BC">
        <w:t xml:space="preserve"> objectives</w:t>
      </w:r>
      <w:r w:rsidR="00925637">
        <w:t>:</w:t>
      </w:r>
    </w:p>
    <w:p w14:paraId="12D43747" w14:textId="65EBD99C" w:rsidR="009535ED" w:rsidRPr="009535ED" w:rsidRDefault="009535ED" w:rsidP="00C23E71">
      <w:pPr>
        <w:pStyle w:val="BulletList"/>
      </w:pPr>
      <w:r w:rsidRPr="009535ED">
        <w:t xml:space="preserve">Enclosure 1 – </w:t>
      </w:r>
      <w:r w:rsidR="00B6377B" w:rsidRPr="009535ED">
        <w:t>Acronyms and Definitions</w:t>
      </w:r>
    </w:p>
    <w:p w14:paraId="725958EF" w14:textId="40C34AEE" w:rsidR="009535ED" w:rsidRDefault="009535ED" w:rsidP="00C23E71">
      <w:pPr>
        <w:pStyle w:val="BulletList"/>
      </w:pPr>
      <w:r w:rsidRPr="009535ED">
        <w:t xml:space="preserve">Enclosure 2 – </w:t>
      </w:r>
      <w:r w:rsidR="00D675CC">
        <w:t>Government Furnished Information</w:t>
      </w:r>
      <w:r w:rsidR="00233EC4">
        <w:t xml:space="preserve"> (GFI)</w:t>
      </w:r>
    </w:p>
    <w:p w14:paraId="6A90445F" w14:textId="34D0B4C3" w:rsidR="0042421E" w:rsidRPr="00AA372E" w:rsidRDefault="0042421E" w:rsidP="0042421E">
      <w:pPr>
        <w:pStyle w:val="IndentBulletList"/>
      </w:pPr>
      <w:r w:rsidRPr="00AA372E">
        <w:t>Enclosure 2A – Administrative Record Spreadsheet</w:t>
      </w:r>
    </w:p>
    <w:p w14:paraId="3B9BD837" w14:textId="0229DA11" w:rsidR="0042421E" w:rsidRDefault="0042421E" w:rsidP="0042421E">
      <w:pPr>
        <w:pStyle w:val="IndentBulletList"/>
        <w:rPr>
          <w:ins w:id="19" w:author="RODRIGUEZ, ADAM R CTR USAF AFMC AFCEC/CZR" w:date="2026-02-04T14:31:00Z" w16du:dateUtc="2026-02-04T20:31:00Z"/>
        </w:rPr>
      </w:pPr>
      <w:r w:rsidRPr="00AA372E">
        <w:t xml:space="preserve">Enclosure 2B </w:t>
      </w:r>
      <w:r w:rsidR="00F26E6C" w:rsidRPr="00AA372E">
        <w:t xml:space="preserve">– </w:t>
      </w:r>
      <w:r w:rsidRPr="00AA372E">
        <w:t xml:space="preserve">GFI </w:t>
      </w:r>
      <w:del w:id="20" w:author="RODRIGUEZ, ADAM R CTR USAF AFMC AFCEC/CZR" w:date="2026-02-04T14:30:00Z" w16du:dateUtc="2026-02-04T20:30:00Z">
        <w:r w:rsidR="00DB2AF3" w:rsidDel="009F3211">
          <w:delText xml:space="preserve">CD </w:delText>
        </w:r>
      </w:del>
      <w:ins w:id="21" w:author="RODRIGUEZ, ADAM R CTR USAF AFMC AFCEC/CZR" w:date="2026-02-04T14:30:00Z" w16du:dateUtc="2026-02-04T20:30:00Z">
        <w:r w:rsidR="009F3211">
          <w:t xml:space="preserve">Base </w:t>
        </w:r>
        <w:r w:rsidR="00071F1C">
          <w:t xml:space="preserve">Documents </w:t>
        </w:r>
        <w:r w:rsidR="009F3211">
          <w:t xml:space="preserve">Spreadsheet </w:t>
        </w:r>
      </w:ins>
      <w:del w:id="22" w:author="RODRIGUEZ, ADAM R CTR USAF AFMC AFCEC/CZR" w:date="2026-02-04T14:30:00Z" w16du:dateUtc="2026-02-04T20:30:00Z">
        <w:r w:rsidR="00706E0D" w:rsidDel="009F3211">
          <w:delText xml:space="preserve">- </w:delText>
        </w:r>
        <w:r w:rsidR="00DB2AF3" w:rsidDel="009F3211">
          <w:delText>Not Applicable</w:delText>
        </w:r>
      </w:del>
    </w:p>
    <w:p w14:paraId="1C37C70F" w14:textId="44928E27" w:rsidR="006A6525" w:rsidRPr="00AA372E" w:rsidRDefault="006A6525" w:rsidP="0042421E">
      <w:pPr>
        <w:pStyle w:val="IndentBulletList"/>
      </w:pPr>
      <w:ins w:id="23" w:author="RODRIGUEZ, ADAM R CTR USAF AFMC AFCEC/CZR" w:date="2026-02-04T14:31:00Z" w16du:dateUtc="2026-02-04T20:31:00Z">
        <w:r>
          <w:t xml:space="preserve">Enclosure 2C </w:t>
        </w:r>
        <w:r w:rsidRPr="00AA372E">
          <w:t xml:space="preserve">– </w:t>
        </w:r>
        <w:r>
          <w:t>Site</w:t>
        </w:r>
        <w:r w:rsidR="009F2554">
          <w:t>-</w:t>
        </w:r>
        <w:r>
          <w:t xml:space="preserve">Specific GFI </w:t>
        </w:r>
      </w:ins>
    </w:p>
    <w:p w14:paraId="001B1EF6" w14:textId="75EC108C" w:rsidR="0053450E" w:rsidRDefault="00B879FF" w:rsidP="0053450E">
      <w:pPr>
        <w:pStyle w:val="BulletList"/>
      </w:pPr>
      <w:r>
        <w:t>Enclosure 3</w:t>
      </w:r>
      <w:r w:rsidR="00492543">
        <w:t xml:space="preserve"> – </w:t>
      </w:r>
      <w:r w:rsidR="001D731A">
        <w:t>Government Furnished Property</w:t>
      </w:r>
      <w:r w:rsidR="00FA5297">
        <w:t xml:space="preserve"> (GFP) - </w:t>
      </w:r>
      <w:r w:rsidR="00C143FF" w:rsidRPr="00F47D37">
        <w:t>N</w:t>
      </w:r>
      <w:r w:rsidR="00F47D37">
        <w:t>ot</w:t>
      </w:r>
      <w:r w:rsidR="00C143FF" w:rsidRPr="00F47D37">
        <w:t xml:space="preserve"> </w:t>
      </w:r>
      <w:r w:rsidR="00F47D37" w:rsidRPr="00F47D37">
        <w:t>A</w:t>
      </w:r>
      <w:r w:rsidR="00F47D37">
        <w:t>pplicable</w:t>
      </w:r>
    </w:p>
    <w:p w14:paraId="32871C66" w14:textId="2CFDEF0E" w:rsidR="0053450E" w:rsidRDefault="0053450E" w:rsidP="0053450E">
      <w:pPr>
        <w:pStyle w:val="BulletList"/>
      </w:pPr>
      <w:r>
        <w:t>Enclosure 4 – Community Involvement Plan (CIP)</w:t>
      </w:r>
      <w:r w:rsidR="002E5224">
        <w:t xml:space="preserve"> Guidance</w:t>
      </w:r>
      <w:r w:rsidR="006933F8">
        <w:t xml:space="preserve"> version 4</w:t>
      </w:r>
    </w:p>
    <w:p w14:paraId="3E9FE703" w14:textId="10011F98" w:rsidR="00CA3252" w:rsidRPr="004E1F92" w:rsidRDefault="002A7E4D" w:rsidP="00944CFC">
      <w:pPr>
        <w:pStyle w:val="BodyText"/>
      </w:pPr>
      <w:r w:rsidRPr="00BD429A">
        <w:t>The intent of the ORC initiative is to advance site cleanup during the Period of Performance (POP) in the most efficient and cost</w:t>
      </w:r>
      <w:r>
        <w:t>-</w:t>
      </w:r>
      <w:r w:rsidRPr="00BD429A">
        <w:t>effective manner</w:t>
      </w:r>
      <w:r w:rsidR="00B05228">
        <w:t>,</w:t>
      </w:r>
      <w:r w:rsidRPr="00BD429A">
        <w:t xml:space="preserve"> as supported by a </w:t>
      </w:r>
      <w:r>
        <w:t>cost</w:t>
      </w:r>
      <w:r w:rsidR="00B05228">
        <w:t>-</w:t>
      </w:r>
      <w:r>
        <w:t>benefit</w:t>
      </w:r>
      <w:r w:rsidRPr="00BD429A">
        <w:t xml:space="preserve"> analysis</w:t>
      </w:r>
      <w:r w:rsidR="00CA3252">
        <w:t xml:space="preserve"> </w:t>
      </w:r>
      <w:r>
        <w:t>and exit strategy</w:t>
      </w:r>
      <w:r w:rsidRPr="00BD429A">
        <w:t xml:space="preserve"> that achieves the greatest reduction in life-cycle cost (LCC).  The AF is interested in substantial reduction of long-term environmental liabilities and total LCC.</w:t>
      </w:r>
      <w:r w:rsidRPr="006726D1">
        <w:t xml:space="preserve">  </w:t>
      </w:r>
      <w:r w:rsidR="00944CFC">
        <w:t xml:space="preserve">Technical approaches that are simply reduced to a minimal level of effort with no well-planned contingencies provide no </w:t>
      </w:r>
      <w:r w:rsidR="00A46A63">
        <w:t xml:space="preserve">assurance </w:t>
      </w:r>
      <w:r w:rsidR="00944CFC">
        <w:t xml:space="preserve">to the Government that the POs will be achieved without work stoppages or change orders which is not in keeping with the intent of this performance based contracting effort. </w:t>
      </w:r>
      <w:r w:rsidR="00945968" w:rsidRPr="00CE45D3">
        <w:t>The</w:t>
      </w:r>
      <w:r w:rsidR="00945968">
        <w:t xml:space="preserve"> </w:t>
      </w:r>
      <w:r w:rsidR="00945968" w:rsidRPr="00CE45D3">
        <w:t>AF is required to implement remedies as necessary to</w:t>
      </w:r>
      <w:r w:rsidR="00945968">
        <w:t xml:space="preserve"> enable the mission, </w:t>
      </w:r>
      <w:r w:rsidR="00945968" w:rsidRPr="00CE45D3">
        <w:t>protect human health and the environment</w:t>
      </w:r>
      <w:r w:rsidR="0093403B">
        <w:t>,</w:t>
      </w:r>
      <w:r w:rsidR="00945968">
        <w:t xml:space="preserve"> and comply with laws and regulations</w:t>
      </w:r>
      <w:r w:rsidR="00945968" w:rsidRPr="00CE45D3">
        <w:t xml:space="preserve">.  </w:t>
      </w:r>
      <w:r w:rsidR="00945968" w:rsidRPr="00CE45D3">
        <w:rPr>
          <w:iCs/>
        </w:rPr>
        <w:t xml:space="preserve">The </w:t>
      </w:r>
      <w:r w:rsidR="00945968">
        <w:rPr>
          <w:iCs/>
        </w:rPr>
        <w:t xml:space="preserve">goal </w:t>
      </w:r>
      <w:r w:rsidR="00945968" w:rsidRPr="00CE45D3">
        <w:rPr>
          <w:iCs/>
        </w:rPr>
        <w:t xml:space="preserve">of the ORC initiative is to ensure the </w:t>
      </w:r>
      <w:r w:rsidR="00945968">
        <w:rPr>
          <w:iCs/>
        </w:rPr>
        <w:t>AF</w:t>
      </w:r>
      <w:r w:rsidR="00945968" w:rsidRPr="00CE45D3">
        <w:rPr>
          <w:iCs/>
        </w:rPr>
        <w:t xml:space="preserve"> continues to fulfill all facets of its </w:t>
      </w:r>
      <w:r w:rsidR="00945968">
        <w:rPr>
          <w:iCs/>
        </w:rPr>
        <w:t>Environmental Restoration Program (</w:t>
      </w:r>
      <w:r w:rsidR="00945968" w:rsidRPr="00CE45D3">
        <w:rPr>
          <w:iCs/>
        </w:rPr>
        <w:t>ERP</w:t>
      </w:r>
      <w:r w:rsidR="00945968">
        <w:rPr>
          <w:iCs/>
        </w:rPr>
        <w:t>)</w:t>
      </w:r>
      <w:r w:rsidR="00945968" w:rsidRPr="00CE45D3">
        <w:rPr>
          <w:iCs/>
        </w:rPr>
        <w:t xml:space="preserve"> mission, </w:t>
      </w:r>
      <w:r w:rsidR="0052142A">
        <w:rPr>
          <w:iCs/>
        </w:rPr>
        <w:t xml:space="preserve">by </w:t>
      </w:r>
      <w:r w:rsidR="00945968" w:rsidRPr="00CE45D3">
        <w:rPr>
          <w:iCs/>
        </w:rPr>
        <w:t>effectively and efficiently managing the program in a performance-based, results-oriented</w:t>
      </w:r>
      <w:r w:rsidR="0093403B">
        <w:rPr>
          <w:iCs/>
        </w:rPr>
        <w:t xml:space="preserve">, and </w:t>
      </w:r>
      <w:r w:rsidR="0093403B" w:rsidRPr="004E1F92">
        <w:rPr>
          <w:iCs/>
        </w:rPr>
        <w:t>cost-</w:t>
      </w:r>
      <w:r w:rsidR="00945968" w:rsidRPr="004E1F92">
        <w:rPr>
          <w:iCs/>
        </w:rPr>
        <w:t>conscious framework.</w:t>
      </w:r>
    </w:p>
    <w:p w14:paraId="4532A363" w14:textId="43244DBB" w:rsidR="00945968" w:rsidRDefault="00945968" w:rsidP="00C23E71">
      <w:pPr>
        <w:pStyle w:val="BodyText"/>
        <w:rPr>
          <w:rFonts w:eastAsia="헤드라인A"/>
        </w:rPr>
      </w:pPr>
      <w:r w:rsidRPr="004E1F92">
        <w:t xml:space="preserve">The AF </w:t>
      </w:r>
      <w:r w:rsidR="00A46A63">
        <w:t>requires</w:t>
      </w:r>
      <w:r w:rsidR="00A46A63" w:rsidRPr="004E1F92">
        <w:t xml:space="preserve"> </w:t>
      </w:r>
      <w:r w:rsidR="009677BD" w:rsidRPr="004E1F92">
        <w:t xml:space="preserve">that </w:t>
      </w:r>
      <w:r w:rsidRPr="004E1F92">
        <w:t xml:space="preserve">all sites be </w:t>
      </w:r>
      <w:r w:rsidR="002E5224">
        <w:t xml:space="preserve">remediated </w:t>
      </w:r>
      <w:r w:rsidRPr="004E1F92">
        <w:t xml:space="preserve">to standards that allow for the current or reasonably anticipated future land use of the property. </w:t>
      </w:r>
      <w:r w:rsidR="0071776B" w:rsidRPr="004E1F92">
        <w:t xml:space="preserve"> </w:t>
      </w:r>
      <w:r w:rsidR="00476344">
        <w:t>A</w:t>
      </w:r>
      <w:r w:rsidRPr="004E1F92">
        <w:t xml:space="preserve">ccurate documentation and reporting of contaminant removal and cost savings are critical adjuncts to optimization success.  </w:t>
      </w:r>
      <w:r w:rsidR="00E474FD" w:rsidRPr="004E1F92">
        <w:t xml:space="preserve">In keeping with Defense Environmental Restoration Program (DERP) and Air Force Instruction (AFI) 32-7020, </w:t>
      </w:r>
      <w:r w:rsidR="00E474FD" w:rsidRPr="004E1F92">
        <w:rPr>
          <w:rFonts w:eastAsia="Calibri"/>
          <w:bCs/>
        </w:rPr>
        <w:t xml:space="preserve">the </w:t>
      </w:r>
      <w:r w:rsidR="00592253" w:rsidRPr="004E1F92">
        <w:rPr>
          <w:rFonts w:eastAsia="Calibri"/>
          <w:bCs/>
        </w:rPr>
        <w:t>AF</w:t>
      </w:r>
      <w:r w:rsidRPr="004E1F92">
        <w:rPr>
          <w:rFonts w:eastAsia="Calibri"/>
          <w:bCs/>
        </w:rPr>
        <w:t xml:space="preserve"> defines optimization</w:t>
      </w:r>
      <w:r w:rsidR="00476344">
        <w:rPr>
          <w:rFonts w:eastAsia="Calibri"/>
          <w:bCs/>
        </w:rPr>
        <w:t xml:space="preserve"> </w:t>
      </w:r>
      <w:r w:rsidRPr="004E1F92">
        <w:rPr>
          <w:rFonts w:eastAsia="Calibri"/>
          <w:bCs/>
        </w:rPr>
        <w:t xml:space="preserve">under the ORC as the reduction of contaminant mass and concentrations, reduction in LCC, or any combination of </w:t>
      </w:r>
      <w:r w:rsidRPr="004E1F92">
        <w:rPr>
          <w:rFonts w:eastAsia="헤드라인A"/>
        </w:rPr>
        <w:t xml:space="preserve">activities </w:t>
      </w:r>
      <w:r w:rsidR="00BB6532" w:rsidRPr="004E1F92">
        <w:rPr>
          <w:rFonts w:eastAsia="헤드라인A"/>
        </w:rPr>
        <w:t xml:space="preserve">leading to acceleration of </w:t>
      </w:r>
      <w:r w:rsidR="000A3C0B" w:rsidRPr="004E1F92">
        <w:rPr>
          <w:rFonts w:eastAsia="헤드라인A"/>
        </w:rPr>
        <w:t>Response Complete (</w:t>
      </w:r>
      <w:r w:rsidR="00BB6532" w:rsidRPr="004E1F92">
        <w:rPr>
          <w:rFonts w:eastAsia="헤드라인A"/>
        </w:rPr>
        <w:t>RC</w:t>
      </w:r>
      <w:r w:rsidR="000A3C0B" w:rsidRPr="004E1F92">
        <w:rPr>
          <w:rFonts w:eastAsia="헤드라인A"/>
        </w:rPr>
        <w:t>)</w:t>
      </w:r>
      <w:r w:rsidR="00BB6532" w:rsidRPr="004E1F92">
        <w:rPr>
          <w:rFonts w:eastAsia="헤드라인A"/>
        </w:rPr>
        <w:t>/</w:t>
      </w:r>
      <w:r w:rsidR="000A3C0B" w:rsidRPr="004E1F92">
        <w:rPr>
          <w:rFonts w:eastAsia="헤드라인A"/>
        </w:rPr>
        <w:t>Site Closeout (</w:t>
      </w:r>
      <w:r w:rsidR="00BB6532" w:rsidRPr="004E1F92">
        <w:rPr>
          <w:rFonts w:eastAsia="헤드라인A"/>
        </w:rPr>
        <w:t>SC</w:t>
      </w:r>
      <w:r w:rsidR="000A3C0B" w:rsidRPr="004E1F92">
        <w:rPr>
          <w:rFonts w:eastAsia="헤드라인A"/>
        </w:rPr>
        <w:t>)</w:t>
      </w:r>
      <w:r w:rsidRPr="004E1F92">
        <w:rPr>
          <w:rFonts w:eastAsia="헤드라인A"/>
        </w:rPr>
        <w:t xml:space="preserve"> as a result of remedial implementation the </w:t>
      </w:r>
      <w:r w:rsidR="00E96D24" w:rsidRPr="004E1F92">
        <w:rPr>
          <w:rFonts w:eastAsia="헤드라인A"/>
        </w:rPr>
        <w:t>C</w:t>
      </w:r>
      <w:r w:rsidRPr="004E1F92">
        <w:rPr>
          <w:rFonts w:eastAsia="헤드라인A"/>
        </w:rPr>
        <w:t xml:space="preserve">ontractor undertakes, above and beyond what is required to maintain compliance in accordance with an approved </w:t>
      </w:r>
      <w:r w:rsidR="00E96D24" w:rsidRPr="004E1F92">
        <w:rPr>
          <w:rFonts w:eastAsia="헤드라인A"/>
        </w:rPr>
        <w:t>D</w:t>
      </w:r>
      <w:r w:rsidRPr="004E1F92">
        <w:rPr>
          <w:rFonts w:eastAsia="헤드라인A"/>
        </w:rPr>
        <w:t xml:space="preserve">ecision </w:t>
      </w:r>
      <w:r w:rsidR="00E96D24" w:rsidRPr="004E1F92">
        <w:rPr>
          <w:rFonts w:eastAsia="헤드라인A"/>
        </w:rPr>
        <w:t>D</w:t>
      </w:r>
      <w:r w:rsidRPr="004E1F92">
        <w:rPr>
          <w:rFonts w:eastAsia="헤드라인A"/>
        </w:rPr>
        <w:t>ocument</w:t>
      </w:r>
      <w:r w:rsidR="00E96D24" w:rsidRPr="004E1F92">
        <w:rPr>
          <w:rFonts w:eastAsia="헤드라인A"/>
        </w:rPr>
        <w:t xml:space="preserve"> (DD)</w:t>
      </w:r>
      <w:r w:rsidRPr="004E1F92">
        <w:rPr>
          <w:rFonts w:eastAsia="헤드라인A"/>
        </w:rPr>
        <w:t>.</w:t>
      </w:r>
    </w:p>
    <w:p w14:paraId="6E77782F" w14:textId="2A62DE05" w:rsidR="009B0940" w:rsidRPr="009B0940" w:rsidRDefault="009B0940" w:rsidP="009B0940">
      <w:pPr>
        <w:autoSpaceDE w:val="0"/>
        <w:autoSpaceDN w:val="0"/>
        <w:adjustRightInd w:val="0"/>
        <w:spacing w:after="120"/>
        <w:rPr>
          <w:rFonts w:eastAsia="헤드라인A"/>
        </w:rPr>
      </w:pPr>
      <w:r>
        <w:rPr>
          <w:rFonts w:eastAsia="헤드라인A"/>
        </w:rPr>
        <w:t>The Contractor shall m</w:t>
      </w:r>
      <w:r w:rsidRPr="00BD429A">
        <w:rPr>
          <w:rFonts w:eastAsia="헤드라인A"/>
        </w:rPr>
        <w:t>aintain compliance with all DDs/Records of Decision (RODs)</w:t>
      </w:r>
      <w:r w:rsidR="004E1F92">
        <w:rPr>
          <w:rFonts w:eastAsia="헤드라인A"/>
        </w:rPr>
        <w:t>/</w:t>
      </w:r>
      <w:r w:rsidRPr="00BD429A">
        <w:rPr>
          <w:rFonts w:eastAsia="헤드라인A"/>
        </w:rPr>
        <w:t>Proposed Plans</w:t>
      </w:r>
      <w:r w:rsidR="004E1F92">
        <w:rPr>
          <w:rFonts w:eastAsia="헤드라인A"/>
        </w:rPr>
        <w:t>/RCRA Permits</w:t>
      </w:r>
      <w:r w:rsidRPr="00BD429A">
        <w:rPr>
          <w:rFonts w:eastAsia="헤드라인A"/>
        </w:rPr>
        <w:t xml:space="preserve"> </w:t>
      </w:r>
      <w:r w:rsidR="004E1F92">
        <w:rPr>
          <w:rFonts w:eastAsia="헤드라인A"/>
        </w:rPr>
        <w:t xml:space="preserve">that are currently in place </w:t>
      </w:r>
      <w:r w:rsidRPr="00BD429A">
        <w:rPr>
          <w:rFonts w:eastAsia="헤드라인A"/>
        </w:rPr>
        <w:t>until no longer required</w:t>
      </w:r>
      <w:r w:rsidR="004E1F92">
        <w:rPr>
          <w:rFonts w:eastAsia="헤드라인A"/>
        </w:rPr>
        <w:t>,</w:t>
      </w:r>
      <w:r w:rsidRPr="00BD429A">
        <w:rPr>
          <w:rFonts w:eastAsia="헤드라인A"/>
        </w:rPr>
        <w:t xml:space="preserve"> or an </w:t>
      </w:r>
      <w:r>
        <w:rPr>
          <w:rFonts w:eastAsia="헤드라인A"/>
        </w:rPr>
        <w:t>alternate</w:t>
      </w:r>
      <w:r w:rsidRPr="00BD429A">
        <w:rPr>
          <w:rFonts w:eastAsia="헤드라인A"/>
        </w:rPr>
        <w:t xml:space="preserve"> approach is approved.  </w:t>
      </w:r>
      <w:r w:rsidR="004E1F92">
        <w:rPr>
          <w:rFonts w:eastAsia="헤드라인A"/>
        </w:rPr>
        <w:t>The contractor shall c</w:t>
      </w:r>
      <w:r w:rsidRPr="00BD429A">
        <w:rPr>
          <w:rFonts w:eastAsia="헤드라인A"/>
        </w:rPr>
        <w:t xml:space="preserve">onduct DD/ROD amendments </w:t>
      </w:r>
      <w:r w:rsidR="004E1F92">
        <w:rPr>
          <w:rFonts w:eastAsia="헤드라인A"/>
        </w:rPr>
        <w:t xml:space="preserve">or Explanation of Significant Differences (ESD) </w:t>
      </w:r>
      <w:r w:rsidRPr="00BD429A">
        <w:rPr>
          <w:rFonts w:eastAsia="헤드라인A"/>
        </w:rPr>
        <w:t xml:space="preserve">as </w:t>
      </w:r>
      <w:r w:rsidRPr="003E2E87">
        <w:rPr>
          <w:rFonts w:eastAsia="헤드라인A"/>
        </w:rPr>
        <w:t>required to implement new approach(es).</w:t>
      </w:r>
    </w:p>
    <w:p w14:paraId="6216F7FC" w14:textId="267FCDE3" w:rsidR="00945968" w:rsidRPr="00945968" w:rsidRDefault="00945968" w:rsidP="00C23E71">
      <w:pPr>
        <w:pStyle w:val="BodyText"/>
        <w:rPr>
          <w:rFonts w:eastAsia="헤드라인A"/>
        </w:rPr>
      </w:pPr>
      <w:r w:rsidRPr="00945968">
        <w:rPr>
          <w:rFonts w:eastAsia="헤드라인A"/>
        </w:rPr>
        <w:t xml:space="preserve">The Contractor shall function as an integral team member in support of the Air Force Civil Engineer Center (AFCEC) mission to include the sharing of information </w:t>
      </w:r>
      <w:r w:rsidRPr="000C0F62">
        <w:rPr>
          <w:rFonts w:eastAsia="헤드라인A"/>
        </w:rPr>
        <w:t>with USACE, other</w:t>
      </w:r>
      <w:r w:rsidRPr="00945968">
        <w:rPr>
          <w:rFonts w:eastAsia="헤드라인A"/>
        </w:rPr>
        <w:t xml:space="preserve"> AFCEC Contractors</w:t>
      </w:r>
      <w:r w:rsidR="008C41F7">
        <w:rPr>
          <w:rFonts w:eastAsia="헤드라인A"/>
        </w:rPr>
        <w:t>,</w:t>
      </w:r>
      <w:r w:rsidRPr="00945968">
        <w:rPr>
          <w:rFonts w:eastAsia="헤드라인A"/>
        </w:rPr>
        <w:t xml:space="preserve"> and AF personnel</w:t>
      </w:r>
      <w:r w:rsidR="00C52E1C">
        <w:rPr>
          <w:rFonts w:eastAsia="헤드라인A"/>
        </w:rPr>
        <w:t>,</w:t>
      </w:r>
      <w:r w:rsidR="00C52E1C" w:rsidRPr="00945968">
        <w:rPr>
          <w:rFonts w:eastAsia="헤드라인A"/>
        </w:rPr>
        <w:t xml:space="preserve"> </w:t>
      </w:r>
      <w:r w:rsidR="0079441D">
        <w:rPr>
          <w:rFonts w:eastAsia="헤드라인A"/>
        </w:rPr>
        <w:t>in</w:t>
      </w:r>
      <w:r w:rsidR="0079441D" w:rsidRPr="00945968">
        <w:rPr>
          <w:rFonts w:eastAsia="헤드라인A"/>
        </w:rPr>
        <w:t xml:space="preserve"> </w:t>
      </w:r>
      <w:r w:rsidRPr="00945968">
        <w:rPr>
          <w:rFonts w:eastAsia="헤드라인A"/>
        </w:rPr>
        <w:t>cooperation with community stakeholders, regulators, and other Government entities.</w:t>
      </w:r>
    </w:p>
    <w:p w14:paraId="6150C299" w14:textId="479148A0" w:rsidR="00C27D80" w:rsidRPr="00EE15B0" w:rsidRDefault="00945968" w:rsidP="00EE15B0">
      <w:pPr>
        <w:pStyle w:val="BodyText"/>
        <w:rPr>
          <w:sz w:val="22"/>
          <w:szCs w:val="22"/>
        </w:rPr>
      </w:pPr>
      <w:r w:rsidRPr="14A90D4E">
        <w:rPr>
          <w:rFonts w:eastAsia="헤드라인A"/>
        </w:rPr>
        <w:t xml:space="preserve">Requirements for efficient management of this contract include the achievement of the </w:t>
      </w:r>
      <w:r w:rsidR="00592253" w:rsidRPr="14A90D4E">
        <w:rPr>
          <w:rFonts w:eastAsia="헤드라인A"/>
        </w:rPr>
        <w:t>POs</w:t>
      </w:r>
      <w:r w:rsidRPr="14A90D4E">
        <w:rPr>
          <w:rFonts w:eastAsia="헤드라인A"/>
        </w:rPr>
        <w:t xml:space="preserve"> in the </w:t>
      </w:r>
      <w:r w:rsidR="002435B2" w:rsidRPr="14A90D4E">
        <w:rPr>
          <w:rFonts w:eastAsia="헤드라인A"/>
        </w:rPr>
        <w:t xml:space="preserve">Performance Period (PP) </w:t>
      </w:r>
      <w:r w:rsidRPr="14A90D4E">
        <w:rPr>
          <w:rFonts w:eastAsia="헤드라인A"/>
        </w:rPr>
        <w:t>per Table 1</w:t>
      </w:r>
      <w:r w:rsidR="00376823" w:rsidRPr="14A90D4E">
        <w:rPr>
          <w:rFonts w:eastAsia="헤드라인A"/>
        </w:rPr>
        <w:t xml:space="preserve"> </w:t>
      </w:r>
      <w:r w:rsidR="00D10AED" w:rsidRPr="14A90D4E">
        <w:rPr>
          <w:rFonts w:eastAsia="헤드라인A"/>
        </w:rPr>
        <w:t xml:space="preserve">and </w:t>
      </w:r>
      <w:r w:rsidR="00FA1241" w:rsidRPr="14A90D4E">
        <w:rPr>
          <w:rFonts w:eastAsia="헤드라인A"/>
        </w:rPr>
        <w:t>work</w:t>
      </w:r>
      <w:r w:rsidR="00D10AED" w:rsidRPr="14A90D4E">
        <w:rPr>
          <w:rFonts w:eastAsia="헤드라인A"/>
        </w:rPr>
        <w:t xml:space="preserve"> described in </w:t>
      </w:r>
      <w:r w:rsidR="00E77527" w:rsidRPr="14A90D4E">
        <w:rPr>
          <w:rFonts w:eastAsia="헤드라인A"/>
        </w:rPr>
        <w:t>Section</w:t>
      </w:r>
      <w:r w:rsidR="00D10AED" w:rsidRPr="14A90D4E">
        <w:rPr>
          <w:rFonts w:eastAsia="헤드라인A"/>
        </w:rPr>
        <w:t xml:space="preserve"> 1.3.2 </w:t>
      </w:r>
      <w:r w:rsidRPr="14A90D4E">
        <w:rPr>
          <w:rFonts w:eastAsia="헤드라인A"/>
        </w:rPr>
        <w:t>of th</w:t>
      </w:r>
      <w:r w:rsidR="00C23E71" w:rsidRPr="14A90D4E">
        <w:rPr>
          <w:rFonts w:eastAsia="헤드라인A"/>
        </w:rPr>
        <w:t>is</w:t>
      </w:r>
      <w:r w:rsidRPr="14A90D4E">
        <w:rPr>
          <w:rFonts w:eastAsia="헤드라인A"/>
        </w:rPr>
        <w:t xml:space="preserve"> </w:t>
      </w:r>
      <w:r w:rsidR="00E96D24" w:rsidRPr="14A90D4E">
        <w:rPr>
          <w:rFonts w:eastAsia="헤드라인A"/>
        </w:rPr>
        <w:t>PWS</w:t>
      </w:r>
      <w:r w:rsidR="00133396">
        <w:rPr>
          <w:rFonts w:eastAsia="헤드라인A"/>
        </w:rPr>
        <w:t>.</w:t>
      </w:r>
      <w:r w:rsidRPr="14A90D4E">
        <w:rPr>
          <w:rFonts w:eastAsia="헤드라인A"/>
        </w:rPr>
        <w:t xml:space="preserve"> </w:t>
      </w:r>
      <w:r w:rsidR="00133396">
        <w:rPr>
          <w:rFonts w:eastAsia="헤드라인A"/>
        </w:rPr>
        <w:t xml:space="preserve">Requirements include </w:t>
      </w:r>
      <w:r w:rsidRPr="14A90D4E">
        <w:rPr>
          <w:rFonts w:eastAsia="헤드라인A"/>
        </w:rPr>
        <w:t xml:space="preserve">timely identification and solution of impediments to successful project </w:t>
      </w:r>
      <w:r w:rsidRPr="14A90D4E">
        <w:rPr>
          <w:rFonts w:eastAsia="헤드라인A"/>
        </w:rPr>
        <w:lastRenderedPageBreak/>
        <w:t xml:space="preserve">execution.  The Contractor shall provide all personnel, equipment, supplies, tools, </w:t>
      </w:r>
      <w:r w:rsidR="00264E74" w:rsidRPr="14A90D4E">
        <w:rPr>
          <w:rFonts w:eastAsia="헤드라인A"/>
        </w:rPr>
        <w:t>materials,</w:t>
      </w:r>
      <w:r w:rsidRPr="14A90D4E">
        <w:rPr>
          <w:rFonts w:eastAsia="헤드라인A"/>
        </w:rPr>
        <w:t xml:space="preserve"> and other items necessary to perform the tasks defined in this PWS.  The Contractor is solely responsible for reviewing all available information and forming their independent, professional conclusions/interpretations of site conditions and requirements to achieve the </w:t>
      </w:r>
      <w:r w:rsidR="002435B2">
        <w:t xml:space="preserve">POs </w:t>
      </w:r>
      <w:r w:rsidRPr="14A90D4E">
        <w:rPr>
          <w:rFonts w:eastAsia="헤드라인A"/>
        </w:rPr>
        <w:t>of this contract within</w:t>
      </w:r>
      <w:r w:rsidR="55BE3C50" w:rsidRPr="14A90D4E">
        <w:rPr>
          <w:rFonts w:eastAsia="헤드라인A"/>
        </w:rPr>
        <w:t xml:space="preserve"> the</w:t>
      </w:r>
      <w:r w:rsidRPr="14A90D4E">
        <w:rPr>
          <w:rFonts w:eastAsia="헤드라인A"/>
        </w:rPr>
        <w:t xml:space="preserve"> </w:t>
      </w:r>
      <w:r w:rsidR="002435B2" w:rsidRPr="14A90D4E">
        <w:rPr>
          <w:rFonts w:eastAsia="헤드라인A"/>
        </w:rPr>
        <w:t>PP</w:t>
      </w:r>
      <w:r w:rsidRPr="14A90D4E">
        <w:rPr>
          <w:rFonts w:eastAsia="헤드라인A"/>
        </w:rPr>
        <w:t xml:space="preserve"> specified </w:t>
      </w:r>
      <w:r w:rsidR="00D1499A" w:rsidRPr="14A90D4E">
        <w:rPr>
          <w:rFonts w:eastAsia="헤드라인A"/>
        </w:rPr>
        <w:t>in accordance with Section 3.0</w:t>
      </w:r>
      <w:r w:rsidRPr="14A90D4E">
        <w:rPr>
          <w:rFonts w:eastAsia="헤드라인A"/>
        </w:rPr>
        <w:t xml:space="preserve">.  AFCEC will rely on the Contractor’s expertise in recognizing and addressing problematic issues during the execution of this contract.  The Contractor shall perform all work in accordance with federal, state, and local statutes and regulations.  The Contractor shall also comply with </w:t>
      </w:r>
      <w:r w:rsidR="00022614" w:rsidRPr="14A90D4E">
        <w:rPr>
          <w:rFonts w:eastAsia="헤드라인A"/>
        </w:rPr>
        <w:t xml:space="preserve">installation </w:t>
      </w:r>
      <w:r w:rsidRPr="14A90D4E">
        <w:rPr>
          <w:rFonts w:eastAsia="헤드라인A"/>
        </w:rPr>
        <w:t xml:space="preserve">regulations.  Remedies shall conform to environmental permits, </w:t>
      </w:r>
      <w:r w:rsidR="00E96D24" w:rsidRPr="14A90D4E">
        <w:rPr>
          <w:rFonts w:eastAsia="헤드라인A"/>
        </w:rPr>
        <w:t>DD</w:t>
      </w:r>
      <w:r w:rsidRPr="14A90D4E">
        <w:rPr>
          <w:rFonts w:eastAsia="헤드라인A"/>
        </w:rPr>
        <w:t xml:space="preserve"> requirements, or other legal requirements.</w:t>
      </w:r>
      <w:r w:rsidR="00C27D80" w:rsidRPr="14A90D4E">
        <w:rPr>
          <w:rFonts w:eastAsia="헤드라인A"/>
        </w:rPr>
        <w:t xml:space="preserve">  </w:t>
      </w:r>
      <w:r w:rsidR="00BA59E7">
        <w:t xml:space="preserve">The Contractor shall </w:t>
      </w:r>
      <w:r w:rsidR="00C27D80">
        <w:t>continue work throughout the entire duration of the POP.</w:t>
      </w:r>
      <w:r w:rsidR="003D4229">
        <w:t xml:space="preserve">  T</w:t>
      </w:r>
      <w:r w:rsidR="00AA467D">
        <w:t>he Contractor</w:t>
      </w:r>
      <w:r w:rsidR="003D4229">
        <w:t>’</w:t>
      </w:r>
      <w:r w:rsidR="00AA467D">
        <w:t>s local office presence will be relied upon to provide rapid-response actions for field activities and on-site meetings.</w:t>
      </w:r>
    </w:p>
    <w:p w14:paraId="6A687694" w14:textId="7FC65618" w:rsidR="007B72F2" w:rsidRPr="00FE79B9" w:rsidRDefault="00264090" w:rsidP="002E1632">
      <w:pPr>
        <w:pStyle w:val="Heading3"/>
      </w:pPr>
      <w:bookmarkStart w:id="24" w:name="_Toc36069120"/>
      <w:bookmarkStart w:id="25" w:name="_Toc36070296"/>
      <w:bookmarkStart w:id="26" w:name="_Toc194997564"/>
      <w:bookmarkEnd w:id="24"/>
      <w:bookmarkEnd w:id="25"/>
      <w:r>
        <w:t>1.2.1</w:t>
      </w:r>
      <w:r>
        <w:tab/>
      </w:r>
      <w:r w:rsidR="00F04990">
        <w:t xml:space="preserve">Specific </w:t>
      </w:r>
      <w:r w:rsidR="007B72F2" w:rsidRPr="00FE79B9">
        <w:t>Scope Discussion and Limits</w:t>
      </w:r>
      <w:bookmarkEnd w:id="26"/>
    </w:p>
    <w:p w14:paraId="4499FE42" w14:textId="33446D4B" w:rsidR="007B72F2" w:rsidRPr="007B72F2" w:rsidRDefault="007B72F2" w:rsidP="000B68E5">
      <w:pPr>
        <w:spacing w:after="120"/>
        <w:rPr>
          <w:szCs w:val="20"/>
        </w:rPr>
      </w:pPr>
      <w:r w:rsidRPr="007B72F2">
        <w:rPr>
          <w:szCs w:val="20"/>
        </w:rPr>
        <w:t xml:space="preserve">The scope of this contract </w:t>
      </w:r>
      <w:r w:rsidR="00196946">
        <w:rPr>
          <w:szCs w:val="20"/>
        </w:rPr>
        <w:t xml:space="preserve">is </w:t>
      </w:r>
      <w:r w:rsidRPr="007B72F2">
        <w:rPr>
          <w:szCs w:val="20"/>
        </w:rPr>
        <w:t xml:space="preserve">to perform environmental </w:t>
      </w:r>
      <w:r w:rsidR="00D7797C">
        <w:rPr>
          <w:szCs w:val="20"/>
        </w:rPr>
        <w:t>remediation</w:t>
      </w:r>
      <w:r w:rsidR="008859E9">
        <w:rPr>
          <w:szCs w:val="20"/>
        </w:rPr>
        <w:t xml:space="preserve"> </w:t>
      </w:r>
      <w:r w:rsidRPr="007B72F2">
        <w:rPr>
          <w:szCs w:val="20"/>
        </w:rPr>
        <w:t>services for the sites listed in Table 1</w:t>
      </w:r>
      <w:r w:rsidR="00FA1241" w:rsidRPr="00FA1241">
        <w:t xml:space="preserve"> </w:t>
      </w:r>
      <w:r w:rsidR="00FA1241" w:rsidRPr="00FA1241">
        <w:rPr>
          <w:szCs w:val="20"/>
        </w:rPr>
        <w:t xml:space="preserve">and </w:t>
      </w:r>
      <w:r w:rsidR="003D4229">
        <w:rPr>
          <w:szCs w:val="20"/>
        </w:rPr>
        <w:t>Section</w:t>
      </w:r>
      <w:r w:rsidR="00FA1241" w:rsidRPr="00FA1241">
        <w:rPr>
          <w:szCs w:val="20"/>
        </w:rPr>
        <w:t xml:space="preserve"> 1.3.2</w:t>
      </w:r>
      <w:r w:rsidR="00196946">
        <w:rPr>
          <w:szCs w:val="20"/>
        </w:rPr>
        <w:t xml:space="preserve">. </w:t>
      </w:r>
      <w:r w:rsidR="00DB2EBE">
        <w:rPr>
          <w:szCs w:val="20"/>
        </w:rPr>
        <w:t xml:space="preserve"> </w:t>
      </w:r>
      <w:r w:rsidR="00F6362C">
        <w:rPr>
          <w:szCs w:val="20"/>
        </w:rPr>
        <w:t xml:space="preserve">The </w:t>
      </w:r>
      <w:r w:rsidR="00196946">
        <w:rPr>
          <w:szCs w:val="20"/>
        </w:rPr>
        <w:t xml:space="preserve">ORC </w:t>
      </w:r>
      <w:r w:rsidR="00CE4653">
        <w:rPr>
          <w:szCs w:val="20"/>
        </w:rPr>
        <w:t>C</w:t>
      </w:r>
      <w:r w:rsidR="00196946">
        <w:rPr>
          <w:szCs w:val="20"/>
        </w:rPr>
        <w:t>ontractor shall</w:t>
      </w:r>
      <w:r w:rsidRPr="007B72F2">
        <w:rPr>
          <w:szCs w:val="20"/>
        </w:rPr>
        <w:t xml:space="preserve"> assume contractual liability and responsibility for achieving the </w:t>
      </w:r>
      <w:proofErr w:type="spellStart"/>
      <w:r w:rsidRPr="007B72F2">
        <w:rPr>
          <w:szCs w:val="20"/>
        </w:rPr>
        <w:t>POs.</w:t>
      </w:r>
      <w:proofErr w:type="spellEnd"/>
      <w:r w:rsidRPr="007B72F2">
        <w:rPr>
          <w:szCs w:val="20"/>
        </w:rPr>
        <w:t xml:space="preserve"> If the selected technical approach is not working,</w:t>
      </w:r>
      <w:r w:rsidR="00B30498" w:rsidRPr="00B30498">
        <w:rPr>
          <w:szCs w:val="20"/>
        </w:rPr>
        <w:t xml:space="preserve"> </w:t>
      </w:r>
      <w:r w:rsidR="00B30498" w:rsidRPr="00490966">
        <w:rPr>
          <w:szCs w:val="20"/>
        </w:rPr>
        <w:t xml:space="preserve">as demonstrated by the </w:t>
      </w:r>
      <w:r w:rsidR="00B30498">
        <w:rPr>
          <w:szCs w:val="20"/>
        </w:rPr>
        <w:t>t</w:t>
      </w:r>
      <w:r w:rsidR="00B30498" w:rsidRPr="00490966">
        <w:rPr>
          <w:szCs w:val="20"/>
        </w:rPr>
        <w:t>rends in the performance model</w:t>
      </w:r>
      <w:r w:rsidR="00DB2EBE" w:rsidRPr="00490966">
        <w:rPr>
          <w:szCs w:val="20"/>
        </w:rPr>
        <w:t xml:space="preserve">, </w:t>
      </w:r>
      <w:r w:rsidR="00DB2EBE" w:rsidRPr="007B72F2">
        <w:rPr>
          <w:szCs w:val="20"/>
        </w:rPr>
        <w:t>the</w:t>
      </w:r>
      <w:r w:rsidRPr="007B72F2">
        <w:rPr>
          <w:szCs w:val="20"/>
        </w:rPr>
        <w:t xml:space="preserve"> Contractor shall develop and implement a revised technical approach to achieve the POs</w:t>
      </w:r>
      <w:r w:rsidR="00196946">
        <w:rPr>
          <w:szCs w:val="20"/>
        </w:rPr>
        <w:t xml:space="preserve">, including </w:t>
      </w:r>
      <w:r w:rsidR="0006654E">
        <w:rPr>
          <w:szCs w:val="20"/>
        </w:rPr>
        <w:t>DD amendments</w:t>
      </w:r>
      <w:r w:rsidR="00796CF4">
        <w:rPr>
          <w:szCs w:val="20"/>
        </w:rPr>
        <w:t>,</w:t>
      </w:r>
      <w:r w:rsidR="00196946">
        <w:rPr>
          <w:szCs w:val="20"/>
        </w:rPr>
        <w:t xml:space="preserve"> if required</w:t>
      </w:r>
      <w:r w:rsidR="00796CF4">
        <w:rPr>
          <w:szCs w:val="20"/>
        </w:rPr>
        <w:t>,</w:t>
      </w:r>
      <w:r w:rsidR="00196946">
        <w:rPr>
          <w:szCs w:val="20"/>
        </w:rPr>
        <w:t xml:space="preserve"> to implement the remedial approach</w:t>
      </w:r>
      <w:r w:rsidRPr="007B72F2">
        <w:rPr>
          <w:szCs w:val="20"/>
        </w:rPr>
        <w:t xml:space="preserve">.  This scope includes all known contaminants linked to the specific sites </w:t>
      </w:r>
      <w:r w:rsidR="001B56CF">
        <w:rPr>
          <w:szCs w:val="20"/>
        </w:rPr>
        <w:t xml:space="preserve">per Table 1 of the PWS </w:t>
      </w:r>
      <w:r w:rsidRPr="007B72F2">
        <w:rPr>
          <w:szCs w:val="20"/>
        </w:rPr>
        <w:t xml:space="preserve">(includes contaminants on, under, or </w:t>
      </w:r>
      <w:r w:rsidR="00314FBA">
        <w:rPr>
          <w:szCs w:val="20"/>
        </w:rPr>
        <w:t>sourced</w:t>
      </w:r>
      <w:r w:rsidR="00D0157E">
        <w:rPr>
          <w:szCs w:val="20"/>
        </w:rPr>
        <w:t xml:space="preserve"> at</w:t>
      </w:r>
      <w:r w:rsidR="00314FBA">
        <w:rPr>
          <w:szCs w:val="20"/>
        </w:rPr>
        <w:t>/migrating</w:t>
      </w:r>
      <w:r w:rsidR="00314FBA" w:rsidRPr="007B72F2">
        <w:rPr>
          <w:szCs w:val="20"/>
        </w:rPr>
        <w:t xml:space="preserve"> </w:t>
      </w:r>
      <w:r w:rsidRPr="007B72F2">
        <w:rPr>
          <w:szCs w:val="20"/>
        </w:rPr>
        <w:t xml:space="preserve">from the specific sites) without regard to quantity (e.g., plume size, concentrations). </w:t>
      </w:r>
      <w:r w:rsidR="001B56CF">
        <w:rPr>
          <w:szCs w:val="20"/>
        </w:rPr>
        <w:t>See reference to Section 1.3.2 of this PWS for exclusions.</w:t>
      </w:r>
      <w:r w:rsidRPr="007B72F2">
        <w:rPr>
          <w:szCs w:val="20"/>
        </w:rPr>
        <w:t xml:space="preserve"> The AF </w:t>
      </w:r>
      <w:r w:rsidR="00196946">
        <w:rPr>
          <w:szCs w:val="20"/>
        </w:rPr>
        <w:t xml:space="preserve">remains </w:t>
      </w:r>
      <w:r w:rsidRPr="007B72F2">
        <w:rPr>
          <w:szCs w:val="20"/>
        </w:rPr>
        <w:t>statutorily responsible for all sites listed in Table 1</w:t>
      </w:r>
      <w:r w:rsidR="00FA1241">
        <w:rPr>
          <w:szCs w:val="20"/>
        </w:rPr>
        <w:t xml:space="preserve"> </w:t>
      </w:r>
      <w:r w:rsidR="00FA1241">
        <w:rPr>
          <w:rFonts w:eastAsia="헤드라인A"/>
        </w:rPr>
        <w:t xml:space="preserve">and work described in </w:t>
      </w:r>
      <w:r w:rsidR="003D4229">
        <w:rPr>
          <w:rFonts w:eastAsia="헤드라인A"/>
        </w:rPr>
        <w:t>Section</w:t>
      </w:r>
      <w:r w:rsidR="00FA1241">
        <w:rPr>
          <w:rFonts w:eastAsia="헤드라인A"/>
        </w:rPr>
        <w:t xml:space="preserve"> 1.3.2</w:t>
      </w:r>
      <w:r w:rsidRPr="007B72F2">
        <w:rPr>
          <w:szCs w:val="20"/>
        </w:rPr>
        <w:t>.</w:t>
      </w:r>
      <w:r w:rsidR="00944CFC" w:rsidRPr="00944CFC">
        <w:t xml:space="preserve"> </w:t>
      </w:r>
      <w:r w:rsidR="000B68E5" w:rsidRPr="000B68E5">
        <w:t xml:space="preserve"> </w:t>
      </w:r>
    </w:p>
    <w:p w14:paraId="430B6C65" w14:textId="5257E305" w:rsidR="007B72F2" w:rsidRPr="007B72F2" w:rsidRDefault="00264090" w:rsidP="002E1632">
      <w:pPr>
        <w:pStyle w:val="Heading3"/>
      </w:pPr>
      <w:bookmarkStart w:id="27" w:name="_Hlk29404196"/>
      <w:bookmarkStart w:id="28" w:name="_Toc194997565"/>
      <w:r>
        <w:t>1.2.2</w:t>
      </w:r>
      <w:r>
        <w:tab/>
      </w:r>
      <w:r w:rsidR="008C41F7">
        <w:t xml:space="preserve">Preliminary Assessment/Site Inspection, Remedial Investigation or Remedial Investigation/Feasibility Study </w:t>
      </w:r>
      <w:r w:rsidR="007B72F2" w:rsidRPr="007B72F2">
        <w:t xml:space="preserve">(including Supplemental Investigations), and </w:t>
      </w:r>
      <w:bookmarkStart w:id="29" w:name="_Hlk29404759"/>
      <w:bookmarkEnd w:id="27"/>
      <w:r w:rsidR="0013797D" w:rsidRPr="0013797D">
        <w:t>D</w:t>
      </w:r>
      <w:r w:rsidR="00E93857">
        <w:t xml:space="preserve">ecision </w:t>
      </w:r>
      <w:r w:rsidR="0013797D" w:rsidRPr="0013797D">
        <w:t>D</w:t>
      </w:r>
      <w:bookmarkEnd w:id="29"/>
      <w:r w:rsidR="00E93857">
        <w:t>ocument</w:t>
      </w:r>
      <w:bookmarkEnd w:id="28"/>
      <w:r w:rsidR="00E93857">
        <w:t xml:space="preserve"> </w:t>
      </w:r>
    </w:p>
    <w:p w14:paraId="2A912EFF" w14:textId="17ABB96C" w:rsidR="003350B6" w:rsidRPr="007B72F2" w:rsidRDefault="003350B6" w:rsidP="003350B6">
      <w:r w:rsidRPr="007B72F2">
        <w:t xml:space="preserve">Table 1 of the PWS identifies </w:t>
      </w:r>
      <w:r>
        <w:t>Preliminary Assessment/Site Inspection (</w:t>
      </w:r>
      <w:r w:rsidRPr="007026C9">
        <w:t>PA/SI</w:t>
      </w:r>
      <w:r>
        <w:t>)</w:t>
      </w:r>
      <w:r w:rsidRPr="007026C9">
        <w:t xml:space="preserve">, </w:t>
      </w:r>
      <w:r>
        <w:t>Remedial Investigation (</w:t>
      </w:r>
      <w:r w:rsidRPr="007026C9">
        <w:t>RI</w:t>
      </w:r>
      <w:r>
        <w:t>)</w:t>
      </w:r>
      <w:r w:rsidRPr="007026C9">
        <w:t xml:space="preserve"> or RI/</w:t>
      </w:r>
      <w:r>
        <w:t>Feasibility Study (</w:t>
      </w:r>
      <w:r w:rsidRPr="007026C9">
        <w:t>FS</w:t>
      </w:r>
      <w:r>
        <w:t>),</w:t>
      </w:r>
      <w:r w:rsidRPr="007026C9">
        <w:t xml:space="preserve"> including Supplemental Investigations, and DD</w:t>
      </w:r>
      <w:r>
        <w:t>s</w:t>
      </w:r>
      <w:r w:rsidRPr="007026C9">
        <w:t xml:space="preserve"> as</w:t>
      </w:r>
      <w:r w:rsidRPr="007B72F2">
        <w:t xml:space="preserve"> </w:t>
      </w:r>
      <w:r>
        <w:t>the PO</w:t>
      </w:r>
      <w:r w:rsidRPr="007B72F2">
        <w:t xml:space="preserve"> for selected sites.  The Contractor is responsible for</w:t>
      </w:r>
      <w:r>
        <w:t xml:space="preserve"> achieving these POs as identified in Table 1 </w:t>
      </w:r>
      <w:r>
        <w:rPr>
          <w:rFonts w:eastAsia="헤드라인A"/>
        </w:rPr>
        <w:t>and work described in Section 1.3.2</w:t>
      </w:r>
      <w:r>
        <w:t>.  See PO definitions in Enclosure 1, Acronyms and Definitions.</w:t>
      </w:r>
    </w:p>
    <w:p w14:paraId="5889DFCE" w14:textId="1EC4C55B" w:rsidR="007B72F2" w:rsidRPr="007B72F2" w:rsidRDefault="007B72F2" w:rsidP="007B72F2"/>
    <w:p w14:paraId="3C5BC138" w14:textId="73740E5E" w:rsidR="007B72F2" w:rsidRPr="007B72F2" w:rsidRDefault="00264090" w:rsidP="002E1632">
      <w:pPr>
        <w:pStyle w:val="Heading3"/>
      </w:pPr>
      <w:bookmarkStart w:id="30" w:name="_Toc194997566"/>
      <w:bookmarkStart w:id="31" w:name="_Hlk29405182"/>
      <w:r>
        <w:t>1.2.3</w:t>
      </w:r>
      <w:r>
        <w:tab/>
      </w:r>
      <w:r w:rsidR="004E3CC9">
        <w:t>Response Complete or Site Closeout</w:t>
      </w:r>
      <w:bookmarkEnd w:id="30"/>
    </w:p>
    <w:p w14:paraId="271063F4" w14:textId="25E9ED1E" w:rsidR="007B72F2" w:rsidRPr="007B72F2" w:rsidRDefault="007B72F2" w:rsidP="009948C7">
      <w:r w:rsidRPr="007B72F2">
        <w:t>Table 1 of the PWS identifies</w:t>
      </w:r>
      <w:r w:rsidR="006F48F0">
        <w:t xml:space="preserve"> </w:t>
      </w:r>
      <w:r w:rsidR="00410864">
        <w:t>RC or SC</w:t>
      </w:r>
      <w:r w:rsidRPr="007B72F2">
        <w:t xml:space="preserve"> as </w:t>
      </w:r>
      <w:r w:rsidR="00FA7988">
        <w:t>PO</w:t>
      </w:r>
      <w:r w:rsidRPr="007B72F2">
        <w:t xml:space="preserve"> for selected sites. </w:t>
      </w:r>
      <w:r w:rsidR="0071776B">
        <w:t xml:space="preserve"> </w:t>
      </w:r>
      <w:r w:rsidR="009948C7" w:rsidRPr="007B72F2">
        <w:t>The Contractor is responsible for</w:t>
      </w:r>
      <w:r w:rsidR="009948C7">
        <w:t xml:space="preserve"> achieving </w:t>
      </w:r>
      <w:r w:rsidR="008B451B">
        <w:t>t</w:t>
      </w:r>
      <w:r w:rsidR="009948C7">
        <w:t>h</w:t>
      </w:r>
      <w:r w:rsidR="00974E5C">
        <w:t>e</w:t>
      </w:r>
      <w:r w:rsidR="00323381">
        <w:t>se objectives</w:t>
      </w:r>
      <w:r w:rsidR="009948C7">
        <w:t xml:space="preserve"> as identified in Table 1</w:t>
      </w:r>
      <w:r w:rsidR="00FA1241">
        <w:t xml:space="preserve"> </w:t>
      </w:r>
      <w:r w:rsidR="00FA1241">
        <w:rPr>
          <w:rFonts w:eastAsia="헤드라인A"/>
        </w:rPr>
        <w:t xml:space="preserve">and work described in </w:t>
      </w:r>
      <w:r w:rsidR="003D4229">
        <w:rPr>
          <w:rFonts w:eastAsia="헤드라인A"/>
        </w:rPr>
        <w:t>Section</w:t>
      </w:r>
      <w:r w:rsidR="00FA1241">
        <w:rPr>
          <w:rFonts w:eastAsia="헤드라인A"/>
        </w:rPr>
        <w:t xml:space="preserve"> 1.3.2</w:t>
      </w:r>
      <w:r w:rsidR="009948C7">
        <w:t xml:space="preserve">. </w:t>
      </w:r>
      <w:r w:rsidR="0071776B">
        <w:t xml:space="preserve"> </w:t>
      </w:r>
      <w:r w:rsidR="003A4E68">
        <w:t>See PO definitions in Enclosure 1, Acronyms and Definitions.</w:t>
      </w:r>
      <w:r w:rsidR="00323381">
        <w:t xml:space="preserve"> </w:t>
      </w:r>
      <w:r w:rsidR="008A5F5D">
        <w:t xml:space="preserve"> </w:t>
      </w:r>
      <w:r w:rsidR="00323381">
        <w:t>The performance components</w:t>
      </w:r>
      <w:r w:rsidR="00411DFE">
        <w:t>,</w:t>
      </w:r>
      <w:r w:rsidR="00411DFE" w:rsidRPr="00317DF7">
        <w:t xml:space="preserve"> </w:t>
      </w:r>
      <w:r w:rsidR="00411DFE">
        <w:t>including the need for a performance model,</w:t>
      </w:r>
      <w:r w:rsidR="00323381">
        <w:t xml:space="preserve"> are described in Section 8</w:t>
      </w:r>
      <w:r w:rsidR="001A108D">
        <w:t>.</w:t>
      </w:r>
      <w:r w:rsidR="00F8207C">
        <w:t>1</w:t>
      </w:r>
      <w:r w:rsidR="00974E5C">
        <w:t>.3</w:t>
      </w:r>
      <w:r w:rsidR="007418D2">
        <w:t>.</w:t>
      </w:r>
      <w:bookmarkStart w:id="32" w:name="_Hlk147232450"/>
    </w:p>
    <w:p w14:paraId="3AD73C9E" w14:textId="4746C244" w:rsidR="007B72F2" w:rsidRPr="007B72F2" w:rsidRDefault="00264090" w:rsidP="002E1632">
      <w:pPr>
        <w:pStyle w:val="Heading3"/>
      </w:pPr>
      <w:bookmarkStart w:id="33" w:name="_Toc194997567"/>
      <w:bookmarkEnd w:id="32"/>
      <w:r>
        <w:t>1.2.4</w:t>
      </w:r>
      <w:r>
        <w:tab/>
      </w:r>
      <w:r w:rsidR="00303E42">
        <w:t>Remedial Action-Operation</w:t>
      </w:r>
      <w:r w:rsidR="00303E42" w:rsidRPr="00FE79B9">
        <w:t xml:space="preserve"> </w:t>
      </w:r>
      <w:r w:rsidR="007B72F2" w:rsidRPr="007B72F2">
        <w:t>with Optimization</w:t>
      </w:r>
      <w:bookmarkEnd w:id="31"/>
      <w:r w:rsidR="004F531A">
        <w:t xml:space="preserve"> including Interim RA-O (IRA-O)</w:t>
      </w:r>
      <w:r w:rsidR="00EB3BF5">
        <w:t xml:space="preserve"> with Optimization</w:t>
      </w:r>
      <w:bookmarkEnd w:id="33"/>
    </w:p>
    <w:p w14:paraId="2DC36092" w14:textId="6957A5C9" w:rsidR="003A4E68" w:rsidRDefault="007B72F2" w:rsidP="003A4E68">
      <w:r w:rsidRPr="007B72F2">
        <w:t>Table 1 of the PWS identifies</w:t>
      </w:r>
      <w:r w:rsidR="00F8533C">
        <w:t xml:space="preserve"> the following </w:t>
      </w:r>
      <w:r w:rsidR="00F14978">
        <w:t>POs</w:t>
      </w:r>
      <w:r w:rsidR="00F8533C">
        <w:t xml:space="preserve"> </w:t>
      </w:r>
      <w:r w:rsidR="009D2D49">
        <w:t xml:space="preserve">which include </w:t>
      </w:r>
      <w:r w:rsidR="00F8533C">
        <w:t>optimization as follows:</w:t>
      </w:r>
      <w:r w:rsidRPr="007B72F2">
        <w:t xml:space="preserve"> </w:t>
      </w:r>
      <w:r w:rsidR="00F8533C">
        <w:t>1.</w:t>
      </w:r>
      <w:r w:rsidR="00DB2EBE">
        <w:t xml:space="preserve"> </w:t>
      </w:r>
      <w:r w:rsidR="00B67CCD">
        <w:t>Remedy in Place (</w:t>
      </w:r>
      <w:r w:rsidRPr="007026C9">
        <w:t>RIP</w:t>
      </w:r>
      <w:r w:rsidR="00B67CCD">
        <w:t>)</w:t>
      </w:r>
      <w:r w:rsidRPr="007026C9">
        <w:t xml:space="preserve"> </w:t>
      </w:r>
      <w:r w:rsidRPr="007026C9" w:rsidDel="00152BD9">
        <w:t xml:space="preserve">and </w:t>
      </w:r>
      <w:r w:rsidR="00B67CCD">
        <w:t>Remedial Action</w:t>
      </w:r>
      <w:r w:rsidR="00DB2EBE">
        <w:t>-</w:t>
      </w:r>
      <w:r w:rsidR="00B67CCD">
        <w:t>Operation (</w:t>
      </w:r>
      <w:r w:rsidRPr="007026C9">
        <w:t>RA-O</w:t>
      </w:r>
      <w:r w:rsidR="00B67CCD">
        <w:t>)</w:t>
      </w:r>
      <w:r w:rsidRPr="007026C9">
        <w:t xml:space="preserve"> with Optimization, </w:t>
      </w:r>
      <w:r w:rsidR="00F8533C">
        <w:t xml:space="preserve">2. </w:t>
      </w:r>
      <w:r w:rsidRPr="007026C9">
        <w:t xml:space="preserve">DD Amendment (or </w:t>
      </w:r>
      <w:r w:rsidR="00BD4D80">
        <w:t>Explanation of Significant Differences [</w:t>
      </w:r>
      <w:r w:rsidRPr="007026C9">
        <w:t>ESD</w:t>
      </w:r>
      <w:r w:rsidR="00BD4D80">
        <w:t>]</w:t>
      </w:r>
      <w:r w:rsidRPr="007026C9">
        <w:t>)</w:t>
      </w:r>
      <w:r w:rsidR="00566497">
        <w:t xml:space="preserve"> with</w:t>
      </w:r>
      <w:r w:rsidRPr="007026C9">
        <w:t xml:space="preserve"> Remedy Implementation and RA-O with Optimization, </w:t>
      </w:r>
      <w:r w:rsidR="00FA7988">
        <w:t>o</w:t>
      </w:r>
      <w:r w:rsidR="00F8533C">
        <w:t>r 3.</w:t>
      </w:r>
      <w:r w:rsidR="00FA7988" w:rsidRPr="007026C9">
        <w:t xml:space="preserve"> </w:t>
      </w:r>
      <w:r w:rsidRPr="007026C9">
        <w:t>RA-O with Optimization</w:t>
      </w:r>
      <w:r w:rsidRPr="007B72F2">
        <w:t xml:space="preserve">.  The Contractor is responsible </w:t>
      </w:r>
      <w:r w:rsidR="00A87B96" w:rsidRPr="007B72F2">
        <w:t>for</w:t>
      </w:r>
      <w:r w:rsidR="00A87B96">
        <w:t xml:space="preserve"> </w:t>
      </w:r>
      <w:r w:rsidR="00A87B96">
        <w:lastRenderedPageBreak/>
        <w:t>achieving the</w:t>
      </w:r>
      <w:r w:rsidR="00323381">
        <w:t xml:space="preserve">se </w:t>
      </w:r>
      <w:r w:rsidR="00A87B96">
        <w:t>POs as identified in Table 1</w:t>
      </w:r>
      <w:r w:rsidR="001B156E">
        <w:t>: Performance Table</w:t>
      </w:r>
      <w:r w:rsidR="00FA1241">
        <w:t xml:space="preserve"> </w:t>
      </w:r>
      <w:r w:rsidR="00FA1241">
        <w:rPr>
          <w:rFonts w:eastAsia="헤드라인A"/>
        </w:rPr>
        <w:t xml:space="preserve">and </w:t>
      </w:r>
      <w:r w:rsidR="001B156E">
        <w:rPr>
          <w:rFonts w:eastAsia="헤드라인A"/>
        </w:rPr>
        <w:t xml:space="preserve">additional scope </w:t>
      </w:r>
      <w:r w:rsidR="00FA1241">
        <w:rPr>
          <w:rFonts w:eastAsia="헤드라인A"/>
        </w:rPr>
        <w:t xml:space="preserve">described in </w:t>
      </w:r>
      <w:r w:rsidR="003D4229">
        <w:rPr>
          <w:rFonts w:eastAsia="헤드라인A"/>
        </w:rPr>
        <w:t>Section</w:t>
      </w:r>
      <w:r w:rsidR="00FA1241">
        <w:rPr>
          <w:rFonts w:eastAsia="헤드라인A"/>
        </w:rPr>
        <w:t xml:space="preserve"> 1.3.2</w:t>
      </w:r>
      <w:r w:rsidR="001A108D">
        <w:t xml:space="preserve">. </w:t>
      </w:r>
      <w:r w:rsidR="0071776B">
        <w:t xml:space="preserve"> </w:t>
      </w:r>
      <w:r w:rsidR="003A4E68">
        <w:t>See PO definitions in Enclosure 1, Acronyms and Definitions.</w:t>
      </w:r>
    </w:p>
    <w:p w14:paraId="77A2666E" w14:textId="2FD7A676" w:rsidR="008A5FCA" w:rsidRPr="008A5FCA" w:rsidRDefault="00323381" w:rsidP="008A5FCA">
      <w:pPr>
        <w:pStyle w:val="NormalWeb"/>
        <w:rPr>
          <w:rFonts w:eastAsia="Times New Roman"/>
        </w:rPr>
      </w:pPr>
      <w:r>
        <w:t>The optimization and performance components</w:t>
      </w:r>
      <w:r w:rsidR="00137B41">
        <w:t>,</w:t>
      </w:r>
      <w:r w:rsidR="00137B41" w:rsidRPr="00317DF7">
        <w:t xml:space="preserve"> </w:t>
      </w:r>
      <w:r w:rsidR="00137B41">
        <w:t>including the need for a performance model showing interim and final performance payment milestones,</w:t>
      </w:r>
      <w:r>
        <w:t xml:space="preserve"> are described in Section 8</w:t>
      </w:r>
      <w:r w:rsidR="003D5976">
        <w:t>.1</w:t>
      </w:r>
      <w:r w:rsidR="00974E5C">
        <w:t>.3</w:t>
      </w:r>
      <w:r w:rsidR="007418D2">
        <w:t>.</w:t>
      </w:r>
      <w:r w:rsidR="0088428A" w:rsidRPr="0088428A">
        <w:t xml:space="preserve"> </w:t>
      </w:r>
      <w:r w:rsidR="008A5FCA" w:rsidRPr="008A5FCA">
        <w:rPr>
          <w:rFonts w:eastAsia="Times New Roman"/>
        </w:rPr>
        <w:t xml:space="preserve">Optimization </w:t>
      </w:r>
      <w:r w:rsidR="0098624B">
        <w:rPr>
          <w:rFonts w:eastAsia="Times New Roman"/>
        </w:rPr>
        <w:t xml:space="preserve">goals </w:t>
      </w:r>
      <w:r w:rsidR="008A5FCA" w:rsidRPr="008A5FCA">
        <w:rPr>
          <w:rFonts w:eastAsia="Times New Roman"/>
        </w:rPr>
        <w:t>may include one or more of the following:</w:t>
      </w:r>
    </w:p>
    <w:p w14:paraId="2C406F7E" w14:textId="77777777" w:rsidR="008A5FCA" w:rsidRPr="008A5FCA" w:rsidRDefault="008A5FCA" w:rsidP="00FB7EFD">
      <w:pPr>
        <w:numPr>
          <w:ilvl w:val="0"/>
          <w:numId w:val="29"/>
        </w:numPr>
        <w:spacing w:before="100" w:beforeAutospacing="1" w:after="100" w:afterAutospacing="1"/>
      </w:pPr>
      <w:r w:rsidRPr="008A5FCA">
        <w:t>Shorten time to RC, SC, or other DoD goals.</w:t>
      </w:r>
    </w:p>
    <w:p w14:paraId="3F01ED0C" w14:textId="77777777" w:rsidR="008A5FCA" w:rsidRPr="008A5FCA" w:rsidRDefault="008A5FCA" w:rsidP="00FB7EFD">
      <w:pPr>
        <w:numPr>
          <w:ilvl w:val="0"/>
          <w:numId w:val="29"/>
        </w:numPr>
        <w:spacing w:before="100" w:beforeAutospacing="1" w:after="100" w:afterAutospacing="1"/>
      </w:pPr>
      <w:r w:rsidRPr="008A5FCA">
        <w:t>Improve remedy performance and/or accelerate the progress of the remediation.</w:t>
      </w:r>
    </w:p>
    <w:p w14:paraId="47EFA8A5" w14:textId="77777777" w:rsidR="008A5FCA" w:rsidRPr="008A5FCA" w:rsidRDefault="008A5FCA" w:rsidP="00FB7EFD">
      <w:pPr>
        <w:numPr>
          <w:ilvl w:val="0"/>
          <w:numId w:val="29"/>
        </w:numPr>
        <w:spacing w:before="100" w:beforeAutospacing="1" w:after="100" w:afterAutospacing="1"/>
      </w:pPr>
      <w:r w:rsidRPr="008A5FCA">
        <w:t>Enhance source or plume control for engineering systems.</w:t>
      </w:r>
    </w:p>
    <w:p w14:paraId="08F96C45" w14:textId="4F54191B" w:rsidR="00900FB2" w:rsidRPr="00FE79B9" w:rsidRDefault="00264090" w:rsidP="002E1632">
      <w:pPr>
        <w:pStyle w:val="Heading3"/>
      </w:pPr>
      <w:bookmarkStart w:id="34" w:name="_Toc194997568"/>
      <w:r>
        <w:t>1.2.5</w:t>
      </w:r>
      <w:r>
        <w:tab/>
      </w:r>
      <w:r w:rsidR="00697DFB">
        <w:t>Remedial Action</w:t>
      </w:r>
      <w:r w:rsidR="00303E42">
        <w:t>-</w:t>
      </w:r>
      <w:r w:rsidR="00697DFB">
        <w:t>Operation</w:t>
      </w:r>
      <w:r w:rsidR="00BB6532" w:rsidRPr="00FE79B9">
        <w:t xml:space="preserve"> and Reduce </w:t>
      </w:r>
      <w:r w:rsidR="00697DFB">
        <w:t>Life Cycle Cost</w:t>
      </w:r>
      <w:r w:rsidR="001F03CD" w:rsidRPr="00FE79B9">
        <w:t>;</w:t>
      </w:r>
      <w:r w:rsidR="00BB6532" w:rsidRPr="00FE79B9">
        <w:t xml:space="preserve"> </w:t>
      </w:r>
      <w:r w:rsidR="00697DFB">
        <w:t>Long Term Management</w:t>
      </w:r>
      <w:r w:rsidR="005C4E27" w:rsidRPr="00FE79B9">
        <w:t xml:space="preserve"> </w:t>
      </w:r>
      <w:r w:rsidR="00BB6532" w:rsidRPr="00FE79B9">
        <w:t xml:space="preserve">and Reduce </w:t>
      </w:r>
      <w:r w:rsidR="00697DFB">
        <w:t>Life Cycle Cost</w:t>
      </w:r>
      <w:bookmarkEnd w:id="34"/>
    </w:p>
    <w:p w14:paraId="2476BE2F" w14:textId="5C79A6C7" w:rsidR="00900FB2" w:rsidRPr="0057747F" w:rsidRDefault="00900FB2" w:rsidP="006E134A">
      <w:pPr>
        <w:pStyle w:val="BodyText"/>
      </w:pPr>
      <w:r w:rsidRPr="00190481">
        <w:t>Table 1 of the PWS identifies</w:t>
      </w:r>
      <w:r w:rsidR="001A292E">
        <w:t xml:space="preserve"> </w:t>
      </w:r>
      <w:r>
        <w:t xml:space="preserve">RA-O and Reduce LCC or </w:t>
      </w:r>
      <w:r w:rsidR="00786814">
        <w:t>Long-Term</w:t>
      </w:r>
      <w:r w:rsidR="00B67CCD">
        <w:t xml:space="preserve"> Management (</w:t>
      </w:r>
      <w:r>
        <w:t>LTM</w:t>
      </w:r>
      <w:r w:rsidR="00B67CCD">
        <w:t>)</w:t>
      </w:r>
      <w:r>
        <w:t xml:space="preserve"> and Reduce LCC</w:t>
      </w:r>
      <w:r w:rsidRPr="00190481">
        <w:t xml:space="preserve"> as the </w:t>
      </w:r>
      <w:r w:rsidR="00FA7988">
        <w:t>PO</w:t>
      </w:r>
      <w:r w:rsidRPr="00190481">
        <w:t xml:space="preserve"> for selected sites.  </w:t>
      </w:r>
      <w:r w:rsidRPr="007100FC">
        <w:t>The goal of these POs is to minimize future AF liability and cost to the greatest degree feasible</w:t>
      </w:r>
      <w:r w:rsidR="001A108D">
        <w:t>.</w:t>
      </w:r>
      <w:r w:rsidRPr="007100FC">
        <w:t xml:space="preserve">  </w:t>
      </w:r>
      <w:r w:rsidRPr="0057747F">
        <w:t>Reduce LCC</w:t>
      </w:r>
      <w:r>
        <w:t xml:space="preserve"> sites </w:t>
      </w:r>
      <w:r w:rsidRPr="0063060F">
        <w:t>have</w:t>
      </w:r>
      <w:r>
        <w:t xml:space="preserve"> </w:t>
      </w:r>
      <w:r w:rsidRPr="0063060F">
        <w:t>achieved RIP</w:t>
      </w:r>
      <w:r>
        <w:t xml:space="preserve"> or RC,</w:t>
      </w:r>
      <w:r w:rsidRPr="0063060F">
        <w:t xml:space="preserve"> </w:t>
      </w:r>
      <w:r>
        <w:t xml:space="preserve">have </w:t>
      </w:r>
      <w:r w:rsidRPr="0063060F">
        <w:t>remed</w:t>
      </w:r>
      <w:r w:rsidRPr="0057747F">
        <w:t xml:space="preserve">ies </w:t>
      </w:r>
      <w:r>
        <w:t xml:space="preserve">that are </w:t>
      </w:r>
      <w:r w:rsidRPr="0057747F">
        <w:t>effective (source control, risk mitigation, and plume stability)</w:t>
      </w:r>
      <w:r w:rsidR="006F48F0">
        <w:t>,</w:t>
      </w:r>
      <w:r w:rsidRPr="0057747F">
        <w:t xml:space="preserve"> and have the potential for </w:t>
      </w:r>
      <w:r>
        <w:t>LCC reduction</w:t>
      </w:r>
      <w:r w:rsidR="00325CCE">
        <w:t xml:space="preserve"> by optimizing some component of the existing remedy</w:t>
      </w:r>
      <w:r w:rsidRPr="0057747F">
        <w:t xml:space="preserve">, </w:t>
      </w:r>
      <w:r w:rsidR="00325CCE">
        <w:t>by</w:t>
      </w:r>
      <w:r w:rsidR="00D0157E">
        <w:t>,</w:t>
      </w:r>
      <w:r w:rsidR="00325CCE">
        <w:t xml:space="preserve"> </w:t>
      </w:r>
      <w:r w:rsidRPr="0057747F">
        <w:t>for example:</w:t>
      </w:r>
    </w:p>
    <w:p w14:paraId="7A6AE06C" w14:textId="133F4C94" w:rsidR="00900FB2" w:rsidRDefault="00900FB2" w:rsidP="00FB7EFD">
      <w:pPr>
        <w:pStyle w:val="BodyText"/>
        <w:numPr>
          <w:ilvl w:val="0"/>
          <w:numId w:val="31"/>
        </w:numPr>
        <w:rPr>
          <w:rFonts w:eastAsia="헤드라인A"/>
        </w:rPr>
      </w:pPr>
      <w:r>
        <w:rPr>
          <w:rFonts w:eastAsia="헤드라인A"/>
        </w:rPr>
        <w:t xml:space="preserve">Reducing </w:t>
      </w:r>
      <w:r w:rsidR="00AC4E3E">
        <w:rPr>
          <w:rFonts w:eastAsia="헤드라인A"/>
        </w:rPr>
        <w:t xml:space="preserve">sampling </w:t>
      </w:r>
      <w:r>
        <w:rPr>
          <w:rFonts w:eastAsia="헤드라인A"/>
        </w:rPr>
        <w:t>frequency</w:t>
      </w:r>
    </w:p>
    <w:p w14:paraId="713D336E" w14:textId="3382DC54" w:rsidR="00AC4E3E" w:rsidRPr="00DB5D96" w:rsidRDefault="00AC4E3E" w:rsidP="00FB7EFD">
      <w:pPr>
        <w:pStyle w:val="BodyText"/>
        <w:numPr>
          <w:ilvl w:val="0"/>
          <w:numId w:val="31"/>
        </w:numPr>
        <w:rPr>
          <w:rFonts w:eastAsia="헤드라인A"/>
        </w:rPr>
      </w:pPr>
      <w:r>
        <w:rPr>
          <w:rFonts w:eastAsia="헤드라인A"/>
        </w:rPr>
        <w:t>Reducing system operations</w:t>
      </w:r>
    </w:p>
    <w:p w14:paraId="713076C8" w14:textId="67AE2CB2" w:rsidR="00900FB2" w:rsidRPr="0057747F" w:rsidRDefault="00900FB2" w:rsidP="00FB7EFD">
      <w:pPr>
        <w:pStyle w:val="BodyText"/>
        <w:numPr>
          <w:ilvl w:val="0"/>
          <w:numId w:val="31"/>
        </w:numPr>
        <w:rPr>
          <w:rFonts w:eastAsia="헤드라인A"/>
        </w:rPr>
      </w:pPr>
      <w:r w:rsidRPr="0057747F">
        <w:rPr>
          <w:rFonts w:eastAsia="헤드라인A"/>
        </w:rPr>
        <w:t xml:space="preserve">Reducing number of </w:t>
      </w:r>
      <w:r>
        <w:rPr>
          <w:rFonts w:eastAsia="헤드라인A"/>
        </w:rPr>
        <w:t>wells sampled per event</w:t>
      </w:r>
    </w:p>
    <w:p w14:paraId="6B49D7E8" w14:textId="79A9F8E5" w:rsidR="00900FB2" w:rsidRPr="008E3386" w:rsidRDefault="00900FB2" w:rsidP="00FB7EFD">
      <w:pPr>
        <w:pStyle w:val="BodyText"/>
        <w:numPr>
          <w:ilvl w:val="0"/>
          <w:numId w:val="31"/>
        </w:numPr>
        <w:rPr>
          <w:rFonts w:eastAsia="헤드라인A"/>
        </w:rPr>
      </w:pPr>
      <w:r w:rsidRPr="0057747F">
        <w:rPr>
          <w:rFonts w:eastAsia="헤드라인A"/>
        </w:rPr>
        <w:t>Reducing number</w:t>
      </w:r>
      <w:r>
        <w:rPr>
          <w:rFonts w:eastAsia="헤드라인A"/>
        </w:rPr>
        <w:t xml:space="preserve"> of analytes per sampling event</w:t>
      </w:r>
    </w:p>
    <w:p w14:paraId="0AECC5DD" w14:textId="0B263475" w:rsidR="00900FB2" w:rsidRPr="00800C22" w:rsidRDefault="00900FB2" w:rsidP="006E134A">
      <w:pPr>
        <w:pStyle w:val="BodyText"/>
      </w:pPr>
      <w:r w:rsidRPr="00800C22">
        <w:t xml:space="preserve">The </w:t>
      </w:r>
      <w:r w:rsidR="001E1929" w:rsidRPr="00800C22">
        <w:t>C</w:t>
      </w:r>
      <w:r w:rsidRPr="00800C22">
        <w:t>ontractor shall achieve the following objectives for each Reduce LCC site:</w:t>
      </w:r>
    </w:p>
    <w:p w14:paraId="7DC07A6A" w14:textId="48FAF6B9" w:rsidR="00800C22" w:rsidRPr="00800C22" w:rsidRDefault="00800C22" w:rsidP="00FB7EFD">
      <w:pPr>
        <w:pStyle w:val="BodyText"/>
        <w:numPr>
          <w:ilvl w:val="0"/>
          <w:numId w:val="32"/>
        </w:numPr>
        <w:rPr>
          <w:rFonts w:eastAsia="헤드라인A"/>
        </w:rPr>
      </w:pPr>
      <w:r>
        <w:rPr>
          <w:rFonts w:eastAsia="헤드라인A"/>
        </w:rPr>
        <w:t xml:space="preserve">Maintain </w:t>
      </w:r>
      <w:r w:rsidRPr="00800C22">
        <w:rPr>
          <w:rFonts w:eastAsia="헤드라인A"/>
        </w:rPr>
        <w:t>compliance with all DDs and permits (currently in place or to be approved) throughout the POP.</w:t>
      </w:r>
    </w:p>
    <w:p w14:paraId="6B9E6D4D" w14:textId="7F049B55" w:rsidR="003D47BE" w:rsidRPr="00800C22" w:rsidRDefault="003D47BE" w:rsidP="00FB7EFD">
      <w:pPr>
        <w:pStyle w:val="BodyText"/>
        <w:numPr>
          <w:ilvl w:val="0"/>
          <w:numId w:val="32"/>
        </w:numPr>
        <w:rPr>
          <w:rFonts w:eastAsia="헤드라인A"/>
        </w:rPr>
      </w:pPr>
      <w:r w:rsidRPr="00800C22">
        <w:t xml:space="preserve">For RA-O sites, develop performance models </w:t>
      </w:r>
      <w:r w:rsidR="00772322" w:rsidRPr="00A02990">
        <w:t xml:space="preserve">showing interim and final performance payment milestones, </w:t>
      </w:r>
      <w:r w:rsidRPr="00800C22">
        <w:t xml:space="preserve">addressing all </w:t>
      </w:r>
      <w:r w:rsidR="008B0A31">
        <w:t>Contaminants of Concern (</w:t>
      </w:r>
      <w:r w:rsidRPr="00800C22">
        <w:t>COCs</w:t>
      </w:r>
      <w:r w:rsidR="008B0A31">
        <w:t>)</w:t>
      </w:r>
      <w:r w:rsidRPr="00800C22">
        <w:t xml:space="preserve"> and breakdown products.  Refer to </w:t>
      </w:r>
      <w:r w:rsidR="004D466C">
        <w:t xml:space="preserve">Section 4.3 and </w:t>
      </w:r>
      <w:r w:rsidR="00010B5D">
        <w:t>S</w:t>
      </w:r>
      <w:r w:rsidRPr="00800C22">
        <w:t xml:space="preserve">ection </w:t>
      </w:r>
      <w:r w:rsidR="00010B5D">
        <w:t>8.1.3.1</w:t>
      </w:r>
      <w:r w:rsidRPr="00800C22">
        <w:t>.</w:t>
      </w:r>
    </w:p>
    <w:p w14:paraId="2243FA80" w14:textId="04AE0EB6" w:rsidR="00900FB2" w:rsidRDefault="00900FB2" w:rsidP="00FB7EFD">
      <w:pPr>
        <w:pStyle w:val="BodyText"/>
        <w:numPr>
          <w:ilvl w:val="0"/>
          <w:numId w:val="32"/>
        </w:numPr>
        <w:rPr>
          <w:rFonts w:eastAsia="헤드라인A"/>
        </w:rPr>
      </w:pPr>
      <w:r w:rsidRPr="0057747F">
        <w:rPr>
          <w:rFonts w:eastAsia="헤드라인A"/>
        </w:rPr>
        <w:t xml:space="preserve">Deliver a Reduce LCC </w:t>
      </w:r>
      <w:r>
        <w:rPr>
          <w:rFonts w:eastAsia="헤드라인A"/>
        </w:rPr>
        <w:t>P</w:t>
      </w:r>
      <w:r w:rsidRPr="0057747F">
        <w:rPr>
          <w:rFonts w:eastAsia="헤드라인A"/>
        </w:rPr>
        <w:t>lan</w:t>
      </w:r>
      <w:r>
        <w:rPr>
          <w:rFonts w:eastAsia="헤드라인A"/>
        </w:rPr>
        <w:t xml:space="preserve">, as a stand-alone plan or in the </w:t>
      </w:r>
      <w:r w:rsidR="00913DFE">
        <w:rPr>
          <w:rFonts w:eastAsia="헤드라인A"/>
        </w:rPr>
        <w:t>Project Management Plan (</w:t>
      </w:r>
      <w:r>
        <w:rPr>
          <w:rFonts w:eastAsia="헤드라인A"/>
        </w:rPr>
        <w:t>PMP</w:t>
      </w:r>
      <w:r w:rsidR="00913DFE">
        <w:rPr>
          <w:rFonts w:eastAsia="헤드라인A"/>
        </w:rPr>
        <w:t>)</w:t>
      </w:r>
      <w:r>
        <w:rPr>
          <w:rFonts w:eastAsia="헤드라인A"/>
        </w:rPr>
        <w:t>, that</w:t>
      </w:r>
      <w:r w:rsidRPr="0057747F">
        <w:rPr>
          <w:rFonts w:eastAsia="헤드라인A"/>
        </w:rPr>
        <w:t xml:space="preserve"> identif</w:t>
      </w:r>
      <w:r>
        <w:rPr>
          <w:rFonts w:eastAsia="헤드라인A"/>
        </w:rPr>
        <w:t>ies</w:t>
      </w:r>
      <w:r w:rsidRPr="0057747F">
        <w:rPr>
          <w:rFonts w:eastAsia="헤드라인A"/>
        </w:rPr>
        <w:t xml:space="preserve"> opportunities to improve cost efficiency of RA-O</w:t>
      </w:r>
      <w:r>
        <w:rPr>
          <w:rFonts w:eastAsia="헤드라인A"/>
        </w:rPr>
        <w:t xml:space="preserve"> or </w:t>
      </w:r>
      <w:r w:rsidRPr="0057747F">
        <w:rPr>
          <w:rFonts w:eastAsia="헤드라인A"/>
        </w:rPr>
        <w:t>LTM activities</w:t>
      </w:r>
      <w:r>
        <w:rPr>
          <w:rFonts w:eastAsia="헤드라인A"/>
        </w:rPr>
        <w:t>, and the planned approach for</w:t>
      </w:r>
      <w:r w:rsidRPr="00ED40A1">
        <w:rPr>
          <w:rFonts w:eastAsia="헤드라인A"/>
        </w:rPr>
        <w:t xml:space="preserve"> implement</w:t>
      </w:r>
      <w:r>
        <w:rPr>
          <w:rFonts w:eastAsia="헤드라인A"/>
        </w:rPr>
        <w:t>ation</w:t>
      </w:r>
      <w:r w:rsidRPr="0057747F">
        <w:rPr>
          <w:rFonts w:eastAsia="헤드라인A"/>
        </w:rPr>
        <w:t xml:space="preserve">. </w:t>
      </w:r>
      <w:r w:rsidR="006D20CF">
        <w:rPr>
          <w:rFonts w:eastAsia="헤드라인A"/>
        </w:rPr>
        <w:t xml:space="preserve"> </w:t>
      </w:r>
      <w:r>
        <w:rPr>
          <w:rFonts w:eastAsia="헤드라인A"/>
        </w:rPr>
        <w:t>The Reduce LCC Plan shall:</w:t>
      </w:r>
    </w:p>
    <w:p w14:paraId="24EDBD92" w14:textId="66849EAC" w:rsidR="00900FB2" w:rsidRPr="00AF2C67" w:rsidRDefault="00900FB2" w:rsidP="00FB7EFD">
      <w:pPr>
        <w:pStyle w:val="BodyText"/>
        <w:numPr>
          <w:ilvl w:val="1"/>
          <w:numId w:val="32"/>
        </w:numPr>
      </w:pPr>
      <w:r w:rsidRPr="0057747F">
        <w:t xml:space="preserve">Provide a basis for proposed reductions in LCC throughout the POP compared to the cost of status-quo RA-O activities (those required to maintain compliance).  </w:t>
      </w:r>
      <w:r>
        <w:t>The p</w:t>
      </w:r>
      <w:r w:rsidRPr="0057747F">
        <w:t>lanned reduction can be illustrated using a line graph (current, planned, achieved) or verbiage describing the current and planned reductions.</w:t>
      </w:r>
    </w:p>
    <w:p w14:paraId="1F11602C" w14:textId="2DEC6A5B" w:rsidR="00900FB2" w:rsidRDefault="00900FB2" w:rsidP="00FB7EFD">
      <w:pPr>
        <w:pStyle w:val="BodyText"/>
        <w:numPr>
          <w:ilvl w:val="1"/>
          <w:numId w:val="32"/>
        </w:numPr>
      </w:pPr>
      <w:r>
        <w:t xml:space="preserve">Document risk and mitigation strategies for </w:t>
      </w:r>
      <w:r w:rsidRPr="008E3386">
        <w:t>implementing optimization activities to reduce LCC.</w:t>
      </w:r>
    </w:p>
    <w:p w14:paraId="78A3296F" w14:textId="77109F8E" w:rsidR="00900FB2" w:rsidRPr="0057747F" w:rsidRDefault="00900FB2" w:rsidP="00FB7EFD">
      <w:pPr>
        <w:pStyle w:val="BodyText"/>
        <w:numPr>
          <w:ilvl w:val="0"/>
          <w:numId w:val="32"/>
        </w:numPr>
        <w:rPr>
          <w:rFonts w:eastAsia="헤드라인A"/>
        </w:rPr>
      </w:pPr>
      <w:r>
        <w:rPr>
          <w:rFonts w:eastAsia="헤드라인A"/>
        </w:rPr>
        <w:t xml:space="preserve">Update or revise </w:t>
      </w:r>
      <w:r w:rsidRPr="0057747F">
        <w:rPr>
          <w:rFonts w:eastAsia="헤드라인A"/>
        </w:rPr>
        <w:t>site-specific work plans, monitoring plans</w:t>
      </w:r>
      <w:r w:rsidR="006D20CF">
        <w:rPr>
          <w:rFonts w:eastAsia="헤드라인A"/>
        </w:rPr>
        <w:t>,</w:t>
      </w:r>
      <w:r w:rsidRPr="0057747F">
        <w:rPr>
          <w:rFonts w:eastAsia="헤드라인A"/>
        </w:rPr>
        <w:t xml:space="preserve"> and/or DDs, as appropriate.</w:t>
      </w:r>
    </w:p>
    <w:p w14:paraId="26798308" w14:textId="7A3FD79B" w:rsidR="00900FB2" w:rsidRPr="00AF2C67" w:rsidRDefault="00900FB2" w:rsidP="00FB7EFD">
      <w:pPr>
        <w:pStyle w:val="BodyText"/>
        <w:numPr>
          <w:ilvl w:val="0"/>
          <w:numId w:val="32"/>
        </w:numPr>
        <w:rPr>
          <w:rFonts w:eastAsia="헤드라인A"/>
        </w:rPr>
      </w:pPr>
      <w:r w:rsidRPr="00AF2C67">
        <w:rPr>
          <w:rFonts w:eastAsia="헤드라인A"/>
        </w:rPr>
        <w:lastRenderedPageBreak/>
        <w:t>Deliver Reduce LCC Reports to document progress in achieving the planned reductions</w:t>
      </w:r>
      <w:r>
        <w:rPr>
          <w:rFonts w:eastAsia="헤드라인A"/>
        </w:rPr>
        <w:t xml:space="preserve"> when those reductions are achieved.</w:t>
      </w:r>
      <w:r w:rsidRPr="00AF2C67">
        <w:rPr>
          <w:rFonts w:eastAsia="헤드라인A"/>
        </w:rPr>
        <w:t xml:space="preserve">  Reduce LCC Reports may be combined with monitoring reports.</w:t>
      </w:r>
      <w:r w:rsidR="006D20CF">
        <w:rPr>
          <w:rFonts w:eastAsia="헤드라인A"/>
        </w:rPr>
        <w:t xml:space="preserve"> </w:t>
      </w:r>
      <w:r w:rsidRPr="00AF2C67">
        <w:rPr>
          <w:rFonts w:eastAsia="헤드라인A"/>
        </w:rPr>
        <w:t xml:space="preserve"> </w:t>
      </w:r>
      <w:r w:rsidR="00AA6706">
        <w:rPr>
          <w:rFonts w:eastAsia="헤드라인A"/>
        </w:rPr>
        <w:t>R</w:t>
      </w:r>
      <w:r w:rsidRPr="00AF2C67">
        <w:rPr>
          <w:rFonts w:eastAsia="헤드라인A"/>
        </w:rPr>
        <w:t>eductions in required RA-O activities are contingent upon regulatory approval.</w:t>
      </w:r>
    </w:p>
    <w:p w14:paraId="1EA49F8D" w14:textId="0FCD4F51" w:rsidR="00900FB2" w:rsidRPr="0057747F" w:rsidRDefault="00900FB2" w:rsidP="00FB7EFD">
      <w:pPr>
        <w:pStyle w:val="BodyText"/>
        <w:numPr>
          <w:ilvl w:val="0"/>
          <w:numId w:val="32"/>
        </w:numPr>
        <w:rPr>
          <w:rFonts w:eastAsia="헤드라인A"/>
        </w:rPr>
      </w:pPr>
      <w:r w:rsidRPr="00AF2C67">
        <w:rPr>
          <w:rFonts w:eastAsia="헤드라인A"/>
        </w:rPr>
        <w:t>Deliver a</w:t>
      </w:r>
      <w:r>
        <w:rPr>
          <w:rFonts w:eastAsia="헤드라인A"/>
        </w:rPr>
        <w:t>n</w:t>
      </w:r>
      <w:r w:rsidRPr="00AF2C67">
        <w:rPr>
          <w:rFonts w:eastAsia="헤드라인A"/>
        </w:rPr>
        <w:t xml:space="preserve"> RA-O &amp; Reduce LCC </w:t>
      </w:r>
      <w:r w:rsidR="00546268">
        <w:rPr>
          <w:rFonts w:eastAsia="헤드라인A"/>
        </w:rPr>
        <w:t xml:space="preserve">Summary and Forecasting Report </w:t>
      </w:r>
      <w:r w:rsidR="00546268" w:rsidRPr="00AD27DE">
        <w:rPr>
          <w:rFonts w:eastAsia="헤드라인A"/>
        </w:rPr>
        <w:t xml:space="preserve">two years </w:t>
      </w:r>
      <w:r w:rsidR="00546268">
        <w:rPr>
          <w:rFonts w:eastAsia="헤드라인A"/>
        </w:rPr>
        <w:t>prior to</w:t>
      </w:r>
      <w:r w:rsidR="00546268" w:rsidRPr="00AD27DE">
        <w:rPr>
          <w:rFonts w:eastAsia="헤드라인A"/>
        </w:rPr>
        <w:t xml:space="preserve"> the </w:t>
      </w:r>
      <w:r w:rsidR="00546268">
        <w:rPr>
          <w:rFonts w:eastAsia="헤드라인A"/>
        </w:rPr>
        <w:t xml:space="preserve">POP </w:t>
      </w:r>
      <w:r w:rsidR="00546268" w:rsidRPr="00AD27DE">
        <w:rPr>
          <w:rFonts w:eastAsia="헤드라인A"/>
        </w:rPr>
        <w:t xml:space="preserve">end date. </w:t>
      </w:r>
      <w:r w:rsidR="00546268">
        <w:rPr>
          <w:rFonts w:eastAsia="헤드라인A"/>
        </w:rPr>
        <w:t xml:space="preserve"> </w:t>
      </w:r>
      <w:r w:rsidRPr="0057747F">
        <w:rPr>
          <w:rFonts w:eastAsia="헤드라인A"/>
        </w:rPr>
        <w:t xml:space="preserve">The </w:t>
      </w:r>
      <w:r w:rsidRPr="00AF2C67">
        <w:rPr>
          <w:rFonts w:eastAsia="헤드라인A"/>
        </w:rPr>
        <w:t xml:space="preserve">Reduce LCC </w:t>
      </w:r>
      <w:r w:rsidRPr="0057747F">
        <w:rPr>
          <w:rFonts w:eastAsia="헤드라인A"/>
        </w:rPr>
        <w:t>Summary and Forecasting Report shall:</w:t>
      </w:r>
    </w:p>
    <w:p w14:paraId="2C89AF4D" w14:textId="1A847DDB" w:rsidR="00900FB2" w:rsidRPr="0057747F" w:rsidRDefault="00900FB2" w:rsidP="00FB7EFD">
      <w:pPr>
        <w:pStyle w:val="BodyText"/>
        <w:numPr>
          <w:ilvl w:val="1"/>
          <w:numId w:val="32"/>
        </w:numPr>
      </w:pPr>
      <w:r w:rsidRPr="0057747F">
        <w:t xml:space="preserve">Document </w:t>
      </w:r>
      <w:r w:rsidR="002224DD">
        <w:t>cost</w:t>
      </w:r>
      <w:r w:rsidR="008E7DF5">
        <w:t>-</w:t>
      </w:r>
      <w:r w:rsidR="002224DD">
        <w:t>saving</w:t>
      </w:r>
      <w:r w:rsidR="008E7DF5">
        <w:t xml:space="preserve"> </w:t>
      </w:r>
      <w:r w:rsidRPr="0057747F">
        <w:t xml:space="preserve">activities to </w:t>
      </w:r>
      <w:r w:rsidR="006F48F0" w:rsidRPr="006F48F0">
        <w:t>date</w:t>
      </w:r>
      <w:r w:rsidR="006F48F0" w:rsidRPr="0057747F">
        <w:t xml:space="preserve"> and</w:t>
      </w:r>
      <w:r w:rsidRPr="0057747F">
        <w:t xml:space="preserve"> </w:t>
      </w:r>
      <w:r>
        <w:t xml:space="preserve">forecast </w:t>
      </w:r>
      <w:r w:rsidRPr="0057747F">
        <w:t xml:space="preserve">remaining </w:t>
      </w:r>
      <w:r w:rsidR="007B3E70">
        <w:t>activities and assumptions</w:t>
      </w:r>
      <w:r w:rsidR="007B3E70" w:rsidRPr="0057747F">
        <w:t xml:space="preserve"> </w:t>
      </w:r>
      <w:r>
        <w:t xml:space="preserve">to </w:t>
      </w:r>
      <w:r w:rsidR="007B3E70">
        <w:t>further r</w:t>
      </w:r>
      <w:r>
        <w:t>educe</w:t>
      </w:r>
      <w:r w:rsidR="00225D2F">
        <w:t xml:space="preserve"> LCC 10 years post</w:t>
      </w:r>
      <w:r w:rsidR="007B3E70">
        <w:t>-</w:t>
      </w:r>
      <w:r w:rsidR="00225D2F">
        <w:t>POP.</w:t>
      </w:r>
    </w:p>
    <w:p w14:paraId="33A183ED" w14:textId="7A8C938F" w:rsidR="00900FB2" w:rsidRDefault="00900FB2" w:rsidP="006E134A">
      <w:pPr>
        <w:pStyle w:val="BodyText"/>
        <w:rPr>
          <w:rFonts w:eastAsia="헤드라인A"/>
        </w:rPr>
      </w:pPr>
      <w:r w:rsidRPr="0057747F">
        <w:rPr>
          <w:rFonts w:eastAsia="헤드라인A"/>
        </w:rPr>
        <w:t xml:space="preserve">Provide a realistic </w:t>
      </w:r>
      <w:r w:rsidR="006B0C71">
        <w:rPr>
          <w:rFonts w:eastAsia="헤드라인A"/>
        </w:rPr>
        <w:t>projection</w:t>
      </w:r>
      <w:r w:rsidRPr="0057747F">
        <w:rPr>
          <w:rFonts w:eastAsia="헤드라인A"/>
        </w:rPr>
        <w:t xml:space="preserve"> to achieve SC or RC after the POP (the Contractor shall identify which </w:t>
      </w:r>
      <w:r w:rsidR="002435B2">
        <w:rPr>
          <w:rFonts w:eastAsia="헤드라인A"/>
        </w:rPr>
        <w:t>PO</w:t>
      </w:r>
      <w:r w:rsidRPr="0057747F">
        <w:rPr>
          <w:rFonts w:eastAsia="헤드라인A"/>
        </w:rPr>
        <w:t xml:space="preserve"> is the optimal endpoint</w:t>
      </w:r>
      <w:r w:rsidRPr="0063060F">
        <w:rPr>
          <w:rFonts w:eastAsia="헤드라인A"/>
        </w:rPr>
        <w:t xml:space="preserve">). </w:t>
      </w:r>
      <w:r w:rsidR="00CC35C6">
        <w:rPr>
          <w:rFonts w:eastAsia="헤드라인A"/>
        </w:rPr>
        <w:t xml:space="preserve"> </w:t>
      </w:r>
      <w:r w:rsidR="006161D2">
        <w:t>See PO definitions in Enclosure 1, Acronyms and Definitions</w:t>
      </w:r>
      <w:r w:rsidR="00CC35C6">
        <w:t>.</w:t>
      </w:r>
    </w:p>
    <w:p w14:paraId="03AA7DE2" w14:textId="0142099F" w:rsidR="003D47BE" w:rsidRPr="00FE79B9" w:rsidRDefault="00264090" w:rsidP="002E1632">
      <w:pPr>
        <w:pStyle w:val="Heading3"/>
      </w:pPr>
      <w:bookmarkStart w:id="35" w:name="_Toc194997569"/>
      <w:r>
        <w:t>1.2.6</w:t>
      </w:r>
      <w:r>
        <w:tab/>
      </w:r>
      <w:r w:rsidR="006C6669">
        <w:t>Remedial Action</w:t>
      </w:r>
      <w:r w:rsidR="00303E42">
        <w:t>-</w:t>
      </w:r>
      <w:r w:rsidR="006C6669">
        <w:t xml:space="preserve">Operation or </w:t>
      </w:r>
      <w:r w:rsidR="00D52D9F">
        <w:t>Long-Term</w:t>
      </w:r>
      <w:r w:rsidR="006C6669">
        <w:t xml:space="preserve"> Management </w:t>
      </w:r>
      <w:r w:rsidR="001F03CD" w:rsidRPr="00FE79B9">
        <w:t>(as appropriate</w:t>
      </w:r>
      <w:r w:rsidR="00E33A94" w:rsidRPr="00FE79B9">
        <w:t>)</w:t>
      </w:r>
      <w:bookmarkEnd w:id="35"/>
    </w:p>
    <w:p w14:paraId="3EABFB41" w14:textId="672C2D8B" w:rsidR="003D47BE" w:rsidRPr="007100FC" w:rsidRDefault="003D47BE" w:rsidP="003D47BE">
      <w:pPr>
        <w:pStyle w:val="BodyText"/>
      </w:pPr>
      <w:r w:rsidRPr="00190481">
        <w:t>Table 1 of the PWS identifies</w:t>
      </w:r>
      <w:r>
        <w:t xml:space="preserve"> </w:t>
      </w:r>
      <w:r w:rsidR="00410864" w:rsidRPr="00023692">
        <w:rPr>
          <w:szCs w:val="24"/>
        </w:rPr>
        <w:t>RA-O</w:t>
      </w:r>
      <w:r w:rsidR="00023692" w:rsidRPr="00023692">
        <w:rPr>
          <w:szCs w:val="24"/>
        </w:rPr>
        <w:t xml:space="preserve"> or LTM</w:t>
      </w:r>
      <w:r w:rsidR="00410864" w:rsidRPr="00023692">
        <w:rPr>
          <w:szCs w:val="24"/>
        </w:rPr>
        <w:t xml:space="preserve"> in accordance with the approved </w:t>
      </w:r>
      <w:r w:rsidR="006E134A">
        <w:rPr>
          <w:szCs w:val="24"/>
        </w:rPr>
        <w:t>RCRA Permit</w:t>
      </w:r>
      <w:r w:rsidR="00410864" w:rsidRPr="005D4649">
        <w:rPr>
          <w:sz w:val="20"/>
        </w:rPr>
        <w:t xml:space="preserve"> </w:t>
      </w:r>
      <w:r>
        <w:t xml:space="preserve">as </w:t>
      </w:r>
      <w:r w:rsidRPr="00190481">
        <w:t xml:space="preserve">the </w:t>
      </w:r>
      <w:r w:rsidR="00FA7988">
        <w:t>PO</w:t>
      </w:r>
      <w:r w:rsidRPr="00190481">
        <w:t xml:space="preserve"> for selected sites.  </w:t>
      </w:r>
      <w:r w:rsidRPr="007100FC">
        <w:t xml:space="preserve">The </w:t>
      </w:r>
      <w:r>
        <w:t>C</w:t>
      </w:r>
      <w:r w:rsidRPr="007100FC">
        <w:t xml:space="preserve">ontractor shall achieve the following objectives for each </w:t>
      </w:r>
      <w:r>
        <w:t>RA-O and LTM</w:t>
      </w:r>
      <w:r w:rsidRPr="007100FC">
        <w:t xml:space="preserve"> site:</w:t>
      </w:r>
    </w:p>
    <w:p w14:paraId="3BC14818" w14:textId="254D7EE8" w:rsidR="003D47BE" w:rsidRDefault="003D47BE" w:rsidP="003D47BE">
      <w:pPr>
        <w:pStyle w:val="BulletList"/>
        <w:rPr>
          <w:rFonts w:eastAsia="헤드라인A"/>
        </w:rPr>
      </w:pPr>
      <w:r w:rsidRPr="007100FC">
        <w:rPr>
          <w:rFonts w:eastAsia="헤드라인A"/>
        </w:rPr>
        <w:t>Maintain compliance with all DDs</w:t>
      </w:r>
      <w:r>
        <w:rPr>
          <w:rFonts w:eastAsia="헤드라인A"/>
        </w:rPr>
        <w:t xml:space="preserve"> and permits </w:t>
      </w:r>
      <w:r w:rsidRPr="007100FC">
        <w:rPr>
          <w:rFonts w:eastAsia="헤드라인A"/>
        </w:rPr>
        <w:t>(currently in place or to be approved) throughout the PP.</w:t>
      </w:r>
      <w:r w:rsidR="006F48F0">
        <w:rPr>
          <w:rFonts w:eastAsia="헤드라인A"/>
        </w:rPr>
        <w:t xml:space="preserve"> </w:t>
      </w:r>
      <w:r w:rsidR="0071776B">
        <w:rPr>
          <w:rFonts w:eastAsia="헤드라인A"/>
        </w:rPr>
        <w:t xml:space="preserve"> </w:t>
      </w:r>
      <w:r>
        <w:rPr>
          <w:rFonts w:eastAsia="헤드라인A"/>
        </w:rPr>
        <w:t xml:space="preserve">Update or revise </w:t>
      </w:r>
      <w:r w:rsidRPr="0057747F">
        <w:rPr>
          <w:rFonts w:eastAsia="헤드라인A"/>
        </w:rPr>
        <w:t>site-specific work plans, monitoring plans</w:t>
      </w:r>
      <w:r>
        <w:rPr>
          <w:rFonts w:eastAsia="헤드라인A"/>
        </w:rPr>
        <w:t>,</w:t>
      </w:r>
      <w:r w:rsidRPr="0057747F">
        <w:rPr>
          <w:rFonts w:eastAsia="헤드라인A"/>
        </w:rPr>
        <w:t xml:space="preserve"> and/or DDs, as appropriate.</w:t>
      </w:r>
    </w:p>
    <w:p w14:paraId="00F79252" w14:textId="135FDBD0" w:rsidR="003D47BE" w:rsidRPr="0057747F" w:rsidRDefault="003D47BE" w:rsidP="003D47BE">
      <w:pPr>
        <w:pStyle w:val="BulletList"/>
        <w:rPr>
          <w:rFonts w:eastAsia="헤드라인A"/>
        </w:rPr>
      </w:pPr>
      <w:r>
        <w:t xml:space="preserve">For RA-O sites, develop </w:t>
      </w:r>
      <w:r w:rsidRPr="007300B1">
        <w:t>performance model</w:t>
      </w:r>
      <w:r>
        <w:t>s</w:t>
      </w:r>
      <w:r w:rsidRPr="007300B1">
        <w:t xml:space="preserve"> addressing all COCs</w:t>
      </w:r>
      <w:r>
        <w:t xml:space="preserve"> </w:t>
      </w:r>
      <w:r w:rsidRPr="008E548C">
        <w:t xml:space="preserve">and breakdown products.  </w:t>
      </w:r>
      <w:r>
        <w:t xml:space="preserve">Refer to </w:t>
      </w:r>
      <w:r w:rsidR="00010B5D">
        <w:t>S</w:t>
      </w:r>
      <w:r>
        <w:t xml:space="preserve">ection </w:t>
      </w:r>
      <w:r w:rsidR="00010B5D">
        <w:t>8.1.3.1</w:t>
      </w:r>
      <w:r>
        <w:t>, Performance Models.</w:t>
      </w:r>
    </w:p>
    <w:p w14:paraId="03018316" w14:textId="41223D03" w:rsidR="007B72F2" w:rsidRDefault="006B0C71" w:rsidP="00FB7EFD">
      <w:pPr>
        <w:pStyle w:val="IndentBulletList"/>
        <w:numPr>
          <w:ilvl w:val="0"/>
          <w:numId w:val="17"/>
        </w:numPr>
        <w:spacing w:after="0"/>
        <w:ind w:left="720"/>
      </w:pPr>
      <w:r w:rsidRPr="006B0C71">
        <w:t>Provide a realistic projection to achieve SC or RC after the POP (the Contractor shall identify which PO is the optimal endpoint)</w:t>
      </w:r>
      <w:r w:rsidR="00FC6B20">
        <w:t>.</w:t>
      </w:r>
    </w:p>
    <w:p w14:paraId="104C3AF1" w14:textId="370D54A7" w:rsidR="007B72F2" w:rsidRPr="00FE79B9" w:rsidRDefault="00264090" w:rsidP="002E1632">
      <w:pPr>
        <w:pStyle w:val="Heading3"/>
      </w:pPr>
      <w:bookmarkStart w:id="36" w:name="_Toc194997570"/>
      <w:bookmarkStart w:id="37" w:name="_Hlk34380859"/>
      <w:r>
        <w:t>1.2.7</w:t>
      </w:r>
      <w:r>
        <w:tab/>
      </w:r>
      <w:r w:rsidR="007B72F2" w:rsidRPr="00FE79B9">
        <w:t>Alternate Objectives</w:t>
      </w:r>
      <w:bookmarkEnd w:id="36"/>
      <w:r w:rsidR="00323381" w:rsidRPr="00FE79B9">
        <w:t xml:space="preserve"> </w:t>
      </w:r>
    </w:p>
    <w:bookmarkEnd w:id="37"/>
    <w:p w14:paraId="6861A3C1" w14:textId="46FA6F9B" w:rsidR="00CD63A4" w:rsidRPr="00FF57A4" w:rsidRDefault="00BF2CFB" w:rsidP="00CD63A4">
      <w:pPr>
        <w:pStyle w:val="BodyText"/>
      </w:pPr>
      <w:r>
        <w:t>T</w:t>
      </w:r>
      <w:r w:rsidR="00CD63A4">
        <w:t xml:space="preserve">his section and the subparagraphs below describe the Alternate Objective Sites and a general overview of the work associated with these sites.  </w:t>
      </w:r>
      <w:r w:rsidR="00CD63A4" w:rsidRPr="00572352">
        <w:rPr>
          <w:b/>
          <w:i/>
          <w:color w:val="000000" w:themeColor="text1"/>
        </w:rPr>
        <w:t>Please see</w:t>
      </w:r>
      <w:r w:rsidR="00CD63A4" w:rsidRPr="00572352">
        <w:rPr>
          <w:color w:val="000000" w:themeColor="text1"/>
        </w:rPr>
        <w:t xml:space="preserve"> </w:t>
      </w:r>
      <w:r w:rsidR="00CD63A4" w:rsidRPr="00572352">
        <w:rPr>
          <w:b/>
          <w:i/>
          <w:color w:val="000000" w:themeColor="text1"/>
        </w:rPr>
        <w:t xml:space="preserve">Table </w:t>
      </w:r>
      <w:r w:rsidR="00CD63A4" w:rsidRPr="00CD76FB">
        <w:rPr>
          <w:b/>
          <w:i/>
        </w:rPr>
        <w:t>1</w:t>
      </w:r>
      <w:r w:rsidR="00CD63A4">
        <w:rPr>
          <w:b/>
          <w:i/>
        </w:rPr>
        <w:t xml:space="preserve"> </w:t>
      </w:r>
      <w:r w:rsidR="00CD63A4" w:rsidRPr="00FA1241">
        <w:rPr>
          <w:b/>
          <w:i/>
        </w:rPr>
        <w:t xml:space="preserve">and work described in </w:t>
      </w:r>
      <w:r w:rsidR="00CD63A4">
        <w:rPr>
          <w:b/>
          <w:i/>
        </w:rPr>
        <w:t>Section</w:t>
      </w:r>
      <w:r w:rsidR="00CD63A4" w:rsidRPr="00FA1241">
        <w:rPr>
          <w:b/>
          <w:i/>
        </w:rPr>
        <w:t xml:space="preserve"> 1.3.2</w:t>
      </w:r>
      <w:r w:rsidR="00CD63A4" w:rsidRPr="00CD76FB">
        <w:rPr>
          <w:b/>
          <w:i/>
        </w:rPr>
        <w:t xml:space="preserve"> </w:t>
      </w:r>
      <w:r w:rsidR="00CD63A4">
        <w:rPr>
          <w:b/>
          <w:i/>
        </w:rPr>
        <w:t>for specific elements of work required for each site</w:t>
      </w:r>
      <w:r w:rsidR="00CD63A4" w:rsidRPr="00CD76FB">
        <w:rPr>
          <w:b/>
          <w:i/>
        </w:rPr>
        <w:t xml:space="preserve"> with </w:t>
      </w:r>
      <w:r w:rsidR="00CD63A4">
        <w:rPr>
          <w:b/>
          <w:i/>
        </w:rPr>
        <w:t>an Alternate Objective PO.</w:t>
      </w:r>
      <w:r w:rsidR="00CD63A4">
        <w:t xml:space="preserve">  </w:t>
      </w:r>
      <w:r w:rsidR="00CD63A4" w:rsidRPr="00FF57A4">
        <w:t>These sites have complex attributes that have, to date, inhibited progress toward the achievement of RC.  For Alternate Objective sites, as for all sites in Table 1 of the PWS where applicable, the Contractor shall maintain compliance throughout the POP of the contract with all existing regulatory requirements</w:t>
      </w:r>
      <w:r w:rsidR="00CD63A4">
        <w:t>,</w:t>
      </w:r>
      <w:r w:rsidR="00CD63A4" w:rsidRPr="00FF57A4">
        <w:t xml:space="preserve"> including but not limited to regulations, </w:t>
      </w:r>
      <w:r w:rsidR="00CD63A4">
        <w:t>FFAs</w:t>
      </w:r>
      <w:r w:rsidR="00CD63A4" w:rsidRPr="00FF57A4">
        <w:t>, RCRA Permits, final or interim RODs, or other equivalent remedial DD</w:t>
      </w:r>
      <w:r w:rsidR="00CD63A4">
        <w:t>s</w:t>
      </w:r>
      <w:r w:rsidR="00CD63A4" w:rsidRPr="00FF57A4">
        <w:t xml:space="preserve">.  The Contractor is responsible for implementing changes to the monitoring program based </w:t>
      </w:r>
      <w:r w:rsidR="00CD63A4">
        <w:t xml:space="preserve">on </w:t>
      </w:r>
      <w:r w:rsidR="00CD63A4" w:rsidRPr="00FF57A4">
        <w:t xml:space="preserve">activities </w:t>
      </w:r>
      <w:r w:rsidR="00CD63A4">
        <w:t xml:space="preserve">conducted </w:t>
      </w:r>
      <w:r w:rsidR="00CD63A4" w:rsidRPr="00FF57A4">
        <w:t>in the Advanced Site Characterization (PWS Section 1.2.</w:t>
      </w:r>
      <w:r w:rsidR="00CD63A4">
        <w:t>7</w:t>
      </w:r>
      <w:r w:rsidR="00CD63A4" w:rsidRPr="00FF57A4">
        <w:t>.1)</w:t>
      </w:r>
      <w:r w:rsidR="00CD63A4">
        <w:t xml:space="preserve">, </w:t>
      </w:r>
      <w:r w:rsidR="00CD63A4" w:rsidRPr="00CC7453">
        <w:t xml:space="preserve">including the addition and decommissioning of wells in the monitoring well network as agreed by all parties and the addition of new delineation </w:t>
      </w:r>
      <w:r w:rsidR="00CD63A4">
        <w:t xml:space="preserve">monitoring </w:t>
      </w:r>
      <w:r w:rsidR="00CD63A4" w:rsidRPr="00CC7453">
        <w:t>where new information indicates our understanding of the plumes is changed</w:t>
      </w:r>
      <w:r w:rsidR="00CD63A4" w:rsidRPr="00FF57A4">
        <w:t>.</w:t>
      </w:r>
    </w:p>
    <w:p w14:paraId="04D4025A" w14:textId="77777777" w:rsidR="00CD63A4" w:rsidRPr="00FF57A4" w:rsidRDefault="00CD63A4" w:rsidP="00CD63A4">
      <w:pPr>
        <w:pStyle w:val="BodyText"/>
      </w:pPr>
      <w:bookmarkStart w:id="38" w:name="_Hlk147131801"/>
      <w:r w:rsidRPr="00FF57A4">
        <w:t xml:space="preserve">Based on technical review of existing site conditions/activities, the </w:t>
      </w:r>
      <w:r>
        <w:t>AF</w:t>
      </w:r>
      <w:r w:rsidRPr="00FF57A4">
        <w:t xml:space="preserve"> placed sites in the category of Alternate Objective if one or more of the</w:t>
      </w:r>
      <w:r>
        <w:t xml:space="preserve"> following conditions exist:</w:t>
      </w:r>
    </w:p>
    <w:p w14:paraId="546AE500" w14:textId="77777777" w:rsidR="00CD63A4" w:rsidRPr="00FF57A4" w:rsidRDefault="00CD63A4" w:rsidP="00CD63A4">
      <w:pPr>
        <w:pStyle w:val="List1"/>
      </w:pPr>
      <w:r w:rsidRPr="00FF57A4">
        <w:t>Achieving RC is expected to require substantially longer than 30 years</w:t>
      </w:r>
      <w:r>
        <w:t>.</w:t>
      </w:r>
    </w:p>
    <w:p w14:paraId="23E01495" w14:textId="77777777" w:rsidR="00CD63A4" w:rsidRPr="00FF57A4" w:rsidRDefault="00CD63A4" w:rsidP="00CD63A4">
      <w:pPr>
        <w:pStyle w:val="List1"/>
      </w:pPr>
      <w:r w:rsidRPr="00FF57A4">
        <w:t>Achieving RC is unattainable with standard characterization and/or existing remediation technology due to technical or other limitations related to site conditions</w:t>
      </w:r>
      <w:r>
        <w:t>.</w:t>
      </w:r>
    </w:p>
    <w:p w14:paraId="66825AF7" w14:textId="77777777" w:rsidR="00CD63A4" w:rsidRPr="00FF57A4" w:rsidRDefault="00CD63A4" w:rsidP="00CD63A4">
      <w:pPr>
        <w:pStyle w:val="List1"/>
      </w:pPr>
      <w:r w:rsidRPr="00FF57A4">
        <w:lastRenderedPageBreak/>
        <w:t>Achieving RC is anticipated to require advanced site characterization technologies</w:t>
      </w:r>
      <w:r>
        <w:t xml:space="preserve"> </w:t>
      </w:r>
      <w:r w:rsidRPr="00FF57A4">
        <w:t xml:space="preserve">to improve the </w:t>
      </w:r>
      <w:r>
        <w:t>Conceptual Site Model (</w:t>
      </w:r>
      <w:r w:rsidRPr="00FF57A4">
        <w:t>CSM</w:t>
      </w:r>
      <w:r>
        <w:t>)</w:t>
      </w:r>
      <w:r w:rsidRPr="00FF57A4">
        <w:t>, determine appropriate remedial technology, and/or characterize recently regulated contaminants</w:t>
      </w:r>
      <w:r>
        <w:t>.</w:t>
      </w:r>
    </w:p>
    <w:bookmarkEnd w:id="38"/>
    <w:p w14:paraId="31E89078" w14:textId="77777777" w:rsidR="00CD63A4" w:rsidRPr="00452647" w:rsidRDefault="00CD63A4" w:rsidP="00CD63A4">
      <w:pPr>
        <w:pStyle w:val="BodyText"/>
        <w:rPr>
          <w:rFonts w:eastAsia="헤드라인A"/>
        </w:rPr>
      </w:pPr>
      <w:r>
        <w:rPr>
          <w:rFonts w:eastAsia="헤드라인A"/>
        </w:rPr>
        <w:t xml:space="preserve">The AF will use data and information obtained during execution of this PWS to determine restoration potential and future investment strategies at Alternate Objective sites.  </w:t>
      </w:r>
      <w:r w:rsidRPr="0096723C">
        <w:rPr>
          <w:rFonts w:eastAsia="헤드라인A"/>
          <w:u w:val="single"/>
        </w:rPr>
        <w:t xml:space="preserve">Each </w:t>
      </w:r>
      <w:r>
        <w:rPr>
          <w:rFonts w:eastAsia="헤드라인A"/>
          <w:u w:val="single"/>
        </w:rPr>
        <w:t>Sub-Contract Line Item Number (</w:t>
      </w:r>
      <w:r w:rsidRPr="0096723C">
        <w:rPr>
          <w:rFonts w:eastAsia="헤드라인A"/>
          <w:u w:val="single"/>
        </w:rPr>
        <w:t>Sub-CLIN</w:t>
      </w:r>
      <w:r>
        <w:rPr>
          <w:rFonts w:eastAsia="헤드라인A"/>
          <w:u w:val="single"/>
        </w:rPr>
        <w:t>)</w:t>
      </w:r>
      <w:r w:rsidRPr="0096723C">
        <w:rPr>
          <w:rFonts w:eastAsia="헤드라인A"/>
          <w:u w:val="single"/>
        </w:rPr>
        <w:t xml:space="preserve"> for the Alternate Objective sites will only be awarded if the activities are needed to determine the future investment strategy for the site</w:t>
      </w:r>
      <w:r>
        <w:rPr>
          <w:rFonts w:eastAsia="헤드라인A"/>
        </w:rPr>
        <w:t>.  The decision to award each Sub-CLIN resides solely at</w:t>
      </w:r>
      <w:r w:rsidRPr="00452647">
        <w:rPr>
          <w:rFonts w:eastAsia="헤드라인A"/>
        </w:rPr>
        <w:t xml:space="preserve"> </w:t>
      </w:r>
      <w:r>
        <w:rPr>
          <w:rFonts w:eastAsia="헤드라인A"/>
        </w:rPr>
        <w:t xml:space="preserve">the </w:t>
      </w:r>
      <w:r w:rsidRPr="00452647">
        <w:rPr>
          <w:rFonts w:eastAsia="헤드라인A"/>
        </w:rPr>
        <w:t xml:space="preserve">discretion of the </w:t>
      </w:r>
      <w:r>
        <w:rPr>
          <w:rFonts w:eastAsia="헤드라인A"/>
        </w:rPr>
        <w:t>AF</w:t>
      </w:r>
      <w:r w:rsidRPr="00452647">
        <w:rPr>
          <w:rFonts w:eastAsia="헤드라인A"/>
        </w:rPr>
        <w:t>.</w:t>
      </w:r>
    </w:p>
    <w:p w14:paraId="3CDC364F" w14:textId="41FB2429" w:rsidR="007B72F2" w:rsidRPr="00FF0B63" w:rsidRDefault="00CD63A4" w:rsidP="00CD63A4">
      <w:pPr>
        <w:pStyle w:val="BodyText"/>
        <w:rPr>
          <w:rFonts w:eastAsia="헤드라인A"/>
        </w:rPr>
      </w:pPr>
      <w:r w:rsidRPr="00FF57A4">
        <w:t xml:space="preserve">The Contractor shall </w:t>
      </w:r>
      <w:r w:rsidRPr="00FF57A4">
        <w:rPr>
          <w:rFonts w:eastAsia="헤드라인A"/>
        </w:rPr>
        <w:t xml:space="preserve">conduct project scoping sessions before work plan development and throughout the planning and execution of the project to meet the </w:t>
      </w:r>
      <w:r>
        <w:rPr>
          <w:rFonts w:eastAsia="헤드라인A"/>
        </w:rPr>
        <w:t xml:space="preserve">PO, </w:t>
      </w:r>
      <w:r w:rsidRPr="00FF57A4">
        <w:rPr>
          <w:rFonts w:eastAsia="헤드라인A"/>
        </w:rPr>
        <w:t xml:space="preserve">including the Installation </w:t>
      </w:r>
      <w:r>
        <w:rPr>
          <w:rFonts w:eastAsia="헤드라인A"/>
        </w:rPr>
        <w:t>Point(s) of Contact (</w:t>
      </w:r>
      <w:r w:rsidRPr="00FF57A4">
        <w:rPr>
          <w:rFonts w:eastAsia="헤드라인A"/>
        </w:rPr>
        <w:t>POC</w:t>
      </w:r>
      <w:r>
        <w:rPr>
          <w:rFonts w:eastAsia="헤드라인A"/>
        </w:rPr>
        <w:t>[</w:t>
      </w:r>
      <w:r w:rsidRPr="00FF57A4">
        <w:rPr>
          <w:rFonts w:eastAsia="헤드라인A"/>
        </w:rPr>
        <w:t>s</w:t>
      </w:r>
      <w:r>
        <w:rPr>
          <w:rFonts w:eastAsia="헤드라인A"/>
        </w:rPr>
        <w:t>]</w:t>
      </w:r>
      <w:r w:rsidRPr="00FF57A4">
        <w:rPr>
          <w:rFonts w:eastAsia="헤드라인A"/>
        </w:rPr>
        <w:t>), the AFCEC Program Manager</w:t>
      </w:r>
      <w:r>
        <w:rPr>
          <w:rFonts w:eastAsia="헤드라인A"/>
        </w:rPr>
        <w:t xml:space="preserve"> (PM) and Remedial Project Manager (RPM)</w:t>
      </w:r>
      <w:r w:rsidRPr="00FF57A4">
        <w:rPr>
          <w:rFonts w:eastAsia="헤드라인A"/>
        </w:rPr>
        <w:t xml:space="preserve">, the AF technical support team, and </w:t>
      </w:r>
      <w:r>
        <w:rPr>
          <w:rFonts w:eastAsia="헤드라인A"/>
        </w:rPr>
        <w:t>the Contracting Officer’s Representative (</w:t>
      </w:r>
      <w:r w:rsidRPr="00FF57A4">
        <w:rPr>
          <w:rFonts w:eastAsia="헤드라인A"/>
        </w:rPr>
        <w:t>COR</w:t>
      </w:r>
      <w:r>
        <w:rPr>
          <w:rFonts w:eastAsia="헤드라인A"/>
        </w:rPr>
        <w:t>)</w:t>
      </w:r>
      <w:r w:rsidRPr="00FF57A4">
        <w:rPr>
          <w:rFonts w:eastAsia="헤드라인A"/>
        </w:rPr>
        <w:t xml:space="preserve">.  Upon approval by the </w:t>
      </w:r>
      <w:r>
        <w:rPr>
          <w:rFonts w:eastAsia="헤드라인A"/>
        </w:rPr>
        <w:t>AF and the COR</w:t>
      </w:r>
      <w:r w:rsidRPr="00FF57A4">
        <w:rPr>
          <w:rFonts w:eastAsia="헤드라인A"/>
        </w:rPr>
        <w:t>, the Contractor shall participate in scoping sessions with the regulators as appropriate.</w:t>
      </w:r>
    </w:p>
    <w:p w14:paraId="671C57D4" w14:textId="04C119E3" w:rsidR="007B72F2" w:rsidRPr="00FF0B63" w:rsidRDefault="00264090" w:rsidP="00DD54E3">
      <w:pPr>
        <w:pStyle w:val="Heading4"/>
        <w:numPr>
          <w:ilvl w:val="0"/>
          <w:numId w:val="0"/>
        </w:numPr>
        <w:ind w:left="1440" w:hanging="1440"/>
      </w:pPr>
      <w:r w:rsidRPr="00FF0B63">
        <w:t>1.2.7.1</w:t>
      </w:r>
      <w:r w:rsidRPr="00FF0B63">
        <w:tab/>
      </w:r>
      <w:r w:rsidR="007B72F2" w:rsidRPr="00FF0B63">
        <w:t>Advanced Site Characterization</w:t>
      </w:r>
    </w:p>
    <w:p w14:paraId="3A51990E" w14:textId="59B18CFB" w:rsidR="00C908C6" w:rsidRDefault="00C908C6" w:rsidP="00C908C6">
      <w:pPr>
        <w:pStyle w:val="BodyText"/>
      </w:pPr>
      <w:r>
        <w:t>Based on existing data, the AF has determined that the existing remedial approaches at the Alternative Objective sites are not achieving satisfactory remedial progress toward their intended goals.  In order for the AF to determine the best path forward for these sites, the Contractor shall conduct Advanced Site Characterization to collect data to update and refine the CSM in order to achieve the following goals:  (1) Fill data gaps; and (2) Collect data needed to:</w:t>
      </w:r>
      <w:r w:rsidRPr="009D55A2">
        <w:t xml:space="preserve"> </w:t>
      </w:r>
      <w:r>
        <w:t xml:space="preserve">(A) Determine why existing and previous remedial actions are not effective at achieving remedial progress; (B) </w:t>
      </w:r>
      <w:bookmarkStart w:id="39" w:name="_Hlk34381324"/>
      <w:r>
        <w:t>Determine a</w:t>
      </w:r>
      <w:r w:rsidRPr="009D55A2">
        <w:t>ppropriate remedial technology</w:t>
      </w:r>
      <w:r>
        <w:t>(</w:t>
      </w:r>
      <w:proofErr w:type="spellStart"/>
      <w:r>
        <w:t>ies</w:t>
      </w:r>
      <w:proofErr w:type="spellEnd"/>
      <w:r>
        <w:t xml:space="preserve">) </w:t>
      </w:r>
      <w:bookmarkEnd w:id="39"/>
      <w:r>
        <w:t>based on site conditions;</w:t>
      </w:r>
      <w:r w:rsidRPr="009D55A2">
        <w:t xml:space="preserve"> </w:t>
      </w:r>
      <w:r>
        <w:t>C) Develop r</w:t>
      </w:r>
      <w:r w:rsidRPr="009D55A2">
        <w:t xml:space="preserve">emediation </w:t>
      </w:r>
      <w:r>
        <w:t>design parameters for recommended technology(</w:t>
      </w:r>
      <w:proofErr w:type="spellStart"/>
      <w:r>
        <w:t>ies</w:t>
      </w:r>
      <w:proofErr w:type="spellEnd"/>
      <w:r>
        <w:t>);</w:t>
      </w:r>
      <w:r w:rsidRPr="009D55A2">
        <w:t xml:space="preserve"> and</w:t>
      </w:r>
      <w:r>
        <w:t xml:space="preserve"> D)</w:t>
      </w:r>
      <w:r w:rsidRPr="009D55A2">
        <w:t xml:space="preserve"> </w:t>
      </w:r>
      <w:r>
        <w:t>Determine extent and concentrations of</w:t>
      </w:r>
      <w:r w:rsidDel="006E647C">
        <w:t xml:space="preserve"> </w:t>
      </w:r>
      <w:r w:rsidRPr="009D55A2">
        <w:t>recently regulated contaminants</w:t>
      </w:r>
      <w:r>
        <w:t>, if required.</w:t>
      </w:r>
    </w:p>
    <w:p w14:paraId="661B63AA" w14:textId="67698992" w:rsidR="007B72F2" w:rsidRPr="00FF0B63" w:rsidRDefault="00C908C6" w:rsidP="00C908C6">
      <w:pPr>
        <w:pStyle w:val="BodyText"/>
      </w:pPr>
      <w:r w:rsidRPr="00E525FB">
        <w:t>Advanced Site Characterization includes one or more of the following three activities: (1) Supplemental Site Investigation (SSI), (2) Revised CSM, and (3) Groundw</w:t>
      </w:r>
      <w:r>
        <w:t>ater Monitoring Program Update.</w:t>
      </w:r>
    </w:p>
    <w:p w14:paraId="43CB6D70" w14:textId="25DF70ED" w:rsidR="007B72F2" w:rsidRPr="00FF0B63" w:rsidRDefault="00264090" w:rsidP="00682490">
      <w:pPr>
        <w:pStyle w:val="Heading5"/>
      </w:pPr>
      <w:r w:rsidRPr="00FF0B63">
        <w:t>1.2.7.1.1</w:t>
      </w:r>
      <w:r w:rsidRPr="00FF0B63">
        <w:tab/>
      </w:r>
      <w:r w:rsidR="007B72F2" w:rsidRPr="00FF0B63">
        <w:t>Supplemental Site Investigation</w:t>
      </w:r>
    </w:p>
    <w:p w14:paraId="0EB4C284" w14:textId="0A117264" w:rsidR="00A57A09" w:rsidRPr="00E525FB" w:rsidRDefault="00C66BD5" w:rsidP="00A57A09">
      <w:pPr>
        <w:pStyle w:val="BodyText"/>
      </w:pPr>
      <w:r>
        <w:t>T</w:t>
      </w:r>
      <w:r w:rsidR="00A57A09" w:rsidRPr="00E525FB">
        <w:t>he</w:t>
      </w:r>
      <w:r w:rsidR="00A57A09" w:rsidRPr="00E525FB">
        <w:rPr>
          <w:rFonts w:eastAsia="헤드라인A"/>
        </w:rPr>
        <w:t xml:space="preserve"> Contractor shall conduct a</w:t>
      </w:r>
      <w:r w:rsidR="00A57A09">
        <w:rPr>
          <w:rFonts w:eastAsia="헤드라인A"/>
        </w:rPr>
        <w:t xml:space="preserve"> Supplemental Site Investigation (</w:t>
      </w:r>
      <w:r w:rsidR="00A57A09" w:rsidRPr="00E525FB">
        <w:rPr>
          <w:rFonts w:eastAsia="헤드라인A"/>
        </w:rPr>
        <w:t>SSI</w:t>
      </w:r>
      <w:r w:rsidR="00A57A09">
        <w:rPr>
          <w:rFonts w:eastAsia="헤드라인A"/>
        </w:rPr>
        <w:t>)</w:t>
      </w:r>
      <w:r w:rsidR="00A57A09" w:rsidRPr="00E525FB">
        <w:rPr>
          <w:rFonts w:eastAsia="헤드라인A"/>
        </w:rPr>
        <w:t xml:space="preserve"> to collect data necessary to improve the CSM, determine appropriate remedial technology, support remediation design and construction, and/or characterize recently regulated contaminants.  </w:t>
      </w:r>
      <w:r w:rsidR="00A57A09" w:rsidRPr="00E525FB">
        <w:t xml:space="preserve">The Contractor shall implement advanced characterization methods, both established approaches and state-of-science techniques consistent with </w:t>
      </w:r>
      <w:r w:rsidR="00A57A09">
        <w:t>AF</w:t>
      </w:r>
      <w:r w:rsidR="00A57A09" w:rsidRPr="00E525FB">
        <w:t xml:space="preserve">, regulatory, Interstate Technology and Regulatory Council (ITRC), and Strategic Environmental Research and Development Program/Environmental Security Technology Certification Program (SERDP/ESTCP) guidance to attain these objectives.  Data collection includes better definition of the geology, hydrogeology, geochemistry, and/or </w:t>
      </w:r>
      <w:r w:rsidR="00A57A09">
        <w:t xml:space="preserve">source(s) and </w:t>
      </w:r>
      <w:r w:rsidR="00A57A09" w:rsidRPr="00E525FB">
        <w:t xml:space="preserve">distribution of COCs, as required.  The </w:t>
      </w:r>
      <w:r w:rsidR="00A57A09">
        <w:t>C</w:t>
      </w:r>
      <w:r w:rsidR="00A57A09" w:rsidRPr="00E525FB">
        <w:t xml:space="preserve">ontractor shall evaluate the need for, and collect the following data where appropriate:  (1) Source Zone Delineation; (2) Source </w:t>
      </w:r>
      <w:r w:rsidR="00A57A09">
        <w:t>Mass/Extent</w:t>
      </w:r>
      <w:r w:rsidR="00A57A09" w:rsidRPr="00033E4F">
        <w:rPr>
          <w:rStyle w:val="FootnoteReference"/>
        </w:rPr>
        <w:footnoteReference w:id="2"/>
      </w:r>
      <w:r w:rsidR="00A57A09" w:rsidRPr="00033E4F">
        <w:rPr>
          <w:vertAlign w:val="superscript"/>
        </w:rPr>
        <w:t>,</w:t>
      </w:r>
      <w:r w:rsidR="00A57A09" w:rsidRPr="00033E4F">
        <w:rPr>
          <w:rStyle w:val="FootnoteReference"/>
        </w:rPr>
        <w:footnoteReference w:id="3"/>
      </w:r>
      <w:r w:rsidR="00A57A09" w:rsidRPr="00033E4F">
        <w:rPr>
          <w:vertAlign w:val="superscript"/>
        </w:rPr>
        <w:t>,</w:t>
      </w:r>
      <w:r w:rsidR="00A57A09" w:rsidRPr="00033E4F">
        <w:rPr>
          <w:rStyle w:val="FootnoteReference"/>
        </w:rPr>
        <w:footnoteReference w:id="4"/>
      </w:r>
      <w:r w:rsidR="00A57A09" w:rsidRPr="00E525FB">
        <w:t xml:space="preserve">; (3) Vertical and lateral extent of contamination, if not sufficiently defined; (4) </w:t>
      </w:r>
      <w:r w:rsidR="00A57A09" w:rsidRPr="00E525FB">
        <w:lastRenderedPageBreak/>
        <w:t>Plume Stability</w:t>
      </w:r>
      <w:r w:rsidR="00A57A09" w:rsidRPr="00033E4F">
        <w:rPr>
          <w:rStyle w:val="FootnoteReference"/>
        </w:rPr>
        <w:footnoteReference w:id="5"/>
      </w:r>
      <w:r w:rsidR="00A57A09" w:rsidRPr="00E525FB">
        <w:t xml:space="preserve">; (5) Migration pathway, rates, and fluxes in 3-D; (6) Mass distribution; (7) Biogeochemical </w:t>
      </w:r>
      <w:r w:rsidR="00A57A09">
        <w:t>conditions and influences on contaminant degradation pathways</w:t>
      </w:r>
      <w:r w:rsidR="00A57A09" w:rsidRPr="00E525FB">
        <w:t>; (8) Impact of recent and historical remedies on site conditions; and (9) Comprehensive Risk including the vapor intrusion pathway.</w:t>
      </w:r>
    </w:p>
    <w:p w14:paraId="19926B2A" w14:textId="4796F0A2" w:rsidR="007B72F2" w:rsidRPr="00FF0B63" w:rsidRDefault="00A57A09" w:rsidP="00A57A09">
      <w:pPr>
        <w:pStyle w:val="BodyText"/>
      </w:pPr>
      <w:r>
        <w:t>The SSI report shall document data collection efforts to include a risk evaluation, if appropriate.  The Contractor shall evaluate and provide recommendations regarding whether additional source control is needed or whether the plume, or portions of the plume, are amenable to natural attenuation by conducting source strength and plume stability evaluations as needed.</w:t>
      </w:r>
    </w:p>
    <w:p w14:paraId="2125E707" w14:textId="0ECF99DE" w:rsidR="007B72F2" w:rsidRPr="00FF0B63" w:rsidRDefault="00682490" w:rsidP="00682490">
      <w:pPr>
        <w:pStyle w:val="Heading5"/>
      </w:pPr>
      <w:r w:rsidRPr="00FF0B63">
        <w:t>1.2.7.1.2</w:t>
      </w:r>
      <w:r w:rsidRPr="00FF0B63">
        <w:tab/>
      </w:r>
      <w:r w:rsidR="007B72F2" w:rsidRPr="00FF0B63">
        <w:t>Conceptual Site Model</w:t>
      </w:r>
    </w:p>
    <w:p w14:paraId="461CB6EF" w14:textId="7423167E" w:rsidR="007B72F2" w:rsidRDefault="00982395" w:rsidP="007B72F2">
      <w:pPr>
        <w:pStyle w:val="BodyText"/>
      </w:pPr>
      <w:r>
        <w:t>The Contractor shall develop a revised CSM in 3-</w:t>
      </w:r>
      <w:r w:rsidRPr="0086235D">
        <w:t xml:space="preserve">D </w:t>
      </w:r>
      <w:r>
        <w:t>to include establishing or updating existing fate and transport models based on existing data</w:t>
      </w:r>
      <w:r w:rsidRPr="00D4790D">
        <w:t xml:space="preserve"> </w:t>
      </w:r>
      <w:r>
        <w:t>and data gathered during the SSI.  The CSM should</w:t>
      </w:r>
      <w:r w:rsidRPr="0086235D">
        <w:t xml:space="preserve"> cover the source area and the distal plume, to include the lateral and vertical extent of the contaminants in the context of geologic/hydrogeological parameters and the remedial actions conducted to date</w:t>
      </w:r>
      <w:r>
        <w:t>.</w:t>
      </w:r>
    </w:p>
    <w:p w14:paraId="56A2BBED" w14:textId="7D7D878B" w:rsidR="007B72F2" w:rsidRPr="00940EE1" w:rsidRDefault="00682490" w:rsidP="00682490">
      <w:pPr>
        <w:pStyle w:val="Heading5"/>
      </w:pPr>
      <w:r>
        <w:t>1.2.7.1.3</w:t>
      </w:r>
      <w:r>
        <w:tab/>
      </w:r>
      <w:r w:rsidR="007B72F2" w:rsidRPr="00940EE1">
        <w:t>Groundwater Monitoring Program Update</w:t>
      </w:r>
    </w:p>
    <w:p w14:paraId="2C816C95" w14:textId="445AEBB2" w:rsidR="00F42425" w:rsidRDefault="00F42425" w:rsidP="00F42425">
      <w:pPr>
        <w:pStyle w:val="BodyText"/>
      </w:pPr>
      <w:r>
        <w:t xml:space="preserve">The Contractor shall evaluate the current </w:t>
      </w:r>
      <w:r w:rsidRPr="003A50AC">
        <w:t>horizontal and vertical well</w:t>
      </w:r>
      <w:r>
        <w:t xml:space="preserve"> distribution to determine if the following can be properly evaluated:</w:t>
      </w:r>
    </w:p>
    <w:p w14:paraId="7C2F6D7C" w14:textId="77777777" w:rsidR="00F42425" w:rsidRDefault="00F42425" w:rsidP="00F42425">
      <w:pPr>
        <w:pStyle w:val="List3"/>
      </w:pPr>
      <w:r>
        <w:t>Remedy performance in treatment areas</w:t>
      </w:r>
    </w:p>
    <w:p w14:paraId="42883AB0" w14:textId="77777777" w:rsidR="00F42425" w:rsidRDefault="00F42425" w:rsidP="00F42425">
      <w:pPr>
        <w:pStyle w:val="List3"/>
      </w:pPr>
      <w:r>
        <w:t>H</w:t>
      </w:r>
      <w:r w:rsidRPr="00FD677E">
        <w:t>ydrogeology, plume geometry, horizontal and vertical plume stability, and matrix diffusion across site</w:t>
      </w:r>
    </w:p>
    <w:p w14:paraId="7F404986" w14:textId="77777777" w:rsidR="00F42425" w:rsidRDefault="00F42425" w:rsidP="00F42425">
      <w:pPr>
        <w:pStyle w:val="List3"/>
      </w:pPr>
      <w:r>
        <w:t>Plume migration through use of perimeter/boundary wells and sentinel wells</w:t>
      </w:r>
    </w:p>
    <w:p w14:paraId="1710244C" w14:textId="6051A6D8" w:rsidR="007B72F2" w:rsidRPr="00FF0B63" w:rsidRDefault="00F42425" w:rsidP="00F42425">
      <w:pPr>
        <w:pStyle w:val="BodyText"/>
      </w:pPr>
      <w:r w:rsidRPr="00E6587B">
        <w:t>Based on the well network evaluation</w:t>
      </w:r>
      <w:r>
        <w:t>,</w:t>
      </w:r>
      <w:r w:rsidRPr="00E6587B">
        <w:t xml:space="preserve"> coordinated and approved by the Government and regulators (if required), </w:t>
      </w:r>
      <w:bookmarkStart w:id="40" w:name="_Hlk34381673"/>
      <w:r w:rsidRPr="00E6587B">
        <w:t>the Contractor shall optimize the monitoring well network to include adjusting sample collection frequency and the addition of new wells as appropriate</w:t>
      </w:r>
      <w:bookmarkEnd w:id="40"/>
      <w:r w:rsidRPr="00E6587B">
        <w:t xml:space="preserve">.  The Contractor shall update the </w:t>
      </w:r>
      <w:proofErr w:type="spellStart"/>
      <w:r w:rsidRPr="00E6587B">
        <w:t>Basewide</w:t>
      </w:r>
      <w:proofErr w:type="spellEnd"/>
      <w:r w:rsidRPr="00E6587B">
        <w:t xml:space="preserve"> or Site-Specific Monitoring Plan or </w:t>
      </w:r>
      <w:proofErr w:type="gramStart"/>
      <w:r w:rsidRPr="00E6587B">
        <w:t>other</w:t>
      </w:r>
      <w:proofErr w:type="gramEnd"/>
      <w:r w:rsidRPr="00E6587B">
        <w:t xml:space="preserve"> equivalent</w:t>
      </w:r>
      <w:r>
        <w:t xml:space="preserve"> </w:t>
      </w:r>
      <w:r w:rsidRPr="00E6587B">
        <w:t>document, as appropriate.</w:t>
      </w:r>
    </w:p>
    <w:p w14:paraId="614D2696" w14:textId="744DC626" w:rsidR="007B72F2" w:rsidRPr="00FF0B63" w:rsidRDefault="00682490" w:rsidP="00682490">
      <w:pPr>
        <w:pStyle w:val="Heading4"/>
        <w:numPr>
          <w:ilvl w:val="0"/>
          <w:numId w:val="0"/>
        </w:numPr>
        <w:ind w:left="810" w:hanging="810"/>
      </w:pPr>
      <w:r w:rsidRPr="00FF0B63">
        <w:t>1.2.7.2</w:t>
      </w:r>
      <w:r w:rsidRPr="00FF0B63">
        <w:tab/>
      </w:r>
      <w:r w:rsidRPr="00FF0B63">
        <w:tab/>
      </w:r>
      <w:r w:rsidR="007B72F2" w:rsidRPr="00FF0B63">
        <w:t>Remedy Evaluation and Recommendation</w:t>
      </w:r>
    </w:p>
    <w:p w14:paraId="5A21A3BB" w14:textId="7F1F8897" w:rsidR="00415F35" w:rsidRDefault="00415F35" w:rsidP="00415F35">
      <w:pPr>
        <w:pStyle w:val="BodyText"/>
      </w:pPr>
      <w:r w:rsidRPr="00DB7D6D">
        <w:t>Based</w:t>
      </w:r>
      <w:r>
        <w:t xml:space="preserve"> on all existing data and data gathered during the Advanced Site Characterization, the Contractor shall e</w:t>
      </w:r>
      <w:r w:rsidRPr="002F0176">
        <w:t xml:space="preserve">valuate </w:t>
      </w:r>
      <w:r>
        <w:t>the existing active and/or passive remedy(</w:t>
      </w:r>
      <w:proofErr w:type="spellStart"/>
      <w:r>
        <w:t>ies</w:t>
      </w:r>
      <w:proofErr w:type="spellEnd"/>
      <w:r>
        <w:t>)</w:t>
      </w:r>
      <w:r w:rsidRPr="00D07ACA">
        <w:rPr>
          <w:rStyle w:val="FootnoteReference"/>
        </w:rPr>
        <w:footnoteReference w:id="6"/>
      </w:r>
      <w:r w:rsidRPr="00D07ACA">
        <w:rPr>
          <w:vertAlign w:val="superscript"/>
        </w:rPr>
        <w:t>,</w:t>
      </w:r>
      <w:r w:rsidRPr="00D07ACA">
        <w:rPr>
          <w:rStyle w:val="FootnoteReference"/>
        </w:rPr>
        <w:footnoteReference w:id="7"/>
      </w:r>
      <w:r w:rsidRPr="00D07ACA">
        <w:rPr>
          <w:vertAlign w:val="superscript"/>
        </w:rPr>
        <w:t>,</w:t>
      </w:r>
      <w:r w:rsidRPr="00D07ACA">
        <w:rPr>
          <w:rStyle w:val="FootnoteReference"/>
        </w:rPr>
        <w:footnoteReference w:id="8"/>
      </w:r>
      <w:r w:rsidRPr="00517558">
        <w:t>.</w:t>
      </w:r>
      <w:r>
        <w:t xml:space="preserve">  The Contractor shall </w:t>
      </w:r>
      <w:r w:rsidRPr="002811B0">
        <w:t>provide recommendations</w:t>
      </w:r>
      <w:r w:rsidRPr="007300B1">
        <w:t xml:space="preserve"> to augment, modify, and</w:t>
      </w:r>
      <w:r>
        <w:t>/or replace the existing remedy</w:t>
      </w:r>
      <w:r>
        <w:rPr>
          <w:rStyle w:val="FootnoteReference"/>
        </w:rPr>
        <w:footnoteReference w:id="9"/>
      </w:r>
      <w:r>
        <w:t xml:space="preserve">.  The evaluation and recommendations will </w:t>
      </w:r>
      <w:r w:rsidRPr="002F0176">
        <w:t xml:space="preserve">include </w:t>
      </w:r>
      <w:r>
        <w:t xml:space="preserve">a cost-benefit analysis and evaluation of the </w:t>
      </w:r>
      <w:r w:rsidRPr="002F0176">
        <w:t>us</w:t>
      </w:r>
      <w:r>
        <w:t>ability, expandability, and/or discontinued use of any</w:t>
      </w:r>
      <w:r w:rsidRPr="002F0176">
        <w:t xml:space="preserve"> existing infrastructure</w:t>
      </w:r>
      <w:r>
        <w:t xml:space="preserve">.  </w:t>
      </w:r>
      <w:r w:rsidRPr="0051541F">
        <w:rPr>
          <w:u w:val="single"/>
        </w:rPr>
        <w:t>All remedy recommendations must include a performance model addressing all COCs and breakdown products</w:t>
      </w:r>
      <w:r w:rsidRPr="008E548C">
        <w:t xml:space="preserve">.  </w:t>
      </w:r>
      <w:r>
        <w:t>Refer to Section 8.1.3.1, Performance Models.</w:t>
      </w:r>
    </w:p>
    <w:p w14:paraId="5793138D" w14:textId="77777777" w:rsidR="00415F35" w:rsidRDefault="00415F35" w:rsidP="00415F35">
      <w:pPr>
        <w:pStyle w:val="BodyText"/>
      </w:pPr>
      <w:r>
        <w:lastRenderedPageBreak/>
        <w:t>Where necessary to evaluate the proposed technology, the Contractor shall conduct pilot-scale technology demonstrations.  The Contractor shall i</w:t>
      </w:r>
      <w:r w:rsidRPr="00DE1E1B">
        <w:t xml:space="preserve">dentify </w:t>
      </w:r>
      <w:r>
        <w:t>appropriate remedial technologies and target zones, design/plan, conduct, and evaluate the pilot and/or field scale technology consistent with AF, regulatory, and ITRC guidance.  The Contractor shall</w:t>
      </w:r>
      <w:r w:rsidRPr="00DE1E1B">
        <w:t xml:space="preserve"> determine performance monitoring criteria and identify a control sub-site (current state) for comparison and </w:t>
      </w:r>
      <w:r>
        <w:t xml:space="preserve">to </w:t>
      </w:r>
      <w:r w:rsidRPr="00DE1E1B">
        <w:t>evaluate results.</w:t>
      </w:r>
    </w:p>
    <w:p w14:paraId="4B9776DD" w14:textId="4061E12A" w:rsidR="007B72F2" w:rsidRPr="00FF0B63" w:rsidRDefault="00415F35" w:rsidP="00415F35">
      <w:pPr>
        <w:pStyle w:val="BodyText"/>
      </w:pPr>
      <w:r>
        <w:t xml:space="preserve">In some instances, achievement of RC may not be feasible with currently available technologies within a reasonable timeframe.  </w:t>
      </w:r>
      <w:bookmarkStart w:id="41" w:name="_Hlk34382054"/>
      <w:r>
        <w:t>If this is the case, the Contractor shall develop and evaluate alternatives for site management</w:t>
      </w:r>
      <w:bookmarkEnd w:id="41"/>
      <w:r>
        <w:t xml:space="preserve"> that will be protective of human health and the environment.  If this recommendation is made, it must include the rationale, recommended target when active remediation can cease, and a strategy for obtaining regulatory approval.</w:t>
      </w:r>
    </w:p>
    <w:p w14:paraId="7EC1CC3B" w14:textId="26DA10A7" w:rsidR="00631101" w:rsidRPr="00FF0B63" w:rsidRDefault="00682490" w:rsidP="00682490">
      <w:pPr>
        <w:pStyle w:val="Heading5"/>
      </w:pPr>
      <w:r w:rsidRPr="00FF0B63">
        <w:t>1.2.7.2.1</w:t>
      </w:r>
      <w:r w:rsidRPr="00FF0B63">
        <w:tab/>
      </w:r>
      <w:r w:rsidR="00976280" w:rsidRPr="00FF0B63">
        <w:t>Cost/Benefit</w:t>
      </w:r>
      <w:r w:rsidR="00631101" w:rsidRPr="00FF0B63">
        <w:t xml:space="preserve"> </w:t>
      </w:r>
      <w:bookmarkStart w:id="42" w:name="_Hlk34382238"/>
      <w:r w:rsidR="00631101" w:rsidRPr="00FF0B63">
        <w:t>Analys</w:t>
      </w:r>
      <w:r w:rsidR="00AA2543" w:rsidRPr="00FF0B63">
        <w:t>i</w:t>
      </w:r>
      <w:r w:rsidR="00631101" w:rsidRPr="00FF0B63">
        <w:t>s</w:t>
      </w:r>
      <w:bookmarkEnd w:id="42"/>
    </w:p>
    <w:p w14:paraId="4BB5EFBE" w14:textId="2226FA98" w:rsidR="008E05BA" w:rsidRPr="002079DA" w:rsidRDefault="008E05BA" w:rsidP="008E05BA">
      <w:pPr>
        <w:spacing w:after="120"/>
        <w:rPr>
          <w:szCs w:val="20"/>
        </w:rPr>
      </w:pPr>
      <w:r w:rsidRPr="002079DA">
        <w:rPr>
          <w:szCs w:val="20"/>
        </w:rPr>
        <w:t xml:space="preserve">The Contractor shall provide a </w:t>
      </w:r>
      <w:r>
        <w:rPr>
          <w:szCs w:val="20"/>
        </w:rPr>
        <w:t>cost/benefit analysis</w:t>
      </w:r>
      <w:r w:rsidRPr="002079DA">
        <w:rPr>
          <w:szCs w:val="20"/>
        </w:rPr>
        <w:t xml:space="preserve"> </w:t>
      </w:r>
      <w:r>
        <w:rPr>
          <w:szCs w:val="20"/>
        </w:rPr>
        <w:t>for proposed</w:t>
      </w:r>
      <w:r w:rsidRPr="002079DA">
        <w:rPr>
          <w:szCs w:val="20"/>
        </w:rPr>
        <w:t xml:space="preserve"> alternatives.  Alternatives may include optimizing the remedy in the DD or other remedies with the potential for better performance.  </w:t>
      </w:r>
      <w:bookmarkStart w:id="43" w:name="_Hlk34382427"/>
      <w:r w:rsidRPr="002079DA">
        <w:rPr>
          <w:szCs w:val="20"/>
        </w:rPr>
        <w:t xml:space="preserve">All alternatives identified </w:t>
      </w:r>
      <w:r w:rsidR="003767B8">
        <w:rPr>
          <w:szCs w:val="20"/>
        </w:rPr>
        <w:t>shall</w:t>
      </w:r>
      <w:r w:rsidRPr="002079DA">
        <w:rPr>
          <w:szCs w:val="20"/>
        </w:rPr>
        <w:t xml:space="preserve"> be </w:t>
      </w:r>
      <w:r>
        <w:rPr>
          <w:szCs w:val="20"/>
        </w:rPr>
        <w:t>evaluated against one another to determine which alternative can achieve RC in the shortest time and has the lowest overall LCC</w:t>
      </w:r>
      <w:r w:rsidRPr="002079DA">
        <w:rPr>
          <w:szCs w:val="20"/>
        </w:rPr>
        <w:t>.</w:t>
      </w:r>
      <w:bookmarkEnd w:id="43"/>
      <w:r w:rsidRPr="002079DA">
        <w:rPr>
          <w:szCs w:val="20"/>
        </w:rPr>
        <w:t xml:space="preserve">  The </w:t>
      </w:r>
      <w:r>
        <w:rPr>
          <w:szCs w:val="20"/>
        </w:rPr>
        <w:t>cost/benefit analysis</w:t>
      </w:r>
      <w:r w:rsidRPr="002079DA">
        <w:rPr>
          <w:szCs w:val="20"/>
        </w:rPr>
        <w:t xml:space="preserve"> </w:t>
      </w:r>
      <w:r>
        <w:rPr>
          <w:szCs w:val="20"/>
        </w:rPr>
        <w:t xml:space="preserve">shall </w:t>
      </w:r>
      <w:r w:rsidRPr="002079DA">
        <w:rPr>
          <w:szCs w:val="20"/>
        </w:rPr>
        <w:t>include:</w:t>
      </w:r>
    </w:p>
    <w:p w14:paraId="1DBB2F9B" w14:textId="77777777" w:rsidR="008E05BA" w:rsidRPr="002079DA" w:rsidRDefault="008E05BA" w:rsidP="008E05BA">
      <w:pPr>
        <w:numPr>
          <w:ilvl w:val="0"/>
          <w:numId w:val="1"/>
        </w:numPr>
        <w:autoSpaceDE w:val="0"/>
        <w:autoSpaceDN w:val="0"/>
        <w:adjustRightInd w:val="0"/>
        <w:spacing w:after="120"/>
        <w:rPr>
          <w:rFonts w:eastAsia="헤드라인A"/>
        </w:rPr>
      </w:pPr>
      <w:r w:rsidRPr="002079DA">
        <w:rPr>
          <w:rFonts w:eastAsia="헤드라인A"/>
        </w:rPr>
        <w:t xml:space="preserve">A focused analysis of alternative approaches, to include conceptual designs and engineering cost estimates.  The analysis </w:t>
      </w:r>
      <w:r>
        <w:rPr>
          <w:rFonts w:eastAsia="헤드라인A"/>
        </w:rPr>
        <w:t>shall</w:t>
      </w:r>
      <w:r w:rsidRPr="002079DA">
        <w:rPr>
          <w:rFonts w:eastAsia="헤드라인A"/>
        </w:rPr>
        <w:t xml:space="preserve"> identify the total cost of executing the optimized remedy (including the plan and reports).</w:t>
      </w:r>
    </w:p>
    <w:p w14:paraId="311E1025" w14:textId="77777777" w:rsidR="008E05BA" w:rsidRPr="002079DA" w:rsidRDefault="008E05BA" w:rsidP="008E05BA">
      <w:pPr>
        <w:numPr>
          <w:ilvl w:val="0"/>
          <w:numId w:val="1"/>
        </w:numPr>
        <w:autoSpaceDE w:val="0"/>
        <w:autoSpaceDN w:val="0"/>
        <w:adjustRightInd w:val="0"/>
        <w:spacing w:after="120"/>
        <w:rPr>
          <w:rFonts w:eastAsia="헤드라인A"/>
        </w:rPr>
      </w:pPr>
      <w:r w:rsidRPr="002079DA">
        <w:rPr>
          <w:rFonts w:eastAsia="헤드라인A"/>
        </w:rPr>
        <w:t>An estimate of the reduction of LCC</w:t>
      </w:r>
      <w:r>
        <w:rPr>
          <w:rFonts w:eastAsia="헤드라인A"/>
        </w:rPr>
        <w:t xml:space="preserve"> of each</w:t>
      </w:r>
      <w:r w:rsidRPr="002079DA">
        <w:rPr>
          <w:rFonts w:eastAsia="헤드라인A"/>
        </w:rPr>
        <w:t xml:space="preserve"> alternative </w:t>
      </w:r>
      <w:r>
        <w:rPr>
          <w:rFonts w:eastAsia="헤드라인A"/>
        </w:rPr>
        <w:t>evaluated.</w:t>
      </w:r>
    </w:p>
    <w:p w14:paraId="318BB5DF" w14:textId="77777777" w:rsidR="003D1833" w:rsidRPr="003D1833" w:rsidRDefault="008E05BA" w:rsidP="00FB7EFD">
      <w:pPr>
        <w:pStyle w:val="ListParagraph"/>
        <w:numPr>
          <w:ilvl w:val="0"/>
          <w:numId w:val="15"/>
        </w:numPr>
      </w:pPr>
      <w:r w:rsidRPr="003D1833">
        <w:rPr>
          <w:rFonts w:eastAsia="헤드라인A"/>
        </w:rPr>
        <w:t>Any risk inherent in implementing the alternative optimized remedy.</w:t>
      </w:r>
      <w:r w:rsidR="003D1833" w:rsidRPr="003D1833">
        <w:rPr>
          <w:rFonts w:eastAsia="헤드라인A"/>
        </w:rPr>
        <w:t xml:space="preserve"> </w:t>
      </w:r>
    </w:p>
    <w:p w14:paraId="6B360947" w14:textId="713C4E10" w:rsidR="00631101" w:rsidRDefault="008E05BA" w:rsidP="00FB7EFD">
      <w:pPr>
        <w:pStyle w:val="ListParagraph"/>
        <w:numPr>
          <w:ilvl w:val="0"/>
          <w:numId w:val="15"/>
        </w:numPr>
      </w:pPr>
      <w:r w:rsidRPr="003D1833">
        <w:rPr>
          <w:rFonts w:eastAsia="헤드라인A"/>
        </w:rPr>
        <w:t>A summary comparison of the LCC and risk of each alternative in a cost/benefit analysis that clearly states the recommended alternative.</w:t>
      </w:r>
    </w:p>
    <w:p w14:paraId="0CB7DB86" w14:textId="31DBCCFD" w:rsidR="007B72F2" w:rsidRPr="004609F3" w:rsidRDefault="00682490" w:rsidP="00682490">
      <w:pPr>
        <w:pStyle w:val="Heading4"/>
        <w:numPr>
          <w:ilvl w:val="0"/>
          <w:numId w:val="0"/>
        </w:numPr>
        <w:ind w:left="810" w:hanging="810"/>
      </w:pPr>
      <w:r>
        <w:t>1.2.7.3</w:t>
      </w:r>
      <w:r>
        <w:tab/>
      </w:r>
      <w:r w:rsidR="007B72F2" w:rsidRPr="004609F3">
        <w:t>Decision Document</w:t>
      </w:r>
      <w:r w:rsidR="007B72F2">
        <w:t xml:space="preserve"> Amendment</w:t>
      </w:r>
    </w:p>
    <w:p w14:paraId="0BD71E80" w14:textId="2963D3C5" w:rsidR="007026C9" w:rsidRDefault="007B72F2" w:rsidP="009F12FD">
      <w:pPr>
        <w:pStyle w:val="IndentBulletList"/>
        <w:numPr>
          <w:ilvl w:val="0"/>
          <w:numId w:val="0"/>
        </w:numPr>
        <w:spacing w:after="0"/>
      </w:pPr>
      <w:r>
        <w:t xml:space="preserve">Based on the results of the remedy evaluation and recommendation, it may be necessary to amend the </w:t>
      </w:r>
      <w:r w:rsidR="001C2554">
        <w:t>DD</w:t>
      </w:r>
      <w:r>
        <w:t xml:space="preserve"> to augment, modify, and/or replace the existing remedy.  If warranted, the Contractor shall update the </w:t>
      </w:r>
      <w:r w:rsidR="001C2554">
        <w:t>DD</w:t>
      </w:r>
      <w:r w:rsidR="009F12FD">
        <w:t>.</w:t>
      </w:r>
      <w:r w:rsidR="00242257">
        <w:t xml:space="preserve"> </w:t>
      </w:r>
    </w:p>
    <w:p w14:paraId="319460BE" w14:textId="77777777" w:rsidR="000C5E5C" w:rsidRDefault="000C5E5C" w:rsidP="009F12FD">
      <w:pPr>
        <w:pStyle w:val="IndentBulletList"/>
        <w:numPr>
          <w:ilvl w:val="0"/>
          <w:numId w:val="0"/>
        </w:numPr>
        <w:spacing w:after="0"/>
      </w:pPr>
    </w:p>
    <w:p w14:paraId="70CD0602" w14:textId="200A2776" w:rsidR="00473B73" w:rsidRPr="00940EE1" w:rsidRDefault="00682490" w:rsidP="00662645">
      <w:pPr>
        <w:pStyle w:val="Heading2"/>
      </w:pPr>
      <w:bookmarkStart w:id="44" w:name="_Toc194997571"/>
      <w:r>
        <w:t>1.3</w:t>
      </w:r>
      <w:r>
        <w:tab/>
      </w:r>
      <w:r w:rsidR="00091627">
        <w:t>Performance Requirements</w:t>
      </w:r>
      <w:bookmarkEnd w:id="44"/>
      <w:r w:rsidR="00091627">
        <w:t xml:space="preserve"> </w:t>
      </w:r>
    </w:p>
    <w:p w14:paraId="566AAB82" w14:textId="1E1F54E9" w:rsidR="00091627" w:rsidRDefault="00682490" w:rsidP="002E1632">
      <w:pPr>
        <w:pStyle w:val="Heading3"/>
      </w:pPr>
      <w:bookmarkStart w:id="45" w:name="_Toc194997572"/>
      <w:r>
        <w:t>1.3.1</w:t>
      </w:r>
      <w:r>
        <w:tab/>
      </w:r>
      <w:r w:rsidR="00091627" w:rsidRPr="00091627">
        <w:t>Table 1: Performance Table</w:t>
      </w:r>
      <w:bookmarkEnd w:id="45"/>
    </w:p>
    <w:p w14:paraId="79573D29" w14:textId="704CBA0E" w:rsidR="00A4324F" w:rsidRDefault="00A4324F" w:rsidP="00A4324F">
      <w:pPr>
        <w:rPr>
          <w:rFonts w:eastAsia="헤드라인A"/>
        </w:rPr>
      </w:pPr>
      <w:r>
        <w:rPr>
          <w:rFonts w:eastAsia="헤드라인A"/>
        </w:rPr>
        <w:t>Table 1 presents the POs, PPs</w:t>
      </w:r>
      <w:r w:rsidR="005F1B14">
        <w:rPr>
          <w:rFonts w:eastAsia="헤드라인A"/>
        </w:rPr>
        <w:t>,</w:t>
      </w:r>
      <w:r>
        <w:rPr>
          <w:rFonts w:eastAsia="헤드라인A"/>
        </w:rPr>
        <w:t xml:space="preserve"> and Performance Standards </w:t>
      </w:r>
      <w:r w:rsidR="005F1B14">
        <w:rPr>
          <w:rFonts w:eastAsia="헤드라인A"/>
        </w:rPr>
        <w:t xml:space="preserve">associated with all </w:t>
      </w:r>
      <w:r w:rsidR="009215E4">
        <w:rPr>
          <w:rFonts w:eastAsia="헤드라인A"/>
        </w:rPr>
        <w:t>installations/sites under this ORC</w:t>
      </w:r>
      <w:r w:rsidR="005F1B14">
        <w:rPr>
          <w:rFonts w:eastAsia="헤드라인A"/>
        </w:rPr>
        <w:t xml:space="preserve">.  </w:t>
      </w:r>
      <w:r w:rsidRPr="00567325">
        <w:rPr>
          <w:rFonts w:eastAsia="헤드라인A"/>
        </w:rPr>
        <w:t xml:space="preserve">The </w:t>
      </w:r>
      <w:r>
        <w:rPr>
          <w:rFonts w:eastAsia="헤드라인A"/>
        </w:rPr>
        <w:t>PP</w:t>
      </w:r>
      <w:r w:rsidRPr="00567325">
        <w:rPr>
          <w:rFonts w:eastAsia="헤드라인A"/>
        </w:rPr>
        <w:t xml:space="preserve"> </w:t>
      </w:r>
      <w:r>
        <w:rPr>
          <w:rFonts w:eastAsia="헤드라인A"/>
        </w:rPr>
        <w:t xml:space="preserve">specified in Table 1 </w:t>
      </w:r>
      <w:r w:rsidRPr="00567325">
        <w:rPr>
          <w:rFonts w:eastAsia="헤드라인A"/>
        </w:rPr>
        <w:t xml:space="preserve">starts </w:t>
      </w:r>
      <w:proofErr w:type="gramStart"/>
      <w:r w:rsidRPr="00567325">
        <w:rPr>
          <w:rFonts w:eastAsia="헤드라인A"/>
        </w:rPr>
        <w:t>from</w:t>
      </w:r>
      <w:proofErr w:type="gramEnd"/>
      <w:r w:rsidRPr="00567325">
        <w:rPr>
          <w:rFonts w:eastAsia="헤드라인A"/>
        </w:rPr>
        <w:t xml:space="preserve"> the Obligation Date of the first </w:t>
      </w:r>
      <w:r>
        <w:t>Sub-</w:t>
      </w:r>
      <w:r w:rsidRPr="001A2C54">
        <w:t xml:space="preserve">Contract </w:t>
      </w:r>
      <w:proofErr w:type="gramStart"/>
      <w:r w:rsidRPr="001A2C54">
        <w:t>L</w:t>
      </w:r>
      <w:r>
        <w:t>ine Item</w:t>
      </w:r>
      <w:proofErr w:type="gramEnd"/>
      <w:r>
        <w:t xml:space="preserve"> Number (</w:t>
      </w:r>
      <w:r w:rsidRPr="00567325">
        <w:rPr>
          <w:rFonts w:eastAsia="헤드라인A"/>
        </w:rPr>
        <w:t>CLIN</w:t>
      </w:r>
      <w:r>
        <w:rPr>
          <w:rFonts w:eastAsia="헤드라인A"/>
        </w:rPr>
        <w:t>)</w:t>
      </w:r>
      <w:r w:rsidRPr="00567325">
        <w:rPr>
          <w:rFonts w:eastAsia="헤드라인A"/>
        </w:rPr>
        <w:t xml:space="preserve"> for the site unless otherwise specified.</w:t>
      </w:r>
      <w:r>
        <w:rPr>
          <w:rFonts w:eastAsia="헤드라인A"/>
        </w:rPr>
        <w:t xml:space="preserve">  </w:t>
      </w:r>
      <w:r w:rsidRPr="00567325">
        <w:rPr>
          <w:rFonts w:eastAsia="헤드라인A"/>
        </w:rPr>
        <w:t>All approvals (both Government and regulator) per the Performance Standard are required in writing.</w:t>
      </w:r>
      <w:r w:rsidR="00C52A78">
        <w:rPr>
          <w:rFonts w:eastAsia="헤드라인A"/>
        </w:rPr>
        <w:t xml:space="preserve">  Additional scope discussion and limits can be found in Section 1.3.</w:t>
      </w:r>
      <w:r w:rsidR="006B729A">
        <w:rPr>
          <w:rFonts w:eastAsia="헤드라인A"/>
        </w:rPr>
        <w:t>2</w:t>
      </w:r>
      <w:r w:rsidR="00C52A78">
        <w:rPr>
          <w:rFonts w:eastAsia="헤드라인A"/>
        </w:rPr>
        <w:t>.</w:t>
      </w:r>
    </w:p>
    <w:p w14:paraId="5E4339F0" w14:textId="77777777" w:rsidR="00E77527" w:rsidRDefault="00E77527" w:rsidP="00A4324F">
      <w:pPr>
        <w:rPr>
          <w:rFonts w:eastAsia="헤드라인A"/>
        </w:rPr>
      </w:pPr>
    </w:p>
    <w:p w14:paraId="0A5C69A9" w14:textId="77777777" w:rsidR="00154DB4" w:rsidRDefault="00154DB4" w:rsidP="00473B73">
      <w:pPr>
        <w:pStyle w:val="BodyText"/>
        <w:spacing w:after="0"/>
        <w:rPr>
          <w:b/>
          <w:bCs/>
        </w:rPr>
      </w:pPr>
    </w:p>
    <w:p w14:paraId="034F7FCB" w14:textId="77777777" w:rsidR="00154DB4" w:rsidRDefault="00154DB4" w:rsidP="00473B73">
      <w:pPr>
        <w:pStyle w:val="BodyText"/>
        <w:spacing w:after="0"/>
        <w:rPr>
          <w:b/>
          <w:bCs/>
        </w:rPr>
      </w:pPr>
    </w:p>
    <w:p w14:paraId="691E58A1" w14:textId="19523F34" w:rsidR="00091627" w:rsidRPr="00323D05" w:rsidRDefault="00E77527" w:rsidP="00473B73">
      <w:pPr>
        <w:pStyle w:val="BodyText"/>
        <w:spacing w:after="0"/>
        <w:rPr>
          <w:b/>
          <w:bCs/>
        </w:rPr>
      </w:pPr>
      <w:r w:rsidRPr="00323D05">
        <w:rPr>
          <w:b/>
          <w:bCs/>
        </w:rPr>
        <w:t>Table 1: Performance Table</w:t>
      </w:r>
    </w:p>
    <w:tbl>
      <w:tblPr>
        <w:tblStyle w:val="TableGrid"/>
        <w:tblW w:w="9877" w:type="dxa"/>
        <w:tblInd w:w="18" w:type="dxa"/>
        <w:tblLayout w:type="fixed"/>
        <w:tblLook w:val="04A0" w:firstRow="1" w:lastRow="0" w:firstColumn="1" w:lastColumn="0" w:noHBand="0" w:noVBand="1"/>
      </w:tblPr>
      <w:tblGrid>
        <w:gridCol w:w="1327"/>
        <w:gridCol w:w="3870"/>
        <w:gridCol w:w="2160"/>
        <w:gridCol w:w="2520"/>
      </w:tblGrid>
      <w:tr w:rsidR="003A5B2F" w:rsidRPr="000006FC" w14:paraId="2D6EA25A" w14:textId="77777777" w:rsidTr="00E4100A">
        <w:trPr>
          <w:cantSplit/>
          <w:trHeight w:val="420"/>
          <w:tblHeader/>
        </w:trPr>
        <w:tc>
          <w:tcPr>
            <w:tcW w:w="1327" w:type="dxa"/>
            <w:shd w:val="clear" w:color="auto" w:fill="BFBFBF" w:themeFill="background1" w:themeFillShade="BF"/>
            <w:vAlign w:val="center"/>
          </w:tcPr>
          <w:p w14:paraId="22E51FEA" w14:textId="77777777" w:rsidR="003A5B2F" w:rsidRPr="000006FC" w:rsidRDefault="003A5B2F" w:rsidP="00E4100A">
            <w:pPr>
              <w:jc w:val="center"/>
              <w:rPr>
                <w:b/>
                <w:sz w:val="20"/>
                <w:szCs w:val="20"/>
              </w:rPr>
            </w:pPr>
            <w:r>
              <w:rPr>
                <w:b/>
                <w:sz w:val="20"/>
                <w:szCs w:val="20"/>
              </w:rPr>
              <w:lastRenderedPageBreak/>
              <w:t>Site</w:t>
            </w:r>
          </w:p>
        </w:tc>
        <w:tc>
          <w:tcPr>
            <w:tcW w:w="3870" w:type="dxa"/>
            <w:shd w:val="clear" w:color="auto" w:fill="BFBFBF" w:themeFill="background1" w:themeFillShade="BF"/>
          </w:tcPr>
          <w:p w14:paraId="4B062B73" w14:textId="77777777" w:rsidR="003A5B2F" w:rsidRPr="000006FC" w:rsidRDefault="003A5B2F" w:rsidP="00154B75">
            <w:pPr>
              <w:jc w:val="center"/>
              <w:rPr>
                <w:b/>
                <w:sz w:val="20"/>
                <w:szCs w:val="20"/>
              </w:rPr>
            </w:pPr>
            <w:r w:rsidRPr="000006FC">
              <w:rPr>
                <w:b/>
                <w:sz w:val="20"/>
                <w:szCs w:val="20"/>
              </w:rPr>
              <w:t>Performance Objective</w:t>
            </w:r>
          </w:p>
        </w:tc>
        <w:tc>
          <w:tcPr>
            <w:tcW w:w="2160" w:type="dxa"/>
            <w:shd w:val="clear" w:color="auto" w:fill="BFBFBF" w:themeFill="background1" w:themeFillShade="BF"/>
          </w:tcPr>
          <w:p w14:paraId="46BDB3A4" w14:textId="0302C866" w:rsidR="003A5B2F" w:rsidRPr="000006FC" w:rsidRDefault="003A5B2F" w:rsidP="00995EF5">
            <w:pPr>
              <w:jc w:val="center"/>
              <w:rPr>
                <w:b/>
                <w:sz w:val="20"/>
                <w:szCs w:val="20"/>
              </w:rPr>
            </w:pPr>
            <w:r w:rsidRPr="000006FC">
              <w:rPr>
                <w:b/>
                <w:sz w:val="20"/>
                <w:szCs w:val="20"/>
              </w:rPr>
              <w:t>Performance Period</w:t>
            </w:r>
            <w:r w:rsidR="004F6514">
              <w:rPr>
                <w:b/>
                <w:sz w:val="20"/>
                <w:szCs w:val="20"/>
              </w:rPr>
              <w:t>*</w:t>
            </w:r>
          </w:p>
        </w:tc>
        <w:tc>
          <w:tcPr>
            <w:tcW w:w="2520" w:type="dxa"/>
            <w:shd w:val="clear" w:color="auto" w:fill="BFBFBF" w:themeFill="background1" w:themeFillShade="BF"/>
          </w:tcPr>
          <w:p w14:paraId="76A184C0" w14:textId="02921901" w:rsidR="003A5B2F" w:rsidRPr="000006FC" w:rsidRDefault="003A5B2F" w:rsidP="00995EF5">
            <w:pPr>
              <w:jc w:val="center"/>
              <w:rPr>
                <w:b/>
                <w:sz w:val="20"/>
                <w:szCs w:val="20"/>
              </w:rPr>
            </w:pPr>
            <w:r w:rsidRPr="000006FC">
              <w:rPr>
                <w:b/>
                <w:sz w:val="20"/>
                <w:szCs w:val="20"/>
              </w:rPr>
              <w:t xml:space="preserve">Performance </w:t>
            </w:r>
            <w:r>
              <w:rPr>
                <w:b/>
                <w:sz w:val="20"/>
                <w:szCs w:val="20"/>
              </w:rPr>
              <w:t>Standard</w:t>
            </w:r>
          </w:p>
        </w:tc>
      </w:tr>
      <w:tr w:rsidR="003A5B2F" w:rsidRPr="000006FC" w14:paraId="57E4B692" w14:textId="77777777" w:rsidTr="00E4100A">
        <w:trPr>
          <w:cantSplit/>
          <w:trHeight w:val="3102"/>
        </w:trPr>
        <w:tc>
          <w:tcPr>
            <w:tcW w:w="1327" w:type="dxa"/>
          </w:tcPr>
          <w:p w14:paraId="0857200E" w14:textId="77777777" w:rsidR="003A5B2F" w:rsidRPr="00513FA9" w:rsidRDefault="003A5B2F" w:rsidP="00E4100A">
            <w:pPr>
              <w:jc w:val="center"/>
              <w:rPr>
                <w:sz w:val="20"/>
                <w:szCs w:val="20"/>
              </w:rPr>
            </w:pPr>
            <w:r>
              <w:rPr>
                <w:sz w:val="20"/>
                <w:szCs w:val="20"/>
              </w:rPr>
              <w:t>N/A</w:t>
            </w:r>
          </w:p>
        </w:tc>
        <w:tc>
          <w:tcPr>
            <w:tcW w:w="3870" w:type="dxa"/>
          </w:tcPr>
          <w:p w14:paraId="117565E5" w14:textId="77777777" w:rsidR="003A5B2F" w:rsidRPr="00164F98" w:rsidRDefault="003A5B2F" w:rsidP="00154B75">
            <w:pPr>
              <w:rPr>
                <w:sz w:val="20"/>
                <w:szCs w:val="20"/>
              </w:rPr>
            </w:pPr>
            <w:r w:rsidRPr="00164F98">
              <w:rPr>
                <w:sz w:val="20"/>
                <w:szCs w:val="20"/>
              </w:rPr>
              <w:t>Project Management Plan (PMP):</w:t>
            </w:r>
          </w:p>
          <w:p w14:paraId="5FD2CD7E" w14:textId="39D5E83F" w:rsidR="003A5B2F" w:rsidRPr="00164F98" w:rsidRDefault="003A5B2F" w:rsidP="008610BD">
            <w:pPr>
              <w:pStyle w:val="ListParagraph"/>
              <w:numPr>
                <w:ilvl w:val="0"/>
                <w:numId w:val="8"/>
              </w:numPr>
              <w:rPr>
                <w:sz w:val="20"/>
                <w:szCs w:val="20"/>
              </w:rPr>
            </w:pPr>
            <w:r>
              <w:rPr>
                <w:sz w:val="20"/>
                <w:szCs w:val="20"/>
              </w:rPr>
              <w:t xml:space="preserve">Draft PMP </w:t>
            </w:r>
          </w:p>
          <w:p w14:paraId="352249AB" w14:textId="5E3B8B29" w:rsidR="003A5B2F" w:rsidRPr="00164F98" w:rsidRDefault="003A5B2F" w:rsidP="008610BD">
            <w:pPr>
              <w:pStyle w:val="ListParagraph"/>
              <w:numPr>
                <w:ilvl w:val="0"/>
                <w:numId w:val="8"/>
              </w:numPr>
              <w:rPr>
                <w:sz w:val="20"/>
                <w:szCs w:val="20"/>
              </w:rPr>
            </w:pPr>
            <w:r w:rsidRPr="00164F98">
              <w:rPr>
                <w:sz w:val="20"/>
                <w:szCs w:val="20"/>
              </w:rPr>
              <w:t>Final PMP</w:t>
            </w:r>
          </w:p>
          <w:p w14:paraId="7F70F85D" w14:textId="78246992" w:rsidR="003A5B2F" w:rsidRPr="00164F98" w:rsidRDefault="004B3C50" w:rsidP="00F410F5">
            <w:pPr>
              <w:pStyle w:val="ListParagraph"/>
              <w:numPr>
                <w:ilvl w:val="0"/>
                <w:numId w:val="8"/>
              </w:numPr>
              <w:rPr>
                <w:sz w:val="20"/>
                <w:szCs w:val="20"/>
              </w:rPr>
            </w:pPr>
            <w:r>
              <w:rPr>
                <w:sz w:val="20"/>
                <w:szCs w:val="20"/>
              </w:rPr>
              <w:t>U</w:t>
            </w:r>
            <w:r w:rsidR="003A5B2F" w:rsidRPr="00164F98">
              <w:rPr>
                <w:sz w:val="20"/>
                <w:szCs w:val="20"/>
              </w:rPr>
              <w:t>pdates</w:t>
            </w:r>
            <w:r>
              <w:rPr>
                <w:sz w:val="20"/>
                <w:szCs w:val="20"/>
              </w:rPr>
              <w:t xml:space="preserve"> as necessary</w:t>
            </w:r>
            <w:r w:rsidR="00F6119D">
              <w:rPr>
                <w:sz w:val="20"/>
                <w:szCs w:val="20"/>
              </w:rPr>
              <w:t xml:space="preserve"> </w:t>
            </w:r>
          </w:p>
        </w:tc>
        <w:tc>
          <w:tcPr>
            <w:tcW w:w="2160" w:type="dxa"/>
          </w:tcPr>
          <w:p w14:paraId="2BF5006C" w14:textId="606EAABD" w:rsidR="003A5B2F" w:rsidRPr="000C0F62" w:rsidRDefault="003A5B2F" w:rsidP="00247488">
            <w:pPr>
              <w:rPr>
                <w:sz w:val="20"/>
                <w:szCs w:val="20"/>
              </w:rPr>
            </w:pPr>
            <w:r w:rsidRPr="000C0F62">
              <w:rPr>
                <w:sz w:val="20"/>
                <w:szCs w:val="20"/>
              </w:rPr>
              <w:t xml:space="preserve">Draft PMP within </w:t>
            </w:r>
            <w:r w:rsidR="00BE56F0" w:rsidRPr="000C0F62">
              <w:rPr>
                <w:sz w:val="20"/>
                <w:szCs w:val="20"/>
              </w:rPr>
              <w:t xml:space="preserve">60 </w:t>
            </w:r>
            <w:r w:rsidRPr="000C0F62">
              <w:rPr>
                <w:sz w:val="20"/>
                <w:szCs w:val="20"/>
              </w:rPr>
              <w:t xml:space="preserve">calendar days from contract award, Final PMP within </w:t>
            </w:r>
            <w:r w:rsidR="00BE56F0" w:rsidRPr="000C0F62">
              <w:rPr>
                <w:sz w:val="20"/>
                <w:szCs w:val="20"/>
              </w:rPr>
              <w:t xml:space="preserve">14 </w:t>
            </w:r>
            <w:r w:rsidRPr="000C0F62">
              <w:rPr>
                <w:sz w:val="20"/>
                <w:szCs w:val="20"/>
              </w:rPr>
              <w:t xml:space="preserve">calendar days of receipt of </w:t>
            </w:r>
            <w:r w:rsidR="00AA372E" w:rsidRPr="000C0F62">
              <w:rPr>
                <w:sz w:val="20"/>
                <w:szCs w:val="20"/>
              </w:rPr>
              <w:t xml:space="preserve">AF and USACE </w:t>
            </w:r>
            <w:r w:rsidRPr="000C0F62">
              <w:rPr>
                <w:sz w:val="20"/>
                <w:szCs w:val="20"/>
              </w:rPr>
              <w:t xml:space="preserve">comments on the draft and update </w:t>
            </w:r>
            <w:r w:rsidR="00BB0577" w:rsidRPr="000C0F62">
              <w:rPr>
                <w:sz w:val="20"/>
                <w:szCs w:val="20"/>
              </w:rPr>
              <w:t>as necessary</w:t>
            </w:r>
            <w:r w:rsidRPr="000C0F62">
              <w:rPr>
                <w:sz w:val="20"/>
                <w:szCs w:val="20"/>
              </w:rPr>
              <w:t xml:space="preserve"> throughout the POP</w:t>
            </w:r>
            <w:r w:rsidR="00FE7A07" w:rsidRPr="000C0F62">
              <w:rPr>
                <w:sz w:val="20"/>
                <w:szCs w:val="20"/>
              </w:rPr>
              <w:t xml:space="preserve">. </w:t>
            </w:r>
            <w:r w:rsidR="006F56E2" w:rsidRPr="000C0F62">
              <w:rPr>
                <w:sz w:val="20"/>
                <w:szCs w:val="20"/>
              </w:rPr>
              <w:t xml:space="preserve"> </w:t>
            </w:r>
            <w:r w:rsidR="00FE7A07" w:rsidRPr="000C0F62">
              <w:rPr>
                <w:sz w:val="20"/>
                <w:szCs w:val="20"/>
              </w:rPr>
              <w:t>The AF and USACE will determine when whole document PMP updates are warranted</w:t>
            </w:r>
          </w:p>
        </w:tc>
        <w:tc>
          <w:tcPr>
            <w:tcW w:w="2520" w:type="dxa"/>
          </w:tcPr>
          <w:p w14:paraId="212C3AFF" w14:textId="1098EECD" w:rsidR="003A5B2F" w:rsidRPr="000C0F62" w:rsidRDefault="00265169" w:rsidP="00154B75">
            <w:pPr>
              <w:rPr>
                <w:sz w:val="20"/>
                <w:szCs w:val="20"/>
              </w:rPr>
            </w:pPr>
            <w:r w:rsidRPr="000C0F62">
              <w:rPr>
                <w:sz w:val="20"/>
                <w:szCs w:val="20"/>
              </w:rPr>
              <w:t>AF and USACE</w:t>
            </w:r>
            <w:r w:rsidR="003A5B2F" w:rsidRPr="000C0F62">
              <w:rPr>
                <w:sz w:val="20"/>
                <w:szCs w:val="20"/>
              </w:rPr>
              <w:t xml:space="preserve"> </w:t>
            </w:r>
            <w:r w:rsidR="00623853" w:rsidRPr="000C0F62">
              <w:rPr>
                <w:sz w:val="20"/>
                <w:szCs w:val="20"/>
              </w:rPr>
              <w:t xml:space="preserve">approval </w:t>
            </w:r>
            <w:r w:rsidR="003A5B2F" w:rsidRPr="000C0F62">
              <w:rPr>
                <w:sz w:val="20"/>
                <w:szCs w:val="20"/>
              </w:rPr>
              <w:t>of PMP</w:t>
            </w:r>
            <w:r w:rsidR="00287708" w:rsidRPr="000C0F62">
              <w:rPr>
                <w:sz w:val="20"/>
                <w:szCs w:val="20"/>
              </w:rPr>
              <w:t>.</w:t>
            </w:r>
          </w:p>
          <w:p w14:paraId="38E00721" w14:textId="77777777" w:rsidR="003A5B2F" w:rsidRPr="000C0F62" w:rsidRDefault="003A5B2F" w:rsidP="00154B75">
            <w:pPr>
              <w:rPr>
                <w:sz w:val="20"/>
                <w:szCs w:val="20"/>
              </w:rPr>
            </w:pPr>
          </w:p>
          <w:p w14:paraId="057E4333" w14:textId="7606A0DB" w:rsidR="003A5B2F" w:rsidRPr="000C0F62" w:rsidRDefault="003A5B2F" w:rsidP="00D24B80">
            <w:pPr>
              <w:rPr>
                <w:sz w:val="20"/>
                <w:szCs w:val="20"/>
              </w:rPr>
            </w:pPr>
            <w:r w:rsidRPr="000C0F62">
              <w:rPr>
                <w:sz w:val="20"/>
                <w:szCs w:val="20"/>
              </w:rPr>
              <w:t xml:space="preserve">The PMP should </w:t>
            </w:r>
            <w:r w:rsidR="008E4037" w:rsidRPr="000C0F62">
              <w:rPr>
                <w:sz w:val="20"/>
                <w:szCs w:val="20"/>
              </w:rPr>
              <w:t xml:space="preserve">be </w:t>
            </w:r>
            <w:r w:rsidRPr="000C0F62">
              <w:rPr>
                <w:sz w:val="20"/>
                <w:szCs w:val="20"/>
              </w:rPr>
              <w:t xml:space="preserve">maintained with accuracy and completeness based on the current technical approach for each site, management structure, etc. </w:t>
            </w:r>
          </w:p>
        </w:tc>
      </w:tr>
      <w:tr w:rsidR="00BC3BD0" w:rsidRPr="000006FC" w14:paraId="71E19B24" w14:textId="77777777" w:rsidTr="00E4100A">
        <w:trPr>
          <w:cantSplit/>
          <w:trHeight w:val="800"/>
        </w:trPr>
        <w:tc>
          <w:tcPr>
            <w:tcW w:w="1327" w:type="dxa"/>
          </w:tcPr>
          <w:p w14:paraId="34B0F708" w14:textId="77777777" w:rsidR="00BC3BD0" w:rsidRPr="00AA372E" w:rsidRDefault="00BC3BD0" w:rsidP="00E4100A">
            <w:pPr>
              <w:jc w:val="center"/>
              <w:rPr>
                <w:sz w:val="20"/>
                <w:szCs w:val="20"/>
              </w:rPr>
            </w:pPr>
            <w:r w:rsidRPr="00AA372E">
              <w:rPr>
                <w:sz w:val="20"/>
                <w:szCs w:val="20"/>
              </w:rPr>
              <w:t>N/A</w:t>
            </w:r>
          </w:p>
        </w:tc>
        <w:tc>
          <w:tcPr>
            <w:tcW w:w="3870" w:type="dxa"/>
          </w:tcPr>
          <w:p w14:paraId="0401C80D" w14:textId="761C2017" w:rsidR="00A8040C" w:rsidRPr="00AA372E" w:rsidRDefault="00BC3BD0" w:rsidP="00BC3BD0">
            <w:pPr>
              <w:rPr>
                <w:sz w:val="20"/>
                <w:szCs w:val="20"/>
              </w:rPr>
            </w:pPr>
            <w:r w:rsidRPr="00AA372E">
              <w:rPr>
                <w:sz w:val="20"/>
                <w:szCs w:val="20"/>
              </w:rPr>
              <w:t>Integrated Master Schedule (IMS)/Milestone Payment Schedule (MPS)</w:t>
            </w:r>
          </w:p>
          <w:p w14:paraId="22E16706" w14:textId="33210BBD" w:rsidR="00BC3BD0" w:rsidRPr="00AA372E" w:rsidRDefault="00BC3BD0" w:rsidP="00A8040C">
            <w:pPr>
              <w:tabs>
                <w:tab w:val="left" w:pos="966"/>
              </w:tabs>
              <w:rPr>
                <w:sz w:val="20"/>
                <w:szCs w:val="20"/>
              </w:rPr>
            </w:pPr>
          </w:p>
        </w:tc>
        <w:tc>
          <w:tcPr>
            <w:tcW w:w="2160" w:type="dxa"/>
          </w:tcPr>
          <w:p w14:paraId="65F22593" w14:textId="77777777" w:rsidR="00BC3BD0" w:rsidRPr="000C0F62" w:rsidRDefault="00BC3BD0" w:rsidP="00BC3BD0">
            <w:pPr>
              <w:rPr>
                <w:sz w:val="20"/>
                <w:szCs w:val="20"/>
              </w:rPr>
            </w:pPr>
            <w:r w:rsidRPr="000C0F62">
              <w:rPr>
                <w:sz w:val="20"/>
                <w:szCs w:val="20"/>
              </w:rPr>
              <w:t xml:space="preserve">Draft IMS/MPS within 60 calendar days from contract award, Final IMS/MPS within 14 calendar days of receipt of </w:t>
            </w:r>
            <w:r w:rsidR="00AA372E" w:rsidRPr="000C0F62">
              <w:rPr>
                <w:sz w:val="20"/>
                <w:szCs w:val="20"/>
              </w:rPr>
              <w:t xml:space="preserve">AF and USACE </w:t>
            </w:r>
            <w:r w:rsidRPr="000C0F62">
              <w:rPr>
                <w:sz w:val="20"/>
                <w:szCs w:val="20"/>
              </w:rPr>
              <w:t>comments on the draft, and updates monthly throughout the POP</w:t>
            </w:r>
          </w:p>
          <w:p w14:paraId="53643B8A" w14:textId="59CE5FA5" w:rsidR="00941D35" w:rsidRPr="000C0F62" w:rsidRDefault="00941D35" w:rsidP="00BC3BD0">
            <w:pPr>
              <w:rPr>
                <w:sz w:val="20"/>
                <w:szCs w:val="20"/>
              </w:rPr>
            </w:pPr>
          </w:p>
        </w:tc>
        <w:tc>
          <w:tcPr>
            <w:tcW w:w="2520" w:type="dxa"/>
          </w:tcPr>
          <w:p w14:paraId="474D0C67" w14:textId="537F322C" w:rsidR="00BC3BD0" w:rsidRPr="000C0F62" w:rsidDel="00C579C2" w:rsidRDefault="00BC3BD0" w:rsidP="00BC3BD0">
            <w:pPr>
              <w:rPr>
                <w:sz w:val="20"/>
                <w:szCs w:val="20"/>
              </w:rPr>
            </w:pPr>
            <w:r w:rsidRPr="000C0F62">
              <w:rPr>
                <w:sz w:val="20"/>
                <w:szCs w:val="20"/>
              </w:rPr>
              <w:t>AF and USACE approval of IMS/MPS.</w:t>
            </w:r>
          </w:p>
        </w:tc>
      </w:tr>
      <w:tr w:rsidR="00BC3BD0" w:rsidRPr="000006FC" w14:paraId="57D24F00" w14:textId="77777777" w:rsidTr="00E4100A">
        <w:trPr>
          <w:cantSplit/>
          <w:trHeight w:val="1266"/>
        </w:trPr>
        <w:tc>
          <w:tcPr>
            <w:tcW w:w="1327" w:type="dxa"/>
          </w:tcPr>
          <w:p w14:paraId="556DD023" w14:textId="77777777" w:rsidR="00BC3BD0" w:rsidRPr="007354EA" w:rsidRDefault="00BC3BD0" w:rsidP="00E4100A">
            <w:pPr>
              <w:jc w:val="center"/>
              <w:rPr>
                <w:sz w:val="20"/>
                <w:szCs w:val="20"/>
              </w:rPr>
            </w:pPr>
            <w:r w:rsidRPr="007354EA">
              <w:rPr>
                <w:sz w:val="20"/>
                <w:szCs w:val="20"/>
              </w:rPr>
              <w:t>N/A</w:t>
            </w:r>
          </w:p>
        </w:tc>
        <w:tc>
          <w:tcPr>
            <w:tcW w:w="3870" w:type="dxa"/>
          </w:tcPr>
          <w:p w14:paraId="70D69FEF" w14:textId="758DAB5E" w:rsidR="00BC3BD0" w:rsidRPr="007354EA" w:rsidRDefault="00BC3BD0" w:rsidP="00BC3BD0">
            <w:pPr>
              <w:rPr>
                <w:sz w:val="20"/>
                <w:szCs w:val="20"/>
              </w:rPr>
            </w:pPr>
            <w:proofErr w:type="spellStart"/>
            <w:r w:rsidRPr="007354EA">
              <w:rPr>
                <w:sz w:val="20"/>
                <w:szCs w:val="20"/>
              </w:rPr>
              <w:t>Basewide</w:t>
            </w:r>
            <w:proofErr w:type="spellEnd"/>
            <w:r w:rsidRPr="007354EA">
              <w:rPr>
                <w:sz w:val="20"/>
                <w:szCs w:val="20"/>
              </w:rPr>
              <w:t xml:space="preserve"> Quality Program Plans (QPP) for each Installation</w:t>
            </w:r>
          </w:p>
        </w:tc>
        <w:tc>
          <w:tcPr>
            <w:tcW w:w="2160" w:type="dxa"/>
          </w:tcPr>
          <w:p w14:paraId="74C29021" w14:textId="54DE7829" w:rsidR="00BC3BD0" w:rsidRPr="000C0F62" w:rsidRDefault="00BC3BD0" w:rsidP="00BC3BD0">
            <w:pPr>
              <w:rPr>
                <w:sz w:val="20"/>
                <w:szCs w:val="20"/>
              </w:rPr>
            </w:pPr>
            <w:r w:rsidRPr="000C0F62">
              <w:rPr>
                <w:sz w:val="20"/>
                <w:szCs w:val="20"/>
              </w:rPr>
              <w:t xml:space="preserve">Draft </w:t>
            </w:r>
            <w:proofErr w:type="spellStart"/>
            <w:r w:rsidRPr="000C0F62">
              <w:rPr>
                <w:sz w:val="20"/>
                <w:szCs w:val="20"/>
              </w:rPr>
              <w:t>Basewide</w:t>
            </w:r>
            <w:proofErr w:type="spellEnd"/>
            <w:r w:rsidRPr="000C0F62">
              <w:rPr>
                <w:sz w:val="20"/>
                <w:szCs w:val="20"/>
              </w:rPr>
              <w:t xml:space="preserve"> QPP within 60 calendar days from contract award and update as necessary throughout the POP</w:t>
            </w:r>
          </w:p>
        </w:tc>
        <w:tc>
          <w:tcPr>
            <w:tcW w:w="2520" w:type="dxa"/>
          </w:tcPr>
          <w:p w14:paraId="67202903" w14:textId="560DF5A7" w:rsidR="00BC3BD0" w:rsidRPr="000C0F62" w:rsidDel="00C579C2" w:rsidRDefault="00BC3BD0" w:rsidP="00BC3BD0">
            <w:pPr>
              <w:rPr>
                <w:sz w:val="20"/>
                <w:szCs w:val="20"/>
              </w:rPr>
            </w:pPr>
            <w:r w:rsidRPr="000C0F62">
              <w:rPr>
                <w:sz w:val="20"/>
                <w:szCs w:val="20"/>
              </w:rPr>
              <w:t>AF</w:t>
            </w:r>
            <w:r w:rsidR="0041657C" w:rsidRPr="000C0F62">
              <w:rPr>
                <w:sz w:val="20"/>
                <w:szCs w:val="20"/>
              </w:rPr>
              <w:t xml:space="preserve">, </w:t>
            </w:r>
            <w:r w:rsidRPr="000C0F62">
              <w:rPr>
                <w:sz w:val="20"/>
                <w:szCs w:val="20"/>
              </w:rPr>
              <w:t xml:space="preserve">USACE and regulatory approval of </w:t>
            </w:r>
            <w:proofErr w:type="spellStart"/>
            <w:r w:rsidRPr="000C0F62">
              <w:rPr>
                <w:sz w:val="20"/>
                <w:szCs w:val="20"/>
              </w:rPr>
              <w:t>Basewide</w:t>
            </w:r>
            <w:proofErr w:type="spellEnd"/>
            <w:r w:rsidRPr="000C0F62">
              <w:rPr>
                <w:sz w:val="20"/>
                <w:szCs w:val="20"/>
              </w:rPr>
              <w:t xml:space="preserve"> QPP.</w:t>
            </w:r>
          </w:p>
        </w:tc>
      </w:tr>
      <w:tr w:rsidR="004F0F98" w:rsidRPr="000006FC" w14:paraId="7D946CF8" w14:textId="77777777" w:rsidTr="00E361C6">
        <w:trPr>
          <w:cantSplit/>
          <w:trHeight w:val="420"/>
        </w:trPr>
        <w:tc>
          <w:tcPr>
            <w:tcW w:w="9877" w:type="dxa"/>
            <w:gridSpan w:val="4"/>
            <w:shd w:val="clear" w:color="auto" w:fill="D9D9D9" w:themeFill="background1" w:themeFillShade="D9"/>
            <w:vAlign w:val="center"/>
          </w:tcPr>
          <w:p w14:paraId="5866DF61" w14:textId="25C31BF7" w:rsidR="004F0F98" w:rsidRPr="00E361C6" w:rsidRDefault="00601A9A" w:rsidP="00E361C6">
            <w:pPr>
              <w:rPr>
                <w:b/>
                <w:bCs/>
                <w:sz w:val="28"/>
                <w:szCs w:val="28"/>
              </w:rPr>
            </w:pPr>
            <w:r w:rsidRPr="002B68A7">
              <w:rPr>
                <w:b/>
                <w:bCs/>
                <w:sz w:val="20"/>
                <w:szCs w:val="20"/>
              </w:rPr>
              <w:t xml:space="preserve">SHAW AFB - </w:t>
            </w:r>
            <w:r>
              <w:rPr>
                <w:b/>
                <w:bCs/>
                <w:sz w:val="20"/>
                <w:szCs w:val="20"/>
              </w:rPr>
              <w:t>IRP</w:t>
            </w:r>
            <w:r w:rsidRPr="002B68A7">
              <w:rPr>
                <w:b/>
                <w:bCs/>
                <w:sz w:val="20"/>
                <w:szCs w:val="20"/>
              </w:rPr>
              <w:t xml:space="preserve"> SITES</w:t>
            </w:r>
          </w:p>
        </w:tc>
      </w:tr>
      <w:tr w:rsidR="00FD71AB" w:rsidRPr="000006FC" w14:paraId="5889BA5B" w14:textId="77777777" w:rsidTr="00C25371">
        <w:trPr>
          <w:cantSplit/>
          <w:trHeight w:val="1266"/>
        </w:trPr>
        <w:tc>
          <w:tcPr>
            <w:tcW w:w="1327" w:type="dxa"/>
          </w:tcPr>
          <w:p w14:paraId="120950A3" w14:textId="4D5EABBD" w:rsidR="00FD71AB" w:rsidRPr="007354EA" w:rsidRDefault="00FD71AB" w:rsidP="00C25371">
            <w:pPr>
              <w:jc w:val="center"/>
              <w:rPr>
                <w:sz w:val="20"/>
                <w:szCs w:val="20"/>
              </w:rPr>
            </w:pPr>
            <w:r w:rsidRPr="007354EA">
              <w:rPr>
                <w:sz w:val="20"/>
                <w:szCs w:val="20"/>
              </w:rPr>
              <w:t>N/A</w:t>
            </w:r>
          </w:p>
        </w:tc>
        <w:tc>
          <w:tcPr>
            <w:tcW w:w="3870" w:type="dxa"/>
          </w:tcPr>
          <w:p w14:paraId="0A6743A7" w14:textId="1102BA8A" w:rsidR="00FD71AB" w:rsidRPr="007354EA" w:rsidRDefault="00E006B0" w:rsidP="00FD71AB">
            <w:pPr>
              <w:rPr>
                <w:sz w:val="20"/>
                <w:szCs w:val="20"/>
              </w:rPr>
            </w:pPr>
            <w:r>
              <w:rPr>
                <w:sz w:val="20"/>
                <w:szCs w:val="20"/>
              </w:rPr>
              <w:t xml:space="preserve">Develop and update </w:t>
            </w:r>
            <w:r w:rsidR="00FD71AB">
              <w:rPr>
                <w:sz w:val="20"/>
                <w:szCs w:val="20"/>
              </w:rPr>
              <w:t>Land Use Control Implementation Plan (LUCIP)</w:t>
            </w:r>
          </w:p>
        </w:tc>
        <w:tc>
          <w:tcPr>
            <w:tcW w:w="2160" w:type="dxa"/>
          </w:tcPr>
          <w:p w14:paraId="369B0741" w14:textId="124A9267" w:rsidR="00FD71AB" w:rsidRPr="000C0F62" w:rsidRDefault="00FD71AB" w:rsidP="00FD71AB">
            <w:pPr>
              <w:rPr>
                <w:sz w:val="20"/>
                <w:szCs w:val="20"/>
              </w:rPr>
            </w:pPr>
            <w:r w:rsidRPr="000C0F62">
              <w:rPr>
                <w:sz w:val="20"/>
                <w:szCs w:val="20"/>
              </w:rPr>
              <w:t>One (1) per year</w:t>
            </w:r>
          </w:p>
        </w:tc>
        <w:tc>
          <w:tcPr>
            <w:tcW w:w="2520" w:type="dxa"/>
          </w:tcPr>
          <w:p w14:paraId="74721B2E" w14:textId="1B601865" w:rsidR="00FD71AB" w:rsidRPr="000C0F62" w:rsidRDefault="00FD71AB" w:rsidP="00FD71AB">
            <w:pPr>
              <w:rPr>
                <w:sz w:val="20"/>
                <w:szCs w:val="20"/>
              </w:rPr>
            </w:pPr>
            <w:r w:rsidRPr="000C0F62">
              <w:rPr>
                <w:sz w:val="20"/>
                <w:szCs w:val="20"/>
              </w:rPr>
              <w:t xml:space="preserve">AF, USACE and regulatory approval of </w:t>
            </w:r>
            <w:proofErr w:type="spellStart"/>
            <w:r w:rsidRPr="000C0F62">
              <w:rPr>
                <w:sz w:val="20"/>
                <w:szCs w:val="20"/>
              </w:rPr>
              <w:t>Basewide</w:t>
            </w:r>
            <w:proofErr w:type="spellEnd"/>
            <w:r w:rsidRPr="000C0F62">
              <w:rPr>
                <w:sz w:val="20"/>
                <w:szCs w:val="20"/>
              </w:rPr>
              <w:t xml:space="preserve"> LUCIP</w:t>
            </w:r>
          </w:p>
        </w:tc>
      </w:tr>
      <w:tr w:rsidR="00D85F52" w:rsidRPr="00BA5367" w14:paraId="79BBED77" w14:textId="77777777" w:rsidTr="00CD0A98">
        <w:trPr>
          <w:cantSplit/>
        </w:trPr>
        <w:tc>
          <w:tcPr>
            <w:tcW w:w="1327" w:type="dxa"/>
          </w:tcPr>
          <w:p w14:paraId="2E1E8480" w14:textId="0E80CC49" w:rsidR="00D85F52" w:rsidRPr="00BA5367" w:rsidRDefault="00D85F52" w:rsidP="00D85F52">
            <w:pPr>
              <w:rPr>
                <w:sz w:val="20"/>
                <w:szCs w:val="20"/>
                <w:highlight w:val="yellow"/>
              </w:rPr>
            </w:pPr>
            <w:r>
              <w:rPr>
                <w:sz w:val="20"/>
                <w:szCs w:val="20"/>
              </w:rPr>
              <w:t>All Open Sites (IRP, MMRP, PFAS, etc.)</w:t>
            </w:r>
          </w:p>
        </w:tc>
        <w:tc>
          <w:tcPr>
            <w:tcW w:w="3870" w:type="dxa"/>
          </w:tcPr>
          <w:p w14:paraId="61BFCFCB" w14:textId="7706AE95" w:rsidR="00CD0A98" w:rsidRPr="00CD0A98" w:rsidRDefault="00783555" w:rsidP="00CD0A98">
            <w:pPr>
              <w:rPr>
                <w:sz w:val="20"/>
                <w:szCs w:val="20"/>
              </w:rPr>
            </w:pPr>
            <w:r w:rsidRPr="00C4031F">
              <w:rPr>
                <w:sz w:val="20"/>
                <w:szCs w:val="20"/>
              </w:rPr>
              <w:t>Community Involvement Plan (CIP) and updates are required prior to the RI phase, after the DD/ROD is signed, and every five (5) years thereafter for each Installation and associated Geographically Separate Units (GSUs), per Enclosure 4.</w:t>
            </w:r>
          </w:p>
          <w:p w14:paraId="33F8B37B" w14:textId="77777777" w:rsidR="00CD0A98" w:rsidRPr="00CD0A98" w:rsidRDefault="00CD0A98" w:rsidP="00CD0A98">
            <w:pPr>
              <w:rPr>
                <w:sz w:val="20"/>
                <w:szCs w:val="20"/>
              </w:rPr>
            </w:pPr>
          </w:p>
          <w:p w14:paraId="125A30B1" w14:textId="77777777" w:rsidR="00CD0A98" w:rsidRPr="00CD0A98" w:rsidRDefault="00CD0A98" w:rsidP="00CD0A98">
            <w:pPr>
              <w:rPr>
                <w:sz w:val="20"/>
                <w:szCs w:val="20"/>
              </w:rPr>
            </w:pPr>
          </w:p>
          <w:p w14:paraId="17EC76CE" w14:textId="77777777" w:rsidR="00CD0A98" w:rsidRPr="00CD0A98" w:rsidRDefault="00CD0A98" w:rsidP="00CD0A98">
            <w:pPr>
              <w:rPr>
                <w:sz w:val="20"/>
                <w:szCs w:val="20"/>
              </w:rPr>
            </w:pPr>
          </w:p>
          <w:p w14:paraId="5A257ECA" w14:textId="77777777" w:rsidR="00CD0A98" w:rsidRPr="00CD0A98" w:rsidRDefault="00CD0A98" w:rsidP="00CD0A98">
            <w:pPr>
              <w:rPr>
                <w:sz w:val="20"/>
                <w:szCs w:val="20"/>
              </w:rPr>
            </w:pPr>
          </w:p>
          <w:p w14:paraId="5A6D4F3F" w14:textId="77777777" w:rsidR="00CD0A98" w:rsidRPr="00CD0A98" w:rsidRDefault="00CD0A98" w:rsidP="00CD0A98">
            <w:pPr>
              <w:rPr>
                <w:sz w:val="20"/>
                <w:szCs w:val="20"/>
              </w:rPr>
            </w:pPr>
          </w:p>
          <w:p w14:paraId="652A1CD4" w14:textId="77777777" w:rsidR="00CD0A98" w:rsidRPr="00CD0A98" w:rsidRDefault="00CD0A98" w:rsidP="00CD0A98">
            <w:pPr>
              <w:rPr>
                <w:sz w:val="20"/>
                <w:szCs w:val="20"/>
              </w:rPr>
            </w:pPr>
          </w:p>
          <w:p w14:paraId="63CDE928" w14:textId="2DF23F87" w:rsidR="00CD0A98" w:rsidRPr="00CD0A98" w:rsidRDefault="00CD0A98" w:rsidP="00CD0A98">
            <w:pPr>
              <w:tabs>
                <w:tab w:val="left" w:pos="1052"/>
              </w:tabs>
              <w:rPr>
                <w:sz w:val="20"/>
                <w:szCs w:val="20"/>
                <w:highlight w:val="yellow"/>
              </w:rPr>
            </w:pPr>
          </w:p>
        </w:tc>
        <w:tc>
          <w:tcPr>
            <w:tcW w:w="2160" w:type="dxa"/>
          </w:tcPr>
          <w:p w14:paraId="6A0BE6D5" w14:textId="6F653E05" w:rsidR="00D85F52" w:rsidRDefault="006772D0" w:rsidP="00D85F52">
            <w:pPr>
              <w:rPr>
                <w:sz w:val="20"/>
                <w:szCs w:val="20"/>
              </w:rPr>
            </w:pPr>
            <w:r w:rsidRPr="00C4031F">
              <w:rPr>
                <w:sz w:val="20"/>
                <w:szCs w:val="20"/>
              </w:rPr>
              <w:t>Draft CIP or Update within 180 calendar days from Sub-CLIN award; Draft Final CIP or Update within 14 calendar days of receipt of AF comments on the draft; Final CIP or Update within 14 calendar days of approval by the AF</w:t>
            </w:r>
            <w:r w:rsidR="0001462D">
              <w:rPr>
                <w:sz w:val="20"/>
                <w:szCs w:val="20"/>
              </w:rPr>
              <w:t>.</w:t>
            </w:r>
          </w:p>
          <w:p w14:paraId="6D768862" w14:textId="64338510" w:rsidR="008271B9" w:rsidRPr="00BA5367" w:rsidRDefault="008271B9" w:rsidP="00D85F52">
            <w:pPr>
              <w:rPr>
                <w:sz w:val="20"/>
                <w:szCs w:val="20"/>
                <w:highlight w:val="yellow"/>
              </w:rPr>
            </w:pPr>
          </w:p>
        </w:tc>
        <w:tc>
          <w:tcPr>
            <w:tcW w:w="2520" w:type="dxa"/>
          </w:tcPr>
          <w:p w14:paraId="775B042B" w14:textId="1048F95C" w:rsidR="00D85F52" w:rsidRPr="00BA5367" w:rsidRDefault="00D85F52" w:rsidP="00D85F52">
            <w:pPr>
              <w:rPr>
                <w:sz w:val="20"/>
                <w:szCs w:val="20"/>
                <w:highlight w:val="yellow"/>
              </w:rPr>
            </w:pPr>
            <w:r w:rsidRPr="006C0549">
              <w:rPr>
                <w:sz w:val="20"/>
                <w:szCs w:val="20"/>
              </w:rPr>
              <w:t xml:space="preserve">AF </w:t>
            </w:r>
            <w:r w:rsidR="002844C3">
              <w:rPr>
                <w:sz w:val="20"/>
                <w:szCs w:val="20"/>
              </w:rPr>
              <w:t xml:space="preserve">and USACE </w:t>
            </w:r>
            <w:r w:rsidRPr="006C0549">
              <w:rPr>
                <w:sz w:val="20"/>
                <w:szCs w:val="20"/>
              </w:rPr>
              <w:t>approval of</w:t>
            </w:r>
            <w:r>
              <w:rPr>
                <w:sz w:val="20"/>
                <w:szCs w:val="20"/>
              </w:rPr>
              <w:t xml:space="preserve"> CIP.</w:t>
            </w:r>
          </w:p>
        </w:tc>
      </w:tr>
      <w:tr w:rsidR="00D85F52" w:rsidRPr="002B68A7" w14:paraId="1E32627D" w14:textId="77777777" w:rsidTr="007E2C2D">
        <w:trPr>
          <w:cantSplit/>
          <w:trHeight w:val="3968"/>
        </w:trPr>
        <w:tc>
          <w:tcPr>
            <w:tcW w:w="1327" w:type="dxa"/>
          </w:tcPr>
          <w:p w14:paraId="177B2A75" w14:textId="77777777" w:rsidR="00D85F52" w:rsidRPr="002B68A7" w:rsidRDefault="00D85F52" w:rsidP="00D85F52">
            <w:pPr>
              <w:rPr>
                <w:sz w:val="20"/>
                <w:szCs w:val="20"/>
              </w:rPr>
            </w:pPr>
            <w:r w:rsidRPr="002B68A7">
              <w:rPr>
                <w:sz w:val="20"/>
                <w:szCs w:val="20"/>
              </w:rPr>
              <w:lastRenderedPageBreak/>
              <w:t>CG038</w:t>
            </w:r>
          </w:p>
          <w:p w14:paraId="5ECFA3A8" w14:textId="03CE57B0" w:rsidR="00D85F52" w:rsidRPr="002B68A7" w:rsidRDefault="00D85F52" w:rsidP="00D85F52">
            <w:pPr>
              <w:rPr>
                <w:sz w:val="20"/>
                <w:szCs w:val="20"/>
              </w:rPr>
            </w:pPr>
            <w:r w:rsidRPr="002B68A7">
              <w:rPr>
                <w:sz w:val="20"/>
                <w:szCs w:val="20"/>
              </w:rPr>
              <w:t>(AOC O)</w:t>
            </w:r>
          </w:p>
        </w:tc>
        <w:tc>
          <w:tcPr>
            <w:tcW w:w="3870" w:type="dxa"/>
          </w:tcPr>
          <w:p w14:paraId="5A2F70C0" w14:textId="735D5E24" w:rsidR="00D85F52" w:rsidRPr="002B68A7" w:rsidRDefault="00D85F52" w:rsidP="00D85F52">
            <w:pPr>
              <w:rPr>
                <w:sz w:val="20"/>
                <w:szCs w:val="20"/>
              </w:rPr>
            </w:pPr>
            <w:r w:rsidRPr="002B68A7">
              <w:rPr>
                <w:sz w:val="20"/>
                <w:szCs w:val="20"/>
              </w:rPr>
              <w:t>RA-O in accordance with the approved CMI Work Plan and RCRA Permit (includes incorporating changes based on revisions to the monitoring program)</w:t>
            </w:r>
          </w:p>
          <w:p w14:paraId="7DAF1C70" w14:textId="77777777" w:rsidR="00D85F52" w:rsidRPr="002B68A7" w:rsidRDefault="00D85F52" w:rsidP="00D85F52">
            <w:pPr>
              <w:rPr>
                <w:sz w:val="20"/>
                <w:szCs w:val="20"/>
              </w:rPr>
            </w:pPr>
          </w:p>
          <w:p w14:paraId="620C7844" w14:textId="77777777" w:rsidR="00D85F52" w:rsidRPr="002B68A7" w:rsidRDefault="00D85F52" w:rsidP="00D85F52">
            <w:pPr>
              <w:rPr>
                <w:sz w:val="20"/>
                <w:szCs w:val="20"/>
              </w:rPr>
            </w:pPr>
          </w:p>
          <w:p w14:paraId="74DF717A" w14:textId="77777777" w:rsidR="00D85F52" w:rsidRPr="002B68A7" w:rsidRDefault="00D85F52" w:rsidP="00D85F52">
            <w:pPr>
              <w:rPr>
                <w:sz w:val="20"/>
                <w:szCs w:val="20"/>
              </w:rPr>
            </w:pPr>
          </w:p>
          <w:p w14:paraId="7418183D" w14:textId="77777777" w:rsidR="00D85F52" w:rsidRPr="002B68A7" w:rsidRDefault="00D85F52" w:rsidP="00D85F52">
            <w:pPr>
              <w:rPr>
                <w:sz w:val="20"/>
                <w:szCs w:val="20"/>
              </w:rPr>
            </w:pPr>
          </w:p>
          <w:p w14:paraId="61CBDD11" w14:textId="77777777" w:rsidR="00D85F52" w:rsidRPr="002B68A7" w:rsidRDefault="00D85F52" w:rsidP="00D85F52">
            <w:pPr>
              <w:rPr>
                <w:sz w:val="20"/>
                <w:szCs w:val="20"/>
              </w:rPr>
            </w:pPr>
          </w:p>
          <w:p w14:paraId="4202546A" w14:textId="77777777" w:rsidR="00D85F52" w:rsidRPr="002B68A7" w:rsidRDefault="00D85F52" w:rsidP="00D85F52">
            <w:pPr>
              <w:rPr>
                <w:sz w:val="20"/>
                <w:szCs w:val="20"/>
              </w:rPr>
            </w:pPr>
          </w:p>
          <w:p w14:paraId="2913FE93" w14:textId="77777777" w:rsidR="00D85F52" w:rsidRPr="002B68A7" w:rsidRDefault="00D85F52" w:rsidP="00D85F52">
            <w:pPr>
              <w:rPr>
                <w:sz w:val="20"/>
                <w:szCs w:val="20"/>
              </w:rPr>
            </w:pPr>
          </w:p>
          <w:p w14:paraId="540E2F14" w14:textId="77777777" w:rsidR="00D85F52" w:rsidRPr="002B68A7" w:rsidRDefault="00D85F52" w:rsidP="00D85F52">
            <w:pPr>
              <w:rPr>
                <w:sz w:val="20"/>
                <w:szCs w:val="20"/>
              </w:rPr>
            </w:pPr>
          </w:p>
          <w:p w14:paraId="40808817" w14:textId="77777777" w:rsidR="00D85F52" w:rsidRPr="002B68A7" w:rsidRDefault="00D85F52" w:rsidP="00D85F52">
            <w:pPr>
              <w:rPr>
                <w:sz w:val="20"/>
                <w:szCs w:val="20"/>
              </w:rPr>
            </w:pPr>
          </w:p>
          <w:p w14:paraId="59A97F0D" w14:textId="77777777" w:rsidR="00D85F52" w:rsidRPr="002B68A7" w:rsidRDefault="00D85F52" w:rsidP="00D85F52">
            <w:pPr>
              <w:rPr>
                <w:sz w:val="20"/>
                <w:szCs w:val="20"/>
              </w:rPr>
            </w:pPr>
          </w:p>
          <w:p w14:paraId="01BC99DE" w14:textId="77777777" w:rsidR="00D85F52" w:rsidRPr="002B68A7" w:rsidRDefault="00D85F52" w:rsidP="00D85F52">
            <w:pPr>
              <w:rPr>
                <w:sz w:val="20"/>
                <w:szCs w:val="20"/>
              </w:rPr>
            </w:pPr>
          </w:p>
          <w:p w14:paraId="5F56049E" w14:textId="77777777" w:rsidR="00D85F52" w:rsidRPr="002B68A7" w:rsidRDefault="00D85F52" w:rsidP="00D85F52">
            <w:pPr>
              <w:rPr>
                <w:sz w:val="20"/>
                <w:szCs w:val="20"/>
              </w:rPr>
            </w:pPr>
          </w:p>
          <w:p w14:paraId="6E83323E" w14:textId="77777777" w:rsidR="00D85F52" w:rsidRPr="002B68A7" w:rsidRDefault="00D85F52" w:rsidP="00D85F52">
            <w:pPr>
              <w:rPr>
                <w:sz w:val="20"/>
                <w:szCs w:val="20"/>
              </w:rPr>
            </w:pPr>
          </w:p>
          <w:p w14:paraId="5EC64164" w14:textId="5175C12F" w:rsidR="00D85F52" w:rsidRPr="002B68A7" w:rsidRDefault="00D85F52" w:rsidP="00F132AB">
            <w:pPr>
              <w:rPr>
                <w:sz w:val="20"/>
                <w:szCs w:val="20"/>
              </w:rPr>
            </w:pPr>
          </w:p>
        </w:tc>
        <w:tc>
          <w:tcPr>
            <w:tcW w:w="2160" w:type="dxa"/>
          </w:tcPr>
          <w:p w14:paraId="7F4BF5F3" w14:textId="7A950029" w:rsidR="00D85F52" w:rsidRPr="002B68A7" w:rsidRDefault="00D85F52" w:rsidP="00D85F52">
            <w:pPr>
              <w:rPr>
                <w:sz w:val="20"/>
                <w:szCs w:val="20"/>
              </w:rPr>
            </w:pPr>
            <w:r w:rsidRPr="002B68A7">
              <w:rPr>
                <w:sz w:val="20"/>
                <w:szCs w:val="20"/>
              </w:rPr>
              <w:t>Through the duration of the POP</w:t>
            </w:r>
            <w:r w:rsidR="00656040" w:rsidRPr="002B68A7">
              <w:rPr>
                <w:sz w:val="20"/>
                <w:szCs w:val="20"/>
              </w:rPr>
              <w:t xml:space="preserve"> </w:t>
            </w:r>
          </w:p>
          <w:p w14:paraId="0BC23AA7" w14:textId="77777777" w:rsidR="00D85F52" w:rsidRPr="002B68A7" w:rsidRDefault="00D85F52" w:rsidP="00D85F52">
            <w:pPr>
              <w:rPr>
                <w:sz w:val="20"/>
                <w:szCs w:val="20"/>
              </w:rPr>
            </w:pPr>
          </w:p>
          <w:p w14:paraId="1BCD4115" w14:textId="77777777" w:rsidR="00D85F52" w:rsidRPr="002B68A7" w:rsidRDefault="00D85F52" w:rsidP="00D85F52">
            <w:pPr>
              <w:rPr>
                <w:sz w:val="20"/>
                <w:szCs w:val="20"/>
              </w:rPr>
            </w:pPr>
          </w:p>
          <w:p w14:paraId="4438AD3B" w14:textId="77777777" w:rsidR="00D85F52" w:rsidRPr="002B68A7" w:rsidRDefault="00D85F52" w:rsidP="00D85F52">
            <w:pPr>
              <w:rPr>
                <w:sz w:val="20"/>
                <w:szCs w:val="20"/>
              </w:rPr>
            </w:pPr>
          </w:p>
          <w:p w14:paraId="0C3DF5F1" w14:textId="77777777" w:rsidR="00D85F52" w:rsidRPr="002B68A7" w:rsidRDefault="00D85F52" w:rsidP="00D85F52">
            <w:pPr>
              <w:rPr>
                <w:sz w:val="20"/>
                <w:szCs w:val="20"/>
              </w:rPr>
            </w:pPr>
          </w:p>
          <w:p w14:paraId="3247D6A3" w14:textId="77777777" w:rsidR="00D85F52" w:rsidRPr="002B68A7" w:rsidRDefault="00D85F52" w:rsidP="00D85F52">
            <w:pPr>
              <w:rPr>
                <w:sz w:val="20"/>
                <w:szCs w:val="20"/>
              </w:rPr>
            </w:pPr>
          </w:p>
          <w:p w14:paraId="4E845E04" w14:textId="77777777" w:rsidR="00D85F52" w:rsidRPr="002B68A7" w:rsidRDefault="00D85F52" w:rsidP="00D85F52">
            <w:pPr>
              <w:rPr>
                <w:sz w:val="20"/>
                <w:szCs w:val="20"/>
              </w:rPr>
            </w:pPr>
          </w:p>
          <w:p w14:paraId="5D06C187" w14:textId="77777777" w:rsidR="00D85F52" w:rsidRPr="002B68A7" w:rsidRDefault="00D85F52" w:rsidP="00D85F52">
            <w:pPr>
              <w:rPr>
                <w:sz w:val="20"/>
                <w:szCs w:val="20"/>
              </w:rPr>
            </w:pPr>
          </w:p>
          <w:p w14:paraId="6B2637D0" w14:textId="77777777" w:rsidR="00D85F52" w:rsidRPr="002B68A7" w:rsidRDefault="00D85F52" w:rsidP="00D85F52">
            <w:pPr>
              <w:rPr>
                <w:sz w:val="20"/>
                <w:szCs w:val="20"/>
              </w:rPr>
            </w:pPr>
          </w:p>
          <w:p w14:paraId="102EB9F3" w14:textId="77777777" w:rsidR="00D85F52" w:rsidRPr="002B68A7" w:rsidRDefault="00D85F52" w:rsidP="00D85F52">
            <w:pPr>
              <w:rPr>
                <w:sz w:val="20"/>
                <w:szCs w:val="20"/>
              </w:rPr>
            </w:pPr>
          </w:p>
          <w:p w14:paraId="1263D4F2" w14:textId="77777777" w:rsidR="00D85F52" w:rsidRPr="002B68A7" w:rsidRDefault="00D85F52" w:rsidP="00D85F52">
            <w:pPr>
              <w:rPr>
                <w:sz w:val="20"/>
                <w:szCs w:val="20"/>
              </w:rPr>
            </w:pPr>
          </w:p>
          <w:p w14:paraId="0D677DF7" w14:textId="77777777" w:rsidR="00D85F52" w:rsidRPr="002B68A7" w:rsidRDefault="00D85F52" w:rsidP="00D85F52">
            <w:pPr>
              <w:rPr>
                <w:sz w:val="20"/>
                <w:szCs w:val="20"/>
              </w:rPr>
            </w:pPr>
          </w:p>
          <w:p w14:paraId="6FC83D2D" w14:textId="77777777" w:rsidR="00D85F52" w:rsidRPr="002B68A7" w:rsidRDefault="00D85F52" w:rsidP="00D85F52">
            <w:pPr>
              <w:rPr>
                <w:sz w:val="20"/>
                <w:szCs w:val="20"/>
              </w:rPr>
            </w:pPr>
          </w:p>
          <w:p w14:paraId="18A403F4" w14:textId="77777777" w:rsidR="00D85F52" w:rsidRPr="002B68A7" w:rsidRDefault="00D85F52" w:rsidP="00D85F52">
            <w:pPr>
              <w:rPr>
                <w:sz w:val="20"/>
                <w:szCs w:val="20"/>
              </w:rPr>
            </w:pPr>
          </w:p>
          <w:p w14:paraId="37472980" w14:textId="77777777" w:rsidR="00D85F52" w:rsidRPr="002B68A7" w:rsidRDefault="00D85F52" w:rsidP="00D85F52">
            <w:pPr>
              <w:rPr>
                <w:sz w:val="20"/>
                <w:szCs w:val="20"/>
              </w:rPr>
            </w:pPr>
          </w:p>
          <w:p w14:paraId="5508E95F" w14:textId="77777777" w:rsidR="00D85F52" w:rsidRPr="002B68A7" w:rsidRDefault="00D85F52" w:rsidP="00D85F52">
            <w:pPr>
              <w:rPr>
                <w:sz w:val="20"/>
                <w:szCs w:val="20"/>
              </w:rPr>
            </w:pPr>
          </w:p>
          <w:p w14:paraId="3641AD2E" w14:textId="77777777" w:rsidR="00D85F52" w:rsidRPr="002B68A7" w:rsidRDefault="00D85F52" w:rsidP="00D85F52">
            <w:pPr>
              <w:rPr>
                <w:sz w:val="20"/>
                <w:szCs w:val="20"/>
              </w:rPr>
            </w:pPr>
          </w:p>
          <w:p w14:paraId="5D97235D" w14:textId="77777777" w:rsidR="00D85F52" w:rsidRPr="002B68A7" w:rsidRDefault="00D85F52" w:rsidP="00D85F52">
            <w:pPr>
              <w:rPr>
                <w:sz w:val="20"/>
                <w:szCs w:val="20"/>
              </w:rPr>
            </w:pPr>
          </w:p>
          <w:p w14:paraId="44DBD1A0" w14:textId="77777777" w:rsidR="00D85F52" w:rsidRPr="002B68A7" w:rsidRDefault="00D85F52" w:rsidP="00D85F52">
            <w:pPr>
              <w:rPr>
                <w:sz w:val="20"/>
                <w:szCs w:val="20"/>
              </w:rPr>
            </w:pPr>
          </w:p>
          <w:p w14:paraId="14132489" w14:textId="77777777" w:rsidR="00D85F52" w:rsidRPr="002B68A7" w:rsidRDefault="00D85F52" w:rsidP="00D85F52">
            <w:pPr>
              <w:rPr>
                <w:sz w:val="20"/>
                <w:szCs w:val="20"/>
              </w:rPr>
            </w:pPr>
          </w:p>
          <w:p w14:paraId="6698BFE8" w14:textId="77777777" w:rsidR="00D85F52" w:rsidRPr="002B68A7" w:rsidRDefault="00D85F52" w:rsidP="00D85F52">
            <w:pPr>
              <w:rPr>
                <w:sz w:val="20"/>
                <w:szCs w:val="20"/>
              </w:rPr>
            </w:pPr>
          </w:p>
          <w:p w14:paraId="6B4B2046" w14:textId="77777777" w:rsidR="00D85F52" w:rsidRPr="002B68A7" w:rsidRDefault="00D85F52" w:rsidP="00D85F52">
            <w:pPr>
              <w:rPr>
                <w:sz w:val="20"/>
                <w:szCs w:val="20"/>
              </w:rPr>
            </w:pPr>
          </w:p>
          <w:p w14:paraId="7A15A395" w14:textId="77777777" w:rsidR="00D85F52" w:rsidRPr="002B68A7" w:rsidRDefault="00D85F52" w:rsidP="00D85F52">
            <w:pPr>
              <w:rPr>
                <w:sz w:val="20"/>
                <w:szCs w:val="20"/>
              </w:rPr>
            </w:pPr>
          </w:p>
          <w:p w14:paraId="1A14EF51" w14:textId="77777777" w:rsidR="00D85F52" w:rsidRPr="002B68A7" w:rsidRDefault="00D85F52" w:rsidP="00D85F52">
            <w:pPr>
              <w:rPr>
                <w:sz w:val="20"/>
                <w:szCs w:val="20"/>
              </w:rPr>
            </w:pPr>
          </w:p>
          <w:p w14:paraId="76C77F9A" w14:textId="4DC50099" w:rsidR="00D85F52" w:rsidRPr="002B68A7" w:rsidRDefault="00D85F52" w:rsidP="00D85F52">
            <w:pPr>
              <w:rPr>
                <w:sz w:val="20"/>
                <w:szCs w:val="20"/>
              </w:rPr>
            </w:pPr>
          </w:p>
        </w:tc>
        <w:tc>
          <w:tcPr>
            <w:tcW w:w="2520" w:type="dxa"/>
          </w:tcPr>
          <w:p w14:paraId="6D5761BE" w14:textId="77777777" w:rsidR="00D85F52" w:rsidRPr="002B68A7" w:rsidRDefault="00D85F52" w:rsidP="00D85F52">
            <w:pPr>
              <w:rPr>
                <w:sz w:val="20"/>
                <w:szCs w:val="20"/>
              </w:rPr>
            </w:pPr>
            <w:r w:rsidRPr="002B68A7">
              <w:rPr>
                <w:sz w:val="20"/>
                <w:szCs w:val="20"/>
              </w:rPr>
              <w:t xml:space="preserve">AF, USACE, and regulatory approval of RA-O documentation (e.g., Annual Groundwater Monitoring Reports, Monthly Operations and Maintenance [O&amp;M] Reports, etc.). </w:t>
            </w:r>
          </w:p>
          <w:p w14:paraId="5E7734D3" w14:textId="1CDD6E54" w:rsidR="00D85F52" w:rsidRPr="002B68A7" w:rsidRDefault="00D85F52" w:rsidP="00F132AB">
            <w:pPr>
              <w:rPr>
                <w:sz w:val="20"/>
                <w:szCs w:val="20"/>
              </w:rPr>
            </w:pPr>
            <w:r w:rsidRPr="002B68A7">
              <w:rPr>
                <w:sz w:val="20"/>
                <w:szCs w:val="20"/>
              </w:rPr>
              <w:t xml:space="preserve">AF and </w:t>
            </w:r>
            <w:r w:rsidR="006B7EE1" w:rsidRPr="002B68A7">
              <w:rPr>
                <w:sz w:val="20"/>
                <w:szCs w:val="20"/>
              </w:rPr>
              <w:t>USACE approval</w:t>
            </w:r>
            <w:r w:rsidRPr="002B68A7">
              <w:rPr>
                <w:sz w:val="20"/>
                <w:szCs w:val="20"/>
              </w:rPr>
              <w:t xml:space="preserve"> of Performance Model Evaluation Report</w:t>
            </w:r>
            <w:r w:rsidR="007E2C2D">
              <w:rPr>
                <w:sz w:val="20"/>
                <w:szCs w:val="20"/>
              </w:rPr>
              <w:t>.</w:t>
            </w:r>
          </w:p>
        </w:tc>
      </w:tr>
      <w:tr w:rsidR="00F54547" w:rsidRPr="002B68A7" w14:paraId="20BE20F4" w14:textId="77777777" w:rsidTr="00CD0A98">
        <w:trPr>
          <w:cantSplit/>
        </w:trPr>
        <w:tc>
          <w:tcPr>
            <w:tcW w:w="1327" w:type="dxa"/>
          </w:tcPr>
          <w:p w14:paraId="3A59659F" w14:textId="77777777" w:rsidR="00F54547" w:rsidRPr="002B68A7" w:rsidRDefault="00F54547" w:rsidP="00F54547">
            <w:pPr>
              <w:rPr>
                <w:sz w:val="20"/>
                <w:szCs w:val="20"/>
              </w:rPr>
            </w:pPr>
            <w:r w:rsidRPr="002B68A7">
              <w:rPr>
                <w:sz w:val="20"/>
                <w:szCs w:val="20"/>
              </w:rPr>
              <w:t>CG038</w:t>
            </w:r>
          </w:p>
          <w:p w14:paraId="10E2A8CC" w14:textId="129C620D" w:rsidR="00F54547" w:rsidRPr="002B68A7" w:rsidRDefault="00F54547" w:rsidP="00F54547">
            <w:pPr>
              <w:rPr>
                <w:sz w:val="20"/>
                <w:szCs w:val="20"/>
              </w:rPr>
            </w:pPr>
            <w:r w:rsidRPr="002B68A7">
              <w:rPr>
                <w:sz w:val="20"/>
                <w:szCs w:val="20"/>
              </w:rPr>
              <w:t>(AOC O)</w:t>
            </w:r>
          </w:p>
        </w:tc>
        <w:tc>
          <w:tcPr>
            <w:tcW w:w="3870" w:type="dxa"/>
          </w:tcPr>
          <w:p w14:paraId="47B699F6" w14:textId="77777777" w:rsidR="00F54547" w:rsidRPr="00C17017" w:rsidRDefault="00F54547" w:rsidP="00F54547">
            <w:pPr>
              <w:rPr>
                <w:sz w:val="20"/>
                <w:szCs w:val="20"/>
              </w:rPr>
            </w:pPr>
            <w:r w:rsidRPr="00C17017">
              <w:rPr>
                <w:sz w:val="20"/>
                <w:szCs w:val="20"/>
              </w:rPr>
              <w:t>Alternate Objectives:</w:t>
            </w:r>
          </w:p>
          <w:p w14:paraId="2A54021C" w14:textId="75DE5C63" w:rsidR="00ED5A32" w:rsidRDefault="00702C66" w:rsidP="00ED5A32">
            <w:pPr>
              <w:pStyle w:val="ListParagraph"/>
              <w:numPr>
                <w:ilvl w:val="0"/>
                <w:numId w:val="7"/>
              </w:numPr>
              <w:rPr>
                <w:sz w:val="20"/>
                <w:szCs w:val="20"/>
              </w:rPr>
            </w:pPr>
            <w:r w:rsidRPr="00C17017">
              <w:rPr>
                <w:sz w:val="20"/>
                <w:szCs w:val="20"/>
              </w:rPr>
              <w:t>Remedy Evaluation and Recommendation</w:t>
            </w:r>
            <w:r>
              <w:rPr>
                <w:sz w:val="20"/>
                <w:szCs w:val="20"/>
              </w:rPr>
              <w:t xml:space="preserve"> Report / Corrective Measures Study</w:t>
            </w:r>
            <w:r w:rsidRPr="00C17017">
              <w:rPr>
                <w:sz w:val="20"/>
                <w:szCs w:val="20"/>
              </w:rPr>
              <w:t xml:space="preserve"> (including results of any pilot study)</w:t>
            </w:r>
          </w:p>
          <w:p w14:paraId="4D390493" w14:textId="268D3A48" w:rsidR="00F54547" w:rsidRDefault="009E49CD" w:rsidP="00ED5A32">
            <w:pPr>
              <w:pStyle w:val="ListParagraph"/>
              <w:numPr>
                <w:ilvl w:val="0"/>
                <w:numId w:val="7"/>
              </w:numPr>
              <w:rPr>
                <w:sz w:val="20"/>
                <w:szCs w:val="20"/>
              </w:rPr>
            </w:pPr>
            <w:r>
              <w:rPr>
                <w:sz w:val="20"/>
                <w:szCs w:val="20"/>
              </w:rPr>
              <w:t>Revised Statement of Ba</w:t>
            </w:r>
            <w:r w:rsidR="005178B0">
              <w:rPr>
                <w:sz w:val="20"/>
                <w:szCs w:val="20"/>
              </w:rPr>
              <w:t>sis</w:t>
            </w:r>
            <w:r w:rsidR="00C441C6">
              <w:rPr>
                <w:sz w:val="20"/>
                <w:szCs w:val="20"/>
              </w:rPr>
              <w:t>/RCRA Permit Modification</w:t>
            </w:r>
          </w:p>
          <w:p w14:paraId="49ECE4B4" w14:textId="6FF272F9" w:rsidR="00AE3CBB" w:rsidRDefault="005178B0" w:rsidP="00ED5A32">
            <w:pPr>
              <w:pStyle w:val="ListParagraph"/>
              <w:numPr>
                <w:ilvl w:val="0"/>
                <w:numId w:val="7"/>
              </w:numPr>
              <w:rPr>
                <w:sz w:val="20"/>
                <w:szCs w:val="20"/>
              </w:rPr>
            </w:pPr>
            <w:r>
              <w:rPr>
                <w:sz w:val="20"/>
                <w:szCs w:val="20"/>
              </w:rPr>
              <w:t xml:space="preserve">Updated </w:t>
            </w:r>
            <w:r w:rsidR="00E9472E">
              <w:rPr>
                <w:sz w:val="20"/>
                <w:szCs w:val="20"/>
              </w:rPr>
              <w:t xml:space="preserve">Corrective Measures </w:t>
            </w:r>
            <w:r>
              <w:rPr>
                <w:sz w:val="20"/>
                <w:szCs w:val="20"/>
              </w:rPr>
              <w:t xml:space="preserve">Implementation </w:t>
            </w:r>
            <w:r w:rsidR="00E9472E">
              <w:rPr>
                <w:sz w:val="20"/>
                <w:szCs w:val="20"/>
              </w:rPr>
              <w:t>Work Plan</w:t>
            </w:r>
          </w:p>
          <w:p w14:paraId="62724E1C" w14:textId="09040E1F" w:rsidR="00E9472E" w:rsidRPr="002B68A7" w:rsidRDefault="009E56B7" w:rsidP="00ED5A32">
            <w:pPr>
              <w:pStyle w:val="ListParagraph"/>
              <w:numPr>
                <w:ilvl w:val="0"/>
                <w:numId w:val="7"/>
              </w:numPr>
              <w:rPr>
                <w:sz w:val="20"/>
                <w:szCs w:val="20"/>
              </w:rPr>
            </w:pPr>
            <w:r>
              <w:rPr>
                <w:sz w:val="20"/>
                <w:szCs w:val="20"/>
              </w:rPr>
              <w:t>System Decommi</w:t>
            </w:r>
            <w:r w:rsidR="0077526C">
              <w:rPr>
                <w:sz w:val="20"/>
                <w:szCs w:val="20"/>
              </w:rPr>
              <w:t>ssioning Report</w:t>
            </w:r>
            <w:r w:rsidR="00A90947">
              <w:rPr>
                <w:sz w:val="20"/>
                <w:szCs w:val="20"/>
              </w:rPr>
              <w:t xml:space="preserve">, if existing </w:t>
            </w:r>
            <w:r w:rsidR="00D46D9E">
              <w:rPr>
                <w:sz w:val="20"/>
                <w:szCs w:val="20"/>
              </w:rPr>
              <w:t xml:space="preserve">treatment system </w:t>
            </w:r>
            <w:r w:rsidR="001C12B2">
              <w:rPr>
                <w:sz w:val="20"/>
                <w:szCs w:val="20"/>
              </w:rPr>
              <w:t>is not needed or operational</w:t>
            </w:r>
            <w:r w:rsidR="00D46D9E">
              <w:rPr>
                <w:sz w:val="20"/>
                <w:szCs w:val="20"/>
              </w:rPr>
              <w:t>.</w:t>
            </w:r>
          </w:p>
        </w:tc>
        <w:tc>
          <w:tcPr>
            <w:tcW w:w="2160" w:type="dxa"/>
          </w:tcPr>
          <w:p w14:paraId="562B6442" w14:textId="3210A1E4" w:rsidR="00F54547" w:rsidRPr="002B68A7" w:rsidRDefault="00F54547" w:rsidP="00F54547">
            <w:pPr>
              <w:rPr>
                <w:sz w:val="20"/>
                <w:szCs w:val="20"/>
              </w:rPr>
            </w:pPr>
            <w:r w:rsidRPr="00C17017">
              <w:rPr>
                <w:sz w:val="20"/>
                <w:szCs w:val="20"/>
              </w:rPr>
              <w:t>S</w:t>
            </w:r>
            <w:r>
              <w:rPr>
                <w:sz w:val="20"/>
                <w:szCs w:val="20"/>
              </w:rPr>
              <w:t>even</w:t>
            </w:r>
            <w:r w:rsidRPr="00C17017">
              <w:rPr>
                <w:sz w:val="20"/>
                <w:szCs w:val="20"/>
              </w:rPr>
              <w:t xml:space="preserve"> (</w:t>
            </w:r>
            <w:r>
              <w:rPr>
                <w:sz w:val="20"/>
                <w:szCs w:val="20"/>
              </w:rPr>
              <w:t>7</w:t>
            </w:r>
            <w:r w:rsidRPr="00C17017">
              <w:rPr>
                <w:sz w:val="20"/>
                <w:szCs w:val="20"/>
              </w:rPr>
              <w:t>) years</w:t>
            </w:r>
          </w:p>
        </w:tc>
        <w:tc>
          <w:tcPr>
            <w:tcW w:w="2520" w:type="dxa"/>
          </w:tcPr>
          <w:p w14:paraId="4B572626" w14:textId="77777777" w:rsidR="00F54547" w:rsidRPr="00C17017" w:rsidRDefault="00F54547" w:rsidP="00F54547">
            <w:pPr>
              <w:rPr>
                <w:sz w:val="20"/>
                <w:szCs w:val="20"/>
              </w:rPr>
            </w:pPr>
            <w:r w:rsidRPr="00C17017">
              <w:rPr>
                <w:sz w:val="20"/>
                <w:szCs w:val="20"/>
              </w:rPr>
              <w:t>AF and USACE approval of the remedy evaluation and recommended proposed remedial strategy including successful demonstration of the existing or alternate remedy (e.g., through pilot or field test) showing decreasing trends in COCs.</w:t>
            </w:r>
          </w:p>
          <w:p w14:paraId="695F6C86" w14:textId="77777777" w:rsidR="00F54547" w:rsidRPr="00C17017" w:rsidRDefault="00F54547" w:rsidP="00F54547">
            <w:pPr>
              <w:rPr>
                <w:sz w:val="20"/>
                <w:szCs w:val="20"/>
              </w:rPr>
            </w:pPr>
          </w:p>
          <w:p w14:paraId="65F9C5DD" w14:textId="77777777" w:rsidR="00F54547" w:rsidRDefault="00F54547" w:rsidP="00F54547">
            <w:pPr>
              <w:rPr>
                <w:sz w:val="20"/>
                <w:szCs w:val="20"/>
              </w:rPr>
            </w:pPr>
            <w:r w:rsidRPr="00C17017">
              <w:rPr>
                <w:sz w:val="20"/>
                <w:szCs w:val="20"/>
              </w:rPr>
              <w:t>AF, USACE, and regulatory approval of ESD or ROD Amendment (i.e., Air Force and regulatory signatures on Final ESD or ROD Amendment)</w:t>
            </w:r>
            <w:r w:rsidR="00DB4EF9">
              <w:rPr>
                <w:sz w:val="20"/>
                <w:szCs w:val="20"/>
              </w:rPr>
              <w:t>, including all RCRA equivalents.</w:t>
            </w:r>
          </w:p>
          <w:p w14:paraId="5DBAD9C9" w14:textId="77777777" w:rsidR="00DB4EF9" w:rsidRDefault="00DB4EF9" w:rsidP="00F54547">
            <w:pPr>
              <w:rPr>
                <w:sz w:val="20"/>
                <w:szCs w:val="20"/>
              </w:rPr>
            </w:pPr>
          </w:p>
          <w:p w14:paraId="1E040E07" w14:textId="4435604B" w:rsidR="00DB4EF9" w:rsidRDefault="00DB4EF9" w:rsidP="00F54547">
            <w:pPr>
              <w:rPr>
                <w:sz w:val="20"/>
                <w:szCs w:val="20"/>
              </w:rPr>
            </w:pPr>
            <w:r w:rsidRPr="00C17017">
              <w:rPr>
                <w:sz w:val="20"/>
                <w:szCs w:val="20"/>
              </w:rPr>
              <w:t xml:space="preserve">AF, USACE, and regulatory approval of </w:t>
            </w:r>
            <w:r>
              <w:rPr>
                <w:sz w:val="20"/>
                <w:szCs w:val="20"/>
              </w:rPr>
              <w:t>System Decommissioning</w:t>
            </w:r>
            <w:r w:rsidRPr="00C17017">
              <w:rPr>
                <w:sz w:val="20"/>
                <w:szCs w:val="20"/>
              </w:rPr>
              <w:t xml:space="preserve"> Report.</w:t>
            </w:r>
          </w:p>
          <w:p w14:paraId="59B21AE1" w14:textId="195BA350" w:rsidR="00DB4EF9" w:rsidRPr="002B68A7" w:rsidRDefault="00DB4EF9" w:rsidP="00F54547">
            <w:pPr>
              <w:rPr>
                <w:sz w:val="20"/>
                <w:szCs w:val="20"/>
              </w:rPr>
            </w:pPr>
          </w:p>
        </w:tc>
      </w:tr>
      <w:tr w:rsidR="00F54547" w:rsidRPr="002B68A7" w14:paraId="714E3333" w14:textId="77777777" w:rsidTr="00CD0A98">
        <w:trPr>
          <w:cantSplit/>
        </w:trPr>
        <w:tc>
          <w:tcPr>
            <w:tcW w:w="1327" w:type="dxa"/>
          </w:tcPr>
          <w:p w14:paraId="69107117" w14:textId="77777777" w:rsidR="00F54547" w:rsidRPr="002B68A7" w:rsidRDefault="00F54547" w:rsidP="00F54547">
            <w:pPr>
              <w:rPr>
                <w:sz w:val="20"/>
                <w:szCs w:val="20"/>
              </w:rPr>
            </w:pPr>
            <w:bookmarkStart w:id="46" w:name="_Hlk176942686"/>
            <w:r w:rsidRPr="002B68A7">
              <w:rPr>
                <w:sz w:val="20"/>
                <w:szCs w:val="20"/>
              </w:rPr>
              <w:t>DP039</w:t>
            </w:r>
          </w:p>
          <w:p w14:paraId="2662B614" w14:textId="2788C364" w:rsidR="00F54547" w:rsidRPr="002B68A7" w:rsidRDefault="00F54547" w:rsidP="00F54547">
            <w:pPr>
              <w:rPr>
                <w:sz w:val="20"/>
                <w:szCs w:val="20"/>
              </w:rPr>
            </w:pPr>
            <w:r w:rsidRPr="002B68A7">
              <w:rPr>
                <w:sz w:val="20"/>
                <w:szCs w:val="20"/>
              </w:rPr>
              <w:t>(SWMU 101, AOC 32)</w:t>
            </w:r>
          </w:p>
        </w:tc>
        <w:tc>
          <w:tcPr>
            <w:tcW w:w="3870" w:type="dxa"/>
          </w:tcPr>
          <w:p w14:paraId="33EFDE01" w14:textId="4CDE4758" w:rsidR="00F54547" w:rsidRPr="002B68A7" w:rsidRDefault="00F54547" w:rsidP="00F54547">
            <w:pPr>
              <w:rPr>
                <w:sz w:val="20"/>
                <w:szCs w:val="20"/>
              </w:rPr>
            </w:pPr>
            <w:r w:rsidRPr="002B68A7">
              <w:rPr>
                <w:sz w:val="20"/>
                <w:szCs w:val="20"/>
              </w:rPr>
              <w:t>LTM in accordance with the approved CMI Work Plan and RCRA Permit</w:t>
            </w:r>
          </w:p>
        </w:tc>
        <w:tc>
          <w:tcPr>
            <w:tcW w:w="2160" w:type="dxa"/>
          </w:tcPr>
          <w:p w14:paraId="1424A3CF" w14:textId="4CC29095" w:rsidR="00F54547" w:rsidRPr="002B68A7" w:rsidRDefault="00F54547" w:rsidP="00F54547">
            <w:pPr>
              <w:rPr>
                <w:sz w:val="20"/>
                <w:szCs w:val="20"/>
              </w:rPr>
            </w:pPr>
            <w:r w:rsidRPr="002B68A7">
              <w:rPr>
                <w:sz w:val="20"/>
                <w:szCs w:val="20"/>
              </w:rPr>
              <w:t>Through the duration of the POP</w:t>
            </w:r>
          </w:p>
        </w:tc>
        <w:tc>
          <w:tcPr>
            <w:tcW w:w="2520" w:type="dxa"/>
          </w:tcPr>
          <w:p w14:paraId="733709C0" w14:textId="77777777" w:rsidR="00F54547" w:rsidRDefault="00F54547" w:rsidP="00F54547">
            <w:pPr>
              <w:rPr>
                <w:sz w:val="20"/>
                <w:szCs w:val="20"/>
              </w:rPr>
            </w:pPr>
            <w:r w:rsidRPr="002B68A7">
              <w:rPr>
                <w:sz w:val="20"/>
                <w:szCs w:val="20"/>
              </w:rPr>
              <w:t>AF, USACE, and regulatory approval of LTM documentation (e.g., Land Use Control Inspection Reports).</w:t>
            </w:r>
          </w:p>
          <w:p w14:paraId="5CACEEB3" w14:textId="5F318A8E" w:rsidR="003C7516" w:rsidRPr="002B68A7" w:rsidRDefault="003C7516" w:rsidP="00F54547">
            <w:pPr>
              <w:rPr>
                <w:sz w:val="20"/>
                <w:szCs w:val="20"/>
              </w:rPr>
            </w:pPr>
          </w:p>
        </w:tc>
      </w:tr>
      <w:bookmarkEnd w:id="46"/>
      <w:tr w:rsidR="00F54547" w:rsidRPr="002B68A7" w14:paraId="160C155D" w14:textId="77777777" w:rsidTr="00CD0A98">
        <w:trPr>
          <w:cantSplit/>
        </w:trPr>
        <w:tc>
          <w:tcPr>
            <w:tcW w:w="1327" w:type="dxa"/>
          </w:tcPr>
          <w:p w14:paraId="5C036616" w14:textId="5FDBDB2D" w:rsidR="00F54547" w:rsidRPr="002B68A7" w:rsidRDefault="00F54547" w:rsidP="00F54547">
            <w:pPr>
              <w:rPr>
                <w:sz w:val="20"/>
                <w:szCs w:val="20"/>
              </w:rPr>
            </w:pPr>
            <w:r w:rsidRPr="002B68A7">
              <w:rPr>
                <w:sz w:val="20"/>
                <w:szCs w:val="20"/>
              </w:rPr>
              <w:lastRenderedPageBreak/>
              <w:t>FT001</w:t>
            </w:r>
          </w:p>
          <w:p w14:paraId="11271712" w14:textId="310EA0C4" w:rsidR="00F54547" w:rsidRPr="002B68A7" w:rsidRDefault="00F54547" w:rsidP="00F54547">
            <w:pPr>
              <w:rPr>
                <w:sz w:val="20"/>
                <w:szCs w:val="20"/>
              </w:rPr>
            </w:pPr>
            <w:r w:rsidRPr="002B68A7">
              <w:rPr>
                <w:sz w:val="20"/>
                <w:szCs w:val="20"/>
              </w:rPr>
              <w:t>(SWMU 59)</w:t>
            </w:r>
          </w:p>
        </w:tc>
        <w:tc>
          <w:tcPr>
            <w:tcW w:w="3870" w:type="dxa"/>
          </w:tcPr>
          <w:p w14:paraId="23ACC8A9" w14:textId="779D3429" w:rsidR="00F54547" w:rsidRPr="002B68A7" w:rsidRDefault="00F54547" w:rsidP="00F54547">
            <w:pPr>
              <w:rPr>
                <w:sz w:val="20"/>
                <w:szCs w:val="20"/>
              </w:rPr>
            </w:pPr>
            <w:r w:rsidRPr="002B68A7">
              <w:rPr>
                <w:sz w:val="20"/>
                <w:szCs w:val="20"/>
              </w:rPr>
              <w:t>RA-O in accordance with the approved CMI Work Plan and RCRA Permit (includes incorporating changes based on revisions to the monitoring program)</w:t>
            </w:r>
          </w:p>
        </w:tc>
        <w:tc>
          <w:tcPr>
            <w:tcW w:w="2160" w:type="dxa"/>
          </w:tcPr>
          <w:p w14:paraId="369ABAEF" w14:textId="1AE70D2D" w:rsidR="00F54547" w:rsidRPr="002B68A7" w:rsidRDefault="00F54547" w:rsidP="00F54547">
            <w:pPr>
              <w:rPr>
                <w:sz w:val="20"/>
                <w:szCs w:val="20"/>
              </w:rPr>
            </w:pPr>
            <w:r w:rsidRPr="002B68A7">
              <w:rPr>
                <w:sz w:val="20"/>
                <w:szCs w:val="20"/>
              </w:rPr>
              <w:t>Through the duration of the POP</w:t>
            </w:r>
          </w:p>
        </w:tc>
        <w:tc>
          <w:tcPr>
            <w:tcW w:w="2520" w:type="dxa"/>
          </w:tcPr>
          <w:p w14:paraId="4EFFC4CC" w14:textId="77777777" w:rsidR="00F54547" w:rsidRPr="002B68A7" w:rsidRDefault="00F54547" w:rsidP="00F54547">
            <w:pPr>
              <w:rPr>
                <w:sz w:val="20"/>
                <w:szCs w:val="20"/>
              </w:rPr>
            </w:pPr>
            <w:r w:rsidRPr="002B68A7">
              <w:rPr>
                <w:sz w:val="20"/>
                <w:szCs w:val="20"/>
              </w:rPr>
              <w:t xml:space="preserve">AF, USACE, and regulatory approval of RA-O documentation (e.g., Annual Groundwater Monitoring Reports, Monthly Operations and Maintenance [O&amp;M] Reports, etc.). </w:t>
            </w:r>
          </w:p>
          <w:p w14:paraId="452DA8A4" w14:textId="77777777" w:rsidR="00F54547" w:rsidRPr="002B68A7" w:rsidRDefault="00F54547" w:rsidP="00F54547">
            <w:pPr>
              <w:rPr>
                <w:sz w:val="20"/>
                <w:szCs w:val="20"/>
              </w:rPr>
            </w:pPr>
          </w:p>
          <w:p w14:paraId="59A8B376" w14:textId="6E8B33EE" w:rsidR="00F54547" w:rsidRDefault="00F54547" w:rsidP="00F54547">
            <w:pPr>
              <w:rPr>
                <w:sz w:val="20"/>
                <w:szCs w:val="20"/>
              </w:rPr>
            </w:pPr>
            <w:r w:rsidRPr="002B68A7">
              <w:rPr>
                <w:sz w:val="20"/>
                <w:szCs w:val="20"/>
              </w:rPr>
              <w:t xml:space="preserve">AF and </w:t>
            </w:r>
            <w:r w:rsidR="006B7EE1" w:rsidRPr="002B68A7">
              <w:rPr>
                <w:sz w:val="20"/>
                <w:szCs w:val="20"/>
              </w:rPr>
              <w:t>USACE approval</w:t>
            </w:r>
            <w:r w:rsidRPr="002B68A7">
              <w:rPr>
                <w:sz w:val="20"/>
                <w:szCs w:val="20"/>
              </w:rPr>
              <w:t xml:space="preserve"> of Performance Model Evaluation Report</w:t>
            </w:r>
          </w:p>
          <w:p w14:paraId="69023DDC" w14:textId="6C4E5EFF" w:rsidR="003C7516" w:rsidRPr="002B68A7" w:rsidRDefault="003C7516" w:rsidP="00F54547">
            <w:pPr>
              <w:rPr>
                <w:sz w:val="20"/>
                <w:szCs w:val="20"/>
              </w:rPr>
            </w:pPr>
          </w:p>
        </w:tc>
      </w:tr>
      <w:tr w:rsidR="00D7271F" w:rsidRPr="002B68A7" w14:paraId="0D4D4CB6" w14:textId="77777777" w:rsidTr="00CD0A98">
        <w:trPr>
          <w:cantSplit/>
        </w:trPr>
        <w:tc>
          <w:tcPr>
            <w:tcW w:w="1327" w:type="dxa"/>
          </w:tcPr>
          <w:p w14:paraId="2AE83CCD" w14:textId="77777777" w:rsidR="003811DB" w:rsidRPr="002B68A7" w:rsidRDefault="003811DB" w:rsidP="003811DB">
            <w:pPr>
              <w:rPr>
                <w:sz w:val="20"/>
                <w:szCs w:val="20"/>
              </w:rPr>
            </w:pPr>
            <w:r w:rsidRPr="002B68A7">
              <w:rPr>
                <w:sz w:val="20"/>
                <w:szCs w:val="20"/>
              </w:rPr>
              <w:t>FT001</w:t>
            </w:r>
          </w:p>
          <w:p w14:paraId="6643F382" w14:textId="2A714643" w:rsidR="00D7271F" w:rsidRPr="002B68A7" w:rsidRDefault="003811DB" w:rsidP="003811DB">
            <w:pPr>
              <w:rPr>
                <w:sz w:val="20"/>
                <w:szCs w:val="20"/>
              </w:rPr>
            </w:pPr>
            <w:r w:rsidRPr="002B68A7">
              <w:rPr>
                <w:sz w:val="20"/>
                <w:szCs w:val="20"/>
              </w:rPr>
              <w:t>(SWMU 59)</w:t>
            </w:r>
          </w:p>
        </w:tc>
        <w:tc>
          <w:tcPr>
            <w:tcW w:w="3870" w:type="dxa"/>
          </w:tcPr>
          <w:p w14:paraId="333A24AB" w14:textId="77777777" w:rsidR="00D7271F" w:rsidRPr="00C17017" w:rsidRDefault="00D7271F" w:rsidP="00D7271F">
            <w:pPr>
              <w:rPr>
                <w:sz w:val="20"/>
                <w:szCs w:val="20"/>
              </w:rPr>
            </w:pPr>
            <w:r w:rsidRPr="00C17017">
              <w:rPr>
                <w:sz w:val="20"/>
                <w:szCs w:val="20"/>
              </w:rPr>
              <w:t>Alternate Objectives:</w:t>
            </w:r>
          </w:p>
          <w:p w14:paraId="2DE0791D" w14:textId="6D5415F0" w:rsidR="00D7271F" w:rsidRPr="00CD3FD2" w:rsidRDefault="00702C66" w:rsidP="00080083">
            <w:pPr>
              <w:pStyle w:val="ListParagraph"/>
              <w:numPr>
                <w:ilvl w:val="0"/>
                <w:numId w:val="33"/>
              </w:numPr>
              <w:rPr>
                <w:sz w:val="20"/>
                <w:szCs w:val="20"/>
              </w:rPr>
            </w:pPr>
            <w:r w:rsidRPr="00CD3FD2">
              <w:rPr>
                <w:sz w:val="20"/>
                <w:szCs w:val="20"/>
              </w:rPr>
              <w:t>Remedy Evaluation and Recommendation Report / Corrective Measures Study (including results of any pilot study)</w:t>
            </w:r>
          </w:p>
          <w:p w14:paraId="546DA7D3" w14:textId="77777777" w:rsidR="00C441C6" w:rsidRDefault="00C441C6" w:rsidP="00C441C6">
            <w:pPr>
              <w:pStyle w:val="ListParagraph"/>
              <w:numPr>
                <w:ilvl w:val="0"/>
                <w:numId w:val="33"/>
              </w:numPr>
              <w:rPr>
                <w:sz w:val="20"/>
                <w:szCs w:val="20"/>
              </w:rPr>
            </w:pPr>
            <w:r>
              <w:rPr>
                <w:sz w:val="20"/>
                <w:szCs w:val="20"/>
              </w:rPr>
              <w:t>Revised Statement of Basis/RCRA Permit Modification</w:t>
            </w:r>
          </w:p>
          <w:p w14:paraId="3931D1A7" w14:textId="77777777" w:rsidR="00CD5B23" w:rsidRPr="00C441C6" w:rsidRDefault="00D7271F" w:rsidP="00004063">
            <w:pPr>
              <w:pStyle w:val="ListParagraph"/>
              <w:numPr>
                <w:ilvl w:val="0"/>
                <w:numId w:val="33"/>
              </w:numPr>
              <w:rPr>
                <w:sz w:val="20"/>
                <w:szCs w:val="20"/>
              </w:rPr>
            </w:pPr>
            <w:r w:rsidRPr="00C441C6">
              <w:rPr>
                <w:sz w:val="20"/>
                <w:szCs w:val="20"/>
              </w:rPr>
              <w:t>Updated Corrective Measures Implementation Work Plan</w:t>
            </w:r>
          </w:p>
          <w:p w14:paraId="57E1A0C9" w14:textId="21876586" w:rsidR="00D7271F" w:rsidRPr="0045540F" w:rsidRDefault="00D7271F" w:rsidP="00C441C6">
            <w:pPr>
              <w:pStyle w:val="ListParagraph"/>
              <w:numPr>
                <w:ilvl w:val="0"/>
                <w:numId w:val="33"/>
              </w:numPr>
              <w:rPr>
                <w:sz w:val="20"/>
                <w:szCs w:val="20"/>
              </w:rPr>
            </w:pPr>
            <w:r w:rsidRPr="0045540F">
              <w:rPr>
                <w:sz w:val="20"/>
                <w:szCs w:val="20"/>
              </w:rPr>
              <w:t>System Decommissioning Report, if existing treatment system is not needed or operational.</w:t>
            </w:r>
          </w:p>
        </w:tc>
        <w:tc>
          <w:tcPr>
            <w:tcW w:w="2160" w:type="dxa"/>
          </w:tcPr>
          <w:p w14:paraId="05E221B4" w14:textId="39F28A2C" w:rsidR="00D7271F" w:rsidRPr="002B68A7" w:rsidRDefault="00D7271F" w:rsidP="00D7271F">
            <w:pPr>
              <w:rPr>
                <w:sz w:val="20"/>
                <w:szCs w:val="20"/>
              </w:rPr>
            </w:pPr>
            <w:r w:rsidRPr="00C17017">
              <w:rPr>
                <w:sz w:val="20"/>
                <w:szCs w:val="20"/>
              </w:rPr>
              <w:t>S</w:t>
            </w:r>
            <w:r>
              <w:rPr>
                <w:sz w:val="20"/>
                <w:szCs w:val="20"/>
              </w:rPr>
              <w:t>even</w:t>
            </w:r>
            <w:r w:rsidRPr="00C17017">
              <w:rPr>
                <w:sz w:val="20"/>
                <w:szCs w:val="20"/>
              </w:rPr>
              <w:t xml:space="preserve"> (</w:t>
            </w:r>
            <w:r>
              <w:rPr>
                <w:sz w:val="20"/>
                <w:szCs w:val="20"/>
              </w:rPr>
              <w:t>7</w:t>
            </w:r>
            <w:r w:rsidRPr="00C17017">
              <w:rPr>
                <w:sz w:val="20"/>
                <w:szCs w:val="20"/>
              </w:rPr>
              <w:t>) years</w:t>
            </w:r>
          </w:p>
        </w:tc>
        <w:tc>
          <w:tcPr>
            <w:tcW w:w="2520" w:type="dxa"/>
          </w:tcPr>
          <w:p w14:paraId="60B714C7" w14:textId="77777777" w:rsidR="007F5F19" w:rsidRPr="00C17017" w:rsidRDefault="007F5F19" w:rsidP="007F5F19">
            <w:pPr>
              <w:rPr>
                <w:sz w:val="20"/>
                <w:szCs w:val="20"/>
              </w:rPr>
            </w:pPr>
            <w:r w:rsidRPr="00C17017">
              <w:rPr>
                <w:sz w:val="20"/>
                <w:szCs w:val="20"/>
              </w:rPr>
              <w:t>AF and USACE approval of the remedy evaluation and recommended proposed remedial strategy including successful demonstration of the existing or alternate remedy (e.g., through pilot or field test) showing decreasing trends in COCs.</w:t>
            </w:r>
          </w:p>
          <w:p w14:paraId="6AA50509" w14:textId="77777777" w:rsidR="007F5F19" w:rsidRPr="00C17017" w:rsidRDefault="007F5F19" w:rsidP="007F5F19">
            <w:pPr>
              <w:rPr>
                <w:sz w:val="20"/>
                <w:szCs w:val="20"/>
              </w:rPr>
            </w:pPr>
          </w:p>
          <w:p w14:paraId="57BF15F1" w14:textId="77777777" w:rsidR="007F5F19" w:rsidRDefault="007F5F19" w:rsidP="007F5F19">
            <w:pPr>
              <w:rPr>
                <w:sz w:val="20"/>
                <w:szCs w:val="20"/>
              </w:rPr>
            </w:pPr>
            <w:r w:rsidRPr="00C17017">
              <w:rPr>
                <w:sz w:val="20"/>
                <w:szCs w:val="20"/>
              </w:rPr>
              <w:t>AF, USACE, and regulatory approval of ESD or ROD Amendment (i.e., Air Force and regulatory signatures on Final ESD or ROD Amendment)</w:t>
            </w:r>
            <w:r>
              <w:rPr>
                <w:sz w:val="20"/>
                <w:szCs w:val="20"/>
              </w:rPr>
              <w:t>, including all RCRA equivalents.</w:t>
            </w:r>
          </w:p>
          <w:p w14:paraId="58B99910" w14:textId="77777777" w:rsidR="007F5F19" w:rsidRDefault="007F5F19" w:rsidP="007F5F19">
            <w:pPr>
              <w:rPr>
                <w:sz w:val="20"/>
                <w:szCs w:val="20"/>
              </w:rPr>
            </w:pPr>
          </w:p>
          <w:p w14:paraId="6331E4D6" w14:textId="77777777" w:rsidR="007F5F19" w:rsidRDefault="007F5F19" w:rsidP="007F5F19">
            <w:pPr>
              <w:rPr>
                <w:sz w:val="20"/>
                <w:szCs w:val="20"/>
              </w:rPr>
            </w:pPr>
            <w:r w:rsidRPr="00C17017">
              <w:rPr>
                <w:sz w:val="20"/>
                <w:szCs w:val="20"/>
              </w:rPr>
              <w:t xml:space="preserve">AF, USACE, and regulatory approval of </w:t>
            </w:r>
            <w:r>
              <w:rPr>
                <w:sz w:val="20"/>
                <w:szCs w:val="20"/>
              </w:rPr>
              <w:t>System Decommissioning</w:t>
            </w:r>
            <w:r w:rsidRPr="00C17017">
              <w:rPr>
                <w:sz w:val="20"/>
                <w:szCs w:val="20"/>
              </w:rPr>
              <w:t xml:space="preserve"> Report.</w:t>
            </w:r>
          </w:p>
          <w:p w14:paraId="4F33B255" w14:textId="77777777" w:rsidR="00D7271F" w:rsidRPr="002B68A7" w:rsidRDefault="00D7271F" w:rsidP="00D7271F">
            <w:pPr>
              <w:rPr>
                <w:sz w:val="20"/>
                <w:szCs w:val="20"/>
              </w:rPr>
            </w:pPr>
          </w:p>
        </w:tc>
      </w:tr>
      <w:tr w:rsidR="00D7271F" w:rsidRPr="002B68A7" w14:paraId="11B9A290" w14:textId="77777777" w:rsidTr="00CD0A98">
        <w:trPr>
          <w:cantSplit/>
        </w:trPr>
        <w:tc>
          <w:tcPr>
            <w:tcW w:w="1327" w:type="dxa"/>
          </w:tcPr>
          <w:p w14:paraId="3CEDEA5B" w14:textId="159F4AA2" w:rsidR="00D7271F" w:rsidRPr="002B68A7" w:rsidRDefault="00D7271F" w:rsidP="00D7271F">
            <w:pPr>
              <w:rPr>
                <w:sz w:val="20"/>
                <w:szCs w:val="20"/>
              </w:rPr>
            </w:pPr>
            <w:r w:rsidRPr="002B68A7">
              <w:rPr>
                <w:sz w:val="20"/>
                <w:szCs w:val="20"/>
              </w:rPr>
              <w:t>LF003</w:t>
            </w:r>
          </w:p>
          <w:p w14:paraId="4627D1E9" w14:textId="74754F9B" w:rsidR="00D7271F" w:rsidRPr="002B68A7" w:rsidRDefault="00D7271F" w:rsidP="00D7271F">
            <w:pPr>
              <w:rPr>
                <w:sz w:val="20"/>
                <w:szCs w:val="20"/>
              </w:rPr>
            </w:pPr>
            <w:r w:rsidRPr="002B68A7">
              <w:rPr>
                <w:sz w:val="20"/>
                <w:szCs w:val="20"/>
              </w:rPr>
              <w:t>(SWMU 58)</w:t>
            </w:r>
          </w:p>
        </w:tc>
        <w:tc>
          <w:tcPr>
            <w:tcW w:w="3870" w:type="dxa"/>
          </w:tcPr>
          <w:p w14:paraId="00ACA13A" w14:textId="1AFEF535" w:rsidR="00D7271F" w:rsidRPr="002B68A7" w:rsidRDefault="00D7271F" w:rsidP="00D7271F">
            <w:pPr>
              <w:rPr>
                <w:sz w:val="20"/>
                <w:szCs w:val="20"/>
              </w:rPr>
            </w:pPr>
            <w:r w:rsidRPr="002B68A7">
              <w:rPr>
                <w:sz w:val="20"/>
                <w:szCs w:val="20"/>
              </w:rPr>
              <w:t>LTM in accordance with the approved CMI Work Plan and RCRA Permit</w:t>
            </w:r>
          </w:p>
        </w:tc>
        <w:tc>
          <w:tcPr>
            <w:tcW w:w="2160" w:type="dxa"/>
          </w:tcPr>
          <w:p w14:paraId="79B1EFC7" w14:textId="3A96E287" w:rsidR="00D7271F" w:rsidRPr="002B68A7" w:rsidRDefault="00D7271F" w:rsidP="00D7271F">
            <w:pPr>
              <w:rPr>
                <w:sz w:val="20"/>
                <w:szCs w:val="20"/>
              </w:rPr>
            </w:pPr>
            <w:r w:rsidRPr="002B68A7">
              <w:rPr>
                <w:sz w:val="20"/>
                <w:szCs w:val="20"/>
              </w:rPr>
              <w:t>Through the duration of the POP</w:t>
            </w:r>
          </w:p>
        </w:tc>
        <w:tc>
          <w:tcPr>
            <w:tcW w:w="2520" w:type="dxa"/>
          </w:tcPr>
          <w:p w14:paraId="6FEEA5F2" w14:textId="77777777" w:rsidR="00D7271F" w:rsidRDefault="00D7271F" w:rsidP="00D7271F">
            <w:pPr>
              <w:rPr>
                <w:sz w:val="20"/>
                <w:szCs w:val="20"/>
              </w:rPr>
            </w:pPr>
            <w:r w:rsidRPr="002B68A7">
              <w:rPr>
                <w:sz w:val="20"/>
                <w:szCs w:val="20"/>
              </w:rPr>
              <w:t>AF, USACE, and regulatory approval of LTM documentation (e.g., Land Use Control Inspection Reports).</w:t>
            </w:r>
          </w:p>
          <w:p w14:paraId="3A48B0F6" w14:textId="497D2C8F" w:rsidR="003C7516" w:rsidRPr="002B68A7" w:rsidRDefault="003C7516" w:rsidP="00D7271F">
            <w:pPr>
              <w:rPr>
                <w:sz w:val="20"/>
                <w:szCs w:val="20"/>
              </w:rPr>
            </w:pPr>
          </w:p>
        </w:tc>
      </w:tr>
      <w:tr w:rsidR="00D7271F" w:rsidRPr="002B68A7" w14:paraId="35F04018" w14:textId="77777777" w:rsidTr="00CD0A98">
        <w:trPr>
          <w:cantSplit/>
        </w:trPr>
        <w:tc>
          <w:tcPr>
            <w:tcW w:w="1327" w:type="dxa"/>
          </w:tcPr>
          <w:p w14:paraId="22D6BBAE" w14:textId="77777777" w:rsidR="00D7271F" w:rsidRPr="002B68A7" w:rsidRDefault="00D7271F" w:rsidP="00D7271F">
            <w:pPr>
              <w:rPr>
                <w:sz w:val="20"/>
                <w:szCs w:val="20"/>
              </w:rPr>
            </w:pPr>
            <w:r w:rsidRPr="002B68A7">
              <w:rPr>
                <w:sz w:val="20"/>
                <w:szCs w:val="20"/>
              </w:rPr>
              <w:t>LF008</w:t>
            </w:r>
          </w:p>
          <w:p w14:paraId="777F0960" w14:textId="35137837" w:rsidR="00D7271F" w:rsidRPr="002B68A7" w:rsidRDefault="00D7271F" w:rsidP="00D7271F">
            <w:pPr>
              <w:rPr>
                <w:sz w:val="20"/>
                <w:szCs w:val="20"/>
              </w:rPr>
            </w:pPr>
            <w:r w:rsidRPr="002B68A7">
              <w:rPr>
                <w:sz w:val="20"/>
                <w:szCs w:val="20"/>
              </w:rPr>
              <w:t>(SWMU 85)</w:t>
            </w:r>
          </w:p>
        </w:tc>
        <w:tc>
          <w:tcPr>
            <w:tcW w:w="3870" w:type="dxa"/>
          </w:tcPr>
          <w:p w14:paraId="5F97A2FB" w14:textId="6D94D8AF" w:rsidR="00D7271F" w:rsidRPr="002B68A7" w:rsidRDefault="00D7271F" w:rsidP="00D7271F">
            <w:pPr>
              <w:rPr>
                <w:sz w:val="20"/>
                <w:szCs w:val="20"/>
              </w:rPr>
            </w:pPr>
            <w:r w:rsidRPr="002B68A7">
              <w:rPr>
                <w:sz w:val="20"/>
                <w:szCs w:val="20"/>
              </w:rPr>
              <w:t>LTM in accordance with the approved CMI Work Plan and RCRA Permit</w:t>
            </w:r>
          </w:p>
        </w:tc>
        <w:tc>
          <w:tcPr>
            <w:tcW w:w="2160" w:type="dxa"/>
          </w:tcPr>
          <w:p w14:paraId="575461CE" w14:textId="024995E8" w:rsidR="00D7271F" w:rsidRPr="002B68A7" w:rsidRDefault="00D7271F" w:rsidP="00D7271F">
            <w:pPr>
              <w:rPr>
                <w:sz w:val="20"/>
                <w:szCs w:val="20"/>
              </w:rPr>
            </w:pPr>
            <w:r w:rsidRPr="002B68A7">
              <w:rPr>
                <w:sz w:val="20"/>
                <w:szCs w:val="20"/>
              </w:rPr>
              <w:t>Through the duration of the POP</w:t>
            </w:r>
          </w:p>
        </w:tc>
        <w:tc>
          <w:tcPr>
            <w:tcW w:w="2520" w:type="dxa"/>
          </w:tcPr>
          <w:p w14:paraId="41963BB4" w14:textId="77777777" w:rsidR="00D7271F" w:rsidRDefault="00D7271F" w:rsidP="00D7271F">
            <w:pPr>
              <w:rPr>
                <w:sz w:val="20"/>
                <w:szCs w:val="20"/>
              </w:rPr>
            </w:pPr>
            <w:r w:rsidRPr="002B68A7">
              <w:rPr>
                <w:sz w:val="20"/>
                <w:szCs w:val="20"/>
              </w:rPr>
              <w:t>AF, USACE, and regulatory approval of LTM documentation (e.g., Land Use Control Inspection Reports).</w:t>
            </w:r>
          </w:p>
          <w:p w14:paraId="5B3907E2" w14:textId="5C08A126" w:rsidR="003C7516" w:rsidRPr="002B68A7" w:rsidRDefault="003C7516" w:rsidP="00D7271F">
            <w:pPr>
              <w:rPr>
                <w:sz w:val="20"/>
                <w:szCs w:val="20"/>
              </w:rPr>
            </w:pPr>
          </w:p>
        </w:tc>
      </w:tr>
      <w:tr w:rsidR="00D7271F" w:rsidRPr="002B68A7" w14:paraId="42A65376" w14:textId="77777777" w:rsidTr="00CD0A98">
        <w:trPr>
          <w:cantSplit/>
        </w:trPr>
        <w:tc>
          <w:tcPr>
            <w:tcW w:w="1327" w:type="dxa"/>
          </w:tcPr>
          <w:p w14:paraId="24F22667" w14:textId="77777777" w:rsidR="00D7271F" w:rsidRPr="002B68A7" w:rsidRDefault="00D7271F" w:rsidP="00D7271F">
            <w:pPr>
              <w:rPr>
                <w:sz w:val="20"/>
                <w:szCs w:val="20"/>
              </w:rPr>
            </w:pPr>
            <w:r w:rsidRPr="002B68A7">
              <w:rPr>
                <w:sz w:val="20"/>
                <w:szCs w:val="20"/>
              </w:rPr>
              <w:t>LF009</w:t>
            </w:r>
          </w:p>
          <w:p w14:paraId="5478AF5B" w14:textId="50684BB5" w:rsidR="00D7271F" w:rsidRPr="002B68A7" w:rsidRDefault="00D7271F" w:rsidP="00D7271F">
            <w:pPr>
              <w:rPr>
                <w:sz w:val="20"/>
                <w:szCs w:val="20"/>
              </w:rPr>
            </w:pPr>
            <w:r w:rsidRPr="002B68A7">
              <w:rPr>
                <w:sz w:val="20"/>
                <w:szCs w:val="20"/>
              </w:rPr>
              <w:t>(SWMU 52)</w:t>
            </w:r>
          </w:p>
        </w:tc>
        <w:tc>
          <w:tcPr>
            <w:tcW w:w="3870" w:type="dxa"/>
          </w:tcPr>
          <w:p w14:paraId="2C8F5312" w14:textId="22FECBDE" w:rsidR="00D7271F" w:rsidRDefault="006B7EE1" w:rsidP="00D7271F">
            <w:pPr>
              <w:rPr>
                <w:sz w:val="20"/>
                <w:szCs w:val="20"/>
              </w:rPr>
            </w:pPr>
            <w:r w:rsidRPr="002B68A7">
              <w:rPr>
                <w:sz w:val="20"/>
                <w:szCs w:val="20"/>
              </w:rPr>
              <w:t xml:space="preserve">LTM </w:t>
            </w:r>
            <w:r>
              <w:rPr>
                <w:sz w:val="20"/>
                <w:szCs w:val="20"/>
              </w:rPr>
              <w:t>and</w:t>
            </w:r>
            <w:r w:rsidR="009C682C">
              <w:rPr>
                <w:sz w:val="20"/>
                <w:szCs w:val="20"/>
              </w:rPr>
              <w:t xml:space="preserve"> Reduce LCC </w:t>
            </w:r>
            <w:r w:rsidR="00D7271F" w:rsidRPr="002B68A7">
              <w:rPr>
                <w:sz w:val="20"/>
                <w:szCs w:val="20"/>
              </w:rPr>
              <w:t>in accordance with the approved CMI Work Plan and RCRA Permit</w:t>
            </w:r>
          </w:p>
          <w:p w14:paraId="41ECB7B8" w14:textId="77777777" w:rsidR="00EA7791" w:rsidRDefault="00EA7791" w:rsidP="00D7271F">
            <w:pPr>
              <w:rPr>
                <w:sz w:val="20"/>
                <w:szCs w:val="20"/>
              </w:rPr>
            </w:pPr>
          </w:p>
          <w:p w14:paraId="34EC24BB" w14:textId="69374D62" w:rsidR="005A082D" w:rsidRPr="002B68A7" w:rsidRDefault="005A082D" w:rsidP="00D7271F">
            <w:pPr>
              <w:rPr>
                <w:sz w:val="20"/>
                <w:szCs w:val="20"/>
              </w:rPr>
            </w:pPr>
          </w:p>
        </w:tc>
        <w:tc>
          <w:tcPr>
            <w:tcW w:w="2160" w:type="dxa"/>
          </w:tcPr>
          <w:p w14:paraId="6249D846" w14:textId="4E6B5665" w:rsidR="00D7271F" w:rsidRPr="002B68A7" w:rsidRDefault="00D7271F" w:rsidP="00D7271F">
            <w:pPr>
              <w:rPr>
                <w:sz w:val="20"/>
                <w:szCs w:val="20"/>
              </w:rPr>
            </w:pPr>
            <w:r w:rsidRPr="002B68A7">
              <w:rPr>
                <w:sz w:val="20"/>
                <w:szCs w:val="20"/>
              </w:rPr>
              <w:t>Through the duration of the POP</w:t>
            </w:r>
          </w:p>
        </w:tc>
        <w:tc>
          <w:tcPr>
            <w:tcW w:w="2520" w:type="dxa"/>
          </w:tcPr>
          <w:p w14:paraId="3C103304" w14:textId="77777777" w:rsidR="00D7271F" w:rsidRDefault="00D7271F" w:rsidP="00D7271F">
            <w:pPr>
              <w:rPr>
                <w:sz w:val="20"/>
                <w:szCs w:val="20"/>
              </w:rPr>
            </w:pPr>
            <w:r w:rsidRPr="002B68A7">
              <w:rPr>
                <w:sz w:val="20"/>
                <w:szCs w:val="20"/>
              </w:rPr>
              <w:t>AF, USACE, and regulatory approval of LTM documentation (e.g., Land Use Control Inspection Reports).</w:t>
            </w:r>
          </w:p>
          <w:p w14:paraId="1E42E32B" w14:textId="77777777" w:rsidR="003C7516" w:rsidRDefault="003C7516" w:rsidP="00D7271F">
            <w:pPr>
              <w:rPr>
                <w:sz w:val="20"/>
                <w:szCs w:val="20"/>
              </w:rPr>
            </w:pPr>
          </w:p>
          <w:p w14:paraId="25579278" w14:textId="77777777" w:rsidR="003C3B0B" w:rsidRDefault="003C3B0B" w:rsidP="00D7271F">
            <w:pPr>
              <w:rPr>
                <w:sz w:val="20"/>
                <w:szCs w:val="20"/>
              </w:rPr>
            </w:pPr>
          </w:p>
          <w:p w14:paraId="45FAD410" w14:textId="06DE48EC" w:rsidR="003C3B0B" w:rsidRPr="002B68A7" w:rsidRDefault="003C3B0B" w:rsidP="00D7271F">
            <w:pPr>
              <w:rPr>
                <w:sz w:val="20"/>
                <w:szCs w:val="20"/>
              </w:rPr>
            </w:pPr>
          </w:p>
        </w:tc>
      </w:tr>
      <w:tr w:rsidR="00D7271F" w:rsidRPr="002B68A7" w14:paraId="0E3BD17F" w14:textId="77777777" w:rsidTr="00CD0A98">
        <w:trPr>
          <w:cantSplit/>
        </w:trPr>
        <w:tc>
          <w:tcPr>
            <w:tcW w:w="1327" w:type="dxa"/>
          </w:tcPr>
          <w:p w14:paraId="4F84E7EE" w14:textId="622349C8" w:rsidR="00D7271F" w:rsidRPr="002B68A7" w:rsidRDefault="00D7271F" w:rsidP="00D7271F">
            <w:pPr>
              <w:rPr>
                <w:sz w:val="20"/>
                <w:szCs w:val="20"/>
              </w:rPr>
            </w:pPr>
            <w:r w:rsidRPr="002B68A7">
              <w:rPr>
                <w:sz w:val="20"/>
                <w:szCs w:val="20"/>
              </w:rPr>
              <w:lastRenderedPageBreak/>
              <w:t>OT016A</w:t>
            </w:r>
          </w:p>
          <w:p w14:paraId="3A984557" w14:textId="6F373A78" w:rsidR="00D7271F" w:rsidRPr="002B68A7" w:rsidRDefault="00D7271F" w:rsidP="00D7271F">
            <w:pPr>
              <w:rPr>
                <w:sz w:val="20"/>
                <w:szCs w:val="20"/>
              </w:rPr>
            </w:pPr>
            <w:r w:rsidRPr="002B68A7">
              <w:rPr>
                <w:sz w:val="20"/>
                <w:szCs w:val="20"/>
              </w:rPr>
              <w:t>(SWMU 78)</w:t>
            </w:r>
          </w:p>
        </w:tc>
        <w:tc>
          <w:tcPr>
            <w:tcW w:w="3870" w:type="dxa"/>
          </w:tcPr>
          <w:p w14:paraId="7EA8DCC3" w14:textId="7D819AD2" w:rsidR="00D7271F" w:rsidRPr="002B68A7" w:rsidRDefault="00817D23" w:rsidP="00D7271F">
            <w:pPr>
              <w:rPr>
                <w:sz w:val="20"/>
                <w:szCs w:val="20"/>
              </w:rPr>
            </w:pPr>
            <w:r w:rsidRPr="002B68A7">
              <w:rPr>
                <w:sz w:val="20"/>
                <w:szCs w:val="20"/>
              </w:rPr>
              <w:t>RA-O in accordance with the approved CMI Work Plan, RCRA Permit (includes incorporating changes based on revisions to the monitoring program)</w:t>
            </w:r>
          </w:p>
        </w:tc>
        <w:tc>
          <w:tcPr>
            <w:tcW w:w="2160" w:type="dxa"/>
          </w:tcPr>
          <w:p w14:paraId="2F2A33F4" w14:textId="77777777" w:rsidR="00D7271F" w:rsidRPr="002B68A7" w:rsidRDefault="00D7271F" w:rsidP="00D7271F">
            <w:pPr>
              <w:rPr>
                <w:sz w:val="20"/>
                <w:szCs w:val="20"/>
              </w:rPr>
            </w:pPr>
            <w:r w:rsidRPr="002B68A7">
              <w:rPr>
                <w:sz w:val="20"/>
                <w:szCs w:val="20"/>
              </w:rPr>
              <w:t>Through the duration of the POP</w:t>
            </w:r>
          </w:p>
        </w:tc>
        <w:tc>
          <w:tcPr>
            <w:tcW w:w="2520" w:type="dxa"/>
          </w:tcPr>
          <w:p w14:paraId="5239143B" w14:textId="3FC2FD59" w:rsidR="00D7271F" w:rsidRPr="002B68A7" w:rsidRDefault="00D7271F" w:rsidP="00D7271F">
            <w:pPr>
              <w:rPr>
                <w:sz w:val="20"/>
                <w:szCs w:val="20"/>
              </w:rPr>
            </w:pPr>
            <w:r w:rsidRPr="002B68A7">
              <w:rPr>
                <w:sz w:val="20"/>
                <w:szCs w:val="20"/>
              </w:rPr>
              <w:t>AF, USACE, and regulatory approval of RA-O documentation (e.g., Annual Groundwater Monitoring Reports, Monthly Operations and Maintenance [O&amp;M] Reports, Reduce L</w:t>
            </w:r>
            <w:r>
              <w:rPr>
                <w:sz w:val="20"/>
                <w:szCs w:val="20"/>
              </w:rPr>
              <w:t>C</w:t>
            </w:r>
            <w:r w:rsidRPr="002B68A7">
              <w:rPr>
                <w:sz w:val="20"/>
                <w:szCs w:val="20"/>
              </w:rPr>
              <w:t>C Summary Report, etc.).</w:t>
            </w:r>
          </w:p>
          <w:p w14:paraId="6AE18B37" w14:textId="20A56942" w:rsidR="00D7271F" w:rsidRPr="002B68A7" w:rsidRDefault="00D7271F" w:rsidP="00D7271F">
            <w:pPr>
              <w:rPr>
                <w:sz w:val="20"/>
                <w:szCs w:val="20"/>
              </w:rPr>
            </w:pPr>
          </w:p>
          <w:p w14:paraId="0117EF16" w14:textId="6D22D308" w:rsidR="00D7271F" w:rsidRPr="002B68A7" w:rsidRDefault="00D7271F" w:rsidP="00D7271F">
            <w:pPr>
              <w:rPr>
                <w:sz w:val="20"/>
                <w:szCs w:val="20"/>
              </w:rPr>
            </w:pPr>
            <w:r w:rsidRPr="002B68A7">
              <w:rPr>
                <w:color w:val="000000" w:themeColor="text1"/>
                <w:sz w:val="20"/>
                <w:szCs w:val="20"/>
              </w:rPr>
              <w:t>AF and USACE approval of Performance Model Evaluation Report during RA-O.</w:t>
            </w:r>
          </w:p>
        </w:tc>
      </w:tr>
      <w:tr w:rsidR="00B80132" w:rsidRPr="002B68A7" w14:paraId="228EA58C" w14:textId="77777777" w:rsidTr="00CD0A98">
        <w:trPr>
          <w:cantSplit/>
        </w:trPr>
        <w:tc>
          <w:tcPr>
            <w:tcW w:w="1327" w:type="dxa"/>
          </w:tcPr>
          <w:p w14:paraId="1263F6F7" w14:textId="77777777" w:rsidR="00B80132" w:rsidRPr="002B68A7" w:rsidRDefault="00B80132" w:rsidP="00B80132">
            <w:pPr>
              <w:rPr>
                <w:sz w:val="20"/>
                <w:szCs w:val="20"/>
              </w:rPr>
            </w:pPr>
            <w:r w:rsidRPr="002B68A7">
              <w:rPr>
                <w:sz w:val="20"/>
                <w:szCs w:val="20"/>
              </w:rPr>
              <w:t>OT016A</w:t>
            </w:r>
          </w:p>
          <w:p w14:paraId="59A5A5B4" w14:textId="200627DE" w:rsidR="00B80132" w:rsidRPr="002B68A7" w:rsidRDefault="00B80132" w:rsidP="00B80132">
            <w:pPr>
              <w:rPr>
                <w:sz w:val="20"/>
                <w:szCs w:val="20"/>
              </w:rPr>
            </w:pPr>
            <w:r w:rsidRPr="002B68A7">
              <w:rPr>
                <w:sz w:val="20"/>
                <w:szCs w:val="20"/>
              </w:rPr>
              <w:t>(SWMU 78)</w:t>
            </w:r>
          </w:p>
        </w:tc>
        <w:tc>
          <w:tcPr>
            <w:tcW w:w="3870" w:type="dxa"/>
          </w:tcPr>
          <w:p w14:paraId="06DF5C38" w14:textId="77777777" w:rsidR="00B80132" w:rsidRPr="00C17017" w:rsidRDefault="00B80132" w:rsidP="00B80132">
            <w:pPr>
              <w:rPr>
                <w:sz w:val="20"/>
                <w:szCs w:val="20"/>
              </w:rPr>
            </w:pPr>
            <w:r w:rsidRPr="00C17017">
              <w:rPr>
                <w:sz w:val="20"/>
                <w:szCs w:val="20"/>
              </w:rPr>
              <w:t>Alternate Objectives:</w:t>
            </w:r>
          </w:p>
          <w:p w14:paraId="1FEE02E7" w14:textId="77777777" w:rsidR="00C441C6" w:rsidRDefault="00C441C6" w:rsidP="00C441C6">
            <w:pPr>
              <w:pStyle w:val="ListParagraph"/>
              <w:numPr>
                <w:ilvl w:val="0"/>
                <w:numId w:val="34"/>
              </w:numPr>
              <w:rPr>
                <w:sz w:val="20"/>
                <w:szCs w:val="20"/>
              </w:rPr>
            </w:pPr>
            <w:r>
              <w:rPr>
                <w:sz w:val="20"/>
                <w:szCs w:val="20"/>
              </w:rPr>
              <w:t>Revised Statement of Basis/RCRA Permit Modification</w:t>
            </w:r>
          </w:p>
          <w:p w14:paraId="42D2CEDF" w14:textId="7C792076" w:rsidR="00B80132" w:rsidRPr="002B68A7" w:rsidRDefault="00B80132" w:rsidP="00737F4D">
            <w:pPr>
              <w:pStyle w:val="ListParagraph"/>
              <w:numPr>
                <w:ilvl w:val="0"/>
                <w:numId w:val="34"/>
              </w:numPr>
              <w:rPr>
                <w:sz w:val="20"/>
                <w:szCs w:val="20"/>
              </w:rPr>
            </w:pPr>
            <w:r>
              <w:rPr>
                <w:sz w:val="20"/>
                <w:szCs w:val="20"/>
              </w:rPr>
              <w:t>System Decommissioning Report, if existing treatment system is not needed or operational.</w:t>
            </w:r>
          </w:p>
        </w:tc>
        <w:tc>
          <w:tcPr>
            <w:tcW w:w="2160" w:type="dxa"/>
          </w:tcPr>
          <w:p w14:paraId="2C570ABE" w14:textId="55B0C031" w:rsidR="00B80132" w:rsidRPr="002B68A7" w:rsidRDefault="00B80132" w:rsidP="00B80132">
            <w:pPr>
              <w:rPr>
                <w:sz w:val="20"/>
                <w:szCs w:val="20"/>
              </w:rPr>
            </w:pPr>
            <w:r w:rsidRPr="00C17017">
              <w:rPr>
                <w:sz w:val="20"/>
                <w:szCs w:val="20"/>
              </w:rPr>
              <w:t>S</w:t>
            </w:r>
            <w:r>
              <w:rPr>
                <w:sz w:val="20"/>
                <w:szCs w:val="20"/>
              </w:rPr>
              <w:t>even</w:t>
            </w:r>
            <w:r w:rsidRPr="00C17017">
              <w:rPr>
                <w:sz w:val="20"/>
                <w:szCs w:val="20"/>
              </w:rPr>
              <w:t xml:space="preserve"> (</w:t>
            </w:r>
            <w:r>
              <w:rPr>
                <w:sz w:val="20"/>
                <w:szCs w:val="20"/>
              </w:rPr>
              <w:t>7</w:t>
            </w:r>
            <w:r w:rsidRPr="00C17017">
              <w:rPr>
                <w:sz w:val="20"/>
                <w:szCs w:val="20"/>
              </w:rPr>
              <w:t>) years</w:t>
            </w:r>
          </w:p>
        </w:tc>
        <w:tc>
          <w:tcPr>
            <w:tcW w:w="2520" w:type="dxa"/>
          </w:tcPr>
          <w:p w14:paraId="15545D4C" w14:textId="77777777" w:rsidR="007F5F19" w:rsidRDefault="007F5F19" w:rsidP="007F5F19">
            <w:pPr>
              <w:rPr>
                <w:sz w:val="20"/>
                <w:szCs w:val="20"/>
              </w:rPr>
            </w:pPr>
            <w:r w:rsidRPr="00C17017">
              <w:rPr>
                <w:sz w:val="20"/>
                <w:szCs w:val="20"/>
              </w:rPr>
              <w:t>AF, USACE, and regulatory approval of ESD or ROD Amendment (i.e., Air Force and regulatory signatures on Final ESD or ROD Amendment)</w:t>
            </w:r>
            <w:r>
              <w:rPr>
                <w:sz w:val="20"/>
                <w:szCs w:val="20"/>
              </w:rPr>
              <w:t>, including all RCRA equivalents.</w:t>
            </w:r>
          </w:p>
          <w:p w14:paraId="608BFBE2" w14:textId="77777777" w:rsidR="007F5F19" w:rsidRDefault="007F5F19" w:rsidP="007F5F19">
            <w:pPr>
              <w:rPr>
                <w:sz w:val="20"/>
                <w:szCs w:val="20"/>
              </w:rPr>
            </w:pPr>
          </w:p>
          <w:p w14:paraId="754AEDAE" w14:textId="77777777" w:rsidR="007F5F19" w:rsidRDefault="007F5F19" w:rsidP="007F5F19">
            <w:pPr>
              <w:rPr>
                <w:sz w:val="20"/>
                <w:szCs w:val="20"/>
              </w:rPr>
            </w:pPr>
            <w:r w:rsidRPr="00C17017">
              <w:rPr>
                <w:sz w:val="20"/>
                <w:szCs w:val="20"/>
              </w:rPr>
              <w:t xml:space="preserve">AF, USACE, and regulatory approval of </w:t>
            </w:r>
            <w:r>
              <w:rPr>
                <w:sz w:val="20"/>
                <w:szCs w:val="20"/>
              </w:rPr>
              <w:t>System Decommissioning</w:t>
            </w:r>
            <w:r w:rsidRPr="00C17017">
              <w:rPr>
                <w:sz w:val="20"/>
                <w:szCs w:val="20"/>
              </w:rPr>
              <w:t xml:space="preserve"> Report.</w:t>
            </w:r>
          </w:p>
          <w:p w14:paraId="2243EAAD" w14:textId="77777777" w:rsidR="00B80132" w:rsidRPr="002B68A7" w:rsidRDefault="00B80132" w:rsidP="00B80132">
            <w:pPr>
              <w:rPr>
                <w:sz w:val="20"/>
                <w:szCs w:val="20"/>
              </w:rPr>
            </w:pPr>
          </w:p>
        </w:tc>
      </w:tr>
      <w:tr w:rsidR="00B80132" w:rsidRPr="002B68A7" w14:paraId="5E550E6B" w14:textId="77777777" w:rsidTr="00CD0A98">
        <w:trPr>
          <w:cantSplit/>
        </w:trPr>
        <w:tc>
          <w:tcPr>
            <w:tcW w:w="1327" w:type="dxa"/>
          </w:tcPr>
          <w:p w14:paraId="3DA918E8" w14:textId="5893E6BD" w:rsidR="00B80132" w:rsidRPr="002B68A7" w:rsidRDefault="00B80132" w:rsidP="00B80132">
            <w:pPr>
              <w:rPr>
                <w:sz w:val="20"/>
                <w:szCs w:val="20"/>
              </w:rPr>
            </w:pPr>
            <w:r w:rsidRPr="002B68A7">
              <w:rPr>
                <w:sz w:val="20"/>
                <w:szCs w:val="20"/>
              </w:rPr>
              <w:t>OT016B</w:t>
            </w:r>
          </w:p>
          <w:p w14:paraId="4274AC7B" w14:textId="4D3D6219" w:rsidR="00B80132" w:rsidRPr="002B68A7" w:rsidRDefault="00B80132" w:rsidP="00B80132">
            <w:pPr>
              <w:rPr>
                <w:sz w:val="20"/>
                <w:szCs w:val="20"/>
              </w:rPr>
            </w:pPr>
            <w:r w:rsidRPr="002B68A7">
              <w:rPr>
                <w:sz w:val="20"/>
                <w:szCs w:val="20"/>
              </w:rPr>
              <w:t>(AOC F)</w:t>
            </w:r>
          </w:p>
        </w:tc>
        <w:tc>
          <w:tcPr>
            <w:tcW w:w="3870" w:type="dxa"/>
          </w:tcPr>
          <w:p w14:paraId="1496D0F9" w14:textId="77777777" w:rsidR="00B80132" w:rsidRDefault="00B80132" w:rsidP="00B80132">
            <w:pPr>
              <w:rPr>
                <w:sz w:val="20"/>
                <w:szCs w:val="20"/>
              </w:rPr>
            </w:pPr>
            <w:r w:rsidRPr="002B68A7">
              <w:rPr>
                <w:sz w:val="20"/>
                <w:szCs w:val="20"/>
              </w:rPr>
              <w:t>RA-O in accordance with the approved CMI Work Plan</w:t>
            </w:r>
            <w:r w:rsidR="00F132AB">
              <w:rPr>
                <w:sz w:val="20"/>
                <w:szCs w:val="20"/>
              </w:rPr>
              <w:t xml:space="preserve"> and</w:t>
            </w:r>
            <w:r w:rsidRPr="002B68A7">
              <w:rPr>
                <w:sz w:val="20"/>
                <w:szCs w:val="20"/>
              </w:rPr>
              <w:t xml:space="preserve"> RCRA Permit (includes incorporating changes based on revisions to the monitoring program)</w:t>
            </w:r>
          </w:p>
          <w:p w14:paraId="198DB798" w14:textId="77777777" w:rsidR="004134EB" w:rsidRDefault="004134EB" w:rsidP="00B80132">
            <w:pPr>
              <w:rPr>
                <w:sz w:val="20"/>
                <w:szCs w:val="20"/>
              </w:rPr>
            </w:pPr>
          </w:p>
          <w:p w14:paraId="1109D4DC" w14:textId="7132FCB8" w:rsidR="004134EB" w:rsidRPr="002B68A7" w:rsidRDefault="004134EB" w:rsidP="00B80132">
            <w:pPr>
              <w:rPr>
                <w:sz w:val="20"/>
                <w:szCs w:val="20"/>
              </w:rPr>
            </w:pPr>
          </w:p>
        </w:tc>
        <w:tc>
          <w:tcPr>
            <w:tcW w:w="2160" w:type="dxa"/>
          </w:tcPr>
          <w:p w14:paraId="4137BE29" w14:textId="1C7E35C0" w:rsidR="00B80132" w:rsidRPr="002B68A7" w:rsidRDefault="00B80132" w:rsidP="00B80132">
            <w:pPr>
              <w:rPr>
                <w:sz w:val="20"/>
                <w:szCs w:val="20"/>
              </w:rPr>
            </w:pPr>
            <w:r w:rsidRPr="002B68A7">
              <w:rPr>
                <w:sz w:val="20"/>
                <w:szCs w:val="20"/>
              </w:rPr>
              <w:t>Through the duration of the POP</w:t>
            </w:r>
          </w:p>
        </w:tc>
        <w:tc>
          <w:tcPr>
            <w:tcW w:w="2520" w:type="dxa"/>
          </w:tcPr>
          <w:p w14:paraId="30E0D952" w14:textId="49778669" w:rsidR="00B80132" w:rsidRPr="002B68A7" w:rsidRDefault="00B80132" w:rsidP="00B80132">
            <w:pPr>
              <w:rPr>
                <w:sz w:val="20"/>
                <w:szCs w:val="20"/>
              </w:rPr>
            </w:pPr>
            <w:r w:rsidRPr="002B68A7">
              <w:rPr>
                <w:sz w:val="20"/>
                <w:szCs w:val="20"/>
              </w:rPr>
              <w:t>AF, USACE, and regulatory approval of RA-O documentation (e.g., Annual Groundwater Monitoring Reports, Monthly Operations and Maintenance [O&amp;M] Reports, Reduce L</w:t>
            </w:r>
            <w:r>
              <w:rPr>
                <w:sz w:val="20"/>
                <w:szCs w:val="20"/>
              </w:rPr>
              <w:t>C</w:t>
            </w:r>
            <w:r w:rsidRPr="002B68A7">
              <w:rPr>
                <w:sz w:val="20"/>
                <w:szCs w:val="20"/>
              </w:rPr>
              <w:t>C Summary Report, etc.).</w:t>
            </w:r>
          </w:p>
          <w:p w14:paraId="3CFDFF13" w14:textId="77777777" w:rsidR="00B80132" w:rsidRPr="002B68A7" w:rsidRDefault="00B80132" w:rsidP="00B80132">
            <w:pPr>
              <w:rPr>
                <w:sz w:val="20"/>
                <w:szCs w:val="20"/>
              </w:rPr>
            </w:pPr>
          </w:p>
          <w:p w14:paraId="4ACB3ACF" w14:textId="77777777" w:rsidR="00B80132" w:rsidRDefault="00B80132" w:rsidP="00B80132">
            <w:pPr>
              <w:rPr>
                <w:color w:val="000000" w:themeColor="text1"/>
                <w:sz w:val="20"/>
                <w:szCs w:val="20"/>
              </w:rPr>
            </w:pPr>
            <w:r w:rsidRPr="002B68A7">
              <w:rPr>
                <w:color w:val="000000" w:themeColor="text1"/>
                <w:sz w:val="20"/>
                <w:szCs w:val="20"/>
              </w:rPr>
              <w:t>AF and USACE approval of Performance Model Evaluation Report during RA-O.</w:t>
            </w:r>
          </w:p>
          <w:p w14:paraId="1286F441" w14:textId="772F3F09" w:rsidR="00B80132" w:rsidRPr="002B68A7" w:rsidRDefault="00B80132" w:rsidP="00B80132">
            <w:pPr>
              <w:rPr>
                <w:sz w:val="20"/>
                <w:szCs w:val="20"/>
              </w:rPr>
            </w:pPr>
          </w:p>
        </w:tc>
      </w:tr>
      <w:tr w:rsidR="00B80132" w:rsidRPr="002B68A7" w14:paraId="2593BF02" w14:textId="77777777" w:rsidTr="00CD0A98">
        <w:trPr>
          <w:cantSplit/>
        </w:trPr>
        <w:tc>
          <w:tcPr>
            <w:tcW w:w="1327" w:type="dxa"/>
          </w:tcPr>
          <w:p w14:paraId="79E4641B" w14:textId="77777777" w:rsidR="00B80132" w:rsidRPr="002B68A7" w:rsidRDefault="00B80132" w:rsidP="00B80132">
            <w:pPr>
              <w:rPr>
                <w:sz w:val="20"/>
                <w:szCs w:val="20"/>
              </w:rPr>
            </w:pPr>
            <w:r w:rsidRPr="002B68A7">
              <w:rPr>
                <w:sz w:val="20"/>
                <w:szCs w:val="20"/>
              </w:rPr>
              <w:lastRenderedPageBreak/>
              <w:t>OT016B</w:t>
            </w:r>
          </w:p>
          <w:p w14:paraId="38DB2ECD" w14:textId="49E15752" w:rsidR="00B80132" w:rsidRPr="002B68A7" w:rsidRDefault="00B80132" w:rsidP="00B80132">
            <w:pPr>
              <w:rPr>
                <w:sz w:val="20"/>
                <w:szCs w:val="20"/>
              </w:rPr>
            </w:pPr>
            <w:r w:rsidRPr="002B68A7">
              <w:rPr>
                <w:sz w:val="20"/>
                <w:szCs w:val="20"/>
              </w:rPr>
              <w:t>(AOC F)</w:t>
            </w:r>
          </w:p>
        </w:tc>
        <w:tc>
          <w:tcPr>
            <w:tcW w:w="3870" w:type="dxa"/>
          </w:tcPr>
          <w:p w14:paraId="371ED948" w14:textId="77777777" w:rsidR="00B80132" w:rsidRPr="00C17017" w:rsidRDefault="00B80132" w:rsidP="00B80132">
            <w:pPr>
              <w:rPr>
                <w:sz w:val="20"/>
                <w:szCs w:val="20"/>
              </w:rPr>
            </w:pPr>
            <w:r w:rsidRPr="00C17017">
              <w:rPr>
                <w:sz w:val="20"/>
                <w:szCs w:val="20"/>
              </w:rPr>
              <w:t>Alternate Objectives:</w:t>
            </w:r>
          </w:p>
          <w:p w14:paraId="35827207" w14:textId="68385619" w:rsidR="00B80132" w:rsidRPr="00C17017" w:rsidRDefault="00B80132" w:rsidP="00C441C6">
            <w:pPr>
              <w:pStyle w:val="ListParagraph"/>
              <w:numPr>
                <w:ilvl w:val="0"/>
                <w:numId w:val="42"/>
              </w:numPr>
              <w:rPr>
                <w:sz w:val="20"/>
                <w:szCs w:val="20"/>
              </w:rPr>
            </w:pPr>
            <w:r w:rsidRPr="00C17017">
              <w:rPr>
                <w:sz w:val="20"/>
                <w:szCs w:val="20"/>
              </w:rPr>
              <w:t>Advanced Site Characterization (</w:t>
            </w:r>
            <w:r w:rsidR="00C618D7">
              <w:rPr>
                <w:sz w:val="20"/>
                <w:szCs w:val="20"/>
              </w:rPr>
              <w:t xml:space="preserve">Focused </w:t>
            </w:r>
            <w:r w:rsidRPr="00C17017">
              <w:rPr>
                <w:sz w:val="20"/>
                <w:szCs w:val="20"/>
              </w:rPr>
              <w:t xml:space="preserve">Supplemental Site Investigation (SSI), Revised Conceptual Site Model (CSM), and </w:t>
            </w:r>
            <w:r w:rsidR="00DA3A38">
              <w:rPr>
                <w:sz w:val="20"/>
                <w:szCs w:val="20"/>
              </w:rPr>
              <w:t>Supplemental Human Health Risk Assessment</w:t>
            </w:r>
            <w:r w:rsidRPr="00C17017">
              <w:rPr>
                <w:sz w:val="20"/>
                <w:szCs w:val="20"/>
              </w:rPr>
              <w:t>)</w:t>
            </w:r>
          </w:p>
          <w:p w14:paraId="685D4C55" w14:textId="2A036E97" w:rsidR="00B80132" w:rsidRDefault="00702C66" w:rsidP="00C441C6">
            <w:pPr>
              <w:pStyle w:val="ListParagraph"/>
              <w:numPr>
                <w:ilvl w:val="0"/>
                <w:numId w:val="42"/>
              </w:numPr>
              <w:rPr>
                <w:sz w:val="20"/>
                <w:szCs w:val="20"/>
              </w:rPr>
            </w:pPr>
            <w:r w:rsidRPr="00C17017">
              <w:rPr>
                <w:sz w:val="20"/>
                <w:szCs w:val="20"/>
              </w:rPr>
              <w:t>Remedy Evaluation and Recommendation</w:t>
            </w:r>
            <w:r>
              <w:rPr>
                <w:sz w:val="20"/>
                <w:szCs w:val="20"/>
              </w:rPr>
              <w:t xml:space="preserve"> Report / Corrective Measures Study</w:t>
            </w:r>
            <w:r w:rsidRPr="00C17017">
              <w:rPr>
                <w:sz w:val="20"/>
                <w:szCs w:val="20"/>
              </w:rPr>
              <w:t xml:space="preserve"> (including results of any pilot study</w:t>
            </w:r>
            <w:r w:rsidR="00B61244">
              <w:rPr>
                <w:sz w:val="20"/>
                <w:szCs w:val="20"/>
              </w:rPr>
              <w:t xml:space="preserve"> plus evaluation</w:t>
            </w:r>
            <w:r w:rsidR="00335BBA">
              <w:rPr>
                <w:sz w:val="20"/>
                <w:szCs w:val="20"/>
              </w:rPr>
              <w:t xml:space="preserve"> of all Well and screen placements</w:t>
            </w:r>
            <w:r w:rsidRPr="00C17017">
              <w:rPr>
                <w:sz w:val="20"/>
                <w:szCs w:val="20"/>
              </w:rPr>
              <w:t>)</w:t>
            </w:r>
          </w:p>
          <w:p w14:paraId="6C8D0261" w14:textId="77777777" w:rsidR="00C441C6" w:rsidRDefault="00C441C6" w:rsidP="00C441C6">
            <w:pPr>
              <w:pStyle w:val="ListParagraph"/>
              <w:numPr>
                <w:ilvl w:val="0"/>
                <w:numId w:val="42"/>
              </w:numPr>
              <w:rPr>
                <w:sz w:val="20"/>
                <w:szCs w:val="20"/>
              </w:rPr>
            </w:pPr>
            <w:r>
              <w:rPr>
                <w:sz w:val="20"/>
                <w:szCs w:val="20"/>
              </w:rPr>
              <w:t>Revised Statement of Basis/RCRA Permit Modification</w:t>
            </w:r>
          </w:p>
          <w:p w14:paraId="42538FC8" w14:textId="77777777" w:rsidR="00B80132" w:rsidRPr="00C441C6" w:rsidRDefault="00B80132" w:rsidP="00ED2CEA">
            <w:pPr>
              <w:pStyle w:val="ListParagraph"/>
              <w:numPr>
                <w:ilvl w:val="0"/>
                <w:numId w:val="42"/>
              </w:numPr>
              <w:rPr>
                <w:sz w:val="20"/>
                <w:szCs w:val="20"/>
              </w:rPr>
            </w:pPr>
            <w:r w:rsidRPr="00C441C6">
              <w:rPr>
                <w:sz w:val="20"/>
                <w:szCs w:val="20"/>
              </w:rPr>
              <w:t xml:space="preserve">Updated Corrective Measures Implementation Work Plan </w:t>
            </w:r>
          </w:p>
          <w:p w14:paraId="4B9F2E63" w14:textId="08ABCFE7" w:rsidR="00B80132" w:rsidRPr="002B68A7" w:rsidRDefault="00B80132" w:rsidP="00C441C6">
            <w:pPr>
              <w:pStyle w:val="ListParagraph"/>
              <w:numPr>
                <w:ilvl w:val="0"/>
                <w:numId w:val="42"/>
              </w:numPr>
              <w:rPr>
                <w:sz w:val="20"/>
                <w:szCs w:val="20"/>
              </w:rPr>
            </w:pPr>
            <w:r>
              <w:rPr>
                <w:sz w:val="20"/>
                <w:szCs w:val="20"/>
              </w:rPr>
              <w:t>System Decommissioning Report, if existing treatment system is not needed or operational.</w:t>
            </w:r>
          </w:p>
        </w:tc>
        <w:tc>
          <w:tcPr>
            <w:tcW w:w="2160" w:type="dxa"/>
          </w:tcPr>
          <w:p w14:paraId="34C3637B" w14:textId="672CEEC7" w:rsidR="00B80132" w:rsidRPr="002B68A7" w:rsidRDefault="00B80132" w:rsidP="00B80132">
            <w:pPr>
              <w:rPr>
                <w:sz w:val="20"/>
                <w:szCs w:val="20"/>
              </w:rPr>
            </w:pPr>
            <w:r w:rsidRPr="00C17017">
              <w:rPr>
                <w:sz w:val="20"/>
                <w:szCs w:val="20"/>
              </w:rPr>
              <w:t>S</w:t>
            </w:r>
            <w:r>
              <w:rPr>
                <w:sz w:val="20"/>
                <w:szCs w:val="20"/>
              </w:rPr>
              <w:t>even</w:t>
            </w:r>
            <w:r w:rsidRPr="00C17017">
              <w:rPr>
                <w:sz w:val="20"/>
                <w:szCs w:val="20"/>
              </w:rPr>
              <w:t xml:space="preserve"> (</w:t>
            </w:r>
            <w:r>
              <w:rPr>
                <w:sz w:val="20"/>
                <w:szCs w:val="20"/>
              </w:rPr>
              <w:t>7</w:t>
            </w:r>
            <w:r w:rsidRPr="00C17017">
              <w:rPr>
                <w:sz w:val="20"/>
                <w:szCs w:val="20"/>
              </w:rPr>
              <w:t>) years</w:t>
            </w:r>
          </w:p>
        </w:tc>
        <w:tc>
          <w:tcPr>
            <w:tcW w:w="2520" w:type="dxa"/>
          </w:tcPr>
          <w:p w14:paraId="73BF8851" w14:textId="77777777" w:rsidR="007F5F19" w:rsidRPr="00C17017" w:rsidRDefault="007F5F19" w:rsidP="007F5F19">
            <w:pPr>
              <w:rPr>
                <w:sz w:val="20"/>
                <w:szCs w:val="20"/>
              </w:rPr>
            </w:pPr>
            <w:r w:rsidRPr="00C17017">
              <w:rPr>
                <w:sz w:val="20"/>
                <w:szCs w:val="20"/>
              </w:rPr>
              <w:t xml:space="preserve">AF, USACE, and regulatory approval of SSI Report, revised CSM and </w:t>
            </w:r>
            <w:r>
              <w:rPr>
                <w:sz w:val="20"/>
                <w:szCs w:val="20"/>
              </w:rPr>
              <w:t>Risk Assessment, including all RCRA equivalents.</w:t>
            </w:r>
          </w:p>
          <w:p w14:paraId="15DD6EA2" w14:textId="77777777" w:rsidR="007F5F19" w:rsidRPr="00C17017" w:rsidRDefault="007F5F19" w:rsidP="007F5F19">
            <w:pPr>
              <w:rPr>
                <w:sz w:val="20"/>
                <w:szCs w:val="20"/>
              </w:rPr>
            </w:pPr>
          </w:p>
          <w:p w14:paraId="6AEA0335" w14:textId="77777777" w:rsidR="007F5F19" w:rsidRPr="00C17017" w:rsidRDefault="007F5F19" w:rsidP="007F5F19">
            <w:pPr>
              <w:rPr>
                <w:sz w:val="20"/>
                <w:szCs w:val="20"/>
              </w:rPr>
            </w:pPr>
            <w:r w:rsidRPr="00C17017">
              <w:rPr>
                <w:sz w:val="20"/>
                <w:szCs w:val="20"/>
              </w:rPr>
              <w:t>AF and USACE approval of the remedy evaluation and recommended proposed remedial strategy including successful demonstration of the existing or alternate remedy (e.g., through pilot or field test) showing decreasing trends in COCs.</w:t>
            </w:r>
          </w:p>
          <w:p w14:paraId="2E89F799" w14:textId="77777777" w:rsidR="007F5F19" w:rsidRPr="00C17017" w:rsidRDefault="007F5F19" w:rsidP="007F5F19">
            <w:pPr>
              <w:rPr>
                <w:sz w:val="20"/>
                <w:szCs w:val="20"/>
              </w:rPr>
            </w:pPr>
          </w:p>
          <w:p w14:paraId="7DEC7F6C" w14:textId="77777777" w:rsidR="007F5F19" w:rsidRDefault="007F5F19" w:rsidP="007F5F19">
            <w:pPr>
              <w:rPr>
                <w:sz w:val="20"/>
                <w:szCs w:val="20"/>
              </w:rPr>
            </w:pPr>
            <w:r w:rsidRPr="00C17017">
              <w:rPr>
                <w:sz w:val="20"/>
                <w:szCs w:val="20"/>
              </w:rPr>
              <w:t>AF, USACE, and regulatory approval of ESD or ROD Amendment (i.e., Air Force and regulatory signatures on Final ESD or ROD Amendment)</w:t>
            </w:r>
            <w:r>
              <w:rPr>
                <w:sz w:val="20"/>
                <w:szCs w:val="20"/>
              </w:rPr>
              <w:t>, including all RCRA equivalents.</w:t>
            </w:r>
          </w:p>
          <w:p w14:paraId="74E14014" w14:textId="77777777" w:rsidR="007F5F19" w:rsidRDefault="007F5F19" w:rsidP="007F5F19">
            <w:pPr>
              <w:rPr>
                <w:sz w:val="20"/>
                <w:szCs w:val="20"/>
              </w:rPr>
            </w:pPr>
          </w:p>
          <w:p w14:paraId="00642433" w14:textId="77777777" w:rsidR="007F5F19" w:rsidRDefault="007F5F19" w:rsidP="007F5F19">
            <w:pPr>
              <w:rPr>
                <w:sz w:val="20"/>
                <w:szCs w:val="20"/>
              </w:rPr>
            </w:pPr>
            <w:r w:rsidRPr="00C17017">
              <w:rPr>
                <w:sz w:val="20"/>
                <w:szCs w:val="20"/>
              </w:rPr>
              <w:t xml:space="preserve">AF, USACE, and regulatory approval of </w:t>
            </w:r>
            <w:r>
              <w:rPr>
                <w:sz w:val="20"/>
                <w:szCs w:val="20"/>
              </w:rPr>
              <w:t>System Decommissioning</w:t>
            </w:r>
            <w:r w:rsidRPr="00C17017">
              <w:rPr>
                <w:sz w:val="20"/>
                <w:szCs w:val="20"/>
              </w:rPr>
              <w:t xml:space="preserve"> Report.</w:t>
            </w:r>
          </w:p>
          <w:p w14:paraId="46CC4584" w14:textId="77777777" w:rsidR="00B80132" w:rsidRPr="002B68A7" w:rsidRDefault="00B80132" w:rsidP="00B80132">
            <w:pPr>
              <w:rPr>
                <w:sz w:val="20"/>
                <w:szCs w:val="20"/>
              </w:rPr>
            </w:pPr>
          </w:p>
        </w:tc>
      </w:tr>
      <w:tr w:rsidR="00B80132" w:rsidRPr="002B68A7" w14:paraId="1732AA09" w14:textId="77777777" w:rsidTr="00CD0A98">
        <w:trPr>
          <w:cantSplit/>
        </w:trPr>
        <w:tc>
          <w:tcPr>
            <w:tcW w:w="1327" w:type="dxa"/>
          </w:tcPr>
          <w:p w14:paraId="3A177D40" w14:textId="77777777" w:rsidR="00B80132" w:rsidRPr="002B68A7" w:rsidRDefault="00B80132" w:rsidP="00B80132">
            <w:pPr>
              <w:rPr>
                <w:sz w:val="20"/>
                <w:szCs w:val="20"/>
              </w:rPr>
            </w:pPr>
            <w:r w:rsidRPr="002B68A7">
              <w:rPr>
                <w:sz w:val="20"/>
                <w:szCs w:val="20"/>
              </w:rPr>
              <w:t>OT016C</w:t>
            </w:r>
          </w:p>
          <w:p w14:paraId="6897F7FD" w14:textId="2EB4C904" w:rsidR="00B80132" w:rsidRPr="002B68A7" w:rsidRDefault="00B80132" w:rsidP="00B80132">
            <w:pPr>
              <w:rPr>
                <w:sz w:val="20"/>
                <w:szCs w:val="20"/>
              </w:rPr>
            </w:pPr>
            <w:r w:rsidRPr="002B68A7">
              <w:rPr>
                <w:sz w:val="20"/>
                <w:szCs w:val="20"/>
              </w:rPr>
              <w:t>(AOC D)</w:t>
            </w:r>
          </w:p>
        </w:tc>
        <w:tc>
          <w:tcPr>
            <w:tcW w:w="3870" w:type="dxa"/>
          </w:tcPr>
          <w:p w14:paraId="29118665" w14:textId="6E15F003" w:rsidR="00B80132" w:rsidRPr="002B68A7" w:rsidRDefault="00B80132" w:rsidP="00B80132">
            <w:pPr>
              <w:rPr>
                <w:sz w:val="20"/>
                <w:szCs w:val="20"/>
              </w:rPr>
            </w:pPr>
            <w:r w:rsidRPr="002B68A7">
              <w:rPr>
                <w:sz w:val="20"/>
                <w:szCs w:val="20"/>
              </w:rPr>
              <w:t>RA-O with optimization in accordance with the approved CMI Work Plan and RCRA Permit (includes incorporating changes based on revisions to the monitoring program)</w:t>
            </w:r>
          </w:p>
        </w:tc>
        <w:tc>
          <w:tcPr>
            <w:tcW w:w="2160" w:type="dxa"/>
          </w:tcPr>
          <w:p w14:paraId="205D903C" w14:textId="49BF623E" w:rsidR="00B80132" w:rsidRPr="002B68A7" w:rsidRDefault="00B80132" w:rsidP="00B80132">
            <w:pPr>
              <w:rPr>
                <w:sz w:val="20"/>
                <w:szCs w:val="20"/>
              </w:rPr>
            </w:pPr>
            <w:r w:rsidRPr="002B68A7">
              <w:rPr>
                <w:sz w:val="20"/>
                <w:szCs w:val="20"/>
              </w:rPr>
              <w:t>Through the duration of the POP</w:t>
            </w:r>
          </w:p>
        </w:tc>
        <w:tc>
          <w:tcPr>
            <w:tcW w:w="2520" w:type="dxa"/>
          </w:tcPr>
          <w:p w14:paraId="4E28C422" w14:textId="77777777" w:rsidR="00B80132" w:rsidRPr="002B68A7" w:rsidRDefault="00B80132" w:rsidP="00B80132">
            <w:pPr>
              <w:rPr>
                <w:sz w:val="20"/>
                <w:szCs w:val="20"/>
              </w:rPr>
            </w:pPr>
            <w:r w:rsidRPr="002B68A7">
              <w:rPr>
                <w:sz w:val="20"/>
                <w:szCs w:val="20"/>
              </w:rPr>
              <w:t xml:space="preserve">AF, USACE, and regulatory approval of RA-O documentation (e.g., Annual Groundwater Monitoring Reports, Monthly Operations and Maintenance [O&amp;M] Reports, etc.). </w:t>
            </w:r>
          </w:p>
          <w:p w14:paraId="0CF91D81" w14:textId="77777777" w:rsidR="00B80132" w:rsidRPr="002B68A7" w:rsidRDefault="00B80132" w:rsidP="00B80132">
            <w:pPr>
              <w:rPr>
                <w:sz w:val="20"/>
                <w:szCs w:val="20"/>
              </w:rPr>
            </w:pPr>
          </w:p>
          <w:p w14:paraId="40730279" w14:textId="36421591" w:rsidR="00B80132" w:rsidRPr="002B68A7" w:rsidRDefault="00B80132" w:rsidP="00B80132">
            <w:pPr>
              <w:rPr>
                <w:sz w:val="20"/>
                <w:szCs w:val="20"/>
              </w:rPr>
            </w:pPr>
            <w:r w:rsidRPr="002B68A7">
              <w:rPr>
                <w:sz w:val="20"/>
                <w:szCs w:val="20"/>
              </w:rPr>
              <w:t xml:space="preserve">AF and </w:t>
            </w:r>
            <w:r w:rsidR="006B7EE1" w:rsidRPr="002B68A7">
              <w:rPr>
                <w:sz w:val="20"/>
                <w:szCs w:val="20"/>
              </w:rPr>
              <w:t>USACE approval</w:t>
            </w:r>
            <w:r w:rsidRPr="002B68A7">
              <w:rPr>
                <w:sz w:val="20"/>
                <w:szCs w:val="20"/>
              </w:rPr>
              <w:t xml:space="preserve"> of Performance Model Evaluation Report.</w:t>
            </w:r>
          </w:p>
        </w:tc>
      </w:tr>
      <w:tr w:rsidR="00B80132" w:rsidRPr="002B68A7" w14:paraId="58A06C3F" w14:textId="77777777" w:rsidTr="00CD0A98">
        <w:trPr>
          <w:cantSplit/>
        </w:trPr>
        <w:tc>
          <w:tcPr>
            <w:tcW w:w="1327" w:type="dxa"/>
          </w:tcPr>
          <w:p w14:paraId="25B717B5" w14:textId="7ACA41D4" w:rsidR="00B80132" w:rsidRPr="002B68A7" w:rsidRDefault="00B80132" w:rsidP="00B80132">
            <w:pPr>
              <w:rPr>
                <w:sz w:val="20"/>
                <w:szCs w:val="20"/>
              </w:rPr>
            </w:pPr>
            <w:r w:rsidRPr="002B68A7">
              <w:rPr>
                <w:sz w:val="20"/>
                <w:szCs w:val="20"/>
              </w:rPr>
              <w:t>OT016D</w:t>
            </w:r>
          </w:p>
          <w:p w14:paraId="2E12C6A6" w14:textId="12838508" w:rsidR="00B80132" w:rsidRPr="002B68A7" w:rsidRDefault="00B80132" w:rsidP="00B80132">
            <w:pPr>
              <w:rPr>
                <w:sz w:val="20"/>
                <w:szCs w:val="20"/>
              </w:rPr>
            </w:pPr>
            <w:r w:rsidRPr="002B68A7">
              <w:rPr>
                <w:sz w:val="20"/>
                <w:szCs w:val="20"/>
              </w:rPr>
              <w:t>(AOC W)</w:t>
            </w:r>
          </w:p>
        </w:tc>
        <w:tc>
          <w:tcPr>
            <w:tcW w:w="3870" w:type="dxa"/>
          </w:tcPr>
          <w:p w14:paraId="215B9078" w14:textId="77C1A766" w:rsidR="00B80132" w:rsidRPr="002B68A7" w:rsidRDefault="00B80132" w:rsidP="00B80132">
            <w:pPr>
              <w:rPr>
                <w:sz w:val="20"/>
                <w:szCs w:val="20"/>
              </w:rPr>
            </w:pPr>
            <w:r w:rsidRPr="002B68A7">
              <w:rPr>
                <w:sz w:val="20"/>
                <w:szCs w:val="20"/>
              </w:rPr>
              <w:t>Site Closeout</w:t>
            </w:r>
          </w:p>
        </w:tc>
        <w:tc>
          <w:tcPr>
            <w:tcW w:w="2160" w:type="dxa"/>
          </w:tcPr>
          <w:p w14:paraId="50C20DFB" w14:textId="49BE5082" w:rsidR="00B80132" w:rsidRPr="002B68A7" w:rsidRDefault="00B80132" w:rsidP="00B80132">
            <w:pPr>
              <w:rPr>
                <w:sz w:val="20"/>
                <w:szCs w:val="20"/>
              </w:rPr>
            </w:pPr>
            <w:r>
              <w:rPr>
                <w:sz w:val="20"/>
                <w:szCs w:val="20"/>
              </w:rPr>
              <w:t>Seven</w:t>
            </w:r>
            <w:r w:rsidRPr="002B68A7">
              <w:rPr>
                <w:sz w:val="20"/>
                <w:szCs w:val="20"/>
              </w:rPr>
              <w:t xml:space="preserve"> (</w:t>
            </w:r>
            <w:r>
              <w:rPr>
                <w:sz w:val="20"/>
                <w:szCs w:val="20"/>
              </w:rPr>
              <w:t>7</w:t>
            </w:r>
            <w:r w:rsidRPr="002B68A7">
              <w:rPr>
                <w:sz w:val="20"/>
                <w:szCs w:val="20"/>
              </w:rPr>
              <w:t>) years</w:t>
            </w:r>
          </w:p>
        </w:tc>
        <w:tc>
          <w:tcPr>
            <w:tcW w:w="2520" w:type="dxa"/>
          </w:tcPr>
          <w:p w14:paraId="3F9F2D7A" w14:textId="1DA798B3" w:rsidR="00B80132" w:rsidRPr="002B68A7" w:rsidRDefault="00B80132" w:rsidP="00B80132">
            <w:pPr>
              <w:rPr>
                <w:sz w:val="20"/>
                <w:szCs w:val="20"/>
              </w:rPr>
            </w:pPr>
            <w:r w:rsidRPr="002B68A7">
              <w:rPr>
                <w:sz w:val="20"/>
                <w:szCs w:val="20"/>
              </w:rPr>
              <w:t>AF, USACE, and regulatory approval of SC documentation (e.g., Site Closeout Report and Well Abandonment Confirmation Report).</w:t>
            </w:r>
          </w:p>
        </w:tc>
      </w:tr>
      <w:tr w:rsidR="00B80132" w:rsidRPr="002B68A7" w14:paraId="214F791F" w14:textId="77777777" w:rsidTr="00CD0A98">
        <w:trPr>
          <w:cantSplit/>
        </w:trPr>
        <w:tc>
          <w:tcPr>
            <w:tcW w:w="1327" w:type="dxa"/>
          </w:tcPr>
          <w:p w14:paraId="27C09E56" w14:textId="77777777" w:rsidR="00B80132" w:rsidRPr="002B68A7" w:rsidRDefault="00B80132" w:rsidP="00B80132">
            <w:pPr>
              <w:rPr>
                <w:sz w:val="20"/>
                <w:szCs w:val="20"/>
              </w:rPr>
            </w:pPr>
            <w:r w:rsidRPr="002B68A7">
              <w:rPr>
                <w:sz w:val="20"/>
                <w:szCs w:val="20"/>
              </w:rPr>
              <w:lastRenderedPageBreak/>
              <w:t>SD033</w:t>
            </w:r>
          </w:p>
          <w:p w14:paraId="6832DE7C" w14:textId="349B2524" w:rsidR="00B80132" w:rsidRPr="002B68A7" w:rsidRDefault="00B80132" w:rsidP="00B80132">
            <w:pPr>
              <w:rPr>
                <w:sz w:val="20"/>
                <w:szCs w:val="20"/>
              </w:rPr>
            </w:pPr>
            <w:r w:rsidRPr="002B68A7">
              <w:rPr>
                <w:sz w:val="20"/>
                <w:szCs w:val="20"/>
              </w:rPr>
              <w:t>(SWMU 96)</w:t>
            </w:r>
          </w:p>
        </w:tc>
        <w:tc>
          <w:tcPr>
            <w:tcW w:w="3870" w:type="dxa"/>
          </w:tcPr>
          <w:p w14:paraId="6725CBF3" w14:textId="65E0495E" w:rsidR="00B80132" w:rsidRPr="002B68A7" w:rsidRDefault="00B80132" w:rsidP="00B80132">
            <w:pPr>
              <w:rPr>
                <w:sz w:val="20"/>
                <w:szCs w:val="20"/>
              </w:rPr>
            </w:pPr>
            <w:r w:rsidRPr="002B68A7">
              <w:rPr>
                <w:sz w:val="20"/>
                <w:szCs w:val="20"/>
              </w:rPr>
              <w:t xml:space="preserve">RA-O in accordance with the approved CMI Work Plan and RCRA Permit </w:t>
            </w:r>
          </w:p>
          <w:p w14:paraId="300E1028" w14:textId="77777777" w:rsidR="00B80132" w:rsidRPr="002B68A7" w:rsidRDefault="00B80132" w:rsidP="00B80132">
            <w:pPr>
              <w:rPr>
                <w:sz w:val="20"/>
                <w:szCs w:val="20"/>
              </w:rPr>
            </w:pPr>
          </w:p>
          <w:p w14:paraId="268E9112" w14:textId="77777777" w:rsidR="00B80132" w:rsidRPr="002B68A7" w:rsidRDefault="00B80132" w:rsidP="00B80132">
            <w:pPr>
              <w:rPr>
                <w:sz w:val="20"/>
                <w:szCs w:val="20"/>
              </w:rPr>
            </w:pPr>
          </w:p>
          <w:p w14:paraId="46601E67" w14:textId="77777777" w:rsidR="00B80132" w:rsidRPr="002B68A7" w:rsidRDefault="00B80132" w:rsidP="00B80132">
            <w:pPr>
              <w:rPr>
                <w:sz w:val="20"/>
                <w:szCs w:val="20"/>
              </w:rPr>
            </w:pPr>
          </w:p>
          <w:p w14:paraId="707B3E77" w14:textId="77777777" w:rsidR="00B80132" w:rsidRPr="002B68A7" w:rsidRDefault="00B80132" w:rsidP="00B80132">
            <w:pPr>
              <w:rPr>
                <w:sz w:val="20"/>
                <w:szCs w:val="20"/>
              </w:rPr>
            </w:pPr>
          </w:p>
          <w:p w14:paraId="43184E65" w14:textId="77777777" w:rsidR="00B80132" w:rsidRPr="002B68A7" w:rsidRDefault="00B80132" w:rsidP="00B80132">
            <w:pPr>
              <w:rPr>
                <w:sz w:val="20"/>
                <w:szCs w:val="20"/>
              </w:rPr>
            </w:pPr>
          </w:p>
          <w:p w14:paraId="16845994" w14:textId="77777777" w:rsidR="00B80132" w:rsidRPr="002B68A7" w:rsidRDefault="00B80132" w:rsidP="00B80132">
            <w:pPr>
              <w:rPr>
                <w:sz w:val="20"/>
                <w:szCs w:val="20"/>
              </w:rPr>
            </w:pPr>
          </w:p>
          <w:p w14:paraId="6E6D30EB" w14:textId="77777777" w:rsidR="00B80132" w:rsidRPr="002B68A7" w:rsidRDefault="00B80132" w:rsidP="00B80132">
            <w:pPr>
              <w:rPr>
                <w:sz w:val="20"/>
                <w:szCs w:val="20"/>
              </w:rPr>
            </w:pPr>
          </w:p>
          <w:p w14:paraId="45A6E024" w14:textId="77777777" w:rsidR="00B80132" w:rsidRPr="002B68A7" w:rsidRDefault="00B80132" w:rsidP="00B80132">
            <w:pPr>
              <w:rPr>
                <w:sz w:val="20"/>
                <w:szCs w:val="20"/>
              </w:rPr>
            </w:pPr>
          </w:p>
          <w:p w14:paraId="2DF190E8" w14:textId="77777777" w:rsidR="00B80132" w:rsidRPr="002B68A7" w:rsidRDefault="00B80132" w:rsidP="00B80132">
            <w:pPr>
              <w:rPr>
                <w:sz w:val="20"/>
                <w:szCs w:val="20"/>
              </w:rPr>
            </w:pPr>
          </w:p>
          <w:p w14:paraId="2750E73B" w14:textId="77777777" w:rsidR="00B80132" w:rsidRPr="002B68A7" w:rsidRDefault="00B80132" w:rsidP="00B80132">
            <w:pPr>
              <w:rPr>
                <w:sz w:val="20"/>
                <w:szCs w:val="20"/>
              </w:rPr>
            </w:pPr>
          </w:p>
          <w:p w14:paraId="65C378D4" w14:textId="77777777" w:rsidR="00B80132" w:rsidRPr="002B68A7" w:rsidRDefault="00B80132" w:rsidP="00B80132">
            <w:pPr>
              <w:rPr>
                <w:sz w:val="20"/>
                <w:szCs w:val="20"/>
              </w:rPr>
            </w:pPr>
          </w:p>
          <w:p w14:paraId="16FF5847" w14:textId="77777777" w:rsidR="00B80132" w:rsidRPr="002B68A7" w:rsidRDefault="00B80132" w:rsidP="00B80132">
            <w:pPr>
              <w:rPr>
                <w:sz w:val="20"/>
                <w:szCs w:val="20"/>
              </w:rPr>
            </w:pPr>
          </w:p>
          <w:p w14:paraId="5CEA478D" w14:textId="77777777" w:rsidR="00B80132" w:rsidRPr="002B68A7" w:rsidRDefault="00B80132" w:rsidP="00B80132">
            <w:pPr>
              <w:rPr>
                <w:sz w:val="20"/>
                <w:szCs w:val="20"/>
              </w:rPr>
            </w:pPr>
          </w:p>
          <w:p w14:paraId="22C7C910" w14:textId="77777777" w:rsidR="00B80132" w:rsidRPr="002B68A7" w:rsidRDefault="00B80132" w:rsidP="00B80132">
            <w:pPr>
              <w:rPr>
                <w:sz w:val="20"/>
                <w:szCs w:val="20"/>
              </w:rPr>
            </w:pPr>
          </w:p>
          <w:p w14:paraId="6579204F" w14:textId="77777777" w:rsidR="00B80132" w:rsidRPr="002B68A7" w:rsidRDefault="00B80132" w:rsidP="00B80132">
            <w:pPr>
              <w:rPr>
                <w:sz w:val="20"/>
                <w:szCs w:val="20"/>
              </w:rPr>
            </w:pPr>
          </w:p>
          <w:p w14:paraId="028E1723" w14:textId="53DF25D8" w:rsidR="00B80132" w:rsidRPr="002B68A7" w:rsidRDefault="00B80132" w:rsidP="00B80132">
            <w:pPr>
              <w:rPr>
                <w:sz w:val="20"/>
                <w:szCs w:val="20"/>
              </w:rPr>
            </w:pPr>
          </w:p>
        </w:tc>
        <w:tc>
          <w:tcPr>
            <w:tcW w:w="2160" w:type="dxa"/>
          </w:tcPr>
          <w:p w14:paraId="449C8613" w14:textId="3006FF92" w:rsidR="00B80132" w:rsidRPr="002B68A7" w:rsidRDefault="00B80132" w:rsidP="00B80132">
            <w:pPr>
              <w:rPr>
                <w:sz w:val="20"/>
                <w:szCs w:val="20"/>
              </w:rPr>
            </w:pPr>
            <w:r w:rsidRPr="002B68A7">
              <w:rPr>
                <w:sz w:val="20"/>
                <w:szCs w:val="20"/>
              </w:rPr>
              <w:t xml:space="preserve">Through the duration of the POP </w:t>
            </w:r>
          </w:p>
          <w:p w14:paraId="43D065FD" w14:textId="77777777" w:rsidR="00B80132" w:rsidRPr="002B68A7" w:rsidRDefault="00B80132" w:rsidP="00B80132">
            <w:pPr>
              <w:rPr>
                <w:sz w:val="20"/>
                <w:szCs w:val="20"/>
              </w:rPr>
            </w:pPr>
          </w:p>
          <w:p w14:paraId="2CE561A5" w14:textId="77777777" w:rsidR="00B80132" w:rsidRPr="002B68A7" w:rsidRDefault="00B80132" w:rsidP="00B80132">
            <w:pPr>
              <w:rPr>
                <w:sz w:val="20"/>
                <w:szCs w:val="20"/>
              </w:rPr>
            </w:pPr>
          </w:p>
          <w:p w14:paraId="76DFBC66" w14:textId="77777777" w:rsidR="00B80132" w:rsidRPr="002B68A7" w:rsidRDefault="00B80132" w:rsidP="00B80132">
            <w:pPr>
              <w:rPr>
                <w:sz w:val="20"/>
                <w:szCs w:val="20"/>
              </w:rPr>
            </w:pPr>
          </w:p>
          <w:p w14:paraId="004B7D82" w14:textId="77777777" w:rsidR="00B80132" w:rsidRPr="002B68A7" w:rsidRDefault="00B80132" w:rsidP="00B80132">
            <w:pPr>
              <w:rPr>
                <w:sz w:val="20"/>
                <w:szCs w:val="20"/>
              </w:rPr>
            </w:pPr>
          </w:p>
          <w:p w14:paraId="6B1A9FCB" w14:textId="77777777" w:rsidR="00B80132" w:rsidRPr="002B68A7" w:rsidRDefault="00B80132" w:rsidP="00B80132">
            <w:pPr>
              <w:rPr>
                <w:sz w:val="20"/>
                <w:szCs w:val="20"/>
              </w:rPr>
            </w:pPr>
          </w:p>
          <w:p w14:paraId="77711818" w14:textId="77777777" w:rsidR="00B80132" w:rsidRPr="002B68A7" w:rsidRDefault="00B80132" w:rsidP="00B80132">
            <w:pPr>
              <w:rPr>
                <w:sz w:val="20"/>
                <w:szCs w:val="20"/>
              </w:rPr>
            </w:pPr>
          </w:p>
          <w:p w14:paraId="48B647C8" w14:textId="77777777" w:rsidR="00B80132" w:rsidRPr="002B68A7" w:rsidRDefault="00B80132" w:rsidP="00B80132">
            <w:pPr>
              <w:rPr>
                <w:sz w:val="20"/>
                <w:szCs w:val="20"/>
              </w:rPr>
            </w:pPr>
          </w:p>
          <w:p w14:paraId="13EC8F43" w14:textId="77777777" w:rsidR="00B80132" w:rsidRPr="002B68A7" w:rsidRDefault="00B80132" w:rsidP="00B80132">
            <w:pPr>
              <w:rPr>
                <w:sz w:val="20"/>
                <w:szCs w:val="20"/>
              </w:rPr>
            </w:pPr>
          </w:p>
          <w:p w14:paraId="7540BB61" w14:textId="77777777" w:rsidR="00B80132" w:rsidRPr="002B68A7" w:rsidRDefault="00B80132" w:rsidP="00B80132">
            <w:pPr>
              <w:rPr>
                <w:sz w:val="20"/>
                <w:szCs w:val="20"/>
              </w:rPr>
            </w:pPr>
          </w:p>
          <w:p w14:paraId="4F61615D" w14:textId="77777777" w:rsidR="00B80132" w:rsidRPr="002B68A7" w:rsidRDefault="00B80132" w:rsidP="00B80132">
            <w:pPr>
              <w:rPr>
                <w:sz w:val="20"/>
                <w:szCs w:val="20"/>
              </w:rPr>
            </w:pPr>
          </w:p>
          <w:p w14:paraId="03E20426" w14:textId="77777777" w:rsidR="00B80132" w:rsidRPr="002B68A7" w:rsidRDefault="00B80132" w:rsidP="00B80132">
            <w:pPr>
              <w:rPr>
                <w:sz w:val="20"/>
                <w:szCs w:val="20"/>
              </w:rPr>
            </w:pPr>
          </w:p>
          <w:p w14:paraId="10C5C940" w14:textId="77777777" w:rsidR="00B80132" w:rsidRPr="002B68A7" w:rsidRDefault="00B80132" w:rsidP="00B80132">
            <w:pPr>
              <w:rPr>
                <w:sz w:val="20"/>
                <w:szCs w:val="20"/>
              </w:rPr>
            </w:pPr>
          </w:p>
          <w:p w14:paraId="0EC64C82" w14:textId="77777777" w:rsidR="00B80132" w:rsidRPr="002B68A7" w:rsidRDefault="00B80132" w:rsidP="00B80132">
            <w:pPr>
              <w:rPr>
                <w:sz w:val="20"/>
                <w:szCs w:val="20"/>
              </w:rPr>
            </w:pPr>
          </w:p>
          <w:p w14:paraId="6871C9CD" w14:textId="77777777" w:rsidR="00B80132" w:rsidRPr="002B68A7" w:rsidRDefault="00B80132" w:rsidP="00B80132">
            <w:pPr>
              <w:rPr>
                <w:sz w:val="20"/>
                <w:szCs w:val="20"/>
              </w:rPr>
            </w:pPr>
          </w:p>
          <w:p w14:paraId="7057AE9D" w14:textId="77777777" w:rsidR="00B80132" w:rsidRPr="002B68A7" w:rsidRDefault="00B80132" w:rsidP="00B80132">
            <w:pPr>
              <w:rPr>
                <w:sz w:val="20"/>
                <w:szCs w:val="20"/>
              </w:rPr>
            </w:pPr>
          </w:p>
          <w:p w14:paraId="6ED2A183" w14:textId="77777777" w:rsidR="00B80132" w:rsidRPr="002B68A7" w:rsidRDefault="00B80132" w:rsidP="00B80132">
            <w:pPr>
              <w:rPr>
                <w:sz w:val="20"/>
                <w:szCs w:val="20"/>
              </w:rPr>
            </w:pPr>
          </w:p>
          <w:p w14:paraId="218B0EC2" w14:textId="77777777" w:rsidR="00B80132" w:rsidRPr="002B68A7" w:rsidRDefault="00B80132" w:rsidP="00B80132">
            <w:pPr>
              <w:rPr>
                <w:sz w:val="20"/>
                <w:szCs w:val="20"/>
              </w:rPr>
            </w:pPr>
          </w:p>
          <w:p w14:paraId="6EC1FF2B" w14:textId="77777777" w:rsidR="00B80132" w:rsidRPr="002B68A7" w:rsidRDefault="00B80132" w:rsidP="00B80132">
            <w:pPr>
              <w:rPr>
                <w:sz w:val="20"/>
                <w:szCs w:val="20"/>
              </w:rPr>
            </w:pPr>
          </w:p>
          <w:p w14:paraId="2366F488" w14:textId="77777777" w:rsidR="00B80132" w:rsidRPr="002B68A7" w:rsidRDefault="00B80132" w:rsidP="00B80132">
            <w:pPr>
              <w:rPr>
                <w:sz w:val="20"/>
                <w:szCs w:val="20"/>
              </w:rPr>
            </w:pPr>
          </w:p>
          <w:p w14:paraId="3FBFCC10" w14:textId="77777777" w:rsidR="00B80132" w:rsidRPr="002B68A7" w:rsidRDefault="00B80132" w:rsidP="00B80132">
            <w:pPr>
              <w:rPr>
                <w:sz w:val="20"/>
                <w:szCs w:val="20"/>
              </w:rPr>
            </w:pPr>
          </w:p>
          <w:p w14:paraId="3C0466AB" w14:textId="77777777" w:rsidR="00B80132" w:rsidRPr="002B68A7" w:rsidRDefault="00B80132" w:rsidP="00B80132">
            <w:pPr>
              <w:rPr>
                <w:sz w:val="20"/>
                <w:szCs w:val="20"/>
              </w:rPr>
            </w:pPr>
          </w:p>
          <w:p w14:paraId="0FE37455" w14:textId="77777777" w:rsidR="00B80132" w:rsidRPr="002B68A7" w:rsidRDefault="00B80132" w:rsidP="00B80132">
            <w:pPr>
              <w:rPr>
                <w:sz w:val="20"/>
                <w:szCs w:val="20"/>
              </w:rPr>
            </w:pPr>
          </w:p>
          <w:p w14:paraId="23F29BED" w14:textId="77777777" w:rsidR="00B80132" w:rsidRPr="002B68A7" w:rsidRDefault="00B80132" w:rsidP="00B80132">
            <w:pPr>
              <w:rPr>
                <w:sz w:val="20"/>
                <w:szCs w:val="20"/>
              </w:rPr>
            </w:pPr>
          </w:p>
          <w:p w14:paraId="2D548BAC" w14:textId="77777777" w:rsidR="00B80132" w:rsidRPr="002B68A7" w:rsidRDefault="00B80132" w:rsidP="00B80132">
            <w:pPr>
              <w:rPr>
                <w:sz w:val="20"/>
                <w:szCs w:val="20"/>
              </w:rPr>
            </w:pPr>
          </w:p>
          <w:p w14:paraId="1F7EFE48" w14:textId="77777777" w:rsidR="00B80132" w:rsidRPr="002B68A7" w:rsidRDefault="00B80132" w:rsidP="00B80132">
            <w:pPr>
              <w:rPr>
                <w:sz w:val="20"/>
                <w:szCs w:val="20"/>
              </w:rPr>
            </w:pPr>
          </w:p>
          <w:p w14:paraId="201A5642" w14:textId="6593F716" w:rsidR="00B80132" w:rsidRPr="002B68A7" w:rsidRDefault="00B80132" w:rsidP="00B80132">
            <w:pPr>
              <w:rPr>
                <w:sz w:val="20"/>
                <w:szCs w:val="20"/>
              </w:rPr>
            </w:pPr>
          </w:p>
        </w:tc>
        <w:tc>
          <w:tcPr>
            <w:tcW w:w="2520" w:type="dxa"/>
          </w:tcPr>
          <w:p w14:paraId="461B312B" w14:textId="77777777" w:rsidR="00B80132" w:rsidRPr="002B68A7" w:rsidRDefault="00B80132" w:rsidP="00B80132">
            <w:pPr>
              <w:rPr>
                <w:sz w:val="20"/>
                <w:szCs w:val="20"/>
              </w:rPr>
            </w:pPr>
            <w:r w:rsidRPr="002B68A7">
              <w:rPr>
                <w:sz w:val="20"/>
                <w:szCs w:val="20"/>
              </w:rPr>
              <w:t xml:space="preserve">AF, USACE, and regulatory approval of RA-O documentation (e.g., Annual Groundwater Monitoring Reports, Monthly Operations and Maintenance [O&amp;M] Reports, etc.). </w:t>
            </w:r>
          </w:p>
          <w:p w14:paraId="1C3A12EB" w14:textId="235FE4EB" w:rsidR="00B80132" w:rsidRPr="002B68A7" w:rsidRDefault="00B80132" w:rsidP="00B80132">
            <w:pPr>
              <w:rPr>
                <w:sz w:val="20"/>
                <w:szCs w:val="20"/>
              </w:rPr>
            </w:pPr>
            <w:r w:rsidRPr="002B68A7">
              <w:rPr>
                <w:sz w:val="20"/>
                <w:szCs w:val="20"/>
              </w:rPr>
              <w:t xml:space="preserve">AF and </w:t>
            </w:r>
            <w:r w:rsidR="006B7EE1" w:rsidRPr="002B68A7">
              <w:rPr>
                <w:sz w:val="20"/>
                <w:szCs w:val="20"/>
              </w:rPr>
              <w:t>USACE approval</w:t>
            </w:r>
            <w:r w:rsidRPr="002B68A7">
              <w:rPr>
                <w:sz w:val="20"/>
                <w:szCs w:val="20"/>
              </w:rPr>
              <w:t xml:space="preserve"> of Performance Model Evaluation </w:t>
            </w:r>
            <w:r w:rsidR="006B7EE1" w:rsidRPr="002B68A7">
              <w:rPr>
                <w:sz w:val="20"/>
                <w:szCs w:val="20"/>
              </w:rPr>
              <w:t>Report.</w:t>
            </w:r>
          </w:p>
          <w:p w14:paraId="7AF4821B" w14:textId="77777777" w:rsidR="00B80132" w:rsidRPr="002B68A7" w:rsidRDefault="00B80132" w:rsidP="00B80132">
            <w:pPr>
              <w:rPr>
                <w:sz w:val="20"/>
                <w:szCs w:val="20"/>
              </w:rPr>
            </w:pPr>
          </w:p>
          <w:p w14:paraId="2D6BF2D4" w14:textId="61AD0810" w:rsidR="00B80132" w:rsidRPr="002B68A7" w:rsidRDefault="00B80132" w:rsidP="00F661F5">
            <w:pPr>
              <w:rPr>
                <w:sz w:val="20"/>
                <w:szCs w:val="20"/>
              </w:rPr>
            </w:pPr>
          </w:p>
        </w:tc>
      </w:tr>
      <w:tr w:rsidR="00B80132" w:rsidRPr="002B68A7" w14:paraId="117FFA5B" w14:textId="77777777" w:rsidTr="00CD0A98">
        <w:trPr>
          <w:cantSplit/>
        </w:trPr>
        <w:tc>
          <w:tcPr>
            <w:tcW w:w="1327" w:type="dxa"/>
          </w:tcPr>
          <w:p w14:paraId="2F6D2A0D" w14:textId="77777777" w:rsidR="00B80132" w:rsidRPr="002B68A7" w:rsidRDefault="00B80132" w:rsidP="00B80132">
            <w:pPr>
              <w:rPr>
                <w:sz w:val="20"/>
                <w:szCs w:val="20"/>
              </w:rPr>
            </w:pPr>
            <w:r w:rsidRPr="002B68A7">
              <w:rPr>
                <w:sz w:val="20"/>
                <w:szCs w:val="20"/>
              </w:rPr>
              <w:t>SD033</w:t>
            </w:r>
          </w:p>
          <w:p w14:paraId="03AC44A0" w14:textId="09F2F743" w:rsidR="00B80132" w:rsidRPr="002B68A7" w:rsidRDefault="00B80132" w:rsidP="00B80132">
            <w:pPr>
              <w:rPr>
                <w:sz w:val="20"/>
                <w:szCs w:val="20"/>
              </w:rPr>
            </w:pPr>
            <w:r w:rsidRPr="002B68A7">
              <w:rPr>
                <w:sz w:val="20"/>
                <w:szCs w:val="20"/>
              </w:rPr>
              <w:t>(SWMU 96)</w:t>
            </w:r>
          </w:p>
        </w:tc>
        <w:tc>
          <w:tcPr>
            <w:tcW w:w="3870" w:type="dxa"/>
          </w:tcPr>
          <w:p w14:paraId="06AE1F7D" w14:textId="77777777" w:rsidR="00B80132" w:rsidRPr="00C17017" w:rsidRDefault="00B80132" w:rsidP="00B80132">
            <w:pPr>
              <w:rPr>
                <w:sz w:val="20"/>
                <w:szCs w:val="20"/>
              </w:rPr>
            </w:pPr>
            <w:r w:rsidRPr="00C17017">
              <w:rPr>
                <w:sz w:val="20"/>
                <w:szCs w:val="20"/>
              </w:rPr>
              <w:t>Alternate Objectives:</w:t>
            </w:r>
          </w:p>
          <w:p w14:paraId="0C3C6681" w14:textId="74F701CD" w:rsidR="00B80132" w:rsidRDefault="00702C66" w:rsidP="00C441C6">
            <w:pPr>
              <w:pStyle w:val="ListParagraph"/>
              <w:numPr>
                <w:ilvl w:val="0"/>
                <w:numId w:val="35"/>
              </w:numPr>
              <w:rPr>
                <w:sz w:val="20"/>
                <w:szCs w:val="20"/>
              </w:rPr>
            </w:pPr>
            <w:r w:rsidRPr="00C17017">
              <w:rPr>
                <w:sz w:val="20"/>
                <w:szCs w:val="20"/>
              </w:rPr>
              <w:t>Remedy Evaluation and Recommendation</w:t>
            </w:r>
            <w:r>
              <w:rPr>
                <w:sz w:val="20"/>
                <w:szCs w:val="20"/>
              </w:rPr>
              <w:t xml:space="preserve"> Report / Corrective Measures Study</w:t>
            </w:r>
            <w:r w:rsidRPr="00C17017">
              <w:rPr>
                <w:sz w:val="20"/>
                <w:szCs w:val="20"/>
              </w:rPr>
              <w:t xml:space="preserve"> (including results of any pilot study)</w:t>
            </w:r>
          </w:p>
          <w:p w14:paraId="54A69114" w14:textId="51DEF6CB" w:rsidR="00B80132" w:rsidRPr="00E5762A" w:rsidRDefault="00C441C6" w:rsidP="004216CF">
            <w:pPr>
              <w:pStyle w:val="ListParagraph"/>
              <w:numPr>
                <w:ilvl w:val="0"/>
                <w:numId w:val="35"/>
              </w:numPr>
              <w:rPr>
                <w:sz w:val="20"/>
                <w:szCs w:val="20"/>
              </w:rPr>
            </w:pPr>
            <w:r w:rsidRPr="00E5762A">
              <w:rPr>
                <w:sz w:val="20"/>
                <w:szCs w:val="20"/>
              </w:rPr>
              <w:t>Revised Statement of Basis/RCRA Permit Modification</w:t>
            </w:r>
          </w:p>
          <w:p w14:paraId="02D14FC6" w14:textId="603A61BC" w:rsidR="00B80132" w:rsidRPr="002B68A7" w:rsidRDefault="00B80132" w:rsidP="00B80132">
            <w:pPr>
              <w:pStyle w:val="ListParagraph"/>
              <w:ind w:left="360"/>
              <w:rPr>
                <w:sz w:val="20"/>
                <w:szCs w:val="20"/>
              </w:rPr>
            </w:pPr>
          </w:p>
        </w:tc>
        <w:tc>
          <w:tcPr>
            <w:tcW w:w="2160" w:type="dxa"/>
          </w:tcPr>
          <w:p w14:paraId="32EE0166" w14:textId="3FBC70C9" w:rsidR="00B80132" w:rsidRPr="002B68A7" w:rsidRDefault="00B80132" w:rsidP="00B80132">
            <w:pPr>
              <w:rPr>
                <w:sz w:val="20"/>
                <w:szCs w:val="20"/>
              </w:rPr>
            </w:pPr>
            <w:r w:rsidRPr="00C17017">
              <w:rPr>
                <w:sz w:val="20"/>
                <w:szCs w:val="20"/>
              </w:rPr>
              <w:t>S</w:t>
            </w:r>
            <w:r>
              <w:rPr>
                <w:sz w:val="20"/>
                <w:szCs w:val="20"/>
              </w:rPr>
              <w:t>even</w:t>
            </w:r>
            <w:r w:rsidRPr="00C17017">
              <w:rPr>
                <w:sz w:val="20"/>
                <w:szCs w:val="20"/>
              </w:rPr>
              <w:t xml:space="preserve"> (</w:t>
            </w:r>
            <w:r>
              <w:rPr>
                <w:sz w:val="20"/>
                <w:szCs w:val="20"/>
              </w:rPr>
              <w:t>7</w:t>
            </w:r>
            <w:r w:rsidRPr="00C17017">
              <w:rPr>
                <w:sz w:val="20"/>
                <w:szCs w:val="20"/>
              </w:rPr>
              <w:t>) years</w:t>
            </w:r>
          </w:p>
        </w:tc>
        <w:tc>
          <w:tcPr>
            <w:tcW w:w="2520" w:type="dxa"/>
          </w:tcPr>
          <w:p w14:paraId="4B7C99BF" w14:textId="77777777" w:rsidR="007F5F19" w:rsidRPr="00C17017" w:rsidRDefault="007F5F19" w:rsidP="007F5F19">
            <w:pPr>
              <w:rPr>
                <w:sz w:val="20"/>
                <w:szCs w:val="20"/>
              </w:rPr>
            </w:pPr>
            <w:r w:rsidRPr="00C17017">
              <w:rPr>
                <w:sz w:val="20"/>
                <w:szCs w:val="20"/>
              </w:rPr>
              <w:t>AF and USACE approval of the remedy evaluation and recommended proposed remedial strategy including successful demonstration of the existing or alternate remedy (e.g., through pilot or field test) showing decreasing trends in COCs.</w:t>
            </w:r>
          </w:p>
          <w:p w14:paraId="06231A38" w14:textId="77777777" w:rsidR="007F5F19" w:rsidRPr="00C17017" w:rsidRDefault="007F5F19" w:rsidP="007F5F19">
            <w:pPr>
              <w:rPr>
                <w:sz w:val="20"/>
                <w:szCs w:val="20"/>
              </w:rPr>
            </w:pPr>
          </w:p>
          <w:p w14:paraId="5979F32D" w14:textId="70349C11" w:rsidR="007F5F19" w:rsidRDefault="007F5F19" w:rsidP="007F5F19">
            <w:pPr>
              <w:rPr>
                <w:sz w:val="20"/>
                <w:szCs w:val="20"/>
              </w:rPr>
            </w:pPr>
            <w:r w:rsidRPr="00C17017">
              <w:rPr>
                <w:sz w:val="20"/>
                <w:szCs w:val="20"/>
              </w:rPr>
              <w:t>AF, USACE, and regulatory approval of ESD or ROD Amendment (i.e., Air Force and regulatory signatures on Final ESD or ROD Amendment)</w:t>
            </w:r>
            <w:r>
              <w:rPr>
                <w:sz w:val="20"/>
                <w:szCs w:val="20"/>
              </w:rPr>
              <w:t>, including all RCRA equivalents.</w:t>
            </w:r>
          </w:p>
          <w:p w14:paraId="6FB86ECF" w14:textId="77777777" w:rsidR="00B80132" w:rsidRPr="002B68A7" w:rsidRDefault="00B80132" w:rsidP="00B80132">
            <w:pPr>
              <w:rPr>
                <w:sz w:val="20"/>
                <w:szCs w:val="20"/>
              </w:rPr>
            </w:pPr>
          </w:p>
        </w:tc>
      </w:tr>
      <w:tr w:rsidR="00B80132" w:rsidRPr="002B68A7" w14:paraId="5A2ED5A8" w14:textId="77777777" w:rsidTr="00CD0A98">
        <w:trPr>
          <w:cantSplit/>
        </w:trPr>
        <w:tc>
          <w:tcPr>
            <w:tcW w:w="1327" w:type="dxa"/>
          </w:tcPr>
          <w:p w14:paraId="2B8E873A" w14:textId="2259DCF5" w:rsidR="00B80132" w:rsidRPr="002B68A7" w:rsidRDefault="00B80132" w:rsidP="00B80132">
            <w:pPr>
              <w:rPr>
                <w:sz w:val="20"/>
                <w:szCs w:val="20"/>
              </w:rPr>
            </w:pPr>
            <w:r w:rsidRPr="002B68A7">
              <w:rPr>
                <w:sz w:val="20"/>
                <w:szCs w:val="20"/>
              </w:rPr>
              <w:lastRenderedPageBreak/>
              <w:t>SS015</w:t>
            </w:r>
          </w:p>
          <w:p w14:paraId="3120060D" w14:textId="77777777" w:rsidR="00B80132" w:rsidRPr="002B68A7" w:rsidRDefault="00B80132" w:rsidP="00B80132">
            <w:pPr>
              <w:rPr>
                <w:sz w:val="20"/>
                <w:szCs w:val="20"/>
              </w:rPr>
            </w:pPr>
            <w:r w:rsidRPr="002B68A7">
              <w:rPr>
                <w:sz w:val="20"/>
                <w:szCs w:val="20"/>
              </w:rPr>
              <w:t>(SWMU 2)</w:t>
            </w:r>
          </w:p>
          <w:p w14:paraId="0AEA9610" w14:textId="77777777" w:rsidR="00B80132" w:rsidRPr="002B68A7" w:rsidRDefault="00B80132" w:rsidP="00B80132">
            <w:pPr>
              <w:rPr>
                <w:sz w:val="20"/>
                <w:szCs w:val="20"/>
              </w:rPr>
            </w:pPr>
          </w:p>
          <w:p w14:paraId="00E66665" w14:textId="29390110" w:rsidR="00B80132" w:rsidRPr="002B68A7" w:rsidRDefault="00B80132" w:rsidP="00B80132">
            <w:pPr>
              <w:rPr>
                <w:sz w:val="20"/>
                <w:szCs w:val="20"/>
              </w:rPr>
            </w:pPr>
            <w:r w:rsidRPr="002B68A7">
              <w:rPr>
                <w:sz w:val="20"/>
                <w:szCs w:val="20"/>
              </w:rPr>
              <w:t>Black Hole Area – POL Yard</w:t>
            </w:r>
          </w:p>
        </w:tc>
        <w:tc>
          <w:tcPr>
            <w:tcW w:w="3870" w:type="dxa"/>
          </w:tcPr>
          <w:p w14:paraId="21F2D2C9" w14:textId="566C216D" w:rsidR="00B80132" w:rsidRPr="002B68A7" w:rsidRDefault="00B80132" w:rsidP="00B80132">
            <w:pPr>
              <w:rPr>
                <w:sz w:val="20"/>
                <w:szCs w:val="20"/>
              </w:rPr>
            </w:pPr>
            <w:r w:rsidRPr="002B68A7">
              <w:rPr>
                <w:sz w:val="20"/>
                <w:szCs w:val="20"/>
              </w:rPr>
              <w:t>RA-O in accordance with the approved CMI Work Plan and RCRA Permit (includes incorporating changes based on revisions to the monitoring program)</w:t>
            </w:r>
          </w:p>
        </w:tc>
        <w:tc>
          <w:tcPr>
            <w:tcW w:w="2160" w:type="dxa"/>
          </w:tcPr>
          <w:p w14:paraId="7B8D354B" w14:textId="7188D877" w:rsidR="00B80132" w:rsidRPr="002B68A7" w:rsidRDefault="00B80132" w:rsidP="00B80132">
            <w:pPr>
              <w:rPr>
                <w:sz w:val="20"/>
                <w:szCs w:val="20"/>
              </w:rPr>
            </w:pPr>
            <w:r w:rsidRPr="002B68A7">
              <w:rPr>
                <w:sz w:val="20"/>
                <w:szCs w:val="20"/>
              </w:rPr>
              <w:t>Through the duration of the POP</w:t>
            </w:r>
          </w:p>
        </w:tc>
        <w:tc>
          <w:tcPr>
            <w:tcW w:w="2520" w:type="dxa"/>
          </w:tcPr>
          <w:p w14:paraId="29E535FB" w14:textId="77777777" w:rsidR="00B80132" w:rsidRPr="002B68A7" w:rsidRDefault="00B80132" w:rsidP="00B80132">
            <w:pPr>
              <w:rPr>
                <w:sz w:val="20"/>
                <w:szCs w:val="20"/>
              </w:rPr>
            </w:pPr>
            <w:r w:rsidRPr="002B68A7">
              <w:rPr>
                <w:sz w:val="20"/>
                <w:szCs w:val="20"/>
              </w:rPr>
              <w:t xml:space="preserve">AF, USACE, and regulatory approval of RA-O documentation (e.g., Annual Groundwater Monitoring Reports, Monthly Operations and Maintenance [O&amp;M] Reports, etc.). </w:t>
            </w:r>
          </w:p>
          <w:p w14:paraId="5954B5A0" w14:textId="77777777" w:rsidR="00B80132" w:rsidRPr="002B68A7" w:rsidRDefault="00B80132" w:rsidP="00B80132">
            <w:pPr>
              <w:rPr>
                <w:sz w:val="20"/>
                <w:szCs w:val="20"/>
              </w:rPr>
            </w:pPr>
          </w:p>
          <w:p w14:paraId="1525C236" w14:textId="430CF9CD" w:rsidR="00B80132" w:rsidRDefault="00B80132" w:rsidP="00B80132">
            <w:pPr>
              <w:rPr>
                <w:sz w:val="20"/>
                <w:szCs w:val="20"/>
              </w:rPr>
            </w:pPr>
            <w:r w:rsidRPr="002B68A7">
              <w:rPr>
                <w:sz w:val="20"/>
                <w:szCs w:val="20"/>
              </w:rPr>
              <w:t xml:space="preserve">AF and </w:t>
            </w:r>
            <w:r w:rsidR="006B7EE1" w:rsidRPr="002B68A7">
              <w:rPr>
                <w:sz w:val="20"/>
                <w:szCs w:val="20"/>
              </w:rPr>
              <w:t>USACE approval</w:t>
            </w:r>
            <w:r w:rsidRPr="002B68A7">
              <w:rPr>
                <w:sz w:val="20"/>
                <w:szCs w:val="20"/>
              </w:rPr>
              <w:t xml:space="preserve"> of Performance Model Evaluation Report.</w:t>
            </w:r>
          </w:p>
          <w:p w14:paraId="73428680" w14:textId="21C893FE" w:rsidR="00B80132" w:rsidRPr="002B68A7" w:rsidRDefault="00B80132" w:rsidP="00B80132">
            <w:pPr>
              <w:rPr>
                <w:sz w:val="20"/>
                <w:szCs w:val="20"/>
              </w:rPr>
            </w:pPr>
          </w:p>
        </w:tc>
      </w:tr>
      <w:tr w:rsidR="00B80132" w:rsidRPr="002B68A7" w14:paraId="2C2CBFB0" w14:textId="77777777" w:rsidTr="00CD0A98">
        <w:trPr>
          <w:cantSplit/>
        </w:trPr>
        <w:tc>
          <w:tcPr>
            <w:tcW w:w="1327" w:type="dxa"/>
          </w:tcPr>
          <w:p w14:paraId="66DD542C" w14:textId="77777777" w:rsidR="00B80132" w:rsidRPr="002B68A7" w:rsidRDefault="00B80132" w:rsidP="00B80132">
            <w:pPr>
              <w:rPr>
                <w:sz w:val="20"/>
                <w:szCs w:val="20"/>
              </w:rPr>
            </w:pPr>
            <w:r w:rsidRPr="002B68A7">
              <w:rPr>
                <w:sz w:val="20"/>
                <w:szCs w:val="20"/>
              </w:rPr>
              <w:t>SS015</w:t>
            </w:r>
          </w:p>
          <w:p w14:paraId="53F305B5" w14:textId="77777777" w:rsidR="00B80132" w:rsidRPr="002B68A7" w:rsidRDefault="00B80132" w:rsidP="00B80132">
            <w:pPr>
              <w:rPr>
                <w:sz w:val="20"/>
                <w:szCs w:val="20"/>
              </w:rPr>
            </w:pPr>
            <w:r w:rsidRPr="002B68A7">
              <w:rPr>
                <w:sz w:val="20"/>
                <w:szCs w:val="20"/>
              </w:rPr>
              <w:t>(SWMU 2)</w:t>
            </w:r>
          </w:p>
          <w:p w14:paraId="2D2ED5E9" w14:textId="77777777" w:rsidR="00B80132" w:rsidRPr="002B68A7" w:rsidRDefault="00B80132" w:rsidP="00B80132">
            <w:pPr>
              <w:rPr>
                <w:sz w:val="20"/>
                <w:szCs w:val="20"/>
              </w:rPr>
            </w:pPr>
          </w:p>
          <w:p w14:paraId="6582E1EB" w14:textId="78D1075C" w:rsidR="00B80132" w:rsidRPr="002B68A7" w:rsidRDefault="00B80132" w:rsidP="00B80132">
            <w:pPr>
              <w:rPr>
                <w:sz w:val="20"/>
                <w:szCs w:val="20"/>
              </w:rPr>
            </w:pPr>
            <w:r w:rsidRPr="002B68A7">
              <w:rPr>
                <w:sz w:val="20"/>
                <w:szCs w:val="20"/>
              </w:rPr>
              <w:t>Black Hole Area – POL Yard</w:t>
            </w:r>
          </w:p>
        </w:tc>
        <w:tc>
          <w:tcPr>
            <w:tcW w:w="3870" w:type="dxa"/>
          </w:tcPr>
          <w:p w14:paraId="11BB2920" w14:textId="77777777" w:rsidR="00B80132" w:rsidRPr="00C17017" w:rsidRDefault="00B80132" w:rsidP="00B80132">
            <w:pPr>
              <w:rPr>
                <w:sz w:val="20"/>
                <w:szCs w:val="20"/>
              </w:rPr>
            </w:pPr>
            <w:r w:rsidRPr="00C17017">
              <w:rPr>
                <w:sz w:val="20"/>
                <w:szCs w:val="20"/>
              </w:rPr>
              <w:t>Alternate Objectives:</w:t>
            </w:r>
          </w:p>
          <w:p w14:paraId="54256A18" w14:textId="72DF4B3F" w:rsidR="00B80132" w:rsidRPr="00C17017" w:rsidRDefault="00B80132" w:rsidP="00C441C6">
            <w:pPr>
              <w:pStyle w:val="ListParagraph"/>
              <w:numPr>
                <w:ilvl w:val="0"/>
                <w:numId w:val="36"/>
              </w:numPr>
              <w:rPr>
                <w:sz w:val="20"/>
                <w:szCs w:val="20"/>
              </w:rPr>
            </w:pPr>
            <w:r w:rsidRPr="00C17017">
              <w:rPr>
                <w:sz w:val="20"/>
                <w:szCs w:val="20"/>
              </w:rPr>
              <w:t xml:space="preserve">Advanced Site Characterization (Supplemental Site Investigation (SSI), Revised Conceptual Site Model (CSM), and </w:t>
            </w:r>
            <w:r w:rsidR="00DA3A38">
              <w:rPr>
                <w:sz w:val="20"/>
                <w:szCs w:val="20"/>
              </w:rPr>
              <w:t>Supplemental Human Health Risk Assessment</w:t>
            </w:r>
          </w:p>
          <w:p w14:paraId="3A6400C6" w14:textId="7B56AE70" w:rsidR="00B80132" w:rsidRDefault="004D701A" w:rsidP="00C441C6">
            <w:pPr>
              <w:pStyle w:val="ListParagraph"/>
              <w:numPr>
                <w:ilvl w:val="0"/>
                <w:numId w:val="36"/>
              </w:numPr>
              <w:rPr>
                <w:sz w:val="20"/>
                <w:szCs w:val="20"/>
              </w:rPr>
            </w:pPr>
            <w:r w:rsidRPr="00C17017">
              <w:rPr>
                <w:sz w:val="20"/>
                <w:szCs w:val="20"/>
              </w:rPr>
              <w:t>Remedy Evaluation and Recommendation</w:t>
            </w:r>
            <w:r>
              <w:rPr>
                <w:sz w:val="20"/>
                <w:szCs w:val="20"/>
              </w:rPr>
              <w:t xml:space="preserve"> Report / Corrective Measures Study</w:t>
            </w:r>
            <w:r w:rsidRPr="00C17017">
              <w:rPr>
                <w:sz w:val="20"/>
                <w:szCs w:val="20"/>
              </w:rPr>
              <w:t xml:space="preserve"> (including results of any pilot study)</w:t>
            </w:r>
          </w:p>
          <w:p w14:paraId="6DFF8B93" w14:textId="77777777" w:rsidR="00C441C6" w:rsidRDefault="00C441C6" w:rsidP="00C441C6">
            <w:pPr>
              <w:pStyle w:val="ListParagraph"/>
              <w:numPr>
                <w:ilvl w:val="0"/>
                <w:numId w:val="36"/>
              </w:numPr>
              <w:rPr>
                <w:sz w:val="20"/>
                <w:szCs w:val="20"/>
              </w:rPr>
            </w:pPr>
            <w:r>
              <w:rPr>
                <w:sz w:val="20"/>
                <w:szCs w:val="20"/>
              </w:rPr>
              <w:t>Revised Statement of Basis/RCRA Permit Modification</w:t>
            </w:r>
          </w:p>
          <w:p w14:paraId="72639054" w14:textId="77777777" w:rsidR="00B80132" w:rsidRPr="00C441C6" w:rsidRDefault="00B80132" w:rsidP="00AD3E1A">
            <w:pPr>
              <w:pStyle w:val="ListParagraph"/>
              <w:numPr>
                <w:ilvl w:val="0"/>
                <w:numId w:val="36"/>
              </w:numPr>
              <w:rPr>
                <w:sz w:val="20"/>
                <w:szCs w:val="20"/>
              </w:rPr>
            </w:pPr>
            <w:r w:rsidRPr="00C441C6">
              <w:rPr>
                <w:sz w:val="20"/>
                <w:szCs w:val="20"/>
              </w:rPr>
              <w:t xml:space="preserve">Updated Corrective Measures Implementation Work Plan </w:t>
            </w:r>
          </w:p>
          <w:p w14:paraId="6921E4C3" w14:textId="77777777" w:rsidR="00B80132" w:rsidRPr="002B68A7" w:rsidRDefault="00B80132" w:rsidP="00B80132">
            <w:pPr>
              <w:rPr>
                <w:sz w:val="20"/>
                <w:szCs w:val="20"/>
              </w:rPr>
            </w:pPr>
          </w:p>
        </w:tc>
        <w:tc>
          <w:tcPr>
            <w:tcW w:w="2160" w:type="dxa"/>
          </w:tcPr>
          <w:p w14:paraId="5451F85C" w14:textId="6249C5F9" w:rsidR="00B80132" w:rsidRPr="002B68A7" w:rsidRDefault="00B80132" w:rsidP="00B80132">
            <w:pPr>
              <w:rPr>
                <w:sz w:val="20"/>
                <w:szCs w:val="20"/>
              </w:rPr>
            </w:pPr>
            <w:r w:rsidRPr="00C17017">
              <w:rPr>
                <w:sz w:val="20"/>
                <w:szCs w:val="20"/>
              </w:rPr>
              <w:t>S</w:t>
            </w:r>
            <w:r>
              <w:rPr>
                <w:sz w:val="20"/>
                <w:szCs w:val="20"/>
              </w:rPr>
              <w:t>even</w:t>
            </w:r>
            <w:r w:rsidRPr="00C17017">
              <w:rPr>
                <w:sz w:val="20"/>
                <w:szCs w:val="20"/>
              </w:rPr>
              <w:t xml:space="preserve"> (</w:t>
            </w:r>
            <w:r>
              <w:rPr>
                <w:sz w:val="20"/>
                <w:szCs w:val="20"/>
              </w:rPr>
              <w:t>7</w:t>
            </w:r>
            <w:r w:rsidRPr="00C17017">
              <w:rPr>
                <w:sz w:val="20"/>
                <w:szCs w:val="20"/>
              </w:rPr>
              <w:t>) years</w:t>
            </w:r>
          </w:p>
        </w:tc>
        <w:tc>
          <w:tcPr>
            <w:tcW w:w="2520" w:type="dxa"/>
          </w:tcPr>
          <w:p w14:paraId="270FA084" w14:textId="77777777" w:rsidR="007F5F19" w:rsidRPr="00C17017" w:rsidRDefault="007F5F19" w:rsidP="007F5F19">
            <w:pPr>
              <w:rPr>
                <w:sz w:val="20"/>
                <w:szCs w:val="20"/>
              </w:rPr>
            </w:pPr>
            <w:r w:rsidRPr="00C17017">
              <w:rPr>
                <w:sz w:val="20"/>
                <w:szCs w:val="20"/>
              </w:rPr>
              <w:t xml:space="preserve">AF, USACE, and regulatory approval of SSI Report, revised CSM and </w:t>
            </w:r>
            <w:r>
              <w:rPr>
                <w:sz w:val="20"/>
                <w:szCs w:val="20"/>
              </w:rPr>
              <w:t>Risk Assessment, including all RCRA equivalents.</w:t>
            </w:r>
          </w:p>
          <w:p w14:paraId="1D8DA65F" w14:textId="77777777" w:rsidR="007F5F19" w:rsidRPr="00C17017" w:rsidRDefault="007F5F19" w:rsidP="007F5F19">
            <w:pPr>
              <w:rPr>
                <w:sz w:val="20"/>
                <w:szCs w:val="20"/>
              </w:rPr>
            </w:pPr>
          </w:p>
          <w:p w14:paraId="5E3449C0" w14:textId="77777777" w:rsidR="007F5F19" w:rsidRPr="00C17017" w:rsidRDefault="007F5F19" w:rsidP="007F5F19">
            <w:pPr>
              <w:rPr>
                <w:sz w:val="20"/>
                <w:szCs w:val="20"/>
              </w:rPr>
            </w:pPr>
            <w:r w:rsidRPr="00C17017">
              <w:rPr>
                <w:sz w:val="20"/>
                <w:szCs w:val="20"/>
              </w:rPr>
              <w:t>AF and USACE approval of the remedy evaluation and recommended proposed remedial strategy including successful demonstration of the existing or alternate remedy (e.g., through pilot or field test) showing decreasing trends in COCs.</w:t>
            </w:r>
          </w:p>
          <w:p w14:paraId="16FE3048" w14:textId="77777777" w:rsidR="007F5F19" w:rsidRPr="00C17017" w:rsidRDefault="007F5F19" w:rsidP="007F5F19">
            <w:pPr>
              <w:rPr>
                <w:sz w:val="20"/>
                <w:szCs w:val="20"/>
              </w:rPr>
            </w:pPr>
          </w:p>
          <w:p w14:paraId="14AFCA2F" w14:textId="07563372" w:rsidR="007F5F19" w:rsidRDefault="007F5F19" w:rsidP="007F5F19">
            <w:pPr>
              <w:rPr>
                <w:sz w:val="20"/>
                <w:szCs w:val="20"/>
              </w:rPr>
            </w:pPr>
            <w:r w:rsidRPr="00C17017">
              <w:rPr>
                <w:sz w:val="20"/>
                <w:szCs w:val="20"/>
              </w:rPr>
              <w:t>AF, USACE, and regulatory approval of ESD or ROD Amendment (i.e., Air Force and regulatory signatures on Final ESD or ROD Amendment)</w:t>
            </w:r>
            <w:r>
              <w:rPr>
                <w:sz w:val="20"/>
                <w:szCs w:val="20"/>
              </w:rPr>
              <w:t>, including all RCRA equivalents.</w:t>
            </w:r>
          </w:p>
          <w:p w14:paraId="67B1D45C" w14:textId="77777777" w:rsidR="00B80132" w:rsidRPr="002B68A7" w:rsidRDefault="00B80132" w:rsidP="00B80132">
            <w:pPr>
              <w:rPr>
                <w:sz w:val="20"/>
                <w:szCs w:val="20"/>
              </w:rPr>
            </w:pPr>
          </w:p>
        </w:tc>
      </w:tr>
      <w:tr w:rsidR="00B80132" w:rsidRPr="002B68A7" w14:paraId="6C419DAD" w14:textId="77777777" w:rsidTr="00CD0A98">
        <w:trPr>
          <w:cantSplit/>
        </w:trPr>
        <w:tc>
          <w:tcPr>
            <w:tcW w:w="1327" w:type="dxa"/>
          </w:tcPr>
          <w:p w14:paraId="26E23B16" w14:textId="6465A0C2" w:rsidR="00B80132" w:rsidRPr="002B68A7" w:rsidRDefault="00B80132" w:rsidP="00B80132">
            <w:pPr>
              <w:rPr>
                <w:sz w:val="20"/>
                <w:szCs w:val="20"/>
              </w:rPr>
            </w:pPr>
            <w:r w:rsidRPr="002B68A7">
              <w:rPr>
                <w:sz w:val="20"/>
                <w:szCs w:val="20"/>
              </w:rPr>
              <w:t>SS035</w:t>
            </w:r>
          </w:p>
          <w:p w14:paraId="51C7834B" w14:textId="7DD60237" w:rsidR="00B80132" w:rsidRPr="002B68A7" w:rsidRDefault="00B80132" w:rsidP="00B80132">
            <w:pPr>
              <w:rPr>
                <w:sz w:val="20"/>
                <w:szCs w:val="20"/>
              </w:rPr>
            </w:pPr>
            <w:r w:rsidRPr="002B68A7">
              <w:rPr>
                <w:sz w:val="20"/>
                <w:szCs w:val="20"/>
              </w:rPr>
              <w:t>(AOC H)</w:t>
            </w:r>
          </w:p>
        </w:tc>
        <w:tc>
          <w:tcPr>
            <w:tcW w:w="3870" w:type="dxa"/>
          </w:tcPr>
          <w:p w14:paraId="6E04B859" w14:textId="4FF4372F" w:rsidR="00B80132" w:rsidRPr="002B68A7" w:rsidRDefault="00B80132" w:rsidP="00B80132">
            <w:pPr>
              <w:rPr>
                <w:sz w:val="20"/>
                <w:szCs w:val="20"/>
              </w:rPr>
            </w:pPr>
            <w:r w:rsidRPr="002B68A7">
              <w:rPr>
                <w:sz w:val="20"/>
                <w:szCs w:val="20"/>
              </w:rPr>
              <w:t>RA-O in accordance with the approved CMI Work Plan and RCRA Permit (includes incorporating changes based on revisions to the monitoring program)</w:t>
            </w:r>
          </w:p>
        </w:tc>
        <w:tc>
          <w:tcPr>
            <w:tcW w:w="2160" w:type="dxa"/>
          </w:tcPr>
          <w:p w14:paraId="462121F2" w14:textId="553A5D8D" w:rsidR="00B80132" w:rsidRPr="002B68A7" w:rsidRDefault="00B80132" w:rsidP="00B80132">
            <w:pPr>
              <w:rPr>
                <w:sz w:val="20"/>
                <w:szCs w:val="20"/>
              </w:rPr>
            </w:pPr>
            <w:r w:rsidRPr="002B68A7">
              <w:rPr>
                <w:sz w:val="20"/>
                <w:szCs w:val="20"/>
              </w:rPr>
              <w:t>Through the duration of the POP</w:t>
            </w:r>
          </w:p>
        </w:tc>
        <w:tc>
          <w:tcPr>
            <w:tcW w:w="2520" w:type="dxa"/>
          </w:tcPr>
          <w:p w14:paraId="3B23DBE4" w14:textId="77777777" w:rsidR="00B80132" w:rsidRPr="002B68A7" w:rsidRDefault="00B80132" w:rsidP="00B80132">
            <w:pPr>
              <w:rPr>
                <w:sz w:val="20"/>
                <w:szCs w:val="20"/>
              </w:rPr>
            </w:pPr>
            <w:r w:rsidRPr="002B68A7">
              <w:rPr>
                <w:sz w:val="20"/>
                <w:szCs w:val="20"/>
              </w:rPr>
              <w:t xml:space="preserve">AF, USACE, and regulatory approval of RA-O documentation (e.g., Annual Groundwater Monitoring Reports, Monthly Operations and Maintenance [O&amp;M] Reports, etc.). </w:t>
            </w:r>
          </w:p>
          <w:p w14:paraId="69B7825B" w14:textId="77777777" w:rsidR="00B80132" w:rsidRPr="002B68A7" w:rsidRDefault="00B80132" w:rsidP="00B80132">
            <w:pPr>
              <w:rPr>
                <w:sz w:val="20"/>
                <w:szCs w:val="20"/>
              </w:rPr>
            </w:pPr>
          </w:p>
          <w:p w14:paraId="7FA74012" w14:textId="476EF6F3" w:rsidR="00B80132" w:rsidRDefault="00B80132" w:rsidP="00B80132">
            <w:pPr>
              <w:rPr>
                <w:sz w:val="20"/>
                <w:szCs w:val="20"/>
              </w:rPr>
            </w:pPr>
            <w:r w:rsidRPr="002B68A7">
              <w:rPr>
                <w:sz w:val="20"/>
                <w:szCs w:val="20"/>
              </w:rPr>
              <w:t xml:space="preserve">AF and </w:t>
            </w:r>
            <w:r w:rsidR="006B7EE1" w:rsidRPr="002B68A7">
              <w:rPr>
                <w:sz w:val="20"/>
                <w:szCs w:val="20"/>
              </w:rPr>
              <w:t>USACE approval</w:t>
            </w:r>
            <w:r w:rsidRPr="002B68A7">
              <w:rPr>
                <w:sz w:val="20"/>
                <w:szCs w:val="20"/>
              </w:rPr>
              <w:t xml:space="preserve"> of Performance Model Evaluation Report.</w:t>
            </w:r>
            <w:r>
              <w:rPr>
                <w:sz w:val="20"/>
                <w:szCs w:val="20"/>
              </w:rPr>
              <w:t xml:space="preserve"> </w:t>
            </w:r>
          </w:p>
          <w:p w14:paraId="0020253F" w14:textId="70414C90" w:rsidR="00B80132" w:rsidRPr="002B68A7" w:rsidRDefault="00B80132" w:rsidP="00B80132">
            <w:pPr>
              <w:rPr>
                <w:sz w:val="20"/>
                <w:szCs w:val="20"/>
              </w:rPr>
            </w:pPr>
          </w:p>
        </w:tc>
      </w:tr>
      <w:tr w:rsidR="00B80132" w:rsidRPr="002B68A7" w14:paraId="05E367E4" w14:textId="77777777" w:rsidTr="00CD0A98">
        <w:trPr>
          <w:cantSplit/>
        </w:trPr>
        <w:tc>
          <w:tcPr>
            <w:tcW w:w="1327" w:type="dxa"/>
          </w:tcPr>
          <w:p w14:paraId="358785F5" w14:textId="77777777" w:rsidR="00B80132" w:rsidRPr="002B68A7" w:rsidRDefault="00B80132" w:rsidP="00B80132">
            <w:pPr>
              <w:rPr>
                <w:sz w:val="20"/>
                <w:szCs w:val="20"/>
              </w:rPr>
            </w:pPr>
            <w:r w:rsidRPr="002B68A7">
              <w:rPr>
                <w:sz w:val="20"/>
                <w:szCs w:val="20"/>
              </w:rPr>
              <w:lastRenderedPageBreak/>
              <w:t>SS035</w:t>
            </w:r>
          </w:p>
          <w:p w14:paraId="43B16569" w14:textId="2B2AE43E" w:rsidR="00B80132" w:rsidRPr="002B68A7" w:rsidRDefault="00B80132" w:rsidP="00B80132">
            <w:pPr>
              <w:rPr>
                <w:sz w:val="20"/>
                <w:szCs w:val="20"/>
              </w:rPr>
            </w:pPr>
            <w:r w:rsidRPr="002B68A7">
              <w:rPr>
                <w:sz w:val="20"/>
                <w:szCs w:val="20"/>
              </w:rPr>
              <w:t>(AOC H)</w:t>
            </w:r>
          </w:p>
        </w:tc>
        <w:tc>
          <w:tcPr>
            <w:tcW w:w="3870" w:type="dxa"/>
          </w:tcPr>
          <w:p w14:paraId="5F6ECA6D" w14:textId="77777777" w:rsidR="00B80132" w:rsidRPr="00C17017" w:rsidRDefault="00B80132" w:rsidP="00B80132">
            <w:pPr>
              <w:rPr>
                <w:sz w:val="20"/>
                <w:szCs w:val="20"/>
              </w:rPr>
            </w:pPr>
            <w:r w:rsidRPr="00C17017">
              <w:rPr>
                <w:sz w:val="20"/>
                <w:szCs w:val="20"/>
              </w:rPr>
              <w:t>Alternate Objectives:</w:t>
            </w:r>
          </w:p>
          <w:p w14:paraId="3858B1E2" w14:textId="1DC02E45" w:rsidR="00B80132" w:rsidRPr="00C17017" w:rsidRDefault="00B80132" w:rsidP="00C441C6">
            <w:pPr>
              <w:pStyle w:val="ListParagraph"/>
              <w:numPr>
                <w:ilvl w:val="0"/>
                <w:numId w:val="37"/>
              </w:numPr>
              <w:rPr>
                <w:sz w:val="20"/>
                <w:szCs w:val="20"/>
              </w:rPr>
            </w:pPr>
            <w:r w:rsidRPr="00C17017">
              <w:rPr>
                <w:sz w:val="20"/>
                <w:szCs w:val="20"/>
              </w:rPr>
              <w:t>Advanced Site Characterization (</w:t>
            </w:r>
            <w:r w:rsidR="001112A5">
              <w:rPr>
                <w:sz w:val="20"/>
                <w:szCs w:val="20"/>
              </w:rPr>
              <w:t xml:space="preserve">Focused </w:t>
            </w:r>
            <w:r w:rsidRPr="00C17017">
              <w:rPr>
                <w:sz w:val="20"/>
                <w:szCs w:val="20"/>
              </w:rPr>
              <w:t xml:space="preserve">Supplemental Site Investigation (SSI), Revised Conceptual Site Model (CSM), and </w:t>
            </w:r>
            <w:r w:rsidR="00DA3A38">
              <w:rPr>
                <w:sz w:val="20"/>
                <w:szCs w:val="20"/>
              </w:rPr>
              <w:t>Supplemental Human Health Risk Assessment</w:t>
            </w:r>
            <w:r w:rsidRPr="00C17017">
              <w:rPr>
                <w:sz w:val="20"/>
                <w:szCs w:val="20"/>
              </w:rPr>
              <w:t>)</w:t>
            </w:r>
          </w:p>
          <w:p w14:paraId="3DACEF5D" w14:textId="006FA60B" w:rsidR="00B80132" w:rsidRDefault="004D701A" w:rsidP="00C441C6">
            <w:pPr>
              <w:pStyle w:val="ListParagraph"/>
              <w:numPr>
                <w:ilvl w:val="0"/>
                <w:numId w:val="37"/>
              </w:numPr>
              <w:rPr>
                <w:sz w:val="20"/>
                <w:szCs w:val="20"/>
              </w:rPr>
            </w:pPr>
            <w:r w:rsidRPr="00C17017">
              <w:rPr>
                <w:sz w:val="20"/>
                <w:szCs w:val="20"/>
              </w:rPr>
              <w:t>Remedy Evaluation and Recommendation</w:t>
            </w:r>
            <w:r>
              <w:rPr>
                <w:sz w:val="20"/>
                <w:szCs w:val="20"/>
              </w:rPr>
              <w:t xml:space="preserve"> Report / Corrective Measures Study</w:t>
            </w:r>
            <w:r w:rsidRPr="00C17017">
              <w:rPr>
                <w:sz w:val="20"/>
                <w:szCs w:val="20"/>
              </w:rPr>
              <w:t xml:space="preserve"> (</w:t>
            </w:r>
            <w:r w:rsidR="008D6764" w:rsidRPr="00C17017">
              <w:rPr>
                <w:sz w:val="20"/>
                <w:szCs w:val="20"/>
              </w:rPr>
              <w:t>including results of any pilot study</w:t>
            </w:r>
            <w:r w:rsidR="008D6764">
              <w:rPr>
                <w:sz w:val="20"/>
                <w:szCs w:val="20"/>
              </w:rPr>
              <w:t xml:space="preserve"> plus evaluation of all Well and screen placements</w:t>
            </w:r>
            <w:r w:rsidRPr="00C17017">
              <w:rPr>
                <w:sz w:val="20"/>
                <w:szCs w:val="20"/>
              </w:rPr>
              <w:t>)</w:t>
            </w:r>
          </w:p>
          <w:p w14:paraId="10DA5CD6" w14:textId="77777777" w:rsidR="00C441C6" w:rsidRDefault="00C441C6" w:rsidP="00C441C6">
            <w:pPr>
              <w:pStyle w:val="ListParagraph"/>
              <w:numPr>
                <w:ilvl w:val="0"/>
                <w:numId w:val="37"/>
              </w:numPr>
              <w:rPr>
                <w:sz w:val="20"/>
                <w:szCs w:val="20"/>
              </w:rPr>
            </w:pPr>
            <w:r>
              <w:rPr>
                <w:sz w:val="20"/>
                <w:szCs w:val="20"/>
              </w:rPr>
              <w:t>Revised Statement of Basis/RCRA Permit Modification</w:t>
            </w:r>
          </w:p>
          <w:p w14:paraId="54EB3A96" w14:textId="55200959" w:rsidR="00B80132" w:rsidRDefault="00B80132" w:rsidP="003B20BA">
            <w:pPr>
              <w:pStyle w:val="ListParagraph"/>
              <w:numPr>
                <w:ilvl w:val="0"/>
                <w:numId w:val="37"/>
              </w:numPr>
              <w:rPr>
                <w:sz w:val="20"/>
                <w:szCs w:val="20"/>
              </w:rPr>
            </w:pPr>
            <w:r w:rsidRPr="00C441C6">
              <w:rPr>
                <w:sz w:val="20"/>
                <w:szCs w:val="20"/>
              </w:rPr>
              <w:t>Updated Corrective Measures Implementation Work Plan</w:t>
            </w:r>
          </w:p>
          <w:p w14:paraId="67FCFB5C" w14:textId="190A1D60" w:rsidR="008C1B90" w:rsidRPr="00C441C6" w:rsidRDefault="008C1B90" w:rsidP="003B20BA">
            <w:pPr>
              <w:pStyle w:val="ListParagraph"/>
              <w:numPr>
                <w:ilvl w:val="0"/>
                <w:numId w:val="37"/>
              </w:numPr>
              <w:rPr>
                <w:sz w:val="20"/>
                <w:szCs w:val="20"/>
              </w:rPr>
            </w:pPr>
            <w:r>
              <w:rPr>
                <w:sz w:val="20"/>
                <w:szCs w:val="20"/>
              </w:rPr>
              <w:t>System Decommissioning Report, if existing treatment system is not needed or operational.</w:t>
            </w:r>
          </w:p>
          <w:p w14:paraId="078C5646" w14:textId="77777777" w:rsidR="00B80132" w:rsidRPr="002B68A7" w:rsidRDefault="00B80132" w:rsidP="00B80132">
            <w:pPr>
              <w:rPr>
                <w:sz w:val="20"/>
                <w:szCs w:val="20"/>
              </w:rPr>
            </w:pPr>
          </w:p>
        </w:tc>
        <w:tc>
          <w:tcPr>
            <w:tcW w:w="2160" w:type="dxa"/>
          </w:tcPr>
          <w:p w14:paraId="2DD668D6" w14:textId="74DE3A50" w:rsidR="00B80132" w:rsidRPr="002B68A7" w:rsidRDefault="00B80132" w:rsidP="00B80132">
            <w:pPr>
              <w:rPr>
                <w:sz w:val="20"/>
                <w:szCs w:val="20"/>
              </w:rPr>
            </w:pPr>
            <w:r w:rsidRPr="00C17017">
              <w:rPr>
                <w:sz w:val="20"/>
                <w:szCs w:val="20"/>
              </w:rPr>
              <w:t>S</w:t>
            </w:r>
            <w:r>
              <w:rPr>
                <w:sz w:val="20"/>
                <w:szCs w:val="20"/>
              </w:rPr>
              <w:t>even</w:t>
            </w:r>
            <w:r w:rsidRPr="00C17017">
              <w:rPr>
                <w:sz w:val="20"/>
                <w:szCs w:val="20"/>
              </w:rPr>
              <w:t xml:space="preserve"> (</w:t>
            </w:r>
            <w:r>
              <w:rPr>
                <w:sz w:val="20"/>
                <w:szCs w:val="20"/>
              </w:rPr>
              <w:t>7</w:t>
            </w:r>
            <w:r w:rsidRPr="00C17017">
              <w:rPr>
                <w:sz w:val="20"/>
                <w:szCs w:val="20"/>
              </w:rPr>
              <w:t>) years</w:t>
            </w:r>
          </w:p>
        </w:tc>
        <w:tc>
          <w:tcPr>
            <w:tcW w:w="2520" w:type="dxa"/>
          </w:tcPr>
          <w:p w14:paraId="2A100933" w14:textId="77777777" w:rsidR="007F5F19" w:rsidRPr="00C17017" w:rsidRDefault="007F5F19" w:rsidP="007F5F19">
            <w:pPr>
              <w:rPr>
                <w:sz w:val="20"/>
                <w:szCs w:val="20"/>
              </w:rPr>
            </w:pPr>
            <w:r w:rsidRPr="00C17017">
              <w:rPr>
                <w:sz w:val="20"/>
                <w:szCs w:val="20"/>
              </w:rPr>
              <w:t xml:space="preserve">AF, USACE, and regulatory approval of SSI Report, revised CSM and </w:t>
            </w:r>
            <w:r>
              <w:rPr>
                <w:sz w:val="20"/>
                <w:szCs w:val="20"/>
              </w:rPr>
              <w:t>Risk Assessment, including all RCRA equivalents.</w:t>
            </w:r>
          </w:p>
          <w:p w14:paraId="443DBEB9" w14:textId="77777777" w:rsidR="007F5F19" w:rsidRPr="00C17017" w:rsidRDefault="007F5F19" w:rsidP="007F5F19">
            <w:pPr>
              <w:rPr>
                <w:sz w:val="20"/>
                <w:szCs w:val="20"/>
              </w:rPr>
            </w:pPr>
          </w:p>
          <w:p w14:paraId="0FCA86D7" w14:textId="77777777" w:rsidR="007F5F19" w:rsidRPr="00C17017" w:rsidRDefault="007F5F19" w:rsidP="007F5F19">
            <w:pPr>
              <w:rPr>
                <w:sz w:val="20"/>
                <w:szCs w:val="20"/>
              </w:rPr>
            </w:pPr>
            <w:r w:rsidRPr="00C17017">
              <w:rPr>
                <w:sz w:val="20"/>
                <w:szCs w:val="20"/>
              </w:rPr>
              <w:t>AF and USACE approval of the remedy evaluation and recommended proposed remedial strategy including successful demonstration of the existing or alternate remedy (e.g., through pilot or field test) showing decreasing trends in COCs.</w:t>
            </w:r>
          </w:p>
          <w:p w14:paraId="67A3B275" w14:textId="77777777" w:rsidR="007F5F19" w:rsidRPr="00C17017" w:rsidRDefault="007F5F19" w:rsidP="007F5F19">
            <w:pPr>
              <w:rPr>
                <w:sz w:val="20"/>
                <w:szCs w:val="20"/>
              </w:rPr>
            </w:pPr>
          </w:p>
          <w:p w14:paraId="0E020FDE" w14:textId="77777777" w:rsidR="007F5F19" w:rsidRDefault="007F5F19" w:rsidP="007F5F19">
            <w:pPr>
              <w:rPr>
                <w:sz w:val="20"/>
                <w:szCs w:val="20"/>
              </w:rPr>
            </w:pPr>
            <w:r w:rsidRPr="00C17017">
              <w:rPr>
                <w:sz w:val="20"/>
                <w:szCs w:val="20"/>
              </w:rPr>
              <w:t>AF, USACE, and regulatory approval of ESD or ROD Amendment (i.e., Air Force and regulatory signatures on Final ESD or ROD Amendment)</w:t>
            </w:r>
            <w:r>
              <w:rPr>
                <w:sz w:val="20"/>
                <w:szCs w:val="20"/>
              </w:rPr>
              <w:t>, including all RCRA equivalents.</w:t>
            </w:r>
          </w:p>
          <w:p w14:paraId="1580B66E" w14:textId="77777777" w:rsidR="00B80132" w:rsidRPr="002B68A7" w:rsidRDefault="00B80132" w:rsidP="00B80132">
            <w:pPr>
              <w:rPr>
                <w:sz w:val="20"/>
                <w:szCs w:val="20"/>
              </w:rPr>
            </w:pPr>
          </w:p>
        </w:tc>
      </w:tr>
      <w:tr w:rsidR="00B80132" w:rsidRPr="002B68A7" w14:paraId="06205E4A" w14:textId="77777777" w:rsidTr="00CD0A98">
        <w:trPr>
          <w:cantSplit/>
        </w:trPr>
        <w:tc>
          <w:tcPr>
            <w:tcW w:w="1327" w:type="dxa"/>
          </w:tcPr>
          <w:p w14:paraId="1398A934" w14:textId="5134E7E1" w:rsidR="00B80132" w:rsidRPr="002B68A7" w:rsidRDefault="00B80132" w:rsidP="00B80132">
            <w:pPr>
              <w:rPr>
                <w:sz w:val="20"/>
                <w:szCs w:val="20"/>
              </w:rPr>
            </w:pPr>
            <w:r w:rsidRPr="002B68A7">
              <w:rPr>
                <w:sz w:val="20"/>
                <w:szCs w:val="20"/>
              </w:rPr>
              <w:t>SS036</w:t>
            </w:r>
          </w:p>
          <w:p w14:paraId="1A7CBA67" w14:textId="7735456D" w:rsidR="00B80132" w:rsidRPr="002B68A7" w:rsidRDefault="00B80132" w:rsidP="00B80132">
            <w:pPr>
              <w:rPr>
                <w:sz w:val="20"/>
                <w:szCs w:val="20"/>
              </w:rPr>
            </w:pPr>
            <w:r w:rsidRPr="002B68A7">
              <w:rPr>
                <w:sz w:val="20"/>
                <w:szCs w:val="20"/>
              </w:rPr>
              <w:t>(AOC N)</w:t>
            </w:r>
          </w:p>
        </w:tc>
        <w:tc>
          <w:tcPr>
            <w:tcW w:w="3870" w:type="dxa"/>
          </w:tcPr>
          <w:p w14:paraId="3E07AFCD" w14:textId="431170F5" w:rsidR="00B80132" w:rsidRPr="002B68A7" w:rsidRDefault="00B80132" w:rsidP="00B80132">
            <w:pPr>
              <w:rPr>
                <w:sz w:val="20"/>
                <w:szCs w:val="20"/>
              </w:rPr>
            </w:pPr>
            <w:r w:rsidRPr="002B68A7">
              <w:rPr>
                <w:sz w:val="20"/>
                <w:szCs w:val="20"/>
              </w:rPr>
              <w:t>RA-O in accordance with the approved CMI Work Plan and RCRA Permit (includes incorporating changes based on revisions to the monitoring program)</w:t>
            </w:r>
          </w:p>
        </w:tc>
        <w:tc>
          <w:tcPr>
            <w:tcW w:w="2160" w:type="dxa"/>
          </w:tcPr>
          <w:p w14:paraId="47F00FA8" w14:textId="15F77C4F" w:rsidR="00B80132" w:rsidRPr="002B68A7" w:rsidRDefault="00B80132" w:rsidP="00B80132">
            <w:pPr>
              <w:rPr>
                <w:sz w:val="20"/>
                <w:szCs w:val="20"/>
              </w:rPr>
            </w:pPr>
            <w:r w:rsidRPr="002B68A7">
              <w:rPr>
                <w:sz w:val="20"/>
                <w:szCs w:val="20"/>
              </w:rPr>
              <w:t>Through the duration of the POP</w:t>
            </w:r>
          </w:p>
        </w:tc>
        <w:tc>
          <w:tcPr>
            <w:tcW w:w="2520" w:type="dxa"/>
          </w:tcPr>
          <w:p w14:paraId="5268B186" w14:textId="77777777" w:rsidR="00B80132" w:rsidRPr="002B68A7" w:rsidRDefault="00B80132" w:rsidP="00B80132">
            <w:pPr>
              <w:rPr>
                <w:sz w:val="20"/>
                <w:szCs w:val="20"/>
              </w:rPr>
            </w:pPr>
            <w:r w:rsidRPr="002B68A7">
              <w:rPr>
                <w:sz w:val="20"/>
                <w:szCs w:val="20"/>
              </w:rPr>
              <w:t xml:space="preserve">AF, USACE, and regulatory approval of RA-O documentation (e.g., Annual Groundwater Monitoring Reports, Monthly Operations and Maintenance [O&amp;M] Reports, etc.). </w:t>
            </w:r>
          </w:p>
          <w:p w14:paraId="156F3ED2" w14:textId="77777777" w:rsidR="00B80132" w:rsidRPr="002B68A7" w:rsidRDefault="00B80132" w:rsidP="00B80132">
            <w:pPr>
              <w:rPr>
                <w:sz w:val="20"/>
                <w:szCs w:val="20"/>
              </w:rPr>
            </w:pPr>
          </w:p>
          <w:p w14:paraId="6D947B47" w14:textId="49138A73" w:rsidR="00B80132" w:rsidRDefault="00B80132" w:rsidP="00B80132">
            <w:pPr>
              <w:rPr>
                <w:sz w:val="20"/>
                <w:szCs w:val="20"/>
              </w:rPr>
            </w:pPr>
            <w:r w:rsidRPr="002B68A7">
              <w:rPr>
                <w:sz w:val="20"/>
                <w:szCs w:val="20"/>
              </w:rPr>
              <w:t xml:space="preserve">AF and </w:t>
            </w:r>
            <w:r w:rsidR="006B7EE1" w:rsidRPr="002B68A7">
              <w:rPr>
                <w:sz w:val="20"/>
                <w:szCs w:val="20"/>
              </w:rPr>
              <w:t>USACE approval</w:t>
            </w:r>
            <w:r w:rsidRPr="002B68A7">
              <w:rPr>
                <w:sz w:val="20"/>
                <w:szCs w:val="20"/>
              </w:rPr>
              <w:t xml:space="preserve"> of Performance Model Evaluation Report.</w:t>
            </w:r>
            <w:r>
              <w:rPr>
                <w:sz w:val="20"/>
                <w:szCs w:val="20"/>
              </w:rPr>
              <w:t xml:space="preserve"> </w:t>
            </w:r>
          </w:p>
          <w:p w14:paraId="5F95851C" w14:textId="2398EC1E" w:rsidR="00B80132" w:rsidRPr="002B68A7" w:rsidRDefault="00B80132" w:rsidP="00B80132">
            <w:pPr>
              <w:rPr>
                <w:sz w:val="20"/>
                <w:szCs w:val="20"/>
              </w:rPr>
            </w:pPr>
          </w:p>
        </w:tc>
      </w:tr>
      <w:tr w:rsidR="00B80132" w:rsidRPr="002B68A7" w14:paraId="590FEC13" w14:textId="77777777" w:rsidTr="00CD0A98">
        <w:trPr>
          <w:cantSplit/>
        </w:trPr>
        <w:tc>
          <w:tcPr>
            <w:tcW w:w="1327" w:type="dxa"/>
          </w:tcPr>
          <w:p w14:paraId="1F802482" w14:textId="77777777" w:rsidR="00B80132" w:rsidRPr="002B68A7" w:rsidRDefault="00B80132" w:rsidP="00B80132">
            <w:pPr>
              <w:rPr>
                <w:sz w:val="20"/>
                <w:szCs w:val="20"/>
              </w:rPr>
            </w:pPr>
            <w:r w:rsidRPr="002B68A7">
              <w:rPr>
                <w:sz w:val="20"/>
                <w:szCs w:val="20"/>
              </w:rPr>
              <w:lastRenderedPageBreak/>
              <w:t>SS036</w:t>
            </w:r>
          </w:p>
          <w:p w14:paraId="40BE7DA3" w14:textId="120552E4" w:rsidR="00B80132" w:rsidRPr="002B68A7" w:rsidRDefault="00B80132" w:rsidP="00B80132">
            <w:pPr>
              <w:rPr>
                <w:sz w:val="20"/>
                <w:szCs w:val="20"/>
              </w:rPr>
            </w:pPr>
            <w:r w:rsidRPr="002B68A7">
              <w:rPr>
                <w:sz w:val="20"/>
                <w:szCs w:val="20"/>
              </w:rPr>
              <w:t>(AOC N)</w:t>
            </w:r>
          </w:p>
        </w:tc>
        <w:tc>
          <w:tcPr>
            <w:tcW w:w="3870" w:type="dxa"/>
          </w:tcPr>
          <w:p w14:paraId="7149A920" w14:textId="77777777" w:rsidR="00B80132" w:rsidRPr="00C17017" w:rsidRDefault="00B80132" w:rsidP="00B80132">
            <w:pPr>
              <w:rPr>
                <w:sz w:val="20"/>
                <w:szCs w:val="20"/>
              </w:rPr>
            </w:pPr>
            <w:r w:rsidRPr="00C17017">
              <w:rPr>
                <w:sz w:val="20"/>
                <w:szCs w:val="20"/>
              </w:rPr>
              <w:t>Alternate Objectives:</w:t>
            </w:r>
          </w:p>
          <w:p w14:paraId="31EA2896" w14:textId="5641AEE4" w:rsidR="00B80132" w:rsidRPr="00C17017" w:rsidRDefault="00B80132" w:rsidP="00C441C6">
            <w:pPr>
              <w:pStyle w:val="ListParagraph"/>
              <w:numPr>
                <w:ilvl w:val="0"/>
                <w:numId w:val="38"/>
              </w:numPr>
              <w:rPr>
                <w:sz w:val="20"/>
                <w:szCs w:val="20"/>
              </w:rPr>
            </w:pPr>
            <w:r w:rsidRPr="00C17017">
              <w:rPr>
                <w:sz w:val="20"/>
                <w:szCs w:val="20"/>
              </w:rPr>
              <w:t>Advanced Site Characterization (</w:t>
            </w:r>
            <w:r w:rsidR="00C41EE5">
              <w:rPr>
                <w:sz w:val="20"/>
                <w:szCs w:val="20"/>
              </w:rPr>
              <w:t xml:space="preserve">Focused </w:t>
            </w:r>
            <w:r w:rsidRPr="00C17017">
              <w:rPr>
                <w:sz w:val="20"/>
                <w:szCs w:val="20"/>
              </w:rPr>
              <w:t xml:space="preserve">Supplemental Site Investigation (SSI), Revised Conceptual Site Model (CSM), and </w:t>
            </w:r>
            <w:r w:rsidR="009A6CB9">
              <w:rPr>
                <w:sz w:val="20"/>
                <w:szCs w:val="20"/>
              </w:rPr>
              <w:t>Supplemental Human Health Risk Assessment</w:t>
            </w:r>
            <w:r w:rsidRPr="00C17017">
              <w:rPr>
                <w:sz w:val="20"/>
                <w:szCs w:val="20"/>
              </w:rPr>
              <w:t>)</w:t>
            </w:r>
          </w:p>
          <w:p w14:paraId="7F23D4FC" w14:textId="30DF31D4" w:rsidR="00B80132" w:rsidRDefault="004D701A" w:rsidP="00C441C6">
            <w:pPr>
              <w:pStyle w:val="ListParagraph"/>
              <w:numPr>
                <w:ilvl w:val="0"/>
                <w:numId w:val="38"/>
              </w:numPr>
              <w:rPr>
                <w:sz w:val="20"/>
                <w:szCs w:val="20"/>
              </w:rPr>
            </w:pPr>
            <w:r w:rsidRPr="00C17017">
              <w:rPr>
                <w:sz w:val="20"/>
                <w:szCs w:val="20"/>
              </w:rPr>
              <w:t>Remedy Evaluation and Recommendation</w:t>
            </w:r>
            <w:r>
              <w:rPr>
                <w:sz w:val="20"/>
                <w:szCs w:val="20"/>
              </w:rPr>
              <w:t xml:space="preserve"> Report / Corrective Measures Study</w:t>
            </w:r>
            <w:r w:rsidRPr="00C17017">
              <w:rPr>
                <w:sz w:val="20"/>
                <w:szCs w:val="20"/>
              </w:rPr>
              <w:t xml:space="preserve"> (</w:t>
            </w:r>
            <w:r w:rsidR="00C41EE5" w:rsidRPr="00C17017">
              <w:rPr>
                <w:sz w:val="20"/>
                <w:szCs w:val="20"/>
              </w:rPr>
              <w:t>including results of any pilot study</w:t>
            </w:r>
            <w:r w:rsidR="00C41EE5">
              <w:rPr>
                <w:sz w:val="20"/>
                <w:szCs w:val="20"/>
              </w:rPr>
              <w:t xml:space="preserve"> plus evaluation of all Well and screen placements</w:t>
            </w:r>
            <w:r w:rsidRPr="00C17017">
              <w:rPr>
                <w:sz w:val="20"/>
                <w:szCs w:val="20"/>
              </w:rPr>
              <w:t>)</w:t>
            </w:r>
          </w:p>
          <w:p w14:paraId="539CD3DF" w14:textId="77777777" w:rsidR="00C441C6" w:rsidRDefault="00C441C6" w:rsidP="00C441C6">
            <w:pPr>
              <w:pStyle w:val="ListParagraph"/>
              <w:numPr>
                <w:ilvl w:val="0"/>
                <w:numId w:val="38"/>
              </w:numPr>
              <w:rPr>
                <w:sz w:val="20"/>
                <w:szCs w:val="20"/>
              </w:rPr>
            </w:pPr>
            <w:r>
              <w:rPr>
                <w:sz w:val="20"/>
                <w:szCs w:val="20"/>
              </w:rPr>
              <w:t>Revised Statement of Basis/RCRA Permit Modification</w:t>
            </w:r>
          </w:p>
          <w:p w14:paraId="781DC353" w14:textId="77777777" w:rsidR="00B80132" w:rsidRPr="00C441C6" w:rsidRDefault="00B80132" w:rsidP="000274F4">
            <w:pPr>
              <w:pStyle w:val="ListParagraph"/>
              <w:numPr>
                <w:ilvl w:val="0"/>
                <w:numId w:val="38"/>
              </w:numPr>
              <w:rPr>
                <w:sz w:val="20"/>
                <w:szCs w:val="20"/>
              </w:rPr>
            </w:pPr>
            <w:r w:rsidRPr="00C441C6">
              <w:rPr>
                <w:sz w:val="20"/>
                <w:szCs w:val="20"/>
              </w:rPr>
              <w:t xml:space="preserve">Updated Corrective Measures Implementation Work Plan </w:t>
            </w:r>
          </w:p>
          <w:p w14:paraId="66E6B020" w14:textId="77777777" w:rsidR="00B80132" w:rsidRPr="002B68A7" w:rsidRDefault="00B80132" w:rsidP="00B80132">
            <w:pPr>
              <w:rPr>
                <w:sz w:val="20"/>
                <w:szCs w:val="20"/>
              </w:rPr>
            </w:pPr>
          </w:p>
        </w:tc>
        <w:tc>
          <w:tcPr>
            <w:tcW w:w="2160" w:type="dxa"/>
          </w:tcPr>
          <w:p w14:paraId="3AFFBAA1" w14:textId="28DB3D64" w:rsidR="00B80132" w:rsidRPr="002B68A7" w:rsidRDefault="00B80132" w:rsidP="00B80132">
            <w:pPr>
              <w:rPr>
                <w:sz w:val="20"/>
                <w:szCs w:val="20"/>
              </w:rPr>
            </w:pPr>
            <w:r w:rsidRPr="00C17017">
              <w:rPr>
                <w:sz w:val="20"/>
                <w:szCs w:val="20"/>
              </w:rPr>
              <w:t>S</w:t>
            </w:r>
            <w:r>
              <w:rPr>
                <w:sz w:val="20"/>
                <w:szCs w:val="20"/>
              </w:rPr>
              <w:t>even</w:t>
            </w:r>
            <w:r w:rsidRPr="00C17017">
              <w:rPr>
                <w:sz w:val="20"/>
                <w:szCs w:val="20"/>
              </w:rPr>
              <w:t xml:space="preserve"> (</w:t>
            </w:r>
            <w:r>
              <w:rPr>
                <w:sz w:val="20"/>
                <w:szCs w:val="20"/>
              </w:rPr>
              <w:t>7</w:t>
            </w:r>
            <w:r w:rsidRPr="00C17017">
              <w:rPr>
                <w:sz w:val="20"/>
                <w:szCs w:val="20"/>
              </w:rPr>
              <w:t>) years</w:t>
            </w:r>
          </w:p>
        </w:tc>
        <w:tc>
          <w:tcPr>
            <w:tcW w:w="2520" w:type="dxa"/>
          </w:tcPr>
          <w:p w14:paraId="362A9BD7" w14:textId="77777777" w:rsidR="007F5F19" w:rsidRPr="00C17017" w:rsidRDefault="007F5F19" w:rsidP="007F5F19">
            <w:pPr>
              <w:rPr>
                <w:sz w:val="20"/>
                <w:szCs w:val="20"/>
              </w:rPr>
            </w:pPr>
            <w:r w:rsidRPr="00C17017">
              <w:rPr>
                <w:sz w:val="20"/>
                <w:szCs w:val="20"/>
              </w:rPr>
              <w:t xml:space="preserve">AF, USACE, and regulatory approval of SSI Report, revised CSM and </w:t>
            </w:r>
            <w:r>
              <w:rPr>
                <w:sz w:val="20"/>
                <w:szCs w:val="20"/>
              </w:rPr>
              <w:t>Risk Assessment, including all RCRA equivalents.</w:t>
            </w:r>
          </w:p>
          <w:p w14:paraId="1BA95123" w14:textId="77777777" w:rsidR="007F5F19" w:rsidRPr="00C17017" w:rsidRDefault="007F5F19" w:rsidP="007F5F19">
            <w:pPr>
              <w:rPr>
                <w:sz w:val="20"/>
                <w:szCs w:val="20"/>
              </w:rPr>
            </w:pPr>
          </w:p>
          <w:p w14:paraId="499A70E0" w14:textId="77777777" w:rsidR="007F5F19" w:rsidRPr="00C17017" w:rsidRDefault="007F5F19" w:rsidP="007F5F19">
            <w:pPr>
              <w:rPr>
                <w:sz w:val="20"/>
                <w:szCs w:val="20"/>
              </w:rPr>
            </w:pPr>
            <w:r w:rsidRPr="00C17017">
              <w:rPr>
                <w:sz w:val="20"/>
                <w:szCs w:val="20"/>
              </w:rPr>
              <w:t>AF and USACE approval of the remedy evaluation and recommended proposed remedial strategy including successful demonstration of the existing or alternate remedy (e.g., through pilot or field test) showing decreasing trends in COCs.</w:t>
            </w:r>
          </w:p>
          <w:p w14:paraId="44E90DF4" w14:textId="77777777" w:rsidR="007F5F19" w:rsidRPr="00C17017" w:rsidRDefault="007F5F19" w:rsidP="007F5F19">
            <w:pPr>
              <w:rPr>
                <w:sz w:val="20"/>
                <w:szCs w:val="20"/>
              </w:rPr>
            </w:pPr>
          </w:p>
          <w:p w14:paraId="3BC9158B" w14:textId="77777777" w:rsidR="007F5F19" w:rsidRDefault="007F5F19" w:rsidP="007F5F19">
            <w:pPr>
              <w:rPr>
                <w:sz w:val="20"/>
                <w:szCs w:val="20"/>
              </w:rPr>
            </w:pPr>
            <w:r w:rsidRPr="00C17017">
              <w:rPr>
                <w:sz w:val="20"/>
                <w:szCs w:val="20"/>
              </w:rPr>
              <w:t>AF, USACE, and regulatory approval of ESD or ROD Amendment (i.e., Air Force and regulatory signatures on Final ESD or ROD Amendment)</w:t>
            </w:r>
            <w:r>
              <w:rPr>
                <w:sz w:val="20"/>
                <w:szCs w:val="20"/>
              </w:rPr>
              <w:t>, including all RCRA equivalents.</w:t>
            </w:r>
          </w:p>
          <w:p w14:paraId="7FA787C1" w14:textId="77777777" w:rsidR="00B80132" w:rsidRPr="002B68A7" w:rsidRDefault="00B80132" w:rsidP="00004818">
            <w:pPr>
              <w:rPr>
                <w:sz w:val="20"/>
                <w:szCs w:val="20"/>
              </w:rPr>
            </w:pPr>
          </w:p>
        </w:tc>
      </w:tr>
      <w:tr w:rsidR="00B80132" w:rsidRPr="002B68A7" w14:paraId="5A7923D8" w14:textId="77777777" w:rsidTr="00CD0A98">
        <w:trPr>
          <w:cantSplit/>
        </w:trPr>
        <w:tc>
          <w:tcPr>
            <w:tcW w:w="1327" w:type="dxa"/>
          </w:tcPr>
          <w:p w14:paraId="6CFDBFCA" w14:textId="56B2807F" w:rsidR="00B80132" w:rsidRPr="002B68A7" w:rsidRDefault="00B80132" w:rsidP="00B80132">
            <w:pPr>
              <w:rPr>
                <w:sz w:val="20"/>
                <w:szCs w:val="20"/>
              </w:rPr>
            </w:pPr>
            <w:r>
              <w:rPr>
                <w:sz w:val="20"/>
                <w:szCs w:val="20"/>
              </w:rPr>
              <w:t>ST018</w:t>
            </w:r>
          </w:p>
          <w:p w14:paraId="7143356C" w14:textId="181DC668" w:rsidR="00B80132" w:rsidRPr="002B68A7" w:rsidRDefault="00B80132" w:rsidP="00B80132">
            <w:pPr>
              <w:rPr>
                <w:sz w:val="20"/>
                <w:szCs w:val="20"/>
              </w:rPr>
            </w:pPr>
            <w:r w:rsidRPr="002B68A7">
              <w:rPr>
                <w:sz w:val="20"/>
                <w:szCs w:val="20"/>
              </w:rPr>
              <w:t>(</w:t>
            </w:r>
            <w:r>
              <w:rPr>
                <w:sz w:val="20"/>
                <w:szCs w:val="20"/>
              </w:rPr>
              <w:t>SWMU 87</w:t>
            </w:r>
            <w:r w:rsidRPr="002B68A7">
              <w:rPr>
                <w:sz w:val="20"/>
                <w:szCs w:val="20"/>
              </w:rPr>
              <w:t>)</w:t>
            </w:r>
          </w:p>
        </w:tc>
        <w:tc>
          <w:tcPr>
            <w:tcW w:w="3870" w:type="dxa"/>
          </w:tcPr>
          <w:p w14:paraId="7A2DC4C3" w14:textId="77777777" w:rsidR="00B80132" w:rsidRPr="002B68A7" w:rsidRDefault="00B80132" w:rsidP="00B80132">
            <w:pPr>
              <w:rPr>
                <w:sz w:val="20"/>
                <w:szCs w:val="20"/>
              </w:rPr>
            </w:pPr>
            <w:r w:rsidRPr="002B68A7">
              <w:rPr>
                <w:sz w:val="20"/>
                <w:szCs w:val="20"/>
              </w:rPr>
              <w:t>Response Complete (RC)</w:t>
            </w:r>
          </w:p>
          <w:p w14:paraId="48E25DFB" w14:textId="77777777" w:rsidR="00B80132" w:rsidRPr="002B68A7" w:rsidRDefault="00B80132" w:rsidP="00B80132">
            <w:pPr>
              <w:rPr>
                <w:sz w:val="20"/>
                <w:szCs w:val="20"/>
              </w:rPr>
            </w:pPr>
          </w:p>
          <w:p w14:paraId="6D9CF754" w14:textId="0C7BD4C3" w:rsidR="00B80132" w:rsidRPr="002B68A7" w:rsidRDefault="00B80132" w:rsidP="00B80132">
            <w:pPr>
              <w:rPr>
                <w:sz w:val="20"/>
                <w:szCs w:val="20"/>
              </w:rPr>
            </w:pPr>
            <w:r w:rsidRPr="002B68A7">
              <w:rPr>
                <w:sz w:val="20"/>
                <w:szCs w:val="20"/>
              </w:rPr>
              <w:t>Upon achievement of RC, continue Long Term Management (LTM) in accordance with the approved CMI Work Plan and RCRA Permit throughout the duration of the POP</w:t>
            </w:r>
          </w:p>
          <w:p w14:paraId="5F3C22A7" w14:textId="77777777" w:rsidR="00B80132" w:rsidRPr="002B68A7" w:rsidRDefault="00B80132" w:rsidP="00B80132">
            <w:pPr>
              <w:rPr>
                <w:sz w:val="20"/>
                <w:szCs w:val="20"/>
              </w:rPr>
            </w:pPr>
          </w:p>
          <w:p w14:paraId="30E898E6" w14:textId="77777777" w:rsidR="00B80132" w:rsidRPr="002B68A7" w:rsidRDefault="00B80132" w:rsidP="00B80132">
            <w:pPr>
              <w:rPr>
                <w:sz w:val="20"/>
                <w:szCs w:val="20"/>
              </w:rPr>
            </w:pPr>
          </w:p>
          <w:p w14:paraId="0AFF785B" w14:textId="77777777" w:rsidR="00B80132" w:rsidRPr="002B68A7" w:rsidRDefault="00B80132" w:rsidP="00B80132">
            <w:pPr>
              <w:rPr>
                <w:sz w:val="20"/>
                <w:szCs w:val="20"/>
              </w:rPr>
            </w:pPr>
          </w:p>
          <w:p w14:paraId="6DA4590F" w14:textId="77777777" w:rsidR="00B80132" w:rsidRPr="002B68A7" w:rsidRDefault="00B80132" w:rsidP="00B80132">
            <w:pPr>
              <w:rPr>
                <w:sz w:val="20"/>
                <w:szCs w:val="20"/>
              </w:rPr>
            </w:pPr>
          </w:p>
          <w:p w14:paraId="73C405DB" w14:textId="77777777" w:rsidR="00B80132" w:rsidRPr="002B68A7" w:rsidRDefault="00B80132" w:rsidP="00B80132">
            <w:pPr>
              <w:rPr>
                <w:sz w:val="20"/>
                <w:szCs w:val="20"/>
              </w:rPr>
            </w:pPr>
          </w:p>
          <w:p w14:paraId="2D044A3F" w14:textId="77777777" w:rsidR="00B80132" w:rsidRPr="002B68A7" w:rsidRDefault="00B80132" w:rsidP="00B80132">
            <w:pPr>
              <w:rPr>
                <w:sz w:val="20"/>
                <w:szCs w:val="20"/>
              </w:rPr>
            </w:pPr>
          </w:p>
          <w:p w14:paraId="5EB4479D" w14:textId="77777777" w:rsidR="00B80132" w:rsidRPr="002B68A7" w:rsidRDefault="00B80132" w:rsidP="00B80132">
            <w:pPr>
              <w:rPr>
                <w:sz w:val="20"/>
                <w:szCs w:val="20"/>
              </w:rPr>
            </w:pPr>
          </w:p>
          <w:p w14:paraId="3A6574EF" w14:textId="695D2D73" w:rsidR="00B80132" w:rsidRPr="002B68A7" w:rsidRDefault="00B80132" w:rsidP="00B80132">
            <w:pPr>
              <w:rPr>
                <w:sz w:val="20"/>
                <w:szCs w:val="20"/>
              </w:rPr>
            </w:pPr>
          </w:p>
        </w:tc>
        <w:tc>
          <w:tcPr>
            <w:tcW w:w="2160" w:type="dxa"/>
          </w:tcPr>
          <w:p w14:paraId="74081F09" w14:textId="39BE0EDB" w:rsidR="00B80132" w:rsidRPr="002B68A7" w:rsidRDefault="00B80132" w:rsidP="00B80132">
            <w:pPr>
              <w:rPr>
                <w:sz w:val="20"/>
                <w:szCs w:val="20"/>
              </w:rPr>
            </w:pPr>
            <w:r w:rsidRPr="002B68A7">
              <w:rPr>
                <w:sz w:val="20"/>
                <w:szCs w:val="20"/>
              </w:rPr>
              <w:t xml:space="preserve">Seven (7) years </w:t>
            </w:r>
          </w:p>
          <w:p w14:paraId="4AF92357" w14:textId="77777777" w:rsidR="00B80132" w:rsidRPr="002B68A7" w:rsidRDefault="00B80132" w:rsidP="00B80132">
            <w:pPr>
              <w:rPr>
                <w:sz w:val="20"/>
                <w:szCs w:val="20"/>
              </w:rPr>
            </w:pPr>
          </w:p>
          <w:p w14:paraId="18A3E3C6" w14:textId="77777777" w:rsidR="00B80132" w:rsidRPr="002B68A7" w:rsidRDefault="00B80132" w:rsidP="00B80132">
            <w:pPr>
              <w:rPr>
                <w:sz w:val="20"/>
                <w:szCs w:val="20"/>
              </w:rPr>
            </w:pPr>
          </w:p>
          <w:p w14:paraId="7EF34467" w14:textId="77777777" w:rsidR="00B80132" w:rsidRPr="002B68A7" w:rsidRDefault="00B80132" w:rsidP="00B80132">
            <w:pPr>
              <w:rPr>
                <w:sz w:val="20"/>
                <w:szCs w:val="20"/>
              </w:rPr>
            </w:pPr>
          </w:p>
          <w:p w14:paraId="30F5DEDE" w14:textId="77777777" w:rsidR="00B80132" w:rsidRPr="002B68A7" w:rsidRDefault="00B80132" w:rsidP="00B80132">
            <w:pPr>
              <w:rPr>
                <w:sz w:val="20"/>
                <w:szCs w:val="20"/>
              </w:rPr>
            </w:pPr>
          </w:p>
          <w:p w14:paraId="136CF8C4" w14:textId="77777777" w:rsidR="00B80132" w:rsidRPr="002B68A7" w:rsidRDefault="00B80132" w:rsidP="00B80132">
            <w:pPr>
              <w:rPr>
                <w:sz w:val="20"/>
                <w:szCs w:val="20"/>
              </w:rPr>
            </w:pPr>
          </w:p>
          <w:p w14:paraId="770C6671" w14:textId="77777777" w:rsidR="00B80132" w:rsidRPr="002B68A7" w:rsidRDefault="00B80132" w:rsidP="00B80132">
            <w:pPr>
              <w:rPr>
                <w:sz w:val="20"/>
                <w:szCs w:val="20"/>
              </w:rPr>
            </w:pPr>
          </w:p>
          <w:p w14:paraId="43648666" w14:textId="77777777" w:rsidR="00B80132" w:rsidRPr="002B68A7" w:rsidRDefault="00B80132" w:rsidP="00B80132">
            <w:pPr>
              <w:rPr>
                <w:sz w:val="20"/>
                <w:szCs w:val="20"/>
              </w:rPr>
            </w:pPr>
          </w:p>
          <w:p w14:paraId="313C5D13" w14:textId="77777777" w:rsidR="00B80132" w:rsidRPr="002B68A7" w:rsidRDefault="00B80132" w:rsidP="00B80132">
            <w:pPr>
              <w:rPr>
                <w:sz w:val="20"/>
                <w:szCs w:val="20"/>
              </w:rPr>
            </w:pPr>
          </w:p>
          <w:p w14:paraId="24FC2383" w14:textId="77777777" w:rsidR="00B80132" w:rsidRPr="002B68A7" w:rsidRDefault="00B80132" w:rsidP="00B80132">
            <w:pPr>
              <w:rPr>
                <w:sz w:val="20"/>
                <w:szCs w:val="20"/>
              </w:rPr>
            </w:pPr>
          </w:p>
          <w:p w14:paraId="68ADD94D" w14:textId="77777777" w:rsidR="00B80132" w:rsidRPr="002B68A7" w:rsidRDefault="00B80132" w:rsidP="00B80132">
            <w:pPr>
              <w:rPr>
                <w:sz w:val="20"/>
                <w:szCs w:val="20"/>
              </w:rPr>
            </w:pPr>
          </w:p>
          <w:p w14:paraId="0B8F95C2" w14:textId="77777777" w:rsidR="00B80132" w:rsidRPr="002B68A7" w:rsidRDefault="00B80132" w:rsidP="00B80132">
            <w:pPr>
              <w:rPr>
                <w:sz w:val="20"/>
                <w:szCs w:val="20"/>
              </w:rPr>
            </w:pPr>
          </w:p>
          <w:p w14:paraId="5268ED66" w14:textId="77777777" w:rsidR="00B80132" w:rsidRPr="002B68A7" w:rsidRDefault="00B80132" w:rsidP="00B80132">
            <w:pPr>
              <w:rPr>
                <w:sz w:val="20"/>
                <w:szCs w:val="20"/>
              </w:rPr>
            </w:pPr>
          </w:p>
          <w:p w14:paraId="3E06B516" w14:textId="77777777" w:rsidR="00B80132" w:rsidRPr="002B68A7" w:rsidRDefault="00B80132" w:rsidP="00B80132">
            <w:pPr>
              <w:rPr>
                <w:sz w:val="20"/>
                <w:szCs w:val="20"/>
              </w:rPr>
            </w:pPr>
          </w:p>
          <w:p w14:paraId="7EA40CB5" w14:textId="77777777" w:rsidR="00B80132" w:rsidRPr="002B68A7" w:rsidRDefault="00B80132" w:rsidP="00B80132">
            <w:pPr>
              <w:rPr>
                <w:sz w:val="20"/>
                <w:szCs w:val="20"/>
              </w:rPr>
            </w:pPr>
          </w:p>
          <w:p w14:paraId="6143C2AC" w14:textId="0C88E6E4" w:rsidR="00B80132" w:rsidRPr="002B68A7" w:rsidRDefault="00B80132" w:rsidP="00B80132">
            <w:pPr>
              <w:rPr>
                <w:sz w:val="20"/>
                <w:szCs w:val="20"/>
              </w:rPr>
            </w:pPr>
          </w:p>
        </w:tc>
        <w:tc>
          <w:tcPr>
            <w:tcW w:w="2520" w:type="dxa"/>
          </w:tcPr>
          <w:p w14:paraId="3C3E48EB" w14:textId="38E4C11F" w:rsidR="00B80132" w:rsidRPr="002B68A7" w:rsidRDefault="00B80132" w:rsidP="00B80132">
            <w:pPr>
              <w:rPr>
                <w:sz w:val="20"/>
                <w:szCs w:val="20"/>
              </w:rPr>
            </w:pPr>
            <w:r w:rsidRPr="002B68A7">
              <w:rPr>
                <w:sz w:val="20"/>
                <w:szCs w:val="20"/>
              </w:rPr>
              <w:t xml:space="preserve">AF, USACE, and regulatory approval of RC documentation (e.g., Regulator approval of, and Air Force signature on, Final Remedial Action Completion Report). </w:t>
            </w:r>
          </w:p>
          <w:p w14:paraId="3C8022BB" w14:textId="77777777" w:rsidR="00B80132" w:rsidRPr="002B68A7" w:rsidRDefault="00B80132" w:rsidP="00B80132">
            <w:pPr>
              <w:rPr>
                <w:sz w:val="20"/>
                <w:szCs w:val="20"/>
              </w:rPr>
            </w:pPr>
            <w:r w:rsidRPr="002B68A7">
              <w:rPr>
                <w:sz w:val="20"/>
                <w:szCs w:val="20"/>
              </w:rPr>
              <w:t xml:space="preserve">AF and USACE approval of Performance Model Evaluation Report during RA-O. </w:t>
            </w:r>
          </w:p>
          <w:p w14:paraId="0720CE03" w14:textId="77777777" w:rsidR="00B80132" w:rsidRPr="002B68A7" w:rsidRDefault="00B80132" w:rsidP="00B80132">
            <w:pPr>
              <w:rPr>
                <w:sz w:val="20"/>
                <w:szCs w:val="20"/>
              </w:rPr>
            </w:pPr>
            <w:r w:rsidRPr="002B68A7">
              <w:rPr>
                <w:sz w:val="20"/>
                <w:szCs w:val="20"/>
              </w:rPr>
              <w:t>AF, USACE, and regulatory approval of LTM documentation (e.g., Land Use Control Inspection Reports).</w:t>
            </w:r>
          </w:p>
          <w:p w14:paraId="6C95A163" w14:textId="77777777" w:rsidR="00B80132" w:rsidRPr="002B68A7" w:rsidRDefault="00B80132" w:rsidP="00B80132">
            <w:pPr>
              <w:rPr>
                <w:sz w:val="20"/>
                <w:szCs w:val="20"/>
              </w:rPr>
            </w:pPr>
          </w:p>
          <w:p w14:paraId="7F90361E" w14:textId="1AC14517" w:rsidR="00B80132" w:rsidRPr="002B68A7" w:rsidRDefault="00B80132" w:rsidP="00F661F5">
            <w:pPr>
              <w:rPr>
                <w:sz w:val="20"/>
                <w:szCs w:val="20"/>
              </w:rPr>
            </w:pPr>
          </w:p>
        </w:tc>
      </w:tr>
      <w:tr w:rsidR="00B80132" w:rsidRPr="002B68A7" w14:paraId="15D639DB" w14:textId="77777777" w:rsidTr="00CD0A98">
        <w:trPr>
          <w:cantSplit/>
        </w:trPr>
        <w:tc>
          <w:tcPr>
            <w:tcW w:w="1327" w:type="dxa"/>
          </w:tcPr>
          <w:p w14:paraId="7C10A112" w14:textId="77777777" w:rsidR="00B80132" w:rsidRPr="002B68A7" w:rsidRDefault="00B80132" w:rsidP="00B80132">
            <w:pPr>
              <w:rPr>
                <w:sz w:val="20"/>
                <w:szCs w:val="20"/>
              </w:rPr>
            </w:pPr>
            <w:r>
              <w:rPr>
                <w:sz w:val="20"/>
                <w:szCs w:val="20"/>
              </w:rPr>
              <w:t>ST018</w:t>
            </w:r>
          </w:p>
          <w:p w14:paraId="5882EA42" w14:textId="2500210F" w:rsidR="00B80132" w:rsidRPr="002B68A7" w:rsidRDefault="00B80132" w:rsidP="00B80132">
            <w:pPr>
              <w:rPr>
                <w:sz w:val="20"/>
                <w:szCs w:val="20"/>
              </w:rPr>
            </w:pPr>
            <w:r w:rsidRPr="002B68A7">
              <w:rPr>
                <w:sz w:val="20"/>
                <w:szCs w:val="20"/>
              </w:rPr>
              <w:t>(</w:t>
            </w:r>
            <w:r>
              <w:rPr>
                <w:sz w:val="20"/>
                <w:szCs w:val="20"/>
              </w:rPr>
              <w:t>SWMU 87</w:t>
            </w:r>
            <w:r w:rsidRPr="002B68A7">
              <w:rPr>
                <w:sz w:val="20"/>
                <w:szCs w:val="20"/>
              </w:rPr>
              <w:t>)</w:t>
            </w:r>
          </w:p>
        </w:tc>
        <w:tc>
          <w:tcPr>
            <w:tcW w:w="3870" w:type="dxa"/>
          </w:tcPr>
          <w:p w14:paraId="3161DA1E" w14:textId="34A8AE89" w:rsidR="00B80132" w:rsidRPr="002B68A7" w:rsidRDefault="00B80132" w:rsidP="00B80132">
            <w:pPr>
              <w:rPr>
                <w:sz w:val="20"/>
                <w:szCs w:val="20"/>
              </w:rPr>
            </w:pPr>
            <w:r>
              <w:rPr>
                <w:sz w:val="20"/>
                <w:szCs w:val="20"/>
              </w:rPr>
              <w:t>Vapor Intrusion Mitigation Report</w:t>
            </w:r>
          </w:p>
        </w:tc>
        <w:tc>
          <w:tcPr>
            <w:tcW w:w="2160" w:type="dxa"/>
          </w:tcPr>
          <w:p w14:paraId="11F97935" w14:textId="1D6A19C3" w:rsidR="00B80132" w:rsidRDefault="00B80132" w:rsidP="00B80132">
            <w:pPr>
              <w:rPr>
                <w:sz w:val="20"/>
                <w:szCs w:val="20"/>
              </w:rPr>
            </w:pPr>
            <w:r w:rsidRPr="002B68A7">
              <w:rPr>
                <w:sz w:val="20"/>
                <w:szCs w:val="20"/>
              </w:rPr>
              <w:t>Seven (7) years</w:t>
            </w:r>
          </w:p>
        </w:tc>
        <w:tc>
          <w:tcPr>
            <w:tcW w:w="2520" w:type="dxa"/>
          </w:tcPr>
          <w:p w14:paraId="380CEBC9" w14:textId="37A833AA" w:rsidR="00B80132" w:rsidRDefault="00B80132" w:rsidP="00B80132">
            <w:pPr>
              <w:rPr>
                <w:sz w:val="20"/>
                <w:szCs w:val="20"/>
              </w:rPr>
            </w:pPr>
            <w:r w:rsidRPr="00C17017">
              <w:rPr>
                <w:sz w:val="20"/>
                <w:szCs w:val="20"/>
              </w:rPr>
              <w:t xml:space="preserve">AF, USACE, and regulatory approval of </w:t>
            </w:r>
            <w:r>
              <w:rPr>
                <w:sz w:val="20"/>
                <w:szCs w:val="20"/>
              </w:rPr>
              <w:t>Vapor Intrusion Mitigation Report</w:t>
            </w:r>
            <w:r w:rsidRPr="00C17017">
              <w:rPr>
                <w:sz w:val="20"/>
                <w:szCs w:val="20"/>
              </w:rPr>
              <w:t>.</w:t>
            </w:r>
          </w:p>
          <w:p w14:paraId="2AABA499" w14:textId="77777777" w:rsidR="00B80132" w:rsidRPr="002B68A7" w:rsidRDefault="00B80132" w:rsidP="00B80132">
            <w:pPr>
              <w:rPr>
                <w:sz w:val="20"/>
                <w:szCs w:val="20"/>
              </w:rPr>
            </w:pPr>
          </w:p>
        </w:tc>
      </w:tr>
      <w:tr w:rsidR="00B80132" w:rsidRPr="002B68A7" w14:paraId="6D1B5B05" w14:textId="77777777" w:rsidTr="00CD0A98">
        <w:trPr>
          <w:cantSplit/>
        </w:trPr>
        <w:tc>
          <w:tcPr>
            <w:tcW w:w="1327" w:type="dxa"/>
          </w:tcPr>
          <w:p w14:paraId="48CB7756" w14:textId="7AF8D217" w:rsidR="00B80132" w:rsidRPr="002B68A7" w:rsidRDefault="00B80132" w:rsidP="00B80132">
            <w:pPr>
              <w:rPr>
                <w:sz w:val="20"/>
                <w:szCs w:val="20"/>
              </w:rPr>
            </w:pPr>
            <w:r w:rsidRPr="002B68A7">
              <w:rPr>
                <w:sz w:val="20"/>
                <w:szCs w:val="20"/>
              </w:rPr>
              <w:lastRenderedPageBreak/>
              <w:t>ST030</w:t>
            </w:r>
          </w:p>
          <w:p w14:paraId="7460F48D" w14:textId="1DAAA5B9" w:rsidR="00B80132" w:rsidRPr="002B68A7" w:rsidRDefault="00B80132" w:rsidP="00B80132">
            <w:pPr>
              <w:rPr>
                <w:sz w:val="20"/>
                <w:szCs w:val="20"/>
              </w:rPr>
            </w:pPr>
            <w:r w:rsidRPr="002B68A7">
              <w:rPr>
                <w:sz w:val="20"/>
                <w:szCs w:val="20"/>
              </w:rPr>
              <w:t>(AOC M)</w:t>
            </w:r>
          </w:p>
        </w:tc>
        <w:tc>
          <w:tcPr>
            <w:tcW w:w="3870" w:type="dxa"/>
          </w:tcPr>
          <w:p w14:paraId="0B402C22" w14:textId="77777777" w:rsidR="00B80132" w:rsidRPr="002B68A7" w:rsidRDefault="00B80132" w:rsidP="00B80132">
            <w:pPr>
              <w:rPr>
                <w:sz w:val="20"/>
                <w:szCs w:val="20"/>
              </w:rPr>
            </w:pPr>
            <w:r w:rsidRPr="002B68A7">
              <w:rPr>
                <w:sz w:val="20"/>
                <w:szCs w:val="20"/>
              </w:rPr>
              <w:t>Response Complete (RC)</w:t>
            </w:r>
          </w:p>
          <w:p w14:paraId="37E9C222" w14:textId="77777777" w:rsidR="00B80132" w:rsidRPr="002B68A7" w:rsidRDefault="00B80132" w:rsidP="00B80132">
            <w:pPr>
              <w:rPr>
                <w:sz w:val="20"/>
                <w:szCs w:val="20"/>
              </w:rPr>
            </w:pPr>
          </w:p>
          <w:p w14:paraId="1DC96B85" w14:textId="16B98C2F" w:rsidR="00B80132" w:rsidRPr="002B68A7" w:rsidRDefault="00B80132" w:rsidP="00B80132">
            <w:pPr>
              <w:rPr>
                <w:sz w:val="20"/>
                <w:szCs w:val="20"/>
              </w:rPr>
            </w:pPr>
            <w:r w:rsidRPr="002B68A7">
              <w:rPr>
                <w:sz w:val="20"/>
                <w:szCs w:val="20"/>
              </w:rPr>
              <w:t>Upon achievement of RC, continue Long Term Management (LTM) in accordance with the approved CMI Work Plan and RCRA Permit throughout the duration of the POP</w:t>
            </w:r>
          </w:p>
          <w:p w14:paraId="532E86A3" w14:textId="77777777" w:rsidR="00B80132" w:rsidRPr="002B68A7" w:rsidRDefault="00B80132" w:rsidP="00B80132">
            <w:pPr>
              <w:rPr>
                <w:sz w:val="20"/>
                <w:szCs w:val="20"/>
              </w:rPr>
            </w:pPr>
          </w:p>
          <w:p w14:paraId="3AEFF355" w14:textId="77777777" w:rsidR="00B80132" w:rsidRPr="002B68A7" w:rsidRDefault="00B80132" w:rsidP="00B80132">
            <w:pPr>
              <w:rPr>
                <w:sz w:val="20"/>
                <w:szCs w:val="20"/>
              </w:rPr>
            </w:pPr>
          </w:p>
          <w:p w14:paraId="2256CEBC" w14:textId="77777777" w:rsidR="00B80132" w:rsidRPr="002B68A7" w:rsidRDefault="00B80132" w:rsidP="00B80132">
            <w:pPr>
              <w:rPr>
                <w:sz w:val="20"/>
                <w:szCs w:val="20"/>
              </w:rPr>
            </w:pPr>
          </w:p>
          <w:p w14:paraId="7745C761" w14:textId="77777777" w:rsidR="00B80132" w:rsidRPr="002B68A7" w:rsidRDefault="00B80132" w:rsidP="00B80132">
            <w:pPr>
              <w:rPr>
                <w:sz w:val="20"/>
                <w:szCs w:val="20"/>
              </w:rPr>
            </w:pPr>
          </w:p>
          <w:p w14:paraId="4AFEC036" w14:textId="77777777" w:rsidR="00B80132" w:rsidRPr="002B68A7" w:rsidRDefault="00B80132" w:rsidP="00B80132">
            <w:pPr>
              <w:rPr>
                <w:sz w:val="20"/>
                <w:szCs w:val="20"/>
              </w:rPr>
            </w:pPr>
          </w:p>
          <w:p w14:paraId="2A20A7B8" w14:textId="77777777" w:rsidR="00B80132" w:rsidRPr="002B68A7" w:rsidRDefault="00B80132" w:rsidP="00B80132">
            <w:pPr>
              <w:rPr>
                <w:sz w:val="20"/>
                <w:szCs w:val="20"/>
              </w:rPr>
            </w:pPr>
          </w:p>
          <w:p w14:paraId="41CEF7FD" w14:textId="77777777" w:rsidR="00B80132" w:rsidRPr="002B68A7" w:rsidRDefault="00B80132" w:rsidP="00B80132">
            <w:pPr>
              <w:rPr>
                <w:sz w:val="20"/>
                <w:szCs w:val="20"/>
              </w:rPr>
            </w:pPr>
          </w:p>
          <w:p w14:paraId="4692B251" w14:textId="1D210D2F" w:rsidR="00B80132" w:rsidRPr="002B68A7" w:rsidRDefault="00B80132" w:rsidP="00B80132">
            <w:pPr>
              <w:rPr>
                <w:sz w:val="20"/>
                <w:szCs w:val="20"/>
              </w:rPr>
            </w:pPr>
          </w:p>
        </w:tc>
        <w:tc>
          <w:tcPr>
            <w:tcW w:w="2160" w:type="dxa"/>
          </w:tcPr>
          <w:p w14:paraId="26E206E5" w14:textId="1D496EAE" w:rsidR="00B80132" w:rsidRPr="002B68A7" w:rsidRDefault="00E56857" w:rsidP="00B80132">
            <w:pPr>
              <w:rPr>
                <w:sz w:val="20"/>
                <w:szCs w:val="20"/>
              </w:rPr>
            </w:pPr>
            <w:r>
              <w:rPr>
                <w:sz w:val="20"/>
                <w:szCs w:val="20"/>
              </w:rPr>
              <w:t>Seven</w:t>
            </w:r>
            <w:r w:rsidRPr="002B68A7">
              <w:rPr>
                <w:sz w:val="20"/>
                <w:szCs w:val="20"/>
              </w:rPr>
              <w:t xml:space="preserve"> </w:t>
            </w:r>
            <w:r w:rsidR="00B80132" w:rsidRPr="002B68A7">
              <w:rPr>
                <w:sz w:val="20"/>
                <w:szCs w:val="20"/>
              </w:rPr>
              <w:t>(</w:t>
            </w:r>
            <w:r>
              <w:rPr>
                <w:sz w:val="20"/>
                <w:szCs w:val="20"/>
              </w:rPr>
              <w:t>7</w:t>
            </w:r>
            <w:r w:rsidR="00B80132" w:rsidRPr="002B68A7">
              <w:rPr>
                <w:sz w:val="20"/>
                <w:szCs w:val="20"/>
              </w:rPr>
              <w:t>) years</w:t>
            </w:r>
          </w:p>
          <w:p w14:paraId="482F404E" w14:textId="77777777" w:rsidR="00B80132" w:rsidRPr="002B68A7" w:rsidRDefault="00B80132" w:rsidP="00B80132">
            <w:pPr>
              <w:rPr>
                <w:sz w:val="20"/>
                <w:szCs w:val="20"/>
              </w:rPr>
            </w:pPr>
          </w:p>
          <w:p w14:paraId="57C2C441" w14:textId="77777777" w:rsidR="00B80132" w:rsidRPr="002B68A7" w:rsidRDefault="00B80132" w:rsidP="00B80132">
            <w:pPr>
              <w:rPr>
                <w:sz w:val="20"/>
                <w:szCs w:val="20"/>
              </w:rPr>
            </w:pPr>
          </w:p>
          <w:p w14:paraId="65EFDC3C" w14:textId="77777777" w:rsidR="00B80132" w:rsidRPr="002B68A7" w:rsidRDefault="00B80132" w:rsidP="00B80132">
            <w:pPr>
              <w:rPr>
                <w:sz w:val="20"/>
                <w:szCs w:val="20"/>
              </w:rPr>
            </w:pPr>
          </w:p>
          <w:p w14:paraId="3DE0D5D8" w14:textId="77777777" w:rsidR="00B80132" w:rsidRPr="002B68A7" w:rsidRDefault="00B80132" w:rsidP="00B80132">
            <w:pPr>
              <w:rPr>
                <w:sz w:val="20"/>
                <w:szCs w:val="20"/>
              </w:rPr>
            </w:pPr>
          </w:p>
          <w:p w14:paraId="75789675" w14:textId="77777777" w:rsidR="00B80132" w:rsidRPr="002B68A7" w:rsidRDefault="00B80132" w:rsidP="00B80132">
            <w:pPr>
              <w:rPr>
                <w:sz w:val="20"/>
                <w:szCs w:val="20"/>
              </w:rPr>
            </w:pPr>
          </w:p>
          <w:p w14:paraId="2E310249" w14:textId="77777777" w:rsidR="00B80132" w:rsidRPr="002B68A7" w:rsidRDefault="00B80132" w:rsidP="00B80132">
            <w:pPr>
              <w:rPr>
                <w:sz w:val="20"/>
                <w:szCs w:val="20"/>
              </w:rPr>
            </w:pPr>
          </w:p>
          <w:p w14:paraId="2931870F" w14:textId="77777777" w:rsidR="00B80132" w:rsidRPr="002B68A7" w:rsidRDefault="00B80132" w:rsidP="00B80132">
            <w:pPr>
              <w:rPr>
                <w:sz w:val="20"/>
                <w:szCs w:val="20"/>
              </w:rPr>
            </w:pPr>
          </w:p>
          <w:p w14:paraId="6C170A70" w14:textId="77777777" w:rsidR="00B80132" w:rsidRPr="002B68A7" w:rsidRDefault="00B80132" w:rsidP="00B80132">
            <w:pPr>
              <w:rPr>
                <w:sz w:val="20"/>
                <w:szCs w:val="20"/>
              </w:rPr>
            </w:pPr>
          </w:p>
          <w:p w14:paraId="4AF8492C" w14:textId="77777777" w:rsidR="00B80132" w:rsidRPr="002B68A7" w:rsidRDefault="00B80132" w:rsidP="00B80132">
            <w:pPr>
              <w:rPr>
                <w:sz w:val="20"/>
                <w:szCs w:val="20"/>
              </w:rPr>
            </w:pPr>
          </w:p>
          <w:p w14:paraId="321BF8C6" w14:textId="77777777" w:rsidR="00B80132" w:rsidRPr="002B68A7" w:rsidRDefault="00B80132" w:rsidP="00B80132">
            <w:pPr>
              <w:rPr>
                <w:sz w:val="20"/>
                <w:szCs w:val="20"/>
              </w:rPr>
            </w:pPr>
          </w:p>
          <w:p w14:paraId="76238AF5" w14:textId="77777777" w:rsidR="00B80132" w:rsidRPr="002B68A7" w:rsidRDefault="00B80132" w:rsidP="00B80132">
            <w:pPr>
              <w:rPr>
                <w:sz w:val="20"/>
                <w:szCs w:val="20"/>
              </w:rPr>
            </w:pPr>
          </w:p>
          <w:p w14:paraId="4C96E0B3" w14:textId="77777777" w:rsidR="00B80132" w:rsidRPr="002B68A7" w:rsidRDefault="00B80132" w:rsidP="00B80132">
            <w:pPr>
              <w:rPr>
                <w:sz w:val="20"/>
                <w:szCs w:val="20"/>
              </w:rPr>
            </w:pPr>
          </w:p>
          <w:p w14:paraId="53370B11" w14:textId="77777777" w:rsidR="00B80132" w:rsidRPr="002B68A7" w:rsidRDefault="00B80132" w:rsidP="00B80132">
            <w:pPr>
              <w:rPr>
                <w:sz w:val="20"/>
                <w:szCs w:val="20"/>
              </w:rPr>
            </w:pPr>
          </w:p>
          <w:p w14:paraId="2C206713" w14:textId="77777777" w:rsidR="00B80132" w:rsidRPr="002B68A7" w:rsidRDefault="00B80132" w:rsidP="00B80132">
            <w:pPr>
              <w:rPr>
                <w:sz w:val="20"/>
                <w:szCs w:val="20"/>
              </w:rPr>
            </w:pPr>
          </w:p>
          <w:p w14:paraId="04CFB940" w14:textId="038D7F4E" w:rsidR="00B80132" w:rsidRPr="002B68A7" w:rsidRDefault="00B80132" w:rsidP="00B80132">
            <w:pPr>
              <w:rPr>
                <w:sz w:val="20"/>
                <w:szCs w:val="20"/>
              </w:rPr>
            </w:pPr>
          </w:p>
        </w:tc>
        <w:tc>
          <w:tcPr>
            <w:tcW w:w="2520" w:type="dxa"/>
          </w:tcPr>
          <w:p w14:paraId="2A265111" w14:textId="77777777" w:rsidR="00B80132" w:rsidRPr="002B68A7" w:rsidRDefault="00B80132" w:rsidP="00B80132">
            <w:pPr>
              <w:rPr>
                <w:sz w:val="20"/>
                <w:szCs w:val="20"/>
              </w:rPr>
            </w:pPr>
            <w:r w:rsidRPr="002B68A7">
              <w:rPr>
                <w:sz w:val="20"/>
                <w:szCs w:val="20"/>
              </w:rPr>
              <w:t xml:space="preserve">AF, USACE, and regulatory approval of RC documentation (e.g., Regulator approval of, and Air Force signature on, Final Remedial Action Completion Report). </w:t>
            </w:r>
          </w:p>
          <w:p w14:paraId="1B00CE26" w14:textId="77777777" w:rsidR="00B80132" w:rsidRPr="002B68A7" w:rsidRDefault="00B80132" w:rsidP="00B80132">
            <w:pPr>
              <w:rPr>
                <w:sz w:val="20"/>
                <w:szCs w:val="20"/>
              </w:rPr>
            </w:pPr>
            <w:r w:rsidRPr="002B68A7">
              <w:rPr>
                <w:sz w:val="20"/>
                <w:szCs w:val="20"/>
              </w:rPr>
              <w:t xml:space="preserve">AF and USACE approval of Performance Model Evaluation Report during RA-O. </w:t>
            </w:r>
          </w:p>
          <w:p w14:paraId="08F13A89" w14:textId="77777777" w:rsidR="00B80132" w:rsidRPr="002B68A7" w:rsidRDefault="00B80132" w:rsidP="00B80132">
            <w:pPr>
              <w:rPr>
                <w:sz w:val="20"/>
                <w:szCs w:val="20"/>
              </w:rPr>
            </w:pPr>
            <w:r w:rsidRPr="002B68A7">
              <w:rPr>
                <w:sz w:val="20"/>
                <w:szCs w:val="20"/>
              </w:rPr>
              <w:t>AF, USACE, and regulatory approval of LTM documentation (e.g., Land Use Control Inspection Reports).</w:t>
            </w:r>
          </w:p>
          <w:p w14:paraId="295F4C20" w14:textId="77777777" w:rsidR="00B80132" w:rsidRPr="002B68A7" w:rsidRDefault="00B80132" w:rsidP="00B80132">
            <w:pPr>
              <w:rPr>
                <w:sz w:val="20"/>
                <w:szCs w:val="20"/>
              </w:rPr>
            </w:pPr>
          </w:p>
          <w:p w14:paraId="30028E57" w14:textId="127B9596" w:rsidR="00B80132" w:rsidRPr="002B68A7" w:rsidRDefault="00B80132" w:rsidP="00F661F5">
            <w:pPr>
              <w:rPr>
                <w:sz w:val="20"/>
                <w:szCs w:val="20"/>
              </w:rPr>
            </w:pPr>
          </w:p>
        </w:tc>
      </w:tr>
      <w:tr w:rsidR="00B80132" w:rsidRPr="002B68A7" w14:paraId="15EE8C18" w14:textId="77777777" w:rsidTr="00CD0A98">
        <w:trPr>
          <w:cantSplit/>
        </w:trPr>
        <w:tc>
          <w:tcPr>
            <w:tcW w:w="1327" w:type="dxa"/>
          </w:tcPr>
          <w:p w14:paraId="0563137B" w14:textId="77777777" w:rsidR="00B80132" w:rsidRPr="002B68A7" w:rsidRDefault="00B80132" w:rsidP="00B80132">
            <w:pPr>
              <w:rPr>
                <w:sz w:val="20"/>
                <w:szCs w:val="20"/>
              </w:rPr>
            </w:pPr>
            <w:r w:rsidRPr="002B68A7">
              <w:rPr>
                <w:sz w:val="20"/>
                <w:szCs w:val="20"/>
              </w:rPr>
              <w:t>ST030</w:t>
            </w:r>
          </w:p>
          <w:p w14:paraId="55B14520" w14:textId="44EF0FFA" w:rsidR="00B80132" w:rsidRPr="002B68A7" w:rsidRDefault="00B80132" w:rsidP="00B80132">
            <w:pPr>
              <w:rPr>
                <w:sz w:val="20"/>
                <w:szCs w:val="20"/>
              </w:rPr>
            </w:pPr>
            <w:r w:rsidRPr="002B68A7">
              <w:rPr>
                <w:sz w:val="20"/>
                <w:szCs w:val="20"/>
              </w:rPr>
              <w:t>(AOC M)</w:t>
            </w:r>
          </w:p>
        </w:tc>
        <w:tc>
          <w:tcPr>
            <w:tcW w:w="3870" w:type="dxa"/>
          </w:tcPr>
          <w:p w14:paraId="6BC81EAB" w14:textId="77777777" w:rsidR="00B80132" w:rsidRPr="00C17017" w:rsidRDefault="00B80132" w:rsidP="00B80132">
            <w:pPr>
              <w:rPr>
                <w:sz w:val="20"/>
                <w:szCs w:val="20"/>
              </w:rPr>
            </w:pPr>
            <w:r w:rsidRPr="00C17017">
              <w:rPr>
                <w:sz w:val="20"/>
                <w:szCs w:val="20"/>
              </w:rPr>
              <w:t>Alternate Objectives:</w:t>
            </w:r>
          </w:p>
          <w:p w14:paraId="74634D1B" w14:textId="44DE7180" w:rsidR="00B80132" w:rsidRPr="00D7770F" w:rsidRDefault="00B80132" w:rsidP="009F1415">
            <w:pPr>
              <w:pStyle w:val="ListParagraph"/>
              <w:numPr>
                <w:ilvl w:val="0"/>
                <w:numId w:val="39"/>
              </w:numPr>
              <w:rPr>
                <w:sz w:val="20"/>
                <w:szCs w:val="20"/>
              </w:rPr>
            </w:pPr>
            <w:r w:rsidRPr="00D7770F">
              <w:rPr>
                <w:sz w:val="20"/>
                <w:szCs w:val="20"/>
              </w:rPr>
              <w:t>Remedy Evaluation and Recommendation</w:t>
            </w:r>
            <w:r w:rsidR="00DF05BD" w:rsidRPr="00D7770F">
              <w:rPr>
                <w:sz w:val="20"/>
                <w:szCs w:val="20"/>
              </w:rPr>
              <w:t xml:space="preserve"> Report </w:t>
            </w:r>
            <w:r w:rsidR="00300F66" w:rsidRPr="00D7770F">
              <w:rPr>
                <w:sz w:val="20"/>
                <w:szCs w:val="20"/>
              </w:rPr>
              <w:t>/</w:t>
            </w:r>
            <w:r w:rsidR="00DF05BD" w:rsidRPr="00D7770F">
              <w:rPr>
                <w:sz w:val="20"/>
                <w:szCs w:val="20"/>
              </w:rPr>
              <w:t xml:space="preserve"> </w:t>
            </w:r>
            <w:r w:rsidR="00300F66" w:rsidRPr="00D7770F">
              <w:rPr>
                <w:sz w:val="20"/>
                <w:szCs w:val="20"/>
              </w:rPr>
              <w:t>Corrective Measures Study</w:t>
            </w:r>
            <w:r w:rsidRPr="00D7770F">
              <w:rPr>
                <w:sz w:val="20"/>
                <w:szCs w:val="20"/>
              </w:rPr>
              <w:t xml:space="preserve"> (including results of any pilot study)</w:t>
            </w:r>
          </w:p>
          <w:p w14:paraId="514F931D" w14:textId="77777777" w:rsidR="00C441C6" w:rsidRDefault="00C441C6" w:rsidP="00C441C6">
            <w:pPr>
              <w:pStyle w:val="ListParagraph"/>
              <w:numPr>
                <w:ilvl w:val="0"/>
                <w:numId w:val="39"/>
              </w:numPr>
              <w:rPr>
                <w:sz w:val="20"/>
                <w:szCs w:val="20"/>
              </w:rPr>
            </w:pPr>
            <w:r>
              <w:rPr>
                <w:sz w:val="20"/>
                <w:szCs w:val="20"/>
              </w:rPr>
              <w:t>Revised Statement of Basis/RCRA Permit Modification</w:t>
            </w:r>
          </w:p>
          <w:p w14:paraId="09E47989" w14:textId="77777777" w:rsidR="00B80132" w:rsidRPr="00C441C6" w:rsidRDefault="00B80132" w:rsidP="00A44C6A">
            <w:pPr>
              <w:pStyle w:val="ListParagraph"/>
              <w:numPr>
                <w:ilvl w:val="0"/>
                <w:numId w:val="39"/>
              </w:numPr>
              <w:rPr>
                <w:sz w:val="20"/>
                <w:szCs w:val="20"/>
              </w:rPr>
            </w:pPr>
            <w:r w:rsidRPr="00C441C6">
              <w:rPr>
                <w:sz w:val="20"/>
                <w:szCs w:val="20"/>
              </w:rPr>
              <w:t>Updated Corrective Measures Implementation Work Plan</w:t>
            </w:r>
          </w:p>
          <w:p w14:paraId="0CB5CB39" w14:textId="101828DE" w:rsidR="00B80132" w:rsidRPr="002B68A7" w:rsidRDefault="00B80132" w:rsidP="00C441C6">
            <w:pPr>
              <w:pStyle w:val="ListParagraph"/>
              <w:numPr>
                <w:ilvl w:val="0"/>
                <w:numId w:val="39"/>
              </w:numPr>
              <w:rPr>
                <w:sz w:val="20"/>
                <w:szCs w:val="20"/>
              </w:rPr>
            </w:pPr>
            <w:r>
              <w:rPr>
                <w:sz w:val="20"/>
                <w:szCs w:val="20"/>
              </w:rPr>
              <w:t>System Decommissioning Report, if existing treatment system is not needed or operational.</w:t>
            </w:r>
          </w:p>
        </w:tc>
        <w:tc>
          <w:tcPr>
            <w:tcW w:w="2160" w:type="dxa"/>
          </w:tcPr>
          <w:p w14:paraId="35420114" w14:textId="7383B41A" w:rsidR="00B80132" w:rsidRDefault="00B80132" w:rsidP="00B80132">
            <w:pPr>
              <w:rPr>
                <w:sz w:val="20"/>
                <w:szCs w:val="20"/>
              </w:rPr>
            </w:pPr>
            <w:r w:rsidRPr="00C17017">
              <w:rPr>
                <w:sz w:val="20"/>
                <w:szCs w:val="20"/>
              </w:rPr>
              <w:t>S</w:t>
            </w:r>
            <w:r>
              <w:rPr>
                <w:sz w:val="20"/>
                <w:szCs w:val="20"/>
              </w:rPr>
              <w:t>even</w:t>
            </w:r>
            <w:r w:rsidRPr="00C17017">
              <w:rPr>
                <w:sz w:val="20"/>
                <w:szCs w:val="20"/>
              </w:rPr>
              <w:t xml:space="preserve"> (</w:t>
            </w:r>
            <w:r>
              <w:rPr>
                <w:sz w:val="20"/>
                <w:szCs w:val="20"/>
              </w:rPr>
              <w:t>7</w:t>
            </w:r>
            <w:r w:rsidRPr="00C17017">
              <w:rPr>
                <w:sz w:val="20"/>
                <w:szCs w:val="20"/>
              </w:rPr>
              <w:t>) years</w:t>
            </w:r>
          </w:p>
        </w:tc>
        <w:tc>
          <w:tcPr>
            <w:tcW w:w="2520" w:type="dxa"/>
          </w:tcPr>
          <w:p w14:paraId="74896974" w14:textId="77777777" w:rsidR="007F5F19" w:rsidRPr="00C17017" w:rsidRDefault="007F5F19" w:rsidP="007F5F19">
            <w:pPr>
              <w:rPr>
                <w:sz w:val="20"/>
                <w:szCs w:val="20"/>
              </w:rPr>
            </w:pPr>
            <w:r w:rsidRPr="00C17017">
              <w:rPr>
                <w:sz w:val="20"/>
                <w:szCs w:val="20"/>
              </w:rPr>
              <w:t>AF and USACE approval of the remedy evaluation and recommended proposed remedial strategy including successful demonstration of the existing or alternate remedy (e.g., through pilot or field test) showing decreasing trends in COCs.</w:t>
            </w:r>
          </w:p>
          <w:p w14:paraId="569F8B2A" w14:textId="77777777" w:rsidR="007F5F19" w:rsidRPr="00C17017" w:rsidRDefault="007F5F19" w:rsidP="007F5F19">
            <w:pPr>
              <w:rPr>
                <w:sz w:val="20"/>
                <w:szCs w:val="20"/>
              </w:rPr>
            </w:pPr>
          </w:p>
          <w:p w14:paraId="41AAA632" w14:textId="77777777" w:rsidR="007F5F19" w:rsidRDefault="007F5F19" w:rsidP="007F5F19">
            <w:pPr>
              <w:rPr>
                <w:sz w:val="20"/>
                <w:szCs w:val="20"/>
              </w:rPr>
            </w:pPr>
            <w:r w:rsidRPr="00C17017">
              <w:rPr>
                <w:sz w:val="20"/>
                <w:szCs w:val="20"/>
              </w:rPr>
              <w:t>AF, USACE, and regulatory approval of ESD or ROD Amendment (i.e., Air Force and regulatory signatures on Final ESD or ROD Amendment)</w:t>
            </w:r>
            <w:r>
              <w:rPr>
                <w:sz w:val="20"/>
                <w:szCs w:val="20"/>
              </w:rPr>
              <w:t>, including all RCRA equivalents.</w:t>
            </w:r>
          </w:p>
          <w:p w14:paraId="4AB6A122" w14:textId="77777777" w:rsidR="007F5F19" w:rsidRDefault="007F5F19" w:rsidP="007F5F19">
            <w:pPr>
              <w:rPr>
                <w:sz w:val="20"/>
                <w:szCs w:val="20"/>
              </w:rPr>
            </w:pPr>
          </w:p>
          <w:p w14:paraId="5B506E71" w14:textId="77777777" w:rsidR="007F5F19" w:rsidRDefault="007F5F19" w:rsidP="007F5F19">
            <w:pPr>
              <w:rPr>
                <w:sz w:val="20"/>
                <w:szCs w:val="20"/>
              </w:rPr>
            </w:pPr>
            <w:r w:rsidRPr="00C17017">
              <w:rPr>
                <w:sz w:val="20"/>
                <w:szCs w:val="20"/>
              </w:rPr>
              <w:t xml:space="preserve">AF, USACE, and regulatory approval of </w:t>
            </w:r>
            <w:r>
              <w:rPr>
                <w:sz w:val="20"/>
                <w:szCs w:val="20"/>
              </w:rPr>
              <w:t>System Decommissioning</w:t>
            </w:r>
            <w:r w:rsidRPr="00C17017">
              <w:rPr>
                <w:sz w:val="20"/>
                <w:szCs w:val="20"/>
              </w:rPr>
              <w:t xml:space="preserve"> Report.</w:t>
            </w:r>
          </w:p>
          <w:p w14:paraId="40303F05" w14:textId="77777777" w:rsidR="00B80132" w:rsidRPr="002B68A7" w:rsidRDefault="00B80132" w:rsidP="00B80132">
            <w:pPr>
              <w:rPr>
                <w:sz w:val="20"/>
                <w:szCs w:val="20"/>
              </w:rPr>
            </w:pPr>
          </w:p>
        </w:tc>
      </w:tr>
      <w:tr w:rsidR="00B80132" w:rsidRPr="002B68A7" w14:paraId="5B8EDF3C" w14:textId="77777777" w:rsidTr="005C33CF">
        <w:trPr>
          <w:cantSplit/>
          <w:trHeight w:val="375"/>
        </w:trPr>
        <w:tc>
          <w:tcPr>
            <w:tcW w:w="9877" w:type="dxa"/>
            <w:gridSpan w:val="4"/>
            <w:shd w:val="clear" w:color="auto" w:fill="D9D9D9" w:themeFill="background1" w:themeFillShade="D9"/>
          </w:tcPr>
          <w:p w14:paraId="202C38E1" w14:textId="3A6B698C" w:rsidR="00B80132" w:rsidRPr="002B68A7" w:rsidRDefault="00B80132" w:rsidP="00B80132">
            <w:pPr>
              <w:rPr>
                <w:b/>
                <w:bCs/>
                <w:sz w:val="20"/>
                <w:szCs w:val="20"/>
              </w:rPr>
            </w:pPr>
            <w:r w:rsidRPr="002B68A7">
              <w:rPr>
                <w:b/>
                <w:bCs/>
                <w:sz w:val="20"/>
                <w:szCs w:val="20"/>
              </w:rPr>
              <w:t>SHAW AFB - DLA SITES</w:t>
            </w:r>
          </w:p>
        </w:tc>
      </w:tr>
      <w:tr w:rsidR="00B80132" w:rsidRPr="002B68A7" w14:paraId="55D1AF74" w14:textId="77777777" w:rsidTr="00CD0A98">
        <w:trPr>
          <w:cantSplit/>
        </w:trPr>
        <w:tc>
          <w:tcPr>
            <w:tcW w:w="1327" w:type="dxa"/>
          </w:tcPr>
          <w:p w14:paraId="7CDBBA20" w14:textId="375620E9" w:rsidR="00B80132" w:rsidRPr="002B68A7" w:rsidRDefault="00B80132" w:rsidP="00B80132">
            <w:pPr>
              <w:rPr>
                <w:sz w:val="20"/>
                <w:szCs w:val="20"/>
              </w:rPr>
            </w:pPr>
            <w:r w:rsidRPr="002B68A7">
              <w:rPr>
                <w:sz w:val="20"/>
                <w:szCs w:val="20"/>
              </w:rPr>
              <w:t>N/A</w:t>
            </w:r>
          </w:p>
        </w:tc>
        <w:tc>
          <w:tcPr>
            <w:tcW w:w="3870" w:type="dxa"/>
          </w:tcPr>
          <w:p w14:paraId="14805BF5" w14:textId="7E394EAD" w:rsidR="00B80132" w:rsidRPr="002B68A7" w:rsidRDefault="00B80132" w:rsidP="00B80132">
            <w:pPr>
              <w:rPr>
                <w:sz w:val="20"/>
                <w:szCs w:val="20"/>
              </w:rPr>
            </w:pPr>
            <w:proofErr w:type="spellStart"/>
            <w:r w:rsidRPr="002B68A7">
              <w:rPr>
                <w:sz w:val="20"/>
                <w:szCs w:val="20"/>
              </w:rPr>
              <w:t>Basewide</w:t>
            </w:r>
            <w:proofErr w:type="spellEnd"/>
            <w:r w:rsidRPr="002B68A7">
              <w:rPr>
                <w:sz w:val="20"/>
                <w:szCs w:val="20"/>
              </w:rPr>
              <w:t xml:space="preserve"> Quality Program Plans (QPP) for each Installation</w:t>
            </w:r>
          </w:p>
        </w:tc>
        <w:tc>
          <w:tcPr>
            <w:tcW w:w="2160" w:type="dxa"/>
          </w:tcPr>
          <w:p w14:paraId="1B548313" w14:textId="778C4059" w:rsidR="00B80132" w:rsidRPr="002B68A7" w:rsidRDefault="00B80132" w:rsidP="00B80132">
            <w:pPr>
              <w:rPr>
                <w:sz w:val="20"/>
                <w:szCs w:val="20"/>
              </w:rPr>
            </w:pPr>
            <w:r w:rsidRPr="002B68A7">
              <w:rPr>
                <w:sz w:val="20"/>
                <w:szCs w:val="20"/>
              </w:rPr>
              <w:t xml:space="preserve">Draft </w:t>
            </w:r>
            <w:proofErr w:type="spellStart"/>
            <w:r w:rsidRPr="002B68A7">
              <w:rPr>
                <w:sz w:val="20"/>
                <w:szCs w:val="20"/>
              </w:rPr>
              <w:t>Basewide</w:t>
            </w:r>
            <w:proofErr w:type="spellEnd"/>
            <w:r w:rsidRPr="002B68A7">
              <w:rPr>
                <w:sz w:val="20"/>
                <w:szCs w:val="20"/>
              </w:rPr>
              <w:t xml:space="preserve"> QPP within 60 calendar days from contract award and update as necessary throughout the POP</w:t>
            </w:r>
          </w:p>
        </w:tc>
        <w:tc>
          <w:tcPr>
            <w:tcW w:w="2520" w:type="dxa"/>
          </w:tcPr>
          <w:p w14:paraId="143524CE" w14:textId="5A8DA020" w:rsidR="00B80132" w:rsidRPr="002B68A7" w:rsidRDefault="00B80132" w:rsidP="00B80132">
            <w:pPr>
              <w:rPr>
                <w:sz w:val="20"/>
                <w:szCs w:val="20"/>
              </w:rPr>
            </w:pPr>
            <w:r w:rsidRPr="002B68A7">
              <w:rPr>
                <w:sz w:val="20"/>
                <w:szCs w:val="20"/>
              </w:rPr>
              <w:t xml:space="preserve">AF, USACE and regulatory approval of </w:t>
            </w:r>
            <w:proofErr w:type="spellStart"/>
            <w:r w:rsidRPr="002B68A7">
              <w:rPr>
                <w:sz w:val="20"/>
                <w:szCs w:val="20"/>
              </w:rPr>
              <w:t>Basewide</w:t>
            </w:r>
            <w:proofErr w:type="spellEnd"/>
            <w:r w:rsidRPr="002B68A7">
              <w:rPr>
                <w:sz w:val="20"/>
                <w:szCs w:val="20"/>
              </w:rPr>
              <w:t xml:space="preserve"> QPP.</w:t>
            </w:r>
          </w:p>
        </w:tc>
      </w:tr>
      <w:tr w:rsidR="00B80132" w:rsidRPr="002B68A7" w14:paraId="342A2442" w14:textId="77777777" w:rsidTr="00CD0A98">
        <w:trPr>
          <w:cantSplit/>
        </w:trPr>
        <w:tc>
          <w:tcPr>
            <w:tcW w:w="1327" w:type="dxa"/>
          </w:tcPr>
          <w:p w14:paraId="07DE8027" w14:textId="4BA3CC57" w:rsidR="00B80132" w:rsidRPr="002B68A7" w:rsidRDefault="00B80132" w:rsidP="00B80132">
            <w:pPr>
              <w:rPr>
                <w:sz w:val="20"/>
                <w:szCs w:val="20"/>
              </w:rPr>
            </w:pPr>
            <w:r w:rsidRPr="002B68A7">
              <w:rPr>
                <w:sz w:val="20"/>
                <w:szCs w:val="20"/>
              </w:rPr>
              <w:lastRenderedPageBreak/>
              <w:t>Bldg. 1200</w:t>
            </w:r>
          </w:p>
          <w:p w14:paraId="11E98B41" w14:textId="0DC582CF" w:rsidR="00B80132" w:rsidRPr="002B68A7" w:rsidRDefault="00B80132" w:rsidP="00B80132">
            <w:pPr>
              <w:rPr>
                <w:sz w:val="20"/>
                <w:szCs w:val="20"/>
              </w:rPr>
            </w:pPr>
            <w:r w:rsidRPr="002B68A7">
              <w:rPr>
                <w:sz w:val="20"/>
                <w:szCs w:val="20"/>
              </w:rPr>
              <w:t>(SWMU 98)</w:t>
            </w:r>
          </w:p>
        </w:tc>
        <w:tc>
          <w:tcPr>
            <w:tcW w:w="3870" w:type="dxa"/>
          </w:tcPr>
          <w:p w14:paraId="479001D9" w14:textId="306D80B1" w:rsidR="00B80132" w:rsidRPr="002B68A7" w:rsidRDefault="00B80132" w:rsidP="00B80132">
            <w:pPr>
              <w:rPr>
                <w:sz w:val="20"/>
                <w:szCs w:val="20"/>
              </w:rPr>
            </w:pPr>
            <w:r w:rsidRPr="002B68A7">
              <w:rPr>
                <w:sz w:val="20"/>
                <w:szCs w:val="20"/>
              </w:rPr>
              <w:t>RA-O in accordance with the approved CMI Work Plan and RCRA Permit (includes incorporating changes based on revisions to the monitoring program)</w:t>
            </w:r>
          </w:p>
        </w:tc>
        <w:tc>
          <w:tcPr>
            <w:tcW w:w="2160" w:type="dxa"/>
          </w:tcPr>
          <w:p w14:paraId="7AA3B560" w14:textId="5CF69B45" w:rsidR="00B80132" w:rsidRPr="002B68A7" w:rsidRDefault="00B80132" w:rsidP="00B80132">
            <w:pPr>
              <w:rPr>
                <w:sz w:val="20"/>
                <w:szCs w:val="20"/>
              </w:rPr>
            </w:pPr>
            <w:r w:rsidRPr="002B68A7">
              <w:rPr>
                <w:sz w:val="20"/>
                <w:szCs w:val="20"/>
              </w:rPr>
              <w:t>Through the duration of the POP</w:t>
            </w:r>
          </w:p>
        </w:tc>
        <w:tc>
          <w:tcPr>
            <w:tcW w:w="2520" w:type="dxa"/>
          </w:tcPr>
          <w:p w14:paraId="7BAF9FAC" w14:textId="77777777" w:rsidR="00B80132" w:rsidRPr="002B68A7" w:rsidRDefault="00B80132" w:rsidP="00B80132">
            <w:pPr>
              <w:rPr>
                <w:sz w:val="20"/>
                <w:szCs w:val="20"/>
              </w:rPr>
            </w:pPr>
            <w:r w:rsidRPr="002B68A7">
              <w:rPr>
                <w:sz w:val="20"/>
                <w:szCs w:val="20"/>
              </w:rPr>
              <w:t>AF, USACE, and regulatory approval of RA-O documentation (e.g., Annual Groundwater Monitoring Reports, Monthly O&amp;M Reports, etc.).</w:t>
            </w:r>
          </w:p>
          <w:p w14:paraId="1B8D821F" w14:textId="77777777" w:rsidR="00B80132" w:rsidRPr="002B68A7" w:rsidRDefault="00B80132" w:rsidP="00B80132">
            <w:pPr>
              <w:rPr>
                <w:sz w:val="20"/>
                <w:szCs w:val="20"/>
              </w:rPr>
            </w:pPr>
          </w:p>
          <w:p w14:paraId="75721204" w14:textId="6582638C" w:rsidR="00B80132" w:rsidRPr="002B68A7" w:rsidRDefault="00B80132" w:rsidP="00B80132">
            <w:pPr>
              <w:rPr>
                <w:sz w:val="20"/>
                <w:szCs w:val="20"/>
              </w:rPr>
            </w:pPr>
            <w:r w:rsidRPr="002B68A7">
              <w:rPr>
                <w:sz w:val="20"/>
                <w:szCs w:val="20"/>
              </w:rPr>
              <w:t xml:space="preserve">AF and </w:t>
            </w:r>
            <w:r w:rsidR="006B7EE1" w:rsidRPr="002B68A7">
              <w:rPr>
                <w:sz w:val="20"/>
                <w:szCs w:val="20"/>
              </w:rPr>
              <w:t>USACE approval</w:t>
            </w:r>
            <w:r w:rsidRPr="002B68A7">
              <w:rPr>
                <w:sz w:val="20"/>
                <w:szCs w:val="20"/>
              </w:rPr>
              <w:t xml:space="preserve"> of Performance Model Evaluation Report.</w:t>
            </w:r>
          </w:p>
        </w:tc>
      </w:tr>
      <w:tr w:rsidR="00B80132" w:rsidRPr="002B68A7" w14:paraId="768C7FA6" w14:textId="77777777" w:rsidTr="00CD0A98">
        <w:trPr>
          <w:cantSplit/>
        </w:trPr>
        <w:tc>
          <w:tcPr>
            <w:tcW w:w="1327" w:type="dxa"/>
          </w:tcPr>
          <w:p w14:paraId="2C809510" w14:textId="77777777" w:rsidR="00B80132" w:rsidRPr="002B68A7" w:rsidRDefault="00B80132" w:rsidP="00B80132">
            <w:pPr>
              <w:rPr>
                <w:sz w:val="20"/>
                <w:szCs w:val="20"/>
              </w:rPr>
            </w:pPr>
            <w:r w:rsidRPr="002B68A7">
              <w:rPr>
                <w:sz w:val="20"/>
                <w:szCs w:val="20"/>
              </w:rPr>
              <w:t>Bldg. 1200</w:t>
            </w:r>
          </w:p>
          <w:p w14:paraId="66BE8876" w14:textId="5BE3605A" w:rsidR="00B80132" w:rsidRPr="002B68A7" w:rsidRDefault="00B80132" w:rsidP="00B80132">
            <w:pPr>
              <w:rPr>
                <w:sz w:val="20"/>
                <w:szCs w:val="20"/>
              </w:rPr>
            </w:pPr>
            <w:r w:rsidRPr="002B68A7">
              <w:rPr>
                <w:sz w:val="20"/>
                <w:szCs w:val="20"/>
              </w:rPr>
              <w:t>(SWMU 98)</w:t>
            </w:r>
          </w:p>
        </w:tc>
        <w:tc>
          <w:tcPr>
            <w:tcW w:w="3870" w:type="dxa"/>
          </w:tcPr>
          <w:p w14:paraId="66F40902" w14:textId="77777777" w:rsidR="00B80132" w:rsidRPr="00C17017" w:rsidRDefault="00B80132" w:rsidP="00B80132">
            <w:pPr>
              <w:rPr>
                <w:sz w:val="20"/>
                <w:szCs w:val="20"/>
              </w:rPr>
            </w:pPr>
            <w:r w:rsidRPr="00C17017">
              <w:rPr>
                <w:sz w:val="20"/>
                <w:szCs w:val="20"/>
              </w:rPr>
              <w:t>Alternate Objectives:</w:t>
            </w:r>
          </w:p>
          <w:p w14:paraId="1EAA135A" w14:textId="5631EC11" w:rsidR="00B80132" w:rsidRDefault="004459EF" w:rsidP="00673B94">
            <w:pPr>
              <w:pStyle w:val="ListParagraph"/>
              <w:numPr>
                <w:ilvl w:val="0"/>
                <w:numId w:val="40"/>
              </w:numPr>
              <w:rPr>
                <w:sz w:val="20"/>
                <w:szCs w:val="20"/>
              </w:rPr>
            </w:pPr>
            <w:r w:rsidRPr="00C17017">
              <w:rPr>
                <w:sz w:val="20"/>
                <w:szCs w:val="20"/>
              </w:rPr>
              <w:t>Remedy Evaluation and Recommendation</w:t>
            </w:r>
            <w:r>
              <w:rPr>
                <w:sz w:val="20"/>
                <w:szCs w:val="20"/>
              </w:rPr>
              <w:t xml:space="preserve"> Report / Corrective Measures Study</w:t>
            </w:r>
            <w:r w:rsidRPr="00C17017">
              <w:rPr>
                <w:sz w:val="20"/>
                <w:szCs w:val="20"/>
              </w:rPr>
              <w:t xml:space="preserve"> (including results of any pilot study)</w:t>
            </w:r>
          </w:p>
          <w:p w14:paraId="2AF6C117" w14:textId="77777777" w:rsidR="00673B94" w:rsidRDefault="00673B94" w:rsidP="00673B94">
            <w:pPr>
              <w:pStyle w:val="ListParagraph"/>
              <w:numPr>
                <w:ilvl w:val="0"/>
                <w:numId w:val="40"/>
              </w:numPr>
              <w:rPr>
                <w:sz w:val="20"/>
                <w:szCs w:val="20"/>
              </w:rPr>
            </w:pPr>
            <w:r>
              <w:rPr>
                <w:sz w:val="20"/>
                <w:szCs w:val="20"/>
              </w:rPr>
              <w:t>Revised Statement of Basis/RCRA Permit Modification</w:t>
            </w:r>
          </w:p>
          <w:p w14:paraId="1044F5B7" w14:textId="77777777" w:rsidR="00B80132" w:rsidRPr="00673B94" w:rsidRDefault="00B80132" w:rsidP="00D43C5C">
            <w:pPr>
              <w:pStyle w:val="ListParagraph"/>
              <w:numPr>
                <w:ilvl w:val="0"/>
                <w:numId w:val="40"/>
              </w:numPr>
              <w:rPr>
                <w:sz w:val="20"/>
                <w:szCs w:val="20"/>
              </w:rPr>
            </w:pPr>
            <w:r w:rsidRPr="00673B94">
              <w:rPr>
                <w:sz w:val="20"/>
                <w:szCs w:val="20"/>
              </w:rPr>
              <w:t>Updated Corrective Measures Implementation Work Plan</w:t>
            </w:r>
          </w:p>
          <w:p w14:paraId="3685F3DB" w14:textId="3258B5D8" w:rsidR="00B80132" w:rsidRPr="002B68A7" w:rsidRDefault="00B80132" w:rsidP="00673B94">
            <w:pPr>
              <w:pStyle w:val="ListParagraph"/>
              <w:numPr>
                <w:ilvl w:val="0"/>
                <w:numId w:val="40"/>
              </w:numPr>
              <w:rPr>
                <w:sz w:val="20"/>
                <w:szCs w:val="20"/>
              </w:rPr>
            </w:pPr>
            <w:r>
              <w:rPr>
                <w:sz w:val="20"/>
                <w:szCs w:val="20"/>
              </w:rPr>
              <w:t>System Decommissioning Report, if existing treatment system is not needed or operational.</w:t>
            </w:r>
          </w:p>
        </w:tc>
        <w:tc>
          <w:tcPr>
            <w:tcW w:w="2160" w:type="dxa"/>
          </w:tcPr>
          <w:p w14:paraId="4BE8DBFE" w14:textId="7EFFE30C" w:rsidR="00B80132" w:rsidRPr="002B68A7" w:rsidRDefault="00B80132" w:rsidP="00B80132">
            <w:pPr>
              <w:rPr>
                <w:sz w:val="20"/>
                <w:szCs w:val="20"/>
              </w:rPr>
            </w:pPr>
            <w:r w:rsidRPr="00C17017">
              <w:rPr>
                <w:sz w:val="20"/>
                <w:szCs w:val="20"/>
              </w:rPr>
              <w:t>S</w:t>
            </w:r>
            <w:r>
              <w:rPr>
                <w:sz w:val="20"/>
                <w:szCs w:val="20"/>
              </w:rPr>
              <w:t>even</w:t>
            </w:r>
            <w:r w:rsidRPr="00C17017">
              <w:rPr>
                <w:sz w:val="20"/>
                <w:szCs w:val="20"/>
              </w:rPr>
              <w:t xml:space="preserve"> (</w:t>
            </w:r>
            <w:r>
              <w:rPr>
                <w:sz w:val="20"/>
                <w:szCs w:val="20"/>
              </w:rPr>
              <w:t>7</w:t>
            </w:r>
            <w:r w:rsidRPr="00C17017">
              <w:rPr>
                <w:sz w:val="20"/>
                <w:szCs w:val="20"/>
              </w:rPr>
              <w:t>) years</w:t>
            </w:r>
          </w:p>
        </w:tc>
        <w:tc>
          <w:tcPr>
            <w:tcW w:w="2520" w:type="dxa"/>
          </w:tcPr>
          <w:p w14:paraId="00F5C07F" w14:textId="77777777" w:rsidR="007F5F19" w:rsidRPr="00C17017" w:rsidRDefault="007F5F19" w:rsidP="007F5F19">
            <w:pPr>
              <w:rPr>
                <w:sz w:val="20"/>
                <w:szCs w:val="20"/>
              </w:rPr>
            </w:pPr>
            <w:r w:rsidRPr="00C17017">
              <w:rPr>
                <w:sz w:val="20"/>
                <w:szCs w:val="20"/>
              </w:rPr>
              <w:t>AF and USACE approval of the remedy evaluation and recommended proposed remedial strategy including successful demonstration of the existing or alternate remedy (e.g., through pilot or field test) showing decreasing trends in COCs.</w:t>
            </w:r>
          </w:p>
          <w:p w14:paraId="6EE6886C" w14:textId="77777777" w:rsidR="007F5F19" w:rsidRPr="00C17017" w:rsidRDefault="007F5F19" w:rsidP="007F5F19">
            <w:pPr>
              <w:rPr>
                <w:sz w:val="20"/>
                <w:szCs w:val="20"/>
              </w:rPr>
            </w:pPr>
          </w:p>
          <w:p w14:paraId="1D0C9199" w14:textId="77777777" w:rsidR="007F5F19" w:rsidRDefault="007F5F19" w:rsidP="007F5F19">
            <w:pPr>
              <w:rPr>
                <w:sz w:val="20"/>
                <w:szCs w:val="20"/>
              </w:rPr>
            </w:pPr>
            <w:r w:rsidRPr="00C17017">
              <w:rPr>
                <w:sz w:val="20"/>
                <w:szCs w:val="20"/>
              </w:rPr>
              <w:t>AF, USACE, and regulatory approval of ESD or ROD Amendment (i.e., Air Force and regulatory signatures on Final ESD or ROD Amendment)</w:t>
            </w:r>
            <w:r>
              <w:rPr>
                <w:sz w:val="20"/>
                <w:szCs w:val="20"/>
              </w:rPr>
              <w:t>, including all RCRA equivalents.</w:t>
            </w:r>
          </w:p>
          <w:p w14:paraId="063A4B11" w14:textId="77777777" w:rsidR="007F5F19" w:rsidRDefault="007F5F19" w:rsidP="007F5F19">
            <w:pPr>
              <w:rPr>
                <w:sz w:val="20"/>
                <w:szCs w:val="20"/>
              </w:rPr>
            </w:pPr>
          </w:p>
          <w:p w14:paraId="055E6C4C" w14:textId="77777777" w:rsidR="007F5F19" w:rsidRDefault="007F5F19" w:rsidP="007F5F19">
            <w:pPr>
              <w:rPr>
                <w:sz w:val="20"/>
                <w:szCs w:val="20"/>
              </w:rPr>
            </w:pPr>
            <w:r w:rsidRPr="00C17017">
              <w:rPr>
                <w:sz w:val="20"/>
                <w:szCs w:val="20"/>
              </w:rPr>
              <w:t xml:space="preserve">AF, USACE, and regulatory approval of </w:t>
            </w:r>
            <w:r>
              <w:rPr>
                <w:sz w:val="20"/>
                <w:szCs w:val="20"/>
              </w:rPr>
              <w:t>System Decommissioning</w:t>
            </w:r>
            <w:r w:rsidRPr="00C17017">
              <w:rPr>
                <w:sz w:val="20"/>
                <w:szCs w:val="20"/>
              </w:rPr>
              <w:t xml:space="preserve"> Report.</w:t>
            </w:r>
          </w:p>
          <w:p w14:paraId="3F4C8B65" w14:textId="77777777" w:rsidR="00B80132" w:rsidRPr="002B68A7" w:rsidRDefault="00B80132" w:rsidP="00B80132">
            <w:pPr>
              <w:rPr>
                <w:sz w:val="20"/>
                <w:szCs w:val="20"/>
              </w:rPr>
            </w:pPr>
          </w:p>
        </w:tc>
      </w:tr>
      <w:tr w:rsidR="00B80132" w:rsidRPr="002B68A7" w14:paraId="5E72CBF4" w14:textId="77777777" w:rsidTr="00CD0A98">
        <w:trPr>
          <w:cantSplit/>
        </w:trPr>
        <w:tc>
          <w:tcPr>
            <w:tcW w:w="1327" w:type="dxa"/>
          </w:tcPr>
          <w:p w14:paraId="6376A714" w14:textId="33FB1BB5" w:rsidR="00B80132" w:rsidRPr="002B68A7" w:rsidRDefault="00B80132" w:rsidP="00B80132">
            <w:pPr>
              <w:rPr>
                <w:sz w:val="20"/>
                <w:szCs w:val="20"/>
              </w:rPr>
            </w:pPr>
            <w:r w:rsidRPr="002B68A7">
              <w:rPr>
                <w:sz w:val="20"/>
                <w:szCs w:val="20"/>
              </w:rPr>
              <w:t>Bldg. 1610 &amp;</w:t>
            </w:r>
          </w:p>
          <w:p w14:paraId="7EAE1BF7" w14:textId="4EA99F06" w:rsidR="00B80132" w:rsidRPr="002B68A7" w:rsidRDefault="00B80132" w:rsidP="00B80132">
            <w:pPr>
              <w:rPr>
                <w:sz w:val="20"/>
                <w:szCs w:val="20"/>
              </w:rPr>
            </w:pPr>
            <w:r w:rsidRPr="002B68A7">
              <w:rPr>
                <w:sz w:val="20"/>
                <w:szCs w:val="20"/>
              </w:rPr>
              <w:t>Bldg. 1612</w:t>
            </w:r>
          </w:p>
          <w:p w14:paraId="46E0AA74" w14:textId="24396CED" w:rsidR="00B80132" w:rsidRPr="002B68A7" w:rsidRDefault="00B80132" w:rsidP="00B80132">
            <w:pPr>
              <w:rPr>
                <w:sz w:val="20"/>
                <w:szCs w:val="20"/>
              </w:rPr>
            </w:pPr>
            <w:r w:rsidRPr="002B68A7">
              <w:rPr>
                <w:sz w:val="20"/>
                <w:szCs w:val="20"/>
              </w:rPr>
              <w:t>(SWMU 99)</w:t>
            </w:r>
          </w:p>
        </w:tc>
        <w:tc>
          <w:tcPr>
            <w:tcW w:w="3870" w:type="dxa"/>
          </w:tcPr>
          <w:p w14:paraId="33F804CD" w14:textId="1B8069B5" w:rsidR="00B80132" w:rsidRPr="002B68A7" w:rsidRDefault="00B80132" w:rsidP="00B80132">
            <w:pPr>
              <w:rPr>
                <w:sz w:val="20"/>
                <w:szCs w:val="20"/>
              </w:rPr>
            </w:pPr>
            <w:r w:rsidRPr="002B68A7">
              <w:rPr>
                <w:sz w:val="20"/>
                <w:szCs w:val="20"/>
              </w:rPr>
              <w:t>RA-O in accordance with the approved CMI Work Plan and RCRA Permit (includes incorporating changes based on revisions to the monitoring program)</w:t>
            </w:r>
          </w:p>
        </w:tc>
        <w:tc>
          <w:tcPr>
            <w:tcW w:w="2160" w:type="dxa"/>
          </w:tcPr>
          <w:p w14:paraId="4CDCEC16" w14:textId="3A15780E" w:rsidR="00B80132" w:rsidRPr="002B68A7" w:rsidRDefault="00B80132" w:rsidP="00B80132">
            <w:pPr>
              <w:rPr>
                <w:sz w:val="20"/>
                <w:szCs w:val="20"/>
              </w:rPr>
            </w:pPr>
            <w:r w:rsidRPr="002B68A7">
              <w:rPr>
                <w:sz w:val="20"/>
                <w:szCs w:val="20"/>
              </w:rPr>
              <w:t>Through the duration of the POP</w:t>
            </w:r>
          </w:p>
        </w:tc>
        <w:tc>
          <w:tcPr>
            <w:tcW w:w="2520" w:type="dxa"/>
          </w:tcPr>
          <w:p w14:paraId="55A0D9B0" w14:textId="77777777" w:rsidR="00B80132" w:rsidRPr="002B68A7" w:rsidRDefault="00B80132" w:rsidP="00B80132">
            <w:pPr>
              <w:rPr>
                <w:sz w:val="20"/>
                <w:szCs w:val="20"/>
              </w:rPr>
            </w:pPr>
            <w:r w:rsidRPr="002B68A7">
              <w:rPr>
                <w:sz w:val="20"/>
                <w:szCs w:val="20"/>
              </w:rPr>
              <w:t>AF, USACE, and regulatory approval of RA-O documentation (e.g., Annual Groundwater Monitoring Reports, Monthly O&amp;M Reports, etc.).</w:t>
            </w:r>
          </w:p>
          <w:p w14:paraId="16CC136D" w14:textId="77777777" w:rsidR="00B80132" w:rsidRPr="002B68A7" w:rsidRDefault="00B80132" w:rsidP="00B80132">
            <w:pPr>
              <w:rPr>
                <w:sz w:val="20"/>
                <w:szCs w:val="20"/>
              </w:rPr>
            </w:pPr>
          </w:p>
          <w:p w14:paraId="5259E9FF" w14:textId="543A2BD4" w:rsidR="00B80132" w:rsidRPr="002B68A7" w:rsidRDefault="00B80132" w:rsidP="00B80132">
            <w:pPr>
              <w:rPr>
                <w:sz w:val="20"/>
                <w:szCs w:val="20"/>
              </w:rPr>
            </w:pPr>
            <w:r w:rsidRPr="002B68A7">
              <w:rPr>
                <w:sz w:val="20"/>
                <w:szCs w:val="20"/>
              </w:rPr>
              <w:t xml:space="preserve">AF and </w:t>
            </w:r>
            <w:r w:rsidR="006B7EE1" w:rsidRPr="002B68A7">
              <w:rPr>
                <w:sz w:val="20"/>
                <w:szCs w:val="20"/>
              </w:rPr>
              <w:t>USACE approval</w:t>
            </w:r>
            <w:r w:rsidRPr="002B68A7">
              <w:rPr>
                <w:sz w:val="20"/>
                <w:szCs w:val="20"/>
              </w:rPr>
              <w:t xml:space="preserve"> of Performance Model Evaluation Report.</w:t>
            </w:r>
          </w:p>
        </w:tc>
      </w:tr>
      <w:tr w:rsidR="00B80132" w:rsidRPr="002B68A7" w14:paraId="2744097B" w14:textId="77777777" w:rsidTr="00CD0A98">
        <w:trPr>
          <w:cantSplit/>
        </w:trPr>
        <w:tc>
          <w:tcPr>
            <w:tcW w:w="1327" w:type="dxa"/>
          </w:tcPr>
          <w:p w14:paraId="4CFA4E13" w14:textId="77777777" w:rsidR="00B80132" w:rsidRPr="002B68A7" w:rsidRDefault="00B80132" w:rsidP="00B80132">
            <w:pPr>
              <w:rPr>
                <w:sz w:val="20"/>
                <w:szCs w:val="20"/>
              </w:rPr>
            </w:pPr>
            <w:r w:rsidRPr="002B68A7">
              <w:rPr>
                <w:sz w:val="20"/>
                <w:szCs w:val="20"/>
              </w:rPr>
              <w:lastRenderedPageBreak/>
              <w:t>Bldg. 1610 &amp;</w:t>
            </w:r>
          </w:p>
          <w:p w14:paraId="39920A51" w14:textId="77777777" w:rsidR="00B80132" w:rsidRPr="002B68A7" w:rsidRDefault="00B80132" w:rsidP="00B80132">
            <w:pPr>
              <w:rPr>
                <w:sz w:val="20"/>
                <w:szCs w:val="20"/>
              </w:rPr>
            </w:pPr>
            <w:r w:rsidRPr="002B68A7">
              <w:rPr>
                <w:sz w:val="20"/>
                <w:szCs w:val="20"/>
              </w:rPr>
              <w:t>Bldg. 1612</w:t>
            </w:r>
          </w:p>
          <w:p w14:paraId="16104DA7" w14:textId="32A28FFB" w:rsidR="00B80132" w:rsidRPr="002B68A7" w:rsidRDefault="00B80132" w:rsidP="00B80132">
            <w:pPr>
              <w:rPr>
                <w:sz w:val="20"/>
                <w:szCs w:val="20"/>
              </w:rPr>
            </w:pPr>
            <w:r w:rsidRPr="002B68A7">
              <w:rPr>
                <w:sz w:val="20"/>
                <w:szCs w:val="20"/>
              </w:rPr>
              <w:t>(SWMU 99)</w:t>
            </w:r>
          </w:p>
        </w:tc>
        <w:tc>
          <w:tcPr>
            <w:tcW w:w="3870" w:type="dxa"/>
          </w:tcPr>
          <w:p w14:paraId="3BABDBA8" w14:textId="77777777" w:rsidR="00B80132" w:rsidRPr="00C17017" w:rsidRDefault="00B80132" w:rsidP="00B80132">
            <w:pPr>
              <w:rPr>
                <w:sz w:val="20"/>
                <w:szCs w:val="20"/>
              </w:rPr>
            </w:pPr>
            <w:r w:rsidRPr="00C17017">
              <w:rPr>
                <w:sz w:val="20"/>
                <w:szCs w:val="20"/>
              </w:rPr>
              <w:t>Alternate Objectives:</w:t>
            </w:r>
          </w:p>
          <w:p w14:paraId="4B168396" w14:textId="56B0542F" w:rsidR="00B80132" w:rsidRDefault="00AF377E" w:rsidP="00673B94">
            <w:pPr>
              <w:pStyle w:val="ListParagraph"/>
              <w:numPr>
                <w:ilvl w:val="0"/>
                <w:numId w:val="41"/>
              </w:numPr>
              <w:rPr>
                <w:sz w:val="20"/>
                <w:szCs w:val="20"/>
              </w:rPr>
            </w:pPr>
            <w:r w:rsidRPr="00C17017">
              <w:rPr>
                <w:sz w:val="20"/>
                <w:szCs w:val="20"/>
              </w:rPr>
              <w:t>Remedy Evaluation and Recommendation</w:t>
            </w:r>
            <w:r>
              <w:rPr>
                <w:sz w:val="20"/>
                <w:szCs w:val="20"/>
              </w:rPr>
              <w:t xml:space="preserve"> Report / Corrective Measures Study</w:t>
            </w:r>
            <w:r w:rsidRPr="00C17017">
              <w:rPr>
                <w:sz w:val="20"/>
                <w:szCs w:val="20"/>
              </w:rPr>
              <w:t xml:space="preserve"> (including results of any pilot study)</w:t>
            </w:r>
          </w:p>
          <w:p w14:paraId="729D8980" w14:textId="77777777" w:rsidR="00673B94" w:rsidRDefault="00673B94" w:rsidP="00673B94">
            <w:pPr>
              <w:pStyle w:val="ListParagraph"/>
              <w:numPr>
                <w:ilvl w:val="0"/>
                <w:numId w:val="41"/>
              </w:numPr>
              <w:rPr>
                <w:sz w:val="20"/>
                <w:szCs w:val="20"/>
              </w:rPr>
            </w:pPr>
            <w:r>
              <w:rPr>
                <w:sz w:val="20"/>
                <w:szCs w:val="20"/>
              </w:rPr>
              <w:t>Revised Statement of Basis/RCRA Permit Modification</w:t>
            </w:r>
          </w:p>
          <w:p w14:paraId="30197A8A" w14:textId="77777777" w:rsidR="00B80132" w:rsidRPr="00673B94" w:rsidRDefault="00B80132" w:rsidP="007563B3">
            <w:pPr>
              <w:pStyle w:val="ListParagraph"/>
              <w:numPr>
                <w:ilvl w:val="0"/>
                <w:numId w:val="41"/>
              </w:numPr>
              <w:rPr>
                <w:sz w:val="20"/>
                <w:szCs w:val="20"/>
              </w:rPr>
            </w:pPr>
            <w:r w:rsidRPr="00673B94">
              <w:rPr>
                <w:sz w:val="20"/>
                <w:szCs w:val="20"/>
              </w:rPr>
              <w:t>Updated Corrective Measures Implementation Work Plan</w:t>
            </w:r>
          </w:p>
          <w:p w14:paraId="0A7FCD13" w14:textId="7849539C" w:rsidR="00B80132" w:rsidRPr="002B68A7" w:rsidRDefault="00B80132" w:rsidP="00673B94">
            <w:pPr>
              <w:pStyle w:val="ListParagraph"/>
              <w:numPr>
                <w:ilvl w:val="0"/>
                <w:numId w:val="41"/>
              </w:numPr>
              <w:rPr>
                <w:sz w:val="20"/>
                <w:szCs w:val="20"/>
              </w:rPr>
            </w:pPr>
            <w:r>
              <w:rPr>
                <w:sz w:val="20"/>
                <w:szCs w:val="20"/>
              </w:rPr>
              <w:t>System Decommissioning Report, if existing treatment system is not needed or operational.</w:t>
            </w:r>
          </w:p>
        </w:tc>
        <w:tc>
          <w:tcPr>
            <w:tcW w:w="2160" w:type="dxa"/>
          </w:tcPr>
          <w:p w14:paraId="63EAF75D" w14:textId="5661F399" w:rsidR="00B80132" w:rsidRPr="002B68A7" w:rsidRDefault="00B80132" w:rsidP="00B80132">
            <w:pPr>
              <w:rPr>
                <w:sz w:val="20"/>
                <w:szCs w:val="20"/>
              </w:rPr>
            </w:pPr>
            <w:r w:rsidRPr="00C17017">
              <w:rPr>
                <w:sz w:val="20"/>
                <w:szCs w:val="20"/>
              </w:rPr>
              <w:t>S</w:t>
            </w:r>
            <w:r>
              <w:rPr>
                <w:sz w:val="20"/>
                <w:szCs w:val="20"/>
              </w:rPr>
              <w:t>even</w:t>
            </w:r>
            <w:r w:rsidRPr="00C17017">
              <w:rPr>
                <w:sz w:val="20"/>
                <w:szCs w:val="20"/>
              </w:rPr>
              <w:t xml:space="preserve"> (</w:t>
            </w:r>
            <w:r>
              <w:rPr>
                <w:sz w:val="20"/>
                <w:szCs w:val="20"/>
              </w:rPr>
              <w:t>7</w:t>
            </w:r>
            <w:r w:rsidRPr="00C17017">
              <w:rPr>
                <w:sz w:val="20"/>
                <w:szCs w:val="20"/>
              </w:rPr>
              <w:t>) years</w:t>
            </w:r>
          </w:p>
        </w:tc>
        <w:tc>
          <w:tcPr>
            <w:tcW w:w="2520" w:type="dxa"/>
          </w:tcPr>
          <w:p w14:paraId="607B3FD1" w14:textId="77777777" w:rsidR="007F5F19" w:rsidRPr="00C17017" w:rsidRDefault="007F5F19" w:rsidP="007F5F19">
            <w:pPr>
              <w:rPr>
                <w:sz w:val="20"/>
                <w:szCs w:val="20"/>
              </w:rPr>
            </w:pPr>
            <w:r w:rsidRPr="00C17017">
              <w:rPr>
                <w:sz w:val="20"/>
                <w:szCs w:val="20"/>
              </w:rPr>
              <w:t>AF and USACE approval of the remedy evaluation and recommended proposed remedial strategy including successful demonstration of the existing or alternate remedy (e.g., through pilot or field test) showing decreasing trends in COCs.</w:t>
            </w:r>
          </w:p>
          <w:p w14:paraId="734C14C2" w14:textId="77777777" w:rsidR="007F5F19" w:rsidRPr="00C17017" w:rsidRDefault="007F5F19" w:rsidP="007F5F19">
            <w:pPr>
              <w:rPr>
                <w:sz w:val="20"/>
                <w:szCs w:val="20"/>
              </w:rPr>
            </w:pPr>
          </w:p>
          <w:p w14:paraId="48C53C87" w14:textId="77777777" w:rsidR="007F5F19" w:rsidRDefault="007F5F19" w:rsidP="007F5F19">
            <w:pPr>
              <w:rPr>
                <w:sz w:val="20"/>
                <w:szCs w:val="20"/>
              </w:rPr>
            </w:pPr>
            <w:r w:rsidRPr="00C17017">
              <w:rPr>
                <w:sz w:val="20"/>
                <w:szCs w:val="20"/>
              </w:rPr>
              <w:t>AF, USACE, and regulatory approval of ESD or ROD Amendment (i.e., Air Force and regulatory signatures on Final ESD or ROD Amendment)</w:t>
            </w:r>
            <w:r>
              <w:rPr>
                <w:sz w:val="20"/>
                <w:szCs w:val="20"/>
              </w:rPr>
              <w:t>, including all RCRA equivalents.</w:t>
            </w:r>
          </w:p>
          <w:p w14:paraId="51AFF02B" w14:textId="77777777" w:rsidR="007F5F19" w:rsidRDefault="007F5F19" w:rsidP="007F5F19">
            <w:pPr>
              <w:rPr>
                <w:sz w:val="20"/>
                <w:szCs w:val="20"/>
              </w:rPr>
            </w:pPr>
          </w:p>
          <w:p w14:paraId="659D7564" w14:textId="77777777" w:rsidR="007F5F19" w:rsidRDefault="007F5F19" w:rsidP="007F5F19">
            <w:pPr>
              <w:rPr>
                <w:sz w:val="20"/>
                <w:szCs w:val="20"/>
              </w:rPr>
            </w:pPr>
            <w:r w:rsidRPr="00C17017">
              <w:rPr>
                <w:sz w:val="20"/>
                <w:szCs w:val="20"/>
              </w:rPr>
              <w:t xml:space="preserve">AF, USACE, and regulatory approval of </w:t>
            </w:r>
            <w:r>
              <w:rPr>
                <w:sz w:val="20"/>
                <w:szCs w:val="20"/>
              </w:rPr>
              <w:t>System Decommissioning</w:t>
            </w:r>
            <w:r w:rsidRPr="00C17017">
              <w:rPr>
                <w:sz w:val="20"/>
                <w:szCs w:val="20"/>
              </w:rPr>
              <w:t xml:space="preserve"> Report.</w:t>
            </w:r>
          </w:p>
          <w:p w14:paraId="4820A418" w14:textId="77777777" w:rsidR="00B80132" w:rsidRPr="002B68A7" w:rsidRDefault="00B80132" w:rsidP="00B80132">
            <w:pPr>
              <w:rPr>
                <w:sz w:val="20"/>
                <w:szCs w:val="20"/>
              </w:rPr>
            </w:pPr>
          </w:p>
        </w:tc>
      </w:tr>
    </w:tbl>
    <w:p w14:paraId="78DDFE7B" w14:textId="05E4984F" w:rsidR="00A4324F" w:rsidRPr="002B68A7" w:rsidRDefault="005B5DA0" w:rsidP="00196946">
      <w:pPr>
        <w:spacing w:after="120"/>
        <w:rPr>
          <w:rStyle w:val="cf01"/>
          <w:rFonts w:ascii="Times New Roman" w:eastAsia="Arial Unicode MS" w:hAnsi="Times New Roman" w:cs="Times New Roman"/>
          <w:color w:val="000000" w:themeColor="text1"/>
        </w:rPr>
      </w:pPr>
      <w:bookmarkStart w:id="47" w:name="_Toc277151421"/>
      <w:bookmarkStart w:id="48" w:name="_Toc307216699"/>
      <w:bookmarkStart w:id="49" w:name="_Toc318272109"/>
      <w:bookmarkStart w:id="50" w:name="_Toc319048123"/>
      <w:r w:rsidRPr="002B68A7">
        <w:rPr>
          <w:rFonts w:eastAsia="헤드라인A"/>
          <w:color w:val="000000" w:themeColor="text1"/>
        </w:rPr>
        <w:t xml:space="preserve">* </w:t>
      </w:r>
      <w:r w:rsidRPr="002B68A7">
        <w:rPr>
          <w:rStyle w:val="cf01"/>
          <w:rFonts w:ascii="Times New Roman" w:eastAsia="Arial Unicode MS" w:hAnsi="Times New Roman" w:cs="Times New Roman"/>
          <w:color w:val="000000" w:themeColor="text1"/>
        </w:rPr>
        <w:t>The Performance Period is from the date of award of the first performance Sub-CLIN.</w:t>
      </w:r>
    </w:p>
    <w:p w14:paraId="6D6CB273" w14:textId="686F6C49" w:rsidR="00A4324F" w:rsidRPr="002B68A7" w:rsidRDefault="00682490" w:rsidP="002E1632">
      <w:pPr>
        <w:pStyle w:val="Heading3"/>
      </w:pPr>
      <w:bookmarkStart w:id="51" w:name="_Toc194997573"/>
      <w:r w:rsidRPr="002B68A7">
        <w:t>1.3.2</w:t>
      </w:r>
      <w:r w:rsidRPr="002B68A7">
        <w:tab/>
      </w:r>
      <w:r w:rsidR="00A4324F" w:rsidRPr="002B68A7">
        <w:t>Additional Scope Discussion and Limits</w:t>
      </w:r>
      <w:bookmarkEnd w:id="51"/>
    </w:p>
    <w:p w14:paraId="4D136A71" w14:textId="77777777" w:rsidR="0046640A" w:rsidRPr="002B68A7" w:rsidRDefault="0046640A" w:rsidP="0046640A">
      <w:pPr>
        <w:spacing w:after="120"/>
        <w:rPr>
          <w:szCs w:val="20"/>
        </w:rPr>
      </w:pPr>
      <w:r w:rsidRPr="002B68A7">
        <w:rPr>
          <w:szCs w:val="20"/>
        </w:rPr>
        <w:t>In addition to the requirements identified in Table 1, the Contractor shall be responsible for:</w:t>
      </w:r>
    </w:p>
    <w:p w14:paraId="7CE73CBA" w14:textId="00624BE1" w:rsidR="0046640A" w:rsidRDefault="0046640A" w:rsidP="00213971">
      <w:pPr>
        <w:pStyle w:val="List3"/>
        <w:numPr>
          <w:ilvl w:val="0"/>
          <w:numId w:val="43"/>
        </w:numPr>
      </w:pPr>
      <w:r w:rsidRPr="002B68A7">
        <w:t xml:space="preserve">Operations and Maintenance (O&amp;M) of all remediation equipment to include all wells associated with requirements in this PWS and well abandonment with AF, USACE, and regulatory </w:t>
      </w:r>
      <w:r w:rsidR="00E77527" w:rsidRPr="002B68A7">
        <w:t>approval</w:t>
      </w:r>
      <w:r w:rsidRPr="002B68A7">
        <w:t xml:space="preserve"> (if required) when the well is no longer necessary.</w:t>
      </w:r>
    </w:p>
    <w:p w14:paraId="1F9E29A3" w14:textId="77777777" w:rsidR="00A0566F" w:rsidRDefault="00A0566F" w:rsidP="00A0566F">
      <w:pPr>
        <w:pStyle w:val="List3"/>
        <w:numPr>
          <w:ilvl w:val="1"/>
          <w:numId w:val="43"/>
        </w:numPr>
      </w:pPr>
      <w:r w:rsidRPr="00EF561D">
        <w:t xml:space="preserve">Keeping systems operating as intended throughout the contract </w:t>
      </w:r>
      <w:proofErr w:type="spellStart"/>
      <w:r w:rsidRPr="00EF561D">
        <w:t>PoP</w:t>
      </w:r>
      <w:proofErr w:type="spellEnd"/>
      <w:r w:rsidRPr="00EF561D">
        <w:t>. If a system becomes non-operational, the Contractor shall submit, in writing, the plan to get the system operating again to the Installation POC within 10 days. The plan shall include the timeline for repairs</w:t>
      </w:r>
      <w:r>
        <w:t>.</w:t>
      </w:r>
    </w:p>
    <w:p w14:paraId="37726911" w14:textId="575C32C4" w:rsidR="00F460BD" w:rsidRPr="002B68A7" w:rsidRDefault="001713E2" w:rsidP="00FB7EFD">
      <w:pPr>
        <w:pStyle w:val="List3"/>
        <w:numPr>
          <w:ilvl w:val="1"/>
          <w:numId w:val="19"/>
        </w:numPr>
      </w:pPr>
      <w:r>
        <w:t>For sites SS035 and SS036</w:t>
      </w:r>
      <w:r w:rsidR="00330B36">
        <w:t xml:space="preserve">, </w:t>
      </w:r>
      <w:r w:rsidR="009E2AAC">
        <w:t>e</w:t>
      </w:r>
      <w:r w:rsidR="00F33E5A">
        <w:t>valuate p</w:t>
      </w:r>
      <w:r w:rsidR="00324BAC">
        <w:t>erform</w:t>
      </w:r>
      <w:r w:rsidR="00F33E5A">
        <w:t>ance</w:t>
      </w:r>
      <w:r w:rsidR="007171D1">
        <w:t xml:space="preserve"> </w:t>
      </w:r>
      <w:r w:rsidR="00100945">
        <w:t>(</w:t>
      </w:r>
      <w:r w:rsidR="009116E7">
        <w:t xml:space="preserve">includes </w:t>
      </w:r>
      <w:r w:rsidR="001405FE">
        <w:t xml:space="preserve">compliance </w:t>
      </w:r>
      <w:r w:rsidR="00A94AA9">
        <w:t>sampling</w:t>
      </w:r>
      <w:r w:rsidR="00100945">
        <w:t>)</w:t>
      </w:r>
      <w:r w:rsidR="0051728D">
        <w:t xml:space="preserve"> </w:t>
      </w:r>
      <w:r w:rsidR="009E2AAC">
        <w:t>of</w:t>
      </w:r>
      <w:r w:rsidR="0051728D">
        <w:t xml:space="preserve"> </w:t>
      </w:r>
      <w:r w:rsidR="009E2AAC">
        <w:t xml:space="preserve">and </w:t>
      </w:r>
      <w:r w:rsidR="00100945">
        <w:t xml:space="preserve">complete </w:t>
      </w:r>
      <w:r w:rsidR="0051728D">
        <w:t>reporting</w:t>
      </w:r>
      <w:r w:rsidR="007171D1">
        <w:t xml:space="preserve"> </w:t>
      </w:r>
      <w:r w:rsidR="0051728D">
        <w:t>for</w:t>
      </w:r>
      <w:r w:rsidR="007171D1">
        <w:t xml:space="preserve"> </w:t>
      </w:r>
      <w:r w:rsidR="00F460BD" w:rsidRPr="002B68A7">
        <w:t>the air strippers at Base drinking water wells 3, 4, and 5.</w:t>
      </w:r>
    </w:p>
    <w:p w14:paraId="084F781F" w14:textId="3AFB5D27" w:rsidR="008F67B5" w:rsidRDefault="00A0140A" w:rsidP="00FB7EFD">
      <w:pPr>
        <w:numPr>
          <w:ilvl w:val="2"/>
          <w:numId w:val="19"/>
        </w:numPr>
        <w:spacing w:after="120"/>
      </w:pPr>
      <w:r>
        <w:t>The Contrac</w:t>
      </w:r>
      <w:r w:rsidR="00F71F87">
        <w:t xml:space="preserve">tor </w:t>
      </w:r>
      <w:r w:rsidR="00502CD8">
        <w:t>shall</w:t>
      </w:r>
      <w:r w:rsidR="00D0330A">
        <w:t xml:space="preserve"> </w:t>
      </w:r>
      <w:r w:rsidR="007770E9">
        <w:t>develop a</w:t>
      </w:r>
      <w:r w:rsidR="002F2E45">
        <w:t>n Operations Recommended Upgrades report based on the performance evaluation.</w:t>
      </w:r>
      <w:r w:rsidR="00AC7973">
        <w:t xml:space="preserve"> Base Operations will implement</w:t>
      </w:r>
      <w:r w:rsidR="00914078">
        <w:t xml:space="preserve"> any recommended changes from this report.</w:t>
      </w:r>
    </w:p>
    <w:p w14:paraId="345D431B" w14:textId="276935F1" w:rsidR="00D23AF4" w:rsidRDefault="001A596B" w:rsidP="00D23AF4">
      <w:pPr>
        <w:numPr>
          <w:ilvl w:val="2"/>
          <w:numId w:val="19"/>
        </w:numPr>
        <w:spacing w:after="120"/>
      </w:pPr>
      <w:r w:rsidRPr="002B68A7">
        <w:t xml:space="preserve">Monthly sampling and quarterly reporting of influent/effluent water at the Base drinking water wells 3, 4, and 5 </w:t>
      </w:r>
      <w:proofErr w:type="gramStart"/>
      <w:r w:rsidRPr="002B68A7">
        <w:t>is</w:t>
      </w:r>
      <w:proofErr w:type="gramEnd"/>
      <w:r w:rsidRPr="002B68A7">
        <w:t xml:space="preserve"> required </w:t>
      </w:r>
      <w:proofErr w:type="gramStart"/>
      <w:r w:rsidRPr="002B68A7">
        <w:t>in order to</w:t>
      </w:r>
      <w:proofErr w:type="gramEnd"/>
      <w:r w:rsidRPr="002B68A7">
        <w:t xml:space="preserve"> determine air stripper </w:t>
      </w:r>
      <w:r w:rsidR="002F25B2">
        <w:t>effectiveness</w:t>
      </w:r>
      <w:r w:rsidR="00DB0BEB">
        <w:t xml:space="preserve"> </w:t>
      </w:r>
      <w:r w:rsidR="00770CBC">
        <w:t>or any recommended upgrades.</w:t>
      </w:r>
      <w:r w:rsidR="00E2268C">
        <w:t xml:space="preserve"> Any sampling result</w:t>
      </w:r>
      <w:r w:rsidR="00D905AE">
        <w:t xml:space="preserve"> at the applicable limit shall be reported immediately.</w:t>
      </w:r>
      <w:r w:rsidR="008F67B5">
        <w:t xml:space="preserve"> </w:t>
      </w:r>
    </w:p>
    <w:p w14:paraId="6012941F" w14:textId="098302B7" w:rsidR="00886263" w:rsidRDefault="00886263" w:rsidP="00515969">
      <w:pPr>
        <w:pStyle w:val="List3"/>
      </w:pPr>
      <w:r>
        <w:t>For OT016B, SS035, and SS036 replace Caustic Soda Tank at GWTP1.</w:t>
      </w:r>
    </w:p>
    <w:p w14:paraId="4E1196F1" w14:textId="77B1C880" w:rsidR="0046640A" w:rsidRPr="002B68A7" w:rsidRDefault="0046640A" w:rsidP="00FB7EFD">
      <w:pPr>
        <w:pStyle w:val="List3"/>
        <w:numPr>
          <w:ilvl w:val="0"/>
          <w:numId w:val="19"/>
        </w:numPr>
      </w:pPr>
      <w:r w:rsidRPr="002B68A7">
        <w:lastRenderedPageBreak/>
        <w:t xml:space="preserve">Establishing a quality control/quality </w:t>
      </w:r>
      <w:r w:rsidR="001E6302" w:rsidRPr="002B68A7">
        <w:t xml:space="preserve">assurance </w:t>
      </w:r>
      <w:r w:rsidRPr="002B68A7">
        <w:t>process to ensure documents are of an acceptable quality and do not contain typos, formatting issues, contradictory information in tables and text, etc.</w:t>
      </w:r>
    </w:p>
    <w:p w14:paraId="13D880A2" w14:textId="77777777" w:rsidR="0046640A" w:rsidRPr="002B68A7" w:rsidRDefault="0046640A" w:rsidP="00FB7EFD">
      <w:pPr>
        <w:numPr>
          <w:ilvl w:val="0"/>
          <w:numId w:val="20"/>
        </w:numPr>
        <w:spacing w:after="120"/>
      </w:pPr>
      <w:r w:rsidRPr="002B68A7">
        <w:t>Contaminants for which there are promulgated federal, state, or local standards.</w:t>
      </w:r>
    </w:p>
    <w:p w14:paraId="706BF717" w14:textId="527C04AF" w:rsidR="00B102F4" w:rsidRPr="002B68A7" w:rsidRDefault="001A1F7F" w:rsidP="00FB7EFD">
      <w:pPr>
        <w:numPr>
          <w:ilvl w:val="0"/>
          <w:numId w:val="20"/>
        </w:numPr>
        <w:spacing w:after="120"/>
      </w:pPr>
      <w:r w:rsidRPr="002B68A7">
        <w:t xml:space="preserve">Conducting </w:t>
      </w:r>
      <w:r w:rsidR="00D53287" w:rsidRPr="002B68A7">
        <w:t xml:space="preserve">1,4-Dioxane investigations as </w:t>
      </w:r>
      <w:r w:rsidR="0046640A" w:rsidRPr="002B68A7">
        <w:t>described in “Interim Air Force Guidance on Sampling and Response Actions for 1,4-Dioxane at Operational and [Base Realignment and Closure] BRAC Installations,” dated 24 May 2013.  The Contractor shall present results in one Tech Memo/Report per installation documenting the analytical methods and maps depicting sampling locations within the trichloroethene (TCE) plume and sample analysis results.</w:t>
      </w:r>
    </w:p>
    <w:p w14:paraId="468D0AE7" w14:textId="4DC10294" w:rsidR="002938F9" w:rsidRPr="002B68A7" w:rsidRDefault="004D7499" w:rsidP="00FB7EFD">
      <w:pPr>
        <w:numPr>
          <w:ilvl w:val="1"/>
          <w:numId w:val="20"/>
        </w:numPr>
        <w:spacing w:after="120"/>
      </w:pPr>
      <w:r w:rsidRPr="002B68A7">
        <w:t>1,4 Dioxane Memo</w:t>
      </w:r>
      <w:r w:rsidR="000A5E00" w:rsidRPr="002B68A7">
        <w:t xml:space="preserve"> </w:t>
      </w:r>
      <w:r w:rsidR="000A2C4C" w:rsidRPr="002B68A7">
        <w:t>Steps 1 and 2 have been completed</w:t>
      </w:r>
      <w:r w:rsidR="004F09E3" w:rsidRPr="002B68A7">
        <w:t xml:space="preserve">. </w:t>
      </w:r>
    </w:p>
    <w:p w14:paraId="490C0B9B" w14:textId="43CB9A92" w:rsidR="000F000C" w:rsidRDefault="00FA4D7D" w:rsidP="00100746">
      <w:pPr>
        <w:numPr>
          <w:ilvl w:val="1"/>
          <w:numId w:val="20"/>
        </w:numPr>
        <w:spacing w:after="120"/>
      </w:pPr>
      <w:r w:rsidRPr="002B68A7">
        <w:t xml:space="preserve">1,4 Dioxane </w:t>
      </w:r>
      <w:r w:rsidR="004F09E3" w:rsidRPr="002B68A7">
        <w:t xml:space="preserve">Compliance monitoring is required at </w:t>
      </w:r>
      <w:r w:rsidR="0063034E" w:rsidRPr="002B68A7">
        <w:t xml:space="preserve">OT016C </w:t>
      </w:r>
      <w:r w:rsidR="002578B3" w:rsidRPr="002B68A7">
        <w:t>(AOC D)</w:t>
      </w:r>
      <w:r w:rsidR="00D3627D">
        <w:t xml:space="preserve"> </w:t>
      </w:r>
      <w:r w:rsidR="002578B3" w:rsidRPr="002B68A7">
        <w:t xml:space="preserve">and </w:t>
      </w:r>
      <w:r w:rsidR="006D44B5" w:rsidRPr="002B68A7">
        <w:t xml:space="preserve">SS035 </w:t>
      </w:r>
      <w:r w:rsidR="002578B3" w:rsidRPr="002B68A7">
        <w:t>(AOC H)</w:t>
      </w:r>
      <w:r w:rsidR="00CF2956">
        <w:t xml:space="preserve"> by SCDES</w:t>
      </w:r>
      <w:r w:rsidR="004F09E3" w:rsidRPr="002B68A7">
        <w:t>.</w:t>
      </w:r>
      <w:r w:rsidR="002578B3" w:rsidRPr="002B68A7">
        <w:t xml:space="preserve"> </w:t>
      </w:r>
      <w:r w:rsidR="000A358C">
        <w:t xml:space="preserve"> </w:t>
      </w:r>
    </w:p>
    <w:p w14:paraId="2796586F" w14:textId="7309352D" w:rsidR="008E3A2A" w:rsidRPr="002B68A7" w:rsidRDefault="008E3A2A" w:rsidP="00100746">
      <w:pPr>
        <w:numPr>
          <w:ilvl w:val="1"/>
          <w:numId w:val="20"/>
        </w:numPr>
        <w:spacing w:after="120"/>
      </w:pPr>
      <w:r w:rsidRPr="002B68A7">
        <w:t>1,4 Dioxane Memo Step</w:t>
      </w:r>
      <w:r>
        <w:t xml:space="preserve"> 3</w:t>
      </w:r>
      <w:r w:rsidRPr="002B68A7">
        <w:t xml:space="preserve"> </w:t>
      </w:r>
      <w:r>
        <w:t xml:space="preserve">is required at </w:t>
      </w:r>
      <w:r w:rsidRPr="002B68A7">
        <w:t>OT016C (AOC D)</w:t>
      </w:r>
      <w:r w:rsidR="00526B9A">
        <w:t xml:space="preserve"> and </w:t>
      </w:r>
      <w:r w:rsidR="00E66B02">
        <w:t>SS035 (AOC H)</w:t>
      </w:r>
      <w:r w:rsidR="00CF2956">
        <w:t xml:space="preserve"> by AF Policy/Regulations</w:t>
      </w:r>
      <w:r>
        <w:t>.</w:t>
      </w:r>
    </w:p>
    <w:p w14:paraId="7B122DAE" w14:textId="77777777" w:rsidR="00B102F4" w:rsidRPr="002B68A7" w:rsidRDefault="00B102F4" w:rsidP="006F0F8E">
      <w:pPr>
        <w:pStyle w:val="List3"/>
      </w:pPr>
      <w:r w:rsidRPr="002B68A7">
        <w:t>Manage and dispose of investigation-derived waste (IDW) media associated with PFAS in accordance with AF Guidance Memorandum “Interim Guidance on Destruction or Disposal of Materials Containing Per- and Polyfluoroalkyl Substances in the United States” dated 11 July 2023, AF Guidance Memorandum “Guidance on Incineration of Materials Containing Per- and Polyfluoroalkyl Substances” dated 14 July 2023, and Section 4.14.2 of this document. The following sites are validated PFAS sites; therefore, the Contractor shall test waste media for PFAS and dispose of it in accordance with the guidance.</w:t>
      </w:r>
    </w:p>
    <w:p w14:paraId="036F67D9" w14:textId="678C5580" w:rsidR="00B102F4" w:rsidRPr="002B68A7" w:rsidRDefault="009F7E19" w:rsidP="00FB7EFD">
      <w:pPr>
        <w:pStyle w:val="List3"/>
        <w:numPr>
          <w:ilvl w:val="0"/>
          <w:numId w:val="17"/>
        </w:numPr>
      </w:pPr>
      <w:r>
        <w:t>FT001P-SUB, FT006P-SUB, and FT007P-SUB</w:t>
      </w:r>
      <w:r w:rsidR="00DA18E0" w:rsidRPr="002B68A7">
        <w:t>.</w:t>
      </w:r>
    </w:p>
    <w:p w14:paraId="799BA500" w14:textId="39A40560" w:rsidR="004C7296" w:rsidRDefault="002122D1" w:rsidP="00FB7EFD">
      <w:pPr>
        <w:numPr>
          <w:ilvl w:val="0"/>
          <w:numId w:val="20"/>
        </w:numPr>
        <w:spacing w:after="120"/>
      </w:pPr>
      <w:r w:rsidRPr="002B68A7">
        <w:t>The Contractor shall test IDW for PFAS using EPA test method 1633 as required for waste acceptance</w:t>
      </w:r>
      <w:r w:rsidR="005E489B">
        <w:t xml:space="preserve"> at the following sites:</w:t>
      </w:r>
      <w:r w:rsidRPr="002B68A7">
        <w:t xml:space="preserve"> </w:t>
      </w:r>
    </w:p>
    <w:p w14:paraId="2D3C36D5" w14:textId="71AFFB41" w:rsidR="002C206A" w:rsidRPr="002B68A7" w:rsidRDefault="00520898" w:rsidP="00FB7EFD">
      <w:pPr>
        <w:numPr>
          <w:ilvl w:val="1"/>
          <w:numId w:val="20"/>
        </w:numPr>
        <w:spacing w:after="120"/>
      </w:pPr>
      <w:r>
        <w:t xml:space="preserve">DP039, FT001, OT016A, OT016B, SS035, </w:t>
      </w:r>
      <w:r w:rsidR="00D413FB">
        <w:t xml:space="preserve">and </w:t>
      </w:r>
      <w:r>
        <w:t>SS036</w:t>
      </w:r>
      <w:r w:rsidR="00B52ABF">
        <w:t>.</w:t>
      </w:r>
    </w:p>
    <w:p w14:paraId="185B2C82" w14:textId="1F95846F" w:rsidR="00570287" w:rsidRPr="001D2CC2" w:rsidRDefault="004D6274" w:rsidP="00BD7A69">
      <w:pPr>
        <w:pStyle w:val="List3"/>
        <w:rPr>
          <w:sz w:val="22"/>
          <w:szCs w:val="22"/>
        </w:rPr>
      </w:pPr>
      <w:r w:rsidRPr="002B68A7">
        <w:t xml:space="preserve">The contractor shall conduct PFAS sampling associated </w:t>
      </w:r>
      <w:r w:rsidR="00CC6DF8">
        <w:t xml:space="preserve">with </w:t>
      </w:r>
      <w:r w:rsidR="00160CAD" w:rsidRPr="002B68A7">
        <w:t>water treatment systems</w:t>
      </w:r>
      <w:r w:rsidR="002E2704">
        <w:t xml:space="preserve"> </w:t>
      </w:r>
      <w:r w:rsidR="005B317E" w:rsidRPr="00806BF2">
        <w:rPr>
          <w:b/>
          <w:bCs/>
        </w:rPr>
        <w:t>GWTP1</w:t>
      </w:r>
      <w:r w:rsidR="005B317E" w:rsidRPr="002B68A7">
        <w:t xml:space="preserve">: </w:t>
      </w:r>
      <w:r w:rsidR="00FF4F92">
        <w:t>OT016B, SS035, and SS036</w:t>
      </w:r>
      <w:r w:rsidR="00F0239F" w:rsidRPr="002B68A7">
        <w:t xml:space="preserve">; </w:t>
      </w:r>
      <w:r w:rsidR="000A02A3">
        <w:t xml:space="preserve">and </w:t>
      </w:r>
      <w:r w:rsidR="00F0239F" w:rsidRPr="00806BF2">
        <w:rPr>
          <w:b/>
          <w:bCs/>
        </w:rPr>
        <w:t>GWTP2</w:t>
      </w:r>
      <w:r w:rsidR="00F0239F" w:rsidRPr="002B68A7">
        <w:t xml:space="preserve">: </w:t>
      </w:r>
      <w:r w:rsidR="00C72DB5" w:rsidRPr="002B68A7">
        <w:t>FT001P-SUB, FT006P-SUB</w:t>
      </w:r>
      <w:r w:rsidR="00D5501D" w:rsidRPr="002B68A7">
        <w:t>, FT007P-SUB</w:t>
      </w:r>
      <w:r w:rsidR="00160CAD" w:rsidRPr="002B68A7">
        <w:t xml:space="preserve">. The contractor is responsible for the O&amp;M of the entire system, including the retro fitted portion and all media changeouts necessary. The contractor shall test influent, mid, and effluent samples for </w:t>
      </w:r>
      <w:r w:rsidR="00160CAD" w:rsidRPr="002B68A7">
        <w:rPr>
          <w:color w:val="000000" w:themeColor="text1"/>
        </w:rPr>
        <w:t xml:space="preserve">PFAS with an evaluation to determine when a media change out would be required </w:t>
      </w:r>
      <w:r w:rsidR="00160CAD" w:rsidRPr="002B68A7">
        <w:t>at these sites.</w:t>
      </w:r>
      <w:r w:rsidR="00511A3F">
        <w:t xml:space="preserve"> </w:t>
      </w:r>
    </w:p>
    <w:p w14:paraId="1581A33D" w14:textId="03AB0C97" w:rsidR="001D2CC2" w:rsidRPr="00D7604F" w:rsidRDefault="00DC16E6" w:rsidP="00BD7A69">
      <w:pPr>
        <w:pStyle w:val="List3"/>
        <w:rPr>
          <w:sz w:val="22"/>
          <w:szCs w:val="22"/>
        </w:rPr>
      </w:pPr>
      <w:r>
        <w:t>Within nine months from contract award, the Contractor shall complete a one-time sampling event of all extraction wells for GWTP1- which will require development of a Sampling plan to determine the best way to grab the samples. Once the sampling has been accomplished, then a Technical Memorandum will be developed for each site with the sampling results and data gap recommendations for AF review and approval</w:t>
      </w:r>
      <w:r w:rsidR="003A4AE6">
        <w:t>.</w:t>
      </w:r>
    </w:p>
    <w:p w14:paraId="384083C4" w14:textId="5CA52A10" w:rsidR="0046640A" w:rsidRPr="002B68A7" w:rsidRDefault="0046640A" w:rsidP="00FB7EFD">
      <w:pPr>
        <w:numPr>
          <w:ilvl w:val="0"/>
          <w:numId w:val="20"/>
        </w:numPr>
        <w:spacing w:after="120"/>
      </w:pPr>
      <w:r w:rsidRPr="002B68A7">
        <w:t xml:space="preserve">Ensuring that remedial actions do not negatively </w:t>
      </w:r>
      <w:proofErr w:type="gramStart"/>
      <w:r w:rsidRPr="002B68A7">
        <w:t>impact</w:t>
      </w:r>
      <w:proofErr w:type="gramEnd"/>
      <w:r w:rsidRPr="002B68A7">
        <w:t xml:space="preserve"> the distribution of any other contaminants and/or emerging contaminants (e.g., </w:t>
      </w:r>
      <w:r w:rsidR="00E0638B" w:rsidRPr="002B68A7">
        <w:t>PFAS</w:t>
      </w:r>
      <w:r w:rsidRPr="002B68A7">
        <w:t>, 1,4-dioxane).</w:t>
      </w:r>
    </w:p>
    <w:p w14:paraId="4E7AC1DF" w14:textId="35CFA775" w:rsidR="00BD335B" w:rsidRPr="002B68A7" w:rsidRDefault="000C1FC3" w:rsidP="00FB7EFD">
      <w:pPr>
        <w:numPr>
          <w:ilvl w:val="0"/>
          <w:numId w:val="20"/>
        </w:numPr>
        <w:spacing w:after="120"/>
      </w:pPr>
      <w:bookmarkStart w:id="52" w:name="_Hlk147221061"/>
      <w:r w:rsidRPr="000C1FC3">
        <w:lastRenderedPageBreak/>
        <w:t>Conducting RAB-interest assessments and meetings; performing community outreach activities; and preparing CIPs or Updates as described in sections 4.6.1, 4.6.2, and Enclosure 4</w:t>
      </w:r>
      <w:r w:rsidR="00D2088A">
        <w:t>.</w:t>
      </w:r>
    </w:p>
    <w:bookmarkEnd w:id="52"/>
    <w:p w14:paraId="3579F164" w14:textId="77777777" w:rsidR="005B3A89" w:rsidRPr="002B68A7" w:rsidRDefault="005B3A89" w:rsidP="00FB7EFD">
      <w:pPr>
        <w:numPr>
          <w:ilvl w:val="0"/>
          <w:numId w:val="20"/>
        </w:numPr>
        <w:spacing w:after="120"/>
      </w:pPr>
      <w:r w:rsidRPr="002B68A7">
        <w:t>The Contractor shall prepare and submit the RCRA Hazardous and Solid Waste Amendments (HSWA) permit renewal application.</w:t>
      </w:r>
    </w:p>
    <w:p w14:paraId="222E4B6B" w14:textId="77777777" w:rsidR="005B3A89" w:rsidRPr="002B68A7" w:rsidRDefault="005B3A89" w:rsidP="00FB7EFD">
      <w:pPr>
        <w:numPr>
          <w:ilvl w:val="1"/>
          <w:numId w:val="20"/>
        </w:numPr>
        <w:spacing w:after="120"/>
      </w:pPr>
      <w:r w:rsidRPr="002B68A7">
        <w:t>The contractor will be responsible for paying any fees associated with the permit renewal or modifications, as well as issuing required public notices.</w:t>
      </w:r>
    </w:p>
    <w:p w14:paraId="6510034A" w14:textId="77777777" w:rsidR="005B3A89" w:rsidRPr="002B68A7" w:rsidRDefault="005B3A89" w:rsidP="00FB7EFD">
      <w:pPr>
        <w:numPr>
          <w:ilvl w:val="1"/>
          <w:numId w:val="20"/>
        </w:numPr>
        <w:spacing w:after="120"/>
      </w:pPr>
      <w:r w:rsidRPr="002B68A7">
        <w:t>Two public meeting announcements are required for renewal or modification of the RCRA HSWA permit.</w:t>
      </w:r>
    </w:p>
    <w:p w14:paraId="4078BD6C" w14:textId="18EBB493" w:rsidR="006F4B53" w:rsidRPr="002B68A7" w:rsidRDefault="00F65500" w:rsidP="00FB7EFD">
      <w:pPr>
        <w:numPr>
          <w:ilvl w:val="0"/>
          <w:numId w:val="20"/>
        </w:numPr>
        <w:spacing w:after="120"/>
      </w:pPr>
      <w:r w:rsidRPr="002B68A7">
        <w:t>Conduct</w:t>
      </w:r>
      <w:r w:rsidR="00356A20" w:rsidRPr="002B68A7">
        <w:t xml:space="preserve"> </w:t>
      </w:r>
      <w:r w:rsidR="000449DA" w:rsidRPr="002B68A7">
        <w:t xml:space="preserve">Annual </w:t>
      </w:r>
      <w:proofErr w:type="spellStart"/>
      <w:r w:rsidR="000A0784" w:rsidRPr="002B68A7">
        <w:t>Basewide</w:t>
      </w:r>
      <w:proofErr w:type="spellEnd"/>
      <w:r w:rsidR="000A0784" w:rsidRPr="002B68A7">
        <w:t xml:space="preserve"> </w:t>
      </w:r>
      <w:r w:rsidR="00356A20" w:rsidRPr="002B68A7">
        <w:t xml:space="preserve">Well </w:t>
      </w:r>
      <w:r w:rsidR="00C709B5" w:rsidRPr="002B68A7">
        <w:t>Surveys</w:t>
      </w:r>
      <w:r w:rsidR="000A0784" w:rsidRPr="002B68A7">
        <w:t xml:space="preserve">, </w:t>
      </w:r>
      <w:r w:rsidR="00356A20" w:rsidRPr="002B68A7">
        <w:t>Well Inventory</w:t>
      </w:r>
      <w:r w:rsidR="00D4454E" w:rsidRPr="002B68A7">
        <w:t xml:space="preserve"> and Condition Assessment</w:t>
      </w:r>
      <w:r w:rsidR="006F4B53" w:rsidRPr="002B68A7">
        <w:t xml:space="preserve">. </w:t>
      </w:r>
      <w:r w:rsidR="000D39BF" w:rsidRPr="002B68A7">
        <w:t>This requirement includes off-base wells</w:t>
      </w:r>
      <w:r w:rsidR="00E23972" w:rsidRPr="002B68A7">
        <w:t>.</w:t>
      </w:r>
    </w:p>
    <w:p w14:paraId="6BC1D39B" w14:textId="1AA6E4A0" w:rsidR="00ED420F" w:rsidRPr="002B68A7" w:rsidRDefault="006F4B53" w:rsidP="00FB7EFD">
      <w:pPr>
        <w:numPr>
          <w:ilvl w:val="1"/>
          <w:numId w:val="20"/>
        </w:numPr>
        <w:spacing w:after="120"/>
      </w:pPr>
      <w:r w:rsidRPr="002B68A7">
        <w:t xml:space="preserve">Based on the annual </w:t>
      </w:r>
      <w:r w:rsidR="005E489B">
        <w:t>w</w:t>
      </w:r>
      <w:r w:rsidRPr="002B68A7">
        <w:t xml:space="preserve">ell inspections, </w:t>
      </w:r>
      <w:r w:rsidR="008A5270" w:rsidRPr="002B68A7">
        <w:t xml:space="preserve">perform the </w:t>
      </w:r>
      <w:r w:rsidR="00B77255" w:rsidRPr="002B68A7">
        <w:t xml:space="preserve">itemized report findings to include </w:t>
      </w:r>
      <w:r w:rsidR="005E489B">
        <w:t>w</w:t>
      </w:r>
      <w:r w:rsidR="007C2D08" w:rsidRPr="002B68A7">
        <w:t xml:space="preserve">ell </w:t>
      </w:r>
      <w:r w:rsidR="005E489B">
        <w:t>r</w:t>
      </w:r>
      <w:r w:rsidR="007C2D08" w:rsidRPr="002B68A7">
        <w:t xml:space="preserve">epairs, </w:t>
      </w:r>
      <w:r w:rsidR="005E489B">
        <w:t>w</w:t>
      </w:r>
      <w:r w:rsidR="00F618FB" w:rsidRPr="002B68A7">
        <w:t xml:space="preserve">ell </w:t>
      </w:r>
      <w:r w:rsidR="005E489B">
        <w:t>r</w:t>
      </w:r>
      <w:r w:rsidR="00F618FB" w:rsidRPr="002B68A7">
        <w:t xml:space="preserve">edevelopments, </w:t>
      </w:r>
      <w:r w:rsidR="005E489B">
        <w:t>w</w:t>
      </w:r>
      <w:r w:rsidR="00B77255" w:rsidRPr="002B68A7">
        <w:t xml:space="preserve">ell </w:t>
      </w:r>
      <w:r w:rsidR="005E489B">
        <w:t>r</w:t>
      </w:r>
      <w:r w:rsidR="00B77255" w:rsidRPr="002B68A7">
        <w:t xml:space="preserve">eplacements, </w:t>
      </w:r>
      <w:r w:rsidR="004E23B5" w:rsidRPr="002B68A7">
        <w:t xml:space="preserve">new </w:t>
      </w:r>
      <w:r w:rsidR="005E489B">
        <w:t>w</w:t>
      </w:r>
      <w:r w:rsidR="004E23B5" w:rsidRPr="002B68A7">
        <w:t xml:space="preserve">ell </w:t>
      </w:r>
      <w:r w:rsidR="005E489B">
        <w:t>i</w:t>
      </w:r>
      <w:r w:rsidR="007C2D08" w:rsidRPr="002B68A7">
        <w:t>nstallations</w:t>
      </w:r>
      <w:r w:rsidR="000578E9" w:rsidRPr="002B68A7">
        <w:t>,</w:t>
      </w:r>
      <w:r w:rsidR="004E23B5" w:rsidRPr="002B68A7">
        <w:t xml:space="preserve"> </w:t>
      </w:r>
      <w:r w:rsidR="00B73363" w:rsidRPr="002B68A7">
        <w:t>and</w:t>
      </w:r>
      <w:r w:rsidR="007C2D08" w:rsidRPr="002B68A7">
        <w:t xml:space="preserve"> </w:t>
      </w:r>
      <w:r w:rsidR="005E489B">
        <w:t>w</w:t>
      </w:r>
      <w:r w:rsidR="00B73363" w:rsidRPr="002B68A7">
        <w:t xml:space="preserve">ell </w:t>
      </w:r>
      <w:r w:rsidR="005E489B">
        <w:t>d</w:t>
      </w:r>
      <w:r w:rsidR="005F2A52" w:rsidRPr="002B68A7">
        <w:t>ecommissionings</w:t>
      </w:r>
      <w:r w:rsidR="00356A20" w:rsidRPr="002B68A7">
        <w:t>.</w:t>
      </w:r>
    </w:p>
    <w:p w14:paraId="623E5893" w14:textId="56856DDD" w:rsidR="00114E7C" w:rsidRPr="002B68A7" w:rsidRDefault="005E489B" w:rsidP="00FB7EFD">
      <w:pPr>
        <w:numPr>
          <w:ilvl w:val="1"/>
          <w:numId w:val="20"/>
        </w:numPr>
        <w:spacing w:after="120"/>
      </w:pPr>
      <w:r>
        <w:t>I</w:t>
      </w:r>
      <w:r w:rsidR="00114E7C" w:rsidRPr="002B68A7">
        <w:t xml:space="preserve">nclude GIS files and updates </w:t>
      </w:r>
      <w:r w:rsidR="002F73E2" w:rsidRPr="002B68A7">
        <w:t>for the Base maps.</w:t>
      </w:r>
    </w:p>
    <w:p w14:paraId="6BAE459C" w14:textId="39572A43" w:rsidR="0001582E" w:rsidRPr="002B68A7" w:rsidRDefault="0001582E" w:rsidP="00FB7EFD">
      <w:pPr>
        <w:numPr>
          <w:ilvl w:val="1"/>
          <w:numId w:val="20"/>
        </w:numPr>
        <w:spacing w:after="120"/>
      </w:pPr>
      <w:r w:rsidRPr="002B68A7">
        <w:t>Assist with NEPA Air force Form 813 review process, dig permits and surveys that mark treatment and utility lines.</w:t>
      </w:r>
    </w:p>
    <w:p w14:paraId="61E434AB" w14:textId="732CD6B4" w:rsidR="003D4D3B" w:rsidRDefault="003D6E6F" w:rsidP="009933E8">
      <w:pPr>
        <w:numPr>
          <w:ilvl w:val="0"/>
          <w:numId w:val="20"/>
        </w:numPr>
        <w:spacing w:after="120"/>
      </w:pPr>
      <w:r w:rsidRPr="002B68A7">
        <w:t>As</w:t>
      </w:r>
      <w:r w:rsidR="001B37B7" w:rsidRPr="002B68A7">
        <w:t xml:space="preserve"> </w:t>
      </w:r>
      <w:r w:rsidR="00592BAF" w:rsidRPr="002B68A7">
        <w:t>required</w:t>
      </w:r>
      <w:r w:rsidR="001B37B7" w:rsidRPr="002B68A7">
        <w:t xml:space="preserve"> by AF/USACE at contract award, the contractor is to f</w:t>
      </w:r>
      <w:r w:rsidR="005E2232" w:rsidRPr="002B68A7">
        <w:t xml:space="preserve">inalize any site </w:t>
      </w:r>
      <w:r w:rsidR="00100E0A" w:rsidRPr="002B68A7">
        <w:t xml:space="preserve">ORC </w:t>
      </w:r>
      <w:r w:rsidR="005E2232" w:rsidRPr="002B68A7">
        <w:t>documents transitioned</w:t>
      </w:r>
      <w:r w:rsidR="00951250" w:rsidRPr="002B68A7">
        <w:t xml:space="preserve"> </w:t>
      </w:r>
      <w:r w:rsidR="00A6712F" w:rsidRPr="002B68A7">
        <w:t xml:space="preserve">from the previous </w:t>
      </w:r>
      <w:r w:rsidR="00015898" w:rsidRPr="002B68A7">
        <w:t xml:space="preserve">ORC </w:t>
      </w:r>
      <w:r w:rsidR="00A6712F" w:rsidRPr="002B68A7">
        <w:t>contract</w:t>
      </w:r>
      <w:r w:rsidR="00015898" w:rsidRPr="002B68A7">
        <w:t>or</w:t>
      </w:r>
      <w:r w:rsidR="00592BAF" w:rsidRPr="002B68A7">
        <w:t xml:space="preserve"> </w:t>
      </w:r>
      <w:r w:rsidR="00100E0A" w:rsidRPr="002B68A7">
        <w:t xml:space="preserve">in </w:t>
      </w:r>
      <w:r w:rsidR="00592BAF" w:rsidRPr="002B68A7">
        <w:t xml:space="preserve">any of </w:t>
      </w:r>
      <w:r w:rsidR="00100E0A" w:rsidRPr="002B68A7">
        <w:t>the following versions:</w:t>
      </w:r>
      <w:r w:rsidR="00951250" w:rsidRPr="002B68A7">
        <w:t xml:space="preserve"> working copy, draft or draft final</w:t>
      </w:r>
      <w:r w:rsidR="00100E0A" w:rsidRPr="002B68A7">
        <w:t>.</w:t>
      </w:r>
    </w:p>
    <w:p w14:paraId="79C5FFDD" w14:textId="67716AC0" w:rsidR="00B47734" w:rsidRPr="002B68A7" w:rsidRDefault="00B47734" w:rsidP="003D4D3B">
      <w:pPr>
        <w:spacing w:after="120"/>
        <w:ind w:left="720"/>
      </w:pPr>
    </w:p>
    <w:p w14:paraId="47137DD7" w14:textId="77777777" w:rsidR="0046640A" w:rsidRPr="002B68A7" w:rsidRDefault="0046640A" w:rsidP="0046640A">
      <w:pPr>
        <w:spacing w:after="120"/>
        <w:rPr>
          <w:szCs w:val="20"/>
        </w:rPr>
      </w:pPr>
      <w:r w:rsidRPr="002B68A7">
        <w:rPr>
          <w:szCs w:val="20"/>
        </w:rPr>
        <w:t>The Contractor shall NOT be responsible for:</w:t>
      </w:r>
    </w:p>
    <w:p w14:paraId="51CF7433" w14:textId="77777777" w:rsidR="0046640A" w:rsidRPr="002B68A7" w:rsidRDefault="0046640A" w:rsidP="00FB7EFD">
      <w:pPr>
        <w:numPr>
          <w:ilvl w:val="0"/>
          <w:numId w:val="20"/>
        </w:numPr>
        <w:spacing w:after="120"/>
      </w:pPr>
      <w:r w:rsidRPr="002B68A7">
        <w:t>Reasonably unanticipated contaminants at sites identified in Table 1 (e.g., previously undetected mercury within a TCE plume); however, Contractors would be responsible for reasonably anticipated contaminants (e.g., vinyl chloride in a TCE plume).</w:t>
      </w:r>
    </w:p>
    <w:p w14:paraId="1EA9B33A" w14:textId="77777777" w:rsidR="0046640A" w:rsidRPr="002B68A7" w:rsidRDefault="0046640A" w:rsidP="00FB7EFD">
      <w:pPr>
        <w:numPr>
          <w:ilvl w:val="0"/>
          <w:numId w:val="20"/>
        </w:numPr>
        <w:spacing w:after="120"/>
      </w:pPr>
      <w:r w:rsidRPr="002B68A7">
        <w:t>Remediation or treatment of contaminants for which there are no promulgated federal, state, or local standards or AF agreements at time of contract award unless included via modification.</w:t>
      </w:r>
    </w:p>
    <w:p w14:paraId="6F4D84B8" w14:textId="7ACC9EB6" w:rsidR="0046640A" w:rsidRPr="002B68A7" w:rsidRDefault="0046640A" w:rsidP="00FB7EFD">
      <w:pPr>
        <w:numPr>
          <w:ilvl w:val="0"/>
          <w:numId w:val="20"/>
        </w:numPr>
        <w:spacing w:after="120"/>
      </w:pPr>
      <w:r w:rsidRPr="002B68A7">
        <w:t>Official regulatory changes</w:t>
      </w:r>
      <w:r w:rsidR="00D93946" w:rsidRPr="002B68A7">
        <w:t xml:space="preserve"> occurring after contract award</w:t>
      </w:r>
      <w:r w:rsidR="00DC7F33" w:rsidRPr="002B68A7">
        <w:t>,</w:t>
      </w:r>
      <w:r w:rsidRPr="002B68A7">
        <w:t xml:space="preserve"> as documented in Administrative Code, laws, and regulations, e.g., decrease in residential Soil Cleanup Target Levels, Groundwater Cleanup Target Levels, etc.</w:t>
      </w:r>
    </w:p>
    <w:p w14:paraId="0BE98015" w14:textId="77777777" w:rsidR="0046640A" w:rsidRPr="002B68A7" w:rsidRDefault="0046640A" w:rsidP="00FB7EFD">
      <w:pPr>
        <w:numPr>
          <w:ilvl w:val="0"/>
          <w:numId w:val="20"/>
        </w:numPr>
        <w:spacing w:after="120"/>
      </w:pPr>
      <w:r w:rsidRPr="002B68A7">
        <w:t>Sites not identified in Table 1.</w:t>
      </w:r>
    </w:p>
    <w:p w14:paraId="0748B936" w14:textId="2DDB22EE" w:rsidR="0046640A" w:rsidRPr="002B68A7" w:rsidRDefault="0046640A" w:rsidP="00FB7EFD">
      <w:pPr>
        <w:numPr>
          <w:ilvl w:val="0"/>
          <w:numId w:val="20"/>
        </w:numPr>
        <w:spacing w:after="120"/>
      </w:pPr>
      <w:r w:rsidRPr="002B68A7">
        <w:t>Sites containing radiological waste.</w:t>
      </w:r>
    </w:p>
    <w:p w14:paraId="0BF5EFC3" w14:textId="77777777" w:rsidR="0046640A" w:rsidRPr="002B68A7" w:rsidRDefault="0046640A" w:rsidP="00FB7EFD">
      <w:pPr>
        <w:numPr>
          <w:ilvl w:val="0"/>
          <w:numId w:val="20"/>
        </w:numPr>
        <w:spacing w:after="120"/>
      </w:pPr>
      <w:r w:rsidRPr="002B68A7">
        <w:t>Remediation of sites with unexploded ordnance (UXO), Discarded Military Munitions (DMMs), munitions constituents (MCs) present in high enough concentrations to pose an explosive hazard, and chemical warfare material (CWM).</w:t>
      </w:r>
    </w:p>
    <w:p w14:paraId="35FBF194" w14:textId="3EE08584" w:rsidR="006A0B18" w:rsidRPr="006C1411" w:rsidRDefault="00FE1B1A" w:rsidP="006B60B5">
      <w:pPr>
        <w:pStyle w:val="Heading1"/>
      </w:pPr>
      <w:bookmarkStart w:id="53" w:name="_Toc194997574"/>
      <w:r>
        <w:lastRenderedPageBreak/>
        <w:t xml:space="preserve">2.0 </w:t>
      </w:r>
      <w:r w:rsidR="00ED39CC" w:rsidRPr="006C1411">
        <w:t>APPLICABLE DOCUMENTS</w:t>
      </w:r>
      <w:bookmarkEnd w:id="47"/>
      <w:bookmarkEnd w:id="48"/>
      <w:bookmarkEnd w:id="49"/>
      <w:bookmarkEnd w:id="50"/>
      <w:bookmarkEnd w:id="53"/>
    </w:p>
    <w:p w14:paraId="5B406004" w14:textId="5CB9DC2B" w:rsidR="005B17D8" w:rsidRPr="000F37BC" w:rsidRDefault="00ED39CC" w:rsidP="001B5415">
      <w:pPr>
        <w:pStyle w:val="BodyText"/>
      </w:pPr>
      <w:r w:rsidRPr="000F37BC">
        <w:t xml:space="preserve">The Contractor shall identify and comply with all applicable federal, state, and local statutes; </w:t>
      </w:r>
      <w:r w:rsidR="006868C1" w:rsidRPr="000F37BC">
        <w:t>Department of Defense (</w:t>
      </w:r>
      <w:r w:rsidR="006868C1">
        <w:t xml:space="preserve">DoD) </w:t>
      </w:r>
      <w:r w:rsidR="00ED1239">
        <w:t>and AF</w:t>
      </w:r>
      <w:r w:rsidRPr="000F37BC">
        <w:t xml:space="preserve"> instructions, manuals, handbooks, regulations, guidance, and policy letters (including </w:t>
      </w:r>
      <w:r w:rsidR="002614EB">
        <w:t>AF</w:t>
      </w:r>
      <w:r w:rsidRPr="000F37BC">
        <w:t xml:space="preserve"> policy and guidance for IRP and MMRP); Executive Orders (EOs)</w:t>
      </w:r>
      <w:r w:rsidR="006868C1">
        <w:t>,</w:t>
      </w:r>
      <w:r w:rsidRPr="000F37BC">
        <w:t xml:space="preserve"> American Society for Testing and Materials (ASTM)</w:t>
      </w:r>
      <w:r w:rsidR="006868C1">
        <w:t>,</w:t>
      </w:r>
      <w:r w:rsidRPr="000F37BC">
        <w:t xml:space="preserve"> American Petroleum Institute (API) Codes</w:t>
      </w:r>
      <w:r w:rsidR="006868C1">
        <w:t>,</w:t>
      </w:r>
      <w:r w:rsidRPr="000F37BC">
        <w:t xml:space="preserve"> National Association of Corrosions Engineers (NACE)</w:t>
      </w:r>
      <w:r w:rsidR="006868C1">
        <w:t>,</w:t>
      </w:r>
      <w:r w:rsidRPr="000F37BC">
        <w:t xml:space="preserve"> National Fire Protection </w:t>
      </w:r>
      <w:r w:rsidR="00BD4D80">
        <w:t xml:space="preserve">Association </w:t>
      </w:r>
      <w:r w:rsidRPr="000F37BC">
        <w:t>(NFPA)</w:t>
      </w:r>
      <w:r w:rsidR="006868C1">
        <w:t>,</w:t>
      </w:r>
      <w:r w:rsidRPr="000F37BC">
        <w:t xml:space="preserve"> Steel Structures and Painting Counsel (SSPC)</w:t>
      </w:r>
      <w:r w:rsidR="006868C1">
        <w:t>,</w:t>
      </w:r>
      <w:r w:rsidRPr="000F37BC">
        <w:t xml:space="preserve"> National Electrical Code (NEC)</w:t>
      </w:r>
      <w:r w:rsidR="006868C1">
        <w:t>,</w:t>
      </w:r>
      <w:r w:rsidRPr="000F37BC">
        <w:t xml:space="preserve"> Uniform Fire Code (UFC)</w:t>
      </w:r>
      <w:r w:rsidR="006868C1">
        <w:t>,</w:t>
      </w:r>
      <w:r w:rsidRPr="000F37BC">
        <w:t xml:space="preserve"> and International Building Code (IBC) including all changes and amendments in effect on the date of issuance of this </w:t>
      </w:r>
      <w:r w:rsidR="00BB288B">
        <w:t>contract</w:t>
      </w:r>
      <w:r w:rsidRPr="000F37BC">
        <w:t xml:space="preserve">. </w:t>
      </w:r>
      <w:r w:rsidR="006868C1">
        <w:t xml:space="preserve"> </w:t>
      </w:r>
      <w:r w:rsidRPr="000F37BC">
        <w:t xml:space="preserve">It is the Contractor’s responsibility to identify and comply with all applicable requirements.  In addition, the Contractor shall refer to the current versions of the DoD Policy and Guidelines for Acquisitions Involving Environmental Sampling or Testing and The United States </w:t>
      </w:r>
      <w:r w:rsidR="002614EB">
        <w:t>AF</w:t>
      </w:r>
      <w:r w:rsidRPr="000F37BC">
        <w:t xml:space="preserve"> Construction Management Implementation Guide.</w:t>
      </w:r>
    </w:p>
    <w:p w14:paraId="1269D938" w14:textId="5725DEE5" w:rsidR="0027527F" w:rsidRPr="0027527F" w:rsidRDefault="00ED39CC" w:rsidP="0027527F">
      <w:r w:rsidRPr="000F37BC">
        <w:t xml:space="preserve">The Contractor shall identify and comply with all applicable documents for the </w:t>
      </w:r>
      <w:r w:rsidR="00281E4F">
        <w:t>I</w:t>
      </w:r>
      <w:r w:rsidR="00F25DD2">
        <w:t>nstallation</w:t>
      </w:r>
      <w:r w:rsidR="00F25DD2" w:rsidRPr="000F37BC">
        <w:t xml:space="preserve">s </w:t>
      </w:r>
      <w:r w:rsidRPr="000F37BC">
        <w:t>including RODs, ROD Amendments, ESDs, RCRA Permits and subsequent modifications, the Endangered Species Act,</w:t>
      </w:r>
      <w:r w:rsidR="00107085" w:rsidRPr="000F37BC">
        <w:t xml:space="preserve"> </w:t>
      </w:r>
      <w:r w:rsidRPr="000F37BC">
        <w:t>other Decision Documents, Deeds,</w:t>
      </w:r>
      <w:r w:rsidR="002814D9">
        <w:t xml:space="preserve"> waste management guidance,</w:t>
      </w:r>
      <w:r w:rsidRPr="000F37BC">
        <w:t xml:space="preserve"> and conveyance notices.</w:t>
      </w:r>
    </w:p>
    <w:p w14:paraId="77DB70A7" w14:textId="22916426" w:rsidR="006A0B18" w:rsidRPr="001735E5" w:rsidRDefault="00FE1B1A" w:rsidP="006B60B5">
      <w:pPr>
        <w:pStyle w:val="Heading1"/>
      </w:pPr>
      <w:bookmarkStart w:id="54" w:name="_Toc277151422"/>
      <w:bookmarkStart w:id="55" w:name="_Toc307216700"/>
      <w:bookmarkStart w:id="56" w:name="_Toc318272110"/>
      <w:bookmarkStart w:id="57" w:name="_Toc319048124"/>
      <w:bookmarkStart w:id="58" w:name="_Toc194997575"/>
      <w:r>
        <w:t xml:space="preserve">3.0 </w:t>
      </w:r>
      <w:r w:rsidR="00ED39CC" w:rsidRPr="001735E5">
        <w:t xml:space="preserve">GOVERNMENT FURNISHED INFORMATION </w:t>
      </w:r>
      <w:r w:rsidR="00ED39CC" w:rsidRPr="00DE3A2C">
        <w:t>AND PROPERTY</w:t>
      </w:r>
      <w:bookmarkEnd w:id="54"/>
      <w:bookmarkEnd w:id="55"/>
      <w:bookmarkEnd w:id="56"/>
      <w:bookmarkEnd w:id="57"/>
      <w:bookmarkEnd w:id="58"/>
    </w:p>
    <w:p w14:paraId="2CCB1669" w14:textId="2E691043" w:rsidR="00FE4D44" w:rsidRPr="001735E5" w:rsidRDefault="00FE4D44" w:rsidP="00CB01AD">
      <w:pPr>
        <w:pStyle w:val="BodyText"/>
      </w:pPr>
      <w:r w:rsidRPr="001735E5">
        <w:t xml:space="preserve">Government Furnished Information is </w:t>
      </w:r>
      <w:r>
        <w:t>contained in the Administrative Record (</w:t>
      </w:r>
      <w:r w:rsidR="00B85564" w:rsidRPr="00B85564">
        <w:t>https://ar.afcec-cloud.af.mil/</w:t>
      </w:r>
      <w:r>
        <w:t xml:space="preserve">) or </w:t>
      </w:r>
      <w:r w:rsidRPr="001735E5">
        <w:t xml:space="preserve">listed in Enclosure </w:t>
      </w:r>
      <w:r w:rsidR="000C6457">
        <w:t>2</w:t>
      </w:r>
      <w:r w:rsidRPr="001735E5">
        <w:t>.  The</w:t>
      </w:r>
      <w:r w:rsidR="001149CD">
        <w:t xml:space="preserve"> </w:t>
      </w:r>
      <w:r w:rsidRPr="001735E5">
        <w:t>documentation provided represents the most recent and appropriate documentation available for the Installation</w:t>
      </w:r>
      <w:r>
        <w:t>(s)</w:t>
      </w:r>
      <w:r w:rsidRPr="001735E5">
        <w:t xml:space="preserve"> and sites identified in this </w:t>
      </w:r>
      <w:r>
        <w:t>PWS</w:t>
      </w:r>
      <w:r w:rsidRPr="001735E5">
        <w:t>. Electronic format is not guaranteed.</w:t>
      </w:r>
    </w:p>
    <w:p w14:paraId="33BEC640" w14:textId="6806FA55" w:rsidR="00FE4D44" w:rsidRPr="001735E5" w:rsidRDefault="00FE4D44" w:rsidP="00CB01AD">
      <w:pPr>
        <w:pStyle w:val="BodyText"/>
      </w:pPr>
      <w:r w:rsidRPr="001735E5">
        <w:t xml:space="preserve">The Contractor shall properly account for and manage all new and existing GFP procured and utilized at the </w:t>
      </w:r>
      <w:r>
        <w:t xml:space="preserve">Installations as-is where-is </w:t>
      </w:r>
      <w:r w:rsidR="006A09AA">
        <w:t>in accordance with the</w:t>
      </w:r>
      <w:r w:rsidRPr="001735E5">
        <w:t xml:space="preserve"> Federal Acquisition Regulation (FAR).  Lists of</w:t>
      </w:r>
      <w:r>
        <w:t xml:space="preserve"> current</w:t>
      </w:r>
      <w:r w:rsidRPr="001735E5">
        <w:t xml:space="preserve"> GFP are provided in </w:t>
      </w:r>
      <w:r w:rsidR="00B6377B">
        <w:t>Enclosure 3</w:t>
      </w:r>
      <w:r w:rsidR="00492543">
        <w:t xml:space="preserve">.  </w:t>
      </w:r>
      <w:r>
        <w:t xml:space="preserve">All </w:t>
      </w:r>
      <w:r w:rsidRPr="0035049D">
        <w:t xml:space="preserve">Real Property </w:t>
      </w:r>
      <w:r>
        <w:t xml:space="preserve">installed during the contract shall be turned over to the Government consistent with procedures identified in </w:t>
      </w:r>
      <w:r w:rsidR="00E77527">
        <w:t>Section</w:t>
      </w:r>
      <w:r>
        <w:t xml:space="preserve"> 8.</w:t>
      </w:r>
      <w:r w:rsidR="00F22271">
        <w:t>3</w:t>
      </w:r>
      <w:r>
        <w:t>.</w:t>
      </w:r>
      <w:r w:rsidR="00CA1C17">
        <w:t>2</w:t>
      </w:r>
      <w:r w:rsidRPr="00755FBA">
        <w:t>.</w:t>
      </w:r>
    </w:p>
    <w:p w14:paraId="4EEF49C7" w14:textId="1B27FD98" w:rsidR="00251DC4" w:rsidRDefault="00ED39CC" w:rsidP="00CB01AD">
      <w:pPr>
        <w:pStyle w:val="BodyText"/>
      </w:pPr>
      <w:r w:rsidRPr="001735E5">
        <w:t xml:space="preserve">The Contractor is responsible for providing all other supplies and equipment, not already </w:t>
      </w:r>
      <w:r w:rsidR="00534A18" w:rsidRPr="001735E5">
        <w:t>installed,</w:t>
      </w:r>
      <w:r w:rsidRPr="001735E5">
        <w:t xml:space="preserve"> and not listed in </w:t>
      </w:r>
      <w:r w:rsidR="000C6457">
        <w:t>Enclosure 3</w:t>
      </w:r>
      <w:r w:rsidRPr="001735E5">
        <w:t xml:space="preserve">, </w:t>
      </w:r>
      <w:r w:rsidR="00623853">
        <w:t xml:space="preserve">that are </w:t>
      </w:r>
      <w:r w:rsidRPr="001735E5">
        <w:t xml:space="preserve">required to </w:t>
      </w:r>
      <w:r w:rsidR="00BC25FA" w:rsidRPr="001735E5">
        <w:t xml:space="preserve">achieve the </w:t>
      </w:r>
      <w:r w:rsidR="002435B2">
        <w:t>POs</w:t>
      </w:r>
      <w:r w:rsidRPr="001735E5">
        <w:t xml:space="preserve"> of this </w:t>
      </w:r>
      <w:r w:rsidR="00BB288B" w:rsidRPr="001735E5">
        <w:t>contract</w:t>
      </w:r>
      <w:r w:rsidRPr="001735E5">
        <w:t xml:space="preserve">.  All </w:t>
      </w:r>
      <w:r w:rsidR="002614EB" w:rsidRPr="001735E5">
        <w:t>AF</w:t>
      </w:r>
      <w:r w:rsidR="00623853">
        <w:t>-</w:t>
      </w:r>
      <w:r w:rsidRPr="001735E5">
        <w:t>owned property</w:t>
      </w:r>
      <w:r w:rsidR="0069094B">
        <w:t xml:space="preserve">, </w:t>
      </w:r>
      <w:r w:rsidR="00AC208F" w:rsidRPr="001735E5">
        <w:t xml:space="preserve">including </w:t>
      </w:r>
      <w:r w:rsidR="0069094B">
        <w:t>real property</w:t>
      </w:r>
      <w:r w:rsidR="00AC208F" w:rsidRPr="001735E5">
        <w:t xml:space="preserve"> </w:t>
      </w:r>
      <w:r w:rsidRPr="001735E5">
        <w:t>used for remediation purposes must be maintained by the Contractor in accordance with applicable maintenance requirements</w:t>
      </w:r>
      <w:r w:rsidR="00AC208F" w:rsidRPr="001735E5">
        <w:t xml:space="preserve"> and usability for the intended purpose</w:t>
      </w:r>
      <w:r w:rsidRPr="001735E5">
        <w:t xml:space="preserve">.  </w:t>
      </w:r>
      <w:r w:rsidR="00251DC4" w:rsidRPr="00BA2DAB">
        <w:t xml:space="preserve">The Contractor is responsible for disposal </w:t>
      </w:r>
      <w:r w:rsidR="00251DC4">
        <w:t>of unneeded, unusable, or obsolete GFP as required</w:t>
      </w:r>
      <w:r w:rsidR="001D4E53">
        <w:t>,</w:t>
      </w:r>
      <w:r w:rsidR="00251DC4">
        <w:t xml:space="preserve"> and</w:t>
      </w:r>
      <w:r w:rsidR="00251DC4" w:rsidRPr="00BA2DAB">
        <w:t xml:space="preserve"> </w:t>
      </w:r>
      <w:r w:rsidR="0011426E">
        <w:t>transfer</w:t>
      </w:r>
      <w:r w:rsidR="00AB1B96">
        <w:t xml:space="preserve"> </w:t>
      </w:r>
      <w:r w:rsidR="00251DC4">
        <w:t xml:space="preserve">of remaining GFP </w:t>
      </w:r>
      <w:r w:rsidR="00251DC4" w:rsidRPr="00BA2DAB">
        <w:t xml:space="preserve">to </w:t>
      </w:r>
      <w:r w:rsidR="009E0E1E">
        <w:t>the Government</w:t>
      </w:r>
      <w:r w:rsidR="00251DC4" w:rsidRPr="00BA2DAB">
        <w:t xml:space="preserve"> at the end of the </w:t>
      </w:r>
      <w:r w:rsidR="00251DC4" w:rsidRPr="00CC76E0">
        <w:t>contract P</w:t>
      </w:r>
      <w:r w:rsidR="006D05C8">
        <w:t>O</w:t>
      </w:r>
      <w:r w:rsidR="00251DC4" w:rsidRPr="00CC76E0">
        <w:t>P</w:t>
      </w:r>
      <w:r w:rsidR="00251DC4" w:rsidRPr="00BA2DAB">
        <w:t>.</w:t>
      </w:r>
      <w:r w:rsidR="00251DC4">
        <w:t xml:space="preserve">  </w:t>
      </w:r>
      <w:r w:rsidR="00251DC4" w:rsidRPr="001735E5">
        <w:t xml:space="preserve">Prior to disposal of excess or unserviceable equipment listed in </w:t>
      </w:r>
      <w:r w:rsidR="000C6457">
        <w:t>Enclosure 3</w:t>
      </w:r>
      <w:r w:rsidR="00251DC4" w:rsidRPr="001735E5">
        <w:t xml:space="preserve">, the Contractor shall coordinate activities with the </w:t>
      </w:r>
      <w:r w:rsidR="004874A1">
        <w:t>Contracting Officer (</w:t>
      </w:r>
      <w:r w:rsidR="00066EB1">
        <w:t>K</w:t>
      </w:r>
      <w:r w:rsidR="00251DC4" w:rsidRPr="001735E5">
        <w:t>O</w:t>
      </w:r>
      <w:r w:rsidR="004874A1">
        <w:t>)</w:t>
      </w:r>
      <w:r w:rsidR="00251DC4" w:rsidRPr="001735E5">
        <w:t xml:space="preserve"> for disposition instructions.</w:t>
      </w:r>
    </w:p>
    <w:p w14:paraId="2A149EDB" w14:textId="18BF6E49" w:rsidR="006A0B18" w:rsidRPr="00614529" w:rsidRDefault="00FE1B1A" w:rsidP="006B60B5">
      <w:pPr>
        <w:pStyle w:val="Heading1"/>
      </w:pPr>
      <w:bookmarkStart w:id="59" w:name="_Toc277151423"/>
      <w:bookmarkStart w:id="60" w:name="_Toc307216701"/>
      <w:bookmarkStart w:id="61" w:name="_Toc318272111"/>
      <w:bookmarkStart w:id="62" w:name="_Toc319048125"/>
      <w:bookmarkStart w:id="63" w:name="_Toc194997576"/>
      <w:r>
        <w:t xml:space="preserve">4.0 </w:t>
      </w:r>
      <w:r w:rsidR="00ED39CC" w:rsidRPr="00614529">
        <w:t>MANAGEMENT, PLANNING, AND REPORTING REQUIREMENTS</w:t>
      </w:r>
      <w:bookmarkEnd w:id="59"/>
      <w:bookmarkEnd w:id="60"/>
      <w:bookmarkEnd w:id="61"/>
      <w:bookmarkEnd w:id="62"/>
      <w:bookmarkEnd w:id="63"/>
    </w:p>
    <w:p w14:paraId="630BD6EB" w14:textId="3D895195" w:rsidR="00534A18" w:rsidRDefault="00ED39CC" w:rsidP="005B4210">
      <w:pPr>
        <w:pStyle w:val="BodyText"/>
      </w:pPr>
      <w:r w:rsidRPr="00614529">
        <w:t xml:space="preserve">The Contractor shall implement a full range of </w:t>
      </w:r>
      <w:r w:rsidR="00BB4045" w:rsidRPr="00614529">
        <w:t xml:space="preserve">environmental </w:t>
      </w:r>
      <w:r w:rsidR="00A16F30" w:rsidRPr="00614529">
        <w:t>remediation activities</w:t>
      </w:r>
      <w:r w:rsidR="00BB4045" w:rsidRPr="00614529">
        <w:t xml:space="preserve"> </w:t>
      </w:r>
      <w:r w:rsidRPr="00614529">
        <w:t xml:space="preserve">as required to meet objectives of this </w:t>
      </w:r>
      <w:r w:rsidR="00BB288B" w:rsidRPr="00614529">
        <w:t>contract</w:t>
      </w:r>
      <w:r w:rsidRPr="00614529">
        <w:t xml:space="preserve"> and in accordance with all applicable </w:t>
      </w:r>
      <w:r w:rsidR="00E30804">
        <w:t>or relevant and appropriate federal, state, and local laws and regulations; DoD policies</w:t>
      </w:r>
      <w:r w:rsidR="00E46F8B">
        <w:t>;</w:t>
      </w:r>
      <w:r w:rsidR="00E30804">
        <w:t xml:space="preserve"> and </w:t>
      </w:r>
      <w:r w:rsidR="00E46F8B">
        <w:t>Installation</w:t>
      </w:r>
      <w:r w:rsidR="00E30804">
        <w:t xml:space="preserve">-specific orders, </w:t>
      </w:r>
      <w:r w:rsidR="0079441D">
        <w:t>agreements,</w:t>
      </w:r>
      <w:r w:rsidR="00E30804">
        <w:t xml:space="preserve"> or rules</w:t>
      </w:r>
      <w:r w:rsidR="00E30804" w:rsidRPr="00614529">
        <w:t xml:space="preserve">.  </w:t>
      </w:r>
      <w:r w:rsidRPr="00614529">
        <w:t>The Contractor shall supply all labor, equipment, and materials necessary to accomplish the work</w:t>
      </w:r>
      <w:r w:rsidR="00492543">
        <w:t xml:space="preserve"> </w:t>
      </w:r>
      <w:r w:rsidR="00B02DB3">
        <w:t xml:space="preserve">through the entire </w:t>
      </w:r>
      <w:r w:rsidR="00112A02">
        <w:t xml:space="preserve">POP </w:t>
      </w:r>
      <w:r w:rsidR="00492543">
        <w:t>of the contract</w:t>
      </w:r>
      <w:r w:rsidRPr="00614529">
        <w:t xml:space="preserve">.  The Contractor shall </w:t>
      </w:r>
      <w:r w:rsidRPr="00614529">
        <w:lastRenderedPageBreak/>
        <w:t>perform management and planning functions, including performance measurement and fund status reporting.</w:t>
      </w:r>
      <w:r w:rsidR="000B6C73">
        <w:t xml:space="preserve">  </w:t>
      </w:r>
    </w:p>
    <w:p w14:paraId="61A164A3" w14:textId="7CA215E9" w:rsidR="006A0B18" w:rsidRPr="00614529" w:rsidRDefault="007A68B7" w:rsidP="005B4210">
      <w:pPr>
        <w:pStyle w:val="BodyText"/>
      </w:pPr>
      <w:r>
        <w:t xml:space="preserve">The PMP, IMS, and MPS </w:t>
      </w:r>
      <w:r w:rsidR="00534A18">
        <w:t xml:space="preserve">documents </w:t>
      </w:r>
      <w:r>
        <w:t xml:space="preserve">shall be fully integrated </w:t>
      </w:r>
      <w:r w:rsidR="00534A18">
        <w:t xml:space="preserve">and consistent.  </w:t>
      </w:r>
      <w:r>
        <w:t>Consistency shall be maintained throughout the POP by fully implementing programmatic change control processes compliant with EC 5.2.1 (Execution of Change Control Boards) and PM</w:t>
      </w:r>
      <w:r w:rsidR="00A8684B">
        <w:t>P</w:t>
      </w:r>
      <w:r>
        <w:t xml:space="preserve"> guidance.</w:t>
      </w:r>
      <w:r w:rsidR="005B4210" w:rsidRPr="005B4210">
        <w:t xml:space="preserve"> </w:t>
      </w:r>
      <w:r w:rsidR="005B4210">
        <w:t>It is the Contractor</w:t>
      </w:r>
      <w:r w:rsidR="00534A18">
        <w:t>’</w:t>
      </w:r>
      <w:r w:rsidR="005B4210">
        <w:t>s responsibility to clearly demonstrate an applied understanding and compliance with ORC requirements, application of guidance/requirements, and consistency between the PMP, IMS, and MPS.</w:t>
      </w:r>
      <w:r w:rsidR="00534A18">
        <w:t xml:space="preserve">  </w:t>
      </w:r>
      <w:r w:rsidR="006C71E6">
        <w:t>T</w:t>
      </w:r>
      <w:r w:rsidR="00534A18">
        <w:t xml:space="preserve">he Contractor </w:t>
      </w:r>
      <w:r w:rsidR="006C71E6">
        <w:t>shall create a single file for the</w:t>
      </w:r>
      <w:r w:rsidR="00534A18">
        <w:t xml:space="preserve"> IMS and MPS </w:t>
      </w:r>
      <w:r w:rsidR="00256B49">
        <w:t>files</w:t>
      </w:r>
      <w:r w:rsidR="006C71E6">
        <w:t xml:space="preserve"> and deliver them as separate files as required.  </w:t>
      </w:r>
    </w:p>
    <w:p w14:paraId="6E0D92F5" w14:textId="0A2EFF41" w:rsidR="00860DDD" w:rsidRPr="00614529" w:rsidRDefault="00261D7C" w:rsidP="00662645">
      <w:pPr>
        <w:pStyle w:val="Heading2"/>
      </w:pPr>
      <w:bookmarkStart w:id="64" w:name="_Toc194997577"/>
      <w:bookmarkStart w:id="65" w:name="_Hlk99633659"/>
      <w:bookmarkStart w:id="66" w:name="_Toc216938181"/>
      <w:bookmarkStart w:id="67" w:name="_Toc245789755"/>
      <w:r>
        <w:t xml:space="preserve">4.1 </w:t>
      </w:r>
      <w:r w:rsidR="00860DDD" w:rsidRPr="00614529">
        <w:t>Project Management Plan</w:t>
      </w:r>
      <w:bookmarkEnd w:id="64"/>
      <w:r w:rsidR="00A87123">
        <w:t xml:space="preserve"> </w:t>
      </w:r>
    </w:p>
    <w:bookmarkEnd w:id="65"/>
    <w:p w14:paraId="37D6E41C" w14:textId="436B1CF5" w:rsidR="00E7531D" w:rsidRDefault="00023153" w:rsidP="00700AB3">
      <w:pPr>
        <w:pStyle w:val="BodyText"/>
      </w:pPr>
      <w:r w:rsidRPr="00023153">
        <w:t>The Contractor shall develop and maintain a detailed PMP</w:t>
      </w:r>
      <w:r w:rsidR="00694DAA" w:rsidRPr="00023153">
        <w:t>.</w:t>
      </w:r>
      <w:r w:rsidR="00694DAA">
        <w:t xml:space="preserve"> </w:t>
      </w:r>
      <w:r w:rsidR="00694DAA" w:rsidRPr="00023153">
        <w:t xml:space="preserve"> </w:t>
      </w:r>
      <w:r w:rsidRPr="00023153">
        <w:t>The PMP shall specify the project’s resources and tasks corresponding to the Sub-CLIN</w:t>
      </w:r>
      <w:r w:rsidR="00265AE2">
        <w:t>s</w:t>
      </w:r>
      <w:r w:rsidRPr="00023153">
        <w:t xml:space="preserve"> for this contract as required for the planning, execution, control, and completion of the stated </w:t>
      </w:r>
      <w:proofErr w:type="spellStart"/>
      <w:r w:rsidR="002435B2">
        <w:t>POs</w:t>
      </w:r>
      <w:r w:rsidRPr="00023153">
        <w:t>.</w:t>
      </w:r>
      <w:proofErr w:type="spellEnd"/>
      <w:r w:rsidRPr="00023153">
        <w:t xml:space="preserve"> At a minimum, the PMP shall include the following sections</w:t>
      </w:r>
      <w:proofErr w:type="gramStart"/>
      <w:r w:rsidR="00694DAA" w:rsidRPr="00023153">
        <w:t>:</w:t>
      </w:r>
      <w:r w:rsidR="00694DAA">
        <w:t xml:space="preserve"> </w:t>
      </w:r>
      <w:r w:rsidR="00694DAA" w:rsidRPr="00023153">
        <w:t xml:space="preserve"> </w:t>
      </w:r>
      <w:r w:rsidRPr="00023153">
        <w:t>technical</w:t>
      </w:r>
      <w:proofErr w:type="gramEnd"/>
      <w:r w:rsidRPr="00023153">
        <w:t xml:space="preserve"> approach for achieving the </w:t>
      </w:r>
      <w:r w:rsidR="002435B2">
        <w:t xml:space="preserve">POs </w:t>
      </w:r>
      <w:r w:rsidRPr="00023153">
        <w:t xml:space="preserve">in accordance with the PWS, </w:t>
      </w:r>
      <w:r w:rsidR="008B18CE">
        <w:t xml:space="preserve">management approach </w:t>
      </w:r>
      <w:r w:rsidR="00256B49">
        <w:t>including</w:t>
      </w:r>
      <w:r w:rsidR="008B18CE">
        <w:t xml:space="preserve"> sub-contractor management, </w:t>
      </w:r>
      <w:r w:rsidRPr="00023153">
        <w:t>organization and integration of the project team</w:t>
      </w:r>
      <w:r w:rsidR="00265AE2">
        <w:t>,</w:t>
      </w:r>
      <w:r w:rsidRPr="00023153">
        <w:t xml:space="preserve"> schedule management</w:t>
      </w:r>
      <w:r w:rsidR="00256B49">
        <w:t xml:space="preserve">, </w:t>
      </w:r>
      <w:r w:rsidRPr="00023153">
        <w:t>project controls</w:t>
      </w:r>
      <w:r w:rsidR="00265AE2">
        <w:t>,</w:t>
      </w:r>
      <w:r w:rsidRPr="00023153">
        <w:t xml:space="preserve"> transitional activities</w:t>
      </w:r>
      <w:r w:rsidR="00265AE2">
        <w:t>,</w:t>
      </w:r>
      <w:r w:rsidRPr="00023153">
        <w:t xml:space="preserve"> risk management</w:t>
      </w:r>
      <w:r w:rsidR="00265AE2">
        <w:t>,</w:t>
      </w:r>
      <w:r w:rsidRPr="00023153">
        <w:t xml:space="preserve"> quality management</w:t>
      </w:r>
      <w:r w:rsidR="00265AE2">
        <w:t>,</w:t>
      </w:r>
      <w:r w:rsidRPr="00023153">
        <w:t xml:space="preserve"> health and safety management</w:t>
      </w:r>
      <w:r w:rsidR="00265AE2">
        <w:t>,</w:t>
      </w:r>
      <w:r w:rsidRPr="00023153">
        <w:t xml:space="preserve"> procurement management</w:t>
      </w:r>
      <w:r w:rsidR="00265AE2">
        <w:t>,</w:t>
      </w:r>
      <w:r w:rsidRPr="00023153">
        <w:t xml:space="preserve"> security management</w:t>
      </w:r>
      <w:r w:rsidR="008B18CE">
        <w:t>, and communications plan</w:t>
      </w:r>
      <w:r w:rsidR="002B719B">
        <w:t>s</w:t>
      </w:r>
      <w:r w:rsidRPr="00023153">
        <w:t>.</w:t>
      </w:r>
      <w:r w:rsidR="00694DAA">
        <w:t xml:space="preserve"> </w:t>
      </w:r>
      <w:r w:rsidRPr="00023153">
        <w:t xml:space="preserve"> The Contractor is responsible for complying with the </w:t>
      </w:r>
      <w:r w:rsidR="00DD6F2F">
        <w:t>“</w:t>
      </w:r>
      <w:r w:rsidR="000963F0" w:rsidRPr="006B0C71">
        <w:rPr>
          <w:rFonts w:eastAsia="헤드라인A"/>
        </w:rPr>
        <w:t>Optimized Remediation Contract (ORC) Program Management Plan (PMP) Gui</w:t>
      </w:r>
      <w:r w:rsidR="000963F0">
        <w:rPr>
          <w:rFonts w:eastAsia="헤드라인A"/>
        </w:rPr>
        <w:t xml:space="preserve">dance” </w:t>
      </w:r>
      <w:r w:rsidR="006076CE">
        <w:rPr>
          <w:rFonts w:eastAsia="헤드라인A"/>
        </w:rPr>
        <w:t>latest version,</w:t>
      </w:r>
      <w:r w:rsidR="006F4C92">
        <w:t xml:space="preserve"> </w:t>
      </w:r>
      <w:r w:rsidR="000963F0">
        <w:t>as well as</w:t>
      </w:r>
      <w:r w:rsidR="000963F0" w:rsidRPr="00851B5B">
        <w:t xml:space="preserve"> </w:t>
      </w:r>
      <w:r w:rsidR="00E7531D" w:rsidRPr="00851B5B">
        <w:t>standard industry practice.</w:t>
      </w:r>
      <w:r w:rsidR="00700AB3">
        <w:t xml:space="preserve"> </w:t>
      </w:r>
      <w:r w:rsidR="00E7531D" w:rsidRPr="00851B5B">
        <w:t xml:space="preserve"> Clarification on PMP content and the level of detail required to address the ORC program shall be provided by the COR.</w:t>
      </w:r>
    </w:p>
    <w:p w14:paraId="1454F8E4" w14:textId="76D424A9" w:rsidR="00A87123" w:rsidRPr="000C0F62" w:rsidRDefault="00E7531D" w:rsidP="00700AB3">
      <w:pPr>
        <w:pStyle w:val="BodyText"/>
      </w:pPr>
      <w:r w:rsidRPr="00851B5B">
        <w:t>The PMP shall demonstrate a comprehensive decomposition of each work package/PO deliverable and exhibit a clear and concise correlation between the PWS, IMS, and MPS.</w:t>
      </w:r>
      <w:r w:rsidR="00A87123">
        <w:t xml:space="preserve"> </w:t>
      </w:r>
      <w:r w:rsidR="005F4A8D">
        <w:t xml:space="preserve"> </w:t>
      </w:r>
      <w:r w:rsidR="00A87123" w:rsidRPr="00023153">
        <w:t xml:space="preserve">The Contractor is responsible for complying with the </w:t>
      </w:r>
      <w:r w:rsidR="007D362A" w:rsidRPr="00A87123">
        <w:t xml:space="preserve">guidance </w:t>
      </w:r>
      <w:r w:rsidR="00A87123" w:rsidRPr="00A87123">
        <w:t>for the Development of Contract Line Item Number Structures, Integrated Master Schedules, and Milestone Payment Schedules (</w:t>
      </w:r>
      <w:r w:rsidR="00660816" w:rsidRPr="00A87123">
        <w:t>CLIN</w:t>
      </w:r>
      <w:r w:rsidR="00660816">
        <w:t>,</w:t>
      </w:r>
      <w:r w:rsidR="006076CE">
        <w:t xml:space="preserve"> </w:t>
      </w:r>
      <w:r w:rsidR="00660816">
        <w:t xml:space="preserve">IMS, </w:t>
      </w:r>
      <w:r w:rsidR="00CC7BC6">
        <w:t xml:space="preserve">and </w:t>
      </w:r>
      <w:r w:rsidR="00A87123" w:rsidRPr="00A87123">
        <w:t>MPS</w:t>
      </w:r>
      <w:r w:rsidR="00660816">
        <w:t xml:space="preserve"> Guidance</w:t>
      </w:r>
      <w:r w:rsidR="00A87123" w:rsidRPr="00A87123">
        <w:t>)</w:t>
      </w:r>
      <w:r w:rsidR="00A87123">
        <w:t xml:space="preserve"> </w:t>
      </w:r>
      <w:r w:rsidR="00726F56">
        <w:t xml:space="preserve">per the latest version of the </w:t>
      </w:r>
      <w:r w:rsidR="00DD6F2F">
        <w:t>“</w:t>
      </w:r>
      <w:r w:rsidR="006650F9" w:rsidRPr="006B0C71">
        <w:rPr>
          <w:rFonts w:eastAsia="헤드라인A"/>
        </w:rPr>
        <w:t>ORC</w:t>
      </w:r>
      <w:r w:rsidR="00B05A39">
        <w:rPr>
          <w:rFonts w:eastAsia="헤드라인A"/>
        </w:rPr>
        <w:t xml:space="preserve"> </w:t>
      </w:r>
      <w:r w:rsidR="006650F9" w:rsidRPr="006B0C71">
        <w:rPr>
          <w:rFonts w:eastAsia="헤드라인A"/>
        </w:rPr>
        <w:t xml:space="preserve">PMP </w:t>
      </w:r>
      <w:r w:rsidR="006650F9" w:rsidRPr="000C0F62">
        <w:rPr>
          <w:rFonts w:eastAsia="헤드라인A"/>
        </w:rPr>
        <w:t>Guidance</w:t>
      </w:r>
      <w:r w:rsidR="00726F56" w:rsidRPr="000C0F62">
        <w:rPr>
          <w:rFonts w:eastAsia="헤드라인A"/>
        </w:rPr>
        <w:t>.</w:t>
      </w:r>
      <w:r w:rsidR="006650F9" w:rsidRPr="000C0F62">
        <w:rPr>
          <w:rFonts w:eastAsia="헤드라인A"/>
        </w:rPr>
        <w:t xml:space="preserve">” </w:t>
      </w:r>
    </w:p>
    <w:p w14:paraId="61E454C5" w14:textId="7F42B4BF" w:rsidR="00070CB3" w:rsidRPr="00070CB3" w:rsidRDefault="00251027" w:rsidP="00070CB3">
      <w:r w:rsidRPr="000C0F62">
        <w:rPr>
          <w:szCs w:val="20"/>
        </w:rPr>
        <w:t>The first draft of the PMP shall be</w:t>
      </w:r>
      <w:r w:rsidR="00DD5E64" w:rsidRPr="000C0F62">
        <w:rPr>
          <w:szCs w:val="20"/>
        </w:rPr>
        <w:t xml:space="preserve"> submitted in accordance with Table 1</w:t>
      </w:r>
      <w:r w:rsidR="00726F56" w:rsidRPr="000C0F62">
        <w:rPr>
          <w:szCs w:val="20"/>
        </w:rPr>
        <w:t>.</w:t>
      </w:r>
      <w:r w:rsidRPr="000C0F62">
        <w:rPr>
          <w:szCs w:val="20"/>
        </w:rPr>
        <w:t xml:space="preserve"> The Draft PMP and subsequent revisions shall be subject to AF and USACE review and approval.  The Final PMP shall be due within fourteen (14) calendar days of receipt of AF and USACE comments on the Draft versions.  The </w:t>
      </w:r>
      <w:r w:rsidR="00CE4653" w:rsidRPr="000C0F62">
        <w:rPr>
          <w:szCs w:val="20"/>
        </w:rPr>
        <w:t>C</w:t>
      </w:r>
      <w:r w:rsidRPr="000C0F62">
        <w:rPr>
          <w:szCs w:val="20"/>
        </w:rPr>
        <w:t xml:space="preserve">ontractor shall maintain the PMP throughout the duration of the contract utilizing dated page changes and track change deletions and insertions (electronic copies) as practicable.  Whole document PMP updates during the life of the ORC may be necessary based on the accumulation of small incremental changes or significant changes (e.g., contract requirements, technical approaches, risk and issue management, or key personnel).  The </w:t>
      </w:r>
      <w:r w:rsidR="00CE4653" w:rsidRPr="000C0F62">
        <w:rPr>
          <w:szCs w:val="20"/>
        </w:rPr>
        <w:t>C</w:t>
      </w:r>
      <w:r w:rsidRPr="000C0F62">
        <w:rPr>
          <w:szCs w:val="20"/>
        </w:rPr>
        <w:t>ontractor shall prepare two whole document updates during the POP of the ORC.  The AF and USACE will determine when PMP updates are warranted.</w:t>
      </w:r>
    </w:p>
    <w:p w14:paraId="2DCBB3DB" w14:textId="100EEC2A" w:rsidR="00860DDD" w:rsidRPr="00070CB3" w:rsidRDefault="00261D7C" w:rsidP="00662645">
      <w:pPr>
        <w:pStyle w:val="Heading2"/>
      </w:pPr>
      <w:bookmarkStart w:id="68" w:name="_Toc194997578"/>
      <w:bookmarkEnd w:id="66"/>
      <w:bookmarkEnd w:id="67"/>
      <w:r w:rsidRPr="00070CB3">
        <w:t xml:space="preserve">4.2 </w:t>
      </w:r>
      <w:r w:rsidR="00860DDD" w:rsidRPr="00070CB3">
        <w:t>Schedule and Planning Requirements – Integrated Master Schedule</w:t>
      </w:r>
      <w:bookmarkEnd w:id="68"/>
    </w:p>
    <w:p w14:paraId="756196FC" w14:textId="426454E3" w:rsidR="00222C3A" w:rsidRPr="00AC4CBB" w:rsidRDefault="00EE2BC2" w:rsidP="00222C3A">
      <w:pPr>
        <w:pStyle w:val="BodyText"/>
      </w:pPr>
      <w:r w:rsidRPr="00AC4CBB">
        <w:t xml:space="preserve">The Contractor shall prepare and submit an IMS </w:t>
      </w:r>
      <w:r w:rsidRPr="00C777AE">
        <w:t>in hardcopy and in electronic format (Microsoft Project, Adobe Acrobat portable document file (.pdf), and Microsoft Excel.</w:t>
      </w:r>
      <w:r w:rsidR="00222C3A" w:rsidRPr="00C777AE">
        <w:t xml:space="preserve"> The IMS will be finalized during development of the </w:t>
      </w:r>
      <w:proofErr w:type="gramStart"/>
      <w:r w:rsidR="00222C3A" w:rsidRPr="00C777AE">
        <w:t>PMP</w:t>
      </w:r>
      <w:proofErr w:type="gramEnd"/>
      <w:r w:rsidR="00DE3A2C" w:rsidRPr="00C777AE">
        <w:t xml:space="preserve"> and the Contractor shall update monthly</w:t>
      </w:r>
      <w:r w:rsidR="00222C3A">
        <w:t>.</w:t>
      </w:r>
    </w:p>
    <w:p w14:paraId="6CEA4DB2" w14:textId="101BC39B" w:rsidR="00EE2BC2" w:rsidRPr="00AC4CBB" w:rsidRDefault="00EE2BC2" w:rsidP="00667911">
      <w:pPr>
        <w:pStyle w:val="BodyText"/>
      </w:pPr>
      <w:r w:rsidRPr="00AC4CBB">
        <w:t>The following are minimum AF requirements for the IMS:</w:t>
      </w:r>
    </w:p>
    <w:p w14:paraId="73B38964" w14:textId="76021F97" w:rsidR="00EE2BC2" w:rsidRDefault="00EE2BC2" w:rsidP="00082F85">
      <w:pPr>
        <w:pStyle w:val="BulletList"/>
        <w:rPr>
          <w:rFonts w:eastAsia="헤드라인A"/>
        </w:rPr>
      </w:pPr>
      <w:r w:rsidRPr="00B5500E">
        <w:rPr>
          <w:rFonts w:eastAsia="헤드라인A"/>
        </w:rPr>
        <w:lastRenderedPageBreak/>
        <w:t xml:space="preserve">Presents a realistic sequence and timing of all activities and documents necessary to demonstrate achievement of the </w:t>
      </w:r>
      <w:r w:rsidR="00D1394C">
        <w:rPr>
          <w:rFonts w:eastAsia="헤드라인A"/>
        </w:rPr>
        <w:t xml:space="preserve">PO </w:t>
      </w:r>
      <w:r w:rsidRPr="00B5500E">
        <w:rPr>
          <w:rFonts w:eastAsia="헤드라인A"/>
        </w:rPr>
        <w:t xml:space="preserve">within the </w:t>
      </w:r>
      <w:r w:rsidR="002435B2">
        <w:rPr>
          <w:rFonts w:eastAsia="헤드라인A"/>
        </w:rPr>
        <w:t>PP</w:t>
      </w:r>
      <w:r w:rsidRPr="00B5500E">
        <w:rPr>
          <w:rFonts w:eastAsia="헤드라인A"/>
        </w:rPr>
        <w:t>.</w:t>
      </w:r>
      <w:r w:rsidR="00082F85" w:rsidRPr="00082F85">
        <w:t xml:space="preserve"> </w:t>
      </w:r>
      <w:r w:rsidR="00082F85" w:rsidRPr="00082F85">
        <w:rPr>
          <w:rFonts w:eastAsia="헤드라인A"/>
        </w:rPr>
        <w:t>The IMS shall demonstrate full</w:t>
      </w:r>
      <w:r w:rsidR="00082F85">
        <w:rPr>
          <w:rFonts w:eastAsia="헤드라인A"/>
        </w:rPr>
        <w:t xml:space="preserve"> </w:t>
      </w:r>
      <w:r w:rsidR="00082F85" w:rsidRPr="00082F85">
        <w:rPr>
          <w:rFonts w:eastAsia="헤드라인A"/>
        </w:rPr>
        <w:t>compliance with the PWS, including achieving POs within the required PP</w:t>
      </w:r>
      <w:r w:rsidR="00082F85">
        <w:rPr>
          <w:rFonts w:eastAsia="헤드라인A"/>
        </w:rPr>
        <w:t>.</w:t>
      </w:r>
    </w:p>
    <w:p w14:paraId="4A82C7F6" w14:textId="657F8B59" w:rsidR="00082F85" w:rsidRPr="00082F85" w:rsidRDefault="00B85564" w:rsidP="00082F85">
      <w:pPr>
        <w:pStyle w:val="BulletList"/>
        <w:tabs>
          <w:tab w:val="left" w:pos="720"/>
        </w:tabs>
        <w:rPr>
          <w:rFonts w:eastAsia="헤드라인A"/>
        </w:rPr>
      </w:pPr>
      <w:r>
        <w:rPr>
          <w:rFonts w:eastAsia="헤드라인A"/>
        </w:rPr>
        <w:t>Utilizes</w:t>
      </w:r>
      <w:r w:rsidR="00082F85" w:rsidRPr="00082F85">
        <w:rPr>
          <w:rFonts w:eastAsia="헤드라인A"/>
        </w:rPr>
        <w:t xml:space="preserve"> a realistic calendar (i.e., work week of five eight-hour days</w:t>
      </w:r>
      <w:r w:rsidR="000C58F4">
        <w:rPr>
          <w:rFonts w:eastAsia="헤드라인A"/>
        </w:rPr>
        <w:t>, no submittals on Federal holidays, etc.</w:t>
      </w:r>
      <w:r w:rsidR="00082F85" w:rsidRPr="00082F85">
        <w:rPr>
          <w:rFonts w:eastAsia="헤드라인A"/>
        </w:rPr>
        <w:t>), appropriate logic ties,</w:t>
      </w:r>
      <w:r w:rsidR="00082F85" w:rsidRPr="00082F85">
        <w:t xml:space="preserve"> </w:t>
      </w:r>
      <w:r>
        <w:rPr>
          <w:rFonts w:eastAsia="헤드라인A"/>
        </w:rPr>
        <w:t>clearly defined constraints</w:t>
      </w:r>
      <w:r w:rsidR="00082F85" w:rsidRPr="00082F85">
        <w:rPr>
          <w:rFonts w:eastAsia="헤드라인A"/>
        </w:rPr>
        <w:t xml:space="preserve">, and </w:t>
      </w:r>
      <w:r w:rsidR="007B71E1">
        <w:rPr>
          <w:rFonts w:eastAsia="헤드라인A"/>
        </w:rPr>
        <w:t>identifies</w:t>
      </w:r>
      <w:r w:rsidR="00082F85" w:rsidRPr="00082F85">
        <w:rPr>
          <w:rFonts w:eastAsia="헤드라인A"/>
        </w:rPr>
        <w:t xml:space="preserve"> key points where risk mitigation/contingency actions may</w:t>
      </w:r>
      <w:r w:rsidR="00CF22B8">
        <w:rPr>
          <w:rFonts w:eastAsia="헤드라인A"/>
        </w:rPr>
        <w:t xml:space="preserve"> need to</w:t>
      </w:r>
      <w:r w:rsidR="00082F85" w:rsidRPr="00082F85">
        <w:rPr>
          <w:rFonts w:eastAsia="헤드라인A"/>
        </w:rPr>
        <w:t xml:space="preserve"> be taken.</w:t>
      </w:r>
    </w:p>
    <w:p w14:paraId="49AAB88A" w14:textId="1AB2EEAD" w:rsidR="00EE2BC2" w:rsidRPr="00B5500E" w:rsidRDefault="00CF22B8" w:rsidP="00667911">
      <w:pPr>
        <w:pStyle w:val="BulletList"/>
        <w:rPr>
          <w:rFonts w:eastAsia="헤드라인A"/>
        </w:rPr>
      </w:pPr>
      <w:r>
        <w:rPr>
          <w:rFonts w:eastAsia="헤드라인A"/>
        </w:rPr>
        <w:t>I</w:t>
      </w:r>
      <w:r w:rsidR="00EE2BC2" w:rsidRPr="00B5500E">
        <w:rPr>
          <w:rFonts w:eastAsia="헤드라인A"/>
        </w:rPr>
        <w:t>ncludes the following columns</w:t>
      </w:r>
      <w:r w:rsidR="00623AD9">
        <w:rPr>
          <w:rFonts w:eastAsia="헤드라인A"/>
        </w:rPr>
        <w:t xml:space="preserve"> in the </w:t>
      </w:r>
      <w:r>
        <w:rPr>
          <w:rFonts w:eastAsia="헤드라인A"/>
        </w:rPr>
        <w:t xml:space="preserve">exact </w:t>
      </w:r>
      <w:r w:rsidR="00623AD9">
        <w:rPr>
          <w:rFonts w:eastAsia="헤드라인A"/>
        </w:rPr>
        <w:t>order</w:t>
      </w:r>
      <w:r w:rsidR="00FD1801">
        <w:rPr>
          <w:rFonts w:eastAsia="헤드라인A"/>
        </w:rPr>
        <w:t xml:space="preserve"> </w:t>
      </w:r>
      <w:r>
        <w:rPr>
          <w:rFonts w:eastAsia="헤드라인A"/>
        </w:rPr>
        <w:t xml:space="preserve">as </w:t>
      </w:r>
      <w:r w:rsidR="00FD1801">
        <w:rPr>
          <w:rFonts w:eastAsia="헤드라인A"/>
        </w:rPr>
        <w:t>shown below</w:t>
      </w:r>
      <w:r w:rsidR="00EE2BC2" w:rsidRPr="00B5500E">
        <w:rPr>
          <w:rFonts w:eastAsia="헤드라인A"/>
        </w:rPr>
        <w:t>:</w:t>
      </w:r>
    </w:p>
    <w:p w14:paraId="35765FAC" w14:textId="234E9323" w:rsidR="00EE2BC2" w:rsidRPr="00B5500E" w:rsidRDefault="00EE2BC2" w:rsidP="00154653">
      <w:pPr>
        <w:pStyle w:val="IndentBulletList"/>
      </w:pPr>
      <w:r w:rsidRPr="00B5500E">
        <w:t xml:space="preserve">Installation Name: Identify </w:t>
      </w:r>
      <w:r w:rsidR="00B32171" w:rsidRPr="001E6628">
        <w:t>Enterprise Environmental, Safety, and Occupational Health Management Information System (</w:t>
      </w:r>
      <w:r w:rsidR="00D04FA6">
        <w:t>EESO</w:t>
      </w:r>
      <w:r w:rsidR="001E6628">
        <w:t>H</w:t>
      </w:r>
      <w:r w:rsidRPr="00B5500E">
        <w:t>-MIS</w:t>
      </w:r>
      <w:r w:rsidR="00B32171">
        <w:t>)</w:t>
      </w:r>
      <w:r w:rsidRPr="00B5500E">
        <w:t xml:space="preserve"> Installation Name per Table 1.</w:t>
      </w:r>
      <w:r w:rsidR="00BC05D5">
        <w:t xml:space="preserve"> The Installation name must be included in </w:t>
      </w:r>
      <w:r w:rsidR="00DA4954">
        <w:t>every</w:t>
      </w:r>
      <w:r w:rsidR="00BC05D5">
        <w:t xml:space="preserve"> line of every Sub-CLIN.</w:t>
      </w:r>
    </w:p>
    <w:p w14:paraId="194125A6" w14:textId="372F7942" w:rsidR="00EE2BC2" w:rsidRPr="00AC4CBB" w:rsidRDefault="00EE2BC2" w:rsidP="00154653">
      <w:pPr>
        <w:pStyle w:val="IndentBulletList"/>
      </w:pPr>
      <w:r w:rsidRPr="00AC4CBB">
        <w:t xml:space="preserve">Site Number: Identify EESOH-MIS Site </w:t>
      </w:r>
      <w:r w:rsidR="000C58F4">
        <w:t>ID</w:t>
      </w:r>
      <w:r w:rsidR="000C58F4" w:rsidRPr="00AC4CBB">
        <w:t xml:space="preserve"> </w:t>
      </w:r>
      <w:r w:rsidRPr="00AC4CBB">
        <w:t>per Table 1 and Site Alias, if applicable.</w:t>
      </w:r>
      <w:r w:rsidR="00BC05D5">
        <w:t xml:space="preserve"> The EESOH-MIS Site </w:t>
      </w:r>
      <w:r w:rsidR="003C4246">
        <w:t>ID</w:t>
      </w:r>
      <w:r w:rsidR="00BC05D5">
        <w:t xml:space="preserve"> must be included on every line of the IMS where applicable.</w:t>
      </w:r>
    </w:p>
    <w:p w14:paraId="734E14D0" w14:textId="5FE008ED" w:rsidR="00EE2BC2" w:rsidRPr="00AC4CBB" w:rsidRDefault="00EE2BC2" w:rsidP="00154653">
      <w:pPr>
        <w:pStyle w:val="IndentBulletList"/>
      </w:pPr>
      <w:r w:rsidRPr="00AC4CBB">
        <w:t>CLIN/Sub-CLIN: Identify CLIN and/or Sub-CLIN per Section B of the contract.</w:t>
      </w:r>
      <w:r w:rsidR="00BC05D5">
        <w:t xml:space="preserve"> The </w:t>
      </w:r>
      <w:r w:rsidR="000F34F7">
        <w:t xml:space="preserve">CLIN or </w:t>
      </w:r>
      <w:r w:rsidR="00BC05D5">
        <w:t>Sub-CLIN must be included on every line of the IMS</w:t>
      </w:r>
      <w:r w:rsidR="000F34F7">
        <w:t>, as appropriate</w:t>
      </w:r>
      <w:r w:rsidR="00BC05D5">
        <w:t>.</w:t>
      </w:r>
    </w:p>
    <w:p w14:paraId="158162A8" w14:textId="0FA52DC7" w:rsidR="00EE2BC2" w:rsidRDefault="00EE2BC2" w:rsidP="00154653">
      <w:pPr>
        <w:pStyle w:val="BodyText"/>
        <w:ind w:left="1440"/>
        <w:rPr>
          <w:rFonts w:eastAsia="헤드라인A"/>
        </w:rPr>
      </w:pPr>
      <w:r w:rsidRPr="00B5500E">
        <w:rPr>
          <w:rFonts w:eastAsia="헤드라인A"/>
        </w:rPr>
        <w:t>Note</w:t>
      </w:r>
      <w:r w:rsidR="00645114">
        <w:rPr>
          <w:rFonts w:eastAsia="헤드라인A"/>
        </w:rPr>
        <w:t>:</w:t>
      </w:r>
      <w:r w:rsidRPr="00B5500E">
        <w:rPr>
          <w:rFonts w:eastAsia="헤드라인A"/>
        </w:rPr>
        <w:t xml:space="preserve"> Sub-CLINs for compliance activities (routine regulatory requirements to comply with binding agreements) are denoted as ####CX and Sub-CLINs for performance activities (remedial advancement or progress towards the </w:t>
      </w:r>
      <w:r w:rsidR="000E0AF9">
        <w:rPr>
          <w:rFonts w:eastAsia="헤드라인A"/>
        </w:rPr>
        <w:t>PO</w:t>
      </w:r>
      <w:r w:rsidRPr="00B5500E">
        <w:rPr>
          <w:rFonts w:eastAsia="헤드라인A"/>
        </w:rPr>
        <w:t>) are denoted as ####AX.</w:t>
      </w:r>
      <w:r w:rsidR="00313562">
        <w:rPr>
          <w:rFonts w:eastAsia="헤드라인A"/>
        </w:rPr>
        <w:t xml:space="preserve"> </w:t>
      </w:r>
      <w:r w:rsidR="00313562">
        <w:t xml:space="preserve">For example, for POs of RA-O with Optimization, the </w:t>
      </w:r>
      <w:r w:rsidR="00313562" w:rsidRPr="002B45AF">
        <w:rPr>
          <w:rFonts w:eastAsia="헤드라인A"/>
        </w:rPr>
        <w:t xml:space="preserve">Performance </w:t>
      </w:r>
      <w:r w:rsidR="00313562">
        <w:rPr>
          <w:rFonts w:eastAsia="헤드라인A"/>
        </w:rPr>
        <w:t>G</w:t>
      </w:r>
      <w:r w:rsidR="00313562" w:rsidRPr="002B45AF">
        <w:rPr>
          <w:rFonts w:eastAsia="헤드라인A"/>
        </w:rPr>
        <w:t xml:space="preserve">oal </w:t>
      </w:r>
      <w:r w:rsidR="00313562">
        <w:rPr>
          <w:rFonts w:eastAsia="헤드라인A"/>
        </w:rPr>
        <w:t xml:space="preserve">“A” </w:t>
      </w:r>
      <w:r w:rsidR="00313562" w:rsidRPr="002B45AF">
        <w:rPr>
          <w:rFonts w:eastAsia="헤드라인A"/>
        </w:rPr>
        <w:t xml:space="preserve">Sub-CLINs are specifically for reporting progress in achieving the performance goal identified in the performance model (separate reports for each year). This requires a separate report identifying the most recent result for the performance indicator(s), usually a COC concentration, and how that compares with the projected value of the performance indicator in the performance model. </w:t>
      </w:r>
      <w:r w:rsidR="00313562">
        <w:rPr>
          <w:rFonts w:eastAsia="헤드라인A"/>
        </w:rPr>
        <w:t>The “</w:t>
      </w:r>
      <w:r w:rsidR="00313562" w:rsidRPr="002B45AF">
        <w:rPr>
          <w:rFonts w:eastAsia="헤드라인A"/>
        </w:rPr>
        <w:t>C</w:t>
      </w:r>
      <w:r w:rsidR="00313562">
        <w:rPr>
          <w:rFonts w:eastAsia="헤드라인A"/>
        </w:rPr>
        <w:t>”</w:t>
      </w:r>
      <w:r w:rsidR="00313562" w:rsidRPr="002B45AF">
        <w:rPr>
          <w:rFonts w:eastAsia="헤드라인A"/>
        </w:rPr>
        <w:t xml:space="preserve"> Sub-CLINs are specifically for operating the remedy and reporting all required results, such as COC concentrations, geochemical, groundwater elevations, etc.</w:t>
      </w:r>
    </w:p>
    <w:p w14:paraId="56CF3072" w14:textId="0C2AFC14" w:rsidR="00B85F4D" w:rsidRPr="00C777AE" w:rsidRDefault="00EE2BC2" w:rsidP="00154653">
      <w:pPr>
        <w:pStyle w:val="IndentBulletList"/>
      </w:pPr>
      <w:r w:rsidRPr="00AC4CBB">
        <w:t xml:space="preserve">Task Description: Include detailed description of all activities (e.g., meetings, permitting, site access, </w:t>
      </w:r>
      <w:r w:rsidRPr="00C777AE">
        <w:t xml:space="preserve">work plans, mobilization, field work, documents, reviews, coordination with stakeholders, etc.) associated with achievement of the </w:t>
      </w:r>
      <w:r w:rsidR="003C36F4" w:rsidRPr="00C777AE">
        <w:t>PO</w:t>
      </w:r>
      <w:r w:rsidR="00E9214B" w:rsidRPr="00C777AE">
        <w:t>,</w:t>
      </w:r>
      <w:r w:rsidRPr="00C777AE">
        <w:t xml:space="preserve"> and a clear indication of regulatory RCRA/State Program phase completions (e.g., RIP Achieved, RC Achieved, etc.) and </w:t>
      </w:r>
      <w:r w:rsidR="009F752F" w:rsidRPr="00C777AE">
        <w:t xml:space="preserve">PO </w:t>
      </w:r>
      <w:r w:rsidRPr="00C777AE">
        <w:t>achievement.</w:t>
      </w:r>
      <w:r w:rsidR="00BC05D5" w:rsidRPr="00C777AE">
        <w:t xml:space="preserve"> </w:t>
      </w:r>
    </w:p>
    <w:p w14:paraId="1FB27A82" w14:textId="4B4CC11A" w:rsidR="00EE2BC2" w:rsidRPr="00AC4CBB" w:rsidRDefault="00BC05D5" w:rsidP="00B85F4D">
      <w:pPr>
        <w:pStyle w:val="IndentBulletList"/>
        <w:numPr>
          <w:ilvl w:val="1"/>
          <w:numId w:val="9"/>
        </w:numPr>
      </w:pPr>
      <w:r w:rsidRPr="00C777AE">
        <w:t>Activities should not be grouped together</w:t>
      </w:r>
      <w:r>
        <w:t xml:space="preserve">; every activity must have a separate entry. </w:t>
      </w:r>
      <w:r w:rsidR="00222C3A">
        <w:t>For example, t</w:t>
      </w:r>
      <w:r>
        <w:t xml:space="preserve">he IMS must show separate activities for sample collection, sample analysis, data validation, </w:t>
      </w:r>
      <w:r w:rsidR="00B074B9" w:rsidRPr="007657A2">
        <w:t>Environmental Resources Program Information Management System</w:t>
      </w:r>
      <w:r w:rsidR="00B074B9">
        <w:t xml:space="preserve"> (</w:t>
      </w:r>
      <w:r>
        <w:t>ERPIMS</w:t>
      </w:r>
      <w:r w:rsidR="00B074B9">
        <w:t>)</w:t>
      </w:r>
      <w:r>
        <w:t xml:space="preserve"> upload, injections (mobilization, substrate injection, demobilization), and well installation (mobilization, drilling/well completion, demobilization).</w:t>
      </w:r>
    </w:p>
    <w:p w14:paraId="1D129EE7" w14:textId="3CBEA262" w:rsidR="00EE2BC2" w:rsidRPr="00AC4CBB" w:rsidRDefault="00EE2BC2" w:rsidP="00154653">
      <w:pPr>
        <w:pStyle w:val="IndentBulletList"/>
      </w:pPr>
      <w:r w:rsidRPr="00AC4CBB">
        <w:t>Start and Finish Dates: Document Start date and Finish date for each required activity and document</w:t>
      </w:r>
      <w:r w:rsidR="00580E57">
        <w:t>,</w:t>
      </w:r>
      <w:r w:rsidRPr="00AC4CBB">
        <w:t xml:space="preserve"> including appropriate durations and Government and Regulatory review periods</w:t>
      </w:r>
      <w:r w:rsidR="00580E57">
        <w:t xml:space="preserve"> in accordance with Section 6.2 of the PWS</w:t>
      </w:r>
      <w:r w:rsidRPr="00AC4CBB">
        <w:t>.</w:t>
      </w:r>
    </w:p>
    <w:p w14:paraId="6E66B6F1" w14:textId="07006A18" w:rsidR="00EE2BC2" w:rsidRPr="00154653" w:rsidRDefault="00EE2BC2" w:rsidP="00FB7EFD">
      <w:pPr>
        <w:pStyle w:val="ListParagraph"/>
        <w:numPr>
          <w:ilvl w:val="0"/>
          <w:numId w:val="11"/>
        </w:numPr>
        <w:spacing w:after="120"/>
        <w:ind w:left="1800"/>
        <w:contextualSpacing w:val="0"/>
        <w:rPr>
          <w:rFonts w:eastAsia="헤드라인A"/>
        </w:rPr>
      </w:pPr>
      <w:r w:rsidRPr="00154653">
        <w:rPr>
          <w:rFonts w:eastAsia="헤드라인A"/>
        </w:rPr>
        <w:lastRenderedPageBreak/>
        <w:t>Include an obligation date, notice to proceed date, or projected award date as the first activity for each Sub-CLIN.</w:t>
      </w:r>
      <w:r w:rsidR="004C3575">
        <w:rPr>
          <w:rFonts w:eastAsia="헤드라인A"/>
        </w:rPr>
        <w:t xml:space="preserve"> Ensure that the </w:t>
      </w:r>
      <w:r w:rsidR="00C53432">
        <w:rPr>
          <w:rFonts w:eastAsia="헤드라인A"/>
        </w:rPr>
        <w:t>obligation/notice to proceed date</w:t>
      </w:r>
      <w:r w:rsidR="00C53432" w:rsidDel="00C53432">
        <w:rPr>
          <w:rFonts w:eastAsia="헤드라인A"/>
        </w:rPr>
        <w:t xml:space="preserve"> </w:t>
      </w:r>
      <w:r w:rsidR="004C3575">
        <w:rPr>
          <w:rFonts w:eastAsia="헤드라인A"/>
        </w:rPr>
        <w:t>i</w:t>
      </w:r>
      <w:r w:rsidR="00C53432">
        <w:rPr>
          <w:rFonts w:eastAsia="헤드라인A"/>
        </w:rPr>
        <w:t>s in the same FY as</w:t>
      </w:r>
      <w:r w:rsidR="004C3575">
        <w:rPr>
          <w:rFonts w:eastAsia="헤드라인A"/>
        </w:rPr>
        <w:t xml:space="preserve"> the first </w:t>
      </w:r>
      <w:r w:rsidR="00C53432">
        <w:rPr>
          <w:rFonts w:eastAsia="헤드라인A"/>
        </w:rPr>
        <w:t>line item of work.</w:t>
      </w:r>
    </w:p>
    <w:p w14:paraId="75853023" w14:textId="04B94276" w:rsidR="00EE2BC2" w:rsidRDefault="00EE2BC2" w:rsidP="00FB7EFD">
      <w:pPr>
        <w:pStyle w:val="ListParagraph"/>
        <w:numPr>
          <w:ilvl w:val="0"/>
          <w:numId w:val="11"/>
        </w:numPr>
        <w:spacing w:after="120"/>
        <w:ind w:left="1800"/>
        <w:contextualSpacing w:val="0"/>
        <w:rPr>
          <w:rFonts w:eastAsia="헤드라인A"/>
        </w:rPr>
      </w:pPr>
      <w:r w:rsidRPr="00154653">
        <w:rPr>
          <w:rFonts w:eastAsia="헤드라인A"/>
        </w:rPr>
        <w:t xml:space="preserve">Include a clearly identified final field work </w:t>
      </w:r>
      <w:r w:rsidR="00370104" w:rsidRPr="00154653">
        <w:rPr>
          <w:rFonts w:eastAsia="헤드라인A"/>
        </w:rPr>
        <w:t>(e.g</w:t>
      </w:r>
      <w:r w:rsidRPr="00154653">
        <w:rPr>
          <w:rFonts w:eastAsia="헤드라인A"/>
        </w:rPr>
        <w:t>., FINAL FIELD ACTIVITY) Start date and Finish Date for each site (i.e., indicate when the final set of field activities such as injections, groundwater sampling, or others will be complete).</w:t>
      </w:r>
    </w:p>
    <w:p w14:paraId="1194A0D5" w14:textId="0EBA1849" w:rsidR="00EE2BC2" w:rsidRPr="00AC4CBB" w:rsidRDefault="00EE2BC2" w:rsidP="00154653">
      <w:pPr>
        <w:pStyle w:val="IndentBulletList"/>
      </w:pPr>
      <w:r w:rsidRPr="00AC4CBB">
        <w:t>Milestone Payment Amount: Include negotiated amount consistent with the approved MPS ensuring the sum of all milestone payments equals the value of the CLIN/Sub-CLIN per Section B of the contract.</w:t>
      </w:r>
      <w:r w:rsidR="004C3575">
        <w:t xml:space="preserve"> Include both summary and non-summary payments.</w:t>
      </w:r>
    </w:p>
    <w:p w14:paraId="0DEAD76F" w14:textId="3969AB46" w:rsidR="00EE2BC2" w:rsidRPr="000C0F62" w:rsidRDefault="00EE2BC2" w:rsidP="00154653">
      <w:pPr>
        <w:pStyle w:val="IndentBulletList"/>
      </w:pPr>
      <w:r w:rsidRPr="00AC4CBB">
        <w:t xml:space="preserve">Percent Complete: Record completion status of all activities and documents as </w:t>
      </w:r>
      <w:r w:rsidRPr="000C0F62">
        <w:t>approved by the COR.</w:t>
      </w:r>
    </w:p>
    <w:p w14:paraId="08A8C1F7" w14:textId="13DCABC8" w:rsidR="00EE2BC2" w:rsidRPr="000C0F62" w:rsidRDefault="00EE2BC2" w:rsidP="00154653">
      <w:pPr>
        <w:pStyle w:val="IndentBulletList"/>
      </w:pPr>
      <w:r w:rsidRPr="000C0F62">
        <w:t>Predecessor and Successor: Define relationships and constraints associated with activities and documents.</w:t>
      </w:r>
    </w:p>
    <w:p w14:paraId="4D25D062" w14:textId="7F0D3E0C" w:rsidR="00EE2BC2" w:rsidRPr="00AC4CBB" w:rsidRDefault="001E6E45" w:rsidP="00154653">
      <w:pPr>
        <w:pStyle w:val="BodyText"/>
      </w:pPr>
      <w:r w:rsidRPr="000C0F62">
        <w:t xml:space="preserve">The Contractor shall prepare and maintain the IMS in accordance with the </w:t>
      </w:r>
      <w:r w:rsidR="00E0638B" w:rsidRPr="000C0F62">
        <w:t>PMP Guidance (latest version)</w:t>
      </w:r>
      <w:r w:rsidRPr="000C0F62">
        <w:t xml:space="preserve"> and USACE ER 1-1-11 (Project Schedules). </w:t>
      </w:r>
      <w:r w:rsidR="00C75F84" w:rsidRPr="000C0F62">
        <w:t xml:space="preserve"> </w:t>
      </w:r>
      <w:r w:rsidR="00EE2BC2" w:rsidRPr="000C0F62">
        <w:t>The Contractor shall main</w:t>
      </w:r>
      <w:r w:rsidR="00704F32" w:rsidRPr="000C0F62">
        <w:t xml:space="preserve">tain and submit an IMS monthly </w:t>
      </w:r>
      <w:r w:rsidR="00EE2BC2" w:rsidRPr="000C0F62">
        <w:t>in electronic format in accordance with the requirements above and include updates to progress and approved changes (e.g., Government or regulatory review periods, technical approaches, milestone payment updates, or contract requirements).  The</w:t>
      </w:r>
      <w:r w:rsidR="00EE2BC2" w:rsidRPr="00AC4CBB">
        <w:t xml:space="preserve"> IMSs shall be submitted electronically to the Contractor’s ORC document repository and in accordance with instructions from the COR. </w:t>
      </w:r>
      <w:r w:rsidR="00154653">
        <w:t xml:space="preserve"> </w:t>
      </w:r>
      <w:r w:rsidR="00EE2BC2" w:rsidRPr="00AC4CBB">
        <w:t xml:space="preserve">The Contractor shall prepare and maintain the IMS in accordance with the </w:t>
      </w:r>
      <w:r w:rsidR="00E0638B">
        <w:t xml:space="preserve">PMP </w:t>
      </w:r>
      <w:r w:rsidR="00EE2BC2" w:rsidRPr="00AC4CBB">
        <w:t>Guidance</w:t>
      </w:r>
      <w:r w:rsidR="00E0638B">
        <w:t xml:space="preserve"> (latest version)</w:t>
      </w:r>
      <w:r w:rsidR="00EE2BC2" w:rsidRPr="00AC4CBB">
        <w:t>.</w:t>
      </w:r>
    </w:p>
    <w:p w14:paraId="3335A097" w14:textId="5CCD38A2" w:rsidR="00860DDD" w:rsidRPr="00154653" w:rsidRDefault="002E07DA" w:rsidP="00662645">
      <w:pPr>
        <w:pStyle w:val="Heading2"/>
      </w:pPr>
      <w:bookmarkStart w:id="69" w:name="_Toc194997579"/>
      <w:r>
        <w:t xml:space="preserve">4.3 </w:t>
      </w:r>
      <w:r w:rsidR="00860DDD" w:rsidRPr="00154653">
        <w:t>Milestone Payment Schedule</w:t>
      </w:r>
      <w:bookmarkEnd w:id="69"/>
    </w:p>
    <w:p w14:paraId="2C1FC9C6" w14:textId="1AF6676A" w:rsidR="00834C71" w:rsidRDefault="00834C71" w:rsidP="006A2A3B">
      <w:pPr>
        <w:pStyle w:val="BodyText"/>
        <w:spacing w:before="122"/>
        <w:ind w:right="165"/>
      </w:pPr>
      <w:bookmarkStart w:id="70" w:name="_Hlk111727595"/>
      <w:r>
        <w:t xml:space="preserve">The Contractor shall prepare and submit an IMS, from which they will extract the information required to generate an MPS and will submit as two separate files. </w:t>
      </w:r>
      <w:r w:rsidR="00070832">
        <w:t xml:space="preserve">NOTE: The MPS is not part of the proposal. </w:t>
      </w:r>
      <w:bookmarkEnd w:id="70"/>
      <w:proofErr w:type="gramStart"/>
      <w:r>
        <w:t>Award of the contract</w:t>
      </w:r>
      <w:proofErr w:type="gramEnd"/>
      <w:r>
        <w:t xml:space="preserve"> does not equate to final acceptance of the </w:t>
      </w:r>
      <w:r w:rsidR="00070832">
        <w:t>IMS</w:t>
      </w:r>
      <w:r>
        <w:t xml:space="preserve">. The </w:t>
      </w:r>
      <w:r w:rsidR="00070832">
        <w:t>IMS and MPS</w:t>
      </w:r>
      <w:r>
        <w:t xml:space="preserve">, including payment milestones and percentages, will be discussed and agreed </w:t>
      </w:r>
      <w:r w:rsidR="005D2819">
        <w:t xml:space="preserve">upon </w:t>
      </w:r>
      <w:r>
        <w:t>among the Government (AF and Contracting Agent</w:t>
      </w:r>
      <w:r w:rsidRPr="00674330">
        <w:t>)</w:t>
      </w:r>
      <w:r>
        <w:t xml:space="preserve"> and Contractor during the review of the initial PMP</w:t>
      </w:r>
      <w:r w:rsidR="00070832">
        <w:t>/IMS/MPS</w:t>
      </w:r>
      <w:r>
        <w:t xml:space="preserve"> and approved by the COR.</w:t>
      </w:r>
    </w:p>
    <w:p w14:paraId="37086EE4" w14:textId="3047C7C3" w:rsidR="005015B5" w:rsidRPr="00AC4CBB" w:rsidRDefault="005015B5" w:rsidP="00E72A81">
      <w:pPr>
        <w:pStyle w:val="BodyText"/>
      </w:pPr>
      <w:r w:rsidRPr="00AC4CBB">
        <w:t>The following are minimum AF requirements for the MPS:</w:t>
      </w:r>
    </w:p>
    <w:p w14:paraId="5992E264" w14:textId="4490CFC3" w:rsidR="005015B5" w:rsidRDefault="005015B5" w:rsidP="00E72A81">
      <w:pPr>
        <w:pStyle w:val="BulletList"/>
        <w:rPr>
          <w:rFonts w:eastAsia="헤드라인A"/>
        </w:rPr>
      </w:pPr>
      <w:r w:rsidRPr="00B5500E">
        <w:rPr>
          <w:rFonts w:eastAsia="헤드라인A"/>
        </w:rPr>
        <w:t xml:space="preserve">Presents appropriate milestone payments considered integral and necessary to the achievement of the </w:t>
      </w:r>
      <w:proofErr w:type="spellStart"/>
      <w:r w:rsidR="00592253">
        <w:rPr>
          <w:rFonts w:eastAsia="헤드라인A"/>
        </w:rPr>
        <w:t>POs</w:t>
      </w:r>
      <w:r w:rsidRPr="00B5500E">
        <w:rPr>
          <w:rFonts w:eastAsia="헤드라인A"/>
        </w:rPr>
        <w:t>.</w:t>
      </w:r>
      <w:proofErr w:type="spellEnd"/>
    </w:p>
    <w:p w14:paraId="027F3FB0" w14:textId="38747DAB" w:rsidR="00F262A3" w:rsidRPr="00B5500E" w:rsidRDefault="00F262A3" w:rsidP="00E72A81">
      <w:pPr>
        <w:pStyle w:val="BulletList"/>
        <w:rPr>
          <w:rFonts w:eastAsia="헤드라인A"/>
        </w:rPr>
      </w:pPr>
      <w:bookmarkStart w:id="71" w:name="_Hlk31805246"/>
      <w:r>
        <w:rPr>
          <w:rFonts w:eastAsia="헤드라인A"/>
        </w:rPr>
        <w:t xml:space="preserve">Ties interim and final milestone payments to performance models </w:t>
      </w:r>
      <w:r w:rsidR="00B30498">
        <w:rPr>
          <w:rFonts w:eastAsia="헤드라인A"/>
        </w:rPr>
        <w:t>as described in Section 8.1.3.1</w:t>
      </w:r>
      <w:r w:rsidR="00F12846">
        <w:rPr>
          <w:rFonts w:eastAsia="헤드라인A"/>
        </w:rPr>
        <w:t xml:space="preserve"> </w:t>
      </w:r>
      <w:r>
        <w:rPr>
          <w:rFonts w:eastAsia="헤드라인A"/>
        </w:rPr>
        <w:t>(</w:t>
      </w:r>
      <w:r w:rsidR="00B30498">
        <w:rPr>
          <w:rFonts w:eastAsia="헤드라인A"/>
        </w:rPr>
        <w:t xml:space="preserve">also </w:t>
      </w:r>
      <w:r>
        <w:rPr>
          <w:rFonts w:eastAsia="헤드라인A"/>
        </w:rPr>
        <w:t xml:space="preserve">see </w:t>
      </w:r>
      <w:r w:rsidRPr="00B21678">
        <w:rPr>
          <w:rFonts w:eastAsia="헤드라인A"/>
        </w:rPr>
        <w:t>Section</w:t>
      </w:r>
      <w:r w:rsidR="00B21678" w:rsidRPr="00B21678">
        <w:rPr>
          <w:rFonts w:eastAsia="헤드라인A"/>
        </w:rPr>
        <w:t>s 1.2.</w:t>
      </w:r>
      <w:r w:rsidR="007418D2">
        <w:rPr>
          <w:rFonts w:eastAsia="헤드라인A"/>
        </w:rPr>
        <w:t>4</w:t>
      </w:r>
      <w:r w:rsidR="00B21678" w:rsidRPr="00B21678">
        <w:rPr>
          <w:rFonts w:eastAsia="헤드라인A"/>
        </w:rPr>
        <w:t xml:space="preserve"> through</w:t>
      </w:r>
      <w:r w:rsidRPr="00B21678">
        <w:rPr>
          <w:rFonts w:eastAsia="헤드라인A"/>
        </w:rPr>
        <w:t xml:space="preserve"> </w:t>
      </w:r>
      <w:bookmarkEnd w:id="71"/>
      <w:r w:rsidR="00566497">
        <w:rPr>
          <w:rFonts w:eastAsia="헤드라인A"/>
        </w:rPr>
        <w:t>1.2.</w:t>
      </w:r>
      <w:r w:rsidR="007418D2">
        <w:rPr>
          <w:rFonts w:eastAsia="헤드라인A"/>
        </w:rPr>
        <w:t>5</w:t>
      </w:r>
      <w:r>
        <w:rPr>
          <w:rFonts w:eastAsia="헤드라인A"/>
        </w:rPr>
        <w:t>)</w:t>
      </w:r>
      <w:r w:rsidR="00B21678">
        <w:rPr>
          <w:rFonts w:eastAsia="헤드라인A"/>
        </w:rPr>
        <w:t>.</w:t>
      </w:r>
    </w:p>
    <w:p w14:paraId="7303EDB1" w14:textId="12755484" w:rsidR="005015B5" w:rsidRPr="00B5500E" w:rsidRDefault="005015B5" w:rsidP="00E72A81">
      <w:pPr>
        <w:pStyle w:val="BulletList"/>
        <w:rPr>
          <w:rFonts w:eastAsia="헤드라인A"/>
        </w:rPr>
      </w:pPr>
      <w:r w:rsidRPr="00B5500E">
        <w:rPr>
          <w:rFonts w:eastAsia="헤드라인A"/>
        </w:rPr>
        <w:t xml:space="preserve">Includes a reasonable number of milestone payments per CLIN/Sub-CLIN based on the scope and anticipated duration to achieve CLIN/Sub-CLIN objective and/or </w:t>
      </w:r>
      <w:r w:rsidR="00CE6E75">
        <w:rPr>
          <w:rFonts w:eastAsia="헤드라인A"/>
        </w:rPr>
        <w:t>PO</w:t>
      </w:r>
      <w:r w:rsidRPr="00B5500E">
        <w:rPr>
          <w:rFonts w:eastAsia="헤드라인A"/>
        </w:rPr>
        <w:t>.</w:t>
      </w:r>
    </w:p>
    <w:p w14:paraId="78C2978F" w14:textId="584033E8" w:rsidR="005015B5" w:rsidRPr="00B5500E" w:rsidRDefault="00D20849" w:rsidP="00E72A81">
      <w:pPr>
        <w:pStyle w:val="BulletList"/>
        <w:rPr>
          <w:rFonts w:eastAsia="헤드라인A"/>
        </w:rPr>
      </w:pPr>
      <w:r>
        <w:rPr>
          <w:rFonts w:eastAsia="헤드라인A"/>
        </w:rPr>
        <w:t>A</w:t>
      </w:r>
      <w:r w:rsidR="005015B5" w:rsidRPr="00B5500E">
        <w:rPr>
          <w:rFonts w:eastAsia="헤드라인A"/>
        </w:rPr>
        <w:t>lign</w:t>
      </w:r>
      <w:r w:rsidR="007B71E1">
        <w:rPr>
          <w:rFonts w:eastAsia="헤드라인A"/>
        </w:rPr>
        <w:t>s</w:t>
      </w:r>
      <w:r w:rsidR="005015B5" w:rsidRPr="00B5500E">
        <w:rPr>
          <w:rFonts w:eastAsia="헤드라인A"/>
        </w:rPr>
        <w:t xml:space="preserve"> with the CLINs/Sub-CLINs in Section B </w:t>
      </w:r>
      <w:r w:rsidR="00D1229D">
        <w:rPr>
          <w:rFonts w:eastAsia="헤드라인A"/>
        </w:rPr>
        <w:t xml:space="preserve">of the award </w:t>
      </w:r>
      <w:r w:rsidR="007B6042">
        <w:rPr>
          <w:rFonts w:eastAsia="헤드라인A"/>
        </w:rPr>
        <w:t xml:space="preserve">document </w:t>
      </w:r>
      <w:r w:rsidR="005015B5" w:rsidRPr="00B5500E">
        <w:rPr>
          <w:rFonts w:eastAsia="헤드라인A"/>
        </w:rPr>
        <w:t>and includes the following columns:</w:t>
      </w:r>
    </w:p>
    <w:p w14:paraId="5C3D3751" w14:textId="3106733D" w:rsidR="005015B5" w:rsidRPr="00AC4CBB" w:rsidRDefault="005015B5" w:rsidP="00E72A81">
      <w:pPr>
        <w:pStyle w:val="IndentBulletList"/>
      </w:pPr>
      <w:r w:rsidRPr="00AC4CBB">
        <w:t>Installation Name: Identify EESOH-MIS Installation Name per Table 1.</w:t>
      </w:r>
    </w:p>
    <w:p w14:paraId="33800DB2" w14:textId="097411F8" w:rsidR="005015B5" w:rsidRPr="00AC4CBB" w:rsidRDefault="001A2885" w:rsidP="00E72A81">
      <w:pPr>
        <w:pStyle w:val="IndentBulletList"/>
      </w:pPr>
      <w:r w:rsidRPr="00AC4CBB">
        <w:lastRenderedPageBreak/>
        <w:t xml:space="preserve">EESOH-MIS </w:t>
      </w:r>
      <w:r w:rsidR="005015B5" w:rsidRPr="00AC4CBB">
        <w:t xml:space="preserve">Site </w:t>
      </w:r>
      <w:r w:rsidR="003C4246">
        <w:t>ID</w:t>
      </w:r>
      <w:r w:rsidR="005015B5" w:rsidRPr="00AC4CBB">
        <w:t xml:space="preserve">: Identify EESOH-MIS Site </w:t>
      </w:r>
      <w:r w:rsidR="007B6042">
        <w:t>ID</w:t>
      </w:r>
      <w:r w:rsidR="007B6042" w:rsidRPr="00AC4CBB">
        <w:t xml:space="preserve"> </w:t>
      </w:r>
      <w:r w:rsidR="005015B5" w:rsidRPr="00AC4CBB">
        <w:t>per Table 1 and Site Alias, if applicable.</w:t>
      </w:r>
    </w:p>
    <w:p w14:paraId="529A3563" w14:textId="7D7883CF" w:rsidR="005015B5" w:rsidRPr="00AC4CBB" w:rsidRDefault="005015B5" w:rsidP="00E72A81">
      <w:pPr>
        <w:pStyle w:val="IndentBulletList"/>
      </w:pPr>
      <w:r w:rsidRPr="00AC4CBB">
        <w:t>CLIN/Sub-CLIN: Identify CLIN and/or Sub-CLIN per Section B of the contract.</w:t>
      </w:r>
    </w:p>
    <w:p w14:paraId="00FEFB00" w14:textId="2BDE7D7C" w:rsidR="005015B5" w:rsidRPr="00B5500E" w:rsidRDefault="005015B5" w:rsidP="00E72A81">
      <w:pPr>
        <w:pStyle w:val="BodyText"/>
        <w:ind w:left="1440"/>
        <w:rPr>
          <w:rFonts w:eastAsia="헤드라인A"/>
        </w:rPr>
      </w:pPr>
      <w:r w:rsidRPr="00B5500E">
        <w:rPr>
          <w:rFonts w:eastAsia="헤드라인A"/>
        </w:rPr>
        <w:t>Note</w:t>
      </w:r>
      <w:r w:rsidR="006A2A3B">
        <w:rPr>
          <w:rFonts w:eastAsia="헤드라인A"/>
        </w:rPr>
        <w:t>:</w:t>
      </w:r>
      <w:r w:rsidRPr="00B5500E">
        <w:rPr>
          <w:rFonts w:eastAsia="헤드라인A"/>
        </w:rPr>
        <w:t xml:space="preserve"> Sub-CLINs for compliance activities (routine regulatory requirements to comply with binding agreements) are denoted as ####CX and Sub-CLINs for performance activities (remedial advancement or progress towards the</w:t>
      </w:r>
      <w:r w:rsidR="002435B2">
        <w:rPr>
          <w:rFonts w:eastAsia="헤드라인A"/>
        </w:rPr>
        <w:t xml:space="preserve"> </w:t>
      </w:r>
      <w:r w:rsidR="002435B2" w:rsidRPr="00E72A81">
        <w:rPr>
          <w:rFonts w:eastAsia="헤드라인A"/>
        </w:rPr>
        <w:t>PO</w:t>
      </w:r>
      <w:r w:rsidRPr="00B5500E">
        <w:rPr>
          <w:rFonts w:eastAsia="헤드라인A"/>
        </w:rPr>
        <w:t>) are denoted as ####AX.</w:t>
      </w:r>
      <w:r w:rsidR="002B45AF" w:rsidRPr="002B45AF">
        <w:t xml:space="preserve"> </w:t>
      </w:r>
      <w:r w:rsidR="007742B2">
        <w:t xml:space="preserve">For example, for POs of RA-O with Optimization, the </w:t>
      </w:r>
      <w:r w:rsidR="002B45AF" w:rsidRPr="002B45AF">
        <w:rPr>
          <w:rFonts w:eastAsia="헤드라인A"/>
        </w:rPr>
        <w:t xml:space="preserve">Performance </w:t>
      </w:r>
      <w:r w:rsidR="007742B2">
        <w:rPr>
          <w:rFonts w:eastAsia="헤드라인A"/>
        </w:rPr>
        <w:t>G</w:t>
      </w:r>
      <w:r w:rsidR="002B45AF" w:rsidRPr="002B45AF">
        <w:rPr>
          <w:rFonts w:eastAsia="헤드라인A"/>
        </w:rPr>
        <w:t xml:space="preserve">oal </w:t>
      </w:r>
      <w:r w:rsidR="00C93C27">
        <w:rPr>
          <w:rFonts w:eastAsia="헤드라인A"/>
        </w:rPr>
        <w:t>“</w:t>
      </w:r>
      <w:r w:rsidR="007742B2">
        <w:rPr>
          <w:rFonts w:eastAsia="헤드라인A"/>
        </w:rPr>
        <w:t>A</w:t>
      </w:r>
      <w:r w:rsidR="00C93C27">
        <w:rPr>
          <w:rFonts w:eastAsia="헤드라인A"/>
        </w:rPr>
        <w:t xml:space="preserve">” </w:t>
      </w:r>
      <w:r w:rsidR="002B45AF" w:rsidRPr="002B45AF">
        <w:rPr>
          <w:rFonts w:eastAsia="헤드라인A"/>
        </w:rPr>
        <w:t xml:space="preserve">Sub-CLINs are specifically for reporting progress in achieving the performance goal identified in the performance model (separate reports for each year). This requires a separate report identifying the most recent result for the performance indicator(s), usually a COC concentration, and how that compares with the projected value of the performance indicator in the performance model. </w:t>
      </w:r>
      <w:r w:rsidR="00C93C27">
        <w:rPr>
          <w:rFonts w:eastAsia="헤드라인A"/>
        </w:rPr>
        <w:t>The “</w:t>
      </w:r>
      <w:r w:rsidR="002B45AF" w:rsidRPr="002B45AF">
        <w:rPr>
          <w:rFonts w:eastAsia="헤드라인A"/>
        </w:rPr>
        <w:t>C</w:t>
      </w:r>
      <w:r w:rsidR="00C93C27">
        <w:rPr>
          <w:rFonts w:eastAsia="헤드라인A"/>
        </w:rPr>
        <w:t>”</w:t>
      </w:r>
      <w:r w:rsidR="002B45AF" w:rsidRPr="002B45AF">
        <w:rPr>
          <w:rFonts w:eastAsia="헤드라인A"/>
        </w:rPr>
        <w:t xml:space="preserve"> Sub-CLINs are specifically for operating the remedy and reporting all required results, such as COC concentrations, geochemical, groundwater elevations, etc.</w:t>
      </w:r>
      <w:r w:rsidR="002B45AF" w:rsidRPr="002B45AF">
        <w:rPr>
          <w:rFonts w:eastAsia="헤드라인A"/>
        </w:rPr>
        <w:tab/>
      </w:r>
      <w:r w:rsidR="002B45AF" w:rsidRPr="002B45AF">
        <w:rPr>
          <w:rFonts w:eastAsia="헤드라인A"/>
        </w:rPr>
        <w:tab/>
      </w:r>
      <w:r w:rsidR="002B45AF" w:rsidRPr="002B45AF">
        <w:rPr>
          <w:rFonts w:eastAsia="헤드라인A"/>
        </w:rPr>
        <w:tab/>
      </w:r>
    </w:p>
    <w:p w14:paraId="50EFCEEB" w14:textId="20B829DA" w:rsidR="005015B5" w:rsidRPr="00AC4CBB" w:rsidRDefault="005015B5" w:rsidP="00E72A81">
      <w:pPr>
        <w:pStyle w:val="IndentBulletList"/>
      </w:pPr>
      <w:r w:rsidRPr="00AC4CBB">
        <w:t>Milestone Payment Identification Number: Include unique number assigned to each milestone payment for tracking purposes.</w:t>
      </w:r>
    </w:p>
    <w:p w14:paraId="1AE1F5C0" w14:textId="7642F4CA" w:rsidR="005015B5" w:rsidRPr="00AC4CBB" w:rsidRDefault="005015B5" w:rsidP="00E72A81">
      <w:pPr>
        <w:pStyle w:val="IndentBulletList"/>
      </w:pPr>
      <w:r w:rsidRPr="00AC4CBB">
        <w:t xml:space="preserve">Milestone Payment Description: Include detailed description of definable and measurable step considered integral and necessary to the achievement of the CLIN/Sub-CLIN objective and/or </w:t>
      </w:r>
      <w:r w:rsidR="00303878">
        <w:t>PO</w:t>
      </w:r>
      <w:r w:rsidRPr="00AC4CBB">
        <w:t>.</w:t>
      </w:r>
      <w:r w:rsidR="00D1229D">
        <w:t xml:space="preserve"> </w:t>
      </w:r>
    </w:p>
    <w:p w14:paraId="5B43FF46" w14:textId="1CDF2A4A" w:rsidR="005015B5" w:rsidRPr="00AC4CBB" w:rsidRDefault="005015B5" w:rsidP="00E72A81">
      <w:pPr>
        <w:pStyle w:val="IndentBulletList"/>
      </w:pPr>
      <w:r w:rsidRPr="00AC4CBB">
        <w:t>Milestone Payment Amount: Include negotiated amount ensuring the sum of all milestone payments equals the value of the CLIN/Sub-CLIN per Section B of the contract.</w:t>
      </w:r>
    </w:p>
    <w:p w14:paraId="5AA50043" w14:textId="0F9F9F86" w:rsidR="005015B5" w:rsidRPr="000C0F62" w:rsidRDefault="005015B5" w:rsidP="00E72A81">
      <w:pPr>
        <w:pStyle w:val="IndentBulletList"/>
      </w:pPr>
      <w:r w:rsidRPr="00AC4CBB">
        <w:t xml:space="preserve">Milestone Payment Percentage: Include percentage of the milestone payment in relation to the total </w:t>
      </w:r>
      <w:r w:rsidRPr="000C0F62">
        <w:t xml:space="preserve">CLIN/Sub-CLIN value.  The final payment milestone(s) within a CLIN/Sub-CLIN demonstrating achievement of the CLIN/Sub-CLIN objective must be a minimum of 20% of the total CLIN/Sub-CLIN value.  This may include both the AF and USACE </w:t>
      </w:r>
      <w:r w:rsidR="001A2885" w:rsidRPr="000C0F62">
        <w:t>a</w:t>
      </w:r>
      <w:r w:rsidR="00D514FC" w:rsidRPr="000C0F62">
        <w:t xml:space="preserve">pproved </w:t>
      </w:r>
      <w:r w:rsidRPr="000C0F62">
        <w:t>and regulator approved versions.</w:t>
      </w:r>
      <w:r w:rsidR="00C3677A" w:rsidRPr="000C0F62">
        <w:t xml:space="preserve"> Milestones </w:t>
      </w:r>
      <w:r w:rsidR="004B166D" w:rsidRPr="000C0F62">
        <w:t>should not be front</w:t>
      </w:r>
      <w:r w:rsidR="00D827CC" w:rsidRPr="000C0F62">
        <w:t>-</w:t>
      </w:r>
      <w:r w:rsidR="004B166D" w:rsidRPr="000C0F62">
        <w:t xml:space="preserve">loaded but instead be </w:t>
      </w:r>
      <w:r w:rsidR="00C3677A" w:rsidRPr="000C0F62">
        <w:t>commensurate with the work completed.</w:t>
      </w:r>
    </w:p>
    <w:p w14:paraId="0707F065" w14:textId="35DB13C4" w:rsidR="005015B5" w:rsidRPr="00AC4CBB" w:rsidRDefault="005015B5" w:rsidP="00E72A81">
      <w:pPr>
        <w:pStyle w:val="IndentBulletList"/>
      </w:pPr>
      <w:r w:rsidRPr="000C0F62">
        <w:t>Completion Date: Document completion date for each</w:t>
      </w:r>
      <w:r w:rsidRPr="00AC4CBB">
        <w:t xml:space="preserve"> milestone payment consistent with the Finish date presented in the IMS.</w:t>
      </w:r>
    </w:p>
    <w:p w14:paraId="569E154D" w14:textId="5FF3F974" w:rsidR="005015B5" w:rsidRPr="00AC4CBB" w:rsidRDefault="005015B5" w:rsidP="00E72A81">
      <w:pPr>
        <w:pStyle w:val="IndentBulletList"/>
      </w:pPr>
      <w:r w:rsidRPr="00AC4CBB">
        <w:t>Percent Complete: Identify completion status (0% or 100%) of all milestone payments as approved by the COR.</w:t>
      </w:r>
    </w:p>
    <w:p w14:paraId="7719B18C" w14:textId="2F094515" w:rsidR="005015B5" w:rsidRPr="00AC4CBB" w:rsidRDefault="005015B5" w:rsidP="00E72A81">
      <w:pPr>
        <w:pStyle w:val="IndentBulletList"/>
      </w:pPr>
      <w:r w:rsidRPr="00AC4CBB">
        <w:t>Invoice Number: Clearly indicate the invoice number associated with the milestone payment as approved by the</w:t>
      </w:r>
      <w:r w:rsidR="00D039E1">
        <w:t xml:space="preserve"> </w:t>
      </w:r>
      <w:r w:rsidR="00F12846">
        <w:t>COR</w:t>
      </w:r>
      <w:r w:rsidR="00F12846" w:rsidRPr="00AC4CBB">
        <w:t xml:space="preserve"> </w:t>
      </w:r>
      <w:r w:rsidRPr="00AC4CBB">
        <w:t>for the purposes of tracking payment.  This information can be completed as invoices are prepared.</w:t>
      </w:r>
    </w:p>
    <w:p w14:paraId="2FBD3B66" w14:textId="60CEEA19" w:rsidR="005015B5" w:rsidRPr="00B5500E" w:rsidRDefault="005015B5" w:rsidP="00E72A81">
      <w:pPr>
        <w:pStyle w:val="BulletList"/>
        <w:rPr>
          <w:rFonts w:eastAsia="헤드라인A"/>
        </w:rPr>
      </w:pPr>
      <w:r w:rsidRPr="00B5500E">
        <w:rPr>
          <w:rFonts w:eastAsia="헤드라인A"/>
        </w:rPr>
        <w:t>Excludes unacceptable milestone payments representing a “progress” payment or a monthly payment for level of effort expended including</w:t>
      </w:r>
      <w:r w:rsidR="00E72A81">
        <w:rPr>
          <w:rFonts w:eastAsia="헤드라인A"/>
        </w:rPr>
        <w:t>:</w:t>
      </w:r>
    </w:p>
    <w:p w14:paraId="099C9558" w14:textId="5E55F934" w:rsidR="005015B5" w:rsidRPr="00AC4CBB" w:rsidRDefault="00137677" w:rsidP="00E72A81">
      <w:pPr>
        <w:pStyle w:val="IndentBulletList"/>
      </w:pPr>
      <w:r>
        <w:t xml:space="preserve">Preparation and/or </w:t>
      </w:r>
      <w:r w:rsidR="00892F6E">
        <w:t>s</w:t>
      </w:r>
      <w:r w:rsidR="005015B5" w:rsidRPr="00AC4CBB">
        <w:t>ubmittal of documents</w:t>
      </w:r>
    </w:p>
    <w:p w14:paraId="571A09EA" w14:textId="263EFDFE" w:rsidR="005015B5" w:rsidRPr="00AC4CBB" w:rsidRDefault="005015B5" w:rsidP="00E72A81">
      <w:pPr>
        <w:pStyle w:val="IndentBulletList"/>
      </w:pPr>
      <w:r w:rsidRPr="00AC4CBB">
        <w:t xml:space="preserve">Site mobilization/demobilization (unless exempted by </w:t>
      </w:r>
      <w:r w:rsidR="008040FD">
        <w:t>CO/</w:t>
      </w:r>
      <w:r w:rsidRPr="00AC4CBB">
        <w:t>KO)</w:t>
      </w:r>
    </w:p>
    <w:p w14:paraId="1CFB31A6" w14:textId="56D1A746" w:rsidR="005015B5" w:rsidRDefault="005015B5" w:rsidP="00E72A81">
      <w:pPr>
        <w:pStyle w:val="IndentBulletList"/>
      </w:pPr>
      <w:r w:rsidRPr="00AC4CBB">
        <w:lastRenderedPageBreak/>
        <w:t>Accomplishment of field activities</w:t>
      </w:r>
      <w:r w:rsidR="005529C4">
        <w:t xml:space="preserve"> </w:t>
      </w:r>
      <w:r w:rsidR="00784B79">
        <w:t>including the following:</w:t>
      </w:r>
    </w:p>
    <w:p w14:paraId="1B67AADB" w14:textId="7F0451CD" w:rsidR="00784B79" w:rsidRDefault="00784B79" w:rsidP="00784B79">
      <w:pPr>
        <w:pStyle w:val="IndentBulletList"/>
        <w:numPr>
          <w:ilvl w:val="1"/>
          <w:numId w:val="9"/>
        </w:numPr>
      </w:pPr>
      <w:r>
        <w:t>Substrate/chemical injection</w:t>
      </w:r>
    </w:p>
    <w:p w14:paraId="63C31CD5" w14:textId="3E9A5E4B" w:rsidR="007A1128" w:rsidRDefault="007A1128" w:rsidP="00784B79">
      <w:pPr>
        <w:pStyle w:val="IndentBulletList"/>
        <w:numPr>
          <w:ilvl w:val="1"/>
          <w:numId w:val="9"/>
        </w:numPr>
      </w:pPr>
      <w:r>
        <w:t xml:space="preserve">Injection </w:t>
      </w:r>
      <w:r w:rsidR="00D514FC">
        <w:t>letter work plans</w:t>
      </w:r>
    </w:p>
    <w:p w14:paraId="4398774D" w14:textId="3BF9F42D" w:rsidR="007A1128" w:rsidRDefault="007A1128" w:rsidP="00784B79">
      <w:pPr>
        <w:pStyle w:val="IndentBulletList"/>
        <w:numPr>
          <w:ilvl w:val="1"/>
          <w:numId w:val="9"/>
        </w:numPr>
      </w:pPr>
      <w:r>
        <w:t xml:space="preserve">Injection </w:t>
      </w:r>
      <w:r w:rsidR="00D514FC">
        <w:t>summary memoranda</w:t>
      </w:r>
    </w:p>
    <w:p w14:paraId="45B07198" w14:textId="3C8E0AD5" w:rsidR="00784B79" w:rsidRDefault="00784B79" w:rsidP="00784B79">
      <w:pPr>
        <w:pStyle w:val="IndentBulletList"/>
        <w:numPr>
          <w:ilvl w:val="1"/>
          <w:numId w:val="9"/>
        </w:numPr>
      </w:pPr>
      <w:r>
        <w:t xml:space="preserve">Field </w:t>
      </w:r>
      <w:r w:rsidR="00D514FC">
        <w:t>documentation tech memos</w:t>
      </w:r>
    </w:p>
    <w:p w14:paraId="1AB46B4F" w14:textId="3E45ED63" w:rsidR="00784B79" w:rsidRDefault="00784B79" w:rsidP="00784B79">
      <w:pPr>
        <w:pStyle w:val="IndentBulletList"/>
        <w:numPr>
          <w:ilvl w:val="1"/>
          <w:numId w:val="9"/>
        </w:numPr>
      </w:pPr>
      <w:r>
        <w:t xml:space="preserve">Semi-annual </w:t>
      </w:r>
      <w:r w:rsidR="00D514FC">
        <w:t>cap inspection tech memos</w:t>
      </w:r>
    </w:p>
    <w:p w14:paraId="4B3F7AFA" w14:textId="39F9F84E" w:rsidR="00784B79" w:rsidRDefault="00784B79" w:rsidP="00784B79">
      <w:pPr>
        <w:pStyle w:val="IndentBulletList"/>
        <w:numPr>
          <w:ilvl w:val="1"/>
          <w:numId w:val="9"/>
        </w:numPr>
      </w:pPr>
      <w:r>
        <w:t>Quarterly and</w:t>
      </w:r>
      <w:r w:rsidR="007A1128">
        <w:t xml:space="preserve"> </w:t>
      </w:r>
      <w:r w:rsidR="00D514FC">
        <w:t xml:space="preserve">monthly </w:t>
      </w:r>
      <w:r w:rsidR="007A1128">
        <w:t xml:space="preserve">LUC/LTM </w:t>
      </w:r>
      <w:r w:rsidR="00D514FC">
        <w:t>inspection reports</w:t>
      </w:r>
    </w:p>
    <w:p w14:paraId="5B5768F0" w14:textId="2B16ED85" w:rsidR="007A1128" w:rsidRDefault="007A1128" w:rsidP="00784B79">
      <w:pPr>
        <w:pStyle w:val="IndentBulletList"/>
        <w:numPr>
          <w:ilvl w:val="1"/>
          <w:numId w:val="9"/>
        </w:numPr>
      </w:pPr>
      <w:r>
        <w:t xml:space="preserve">Quarterly </w:t>
      </w:r>
      <w:r w:rsidR="00D514FC">
        <w:t>discharge reports</w:t>
      </w:r>
    </w:p>
    <w:p w14:paraId="7DEBC520" w14:textId="4D22AF7A" w:rsidR="007A1128" w:rsidRDefault="007A1128" w:rsidP="00784B79">
      <w:pPr>
        <w:pStyle w:val="IndentBulletList"/>
        <w:numPr>
          <w:ilvl w:val="1"/>
          <w:numId w:val="9"/>
        </w:numPr>
      </w:pPr>
      <w:r>
        <w:t xml:space="preserve">Construction </w:t>
      </w:r>
      <w:r w:rsidR="00D514FC">
        <w:t>bond</w:t>
      </w:r>
    </w:p>
    <w:p w14:paraId="551D5DED" w14:textId="61E28BA7" w:rsidR="007A1128" w:rsidRDefault="007A1128" w:rsidP="00784B79">
      <w:pPr>
        <w:pStyle w:val="IndentBulletList"/>
        <w:numPr>
          <w:ilvl w:val="1"/>
          <w:numId w:val="9"/>
        </w:numPr>
      </w:pPr>
      <w:r>
        <w:t xml:space="preserve">Draft </w:t>
      </w:r>
      <w:r w:rsidR="00D514FC">
        <w:t>reports</w:t>
      </w:r>
    </w:p>
    <w:p w14:paraId="62A0541F" w14:textId="3FD6D4F8" w:rsidR="007A1128" w:rsidRDefault="007A1128" w:rsidP="00784B79">
      <w:pPr>
        <w:pStyle w:val="IndentBulletList"/>
        <w:numPr>
          <w:ilvl w:val="1"/>
          <w:numId w:val="9"/>
        </w:numPr>
      </w:pPr>
      <w:r>
        <w:t xml:space="preserve">Well </w:t>
      </w:r>
      <w:r w:rsidR="00D514FC">
        <w:t>construction logs</w:t>
      </w:r>
    </w:p>
    <w:p w14:paraId="170391FD" w14:textId="440B08A3" w:rsidR="007A1128" w:rsidRPr="00AC4CBB" w:rsidRDefault="007A1128" w:rsidP="00784B79">
      <w:pPr>
        <w:pStyle w:val="IndentBulletList"/>
        <w:numPr>
          <w:ilvl w:val="1"/>
          <w:numId w:val="9"/>
        </w:numPr>
      </w:pPr>
      <w:r>
        <w:t>Payments of Less Than 2% of Sub-CLIN cost</w:t>
      </w:r>
    </w:p>
    <w:p w14:paraId="6BAC6666" w14:textId="1807E2C9" w:rsidR="005015B5" w:rsidRPr="00AC4CBB" w:rsidRDefault="005015B5" w:rsidP="00E72A81">
      <w:pPr>
        <w:pStyle w:val="IndentBulletList"/>
      </w:pPr>
      <w:r w:rsidRPr="00AC4CBB">
        <w:t>Submittal of a monthly status</w:t>
      </w:r>
    </w:p>
    <w:p w14:paraId="4FE140A1" w14:textId="7CB2860D" w:rsidR="005015B5" w:rsidRPr="00AC4CBB" w:rsidRDefault="005015B5" w:rsidP="00E72A81">
      <w:pPr>
        <w:pStyle w:val="IndentBulletList"/>
      </w:pPr>
      <w:r w:rsidRPr="00AC4CBB">
        <w:t>Management and overhead costs (e.g., program/project management, monthly reporting, etc.)</w:t>
      </w:r>
    </w:p>
    <w:p w14:paraId="385DBE96" w14:textId="60591FE3" w:rsidR="005015B5" w:rsidRDefault="005015B5" w:rsidP="00E72A81">
      <w:pPr>
        <w:pStyle w:val="IndentBulletList"/>
      </w:pPr>
      <w:r w:rsidRPr="00AC4CBB">
        <w:t xml:space="preserve">Allocation of PMP, </w:t>
      </w:r>
      <w:proofErr w:type="spellStart"/>
      <w:r w:rsidRPr="00AC4CBB">
        <w:t>Basewide</w:t>
      </w:r>
      <w:proofErr w:type="spellEnd"/>
      <w:r w:rsidRPr="00AC4CBB">
        <w:t xml:space="preserve"> </w:t>
      </w:r>
      <w:r w:rsidR="00C21949">
        <w:t>Quality Program Plan (</w:t>
      </w:r>
      <w:r w:rsidRPr="00AC4CBB">
        <w:t>QPP</w:t>
      </w:r>
      <w:r w:rsidR="00C21949">
        <w:t>)</w:t>
      </w:r>
      <w:r w:rsidRPr="00AC4CBB">
        <w:t xml:space="preserve">, or other </w:t>
      </w:r>
      <w:proofErr w:type="spellStart"/>
      <w:r w:rsidR="00AE67AA" w:rsidRPr="00AC4CBB">
        <w:t>Basewide</w:t>
      </w:r>
      <w:proofErr w:type="spellEnd"/>
      <w:r w:rsidRPr="00AC4CBB">
        <w:t xml:space="preserve"> costs to specific sites</w:t>
      </w:r>
    </w:p>
    <w:p w14:paraId="56293934" w14:textId="31E7D462" w:rsidR="00892F6E" w:rsidRPr="000C0F62" w:rsidRDefault="00B718B2" w:rsidP="00E72A81">
      <w:pPr>
        <w:pStyle w:val="IndentBulletList"/>
      </w:pPr>
      <w:r w:rsidRPr="000C0F62">
        <w:t>M</w:t>
      </w:r>
      <w:r w:rsidR="00892F6E" w:rsidRPr="000C0F62">
        <w:t>ultiple draft versions of a document</w:t>
      </w:r>
      <w:r w:rsidRPr="000C0F62">
        <w:t xml:space="preserve"> before USACE/AF/Regulatory approval </w:t>
      </w:r>
    </w:p>
    <w:p w14:paraId="40473CE8" w14:textId="1338FF59" w:rsidR="00036010" w:rsidRPr="000C0F62" w:rsidRDefault="00036010" w:rsidP="00E72A81">
      <w:pPr>
        <w:pStyle w:val="BodyText"/>
      </w:pPr>
      <w:r w:rsidRPr="000C0F62">
        <w:t xml:space="preserve">Refer to the ORC PMP Guidance, </w:t>
      </w:r>
      <w:r w:rsidR="00E77527" w:rsidRPr="000C0F62">
        <w:t>Section</w:t>
      </w:r>
      <w:r w:rsidRPr="000C0F62">
        <w:t xml:space="preserve"> 4.</w:t>
      </w:r>
      <w:r w:rsidR="00166410">
        <w:t>2</w:t>
      </w:r>
      <w:r w:rsidRPr="000C0F62">
        <w:t xml:space="preserve">, for </w:t>
      </w:r>
      <w:r w:rsidR="00892F6E" w:rsidRPr="000C0F62">
        <w:t xml:space="preserve">more detailed </w:t>
      </w:r>
      <w:r w:rsidRPr="000C0F62">
        <w:t>information on common errors</w:t>
      </w:r>
      <w:r w:rsidR="004F724C" w:rsidRPr="000C0F62">
        <w:t xml:space="preserve"> in preparation of the MPS.</w:t>
      </w:r>
    </w:p>
    <w:p w14:paraId="7F654C8A" w14:textId="59A2BD02" w:rsidR="005015B5" w:rsidRPr="00AC4CBB" w:rsidRDefault="005015B5" w:rsidP="00E72A81">
      <w:pPr>
        <w:pStyle w:val="BodyText"/>
      </w:pPr>
      <w:r w:rsidRPr="000C0F62">
        <w:t>The Contractor shall maintain and submit an MPS monthly, in electronic format</w:t>
      </w:r>
      <w:r w:rsidRPr="00AC4CBB">
        <w:t xml:space="preserve"> in accordance with the requirements above and include updates to progress (e.g., Percent Complete, Invoice Number)</w:t>
      </w:r>
      <w:r w:rsidR="001F03CD" w:rsidRPr="001F03CD">
        <w:t xml:space="preserve"> (see Section 4.</w:t>
      </w:r>
      <w:r w:rsidR="00E33A94">
        <w:t>4</w:t>
      </w:r>
      <w:r w:rsidR="001F03CD" w:rsidRPr="001F03CD">
        <w:t xml:space="preserve"> Cost and Status Reporting)</w:t>
      </w:r>
      <w:r w:rsidRPr="00AC4CBB">
        <w:t xml:space="preserve">.  The </w:t>
      </w:r>
      <w:r w:rsidR="00F2321D">
        <w:t>MP</w:t>
      </w:r>
      <w:r w:rsidR="001F03CD" w:rsidRPr="001F03CD">
        <w:t xml:space="preserve">S </w:t>
      </w:r>
      <w:r w:rsidRPr="00AC4CBB">
        <w:t xml:space="preserve">shall be submitted electronically to the Contractor’s ORC document repository and in accordance with instructions from the COR. </w:t>
      </w:r>
      <w:r w:rsidR="00E72A81">
        <w:t xml:space="preserve"> </w:t>
      </w:r>
      <w:r w:rsidRPr="00AC4CBB">
        <w:t xml:space="preserve">The Contractor shall prepare and maintain the MPS in accordance with the CLIN, IMS, </w:t>
      </w:r>
      <w:r w:rsidR="00E84DDA">
        <w:t xml:space="preserve">and </w:t>
      </w:r>
      <w:r w:rsidRPr="00AC4CBB">
        <w:t>MPS Guidance.</w:t>
      </w:r>
    </w:p>
    <w:p w14:paraId="7BE81EBA" w14:textId="1D3DFCBB" w:rsidR="005015B5" w:rsidRPr="00AC4CBB" w:rsidRDefault="005015B5" w:rsidP="00E72A81">
      <w:pPr>
        <w:pStyle w:val="BodyText"/>
      </w:pPr>
      <w:r w:rsidRPr="00AC4CBB">
        <w:t xml:space="preserve">Milestone payments within a CLIN/Sub-CLIN may be revised in response to changes in the approach for achievement of the CLIN/Sub-CLIN objective without a contract modification so long as the changes do not </w:t>
      </w:r>
      <w:proofErr w:type="gramStart"/>
      <w:r w:rsidRPr="00AC4CBB">
        <w:t>impact</w:t>
      </w:r>
      <w:proofErr w:type="gramEnd"/>
      <w:r w:rsidRPr="00AC4CBB">
        <w:t xml:space="preserve"> the total value or objective of the CLIN/Sub-CLIN.  All changes to the MPS, with the exception of tracking invoicing of completed milestone payments, must be approved by the</w:t>
      </w:r>
      <w:r w:rsidR="007971BA">
        <w:t xml:space="preserve"> </w:t>
      </w:r>
      <w:r w:rsidRPr="00AC4CBB">
        <w:t xml:space="preserve">COR.  </w:t>
      </w:r>
    </w:p>
    <w:p w14:paraId="12F35525" w14:textId="7D514349" w:rsidR="005015B5" w:rsidRPr="000C0F62" w:rsidRDefault="005015B5" w:rsidP="00E72A81">
      <w:pPr>
        <w:pStyle w:val="BodyText"/>
      </w:pPr>
      <w:r w:rsidRPr="00AC4CBB">
        <w:t xml:space="preserve">Completion of milestones shall demonstrate payment is appropriate and warranted.  COR approval of the </w:t>
      </w:r>
      <w:r w:rsidRPr="000C0F62">
        <w:t xml:space="preserve">documentation supporting the completion of the milestone is required for payment. </w:t>
      </w:r>
      <w:r w:rsidR="00580E57" w:rsidRPr="000C0F62">
        <w:t xml:space="preserve">In general, milestones are considered complete upon </w:t>
      </w:r>
      <w:r w:rsidR="00AC7D24" w:rsidRPr="000C0F62">
        <w:t>approval b</w:t>
      </w:r>
      <w:r w:rsidR="00C3677A" w:rsidRPr="000C0F62">
        <w:t>y</w:t>
      </w:r>
      <w:r w:rsidR="00AC7D24" w:rsidRPr="000C0F62">
        <w:t xml:space="preserve"> AF/USACE (and regulators where required).</w:t>
      </w:r>
      <w:r w:rsidRPr="000C0F62">
        <w:t xml:space="preserve"> </w:t>
      </w:r>
      <w:r w:rsidR="00543B95" w:rsidRPr="000C0F62">
        <w:t xml:space="preserve"> </w:t>
      </w:r>
      <w:r w:rsidRPr="000C0F62">
        <w:t xml:space="preserve">Where regulatory </w:t>
      </w:r>
      <w:r w:rsidR="00580E57" w:rsidRPr="000C0F62">
        <w:t xml:space="preserve">approval or </w:t>
      </w:r>
      <w:r w:rsidRPr="000C0F62">
        <w:t xml:space="preserve">acceptance is required for this documentation, AF and USACE </w:t>
      </w:r>
      <w:r w:rsidR="00580E57" w:rsidRPr="000C0F62">
        <w:t xml:space="preserve">approval </w:t>
      </w:r>
      <w:r w:rsidRPr="000C0F62">
        <w:t xml:space="preserve">will occur following regulatory </w:t>
      </w:r>
      <w:r w:rsidR="00580E57" w:rsidRPr="000C0F62">
        <w:t>approval</w:t>
      </w:r>
      <w:r w:rsidRPr="000C0F62">
        <w:t xml:space="preserve"> of the documentation.  </w:t>
      </w:r>
      <w:r w:rsidR="00580E57" w:rsidRPr="000C0F62">
        <w:t>Approval</w:t>
      </w:r>
      <w:r w:rsidRPr="000C0F62">
        <w:t xml:space="preserve"> occurs upon final signature of documents requiring signature by the AF and/or regulators. The COR will take into consideration the appropriate </w:t>
      </w:r>
      <w:r w:rsidR="00E77527" w:rsidRPr="000C0F62">
        <w:t>approval</w:t>
      </w:r>
      <w:r w:rsidRPr="000C0F62">
        <w:t xml:space="preserve"> of </w:t>
      </w:r>
      <w:r w:rsidRPr="000C0F62">
        <w:lastRenderedPageBreak/>
        <w:t>necessary documentation by regulators consistent with the applicable regulatory drivers of this PWS.</w:t>
      </w:r>
      <w:r w:rsidR="00962524" w:rsidRPr="000C0F62">
        <w:rPr>
          <w:rStyle w:val="Heading3Char"/>
          <w:rFonts w:cs="Arial"/>
          <w:szCs w:val="24"/>
        </w:rPr>
        <w:t xml:space="preserve"> </w:t>
      </w:r>
      <w:r w:rsidR="00962524" w:rsidRPr="000C0F62">
        <w:rPr>
          <w:rStyle w:val="cf01"/>
          <w:rFonts w:ascii="Times New Roman" w:eastAsia="Arial Unicode MS" w:hAnsi="Times New Roman" w:cs="Arial"/>
          <w:sz w:val="24"/>
          <w:szCs w:val="24"/>
        </w:rPr>
        <w:t>The Contractor may propose a revision of the milestones to reflect their PMP and provide for interim milestones. Interim milestones will only be accepted if they represent significant progress toward milestone completion, and completion of these interim steps can be measured and demonstrated. Payments will be tied to the successful completion of major milestones, or an interim milestone plan approved by the Government, through the COR. To that end, all proposed interim milestones should be associated with easily demonstrated metrics tied to</w:t>
      </w:r>
      <w:r w:rsidR="00962524" w:rsidRPr="000C0F62">
        <w:rPr>
          <w:rFonts w:cs="Arial"/>
        </w:rPr>
        <w:t xml:space="preserve"> </w:t>
      </w:r>
      <w:r w:rsidR="00962524" w:rsidRPr="000C0F62">
        <w:rPr>
          <w:rStyle w:val="cf01"/>
          <w:rFonts w:ascii="Times New Roman" w:eastAsia="Arial Unicode MS" w:hAnsi="Times New Roman" w:cs="Arial"/>
          <w:sz w:val="24"/>
          <w:szCs w:val="24"/>
        </w:rPr>
        <w:t>performance measurements (e.g., Government approval of a draft final report, Regulatory approval of a final document such as semi-annual and annual groundwater monitoring reports, Remedial Investigation reports, or Records of Decision). All milestones must have a defined means for demonstrating completion in order to facilitate certification.</w:t>
      </w:r>
    </w:p>
    <w:p w14:paraId="15E2BD22" w14:textId="3BD3F018" w:rsidR="00C3677A" w:rsidRPr="000C0F62" w:rsidRDefault="00C3677A" w:rsidP="00E72A81">
      <w:pPr>
        <w:pStyle w:val="BodyText"/>
      </w:pPr>
      <w:r w:rsidRPr="000C0F62">
        <w:t xml:space="preserve">Milestones must represent tangible progress toward achieving the PO. </w:t>
      </w:r>
      <w:r w:rsidR="008C1B69" w:rsidRPr="000C0F62">
        <w:t xml:space="preserve"> </w:t>
      </w:r>
      <w:r w:rsidRPr="000C0F62">
        <w:t>In general, progress payments are disallowed.</w:t>
      </w:r>
      <w:r w:rsidR="00760ACC" w:rsidRPr="000C0F62">
        <w:t xml:space="preserve"> Progress payments include payment for interim steps needed to achieve the PO. </w:t>
      </w:r>
      <w:bookmarkStart w:id="72" w:name="_Hlk84249065"/>
      <w:r w:rsidR="00760ACC" w:rsidRPr="000C0F62">
        <w:t>As an example,</w:t>
      </w:r>
      <w:r w:rsidR="00EC0867" w:rsidRPr="000C0F62">
        <w:t xml:space="preserve"> milestones for conducting monthly landfill inspections would represent progress payments</w:t>
      </w:r>
      <w:r w:rsidR="00760ACC" w:rsidRPr="000C0F62">
        <w:t>.</w:t>
      </w:r>
      <w:r w:rsidR="00EC0867" w:rsidRPr="000C0F62">
        <w:t xml:space="preserve"> Acceptable milestones would be a semi-annual or annual LTM Report of the results of the landfill inspections.</w:t>
      </w:r>
      <w:bookmarkEnd w:id="72"/>
    </w:p>
    <w:p w14:paraId="1AEF8839" w14:textId="02276F2E" w:rsidR="005015B5" w:rsidRPr="000C0F62" w:rsidRDefault="005015B5" w:rsidP="00215235">
      <w:pPr>
        <w:pStyle w:val="BodyText"/>
      </w:pPr>
      <w:r w:rsidRPr="000C0F62">
        <w:t xml:space="preserve">For milestones where regulatory </w:t>
      </w:r>
      <w:r w:rsidR="00580E57" w:rsidRPr="000C0F62">
        <w:t xml:space="preserve">approval </w:t>
      </w:r>
      <w:r w:rsidRPr="000C0F62">
        <w:t xml:space="preserve">is required and cannot be obtained, the AF and USACE will evaluate the Contractor’s </w:t>
      </w:r>
      <w:r w:rsidR="00323381" w:rsidRPr="000C0F62">
        <w:t xml:space="preserve">supporting </w:t>
      </w:r>
      <w:r w:rsidR="001F03CD" w:rsidRPr="000C0F62">
        <w:t>documents</w:t>
      </w:r>
      <w:r w:rsidRPr="000C0F62">
        <w:t xml:space="preserve"> to determine if they are legally and technically acceptable to warrant payment for achieving that milestone.</w:t>
      </w:r>
    </w:p>
    <w:p w14:paraId="0FCF3B5C" w14:textId="59047952" w:rsidR="005015B5" w:rsidRPr="000C0F62" w:rsidRDefault="001F03CD" w:rsidP="00215235">
      <w:pPr>
        <w:pStyle w:val="BodyText"/>
      </w:pPr>
      <w:r w:rsidRPr="000C0F62">
        <w:t>The Contractor is limited to one invoice submitted to</w:t>
      </w:r>
      <w:r w:rsidR="008040FD" w:rsidRPr="000C0F62">
        <w:t xml:space="preserve"> the AF/</w:t>
      </w:r>
      <w:r w:rsidRPr="000C0F62">
        <w:t>USACE per month.  The invoice must itemize the milestone payments for each CLIN/Sub-CLIN associated with the invoice.  The Contractor will not receive payment until milestones are achieved in accordance with the MPS.  The AF and USACE will not approve partial payments.</w:t>
      </w:r>
    </w:p>
    <w:p w14:paraId="04888FBF" w14:textId="43B18C7E" w:rsidR="00AC7D24" w:rsidRPr="00AC4CBB" w:rsidRDefault="00AC7D24" w:rsidP="00215235">
      <w:pPr>
        <w:pStyle w:val="BodyText"/>
      </w:pPr>
      <w:r w:rsidRPr="000C0F62">
        <w:t>Note that AF/USACE approval of the first version of a document that will be submitted for regulatory review is a valid milestone.</w:t>
      </w:r>
      <w:r w:rsidR="00EC0867" w:rsidRPr="000C0F62">
        <w:t xml:space="preserve"> AF/USACE and regulatory approval of the final version of that document is also an acceptable milestone.</w:t>
      </w:r>
    </w:p>
    <w:p w14:paraId="2D74409B" w14:textId="1B0FD8A5" w:rsidR="00B268E4" w:rsidRDefault="002E07DA" w:rsidP="00662645">
      <w:pPr>
        <w:pStyle w:val="Heading2"/>
      </w:pPr>
      <w:bookmarkStart w:id="73" w:name="_Toc194997580"/>
      <w:r>
        <w:t xml:space="preserve">4.4 </w:t>
      </w:r>
      <w:r w:rsidR="00B268E4" w:rsidRPr="00B268E4">
        <w:t>Cost and Status Reporting</w:t>
      </w:r>
      <w:bookmarkEnd w:id="73"/>
    </w:p>
    <w:p w14:paraId="66778753" w14:textId="42E13F64" w:rsidR="00B268E4" w:rsidRPr="000C0F62" w:rsidRDefault="00B268E4" w:rsidP="00B268E4">
      <w:r w:rsidRPr="00B268E4">
        <w:t xml:space="preserve">The Contractor shall prepare and submit a monthly Contractor’s Progress, Status, and Management Report (CPSMR).  The CPSMR shall be used to review and evaluate the overall progress of the project, along with any existing or potential problem areas.  The report shall be prepared and submitted in an electronic format to the Contractor’s ORC document repository and/or in accordance with the CPSMR Template.  The CPSMR shall also be used to indicate whether efforts for each site are on target for meeting the PO.  The Contractor shall submit an updated </w:t>
      </w:r>
      <w:r w:rsidRPr="000C0F62">
        <w:t>IMS each month with the CPSMR.</w:t>
      </w:r>
    </w:p>
    <w:p w14:paraId="22F4B310" w14:textId="7C468915" w:rsidR="009C50D8" w:rsidRPr="000C0F62" w:rsidRDefault="002E07DA" w:rsidP="00662645">
      <w:pPr>
        <w:pStyle w:val="Heading2"/>
      </w:pPr>
      <w:bookmarkStart w:id="74" w:name="_Toc194997581"/>
      <w:r w:rsidRPr="000C0F62">
        <w:t xml:space="preserve">4.5 </w:t>
      </w:r>
      <w:r w:rsidR="00072247" w:rsidRPr="000C0F62">
        <w:t>ORC</w:t>
      </w:r>
      <w:r w:rsidR="000C5302" w:rsidRPr="000C0F62">
        <w:t xml:space="preserve"> Document Repository</w:t>
      </w:r>
      <w:bookmarkEnd w:id="74"/>
    </w:p>
    <w:p w14:paraId="15ADA0E7" w14:textId="34947B8D" w:rsidR="000B4809" w:rsidRPr="000C0F62" w:rsidRDefault="00766D94" w:rsidP="00B2362C">
      <w:pPr>
        <w:pStyle w:val="BodyText"/>
        <w:rPr>
          <w:szCs w:val="24"/>
        </w:rPr>
      </w:pPr>
      <w:r w:rsidRPr="000C0F62">
        <w:rPr>
          <w:szCs w:val="24"/>
        </w:rPr>
        <w:t xml:space="preserve">The Contractor shall maintain a </w:t>
      </w:r>
      <w:r w:rsidR="000C5302" w:rsidRPr="000C0F62">
        <w:rPr>
          <w:szCs w:val="24"/>
        </w:rPr>
        <w:t xml:space="preserve">document repository </w:t>
      </w:r>
      <w:r w:rsidRPr="000C0F62">
        <w:rPr>
          <w:szCs w:val="24"/>
        </w:rPr>
        <w:t xml:space="preserve">for </w:t>
      </w:r>
      <w:r w:rsidR="000C5302" w:rsidRPr="000C0F62">
        <w:rPr>
          <w:szCs w:val="24"/>
        </w:rPr>
        <w:t xml:space="preserve">all </w:t>
      </w:r>
      <w:r w:rsidR="00072247" w:rsidRPr="000C0F62">
        <w:rPr>
          <w:szCs w:val="24"/>
        </w:rPr>
        <w:t>ORC</w:t>
      </w:r>
      <w:r w:rsidR="000C5302" w:rsidRPr="000C0F62">
        <w:rPr>
          <w:szCs w:val="24"/>
        </w:rPr>
        <w:t xml:space="preserve"> documents</w:t>
      </w:r>
      <w:r w:rsidR="00900AFC" w:rsidRPr="000C0F62">
        <w:rPr>
          <w:szCs w:val="24"/>
        </w:rPr>
        <w:t>.</w:t>
      </w:r>
      <w:r w:rsidR="00207CF3" w:rsidRPr="000C0F62">
        <w:rPr>
          <w:szCs w:val="24"/>
        </w:rPr>
        <w:t xml:space="preserve">  </w:t>
      </w:r>
      <w:r w:rsidR="00ED39CC" w:rsidRPr="000C0F62">
        <w:rPr>
          <w:szCs w:val="24"/>
        </w:rPr>
        <w:t xml:space="preserve">The </w:t>
      </w:r>
      <w:r w:rsidR="000C5302" w:rsidRPr="000C0F62">
        <w:rPr>
          <w:szCs w:val="24"/>
        </w:rPr>
        <w:t>repository</w:t>
      </w:r>
      <w:r w:rsidR="000C5302" w:rsidRPr="000C0F62" w:rsidDel="000C5302">
        <w:rPr>
          <w:szCs w:val="24"/>
        </w:rPr>
        <w:t xml:space="preserve"> </w:t>
      </w:r>
      <w:r w:rsidR="00ED39CC" w:rsidRPr="000C0F62">
        <w:rPr>
          <w:szCs w:val="24"/>
        </w:rPr>
        <w:t xml:space="preserve">is intended to be a single access point repository for all </w:t>
      </w:r>
      <w:r w:rsidR="00072247" w:rsidRPr="000C0F62">
        <w:rPr>
          <w:szCs w:val="24"/>
        </w:rPr>
        <w:t>ORC</w:t>
      </w:r>
      <w:r w:rsidR="00777936" w:rsidRPr="000C0F62">
        <w:rPr>
          <w:szCs w:val="24"/>
        </w:rPr>
        <w:t xml:space="preserve"> </w:t>
      </w:r>
      <w:r w:rsidR="00ED39CC" w:rsidRPr="000C0F62">
        <w:rPr>
          <w:szCs w:val="24"/>
        </w:rPr>
        <w:t xml:space="preserve">documentation.  </w:t>
      </w:r>
      <w:r w:rsidR="000C5302" w:rsidRPr="000C0F62">
        <w:rPr>
          <w:szCs w:val="24"/>
        </w:rPr>
        <w:t>It</w:t>
      </w:r>
      <w:r w:rsidR="00ED39CC" w:rsidRPr="000C0F62">
        <w:rPr>
          <w:szCs w:val="24"/>
        </w:rPr>
        <w:t xml:space="preserve"> shall be accessible to stakeholders during the life of the </w:t>
      </w:r>
      <w:r w:rsidR="00072247" w:rsidRPr="000C0F62">
        <w:rPr>
          <w:szCs w:val="24"/>
        </w:rPr>
        <w:t>ORC</w:t>
      </w:r>
      <w:r w:rsidR="00ED39CC" w:rsidRPr="000C0F62">
        <w:rPr>
          <w:szCs w:val="24"/>
        </w:rPr>
        <w:t xml:space="preserve">.  </w:t>
      </w:r>
      <w:r w:rsidR="00243EB2" w:rsidRPr="000C0F62">
        <w:rPr>
          <w:szCs w:val="24"/>
        </w:rPr>
        <w:t>The Contractor shall provide notifications to AFC</w:t>
      </w:r>
      <w:r w:rsidR="00592305" w:rsidRPr="000C0F62">
        <w:rPr>
          <w:szCs w:val="24"/>
        </w:rPr>
        <w:t xml:space="preserve">EC, COR, and </w:t>
      </w:r>
      <w:r w:rsidR="00245124" w:rsidRPr="000C0F62">
        <w:rPr>
          <w:szCs w:val="24"/>
        </w:rPr>
        <w:t xml:space="preserve">Installation POC(s) </w:t>
      </w:r>
      <w:r w:rsidR="00243EB2" w:rsidRPr="000C0F62">
        <w:rPr>
          <w:szCs w:val="24"/>
        </w:rPr>
        <w:t xml:space="preserve">at the time data is included in the repository.  </w:t>
      </w:r>
      <w:r w:rsidR="00ED39CC" w:rsidRPr="000C0F62">
        <w:rPr>
          <w:szCs w:val="24"/>
        </w:rPr>
        <w:t xml:space="preserve">At </w:t>
      </w:r>
      <w:r w:rsidR="002D3BD2">
        <w:rPr>
          <w:szCs w:val="24"/>
        </w:rPr>
        <w:t xml:space="preserve">contract </w:t>
      </w:r>
      <w:r w:rsidR="00ED39CC" w:rsidRPr="000C0F62">
        <w:rPr>
          <w:szCs w:val="24"/>
        </w:rPr>
        <w:t xml:space="preserve">close-out, all </w:t>
      </w:r>
      <w:r w:rsidR="000C5302" w:rsidRPr="000C0F62">
        <w:rPr>
          <w:szCs w:val="24"/>
        </w:rPr>
        <w:t xml:space="preserve">repository </w:t>
      </w:r>
      <w:r w:rsidR="00ED39CC" w:rsidRPr="000C0F62">
        <w:rPr>
          <w:szCs w:val="24"/>
        </w:rPr>
        <w:t xml:space="preserve">documents will be transferred to DVD media and delivered to </w:t>
      </w:r>
      <w:r w:rsidR="002614EB" w:rsidRPr="000C0F62">
        <w:rPr>
          <w:szCs w:val="24"/>
        </w:rPr>
        <w:t>AF</w:t>
      </w:r>
      <w:r w:rsidR="00CB7352" w:rsidRPr="000C0F62">
        <w:rPr>
          <w:szCs w:val="24"/>
        </w:rPr>
        <w:t>CEC and USACE</w:t>
      </w:r>
      <w:r w:rsidR="00186318" w:rsidRPr="000C0F62">
        <w:rPr>
          <w:szCs w:val="24"/>
        </w:rPr>
        <w:t>.</w:t>
      </w:r>
    </w:p>
    <w:p w14:paraId="202CDAEB" w14:textId="11BA2D65" w:rsidR="0049558C" w:rsidRPr="000C0F62" w:rsidRDefault="00D12289" w:rsidP="00047685">
      <w:pPr>
        <w:pStyle w:val="BodyText"/>
      </w:pPr>
      <w:bookmarkStart w:id="75" w:name="_Toc277151429"/>
      <w:bookmarkStart w:id="76" w:name="_Toc306625327"/>
      <w:bookmarkStart w:id="77" w:name="_Toc307216706"/>
      <w:bookmarkStart w:id="78" w:name="_Toc318272116"/>
      <w:bookmarkStart w:id="79" w:name="_Toc319048130"/>
      <w:r w:rsidRPr="000C0F62">
        <w:t xml:space="preserve">The Contractor shall create and maintain a Master Document List (MDL) that includes all documents, whether the document is a deliverable or not, prepared during the course of this </w:t>
      </w:r>
      <w:r w:rsidRPr="000C0F62">
        <w:lastRenderedPageBreak/>
        <w:t xml:space="preserve">contract.  The Contractor shall maintain the project documents for the duration of this contract and </w:t>
      </w:r>
      <w:r w:rsidR="00726C89">
        <w:t>deliver</w:t>
      </w:r>
      <w:r w:rsidRPr="000C0F62">
        <w:t xml:space="preserve"> to the AF </w:t>
      </w:r>
      <w:r w:rsidR="00726C89">
        <w:t>no later than</w:t>
      </w:r>
      <w:r w:rsidRPr="000C0F62">
        <w:t xml:space="preserve"> 90 calendar days prior to POP expiration</w:t>
      </w:r>
      <w:bookmarkStart w:id="80" w:name="_Hlk29475599"/>
      <w:bookmarkEnd w:id="75"/>
      <w:bookmarkEnd w:id="76"/>
      <w:bookmarkEnd w:id="77"/>
      <w:bookmarkEnd w:id="78"/>
      <w:bookmarkEnd w:id="79"/>
      <w:r w:rsidR="0049558C" w:rsidRPr="000C0F62">
        <w:t>.</w:t>
      </w:r>
      <w:bookmarkEnd w:id="80"/>
    </w:p>
    <w:p w14:paraId="359B865C" w14:textId="2AC1AB17" w:rsidR="003A28EE" w:rsidRPr="000C0F62" w:rsidRDefault="002E07DA" w:rsidP="00662645">
      <w:pPr>
        <w:pStyle w:val="Heading2"/>
      </w:pPr>
      <w:bookmarkStart w:id="81" w:name="_Toc277151437"/>
      <w:bookmarkStart w:id="82" w:name="_Toc306625335"/>
      <w:bookmarkStart w:id="83" w:name="_Toc307216714"/>
      <w:bookmarkStart w:id="84" w:name="_Toc318272124"/>
      <w:bookmarkStart w:id="85" w:name="_Toc319048138"/>
      <w:bookmarkStart w:id="86" w:name="_Toc194997582"/>
      <w:r w:rsidRPr="000C0F62">
        <w:t xml:space="preserve">4.6 </w:t>
      </w:r>
      <w:r w:rsidR="003A28EE" w:rsidRPr="000C0F62">
        <w:t>Meeting and Conference Requirements</w:t>
      </w:r>
      <w:bookmarkEnd w:id="81"/>
      <w:bookmarkEnd w:id="82"/>
      <w:bookmarkEnd w:id="83"/>
      <w:bookmarkEnd w:id="84"/>
      <w:bookmarkEnd w:id="85"/>
      <w:bookmarkEnd w:id="86"/>
    </w:p>
    <w:p w14:paraId="4A0BF401" w14:textId="366B1E0C" w:rsidR="003A28EE" w:rsidRPr="000C0F62" w:rsidRDefault="002E07DA" w:rsidP="002E1632">
      <w:pPr>
        <w:pStyle w:val="Heading3"/>
      </w:pPr>
      <w:bookmarkStart w:id="87" w:name="_Toc277151438"/>
      <w:bookmarkStart w:id="88" w:name="_Toc306625336"/>
      <w:bookmarkStart w:id="89" w:name="_Toc307216715"/>
      <w:bookmarkStart w:id="90" w:name="_Toc318272125"/>
      <w:bookmarkStart w:id="91" w:name="_Toc319048139"/>
      <w:bookmarkStart w:id="92" w:name="_Toc194997583"/>
      <w:r w:rsidRPr="000C0F62">
        <w:t xml:space="preserve">4.6.1 </w:t>
      </w:r>
      <w:r w:rsidR="003A28EE" w:rsidRPr="000C0F62">
        <w:t>Meeting/Teleconference Support</w:t>
      </w:r>
      <w:bookmarkEnd w:id="87"/>
      <w:bookmarkEnd w:id="88"/>
      <w:bookmarkEnd w:id="89"/>
      <w:bookmarkEnd w:id="90"/>
      <w:bookmarkEnd w:id="91"/>
      <w:bookmarkEnd w:id="92"/>
    </w:p>
    <w:p w14:paraId="600388AC" w14:textId="1B0D1A9F" w:rsidR="005875A5" w:rsidRPr="000C0F62" w:rsidRDefault="00ED39CC" w:rsidP="00B268E4">
      <w:pPr>
        <w:pStyle w:val="BodyText"/>
      </w:pPr>
      <w:r w:rsidRPr="000C0F62">
        <w:t>The Contractor shall participate in post-award meetings</w:t>
      </w:r>
      <w:r w:rsidR="003B037E" w:rsidRPr="000C0F62">
        <w:t>,</w:t>
      </w:r>
      <w:r w:rsidRPr="000C0F62">
        <w:t xml:space="preserve"> Project Management Review (PMR) meetings</w:t>
      </w:r>
      <w:r w:rsidR="003B037E" w:rsidRPr="000C0F62">
        <w:t>,</w:t>
      </w:r>
      <w:r w:rsidRPr="000C0F62">
        <w:t xml:space="preserve"> </w:t>
      </w:r>
      <w:r w:rsidR="00B621B6" w:rsidRPr="000C0F62">
        <w:t xml:space="preserve">and </w:t>
      </w:r>
      <w:r w:rsidRPr="000C0F62">
        <w:t xml:space="preserve">teleconferences with the </w:t>
      </w:r>
      <w:r w:rsidR="002614EB" w:rsidRPr="000C0F62">
        <w:t>AF</w:t>
      </w:r>
      <w:r w:rsidRPr="000C0F62">
        <w:t xml:space="preserve"> </w:t>
      </w:r>
      <w:r w:rsidR="002A2102" w:rsidRPr="000C0F62">
        <w:t xml:space="preserve">and USACE </w:t>
      </w:r>
      <w:r w:rsidRPr="000C0F62">
        <w:t xml:space="preserve">as necessary to achieve the </w:t>
      </w:r>
      <w:r w:rsidR="002435B2" w:rsidRPr="000C0F62">
        <w:t xml:space="preserve">POs </w:t>
      </w:r>
      <w:r w:rsidRPr="000C0F62">
        <w:t xml:space="preserve">in this </w:t>
      </w:r>
      <w:r w:rsidR="005A013F" w:rsidRPr="000C0F62">
        <w:t>PWS</w:t>
      </w:r>
      <w:r w:rsidRPr="000C0F62">
        <w:t xml:space="preserve">.  The Contractor shall coordinate meetings, provide logistical support (e.g., facilities, audio/visual), </w:t>
      </w:r>
      <w:r w:rsidR="00EB17B7" w:rsidRPr="000C0F62">
        <w:t xml:space="preserve">create and </w:t>
      </w:r>
      <w:r w:rsidRPr="000C0F62">
        <w:t>present materials, and lead technical discussions.</w:t>
      </w:r>
      <w:r w:rsidR="00B268E4" w:rsidRPr="000C0F62">
        <w:rPr>
          <w:rStyle w:val="CommentReference"/>
        </w:rPr>
        <w:t xml:space="preserve"> </w:t>
      </w:r>
    </w:p>
    <w:p w14:paraId="0ED63565" w14:textId="7CF44E58" w:rsidR="00FC1029" w:rsidRPr="000C0F62" w:rsidRDefault="00ED39CC" w:rsidP="007A58C9">
      <w:pPr>
        <w:pStyle w:val="BodyText"/>
      </w:pPr>
      <w:r w:rsidRPr="000C0F62">
        <w:t xml:space="preserve">The Contractor </w:t>
      </w:r>
      <w:r w:rsidR="003B037E" w:rsidRPr="000C0F62">
        <w:t xml:space="preserve">shall </w:t>
      </w:r>
      <w:r w:rsidRPr="000C0F62">
        <w:t>also attend and/or support meetings and teleconferences to discuss technical or regulatory issues</w:t>
      </w:r>
      <w:r w:rsidR="003B037E" w:rsidRPr="000C0F62">
        <w:t>,</w:t>
      </w:r>
      <w:r w:rsidRPr="000C0F62">
        <w:t xml:space="preserve"> project progress</w:t>
      </w:r>
      <w:r w:rsidR="003B037E" w:rsidRPr="000C0F62">
        <w:t>,</w:t>
      </w:r>
      <w:r w:rsidRPr="000C0F62">
        <w:t xml:space="preserve"> and status with the </w:t>
      </w:r>
      <w:r w:rsidR="002614EB" w:rsidRPr="000C0F62">
        <w:t>AF</w:t>
      </w:r>
      <w:r w:rsidRPr="000C0F62">
        <w:t xml:space="preserve"> and regulatory agency representatives</w:t>
      </w:r>
      <w:r w:rsidR="003779B2" w:rsidRPr="000C0F62">
        <w:t>.  Specifically</w:t>
      </w:r>
      <w:r w:rsidR="00AE7D0E" w:rsidRPr="000C0F62">
        <w:t>,</w:t>
      </w:r>
      <w:r w:rsidR="003779B2" w:rsidRPr="000C0F62">
        <w:t xml:space="preserve"> the </w:t>
      </w:r>
      <w:r w:rsidR="00683522" w:rsidRPr="000C0F62">
        <w:t>C</w:t>
      </w:r>
      <w:r w:rsidR="003779B2" w:rsidRPr="000C0F62">
        <w:t xml:space="preserve">ontractor shall host </w:t>
      </w:r>
      <w:r w:rsidR="005A013F" w:rsidRPr="000C0F62">
        <w:t xml:space="preserve">an internal kick-off meeting with the </w:t>
      </w:r>
      <w:r w:rsidR="00683522" w:rsidRPr="000C0F62">
        <w:t>AF</w:t>
      </w:r>
      <w:r w:rsidR="005A013F" w:rsidRPr="000C0F62">
        <w:t xml:space="preserve"> </w:t>
      </w:r>
      <w:r w:rsidR="00B11954" w:rsidRPr="000C0F62">
        <w:t xml:space="preserve">and USACE </w:t>
      </w:r>
      <w:r w:rsidR="005A013F" w:rsidRPr="000C0F62">
        <w:t xml:space="preserve">within </w:t>
      </w:r>
      <w:r w:rsidR="00534140" w:rsidRPr="000C0F62">
        <w:t xml:space="preserve">fifteen (15) calendar </w:t>
      </w:r>
      <w:r w:rsidR="005A013F" w:rsidRPr="000C0F62">
        <w:t xml:space="preserve">days </w:t>
      </w:r>
      <w:r w:rsidR="00086FBC" w:rsidRPr="000C0F62">
        <w:t xml:space="preserve">from </w:t>
      </w:r>
      <w:r w:rsidR="005A013F" w:rsidRPr="000C0F62">
        <w:t>contract award</w:t>
      </w:r>
      <w:r w:rsidR="003779B2" w:rsidRPr="000C0F62">
        <w:t xml:space="preserve">.  In keeping with the AF’s commitment to the regulators, the </w:t>
      </w:r>
      <w:r w:rsidR="00A17F87" w:rsidRPr="000C0F62">
        <w:t>C</w:t>
      </w:r>
      <w:r w:rsidR="003779B2" w:rsidRPr="000C0F62">
        <w:t xml:space="preserve">ontractor shall host a </w:t>
      </w:r>
      <w:r w:rsidR="005A013F" w:rsidRPr="000C0F62">
        <w:t xml:space="preserve">kick-off meeting with the </w:t>
      </w:r>
      <w:r w:rsidR="00683522" w:rsidRPr="000C0F62">
        <w:t>AF</w:t>
      </w:r>
      <w:r w:rsidR="005A013F" w:rsidRPr="000C0F62">
        <w:t xml:space="preserve"> and regulators within </w:t>
      </w:r>
      <w:r w:rsidR="00534140" w:rsidRPr="000C0F62">
        <w:t>thirty (</w:t>
      </w:r>
      <w:r w:rsidR="001A747B" w:rsidRPr="000C0F62">
        <w:t>30</w:t>
      </w:r>
      <w:r w:rsidR="00534140" w:rsidRPr="000C0F62">
        <w:t>) calendar</w:t>
      </w:r>
      <w:r w:rsidR="001A747B" w:rsidRPr="000C0F62">
        <w:t xml:space="preserve"> </w:t>
      </w:r>
      <w:r w:rsidR="005A013F" w:rsidRPr="000C0F62">
        <w:t>days from contract award</w:t>
      </w:r>
      <w:r w:rsidR="00166B28" w:rsidRPr="000C0F62">
        <w:t>.  A</w:t>
      </w:r>
      <w:r w:rsidR="0016667E" w:rsidRPr="000C0F62">
        <w:t xml:space="preserve">t </w:t>
      </w:r>
      <w:r w:rsidR="00166B28" w:rsidRPr="000C0F62">
        <w:t xml:space="preserve">a </w:t>
      </w:r>
      <w:r w:rsidR="0016667E" w:rsidRPr="000C0F62">
        <w:t>minimum</w:t>
      </w:r>
      <w:r w:rsidR="00166B28" w:rsidRPr="000C0F62">
        <w:t>,</w:t>
      </w:r>
      <w:r w:rsidR="0016667E" w:rsidRPr="000C0F62">
        <w:t xml:space="preserve"> </w:t>
      </w:r>
      <w:r w:rsidR="00683522" w:rsidRPr="000C0F62">
        <w:t>the following topics will be discussed</w:t>
      </w:r>
      <w:r w:rsidR="00166B28" w:rsidRPr="000C0F62">
        <w:t xml:space="preserve"> at the </w:t>
      </w:r>
      <w:r w:rsidR="00E66283" w:rsidRPr="000C0F62">
        <w:t xml:space="preserve">regulatory </w:t>
      </w:r>
      <w:r w:rsidR="00166B28" w:rsidRPr="000C0F62">
        <w:t>kick-off meeting</w:t>
      </w:r>
      <w:r w:rsidR="00683522" w:rsidRPr="000C0F62">
        <w:t xml:space="preserve">: </w:t>
      </w:r>
      <w:r w:rsidR="00B2362C" w:rsidRPr="000C0F62">
        <w:t xml:space="preserve"> </w:t>
      </w:r>
      <w:r w:rsidR="002E5EE6" w:rsidRPr="000C0F62">
        <w:t>p</w:t>
      </w:r>
      <w:r w:rsidR="00571B4E" w:rsidRPr="000C0F62">
        <w:t>roject schedules for field work and deliverables</w:t>
      </w:r>
      <w:r w:rsidR="00F56684" w:rsidRPr="000C0F62">
        <w:t>;</w:t>
      </w:r>
      <w:r w:rsidR="00571B4E" w:rsidRPr="000C0F62">
        <w:t xml:space="preserve"> achieve a mutual understanding of expected review times</w:t>
      </w:r>
      <w:r w:rsidR="00F56684" w:rsidRPr="000C0F62">
        <w:t>; i</w:t>
      </w:r>
      <w:r w:rsidR="00571B4E" w:rsidRPr="000C0F62">
        <w:t>dentify standards, criteria, and guidance to be used during site characterization and remediation</w:t>
      </w:r>
      <w:r w:rsidR="00F56684" w:rsidRPr="000C0F62">
        <w:t>; i</w:t>
      </w:r>
      <w:r w:rsidR="00571B4E" w:rsidRPr="000C0F62">
        <w:t>dentify potential points of compliance</w:t>
      </w:r>
      <w:r w:rsidR="00F56684" w:rsidRPr="000C0F62">
        <w:t>; i</w:t>
      </w:r>
      <w:r w:rsidR="00571B4E" w:rsidRPr="000C0F62">
        <w:t>dentify regulatory processes and other applicable state agency programs (i.e., Water Protection, Department of Health, Air Pollution, etc.)</w:t>
      </w:r>
      <w:r w:rsidR="00F56684" w:rsidRPr="000C0F62">
        <w:t>; i</w:t>
      </w:r>
      <w:r w:rsidR="00571B4E" w:rsidRPr="000C0F62">
        <w:t>dentify site constraints and dependencies (i.e., site access, right of entry, security, ongoing site activities, topography, slope stability, etc.)</w:t>
      </w:r>
      <w:r w:rsidR="00F56684" w:rsidRPr="000C0F62">
        <w:t>; and d</w:t>
      </w:r>
      <w:r w:rsidR="00571B4E" w:rsidRPr="000C0F62">
        <w:t>etermine potential community interests.</w:t>
      </w:r>
    </w:p>
    <w:p w14:paraId="321A9AAA" w14:textId="181D4F15" w:rsidR="0076296B" w:rsidRPr="000F37BC" w:rsidRDefault="003779B2" w:rsidP="00DE43E7">
      <w:pPr>
        <w:pStyle w:val="BodyText"/>
      </w:pPr>
      <w:r w:rsidRPr="000C0F62">
        <w:t xml:space="preserve">The </w:t>
      </w:r>
      <w:r w:rsidR="00CE4653" w:rsidRPr="000C0F62">
        <w:t>C</w:t>
      </w:r>
      <w:r w:rsidRPr="000C0F62">
        <w:t>ontractor shall also</w:t>
      </w:r>
      <w:r w:rsidR="001D4E53" w:rsidRPr="000C0F62">
        <w:t xml:space="preserve"> </w:t>
      </w:r>
      <w:r w:rsidRPr="000C0F62">
        <w:t xml:space="preserve">attend and provide </w:t>
      </w:r>
      <w:r w:rsidR="00AC4E3E" w:rsidRPr="000C0F62">
        <w:t xml:space="preserve">both technical and logistical </w:t>
      </w:r>
      <w:r w:rsidRPr="000C0F62">
        <w:t xml:space="preserve">support for </w:t>
      </w:r>
      <w:r w:rsidR="00BA6B20" w:rsidRPr="000C0F62">
        <w:t>annual</w:t>
      </w:r>
      <w:r w:rsidR="001B156E" w:rsidRPr="000C0F62">
        <w:t xml:space="preserve"> </w:t>
      </w:r>
      <w:r w:rsidR="00ED39CC" w:rsidRPr="000C0F62">
        <w:t>Restoration Advisory Board (RAB) meetings</w:t>
      </w:r>
      <w:r w:rsidR="002A2102" w:rsidRPr="000C0F62">
        <w:t xml:space="preserve"> </w:t>
      </w:r>
      <w:r w:rsidR="006C7165" w:rsidRPr="000C0F62">
        <w:t xml:space="preserve">and materials </w:t>
      </w:r>
      <w:r w:rsidR="002A2102" w:rsidRPr="000C0F62">
        <w:t>(if needed)</w:t>
      </w:r>
      <w:r w:rsidR="00ED39CC" w:rsidRPr="000C0F62">
        <w:t xml:space="preserve">, </w:t>
      </w:r>
      <w:r w:rsidR="009E7739" w:rsidRPr="000C0F62">
        <w:t>q</w:t>
      </w:r>
      <w:r w:rsidR="001B156E" w:rsidRPr="000C0F62">
        <w:t>uarterly</w:t>
      </w:r>
      <w:r w:rsidR="009E7739" w:rsidRPr="000C0F62">
        <w:t xml:space="preserve"> </w:t>
      </w:r>
      <w:r w:rsidR="00ED39CC" w:rsidRPr="000C0F62">
        <w:t>Tier 1</w:t>
      </w:r>
      <w:r w:rsidR="00AC67D9" w:rsidRPr="000C0F62">
        <w:t>/</w:t>
      </w:r>
      <w:r w:rsidR="00ED39CC" w:rsidRPr="000C0F62">
        <w:t xml:space="preserve">Tier II </w:t>
      </w:r>
      <w:r w:rsidR="00AC67D9" w:rsidRPr="000C0F62">
        <w:t xml:space="preserve">partnering </w:t>
      </w:r>
      <w:r w:rsidR="00ED39CC" w:rsidRPr="000C0F62">
        <w:t>meetings and teleconferences. Monthly</w:t>
      </w:r>
      <w:r w:rsidR="00567A33" w:rsidRPr="000C0F62">
        <w:t xml:space="preserve"> </w:t>
      </w:r>
      <w:r w:rsidR="00ED39CC" w:rsidRPr="000C0F62">
        <w:t xml:space="preserve">teleconferences </w:t>
      </w:r>
      <w:r w:rsidR="00127807" w:rsidRPr="000C0F62">
        <w:t xml:space="preserve">with logistical support </w:t>
      </w:r>
      <w:r w:rsidR="00ED39CC" w:rsidRPr="000C0F62">
        <w:t xml:space="preserve">shall also be required to discuss in detail progress and any technical or management issues. </w:t>
      </w:r>
      <w:r w:rsidR="007252E6" w:rsidRPr="000C0F62">
        <w:t>RAB newsletters are</w:t>
      </w:r>
      <w:r w:rsidR="00725AB3" w:rsidRPr="000C0F62">
        <w:t xml:space="preserve"> required semi-annually.</w:t>
      </w:r>
      <w:r w:rsidR="00ED39CC" w:rsidRPr="000C0F62">
        <w:t xml:space="preserve"> Also</w:t>
      </w:r>
      <w:r w:rsidR="003F69F5" w:rsidRPr="000C0F62">
        <w:t>,</w:t>
      </w:r>
      <w:r w:rsidR="00ED39CC" w:rsidRPr="000C0F62">
        <w:t xml:space="preserve"> other periodic meetings/teleconferences shall be required, as necessary.  </w:t>
      </w:r>
      <w:r w:rsidR="000E0C24" w:rsidRPr="000C0F62">
        <w:t>Currently, regulatory meetings occur on a</w:t>
      </w:r>
      <w:r w:rsidR="0052566E" w:rsidRPr="000C0F62">
        <w:t xml:space="preserve"> monthly basis</w:t>
      </w:r>
      <w:r w:rsidR="000E0C24" w:rsidRPr="000C0F62">
        <w:t xml:space="preserve"> for </w:t>
      </w:r>
      <w:r w:rsidR="0052566E" w:rsidRPr="000C0F62">
        <w:t>Shaw AFB</w:t>
      </w:r>
      <w:r w:rsidR="00493846" w:rsidRPr="000C0F62">
        <w:t>.</w:t>
      </w:r>
      <w:r w:rsidR="00086FBC" w:rsidRPr="000C0F62">
        <w:t xml:space="preserve"> </w:t>
      </w:r>
      <w:r w:rsidR="00493846" w:rsidRPr="000C0F62">
        <w:t>Weekly operational updates are sent to the state</w:t>
      </w:r>
      <w:r w:rsidR="00F37BF9" w:rsidRPr="000C0F62">
        <w:t xml:space="preserve"> via email with upcoming activities and document under review.</w:t>
      </w:r>
      <w:r w:rsidR="000E0C24" w:rsidRPr="000C0F62">
        <w:t xml:space="preserve"> </w:t>
      </w:r>
      <w:r w:rsidR="00ED39CC" w:rsidRPr="000C0F62">
        <w:t xml:space="preserve">However, the frequency of meetings may change based on the status of the environmental restoration program.  The </w:t>
      </w:r>
      <w:r w:rsidR="002614EB" w:rsidRPr="000C0F62">
        <w:t>AF</w:t>
      </w:r>
      <w:r w:rsidR="00ED39CC" w:rsidRPr="000C0F62">
        <w:t xml:space="preserve"> will be present for all technical and public meetings with the regulatory agencies</w:t>
      </w:r>
      <w:r w:rsidR="00774976" w:rsidRPr="000C0F62">
        <w:t>;</w:t>
      </w:r>
      <w:r w:rsidR="00BB1531" w:rsidRPr="000C0F62">
        <w:t xml:space="preserve"> </w:t>
      </w:r>
      <w:r w:rsidR="00ED39CC" w:rsidRPr="000C0F62">
        <w:t xml:space="preserve">however, the Contractor shall coordinate the meetings, provide logistical support (e.g., facilities, audio/visual), </w:t>
      </w:r>
      <w:r w:rsidR="00EB17B7" w:rsidRPr="000C0F62">
        <w:t xml:space="preserve">create and </w:t>
      </w:r>
      <w:r w:rsidR="00ED39CC" w:rsidRPr="000C0F62">
        <w:t xml:space="preserve">present materials, and lead technical discussions.  The Contractor shall clearly identify themselves as “Contractors” in all situations involving stakeholders.  The Contractor shall prepare and submit for </w:t>
      </w:r>
      <w:r w:rsidR="002614EB" w:rsidRPr="000C0F62">
        <w:t>AF</w:t>
      </w:r>
      <w:r w:rsidR="00ED39CC" w:rsidRPr="000C0F62">
        <w:t xml:space="preserve"> </w:t>
      </w:r>
      <w:r w:rsidR="00014DB9" w:rsidRPr="000C0F62">
        <w:t xml:space="preserve">and USACE </w:t>
      </w:r>
      <w:r w:rsidR="00ED39CC" w:rsidRPr="000C0F62">
        <w:t xml:space="preserve">review and concurrence, any presentation </w:t>
      </w:r>
      <w:r w:rsidR="00A06CD7" w:rsidRPr="000C0F62">
        <w:t>materials</w:t>
      </w:r>
      <w:r w:rsidR="00ED39CC" w:rsidRPr="000C0F62">
        <w:t xml:space="preserve"> and agendas for meetings</w:t>
      </w:r>
      <w:r w:rsidR="00014DB9" w:rsidRPr="000C0F62">
        <w:t xml:space="preserve"> no less than </w:t>
      </w:r>
      <w:r w:rsidR="004455A4" w:rsidRPr="000C0F62">
        <w:t xml:space="preserve">three </w:t>
      </w:r>
      <w:r w:rsidR="00014DB9" w:rsidRPr="000C0F62">
        <w:t>week</w:t>
      </w:r>
      <w:r w:rsidR="004455A4" w:rsidRPr="000C0F62">
        <w:t>s</w:t>
      </w:r>
      <w:r w:rsidR="00014DB9" w:rsidRPr="000C0F62">
        <w:t xml:space="preserve"> (</w:t>
      </w:r>
      <w:r w:rsidR="004455A4" w:rsidRPr="000C0F62">
        <w:t>1</w:t>
      </w:r>
      <w:r w:rsidR="00014DB9" w:rsidRPr="000C0F62">
        <w:t>5 working days) prior to the event</w:t>
      </w:r>
      <w:r w:rsidR="00ED39CC" w:rsidRPr="000C0F62">
        <w:t>.</w:t>
      </w:r>
      <w:r w:rsidR="00E00B96" w:rsidRPr="000C0F62">
        <w:t xml:space="preserve">  </w:t>
      </w:r>
      <w:r w:rsidR="00ED39CC" w:rsidRPr="000C0F62">
        <w:t>The Contractor shall prepare minutes for all meetings attended</w:t>
      </w:r>
      <w:r w:rsidR="00BB1531" w:rsidRPr="000C0F62">
        <w:t xml:space="preserve"> within 14 calendar days following the event.</w:t>
      </w:r>
      <w:r w:rsidR="00ED39CC" w:rsidRPr="000C0F62">
        <w:t xml:space="preserve">  Travel to/from the </w:t>
      </w:r>
      <w:r w:rsidR="00014DB9" w:rsidRPr="000C0F62">
        <w:t xml:space="preserve">Installation </w:t>
      </w:r>
      <w:r w:rsidR="00ED39CC" w:rsidRPr="000C0F62">
        <w:t xml:space="preserve">and to other </w:t>
      </w:r>
      <w:r w:rsidR="00BD4D80" w:rsidRPr="000C0F62">
        <w:t>continental United States (</w:t>
      </w:r>
      <w:r w:rsidR="00ED39CC" w:rsidRPr="000C0F62">
        <w:t>CONUS</w:t>
      </w:r>
      <w:r w:rsidR="00BD4D80" w:rsidRPr="000C0F62">
        <w:t>)</w:t>
      </w:r>
      <w:r w:rsidR="00ED39CC" w:rsidRPr="000C0F62">
        <w:t xml:space="preserve"> locations for</w:t>
      </w:r>
      <w:r w:rsidR="0076296B" w:rsidRPr="000C0F62">
        <w:t xml:space="preserve"> </w:t>
      </w:r>
      <w:r w:rsidR="00ED39CC" w:rsidRPr="000C0F62">
        <w:t>such purposes as meeting</w:t>
      </w:r>
      <w:r w:rsidR="00ED39CC" w:rsidRPr="000F37BC">
        <w:t xml:space="preserve"> attendance, briefings</w:t>
      </w:r>
      <w:r w:rsidR="00BB1531">
        <w:t>,</w:t>
      </w:r>
      <w:r w:rsidR="00ED39CC" w:rsidRPr="000F37BC">
        <w:t xml:space="preserve"> and/or presentations may be required in support of this remedial action.  These activities are considered incidental to the effort required and </w:t>
      </w:r>
      <w:proofErr w:type="gramStart"/>
      <w:r w:rsidR="00ED39CC" w:rsidRPr="000F37BC">
        <w:t>shall</w:t>
      </w:r>
      <w:proofErr w:type="gramEnd"/>
      <w:r w:rsidR="00ED39CC" w:rsidRPr="000F37BC">
        <w:t xml:space="preserve"> not be included for separate milestone payments.</w:t>
      </w:r>
    </w:p>
    <w:p w14:paraId="05F1930C" w14:textId="16C89352" w:rsidR="00E359B2" w:rsidRPr="000C0F62" w:rsidRDefault="00E359B2" w:rsidP="00DE43E7">
      <w:pPr>
        <w:pStyle w:val="BodyText"/>
      </w:pPr>
      <w:r w:rsidRPr="000F37BC">
        <w:t xml:space="preserve">The Contractor shall </w:t>
      </w:r>
      <w:r w:rsidR="00B006DF">
        <w:t>not contact any regulatory agency without prior notification</w:t>
      </w:r>
      <w:r w:rsidRPr="000F37BC">
        <w:t xml:space="preserve"> </w:t>
      </w:r>
      <w:r w:rsidR="00B006DF">
        <w:t xml:space="preserve">and approval by </w:t>
      </w:r>
      <w:r w:rsidRPr="000F37BC">
        <w:t xml:space="preserve">the </w:t>
      </w:r>
      <w:r w:rsidR="00245124" w:rsidRPr="000C0F62">
        <w:t>Installation POC(s)</w:t>
      </w:r>
      <w:r w:rsidRPr="000C0F62">
        <w:t>.</w:t>
      </w:r>
    </w:p>
    <w:p w14:paraId="46D4D90B" w14:textId="772A3FC6" w:rsidR="006A0B18" w:rsidRPr="000C0F62" w:rsidRDefault="002E07DA" w:rsidP="002E1632">
      <w:pPr>
        <w:pStyle w:val="Heading3"/>
      </w:pPr>
      <w:bookmarkStart w:id="93" w:name="_Toc277151439"/>
      <w:bookmarkStart w:id="94" w:name="_Toc307216716"/>
      <w:bookmarkStart w:id="95" w:name="_Toc318272126"/>
      <w:bookmarkStart w:id="96" w:name="_Toc319048140"/>
      <w:bookmarkStart w:id="97" w:name="_Toc194997584"/>
      <w:r w:rsidRPr="000C0F62">
        <w:lastRenderedPageBreak/>
        <w:t xml:space="preserve">4.6.2 </w:t>
      </w:r>
      <w:r w:rsidR="00ED39CC" w:rsidRPr="000C0F62">
        <w:t>Public Meetings and Hearings</w:t>
      </w:r>
      <w:bookmarkEnd w:id="93"/>
      <w:bookmarkEnd w:id="94"/>
      <w:bookmarkEnd w:id="95"/>
      <w:bookmarkEnd w:id="96"/>
      <w:bookmarkEnd w:id="97"/>
    </w:p>
    <w:p w14:paraId="5DF22720" w14:textId="0B0B2053" w:rsidR="004B4A2D" w:rsidRPr="000C0F62" w:rsidRDefault="00FE2C43" w:rsidP="00E709F2">
      <w:pPr>
        <w:pStyle w:val="BodyText"/>
      </w:pPr>
      <w:r w:rsidRPr="000C0F62">
        <w:t>The Contractor shall support all community involvement requirements to meet CERCLA, RCRA, and other regulatory requirements including public meetings, public notices, RAB meetings, Technical Working Group</w:t>
      </w:r>
      <w:r w:rsidR="00933C9D" w:rsidRPr="000C0F62">
        <w:t>s</w:t>
      </w:r>
      <w:r w:rsidRPr="000C0F62">
        <w:t xml:space="preserve">, Community Advisory Group meetings, public comment periods, and responsiveness summary preparation.  </w:t>
      </w:r>
    </w:p>
    <w:p w14:paraId="488121D6" w14:textId="23C6035B" w:rsidR="00AF4BFB" w:rsidRPr="000C0F62" w:rsidRDefault="00AF4BFB" w:rsidP="00AF4BFB">
      <w:pPr>
        <w:pStyle w:val="BodyText"/>
      </w:pPr>
      <w:r w:rsidRPr="000C0F62">
        <w:t xml:space="preserve">Currently, the </w:t>
      </w:r>
      <w:r w:rsidR="00CB3879" w:rsidRPr="000C0F62">
        <w:t>Shaw AFB</w:t>
      </w:r>
      <w:r w:rsidRPr="000C0F62">
        <w:t xml:space="preserve"> RAB meets </w:t>
      </w:r>
      <w:r w:rsidR="00CB3879" w:rsidRPr="000C0F62">
        <w:t>annually</w:t>
      </w:r>
      <w:r w:rsidRPr="000C0F62">
        <w:t>.</w:t>
      </w:r>
      <w:r w:rsidR="00EB3FD1" w:rsidRPr="000C0F62">
        <w:t xml:space="preserve"> </w:t>
      </w:r>
      <w:r w:rsidR="00300FF2" w:rsidRPr="000C0F62">
        <w:t xml:space="preserve">The frequency of meetings may change based on the status of the environmental restoration program. </w:t>
      </w:r>
      <w:r w:rsidR="00E65449" w:rsidRPr="000C0F62">
        <w:t>[</w:t>
      </w:r>
      <w:r w:rsidRPr="000C0F62">
        <w:rPr>
          <w:bCs/>
        </w:rPr>
        <w:t xml:space="preserve">If the RAB </w:t>
      </w:r>
      <w:r w:rsidR="00300FF2" w:rsidRPr="000C0F62">
        <w:rPr>
          <w:bCs/>
        </w:rPr>
        <w:t>becomes inactive</w:t>
      </w:r>
      <w:r w:rsidRPr="000C0F62">
        <w:rPr>
          <w:bCs/>
        </w:rPr>
        <w:t>,</w:t>
      </w:r>
      <w:r w:rsidR="00E65449" w:rsidRPr="000C0F62">
        <w:rPr>
          <w:bCs/>
        </w:rPr>
        <w:t>]</w:t>
      </w:r>
      <w:r w:rsidRPr="000C0F62">
        <w:rPr>
          <w:bCs/>
        </w:rPr>
        <w:t xml:space="preserve"> the Contractor shall reassess community interest as is required every 24 months per AFI 32-7020 requirements.</w:t>
      </w:r>
      <w:r w:rsidRPr="000C0F62">
        <w:t xml:space="preserve">  The frequency of meetings may change based on the status of the environmental restoration program. </w:t>
      </w:r>
      <w:r w:rsidR="00933C9D" w:rsidRPr="000C0F62">
        <w:t xml:space="preserve"> </w:t>
      </w:r>
      <w:r w:rsidRPr="000C0F62">
        <w:t>In coordination with AFCEC and the Installation POC(s), the Contractor shall coordinate and attend teleconferences as necessary with the assigned Public Affairs Officer (PAO) to ensure the PAO is fully aware of all ongoing activities, public outreach status, compliance with applicable regulations, and possible issues that might impact the AF and its public image.  The Contractor shall coordinate with the Installation POC(s) before any contact with the PAO.</w:t>
      </w:r>
    </w:p>
    <w:p w14:paraId="1CFBE36A" w14:textId="77777777" w:rsidR="00AF4BFB" w:rsidRPr="00812CB2" w:rsidRDefault="00AF4BFB" w:rsidP="00AF4BFB">
      <w:pPr>
        <w:pStyle w:val="BodyText"/>
      </w:pPr>
      <w:r w:rsidRPr="000C0F62">
        <w:t>Examples of types of Public Affairs requirements include the presentation of technical information and logistical support (e.g., advertising, audio-visual</w:t>
      </w:r>
      <w:r w:rsidRPr="00E709F2">
        <w:t xml:space="preserve">, handouts, report(s), recordings, verbatim transcripts, poster boards, slides, synopses, etc.) for events and/or meetings in support of the Government’s position.  All reports and other information generated under this contract shall become the property of the Government, and distribution to any other source by </w:t>
      </w:r>
      <w:r w:rsidRPr="00812CB2">
        <w:t>the Contractor is prohibited unless authorized by the COR.</w:t>
      </w:r>
    </w:p>
    <w:p w14:paraId="065016BA" w14:textId="7E7B8D86" w:rsidR="00AF4BFB" w:rsidRPr="00812CB2" w:rsidRDefault="00AF4BFB" w:rsidP="00AF4BFB">
      <w:pPr>
        <w:pStyle w:val="BodyText"/>
      </w:pPr>
      <w:r w:rsidRPr="00812CB2">
        <w:t>The Contractor shall use staff trained in public affairs to complement the technical staff on the project.  These trained staff must attend all meetings with the public along with the appropriate technical staff.  The credentials of the trained staff must be submitted to, and be approved by, the COR in advance of any meeting with the public.  The trained staff shall demonstrate effective public communications experience and experience in building relationships with the stakeholders involved in cleanup activities or similar efforts.</w:t>
      </w:r>
    </w:p>
    <w:p w14:paraId="1C6F1505" w14:textId="1A4551D5" w:rsidR="00AF4BFB" w:rsidRDefault="00AF4BFB" w:rsidP="00E709F2">
      <w:pPr>
        <w:pStyle w:val="BodyText"/>
      </w:pPr>
      <w:r w:rsidRPr="00812CB2">
        <w:t>The Contractor shall research, coordinate, and provide responses for short-notice internal and external requests for information such as congressional inquiries and media requests as needed by the PAO or other applicable action officers.  These inquiries require the Contractor to provide the AF factual and responsive information within 24 hours</w:t>
      </w:r>
      <w:r w:rsidRPr="00E709F2">
        <w:t xml:space="preserve"> of request.</w:t>
      </w:r>
    </w:p>
    <w:p w14:paraId="5760D12B" w14:textId="59A761E5" w:rsidR="00466479" w:rsidRDefault="00466479" w:rsidP="002E1632">
      <w:pPr>
        <w:pStyle w:val="Heading3"/>
      </w:pPr>
      <w:bookmarkStart w:id="98" w:name="_Toc194997585"/>
      <w:r>
        <w:t>4</w:t>
      </w:r>
      <w:r w:rsidRPr="00466479">
        <w:t>.6.2.1 Community Involvement Plan (CIP) Update</w:t>
      </w:r>
      <w:bookmarkEnd w:id="98"/>
    </w:p>
    <w:p w14:paraId="41184A62" w14:textId="77777777" w:rsidR="000C58A8" w:rsidRPr="00A80F5C" w:rsidRDefault="000C58A8" w:rsidP="000C58A8">
      <w:pPr>
        <w:pStyle w:val="BodyText"/>
      </w:pPr>
      <w:r w:rsidRPr="00A80F5C">
        <w:t xml:space="preserve">The Contractor shall prepare a CIP or Update the existing CIP, in accordance with Table 1, to support the installation’s community involvement program (see Enclosure 4).  The CIP or Update shall address how the Air Force will conduct public outreach about cleanup activities and how community members can engage and participate in decision making throughout the cleanup process.  One CIP or Update is prepared for each installation.  A consolidated CIP or Update is prepared for the parent installation and any applicable Geographically Separate Units (GSU).  </w:t>
      </w:r>
    </w:p>
    <w:p w14:paraId="2385E17D" w14:textId="0669B41C" w:rsidR="00C52946" w:rsidRPr="00E709F2" w:rsidRDefault="000C58A8" w:rsidP="000C58A8">
      <w:pPr>
        <w:pStyle w:val="BodyText"/>
      </w:pPr>
      <w:r w:rsidRPr="00A80F5C">
        <w:t>The Contractor is required to prepare a CIP or update the existing CIP at each installation. CIPs shall be prepared as early as possible in the CERCLA process, specifically prior to the RI phase.  CIP updates are completed after the DD/ROD is signed and every five (5) years thereafter. CIP updates also are required for Removal Actions with planning periods greater than six (6) months and removal activities lasting more than four (4) months</w:t>
      </w:r>
      <w:r w:rsidR="00D17F4A">
        <w:t>.</w:t>
      </w:r>
      <w:r w:rsidR="00AF4BFB" w:rsidRPr="00AF4BFB">
        <w:t xml:space="preserve"> </w:t>
      </w:r>
    </w:p>
    <w:p w14:paraId="3A8FF07B" w14:textId="1FFB21DF" w:rsidR="009C50D8" w:rsidRPr="00E709F2" w:rsidRDefault="002E07DA" w:rsidP="00662645">
      <w:pPr>
        <w:pStyle w:val="Heading2"/>
      </w:pPr>
      <w:bookmarkStart w:id="99" w:name="_Toc277151441"/>
      <w:bookmarkStart w:id="100" w:name="_Toc307216718"/>
      <w:bookmarkStart w:id="101" w:name="_Toc164177588"/>
      <w:bookmarkStart w:id="102" w:name="_Toc318272128"/>
      <w:bookmarkStart w:id="103" w:name="_Toc319048142"/>
      <w:bookmarkStart w:id="104" w:name="_Toc194997586"/>
      <w:r>
        <w:lastRenderedPageBreak/>
        <w:t xml:space="preserve">4.7. </w:t>
      </w:r>
      <w:r w:rsidR="00ED39CC" w:rsidRPr="00E709F2">
        <w:t>Spatial Data (Map) Requirements</w:t>
      </w:r>
      <w:bookmarkEnd w:id="99"/>
      <w:bookmarkEnd w:id="100"/>
      <w:bookmarkEnd w:id="101"/>
      <w:bookmarkEnd w:id="102"/>
      <w:bookmarkEnd w:id="103"/>
      <w:bookmarkEnd w:id="104"/>
    </w:p>
    <w:p w14:paraId="6A13B655" w14:textId="68A3DBEF" w:rsidR="00F53D54" w:rsidRPr="00D12289" w:rsidRDefault="00ED39CC" w:rsidP="00EA164C">
      <w:pPr>
        <w:pStyle w:val="BodyText"/>
      </w:pPr>
      <w:r w:rsidRPr="00D12289">
        <w:t xml:space="preserve">The Contractor shall </w:t>
      </w:r>
      <w:r w:rsidR="00B145CC" w:rsidRPr="00D12289">
        <w:t xml:space="preserve">NOT </w:t>
      </w:r>
      <w:r w:rsidRPr="00D12289">
        <w:t>establish new Geographic Information System</w:t>
      </w:r>
      <w:r w:rsidR="002D09B8">
        <w:t>s</w:t>
      </w:r>
      <w:r w:rsidRPr="00D12289">
        <w:t xml:space="preserve"> (GIS).</w:t>
      </w:r>
    </w:p>
    <w:p w14:paraId="6272B2C9" w14:textId="5134AA75" w:rsidR="00AA75BA" w:rsidRPr="00D12289" w:rsidRDefault="00ED39CC" w:rsidP="00EA164C">
      <w:pPr>
        <w:pStyle w:val="BodyText"/>
      </w:pPr>
      <w:r w:rsidRPr="00D12289">
        <w:t xml:space="preserve">In furtherance of the environmental construction or restoration effort, the Contractor shall provide geospatial data and map(s) of </w:t>
      </w:r>
      <w:r w:rsidR="005D0FC8">
        <w:t>I</w:t>
      </w:r>
      <w:r w:rsidRPr="00D12289">
        <w:t xml:space="preserve">nstallation features (historical, existing, or planned) altered or constructed as required to </w:t>
      </w:r>
      <w:r w:rsidR="00BC25FA" w:rsidRPr="00D12289">
        <w:t xml:space="preserve">achieve </w:t>
      </w:r>
      <w:r w:rsidRPr="00D12289">
        <w:t xml:space="preserve">the </w:t>
      </w:r>
      <w:r w:rsidR="002435B2">
        <w:t xml:space="preserve">POs </w:t>
      </w:r>
      <w:r w:rsidRPr="00D12289">
        <w:t xml:space="preserve">of this </w:t>
      </w:r>
      <w:r w:rsidR="00BB288B" w:rsidRPr="00D12289">
        <w:t>contract</w:t>
      </w:r>
      <w:r w:rsidRPr="00D12289">
        <w:t>.</w:t>
      </w:r>
    </w:p>
    <w:p w14:paraId="58B44BA1" w14:textId="46DF9D69" w:rsidR="009C2EBD" w:rsidRPr="00F73D02" w:rsidRDefault="00ED39CC" w:rsidP="00EA164C">
      <w:pPr>
        <w:pStyle w:val="BodyText"/>
        <w:rPr>
          <w:b/>
          <w:szCs w:val="24"/>
        </w:rPr>
      </w:pPr>
      <w:r w:rsidRPr="00D12289">
        <w:rPr>
          <w:szCs w:val="24"/>
        </w:rPr>
        <w:t xml:space="preserve">The Contractor shall provide data to update the GIS and/or computer-aided design and drafting (CADD) files as required to </w:t>
      </w:r>
      <w:r w:rsidR="00BC25FA" w:rsidRPr="00D12289">
        <w:rPr>
          <w:szCs w:val="24"/>
        </w:rPr>
        <w:t xml:space="preserve">achieve </w:t>
      </w:r>
      <w:r w:rsidRPr="00D12289">
        <w:rPr>
          <w:szCs w:val="24"/>
        </w:rPr>
        <w:t>th</w:t>
      </w:r>
      <w:r w:rsidR="006D4FA6" w:rsidRPr="00D12289">
        <w:rPr>
          <w:szCs w:val="24"/>
        </w:rPr>
        <w:t>e</w:t>
      </w:r>
      <w:r w:rsidR="007D0709" w:rsidRPr="00D12289">
        <w:rPr>
          <w:szCs w:val="24"/>
        </w:rPr>
        <w:t xml:space="preserve"> </w:t>
      </w:r>
      <w:r w:rsidR="002435B2" w:rsidRPr="002435B2">
        <w:rPr>
          <w:szCs w:val="24"/>
        </w:rPr>
        <w:t>POs</w:t>
      </w:r>
      <w:r w:rsidR="002435B2">
        <w:rPr>
          <w:szCs w:val="24"/>
        </w:rPr>
        <w:t xml:space="preserve"> </w:t>
      </w:r>
      <w:r w:rsidR="006D4FA6" w:rsidRPr="00D12289">
        <w:rPr>
          <w:szCs w:val="24"/>
        </w:rPr>
        <w:t>of th</w:t>
      </w:r>
      <w:r w:rsidRPr="00D12289">
        <w:rPr>
          <w:szCs w:val="24"/>
        </w:rPr>
        <w:t xml:space="preserve">is </w:t>
      </w:r>
      <w:r w:rsidR="00BB288B" w:rsidRPr="00D12289">
        <w:rPr>
          <w:szCs w:val="24"/>
        </w:rPr>
        <w:t>contract</w:t>
      </w:r>
      <w:r w:rsidRPr="00D12289">
        <w:rPr>
          <w:szCs w:val="24"/>
        </w:rPr>
        <w:t xml:space="preserve">.  Source data and product data remain the property of the United States </w:t>
      </w:r>
      <w:r w:rsidR="00B90D7E" w:rsidRPr="00D12289">
        <w:rPr>
          <w:szCs w:val="24"/>
        </w:rPr>
        <w:t>Government</w:t>
      </w:r>
      <w:r w:rsidRPr="00D12289">
        <w:rPr>
          <w:szCs w:val="24"/>
        </w:rPr>
        <w:t>.</w:t>
      </w:r>
    </w:p>
    <w:p w14:paraId="67180263" w14:textId="47EDBAF8" w:rsidR="00957EB9" w:rsidRPr="00EA164C" w:rsidRDefault="00957EB9" w:rsidP="00EA164C">
      <w:pPr>
        <w:pStyle w:val="BodyText"/>
      </w:pPr>
      <w:r w:rsidRPr="00EA164C">
        <w:t xml:space="preserve">The Contractor shall also ensure that GIS data is submitted in a file geodatabase that meets the current </w:t>
      </w:r>
      <w:r w:rsidR="00592253">
        <w:t>AF</w:t>
      </w:r>
      <w:r w:rsidRPr="00EA164C">
        <w:t xml:space="preserve"> adaptation of Spatial Data Standards for Facilities, Infrastructure, and Environment (SDSFIE) within the AF GeoBase program.  The Contractor shall consult with each </w:t>
      </w:r>
      <w:r w:rsidR="005D0FC8" w:rsidRPr="00EA164C">
        <w:t xml:space="preserve">Installation </w:t>
      </w:r>
      <w:r w:rsidRPr="00EA164C">
        <w:t xml:space="preserve">POC and/or </w:t>
      </w:r>
      <w:r w:rsidR="005D0FC8" w:rsidRPr="00EA164C">
        <w:t xml:space="preserve">Installation </w:t>
      </w:r>
      <w:r w:rsidR="00441C25">
        <w:t>Geospatial Integration Office (</w:t>
      </w:r>
      <w:r w:rsidRPr="00EA164C">
        <w:t>GIO</w:t>
      </w:r>
      <w:r w:rsidR="00441C25">
        <w:t>)</w:t>
      </w:r>
      <w:r w:rsidRPr="00EA164C">
        <w:t xml:space="preserve"> office to ensure CADD and GIS data </w:t>
      </w:r>
      <w:proofErr w:type="gramStart"/>
      <w:r w:rsidRPr="00EA164C">
        <w:t>is</w:t>
      </w:r>
      <w:proofErr w:type="gramEnd"/>
      <w:r w:rsidRPr="00EA164C">
        <w:t xml:space="preserve"> compatible with each </w:t>
      </w:r>
      <w:r w:rsidR="005D0FC8" w:rsidRPr="00EA164C">
        <w:t xml:space="preserve">Installation’s </w:t>
      </w:r>
      <w:r w:rsidRPr="00EA164C">
        <w:t>requirements.</w:t>
      </w:r>
    </w:p>
    <w:p w14:paraId="3C28773F" w14:textId="11664E0D" w:rsidR="00957EB9" w:rsidRDefault="00957EB9" w:rsidP="00EA164C">
      <w:pPr>
        <w:pStyle w:val="BodyText"/>
        <w:rPr>
          <w:color w:val="000000"/>
        </w:rPr>
      </w:pPr>
      <w:r>
        <w:rPr>
          <w:color w:val="000000"/>
        </w:rPr>
        <w:t xml:space="preserve">All products associated with this </w:t>
      </w:r>
      <w:proofErr w:type="gramStart"/>
      <w:r>
        <w:rPr>
          <w:color w:val="000000"/>
        </w:rPr>
        <w:t>contract that</w:t>
      </w:r>
      <w:proofErr w:type="gramEnd"/>
      <w:r>
        <w:rPr>
          <w:color w:val="000000"/>
        </w:rPr>
        <w:t xml:space="preserve"> provide a map representation of the location of </w:t>
      </w:r>
      <w:r w:rsidR="005D0FC8">
        <w:t>I</w:t>
      </w:r>
      <w:r w:rsidR="005D0FC8" w:rsidRPr="00D12289">
        <w:t xml:space="preserve">nstallation </w:t>
      </w:r>
      <w:r>
        <w:rPr>
          <w:color w:val="000000"/>
        </w:rPr>
        <w:t xml:space="preserve">features (historical, existing, or planned) including </w:t>
      </w:r>
      <w:r w:rsidR="005D0FC8">
        <w:t>I</w:t>
      </w:r>
      <w:r w:rsidR="005D0FC8" w:rsidRPr="00D12289">
        <w:t xml:space="preserve">nstallation </w:t>
      </w:r>
      <w:r>
        <w:rPr>
          <w:color w:val="000000"/>
        </w:rPr>
        <w:t xml:space="preserve">maps, site plans, area development plans, walls-out as-built depictions, or other related overhead (plan) views of an </w:t>
      </w:r>
      <w:r w:rsidR="005D0FC8">
        <w:t>I</w:t>
      </w:r>
      <w:r w:rsidR="005D0FC8" w:rsidRPr="00D12289">
        <w:t xml:space="preserve">nstallation </w:t>
      </w:r>
      <w:r>
        <w:rPr>
          <w:color w:val="000000"/>
        </w:rPr>
        <w:t xml:space="preserve">(partial or entire) must adhere to the following requirements. </w:t>
      </w:r>
      <w:r w:rsidR="005D0FC8">
        <w:rPr>
          <w:color w:val="000000"/>
        </w:rPr>
        <w:t xml:space="preserve"> </w:t>
      </w:r>
      <w:r>
        <w:rPr>
          <w:color w:val="000000"/>
        </w:rPr>
        <w:t>(NOTE:</w:t>
      </w:r>
      <w:r w:rsidR="00EA164C">
        <w:rPr>
          <w:color w:val="000000"/>
        </w:rPr>
        <w:t xml:space="preserve"> </w:t>
      </w:r>
      <w:r>
        <w:rPr>
          <w:color w:val="000000"/>
        </w:rPr>
        <w:t xml:space="preserve"> This requirement does not currently involve walls-in facility floor plans or interior renderings.)</w:t>
      </w:r>
    </w:p>
    <w:p w14:paraId="3BD3BB65" w14:textId="52923FD3" w:rsidR="00957EB9" w:rsidRDefault="00957EB9" w:rsidP="00EA164C">
      <w:pPr>
        <w:pStyle w:val="BodyText"/>
      </w:pPr>
      <w:r>
        <w:t>All maps and associated data must comply with the latest version of SDSFIE available from the SDSFIE Web site:</w:t>
      </w:r>
      <w:r w:rsidR="0062022C">
        <w:t xml:space="preserve">  </w:t>
      </w:r>
      <w:hyperlink r:id="rId14" w:history="1">
        <w:r w:rsidR="00B0034D" w:rsidRPr="005D5E5D">
          <w:rPr>
            <w:rStyle w:val="Hyperlink"/>
          </w:rPr>
          <w:t>https://www.sdsfieonline.org/</w:t>
        </w:r>
      </w:hyperlink>
      <w:r w:rsidRPr="00957EB9">
        <w:t xml:space="preserve"> or contact the AFCEC GIO at </w:t>
      </w:r>
      <w:hyperlink r:id="rId15" w:history="1">
        <w:r w:rsidRPr="00957EB9">
          <w:t>AFCEC.GIO.Workflow@us.af.mil</w:t>
        </w:r>
      </w:hyperlink>
      <w:r w:rsidRPr="00957EB9">
        <w:t xml:space="preserve"> or (210) 925-4620</w:t>
      </w:r>
      <w:r>
        <w:t xml:space="preserve">. </w:t>
      </w:r>
      <w:r w:rsidR="008A09AB">
        <w:t>This</w:t>
      </w:r>
      <w:r>
        <w:t xml:space="preserve"> data will be organized using the current version of the standard approved by the Headquarters Air Force GeoBase Office as the functional lead for </w:t>
      </w:r>
      <w:r w:rsidR="005D0FC8">
        <w:t>I</w:t>
      </w:r>
      <w:r w:rsidR="005D0FC8" w:rsidRPr="00D12289">
        <w:t xml:space="preserve">nstallation </w:t>
      </w:r>
      <w:r>
        <w:t xml:space="preserve">mapping and visualization. </w:t>
      </w:r>
      <w:r w:rsidR="005D0FC8">
        <w:t xml:space="preserve"> </w:t>
      </w:r>
      <w:r>
        <w:t xml:space="preserve">The SDSFIE will determine file and feature class identification and definition, attribution, and valid domain values. </w:t>
      </w:r>
      <w:r w:rsidR="005D0FC8">
        <w:t xml:space="preserve"> </w:t>
      </w:r>
      <w:r>
        <w:t>When any geospatial information collected as a result of the contract includes information identified in the Common Installation Picture or recognized Mission Data Set (MDS), the Contractor will deliver data consistent with the established requirements for the data and will ensure functionality with the receiving system.</w:t>
      </w:r>
      <w:r w:rsidR="004560E3">
        <w:t xml:space="preserve">  </w:t>
      </w:r>
      <w:r>
        <w:t>Information must be collected at no less than 1:1200 scale.</w:t>
      </w:r>
      <w:r w:rsidR="004649BB">
        <w:t xml:space="preserve"> </w:t>
      </w:r>
      <w:r>
        <w:t xml:space="preserve"> Spatial data will meet or exceed</w:t>
      </w:r>
      <w:r w:rsidR="004560E3">
        <w:t xml:space="preserve"> </w:t>
      </w:r>
      <w:r>
        <w:t xml:space="preserve">National Map Accuracy Standards at those scales. </w:t>
      </w:r>
      <w:r w:rsidR="004649BB">
        <w:t xml:space="preserve"> </w:t>
      </w:r>
      <w:r>
        <w:t>Metadata will be provided and will use</w:t>
      </w:r>
      <w:r w:rsidR="004560E3">
        <w:t xml:space="preserve"> </w:t>
      </w:r>
      <w:r>
        <w:t>Federal Geographic Data Committee (FGDC) Content Standards for Digital Geospatial Metadata</w:t>
      </w:r>
      <w:r w:rsidR="004560E3">
        <w:t xml:space="preserve"> </w:t>
      </w:r>
      <w:r>
        <w:t>(CSDGM) for organization.</w:t>
      </w:r>
    </w:p>
    <w:p w14:paraId="6C902019" w14:textId="778ABA97" w:rsidR="00957EB9" w:rsidRDefault="00957EB9" w:rsidP="004649BB">
      <w:pPr>
        <w:pStyle w:val="BodyText"/>
      </w:pPr>
      <w:r>
        <w:t xml:space="preserve">As a requirement of this contract, the Contractor shall provide to the Government all shape files, file geodatabases, map exchange files (MXDs), and Geospatial data accumulated as a result of investigation recorded on </w:t>
      </w:r>
      <w:r w:rsidR="00113F9C">
        <w:t>compact discs (</w:t>
      </w:r>
      <w:r>
        <w:t>CDs</w:t>
      </w:r>
      <w:r w:rsidR="00113F9C">
        <w:t>)</w:t>
      </w:r>
      <w:r>
        <w:t xml:space="preserve"> (FedEx for delivery on next business day) and also electronically. </w:t>
      </w:r>
      <w:r w:rsidR="004649BB">
        <w:t xml:space="preserve"> </w:t>
      </w:r>
      <w:r>
        <w:t xml:space="preserve">Geospatial data must be delivered in a geo-referenced GIS format (feature-based file structures with one-to-one cardinality between spatial records and attribute records) which would include Environmental Systems Research Institute's (ESRI) shapefile and geodatabase formats. </w:t>
      </w:r>
      <w:r w:rsidR="004649BB">
        <w:t xml:space="preserve"> </w:t>
      </w:r>
      <w:r>
        <w:t xml:space="preserve">All attribute data as specifically outlined in the contract must be included either in the GIS data file or as a separate table with a SDSFIE key variable that may be used to relationally join the separate table with the GIS data file. </w:t>
      </w:r>
      <w:r w:rsidR="004649BB">
        <w:t xml:space="preserve"> </w:t>
      </w:r>
      <w:r>
        <w:t>All geospatial data must be delivered in the North American Datum 1983 (NAD83) projection, State Plane Coordinate System, using feet or metric coordinate units.</w:t>
      </w:r>
      <w:r w:rsidR="004649BB">
        <w:t xml:space="preserve"> </w:t>
      </w:r>
      <w:r>
        <w:t xml:space="preserve"> For all locations within the Restricted Area, </w:t>
      </w:r>
      <w:r w:rsidR="00442AC9" w:rsidRPr="00442AC9">
        <w:t xml:space="preserve">Universal </w:t>
      </w:r>
      <w:r w:rsidR="00442AC9" w:rsidRPr="00442AC9">
        <w:lastRenderedPageBreak/>
        <w:t>Transverse Mercator (</w:t>
      </w:r>
      <w:r>
        <w:t>UTM</w:t>
      </w:r>
      <w:r w:rsidR="00442AC9">
        <w:t>)</w:t>
      </w:r>
      <w:r>
        <w:t xml:space="preserve"> coordinates must also be provided. </w:t>
      </w:r>
      <w:r w:rsidR="004649BB">
        <w:t xml:space="preserve"> </w:t>
      </w:r>
      <w:r>
        <w:t>Further guidance on mapping units, coordinate systems, and projections is available from the Installation GIO.</w:t>
      </w:r>
    </w:p>
    <w:p w14:paraId="71A3A170" w14:textId="00D9402E" w:rsidR="00957EB9" w:rsidRDefault="00957EB9" w:rsidP="004649BB">
      <w:pPr>
        <w:pStyle w:val="BodyText"/>
      </w:pPr>
      <w:r>
        <w:t>Mapping- or Survey-Grade Global Positioning Systems (GPS) or comparable traditional survey methods will be used to collect geospatial data.</w:t>
      </w:r>
      <w:r w:rsidR="00B55E62">
        <w:t xml:space="preserve"> </w:t>
      </w:r>
      <w:r>
        <w:t xml:space="preserve"> The use of mapping- or survey-grade GPS will depend on the precision requirements of the product data. </w:t>
      </w:r>
      <w:r w:rsidR="00B55E62">
        <w:t xml:space="preserve"> </w:t>
      </w:r>
      <w:r>
        <w:t xml:space="preserve">These requirements will be specified later in this </w:t>
      </w:r>
      <w:r w:rsidR="00B11954">
        <w:t xml:space="preserve">PWS </w:t>
      </w:r>
      <w:r>
        <w:t xml:space="preserve">for all contract activities where geospatial data are involved. </w:t>
      </w:r>
      <w:r w:rsidR="00B55E62">
        <w:t xml:space="preserve"> </w:t>
      </w:r>
      <w:r>
        <w:t xml:space="preserve">In the case of contracts involving utility construction, location and attribute data will be obtained at the time of excavation. </w:t>
      </w:r>
      <w:r w:rsidR="00B55E62">
        <w:t xml:space="preserve"> </w:t>
      </w:r>
      <w:r>
        <w:t xml:space="preserve">Further information about precision requirements should be obtained from the </w:t>
      </w:r>
      <w:r w:rsidR="00B55E62">
        <w:t>I</w:t>
      </w:r>
      <w:r w:rsidR="00B55E62" w:rsidRPr="00D12289">
        <w:t xml:space="preserve">nstallation </w:t>
      </w:r>
      <w:r>
        <w:t>Execution Support (GeoBase) Office.</w:t>
      </w:r>
    </w:p>
    <w:p w14:paraId="55C7926D" w14:textId="06CC0BAA" w:rsidR="00957EB9" w:rsidRPr="004649BB" w:rsidRDefault="00957EB9" w:rsidP="004649BB">
      <w:pPr>
        <w:pStyle w:val="BodyText"/>
      </w:pPr>
      <w:r w:rsidRPr="004649BB">
        <w:t>Source data and product data remain the property of the U</w:t>
      </w:r>
      <w:r w:rsidR="00365274">
        <w:t>nited States</w:t>
      </w:r>
      <w:r w:rsidRPr="004649BB">
        <w:t xml:space="preserve"> Government. </w:t>
      </w:r>
      <w:r w:rsidR="004649BB" w:rsidRPr="004649BB">
        <w:t xml:space="preserve"> </w:t>
      </w:r>
      <w:r w:rsidRPr="004649BB">
        <w:t xml:space="preserve">The Contractor shall be required to explain and demonstrate the company's process for protecting all geospatial data including, but not limited to, geometry, attributes, metadata, topologies, and relational database schemas and operations used in association with this </w:t>
      </w:r>
      <w:r w:rsidR="00442AC9" w:rsidRPr="004649BB">
        <w:t>PWS</w:t>
      </w:r>
      <w:r w:rsidRPr="004649BB">
        <w:t xml:space="preserve">. Further information about security and non-disclosure requirements should be obtained from the </w:t>
      </w:r>
      <w:r w:rsidR="00B55E62" w:rsidRPr="004649BB">
        <w:t xml:space="preserve">Installation </w:t>
      </w:r>
      <w:r w:rsidRPr="004649BB">
        <w:t xml:space="preserve">GIO. </w:t>
      </w:r>
      <w:r w:rsidR="004649BB" w:rsidRPr="004649BB">
        <w:t xml:space="preserve"> </w:t>
      </w:r>
      <w:r w:rsidR="005C33CF" w:rsidRPr="004649BB">
        <w:t>Some installation map data</w:t>
      </w:r>
      <w:r w:rsidR="00FB32CA">
        <w:t>/</w:t>
      </w:r>
      <w:r w:rsidR="005C33CF" w:rsidRPr="004649BB">
        <w:t>source</w:t>
      </w:r>
      <w:r w:rsidR="005330F8">
        <w:t>/</w:t>
      </w:r>
      <w:r w:rsidR="005C33CF" w:rsidRPr="004649BB">
        <w:t>and/or product</w:t>
      </w:r>
      <w:r w:rsidRPr="004649BB">
        <w:t xml:space="preserve"> may be considered by the government to be "sensitive, but unclassified"</w:t>
      </w:r>
      <w:r w:rsidR="00442AC9" w:rsidRPr="004649BB">
        <w:t xml:space="preserve">. </w:t>
      </w:r>
      <w:r w:rsidRPr="004649BB">
        <w:t xml:space="preserve"> The intent of this clause is to prevent intentional or unintentional dissemination of "sensitive, but unclassified" information</w:t>
      </w:r>
      <w:r w:rsidR="00CF5475" w:rsidRPr="004649BB">
        <w:t>,</w:t>
      </w:r>
      <w:r w:rsidRPr="004649BB">
        <w:t xml:space="preserve"> to include unauthorized access to the source and product data by any entity wishing to do harm to the Air</w:t>
      </w:r>
      <w:r w:rsidR="00CF5475" w:rsidRPr="004649BB">
        <w:t xml:space="preserve"> </w:t>
      </w:r>
      <w:r w:rsidRPr="004649BB">
        <w:t>Force or United States Government while the data resides on the Contractor's computer network.</w:t>
      </w:r>
      <w:r w:rsidR="00CF5475" w:rsidRPr="004649BB">
        <w:t xml:space="preserve">  </w:t>
      </w:r>
      <w:r w:rsidRPr="004649BB">
        <w:t xml:space="preserve">The Contractor is not authorized to release this information to any third party without the explicit consent of the AFCEC GIO or its involved </w:t>
      </w:r>
      <w:r w:rsidR="00B55E62" w:rsidRPr="004649BB">
        <w:t>Installation</w:t>
      </w:r>
      <w:r w:rsidRPr="004649BB">
        <w:t xml:space="preserve">. </w:t>
      </w:r>
      <w:r w:rsidR="00CF5475" w:rsidRPr="004649BB">
        <w:t xml:space="preserve"> </w:t>
      </w:r>
      <w:r w:rsidRPr="004649BB">
        <w:t xml:space="preserve">All source information must be returned to the </w:t>
      </w:r>
      <w:r w:rsidR="00B55E62" w:rsidRPr="004649BB">
        <w:t>G</w:t>
      </w:r>
      <w:r w:rsidRPr="004649BB">
        <w:t xml:space="preserve">overnment POC or destroyed upon completion of this project. </w:t>
      </w:r>
      <w:r w:rsidR="004649BB" w:rsidRPr="004649BB">
        <w:t xml:space="preserve"> </w:t>
      </w:r>
      <w:r w:rsidRPr="004649BB">
        <w:t>Documentation of information destruction shall be provided to</w:t>
      </w:r>
      <w:r w:rsidR="00442AC9" w:rsidRPr="004649BB">
        <w:t xml:space="preserve"> the </w:t>
      </w:r>
      <w:r w:rsidR="00245124" w:rsidRPr="004649BB">
        <w:t>Installation POC(s)</w:t>
      </w:r>
      <w:r w:rsidRPr="004649BB">
        <w:t xml:space="preserve">. </w:t>
      </w:r>
      <w:r w:rsidR="00CF5475" w:rsidRPr="004649BB">
        <w:t xml:space="preserve"> </w:t>
      </w:r>
      <w:r w:rsidRPr="004649BB">
        <w:t>Special requirements for handling classified map data, if applicable, will be addressed elsewhere in this PWS.</w:t>
      </w:r>
    </w:p>
    <w:p w14:paraId="7249CA2F" w14:textId="5A7ED7F5" w:rsidR="00957EB9" w:rsidRDefault="00957EB9" w:rsidP="004649BB">
      <w:pPr>
        <w:pStyle w:val="BodyText"/>
      </w:pPr>
      <w:r>
        <w:t xml:space="preserve">The </w:t>
      </w:r>
      <w:r w:rsidR="00CE4653">
        <w:t>C</w:t>
      </w:r>
      <w:r>
        <w:t>ontractor is required to follow</w:t>
      </w:r>
      <w:r w:rsidR="00B671ED">
        <w:t xml:space="preserve"> Department of Homeland Security, Management Directive</w:t>
      </w:r>
      <w:r>
        <w:t xml:space="preserve"> </w:t>
      </w:r>
      <w:r w:rsidR="00B671ED">
        <w:t>(</w:t>
      </w:r>
      <w:r>
        <w:t>MD</w:t>
      </w:r>
      <w:r w:rsidR="00B671ED">
        <w:t>)</w:t>
      </w:r>
      <w:r>
        <w:t xml:space="preserve"> 11042.1 regarding Safeguarding Sensitive </w:t>
      </w:r>
      <w:r w:rsidR="0079441D">
        <w:t>but</w:t>
      </w:r>
      <w:r w:rsidR="004649BB">
        <w:t xml:space="preserve"> </w:t>
      </w:r>
      <w:r>
        <w:t xml:space="preserve">Unclassified (For Official Use Only) information dated </w:t>
      </w:r>
      <w:r w:rsidR="00442AC9">
        <w:t xml:space="preserve">5 </w:t>
      </w:r>
      <w:r>
        <w:t>January 2005.</w:t>
      </w:r>
    </w:p>
    <w:p w14:paraId="2EF83FA9" w14:textId="7B077962" w:rsidR="00557829" w:rsidRDefault="002E07DA" w:rsidP="00662645">
      <w:pPr>
        <w:pStyle w:val="Heading2"/>
      </w:pPr>
      <w:bookmarkStart w:id="105" w:name="_Toc194997587"/>
      <w:r>
        <w:t xml:space="preserve">4.8 </w:t>
      </w:r>
      <w:r w:rsidR="00557829">
        <w:t>Information Security</w:t>
      </w:r>
      <w:bookmarkEnd w:id="105"/>
    </w:p>
    <w:p w14:paraId="28AE364B" w14:textId="46A61406" w:rsidR="00D514FC" w:rsidRDefault="004641CC" w:rsidP="002E1632">
      <w:pPr>
        <w:pStyle w:val="Heading3"/>
      </w:pPr>
      <w:bookmarkStart w:id="106" w:name="_Toc194997588"/>
      <w:r>
        <w:t xml:space="preserve">4.8.1 </w:t>
      </w:r>
      <w:r w:rsidR="00E11D19">
        <w:t>C</w:t>
      </w:r>
      <w:r w:rsidR="00E11D19" w:rsidRPr="00D06A20">
        <w:t xml:space="preserve">ybersecurity </w:t>
      </w:r>
      <w:r w:rsidR="00E11D19">
        <w:t>Standard Operating Procedure</w:t>
      </w:r>
      <w:bookmarkEnd w:id="106"/>
    </w:p>
    <w:p w14:paraId="41357847" w14:textId="77777777" w:rsidR="00AE41CE" w:rsidRDefault="00070821" w:rsidP="00AA3AED">
      <w:pPr>
        <w:contextualSpacing/>
        <w:rPr>
          <w:rStyle w:val="ui-provider"/>
        </w:rPr>
      </w:pPr>
      <w:r>
        <w:rPr>
          <w:rStyle w:val="ui-provider"/>
        </w:rPr>
        <w:t xml:space="preserve">All information created, stored or transmitted under this contract is the property of the Government. The Contractor will remove all government information from the Contractor’s computers in accordance with Air Force and DoD policy and provide certification of removal to the </w:t>
      </w:r>
      <w:r w:rsidR="00290957">
        <w:rPr>
          <w:rStyle w:val="ui-provider"/>
        </w:rPr>
        <w:t>KO</w:t>
      </w:r>
      <w:r w:rsidR="009E1666">
        <w:rPr>
          <w:rStyle w:val="ui-provider"/>
        </w:rPr>
        <w:t xml:space="preserve"> at the end of the </w:t>
      </w:r>
      <w:r w:rsidR="001765D6">
        <w:rPr>
          <w:rStyle w:val="ui-provider"/>
        </w:rPr>
        <w:t>contract</w:t>
      </w:r>
      <w:r>
        <w:rPr>
          <w:rStyle w:val="ui-provider"/>
        </w:rPr>
        <w:t>.</w:t>
      </w:r>
      <w:r w:rsidR="00AA3AED">
        <w:rPr>
          <w:rStyle w:val="ui-provider"/>
        </w:rPr>
        <w:t xml:space="preserve"> </w:t>
      </w:r>
    </w:p>
    <w:p w14:paraId="22BDA5D0" w14:textId="77777777" w:rsidR="00AE41CE" w:rsidRDefault="00AE41CE" w:rsidP="00AA3AED">
      <w:pPr>
        <w:contextualSpacing/>
        <w:rPr>
          <w:rStyle w:val="ui-provider"/>
        </w:rPr>
      </w:pPr>
    </w:p>
    <w:p w14:paraId="4F2553A8" w14:textId="3B540E84" w:rsidR="00557829" w:rsidRDefault="00FC315D" w:rsidP="00AE41CE">
      <w:pPr>
        <w:contextualSpacing/>
      </w:pPr>
      <w:r w:rsidRPr="00FC315D">
        <w:t>All subcontractors will adhere to the same cyber security standards listed above.</w:t>
      </w:r>
      <w:r>
        <w:t xml:space="preserve"> </w:t>
      </w:r>
    </w:p>
    <w:p w14:paraId="7E63BC5B" w14:textId="77777777" w:rsidR="00AE41CE" w:rsidRPr="00D12289" w:rsidRDefault="00AE41CE" w:rsidP="00AE41CE">
      <w:pPr>
        <w:contextualSpacing/>
      </w:pPr>
    </w:p>
    <w:p w14:paraId="2579ED70" w14:textId="4204BB28" w:rsidR="006A0B18" w:rsidRPr="004649BB" w:rsidRDefault="005243C4" w:rsidP="00AE41CE">
      <w:pPr>
        <w:pStyle w:val="Heading2"/>
        <w:contextualSpacing/>
      </w:pPr>
      <w:bookmarkStart w:id="107" w:name="_Toc277151442"/>
      <w:bookmarkStart w:id="108" w:name="_Toc307216719"/>
      <w:bookmarkStart w:id="109" w:name="_Toc318272129"/>
      <w:bookmarkStart w:id="110" w:name="_Toc319048143"/>
      <w:bookmarkStart w:id="111" w:name="_Toc194997589"/>
      <w:r>
        <w:t xml:space="preserve">4.9 </w:t>
      </w:r>
      <w:r w:rsidR="00ED39CC" w:rsidRPr="004649BB">
        <w:t>Notification Requirements</w:t>
      </w:r>
      <w:bookmarkEnd w:id="107"/>
      <w:bookmarkEnd w:id="108"/>
      <w:bookmarkEnd w:id="109"/>
      <w:bookmarkEnd w:id="110"/>
      <w:bookmarkEnd w:id="111"/>
    </w:p>
    <w:p w14:paraId="4CA94B43" w14:textId="24C412D2" w:rsidR="009B3386" w:rsidRDefault="00ED39CC" w:rsidP="004649BB">
      <w:pPr>
        <w:pStyle w:val="BodyText"/>
      </w:pPr>
      <w:r w:rsidRPr="00D9006B">
        <w:t xml:space="preserve">The Contractor </w:t>
      </w:r>
      <w:r w:rsidR="00E57F32">
        <w:t>shall</w:t>
      </w:r>
      <w:r w:rsidRPr="00D9006B">
        <w:t xml:space="preserve"> notify</w:t>
      </w:r>
      <w:r w:rsidR="009B3386">
        <w:t xml:space="preserve"> the</w:t>
      </w:r>
      <w:r w:rsidR="0040435F" w:rsidRPr="0040435F">
        <w:t xml:space="preserve"> </w:t>
      </w:r>
      <w:r w:rsidR="008E4338" w:rsidRPr="0040435F">
        <w:t>COR,</w:t>
      </w:r>
      <w:r w:rsidR="009B3386">
        <w:t xml:space="preserve"> with courtesy cop</w:t>
      </w:r>
      <w:r w:rsidR="00AE4220">
        <w:t>ies</w:t>
      </w:r>
      <w:r w:rsidR="009B3386">
        <w:t xml:space="preserve"> </w:t>
      </w:r>
      <w:proofErr w:type="gramStart"/>
      <w:r w:rsidR="009B3386">
        <w:t>to</w:t>
      </w:r>
      <w:proofErr w:type="gramEnd"/>
      <w:r w:rsidR="009B3386">
        <w:t xml:space="preserve"> AFCEC</w:t>
      </w:r>
      <w:r w:rsidR="0040435F" w:rsidRPr="0040435F">
        <w:t xml:space="preserve"> and </w:t>
      </w:r>
      <w:r w:rsidR="00245124">
        <w:t>Installation POC(s)</w:t>
      </w:r>
      <w:r w:rsidR="00AE788E">
        <w:t>,</w:t>
      </w:r>
      <w:r w:rsidR="0040435F" w:rsidRPr="0040435F">
        <w:t xml:space="preserve"> </w:t>
      </w:r>
      <w:r w:rsidRPr="00D9006B">
        <w:t xml:space="preserve">of critical issues that may affect the </w:t>
      </w:r>
      <w:r w:rsidR="00BB288B" w:rsidRPr="00D9006B">
        <w:t>contract</w:t>
      </w:r>
      <w:r w:rsidRPr="00D9006B">
        <w:t xml:space="preserve"> performance and/or human health</w:t>
      </w:r>
      <w:r w:rsidR="00B11954">
        <w:t>, safety,</w:t>
      </w:r>
      <w:r w:rsidRPr="00D9006B">
        <w:t xml:space="preserve"> and the environment.  </w:t>
      </w:r>
      <w:r w:rsidR="00D401C3">
        <w:t>V</w:t>
      </w:r>
      <w:r w:rsidR="00D401C3" w:rsidRPr="00D9006B">
        <w:t xml:space="preserve">erbal notification </w:t>
      </w:r>
      <w:r w:rsidR="00D401C3">
        <w:t>shall</w:t>
      </w:r>
      <w:r w:rsidR="00D401C3" w:rsidRPr="00D9006B">
        <w:t xml:space="preserve"> be made immediately, followed by written notification </w:t>
      </w:r>
      <w:r w:rsidR="00CF5475">
        <w:t>to the</w:t>
      </w:r>
      <w:r w:rsidR="00807CF0">
        <w:t xml:space="preserve"> </w:t>
      </w:r>
      <w:r w:rsidR="008040FD">
        <w:t>CO/</w:t>
      </w:r>
      <w:r w:rsidR="00CF5475">
        <w:t xml:space="preserve">KO with </w:t>
      </w:r>
      <w:r w:rsidR="009B3386">
        <w:t xml:space="preserve">courtesy </w:t>
      </w:r>
      <w:r w:rsidR="00CF5475">
        <w:t xml:space="preserve">copies to AFCEC and Installation POC(s) </w:t>
      </w:r>
      <w:r w:rsidR="00FC1029">
        <w:t>within five (5) working days</w:t>
      </w:r>
      <w:r w:rsidR="00AE4220">
        <w:t>.</w:t>
      </w:r>
    </w:p>
    <w:p w14:paraId="7FD3D1A3" w14:textId="4CB60651" w:rsidR="009B3386" w:rsidRPr="00F12846" w:rsidRDefault="00ED39CC" w:rsidP="004649BB">
      <w:pPr>
        <w:pStyle w:val="BodyText"/>
      </w:pPr>
      <w:r w:rsidRPr="00D9006B">
        <w:lastRenderedPageBreak/>
        <w:t xml:space="preserve">The types of issues that require notification include, but are not limited to, health risks, spills, Notices of Violation (NOVs) (received or anticipated), </w:t>
      </w:r>
      <w:r w:rsidR="00770A6E" w:rsidRPr="00D9006B">
        <w:t>changes</w:t>
      </w:r>
      <w:r w:rsidRPr="00D9006B">
        <w:t xml:space="preserve"> in critical personnel, and finding unanticipated UXO</w:t>
      </w:r>
      <w:r w:rsidR="009B3386">
        <w:t xml:space="preserve">, </w:t>
      </w:r>
      <w:r w:rsidR="005D56BE">
        <w:t>DMM</w:t>
      </w:r>
      <w:r w:rsidR="009B3386">
        <w:t>s</w:t>
      </w:r>
      <w:r w:rsidR="00941F97">
        <w:t>,</w:t>
      </w:r>
      <w:r w:rsidR="009B3386">
        <w:t xml:space="preserve"> </w:t>
      </w:r>
      <w:r w:rsidR="005D56BE">
        <w:t>MC</w:t>
      </w:r>
      <w:r w:rsidR="009B3386">
        <w:t>s present in high enough concentrations to pose as explosive hazard,</w:t>
      </w:r>
      <w:r w:rsidRPr="00D9006B">
        <w:t xml:space="preserve"> or CWM.  </w:t>
      </w:r>
      <w:r w:rsidR="009B3386" w:rsidRPr="00F12846">
        <w:t xml:space="preserve">Contractor shall follow the 3Rs </w:t>
      </w:r>
      <w:proofErr w:type="gramStart"/>
      <w:r w:rsidR="009B3386" w:rsidRPr="00F12846">
        <w:t>principal</w:t>
      </w:r>
      <w:proofErr w:type="gramEnd"/>
      <w:r w:rsidR="009B3386" w:rsidRPr="00F12846">
        <w:t xml:space="preserve"> of Recognize, Retreat</w:t>
      </w:r>
      <w:r w:rsidR="00AE4220" w:rsidRPr="00F12846">
        <w:t>,</w:t>
      </w:r>
      <w:r w:rsidR="009B3386" w:rsidRPr="00F12846">
        <w:t xml:space="preserve"> and Report if </w:t>
      </w:r>
      <w:r w:rsidR="00AE4220" w:rsidRPr="00F12846">
        <w:t>Munitions and Explosives of Concern (</w:t>
      </w:r>
      <w:r w:rsidR="009B3386" w:rsidRPr="00F12846">
        <w:t>MEC</w:t>
      </w:r>
      <w:r w:rsidR="00AE4220" w:rsidRPr="00F12846">
        <w:t>) are</w:t>
      </w:r>
      <w:r w:rsidR="009B3386" w:rsidRPr="00F12846">
        <w:t xml:space="preserve"> encountered or suspect to have been encountered.</w:t>
      </w:r>
    </w:p>
    <w:p w14:paraId="1A386EAC" w14:textId="46A6C0BC" w:rsidR="006A0B18" w:rsidRPr="001C7A8A" w:rsidRDefault="00BB1531" w:rsidP="004649BB">
      <w:pPr>
        <w:pStyle w:val="BodyText"/>
      </w:pPr>
      <w:r w:rsidRPr="00D9006B">
        <w:t>I</w:t>
      </w:r>
      <w:r w:rsidR="00ED39CC" w:rsidRPr="00D9006B">
        <w:t xml:space="preserve">f unanticipated UXO </w:t>
      </w:r>
      <w:r w:rsidR="006124EC">
        <w:t>is</w:t>
      </w:r>
      <w:r w:rsidR="006124EC" w:rsidRPr="00D9006B">
        <w:t xml:space="preserve"> </w:t>
      </w:r>
      <w:r w:rsidR="00ED39CC" w:rsidRPr="00D9006B">
        <w:t xml:space="preserve">discovered during field activities, the Contractor </w:t>
      </w:r>
      <w:r w:rsidR="005E478C">
        <w:t xml:space="preserve">shall </w:t>
      </w:r>
      <w:r w:rsidR="00ED39CC" w:rsidRPr="00D9006B">
        <w:t xml:space="preserve">immediately stop work, </w:t>
      </w:r>
      <w:r w:rsidR="007A3E59">
        <w:t xml:space="preserve">contract base security, </w:t>
      </w:r>
      <w:r w:rsidR="00ED39CC" w:rsidRPr="00D9006B">
        <w:t xml:space="preserve">report the </w:t>
      </w:r>
      <w:r w:rsidR="00ED39CC" w:rsidRPr="003020EE">
        <w:t xml:space="preserve">discovery to </w:t>
      </w:r>
      <w:r w:rsidR="009B3386" w:rsidRPr="003020EE">
        <w:t>the</w:t>
      </w:r>
      <w:r w:rsidR="0040435F" w:rsidRPr="003020EE">
        <w:t xml:space="preserve"> </w:t>
      </w:r>
      <w:r w:rsidR="008E4338" w:rsidRPr="003020EE">
        <w:t>COR,</w:t>
      </w:r>
      <w:r w:rsidR="0040435F" w:rsidRPr="003020EE">
        <w:t xml:space="preserve"> </w:t>
      </w:r>
      <w:r w:rsidR="009B3386" w:rsidRPr="003020EE">
        <w:t xml:space="preserve">AFCEC, </w:t>
      </w:r>
      <w:r w:rsidR="0040435F" w:rsidRPr="003020EE">
        <w:t xml:space="preserve">and </w:t>
      </w:r>
      <w:r w:rsidR="00245124" w:rsidRPr="003020EE">
        <w:t>Installation POC(s)</w:t>
      </w:r>
      <w:r w:rsidR="00ED39CC" w:rsidRPr="003020EE">
        <w:t xml:space="preserve">, and implement the appropriate safety precautions. </w:t>
      </w:r>
      <w:r w:rsidR="00095F79" w:rsidRPr="003020EE">
        <w:t xml:space="preserve">If an item is suspected to be a chemical munition (liquid filled) the contractor shall call base security who will contact Base </w:t>
      </w:r>
      <w:r w:rsidR="00C17EDE">
        <w:t xml:space="preserve">Explosive </w:t>
      </w:r>
      <w:r w:rsidR="00093FC5">
        <w:t xml:space="preserve">Ordnance Disposal </w:t>
      </w:r>
      <w:r w:rsidR="00C17EDE">
        <w:t>(</w:t>
      </w:r>
      <w:r w:rsidR="00095F79" w:rsidRPr="003020EE">
        <w:t>EOD</w:t>
      </w:r>
      <w:r w:rsidR="00C17EDE">
        <w:t>)</w:t>
      </w:r>
      <w:r w:rsidR="00095F79" w:rsidRPr="003020EE">
        <w:t xml:space="preserve"> to assess the item.</w:t>
      </w:r>
      <w:r w:rsidR="00ED39CC" w:rsidRPr="003020EE">
        <w:t xml:space="preserve"> Field activities </w:t>
      </w:r>
      <w:r w:rsidR="005E478C" w:rsidRPr="003020EE">
        <w:t xml:space="preserve">shall </w:t>
      </w:r>
      <w:r w:rsidR="00ED39CC" w:rsidRPr="003020EE">
        <w:t xml:space="preserve">not continue until clearance </w:t>
      </w:r>
      <w:r w:rsidR="005E478C" w:rsidRPr="003020EE">
        <w:t>is</w:t>
      </w:r>
      <w:r w:rsidR="00ED39CC" w:rsidRPr="003020EE">
        <w:t xml:space="preserve"> received from the </w:t>
      </w:r>
      <w:r w:rsidR="008040FD" w:rsidRPr="003020EE">
        <w:t>CO/</w:t>
      </w:r>
      <w:r w:rsidR="00066EB1" w:rsidRPr="003020EE">
        <w:t>K</w:t>
      </w:r>
      <w:r w:rsidR="00ED39CC" w:rsidRPr="003020EE">
        <w:t xml:space="preserve">O.  </w:t>
      </w:r>
      <w:r w:rsidR="00CF5475" w:rsidRPr="003020EE">
        <w:t xml:space="preserve">If the Contractor anticipates working beyond the </w:t>
      </w:r>
      <w:r w:rsidR="002435B2" w:rsidRPr="003020EE">
        <w:t>P</w:t>
      </w:r>
      <w:r w:rsidR="000E4F03">
        <w:t>P</w:t>
      </w:r>
      <w:r w:rsidR="00CF5475" w:rsidRPr="003020EE">
        <w:t xml:space="preserve"> to achieve a final milestone </w:t>
      </w:r>
      <w:r w:rsidR="00986913">
        <w:t xml:space="preserve">due to unanticipated UXO, </w:t>
      </w:r>
      <w:r w:rsidR="00CF5475" w:rsidRPr="003020EE">
        <w:t xml:space="preserve">the Contractor shall submit a </w:t>
      </w:r>
      <w:r w:rsidR="00A201EF" w:rsidRPr="003020EE">
        <w:t xml:space="preserve">PP </w:t>
      </w:r>
      <w:r w:rsidR="00CF5475" w:rsidRPr="003020EE">
        <w:t xml:space="preserve">extension request to the </w:t>
      </w:r>
      <w:r w:rsidR="008040FD" w:rsidRPr="003020EE">
        <w:t>CO/</w:t>
      </w:r>
      <w:r w:rsidR="00CF5475" w:rsidRPr="003020EE">
        <w:t>KO at least 60</w:t>
      </w:r>
      <w:r w:rsidR="008F152F" w:rsidRPr="003020EE">
        <w:t xml:space="preserve"> calendar</w:t>
      </w:r>
      <w:r w:rsidR="00CF5475" w:rsidRPr="003020EE">
        <w:t xml:space="preserve"> </w:t>
      </w:r>
      <w:r w:rsidR="00CF5475" w:rsidRPr="00614529">
        <w:t xml:space="preserve">days prior to the expiration date of the </w:t>
      </w:r>
      <w:r w:rsidR="00CF5475">
        <w:t>Sub-CLIN</w:t>
      </w:r>
      <w:r w:rsidR="00CF5475" w:rsidRPr="00614529">
        <w:t>.</w:t>
      </w:r>
    </w:p>
    <w:p w14:paraId="0171ED5A" w14:textId="3A50E689" w:rsidR="00B90D7E" w:rsidRPr="004649BB" w:rsidRDefault="00395157" w:rsidP="00662645">
      <w:pPr>
        <w:pStyle w:val="Heading2"/>
      </w:pPr>
      <w:bookmarkStart w:id="112" w:name="_Toc315416546"/>
      <w:bookmarkStart w:id="113" w:name="_Toc318272130"/>
      <w:bookmarkStart w:id="114" w:name="_Toc319048144"/>
      <w:bookmarkStart w:id="115" w:name="_Toc194997590"/>
      <w:bookmarkStart w:id="116" w:name="_Toc277151443"/>
      <w:r>
        <w:t xml:space="preserve">4.10 </w:t>
      </w:r>
      <w:r w:rsidR="00D21397">
        <w:t xml:space="preserve"> </w:t>
      </w:r>
      <w:r>
        <w:t xml:space="preserve"> </w:t>
      </w:r>
      <w:r w:rsidR="005F09CC" w:rsidRPr="004649BB">
        <w:t>Permits</w:t>
      </w:r>
      <w:bookmarkEnd w:id="112"/>
      <w:bookmarkEnd w:id="113"/>
      <w:bookmarkEnd w:id="114"/>
      <w:bookmarkEnd w:id="115"/>
    </w:p>
    <w:p w14:paraId="66FDD2D8" w14:textId="04158555" w:rsidR="00526A51" w:rsidRPr="006014EF" w:rsidRDefault="00526A51" w:rsidP="006014EF">
      <w:pPr>
        <w:pStyle w:val="BodyText"/>
      </w:pPr>
      <w:r w:rsidRPr="006014EF">
        <w:t xml:space="preserve">The Contractor shall develop, coordinate, apply, comply with, and/or modify all federal, state, local, and other applicable environmental permits, access agreements, easements, licenses, and certificates required to </w:t>
      </w:r>
      <w:r w:rsidR="00BC25FA" w:rsidRPr="006014EF">
        <w:t xml:space="preserve">achieve </w:t>
      </w:r>
      <w:r w:rsidRPr="006014EF">
        <w:t>the</w:t>
      </w:r>
      <w:r w:rsidR="00BC25FA" w:rsidRPr="006014EF">
        <w:t xml:space="preserve"> </w:t>
      </w:r>
      <w:r w:rsidR="002435B2" w:rsidRPr="006014EF">
        <w:t xml:space="preserve">POs </w:t>
      </w:r>
      <w:r w:rsidRPr="006014EF">
        <w:t xml:space="preserve">of this </w:t>
      </w:r>
      <w:r w:rsidR="00631A15" w:rsidRPr="006014EF">
        <w:t>contract</w:t>
      </w:r>
      <w:r w:rsidRPr="006014EF">
        <w:t xml:space="preserve"> as detailed in </w:t>
      </w:r>
      <w:r w:rsidR="00BB1531" w:rsidRPr="006014EF">
        <w:t xml:space="preserve">Sections </w:t>
      </w:r>
      <w:r w:rsidRPr="006014EF">
        <w:t>4.</w:t>
      </w:r>
      <w:r w:rsidR="00791FB3">
        <w:t>10</w:t>
      </w:r>
      <w:r w:rsidR="00631A15" w:rsidRPr="006014EF">
        <w:t>.1 and 4.</w:t>
      </w:r>
      <w:r w:rsidR="00791FB3">
        <w:t>10</w:t>
      </w:r>
      <w:r w:rsidRPr="006014EF">
        <w:t xml:space="preserve">.2.  </w:t>
      </w:r>
      <w:r w:rsidR="000B4701">
        <w:t>T</w:t>
      </w:r>
      <w:r w:rsidRPr="006014EF">
        <w:t xml:space="preserve">he </w:t>
      </w:r>
      <w:r w:rsidR="00631A15" w:rsidRPr="006014EF">
        <w:t>AF</w:t>
      </w:r>
      <w:r w:rsidRPr="006014EF">
        <w:t xml:space="preserve"> </w:t>
      </w:r>
      <w:r w:rsidR="00D51E15">
        <w:t>has signature authority</w:t>
      </w:r>
      <w:r w:rsidR="00FE4B0E">
        <w:t xml:space="preserve"> of</w:t>
      </w:r>
      <w:r w:rsidRPr="006014EF">
        <w:t xml:space="preserve"> all easement agreements and modifications and/or renewals of new or existing permits, licenses, and certificates required under this </w:t>
      </w:r>
      <w:r w:rsidR="00631A15" w:rsidRPr="006014EF">
        <w:t>contract</w:t>
      </w:r>
      <w:r w:rsidRPr="006014EF">
        <w:t xml:space="preserve">.  The Contractor shall maintain a library of these documents at the Contractor’s site office as well as the corporate facility handling </w:t>
      </w:r>
      <w:r w:rsidR="00631A15" w:rsidRPr="006014EF">
        <w:t>this contract</w:t>
      </w:r>
      <w:r w:rsidRPr="006014EF">
        <w:t>.  The Contractor shall comply with all applicable permit conditions.</w:t>
      </w:r>
    </w:p>
    <w:p w14:paraId="215F9C75" w14:textId="0C10F82B" w:rsidR="005F09CC" w:rsidRPr="00631A15" w:rsidRDefault="00395157" w:rsidP="002E1632">
      <w:pPr>
        <w:pStyle w:val="Heading3"/>
      </w:pPr>
      <w:bookmarkStart w:id="117" w:name="_Toc194997591"/>
      <w:r>
        <w:t xml:space="preserve">4.10.1  </w:t>
      </w:r>
      <w:r w:rsidR="00D21397">
        <w:t xml:space="preserve"> </w:t>
      </w:r>
      <w:r w:rsidR="00631A15" w:rsidRPr="009F07D9">
        <w:t>Environmental Permits</w:t>
      </w:r>
      <w:bookmarkEnd w:id="117"/>
    </w:p>
    <w:p w14:paraId="22D0DB77" w14:textId="12CBB2E9" w:rsidR="00631A15" w:rsidRPr="000C0F62" w:rsidRDefault="00631A15" w:rsidP="004812FC">
      <w:pPr>
        <w:pStyle w:val="BodyText"/>
        <w:rPr>
          <w:szCs w:val="24"/>
        </w:rPr>
      </w:pPr>
      <w:r w:rsidRPr="00836022">
        <w:rPr>
          <w:szCs w:val="24"/>
        </w:rPr>
        <w:t xml:space="preserve">Pursuant to CERCLA (42 U.S.C. 9621(e)), no federal, state, or local permits shall be required for onsite removal or remedial actions.  The Contractor must consult with the </w:t>
      </w:r>
      <w:r>
        <w:rPr>
          <w:szCs w:val="24"/>
        </w:rPr>
        <w:t>AF</w:t>
      </w:r>
      <w:r w:rsidRPr="00836022">
        <w:rPr>
          <w:szCs w:val="24"/>
        </w:rPr>
        <w:t xml:space="preserve"> prior to obtaining environmental permits for </w:t>
      </w:r>
      <w:r w:rsidR="00BF400C">
        <w:rPr>
          <w:szCs w:val="24"/>
        </w:rPr>
        <w:t xml:space="preserve">all </w:t>
      </w:r>
      <w:r w:rsidRPr="00836022">
        <w:rPr>
          <w:szCs w:val="24"/>
        </w:rPr>
        <w:t>on</w:t>
      </w:r>
      <w:r w:rsidR="00BF400C">
        <w:rPr>
          <w:szCs w:val="24"/>
        </w:rPr>
        <w:t>-</w:t>
      </w:r>
      <w:r w:rsidRPr="00836022">
        <w:rPr>
          <w:szCs w:val="24"/>
        </w:rPr>
        <w:t xml:space="preserve">site </w:t>
      </w:r>
      <w:r w:rsidR="00BF400C">
        <w:rPr>
          <w:szCs w:val="24"/>
        </w:rPr>
        <w:t xml:space="preserve">and off-site </w:t>
      </w:r>
      <w:r w:rsidRPr="00836022">
        <w:rPr>
          <w:szCs w:val="24"/>
        </w:rPr>
        <w:t xml:space="preserve">CERCLA activities. </w:t>
      </w:r>
      <w:r>
        <w:rPr>
          <w:szCs w:val="24"/>
        </w:rPr>
        <w:t xml:space="preserve"> </w:t>
      </w:r>
      <w:r w:rsidRPr="00836022">
        <w:rPr>
          <w:szCs w:val="24"/>
        </w:rPr>
        <w:t xml:space="preserve">For non-CERCLA restoration sites, the Contractor shall assist the </w:t>
      </w:r>
      <w:r>
        <w:rPr>
          <w:szCs w:val="24"/>
        </w:rPr>
        <w:t>AF</w:t>
      </w:r>
      <w:r w:rsidRPr="00836022">
        <w:rPr>
          <w:szCs w:val="24"/>
        </w:rPr>
        <w:t xml:space="preserve"> to comply with all applicable permit conditions including </w:t>
      </w:r>
      <w:r w:rsidR="005050B5">
        <w:rPr>
          <w:szCs w:val="24"/>
        </w:rPr>
        <w:t xml:space="preserve">permit modification requirements and </w:t>
      </w:r>
      <w:r w:rsidRPr="00836022">
        <w:rPr>
          <w:szCs w:val="24"/>
        </w:rPr>
        <w:t xml:space="preserve">payment of permit fees.  If the Contractor has any question whether a particular permit may or may not be required, the Contractor shall consult with the </w:t>
      </w:r>
      <w:r w:rsidRPr="000C0F62">
        <w:rPr>
          <w:szCs w:val="24"/>
        </w:rPr>
        <w:t>AF prior to obtaining the permit.  The Contractor shall be responsible for reviewing and responding to site</w:t>
      </w:r>
      <w:r w:rsidR="00AE788E" w:rsidRPr="000C0F62">
        <w:rPr>
          <w:szCs w:val="24"/>
        </w:rPr>
        <w:t>-</w:t>
      </w:r>
      <w:r w:rsidRPr="000C0F62">
        <w:rPr>
          <w:szCs w:val="24"/>
        </w:rPr>
        <w:t xml:space="preserve">specific underground utility locating systems request tickets, or other dig permit requests, requiring the identification of subsurface appurtenances and utilities associated with the remediation systems included in this contract.  If the Contractor obtains environmental permits, it is responsible for implementing and paying for them.  Utility location ticket requests will be sent to the </w:t>
      </w:r>
      <w:proofErr w:type="gramStart"/>
      <w:r w:rsidRPr="000C0F62">
        <w:rPr>
          <w:szCs w:val="24"/>
        </w:rPr>
        <w:t>Contractor</w:t>
      </w:r>
      <w:proofErr w:type="gramEnd"/>
      <w:r w:rsidRPr="000C0F62">
        <w:rPr>
          <w:szCs w:val="24"/>
        </w:rPr>
        <w:t xml:space="preserve"> and the Contractor will be required to review, respond, and address all location requirements in accordance with state law and regulations.  The Contractor shall maintain all records pertaining to location requests.</w:t>
      </w:r>
    </w:p>
    <w:p w14:paraId="6E645B05" w14:textId="419BC8EC" w:rsidR="005F09CC" w:rsidRPr="000C0F62" w:rsidRDefault="00395157" w:rsidP="002E1632">
      <w:pPr>
        <w:pStyle w:val="Heading3"/>
      </w:pPr>
      <w:bookmarkStart w:id="118" w:name="_Toc194997592"/>
      <w:r w:rsidRPr="000C0F62">
        <w:t xml:space="preserve">4.10.2 </w:t>
      </w:r>
      <w:r w:rsidR="005F09CC" w:rsidRPr="000C0F62">
        <w:t>Rights of Access to Non-</w:t>
      </w:r>
      <w:r w:rsidR="002614EB" w:rsidRPr="000C0F62">
        <w:t>AF</w:t>
      </w:r>
      <w:r w:rsidR="005F09CC" w:rsidRPr="000C0F62">
        <w:t xml:space="preserve"> Real Property</w:t>
      </w:r>
      <w:bookmarkEnd w:id="118"/>
    </w:p>
    <w:bookmarkEnd w:id="116"/>
    <w:p w14:paraId="2241C7AB" w14:textId="40737836" w:rsidR="005F09CC" w:rsidRDefault="005F09CC" w:rsidP="004812FC">
      <w:pPr>
        <w:pStyle w:val="BodyText"/>
      </w:pPr>
      <w:r w:rsidRPr="000C0F62">
        <w:t xml:space="preserve">The Contractor shall prepare documents using </w:t>
      </w:r>
      <w:r w:rsidR="002614EB" w:rsidRPr="000C0F62">
        <w:t>AF</w:t>
      </w:r>
      <w:r w:rsidR="00B11C98" w:rsidRPr="000C0F62">
        <w:t>-</w:t>
      </w:r>
      <w:r w:rsidRPr="000C0F62">
        <w:t xml:space="preserve">provided templates, pay the rent and associated expenses for the </w:t>
      </w:r>
      <w:r w:rsidR="002614EB" w:rsidRPr="000C0F62">
        <w:t>AF</w:t>
      </w:r>
      <w:r w:rsidRPr="000C0F62">
        <w:t xml:space="preserve"> to maintain or modify existing rights of access, or to acquire new rights of access, to non-</w:t>
      </w:r>
      <w:r w:rsidR="002614EB" w:rsidRPr="000C0F62">
        <w:t>AF</w:t>
      </w:r>
      <w:r w:rsidRPr="000C0F62">
        <w:t xml:space="preserve"> land which the Contractor needs to satisfy the</w:t>
      </w:r>
      <w:r w:rsidR="007D0709" w:rsidRPr="000C0F62">
        <w:t xml:space="preserve"> </w:t>
      </w:r>
      <w:r w:rsidR="002435B2" w:rsidRPr="000C0F62">
        <w:t xml:space="preserve">POs </w:t>
      </w:r>
      <w:r w:rsidRPr="000C0F62">
        <w:t xml:space="preserve">of this </w:t>
      </w:r>
      <w:r w:rsidR="00BB288B" w:rsidRPr="000C0F62">
        <w:t>contract</w:t>
      </w:r>
      <w:r w:rsidRPr="000C0F62">
        <w:t xml:space="preserve">.  </w:t>
      </w:r>
      <w:r w:rsidR="00D04A75" w:rsidRPr="000C0F62">
        <w:t xml:space="preserve">On the AF’s behalf, the designated </w:t>
      </w:r>
      <w:r w:rsidR="00C96AAF" w:rsidRPr="000C0F62">
        <w:t xml:space="preserve">Installation </w:t>
      </w:r>
      <w:r w:rsidR="00D04A75" w:rsidRPr="000C0F62">
        <w:t xml:space="preserve">official </w:t>
      </w:r>
      <w:r w:rsidRPr="000C0F62">
        <w:t xml:space="preserve">will negotiate and sign the documents to </w:t>
      </w:r>
      <w:r w:rsidRPr="000C0F62">
        <w:lastRenderedPageBreak/>
        <w:t xml:space="preserve">obtain or modify the necessary rights of access with technical assistance from the Contractor.  Based on the stated right of access needs of the Contractor, the </w:t>
      </w:r>
      <w:r w:rsidR="002614EB" w:rsidRPr="000C0F62">
        <w:t>AF</w:t>
      </w:r>
      <w:r w:rsidRPr="000C0F62">
        <w:t xml:space="preserve"> will decide which type of right of access (e.g., right of entry, license, easement, lease, or fee acquisition) will be obtained.  Technical assistance expected or that may be requested by the </w:t>
      </w:r>
      <w:r w:rsidR="002614EB" w:rsidRPr="000C0F62">
        <w:t>AF</w:t>
      </w:r>
      <w:r w:rsidRPr="000C0F62">
        <w:t xml:space="preserve"> from the Contractor for rights of access include</w:t>
      </w:r>
      <w:r w:rsidR="009E4598" w:rsidRPr="000C0F62">
        <w:t xml:space="preserve"> </w:t>
      </w:r>
      <w:r w:rsidRPr="000C0F62">
        <w:t>description of the amount of real property on which access</w:t>
      </w:r>
      <w:r w:rsidRPr="00D12289">
        <w:t xml:space="preserve"> is being sought, provision of property surveys, title searches</w:t>
      </w:r>
      <w:r w:rsidR="00AE788E">
        <w:t>,</w:t>
      </w:r>
      <w:r w:rsidRPr="00D12289">
        <w:t xml:space="preserve"> and title insurance (necessary only for easements, leases for greater than 30 years, or fee acquisitions), environmental site due diligence, appraisals of fair market value, amount of expected intrusion on the property or property disturbance, cost estimates of restoring property to its original condition after access is no longer needed, and potential technical witness testimony in the event the </w:t>
      </w:r>
      <w:r w:rsidR="002614EB" w:rsidRPr="00D12289">
        <w:t>AF</w:t>
      </w:r>
      <w:r w:rsidRPr="00D12289">
        <w:t xml:space="preserve"> must pursue involuntary condemnation through the U.S. Department of Justice in state or federal court.  Payment of associated expenses </w:t>
      </w:r>
      <w:r w:rsidR="00321B21" w:rsidRPr="00D12289">
        <w:t>includes costs</w:t>
      </w:r>
      <w:r w:rsidRPr="00D12289">
        <w:t xml:space="preserve"> associated with providing the aforementioned technical assistance, fees for recordation of real property documents associated with acquiring the right(s) of access, costs for payment of or restoring property damage resulting from Contractor's activities on the property on which the right(s) of access were acquired, costs for obtaining "dig safe" or "utility clearance" approvals from appropriate utility and governmental entities, and costs for notifying or communicating with affected property owners regarding rights of access.</w:t>
      </w:r>
    </w:p>
    <w:p w14:paraId="106A5F7A" w14:textId="77777777" w:rsidR="006229F0" w:rsidRDefault="006229F0" w:rsidP="00BE40FA">
      <w:pPr>
        <w:pStyle w:val="List3"/>
        <w:numPr>
          <w:ilvl w:val="0"/>
          <w:numId w:val="0"/>
        </w:numPr>
      </w:pPr>
      <w:r>
        <w:t>Maintaining Right of Entry (ROE) access agreements as part of the off-base plume dynamics at Shaw AFB sites OT016, SS035, SS036.</w:t>
      </w:r>
    </w:p>
    <w:p w14:paraId="5BDD950C" w14:textId="79FF570A" w:rsidR="006229F0" w:rsidRDefault="006229F0" w:rsidP="00864FE8">
      <w:pPr>
        <w:tabs>
          <w:tab w:val="left" w:pos="270"/>
        </w:tabs>
        <w:spacing w:after="120"/>
        <w:ind w:left="360" w:hanging="270"/>
      </w:pPr>
      <w:r w:rsidRPr="00761E81">
        <w:t>•</w:t>
      </w:r>
      <w:r w:rsidRPr="00761E81">
        <w:tab/>
      </w:r>
      <w:r w:rsidR="00864FE8">
        <w:t xml:space="preserve"> </w:t>
      </w:r>
      <w:r w:rsidRPr="00761E81">
        <w:t>The Contractor shall support off-base land use controls (LUCs) to include annual notice letters to approximately 130 property owners, Quarterly review of property records for property transfers. Contact local drillers and SCDES Private Well Program for new well installations within area of concern. Evaluate annual sampling data to determine plume dynamics and to delineate the plume area of concern. Addition or deletion of parcels located within the plume area may vary each year using well records and produced quarterly.</w:t>
      </w:r>
    </w:p>
    <w:p w14:paraId="447DAC25" w14:textId="19AE4FC0" w:rsidR="006229F0" w:rsidRPr="00864FE8" w:rsidRDefault="006229F0" w:rsidP="0062153C">
      <w:pPr>
        <w:pStyle w:val="BodyText"/>
        <w:ind w:left="360" w:hanging="270"/>
        <w:rPr>
          <w:szCs w:val="24"/>
        </w:rPr>
      </w:pPr>
      <w:r w:rsidRPr="00864FE8">
        <w:rPr>
          <w:szCs w:val="24"/>
        </w:rPr>
        <w:t>•</w:t>
      </w:r>
      <w:r w:rsidR="00BE40FA" w:rsidRPr="00864FE8">
        <w:rPr>
          <w:szCs w:val="24"/>
        </w:rPr>
        <w:t xml:space="preserve">   </w:t>
      </w:r>
      <w:del w:id="119" w:author="RODRIGUEZ, ADAM R CTR USAF AFMC AFCEC/CZR" w:date="2026-02-12T15:21:00Z" w16du:dateUtc="2026-02-12T21:21:00Z">
        <w:r w:rsidR="00BE40FA" w:rsidRPr="00864FE8" w:rsidDel="00162154">
          <w:rPr>
            <w:szCs w:val="24"/>
          </w:rPr>
          <w:delText xml:space="preserve"> </w:delText>
        </w:r>
      </w:del>
      <w:del w:id="120" w:author="RODRIGUEZ, ADAM R CTR USAF AFMC AFCEC/CZR" w:date="2026-02-12T12:53:00Z" w16du:dateUtc="2026-02-12T18:53:00Z">
        <w:r w:rsidRPr="00864FE8" w:rsidDel="00A00FB7">
          <w:rPr>
            <w:szCs w:val="24"/>
          </w:rPr>
          <w:delText xml:space="preserve">US Army Corps of Engineers (USACE) Savannah executes </w:delText>
        </w:r>
      </w:del>
      <w:ins w:id="121" w:author="RODRIGUEZ, ADAM R CTR USAF AFMC AFCEC/CZR" w:date="2026-02-12T12:53:00Z" w16du:dateUtc="2026-02-12T18:53:00Z">
        <w:r w:rsidR="00A855CB">
          <w:rPr>
            <w:szCs w:val="24"/>
          </w:rPr>
          <w:t>P</w:t>
        </w:r>
      </w:ins>
      <w:del w:id="122" w:author="RODRIGUEZ, ADAM R CTR USAF AFMC AFCEC/CZR" w:date="2026-02-12T12:53:00Z" w16du:dateUtc="2026-02-12T18:53:00Z">
        <w:r w:rsidRPr="00864FE8" w:rsidDel="00A855CB">
          <w:rPr>
            <w:szCs w:val="24"/>
          </w:rPr>
          <w:delText>p</w:delText>
        </w:r>
      </w:del>
      <w:r w:rsidRPr="00864FE8">
        <w:rPr>
          <w:szCs w:val="24"/>
        </w:rPr>
        <w:t>rivate parcel access agreements</w:t>
      </w:r>
      <w:ins w:id="123" w:author="RODRIGUEZ, ADAM R CTR USAF AFMC AFCEC/CZR" w:date="2026-02-12T12:53:00Z" w16du:dateUtc="2026-02-12T18:53:00Z">
        <w:r w:rsidR="00A00FB7">
          <w:rPr>
            <w:szCs w:val="24"/>
          </w:rPr>
          <w:t xml:space="preserve"> exist to access</w:t>
        </w:r>
      </w:ins>
      <w:del w:id="124" w:author="RODRIGUEZ, ADAM R CTR USAF AFMC AFCEC/CZR" w:date="2026-02-12T12:53:00Z" w16du:dateUtc="2026-02-12T18:53:00Z">
        <w:r w:rsidRPr="00864FE8" w:rsidDel="00A00FB7">
          <w:rPr>
            <w:szCs w:val="24"/>
          </w:rPr>
          <w:delText xml:space="preserve"> (AAs) for 40 – 60</w:delText>
        </w:r>
      </w:del>
      <w:r w:rsidRPr="00864FE8">
        <w:rPr>
          <w:szCs w:val="24"/>
        </w:rPr>
        <w:t xml:space="preserve"> off base monitoring wells.</w:t>
      </w:r>
      <w:del w:id="125" w:author="RODRIGUEZ, ADAM R CTR USAF AFMC AFCEC/CZR" w:date="2026-02-12T12:54:00Z" w16du:dateUtc="2026-02-12T18:54:00Z">
        <w:r w:rsidRPr="00864FE8" w:rsidDel="00E1339F">
          <w:rPr>
            <w:szCs w:val="24"/>
          </w:rPr>
          <w:delText xml:space="preserve">  The easements allow the ORC Contractor to access the wells.</w:delText>
        </w:r>
      </w:del>
      <w:r w:rsidRPr="00864FE8">
        <w:rPr>
          <w:szCs w:val="24"/>
        </w:rPr>
        <w:t xml:space="preserve">  Although the ORC Contractor is not responsible for executing/maintaining the AAs they may be required to provide input to the easement process (ex., data on well locations for each parcel, maps, drawings, figures, surveys, etc.).</w:t>
      </w:r>
    </w:p>
    <w:p w14:paraId="1B3F13BA" w14:textId="6D699E1E" w:rsidR="006A0B18" w:rsidRPr="006014EF" w:rsidRDefault="00395157" w:rsidP="00662645">
      <w:pPr>
        <w:pStyle w:val="Heading2"/>
      </w:pPr>
      <w:bookmarkStart w:id="126" w:name="_Toc277151444"/>
      <w:bookmarkStart w:id="127" w:name="_Toc307216720"/>
      <w:bookmarkStart w:id="128" w:name="_Toc318272131"/>
      <w:bookmarkStart w:id="129" w:name="_Toc319048145"/>
      <w:bookmarkStart w:id="130" w:name="_Toc194997593"/>
      <w:r>
        <w:t xml:space="preserve">4.11  </w:t>
      </w:r>
      <w:r w:rsidR="00D21397">
        <w:t xml:space="preserve"> </w:t>
      </w:r>
      <w:r w:rsidR="00ED39CC" w:rsidRPr="006014EF">
        <w:t>Photo Documentation</w:t>
      </w:r>
      <w:bookmarkEnd w:id="126"/>
      <w:bookmarkEnd w:id="127"/>
      <w:bookmarkEnd w:id="128"/>
      <w:bookmarkEnd w:id="129"/>
      <w:bookmarkEnd w:id="130"/>
    </w:p>
    <w:p w14:paraId="2047DA40" w14:textId="1E6BB54C" w:rsidR="006A0B18" w:rsidRPr="00D12289" w:rsidRDefault="00ED39CC" w:rsidP="006014EF">
      <w:pPr>
        <w:pStyle w:val="BodyText"/>
      </w:pPr>
      <w:r w:rsidRPr="00D12289">
        <w:t xml:space="preserve">The Contractor shall prepare digital photographic documentation, as required to </w:t>
      </w:r>
      <w:r w:rsidR="00BC25FA" w:rsidRPr="00D12289">
        <w:t xml:space="preserve">achieve </w:t>
      </w:r>
      <w:r w:rsidRPr="00D12289">
        <w:t xml:space="preserve">the </w:t>
      </w:r>
      <w:r w:rsidR="002435B2">
        <w:t xml:space="preserve">POs </w:t>
      </w:r>
      <w:r w:rsidRPr="00D12289">
        <w:t xml:space="preserve">of this </w:t>
      </w:r>
      <w:r w:rsidR="00BB288B" w:rsidRPr="00D12289">
        <w:t>contract</w:t>
      </w:r>
      <w:r w:rsidRPr="00D12289">
        <w:t xml:space="preserve">.  The Contractor shall </w:t>
      </w:r>
      <w:r w:rsidR="00CD60F0">
        <w:t>limit</w:t>
      </w:r>
      <w:r w:rsidR="00CD60F0" w:rsidRPr="00D12289">
        <w:t xml:space="preserve"> </w:t>
      </w:r>
      <w:r w:rsidRPr="00D12289">
        <w:t xml:space="preserve">photographic documentation of site(s) </w:t>
      </w:r>
      <w:r w:rsidR="00CD60F0">
        <w:t>to</w:t>
      </w:r>
      <w:r w:rsidR="00CD60F0" w:rsidRPr="00D12289">
        <w:t xml:space="preserve"> </w:t>
      </w:r>
      <w:r w:rsidRPr="00D12289">
        <w:t xml:space="preserve">building(s) under investigation, field activities, and sample locations.  </w:t>
      </w:r>
      <w:r w:rsidR="00CD60F0">
        <w:t xml:space="preserve">Photographs containing AF personnel, mission-critical assets, or that could reveal troop movements are not permitted. </w:t>
      </w:r>
      <w:r w:rsidRPr="00D12289">
        <w:t xml:space="preserve">Photography of any kind </w:t>
      </w:r>
      <w:r w:rsidR="00B90D7E" w:rsidRPr="00D12289">
        <w:t xml:space="preserve">shall </w:t>
      </w:r>
      <w:r w:rsidRPr="00D12289">
        <w:t xml:space="preserve">be coordinated through the COR and </w:t>
      </w:r>
      <w:r w:rsidR="00446C11">
        <w:t>I</w:t>
      </w:r>
      <w:r w:rsidR="00446C11" w:rsidRPr="00D12289">
        <w:t xml:space="preserve">nstallation </w:t>
      </w:r>
      <w:r w:rsidRPr="00D12289">
        <w:t>POC.</w:t>
      </w:r>
    </w:p>
    <w:p w14:paraId="4E543DD1" w14:textId="3EBCD6FE" w:rsidR="00900C1C" w:rsidRPr="006014EF" w:rsidRDefault="00395157" w:rsidP="00662645">
      <w:pPr>
        <w:pStyle w:val="Heading2"/>
      </w:pPr>
      <w:bookmarkStart w:id="131" w:name="_Toc307216721"/>
      <w:bookmarkStart w:id="132" w:name="_Toc277151445"/>
      <w:bookmarkStart w:id="133" w:name="_Toc307216722"/>
      <w:bookmarkStart w:id="134" w:name="_Toc318272132"/>
      <w:bookmarkStart w:id="135" w:name="_Toc319048146"/>
      <w:bookmarkStart w:id="136" w:name="_Toc194997594"/>
      <w:bookmarkEnd w:id="131"/>
      <w:r>
        <w:t xml:space="preserve">4.12  </w:t>
      </w:r>
      <w:r w:rsidR="00D21397">
        <w:t xml:space="preserve"> </w:t>
      </w:r>
      <w:r w:rsidR="00ED39CC" w:rsidRPr="006014EF">
        <w:t>Remote and/or Austere Sites</w:t>
      </w:r>
      <w:bookmarkEnd w:id="132"/>
      <w:bookmarkEnd w:id="133"/>
      <w:bookmarkEnd w:id="134"/>
      <w:bookmarkEnd w:id="135"/>
      <w:bookmarkEnd w:id="136"/>
    </w:p>
    <w:p w14:paraId="3C1DFC60" w14:textId="59A45423" w:rsidR="002D6973" w:rsidRPr="00D12289" w:rsidRDefault="00DB7D6D" w:rsidP="006014EF">
      <w:pPr>
        <w:pStyle w:val="BodyText"/>
      </w:pPr>
      <w:bookmarkStart w:id="137" w:name="_Toc307216723"/>
      <w:bookmarkEnd w:id="137"/>
      <w:r w:rsidRPr="00AC2BA4">
        <w:t>NOT APPLICABLE</w:t>
      </w:r>
    </w:p>
    <w:p w14:paraId="5ACDD7AB" w14:textId="6041388D" w:rsidR="006A0B18" w:rsidRPr="006014EF" w:rsidRDefault="00395157" w:rsidP="00662645">
      <w:pPr>
        <w:pStyle w:val="Heading2"/>
      </w:pPr>
      <w:bookmarkStart w:id="138" w:name="_Toc277151446"/>
      <w:bookmarkStart w:id="139" w:name="_Toc307216724"/>
      <w:bookmarkStart w:id="140" w:name="_Toc318272133"/>
      <w:bookmarkStart w:id="141" w:name="_Toc319048147"/>
      <w:bookmarkStart w:id="142" w:name="_Toc194997595"/>
      <w:r>
        <w:t xml:space="preserve">4.13  </w:t>
      </w:r>
      <w:r w:rsidR="00D21397">
        <w:t xml:space="preserve"> </w:t>
      </w:r>
      <w:r w:rsidR="00ED39CC" w:rsidRPr="006014EF">
        <w:t>Site Access</w:t>
      </w:r>
      <w:bookmarkEnd w:id="138"/>
      <w:bookmarkEnd w:id="139"/>
      <w:bookmarkEnd w:id="140"/>
      <w:bookmarkEnd w:id="141"/>
      <w:bookmarkEnd w:id="142"/>
    </w:p>
    <w:p w14:paraId="5A3B35E2" w14:textId="78898590" w:rsidR="00144DE1" w:rsidRPr="00D12289" w:rsidRDefault="00ED39CC" w:rsidP="006014EF">
      <w:pPr>
        <w:pStyle w:val="BodyText"/>
      </w:pPr>
      <w:r w:rsidRPr="00D12289">
        <w:t>The Contractor shall obtain and monitor assigned security badges</w:t>
      </w:r>
      <w:r w:rsidR="009E4598" w:rsidRPr="00D12289">
        <w:t>,</w:t>
      </w:r>
      <w:r w:rsidRPr="00D12289">
        <w:t xml:space="preserve"> Common Access Cards (</w:t>
      </w:r>
      <w:r w:rsidR="008E4338" w:rsidRPr="00D12289">
        <w:t>CACs),</w:t>
      </w:r>
      <w:r w:rsidR="009E4598" w:rsidRPr="00D12289">
        <w:t xml:space="preserve"> and passes</w:t>
      </w:r>
      <w:r w:rsidRPr="00D12289">
        <w:t xml:space="preserve"> used by </w:t>
      </w:r>
      <w:r w:rsidR="00B70708" w:rsidRPr="00D12289">
        <w:t>all applicable</w:t>
      </w:r>
      <w:r w:rsidRPr="00D12289">
        <w:t xml:space="preserve"> personnel for the duration of this </w:t>
      </w:r>
      <w:r w:rsidR="00BB288B" w:rsidRPr="00D12289">
        <w:t>contract</w:t>
      </w:r>
      <w:r w:rsidRPr="00D12289">
        <w:t xml:space="preserve">.  All security badges, CACs and passes shall be returned to the </w:t>
      </w:r>
      <w:r w:rsidR="00446C11">
        <w:t>I</w:t>
      </w:r>
      <w:r w:rsidR="00446C11" w:rsidRPr="00D12289">
        <w:t xml:space="preserve">nstallation </w:t>
      </w:r>
      <w:r w:rsidRPr="00D12289">
        <w:t>POC</w:t>
      </w:r>
      <w:r w:rsidR="00B90D7E" w:rsidRPr="00D12289">
        <w:t xml:space="preserve"> </w:t>
      </w:r>
      <w:r w:rsidRPr="00D12289">
        <w:t xml:space="preserve">upon expiration of </w:t>
      </w:r>
      <w:r w:rsidRPr="00D12289">
        <w:lastRenderedPageBreak/>
        <w:t>the badge/CAC</w:t>
      </w:r>
      <w:r w:rsidR="009E4598" w:rsidRPr="00D12289">
        <w:t>/pass</w:t>
      </w:r>
      <w:r w:rsidRPr="00D12289">
        <w:t>, upon completion of the project, or when possession of the badge/CAC</w:t>
      </w:r>
      <w:r w:rsidR="009E4598" w:rsidRPr="00D12289">
        <w:t>/pass</w:t>
      </w:r>
      <w:r w:rsidRPr="00D12289">
        <w:t xml:space="preserve"> is no longer necessary (e.g., upon removal of </w:t>
      </w:r>
      <w:r w:rsidR="00883B03">
        <w:t>Contractor</w:t>
      </w:r>
      <w:r w:rsidRPr="00D12289">
        <w:t xml:space="preserve"> personnel from specific projects).</w:t>
      </w:r>
    </w:p>
    <w:p w14:paraId="05F66FF3" w14:textId="77777777" w:rsidR="00F16DDE" w:rsidRPr="00D12289" w:rsidRDefault="00ED39CC" w:rsidP="006014EF">
      <w:pPr>
        <w:pStyle w:val="BodyText"/>
      </w:pPr>
      <w:r w:rsidRPr="00D12289">
        <w:t xml:space="preserve">Additional access or security requirements/limitations that may impact </w:t>
      </w:r>
      <w:r w:rsidR="00CE5616" w:rsidRPr="00D12289">
        <w:t xml:space="preserve">scheduling are provided below.  </w:t>
      </w:r>
      <w:r w:rsidRPr="00D12289">
        <w:t>Advance coordination for site access is required as follows:</w:t>
      </w:r>
    </w:p>
    <w:p w14:paraId="041A5F54" w14:textId="77777777" w:rsidR="00F14AF1" w:rsidRPr="006014EF" w:rsidRDefault="00F14AF1" w:rsidP="00FB7EFD">
      <w:pPr>
        <w:pStyle w:val="BodyText"/>
        <w:numPr>
          <w:ilvl w:val="0"/>
          <w:numId w:val="30"/>
        </w:numPr>
      </w:pPr>
      <w:r>
        <w:t>OT016B, SS015, SS035 require flightline training, permissions, and/or notifications.</w:t>
      </w:r>
    </w:p>
    <w:p w14:paraId="3436443F" w14:textId="7A822FFC" w:rsidR="00671C1A" w:rsidRPr="006014EF" w:rsidRDefault="00B15A8D" w:rsidP="00FB7EFD">
      <w:pPr>
        <w:pStyle w:val="BodyText"/>
        <w:numPr>
          <w:ilvl w:val="0"/>
          <w:numId w:val="30"/>
        </w:numPr>
      </w:pPr>
      <w:r>
        <w:t xml:space="preserve">DLA Sites </w:t>
      </w:r>
      <w:r w:rsidR="001201F3">
        <w:t>SWMU98</w:t>
      </w:r>
      <w:r>
        <w:t xml:space="preserve"> and </w:t>
      </w:r>
      <w:r w:rsidR="001201F3">
        <w:t>SWMU 99</w:t>
      </w:r>
      <w:r>
        <w:t xml:space="preserve"> require </w:t>
      </w:r>
      <w:r w:rsidR="001201F3">
        <w:t>flightline</w:t>
      </w:r>
      <w:r>
        <w:t xml:space="preserve"> training, permissions, and</w:t>
      </w:r>
      <w:r w:rsidR="002E1B4F">
        <w:t>/or</w:t>
      </w:r>
      <w:r>
        <w:t xml:space="preserve"> notifications</w:t>
      </w:r>
      <w:r w:rsidR="00656BFC">
        <w:t>.</w:t>
      </w:r>
    </w:p>
    <w:p w14:paraId="693E7346" w14:textId="1ABBC92C" w:rsidR="006A0B18" w:rsidRPr="006014EF" w:rsidRDefault="00395157" w:rsidP="00662645">
      <w:pPr>
        <w:pStyle w:val="Heading2"/>
      </w:pPr>
      <w:bookmarkStart w:id="143" w:name="_Toc277151447"/>
      <w:bookmarkStart w:id="144" w:name="_Toc307216725"/>
      <w:bookmarkStart w:id="145" w:name="_Toc318272134"/>
      <w:bookmarkStart w:id="146" w:name="_Toc319048148"/>
      <w:bookmarkStart w:id="147" w:name="_Toc194997596"/>
      <w:r>
        <w:t xml:space="preserve">4.14  </w:t>
      </w:r>
      <w:r w:rsidR="00D21397">
        <w:t xml:space="preserve"> </w:t>
      </w:r>
      <w:r w:rsidR="00ED39CC" w:rsidRPr="006014EF">
        <w:t>Worksite Activities and Coordination</w:t>
      </w:r>
      <w:bookmarkEnd w:id="143"/>
      <w:bookmarkEnd w:id="144"/>
      <w:bookmarkEnd w:id="145"/>
      <w:bookmarkEnd w:id="146"/>
      <w:bookmarkEnd w:id="147"/>
    </w:p>
    <w:p w14:paraId="79028E55" w14:textId="5C219F44" w:rsidR="006A0B18" w:rsidRPr="006014EF" w:rsidRDefault="00395157" w:rsidP="002E1632">
      <w:pPr>
        <w:pStyle w:val="Heading3"/>
      </w:pPr>
      <w:bookmarkStart w:id="148" w:name="_Toc277151448"/>
      <w:bookmarkStart w:id="149" w:name="_Toc307216726"/>
      <w:bookmarkStart w:id="150" w:name="_Toc318272135"/>
      <w:bookmarkStart w:id="151" w:name="_Toc319048149"/>
      <w:bookmarkStart w:id="152" w:name="_Toc194997597"/>
      <w:r>
        <w:t xml:space="preserve">4.14.1 </w:t>
      </w:r>
      <w:r w:rsidR="00ED39CC" w:rsidRPr="006014EF">
        <w:t>Coordination of Activities</w:t>
      </w:r>
      <w:bookmarkEnd w:id="148"/>
      <w:bookmarkEnd w:id="149"/>
      <w:bookmarkEnd w:id="150"/>
      <w:bookmarkEnd w:id="151"/>
      <w:bookmarkEnd w:id="152"/>
    </w:p>
    <w:p w14:paraId="1A63C001" w14:textId="109A05F6" w:rsidR="00541744" w:rsidRPr="00B62CF6" w:rsidRDefault="00ED39CC" w:rsidP="00481D79">
      <w:pPr>
        <w:pStyle w:val="BodyText"/>
        <w:rPr>
          <w:b/>
        </w:rPr>
      </w:pPr>
      <w:r w:rsidRPr="00D12289">
        <w:t xml:space="preserve">The Contractor shall </w:t>
      </w:r>
      <w:r w:rsidRPr="00B62CF6">
        <w:t xml:space="preserve">coordinate worksite activities with all applicable personnel to ensure the protection of human health and the environment; the prevention of damage to property, utilities, materials, supplies, and equipment; and the avoidance of work interruptions. </w:t>
      </w:r>
      <w:r w:rsidR="00B11C98" w:rsidRPr="00B62CF6">
        <w:t xml:space="preserve"> </w:t>
      </w:r>
      <w:r w:rsidRPr="00B62CF6">
        <w:t>The Contractor shall provide security to work areas</w:t>
      </w:r>
      <w:r w:rsidR="00D401C3" w:rsidRPr="00B62CF6">
        <w:t>, if needed</w:t>
      </w:r>
      <w:r w:rsidR="004329D7" w:rsidRPr="00B62CF6">
        <w:t>.</w:t>
      </w:r>
      <w:r w:rsidRPr="00B62CF6">
        <w:t xml:space="preserve"> </w:t>
      </w:r>
      <w:r w:rsidR="00025713" w:rsidRPr="00B62CF6">
        <w:t xml:space="preserve">The </w:t>
      </w:r>
      <w:r w:rsidR="00A43A9C" w:rsidRPr="00B62CF6">
        <w:t>C</w:t>
      </w:r>
      <w:r w:rsidR="00025713" w:rsidRPr="00B62CF6">
        <w:t>ontractor</w:t>
      </w:r>
      <w:r w:rsidRPr="00B62CF6">
        <w:t xml:space="preserve"> shall perform emergency response to situations arising from project activities. </w:t>
      </w:r>
      <w:r w:rsidR="00B11C98" w:rsidRPr="00B62CF6">
        <w:t xml:space="preserve"> </w:t>
      </w:r>
      <w:r w:rsidRPr="00B62CF6">
        <w:t xml:space="preserve">The Contractor shall perform emergency repairs to facilities, systems, improvements, or utilities damaged in the course of executing </w:t>
      </w:r>
      <w:r w:rsidR="006C4EE5" w:rsidRPr="00B62CF6">
        <w:t xml:space="preserve">the </w:t>
      </w:r>
      <w:r w:rsidR="00BB288B" w:rsidRPr="00B62CF6">
        <w:t>contract</w:t>
      </w:r>
      <w:r w:rsidRPr="00B62CF6">
        <w:t xml:space="preserve"> requirements.  The Contractor shall comply with all local, state, </w:t>
      </w:r>
      <w:r w:rsidR="008E4338" w:rsidRPr="00B62CF6">
        <w:t>federal,</w:t>
      </w:r>
      <w:r w:rsidRPr="00B62CF6">
        <w:t xml:space="preserve"> and military law and guidance covering security activities.  The Contractor </w:t>
      </w:r>
      <w:r w:rsidR="006C4EE5" w:rsidRPr="00B62CF6">
        <w:t xml:space="preserve">shall </w:t>
      </w:r>
      <w:r w:rsidRPr="00B62CF6">
        <w:t>comply with Occupational Safety and Health Administration (OSHA) safety and health regulations and local safety office requirements.  The Contractor is required to provide the</w:t>
      </w:r>
      <w:r w:rsidR="001C272D" w:rsidRPr="00B62CF6">
        <w:t xml:space="preserve"> </w:t>
      </w:r>
      <w:r w:rsidR="00066EB1" w:rsidRPr="00B62CF6">
        <w:t>K</w:t>
      </w:r>
      <w:r w:rsidRPr="00B62CF6">
        <w:t xml:space="preserve">O copies of any OSHA report(s) submitted during the duration of the </w:t>
      </w:r>
      <w:r w:rsidR="00BB288B" w:rsidRPr="00B62CF6">
        <w:t>contract</w:t>
      </w:r>
      <w:r w:rsidRPr="00B62CF6">
        <w:t>.</w:t>
      </w:r>
    </w:p>
    <w:p w14:paraId="74B5180D" w14:textId="798434AF" w:rsidR="006A0B18" w:rsidRPr="00B62CF6" w:rsidRDefault="00AE184F" w:rsidP="002E1632">
      <w:pPr>
        <w:pStyle w:val="Heading3"/>
      </w:pPr>
      <w:bookmarkStart w:id="153" w:name="_Toc277151449"/>
      <w:bookmarkStart w:id="154" w:name="_Toc307216727"/>
      <w:bookmarkStart w:id="155" w:name="_Toc318272136"/>
      <w:bookmarkStart w:id="156" w:name="_Toc319048150"/>
      <w:bookmarkStart w:id="157" w:name="_Toc194997598"/>
      <w:r w:rsidRPr="00B62CF6">
        <w:t xml:space="preserve">4.14.2  </w:t>
      </w:r>
      <w:r w:rsidR="00ED39CC" w:rsidRPr="00B62CF6">
        <w:t>Hazardous Material</w:t>
      </w:r>
      <w:r w:rsidR="00B11C98" w:rsidRPr="00B62CF6">
        <w:t>,</w:t>
      </w:r>
      <w:r w:rsidR="00ED39CC" w:rsidRPr="00B62CF6">
        <w:t xml:space="preserve"> and Hazardous Waste Permitting and Reporting</w:t>
      </w:r>
      <w:bookmarkEnd w:id="153"/>
      <w:bookmarkEnd w:id="154"/>
      <w:bookmarkEnd w:id="155"/>
      <w:bookmarkEnd w:id="156"/>
      <w:bookmarkEnd w:id="157"/>
    </w:p>
    <w:p w14:paraId="61083F28" w14:textId="385BDEE7" w:rsidR="002D6973" w:rsidRPr="00B62CF6" w:rsidRDefault="00ED39CC" w:rsidP="00481D79">
      <w:pPr>
        <w:pStyle w:val="BodyText"/>
      </w:pPr>
      <w:r w:rsidRPr="00B62CF6">
        <w:t>The Contractor shall handle all</w:t>
      </w:r>
      <w:r w:rsidR="00CE5616" w:rsidRPr="00B62CF6">
        <w:t xml:space="preserve"> </w:t>
      </w:r>
      <w:r w:rsidRPr="00B62CF6">
        <w:t>hazardous materials</w:t>
      </w:r>
      <w:r w:rsidR="00B11C98" w:rsidRPr="00B62CF6">
        <w:t>,</w:t>
      </w:r>
      <w:r w:rsidRPr="00B62CF6">
        <w:t xml:space="preserve"> and </w:t>
      </w:r>
      <w:r w:rsidR="00510A3E" w:rsidRPr="00B62CF6">
        <w:t xml:space="preserve">hazardous </w:t>
      </w:r>
      <w:r w:rsidRPr="00B62CF6">
        <w:t xml:space="preserve">waste in accordance with applicable federal, state, local, </w:t>
      </w:r>
      <w:r w:rsidR="00C33773" w:rsidRPr="00B62CF6">
        <w:t xml:space="preserve">installation </w:t>
      </w:r>
      <w:r w:rsidR="00B31B74" w:rsidRPr="00B62CF6">
        <w:t>and USACE</w:t>
      </w:r>
      <w:r w:rsidR="00446C11" w:rsidRPr="00B62CF6">
        <w:t xml:space="preserve"> </w:t>
      </w:r>
      <w:r w:rsidRPr="00B62CF6">
        <w:t xml:space="preserve">requirements.  The Contractor shall provide all hazardous materials use and hazardous waste disposal documentation to </w:t>
      </w:r>
      <w:r w:rsidR="0040435F" w:rsidRPr="00B62CF6">
        <w:t xml:space="preserve">AFCEC, COR and </w:t>
      </w:r>
      <w:r w:rsidR="00245124" w:rsidRPr="00B62CF6">
        <w:t>Installation POC(s)</w:t>
      </w:r>
      <w:r w:rsidRPr="00B62CF6">
        <w:t xml:space="preserve">, and shall register with the Hazardous Materials Pharmacy program (if available) at the </w:t>
      </w:r>
      <w:r w:rsidR="00AE788E" w:rsidRPr="00B62CF6">
        <w:t xml:space="preserve">installation </w:t>
      </w:r>
      <w:r w:rsidRPr="00B62CF6">
        <w:t xml:space="preserve">to ensure appropriate and efficient tracking of the Contractor’s hazardous material purchases, inventories, use, and releases such as required by the Emergency Planning and Community Right-to-Know Act (EPCRA), </w:t>
      </w:r>
      <w:r w:rsidR="00C60EA3" w:rsidRPr="00B62CF6">
        <w:t>EOs</w:t>
      </w:r>
      <w:r w:rsidRPr="00B62CF6">
        <w:t xml:space="preserve">, or any </w:t>
      </w:r>
      <w:r w:rsidR="00446C11" w:rsidRPr="00B62CF6">
        <w:t xml:space="preserve">Installation </w:t>
      </w:r>
      <w:r w:rsidRPr="00B62CF6">
        <w:t>reporting requirements.</w:t>
      </w:r>
    </w:p>
    <w:p w14:paraId="47499D80" w14:textId="4ABA1C30" w:rsidR="000D2AC6" w:rsidRPr="00B62CF6" w:rsidRDefault="00ED39CC" w:rsidP="00B31B74">
      <w:pPr>
        <w:pStyle w:val="BodyText"/>
      </w:pPr>
      <w:r w:rsidRPr="00B62CF6">
        <w:t xml:space="preserve">The Contractor shall also comply with federal, state, local, </w:t>
      </w:r>
      <w:r w:rsidR="00C33773" w:rsidRPr="00B62CF6">
        <w:t>installation</w:t>
      </w:r>
      <w:r w:rsidR="00B31B74" w:rsidRPr="00B62CF6">
        <w:t>, and USACE</w:t>
      </w:r>
      <w:r w:rsidR="00480328" w:rsidRPr="00B62CF6">
        <w:t xml:space="preserve"> </w:t>
      </w:r>
      <w:r w:rsidRPr="00B62CF6">
        <w:t>requirements for any task involving the transportation of hazardous wastes</w:t>
      </w:r>
      <w:r w:rsidR="00480328" w:rsidRPr="00B62CF6">
        <w:t>,</w:t>
      </w:r>
      <w:r w:rsidRPr="00B62CF6">
        <w:t xml:space="preserve"> and contaminated materials to off-site treatment, storage</w:t>
      </w:r>
      <w:r w:rsidR="00480328" w:rsidRPr="00B62CF6">
        <w:t>,</w:t>
      </w:r>
      <w:r w:rsidRPr="00B62CF6">
        <w:t xml:space="preserve"> and/or disposal facilities.  This includes 40 Code of Federal Regulations (CFR) </w:t>
      </w:r>
      <w:r w:rsidR="00311A56">
        <w:t xml:space="preserve">Parts </w:t>
      </w:r>
      <w:r w:rsidR="00311A56" w:rsidRPr="000F37BC">
        <w:t>260</w:t>
      </w:r>
      <w:r w:rsidR="00311A56">
        <w:t xml:space="preserve"> and 263</w:t>
      </w:r>
      <w:r w:rsidR="00311A56" w:rsidRPr="000F37BC">
        <w:t xml:space="preserve">, 49 CFR </w:t>
      </w:r>
      <w:r w:rsidR="00311A56">
        <w:t xml:space="preserve">Parts </w:t>
      </w:r>
      <w:r w:rsidR="00311A56" w:rsidRPr="000F37BC">
        <w:t xml:space="preserve">172, 173, 178, </w:t>
      </w:r>
      <w:r w:rsidR="00311A56">
        <w:t>and</w:t>
      </w:r>
      <w:r w:rsidRPr="00B62CF6">
        <w:t xml:space="preserve"> 179</w:t>
      </w:r>
      <w:r w:rsidR="00AE788E" w:rsidRPr="00B62CF6">
        <w:t>,</w:t>
      </w:r>
      <w:r w:rsidRPr="00B62CF6">
        <w:t xml:space="preserve"> and all other applicable federal</w:t>
      </w:r>
      <w:r w:rsidR="00480328" w:rsidRPr="00B62CF6">
        <w:t>, state, and local</w:t>
      </w:r>
      <w:r w:rsidRPr="00B62CF6">
        <w:t xml:space="preserve"> transportation regulatio</w:t>
      </w:r>
      <w:r w:rsidR="00CE5616" w:rsidRPr="00B62CF6">
        <w:t>ns.</w:t>
      </w:r>
      <w:r w:rsidR="00B31B74" w:rsidRPr="00B62CF6">
        <w:t xml:space="preserve">  </w:t>
      </w:r>
      <w:r w:rsidR="000D2AC6" w:rsidRPr="00B62CF6">
        <w:t>The Contractor is responsible for all disposal costs of hazardous wastes.</w:t>
      </w:r>
    </w:p>
    <w:p w14:paraId="19ECC0A7" w14:textId="47D28C56" w:rsidR="00815553" w:rsidRPr="00FD27FA" w:rsidRDefault="00B31B74" w:rsidP="00FD27FA">
      <w:pPr>
        <w:pStyle w:val="BodyText"/>
      </w:pPr>
      <w:r w:rsidRPr="00B62CF6">
        <w:t>The Contractor shall perform all work in a manner that minimizes the pollution of air, water</w:t>
      </w:r>
      <w:r w:rsidR="00C33773" w:rsidRPr="00B62CF6">
        <w:t>,</w:t>
      </w:r>
      <w:r w:rsidRPr="00B62CF6">
        <w:t xml:space="preserve"> or land and develop contingency measures for cleanup of any spills that may occur during the performance of this Contract.  The Contractor is responsible for performing IDW</w:t>
      </w:r>
      <w:r>
        <w:t xml:space="preserve"> characterization, management, and disposal in support of the environmental restoration project in this contract. </w:t>
      </w:r>
      <w:r w:rsidR="00A21DC5">
        <w:t xml:space="preserve"> </w:t>
      </w:r>
      <w:r>
        <w:t xml:space="preserve">Waste management activities including identification, hazardous waste determination, characterization, segregation and storage, labeling and marking, preparation of transportation </w:t>
      </w:r>
      <w:r w:rsidR="00875AF5">
        <w:t>documents</w:t>
      </w:r>
      <w:r>
        <w:t xml:space="preserve">, and record keeping shall be in accordance with </w:t>
      </w:r>
      <w:r w:rsidR="00C33773">
        <w:t>US</w:t>
      </w:r>
      <w:r>
        <w:t xml:space="preserve">EPA and </w:t>
      </w:r>
      <w:r>
        <w:lastRenderedPageBreak/>
        <w:t xml:space="preserve">Department of Transportation (DOT) regulations, state hazardous waste regulations, if applicable, and the installation RCRA permit, if applicable. </w:t>
      </w:r>
      <w:r w:rsidR="00C33773">
        <w:t xml:space="preserve"> </w:t>
      </w:r>
      <w:r>
        <w:t xml:space="preserve">All IDW generated by the </w:t>
      </w:r>
      <w:r w:rsidR="00587438">
        <w:t>DERP</w:t>
      </w:r>
      <w:r>
        <w:t xml:space="preserve"> </w:t>
      </w:r>
      <w:r w:rsidR="00616844">
        <w:t xml:space="preserve">is </w:t>
      </w:r>
      <w:r>
        <w:t xml:space="preserve">subject to the Off-Site Rule (40 CFR 300.440). </w:t>
      </w:r>
      <w:r w:rsidR="00C33773">
        <w:t xml:space="preserve"> </w:t>
      </w:r>
      <w:r>
        <w:t xml:space="preserve">Wastes may be placed in facilities compliant with </w:t>
      </w:r>
      <w:r w:rsidRPr="00DB4BA0">
        <w:t xml:space="preserve">RCRA or other applicable </w:t>
      </w:r>
      <w:r w:rsidR="00C33773">
        <w:t>f</w:t>
      </w:r>
      <w:r w:rsidR="00C33773" w:rsidRPr="00DB4BA0">
        <w:t xml:space="preserve">ederal </w:t>
      </w:r>
      <w:r w:rsidRPr="00DB4BA0">
        <w:t xml:space="preserve">or </w:t>
      </w:r>
      <w:r w:rsidR="00C33773">
        <w:t>s</w:t>
      </w:r>
      <w:r w:rsidR="00C33773" w:rsidRPr="00DB4BA0">
        <w:t xml:space="preserve">tate </w:t>
      </w:r>
      <w:r w:rsidRPr="00DB4BA0">
        <w:t>requirements</w:t>
      </w:r>
      <w:r>
        <w:t>.</w:t>
      </w:r>
      <w:r w:rsidR="00815553">
        <w:t xml:space="preserve">  </w:t>
      </w:r>
      <w:r w:rsidR="00815553" w:rsidRPr="00B3295A">
        <w:t>The Contractor is responsible for disposal costs of all IDW.</w:t>
      </w:r>
    </w:p>
    <w:p w14:paraId="50C8EC92" w14:textId="4231A4E6" w:rsidR="00815553" w:rsidRDefault="00403AA2" w:rsidP="00C33773">
      <w:pPr>
        <w:pStyle w:val="BodyText"/>
      </w:pPr>
      <w:bookmarkStart w:id="158" w:name="_Hlk34384706"/>
      <w:r w:rsidRPr="00403AA2">
        <w:t xml:space="preserve">All waste </w:t>
      </w:r>
      <w:r w:rsidR="007603F1">
        <w:t xml:space="preserve">media </w:t>
      </w:r>
      <w:r w:rsidRPr="00403AA2">
        <w:t xml:space="preserve">from areas with identified </w:t>
      </w:r>
      <w:r w:rsidR="00E0638B">
        <w:t>PFAS</w:t>
      </w:r>
      <w:r w:rsidRPr="00403AA2">
        <w:t xml:space="preserve"> contamination shall be segregated, stored, and disposed of in accordance with </w:t>
      </w:r>
      <w:bookmarkStart w:id="159" w:name="_Hlk34383184"/>
      <w:r w:rsidR="003914F2">
        <w:t>the guidance provided in</w:t>
      </w:r>
      <w:r w:rsidRPr="00403AA2">
        <w:t xml:space="preserve"> </w:t>
      </w:r>
      <w:r w:rsidR="003E2E87" w:rsidRPr="00D1454E">
        <w:t>Section 1.3</w:t>
      </w:r>
      <w:r w:rsidR="00AF60ED">
        <w:t xml:space="preserve">. </w:t>
      </w:r>
      <w:bookmarkEnd w:id="159"/>
    </w:p>
    <w:bookmarkEnd w:id="158"/>
    <w:p w14:paraId="5E7F46FF" w14:textId="54BD5487" w:rsidR="00B31B74" w:rsidRDefault="00B31B74" w:rsidP="00C33773">
      <w:pPr>
        <w:pStyle w:val="BodyText"/>
      </w:pPr>
      <w:r>
        <w:t xml:space="preserve">The Contractor shall write and implement waste management plans for government review and approval before initiating on-site restoration work. </w:t>
      </w:r>
      <w:r w:rsidR="00D8681A">
        <w:t xml:space="preserve"> </w:t>
      </w:r>
      <w:r>
        <w:t xml:space="preserve">The plans shall document the process for making a hazardous waste determination for IDW in accordance with 40 CFR 262.1 and procedures for managing the waste and documenting disposal. </w:t>
      </w:r>
      <w:r w:rsidR="00D8681A">
        <w:t xml:space="preserve"> </w:t>
      </w:r>
      <w:r>
        <w:t>For work involving generation and disposal of hazardous waste, the Contractor</w:t>
      </w:r>
      <w:r w:rsidR="00CD60F0">
        <w:t xml:space="preserve"> </w:t>
      </w:r>
      <w:r w:rsidR="00324670">
        <w:t xml:space="preserve">shall </w:t>
      </w:r>
      <w:r w:rsidR="00CD60F0">
        <w:t>coordinate activities with the installation hazardous waste manager and</w:t>
      </w:r>
      <w:r>
        <w:t xml:space="preserve"> perform waste management that complies with all generator requirements in 40 CFR Part 262. </w:t>
      </w:r>
      <w:r w:rsidR="00D8681A">
        <w:t xml:space="preserve"> </w:t>
      </w:r>
      <w:r>
        <w:t xml:space="preserve">These requirements include, but are not limited to, making hazardous waste determinations, determining generator category, obtaining </w:t>
      </w:r>
      <w:r w:rsidR="00D8681A">
        <w:t>US</w:t>
      </w:r>
      <w:r>
        <w:t xml:space="preserve">EPA ID numbers, notification of hazardous waste activity, use of the manifest system, complying with pre-transportation requirements, and maintaining records in accordance with 40 CFR 262.40 and 40 CFR 262.44. </w:t>
      </w:r>
      <w:r w:rsidR="00D8681A">
        <w:t xml:space="preserve"> </w:t>
      </w:r>
      <w:r>
        <w:t>For installations with existing hazard</w:t>
      </w:r>
      <w:r w:rsidR="00D8681A">
        <w:t>ous</w:t>
      </w:r>
      <w:r>
        <w:t xml:space="preserve"> waste identification numbers, coordinate waste with installation environmental staff. </w:t>
      </w:r>
      <w:r w:rsidR="00D8681A">
        <w:t xml:space="preserve"> </w:t>
      </w:r>
      <w:r>
        <w:t xml:space="preserve">Note that the installation is the waste generator and </w:t>
      </w:r>
      <w:proofErr w:type="gramStart"/>
      <w:r>
        <w:t>oversees</w:t>
      </w:r>
      <w:proofErr w:type="gramEnd"/>
      <w:r>
        <w:t xml:space="preserve"> and approves waste management activities. </w:t>
      </w:r>
      <w:r w:rsidR="00D8681A">
        <w:t xml:space="preserve"> </w:t>
      </w:r>
      <w:r>
        <w:t>The installation has signature authority as the generator on hazardous waste manifests prepared by the Contractor; however, Contractors may be required to sign waste characterization profiles, bills of lading for non-hazardous waste, and other DOT shipping papers.</w:t>
      </w:r>
    </w:p>
    <w:p w14:paraId="53D38BBD" w14:textId="7BF101AE" w:rsidR="00B31B74" w:rsidRDefault="008B7D1C" w:rsidP="00C33773">
      <w:pPr>
        <w:pStyle w:val="BodyText"/>
      </w:pPr>
      <w:r>
        <w:t>The Contractor is required</w:t>
      </w:r>
      <w:r w:rsidR="00B31B74" w:rsidRPr="00DB4BA0">
        <w:t xml:space="preserve"> to receive a Certificate of Disposal/Destruction/or Placement for all hazardous wast</w:t>
      </w:r>
      <w:r w:rsidR="00B31B74" w:rsidRPr="00E62C09">
        <w:t xml:space="preserve">es, CERCLA remediation wastes, </w:t>
      </w:r>
      <w:r w:rsidR="00D8681A" w:rsidRPr="009032E5">
        <w:t xml:space="preserve">Formerly Utilized Sites Remedial Action Program </w:t>
      </w:r>
      <w:r w:rsidR="00D8681A">
        <w:t>(</w:t>
      </w:r>
      <w:r w:rsidR="00B31B74" w:rsidRPr="00E62C09">
        <w:t>FUSRAP</w:t>
      </w:r>
      <w:r w:rsidR="00D8681A">
        <w:t>)</w:t>
      </w:r>
      <w:r w:rsidR="00B31B74" w:rsidRPr="00E62C09">
        <w:t xml:space="preserve"> wastes, asbestos, </w:t>
      </w:r>
      <w:r w:rsidR="0008643C">
        <w:t xml:space="preserve">polychlorinated biphenyls </w:t>
      </w:r>
      <w:r w:rsidR="00D8681A" w:rsidRPr="009032E5">
        <w:t>(</w:t>
      </w:r>
      <w:r w:rsidR="00B31B74" w:rsidRPr="00E62C09">
        <w:t>PCB</w:t>
      </w:r>
      <w:r w:rsidR="00D8681A">
        <w:t>)</w:t>
      </w:r>
      <w:r w:rsidR="00B31B74" w:rsidRPr="00E62C09">
        <w:t>, etc. from the ulti</w:t>
      </w:r>
      <w:r w:rsidR="00B31B74" w:rsidRPr="00DB4BA0">
        <w:t xml:space="preserve">mate disposal facility. </w:t>
      </w:r>
      <w:r w:rsidR="00D8681A">
        <w:t xml:space="preserve"> </w:t>
      </w:r>
      <w:r w:rsidR="00B31B74" w:rsidRPr="00DB4BA0">
        <w:t>The certificate must correlate to each shipment</w:t>
      </w:r>
      <w:r w:rsidR="00B31B74">
        <w:t xml:space="preserve"> of waste to the facility. </w:t>
      </w:r>
      <w:r w:rsidR="00D8681A">
        <w:t xml:space="preserve"> </w:t>
      </w:r>
      <w:r w:rsidR="00B31B74">
        <w:t>The C</w:t>
      </w:r>
      <w:r w:rsidR="00B31B74" w:rsidRPr="00DB4BA0">
        <w:t xml:space="preserve">ontractor </w:t>
      </w:r>
      <w:r w:rsidR="00B31B74" w:rsidRPr="00E62C09">
        <w:t xml:space="preserve">shall submit the certificates to </w:t>
      </w:r>
      <w:r w:rsidR="008040FD">
        <w:t>the CO/KO</w:t>
      </w:r>
      <w:r w:rsidR="008040FD" w:rsidRPr="00E62C09">
        <w:t xml:space="preserve"> </w:t>
      </w:r>
      <w:r w:rsidR="00B31B74" w:rsidRPr="00E62C09">
        <w:t>for placement in the project/site file.</w:t>
      </w:r>
    </w:p>
    <w:p w14:paraId="48F8234F" w14:textId="44AD5325" w:rsidR="00B31B74" w:rsidRPr="00E62C09" w:rsidRDefault="00B31B74" w:rsidP="00C33773">
      <w:pPr>
        <w:pStyle w:val="BodyText"/>
      </w:pPr>
      <w:r w:rsidRPr="00E62C09">
        <w:t>After IDW disposal is complete at the site, an IDW report addendum shall be prepared to describe the IDW activities at each site and included as an addendum to one of the final reports.</w:t>
      </w:r>
    </w:p>
    <w:p w14:paraId="39568E9D" w14:textId="68386664" w:rsidR="00B31B74" w:rsidRPr="006423D8" w:rsidRDefault="003E61D4" w:rsidP="002E1632">
      <w:pPr>
        <w:pStyle w:val="Heading3"/>
      </w:pPr>
      <w:bookmarkStart w:id="160" w:name="_Toc194997599"/>
      <w:r>
        <w:t>4.14.</w:t>
      </w:r>
      <w:r w:rsidR="0091557D">
        <w:t>2.1</w:t>
      </w:r>
      <w:r>
        <w:t xml:space="preserve">  </w:t>
      </w:r>
      <w:r w:rsidR="00B31B74" w:rsidRPr="00C33773">
        <w:t>Regulatory Requirements</w:t>
      </w:r>
      <w:bookmarkEnd w:id="160"/>
    </w:p>
    <w:p w14:paraId="38F85D80" w14:textId="18262BAF" w:rsidR="00B31B74" w:rsidRDefault="00B31B74" w:rsidP="00C33773">
      <w:pPr>
        <w:pStyle w:val="BodyText"/>
      </w:pPr>
      <w:r>
        <w:t xml:space="preserve">All activities and IDW documents required by this scope of work shall </w:t>
      </w:r>
      <w:r w:rsidR="00117ACE">
        <w:t xml:space="preserve">comply with, </w:t>
      </w:r>
      <w:r w:rsidR="004C1804">
        <w:t xml:space="preserve">and </w:t>
      </w:r>
      <w:r w:rsidR="00117ACE">
        <w:t>reflect the following regulations</w:t>
      </w:r>
      <w:r>
        <w:t xml:space="preserve"> and appropriate guidance publications, at a minimum: </w:t>
      </w:r>
    </w:p>
    <w:p w14:paraId="2B27C2CE" w14:textId="750CCCA4" w:rsidR="00B31B74" w:rsidRPr="0085401E" w:rsidRDefault="00B31B74" w:rsidP="00FB7EFD">
      <w:pPr>
        <w:pStyle w:val="List1"/>
        <w:numPr>
          <w:ilvl w:val="0"/>
          <w:numId w:val="14"/>
        </w:numPr>
        <w:ind w:left="720"/>
      </w:pPr>
      <w:r w:rsidRPr="0085401E">
        <w:t xml:space="preserve">DOT, Hazardous Material Regulations, </w:t>
      </w:r>
      <w:r w:rsidR="00867CC9" w:rsidRPr="0085401E">
        <w:t xml:space="preserve">49 CFR </w:t>
      </w:r>
      <w:r w:rsidR="00DF02F5">
        <w:t>Subtitle B, Chapter I</w:t>
      </w:r>
      <w:r w:rsidR="00D11B1A">
        <w:t xml:space="preserve">, </w:t>
      </w:r>
      <w:r w:rsidR="00867CC9" w:rsidRPr="0085401E">
        <w:t>Subchapters A, B, and C.</w:t>
      </w:r>
    </w:p>
    <w:p w14:paraId="2F69215E" w14:textId="3ADC1D8C" w:rsidR="00B31B74" w:rsidRPr="0085401E" w:rsidRDefault="00867CC9" w:rsidP="00867CC9">
      <w:pPr>
        <w:pStyle w:val="List1"/>
      </w:pPr>
      <w:r w:rsidRPr="0085401E">
        <w:t>US</w:t>
      </w:r>
      <w:r w:rsidR="00B31B74" w:rsidRPr="0085401E">
        <w:t>EPA, Hazardous Waste Re</w:t>
      </w:r>
      <w:r w:rsidRPr="0085401E">
        <w:t>gulations, 40 CFR</w:t>
      </w:r>
      <w:r w:rsidR="004015BF">
        <w:t xml:space="preserve"> Chapter I,</w:t>
      </w:r>
      <w:r w:rsidRPr="0085401E">
        <w:t xml:space="preserve"> Subchapter I.</w:t>
      </w:r>
    </w:p>
    <w:p w14:paraId="686082F6" w14:textId="0F7F749C" w:rsidR="00B31B74" w:rsidRPr="0085401E" w:rsidRDefault="00867CC9" w:rsidP="00867CC9">
      <w:pPr>
        <w:pStyle w:val="List1"/>
      </w:pPr>
      <w:r w:rsidRPr="0085401E">
        <w:t>US</w:t>
      </w:r>
      <w:r w:rsidR="00B31B74" w:rsidRPr="0085401E">
        <w:t xml:space="preserve">EPA Regulations, 40 CFR </w:t>
      </w:r>
      <w:r w:rsidR="00097B9D">
        <w:t>Chapter I,</w:t>
      </w:r>
      <w:r w:rsidR="00097B9D" w:rsidRPr="0085401E">
        <w:t xml:space="preserve"> </w:t>
      </w:r>
      <w:r w:rsidR="00B31B74" w:rsidRPr="0085401E">
        <w:t>Subchapter J – Superfund, Emergency Planning, and Co</w:t>
      </w:r>
      <w:r w:rsidRPr="0085401E">
        <w:t>mmunity Right-To-Know Programs.</w:t>
      </w:r>
    </w:p>
    <w:p w14:paraId="1197F2B4" w14:textId="00DF6B38" w:rsidR="00B31B74" w:rsidRPr="0085401E" w:rsidRDefault="00B31B74" w:rsidP="00867CC9">
      <w:pPr>
        <w:pStyle w:val="List1"/>
      </w:pPr>
      <w:r w:rsidRPr="0085401E">
        <w:t>CERCLA</w:t>
      </w:r>
      <w:r w:rsidR="00867CC9" w:rsidRPr="0085401E">
        <w:t>, 42 USC 9601-9675.</w:t>
      </w:r>
    </w:p>
    <w:p w14:paraId="0D468BC8" w14:textId="2D992636" w:rsidR="00B31B74" w:rsidRPr="0085401E" w:rsidRDefault="00867CC9" w:rsidP="00867CC9">
      <w:pPr>
        <w:pStyle w:val="List1"/>
      </w:pPr>
      <w:r w:rsidRPr="0085401E">
        <w:t>RCRA 42 USC 6901</w:t>
      </w:r>
    </w:p>
    <w:p w14:paraId="66AFA53A" w14:textId="27CD2CD5" w:rsidR="003E61D4" w:rsidRDefault="00B31B74" w:rsidP="00E7604C">
      <w:pPr>
        <w:pStyle w:val="List1"/>
      </w:pPr>
      <w:r w:rsidRPr="0085401E">
        <w:t xml:space="preserve">Other applicable </w:t>
      </w:r>
      <w:r w:rsidR="00867CC9" w:rsidRPr="0085401E">
        <w:t>federal</w:t>
      </w:r>
      <w:r w:rsidRPr="0085401E">
        <w:t xml:space="preserve">, </w:t>
      </w:r>
      <w:r w:rsidR="00867CC9" w:rsidRPr="0085401E">
        <w:t>state</w:t>
      </w:r>
      <w:r w:rsidRPr="0085401E">
        <w:t>, and local solid waste requirements.</w:t>
      </w:r>
      <w:bookmarkStart w:id="161" w:name="_Toc277151450"/>
      <w:bookmarkStart w:id="162" w:name="_Toc307216728"/>
      <w:bookmarkStart w:id="163" w:name="_Toc318272137"/>
      <w:bookmarkStart w:id="164" w:name="_Toc319048151"/>
    </w:p>
    <w:p w14:paraId="6782892B" w14:textId="142CE153" w:rsidR="00660EB7" w:rsidRPr="00660EB7" w:rsidRDefault="00660EB7" w:rsidP="00660EB7">
      <w:pPr>
        <w:pStyle w:val="List1"/>
        <w:numPr>
          <w:ilvl w:val="0"/>
          <w:numId w:val="0"/>
        </w:numPr>
        <w:rPr>
          <w:b/>
          <w:bCs/>
        </w:rPr>
      </w:pPr>
      <w:r w:rsidRPr="00660EB7">
        <w:rPr>
          <w:b/>
          <w:bCs/>
        </w:rPr>
        <w:lastRenderedPageBreak/>
        <w:t xml:space="preserve">4.15 </w:t>
      </w:r>
      <w:r>
        <w:rPr>
          <w:b/>
          <w:bCs/>
        </w:rPr>
        <w:tab/>
      </w:r>
      <w:r w:rsidRPr="00660EB7">
        <w:rPr>
          <w:b/>
          <w:bCs/>
        </w:rPr>
        <w:t>ORC Transition Plan</w:t>
      </w:r>
    </w:p>
    <w:p w14:paraId="398E0C9B" w14:textId="15D524D8" w:rsidR="006A0E6B" w:rsidRDefault="00660EB7" w:rsidP="00660EB7">
      <w:pPr>
        <w:pStyle w:val="List1"/>
        <w:numPr>
          <w:ilvl w:val="0"/>
          <w:numId w:val="0"/>
        </w:numPr>
      </w:pPr>
      <w:r>
        <w:t xml:space="preserve">The ORC Transition Plan is a strategic document that is initiated by the ORC Contractor two years prior to </w:t>
      </w:r>
      <w:proofErr w:type="spellStart"/>
      <w:r>
        <w:t>PoP</w:t>
      </w:r>
      <w:proofErr w:type="spellEnd"/>
      <w:r>
        <w:t xml:space="preserve"> end date and is delivered at least 90 days prior to the </w:t>
      </w:r>
      <w:proofErr w:type="spellStart"/>
      <w:r>
        <w:t>PoP</w:t>
      </w:r>
      <w:proofErr w:type="spellEnd"/>
      <w:r>
        <w:t xml:space="preserve"> end date.  The ORC Transition Plan should include but not be limited </w:t>
      </w:r>
      <w:proofErr w:type="gramStart"/>
      <w:r>
        <w:t>to:</w:t>
      </w:r>
      <w:proofErr w:type="gramEnd"/>
      <w:r>
        <w:t xml:space="preserve"> information regarding site statuses, the status of all operating treatments systems, </w:t>
      </w:r>
      <w:proofErr w:type="gramStart"/>
      <w:r>
        <w:t>contractor owned</w:t>
      </w:r>
      <w:proofErr w:type="gramEnd"/>
      <w:r>
        <w:t xml:space="preserve"> materials that will be removed and may be needed by the incoming contractor, and documents that may be in review with the regulators at the end of the </w:t>
      </w:r>
      <w:proofErr w:type="spellStart"/>
      <w:r>
        <w:t>PoP</w:t>
      </w:r>
      <w:proofErr w:type="spellEnd"/>
      <w:r>
        <w:t>.  The purpose of this plan is to support a seamless transition for the incoming ORC Contractor upon the award of a follow-on ORC. This plan serves as a critical reference for the incoming Contractor when detailing transitional activities within their Project Management Plan (PMP).</w:t>
      </w:r>
    </w:p>
    <w:p w14:paraId="6497D070" w14:textId="77777777" w:rsidR="00BC2310" w:rsidRDefault="00BC2310" w:rsidP="006B60B5">
      <w:pPr>
        <w:pStyle w:val="Heading1"/>
      </w:pPr>
    </w:p>
    <w:p w14:paraId="3D0FA23A" w14:textId="7C3050C7" w:rsidR="006A0B18" w:rsidRPr="00481D79" w:rsidRDefault="003E61D4" w:rsidP="006B60B5">
      <w:pPr>
        <w:pStyle w:val="Heading1"/>
      </w:pPr>
      <w:bookmarkStart w:id="165" w:name="_Toc194997600"/>
      <w:r>
        <w:t xml:space="preserve">5.0  </w:t>
      </w:r>
      <w:r w:rsidR="00D21397">
        <w:t xml:space="preserve"> </w:t>
      </w:r>
      <w:r w:rsidR="00ED39CC" w:rsidRPr="00481D79">
        <w:t>CHEMISTRY REQUIREMENTS</w:t>
      </w:r>
      <w:bookmarkEnd w:id="161"/>
      <w:bookmarkEnd w:id="162"/>
      <w:bookmarkEnd w:id="163"/>
      <w:bookmarkEnd w:id="164"/>
      <w:bookmarkEnd w:id="165"/>
    </w:p>
    <w:p w14:paraId="7D3CBD60" w14:textId="178B5183" w:rsidR="006A0B18" w:rsidRPr="000F37BC" w:rsidRDefault="00ED39CC" w:rsidP="00481D79">
      <w:pPr>
        <w:pStyle w:val="BodyText"/>
      </w:pPr>
      <w:r w:rsidRPr="000F37BC">
        <w:t xml:space="preserve">The Contractor shall be responsible for the quality of all required chemistry services performed.  The Contractor shall ensure that all chemistry-related tasks are conducted in accordance with the project-specific Work Plan (WP).  </w:t>
      </w:r>
      <w:r w:rsidR="00021E9C">
        <w:t>Any samples that are delayed or lost by the overnight carrier or destroyed in shipping m</w:t>
      </w:r>
      <w:r w:rsidR="000A533F">
        <w:t xml:space="preserve">ust be re-sampled within 30 days. </w:t>
      </w:r>
      <w:r w:rsidRPr="000F37BC">
        <w:t xml:space="preserve">The Contractor shall identify a </w:t>
      </w:r>
      <w:r w:rsidR="00B36F8E" w:rsidRPr="000F37BC">
        <w:t>Program</w:t>
      </w:r>
      <w:r w:rsidRPr="000F37BC">
        <w:t xml:space="preserve"> Chemist as key personnel in the project WP.  The </w:t>
      </w:r>
      <w:r w:rsidR="00B36F8E" w:rsidRPr="000F37BC">
        <w:t>Program</w:t>
      </w:r>
      <w:r w:rsidRPr="000F37BC">
        <w:t xml:space="preserve"> Chemist will act as a POC on all chemistry-related issues and shall be responsible for ensuring that all Data Quality Objectives (DQOs) are met.</w:t>
      </w:r>
    </w:p>
    <w:p w14:paraId="32FF97AC" w14:textId="569FE65F" w:rsidR="006A0B18" w:rsidRPr="00935F65" w:rsidRDefault="003E61D4" w:rsidP="00662645">
      <w:pPr>
        <w:pStyle w:val="Heading2"/>
      </w:pPr>
      <w:bookmarkStart w:id="166" w:name="_Toc277151451"/>
      <w:bookmarkStart w:id="167" w:name="_Toc307216729"/>
      <w:bookmarkStart w:id="168" w:name="_Toc318272138"/>
      <w:bookmarkStart w:id="169" w:name="_Toc319048152"/>
      <w:bookmarkStart w:id="170" w:name="_Toc194997601"/>
      <w:r>
        <w:t xml:space="preserve">5.1  </w:t>
      </w:r>
      <w:r>
        <w:tab/>
      </w:r>
      <w:r w:rsidR="00ED39CC" w:rsidRPr="00935F65">
        <w:t>Quality Assurance</w:t>
      </w:r>
      <w:bookmarkEnd w:id="166"/>
      <w:bookmarkEnd w:id="167"/>
      <w:bookmarkEnd w:id="168"/>
      <w:bookmarkEnd w:id="169"/>
      <w:bookmarkEnd w:id="170"/>
    </w:p>
    <w:p w14:paraId="082C9FC1" w14:textId="53133DD6" w:rsidR="006A4990" w:rsidRPr="00310957" w:rsidRDefault="006A4990" w:rsidP="00310957">
      <w:pPr>
        <w:pStyle w:val="BodyText"/>
      </w:pPr>
      <w:r w:rsidRPr="00310957">
        <w:t xml:space="preserve">The Contractor shall develop project-specific DQOs to ensure data of adequate quality are collected to support project decisions.  DQOs shall be developed in consensus with the restoration project team and in accordance with the Uniform Federal Policy for Quality Assurance Project Plans (UFP-QAPP) and USEPA QA/G4, </w:t>
      </w:r>
      <w:r w:rsidR="00DD6F2F">
        <w:t>“</w:t>
      </w:r>
      <w:r w:rsidRPr="00310957">
        <w:t xml:space="preserve">Guidance </w:t>
      </w:r>
      <w:r w:rsidR="00DD6F2F">
        <w:t xml:space="preserve">on Systematic Planning Using </w:t>
      </w:r>
      <w:r w:rsidRPr="00310957">
        <w:t>the Data Quality Objective Process</w:t>
      </w:r>
      <w:r w:rsidR="00DD6F2F">
        <w:t>”</w:t>
      </w:r>
      <w:r w:rsidRPr="00310957">
        <w:t xml:space="preserve"> (most recent version) and documented in the project WP</w:t>
      </w:r>
      <w:r w:rsidR="002C5694" w:rsidRPr="00310957">
        <w:t xml:space="preserve">. </w:t>
      </w:r>
      <w:r w:rsidR="003D4229">
        <w:t xml:space="preserve"> </w:t>
      </w:r>
      <w:r w:rsidRPr="00310957">
        <w:t>The Contractor shall ensure that all requirements specified in the project WP are met.  If not met, the Contractor may be required to re-accomplish sampling at the Contractor’s expense.</w:t>
      </w:r>
    </w:p>
    <w:p w14:paraId="24FA4483" w14:textId="160964B1" w:rsidR="006A4990" w:rsidRPr="00310957" w:rsidRDefault="006A4990" w:rsidP="00310957">
      <w:pPr>
        <w:pStyle w:val="BodyText"/>
      </w:pPr>
      <w:r w:rsidRPr="00310957">
        <w:t>All laboratory services shall be conducted in accordance with the approved project WP</w:t>
      </w:r>
      <w:r w:rsidR="00310957" w:rsidRPr="00310957">
        <w:t xml:space="preserve">. </w:t>
      </w:r>
      <w:r w:rsidRPr="00310957">
        <w:t xml:space="preserve"> Samples shall not be submitted for analysis until the WP is approved.</w:t>
      </w:r>
    </w:p>
    <w:p w14:paraId="4D028D1F" w14:textId="60B9F770" w:rsidR="006A4990" w:rsidRPr="001A09C6" w:rsidRDefault="006A4990" w:rsidP="00310957">
      <w:pPr>
        <w:pStyle w:val="BodyText"/>
      </w:pPr>
      <w:r w:rsidRPr="001A09C6">
        <w:t xml:space="preserve">The Contractor shall administer an AFCEC-approved performance evaluation sample program, verify and validate data, and perform corrective actions in accordance with the project WP.  </w:t>
      </w:r>
      <w:r w:rsidR="00D726E8">
        <w:t xml:space="preserve">See attached AFCEC guidance document, Ensuring Chemistry Data Quality – AFCEC Performance Evaluation Program.  </w:t>
      </w:r>
      <w:r w:rsidRPr="001A09C6">
        <w:t>Data validation shall be conducted on requirements presented in the WP, and performed by an independent, qualified, and experienced data validator in accordance with DoD General Data Validation Guidelines and any applicable Modules</w:t>
      </w:r>
      <w:r w:rsidR="002C5694" w:rsidRPr="001A09C6">
        <w:t xml:space="preserve">.  </w:t>
      </w:r>
      <w:r w:rsidR="00616844">
        <w:t>One hundred</w:t>
      </w:r>
      <w:r w:rsidR="00616844" w:rsidRPr="001A09C6">
        <w:t xml:space="preserve"> </w:t>
      </w:r>
      <w:r w:rsidRPr="001A09C6">
        <w:t>percent of the data shall be validated</w:t>
      </w:r>
      <w:r w:rsidR="002C5694" w:rsidRPr="001A09C6">
        <w:t xml:space="preserve">.  </w:t>
      </w:r>
      <w:r w:rsidRPr="001A09C6">
        <w:t>The level of data validation shall be project specific, a minimum of Stage 2B, documented in the project-specific WP, and approved by the COR</w:t>
      </w:r>
      <w:r w:rsidR="002C5694" w:rsidRPr="001A09C6">
        <w:t xml:space="preserve">.  </w:t>
      </w:r>
      <w:r w:rsidRPr="001A09C6">
        <w:t>The data validation standard operating procedure shall be included in the WP</w:t>
      </w:r>
      <w:r w:rsidR="002C5694" w:rsidRPr="001A09C6">
        <w:t xml:space="preserve">.  </w:t>
      </w:r>
      <w:r w:rsidRPr="001A09C6">
        <w:t>Significant deviations from project requirements discovered during data validation shall be communicated with the project chemist and COR as part of the data validation process.</w:t>
      </w:r>
    </w:p>
    <w:p w14:paraId="15095300" w14:textId="57E5A9CD" w:rsidR="006A4990" w:rsidRPr="00310957" w:rsidRDefault="006A4990" w:rsidP="00310957">
      <w:pPr>
        <w:pStyle w:val="BodyText"/>
      </w:pPr>
      <w:r w:rsidRPr="00310957">
        <w:t>A data validation report shall be prepared and shall sufficiently document the data validation procedure and provide a clear understanding of the representativeness of the data</w:t>
      </w:r>
      <w:r w:rsidR="002C5694" w:rsidRPr="00310957">
        <w:t xml:space="preserve">.  </w:t>
      </w:r>
      <w:r w:rsidRPr="00310957">
        <w:t xml:space="preserve">The results of the data validation shall be summarized in the associated technical report with supporting data </w:t>
      </w:r>
      <w:r w:rsidRPr="00310957">
        <w:lastRenderedPageBreak/>
        <w:t>validation reports included in an appendix</w:t>
      </w:r>
      <w:r w:rsidR="002C5694" w:rsidRPr="00310957">
        <w:t xml:space="preserve">.  </w:t>
      </w:r>
      <w:r w:rsidRPr="00310957">
        <w:t>A data usability assessment of the validated data shall be performed</w:t>
      </w:r>
      <w:r w:rsidR="002C5694" w:rsidRPr="00310957">
        <w:t xml:space="preserve">.  </w:t>
      </w:r>
      <w:r w:rsidRPr="00310957">
        <w:t>The results of the data usability assessment shall be included in the technical report, and shall identify the limitations of the data, and the effect qualified results have on the decisions being made for the project.</w:t>
      </w:r>
    </w:p>
    <w:p w14:paraId="52871F2F" w14:textId="760C72E0" w:rsidR="006A0B18" w:rsidRPr="00935F65" w:rsidRDefault="003E61D4" w:rsidP="00662645">
      <w:pPr>
        <w:pStyle w:val="Heading2"/>
      </w:pPr>
      <w:bookmarkStart w:id="171" w:name="_Toc277151452"/>
      <w:bookmarkStart w:id="172" w:name="_Toc307216730"/>
      <w:bookmarkStart w:id="173" w:name="_Toc318272139"/>
      <w:bookmarkStart w:id="174" w:name="_Toc319048153"/>
      <w:bookmarkStart w:id="175" w:name="_Toc194997602"/>
      <w:r>
        <w:t xml:space="preserve">5.2  </w:t>
      </w:r>
      <w:r>
        <w:tab/>
      </w:r>
      <w:r w:rsidR="00ED39CC" w:rsidRPr="00935F65">
        <w:t>Laboratory Selection</w:t>
      </w:r>
      <w:bookmarkEnd w:id="171"/>
      <w:bookmarkEnd w:id="172"/>
      <w:bookmarkEnd w:id="173"/>
      <w:bookmarkEnd w:id="174"/>
      <w:bookmarkEnd w:id="175"/>
    </w:p>
    <w:p w14:paraId="167AF3D1" w14:textId="3F208FA2" w:rsidR="00E15C01" w:rsidRPr="00935F65" w:rsidRDefault="00E15C01" w:rsidP="00935F65">
      <w:pPr>
        <w:pStyle w:val="BodyText"/>
      </w:pPr>
      <w:r w:rsidRPr="00935F65">
        <w:t xml:space="preserve">The Contractor shall select a laboratory with analytical capabilities sufficient for the methods specified in the WP and adequate throughput capacity to handle the project’s analytical workload during all field activities.  During analysis and reporting, the </w:t>
      </w:r>
      <w:r w:rsidR="00883B03" w:rsidRPr="00935F65">
        <w:t>Contractor</w:t>
      </w:r>
      <w:r w:rsidRPr="00935F65">
        <w:t xml:space="preserve"> shall ensure that the selected laboratory is accredited under the DoD Environmental Laboratory Accreditation Program (ELAP), state, and federal requirements, including state certification where appropriate.</w:t>
      </w:r>
    </w:p>
    <w:p w14:paraId="3EAD7BB9" w14:textId="19BBBE3B" w:rsidR="001C5F50" w:rsidRPr="000F37BC" w:rsidRDefault="00ED39CC" w:rsidP="00935F65">
      <w:pPr>
        <w:pStyle w:val="BodyText"/>
      </w:pPr>
      <w:r w:rsidRPr="000F37BC">
        <w:t>The Contractor may establish an on-site laboratory at the project site if determined necessary by the Contractor.  However, on-site test laboratories shall also be accredited under the DoD ELAP and meet all state and federal requirements, including state certification where appropriate.</w:t>
      </w:r>
    </w:p>
    <w:p w14:paraId="0F3505EE" w14:textId="5EB2E469" w:rsidR="008E1C4C" w:rsidRPr="000F37BC" w:rsidRDefault="00F27AFB" w:rsidP="00935F65">
      <w:pPr>
        <w:pStyle w:val="BodyText"/>
      </w:pPr>
      <w:r>
        <w:t xml:space="preserve">Use if an </w:t>
      </w:r>
      <w:r w:rsidR="003919C5">
        <w:t>SCDES approved</w:t>
      </w:r>
      <w:r w:rsidR="005E7780">
        <w:t xml:space="preserve"> laboratory</w:t>
      </w:r>
      <w:r>
        <w:t xml:space="preserve"> is required.</w:t>
      </w:r>
    </w:p>
    <w:p w14:paraId="7997C238" w14:textId="17035624" w:rsidR="006A0B18" w:rsidRPr="00935F65" w:rsidRDefault="003E61D4" w:rsidP="00662645">
      <w:pPr>
        <w:pStyle w:val="Heading2"/>
      </w:pPr>
      <w:bookmarkStart w:id="176" w:name="_Toc277151453"/>
      <w:bookmarkStart w:id="177" w:name="_Toc307216731"/>
      <w:bookmarkStart w:id="178" w:name="_Toc318272140"/>
      <w:bookmarkStart w:id="179" w:name="_Toc319048154"/>
      <w:bookmarkStart w:id="180" w:name="_Toc194997603"/>
      <w:r>
        <w:t xml:space="preserve">5.3  </w:t>
      </w:r>
      <w:r>
        <w:tab/>
      </w:r>
      <w:r w:rsidR="00ED39CC" w:rsidRPr="00935F65">
        <w:t>Analytical Data Management</w:t>
      </w:r>
      <w:bookmarkEnd w:id="176"/>
      <w:bookmarkEnd w:id="177"/>
      <w:bookmarkEnd w:id="178"/>
      <w:bookmarkEnd w:id="179"/>
      <w:bookmarkEnd w:id="180"/>
    </w:p>
    <w:p w14:paraId="5DDE8F7A" w14:textId="325A34E4" w:rsidR="00E15C01" w:rsidRPr="00935F65" w:rsidRDefault="00E15C01" w:rsidP="00935F65">
      <w:pPr>
        <w:pStyle w:val="BodyText"/>
      </w:pPr>
      <w:r w:rsidRPr="00935F65">
        <w:t xml:space="preserve">The Contractor shall ensure that all hard copy and electronic data deliverables supplied by the laboratory are complete and adequate to support the quality and usability of the data.  Raw data packages shall be submitted to </w:t>
      </w:r>
      <w:r w:rsidR="004C2F4D">
        <w:t>the Installation POC within 90 days of the completion of the sampling event</w:t>
      </w:r>
      <w:r w:rsidR="002C6215">
        <w:t xml:space="preserve">. </w:t>
      </w:r>
      <w:r w:rsidRPr="00935F65">
        <w:t>Data packages shall meet federal and state standards and include all information required to re-create the analysis, including correspondence with the laboratory regarding Quality Assurance and Quality Control (QA/QC) exceedances and documentation of corrective actions.</w:t>
      </w:r>
    </w:p>
    <w:p w14:paraId="492FB286" w14:textId="09CA7B8D" w:rsidR="006A0B18" w:rsidRPr="00935F65" w:rsidRDefault="003E61D4" w:rsidP="00662645">
      <w:pPr>
        <w:pStyle w:val="Heading2"/>
      </w:pPr>
      <w:bookmarkStart w:id="181" w:name="_Toc277151454"/>
      <w:bookmarkStart w:id="182" w:name="_Toc307216732"/>
      <w:bookmarkStart w:id="183" w:name="_Toc318272141"/>
      <w:bookmarkStart w:id="184" w:name="_Toc319048155"/>
      <w:bookmarkStart w:id="185" w:name="_Toc194997604"/>
      <w:r>
        <w:t>5.</w:t>
      </w:r>
      <w:r w:rsidR="007B6A02">
        <w:t>4</w:t>
      </w:r>
      <w:r>
        <w:t xml:space="preserve">  </w:t>
      </w:r>
      <w:r>
        <w:tab/>
      </w:r>
      <w:r w:rsidR="00ED39CC" w:rsidRPr="00935F65">
        <w:t>Record Keeping</w:t>
      </w:r>
      <w:bookmarkEnd w:id="181"/>
      <w:bookmarkEnd w:id="182"/>
      <w:bookmarkEnd w:id="183"/>
      <w:bookmarkEnd w:id="184"/>
      <w:bookmarkEnd w:id="185"/>
    </w:p>
    <w:p w14:paraId="65587142" w14:textId="77777777" w:rsidR="00F32D88" w:rsidRDefault="00ED39CC" w:rsidP="00935F65">
      <w:pPr>
        <w:pStyle w:val="BodyText"/>
      </w:pPr>
      <w:r w:rsidRPr="00935F65">
        <w:t>The Contractor shall create and maintain in one location written (in bound, numbered logbook) and electronic records sufficient to recreate each sampling, analytical, testing</w:t>
      </w:r>
      <w:r w:rsidR="004B598E" w:rsidRPr="00935F65">
        <w:t>,</w:t>
      </w:r>
      <w:r w:rsidRPr="00935F65">
        <w:t xml:space="preserve"> and monitoring event, and shall make these records available to the </w:t>
      </w:r>
      <w:r w:rsidR="006C4EE5" w:rsidRPr="00935F65">
        <w:t xml:space="preserve">Government </w:t>
      </w:r>
      <w:r w:rsidRPr="00935F65">
        <w:t xml:space="preserve">upon request.  The Contractor shall maintain records of, and derived from, all activities outlined in the appropriate portion of the Quality Program Plan (QPP) supporting the generation of these sampling and analysis records.  The Contractor shall also retain written calculations using information obtained from sampling, analysis monitoring, and testing activities, to include all raw data.  All information shall be provided to the </w:t>
      </w:r>
      <w:r w:rsidR="006C4EE5" w:rsidRPr="00935F65">
        <w:t xml:space="preserve">Government </w:t>
      </w:r>
      <w:r w:rsidRPr="00935F65">
        <w:t>upon request.</w:t>
      </w:r>
      <w:r w:rsidR="00F32D88" w:rsidRPr="00F32D88">
        <w:t xml:space="preserve"> </w:t>
      </w:r>
    </w:p>
    <w:p w14:paraId="531FE54F" w14:textId="73D73867" w:rsidR="00406862" w:rsidRDefault="00F32D88" w:rsidP="00935F65">
      <w:pPr>
        <w:pStyle w:val="BodyText"/>
      </w:pPr>
      <w:r w:rsidRPr="00F32D88">
        <w:t xml:space="preserve">All field documentation shall be recorded in bound, numbered logbooks. Field logbooks shall have numbered pages and shall include a complete record of all field activities. </w:t>
      </w:r>
      <w:r w:rsidR="00616844">
        <w:t xml:space="preserve"> </w:t>
      </w:r>
      <w:r w:rsidRPr="00F32D88">
        <w:t xml:space="preserve">If multiple field logbooks are required, each shall be numbered and specifically identified to indicate dates and sites where used. </w:t>
      </w:r>
      <w:r w:rsidR="00616844">
        <w:t xml:space="preserve"> </w:t>
      </w:r>
      <w:r w:rsidRPr="00F32D88">
        <w:t xml:space="preserve">Field documentation shall be recorded at the time of fieldwork, i.e., details may not be added after the fact. </w:t>
      </w:r>
      <w:r w:rsidR="00616844">
        <w:t xml:space="preserve"> </w:t>
      </w:r>
      <w:r w:rsidRPr="00F32D88">
        <w:t xml:space="preserve">All information required to fully recreate sampling, investigation, </w:t>
      </w:r>
      <w:r w:rsidR="00616844">
        <w:t xml:space="preserve">and </w:t>
      </w:r>
      <w:r w:rsidRPr="00F32D88">
        <w:t xml:space="preserve">remediation events shall be documented in the field logbook. </w:t>
      </w:r>
      <w:r w:rsidR="00616844">
        <w:t xml:space="preserve"> </w:t>
      </w:r>
      <w:r w:rsidRPr="00F32D88">
        <w:t xml:space="preserve">Use of field forms may augment but not replace the detail required in the field logbook. </w:t>
      </w:r>
      <w:r w:rsidR="00616844">
        <w:t xml:space="preserve"> </w:t>
      </w:r>
      <w:r w:rsidRPr="00F32D88">
        <w:t>The field logbooks are a critical part of the official project record; the Contractor shall include procedures for maintenance, review, tracking, etc. of the field logbook in the programmatic UFP-QAPP.</w:t>
      </w:r>
    </w:p>
    <w:p w14:paraId="1441B818" w14:textId="54FF7939" w:rsidR="004F47F8" w:rsidRPr="00A02541" w:rsidRDefault="00D841A0" w:rsidP="00662645">
      <w:pPr>
        <w:pStyle w:val="Heading2"/>
      </w:pPr>
      <w:bookmarkStart w:id="186" w:name="_Toc194997605"/>
      <w:bookmarkStart w:id="187" w:name="_Hlk135042444"/>
      <w:r>
        <w:lastRenderedPageBreak/>
        <w:t>5.</w:t>
      </w:r>
      <w:r w:rsidRPr="00A02541">
        <w:t>5</w:t>
      </w:r>
      <w:r w:rsidR="004F47F8" w:rsidRPr="00A02541">
        <w:t xml:space="preserve">     PFAS Sampling and Analysis</w:t>
      </w:r>
      <w:bookmarkEnd w:id="186"/>
    </w:p>
    <w:p w14:paraId="4E9ED828" w14:textId="5DB83090" w:rsidR="001D5932" w:rsidRDefault="00693514" w:rsidP="001D5932">
      <w:pPr>
        <w:rPr>
          <w:sz w:val="22"/>
          <w:szCs w:val="22"/>
        </w:rPr>
      </w:pPr>
      <w:r w:rsidRPr="00693514">
        <w:t>If PFAS sampling is required, samples shall be analyzed in accordance with DoD and AF policy. In addition, the Contractor shall follow any applicable current State or Federal guidance for PFAS sampling.</w:t>
      </w:r>
    </w:p>
    <w:p w14:paraId="409F283D" w14:textId="277DA865" w:rsidR="006A0B18" w:rsidRDefault="007B6A02" w:rsidP="006B60B5">
      <w:pPr>
        <w:pStyle w:val="Heading1"/>
      </w:pPr>
      <w:bookmarkStart w:id="188" w:name="_Toc307216733"/>
      <w:bookmarkStart w:id="189" w:name="_Toc277151455"/>
      <w:bookmarkStart w:id="190" w:name="_Toc307216734"/>
      <w:bookmarkStart w:id="191" w:name="_Toc318272142"/>
      <w:bookmarkStart w:id="192" w:name="_Toc319048156"/>
      <w:bookmarkStart w:id="193" w:name="_Toc194997606"/>
      <w:bookmarkEnd w:id="187"/>
      <w:bookmarkEnd w:id="188"/>
      <w:r>
        <w:t xml:space="preserve">6.0 </w:t>
      </w:r>
      <w:r>
        <w:tab/>
      </w:r>
      <w:r w:rsidR="00ED39CC" w:rsidRPr="00935F65">
        <w:t>PLANS AND REPORTS</w:t>
      </w:r>
      <w:bookmarkEnd w:id="189"/>
      <w:bookmarkEnd w:id="190"/>
      <w:bookmarkEnd w:id="191"/>
      <w:bookmarkEnd w:id="192"/>
      <w:bookmarkEnd w:id="193"/>
    </w:p>
    <w:p w14:paraId="61B72ECF" w14:textId="4B8BB5DB" w:rsidR="00C36100" w:rsidRPr="00C36100" w:rsidRDefault="00C36100" w:rsidP="00C36100">
      <w:r w:rsidRPr="00D56A7B">
        <w:t>All documents are to be prepared in accordance with DAFH 33-337 (Tongue &amp; Quill).</w:t>
      </w:r>
    </w:p>
    <w:p w14:paraId="485F80A6" w14:textId="04672B46" w:rsidR="006A0B18" w:rsidRPr="00935F65" w:rsidRDefault="007B6A02" w:rsidP="00662645">
      <w:pPr>
        <w:pStyle w:val="Heading2"/>
      </w:pPr>
      <w:bookmarkStart w:id="194" w:name="_Toc277151456"/>
      <w:bookmarkStart w:id="195" w:name="_Toc194997607"/>
      <w:bookmarkStart w:id="196" w:name="_Toc307216735"/>
      <w:bookmarkStart w:id="197" w:name="_Toc318272143"/>
      <w:bookmarkStart w:id="198" w:name="_Toc319048157"/>
      <w:r>
        <w:t>6.1</w:t>
      </w:r>
      <w:r>
        <w:tab/>
      </w:r>
      <w:r w:rsidR="00ED39CC" w:rsidRPr="00935F65">
        <w:t>Quality Program Plans</w:t>
      </w:r>
      <w:bookmarkEnd w:id="194"/>
      <w:bookmarkEnd w:id="195"/>
      <w:r w:rsidR="00ED39CC" w:rsidRPr="00935F65">
        <w:t xml:space="preserve"> </w:t>
      </w:r>
      <w:bookmarkEnd w:id="196"/>
      <w:bookmarkEnd w:id="197"/>
      <w:bookmarkEnd w:id="198"/>
    </w:p>
    <w:p w14:paraId="2E16FC8E" w14:textId="61678BDE" w:rsidR="00452FDD" w:rsidRPr="00B62CF6" w:rsidRDefault="6C13534D" w:rsidP="00935F65">
      <w:pPr>
        <w:pStyle w:val="BodyText"/>
      </w:pPr>
      <w:r>
        <w:t>The QPP shall include the WP,</w:t>
      </w:r>
      <w:r w:rsidR="009A2493">
        <w:t xml:space="preserve"> </w:t>
      </w:r>
      <w:r>
        <w:t xml:space="preserve">the </w:t>
      </w:r>
      <w:r w:rsidRPr="00B62CF6">
        <w:t>Health and Safety Plan (HSP) (as required by 29 CFR 1910.120), and the Construction Quality Plan (CQP) if required.</w:t>
      </w:r>
    </w:p>
    <w:p w14:paraId="6D5AEC03" w14:textId="06DCBBDF" w:rsidR="00452FDD" w:rsidRPr="00B62CF6" w:rsidRDefault="007B6A02" w:rsidP="002E1632">
      <w:pPr>
        <w:pStyle w:val="Heading3"/>
      </w:pPr>
      <w:bookmarkStart w:id="199" w:name="4.1.2_Work_Plans_(WPs)"/>
      <w:bookmarkStart w:id="200" w:name="_bookmark35"/>
      <w:bookmarkStart w:id="201" w:name="_Toc194997608"/>
      <w:bookmarkEnd w:id="199"/>
      <w:bookmarkEnd w:id="200"/>
      <w:r w:rsidRPr="00B62CF6">
        <w:t>6.1.1</w:t>
      </w:r>
      <w:r w:rsidRPr="00B62CF6">
        <w:tab/>
      </w:r>
      <w:r w:rsidR="00452FDD" w:rsidRPr="00B62CF6">
        <w:t>Work Plans</w:t>
      </w:r>
      <w:bookmarkEnd w:id="201"/>
    </w:p>
    <w:p w14:paraId="106E2C02" w14:textId="58E6F525" w:rsidR="00B14277" w:rsidRPr="00B62CF6" w:rsidRDefault="002B18C5" w:rsidP="00B14277">
      <w:r w:rsidRPr="00B62CF6">
        <w:t xml:space="preserve">Prepare WPs to comply with </w:t>
      </w:r>
      <w:r w:rsidR="009B12D1" w:rsidRPr="00B62CF6">
        <w:t>DoD</w:t>
      </w:r>
      <w:r w:rsidRPr="00B62CF6">
        <w:t xml:space="preserve">, AF, USACE, USEPA (epa.gov/quality), state, and local regulations and guidance.  </w:t>
      </w:r>
      <w:proofErr w:type="spellStart"/>
      <w:r w:rsidR="00A43A9C" w:rsidRPr="00B62CF6">
        <w:t>Basewide</w:t>
      </w:r>
      <w:proofErr w:type="spellEnd"/>
      <w:r w:rsidR="009A4CD5" w:rsidRPr="00B62CF6">
        <w:t xml:space="preserve"> and site-specific WPs </w:t>
      </w:r>
      <w:r w:rsidRPr="00B62CF6">
        <w:t>that require sampling and analysis shall be prepared in accordance with the UFP-QAPP</w:t>
      </w:r>
      <w:r w:rsidR="009A2493" w:rsidRPr="00B62CF6">
        <w:t>,</w:t>
      </w:r>
      <w:r w:rsidRPr="00B62CF6">
        <w:t xml:space="preserve"> using </w:t>
      </w:r>
      <w:r w:rsidR="009A2493" w:rsidRPr="00B62CF6">
        <w:t xml:space="preserve">the </w:t>
      </w:r>
      <w:r w:rsidRPr="00B62CF6">
        <w:t xml:space="preserve">optimized UFP-QAPP worksheets.  </w:t>
      </w:r>
      <w:r w:rsidR="009A2493" w:rsidRPr="00B62CF6">
        <w:t xml:space="preserve">The optimized UFP-QAPP worksheets shall constitute the entire WP when sampling and analysis </w:t>
      </w:r>
      <w:proofErr w:type="gramStart"/>
      <w:r w:rsidR="009A2493" w:rsidRPr="00B62CF6">
        <w:t>is</w:t>
      </w:r>
      <w:proofErr w:type="gramEnd"/>
      <w:r w:rsidR="009A2493" w:rsidRPr="00B62CF6">
        <w:t xml:space="preserve"> required.  </w:t>
      </w:r>
      <w:r w:rsidRPr="00B62CF6">
        <w:t>WPs shall be specified as separate payment milestones under the site</w:t>
      </w:r>
      <w:r w:rsidR="00616844" w:rsidRPr="00B62CF6">
        <w:t>-</w:t>
      </w:r>
      <w:r w:rsidRPr="00B62CF6">
        <w:t>specifi</w:t>
      </w:r>
      <w:r w:rsidR="009B12D1" w:rsidRPr="00B62CF6">
        <w:t>c Sub-CLIN(s) as appropriate.</w:t>
      </w:r>
    </w:p>
    <w:p w14:paraId="46122B8A" w14:textId="4C343D56" w:rsidR="00452FDD" w:rsidRPr="00B62CF6" w:rsidRDefault="007B6A02" w:rsidP="002E1632">
      <w:pPr>
        <w:pStyle w:val="Heading3"/>
      </w:pPr>
      <w:bookmarkStart w:id="202" w:name="4.1.3_Health_and_Safety_Plan_(HSP)"/>
      <w:bookmarkStart w:id="203" w:name="_bookmark36"/>
      <w:bookmarkStart w:id="204" w:name="_Toc194997609"/>
      <w:bookmarkEnd w:id="202"/>
      <w:bookmarkEnd w:id="203"/>
      <w:r w:rsidRPr="00B62CF6">
        <w:t>6.1.2</w:t>
      </w:r>
      <w:r w:rsidRPr="00B62CF6">
        <w:tab/>
      </w:r>
      <w:r w:rsidR="00452FDD" w:rsidRPr="00B62CF6">
        <w:t>Health and Safety Plan</w:t>
      </w:r>
      <w:bookmarkEnd w:id="204"/>
    </w:p>
    <w:p w14:paraId="31366844" w14:textId="55738C81" w:rsidR="00EF2F49" w:rsidRDefault="00EF2F49" w:rsidP="004633DC">
      <w:pPr>
        <w:pStyle w:val="BodyText"/>
      </w:pPr>
      <w:r w:rsidRPr="00B62CF6">
        <w:t xml:space="preserve">The Contractor shall prepare a HSP to comply with </w:t>
      </w:r>
      <w:r w:rsidR="00592253" w:rsidRPr="00B62CF6">
        <w:t>AF</w:t>
      </w:r>
      <w:r w:rsidRPr="00B62CF6">
        <w:t>, USACE, OSHA</w:t>
      </w:r>
      <w:r w:rsidR="008773A1" w:rsidRPr="00B62CF6">
        <w:t>, US</w:t>
      </w:r>
      <w:r w:rsidRPr="00B62CF6">
        <w:t>EPA, federal</w:t>
      </w:r>
      <w:r w:rsidR="00FA104C" w:rsidRPr="00B62CF6">
        <w:t>/state/</w:t>
      </w:r>
      <w:r w:rsidRPr="00B62CF6">
        <w:t>local health and safety regulations and guidance</w:t>
      </w:r>
      <w:r w:rsidR="00FA104C" w:rsidRPr="00B62CF6">
        <w:t>,</w:t>
      </w:r>
      <w:r w:rsidRPr="00B62CF6">
        <w:t xml:space="preserve"> including EM 385-1-1. </w:t>
      </w:r>
      <w:r w:rsidR="004633DC" w:rsidRPr="00B62CF6">
        <w:t xml:space="preserve"> </w:t>
      </w:r>
      <w:r w:rsidR="00B31B74" w:rsidRPr="00B62CF6">
        <w:t xml:space="preserve">In accordance with EM 385-1-1, the </w:t>
      </w:r>
      <w:r w:rsidRPr="00B62CF6">
        <w:t xml:space="preserve">HSP </w:t>
      </w:r>
      <w:r w:rsidR="00B31B74" w:rsidRPr="00B62CF6">
        <w:t xml:space="preserve">will consist of </w:t>
      </w:r>
      <w:r w:rsidRPr="00B62CF6">
        <w:t>a Site Safety and Health Plan (SSHP) and Accident Prevention Plan (</w:t>
      </w:r>
      <w:r w:rsidRPr="004633DC">
        <w:t>APP).</w:t>
      </w:r>
      <w:r w:rsidR="00CC76E0" w:rsidRPr="004633DC">
        <w:t xml:space="preserve"> </w:t>
      </w:r>
      <w:r w:rsidRPr="004633DC">
        <w:t xml:space="preserve"> Utilize to the fullest extent possible any existing related HSP, tailored specifically to the current effort.  The Contractor shall maintain written certification that the approved HSP has been reviewed with all personnel that work at the project site prior to their mobilization.</w:t>
      </w:r>
      <w:r w:rsidR="004633DC">
        <w:t xml:space="preserve"> </w:t>
      </w:r>
      <w:r w:rsidRPr="004633DC">
        <w:t xml:space="preserve"> The </w:t>
      </w:r>
      <w:r w:rsidR="00CE4653">
        <w:t>C</w:t>
      </w:r>
      <w:r w:rsidRPr="004633DC">
        <w:t xml:space="preserve">ontractor and all subcontractors are required to comply with the approved HSP (including SSHP and APP).  The Government can shut down operations due to non-compliance </w:t>
      </w:r>
      <w:r w:rsidR="00FA104C" w:rsidRPr="004633DC">
        <w:t xml:space="preserve">without cost to the Government </w:t>
      </w:r>
      <w:r w:rsidRPr="004633DC">
        <w:t>until safety issues are resolved.</w:t>
      </w:r>
    </w:p>
    <w:p w14:paraId="5142BED3" w14:textId="77777777" w:rsidR="008F0BC0" w:rsidRPr="00B53FFD" w:rsidRDefault="008F0BC0" w:rsidP="008F0BC0">
      <w:pPr>
        <w:pStyle w:val="BodyText"/>
        <w:rPr>
          <w:b/>
          <w:bCs/>
        </w:rPr>
      </w:pPr>
      <w:r w:rsidRPr="00B53FFD">
        <w:rPr>
          <w:b/>
          <w:bCs/>
        </w:rPr>
        <w:t>Health, Safety, and Emergency Response</w:t>
      </w:r>
    </w:p>
    <w:p w14:paraId="68406AE7" w14:textId="77777777" w:rsidR="008F0BC0" w:rsidRDefault="008F0BC0" w:rsidP="008F0BC0">
      <w:pPr>
        <w:pStyle w:val="BodyText"/>
      </w:pPr>
      <w:r>
        <w:t xml:space="preserve">The Prime Contractor shall be fully responsible for the administration of the Site-Specific Safety &amp; Occupational Health (SOH) program for the project. General plan requirements are to include a Site-Specific Accident Prevention Plan (APP) and necessary subplans, including a Comprehensive Work Plan and a Site Safety and Health Plan (SSHP) in accordance with all local, state, and federal regulations. All documents shall be prepared in accordance with the requirements of the most recent version of the EM 385-1-1, “Safety and Occupational Health Requirements” and ER 385-1-92 Safety and Occupational Health Requirements for Hazardous, Toxic and Radioactive Waste (HTRW) Activities. </w:t>
      </w:r>
    </w:p>
    <w:p w14:paraId="0A520C91" w14:textId="77777777" w:rsidR="008F0BC0" w:rsidRDefault="008F0BC0" w:rsidP="008F0BC0">
      <w:pPr>
        <w:pStyle w:val="BodyText"/>
      </w:pPr>
      <w:r>
        <w:t xml:space="preserve">The Contractor shall utilize the services of a Certified Industrial Hygienist (CIH) or Certified Safety Professional (CSP), depending on the contamination to be impacted by investigation and cleanup activities, experienced in environmental cleanup and investigation projects to oversee the development and implementation of the health and safety program in accordance with the EM 385-1-1. This individual shall act as the Contractor Safety and Health Manager (SHM) on the project. The SHM shall review and sign all drafts, final, and revised final submittals of the </w:t>
      </w:r>
      <w:r>
        <w:lastRenderedPageBreak/>
        <w:t xml:space="preserve">SOH documents. If the information made available is insufficient to allow the Contractor to develop these documents, a description of all additional information required shall be prepared and submitted to the USACE PM. Work cannot begin until all SOH-related submittals are reviewed and accepted by the KO or the COR. </w:t>
      </w:r>
    </w:p>
    <w:p w14:paraId="08B8D8B1" w14:textId="77777777" w:rsidR="008F0BC0" w:rsidRDefault="008F0BC0" w:rsidP="008F0BC0">
      <w:pPr>
        <w:pStyle w:val="BodyText"/>
      </w:pPr>
      <w:r>
        <w:t>All required SOH documents shall be submitted on time for review and comments prior to the performance of any work. Comments shall be provided to the Contractor for discussion and incorporation in the succeeding version(s) of the document. The Contractor shall annotate all comments, including location of any changes. The USACE PM shall coordinate document review to ensure changes are consistent with previous versions. It is understood that at the time of the submission, there may be unknown portions of the work. The Contractor should evaluate and update the APP throughout the life of the project to ensure it is up to date and site specific. Changes, revisions, and updates to documents should be submitted to the KO or COR for acceptance. No contract work can begin without a KO or COR accepted SOH documents.</w:t>
      </w:r>
    </w:p>
    <w:p w14:paraId="365DB2C0" w14:textId="77777777" w:rsidR="008F0BC0" w:rsidRDefault="008F0BC0" w:rsidP="008F0BC0">
      <w:pPr>
        <w:pStyle w:val="BodyText"/>
      </w:pPr>
      <w:r>
        <w:t xml:space="preserve">The contractor shall ensure all necessary certificates and training documentation IAW local, state, and federal regulations are attached to each document version and are valid. If site contains HTRW, additional training and certificates shall be necessary to comply with regulations per EM 385-1-1 Chapter 36 and 29 CFR 1910.120. All contractor and subcontractor certificates and training documentation must be submitted with SOH </w:t>
      </w:r>
      <w:proofErr w:type="gramStart"/>
      <w:r>
        <w:t>documents</w:t>
      </w:r>
      <w:proofErr w:type="gramEnd"/>
      <w:r>
        <w:t xml:space="preserve"> and any alterations shall be provided to the USACE PM or COR no later than two weeks prior to fieldwork activities.</w:t>
      </w:r>
    </w:p>
    <w:p w14:paraId="439F4F49" w14:textId="77777777" w:rsidR="008F0BC0" w:rsidRDefault="008F0BC0" w:rsidP="008F0BC0">
      <w:pPr>
        <w:pStyle w:val="BodyText"/>
      </w:pPr>
      <w:r>
        <w:t xml:space="preserve">Due to the possibility of the USACE personnel visiting the site, the Contractor </w:t>
      </w:r>
      <w:proofErr w:type="gramStart"/>
      <w:r>
        <w:t>shall</w:t>
      </w:r>
      <w:proofErr w:type="gramEnd"/>
      <w:r>
        <w:t xml:space="preserve"> be prepared to provide personal protective equipment (PPE), apart from air-purifying respirators and safety-toed footwear. A minimum of three (3) sets of PPE shall be present on site for the USACE use.</w:t>
      </w:r>
    </w:p>
    <w:p w14:paraId="51B16DB3" w14:textId="77777777" w:rsidR="008F0BC0" w:rsidRDefault="008F0BC0" w:rsidP="008F0BC0">
      <w:pPr>
        <w:pStyle w:val="BodyText"/>
      </w:pPr>
      <w:r>
        <w:t>In the event the Contractor detects conditions that pose an immediate danger to the health and safety of personnel, or hazard to the environment, the Contractor shall stop the unsafe work being performed and report the facts to the KO or COR immediately. A written report of such incidence forwarded to the USACE PM and KO or COR is also required within seven (7) working days. The report shall be submitted using the most current form required by the EM 385-1-1.</w:t>
      </w:r>
    </w:p>
    <w:p w14:paraId="1ECA3F20" w14:textId="77777777" w:rsidR="008F0BC0" w:rsidRDefault="008F0BC0" w:rsidP="008F0BC0">
      <w:pPr>
        <w:pStyle w:val="BodyText"/>
      </w:pPr>
      <w:r>
        <w:t>The USACE EM 385-1-1 shall also be followed in its entirety. Should a regulatory conflict arise, the most stringent requirement shall be followed.</w:t>
      </w:r>
    </w:p>
    <w:p w14:paraId="0A1B1406" w14:textId="77777777" w:rsidR="008F0BC0" w:rsidRPr="004F3EF0" w:rsidRDefault="008F0BC0" w:rsidP="008F0BC0">
      <w:pPr>
        <w:pStyle w:val="BodyText"/>
        <w:rPr>
          <w:b/>
          <w:bCs/>
        </w:rPr>
      </w:pPr>
      <w:r w:rsidRPr="004F3EF0">
        <w:rPr>
          <w:b/>
          <w:bCs/>
        </w:rPr>
        <w:t>Key Personnel</w:t>
      </w:r>
    </w:p>
    <w:p w14:paraId="4BDBD6B0" w14:textId="77777777" w:rsidR="008F0BC0" w:rsidRDefault="008F0BC0" w:rsidP="008F0BC0">
      <w:pPr>
        <w:pStyle w:val="BodyText"/>
      </w:pPr>
      <w:r>
        <w:t>Contractor Safety and Health Manager (SHM)</w:t>
      </w:r>
    </w:p>
    <w:p w14:paraId="4BC7F3BB" w14:textId="77777777" w:rsidR="008F0BC0" w:rsidRDefault="008F0BC0" w:rsidP="008F0BC0">
      <w:pPr>
        <w:pStyle w:val="BodyText"/>
      </w:pPr>
      <w:r>
        <w:t>Depending on the contamination to be impacted by investigation and cleanup activities, the SHM must possess professional certification as a Certified Industrial Hygienist (CIH) or Certified Safety Professional (CSP) and have at least three years of experience implementing occupational health and safety protection requirements at environmental cleanup projects. The SHM must have in-depth knowledge of the employer’s health and safety program and have access to senior leaders within their organization structure (Chapter 36-Section 3.d of EM 385-1-1).</w:t>
      </w:r>
    </w:p>
    <w:p w14:paraId="50DE25F3" w14:textId="77777777" w:rsidR="008F0BC0" w:rsidRDefault="008F0BC0" w:rsidP="008F0BC0">
      <w:pPr>
        <w:pStyle w:val="BodyText"/>
      </w:pPr>
      <w:r>
        <w:t>Site Safety and Health Officer (SSHO)</w:t>
      </w:r>
    </w:p>
    <w:p w14:paraId="7562AD05" w14:textId="77777777" w:rsidR="008F0BC0" w:rsidRDefault="008F0BC0" w:rsidP="008F0BC0">
      <w:pPr>
        <w:pStyle w:val="BodyText"/>
      </w:pPr>
      <w:r>
        <w:t xml:space="preserve">The SSHO must meet the initial, refresher, and supervisor training according to paragraph 36-3.a of the EM 385-1-1. The SSHO must also possess the training and experience outlined for a SSHO according to Chapter 2 of the EM 385-1-1. SSHOs experience required by Chapter 2 must </w:t>
      </w:r>
      <w:r>
        <w:lastRenderedPageBreak/>
        <w:t>include at least one year of experience with implementing SOH requirements on hazardous waste investigation and cleanup projects. The SSHO must have the training and experience to conduct exposure monitoring, sampling, and selecting/adjusting controls.</w:t>
      </w:r>
    </w:p>
    <w:p w14:paraId="65949F89" w14:textId="77777777" w:rsidR="008F0BC0" w:rsidRDefault="008F0BC0" w:rsidP="008F0BC0">
      <w:pPr>
        <w:pStyle w:val="BodyText"/>
      </w:pPr>
      <w:r>
        <w:t xml:space="preserve">The Contractor must employ a minimum of one Level 1 SSHO at each project site to function as the primary SSHO. A designated Level 1 SSHO must be present at the site of work whenever work is performed. Additional or alternate SSHOs may be needed for projects with multiple sites, or shifts, or large projects. The full time Level 1 SSHO requirement may be modified to use any level SSHO or combination of levels by the USACE KO and the local Safety and Occupational Health Office (SOHO) in contract documents according to the exemptions in EM 385-1-1. Modification of the requirement must be a collaborative effort and will be based on job complexity, size, and other pertinent factors. </w:t>
      </w:r>
    </w:p>
    <w:p w14:paraId="0A281F08" w14:textId="77777777" w:rsidR="008F0BC0" w:rsidRPr="00E34506" w:rsidRDefault="008F0BC0" w:rsidP="008F0BC0">
      <w:pPr>
        <w:pStyle w:val="BodyText"/>
        <w:rPr>
          <w:b/>
          <w:bCs/>
        </w:rPr>
      </w:pPr>
      <w:r w:rsidRPr="00E34506">
        <w:rPr>
          <w:b/>
          <w:bCs/>
        </w:rPr>
        <w:t xml:space="preserve">Task 1 Language </w:t>
      </w:r>
    </w:p>
    <w:p w14:paraId="403B361F" w14:textId="77777777" w:rsidR="008F0BC0" w:rsidRPr="00E34506" w:rsidRDefault="008F0BC0" w:rsidP="008F0BC0">
      <w:pPr>
        <w:pStyle w:val="BodyText"/>
        <w:rPr>
          <w:u w:val="single"/>
        </w:rPr>
      </w:pPr>
      <w:r w:rsidRPr="00E34506">
        <w:rPr>
          <w:u w:val="single"/>
        </w:rPr>
        <w:t>Accident Prevention Plan</w:t>
      </w:r>
    </w:p>
    <w:p w14:paraId="3A98104A" w14:textId="77777777" w:rsidR="008F0BC0" w:rsidRDefault="008F0BC0" w:rsidP="008F0BC0">
      <w:pPr>
        <w:pStyle w:val="BodyText"/>
      </w:pPr>
      <w:r>
        <w:t xml:space="preserve">The Contractor shall prepare and submit Draft version of a site-specific APP with a SSHP within thirty (30) calendar days of contract award. The Contractor shall address comments and submit the Final version of the APP within fifteen (15) calendar days from receipt of comments. The APP shall be </w:t>
      </w:r>
      <w:proofErr w:type="gramStart"/>
      <w:r>
        <w:t>prepared</w:t>
      </w:r>
      <w:proofErr w:type="gramEnd"/>
      <w:r>
        <w:t xml:space="preserve"> IAW operational and technical requirements presented in this PWS, USACE, the Occupational Safety and Health Administration (OSHA), the US EPA, and applicable federal, state, and local health and safety regulations, including the most recent USACE EM 385-1-1. The APP shall be suitable for use as a “stand alone” document. The required format of the APP is presented in EM 385-1-1. </w:t>
      </w:r>
    </w:p>
    <w:p w14:paraId="341CDCFC" w14:textId="77777777" w:rsidR="008F0BC0" w:rsidRDefault="008F0BC0" w:rsidP="008F0BC0">
      <w:pPr>
        <w:pStyle w:val="BodyText"/>
      </w:pPr>
      <w:r>
        <w:t xml:space="preserve">The APP shall document project, contract, and job-specific potential hazards in the workplace, and the company policies, controls, and work practices that will be used to minimize those hazards. The APP must articulate the specific work, work process, equipment, and materials to be used, hazards pertaining to the contract work, and the control measures to be implemented The APP shall include preparation of an Activity Hazard Analysis (AHA), which shall document all definable features of work to complete the project objectives. The AHA shall include minimum requirements as outlined in the EM 385-1-1. </w:t>
      </w:r>
    </w:p>
    <w:p w14:paraId="5D0F6A91" w14:textId="77777777" w:rsidR="008F0BC0" w:rsidRPr="00755FB5" w:rsidRDefault="008F0BC0" w:rsidP="008F0BC0">
      <w:pPr>
        <w:pStyle w:val="BodyText"/>
        <w:rPr>
          <w:u w:val="single"/>
        </w:rPr>
      </w:pPr>
      <w:r w:rsidRPr="00755FB5">
        <w:rPr>
          <w:u w:val="single"/>
        </w:rPr>
        <w:t>Site Safety and Health Plan</w:t>
      </w:r>
    </w:p>
    <w:p w14:paraId="319A1849" w14:textId="337820DB" w:rsidR="00425D45" w:rsidRPr="004633DC" w:rsidRDefault="008F0BC0" w:rsidP="008F0BC0">
      <w:pPr>
        <w:pStyle w:val="BodyText"/>
      </w:pPr>
      <w:r>
        <w:t xml:space="preserve">The SSHP shall address the safety and occupational health hazards of each phase of site operation and include the requirements and procedures for employee protection. The SSHP must specifically address the requirements to protect workers from the health hazards associated with site contamination and the specific processes that may disturb, release, and transport these contaminants during the planned investigation or remedial action activities. Changes and modification to the SSHP are permitted and must be made in writing with the concurrence of the SHM and accepted by the KO or COR. The SSHP must be developed according to 29 CFR 1910.120(b)(4) and the EM 385-1-1.  </w:t>
      </w:r>
    </w:p>
    <w:p w14:paraId="6A52A13F" w14:textId="3A4B6A98" w:rsidR="00452FDD" w:rsidRPr="004633DC" w:rsidRDefault="007B6A02" w:rsidP="002E1632">
      <w:pPr>
        <w:pStyle w:val="Heading3"/>
      </w:pPr>
      <w:bookmarkStart w:id="205" w:name="4.1.4_Sampling_and_Analysis_Plan_(SAP)"/>
      <w:bookmarkStart w:id="206" w:name="_bookmark37"/>
      <w:bookmarkStart w:id="207" w:name="4.1.5_Construction_Quality_Plan_(CQP)"/>
      <w:bookmarkStart w:id="208" w:name="_bookmark38"/>
      <w:bookmarkStart w:id="209" w:name="_Toc194997610"/>
      <w:bookmarkEnd w:id="205"/>
      <w:bookmarkEnd w:id="206"/>
      <w:bookmarkEnd w:id="207"/>
      <w:bookmarkEnd w:id="208"/>
      <w:r>
        <w:t>6.1.3</w:t>
      </w:r>
      <w:r>
        <w:tab/>
      </w:r>
      <w:r w:rsidR="00452FDD" w:rsidRPr="004633DC">
        <w:t>Construction Quality Plan</w:t>
      </w:r>
      <w:bookmarkEnd w:id="209"/>
    </w:p>
    <w:p w14:paraId="38E286F4" w14:textId="396FF0D4" w:rsidR="00EF2F49" w:rsidRPr="00B62CF6" w:rsidRDefault="00EF2F49" w:rsidP="004633DC">
      <w:pPr>
        <w:pStyle w:val="BodyText"/>
        <w:rPr>
          <w:spacing w:val="-1"/>
        </w:rPr>
      </w:pPr>
      <w:r w:rsidRPr="00B62CF6">
        <w:rPr>
          <w:spacing w:val="-1"/>
        </w:rPr>
        <w:t xml:space="preserve">The Contractor shall provide a CQP to comply </w:t>
      </w:r>
      <w:r w:rsidR="006640FD" w:rsidRPr="00B62CF6">
        <w:rPr>
          <w:spacing w:val="-1"/>
        </w:rPr>
        <w:t xml:space="preserve">with </w:t>
      </w:r>
      <w:r w:rsidR="00592253" w:rsidRPr="00B62CF6">
        <w:rPr>
          <w:spacing w:val="-1"/>
        </w:rPr>
        <w:t>AF</w:t>
      </w:r>
      <w:r w:rsidR="006640FD" w:rsidRPr="00B62CF6">
        <w:rPr>
          <w:spacing w:val="-1"/>
        </w:rPr>
        <w:t>, USACE, OSHA, US</w:t>
      </w:r>
      <w:r w:rsidRPr="00B62CF6">
        <w:rPr>
          <w:spacing w:val="-1"/>
        </w:rPr>
        <w:t xml:space="preserve">EPA, </w:t>
      </w:r>
      <w:r w:rsidR="004633DC" w:rsidRPr="00B62CF6">
        <w:rPr>
          <w:spacing w:val="-1"/>
        </w:rPr>
        <w:t xml:space="preserve">federal, </w:t>
      </w:r>
      <w:r w:rsidRPr="00B62CF6">
        <w:rPr>
          <w:spacing w:val="-1"/>
        </w:rPr>
        <w:t xml:space="preserve">state, and local </w:t>
      </w:r>
      <w:r w:rsidR="006640FD" w:rsidRPr="00B62CF6">
        <w:rPr>
          <w:spacing w:val="-1"/>
        </w:rPr>
        <w:t>quality</w:t>
      </w:r>
      <w:r w:rsidRPr="00B62CF6">
        <w:rPr>
          <w:spacing w:val="-1"/>
        </w:rPr>
        <w:t xml:space="preserve"> regulations, if needed.</w:t>
      </w:r>
    </w:p>
    <w:p w14:paraId="00C99D7B" w14:textId="4A393E4B" w:rsidR="006A0B18" w:rsidRPr="00B62CF6" w:rsidRDefault="007B6A02" w:rsidP="00662645">
      <w:pPr>
        <w:pStyle w:val="Heading2"/>
      </w:pPr>
      <w:bookmarkStart w:id="210" w:name="_Toc277151457"/>
      <w:bookmarkStart w:id="211" w:name="_Toc307216736"/>
      <w:bookmarkStart w:id="212" w:name="_Toc318272144"/>
      <w:bookmarkStart w:id="213" w:name="_Toc319048158"/>
      <w:bookmarkStart w:id="214" w:name="_Toc194997611"/>
      <w:r w:rsidRPr="00B62CF6">
        <w:lastRenderedPageBreak/>
        <w:t>6.2</w:t>
      </w:r>
      <w:r w:rsidRPr="00B62CF6">
        <w:tab/>
      </w:r>
      <w:r w:rsidR="00ED39CC" w:rsidRPr="00B62CF6">
        <w:t>Technical Plans and Reports</w:t>
      </w:r>
      <w:bookmarkEnd w:id="210"/>
      <w:bookmarkEnd w:id="211"/>
      <w:bookmarkEnd w:id="212"/>
      <w:bookmarkEnd w:id="213"/>
      <w:bookmarkEnd w:id="214"/>
    </w:p>
    <w:p w14:paraId="2F670CC6" w14:textId="7CCAA48B" w:rsidR="00E13F78" w:rsidRPr="00B62CF6" w:rsidRDefault="00ED39CC" w:rsidP="004633DC">
      <w:pPr>
        <w:pStyle w:val="BodyText"/>
      </w:pPr>
      <w:r w:rsidRPr="00B62CF6">
        <w:t>The Contractor shall provide reports</w:t>
      </w:r>
      <w:r w:rsidR="003255B9" w:rsidRPr="00B62CF6">
        <w:t xml:space="preserve"> and </w:t>
      </w:r>
      <w:r w:rsidRPr="00B62CF6">
        <w:t>various other deliverables</w:t>
      </w:r>
      <w:r w:rsidR="003255B9" w:rsidRPr="00B62CF6">
        <w:t xml:space="preserve"> in accordance with </w:t>
      </w:r>
      <w:r w:rsidRPr="00B62CF6">
        <w:t>the most appropriate industry standard</w:t>
      </w:r>
      <w:r w:rsidR="00BF400C" w:rsidRPr="00B62CF6">
        <w:t xml:space="preserve">, or where applicable, </w:t>
      </w:r>
      <w:r w:rsidR="00E15C01" w:rsidRPr="00B62CF6">
        <w:t xml:space="preserve">any </w:t>
      </w:r>
      <w:r w:rsidR="00BF400C" w:rsidRPr="00B62CF6">
        <w:t>federal or state guidelines</w:t>
      </w:r>
      <w:r w:rsidR="0032424D" w:rsidRPr="00B62CF6">
        <w:t>.</w:t>
      </w:r>
    </w:p>
    <w:p w14:paraId="1C4B6753" w14:textId="11B8AB93" w:rsidR="00461378" w:rsidRPr="00B62CF6" w:rsidRDefault="006745B2" w:rsidP="004633DC">
      <w:pPr>
        <w:pStyle w:val="BodyText"/>
      </w:pPr>
      <w:r w:rsidRPr="00B62CF6">
        <w:t xml:space="preserve">Technical plans and reports are required </w:t>
      </w:r>
      <w:r w:rsidR="00ED39CC" w:rsidRPr="00B62CF6">
        <w:t xml:space="preserve">to demonstrate that </w:t>
      </w:r>
      <w:r w:rsidR="002435B2" w:rsidRPr="00B62CF6">
        <w:t xml:space="preserve">POs </w:t>
      </w:r>
      <w:r w:rsidR="00ED39CC" w:rsidRPr="00B62CF6">
        <w:t>and milestones are being met and that payment is appropriate.</w:t>
      </w:r>
    </w:p>
    <w:p w14:paraId="09053568" w14:textId="28210CD0" w:rsidR="00FE1246" w:rsidRPr="004633DC" w:rsidRDefault="00ED39CC" w:rsidP="004633DC">
      <w:pPr>
        <w:pStyle w:val="BodyText"/>
      </w:pPr>
      <w:r w:rsidRPr="00B62CF6">
        <w:t xml:space="preserve">Most documents must be submitted for initial </w:t>
      </w:r>
      <w:r w:rsidR="002614EB" w:rsidRPr="00B62CF6">
        <w:t>AF</w:t>
      </w:r>
      <w:r w:rsidRPr="00B62CF6">
        <w:t xml:space="preserve"> </w:t>
      </w:r>
      <w:r w:rsidR="00943351" w:rsidRPr="00B62CF6">
        <w:t xml:space="preserve">and USACE </w:t>
      </w:r>
      <w:r w:rsidRPr="00B62CF6">
        <w:t xml:space="preserve">review followed by submittal to one or more regulatory agencies.  The Contractor </w:t>
      </w:r>
      <w:r w:rsidR="006C4EE5" w:rsidRPr="00B62CF6">
        <w:t xml:space="preserve">shall </w:t>
      </w:r>
      <w:r w:rsidRPr="00B62CF6">
        <w:t xml:space="preserve">ascertain the number of copies required for delivery to all relevant parties.  Regulatory Agency review times will be based on the agency reviewing the document, complexity of the </w:t>
      </w:r>
      <w:proofErr w:type="gramStart"/>
      <w:r w:rsidRPr="00B62CF6">
        <w:t>deliverable</w:t>
      </w:r>
      <w:proofErr w:type="gramEnd"/>
      <w:r w:rsidRPr="00B62CF6">
        <w:t xml:space="preserve">, and </w:t>
      </w:r>
      <w:r w:rsidR="001A2885" w:rsidRPr="00B62CF6">
        <w:t>workload</w:t>
      </w:r>
      <w:r w:rsidRPr="00B62CF6">
        <w:t xml:space="preserve"> of the technical review team</w:t>
      </w:r>
      <w:r w:rsidR="003D1CEF" w:rsidRPr="00B62CF6">
        <w:t>, including regulatory partners</w:t>
      </w:r>
      <w:r w:rsidRPr="00B62CF6">
        <w:t xml:space="preserve">.  </w:t>
      </w:r>
      <w:r w:rsidR="003E4271" w:rsidRPr="00B62CF6">
        <w:t xml:space="preserve">The </w:t>
      </w:r>
      <w:r w:rsidR="00592253" w:rsidRPr="00B62CF6">
        <w:t>AF</w:t>
      </w:r>
      <w:r w:rsidR="003E4271" w:rsidRPr="00B62CF6">
        <w:t xml:space="preserve"> is unable to commit to review times for another agency</w:t>
      </w:r>
      <w:r w:rsidR="00F67185" w:rsidRPr="00B62CF6">
        <w:t>.  T</w:t>
      </w:r>
      <w:r w:rsidR="00271658" w:rsidRPr="00B62CF6">
        <w:t xml:space="preserve">he </w:t>
      </w:r>
      <w:r w:rsidR="00883B03" w:rsidRPr="00B62CF6">
        <w:t>Contractor</w:t>
      </w:r>
      <w:r w:rsidR="003D1CEF" w:rsidRPr="00B62CF6">
        <w:t xml:space="preserve"> shall be responsible for coordination of document review schedule with all stakeholders</w:t>
      </w:r>
      <w:r w:rsidR="003E4271" w:rsidRPr="00B62CF6">
        <w:t xml:space="preserve">. </w:t>
      </w:r>
      <w:r w:rsidR="004633DC" w:rsidRPr="00B62CF6">
        <w:t xml:space="preserve"> </w:t>
      </w:r>
      <w:r w:rsidR="003E4271" w:rsidRPr="00B62CF6">
        <w:t xml:space="preserve">However, </w:t>
      </w:r>
      <w:bookmarkStart w:id="215" w:name="_Hlk34386671"/>
      <w:r w:rsidR="003E4271" w:rsidRPr="00B62CF6">
        <w:t xml:space="preserve">historical </w:t>
      </w:r>
      <w:r w:rsidR="00F67185" w:rsidRPr="00B62CF6">
        <w:t>r</w:t>
      </w:r>
      <w:r w:rsidR="003E4271" w:rsidRPr="00B62CF6">
        <w:t xml:space="preserve">egulatory review times have </w:t>
      </w:r>
      <w:r w:rsidR="009A4CD5" w:rsidRPr="00B62CF6">
        <w:t>averaged</w:t>
      </w:r>
      <w:r w:rsidR="003E4271" w:rsidRPr="00B62CF6">
        <w:t xml:space="preserve"> </w:t>
      </w:r>
      <w:r w:rsidR="00286605" w:rsidRPr="00B62CF6">
        <w:t>30</w:t>
      </w:r>
      <w:r w:rsidR="003E4271" w:rsidRPr="00B62CF6">
        <w:t>-</w:t>
      </w:r>
      <w:r w:rsidR="00286605" w:rsidRPr="00B62CF6">
        <w:t>45</w:t>
      </w:r>
      <w:r w:rsidR="00271966" w:rsidRPr="00B62CF6">
        <w:t xml:space="preserve"> </w:t>
      </w:r>
      <w:r w:rsidR="008F152F" w:rsidRPr="00B62CF6">
        <w:t xml:space="preserve">calendar </w:t>
      </w:r>
      <w:r w:rsidR="003E4271" w:rsidRPr="00B62CF6">
        <w:t xml:space="preserve">days for low complexity documents and </w:t>
      </w:r>
      <w:r w:rsidR="00286605" w:rsidRPr="00B62CF6">
        <w:t>45</w:t>
      </w:r>
      <w:r w:rsidR="003E4271" w:rsidRPr="00B62CF6">
        <w:t>-</w:t>
      </w:r>
      <w:r w:rsidR="00286605" w:rsidRPr="00B62CF6">
        <w:t>60</w:t>
      </w:r>
      <w:r w:rsidR="00271966" w:rsidRPr="00B62CF6">
        <w:t xml:space="preserve"> </w:t>
      </w:r>
      <w:r w:rsidR="008F152F" w:rsidRPr="00B62CF6">
        <w:t xml:space="preserve">calendar </w:t>
      </w:r>
      <w:r w:rsidR="003E4271" w:rsidRPr="00B62CF6">
        <w:t>days for higher complexity documents</w:t>
      </w:r>
      <w:bookmarkEnd w:id="215"/>
      <w:r w:rsidR="003E4271" w:rsidRPr="00B62CF6">
        <w:t xml:space="preserve">. </w:t>
      </w:r>
      <w:r w:rsidR="00AD4291" w:rsidRPr="00B62CF6">
        <w:t xml:space="preserve"> </w:t>
      </w:r>
      <w:r w:rsidR="003E4271" w:rsidRPr="00B62CF6">
        <w:t>Please be advised that workload for those averages may not mirror workload under a</w:t>
      </w:r>
      <w:r w:rsidR="00BE58DB" w:rsidRPr="00B62CF6">
        <w:t>n</w:t>
      </w:r>
      <w:r w:rsidR="003E4271" w:rsidRPr="00B62CF6">
        <w:t xml:space="preserve"> </w:t>
      </w:r>
      <w:r w:rsidR="00072247" w:rsidRPr="00B62CF6">
        <w:t>ORC</w:t>
      </w:r>
      <w:r w:rsidR="003E4271" w:rsidRPr="00B62CF6">
        <w:t xml:space="preserve"> accelerated environment.</w:t>
      </w:r>
      <w:r w:rsidR="00AD4291" w:rsidRPr="00B62CF6">
        <w:t xml:space="preserve"> </w:t>
      </w:r>
      <w:r w:rsidR="003E4271" w:rsidRPr="00B62CF6">
        <w:t xml:space="preserve"> Therefore, </w:t>
      </w:r>
      <w:r w:rsidR="00883B03" w:rsidRPr="00B62CF6">
        <w:t>Contractor</w:t>
      </w:r>
      <w:r w:rsidR="003E4271" w:rsidRPr="00B62CF6">
        <w:t xml:space="preserve">s should review available information and form their own independent conclusions as to the time necessary, as well as risks and appropriate mitigation and contingency measures, to achieve the </w:t>
      </w:r>
      <w:r w:rsidR="002435B2" w:rsidRPr="00B62CF6">
        <w:t xml:space="preserve">PO </w:t>
      </w:r>
      <w:r w:rsidR="003E4271" w:rsidRPr="00B62CF6">
        <w:t xml:space="preserve">and </w:t>
      </w:r>
      <w:r w:rsidR="002435B2" w:rsidRPr="00B62CF6">
        <w:t>PP</w:t>
      </w:r>
      <w:r w:rsidR="003E4271" w:rsidRPr="00B62CF6">
        <w:t xml:space="preserve"> with their approach.  </w:t>
      </w:r>
      <w:r w:rsidRPr="00B62CF6">
        <w:t xml:space="preserve">Legally binding documents such as reports, correspondence, </w:t>
      </w:r>
      <w:r w:rsidR="002647E0" w:rsidRPr="00B62CF6">
        <w:t>No Further Action (</w:t>
      </w:r>
      <w:r w:rsidRPr="00B62CF6">
        <w:t>NFA</w:t>
      </w:r>
      <w:r w:rsidR="002647E0" w:rsidRPr="00B62CF6">
        <w:t>)</w:t>
      </w:r>
      <w:r w:rsidRPr="00B62CF6">
        <w:t xml:space="preserve"> documents</w:t>
      </w:r>
      <w:r w:rsidRPr="004633DC">
        <w:t xml:space="preserve">, regulatory closure documents, RODs, or other decision documents shall be signed by the </w:t>
      </w:r>
      <w:r w:rsidR="002614EB" w:rsidRPr="004633DC">
        <w:t>AF</w:t>
      </w:r>
      <w:r w:rsidRPr="004633DC">
        <w:t xml:space="preserve"> and </w:t>
      </w:r>
      <w:r w:rsidR="00153522" w:rsidRPr="004633DC">
        <w:t>not</w:t>
      </w:r>
      <w:r w:rsidRPr="004633DC">
        <w:t xml:space="preserve"> the Contractor.</w:t>
      </w:r>
    </w:p>
    <w:p w14:paraId="785F8FB2" w14:textId="581B5672" w:rsidR="006C4256" w:rsidRDefault="00540593" w:rsidP="004633DC">
      <w:pPr>
        <w:pStyle w:val="BodyText"/>
        <w:rPr>
          <w:ins w:id="216" w:author="RODRIGUEZ, ADAM R CTR USAF AFMC AFCEC/CZR" w:date="2026-02-12T13:42:00Z" w16du:dateUtc="2026-02-12T19:42:00Z"/>
        </w:rPr>
      </w:pPr>
      <w:ins w:id="217" w:author="RODRIGUEZ, ADAM R CTR USAF AFMC AFCEC/CZR" w:date="2026-02-12T13:56:00Z" w16du:dateUtc="2026-02-12T19:56:00Z">
        <w:r w:rsidRPr="00540593">
          <w:t xml:space="preserve">PLEASE NOTE:  Quarterly Performance Monitoring “courtesy” Reports are emailed to SCDES solely to comply with the regulatory requirement that sample results be submitted within 30 days of receipt.  </w:t>
        </w:r>
      </w:ins>
      <w:ins w:id="218" w:author="RODRIGUEZ, ADAM R CTR USAF AFMC AFCEC/CZR" w:date="2026-02-18T10:59:00Z" w16du:dateUtc="2026-02-18T16:59:00Z">
        <w:r w:rsidR="003F1F7B">
          <w:t>AFCEC</w:t>
        </w:r>
      </w:ins>
      <w:ins w:id="219" w:author="RODRIGUEZ, ADAM R CTR USAF AFMC AFCEC/CZR" w:date="2026-02-12T13:56:00Z" w16du:dateUtc="2026-02-12T19:56:00Z">
        <w:r w:rsidRPr="00540593">
          <w:t xml:space="preserve"> do</w:t>
        </w:r>
      </w:ins>
      <w:ins w:id="220" w:author="RODRIGUEZ, ADAM R CTR USAF AFMC AFCEC/CZR" w:date="2026-02-18T10:59:00Z" w16du:dateUtc="2026-02-18T16:59:00Z">
        <w:r w:rsidR="003F1F7B">
          <w:t>es</w:t>
        </w:r>
      </w:ins>
      <w:ins w:id="221" w:author="RODRIGUEZ, ADAM R CTR USAF AFMC AFCEC/CZR" w:date="2026-02-12T13:56:00Z" w16du:dateUtc="2026-02-12T19:56:00Z">
        <w:r w:rsidRPr="00540593">
          <w:t xml:space="preserve"> not expect SCDES to review and comment on these reports</w:t>
        </w:r>
      </w:ins>
      <w:ins w:id="222" w:author="RODRIGUEZ, ADAM R CTR USAF AFMC AFCEC/CZR" w:date="2026-02-18T10:59:00Z" w16du:dateUtc="2026-02-18T16:59:00Z">
        <w:r w:rsidR="003F1F7B">
          <w:t>, and the Base RPM</w:t>
        </w:r>
        <w:r w:rsidR="00C15447">
          <w:t xml:space="preserve"> will assist with</w:t>
        </w:r>
      </w:ins>
      <w:ins w:id="223" w:author="RODRIGUEZ, ADAM R CTR USAF AFMC AFCEC/CZR" w:date="2026-02-18T11:00:00Z" w16du:dateUtc="2026-02-18T17:00:00Z">
        <w:r w:rsidR="00C15447">
          <w:t xml:space="preserve"> </w:t>
        </w:r>
      </w:ins>
      <w:ins w:id="224" w:author="RODRIGUEZ, ADAM R CTR USAF AFMC AFCEC/CZR" w:date="2026-02-18T10:59:00Z" w16du:dateUtc="2026-02-18T16:59:00Z">
        <w:r w:rsidR="00C15447">
          <w:t>coordinat</w:t>
        </w:r>
      </w:ins>
      <w:ins w:id="225" w:author="RODRIGUEZ, ADAM R CTR USAF AFMC AFCEC/CZR" w:date="2026-02-18T11:00:00Z" w16du:dateUtc="2026-02-18T17:00:00Z">
        <w:r w:rsidR="00C15447">
          <w:t>ion</w:t>
        </w:r>
      </w:ins>
      <w:ins w:id="226" w:author="RODRIGUEZ, ADAM R CTR USAF AFMC AFCEC/CZR" w:date="2026-02-12T13:56:00Z" w16du:dateUtc="2026-02-12T19:56:00Z">
        <w:r w:rsidRPr="00540593">
          <w:t>.  Official results are submitted in the annual reports</w:t>
        </w:r>
        <w:r w:rsidR="00136BD2">
          <w:t>.</w:t>
        </w:r>
      </w:ins>
    </w:p>
    <w:p w14:paraId="1F28BAA0" w14:textId="15946125" w:rsidR="0032424D" w:rsidRPr="004633DC" w:rsidRDefault="0032424D" w:rsidP="004633DC">
      <w:pPr>
        <w:pStyle w:val="BodyText"/>
      </w:pPr>
      <w:r w:rsidRPr="004633DC">
        <w:t xml:space="preserve">The Contractor shall submit all plans, reports, and other documents in, </w:t>
      </w:r>
      <w:r w:rsidR="00FC6526" w:rsidRPr="004633DC">
        <w:t>[</w:t>
      </w:r>
      <w:bookmarkStart w:id="227" w:name="_Hlk34386793"/>
      <w:r w:rsidRPr="004E3307">
        <w:t>Draft, Draft Final, and/or Final versions</w:t>
      </w:r>
      <w:r w:rsidR="00007208" w:rsidRPr="004E3307">
        <w:t>,</w:t>
      </w:r>
      <w:r w:rsidRPr="004E3307">
        <w:t xml:space="preserve"> as appropriate for that specific document.</w:t>
      </w:r>
      <w:r w:rsidR="006204BB" w:rsidRPr="004E3307">
        <w:t xml:space="preserve">]  </w:t>
      </w:r>
      <w:r w:rsidR="00D401C3" w:rsidRPr="004E3307">
        <w:t>[</w:t>
      </w:r>
      <w:r w:rsidR="009009F0" w:rsidRPr="004E3307">
        <w:t xml:space="preserve">Update document versions </w:t>
      </w:r>
      <w:r w:rsidR="00007208" w:rsidRPr="004E3307">
        <w:t xml:space="preserve">as </w:t>
      </w:r>
      <w:r w:rsidR="009009F0" w:rsidRPr="004E3307">
        <w:t>required.</w:t>
      </w:r>
      <w:r w:rsidR="006204BB" w:rsidRPr="004E3307">
        <w:t xml:space="preserve">]  </w:t>
      </w:r>
      <w:r w:rsidRPr="004E3307">
        <w:t>Not all documents will require submittal of all versions</w:t>
      </w:r>
      <w:bookmarkEnd w:id="227"/>
      <w:r w:rsidRPr="004E3307">
        <w:t>.  The Contractor</w:t>
      </w:r>
      <w:r w:rsidRPr="004633DC">
        <w:t xml:space="preserve"> shall provide multiple versions of the following documents:</w:t>
      </w:r>
    </w:p>
    <w:p w14:paraId="3A144A3A" w14:textId="1E73F1E8" w:rsidR="0032424D" w:rsidRDefault="004633DC" w:rsidP="004633DC">
      <w:pPr>
        <w:pStyle w:val="BulletList"/>
      </w:pPr>
      <w:r w:rsidRPr="000F37BC" w:rsidDel="004633DC">
        <w:t xml:space="preserve"> </w:t>
      </w:r>
      <w:r w:rsidR="0032424D" w:rsidRPr="000F37BC">
        <w:t>[</w:t>
      </w:r>
      <w:r w:rsidR="00F67185">
        <w:t>INSTALLATION</w:t>
      </w:r>
      <w:r w:rsidR="002B18C5">
        <w:t xml:space="preserve"> POC</w:t>
      </w:r>
      <w:r w:rsidR="0032424D" w:rsidRPr="000F37BC">
        <w:t>]</w:t>
      </w:r>
      <w:r w:rsidR="0032424D" w:rsidRPr="0032424D">
        <w:t xml:space="preserve">: </w:t>
      </w:r>
      <w:r w:rsidR="000E4DF0" w:rsidRPr="0032424D">
        <w:t>[</w:t>
      </w:r>
      <w:r w:rsidR="000E4DF0">
        <w:t>1</w:t>
      </w:r>
      <w:r w:rsidR="000E4DF0" w:rsidRPr="0032424D">
        <w:t>]</w:t>
      </w:r>
      <w:r w:rsidR="007C2186">
        <w:t xml:space="preserve"> </w:t>
      </w:r>
      <w:r w:rsidR="00B02718">
        <w:t xml:space="preserve">soft </w:t>
      </w:r>
      <w:r w:rsidR="00B02718" w:rsidRPr="000F37BC">
        <w:t>cop</w:t>
      </w:r>
      <w:r w:rsidR="00B02718">
        <w:t>y</w:t>
      </w:r>
      <w:r w:rsidR="00B02718" w:rsidRPr="000F37BC">
        <w:t xml:space="preserve"> </w:t>
      </w:r>
      <w:r w:rsidR="001F3F45">
        <w:t>and [0]</w:t>
      </w:r>
      <w:r w:rsidR="001F3F45" w:rsidRPr="000F37BC">
        <w:t xml:space="preserve"> CD</w:t>
      </w:r>
      <w:r w:rsidR="001F3F45">
        <w:t>s</w:t>
      </w:r>
      <w:r w:rsidR="001F3F45" w:rsidRPr="000F37BC" w:rsidDel="00B02718">
        <w:t xml:space="preserve"> </w:t>
      </w:r>
      <w:r w:rsidR="0032424D" w:rsidRPr="000F37BC">
        <w:t>of all draft documents;</w:t>
      </w:r>
      <w:r w:rsidR="0032424D">
        <w:t xml:space="preserve"> </w:t>
      </w:r>
      <w:r w:rsidR="00E76CB9" w:rsidRPr="000F37BC">
        <w:t>[</w:t>
      </w:r>
      <w:r w:rsidR="00E76CB9">
        <w:t>3</w:t>
      </w:r>
      <w:r w:rsidR="00E76CB9" w:rsidRPr="000F37BC">
        <w:t xml:space="preserve">] </w:t>
      </w:r>
      <w:r w:rsidR="0032424D" w:rsidRPr="000F37BC">
        <w:t xml:space="preserve">hard copies and </w:t>
      </w:r>
      <w:r w:rsidR="00E76CB9">
        <w:t xml:space="preserve">[1] </w:t>
      </w:r>
      <w:r w:rsidR="0032424D" w:rsidRPr="000F37BC">
        <w:t>CDs of all Draft Final and Final documents.</w:t>
      </w:r>
      <w:r w:rsidR="0092662E">
        <w:t xml:space="preserve">  </w:t>
      </w:r>
    </w:p>
    <w:p w14:paraId="6D994920" w14:textId="34DC6E3F" w:rsidR="0032424D" w:rsidRDefault="0082157C" w:rsidP="004633DC">
      <w:pPr>
        <w:pStyle w:val="BulletList"/>
      </w:pPr>
      <w:r>
        <w:t>AFCEC</w:t>
      </w:r>
      <w:r w:rsidR="0032424D" w:rsidRPr="000F37BC">
        <w:t xml:space="preserve"> Program </w:t>
      </w:r>
      <w:r w:rsidR="00271658">
        <w:t>Manager</w:t>
      </w:r>
      <w:r w:rsidR="0032424D" w:rsidRPr="000F37BC">
        <w:t xml:space="preserve">: </w:t>
      </w:r>
      <w:r w:rsidR="00800B94" w:rsidRPr="0032424D">
        <w:t>[</w:t>
      </w:r>
      <w:r w:rsidR="00800B94">
        <w:t>1</w:t>
      </w:r>
      <w:r w:rsidR="00800B94" w:rsidRPr="0032424D">
        <w:t>]</w:t>
      </w:r>
      <w:r w:rsidR="00800B94">
        <w:t xml:space="preserve"> soft </w:t>
      </w:r>
      <w:r w:rsidR="009B72BA">
        <w:t>cop</w:t>
      </w:r>
      <w:r w:rsidR="00B013F2">
        <w:t>y</w:t>
      </w:r>
      <w:r w:rsidR="009B72BA">
        <w:t xml:space="preserve"> and </w:t>
      </w:r>
      <w:r w:rsidR="00800B94">
        <w:t>[0]</w:t>
      </w:r>
      <w:r w:rsidR="00800B94" w:rsidRPr="000F37BC">
        <w:t xml:space="preserve"> </w:t>
      </w:r>
      <w:r w:rsidR="0032424D" w:rsidRPr="000F37BC">
        <w:t>CD</w:t>
      </w:r>
      <w:r w:rsidR="00F67185">
        <w:t>s</w:t>
      </w:r>
      <w:r w:rsidR="0032424D" w:rsidRPr="000F37BC">
        <w:t xml:space="preserve"> </w:t>
      </w:r>
      <w:r w:rsidR="00F67185" w:rsidRPr="000F37BC">
        <w:t>of all draft documents</w:t>
      </w:r>
      <w:r w:rsidR="0032424D" w:rsidRPr="000F37BC">
        <w:t xml:space="preserve">, </w:t>
      </w:r>
      <w:r w:rsidR="002272C3" w:rsidRPr="000F37BC">
        <w:t>[</w:t>
      </w:r>
      <w:r w:rsidR="002272C3">
        <w:t>1</w:t>
      </w:r>
      <w:r w:rsidR="002272C3" w:rsidRPr="000F37BC">
        <w:t xml:space="preserve">] </w:t>
      </w:r>
      <w:r w:rsidR="002272C3">
        <w:t>soft</w:t>
      </w:r>
      <w:r w:rsidR="002272C3" w:rsidRPr="000F37BC">
        <w:t xml:space="preserve"> </w:t>
      </w:r>
      <w:r w:rsidR="00F67185" w:rsidRPr="000F37BC">
        <w:t xml:space="preserve">copies and </w:t>
      </w:r>
      <w:r w:rsidR="002272C3">
        <w:t xml:space="preserve">[0] </w:t>
      </w:r>
      <w:r w:rsidR="00F67185" w:rsidRPr="000F37BC">
        <w:t xml:space="preserve">CDs </w:t>
      </w:r>
      <w:r w:rsidR="00F67185">
        <w:t xml:space="preserve">of all </w:t>
      </w:r>
      <w:r w:rsidR="0032424D" w:rsidRPr="000F37BC">
        <w:t>Draft Final and Final documents.</w:t>
      </w:r>
    </w:p>
    <w:p w14:paraId="2AE479D3" w14:textId="0F25954D" w:rsidR="005C5072" w:rsidRDefault="00892BF5" w:rsidP="004633DC">
      <w:pPr>
        <w:pStyle w:val="BulletList"/>
      </w:pPr>
      <w:r>
        <w:t>COR</w:t>
      </w:r>
      <w:r w:rsidR="00BA7579">
        <w:t xml:space="preserve">: </w:t>
      </w:r>
      <w:r w:rsidR="001F3F45" w:rsidRPr="0032424D">
        <w:t>[</w:t>
      </w:r>
      <w:r w:rsidR="001F3F45">
        <w:t>1</w:t>
      </w:r>
      <w:r w:rsidR="001F3F45" w:rsidRPr="0032424D">
        <w:t>]</w:t>
      </w:r>
      <w:r w:rsidR="001F3F45">
        <w:t xml:space="preserve"> soft copy and [0]</w:t>
      </w:r>
      <w:r w:rsidR="001F3F45" w:rsidRPr="000F37BC">
        <w:t xml:space="preserve"> CD</w:t>
      </w:r>
      <w:r w:rsidR="001F3F45">
        <w:t>s</w:t>
      </w:r>
      <w:r w:rsidR="001F3F45" w:rsidRPr="000F37BC">
        <w:t xml:space="preserve"> of all draft </w:t>
      </w:r>
      <w:r w:rsidR="006B7EE1" w:rsidRPr="000F37BC">
        <w:t>documents</w:t>
      </w:r>
      <w:r w:rsidR="006B7EE1" w:rsidDel="001F3F45">
        <w:t>,</w:t>
      </w:r>
      <w:r w:rsidR="00F67185" w:rsidRPr="000F37BC">
        <w:t xml:space="preserve"> </w:t>
      </w:r>
      <w:r w:rsidR="00F36537" w:rsidRPr="000F37BC">
        <w:t>[</w:t>
      </w:r>
      <w:r w:rsidR="00F36537">
        <w:t>3</w:t>
      </w:r>
      <w:r w:rsidR="00F36537" w:rsidRPr="000F37BC">
        <w:t xml:space="preserve">] </w:t>
      </w:r>
      <w:r w:rsidR="00F67185" w:rsidRPr="000F37BC">
        <w:t xml:space="preserve">hard copies and </w:t>
      </w:r>
      <w:r w:rsidR="00F36537">
        <w:t xml:space="preserve">[1] </w:t>
      </w:r>
      <w:r w:rsidR="00F67185" w:rsidRPr="000F37BC">
        <w:t xml:space="preserve">CDs </w:t>
      </w:r>
      <w:r w:rsidR="00F67185">
        <w:t xml:space="preserve">of all </w:t>
      </w:r>
      <w:r w:rsidR="002B18C5">
        <w:t>Draft Final</w:t>
      </w:r>
      <w:r w:rsidR="00F67185" w:rsidRPr="000F37BC">
        <w:t xml:space="preserve"> and Final documents.</w:t>
      </w:r>
    </w:p>
    <w:p w14:paraId="331DDB66" w14:textId="26194E64" w:rsidR="003019CF" w:rsidRDefault="003019CF" w:rsidP="004633DC">
      <w:pPr>
        <w:pStyle w:val="BulletList"/>
      </w:pPr>
      <w:r>
        <w:t>Regulator</w:t>
      </w:r>
      <w:r w:rsidR="00780751">
        <w:t xml:space="preserve">: </w:t>
      </w:r>
      <w:r w:rsidR="00780751" w:rsidRPr="0032424D">
        <w:t>[</w:t>
      </w:r>
      <w:r w:rsidR="007E018D">
        <w:t>1</w:t>
      </w:r>
      <w:r w:rsidR="00780751" w:rsidRPr="0032424D">
        <w:t>]</w:t>
      </w:r>
      <w:r w:rsidR="00780751">
        <w:t xml:space="preserve"> </w:t>
      </w:r>
      <w:r w:rsidR="007E018D">
        <w:t>soft copy</w:t>
      </w:r>
      <w:r w:rsidR="00780751" w:rsidRPr="000F37BC">
        <w:t xml:space="preserve"> </w:t>
      </w:r>
      <w:r w:rsidR="00780751">
        <w:t>and [2]</w:t>
      </w:r>
      <w:r w:rsidR="00780751" w:rsidRPr="000F37BC">
        <w:t xml:space="preserve"> </w:t>
      </w:r>
      <w:r w:rsidR="00B02718">
        <w:t>hard copies</w:t>
      </w:r>
      <w:r w:rsidR="00780751" w:rsidRPr="000F37BC">
        <w:t xml:space="preserve"> of all draft documents, [</w:t>
      </w:r>
      <w:r w:rsidR="00B02718">
        <w:t>2</w:t>
      </w:r>
      <w:r w:rsidR="00780751" w:rsidRPr="000F37BC">
        <w:t xml:space="preserve">] hard copies and </w:t>
      </w:r>
      <w:r w:rsidR="00780751">
        <w:t>[</w:t>
      </w:r>
      <w:r w:rsidR="00B02718">
        <w:t>2</w:t>
      </w:r>
      <w:r w:rsidR="00780751">
        <w:t xml:space="preserve">] </w:t>
      </w:r>
      <w:r w:rsidR="00780751" w:rsidRPr="000F37BC">
        <w:t xml:space="preserve">CDs </w:t>
      </w:r>
      <w:r w:rsidR="00780751">
        <w:t>of all Draft Final</w:t>
      </w:r>
      <w:r w:rsidR="00780751" w:rsidRPr="000F37BC">
        <w:t xml:space="preserve"> and Final documents.</w:t>
      </w:r>
    </w:p>
    <w:p w14:paraId="1A2254C5" w14:textId="6DD09FED" w:rsidR="005C5072" w:rsidRPr="00B62CF6" w:rsidRDefault="0084707B" w:rsidP="00525733">
      <w:pPr>
        <w:pStyle w:val="BodyText"/>
      </w:pPr>
      <w:r>
        <w:t xml:space="preserve">The following are the </w:t>
      </w:r>
      <w:r w:rsidR="00592253">
        <w:t>AF</w:t>
      </w:r>
      <w:r>
        <w:t xml:space="preserve"> </w:t>
      </w:r>
      <w:r w:rsidR="00AA372E" w:rsidRPr="00B62CF6">
        <w:t xml:space="preserve">and USACE </w:t>
      </w:r>
      <w:r w:rsidRPr="00B62CF6">
        <w:t>estimated</w:t>
      </w:r>
      <w:r w:rsidR="005C5072" w:rsidRPr="00B62CF6">
        <w:t xml:space="preserve"> review time</w:t>
      </w:r>
      <w:r w:rsidRPr="00B62CF6">
        <w:t>s</w:t>
      </w:r>
      <w:r w:rsidR="003505B0" w:rsidRPr="00B62CF6">
        <w:t xml:space="preserve">. </w:t>
      </w:r>
      <w:r w:rsidR="0012381A" w:rsidRPr="00B62CF6">
        <w:t xml:space="preserve"> </w:t>
      </w:r>
      <w:r w:rsidR="003505B0" w:rsidRPr="00B62CF6">
        <w:t xml:space="preserve">Complex documents, </w:t>
      </w:r>
      <w:r w:rsidR="00892BF5" w:rsidRPr="00B62CF6">
        <w:t>P</w:t>
      </w:r>
      <w:r w:rsidR="003505B0" w:rsidRPr="00B62CF6">
        <w:t xml:space="preserve">ermit mods, and </w:t>
      </w:r>
      <w:r w:rsidR="00892BF5" w:rsidRPr="00B62CF6">
        <w:t>D</w:t>
      </w:r>
      <w:r w:rsidR="003505B0" w:rsidRPr="00B62CF6">
        <w:t xml:space="preserve">ecision </w:t>
      </w:r>
      <w:r w:rsidR="00892BF5" w:rsidRPr="00B62CF6">
        <w:t>D</w:t>
      </w:r>
      <w:r w:rsidR="003505B0" w:rsidRPr="00B62CF6">
        <w:t>ocumen</w:t>
      </w:r>
      <w:r w:rsidR="00892898" w:rsidRPr="00B62CF6">
        <w:t>ts may require additional time.</w:t>
      </w:r>
    </w:p>
    <w:tbl>
      <w:tblPr>
        <w:tblStyle w:val="TableGrid"/>
        <w:tblW w:w="0" w:type="auto"/>
        <w:tblLook w:val="04A0" w:firstRow="1" w:lastRow="0" w:firstColumn="1" w:lastColumn="0" w:noHBand="0" w:noVBand="1"/>
      </w:tblPr>
      <w:tblGrid>
        <w:gridCol w:w="3116"/>
        <w:gridCol w:w="3117"/>
        <w:gridCol w:w="3117"/>
      </w:tblGrid>
      <w:tr w:rsidR="005C5072" w:rsidRPr="00B62CF6" w14:paraId="6D759B86" w14:textId="77777777" w:rsidTr="00525733">
        <w:trPr>
          <w:cantSplit/>
          <w:tblHeader/>
        </w:trPr>
        <w:tc>
          <w:tcPr>
            <w:tcW w:w="3116" w:type="dxa"/>
          </w:tcPr>
          <w:p w14:paraId="45F00AE2" w14:textId="77777777" w:rsidR="005C5072" w:rsidRPr="00B62CF6" w:rsidRDefault="005C5072" w:rsidP="003050A6">
            <w:pPr>
              <w:rPr>
                <w:b/>
              </w:rPr>
            </w:pPr>
            <w:r w:rsidRPr="00B62CF6">
              <w:rPr>
                <w:b/>
              </w:rPr>
              <w:t>Reviewer</w:t>
            </w:r>
          </w:p>
        </w:tc>
        <w:tc>
          <w:tcPr>
            <w:tcW w:w="3117" w:type="dxa"/>
          </w:tcPr>
          <w:p w14:paraId="24DE6C26" w14:textId="08AE1E9E" w:rsidR="005C5072" w:rsidRPr="00B62CF6" w:rsidRDefault="00D401C3" w:rsidP="003050A6">
            <w:pPr>
              <w:rPr>
                <w:b/>
              </w:rPr>
            </w:pPr>
            <w:r w:rsidRPr="00B62CF6">
              <w:rPr>
                <w:b/>
              </w:rPr>
              <w:t xml:space="preserve">Document </w:t>
            </w:r>
            <w:r w:rsidR="005C5072" w:rsidRPr="00B62CF6">
              <w:rPr>
                <w:b/>
              </w:rPr>
              <w:t>Review</w:t>
            </w:r>
            <w:r w:rsidRPr="00B62CF6">
              <w:rPr>
                <w:b/>
              </w:rPr>
              <w:t xml:space="preserve"> (for each version)</w:t>
            </w:r>
          </w:p>
        </w:tc>
        <w:tc>
          <w:tcPr>
            <w:tcW w:w="3117" w:type="dxa"/>
          </w:tcPr>
          <w:p w14:paraId="03E7C4CD" w14:textId="1AD95A22" w:rsidR="005C5072" w:rsidRPr="00B62CF6" w:rsidRDefault="005C5072" w:rsidP="00943207">
            <w:pPr>
              <w:rPr>
                <w:b/>
              </w:rPr>
            </w:pPr>
            <w:r w:rsidRPr="00B62CF6">
              <w:rPr>
                <w:b/>
              </w:rPr>
              <w:t>R</w:t>
            </w:r>
            <w:r w:rsidR="0012381A" w:rsidRPr="00B62CF6">
              <w:rPr>
                <w:b/>
              </w:rPr>
              <w:t xml:space="preserve">esponse </w:t>
            </w:r>
            <w:r w:rsidRPr="00B62CF6">
              <w:rPr>
                <w:b/>
              </w:rPr>
              <w:t>T</w:t>
            </w:r>
            <w:r w:rsidR="0012381A" w:rsidRPr="00B62CF6">
              <w:rPr>
                <w:b/>
              </w:rPr>
              <w:t xml:space="preserve">o </w:t>
            </w:r>
            <w:r w:rsidRPr="00B62CF6">
              <w:rPr>
                <w:b/>
              </w:rPr>
              <w:t>C</w:t>
            </w:r>
            <w:r w:rsidR="0012381A" w:rsidRPr="00B62CF6">
              <w:rPr>
                <w:b/>
              </w:rPr>
              <w:t>omments</w:t>
            </w:r>
            <w:r w:rsidRPr="00B62CF6">
              <w:rPr>
                <w:b/>
              </w:rPr>
              <w:t xml:space="preserve"> </w:t>
            </w:r>
            <w:r w:rsidR="00943207" w:rsidRPr="00B62CF6">
              <w:rPr>
                <w:b/>
              </w:rPr>
              <w:t>Review</w:t>
            </w:r>
          </w:p>
        </w:tc>
      </w:tr>
      <w:tr w:rsidR="005C5072" w:rsidRPr="00B62CF6" w14:paraId="77CB7034" w14:textId="77777777" w:rsidTr="00525733">
        <w:trPr>
          <w:cantSplit/>
        </w:trPr>
        <w:tc>
          <w:tcPr>
            <w:tcW w:w="3116" w:type="dxa"/>
          </w:tcPr>
          <w:p w14:paraId="53DC6694" w14:textId="4423BDA0" w:rsidR="005C5072" w:rsidRPr="00B62CF6" w:rsidRDefault="00D401C3" w:rsidP="00943207">
            <w:r w:rsidRPr="00B62CF6">
              <w:t>AF</w:t>
            </w:r>
            <w:r w:rsidR="00943207" w:rsidRPr="00B62CF6">
              <w:t xml:space="preserve"> </w:t>
            </w:r>
            <w:r w:rsidR="00AA372E" w:rsidRPr="00B62CF6">
              <w:t xml:space="preserve">and USACE </w:t>
            </w:r>
            <w:r w:rsidR="005C5072" w:rsidRPr="00B62CF6">
              <w:t>Review</w:t>
            </w:r>
          </w:p>
        </w:tc>
        <w:tc>
          <w:tcPr>
            <w:tcW w:w="3117" w:type="dxa"/>
          </w:tcPr>
          <w:p w14:paraId="49582231" w14:textId="75BB671F" w:rsidR="005C5072" w:rsidRPr="00B62CF6" w:rsidRDefault="005C5072" w:rsidP="003050A6">
            <w:r w:rsidRPr="00B62CF6">
              <w:t xml:space="preserve">30 </w:t>
            </w:r>
            <w:r w:rsidR="008F152F" w:rsidRPr="00B62CF6">
              <w:t>calendar days</w:t>
            </w:r>
          </w:p>
        </w:tc>
        <w:tc>
          <w:tcPr>
            <w:tcW w:w="3117" w:type="dxa"/>
          </w:tcPr>
          <w:p w14:paraId="55249741" w14:textId="317002AE" w:rsidR="005C5072" w:rsidRPr="00B62CF6" w:rsidRDefault="009D5454" w:rsidP="009D5454">
            <w:r w:rsidRPr="00B62CF6">
              <w:t>21</w:t>
            </w:r>
            <w:r w:rsidR="005C5072" w:rsidRPr="00B62CF6">
              <w:t xml:space="preserve"> </w:t>
            </w:r>
            <w:r w:rsidR="008F152F" w:rsidRPr="00B62CF6">
              <w:t>calendar days</w:t>
            </w:r>
          </w:p>
        </w:tc>
      </w:tr>
      <w:tr w:rsidR="00D401C3" w:rsidRPr="00B62CF6" w14:paraId="701FDA69" w14:textId="77777777" w:rsidTr="00525733">
        <w:trPr>
          <w:cantSplit/>
        </w:trPr>
        <w:tc>
          <w:tcPr>
            <w:tcW w:w="3116" w:type="dxa"/>
          </w:tcPr>
          <w:p w14:paraId="315F3F3A" w14:textId="4134A684" w:rsidR="00D401C3" w:rsidRPr="00B62CF6" w:rsidRDefault="00D401C3" w:rsidP="00AA372E">
            <w:r w:rsidRPr="00B62CF6">
              <w:lastRenderedPageBreak/>
              <w:t>AF</w:t>
            </w:r>
            <w:r w:rsidR="00AA372E" w:rsidRPr="00B62CF6">
              <w:t xml:space="preserve">, USACE, </w:t>
            </w:r>
            <w:r w:rsidR="00943207" w:rsidRPr="00B62CF6">
              <w:t>and Legal* Review</w:t>
            </w:r>
          </w:p>
        </w:tc>
        <w:tc>
          <w:tcPr>
            <w:tcW w:w="3117" w:type="dxa"/>
          </w:tcPr>
          <w:p w14:paraId="2E095376" w14:textId="31238EC6" w:rsidR="00D401C3" w:rsidRPr="00B62CF6" w:rsidRDefault="00943207" w:rsidP="003050A6">
            <w:r w:rsidRPr="00B62CF6">
              <w:t xml:space="preserve">60 </w:t>
            </w:r>
            <w:r w:rsidR="008F152F" w:rsidRPr="00B62CF6">
              <w:t>calendar d</w:t>
            </w:r>
            <w:r w:rsidRPr="00B62CF6">
              <w:t>ays</w:t>
            </w:r>
          </w:p>
        </w:tc>
        <w:tc>
          <w:tcPr>
            <w:tcW w:w="3117" w:type="dxa"/>
          </w:tcPr>
          <w:p w14:paraId="36D3A2F8" w14:textId="77777777" w:rsidR="00D401C3" w:rsidRPr="00B62CF6" w:rsidRDefault="00D401C3" w:rsidP="009D5454"/>
        </w:tc>
      </w:tr>
      <w:tr w:rsidR="005C5072" w:rsidRPr="00B62CF6" w14:paraId="6A202E54" w14:textId="77777777" w:rsidTr="00525733">
        <w:trPr>
          <w:cantSplit/>
        </w:trPr>
        <w:tc>
          <w:tcPr>
            <w:tcW w:w="3116" w:type="dxa"/>
          </w:tcPr>
          <w:p w14:paraId="529C61B1" w14:textId="455EB705" w:rsidR="005C5072" w:rsidRPr="00B62CF6" w:rsidRDefault="005C5072" w:rsidP="0012381A">
            <w:r w:rsidRPr="00B62CF6">
              <w:t>Coordination/Signature</w:t>
            </w:r>
            <w:r w:rsidR="0012381A" w:rsidRPr="00B62CF6">
              <w:t xml:space="preserve"> – Installation</w:t>
            </w:r>
          </w:p>
        </w:tc>
        <w:tc>
          <w:tcPr>
            <w:tcW w:w="3117" w:type="dxa"/>
          </w:tcPr>
          <w:p w14:paraId="545CA53B" w14:textId="3C29194C" w:rsidR="005C5072" w:rsidRPr="00B62CF6" w:rsidRDefault="009D5454" w:rsidP="003050A6">
            <w:r w:rsidRPr="00B62CF6">
              <w:t xml:space="preserve">120 </w:t>
            </w:r>
            <w:r w:rsidR="008F152F" w:rsidRPr="00B62CF6">
              <w:t>calendar d</w:t>
            </w:r>
            <w:r w:rsidRPr="00B62CF6">
              <w:t>ays</w:t>
            </w:r>
          </w:p>
        </w:tc>
        <w:tc>
          <w:tcPr>
            <w:tcW w:w="3117" w:type="dxa"/>
          </w:tcPr>
          <w:p w14:paraId="013BB1C9" w14:textId="77777777" w:rsidR="005C5072" w:rsidRPr="00B62CF6" w:rsidRDefault="005C5072" w:rsidP="003050A6"/>
        </w:tc>
      </w:tr>
      <w:tr w:rsidR="005C5072" w:rsidRPr="00B62CF6" w14:paraId="5115FAB7" w14:textId="77777777" w:rsidTr="00525733">
        <w:trPr>
          <w:cantSplit/>
        </w:trPr>
        <w:tc>
          <w:tcPr>
            <w:tcW w:w="3116" w:type="dxa"/>
          </w:tcPr>
          <w:p w14:paraId="6F9E4333" w14:textId="5F93363B" w:rsidR="005C5072" w:rsidRPr="00B62CF6" w:rsidRDefault="005C5072" w:rsidP="0012381A">
            <w:r w:rsidRPr="00B62CF6">
              <w:t>Coordination/Signature</w:t>
            </w:r>
            <w:r w:rsidR="0012381A" w:rsidRPr="00B62CF6">
              <w:t xml:space="preserve"> – </w:t>
            </w:r>
            <w:r w:rsidRPr="00B62CF6">
              <w:t>CZ</w:t>
            </w:r>
          </w:p>
        </w:tc>
        <w:tc>
          <w:tcPr>
            <w:tcW w:w="3117" w:type="dxa"/>
          </w:tcPr>
          <w:p w14:paraId="2584FC68" w14:textId="19455435" w:rsidR="005C5072" w:rsidRPr="00B62CF6" w:rsidRDefault="009D5454" w:rsidP="003050A6">
            <w:r w:rsidRPr="00B62CF6">
              <w:t>90</w:t>
            </w:r>
            <w:r w:rsidR="008F152F" w:rsidRPr="00B62CF6">
              <w:t xml:space="preserve"> calendar days</w:t>
            </w:r>
          </w:p>
        </w:tc>
        <w:tc>
          <w:tcPr>
            <w:tcW w:w="3117" w:type="dxa"/>
          </w:tcPr>
          <w:p w14:paraId="79D3E570" w14:textId="77777777" w:rsidR="005C5072" w:rsidRPr="00B62CF6" w:rsidRDefault="005C5072" w:rsidP="003050A6"/>
        </w:tc>
      </w:tr>
      <w:tr w:rsidR="0084707B" w14:paraId="5BBB616D" w14:textId="77777777" w:rsidTr="00525733">
        <w:trPr>
          <w:cantSplit/>
        </w:trPr>
        <w:tc>
          <w:tcPr>
            <w:tcW w:w="9350" w:type="dxa"/>
            <w:gridSpan w:val="3"/>
          </w:tcPr>
          <w:p w14:paraId="5340103A" w14:textId="6A146557" w:rsidR="009009F0" w:rsidRPr="00B62CF6" w:rsidRDefault="009009F0" w:rsidP="008610BD">
            <w:pPr>
              <w:pStyle w:val="ListParagraph"/>
              <w:numPr>
                <w:ilvl w:val="0"/>
                <w:numId w:val="4"/>
              </w:numPr>
              <w:rPr>
                <w:sz w:val="18"/>
              </w:rPr>
            </w:pPr>
            <w:r w:rsidRPr="00B62CF6">
              <w:rPr>
                <w:sz w:val="18"/>
              </w:rPr>
              <w:t xml:space="preserve">Legal review required per AFI 32-7020 for: PA/SIs that result in Site Closeout, Engineering Evaluations/Cost Analysis (EE/CA), Removal Action Memoranda, FS, PP, ROD and ROD modifications, Five-Year Reviews, </w:t>
            </w:r>
            <w:r w:rsidR="00315D6C" w:rsidRPr="00B62CF6">
              <w:rPr>
                <w:sz w:val="18"/>
              </w:rPr>
              <w:t>Remedial Action Completion Reports (</w:t>
            </w:r>
            <w:r w:rsidRPr="00B62CF6">
              <w:rPr>
                <w:sz w:val="18"/>
              </w:rPr>
              <w:t>RACRs</w:t>
            </w:r>
            <w:r w:rsidR="00315D6C" w:rsidRPr="00B62CF6">
              <w:rPr>
                <w:sz w:val="18"/>
              </w:rPr>
              <w:t>)</w:t>
            </w:r>
            <w:r w:rsidRPr="00B62CF6">
              <w:rPr>
                <w:sz w:val="18"/>
              </w:rPr>
              <w:t>, Site Closeout Reports, NPL deletion requests.</w:t>
            </w:r>
            <w:r w:rsidR="00525733" w:rsidRPr="00B62CF6">
              <w:rPr>
                <w:sz w:val="18"/>
              </w:rPr>
              <w:t xml:space="preserve"> </w:t>
            </w:r>
            <w:r w:rsidRPr="00B62CF6">
              <w:rPr>
                <w:sz w:val="18"/>
              </w:rPr>
              <w:t xml:space="preserve"> See AFI 32-7020 for addition</w:t>
            </w:r>
            <w:r w:rsidR="00892898" w:rsidRPr="00B62CF6">
              <w:rPr>
                <w:sz w:val="18"/>
              </w:rPr>
              <w:t>al</w:t>
            </w:r>
            <w:r w:rsidRPr="00B62CF6">
              <w:rPr>
                <w:sz w:val="18"/>
              </w:rPr>
              <w:t xml:space="preserve"> information.</w:t>
            </w:r>
          </w:p>
        </w:tc>
      </w:tr>
    </w:tbl>
    <w:p w14:paraId="78D64BCA" w14:textId="5CA5F499" w:rsidR="006A0B18" w:rsidRDefault="008C3661" w:rsidP="00525733">
      <w:pPr>
        <w:pStyle w:val="BodyText"/>
        <w:spacing w:before="120"/>
      </w:pPr>
      <w:r w:rsidRPr="000F37BC">
        <w:t xml:space="preserve">The Contractor shall upload all documents to </w:t>
      </w:r>
      <w:bookmarkStart w:id="228" w:name="_Hlk34387026"/>
      <w:r w:rsidR="009B72BA">
        <w:t>Contractor’s ORC document repository</w:t>
      </w:r>
      <w:bookmarkEnd w:id="228"/>
      <w:r w:rsidRPr="000F37BC">
        <w:t xml:space="preserve">.  </w:t>
      </w:r>
      <w:r w:rsidR="00ED39CC" w:rsidRPr="000F37BC" w:rsidDel="00DE4F36">
        <w:t xml:space="preserve">The </w:t>
      </w:r>
      <w:r w:rsidR="00611278">
        <w:t>documents</w:t>
      </w:r>
      <w:r w:rsidR="00611278" w:rsidRPr="000F37BC" w:rsidDel="00DE4F36">
        <w:t xml:space="preserve"> </w:t>
      </w:r>
      <w:r w:rsidR="00ED39CC" w:rsidRPr="000F37BC" w:rsidDel="00DE4F36">
        <w:t xml:space="preserve">required for this </w:t>
      </w:r>
      <w:r w:rsidR="00BB288B">
        <w:t>contract</w:t>
      </w:r>
      <w:r w:rsidR="00ED39CC" w:rsidRPr="000F37BC" w:rsidDel="00DE4F36">
        <w:t xml:space="preserve"> shall be proposed by the Contractor and will be included in the Contractor’s </w:t>
      </w:r>
      <w:r w:rsidR="00AC4BBA">
        <w:t>IMS</w:t>
      </w:r>
      <w:r w:rsidR="00ED39CC" w:rsidRPr="000F37BC" w:rsidDel="00DE4F36">
        <w:t>.</w:t>
      </w:r>
    </w:p>
    <w:p w14:paraId="6EB0F7B8" w14:textId="2F188D8F" w:rsidR="006A0B18" w:rsidRPr="00525733" w:rsidRDefault="007B6A02" w:rsidP="006B60B5">
      <w:pPr>
        <w:pStyle w:val="Heading1"/>
      </w:pPr>
      <w:bookmarkStart w:id="229" w:name="_Toc307216737"/>
      <w:bookmarkStart w:id="230" w:name="_Toc307216741"/>
      <w:bookmarkStart w:id="231" w:name="_Toc277151460"/>
      <w:bookmarkStart w:id="232" w:name="_Toc307216742"/>
      <w:bookmarkStart w:id="233" w:name="_Toc318272147"/>
      <w:bookmarkStart w:id="234" w:name="_Toc319048161"/>
      <w:bookmarkStart w:id="235" w:name="_Toc194997612"/>
      <w:bookmarkEnd w:id="229"/>
      <w:bookmarkEnd w:id="230"/>
      <w:r>
        <w:t xml:space="preserve">7.0  </w:t>
      </w:r>
      <w:r w:rsidR="00E1670B">
        <w:tab/>
      </w:r>
      <w:r w:rsidR="00ED39CC" w:rsidRPr="00525733">
        <w:t>SITE WORK</w:t>
      </w:r>
      <w:bookmarkEnd w:id="231"/>
      <w:bookmarkEnd w:id="232"/>
      <w:bookmarkEnd w:id="233"/>
      <w:bookmarkEnd w:id="234"/>
      <w:bookmarkEnd w:id="235"/>
    </w:p>
    <w:p w14:paraId="55BD21C2" w14:textId="53BD7447" w:rsidR="00CA0738" w:rsidRPr="00525733" w:rsidRDefault="00ED39CC" w:rsidP="00525733">
      <w:pPr>
        <w:pStyle w:val="BodyText"/>
      </w:pPr>
      <w:r w:rsidRPr="00525733">
        <w:t xml:space="preserve">The Contractor shall perform site preparation, </w:t>
      </w:r>
      <w:r w:rsidR="00995ABB" w:rsidRPr="00525733">
        <w:t xml:space="preserve">site </w:t>
      </w:r>
      <w:r w:rsidRPr="00525733">
        <w:t xml:space="preserve">characterization and field investigation, conservation, demolition, and </w:t>
      </w:r>
      <w:r w:rsidR="00F45EDA" w:rsidRPr="00525733">
        <w:t xml:space="preserve">site </w:t>
      </w:r>
      <w:r w:rsidRPr="00525733">
        <w:t>restoration as required to</w:t>
      </w:r>
      <w:r w:rsidR="00E35577" w:rsidRPr="00525733">
        <w:t xml:space="preserve"> </w:t>
      </w:r>
      <w:r w:rsidR="00BC25FA" w:rsidRPr="00525733">
        <w:t xml:space="preserve">achieve </w:t>
      </w:r>
      <w:r w:rsidRPr="00525733">
        <w:t xml:space="preserve">the </w:t>
      </w:r>
      <w:r w:rsidR="002435B2" w:rsidRPr="00525733">
        <w:t xml:space="preserve">POs </w:t>
      </w:r>
      <w:r w:rsidRPr="00525733">
        <w:t xml:space="preserve">of this </w:t>
      </w:r>
      <w:r w:rsidR="00BB288B" w:rsidRPr="00525733">
        <w:t>contract</w:t>
      </w:r>
      <w:r w:rsidRPr="00525733">
        <w:t>.</w:t>
      </w:r>
    </w:p>
    <w:p w14:paraId="47D81053" w14:textId="49A0A3B2" w:rsidR="00CA0738" w:rsidRPr="00525733" w:rsidRDefault="007B6A02" w:rsidP="00662645">
      <w:pPr>
        <w:pStyle w:val="Heading2"/>
      </w:pPr>
      <w:bookmarkStart w:id="236" w:name="_Toc277151461"/>
      <w:bookmarkStart w:id="237" w:name="_Toc307216743"/>
      <w:bookmarkStart w:id="238" w:name="_Toc318272148"/>
      <w:bookmarkStart w:id="239" w:name="_Toc319048162"/>
      <w:bookmarkStart w:id="240" w:name="_Toc194997613"/>
      <w:r>
        <w:t>7.1</w:t>
      </w:r>
      <w:r>
        <w:tab/>
      </w:r>
      <w:r w:rsidR="00ED39CC" w:rsidRPr="00525733">
        <w:t>Conservation</w:t>
      </w:r>
      <w:bookmarkEnd w:id="236"/>
      <w:bookmarkEnd w:id="237"/>
      <w:bookmarkEnd w:id="238"/>
      <w:bookmarkEnd w:id="239"/>
      <w:bookmarkEnd w:id="240"/>
    </w:p>
    <w:p w14:paraId="125943AE" w14:textId="115FD1CC" w:rsidR="00CA0738" w:rsidRPr="000F37BC" w:rsidRDefault="00ED39CC" w:rsidP="00525733">
      <w:pPr>
        <w:pStyle w:val="BodyText"/>
      </w:pPr>
      <w:r w:rsidRPr="000F37BC">
        <w:t xml:space="preserve">Activities shall be planned and implemented in a manner that protects existing site utilities, structures, surface features, service operations, monitoring and other types of wells, and the general site environment.  This includes the protection of prehistoric and/or historic sites identified in the </w:t>
      </w:r>
      <w:r w:rsidR="00664643">
        <w:t>Installation</w:t>
      </w:r>
      <w:r w:rsidR="00664643" w:rsidRPr="000F37BC">
        <w:t xml:space="preserve"> </w:t>
      </w:r>
      <w:r w:rsidRPr="000F37BC">
        <w:t xml:space="preserve">Integrated Cultural Resources Management Plan; endangered/threatened wildlife species and their potential habitats; exemplary natural areas as defined in the base Integrated Natural Resources Management Plan; and trees, </w:t>
      </w:r>
      <w:r w:rsidR="00117ACE" w:rsidRPr="000F37BC">
        <w:t>shrubs,</w:t>
      </w:r>
      <w:r w:rsidRPr="000F37BC">
        <w:t xml:space="preserve"> and other vegetation not in the affected zone from dust damage, soil compaction, and physical contact with machines and equipment.  Work activities shall be coordinated with </w:t>
      </w:r>
      <w:r w:rsidR="0082157C">
        <w:t>AFCEC</w:t>
      </w:r>
      <w:r w:rsidR="00BE58DB">
        <w:t xml:space="preserve">, </w:t>
      </w:r>
      <w:r w:rsidR="00514C29">
        <w:t>COR,</w:t>
      </w:r>
      <w:r w:rsidR="006C4EE5">
        <w:t xml:space="preserve"> </w:t>
      </w:r>
      <w:r w:rsidR="00514C29">
        <w:t xml:space="preserve">and </w:t>
      </w:r>
      <w:r w:rsidR="00514C29" w:rsidRPr="00245124">
        <w:t>Installation</w:t>
      </w:r>
      <w:r w:rsidR="00245124">
        <w:t xml:space="preserve"> POC(s)</w:t>
      </w:r>
      <w:r w:rsidR="00245124" w:rsidRPr="0040435F">
        <w:t xml:space="preserve"> </w:t>
      </w:r>
      <w:r w:rsidRPr="000F37BC">
        <w:t xml:space="preserve">(Cultural Resources POCs, the Natural Resources POCs, </w:t>
      </w:r>
      <w:r w:rsidR="00770A6E" w:rsidRPr="000F37BC">
        <w:t xml:space="preserve">and </w:t>
      </w:r>
      <w:r w:rsidR="00664643">
        <w:t>Installation</w:t>
      </w:r>
      <w:r w:rsidR="00664643" w:rsidRPr="000F37BC">
        <w:t xml:space="preserve"> </w:t>
      </w:r>
      <w:r w:rsidRPr="000F37BC">
        <w:t xml:space="preserve">Operating Support POCs) to ensure compliance with these requirements.  If appropriate, the Contractor shall conserve uncontaminated topsoil by removal, storage, or redistribution.  All reasonable measures shall be taken to minimize and suppress fugitive emissions of dust, vapors, and other site materials during site work.  All </w:t>
      </w:r>
      <w:proofErr w:type="gramStart"/>
      <w:r w:rsidRPr="000F37BC">
        <w:t>fill</w:t>
      </w:r>
      <w:proofErr w:type="gramEnd"/>
      <w:r w:rsidRPr="000F37BC">
        <w:t xml:space="preserve"> materials shall be non-contaminated with the proper documentation to demonstrate as such.  The Contractor shall conduct all operations and activities with the intent of reducing the amount of pollution generated.  Specific areas to be focused on are generation of solid waste, use of hazardous materials, use of ozone depleting chemicals, generation of hazardous waste, and use of energy and water.  During site work the Contractor shall plan, construct, operate, maintain, optimize, and decommission systems necessary to control storm water run-on and </w:t>
      </w:r>
      <w:r w:rsidR="00117ACE" w:rsidRPr="000F37BC">
        <w:t>run-off,</w:t>
      </w:r>
      <w:r w:rsidRPr="000F37BC">
        <w:t xml:space="preserve"> and transport surface water drainage to a treatment plant, discharge location, or any other appropriate destination.</w:t>
      </w:r>
    </w:p>
    <w:p w14:paraId="06C02D1F" w14:textId="500EDEE1" w:rsidR="00CA0738" w:rsidRPr="00525733" w:rsidRDefault="00E1670B" w:rsidP="00662645">
      <w:pPr>
        <w:pStyle w:val="Heading2"/>
      </w:pPr>
      <w:bookmarkStart w:id="241" w:name="_Toc277151463"/>
      <w:bookmarkStart w:id="242" w:name="_Toc307216745"/>
      <w:bookmarkStart w:id="243" w:name="_Toc318272150"/>
      <w:bookmarkStart w:id="244" w:name="_Toc319048164"/>
      <w:bookmarkStart w:id="245" w:name="_Toc194997614"/>
      <w:r>
        <w:t>7.2</w:t>
      </w:r>
      <w:r>
        <w:tab/>
      </w:r>
      <w:r w:rsidR="00ED39CC" w:rsidRPr="00525733">
        <w:t>Site Characterization</w:t>
      </w:r>
      <w:bookmarkEnd w:id="241"/>
      <w:bookmarkEnd w:id="242"/>
      <w:bookmarkEnd w:id="243"/>
      <w:bookmarkEnd w:id="244"/>
      <w:r w:rsidR="00444D96" w:rsidRPr="00525733">
        <w:t xml:space="preserve"> and Field Investigation</w:t>
      </w:r>
      <w:bookmarkEnd w:id="245"/>
    </w:p>
    <w:p w14:paraId="45A245D2" w14:textId="6DB48440" w:rsidR="00CA0738" w:rsidRPr="008E5E70" w:rsidRDefault="00ED39CC" w:rsidP="00525733">
      <w:pPr>
        <w:pStyle w:val="BodyText"/>
      </w:pPr>
      <w:r w:rsidRPr="008E5E70">
        <w:t>The Contractor shall perform</w:t>
      </w:r>
      <w:r w:rsidR="00321B21">
        <w:t xml:space="preserve"> </w:t>
      </w:r>
      <w:r w:rsidRPr="008E5E70">
        <w:t>field investigation and sampling/analysis that characterizes environmental conditions</w:t>
      </w:r>
      <w:r w:rsidR="007677AA">
        <w:t>, in accordance with approved DQOs,</w:t>
      </w:r>
      <w:r w:rsidR="007677AA" w:rsidRPr="008E5E70">
        <w:t xml:space="preserve"> </w:t>
      </w:r>
      <w:r w:rsidRPr="008E5E70">
        <w:t xml:space="preserve">as required to </w:t>
      </w:r>
      <w:r w:rsidR="00BC25FA" w:rsidRPr="008E5E70">
        <w:t xml:space="preserve">achieve </w:t>
      </w:r>
      <w:r w:rsidRPr="008E5E70">
        <w:t xml:space="preserve">the </w:t>
      </w:r>
      <w:r w:rsidR="002435B2">
        <w:t xml:space="preserve">POs </w:t>
      </w:r>
      <w:r w:rsidRPr="008E5E70">
        <w:t xml:space="preserve">of </w:t>
      </w:r>
      <w:r w:rsidR="00050F8F">
        <w:t>the site</w:t>
      </w:r>
      <w:r w:rsidRPr="008E5E70">
        <w:t xml:space="preserve">.  The Contractor shall identify specific site characterization activities proposed to </w:t>
      </w:r>
      <w:r w:rsidR="00BC25FA" w:rsidRPr="008E5E70">
        <w:t>achieve</w:t>
      </w:r>
      <w:r w:rsidRPr="008E5E70">
        <w:t xml:space="preserve"> the </w:t>
      </w:r>
      <w:proofErr w:type="spellStart"/>
      <w:r w:rsidR="002435B2">
        <w:t>POs</w:t>
      </w:r>
      <w:r w:rsidRPr="008E5E70">
        <w:t>.</w:t>
      </w:r>
      <w:proofErr w:type="spellEnd"/>
    </w:p>
    <w:p w14:paraId="05263E57" w14:textId="57E19A0B" w:rsidR="00CA0738" w:rsidRPr="00525733" w:rsidRDefault="00E1670B" w:rsidP="00662645">
      <w:pPr>
        <w:pStyle w:val="Heading2"/>
      </w:pPr>
      <w:bookmarkStart w:id="246" w:name="_Toc277151464"/>
      <w:bookmarkStart w:id="247" w:name="_Toc307216746"/>
      <w:bookmarkStart w:id="248" w:name="_Toc318272151"/>
      <w:bookmarkStart w:id="249" w:name="_Toc319048165"/>
      <w:bookmarkStart w:id="250" w:name="_Toc194997615"/>
      <w:r>
        <w:lastRenderedPageBreak/>
        <w:t>7.3</w:t>
      </w:r>
      <w:r>
        <w:tab/>
      </w:r>
      <w:r w:rsidR="00ED39CC" w:rsidRPr="00525733">
        <w:t>Site Preparation</w:t>
      </w:r>
      <w:bookmarkEnd w:id="246"/>
      <w:bookmarkEnd w:id="247"/>
      <w:bookmarkEnd w:id="248"/>
      <w:bookmarkEnd w:id="249"/>
      <w:bookmarkEnd w:id="250"/>
    </w:p>
    <w:p w14:paraId="50F06F85" w14:textId="47323206" w:rsidR="00CA0738" w:rsidRPr="00B62CF6" w:rsidRDefault="00ED39CC" w:rsidP="00CA0738">
      <w:r w:rsidRPr="008E5E70">
        <w:t xml:space="preserve">The Contractor shall perform site work as necessary to prepare sites for </w:t>
      </w:r>
      <w:r w:rsidR="00AA372E">
        <w:t>field</w:t>
      </w:r>
      <w:r w:rsidR="00AA372E" w:rsidRPr="008E5E70">
        <w:t xml:space="preserve"> </w:t>
      </w:r>
      <w:r w:rsidRPr="008E5E70">
        <w:t xml:space="preserve">activities.  Security and access controls </w:t>
      </w:r>
      <w:proofErr w:type="gramStart"/>
      <w:r w:rsidRPr="008E5E70">
        <w:t>shall</w:t>
      </w:r>
      <w:proofErr w:type="gramEnd"/>
      <w:r w:rsidRPr="008E5E70">
        <w:t xml:space="preserve"> be implemented to prevent unauthorized entry to sites and to protect wildlife from site exposure.  The Contractor shall survey existing utilities to determine adequacy and need for modifications to support site activities.  The Contractor shall obtain appropriate approvals and shall construct </w:t>
      </w:r>
      <w:r w:rsidRPr="00B62CF6">
        <w:t xml:space="preserve">connections or new systems for electrical power, water, sewer, gas distribution, telephone, and other utilities, as required, to </w:t>
      </w:r>
      <w:r w:rsidR="00BC25FA" w:rsidRPr="00B62CF6">
        <w:t xml:space="preserve">achieve </w:t>
      </w:r>
      <w:r w:rsidRPr="00B62CF6">
        <w:t>the</w:t>
      </w:r>
      <w:r w:rsidR="00BC25FA" w:rsidRPr="00B62CF6">
        <w:t xml:space="preserve"> </w:t>
      </w:r>
      <w:r w:rsidR="002435B2" w:rsidRPr="00B62CF6">
        <w:t xml:space="preserve">POs </w:t>
      </w:r>
      <w:r w:rsidRPr="00B62CF6">
        <w:t>of this</w:t>
      </w:r>
      <w:r w:rsidR="008C36BF" w:rsidRPr="00B62CF6">
        <w:t xml:space="preserve"> </w:t>
      </w:r>
      <w:r w:rsidR="009624E5" w:rsidRPr="00B62CF6">
        <w:t>contract</w:t>
      </w:r>
      <w:r w:rsidRPr="00B62CF6">
        <w:t xml:space="preserve">.  </w:t>
      </w:r>
      <w:r w:rsidR="00AC2EBB" w:rsidRPr="00B62CF6">
        <w:t>Additionally, the provision and cost of utility metering devices associated with implementation of existing and proposed remedies, including installation of individual meters for necessary utilities, is the responsibility of the Contractor.  The Contractor shall meter all utilities consumption on a monthly basis.  The Contractor shall not be responsible for the associated cost of utilities.</w:t>
      </w:r>
      <w:r w:rsidR="003C7F9A" w:rsidRPr="00B62CF6">
        <w:t xml:space="preserve"> </w:t>
      </w:r>
      <w:r w:rsidR="00437183" w:rsidRPr="00B62CF6">
        <w:t>Assistance with surveys that locate and mark treatment and/or utility lines, as needed.</w:t>
      </w:r>
    </w:p>
    <w:p w14:paraId="35D28345" w14:textId="2897812B" w:rsidR="00CA0738" w:rsidRPr="00B62CF6" w:rsidRDefault="00E1670B" w:rsidP="00662645">
      <w:pPr>
        <w:pStyle w:val="Heading2"/>
      </w:pPr>
      <w:bookmarkStart w:id="251" w:name="_Toc307216747"/>
      <w:bookmarkStart w:id="252" w:name="_Toc277151465"/>
      <w:bookmarkStart w:id="253" w:name="_Toc307216748"/>
      <w:bookmarkStart w:id="254" w:name="_Toc318272152"/>
      <w:bookmarkStart w:id="255" w:name="_Toc319048166"/>
      <w:bookmarkStart w:id="256" w:name="_Toc194997616"/>
      <w:bookmarkEnd w:id="251"/>
      <w:r w:rsidRPr="00B62CF6">
        <w:t>7.4</w:t>
      </w:r>
      <w:r w:rsidRPr="00B62CF6">
        <w:tab/>
      </w:r>
      <w:r w:rsidR="00ED39CC" w:rsidRPr="00B62CF6">
        <w:t>Demolition</w:t>
      </w:r>
      <w:bookmarkEnd w:id="252"/>
      <w:bookmarkEnd w:id="253"/>
      <w:bookmarkEnd w:id="254"/>
      <w:bookmarkEnd w:id="255"/>
      <w:bookmarkEnd w:id="256"/>
    </w:p>
    <w:p w14:paraId="4C7FAF2E" w14:textId="37093BE4" w:rsidR="002F0F33" w:rsidRPr="00B62CF6" w:rsidRDefault="00ED39CC" w:rsidP="00525733">
      <w:pPr>
        <w:pStyle w:val="BodyText"/>
      </w:pPr>
      <w:r w:rsidRPr="00B62CF6">
        <w:t xml:space="preserve">Any demolition activities shall be ancillary to other requirements.  The Contractor shall demolish facilities, systems, and other improvements as required in this </w:t>
      </w:r>
      <w:r w:rsidR="00BB288B" w:rsidRPr="00B62CF6">
        <w:t>contract</w:t>
      </w:r>
      <w:r w:rsidR="00BF400C" w:rsidRPr="00B62CF6">
        <w:t xml:space="preserve"> in accordance with applicable federal, state</w:t>
      </w:r>
      <w:r w:rsidR="00CC7DE5" w:rsidRPr="00B62CF6">
        <w:t>,</w:t>
      </w:r>
      <w:r w:rsidR="00BF400C" w:rsidRPr="00B62CF6">
        <w:t xml:space="preserve"> and local laws and regulations</w:t>
      </w:r>
      <w:r w:rsidRPr="00B62CF6">
        <w:t xml:space="preserve">.  The Contractor shall conduct demolition efforts in conjunction with such activities as new environmental remedial system construction and site clearing if required to achieve the </w:t>
      </w:r>
      <w:r w:rsidR="002435B2" w:rsidRPr="00B62CF6">
        <w:t xml:space="preserve">POs </w:t>
      </w:r>
      <w:r w:rsidRPr="00B62CF6">
        <w:t xml:space="preserve">of this </w:t>
      </w:r>
      <w:r w:rsidR="00BB288B" w:rsidRPr="00B62CF6">
        <w:t>contract</w:t>
      </w:r>
      <w:r w:rsidRPr="00B62CF6">
        <w:t>.  The Contractor shall perform surveys as part of demolition efforts</w:t>
      </w:r>
      <w:r w:rsidR="00722AA4" w:rsidRPr="00B62CF6">
        <w:t xml:space="preserve"> and is responsible for providing GIS information to</w:t>
      </w:r>
      <w:r w:rsidR="004E4E14" w:rsidRPr="00B62CF6">
        <w:t xml:space="preserve"> USACE and</w:t>
      </w:r>
      <w:r w:rsidR="00722AA4" w:rsidRPr="00B62CF6">
        <w:t xml:space="preserve"> </w:t>
      </w:r>
      <w:r w:rsidR="00CC7DE5" w:rsidRPr="00B62CF6">
        <w:t xml:space="preserve">Installation </w:t>
      </w:r>
      <w:r w:rsidR="00722AA4" w:rsidRPr="00B62CF6">
        <w:t>Civil Engineering</w:t>
      </w:r>
      <w:r w:rsidRPr="00B62CF6">
        <w:t>.</w:t>
      </w:r>
    </w:p>
    <w:p w14:paraId="37C28B37" w14:textId="71F81F31" w:rsidR="005D56BE" w:rsidRPr="00B62CF6" w:rsidRDefault="00E1670B" w:rsidP="00662645">
      <w:pPr>
        <w:pStyle w:val="Heading2"/>
      </w:pPr>
      <w:bookmarkStart w:id="257" w:name="_Toc194997617"/>
      <w:r w:rsidRPr="00B62CF6">
        <w:t>7.5</w:t>
      </w:r>
      <w:r w:rsidRPr="00B62CF6">
        <w:tab/>
      </w:r>
      <w:r w:rsidR="005D56BE" w:rsidRPr="00B62CF6">
        <w:t>Site Restoration</w:t>
      </w:r>
      <w:bookmarkEnd w:id="257"/>
    </w:p>
    <w:p w14:paraId="13239D24" w14:textId="3D638211" w:rsidR="005D56BE" w:rsidRDefault="005D56BE" w:rsidP="005D56BE">
      <w:pPr>
        <w:pStyle w:val="BodyText"/>
      </w:pPr>
      <w:r w:rsidRPr="00B62CF6">
        <w:t>The Contractor shall decontaminate equipment and facilities, decommission</w:t>
      </w:r>
      <w:r w:rsidRPr="008E5E70">
        <w:t xml:space="preserve"> facilities as necessary, and fully restore the site(s) as close as possible to pre-construction conditions</w:t>
      </w:r>
      <w:r>
        <w:t xml:space="preserve"> </w:t>
      </w:r>
      <w:r w:rsidRPr="008E5E70">
        <w:t xml:space="preserve">prior to </w:t>
      </w:r>
      <w:r>
        <w:t>demobilizing from</w:t>
      </w:r>
      <w:r w:rsidRPr="008E5E70">
        <w:t xml:space="preserve"> the site(s).  The Contractor shall remove any temporary facilities and implement erosion control measures such as seeding, mulch, sodding, and erosion control fabrics; restore roads, structures</w:t>
      </w:r>
      <w:r>
        <w:t>,</w:t>
      </w:r>
      <w:r w:rsidRPr="008E5E70">
        <w:t xml:space="preserve"> and utilities; and plant trees, shrubbery, grasses</w:t>
      </w:r>
      <w:r>
        <w:t>,</w:t>
      </w:r>
      <w:r w:rsidRPr="008E5E70">
        <w:t xml:space="preserve"> and other vegetation.  The Contractor shall document and report on activities and train Government personnel to perform required maintenance, as requested.</w:t>
      </w:r>
    </w:p>
    <w:p w14:paraId="43D5ECD4" w14:textId="7459AB96" w:rsidR="006A0B18" w:rsidRPr="00525733" w:rsidRDefault="00E1670B" w:rsidP="006B60B5">
      <w:pPr>
        <w:pStyle w:val="Heading1"/>
      </w:pPr>
      <w:bookmarkStart w:id="258" w:name="_Toc277151466"/>
      <w:bookmarkStart w:id="259" w:name="_Toc307216749"/>
      <w:bookmarkStart w:id="260" w:name="_Toc318272153"/>
      <w:bookmarkStart w:id="261" w:name="_Toc319048167"/>
      <w:bookmarkStart w:id="262" w:name="_Toc194997618"/>
      <w:r>
        <w:t>8.0</w:t>
      </w:r>
      <w:r>
        <w:tab/>
      </w:r>
      <w:r w:rsidR="00ED39CC" w:rsidRPr="00525733">
        <w:t>ENVIRONMENTAL REQUIREMENTS</w:t>
      </w:r>
      <w:bookmarkEnd w:id="258"/>
      <w:bookmarkEnd w:id="259"/>
      <w:bookmarkEnd w:id="260"/>
      <w:bookmarkEnd w:id="261"/>
      <w:bookmarkEnd w:id="262"/>
    </w:p>
    <w:p w14:paraId="5E7CA713" w14:textId="502C125A" w:rsidR="006A0B18" w:rsidRPr="000F37BC" w:rsidRDefault="00ED39CC" w:rsidP="00525733">
      <w:pPr>
        <w:pStyle w:val="BodyText"/>
      </w:pPr>
      <w:r w:rsidRPr="000F37BC">
        <w:t xml:space="preserve">The Contractor shall perform a full range of activities to </w:t>
      </w:r>
      <w:r w:rsidR="00BC25FA">
        <w:t xml:space="preserve">achieve the </w:t>
      </w:r>
      <w:r w:rsidR="002435B2">
        <w:t xml:space="preserve">POs </w:t>
      </w:r>
      <w:r w:rsidRPr="000F37BC">
        <w:t xml:space="preserve">of this </w:t>
      </w:r>
      <w:r w:rsidR="00BB288B">
        <w:t>contract</w:t>
      </w:r>
      <w:r w:rsidRPr="000F37BC">
        <w:t xml:space="preserve">.  Requirements may include, but are not limited to, completion of conceptual design(s), construction, implementation, demolition, and emergency response as related to environmental </w:t>
      </w:r>
      <w:r w:rsidRPr="00047685">
        <w:t>engineering and construction</w:t>
      </w:r>
      <w:r w:rsidRPr="000F37BC">
        <w:t xml:space="preserve"> tasks.</w:t>
      </w:r>
    </w:p>
    <w:p w14:paraId="6CDAED78" w14:textId="77777777" w:rsidR="008A13A1" w:rsidRDefault="00ED39CC" w:rsidP="008A13A1">
      <w:pPr>
        <w:pStyle w:val="BodyText"/>
      </w:pPr>
      <w:r w:rsidRPr="000F37BC">
        <w:t>The Contractor shall execute environmental restoration</w:t>
      </w:r>
      <w:r w:rsidR="00AC4BBA">
        <w:t xml:space="preserve"> </w:t>
      </w:r>
      <w:r w:rsidRPr="000F37BC">
        <w:t>projects</w:t>
      </w:r>
      <w:r w:rsidR="00BF400C" w:rsidRPr="00BF400C">
        <w:t xml:space="preserve"> </w:t>
      </w:r>
      <w:r w:rsidR="00BF400C">
        <w:t xml:space="preserve">in accordance with </w:t>
      </w:r>
      <w:r w:rsidR="007677AA">
        <w:t xml:space="preserve">approved DQOs and </w:t>
      </w:r>
      <w:r w:rsidR="00BF400C">
        <w:t>applicable federal, state</w:t>
      </w:r>
      <w:r w:rsidR="00CC7DE5">
        <w:t>,</w:t>
      </w:r>
      <w:r w:rsidR="00BF400C">
        <w:t xml:space="preserve"> and local laws and regulations</w:t>
      </w:r>
      <w:r w:rsidRPr="000F37BC">
        <w:t xml:space="preserve">.  The Contractor shall evaluate, complete, and modify designs as necessary, and plan, </w:t>
      </w:r>
      <w:r w:rsidR="00BD429A" w:rsidRPr="00BD429A">
        <w:t>optimize,</w:t>
      </w:r>
      <w:r w:rsidR="00BD429A">
        <w:t xml:space="preserve"> </w:t>
      </w:r>
      <w:r w:rsidRPr="000F37BC">
        <w:t xml:space="preserve">install, construct, test, and decommission any site as required to </w:t>
      </w:r>
      <w:r w:rsidR="00BC25FA">
        <w:t xml:space="preserve">achieve the </w:t>
      </w:r>
      <w:r w:rsidR="002435B2">
        <w:t xml:space="preserve">POs </w:t>
      </w:r>
      <w:r w:rsidRPr="000F37BC">
        <w:t xml:space="preserve">of this </w:t>
      </w:r>
      <w:r w:rsidR="00BB288B">
        <w:t>contract</w:t>
      </w:r>
      <w:r w:rsidRPr="000F37BC">
        <w:t>.  The Contractor shall document all activities as stated</w:t>
      </w:r>
      <w:r w:rsidR="006A0B18" w:rsidRPr="000F37BC">
        <w:t xml:space="preserve"> </w:t>
      </w:r>
      <w:r w:rsidRPr="000F37BC">
        <w:t>herein.</w:t>
      </w:r>
      <w:r w:rsidR="008A13A1" w:rsidRPr="008A13A1">
        <w:t xml:space="preserve"> </w:t>
      </w:r>
    </w:p>
    <w:p w14:paraId="191EE95D" w14:textId="6E419D46" w:rsidR="006A0B18" w:rsidRPr="000F37BC" w:rsidRDefault="008A13A1" w:rsidP="008A13A1">
      <w:pPr>
        <w:pStyle w:val="BodyText"/>
      </w:pPr>
      <w:r>
        <w:t xml:space="preserve">The Contractor may </w:t>
      </w:r>
      <w:r w:rsidR="002811C2">
        <w:t>change</w:t>
      </w:r>
      <w:r>
        <w:t xml:space="preserve"> the site-specific approach for attaining POs, as needed based on approval of the PM/COR, due to site conditions, regulatory changes, etc. </w:t>
      </w:r>
      <w:r w:rsidR="005423C7">
        <w:t xml:space="preserve"> </w:t>
      </w:r>
      <w:r>
        <w:t xml:space="preserve">All </w:t>
      </w:r>
      <w:r w:rsidR="002811C2">
        <w:t>changes</w:t>
      </w:r>
      <w:r>
        <w:t xml:space="preserve"> to the site-specific PO attainment approach shall be maintained current in the PMP, IMS, and MPS.</w:t>
      </w:r>
    </w:p>
    <w:p w14:paraId="4AC9FDCE" w14:textId="67BFB97D" w:rsidR="006A0B18" w:rsidRPr="00AA6875" w:rsidRDefault="00ED39CC" w:rsidP="00AA6875">
      <w:pPr>
        <w:pStyle w:val="BodyText"/>
      </w:pPr>
      <w:r w:rsidRPr="00AA6875">
        <w:lastRenderedPageBreak/>
        <w:t xml:space="preserve">The Contractor shall perform support such as designing, planning, programming, scoping, studying, investigating, evaluating, </w:t>
      </w:r>
      <w:r w:rsidR="00BD429A" w:rsidRPr="00BD429A">
        <w:t xml:space="preserve">optimizing, </w:t>
      </w:r>
      <w:r w:rsidRPr="00AA6875">
        <w:t xml:space="preserve">and consulting on environmental </w:t>
      </w:r>
      <w:r w:rsidRPr="00047685">
        <w:t>engineering and construction</w:t>
      </w:r>
      <w:r w:rsidRPr="00AA6875">
        <w:t xml:space="preserve"> efforts.  The Contractor shall also provide training to </w:t>
      </w:r>
      <w:r w:rsidR="006C4EE5" w:rsidRPr="00AA6875">
        <w:t xml:space="preserve">Government </w:t>
      </w:r>
      <w:r w:rsidRPr="00AA6875">
        <w:t xml:space="preserve">and other </w:t>
      </w:r>
      <w:r w:rsidR="00883B03" w:rsidRPr="00AA6875">
        <w:t>Contractor</w:t>
      </w:r>
      <w:r w:rsidRPr="00AA6875">
        <w:t xml:space="preserve"> personnel regarding the </w:t>
      </w:r>
      <w:r w:rsidR="0032424D" w:rsidRPr="00AA6875">
        <w:t>O&amp;M</w:t>
      </w:r>
      <w:r w:rsidRPr="00AA6875">
        <w:t xml:space="preserve"> of equipment, systems, and facilities during equipment shakedown periods.  The </w:t>
      </w:r>
      <w:r w:rsidR="00883B03" w:rsidRPr="00AA6875">
        <w:t>Contractor</w:t>
      </w:r>
      <w:r w:rsidRPr="00AA6875">
        <w:t xml:space="preserve"> shall perform </w:t>
      </w:r>
      <w:r w:rsidR="0032424D" w:rsidRPr="00AA6875">
        <w:t>O&amp;M</w:t>
      </w:r>
      <w:r w:rsidRPr="00AA6875">
        <w:t xml:space="preserve"> of equipment, systems, and facilities prior to </w:t>
      </w:r>
      <w:r w:rsidR="00EE4F1C">
        <w:t>approval</w:t>
      </w:r>
      <w:r w:rsidRPr="00AA6875">
        <w:t xml:space="preserve"> by the </w:t>
      </w:r>
      <w:r w:rsidR="006C4EE5" w:rsidRPr="00AA6875">
        <w:t>Government</w:t>
      </w:r>
      <w:r w:rsidRPr="00AA6875">
        <w:t>.</w:t>
      </w:r>
    </w:p>
    <w:p w14:paraId="11C206A5" w14:textId="325C6CD1" w:rsidR="00B17942" w:rsidRPr="000F37BC" w:rsidRDefault="00B17942" w:rsidP="00AA6875">
      <w:pPr>
        <w:pStyle w:val="BodyText"/>
      </w:pPr>
      <w:r w:rsidRPr="000F37BC">
        <w:t xml:space="preserve">The Contractor shall </w:t>
      </w:r>
      <w:r>
        <w:t xml:space="preserve">implement </w:t>
      </w:r>
      <w:r w:rsidR="00AC6D38">
        <w:t>Environmental Management S</w:t>
      </w:r>
      <w:r>
        <w:t xml:space="preserve">ystem (EMS) principles in accordance </w:t>
      </w:r>
      <w:r w:rsidR="003E7163">
        <w:t xml:space="preserve">with </w:t>
      </w:r>
      <w:r w:rsidR="00883B03">
        <w:t>Contractor</w:t>
      </w:r>
      <w:r>
        <w:t xml:space="preserve"> requirements of AFI 32-7001 (</w:t>
      </w:r>
      <w:r w:rsidRPr="00F976FE">
        <w:rPr>
          <w:i/>
        </w:rPr>
        <w:t>Environmental Management</w:t>
      </w:r>
      <w:r>
        <w:t>), to include Green and S</w:t>
      </w:r>
      <w:r w:rsidRPr="000F37BC">
        <w:t xml:space="preserve">ustainable </w:t>
      </w:r>
      <w:r>
        <w:t>R</w:t>
      </w:r>
      <w:r w:rsidRPr="000F37BC">
        <w:t>emediation (GSR) techniques</w:t>
      </w:r>
      <w:r>
        <w:t>,</w:t>
      </w:r>
      <w:r w:rsidRPr="000F37BC">
        <w:t xml:space="preserve"> to the extent practicable while ensuring protection of human health and the environment.  </w:t>
      </w:r>
      <w:r>
        <w:t xml:space="preserve">EMS and GSR </w:t>
      </w:r>
      <w:r w:rsidRPr="00BF1D74">
        <w:t xml:space="preserve">are defined in </w:t>
      </w:r>
      <w:r w:rsidRPr="001D4E53">
        <w:t xml:space="preserve">Enclosure </w:t>
      </w:r>
      <w:r w:rsidR="007054E5">
        <w:t>1</w:t>
      </w:r>
      <w:r w:rsidR="00D819D3">
        <w:t xml:space="preserve">, Acronyms and </w:t>
      </w:r>
      <w:r w:rsidR="00A06CD7">
        <w:t>Definitions</w:t>
      </w:r>
      <w:r w:rsidRPr="00BF1D74">
        <w:t xml:space="preserve">.  </w:t>
      </w:r>
      <w:r>
        <w:t xml:space="preserve">An EMS follows the </w:t>
      </w:r>
      <w:r w:rsidR="00AD4291">
        <w:t>“</w:t>
      </w:r>
      <w:r>
        <w:t>Plan-Do-Check-Act</w:t>
      </w:r>
      <w:r w:rsidR="00AD4291">
        <w:t>”</w:t>
      </w:r>
      <w:r>
        <w:t xml:space="preserve"> cycle and </w:t>
      </w:r>
      <w:r w:rsidRPr="000F37BC">
        <w:t xml:space="preserve">considers the environmental impact of </w:t>
      </w:r>
      <w:r>
        <w:t>investigative</w:t>
      </w:r>
      <w:r w:rsidRPr="000F37BC">
        <w:t xml:space="preserve"> and remedial activities during the remedy selection process</w:t>
      </w:r>
      <w:r>
        <w:t xml:space="preserve"> as well as operation and maintenance of the remediation activity</w:t>
      </w:r>
      <w:r w:rsidRPr="000F37BC">
        <w:t xml:space="preserve">.  </w:t>
      </w:r>
      <w:r>
        <w:t>The Contractor shall i</w:t>
      </w:r>
      <w:r w:rsidRPr="000F37BC">
        <w:t>ncorporat</w:t>
      </w:r>
      <w:r>
        <w:t>e</w:t>
      </w:r>
      <w:r w:rsidRPr="000F37BC">
        <w:t xml:space="preserve"> </w:t>
      </w:r>
      <w:r>
        <w:t>an EMS approach into</w:t>
      </w:r>
      <w:r w:rsidRPr="000F37BC">
        <w:t xml:space="preserve"> </w:t>
      </w:r>
      <w:r>
        <w:t xml:space="preserve">all </w:t>
      </w:r>
      <w:r w:rsidRPr="000F37BC">
        <w:t>environmental restoration project</w:t>
      </w:r>
      <w:r>
        <w:t xml:space="preserve">s, </w:t>
      </w:r>
      <w:r w:rsidRPr="000F37BC">
        <w:t>evaluating activities and selecting a remedy</w:t>
      </w:r>
      <w:r>
        <w:t>, product, and/or service</w:t>
      </w:r>
      <w:r w:rsidRPr="000F37BC">
        <w:t xml:space="preserve"> that minimizes the environmental impact from the remedy, yet provides the maximum environmental benefit to the cleanup over the entire life </w:t>
      </w:r>
      <w:r w:rsidRPr="00F54AEB">
        <w:t xml:space="preserve">of the remedial project.  The Contractor shall mitigate, minimize, or otherwise </w:t>
      </w:r>
      <w:r w:rsidR="00EC2DD3" w:rsidRPr="00F54AEB">
        <w:rPr>
          <w:rFonts w:cs="Arial"/>
        </w:rPr>
        <w:t>manage</w:t>
      </w:r>
      <w:r w:rsidR="00EC2DD3" w:rsidRPr="00F54AEB">
        <w:t xml:space="preserve"> </w:t>
      </w:r>
      <w:r w:rsidRPr="00F54AEB">
        <w:t>the potential environmental impacts f</w:t>
      </w:r>
      <w:r w:rsidR="00F54AEB">
        <w:t>rom all remediation activities.</w:t>
      </w:r>
      <w:r w:rsidRPr="00F54AEB">
        <w:rPr>
          <w:rFonts w:cs="Arial"/>
        </w:rPr>
        <w:t xml:space="preserve"> </w:t>
      </w:r>
      <w:r w:rsidR="00AC6D38" w:rsidRPr="00F54AEB">
        <w:rPr>
          <w:rFonts w:cs="Arial"/>
        </w:rPr>
        <w:t xml:space="preserve"> </w:t>
      </w:r>
      <w:r w:rsidRPr="00F54AEB">
        <w:t>C</w:t>
      </w:r>
      <w:r w:rsidRPr="00F54AEB">
        <w:rPr>
          <w:rFonts w:cs="Arial"/>
        </w:rPr>
        <w:t xml:space="preserve">ontractors working on AF </w:t>
      </w:r>
      <w:r w:rsidR="00CC7DE5">
        <w:t>Installation</w:t>
      </w:r>
      <w:r w:rsidR="002B18C5">
        <w:t>s</w:t>
      </w:r>
      <w:r w:rsidR="00CC7DE5" w:rsidRPr="000F37BC">
        <w:t xml:space="preserve"> </w:t>
      </w:r>
      <w:r w:rsidRPr="00F54AEB">
        <w:rPr>
          <w:rFonts w:cs="Arial"/>
        </w:rPr>
        <w:t xml:space="preserve">must complete an initial EMS awareness-level training and </w:t>
      </w:r>
      <w:r w:rsidRPr="00F54AEB">
        <w:t>integrate EMS training</w:t>
      </w:r>
      <w:r w:rsidRPr="00D026D3">
        <w:t xml:space="preserve"> with other required </w:t>
      </w:r>
      <w:r w:rsidR="00883B03">
        <w:t>Contractor</w:t>
      </w:r>
      <w:r w:rsidRPr="00D026D3">
        <w:t xml:space="preserve"> orientation and training.</w:t>
      </w:r>
    </w:p>
    <w:p w14:paraId="30F59A8B" w14:textId="0A046D72" w:rsidR="002D794D" w:rsidRPr="00AA6875" w:rsidRDefault="00E1670B" w:rsidP="00662645">
      <w:pPr>
        <w:pStyle w:val="Heading2"/>
      </w:pPr>
      <w:bookmarkStart w:id="263" w:name="_Toc194997619"/>
      <w:r>
        <w:t>8.1</w:t>
      </w:r>
      <w:r>
        <w:tab/>
      </w:r>
      <w:r w:rsidR="008E2DB5">
        <w:t>Environmental Restoration Process Application</w:t>
      </w:r>
      <w:bookmarkEnd w:id="263"/>
      <w:r w:rsidR="009E0B6A">
        <w:t xml:space="preserve"> </w:t>
      </w:r>
    </w:p>
    <w:p w14:paraId="1CFA3437" w14:textId="4B19830F" w:rsidR="007643F0" w:rsidRPr="000F37BC" w:rsidRDefault="00ED39CC" w:rsidP="00AA6875">
      <w:pPr>
        <w:pStyle w:val="BodyText"/>
      </w:pPr>
      <w:r w:rsidRPr="000F37BC">
        <w:t xml:space="preserve">The Contractor shall perform </w:t>
      </w:r>
      <w:r w:rsidR="00D8012A">
        <w:t>all</w:t>
      </w:r>
      <w:r w:rsidR="0037314E">
        <w:t xml:space="preserve"> activities necessary</w:t>
      </w:r>
      <w:r w:rsidR="00D8012A">
        <w:t xml:space="preserve"> </w:t>
      </w:r>
      <w:r w:rsidRPr="000F37BC">
        <w:t xml:space="preserve">to meet all </w:t>
      </w:r>
      <w:r w:rsidR="00072247">
        <w:t>ORC</w:t>
      </w:r>
      <w:r w:rsidRPr="000F37BC">
        <w:t xml:space="preserve"> requirements.  </w:t>
      </w:r>
      <w:r w:rsidR="00E546D7">
        <w:t>Environmental Restoration</w:t>
      </w:r>
      <w:r w:rsidRPr="000F37BC">
        <w:t xml:space="preserve"> requirements include </w:t>
      </w:r>
      <w:r w:rsidR="00D8012A">
        <w:t>the full range of investigation, cleanup</w:t>
      </w:r>
      <w:r w:rsidR="00CC7DE5">
        <w:t>,</w:t>
      </w:r>
      <w:r w:rsidR="00D8012A">
        <w:t xml:space="preserve"> </w:t>
      </w:r>
      <w:r w:rsidR="009A4CD5">
        <w:t xml:space="preserve">optimization, </w:t>
      </w:r>
      <w:r w:rsidR="00D8012A">
        <w:t>and LTM activities.</w:t>
      </w:r>
      <w:r w:rsidR="007677AA">
        <w:t xml:space="preserve">  The Contractor shall </w:t>
      </w:r>
      <w:r w:rsidR="002E5D11">
        <w:t xml:space="preserve">develop and update a </w:t>
      </w:r>
      <w:r w:rsidR="007677AA">
        <w:t xml:space="preserve">CSM and </w:t>
      </w:r>
      <w:r w:rsidR="002E5D11">
        <w:t>a</w:t>
      </w:r>
      <w:r w:rsidR="003D4229">
        <w:t>n</w:t>
      </w:r>
      <w:r w:rsidR="002E5D11">
        <w:t xml:space="preserve"> </w:t>
      </w:r>
      <w:r w:rsidR="003D4229">
        <w:t>exit strategy</w:t>
      </w:r>
      <w:r w:rsidR="007677AA">
        <w:t xml:space="preserve"> </w:t>
      </w:r>
      <w:r w:rsidR="007677AA" w:rsidRPr="005B03A2">
        <w:t>(as described in Sections 8.1.</w:t>
      </w:r>
      <w:r w:rsidR="00631096" w:rsidRPr="005B03A2">
        <w:t xml:space="preserve">1 </w:t>
      </w:r>
      <w:r w:rsidR="007677AA" w:rsidRPr="005B03A2">
        <w:t>and 8.1.</w:t>
      </w:r>
      <w:r w:rsidR="00631096" w:rsidRPr="005B03A2">
        <w:t>2</w:t>
      </w:r>
      <w:r w:rsidR="007677AA" w:rsidRPr="005B03A2">
        <w:t>)</w:t>
      </w:r>
      <w:r w:rsidR="007677AA">
        <w:t xml:space="preserve">.  </w:t>
      </w:r>
      <w:r w:rsidR="00BD429A" w:rsidRPr="00BD429A">
        <w:t xml:space="preserve">The Contractor shall also provide logical approaches to improve remedy protectiveness, effectiveness, and cost efficiency and to facilitate progress towards completion of </w:t>
      </w:r>
      <w:r w:rsidR="00515B52">
        <w:t xml:space="preserve">the </w:t>
      </w:r>
      <w:proofErr w:type="spellStart"/>
      <w:r w:rsidR="00F14978">
        <w:t>POs</w:t>
      </w:r>
      <w:r w:rsidR="00BD429A" w:rsidRPr="00BD429A">
        <w:t>.</w:t>
      </w:r>
      <w:proofErr w:type="spellEnd"/>
      <w:r w:rsidR="00BD429A" w:rsidRPr="00BD429A">
        <w:t xml:space="preserve"> </w:t>
      </w:r>
      <w:r w:rsidR="00AD0336">
        <w:t xml:space="preserve"> </w:t>
      </w:r>
      <w:r w:rsidR="007677AA">
        <w:t xml:space="preserve">The goals are to assess and optimize remedy performance and monitoring, to demonstrate remedy progress in accordance with approved performance models, and to take the site </w:t>
      </w:r>
      <w:r w:rsidR="007677AA" w:rsidRPr="006C19A7">
        <w:t>to its best long-term use or to closure</w:t>
      </w:r>
      <w:r w:rsidR="007677AA">
        <w:t>.</w:t>
      </w:r>
    </w:p>
    <w:p w14:paraId="523FBC36" w14:textId="33823CA5" w:rsidR="004253B6" w:rsidRPr="000F37BC" w:rsidRDefault="00ED39CC" w:rsidP="00AA6875">
      <w:pPr>
        <w:pStyle w:val="BodyText"/>
      </w:pPr>
      <w:r w:rsidRPr="000F37BC">
        <w:t xml:space="preserve">This </w:t>
      </w:r>
      <w:r w:rsidR="00BB288B">
        <w:t>contract</w:t>
      </w:r>
      <w:r w:rsidRPr="000F37BC">
        <w:t xml:space="preserve"> involves a </w:t>
      </w:r>
      <w:r w:rsidR="00BD75CE">
        <w:t>performance</w:t>
      </w:r>
      <w:r w:rsidR="002435B2">
        <w:t>-</w:t>
      </w:r>
      <w:r w:rsidR="00BD75CE">
        <w:t>based</w:t>
      </w:r>
      <w:r w:rsidRPr="000F37BC">
        <w:t xml:space="preserve"> approach, where the contracted work is performed with a focus on</w:t>
      </w:r>
      <w:r w:rsidR="00D8012A">
        <w:t xml:space="preserve"> results. </w:t>
      </w:r>
      <w:r w:rsidR="00B30498" w:rsidRPr="00B30498">
        <w:t xml:space="preserve"> </w:t>
      </w:r>
      <w:r w:rsidR="00B30498">
        <w:t>Results are achieved by 1</w:t>
      </w:r>
      <w:r w:rsidR="00BA5367">
        <w:t>)</w:t>
      </w:r>
      <w:r w:rsidR="00B30498">
        <w:t xml:space="preserve"> The achievement of the PO in the PP in accordance with the Performance standard per Table 1</w:t>
      </w:r>
      <w:r w:rsidR="00BA5367">
        <w:t xml:space="preserve">, or </w:t>
      </w:r>
      <w:r w:rsidR="00B30498">
        <w:t>2</w:t>
      </w:r>
      <w:r w:rsidR="00BA5367">
        <w:t>)</w:t>
      </w:r>
      <w:r w:rsidR="00B30498">
        <w:t xml:space="preserve"> The achievement of interim milestones that demonstrate value</w:t>
      </w:r>
      <w:r w:rsidR="005423C7">
        <w:t>-</w:t>
      </w:r>
      <w:r w:rsidR="00B30498">
        <w:t>added progress towards the achievement of the PO.</w:t>
      </w:r>
      <w:r w:rsidR="00D8012A">
        <w:t xml:space="preserve">  T</w:t>
      </w:r>
      <w:r w:rsidRPr="000F37BC">
        <w:t xml:space="preserve">his </w:t>
      </w:r>
      <w:r w:rsidR="00072247">
        <w:t>ORC</w:t>
      </w:r>
      <w:r w:rsidRPr="000F37BC">
        <w:t xml:space="preserve"> enables the Contractor to select actions best suited to the site requirements, ensures that best management practices and best available </w:t>
      </w:r>
      <w:bookmarkStart w:id="264" w:name="_Toc277151468"/>
      <w:r w:rsidRPr="000F37BC">
        <w:t>technologies are employed</w:t>
      </w:r>
      <w:r w:rsidR="00B17942">
        <w:t>, and focuses on continual improvement by applying an EMS approach</w:t>
      </w:r>
      <w:r w:rsidRPr="000F37BC">
        <w:t>.</w:t>
      </w:r>
      <w:r w:rsidR="008A13A1" w:rsidRPr="008A13A1">
        <w:t xml:space="preserve"> </w:t>
      </w:r>
      <w:r w:rsidR="005423C7">
        <w:t xml:space="preserve"> </w:t>
      </w:r>
      <w:r w:rsidR="008A13A1" w:rsidRPr="008A13A1">
        <w:t>The Contractor</w:t>
      </w:r>
      <w:r w:rsidR="006A1AC9">
        <w:t>’</w:t>
      </w:r>
      <w:r w:rsidR="008A13A1" w:rsidRPr="008A13A1">
        <w:t>s proposed approach shall be commensurate with site conditions</w:t>
      </w:r>
      <w:r w:rsidR="006A1AC9">
        <w:t xml:space="preserve">, </w:t>
      </w:r>
      <w:r w:rsidR="008A13A1" w:rsidRPr="008A13A1">
        <w:t>site status, and requirements to achieve the PO within the PP.</w:t>
      </w:r>
    </w:p>
    <w:p w14:paraId="658A70AD" w14:textId="08674FA9" w:rsidR="00BD429A" w:rsidRDefault="00E1670B" w:rsidP="002E1632">
      <w:pPr>
        <w:pStyle w:val="Heading3"/>
      </w:pPr>
      <w:bookmarkStart w:id="265" w:name="_Toc194997620"/>
      <w:bookmarkStart w:id="266" w:name="_Toc307216751"/>
      <w:bookmarkStart w:id="267" w:name="_Toc318272155"/>
      <w:bookmarkStart w:id="268" w:name="_Toc319048169"/>
      <w:r>
        <w:t>8.1.1</w:t>
      </w:r>
      <w:r>
        <w:tab/>
      </w:r>
      <w:r w:rsidR="00BD429A" w:rsidRPr="006052E2">
        <w:t>Conceptual Site Model</w:t>
      </w:r>
      <w:r w:rsidR="00BD429A">
        <w:t xml:space="preserve"> Guidance</w:t>
      </w:r>
      <w:bookmarkEnd w:id="265"/>
    </w:p>
    <w:p w14:paraId="0B1177D0" w14:textId="777EFF04" w:rsidR="00BD429A" w:rsidRPr="00B448C3" w:rsidRDefault="00BD429A" w:rsidP="00BD429A">
      <w:pPr>
        <w:pStyle w:val="BodyText"/>
      </w:pPr>
      <w:r>
        <w:t xml:space="preserve">For all sites, the Contractor shall prepare or update site CSMs following DQOs.  </w:t>
      </w:r>
      <w:r w:rsidRPr="00B448C3">
        <w:t xml:space="preserve">The CSM is a comprehensive </w:t>
      </w:r>
      <w:r>
        <w:t xml:space="preserve">written and graphical </w:t>
      </w:r>
      <w:r w:rsidRPr="00B448C3">
        <w:t xml:space="preserve">description of all available information about site conditions that could influence remedy design, selection, or performance. </w:t>
      </w:r>
      <w:r>
        <w:t xml:space="preserve"> </w:t>
      </w:r>
      <w:r w:rsidRPr="00B448C3">
        <w:t xml:space="preserve">Thus, the CSM forms the basis for defining </w:t>
      </w:r>
      <w:r>
        <w:t>Remedial Action Objectives (</w:t>
      </w:r>
      <w:r w:rsidRPr="00B448C3">
        <w:t>RA</w:t>
      </w:r>
      <w:r>
        <w:t>O</w:t>
      </w:r>
      <w:r w:rsidRPr="00B448C3">
        <w:t>s</w:t>
      </w:r>
      <w:r>
        <w:t>)</w:t>
      </w:r>
      <w:r w:rsidRPr="00B448C3">
        <w:t xml:space="preserve"> and for developing and implementing a</w:t>
      </w:r>
      <w:r w:rsidR="003D4229">
        <w:t>n</w:t>
      </w:r>
      <w:r w:rsidRPr="00B448C3">
        <w:t xml:space="preserve"> </w:t>
      </w:r>
      <w:r w:rsidR="00643C91">
        <w:t>exit strategy</w:t>
      </w:r>
      <w:r w:rsidRPr="00B448C3">
        <w:t xml:space="preserve">. </w:t>
      </w:r>
      <w:r>
        <w:t xml:space="preserve"> </w:t>
      </w:r>
      <w:r w:rsidRPr="00B448C3">
        <w:t xml:space="preserve">A CSM </w:t>
      </w:r>
      <w:r>
        <w:t>incorporates</w:t>
      </w:r>
      <w:r w:rsidRPr="00B448C3">
        <w:t xml:space="preserve"> several elements, including the following:</w:t>
      </w:r>
    </w:p>
    <w:p w14:paraId="382E2DAC" w14:textId="1F43FC68" w:rsidR="00BD429A" w:rsidRDefault="00010B5D" w:rsidP="00FB7EFD">
      <w:pPr>
        <w:pStyle w:val="ListParagraph"/>
        <w:numPr>
          <w:ilvl w:val="0"/>
          <w:numId w:val="12"/>
        </w:numPr>
        <w:spacing w:after="160" w:line="259" w:lineRule="auto"/>
      </w:pPr>
      <w:r>
        <w:lastRenderedPageBreak/>
        <w:t>Three</w:t>
      </w:r>
      <w:r w:rsidR="00BD429A">
        <w:t>-dimensional representation of:</w:t>
      </w:r>
    </w:p>
    <w:p w14:paraId="5E9AE16B" w14:textId="7966D38D" w:rsidR="00BD429A" w:rsidRDefault="00BD429A" w:rsidP="00FB7EFD">
      <w:pPr>
        <w:pStyle w:val="ListParagraph"/>
        <w:numPr>
          <w:ilvl w:val="1"/>
          <w:numId w:val="12"/>
        </w:numPr>
        <w:spacing w:after="160" w:line="259" w:lineRule="auto"/>
      </w:pPr>
      <w:r w:rsidRPr="00B448C3">
        <w:t xml:space="preserve">Nature and extent of </w:t>
      </w:r>
      <w:proofErr w:type="gramStart"/>
      <w:r w:rsidRPr="00B448C3">
        <w:t>contaminant</w:t>
      </w:r>
      <w:proofErr w:type="gramEnd"/>
      <w:r w:rsidRPr="00B448C3">
        <w:t xml:space="preserve"> (including source types and affected media)</w:t>
      </w:r>
    </w:p>
    <w:p w14:paraId="76C6C013" w14:textId="78CEC32D" w:rsidR="00BD429A" w:rsidRDefault="00BD429A" w:rsidP="00FB7EFD">
      <w:pPr>
        <w:pStyle w:val="ListParagraph"/>
        <w:numPr>
          <w:ilvl w:val="1"/>
          <w:numId w:val="12"/>
        </w:numPr>
        <w:spacing w:after="160" w:line="259" w:lineRule="auto"/>
      </w:pPr>
      <w:r w:rsidRPr="00B448C3">
        <w:t>Site geology</w:t>
      </w:r>
    </w:p>
    <w:p w14:paraId="41C3A2EC" w14:textId="2F229866" w:rsidR="00BD429A" w:rsidRPr="00B448C3" w:rsidRDefault="00BD429A" w:rsidP="00FB7EFD">
      <w:pPr>
        <w:pStyle w:val="ListParagraph"/>
        <w:numPr>
          <w:ilvl w:val="1"/>
          <w:numId w:val="12"/>
        </w:numPr>
        <w:spacing w:after="160" w:line="259" w:lineRule="auto"/>
      </w:pPr>
      <w:r w:rsidRPr="00B448C3">
        <w:t>Site hydrogeology</w:t>
      </w:r>
    </w:p>
    <w:p w14:paraId="094E01B1" w14:textId="5D3D4F0E" w:rsidR="00BD429A" w:rsidRPr="00B448C3" w:rsidRDefault="00BD429A" w:rsidP="00FB7EFD">
      <w:pPr>
        <w:pStyle w:val="ListParagraph"/>
        <w:numPr>
          <w:ilvl w:val="1"/>
          <w:numId w:val="12"/>
        </w:numPr>
        <w:spacing w:after="160" w:line="259" w:lineRule="auto"/>
      </w:pPr>
      <w:r w:rsidRPr="00B448C3">
        <w:t>Biological and geochemical conditions</w:t>
      </w:r>
    </w:p>
    <w:p w14:paraId="10A3A17F" w14:textId="140EA94D" w:rsidR="00BD429A" w:rsidRPr="00B448C3" w:rsidRDefault="00BD429A" w:rsidP="00FB7EFD">
      <w:pPr>
        <w:pStyle w:val="ListParagraph"/>
        <w:numPr>
          <w:ilvl w:val="1"/>
          <w:numId w:val="12"/>
        </w:numPr>
        <w:spacing w:after="160" w:line="259" w:lineRule="auto"/>
      </w:pPr>
      <w:r w:rsidRPr="00B448C3">
        <w:t>Monitoring points</w:t>
      </w:r>
    </w:p>
    <w:p w14:paraId="70772F78" w14:textId="611A6605" w:rsidR="00BD429A" w:rsidRDefault="00BD429A" w:rsidP="00FB7EFD">
      <w:pPr>
        <w:pStyle w:val="ListParagraph"/>
        <w:numPr>
          <w:ilvl w:val="0"/>
          <w:numId w:val="12"/>
        </w:numPr>
        <w:spacing w:after="160" w:line="259" w:lineRule="auto"/>
      </w:pPr>
      <w:r w:rsidRPr="00B448C3">
        <w:t xml:space="preserve">Contaminant fate and </w:t>
      </w:r>
      <w:r>
        <w:t>transport</w:t>
      </w:r>
      <w:r w:rsidRPr="00B448C3">
        <w:t xml:space="preserve"> in the </w:t>
      </w:r>
      <w:proofErr w:type="gramStart"/>
      <w:r w:rsidRPr="00B448C3">
        <w:t>environment</w:t>
      </w:r>
      <w:r w:rsidR="00117ACE">
        <w:t>;</w:t>
      </w:r>
      <w:proofErr w:type="gramEnd"/>
    </w:p>
    <w:p w14:paraId="2765007D" w14:textId="3EF9EBED" w:rsidR="00BD429A" w:rsidRPr="00B448C3" w:rsidRDefault="00BD429A" w:rsidP="00FB7EFD">
      <w:pPr>
        <w:pStyle w:val="ListParagraph"/>
        <w:numPr>
          <w:ilvl w:val="0"/>
          <w:numId w:val="12"/>
        </w:numPr>
        <w:spacing w:after="160" w:line="259" w:lineRule="auto"/>
      </w:pPr>
      <w:r w:rsidRPr="00B448C3">
        <w:t>Risk</w:t>
      </w:r>
      <w:r>
        <w:t xml:space="preserve">s, </w:t>
      </w:r>
      <w:r w:rsidRPr="00B448C3">
        <w:t>receptors</w:t>
      </w:r>
      <w:r w:rsidR="00176E80">
        <w:t>,</w:t>
      </w:r>
      <w:r w:rsidRPr="00B448C3">
        <w:t xml:space="preserve"> and potential receptors (under current and reasonably expected future exposure scenarios</w:t>
      </w:r>
      <w:proofErr w:type="gramStart"/>
      <w:r w:rsidRPr="00B448C3">
        <w:t>);</w:t>
      </w:r>
      <w:proofErr w:type="gramEnd"/>
    </w:p>
    <w:p w14:paraId="68D0727B" w14:textId="35086A09" w:rsidR="00BD429A" w:rsidRPr="00B448C3" w:rsidRDefault="00BD429A" w:rsidP="00FB7EFD">
      <w:pPr>
        <w:pStyle w:val="ListParagraph"/>
        <w:numPr>
          <w:ilvl w:val="0"/>
          <w:numId w:val="12"/>
        </w:numPr>
        <w:spacing w:after="160" w:line="259" w:lineRule="auto"/>
      </w:pPr>
      <w:r w:rsidRPr="00B448C3">
        <w:t>Past remedial actions and locations of remedial components and monitoring points</w:t>
      </w:r>
    </w:p>
    <w:p w14:paraId="1FC4C5EE" w14:textId="77777777" w:rsidR="00BD429A" w:rsidRPr="00B448C3" w:rsidRDefault="00BD429A" w:rsidP="00FB7EFD">
      <w:pPr>
        <w:pStyle w:val="ListParagraph"/>
        <w:numPr>
          <w:ilvl w:val="0"/>
          <w:numId w:val="12"/>
        </w:numPr>
        <w:spacing w:after="160" w:line="259" w:lineRule="auto"/>
      </w:pPr>
      <w:r w:rsidRPr="00B448C3">
        <w:t>Historical, current, and expected future land uses; and</w:t>
      </w:r>
    </w:p>
    <w:p w14:paraId="5AEA0EDB" w14:textId="77777777" w:rsidR="00BD429A" w:rsidRPr="00B448C3" w:rsidRDefault="00BD429A" w:rsidP="00FB7EFD">
      <w:pPr>
        <w:pStyle w:val="ListParagraph"/>
        <w:numPr>
          <w:ilvl w:val="0"/>
          <w:numId w:val="12"/>
        </w:numPr>
        <w:spacing w:after="160" w:line="259" w:lineRule="auto"/>
      </w:pPr>
      <w:r w:rsidRPr="00B448C3">
        <w:t>Other factors relevant to the understanding of contamination at the site.</w:t>
      </w:r>
      <w:r>
        <w:rPr>
          <w:rStyle w:val="FootnoteReference"/>
        </w:rPr>
        <w:footnoteReference w:id="10"/>
      </w:r>
    </w:p>
    <w:p w14:paraId="6048C7C4" w14:textId="467ABF3F" w:rsidR="00BD429A" w:rsidRDefault="00BD429A" w:rsidP="00BD429A">
      <w:pPr>
        <w:spacing w:after="240"/>
        <w:rPr>
          <w:rFonts w:asciiTheme="minorHAnsi" w:hAnsiTheme="minorHAnsi" w:cstheme="minorBidi"/>
          <w:color w:val="1F497D"/>
          <w:sz w:val="22"/>
          <w:szCs w:val="22"/>
        </w:rPr>
      </w:pPr>
      <w:r>
        <w:t>The Contractor shall develop initial or updated CSMs for all sites listed in Table 1 of this PWS</w:t>
      </w:r>
      <w:r w:rsidR="00BA5367">
        <w:t xml:space="preserve"> </w:t>
      </w:r>
      <w:r w:rsidR="00BA5367">
        <w:rPr>
          <w:rFonts w:eastAsia="헤드라인A"/>
        </w:rPr>
        <w:t xml:space="preserve">and work described in </w:t>
      </w:r>
      <w:r w:rsidR="00E77527">
        <w:rPr>
          <w:rFonts w:eastAsia="헤드라인A"/>
        </w:rPr>
        <w:t>Section</w:t>
      </w:r>
      <w:r w:rsidR="00BA5367">
        <w:rPr>
          <w:rFonts w:eastAsia="헤드라인A"/>
        </w:rPr>
        <w:t xml:space="preserve"> 1.3.2</w:t>
      </w:r>
      <w:r>
        <w:t>.  An appropriately detailed CSM is required beginning with the</w:t>
      </w:r>
      <w:r>
        <w:rPr>
          <w:color w:val="000000"/>
        </w:rPr>
        <w:t xml:space="preserve"> remedial investigation phase for all restoration program sites and must be maintained until the end of the project life.</w:t>
      </w:r>
    </w:p>
    <w:p w14:paraId="63248CBB" w14:textId="27175BC3" w:rsidR="00BD429A" w:rsidRDefault="00F947E2" w:rsidP="00BD429A">
      <w:r>
        <w:t xml:space="preserve">The Contractor shall update the </w:t>
      </w:r>
      <w:r w:rsidR="00BD429A" w:rsidRPr="00635104">
        <w:t xml:space="preserve">CSM as </w:t>
      </w:r>
      <w:r w:rsidR="00BD429A">
        <w:t xml:space="preserve">new </w:t>
      </w:r>
      <w:r w:rsidR="00BD429A" w:rsidRPr="00635104">
        <w:t xml:space="preserve">data and </w:t>
      </w:r>
      <w:r w:rsidR="00BD429A">
        <w:t xml:space="preserve">site </w:t>
      </w:r>
      <w:r w:rsidR="00BD429A" w:rsidRPr="00635104">
        <w:t xml:space="preserve">knowledge are acquired. </w:t>
      </w:r>
      <w:r w:rsidR="00BD429A">
        <w:t xml:space="preserve"> </w:t>
      </w:r>
      <w:r w:rsidR="00BD429A" w:rsidRPr="00635104">
        <w:t>This is crucial for assessing and optimizing remedy performance and</w:t>
      </w:r>
      <w:r w:rsidR="007C0B96">
        <w:t xml:space="preserve"> performance</w:t>
      </w:r>
      <w:r w:rsidR="00BD429A" w:rsidRPr="00635104">
        <w:t xml:space="preserve"> monitoring programs.</w:t>
      </w:r>
      <w:r w:rsidR="00BD429A">
        <w:rPr>
          <w:rStyle w:val="FootnoteReference"/>
        </w:rPr>
        <w:footnoteReference w:id="11"/>
      </w:r>
      <w:r w:rsidR="00BD429A">
        <w:t xml:space="preserve">  </w:t>
      </w:r>
      <w:r w:rsidR="004634C9" w:rsidRPr="008402C1">
        <w:t xml:space="preserve">New data may be obtained upon completion of remedial investigation, supplemental investigation, pilot studies, bioremediation investigations, and routine monitoring of remedy performance. </w:t>
      </w:r>
      <w:r w:rsidR="00004605">
        <w:t xml:space="preserve"> </w:t>
      </w:r>
      <w:r w:rsidR="004634C9" w:rsidRPr="008402C1">
        <w:t xml:space="preserve">Revisions to the CSM will be included in investigation and monitoring reports, as necessary. </w:t>
      </w:r>
      <w:r w:rsidR="00004605">
        <w:t xml:space="preserve"> </w:t>
      </w:r>
      <w:r w:rsidR="00BD429A">
        <w:t>For more information, see USEPA Groundwater Road Map (</w:t>
      </w:r>
      <w:r w:rsidR="00BD429A" w:rsidRPr="00C065F6">
        <w:t>OSWER Directive No. 9</w:t>
      </w:r>
      <w:r w:rsidR="00BD429A">
        <w:t>283</w:t>
      </w:r>
      <w:r w:rsidR="00BD429A" w:rsidRPr="00C065F6">
        <w:t>.</w:t>
      </w:r>
      <w:r w:rsidR="00BD429A">
        <w:t>1</w:t>
      </w:r>
      <w:r w:rsidR="00BD429A" w:rsidRPr="00C065F6">
        <w:t>-</w:t>
      </w:r>
      <w:r w:rsidR="00BD429A">
        <w:t>34, 2011) and Environmental Cleanup Best Management Practices: Effective Use of the Project Life Cycle Conceptual Site Model (EPA 542-F-11-011, 2011), ITRC guidance (ITRC, 2004 and 2006), and ASTM International (formerly known as American Society for Testing and Materials) standard designations E1689 (2014) and D5979 (2014).</w:t>
      </w:r>
    </w:p>
    <w:p w14:paraId="0C37DCAB" w14:textId="01ECB0F1" w:rsidR="00BD429A" w:rsidRPr="0099657B" w:rsidRDefault="00E1670B" w:rsidP="002E1632">
      <w:pPr>
        <w:pStyle w:val="Heading3"/>
      </w:pPr>
      <w:bookmarkStart w:id="269" w:name="_Toc194997621"/>
      <w:r w:rsidRPr="0099657B">
        <w:t>8.1.2</w:t>
      </w:r>
      <w:r w:rsidRPr="0099657B">
        <w:tab/>
      </w:r>
      <w:r w:rsidR="00E77527" w:rsidRPr="0099657B">
        <w:t>Exit</w:t>
      </w:r>
      <w:r w:rsidR="00EB1F6D" w:rsidRPr="0099657B">
        <w:t xml:space="preserve"> </w:t>
      </w:r>
      <w:r w:rsidR="00BD429A" w:rsidRPr="0099657B">
        <w:t>Strategy</w:t>
      </w:r>
      <w:bookmarkEnd w:id="269"/>
    </w:p>
    <w:p w14:paraId="561953D4" w14:textId="4E2E5836" w:rsidR="00BD429A" w:rsidRPr="0099657B" w:rsidRDefault="00BD429A" w:rsidP="00BD429A">
      <w:r w:rsidRPr="0099657B">
        <w:t>The Contractor shall develop a</w:t>
      </w:r>
      <w:r w:rsidR="004634C9" w:rsidRPr="0099657B">
        <w:t xml:space="preserve"> stand-alone</w:t>
      </w:r>
      <w:r w:rsidRPr="0099657B">
        <w:t xml:space="preserve"> </w:t>
      </w:r>
      <w:r w:rsidR="003D4229" w:rsidRPr="0099657B">
        <w:t xml:space="preserve">exit strategy </w:t>
      </w:r>
      <w:r w:rsidRPr="0099657B">
        <w:t xml:space="preserve">for all Table 1 sites </w:t>
      </w:r>
      <w:r w:rsidR="00BA5367" w:rsidRPr="0099657B">
        <w:rPr>
          <w:rFonts w:eastAsia="헤드라인A"/>
        </w:rPr>
        <w:t xml:space="preserve">and work described in </w:t>
      </w:r>
      <w:r w:rsidR="00E77527" w:rsidRPr="0099657B">
        <w:rPr>
          <w:rFonts w:eastAsia="헤드라인A"/>
        </w:rPr>
        <w:t>Section</w:t>
      </w:r>
      <w:r w:rsidR="00BA5367" w:rsidRPr="0099657B">
        <w:rPr>
          <w:rFonts w:eastAsia="헤드라인A"/>
        </w:rPr>
        <w:t xml:space="preserve"> 1.3.2 </w:t>
      </w:r>
      <w:r w:rsidRPr="0099657B">
        <w:t>where a remedy is planned or in place</w:t>
      </w:r>
      <w:r w:rsidR="00387BD5">
        <w:t xml:space="preserve">. </w:t>
      </w:r>
      <w:r w:rsidRPr="0099657B">
        <w:t xml:space="preserve">Initial </w:t>
      </w:r>
      <w:bookmarkStart w:id="270" w:name="_Hlk84491430"/>
      <w:r w:rsidR="003D4229" w:rsidRPr="0099657B">
        <w:t xml:space="preserve">exit strategy </w:t>
      </w:r>
      <w:bookmarkEnd w:id="270"/>
      <w:r w:rsidRPr="0099657B">
        <w:t xml:space="preserve">development is required at the point of remedy selection for all Table 1 sites </w:t>
      </w:r>
      <w:r w:rsidR="00BA5367" w:rsidRPr="0099657B">
        <w:rPr>
          <w:rFonts w:eastAsia="헤드라인A"/>
        </w:rPr>
        <w:t xml:space="preserve">and work described in </w:t>
      </w:r>
      <w:r w:rsidR="00E77527" w:rsidRPr="0099657B">
        <w:rPr>
          <w:rFonts w:eastAsia="헤드라인A"/>
        </w:rPr>
        <w:t>Section</w:t>
      </w:r>
      <w:r w:rsidR="00BA5367" w:rsidRPr="0099657B">
        <w:rPr>
          <w:rFonts w:eastAsia="헤드라인A"/>
        </w:rPr>
        <w:t xml:space="preserve"> 1.3.2 </w:t>
      </w:r>
      <w:r w:rsidRPr="0099657B">
        <w:t>and must be maintained until the end of the project life.  For sites where a remedy is already in place</w:t>
      </w:r>
      <w:r w:rsidR="005423C7">
        <w:t>,</w:t>
      </w:r>
      <w:r w:rsidRPr="0099657B">
        <w:t xml:space="preserve"> include a new or updated </w:t>
      </w:r>
      <w:r w:rsidR="003D4229" w:rsidRPr="0099657B">
        <w:t xml:space="preserve">exit strategy </w:t>
      </w:r>
      <w:r w:rsidR="00DB02D4" w:rsidRPr="0099657B">
        <w:t>along with</w:t>
      </w:r>
      <w:r w:rsidRPr="0099657B">
        <w:t xml:space="preserve"> work planning documents. </w:t>
      </w:r>
      <w:r w:rsidR="00004605" w:rsidRPr="0099657B">
        <w:t xml:space="preserve"> </w:t>
      </w:r>
      <w:r w:rsidR="004634C9" w:rsidRPr="0099657B">
        <w:t xml:space="preserve">If the </w:t>
      </w:r>
      <w:r w:rsidR="00643C91" w:rsidRPr="0099657B">
        <w:t>exit strategy</w:t>
      </w:r>
      <w:r w:rsidR="004634C9" w:rsidRPr="0099657B">
        <w:t xml:space="preserve"> changes, the revised document must be resubmitted</w:t>
      </w:r>
      <w:r w:rsidR="00387BD5">
        <w:t xml:space="preserve"> within 30 days</w:t>
      </w:r>
      <w:r w:rsidR="004634C9" w:rsidRPr="0099657B">
        <w:t>.</w:t>
      </w:r>
      <w:r w:rsidR="00AD0336" w:rsidRPr="0099657B">
        <w:t xml:space="preserve"> </w:t>
      </w:r>
      <w:r w:rsidRPr="0099657B">
        <w:t xml:space="preserve"> </w:t>
      </w:r>
      <w:r w:rsidR="003D4229" w:rsidRPr="0099657B">
        <w:t xml:space="preserve">An exit strategy </w:t>
      </w:r>
      <w:r w:rsidRPr="0099657B">
        <w:t xml:space="preserve">for a site is the detailed plan for achieving the RAOs that have been selected as the end points.  Stated another way, the RAOs are the overall goals that must be met for the site to either achieve RC or be approved for SC or planned land use.  </w:t>
      </w:r>
      <w:r w:rsidR="00F10A54" w:rsidRPr="0099657B">
        <w:t>A</w:t>
      </w:r>
      <w:r w:rsidR="003D4229" w:rsidRPr="0099657B">
        <w:t>n</w:t>
      </w:r>
      <w:r w:rsidR="00F10A54" w:rsidRPr="0099657B">
        <w:t xml:space="preserve"> </w:t>
      </w:r>
      <w:r w:rsidR="00643C91" w:rsidRPr="0099657B">
        <w:t>exit strategy</w:t>
      </w:r>
      <w:r w:rsidR="00EB1F6D" w:rsidRPr="0099657B">
        <w:t xml:space="preserve"> </w:t>
      </w:r>
      <w:r w:rsidRPr="0099657B">
        <w:t xml:space="preserve">represents a formalized process for taking the site from its current state to its best long-term use or to closure (independent of duration).  The strategy represents a plan to actively manage the site and make decisions at various points that will best tailor remedial and monitoring efforts to achieve the RAOs in the </w:t>
      </w:r>
      <w:r w:rsidRPr="0099657B">
        <w:lastRenderedPageBreak/>
        <w:t xml:space="preserve">most efficient and effective manner.  The strategy is best developed with consideration of stakeholder and regulatory agency concerns, resource constraints, and technical realities; it also includes well-defined means to measure and track progress.  </w:t>
      </w:r>
      <w:r w:rsidR="00F10A54" w:rsidRPr="0099657B">
        <w:t>A</w:t>
      </w:r>
      <w:r w:rsidR="003D4229" w:rsidRPr="0099657B">
        <w:t>n</w:t>
      </w:r>
      <w:r w:rsidR="00F10A54" w:rsidRPr="0099657B">
        <w:t xml:space="preserve"> </w:t>
      </w:r>
      <w:r w:rsidR="00643C91" w:rsidRPr="0099657B">
        <w:t>exit strategy</w:t>
      </w:r>
      <w:r w:rsidR="00EB1F6D" w:rsidRPr="0099657B">
        <w:t xml:space="preserve"> </w:t>
      </w:r>
      <w:r w:rsidRPr="0099657B">
        <w:t xml:space="preserve">is dynamic and must be updated as new data and site knowledge are acquired.  </w:t>
      </w:r>
      <w:r w:rsidR="004634C9" w:rsidRPr="0099657B">
        <w:t xml:space="preserve">The </w:t>
      </w:r>
      <w:r w:rsidR="00643C91" w:rsidRPr="0099657B">
        <w:t>exit strategy</w:t>
      </w:r>
      <w:r w:rsidR="00EB1F6D" w:rsidRPr="0099657B">
        <w:t xml:space="preserve"> </w:t>
      </w:r>
      <w:r w:rsidR="004634C9" w:rsidRPr="0099657B">
        <w:t xml:space="preserve">would need to be modified or revised if the plan for achieving the RAOs </w:t>
      </w:r>
      <w:proofErr w:type="gramStart"/>
      <w:r w:rsidR="004634C9" w:rsidRPr="0099657B">
        <w:t>is failing</w:t>
      </w:r>
      <w:proofErr w:type="gramEnd"/>
      <w:r w:rsidR="004634C9" w:rsidRPr="0099657B">
        <w:t xml:space="preserve">. Such failure may be identified when interim milestones are not achieved, even after corrective action. </w:t>
      </w:r>
      <w:r w:rsidR="00FF316B">
        <w:t xml:space="preserve"> </w:t>
      </w:r>
      <w:r w:rsidR="004634C9" w:rsidRPr="0099657B">
        <w:t xml:space="preserve">Contingent actions identified in the </w:t>
      </w:r>
      <w:r w:rsidR="00643C91" w:rsidRPr="0099657B">
        <w:t>exit strategy</w:t>
      </w:r>
      <w:r w:rsidR="00EB1F6D" w:rsidRPr="0099657B">
        <w:t xml:space="preserve"> </w:t>
      </w:r>
      <w:r w:rsidR="004634C9" w:rsidRPr="0099657B">
        <w:t>decision logic would then be implemented.</w:t>
      </w:r>
    </w:p>
    <w:p w14:paraId="24B1BF56" w14:textId="7093E894" w:rsidR="00BD429A" w:rsidRPr="001D298F" w:rsidRDefault="00BD429A" w:rsidP="00BD429A">
      <w:pPr>
        <w:spacing w:before="120" w:after="120"/>
      </w:pPr>
      <w:r w:rsidRPr="0099657B">
        <w:t xml:space="preserve">A well-developed </w:t>
      </w:r>
      <w:r w:rsidR="00643C91" w:rsidRPr="0099657B">
        <w:t>exit strategy</w:t>
      </w:r>
      <w:r w:rsidR="00EB1F6D" w:rsidRPr="0099657B">
        <w:t xml:space="preserve"> </w:t>
      </w:r>
      <w:r w:rsidRPr="0099657B">
        <w:t>contains six elements:</w:t>
      </w:r>
    </w:p>
    <w:p w14:paraId="52061F7B" w14:textId="1ED8BA5B" w:rsidR="00BD429A" w:rsidRPr="0099657B" w:rsidRDefault="00BD429A" w:rsidP="00FB7EFD">
      <w:pPr>
        <w:numPr>
          <w:ilvl w:val="0"/>
          <w:numId w:val="13"/>
        </w:numPr>
        <w:spacing w:before="120" w:after="120" w:line="259" w:lineRule="auto"/>
      </w:pPr>
      <w:r w:rsidRPr="0099657B">
        <w:t>Decision document for the RA goals</w:t>
      </w:r>
    </w:p>
    <w:p w14:paraId="4FF29856" w14:textId="7B71FBCA" w:rsidR="00BD429A" w:rsidRPr="0099657B" w:rsidRDefault="00BD429A" w:rsidP="00FB7EFD">
      <w:pPr>
        <w:numPr>
          <w:ilvl w:val="0"/>
          <w:numId w:val="13"/>
        </w:numPr>
        <w:spacing w:before="120" w:after="120" w:line="259" w:lineRule="auto"/>
      </w:pPr>
      <w:r w:rsidRPr="0099657B">
        <w:t>Summary of the CSM, including a description of the future site land use</w:t>
      </w:r>
    </w:p>
    <w:p w14:paraId="28CAEF3D" w14:textId="5ED56034" w:rsidR="00BD429A" w:rsidRPr="0099657B" w:rsidRDefault="00BD429A" w:rsidP="00FB7EFD">
      <w:pPr>
        <w:numPr>
          <w:ilvl w:val="0"/>
          <w:numId w:val="13"/>
        </w:numPr>
        <w:spacing w:before="120" w:after="120" w:line="259" w:lineRule="auto"/>
      </w:pPr>
      <w:r w:rsidRPr="0099657B">
        <w:t>Decision logic, flow chart, or defined sequence of remedial activities and contingency triggers</w:t>
      </w:r>
    </w:p>
    <w:p w14:paraId="0C48C264" w14:textId="3AD8936B" w:rsidR="00BD429A" w:rsidRPr="0099657B" w:rsidRDefault="00BD429A" w:rsidP="00FB7EFD">
      <w:pPr>
        <w:numPr>
          <w:ilvl w:val="0"/>
          <w:numId w:val="13"/>
        </w:numPr>
        <w:spacing w:before="120" w:after="120" w:line="259" w:lineRule="auto"/>
      </w:pPr>
      <w:r w:rsidRPr="0099657B">
        <w:t>Clearly established process to evaluate performance relative to decision parameter</w:t>
      </w:r>
    </w:p>
    <w:p w14:paraId="5E5637E4" w14:textId="0040E546" w:rsidR="00BD429A" w:rsidRPr="0099657B" w:rsidRDefault="00BD429A" w:rsidP="00FB7EFD">
      <w:pPr>
        <w:numPr>
          <w:ilvl w:val="0"/>
          <w:numId w:val="13"/>
        </w:numPr>
        <w:spacing w:before="120" w:after="120" w:line="259" w:lineRule="auto"/>
      </w:pPr>
      <w:r w:rsidRPr="0099657B">
        <w:t>Provisions for periodic reevaluation of the project goals and RA decisions (e.g., contingency planning)</w:t>
      </w:r>
      <w:r w:rsidR="008E76B4" w:rsidRPr="0099657B">
        <w:t>,</w:t>
      </w:r>
      <w:r w:rsidRPr="0099657B">
        <w:t xml:space="preserve"> and</w:t>
      </w:r>
    </w:p>
    <w:p w14:paraId="2CAAFD32" w14:textId="67E7AE58" w:rsidR="00BD429A" w:rsidRPr="0099657B" w:rsidRDefault="00BD429A" w:rsidP="00FB7EFD">
      <w:pPr>
        <w:numPr>
          <w:ilvl w:val="0"/>
          <w:numId w:val="13"/>
        </w:numPr>
        <w:spacing w:before="120" w:after="120" w:line="259" w:lineRule="auto"/>
      </w:pPr>
      <w:r w:rsidRPr="0099657B">
        <w:t>Means to verify cleanup following cessation of active remediation.</w:t>
      </w:r>
    </w:p>
    <w:p w14:paraId="33EF83DF" w14:textId="70011CDA" w:rsidR="00BD429A" w:rsidRDefault="00BD429A" w:rsidP="005D56BE">
      <w:r w:rsidRPr="0099657B">
        <w:t xml:space="preserve">Because it is difficult to optimize any element of a remedial decision if the overall objectives (remediation end points) and site-specific technical constraints are not well understood, any optimization effort should begin with an evaluation of the </w:t>
      </w:r>
      <w:r w:rsidR="00643C91" w:rsidRPr="0099657B">
        <w:t>exit strategy</w:t>
      </w:r>
      <w:r w:rsidRPr="0099657B">
        <w:t>, which incorporates the previously listed six elements.</w:t>
      </w:r>
      <w:r w:rsidRPr="0099657B">
        <w:rPr>
          <w:rStyle w:val="FootnoteReference"/>
        </w:rPr>
        <w:footnoteReference w:id="12"/>
      </w:r>
      <w:r w:rsidRPr="0099657B">
        <w:t xml:space="preserve">  For more information, see ITRC guidance (ITRC, 2004 and 2006).</w:t>
      </w:r>
      <w:bookmarkStart w:id="271" w:name="_Toc277151470"/>
      <w:bookmarkStart w:id="272" w:name="_Toc307216754"/>
      <w:bookmarkStart w:id="273" w:name="_Toc318272157"/>
      <w:bookmarkStart w:id="274" w:name="_Toc319048171"/>
      <w:bookmarkEnd w:id="264"/>
      <w:bookmarkEnd w:id="266"/>
      <w:bookmarkEnd w:id="267"/>
      <w:bookmarkEnd w:id="268"/>
    </w:p>
    <w:p w14:paraId="6DC2B46A" w14:textId="02ED703E" w:rsidR="00BD429A" w:rsidRPr="00BD429A" w:rsidRDefault="00E1670B" w:rsidP="002E1632">
      <w:pPr>
        <w:pStyle w:val="Heading3"/>
      </w:pPr>
      <w:bookmarkStart w:id="275" w:name="_Toc194997622"/>
      <w:r>
        <w:t>8.1.3</w:t>
      </w:r>
      <w:r>
        <w:tab/>
      </w:r>
      <w:r w:rsidR="00BD429A" w:rsidRPr="00BD429A">
        <w:t>Performance</w:t>
      </w:r>
      <w:r w:rsidR="008B47A0">
        <w:t xml:space="preserve"> and Optimization</w:t>
      </w:r>
      <w:bookmarkEnd w:id="275"/>
    </w:p>
    <w:p w14:paraId="0F1A7840" w14:textId="2B5B8DBD" w:rsidR="00BD429A" w:rsidRPr="00BD429A" w:rsidRDefault="00E1670B" w:rsidP="0099657B">
      <w:pPr>
        <w:pStyle w:val="Heading4"/>
        <w:numPr>
          <w:ilvl w:val="0"/>
          <w:numId w:val="0"/>
        </w:numPr>
        <w:ind w:left="1440" w:hanging="1440"/>
      </w:pPr>
      <w:bookmarkStart w:id="276" w:name="_Hlk34388070"/>
      <w:r>
        <w:t>8.1.3.1</w:t>
      </w:r>
      <w:r>
        <w:tab/>
      </w:r>
      <w:r w:rsidR="00BD429A" w:rsidRPr="00BD429A">
        <w:t>Performance Models</w:t>
      </w:r>
      <w:bookmarkEnd w:id="276"/>
    </w:p>
    <w:p w14:paraId="0583F29D" w14:textId="2A7C1F9B" w:rsidR="00BD429A" w:rsidRPr="00BD429A" w:rsidRDefault="001D7BF3" w:rsidP="00BD429A">
      <w:pPr>
        <w:spacing w:after="120"/>
        <w:rPr>
          <w:szCs w:val="20"/>
        </w:rPr>
      </w:pPr>
      <w:r w:rsidRPr="001D7BF3">
        <w:rPr>
          <w:szCs w:val="20"/>
        </w:rPr>
        <w:t>The Contractor shall develop performance models for all sites listed in Table 1</w:t>
      </w:r>
      <w:r w:rsidR="00741553">
        <w:rPr>
          <w:szCs w:val="20"/>
        </w:rPr>
        <w:t>: Performance Table,</w:t>
      </w:r>
      <w:r w:rsidRPr="001D7BF3">
        <w:rPr>
          <w:szCs w:val="20"/>
        </w:rPr>
        <w:t xml:space="preserve"> of this PWS and work described in Section 1.3.2 that are not currently in LTM status</w:t>
      </w:r>
      <w:r w:rsidR="00BD429A" w:rsidRPr="00BD429A">
        <w:rPr>
          <w:szCs w:val="20"/>
        </w:rPr>
        <w:t xml:space="preserve">.  </w:t>
      </w:r>
      <w:r w:rsidR="00D1499A">
        <w:rPr>
          <w:szCs w:val="20"/>
        </w:rPr>
        <w:t>The Project Management Plan (PMP) and w</w:t>
      </w:r>
      <w:r w:rsidR="00BD429A" w:rsidRPr="00BD429A">
        <w:rPr>
          <w:szCs w:val="20"/>
        </w:rPr>
        <w:t xml:space="preserve">ork planning documents shall contain the performance model.  </w:t>
      </w:r>
      <w:r w:rsidR="007B3D1B" w:rsidRPr="006B0C71">
        <w:t>Final performance models</w:t>
      </w:r>
      <w:r w:rsidR="00024F6C">
        <w:t xml:space="preserve"> </w:t>
      </w:r>
      <w:r w:rsidR="007B3D1B" w:rsidRPr="006B0C71">
        <w:t>shall be submitted as part of the Work Plan required under PWS Section 6.1.</w:t>
      </w:r>
      <w:r w:rsidR="007B110D">
        <w:t>1</w:t>
      </w:r>
      <w:r w:rsidR="007B3D1B" w:rsidRPr="006B0C71">
        <w:t xml:space="preserve">.  </w:t>
      </w:r>
      <w:r w:rsidR="00BD429A" w:rsidRPr="00BD429A">
        <w:rPr>
          <w:szCs w:val="20"/>
        </w:rPr>
        <w:t xml:space="preserve">Performance models shall describe how site conditions are expected to change over time, using appropriate performance indicators, from current state through PO achievement.  The Contractor shall </w:t>
      </w:r>
      <w:r w:rsidR="003006D6">
        <w:rPr>
          <w:szCs w:val="20"/>
        </w:rPr>
        <w:t xml:space="preserve">add all new data to the performance model </w:t>
      </w:r>
      <w:r w:rsidR="00FF316B">
        <w:rPr>
          <w:szCs w:val="20"/>
        </w:rPr>
        <w:t xml:space="preserve">and </w:t>
      </w:r>
      <w:r w:rsidR="00BD429A" w:rsidRPr="00BD429A">
        <w:rPr>
          <w:szCs w:val="20"/>
        </w:rPr>
        <w:t xml:space="preserve">provide </w:t>
      </w:r>
      <w:r w:rsidR="007817CE" w:rsidRPr="007817CE">
        <w:rPr>
          <w:szCs w:val="20"/>
        </w:rPr>
        <w:t>Performance Model Evaluation Report</w:t>
      </w:r>
      <w:r w:rsidR="007817CE">
        <w:rPr>
          <w:szCs w:val="20"/>
        </w:rPr>
        <w:t>s</w:t>
      </w:r>
      <w:r w:rsidR="00BD429A" w:rsidRPr="00BD429A">
        <w:rPr>
          <w:szCs w:val="20"/>
        </w:rPr>
        <w:t xml:space="preserve"> </w:t>
      </w:r>
      <w:r w:rsidR="00117ACE" w:rsidRPr="00BD429A">
        <w:rPr>
          <w:szCs w:val="20"/>
        </w:rPr>
        <w:t>which</w:t>
      </w:r>
      <w:r w:rsidR="00BD429A" w:rsidRPr="00BD429A">
        <w:rPr>
          <w:szCs w:val="20"/>
        </w:rPr>
        <w:t xml:space="preserve"> demonstrate whether the remedial response is progressing and performing consistent with the performance model.</w:t>
      </w:r>
    </w:p>
    <w:p w14:paraId="31FF2FD4" w14:textId="36AFA076" w:rsidR="00BD429A" w:rsidRPr="00BD429A" w:rsidRDefault="00BD429A" w:rsidP="00BD429A">
      <w:pPr>
        <w:spacing w:after="120"/>
        <w:rPr>
          <w:szCs w:val="20"/>
        </w:rPr>
      </w:pPr>
      <w:bookmarkStart w:id="277" w:name="_Hlk34387765"/>
      <w:r w:rsidRPr="00BD429A">
        <w:rPr>
          <w:szCs w:val="20"/>
        </w:rPr>
        <w:t xml:space="preserve">Performance model and site management approach </w:t>
      </w:r>
      <w:bookmarkEnd w:id="277"/>
      <w:r w:rsidRPr="00BD429A">
        <w:rPr>
          <w:szCs w:val="20"/>
        </w:rPr>
        <w:t xml:space="preserve">shall </w:t>
      </w:r>
      <w:r w:rsidR="000E05EC">
        <w:rPr>
          <w:szCs w:val="20"/>
        </w:rPr>
        <w:t>incorporate</w:t>
      </w:r>
      <w:r w:rsidR="000E05EC" w:rsidRPr="00BD429A">
        <w:rPr>
          <w:szCs w:val="20"/>
        </w:rPr>
        <w:t xml:space="preserve"> </w:t>
      </w:r>
      <w:r w:rsidRPr="00BD429A">
        <w:rPr>
          <w:szCs w:val="20"/>
        </w:rPr>
        <w:t>the following:</w:t>
      </w:r>
    </w:p>
    <w:p w14:paraId="25DA93BC" w14:textId="48C7298E" w:rsidR="00BD429A" w:rsidRPr="00BD429A" w:rsidRDefault="00BD429A" w:rsidP="00796432">
      <w:pPr>
        <w:pStyle w:val="BulletList"/>
        <w:rPr>
          <w:rFonts w:eastAsia="헤드라인A"/>
        </w:rPr>
      </w:pPr>
      <w:r w:rsidRPr="00BD429A">
        <w:rPr>
          <w:rFonts w:eastAsia="헤드라인A"/>
        </w:rPr>
        <w:t xml:space="preserve">Develop and document the approach to determine remedial progress relative to the defined performance indicators, associated decision criteria, and objectives consistent with the performance model.  The documented approach is expected to facilitate decisions about optimization as well as provide a quantifiable understanding of how the </w:t>
      </w:r>
      <w:r w:rsidRPr="00BD429A">
        <w:rPr>
          <w:rFonts w:eastAsia="헤드라인A"/>
        </w:rPr>
        <w:lastRenderedPageBreak/>
        <w:t>response is progressing, list contingency options, and demonstrate when the objective has been reached.  An individual site may have more than one performance model (e.g., different parts of the site that are addressed by separate remedies and represented by different sets of monitoring wells).</w:t>
      </w:r>
      <w:r w:rsidR="00796432">
        <w:rPr>
          <w:rFonts w:eastAsia="헤드라인A"/>
        </w:rPr>
        <w:t xml:space="preserve"> </w:t>
      </w:r>
      <w:r w:rsidR="003E23F0">
        <w:rPr>
          <w:rFonts w:eastAsia="헤드라인A"/>
        </w:rPr>
        <w:t xml:space="preserve"> </w:t>
      </w:r>
      <w:r w:rsidR="00796432" w:rsidRPr="00796432">
        <w:rPr>
          <w:rFonts w:eastAsia="헤드라인A"/>
        </w:rPr>
        <w:t xml:space="preserve">Contingencies must be developed for performance </w:t>
      </w:r>
      <w:r w:rsidR="00796432" w:rsidRPr="00290957">
        <w:rPr>
          <w:rFonts w:eastAsia="헤드라인A"/>
        </w:rPr>
        <w:t xml:space="preserve">that does not achieve interim milestones. </w:t>
      </w:r>
      <w:r w:rsidR="003E23F0" w:rsidRPr="00290957">
        <w:rPr>
          <w:rFonts w:eastAsia="헤드라인A"/>
        </w:rPr>
        <w:t xml:space="preserve"> </w:t>
      </w:r>
      <w:r w:rsidR="00796432" w:rsidRPr="00290957">
        <w:rPr>
          <w:rFonts w:eastAsia="헤드라인A"/>
        </w:rPr>
        <w:t xml:space="preserve">These contingencies must be identified in the </w:t>
      </w:r>
      <w:r w:rsidR="00643C91" w:rsidRPr="00290957">
        <w:t>exit strategy</w:t>
      </w:r>
      <w:r w:rsidR="00796432" w:rsidRPr="00290957">
        <w:rPr>
          <w:rFonts w:eastAsia="헤드라인A"/>
        </w:rPr>
        <w:t>.</w:t>
      </w:r>
      <w:r w:rsidR="00796432" w:rsidRPr="00796432">
        <w:rPr>
          <w:rFonts w:eastAsia="헤드라인A"/>
        </w:rPr>
        <w:t xml:space="preserve"> </w:t>
      </w:r>
      <w:r w:rsidR="003E23F0">
        <w:rPr>
          <w:rFonts w:eastAsia="헤드라인A"/>
        </w:rPr>
        <w:t xml:space="preserve"> </w:t>
      </w:r>
      <w:r w:rsidR="00796432" w:rsidRPr="00796432">
        <w:rPr>
          <w:rFonts w:eastAsia="헤드라인A"/>
        </w:rPr>
        <w:t>The Contractor must inform AF of any contingency being implemented and receive AF approval before implementation.</w:t>
      </w:r>
    </w:p>
    <w:p w14:paraId="4D626438" w14:textId="44CD48EE" w:rsidR="00BD429A" w:rsidRPr="0099657B" w:rsidRDefault="00BD429A" w:rsidP="00BD429A">
      <w:pPr>
        <w:numPr>
          <w:ilvl w:val="0"/>
          <w:numId w:val="1"/>
        </w:numPr>
        <w:autoSpaceDE w:val="0"/>
        <w:autoSpaceDN w:val="0"/>
        <w:adjustRightInd w:val="0"/>
        <w:spacing w:after="120"/>
        <w:rPr>
          <w:rFonts w:eastAsia="헤드라인A"/>
        </w:rPr>
      </w:pPr>
      <w:bookmarkStart w:id="278" w:name="_Hlk34387884"/>
      <w:r w:rsidRPr="00BD429A">
        <w:rPr>
          <w:rFonts w:eastAsia="헤드라인A"/>
        </w:rPr>
        <w:t xml:space="preserve">Demonstrate an understanding of the site-specific CSM as it relates to the operation of </w:t>
      </w:r>
      <w:r w:rsidRPr="0099657B">
        <w:rPr>
          <w:rFonts w:eastAsia="헤드라인A"/>
        </w:rPr>
        <w:t>existing systems,</w:t>
      </w:r>
      <w:bookmarkEnd w:id="278"/>
      <w:r w:rsidRPr="0099657B">
        <w:rPr>
          <w:rFonts w:eastAsia="헤드라인A"/>
        </w:rPr>
        <w:t xml:space="preserve"> distribution of </w:t>
      </w:r>
      <w:r w:rsidR="0080716C" w:rsidRPr="0099657B">
        <w:rPr>
          <w:rFonts w:eastAsia="헤드라인A"/>
        </w:rPr>
        <w:t>contaminants</w:t>
      </w:r>
      <w:r w:rsidRPr="0099657B">
        <w:rPr>
          <w:rFonts w:eastAsia="헤드라인A"/>
        </w:rPr>
        <w:t>, and remedy effectiveness and degradation rates (see details on the definition of CSM in Section 8.1.</w:t>
      </w:r>
      <w:r w:rsidR="00010B5D" w:rsidRPr="0099657B">
        <w:rPr>
          <w:rFonts w:eastAsia="헤드라인A"/>
        </w:rPr>
        <w:t>1</w:t>
      </w:r>
      <w:r w:rsidRPr="0099657B">
        <w:rPr>
          <w:rFonts w:eastAsia="헤드라인A"/>
        </w:rPr>
        <w:t xml:space="preserve">).  Update the CSM using </w:t>
      </w:r>
      <w:r w:rsidRPr="0099657B">
        <w:t>DQOs</w:t>
      </w:r>
      <w:r w:rsidRPr="0099657B">
        <w:rPr>
          <w:rFonts w:eastAsia="헤드라인A"/>
        </w:rPr>
        <w:t xml:space="preserve"> as needed based on performance and monitoring data throughout the </w:t>
      </w:r>
      <w:r w:rsidR="00C67648" w:rsidRPr="0099657B">
        <w:rPr>
          <w:rFonts w:eastAsia="헤드라인A"/>
        </w:rPr>
        <w:t xml:space="preserve">PP </w:t>
      </w:r>
      <w:r w:rsidRPr="0099657B">
        <w:rPr>
          <w:rFonts w:eastAsia="헤드라인A"/>
        </w:rPr>
        <w:t>and implement remedy contingencies as warranted by the evolving CSM.  Submit updated CSMs subsequent to receipt of new information.</w:t>
      </w:r>
    </w:p>
    <w:p w14:paraId="52AB98C7" w14:textId="771D8BA5" w:rsidR="00BD429A" w:rsidRPr="0099657B" w:rsidRDefault="00BD429A" w:rsidP="00BD429A">
      <w:pPr>
        <w:numPr>
          <w:ilvl w:val="0"/>
          <w:numId w:val="1"/>
        </w:numPr>
        <w:autoSpaceDE w:val="0"/>
        <w:autoSpaceDN w:val="0"/>
        <w:adjustRightInd w:val="0"/>
        <w:spacing w:after="120"/>
        <w:rPr>
          <w:rFonts w:eastAsia="헤드라인A"/>
        </w:rPr>
      </w:pPr>
      <w:bookmarkStart w:id="279" w:name="_Hlk34387992"/>
      <w:r w:rsidRPr="0099657B">
        <w:rPr>
          <w:rFonts w:eastAsia="헤드라인A"/>
        </w:rPr>
        <w:t xml:space="preserve">Develop </w:t>
      </w:r>
      <w:r w:rsidR="00F10A54" w:rsidRPr="0099657B">
        <w:rPr>
          <w:rFonts w:eastAsia="헤드라인A"/>
        </w:rPr>
        <w:t>a</w:t>
      </w:r>
      <w:r w:rsidR="002E7326" w:rsidRPr="0099657B">
        <w:rPr>
          <w:rFonts w:eastAsia="헤드라인A"/>
        </w:rPr>
        <w:t>n</w:t>
      </w:r>
      <w:r w:rsidR="00DD4999" w:rsidRPr="0099657B">
        <w:rPr>
          <w:rFonts w:eastAsia="헤드라인A"/>
        </w:rPr>
        <w:t xml:space="preserve"> </w:t>
      </w:r>
      <w:r w:rsidR="00643C91" w:rsidRPr="0099657B">
        <w:t>exit strategy</w:t>
      </w:r>
      <w:r w:rsidR="00EB1F6D" w:rsidRPr="0099657B">
        <w:t xml:space="preserve"> </w:t>
      </w:r>
      <w:bookmarkEnd w:id="279"/>
      <w:r w:rsidRPr="0099657B">
        <w:rPr>
          <w:rFonts w:eastAsia="헤드라인A"/>
        </w:rPr>
        <w:t xml:space="preserve">that identifies and implements opportunities to improve remedy protectiveness, effectiveness, and cost efficiency, and to facilitate progress toward the end goal of the </w:t>
      </w:r>
      <w:r w:rsidR="00643C91" w:rsidRPr="0099657B">
        <w:t>exit strategy</w:t>
      </w:r>
      <w:r w:rsidRPr="0099657B">
        <w:rPr>
          <w:rFonts w:eastAsia="헤드라인A"/>
        </w:rPr>
        <w:t xml:space="preserve">, including innovative technologies.  The goal is to accelerate contaminant reduction thereby </w:t>
      </w:r>
      <w:r w:rsidRPr="0099657B">
        <w:t xml:space="preserve">minimizing future AF liability and cost to the greatest degree feasible.  Update the </w:t>
      </w:r>
      <w:r w:rsidR="00643C91" w:rsidRPr="0099657B">
        <w:t>exit strategy</w:t>
      </w:r>
      <w:r w:rsidR="00EB1F6D" w:rsidRPr="0099657B">
        <w:t xml:space="preserve"> </w:t>
      </w:r>
      <w:r w:rsidRPr="0099657B">
        <w:t xml:space="preserve">as dictated by site progress throughout the PP.  Submit updated </w:t>
      </w:r>
      <w:r w:rsidR="00F10A54" w:rsidRPr="0099657B">
        <w:t>remediation strategies</w:t>
      </w:r>
      <w:r w:rsidRPr="0099657B">
        <w:t xml:space="preserve"> subsequent to receipt of new information.</w:t>
      </w:r>
    </w:p>
    <w:p w14:paraId="1C10DB5E" w14:textId="097FEAF3" w:rsidR="00BD429A" w:rsidRPr="0099657B" w:rsidRDefault="00BD429A" w:rsidP="00BD429A">
      <w:pPr>
        <w:numPr>
          <w:ilvl w:val="0"/>
          <w:numId w:val="1"/>
        </w:numPr>
        <w:autoSpaceDE w:val="0"/>
        <w:autoSpaceDN w:val="0"/>
        <w:adjustRightInd w:val="0"/>
        <w:spacing w:after="120"/>
        <w:rPr>
          <w:rFonts w:eastAsia="헤드라인A"/>
        </w:rPr>
      </w:pPr>
      <w:r w:rsidRPr="0099657B">
        <w:rPr>
          <w:rFonts w:eastAsia="헤드라인A"/>
        </w:rPr>
        <w:t xml:space="preserve">Develop baselines and performance models </w:t>
      </w:r>
      <w:r w:rsidR="00F97117" w:rsidRPr="0099657B">
        <w:rPr>
          <w:rFonts w:eastAsia="헤드라인A"/>
        </w:rPr>
        <w:t>for all contaminants, including degradation products (i.e., vinyl chloride)</w:t>
      </w:r>
      <w:r w:rsidR="00934E53" w:rsidRPr="0099657B">
        <w:rPr>
          <w:rFonts w:eastAsia="헤드라인A"/>
        </w:rPr>
        <w:t>,</w:t>
      </w:r>
      <w:r w:rsidR="00F97117" w:rsidRPr="0099657B">
        <w:rPr>
          <w:rFonts w:eastAsia="헤드라인A"/>
        </w:rPr>
        <w:t xml:space="preserve"> that are regulated, </w:t>
      </w:r>
      <w:r w:rsidRPr="0099657B">
        <w:rPr>
          <w:rFonts w:eastAsia="헤드라인A"/>
        </w:rPr>
        <w:t>that describe the historic and expected course of the remedial progress (i.e., how conditions are expected to change over time as demonstrated by appropriate performance indicators) from the current baseline state through PO achievement.</w:t>
      </w:r>
    </w:p>
    <w:p w14:paraId="4DBC6D27" w14:textId="3C3473EE" w:rsidR="00BD429A" w:rsidRPr="00BD429A" w:rsidRDefault="00BD429A" w:rsidP="00BD429A">
      <w:pPr>
        <w:numPr>
          <w:ilvl w:val="0"/>
          <w:numId w:val="1"/>
        </w:numPr>
        <w:autoSpaceDE w:val="0"/>
        <w:autoSpaceDN w:val="0"/>
        <w:adjustRightInd w:val="0"/>
        <w:spacing w:after="120"/>
        <w:rPr>
          <w:rFonts w:eastAsia="헤드라인A"/>
        </w:rPr>
      </w:pPr>
      <w:r w:rsidRPr="00BD429A">
        <w:rPr>
          <w:rFonts w:eastAsia="헤드라인A"/>
        </w:rPr>
        <w:t>Define the baseline state for each COC.  The baseline state is determined by using select monitoring wells that are representative of the site and with sufficient data to develop statistics-based historic concentration trends for site COCs.  A scientific approach that uses a line of best-fit (e.g., first</w:t>
      </w:r>
      <w:r w:rsidR="00FF316B">
        <w:rPr>
          <w:rFonts w:eastAsia="헤드라인A"/>
        </w:rPr>
        <w:t>-</w:t>
      </w:r>
      <w:r w:rsidRPr="00BD429A">
        <w:rPr>
          <w:rFonts w:eastAsia="헤드라인A"/>
        </w:rPr>
        <w:t>order decay rate) is appropriate for estimating the baseline attenuation rate</w:t>
      </w:r>
      <w:r w:rsidR="006115D7">
        <w:rPr>
          <w:rFonts w:eastAsia="헤드라인A"/>
        </w:rPr>
        <w:t>.</w:t>
      </w:r>
      <w:r w:rsidRPr="00BD429A">
        <w:rPr>
          <w:rFonts w:eastAsia="헤드라인A"/>
        </w:rPr>
        <w:t xml:space="preserve"> </w:t>
      </w:r>
      <w:r w:rsidR="00093910">
        <w:rPr>
          <w:rFonts w:eastAsia="헤드라인A"/>
        </w:rPr>
        <w:t xml:space="preserve"> </w:t>
      </w:r>
      <w:r w:rsidRPr="00BD429A">
        <w:rPr>
          <w:rFonts w:eastAsia="헤드라인A"/>
        </w:rPr>
        <w:t xml:space="preserve">The baseline attenuation rate, in turn, can be used to extrapolate a baseline concentration </w:t>
      </w:r>
      <w:r w:rsidR="00324EA7">
        <w:rPr>
          <w:rFonts w:eastAsia="헤드라인A"/>
        </w:rPr>
        <w:t>to the end of the PP</w:t>
      </w:r>
      <w:r w:rsidRPr="00BD429A">
        <w:rPr>
          <w:rFonts w:eastAsia="헤드라인A"/>
        </w:rPr>
        <w:t xml:space="preserve">.  Supporting information for the baseline concentrations shall include the rationale for the well selection and the time period used to develop the trends, justification for the selected line of best-fit, actual values used to define the trend, and extension of the line of best-fit to predict values for future years independent of future remedy implementation plans.  For additional detail on development of baselines, refer to </w:t>
      </w:r>
      <w:r w:rsidR="00E45A8A" w:rsidRPr="006B0C71">
        <w:rPr>
          <w:rFonts w:eastAsia="헤드라인A"/>
        </w:rPr>
        <w:t>the “ORC</w:t>
      </w:r>
      <w:r w:rsidR="00073AFA">
        <w:rPr>
          <w:rFonts w:eastAsia="헤드라인A"/>
        </w:rPr>
        <w:t xml:space="preserve"> </w:t>
      </w:r>
      <w:r w:rsidR="00E45A8A" w:rsidRPr="006B0C71">
        <w:rPr>
          <w:rFonts w:eastAsia="헤드라인A"/>
        </w:rPr>
        <w:t>PMP Gui</w:t>
      </w:r>
      <w:r w:rsidR="00E45A8A">
        <w:rPr>
          <w:rFonts w:eastAsia="헤드라인A"/>
        </w:rPr>
        <w:t xml:space="preserve">dance,” Version </w:t>
      </w:r>
      <w:r w:rsidR="002B4F24">
        <w:rPr>
          <w:rFonts w:eastAsia="헤드라인A"/>
        </w:rPr>
        <w:t>6</w:t>
      </w:r>
      <w:r w:rsidR="00E45A8A">
        <w:rPr>
          <w:rFonts w:eastAsia="헤드라인A"/>
        </w:rPr>
        <w:t>, Section 2</w:t>
      </w:r>
      <w:r w:rsidRPr="00BD429A">
        <w:rPr>
          <w:rFonts w:eastAsia="헤드라인A"/>
        </w:rPr>
        <w:t>.</w:t>
      </w:r>
    </w:p>
    <w:p w14:paraId="6F2276D6" w14:textId="79C70C08" w:rsidR="00D05D95" w:rsidRPr="004B4035" w:rsidRDefault="00BD429A" w:rsidP="004B4035">
      <w:pPr>
        <w:numPr>
          <w:ilvl w:val="0"/>
          <w:numId w:val="1"/>
        </w:numPr>
        <w:autoSpaceDE w:val="0"/>
        <w:autoSpaceDN w:val="0"/>
        <w:adjustRightInd w:val="0"/>
        <w:spacing w:after="120"/>
        <w:rPr>
          <w:rFonts w:eastAsia="헤드라인A"/>
        </w:rPr>
      </w:pPr>
      <w:r w:rsidRPr="004B4035">
        <w:rPr>
          <w:rFonts w:eastAsia="헤드라인A"/>
        </w:rPr>
        <w:t xml:space="preserve">Using the baseline as a starting point (above), develop a </w:t>
      </w:r>
      <w:r w:rsidR="005C33CF" w:rsidRPr="004B4035">
        <w:rPr>
          <w:rFonts w:eastAsia="헤드라인A"/>
        </w:rPr>
        <w:t>scientifically based</w:t>
      </w:r>
      <w:r w:rsidRPr="004B4035">
        <w:rPr>
          <w:rFonts w:eastAsia="헤드라인A"/>
        </w:rPr>
        <w:t xml:space="preserve"> remedial performance model for each COC.  The performance model shall be representative of the contaminant extent being addressed and include performance indicators, decision criteria, and annual and final goals achievable within the </w:t>
      </w:r>
      <w:r w:rsidR="00C67648" w:rsidRPr="004B4035">
        <w:rPr>
          <w:rFonts w:eastAsia="헤드라인A"/>
        </w:rPr>
        <w:t>PP</w:t>
      </w:r>
      <w:r w:rsidRPr="004B4035">
        <w:rPr>
          <w:rFonts w:eastAsia="헤드라인A"/>
        </w:rPr>
        <w:t xml:space="preserve">. </w:t>
      </w:r>
      <w:r w:rsidR="003E23F0" w:rsidRPr="004B4035">
        <w:rPr>
          <w:rFonts w:eastAsia="헤드라인A"/>
        </w:rPr>
        <w:t xml:space="preserve"> </w:t>
      </w:r>
      <w:r w:rsidR="00770A93" w:rsidRPr="004B4035">
        <w:rPr>
          <w:rFonts w:eastAsia="헤드라인A"/>
        </w:rPr>
        <w:t xml:space="preserve">The Air Force will carefully scrutinize selected performance indicators to ensure that they demonstrate achievement of response objectives and not merely progress. </w:t>
      </w:r>
      <w:r w:rsidR="003E23F0" w:rsidRPr="004B4035">
        <w:rPr>
          <w:rFonts w:eastAsia="헤드라인A"/>
        </w:rPr>
        <w:t xml:space="preserve"> </w:t>
      </w:r>
      <w:r w:rsidR="00770A93" w:rsidRPr="004B4035">
        <w:rPr>
          <w:rFonts w:eastAsia="헤드라인A"/>
        </w:rPr>
        <w:t xml:space="preserve">The Performance Model shall also </w:t>
      </w:r>
      <w:r w:rsidR="00363A95" w:rsidRPr="004B4035">
        <w:rPr>
          <w:rFonts w:eastAsia="헤드라인A"/>
        </w:rPr>
        <w:t xml:space="preserve">be </w:t>
      </w:r>
      <w:r w:rsidR="00770A93" w:rsidRPr="004B4035">
        <w:rPr>
          <w:rFonts w:eastAsia="헤드라인A"/>
        </w:rPr>
        <w:t xml:space="preserve">used to maintain or return performance of a remedy as described by the model. </w:t>
      </w:r>
      <w:r w:rsidR="003E23F0" w:rsidRPr="004B4035">
        <w:rPr>
          <w:rFonts w:eastAsia="헤드라인A"/>
        </w:rPr>
        <w:t xml:space="preserve"> </w:t>
      </w:r>
      <w:r w:rsidR="001001BE" w:rsidRPr="004B4035">
        <w:rPr>
          <w:rFonts w:eastAsia="헤드라인A"/>
        </w:rPr>
        <w:t xml:space="preserve">The Performance Model shall indicate performance milestones that will be used to determine if the remedy is achieving the projected change in performance indicator. </w:t>
      </w:r>
      <w:r w:rsidR="00516A42" w:rsidRPr="004B4035">
        <w:rPr>
          <w:rFonts w:eastAsia="헤드라인A"/>
        </w:rPr>
        <w:t xml:space="preserve"> </w:t>
      </w:r>
      <w:r w:rsidRPr="004B4035">
        <w:rPr>
          <w:rFonts w:eastAsia="헤드라인A"/>
        </w:rPr>
        <w:t xml:space="preserve">Goals should </w:t>
      </w:r>
      <w:r w:rsidRPr="004B4035">
        <w:rPr>
          <w:rFonts w:eastAsia="헤드라인A"/>
        </w:rPr>
        <w:lastRenderedPageBreak/>
        <w:t xml:space="preserve">be consistent with the performance model used to optimize remedial efficiency, quantify how the response is progressing, and demonstrate when the annual and final goals have been achieved.  </w:t>
      </w:r>
      <w:r w:rsidR="007B2A69" w:rsidRPr="004B4035">
        <w:rPr>
          <w:rFonts w:eastAsia="헤드라인A"/>
        </w:rPr>
        <w:t xml:space="preserve">The performance model shall show projected changes to the site performance indicator(s) based on an assumed rate of change (e.g., an estimated biodegradation rate constant). </w:t>
      </w:r>
      <w:r w:rsidR="00093910" w:rsidRPr="004B4035">
        <w:rPr>
          <w:rFonts w:eastAsia="헤드라인A"/>
        </w:rPr>
        <w:t xml:space="preserve"> </w:t>
      </w:r>
      <w:r w:rsidR="00722666" w:rsidRPr="004B4035">
        <w:rPr>
          <w:rFonts w:eastAsia="헤드라인A"/>
        </w:rPr>
        <w:t xml:space="preserve">Subsequent </w:t>
      </w:r>
      <w:r w:rsidR="00833F48" w:rsidRPr="004B4035">
        <w:rPr>
          <w:rFonts w:eastAsia="헤드라인A"/>
        </w:rPr>
        <w:t>changes to</w:t>
      </w:r>
      <w:r w:rsidR="00722666" w:rsidRPr="004B4035">
        <w:rPr>
          <w:rFonts w:eastAsia="헤드라인A"/>
        </w:rPr>
        <w:t xml:space="preserve"> the performance model will </w:t>
      </w:r>
      <w:r w:rsidR="0080716C" w:rsidRPr="004B4035">
        <w:rPr>
          <w:rFonts w:eastAsia="헤드라인A"/>
        </w:rPr>
        <w:t xml:space="preserve">only </w:t>
      </w:r>
      <w:r w:rsidR="00722666" w:rsidRPr="004B4035">
        <w:rPr>
          <w:rFonts w:eastAsia="헤드라인A"/>
        </w:rPr>
        <w:t>be permitted</w:t>
      </w:r>
      <w:r w:rsidR="0080716C" w:rsidRPr="004B4035">
        <w:rPr>
          <w:rFonts w:eastAsia="헤드라인A"/>
        </w:rPr>
        <w:t xml:space="preserve"> at the discretion of the AF</w:t>
      </w:r>
      <w:r w:rsidR="00722666" w:rsidRPr="004B4035">
        <w:rPr>
          <w:rFonts w:eastAsia="헤드라인A"/>
        </w:rPr>
        <w:t xml:space="preserve">. </w:t>
      </w:r>
      <w:r w:rsidR="00093910" w:rsidRPr="004B4035">
        <w:rPr>
          <w:rFonts w:eastAsia="헤드라인A"/>
        </w:rPr>
        <w:t xml:space="preserve"> </w:t>
      </w:r>
    </w:p>
    <w:p w14:paraId="25FBC20C" w14:textId="490FDDC8" w:rsidR="0040288C" w:rsidRDefault="00770A93" w:rsidP="00B85564">
      <w:pPr>
        <w:autoSpaceDE w:val="0"/>
        <w:autoSpaceDN w:val="0"/>
        <w:adjustRightInd w:val="0"/>
        <w:spacing w:after="120"/>
        <w:ind w:left="720"/>
      </w:pPr>
      <w:r w:rsidRPr="00796432">
        <w:t xml:space="preserve">Performance Models will </w:t>
      </w:r>
      <w:r w:rsidR="00C1684F">
        <w:t xml:space="preserve">identify </w:t>
      </w:r>
      <w:r w:rsidR="0040288C">
        <w:t xml:space="preserve">at least three </w:t>
      </w:r>
      <w:r w:rsidRPr="00796432">
        <w:t>ranges, subject to AF approval</w:t>
      </w:r>
      <w:r w:rsidR="0040288C">
        <w:t>:</w:t>
      </w:r>
    </w:p>
    <w:p w14:paraId="15583C58" w14:textId="753DC341" w:rsidR="0040288C" w:rsidRDefault="00516A42" w:rsidP="00210305">
      <w:pPr>
        <w:pStyle w:val="BulletList"/>
        <w:numPr>
          <w:ilvl w:val="3"/>
          <w:numId w:val="7"/>
        </w:numPr>
      </w:pPr>
      <w:r>
        <w:t>I</w:t>
      </w:r>
      <w:r w:rsidR="00770A93">
        <w:t>deal-to-</w:t>
      </w:r>
      <w:r w:rsidR="00770A93" w:rsidRPr="00796432">
        <w:t>acceptable performance</w:t>
      </w:r>
    </w:p>
    <w:p w14:paraId="16160109" w14:textId="1368E2B4" w:rsidR="0040288C" w:rsidRDefault="00516A42" w:rsidP="00210305">
      <w:pPr>
        <w:pStyle w:val="BulletList"/>
        <w:numPr>
          <w:ilvl w:val="3"/>
          <w:numId w:val="7"/>
        </w:numPr>
      </w:pPr>
      <w:r>
        <w:t>P</w:t>
      </w:r>
      <w:r w:rsidR="00770A93">
        <w:t>rocess-improvement-and-corrective-action</w:t>
      </w:r>
      <w:r w:rsidR="00770A93" w:rsidRPr="00796432">
        <w:t xml:space="preserve"> range requiring modifications to the remedy to return to acceptable performance, and </w:t>
      </w:r>
    </w:p>
    <w:p w14:paraId="4C04B235" w14:textId="248DB7BF" w:rsidR="0040288C" w:rsidRDefault="00516A42" w:rsidP="00210305">
      <w:pPr>
        <w:pStyle w:val="BulletList"/>
        <w:numPr>
          <w:ilvl w:val="3"/>
          <w:numId w:val="7"/>
        </w:numPr>
      </w:pPr>
      <w:r>
        <w:t>P</w:t>
      </w:r>
      <w:r w:rsidR="00770A93">
        <w:t>rocess-</w:t>
      </w:r>
      <w:r w:rsidR="00770A93" w:rsidRPr="00796432">
        <w:t>failure</w:t>
      </w:r>
      <w:r w:rsidR="00770A93">
        <w:t>-and-contingency action</w:t>
      </w:r>
      <w:r w:rsidR="00770A93" w:rsidRPr="00796432">
        <w:t xml:space="preserve"> range that requires implementation of an acceptable option to the current remedy. </w:t>
      </w:r>
      <w:r w:rsidR="003E23F0">
        <w:t xml:space="preserve"> </w:t>
      </w:r>
    </w:p>
    <w:p w14:paraId="03625693" w14:textId="7D8AD41B" w:rsidR="00210305" w:rsidRDefault="00210305" w:rsidP="00FD725A">
      <w:pPr>
        <w:pStyle w:val="BulletList"/>
        <w:numPr>
          <w:ilvl w:val="0"/>
          <w:numId w:val="0"/>
        </w:numPr>
        <w:ind w:left="720"/>
      </w:pPr>
      <w:r>
        <w:t>Th</w:t>
      </w:r>
      <w:r w:rsidRPr="00D05D95">
        <w:t xml:space="preserve">e Contractor </w:t>
      </w:r>
      <w:r>
        <w:t xml:space="preserve">shall </w:t>
      </w:r>
      <w:r w:rsidRPr="00D05D95">
        <w:t xml:space="preserve">specify the </w:t>
      </w:r>
      <w:r>
        <w:t xml:space="preserve">number of </w:t>
      </w:r>
      <w:r w:rsidRPr="00D05D95">
        <w:t xml:space="preserve">consecutive data points </w:t>
      </w:r>
      <w:r w:rsidR="00AA7F1E">
        <w:t xml:space="preserve">that would </w:t>
      </w:r>
      <w:r w:rsidRPr="00D05D95">
        <w:t>trigger corrective action.</w:t>
      </w:r>
    </w:p>
    <w:p w14:paraId="51F7FBC8" w14:textId="136BB4E4" w:rsidR="007C452D" w:rsidRDefault="007C452D" w:rsidP="004B4035">
      <w:pPr>
        <w:numPr>
          <w:ilvl w:val="0"/>
          <w:numId w:val="1"/>
        </w:numPr>
        <w:autoSpaceDE w:val="0"/>
        <w:autoSpaceDN w:val="0"/>
        <w:adjustRightInd w:val="0"/>
        <w:spacing w:after="120"/>
        <w:rPr>
          <w:rFonts w:eastAsia="헤드라인A"/>
        </w:rPr>
      </w:pPr>
      <w:r w:rsidRPr="004B4035">
        <w:rPr>
          <w:rFonts w:eastAsia="헤드라인A"/>
        </w:rPr>
        <w:t xml:space="preserve">Sites with a PO of RA-O with optimization will have payment tied to achieving performance at the interim milestone and final milestones.  This requirement applies only to sites that are in the categories defined in Sections 1.2.4 and 1.2.5.  Milestone payments are contingent upon meeting or exceeding annual performance goals in accordance with the approved performance model.   </w:t>
      </w:r>
    </w:p>
    <w:p w14:paraId="26074C32" w14:textId="30D5AB8A" w:rsidR="00DA76BD" w:rsidRPr="004B4035" w:rsidRDefault="00DA76BD" w:rsidP="004B4035">
      <w:pPr>
        <w:numPr>
          <w:ilvl w:val="0"/>
          <w:numId w:val="1"/>
        </w:numPr>
        <w:autoSpaceDE w:val="0"/>
        <w:autoSpaceDN w:val="0"/>
        <w:adjustRightInd w:val="0"/>
        <w:spacing w:after="120"/>
        <w:rPr>
          <w:rFonts w:eastAsia="헤드라인A"/>
        </w:rPr>
      </w:pPr>
      <w:r>
        <w:rPr>
          <w:rFonts w:eastAsia="헤드라인A"/>
        </w:rPr>
        <w:t xml:space="preserve">Refer to the </w:t>
      </w:r>
      <w:r w:rsidR="002811C2">
        <w:rPr>
          <w:rFonts w:eastAsia="헤드라인A"/>
        </w:rPr>
        <w:t xml:space="preserve">latest </w:t>
      </w:r>
      <w:r>
        <w:rPr>
          <w:rFonts w:eastAsia="헤드라인A"/>
        </w:rPr>
        <w:t>O</w:t>
      </w:r>
      <w:r w:rsidR="001E2609">
        <w:rPr>
          <w:rFonts w:eastAsia="헤드라인A"/>
        </w:rPr>
        <w:t>RC</w:t>
      </w:r>
      <w:r>
        <w:rPr>
          <w:rFonts w:eastAsia="헤드라인A"/>
        </w:rPr>
        <w:t xml:space="preserve"> </w:t>
      </w:r>
      <w:r w:rsidR="001E2609">
        <w:rPr>
          <w:rFonts w:eastAsia="헤드라인A"/>
        </w:rPr>
        <w:t xml:space="preserve">PMP </w:t>
      </w:r>
      <w:r>
        <w:rPr>
          <w:rFonts w:eastAsia="헤드라인A"/>
        </w:rPr>
        <w:t>Guidance for additional information on the creation and use of performance models.</w:t>
      </w:r>
    </w:p>
    <w:p w14:paraId="0883F515" w14:textId="36F79336" w:rsidR="00395613" w:rsidRPr="00A92D57" w:rsidRDefault="00E1670B" w:rsidP="0099657B">
      <w:pPr>
        <w:pStyle w:val="Heading4"/>
        <w:numPr>
          <w:ilvl w:val="0"/>
          <w:numId w:val="0"/>
        </w:numPr>
        <w:ind w:left="1440" w:hanging="1440"/>
      </w:pPr>
      <w:r>
        <w:t>8.1.3.2</w:t>
      </w:r>
      <w:r>
        <w:tab/>
      </w:r>
      <w:r w:rsidR="00395613">
        <w:t>Optimization Benefits Reporting</w:t>
      </w:r>
    </w:p>
    <w:p w14:paraId="2AAECD73" w14:textId="2482618E" w:rsidR="00395613" w:rsidRPr="00395613" w:rsidRDefault="005B2265" w:rsidP="00395613">
      <w:r w:rsidRPr="00BD429A">
        <w:rPr>
          <w:szCs w:val="20"/>
        </w:rPr>
        <w:t xml:space="preserve">The Contractor shall achieve the following objectives for </w:t>
      </w:r>
      <w:r>
        <w:rPr>
          <w:szCs w:val="20"/>
        </w:rPr>
        <w:t xml:space="preserve">sites described in Section 1.2.4 and Section 1.2.5.  </w:t>
      </w:r>
      <w:r w:rsidR="00395613">
        <w:t xml:space="preserve">The </w:t>
      </w:r>
      <w:r w:rsidR="00712326">
        <w:t>C</w:t>
      </w:r>
      <w:r w:rsidR="00395613">
        <w:t xml:space="preserve">ontractor shall document </w:t>
      </w:r>
      <w:r w:rsidR="00712326">
        <w:t xml:space="preserve">and submit </w:t>
      </w:r>
      <w:r w:rsidR="00395613">
        <w:t xml:space="preserve">all optimization actions implemented on an annual basis as required in the Optimization Benefits Template.  The AF defines optimization, under the ORC, as the reduction of contaminant mass and concentrations, reduction in LCC, or any combination of activities prompting acceleration to RC, as a result of remedial implementation the </w:t>
      </w:r>
      <w:r w:rsidR="00CE4653">
        <w:t>C</w:t>
      </w:r>
      <w:r w:rsidR="00395613">
        <w:t xml:space="preserve">ontractor undertakes, above and beyond what is required to maintain compliance in accordance with an approved decision document.  The </w:t>
      </w:r>
      <w:r w:rsidR="00712326">
        <w:t>C</w:t>
      </w:r>
      <w:r w:rsidR="00395613">
        <w:t xml:space="preserve">ontractor is encouraged and required to implement potential optimization opportunities at all sites </w:t>
      </w:r>
      <w:r w:rsidR="00395613" w:rsidRPr="00D92189">
        <w:t xml:space="preserve">where </w:t>
      </w:r>
      <w:r w:rsidR="00770A93">
        <w:t>the</w:t>
      </w:r>
      <w:r w:rsidR="00770A93" w:rsidRPr="00D92189">
        <w:t xml:space="preserve"> </w:t>
      </w:r>
      <w:r w:rsidR="00CE4653">
        <w:t>C</w:t>
      </w:r>
      <w:r w:rsidR="00395613" w:rsidRPr="00D92189">
        <w:t>ontractor can successfully accelerate the achievement of the PO</w:t>
      </w:r>
      <w:r w:rsidR="00395613">
        <w:t>.  This requirement will allow the AF to fulfill DoD requirement to accurately account for accelerated contaminant removal and cost savings (i.e., reduction in liability) as a result of optimization activities.</w:t>
      </w:r>
    </w:p>
    <w:p w14:paraId="2A83CC14" w14:textId="2BF3935F" w:rsidR="00395613" w:rsidRPr="005A49E5" w:rsidRDefault="00E1670B" w:rsidP="0099657B">
      <w:pPr>
        <w:pStyle w:val="Heading4"/>
        <w:numPr>
          <w:ilvl w:val="0"/>
          <w:numId w:val="0"/>
        </w:numPr>
        <w:ind w:left="1440" w:hanging="1440"/>
      </w:pPr>
      <w:r>
        <w:t>8.1.3.3</w:t>
      </w:r>
      <w:r>
        <w:tab/>
      </w:r>
      <w:r w:rsidR="00395613">
        <w:t>Optimization Su</w:t>
      </w:r>
      <w:r w:rsidR="00395613" w:rsidRPr="005A49E5">
        <w:t>mmary and Forecasting</w:t>
      </w:r>
    </w:p>
    <w:p w14:paraId="2D066EDD" w14:textId="06E5E15C" w:rsidR="00395613" w:rsidRPr="005A49E5" w:rsidRDefault="008E4E65" w:rsidP="00712326">
      <w:pPr>
        <w:autoSpaceDE w:val="0"/>
        <w:autoSpaceDN w:val="0"/>
        <w:adjustRightInd w:val="0"/>
        <w:spacing w:after="120"/>
        <w:rPr>
          <w:rFonts w:eastAsia="헤드라인A"/>
        </w:rPr>
      </w:pPr>
      <w:r w:rsidRPr="00BD429A">
        <w:rPr>
          <w:szCs w:val="20"/>
        </w:rPr>
        <w:t xml:space="preserve">The Contractor shall achieve the following objectives for </w:t>
      </w:r>
      <w:r>
        <w:rPr>
          <w:szCs w:val="20"/>
        </w:rPr>
        <w:t xml:space="preserve">sites described in Section 1.2.4 and Section 1.2.5.  </w:t>
      </w:r>
      <w:r w:rsidR="00712326" w:rsidRPr="005A49E5">
        <w:rPr>
          <w:rFonts w:eastAsia="헤드라인A"/>
        </w:rPr>
        <w:t>The Contractor shall d</w:t>
      </w:r>
      <w:r w:rsidR="00395613" w:rsidRPr="005A49E5">
        <w:rPr>
          <w:rFonts w:eastAsia="헤드라인A"/>
        </w:rPr>
        <w:t xml:space="preserve">eliver </w:t>
      </w:r>
      <w:r w:rsidR="002079DA" w:rsidRPr="005A49E5">
        <w:rPr>
          <w:rFonts w:eastAsia="헤드라인A"/>
        </w:rPr>
        <w:t xml:space="preserve">one </w:t>
      </w:r>
      <w:r w:rsidR="00395613" w:rsidRPr="005A49E5">
        <w:rPr>
          <w:rFonts w:eastAsia="헤드라인A"/>
        </w:rPr>
        <w:t xml:space="preserve">Optimization Summary </w:t>
      </w:r>
      <w:r w:rsidR="00712326" w:rsidRPr="005A49E5">
        <w:rPr>
          <w:rFonts w:eastAsia="헤드라인A"/>
        </w:rPr>
        <w:t>and Forecasting</w:t>
      </w:r>
      <w:r w:rsidR="00395613" w:rsidRPr="005A49E5">
        <w:rPr>
          <w:rFonts w:eastAsia="헤드라인A"/>
        </w:rPr>
        <w:t xml:space="preserve"> Report two years prior to the POP end date.  The Optimization Summary and Forecasting Report shall:</w:t>
      </w:r>
    </w:p>
    <w:p w14:paraId="6AD7D8FE" w14:textId="5E07E3BD" w:rsidR="00395613" w:rsidRPr="00712326" w:rsidRDefault="00395613" w:rsidP="00712326">
      <w:pPr>
        <w:numPr>
          <w:ilvl w:val="0"/>
          <w:numId w:val="1"/>
        </w:numPr>
        <w:autoSpaceDE w:val="0"/>
        <w:autoSpaceDN w:val="0"/>
        <w:adjustRightInd w:val="0"/>
        <w:spacing w:after="120"/>
      </w:pPr>
      <w:r w:rsidRPr="005A49E5">
        <w:t>Document what remedial strategies were implement</w:t>
      </w:r>
      <w:r w:rsidRPr="00712326">
        <w:t>ed, what remains to be implemented to achieve RC and/or SC after the ORC PP ends, and any modifications arising from performance to date.</w:t>
      </w:r>
    </w:p>
    <w:p w14:paraId="75AC77C4" w14:textId="77777777" w:rsidR="00395613" w:rsidRPr="00BD429A" w:rsidRDefault="00395613" w:rsidP="00712326">
      <w:pPr>
        <w:numPr>
          <w:ilvl w:val="0"/>
          <w:numId w:val="1"/>
        </w:numPr>
        <w:autoSpaceDE w:val="0"/>
        <w:autoSpaceDN w:val="0"/>
        <w:adjustRightInd w:val="0"/>
        <w:spacing w:after="120"/>
        <w:rPr>
          <w:rFonts w:eastAsia="헤드라인A"/>
        </w:rPr>
      </w:pPr>
      <w:r w:rsidRPr="00712326">
        <w:lastRenderedPageBreak/>
        <w:t>Identify post-POP out-year requirements associated with the probable site progression pathway to include transition of remedies, abandonment of infrastructure (e.g., piping, wells), monitoring, and maintenance through achievement of RC.</w:t>
      </w:r>
    </w:p>
    <w:p w14:paraId="747B7ED4" w14:textId="77777777" w:rsidR="00395613" w:rsidRPr="00BD429A" w:rsidRDefault="00395613" w:rsidP="00FB7EFD">
      <w:pPr>
        <w:pStyle w:val="IndentBulletList"/>
        <w:numPr>
          <w:ilvl w:val="0"/>
          <w:numId w:val="16"/>
        </w:numPr>
        <w:ind w:left="720"/>
      </w:pPr>
      <w:r w:rsidRPr="00712326">
        <w:rPr>
          <w:rFonts w:eastAsia="Times New Roman"/>
        </w:rPr>
        <w:t xml:space="preserve">Document a </w:t>
      </w:r>
      <w:r w:rsidRPr="00405E6F">
        <w:rPr>
          <w:rFonts w:eastAsia="Times New Roman"/>
        </w:rPr>
        <w:t>remedy-focused</w:t>
      </w:r>
      <w:r w:rsidRPr="00712326">
        <w:rPr>
          <w:rFonts w:eastAsia="Times New Roman"/>
        </w:rPr>
        <w:t xml:space="preserve"> CSM updated with the recent monitoring data reflecting progress of the implemented remedy and supporting the expected future progress of the remedy.</w:t>
      </w:r>
    </w:p>
    <w:p w14:paraId="424238B6" w14:textId="5380290A" w:rsidR="00395613" w:rsidRPr="00395613" w:rsidRDefault="00395613" w:rsidP="00FB7EFD">
      <w:pPr>
        <w:pStyle w:val="IndentBulletList"/>
        <w:numPr>
          <w:ilvl w:val="0"/>
          <w:numId w:val="16"/>
        </w:numPr>
        <w:ind w:left="720"/>
      </w:pPr>
      <w:r w:rsidRPr="00712326">
        <w:rPr>
          <w:rFonts w:eastAsia="Times New Roman"/>
        </w:rPr>
        <w:t>Provide a realistic schedule to achieve SC or RC after the POP (the Contractor shall identify which PO is the optimal endpoint)</w:t>
      </w:r>
      <w:r w:rsidRPr="00BD429A">
        <w:t>.</w:t>
      </w:r>
    </w:p>
    <w:p w14:paraId="264E3B52" w14:textId="77777777" w:rsidR="00395613" w:rsidRPr="00395613" w:rsidRDefault="00395613" w:rsidP="00395613"/>
    <w:p w14:paraId="3197AD0F" w14:textId="1F1B0C6D" w:rsidR="001A5A0C" w:rsidRPr="00AA6875" w:rsidRDefault="00E1670B" w:rsidP="00662645">
      <w:pPr>
        <w:pStyle w:val="Heading2"/>
      </w:pPr>
      <w:bookmarkStart w:id="280" w:name="_Toc194997623"/>
      <w:r>
        <w:t>8.2</w:t>
      </w:r>
      <w:r>
        <w:tab/>
      </w:r>
      <w:r w:rsidR="00ED39CC" w:rsidRPr="00AA6875">
        <w:t>Transition of Work</w:t>
      </w:r>
      <w:bookmarkEnd w:id="271"/>
      <w:bookmarkEnd w:id="272"/>
      <w:bookmarkEnd w:id="273"/>
      <w:bookmarkEnd w:id="274"/>
      <w:bookmarkEnd w:id="280"/>
    </w:p>
    <w:p w14:paraId="2A02FF1A" w14:textId="16BE8788" w:rsidR="007E755F" w:rsidRDefault="00ED39CC" w:rsidP="00AA6875">
      <w:pPr>
        <w:pStyle w:val="BodyText"/>
      </w:pPr>
      <w:r w:rsidRPr="0035049D">
        <w:t xml:space="preserve">Activities will transition to this </w:t>
      </w:r>
      <w:r w:rsidR="00BB288B" w:rsidRPr="0035049D">
        <w:t>contract</w:t>
      </w:r>
      <w:r w:rsidRPr="0035049D">
        <w:t xml:space="preserve"> upon completion of the current Contractor’s field support and/or final deliverable on sites noted in the table</w:t>
      </w:r>
      <w:r w:rsidR="00CE3706">
        <w:t>s</w:t>
      </w:r>
      <w:r w:rsidRPr="0035049D">
        <w:t xml:space="preserve"> below.  The Contractor </w:t>
      </w:r>
      <w:r w:rsidR="005E70E5" w:rsidRPr="0035049D">
        <w:t xml:space="preserve">shall </w:t>
      </w:r>
      <w:r w:rsidRPr="0035049D">
        <w:t xml:space="preserve">ramp-up management of this </w:t>
      </w:r>
      <w:r w:rsidR="00BB288B" w:rsidRPr="0035049D">
        <w:t>contract</w:t>
      </w:r>
      <w:r w:rsidRPr="0035049D">
        <w:t xml:space="preserve"> to ensure seamless operations of existing systems and no lapses in service.</w:t>
      </w:r>
    </w:p>
    <w:p w14:paraId="63613DB1" w14:textId="656BFBF1" w:rsidR="005E541A" w:rsidRPr="00FC52B3" w:rsidRDefault="00D27FD4" w:rsidP="002E1632">
      <w:pPr>
        <w:pStyle w:val="Heading3"/>
      </w:pPr>
      <w:bookmarkStart w:id="281" w:name="_Toc194997624"/>
      <w:r>
        <w:t>8.2.1</w:t>
      </w:r>
      <w:r>
        <w:tab/>
      </w:r>
      <w:r w:rsidR="005E541A" w:rsidRPr="00AA6875">
        <w:t>Table 2</w:t>
      </w:r>
      <w:proofErr w:type="gramStart"/>
      <w:r w:rsidR="005E541A" w:rsidRPr="00AA6875">
        <w:t>:  Transition</w:t>
      </w:r>
      <w:proofErr w:type="gramEnd"/>
      <w:r w:rsidR="005E541A" w:rsidRPr="00AA6875">
        <w:t xml:space="preserve"> of </w:t>
      </w:r>
      <w:proofErr w:type="gramStart"/>
      <w:r w:rsidR="005E541A" w:rsidRPr="00AA6875">
        <w:t>Work Table</w:t>
      </w:r>
      <w:bookmarkEnd w:id="281"/>
      <w:proofErr w:type="gramEnd"/>
      <w:r w:rsidR="005E541A" w:rsidRPr="00AA6875">
        <w:t xml:space="preserve"> </w:t>
      </w: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50"/>
        <w:gridCol w:w="2463"/>
        <w:gridCol w:w="3432"/>
      </w:tblGrid>
      <w:tr w:rsidR="001E6334" w:rsidRPr="00E7351B" w14:paraId="7C8D244E" w14:textId="77777777" w:rsidTr="00ED7DB5">
        <w:trPr>
          <w:tblHeader/>
        </w:trPr>
        <w:tc>
          <w:tcPr>
            <w:tcW w:w="1812" w:type="pct"/>
            <w:shd w:val="pct10" w:color="auto" w:fill="auto"/>
            <w:vAlign w:val="center"/>
          </w:tcPr>
          <w:p w14:paraId="0E31EBEF" w14:textId="77777777" w:rsidR="001E6334" w:rsidRPr="00E7351B" w:rsidRDefault="001E6334" w:rsidP="003F0742">
            <w:pPr>
              <w:jc w:val="center"/>
              <w:rPr>
                <w:b/>
              </w:rPr>
            </w:pPr>
            <w:r w:rsidRPr="00EE45B9">
              <w:rPr>
                <w:b/>
              </w:rPr>
              <w:t>Contract Number</w:t>
            </w:r>
          </w:p>
        </w:tc>
        <w:tc>
          <w:tcPr>
            <w:tcW w:w="1332" w:type="pct"/>
            <w:shd w:val="pct10" w:color="auto" w:fill="auto"/>
          </w:tcPr>
          <w:p w14:paraId="2C34E360" w14:textId="77777777" w:rsidR="001E6334" w:rsidRDefault="001E6334" w:rsidP="003F0742">
            <w:pPr>
              <w:keepNext/>
              <w:ind w:left="66"/>
              <w:jc w:val="center"/>
              <w:rPr>
                <w:b/>
              </w:rPr>
            </w:pPr>
            <w:r w:rsidRPr="00EE45B9">
              <w:rPr>
                <w:b/>
              </w:rPr>
              <w:t xml:space="preserve">Agency / Contractor / </w:t>
            </w:r>
          </w:p>
          <w:p w14:paraId="0403B285" w14:textId="77777777" w:rsidR="001E6334" w:rsidRPr="00E7351B" w:rsidRDefault="001E6334" w:rsidP="003F0742">
            <w:pPr>
              <w:keepNext/>
              <w:ind w:left="66"/>
              <w:jc w:val="center"/>
              <w:rPr>
                <w:b/>
              </w:rPr>
            </w:pPr>
            <w:r w:rsidRPr="00EE45B9">
              <w:rPr>
                <w:b/>
              </w:rPr>
              <w:t>POP End</w:t>
            </w:r>
          </w:p>
        </w:tc>
        <w:tc>
          <w:tcPr>
            <w:tcW w:w="1856" w:type="pct"/>
            <w:shd w:val="pct10" w:color="auto" w:fill="auto"/>
          </w:tcPr>
          <w:p w14:paraId="1CE44739" w14:textId="632A6F76" w:rsidR="001E6334" w:rsidRPr="00E7351B" w:rsidRDefault="001E6334" w:rsidP="001E6334">
            <w:pPr>
              <w:keepNext/>
              <w:ind w:left="66"/>
              <w:jc w:val="center"/>
              <w:rPr>
                <w:b/>
              </w:rPr>
            </w:pPr>
            <w:r>
              <w:rPr>
                <w:b/>
              </w:rPr>
              <w:t>Final Expected Endpoint</w:t>
            </w:r>
          </w:p>
        </w:tc>
      </w:tr>
      <w:tr w:rsidR="001E6334" w:rsidRPr="00E7351B" w14:paraId="74FB3231" w14:textId="77777777" w:rsidTr="003F0742">
        <w:tc>
          <w:tcPr>
            <w:tcW w:w="5000" w:type="pct"/>
            <w:gridSpan w:val="3"/>
            <w:shd w:val="clear" w:color="auto" w:fill="D9D9D9" w:themeFill="background1" w:themeFillShade="D9"/>
          </w:tcPr>
          <w:p w14:paraId="4DB6B2EE" w14:textId="1DD1DD46" w:rsidR="001E6334" w:rsidRPr="00E7351B" w:rsidRDefault="00302C87" w:rsidP="003F0742">
            <w:pPr>
              <w:rPr>
                <w:highlight w:val="yellow"/>
              </w:rPr>
            </w:pPr>
            <w:r w:rsidRPr="00F253F7">
              <w:t>SHAW AFB</w:t>
            </w:r>
          </w:p>
        </w:tc>
      </w:tr>
      <w:tr w:rsidR="00302C87" w:rsidRPr="00E7351B" w14:paraId="0E5EA989" w14:textId="77777777" w:rsidTr="00ED7DB5">
        <w:tc>
          <w:tcPr>
            <w:tcW w:w="1812" w:type="pct"/>
          </w:tcPr>
          <w:p w14:paraId="1E4DDDB6" w14:textId="77777777" w:rsidR="00302C87" w:rsidRPr="00FD5A0D" w:rsidRDefault="00302C87" w:rsidP="00302C87">
            <w:pPr>
              <w:rPr>
                <w:rFonts w:ascii="Arial" w:hAnsi="Arial" w:cs="Arial"/>
                <w:color w:val="000000"/>
                <w:sz w:val="22"/>
                <w:szCs w:val="22"/>
              </w:rPr>
            </w:pPr>
            <w:r w:rsidRPr="00FD5A0D">
              <w:rPr>
                <w:rFonts w:ascii="Arial" w:hAnsi="Arial" w:cs="Arial"/>
                <w:color w:val="000000"/>
                <w:sz w:val="22"/>
                <w:szCs w:val="22"/>
              </w:rPr>
              <w:t>W912EP-16-D-</w:t>
            </w:r>
            <w:proofErr w:type="gramStart"/>
            <w:r w:rsidRPr="00FD5A0D">
              <w:rPr>
                <w:rFonts w:ascii="Arial" w:hAnsi="Arial" w:cs="Arial"/>
                <w:color w:val="000000"/>
                <w:sz w:val="22"/>
                <w:szCs w:val="22"/>
              </w:rPr>
              <w:t>0007</w:t>
            </w:r>
            <w:r>
              <w:rPr>
                <w:rFonts w:ascii="Arial" w:hAnsi="Arial" w:cs="Arial"/>
                <w:color w:val="000000"/>
                <w:sz w:val="22"/>
                <w:szCs w:val="22"/>
              </w:rPr>
              <w:t>;</w:t>
            </w:r>
            <w:proofErr w:type="gramEnd"/>
            <w:r>
              <w:rPr>
                <w:rFonts w:ascii="Arial" w:hAnsi="Arial" w:cs="Arial"/>
                <w:color w:val="000000"/>
                <w:sz w:val="22"/>
                <w:szCs w:val="22"/>
              </w:rPr>
              <w:t xml:space="preserve"> </w:t>
            </w:r>
          </w:p>
          <w:p w14:paraId="63C18AEB" w14:textId="421002A3" w:rsidR="00302C87" w:rsidRPr="00E7351B" w:rsidRDefault="00302C87" w:rsidP="00302C87">
            <w:pPr>
              <w:rPr>
                <w:highlight w:val="yellow"/>
              </w:rPr>
            </w:pPr>
            <w:r w:rsidRPr="009305E4">
              <w:rPr>
                <w:rFonts w:ascii="Arial" w:hAnsi="Arial" w:cs="Arial"/>
                <w:sz w:val="22"/>
              </w:rPr>
              <w:t>W912HN-20-F-1023</w:t>
            </w:r>
          </w:p>
        </w:tc>
        <w:tc>
          <w:tcPr>
            <w:tcW w:w="1332" w:type="pct"/>
          </w:tcPr>
          <w:p w14:paraId="12FB42CC" w14:textId="12E61794" w:rsidR="00302C87" w:rsidRPr="00E7351B" w:rsidRDefault="00302C87" w:rsidP="00302C87">
            <w:r>
              <w:rPr>
                <w:rFonts w:ascii="Arial" w:hAnsi="Arial" w:cs="Arial"/>
                <w:sz w:val="22"/>
              </w:rPr>
              <w:t>USACE-</w:t>
            </w:r>
            <w:r w:rsidRPr="00482D4A">
              <w:rPr>
                <w:rFonts w:ascii="Arial" w:hAnsi="Arial" w:cs="Arial"/>
                <w:sz w:val="22"/>
              </w:rPr>
              <w:t>SAVANNAH/ BAY WEST/ 08-18-2026</w:t>
            </w:r>
          </w:p>
        </w:tc>
        <w:tc>
          <w:tcPr>
            <w:tcW w:w="1856" w:type="pct"/>
          </w:tcPr>
          <w:p w14:paraId="2610BBF5" w14:textId="77777777" w:rsidR="003B635E" w:rsidRPr="007B2BC9" w:rsidRDefault="003B635E" w:rsidP="003B635E">
            <w:pPr>
              <w:rPr>
                <w:rFonts w:ascii="Arial" w:hAnsi="Arial" w:cs="Arial"/>
                <w:sz w:val="22"/>
              </w:rPr>
            </w:pPr>
            <w:r w:rsidRPr="007B2BC9">
              <w:rPr>
                <w:rFonts w:ascii="Arial" w:hAnsi="Arial" w:cs="Arial"/>
                <w:sz w:val="22"/>
              </w:rPr>
              <w:t>DLA-Bldg. 1200</w:t>
            </w:r>
            <w:r>
              <w:rPr>
                <w:rFonts w:ascii="Arial" w:hAnsi="Arial" w:cs="Arial"/>
                <w:sz w:val="22"/>
              </w:rPr>
              <w:t xml:space="preserve">, </w:t>
            </w:r>
            <w:r w:rsidRPr="007B2BC9">
              <w:rPr>
                <w:rFonts w:ascii="Arial" w:hAnsi="Arial" w:cs="Arial"/>
                <w:sz w:val="22"/>
              </w:rPr>
              <w:t>DLA-Bldg. 1610/1612</w:t>
            </w:r>
            <w:r>
              <w:rPr>
                <w:rFonts w:ascii="Arial" w:hAnsi="Arial" w:cs="Arial"/>
                <w:sz w:val="22"/>
              </w:rPr>
              <w:t xml:space="preserve">, </w:t>
            </w:r>
            <w:r w:rsidRPr="007B2BC9">
              <w:rPr>
                <w:rFonts w:ascii="Arial" w:hAnsi="Arial" w:cs="Arial"/>
                <w:sz w:val="22"/>
              </w:rPr>
              <w:t>FT001</w:t>
            </w:r>
            <w:r>
              <w:rPr>
                <w:rFonts w:ascii="Arial" w:hAnsi="Arial" w:cs="Arial"/>
                <w:sz w:val="22"/>
              </w:rPr>
              <w:t xml:space="preserve">, </w:t>
            </w:r>
            <w:r w:rsidRPr="007B2BC9">
              <w:rPr>
                <w:rFonts w:ascii="Arial" w:hAnsi="Arial" w:cs="Arial"/>
                <w:sz w:val="22"/>
              </w:rPr>
              <w:t>OT016A</w:t>
            </w:r>
            <w:r>
              <w:rPr>
                <w:rFonts w:ascii="Arial" w:hAnsi="Arial" w:cs="Arial"/>
                <w:sz w:val="22"/>
              </w:rPr>
              <w:t xml:space="preserve">, </w:t>
            </w:r>
            <w:r w:rsidRPr="007B2BC9">
              <w:rPr>
                <w:rFonts w:ascii="Arial" w:hAnsi="Arial" w:cs="Arial"/>
                <w:sz w:val="22"/>
              </w:rPr>
              <w:t>OT016B</w:t>
            </w:r>
            <w:r>
              <w:rPr>
                <w:rFonts w:ascii="Arial" w:hAnsi="Arial" w:cs="Arial"/>
                <w:sz w:val="22"/>
              </w:rPr>
              <w:t xml:space="preserve">, </w:t>
            </w:r>
            <w:r w:rsidRPr="007B2BC9">
              <w:rPr>
                <w:rFonts w:ascii="Arial" w:hAnsi="Arial" w:cs="Arial"/>
                <w:sz w:val="22"/>
              </w:rPr>
              <w:t>OT016C</w:t>
            </w:r>
            <w:r>
              <w:rPr>
                <w:rFonts w:ascii="Arial" w:hAnsi="Arial" w:cs="Arial"/>
                <w:sz w:val="22"/>
              </w:rPr>
              <w:t xml:space="preserve">, </w:t>
            </w:r>
            <w:r w:rsidRPr="007B2BC9">
              <w:rPr>
                <w:rFonts w:ascii="Arial" w:hAnsi="Arial" w:cs="Arial"/>
                <w:sz w:val="22"/>
              </w:rPr>
              <w:t>OT016C</w:t>
            </w:r>
            <w:r>
              <w:rPr>
                <w:rFonts w:ascii="Arial" w:hAnsi="Arial" w:cs="Arial"/>
                <w:sz w:val="22"/>
              </w:rPr>
              <w:t>/</w:t>
            </w:r>
            <w:r w:rsidRPr="007B2BC9">
              <w:rPr>
                <w:rFonts w:ascii="Arial" w:hAnsi="Arial" w:cs="Arial"/>
                <w:sz w:val="22"/>
              </w:rPr>
              <w:t>AOC W</w:t>
            </w:r>
            <w:r>
              <w:rPr>
                <w:rFonts w:ascii="Arial" w:hAnsi="Arial" w:cs="Arial"/>
                <w:sz w:val="22"/>
              </w:rPr>
              <w:t>-</w:t>
            </w:r>
            <w:r w:rsidRPr="007B2BC9">
              <w:rPr>
                <w:rFonts w:ascii="Arial" w:hAnsi="Arial" w:cs="Arial"/>
                <w:sz w:val="22"/>
              </w:rPr>
              <w:t>T-29</w:t>
            </w:r>
            <w:r>
              <w:rPr>
                <w:rFonts w:ascii="Arial" w:hAnsi="Arial" w:cs="Arial"/>
                <w:sz w:val="22"/>
              </w:rPr>
              <w:t xml:space="preserve">, </w:t>
            </w:r>
            <w:r w:rsidRPr="007B2BC9">
              <w:rPr>
                <w:rFonts w:ascii="Arial" w:hAnsi="Arial" w:cs="Arial"/>
                <w:sz w:val="22"/>
              </w:rPr>
              <w:t>SS015</w:t>
            </w:r>
            <w:r>
              <w:rPr>
                <w:rFonts w:ascii="Arial" w:hAnsi="Arial" w:cs="Arial"/>
                <w:sz w:val="22"/>
              </w:rPr>
              <w:t xml:space="preserve">, </w:t>
            </w:r>
            <w:r w:rsidRPr="007B2BC9">
              <w:rPr>
                <w:rFonts w:ascii="Arial" w:hAnsi="Arial" w:cs="Arial"/>
                <w:sz w:val="22"/>
              </w:rPr>
              <w:t>SS035</w:t>
            </w:r>
            <w:r>
              <w:rPr>
                <w:rFonts w:ascii="Arial" w:hAnsi="Arial" w:cs="Arial"/>
                <w:sz w:val="22"/>
              </w:rPr>
              <w:t xml:space="preserve">, </w:t>
            </w:r>
            <w:r w:rsidRPr="007B2BC9">
              <w:rPr>
                <w:rFonts w:ascii="Arial" w:hAnsi="Arial" w:cs="Arial"/>
                <w:sz w:val="22"/>
              </w:rPr>
              <w:t>SS036</w:t>
            </w:r>
            <w:r>
              <w:rPr>
                <w:rFonts w:ascii="Arial" w:hAnsi="Arial" w:cs="Arial"/>
                <w:sz w:val="22"/>
              </w:rPr>
              <w:t>: RA-O</w:t>
            </w:r>
          </w:p>
          <w:p w14:paraId="79CFA5BD" w14:textId="77777777" w:rsidR="00302C87" w:rsidRDefault="00302C87" w:rsidP="00302C87"/>
          <w:p w14:paraId="3FC1E211" w14:textId="77777777" w:rsidR="005E58FE" w:rsidRPr="007B2BC9" w:rsidRDefault="005E58FE" w:rsidP="005E58FE">
            <w:pPr>
              <w:rPr>
                <w:rFonts w:ascii="Arial" w:hAnsi="Arial" w:cs="Arial"/>
                <w:sz w:val="22"/>
              </w:rPr>
            </w:pPr>
            <w:r w:rsidRPr="007B2BC9">
              <w:rPr>
                <w:rFonts w:ascii="Arial" w:hAnsi="Arial" w:cs="Arial"/>
                <w:sz w:val="22"/>
              </w:rPr>
              <w:t>CG038</w:t>
            </w:r>
            <w:r w:rsidRPr="007B2BC9">
              <w:rPr>
                <w:rFonts w:ascii="Arial" w:hAnsi="Arial" w:cs="Arial"/>
                <w:sz w:val="22"/>
              </w:rPr>
              <w:tab/>
            </w:r>
            <w:r>
              <w:rPr>
                <w:rFonts w:ascii="Arial" w:hAnsi="Arial" w:cs="Arial"/>
                <w:sz w:val="22"/>
              </w:rPr>
              <w:t xml:space="preserve">, </w:t>
            </w:r>
            <w:r w:rsidRPr="007B2BC9">
              <w:rPr>
                <w:rFonts w:ascii="Arial" w:hAnsi="Arial" w:cs="Arial"/>
                <w:sz w:val="22"/>
              </w:rPr>
              <w:t>SD033</w:t>
            </w:r>
            <w:r>
              <w:rPr>
                <w:rFonts w:ascii="Arial" w:hAnsi="Arial" w:cs="Arial"/>
                <w:sz w:val="22"/>
              </w:rPr>
              <w:t xml:space="preserve">, </w:t>
            </w:r>
            <w:r w:rsidRPr="007B2BC9">
              <w:rPr>
                <w:rFonts w:ascii="Arial" w:hAnsi="Arial" w:cs="Arial"/>
                <w:sz w:val="22"/>
              </w:rPr>
              <w:t>ST018</w:t>
            </w:r>
            <w:r>
              <w:rPr>
                <w:rFonts w:ascii="Arial" w:hAnsi="Arial" w:cs="Arial"/>
                <w:sz w:val="22"/>
              </w:rPr>
              <w:t xml:space="preserve">, </w:t>
            </w:r>
            <w:r w:rsidRPr="007B2BC9">
              <w:rPr>
                <w:rFonts w:ascii="Arial" w:hAnsi="Arial" w:cs="Arial"/>
                <w:sz w:val="22"/>
              </w:rPr>
              <w:t>ST030</w:t>
            </w:r>
            <w:r>
              <w:rPr>
                <w:rFonts w:ascii="Arial" w:hAnsi="Arial" w:cs="Arial"/>
                <w:sz w:val="22"/>
              </w:rPr>
              <w:t xml:space="preserve">: </w:t>
            </w:r>
            <w:r w:rsidRPr="007B2BC9">
              <w:rPr>
                <w:rFonts w:ascii="Arial" w:hAnsi="Arial" w:cs="Arial"/>
                <w:sz w:val="22"/>
              </w:rPr>
              <w:t>RC</w:t>
            </w:r>
          </w:p>
          <w:p w14:paraId="0C0A7B13" w14:textId="77777777" w:rsidR="005E58FE" w:rsidRPr="007B2BC9" w:rsidRDefault="005E58FE" w:rsidP="005E58FE">
            <w:pPr>
              <w:rPr>
                <w:rFonts w:ascii="Arial" w:hAnsi="Arial" w:cs="Arial"/>
                <w:sz w:val="22"/>
              </w:rPr>
            </w:pPr>
            <w:r w:rsidRPr="007B2BC9">
              <w:rPr>
                <w:rFonts w:ascii="Arial" w:hAnsi="Arial" w:cs="Arial"/>
                <w:sz w:val="22"/>
              </w:rPr>
              <w:tab/>
            </w:r>
          </w:p>
          <w:p w14:paraId="092033AA" w14:textId="77777777" w:rsidR="005E58FE" w:rsidRDefault="005E58FE" w:rsidP="005E58FE">
            <w:pPr>
              <w:rPr>
                <w:rFonts w:ascii="Arial" w:hAnsi="Arial" w:cs="Arial"/>
                <w:sz w:val="22"/>
              </w:rPr>
            </w:pPr>
            <w:r w:rsidRPr="007B2BC9">
              <w:rPr>
                <w:rFonts w:ascii="Arial" w:hAnsi="Arial" w:cs="Arial"/>
                <w:sz w:val="22"/>
              </w:rPr>
              <w:t>DP039</w:t>
            </w:r>
            <w:r>
              <w:rPr>
                <w:rFonts w:ascii="Arial" w:hAnsi="Arial" w:cs="Arial"/>
                <w:sz w:val="22"/>
              </w:rPr>
              <w:t xml:space="preserve">, </w:t>
            </w:r>
            <w:r w:rsidRPr="007B2BC9">
              <w:rPr>
                <w:rFonts w:ascii="Arial" w:hAnsi="Arial" w:cs="Arial"/>
                <w:sz w:val="22"/>
              </w:rPr>
              <w:t>LF003</w:t>
            </w:r>
            <w:r>
              <w:rPr>
                <w:rFonts w:ascii="Arial" w:hAnsi="Arial" w:cs="Arial"/>
                <w:sz w:val="22"/>
              </w:rPr>
              <w:t xml:space="preserve">, </w:t>
            </w:r>
            <w:r w:rsidRPr="007B2BC9">
              <w:rPr>
                <w:rFonts w:ascii="Arial" w:hAnsi="Arial" w:cs="Arial"/>
                <w:sz w:val="22"/>
              </w:rPr>
              <w:t>LF008</w:t>
            </w:r>
            <w:r>
              <w:rPr>
                <w:rFonts w:ascii="Arial" w:hAnsi="Arial" w:cs="Arial"/>
                <w:sz w:val="22"/>
              </w:rPr>
              <w:t xml:space="preserve">, </w:t>
            </w:r>
            <w:r w:rsidRPr="007B2BC9">
              <w:rPr>
                <w:rFonts w:ascii="Arial" w:hAnsi="Arial" w:cs="Arial"/>
                <w:sz w:val="22"/>
              </w:rPr>
              <w:t>LF009</w:t>
            </w:r>
            <w:r>
              <w:rPr>
                <w:rFonts w:ascii="Arial" w:hAnsi="Arial" w:cs="Arial"/>
                <w:sz w:val="22"/>
              </w:rPr>
              <w:t>: LTM</w:t>
            </w:r>
          </w:p>
          <w:p w14:paraId="336AB73B" w14:textId="77777777" w:rsidR="005E58FE" w:rsidRPr="007B2BC9" w:rsidRDefault="005E58FE" w:rsidP="005E58FE">
            <w:pPr>
              <w:rPr>
                <w:rFonts w:ascii="Arial" w:hAnsi="Arial" w:cs="Arial"/>
                <w:sz w:val="22"/>
              </w:rPr>
            </w:pPr>
            <w:r w:rsidRPr="007B2BC9">
              <w:rPr>
                <w:rFonts w:ascii="Arial" w:hAnsi="Arial" w:cs="Arial"/>
                <w:sz w:val="22"/>
              </w:rPr>
              <w:tab/>
            </w:r>
          </w:p>
          <w:p w14:paraId="20042E4C" w14:textId="77777777" w:rsidR="005E58FE" w:rsidRDefault="005E58FE" w:rsidP="005E58FE">
            <w:pPr>
              <w:rPr>
                <w:rFonts w:ascii="Arial" w:hAnsi="Arial" w:cs="Arial"/>
                <w:sz w:val="22"/>
              </w:rPr>
            </w:pPr>
            <w:r w:rsidRPr="007B2BC9">
              <w:rPr>
                <w:rFonts w:ascii="Arial" w:hAnsi="Arial" w:cs="Arial"/>
                <w:sz w:val="22"/>
              </w:rPr>
              <w:t>DLA-</w:t>
            </w:r>
            <w:proofErr w:type="spellStart"/>
            <w:r w:rsidRPr="007B2BC9">
              <w:rPr>
                <w:rFonts w:ascii="Arial" w:hAnsi="Arial" w:cs="Arial"/>
                <w:sz w:val="22"/>
              </w:rPr>
              <w:t>Bldg</w:t>
            </w:r>
            <w:proofErr w:type="spellEnd"/>
            <w:r w:rsidRPr="007B2BC9">
              <w:rPr>
                <w:rFonts w:ascii="Arial" w:hAnsi="Arial" w:cs="Arial"/>
                <w:sz w:val="22"/>
              </w:rPr>
              <w:t xml:space="preserve"> 326</w:t>
            </w:r>
            <w:r>
              <w:rPr>
                <w:rFonts w:ascii="Arial" w:hAnsi="Arial" w:cs="Arial"/>
                <w:sz w:val="22"/>
              </w:rPr>
              <w:t>: SC</w:t>
            </w:r>
          </w:p>
          <w:p w14:paraId="4C3E5564" w14:textId="77777777" w:rsidR="005E58FE" w:rsidRPr="00E7351B" w:rsidRDefault="005E58FE" w:rsidP="00302C87"/>
        </w:tc>
      </w:tr>
      <w:tr w:rsidR="00ED7DB5" w:rsidRPr="00E7351B" w14:paraId="43E108A5" w14:textId="77777777" w:rsidTr="00ED7DB5">
        <w:tc>
          <w:tcPr>
            <w:tcW w:w="1812" w:type="pct"/>
          </w:tcPr>
          <w:p w14:paraId="609A95D4" w14:textId="161A92DE" w:rsidR="00ED7DB5" w:rsidRPr="00E7351B" w:rsidRDefault="00ED7DB5" w:rsidP="00ED7DB5">
            <w:pPr>
              <w:rPr>
                <w:highlight w:val="yellow"/>
              </w:rPr>
            </w:pPr>
            <w:r>
              <w:rPr>
                <w:rFonts w:ascii="Arial" w:hAnsi="Arial" w:cs="Arial"/>
                <w:color w:val="000000"/>
                <w:sz w:val="22"/>
                <w:szCs w:val="22"/>
              </w:rPr>
              <w:t>GS-10F-181BA; W912HN24F1017</w:t>
            </w:r>
          </w:p>
        </w:tc>
        <w:tc>
          <w:tcPr>
            <w:tcW w:w="1332" w:type="pct"/>
          </w:tcPr>
          <w:p w14:paraId="2572D489" w14:textId="7D19C32C" w:rsidR="00ED7DB5" w:rsidRPr="00E7351B" w:rsidRDefault="00ED7DB5" w:rsidP="00ED7DB5">
            <w:r>
              <w:rPr>
                <w:rFonts w:ascii="Arial" w:hAnsi="Arial" w:cs="Arial"/>
                <w:sz w:val="22"/>
              </w:rPr>
              <w:t>USACE-SAVANNAH / Fourtune 4, Inc., Environmental Assessments and Consult / 23 Sep 29</w:t>
            </w:r>
          </w:p>
        </w:tc>
        <w:tc>
          <w:tcPr>
            <w:tcW w:w="1856" w:type="pct"/>
          </w:tcPr>
          <w:p w14:paraId="41506289" w14:textId="60616572" w:rsidR="00ED7DB5" w:rsidRPr="00E7351B" w:rsidRDefault="00ED7DB5" w:rsidP="00ED7DB5">
            <w:r>
              <w:rPr>
                <w:rFonts w:ascii="Arial" w:hAnsi="Arial" w:cs="Arial"/>
                <w:sz w:val="22"/>
              </w:rPr>
              <w:t>FT001P-Sub, FT006P-Sub, FT007P-Sub – GW monitoring</w:t>
            </w:r>
          </w:p>
        </w:tc>
      </w:tr>
      <w:tr w:rsidR="008559A2" w:rsidRPr="00E7351B" w14:paraId="5830675F" w14:textId="77777777" w:rsidTr="00ED7DB5">
        <w:tc>
          <w:tcPr>
            <w:tcW w:w="1812" w:type="pct"/>
          </w:tcPr>
          <w:p w14:paraId="09181909" w14:textId="33FDE4F4" w:rsidR="008559A2" w:rsidRDefault="008559A2" w:rsidP="00ED7DB5">
            <w:pPr>
              <w:rPr>
                <w:rFonts w:ascii="Arial" w:hAnsi="Arial" w:cs="Arial"/>
                <w:color w:val="000000"/>
                <w:sz w:val="22"/>
                <w:szCs w:val="22"/>
              </w:rPr>
            </w:pPr>
            <w:r>
              <w:rPr>
                <w:rFonts w:ascii="Arial" w:hAnsi="Arial" w:cs="Arial"/>
                <w:color w:val="000000"/>
                <w:sz w:val="22"/>
                <w:szCs w:val="22"/>
              </w:rPr>
              <w:t>W912HN-18-D-1000</w:t>
            </w:r>
          </w:p>
        </w:tc>
        <w:tc>
          <w:tcPr>
            <w:tcW w:w="1332" w:type="pct"/>
          </w:tcPr>
          <w:p w14:paraId="7C8531ED" w14:textId="1AF9D8EA" w:rsidR="008559A2" w:rsidRDefault="008559A2" w:rsidP="00ED7DB5">
            <w:pPr>
              <w:rPr>
                <w:rFonts w:ascii="Arial" w:hAnsi="Arial" w:cs="Arial"/>
                <w:sz w:val="22"/>
              </w:rPr>
            </w:pPr>
            <w:r>
              <w:rPr>
                <w:rFonts w:ascii="Arial" w:hAnsi="Arial" w:cs="Arial"/>
                <w:sz w:val="22"/>
              </w:rPr>
              <w:t xml:space="preserve">USACE-SAVANNAH / </w:t>
            </w:r>
            <w:r w:rsidR="00B35202">
              <w:rPr>
                <w:rFonts w:ascii="Arial" w:hAnsi="Arial" w:cs="Arial"/>
                <w:sz w:val="22"/>
              </w:rPr>
              <w:t xml:space="preserve">BW#3 IXR </w:t>
            </w:r>
            <w:proofErr w:type="spellStart"/>
            <w:r w:rsidR="00B35202">
              <w:rPr>
                <w:rFonts w:ascii="Arial" w:hAnsi="Arial" w:cs="Arial"/>
                <w:sz w:val="22"/>
              </w:rPr>
              <w:t>Bldg</w:t>
            </w:r>
            <w:proofErr w:type="spellEnd"/>
          </w:p>
        </w:tc>
        <w:tc>
          <w:tcPr>
            <w:tcW w:w="1856" w:type="pct"/>
          </w:tcPr>
          <w:p w14:paraId="1CD95220" w14:textId="4A309BC1" w:rsidR="008559A2" w:rsidRDefault="00B35202" w:rsidP="00ED7DB5">
            <w:pPr>
              <w:rPr>
                <w:rFonts w:ascii="Arial" w:hAnsi="Arial" w:cs="Arial"/>
                <w:sz w:val="22"/>
              </w:rPr>
            </w:pPr>
            <w:r>
              <w:rPr>
                <w:rFonts w:ascii="Arial" w:hAnsi="Arial" w:cs="Arial"/>
                <w:sz w:val="22"/>
              </w:rPr>
              <w:t>RA-O and O&amp;M</w:t>
            </w:r>
          </w:p>
        </w:tc>
      </w:tr>
      <w:tr w:rsidR="009D7810" w:rsidRPr="00E7351B" w14:paraId="0C204A4F" w14:textId="77777777" w:rsidTr="00ED7DB5">
        <w:tc>
          <w:tcPr>
            <w:tcW w:w="1812" w:type="pct"/>
          </w:tcPr>
          <w:p w14:paraId="7FD791B0" w14:textId="540A0064" w:rsidR="009D7810" w:rsidRDefault="003206AC" w:rsidP="00ED7DB5">
            <w:pPr>
              <w:rPr>
                <w:rFonts w:ascii="Arial" w:hAnsi="Arial" w:cs="Arial"/>
                <w:color w:val="000000"/>
                <w:sz w:val="22"/>
                <w:szCs w:val="22"/>
              </w:rPr>
            </w:pPr>
            <w:r>
              <w:rPr>
                <w:rFonts w:ascii="Arial" w:hAnsi="Arial" w:cs="Arial"/>
                <w:color w:val="000000"/>
                <w:sz w:val="22"/>
                <w:szCs w:val="22"/>
              </w:rPr>
              <w:t>W9128F-20-D-0050</w:t>
            </w:r>
          </w:p>
        </w:tc>
        <w:tc>
          <w:tcPr>
            <w:tcW w:w="1332" w:type="pct"/>
          </w:tcPr>
          <w:p w14:paraId="0BFD10F7" w14:textId="3FC7FC5F" w:rsidR="009D7810" w:rsidRDefault="003206AC" w:rsidP="00ED7DB5">
            <w:pPr>
              <w:rPr>
                <w:rFonts w:ascii="Arial" w:hAnsi="Arial" w:cs="Arial"/>
                <w:sz w:val="22"/>
              </w:rPr>
            </w:pPr>
            <w:r>
              <w:rPr>
                <w:rFonts w:ascii="Arial" w:hAnsi="Arial" w:cs="Arial"/>
                <w:sz w:val="22"/>
              </w:rPr>
              <w:t>USACE-SAVANNAH /</w:t>
            </w:r>
            <w:r w:rsidR="00702E15">
              <w:rPr>
                <w:rFonts w:ascii="Arial" w:hAnsi="Arial" w:cs="Arial"/>
                <w:sz w:val="22"/>
              </w:rPr>
              <w:t xml:space="preserve"> GWTP2</w:t>
            </w:r>
          </w:p>
        </w:tc>
        <w:tc>
          <w:tcPr>
            <w:tcW w:w="1856" w:type="pct"/>
          </w:tcPr>
          <w:p w14:paraId="0680894F" w14:textId="3716B8F0" w:rsidR="009D7810" w:rsidRDefault="00702E15" w:rsidP="00ED7DB5">
            <w:pPr>
              <w:rPr>
                <w:rFonts w:ascii="Arial" w:hAnsi="Arial" w:cs="Arial"/>
                <w:sz w:val="22"/>
              </w:rPr>
            </w:pPr>
            <w:r>
              <w:rPr>
                <w:rFonts w:ascii="Arial" w:hAnsi="Arial" w:cs="Arial"/>
                <w:sz w:val="22"/>
              </w:rPr>
              <w:t>RA</w:t>
            </w:r>
            <w:r w:rsidR="008559A2">
              <w:rPr>
                <w:rFonts w:ascii="Arial" w:hAnsi="Arial" w:cs="Arial"/>
                <w:sz w:val="22"/>
              </w:rPr>
              <w:t>-O and O&amp;M</w:t>
            </w:r>
          </w:p>
        </w:tc>
      </w:tr>
    </w:tbl>
    <w:p w14:paraId="226837A7" w14:textId="77777777" w:rsidR="00BA0E32" w:rsidRDefault="00BA0E32" w:rsidP="00BA0E32">
      <w:pPr>
        <w:pStyle w:val="BodyText"/>
        <w:rPr>
          <w:b/>
        </w:rPr>
      </w:pPr>
      <w:bookmarkStart w:id="282" w:name="_Toc277151472"/>
      <w:bookmarkStart w:id="283" w:name="_Toc307216756"/>
      <w:bookmarkStart w:id="284" w:name="_Toc318272159"/>
      <w:bookmarkStart w:id="285" w:name="_Toc319048173"/>
    </w:p>
    <w:p w14:paraId="1E9960D8" w14:textId="122D5E7C" w:rsidR="00BA0E32" w:rsidRPr="00FC52B3" w:rsidRDefault="00D27FD4" w:rsidP="002E1632">
      <w:pPr>
        <w:pStyle w:val="Heading3"/>
      </w:pPr>
      <w:bookmarkStart w:id="286" w:name="_Toc194997625"/>
      <w:r>
        <w:lastRenderedPageBreak/>
        <w:t>8.2.2</w:t>
      </w:r>
      <w:r>
        <w:tab/>
      </w:r>
      <w:r w:rsidR="00BA0E32" w:rsidRPr="00AA6875">
        <w:t>Ta</w:t>
      </w:r>
      <w:r w:rsidR="00BA0E32">
        <w:t>ble 3</w:t>
      </w:r>
      <w:r w:rsidR="00BA0E32" w:rsidRPr="00AA6875">
        <w:t xml:space="preserve">:  </w:t>
      </w:r>
      <w:r w:rsidR="00BA0E32">
        <w:t>Sampling Transition Table</w:t>
      </w:r>
      <w:bookmarkEnd w:id="286"/>
    </w:p>
    <w:tbl>
      <w:tblPr>
        <w:tblW w:w="94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5"/>
        <w:gridCol w:w="1350"/>
        <w:gridCol w:w="1728"/>
        <w:gridCol w:w="1818"/>
        <w:gridCol w:w="1800"/>
        <w:gridCol w:w="1584"/>
      </w:tblGrid>
      <w:tr w:rsidR="00BA0E32" w:rsidRPr="00E31B85" w14:paraId="31477104" w14:textId="77777777" w:rsidTr="006A4048">
        <w:trPr>
          <w:cantSplit/>
          <w:trHeight w:val="1005"/>
          <w:tblHeader/>
          <w:jc w:val="center"/>
        </w:trPr>
        <w:tc>
          <w:tcPr>
            <w:tcW w:w="1165" w:type="dxa"/>
            <w:tcBorders>
              <w:bottom w:val="single" w:sz="4" w:space="0" w:color="auto"/>
            </w:tcBorders>
            <w:shd w:val="clear" w:color="auto" w:fill="D9E1F2"/>
            <w:noWrap/>
            <w:vAlign w:val="center"/>
            <w:hideMark/>
          </w:tcPr>
          <w:p w14:paraId="0BFFEE68" w14:textId="77777777" w:rsidR="00BA0E32" w:rsidRPr="00E31B85" w:rsidRDefault="00BA0E32" w:rsidP="00BA0E32">
            <w:pPr>
              <w:jc w:val="center"/>
              <w:rPr>
                <w:b/>
                <w:bCs/>
                <w:color w:val="000000"/>
                <w:sz w:val="20"/>
                <w:szCs w:val="20"/>
              </w:rPr>
            </w:pPr>
            <w:bookmarkStart w:id="287" w:name="RANGE!A1:F13"/>
            <w:r w:rsidRPr="00E31B85">
              <w:rPr>
                <w:b/>
                <w:bCs/>
                <w:color w:val="000000"/>
                <w:sz w:val="20"/>
                <w:szCs w:val="20"/>
              </w:rPr>
              <w:t>Site ID</w:t>
            </w:r>
            <w:bookmarkEnd w:id="287"/>
          </w:p>
        </w:tc>
        <w:tc>
          <w:tcPr>
            <w:tcW w:w="1350" w:type="dxa"/>
            <w:tcBorders>
              <w:bottom w:val="single" w:sz="4" w:space="0" w:color="auto"/>
            </w:tcBorders>
            <w:shd w:val="clear" w:color="auto" w:fill="D9E1F2"/>
            <w:vAlign w:val="center"/>
            <w:hideMark/>
          </w:tcPr>
          <w:p w14:paraId="7469CC24" w14:textId="77777777" w:rsidR="00BA0E32" w:rsidRPr="00E31B85" w:rsidRDefault="00BA0E32" w:rsidP="00BA0E32">
            <w:pPr>
              <w:jc w:val="center"/>
              <w:rPr>
                <w:b/>
                <w:bCs/>
                <w:color w:val="000000"/>
                <w:sz w:val="20"/>
                <w:szCs w:val="20"/>
              </w:rPr>
            </w:pPr>
            <w:r w:rsidRPr="00E31B85">
              <w:rPr>
                <w:b/>
                <w:bCs/>
                <w:color w:val="000000"/>
                <w:sz w:val="20"/>
                <w:szCs w:val="20"/>
              </w:rPr>
              <w:t xml:space="preserve">Contract </w:t>
            </w:r>
            <w:r w:rsidRPr="00E31B85">
              <w:rPr>
                <w:b/>
                <w:bCs/>
                <w:color w:val="000000"/>
                <w:sz w:val="20"/>
                <w:szCs w:val="20"/>
              </w:rPr>
              <w:br/>
              <w:t>(POP End)</w:t>
            </w:r>
          </w:p>
        </w:tc>
        <w:tc>
          <w:tcPr>
            <w:tcW w:w="1728" w:type="dxa"/>
            <w:tcBorders>
              <w:bottom w:val="single" w:sz="4" w:space="0" w:color="auto"/>
            </w:tcBorders>
            <w:shd w:val="clear" w:color="auto" w:fill="D9E1F2"/>
            <w:vAlign w:val="center"/>
            <w:hideMark/>
          </w:tcPr>
          <w:p w14:paraId="19C98268" w14:textId="77777777" w:rsidR="00BA0E32" w:rsidRPr="00E31B85" w:rsidRDefault="00BA0E32" w:rsidP="00BA0E32">
            <w:pPr>
              <w:jc w:val="center"/>
              <w:rPr>
                <w:b/>
                <w:bCs/>
                <w:color w:val="000000"/>
                <w:sz w:val="20"/>
                <w:szCs w:val="20"/>
              </w:rPr>
            </w:pPr>
            <w:r w:rsidRPr="00E31B85">
              <w:rPr>
                <w:b/>
                <w:bCs/>
                <w:color w:val="000000"/>
                <w:sz w:val="20"/>
                <w:szCs w:val="20"/>
              </w:rPr>
              <w:t>Final RA-O/ LTM Event under Existing Contract</w:t>
            </w:r>
          </w:p>
        </w:tc>
        <w:tc>
          <w:tcPr>
            <w:tcW w:w="1818" w:type="dxa"/>
            <w:tcBorders>
              <w:bottom w:val="single" w:sz="4" w:space="0" w:color="auto"/>
            </w:tcBorders>
            <w:shd w:val="clear" w:color="auto" w:fill="D9E1F2"/>
            <w:vAlign w:val="center"/>
            <w:hideMark/>
          </w:tcPr>
          <w:p w14:paraId="629C96E3" w14:textId="77777777" w:rsidR="00BA0E32" w:rsidRPr="00E31B85" w:rsidRDefault="00BA0E32" w:rsidP="00BA0E32">
            <w:pPr>
              <w:jc w:val="center"/>
              <w:rPr>
                <w:b/>
                <w:bCs/>
                <w:color w:val="000000"/>
                <w:sz w:val="20"/>
                <w:szCs w:val="20"/>
              </w:rPr>
            </w:pPr>
            <w:r w:rsidRPr="00E31B85">
              <w:rPr>
                <w:b/>
                <w:bCs/>
                <w:color w:val="000000"/>
                <w:sz w:val="20"/>
                <w:szCs w:val="20"/>
              </w:rPr>
              <w:t>Expected Date of Last Sampling Event under Existing Contract</w:t>
            </w:r>
          </w:p>
        </w:tc>
        <w:tc>
          <w:tcPr>
            <w:tcW w:w="1800" w:type="dxa"/>
            <w:tcBorders>
              <w:bottom w:val="single" w:sz="4" w:space="0" w:color="auto"/>
            </w:tcBorders>
            <w:shd w:val="clear" w:color="auto" w:fill="D9E1F2"/>
            <w:vAlign w:val="center"/>
            <w:hideMark/>
          </w:tcPr>
          <w:p w14:paraId="2C556AC4" w14:textId="77777777" w:rsidR="00BA0E32" w:rsidRPr="00E31B85" w:rsidRDefault="00BA0E32" w:rsidP="00BA0E32">
            <w:pPr>
              <w:jc w:val="center"/>
              <w:rPr>
                <w:b/>
                <w:bCs/>
                <w:color w:val="000000"/>
                <w:sz w:val="20"/>
                <w:szCs w:val="20"/>
              </w:rPr>
            </w:pPr>
            <w:r w:rsidRPr="00E31B85">
              <w:rPr>
                <w:b/>
                <w:bCs/>
                <w:color w:val="000000"/>
                <w:sz w:val="20"/>
                <w:szCs w:val="20"/>
              </w:rPr>
              <w:t>Existing Contract Final Reports/Outcome</w:t>
            </w:r>
          </w:p>
        </w:tc>
        <w:tc>
          <w:tcPr>
            <w:tcW w:w="1584" w:type="dxa"/>
            <w:tcBorders>
              <w:bottom w:val="single" w:sz="4" w:space="0" w:color="auto"/>
            </w:tcBorders>
            <w:shd w:val="clear" w:color="auto" w:fill="D9E1F2"/>
            <w:vAlign w:val="center"/>
            <w:hideMark/>
          </w:tcPr>
          <w:p w14:paraId="63EDB50C" w14:textId="77777777" w:rsidR="00BA0E32" w:rsidRPr="00E31B85" w:rsidRDefault="00BA0E32" w:rsidP="00BA0E32">
            <w:pPr>
              <w:jc w:val="center"/>
              <w:rPr>
                <w:b/>
                <w:bCs/>
                <w:color w:val="000000"/>
                <w:sz w:val="20"/>
                <w:szCs w:val="20"/>
              </w:rPr>
            </w:pPr>
            <w:r w:rsidRPr="00E31B85">
              <w:rPr>
                <w:b/>
                <w:bCs/>
                <w:color w:val="000000"/>
                <w:sz w:val="20"/>
                <w:szCs w:val="20"/>
              </w:rPr>
              <w:t>Next Expected Sampling Event under ORC</w:t>
            </w:r>
          </w:p>
        </w:tc>
      </w:tr>
      <w:tr w:rsidR="00BA0E32" w:rsidRPr="00E31B85" w14:paraId="2A2A6A98" w14:textId="77777777" w:rsidTr="00BA0E32">
        <w:trPr>
          <w:cantSplit/>
          <w:trHeight w:val="288"/>
          <w:jc w:val="center"/>
        </w:trPr>
        <w:tc>
          <w:tcPr>
            <w:tcW w:w="9445" w:type="dxa"/>
            <w:gridSpan w:val="6"/>
            <w:shd w:val="pct10" w:color="auto" w:fill="auto"/>
            <w:noWrap/>
            <w:vAlign w:val="center"/>
          </w:tcPr>
          <w:p w14:paraId="1CC77043" w14:textId="574D4068" w:rsidR="00BA0E32" w:rsidRPr="00E31B85" w:rsidRDefault="009D3DBE" w:rsidP="00BA0E32">
            <w:pPr>
              <w:rPr>
                <w:color w:val="000000"/>
                <w:sz w:val="20"/>
                <w:szCs w:val="20"/>
              </w:rPr>
            </w:pPr>
            <w:r w:rsidRPr="009D3DBE">
              <w:rPr>
                <w:b/>
                <w:bCs/>
                <w:i/>
                <w:iCs/>
                <w:color w:val="000000"/>
                <w:sz w:val="20"/>
                <w:szCs w:val="20"/>
              </w:rPr>
              <w:t>SHAW AFB</w:t>
            </w:r>
          </w:p>
        </w:tc>
      </w:tr>
      <w:tr w:rsidR="00BA0E32" w:rsidRPr="00E11C44" w14:paraId="09C9364B" w14:textId="77777777" w:rsidTr="005C32B0">
        <w:trPr>
          <w:cantSplit/>
          <w:trHeight w:val="720"/>
          <w:jc w:val="center"/>
        </w:trPr>
        <w:tc>
          <w:tcPr>
            <w:tcW w:w="1165" w:type="dxa"/>
            <w:noWrap/>
            <w:vAlign w:val="center"/>
          </w:tcPr>
          <w:p w14:paraId="24709390" w14:textId="11C90A50" w:rsidR="00BA0E32" w:rsidRPr="00F60438" w:rsidRDefault="00857624" w:rsidP="005C32B0">
            <w:pPr>
              <w:jc w:val="center"/>
              <w:rPr>
                <w:color w:val="000000"/>
                <w:sz w:val="20"/>
                <w:szCs w:val="20"/>
              </w:rPr>
            </w:pPr>
            <w:r w:rsidRPr="00F60438">
              <w:rPr>
                <w:color w:val="000000"/>
                <w:sz w:val="20"/>
                <w:szCs w:val="20"/>
              </w:rPr>
              <w:t>CG038</w:t>
            </w:r>
          </w:p>
        </w:tc>
        <w:tc>
          <w:tcPr>
            <w:tcW w:w="1350" w:type="dxa"/>
            <w:vAlign w:val="center"/>
          </w:tcPr>
          <w:p w14:paraId="0DD9B34A" w14:textId="19E1E0D1" w:rsidR="00BA0E32" w:rsidRPr="00F60438" w:rsidRDefault="009E5457" w:rsidP="005C32B0">
            <w:pPr>
              <w:jc w:val="center"/>
              <w:rPr>
                <w:color w:val="000000"/>
                <w:sz w:val="20"/>
                <w:szCs w:val="20"/>
              </w:rPr>
            </w:pPr>
            <w:r w:rsidRPr="00F60438">
              <w:rPr>
                <w:color w:val="000000"/>
                <w:sz w:val="20"/>
                <w:szCs w:val="20"/>
              </w:rPr>
              <w:t>Aug. 2026</w:t>
            </w:r>
          </w:p>
        </w:tc>
        <w:tc>
          <w:tcPr>
            <w:tcW w:w="1728" w:type="dxa"/>
            <w:vAlign w:val="center"/>
          </w:tcPr>
          <w:p w14:paraId="73BFC54B" w14:textId="58B214F7" w:rsidR="00BA0E32" w:rsidRPr="00F60438" w:rsidRDefault="0032618E" w:rsidP="005C32B0">
            <w:pPr>
              <w:jc w:val="center"/>
              <w:rPr>
                <w:color w:val="000000"/>
                <w:sz w:val="20"/>
                <w:szCs w:val="20"/>
              </w:rPr>
            </w:pPr>
            <w:r w:rsidRPr="0032618E">
              <w:rPr>
                <w:color w:val="000000"/>
                <w:sz w:val="20"/>
                <w:szCs w:val="20"/>
              </w:rPr>
              <w:t>Quarterly GW Sampling Event</w:t>
            </w:r>
          </w:p>
        </w:tc>
        <w:tc>
          <w:tcPr>
            <w:tcW w:w="1818" w:type="dxa"/>
            <w:noWrap/>
            <w:vAlign w:val="center"/>
          </w:tcPr>
          <w:p w14:paraId="1F00BCEB" w14:textId="152EF341" w:rsidR="00BA0E32" w:rsidRPr="00F60438" w:rsidRDefault="00A01CFF" w:rsidP="005C32B0">
            <w:pPr>
              <w:jc w:val="center"/>
              <w:rPr>
                <w:color w:val="000000"/>
                <w:sz w:val="20"/>
                <w:szCs w:val="20"/>
              </w:rPr>
            </w:pPr>
            <w:r w:rsidRPr="00A01CFF">
              <w:rPr>
                <w:color w:val="000000"/>
                <w:sz w:val="20"/>
                <w:szCs w:val="20"/>
              </w:rPr>
              <w:t>2Q’26 (Apr-Jun) sampling event</w:t>
            </w:r>
          </w:p>
        </w:tc>
        <w:tc>
          <w:tcPr>
            <w:tcW w:w="1800" w:type="dxa"/>
            <w:vAlign w:val="center"/>
          </w:tcPr>
          <w:p w14:paraId="6224068D" w14:textId="77777777" w:rsidR="00BA0E32" w:rsidRDefault="00B35A64" w:rsidP="00F67713">
            <w:pPr>
              <w:rPr>
                <w:color w:val="000000"/>
                <w:sz w:val="20"/>
                <w:szCs w:val="20"/>
              </w:rPr>
            </w:pPr>
            <w:r w:rsidRPr="00F67713">
              <w:rPr>
                <w:color w:val="000000"/>
                <w:sz w:val="20"/>
                <w:szCs w:val="20"/>
              </w:rPr>
              <w:t xml:space="preserve">Quarterly </w:t>
            </w:r>
            <w:proofErr w:type="spellStart"/>
            <w:r w:rsidRPr="00F67713">
              <w:rPr>
                <w:color w:val="000000"/>
                <w:sz w:val="20"/>
                <w:szCs w:val="20"/>
              </w:rPr>
              <w:t>Rpts</w:t>
            </w:r>
            <w:proofErr w:type="spellEnd"/>
            <w:r w:rsidRPr="00F67713">
              <w:rPr>
                <w:color w:val="000000"/>
                <w:sz w:val="20"/>
                <w:szCs w:val="20"/>
              </w:rPr>
              <w:t xml:space="preserve"> (3Q25 to 2Q26)</w:t>
            </w:r>
          </w:p>
          <w:p w14:paraId="4FDE7026" w14:textId="77777777" w:rsidR="00F67713" w:rsidRDefault="00F67713" w:rsidP="00F67713">
            <w:pPr>
              <w:rPr>
                <w:color w:val="000000"/>
                <w:sz w:val="20"/>
                <w:szCs w:val="20"/>
              </w:rPr>
            </w:pPr>
          </w:p>
          <w:p w14:paraId="7A5C41C8" w14:textId="4818F1C7" w:rsidR="00F67713" w:rsidRPr="00F67713" w:rsidRDefault="007F2F11" w:rsidP="00F67713">
            <w:pPr>
              <w:rPr>
                <w:color w:val="000000"/>
                <w:sz w:val="20"/>
                <w:szCs w:val="20"/>
              </w:rPr>
            </w:pPr>
            <w:r w:rsidRPr="007F2F11">
              <w:rPr>
                <w:color w:val="000000"/>
                <w:sz w:val="20"/>
                <w:szCs w:val="20"/>
              </w:rPr>
              <w:t xml:space="preserve">2025 </w:t>
            </w:r>
            <w:r w:rsidR="00237F56">
              <w:rPr>
                <w:color w:val="000000"/>
                <w:sz w:val="20"/>
                <w:szCs w:val="20"/>
              </w:rPr>
              <w:t>A</w:t>
            </w:r>
            <w:r w:rsidRPr="007F2F11">
              <w:rPr>
                <w:color w:val="000000"/>
                <w:sz w:val="20"/>
                <w:szCs w:val="20"/>
              </w:rPr>
              <w:t>nnual CMIPR (3Q’24- 2Q’25 sample events)</w:t>
            </w:r>
          </w:p>
        </w:tc>
        <w:tc>
          <w:tcPr>
            <w:tcW w:w="1584" w:type="dxa"/>
            <w:noWrap/>
            <w:vAlign w:val="center"/>
          </w:tcPr>
          <w:p w14:paraId="4054A19F" w14:textId="36F373B7" w:rsidR="00BA0E32" w:rsidRPr="00F60438" w:rsidRDefault="009247BC" w:rsidP="005C32B0">
            <w:pPr>
              <w:jc w:val="center"/>
              <w:rPr>
                <w:color w:val="000000"/>
                <w:sz w:val="20"/>
                <w:szCs w:val="20"/>
              </w:rPr>
            </w:pPr>
            <w:r w:rsidRPr="009247BC">
              <w:rPr>
                <w:color w:val="000000"/>
                <w:sz w:val="20"/>
                <w:szCs w:val="20"/>
              </w:rPr>
              <w:t>4Q’26 or 1Q’27</w:t>
            </w:r>
          </w:p>
        </w:tc>
      </w:tr>
      <w:tr w:rsidR="005D0ADB" w:rsidRPr="00E11C44" w14:paraId="7023920A" w14:textId="77777777" w:rsidTr="008271B9">
        <w:trPr>
          <w:cantSplit/>
          <w:trHeight w:val="720"/>
          <w:jc w:val="center"/>
        </w:trPr>
        <w:tc>
          <w:tcPr>
            <w:tcW w:w="1165" w:type="dxa"/>
            <w:vAlign w:val="center"/>
          </w:tcPr>
          <w:p w14:paraId="07349372" w14:textId="519BAC8A" w:rsidR="005D0ADB" w:rsidRPr="00F60438" w:rsidRDefault="005D0ADB" w:rsidP="005D0ADB">
            <w:pPr>
              <w:jc w:val="center"/>
              <w:rPr>
                <w:color w:val="000000"/>
                <w:sz w:val="20"/>
                <w:szCs w:val="20"/>
              </w:rPr>
            </w:pPr>
            <w:r w:rsidRPr="00F60438">
              <w:rPr>
                <w:color w:val="000000"/>
                <w:sz w:val="20"/>
                <w:szCs w:val="20"/>
              </w:rPr>
              <w:t>DP039</w:t>
            </w:r>
          </w:p>
        </w:tc>
        <w:tc>
          <w:tcPr>
            <w:tcW w:w="1350" w:type="dxa"/>
            <w:vAlign w:val="center"/>
          </w:tcPr>
          <w:p w14:paraId="070938BC" w14:textId="3046F646" w:rsidR="005D0ADB" w:rsidRPr="00F60438" w:rsidRDefault="005D0ADB" w:rsidP="005D0ADB">
            <w:pPr>
              <w:jc w:val="center"/>
              <w:rPr>
                <w:color w:val="000000"/>
                <w:sz w:val="20"/>
                <w:szCs w:val="20"/>
              </w:rPr>
            </w:pPr>
            <w:r w:rsidRPr="00F60438">
              <w:rPr>
                <w:color w:val="000000"/>
                <w:sz w:val="20"/>
                <w:szCs w:val="20"/>
              </w:rPr>
              <w:t>Aug. 2026</w:t>
            </w:r>
          </w:p>
        </w:tc>
        <w:tc>
          <w:tcPr>
            <w:tcW w:w="1728" w:type="dxa"/>
            <w:shd w:val="clear" w:color="auto" w:fill="FFFFFF"/>
            <w:vAlign w:val="center"/>
          </w:tcPr>
          <w:p w14:paraId="07D2403E" w14:textId="7E168CA1" w:rsidR="005D0ADB" w:rsidRPr="00F60438" w:rsidRDefault="005D0ADB" w:rsidP="005D0ADB">
            <w:pPr>
              <w:jc w:val="center"/>
              <w:rPr>
                <w:color w:val="000000"/>
                <w:sz w:val="20"/>
                <w:szCs w:val="20"/>
              </w:rPr>
            </w:pPr>
            <w:r w:rsidRPr="00D95810">
              <w:rPr>
                <w:color w:val="000000"/>
                <w:sz w:val="20"/>
                <w:szCs w:val="20"/>
              </w:rPr>
              <w:t>Annual GW Sampling Event</w:t>
            </w:r>
          </w:p>
        </w:tc>
        <w:tc>
          <w:tcPr>
            <w:tcW w:w="1818" w:type="dxa"/>
            <w:vAlign w:val="center"/>
          </w:tcPr>
          <w:p w14:paraId="27F749FD" w14:textId="29FD0E29" w:rsidR="005D0ADB" w:rsidRPr="005D0ADB" w:rsidRDefault="005D0ADB" w:rsidP="005D0ADB">
            <w:pPr>
              <w:jc w:val="center"/>
              <w:rPr>
                <w:color w:val="000000"/>
                <w:sz w:val="20"/>
                <w:szCs w:val="20"/>
              </w:rPr>
            </w:pPr>
            <w:r w:rsidRPr="005D0ADB">
              <w:rPr>
                <w:sz w:val="20"/>
                <w:szCs w:val="20"/>
              </w:rPr>
              <w:t>Annual in 1Q’26</w:t>
            </w:r>
          </w:p>
        </w:tc>
        <w:tc>
          <w:tcPr>
            <w:tcW w:w="1800" w:type="dxa"/>
            <w:vAlign w:val="center"/>
          </w:tcPr>
          <w:p w14:paraId="54DE42FB" w14:textId="6C14FC74" w:rsidR="005D0ADB" w:rsidRPr="005D0ADB" w:rsidRDefault="005D0ADB" w:rsidP="005D0ADB">
            <w:pPr>
              <w:jc w:val="center"/>
              <w:rPr>
                <w:color w:val="000000"/>
                <w:sz w:val="20"/>
                <w:szCs w:val="20"/>
              </w:rPr>
            </w:pPr>
            <w:r w:rsidRPr="005D0ADB">
              <w:rPr>
                <w:sz w:val="20"/>
                <w:szCs w:val="20"/>
              </w:rPr>
              <w:t xml:space="preserve">Annual monitoring Report before </w:t>
            </w:r>
            <w:proofErr w:type="spellStart"/>
            <w:r w:rsidRPr="005D0ADB">
              <w:rPr>
                <w:sz w:val="20"/>
                <w:szCs w:val="20"/>
              </w:rPr>
              <w:t>PoP</w:t>
            </w:r>
            <w:proofErr w:type="spellEnd"/>
            <w:r w:rsidRPr="005D0ADB">
              <w:rPr>
                <w:sz w:val="20"/>
                <w:szCs w:val="20"/>
              </w:rPr>
              <w:t xml:space="preserve"> end</w:t>
            </w:r>
          </w:p>
        </w:tc>
        <w:tc>
          <w:tcPr>
            <w:tcW w:w="1584" w:type="dxa"/>
            <w:vAlign w:val="center"/>
          </w:tcPr>
          <w:p w14:paraId="6DBC6961" w14:textId="69F7F9CD" w:rsidR="005D0ADB" w:rsidRPr="00F60438" w:rsidRDefault="005D0ADB" w:rsidP="005D0ADB">
            <w:pPr>
              <w:jc w:val="center"/>
              <w:rPr>
                <w:color w:val="000000"/>
                <w:sz w:val="20"/>
                <w:szCs w:val="20"/>
              </w:rPr>
            </w:pPr>
            <w:r w:rsidRPr="0023129D">
              <w:rPr>
                <w:color w:val="000000"/>
                <w:sz w:val="20"/>
                <w:szCs w:val="20"/>
              </w:rPr>
              <w:t>Annual sampling event in 1Q’27</w:t>
            </w:r>
          </w:p>
        </w:tc>
      </w:tr>
      <w:tr w:rsidR="00FE1C3F" w:rsidRPr="00E11C44" w14:paraId="49DBF5AF" w14:textId="77777777" w:rsidTr="005C32B0">
        <w:trPr>
          <w:cantSplit/>
          <w:trHeight w:val="720"/>
          <w:jc w:val="center"/>
        </w:trPr>
        <w:tc>
          <w:tcPr>
            <w:tcW w:w="1165" w:type="dxa"/>
            <w:vAlign w:val="center"/>
          </w:tcPr>
          <w:p w14:paraId="21A3B9B7" w14:textId="312136CF" w:rsidR="00FE1C3F" w:rsidRPr="00F60438" w:rsidRDefault="00FE1C3F" w:rsidP="00FE1C3F">
            <w:pPr>
              <w:jc w:val="center"/>
              <w:rPr>
                <w:color w:val="000000"/>
                <w:sz w:val="20"/>
                <w:szCs w:val="20"/>
              </w:rPr>
            </w:pPr>
            <w:r w:rsidRPr="00F60438">
              <w:rPr>
                <w:color w:val="000000"/>
                <w:sz w:val="20"/>
                <w:szCs w:val="20"/>
              </w:rPr>
              <w:t>FT001</w:t>
            </w:r>
          </w:p>
        </w:tc>
        <w:tc>
          <w:tcPr>
            <w:tcW w:w="1350" w:type="dxa"/>
            <w:vAlign w:val="center"/>
          </w:tcPr>
          <w:p w14:paraId="2118684A" w14:textId="77ED10F0" w:rsidR="00FE1C3F" w:rsidRPr="00F60438" w:rsidRDefault="00FE1C3F" w:rsidP="00FE1C3F">
            <w:pPr>
              <w:jc w:val="center"/>
              <w:rPr>
                <w:color w:val="000000"/>
                <w:sz w:val="20"/>
                <w:szCs w:val="20"/>
              </w:rPr>
            </w:pPr>
            <w:r w:rsidRPr="00F60438">
              <w:rPr>
                <w:color w:val="000000"/>
                <w:sz w:val="20"/>
                <w:szCs w:val="20"/>
              </w:rPr>
              <w:t>Aug. 2026</w:t>
            </w:r>
          </w:p>
        </w:tc>
        <w:tc>
          <w:tcPr>
            <w:tcW w:w="1728" w:type="dxa"/>
            <w:shd w:val="clear" w:color="auto" w:fill="FFFFFF"/>
            <w:vAlign w:val="center"/>
          </w:tcPr>
          <w:p w14:paraId="4065AB4F" w14:textId="2DA9A522" w:rsidR="00FE1C3F" w:rsidRPr="00F60438" w:rsidRDefault="00FE1C3F" w:rsidP="00FE1C3F">
            <w:pPr>
              <w:jc w:val="center"/>
              <w:rPr>
                <w:color w:val="000000"/>
                <w:sz w:val="20"/>
                <w:szCs w:val="20"/>
              </w:rPr>
            </w:pPr>
            <w:r w:rsidRPr="00092B22">
              <w:rPr>
                <w:color w:val="000000"/>
                <w:sz w:val="20"/>
                <w:szCs w:val="20"/>
              </w:rPr>
              <w:t>Quarterly Groundwater Sampling</w:t>
            </w:r>
          </w:p>
        </w:tc>
        <w:tc>
          <w:tcPr>
            <w:tcW w:w="1818" w:type="dxa"/>
            <w:vAlign w:val="center"/>
          </w:tcPr>
          <w:p w14:paraId="1769DA08" w14:textId="2F562C0D" w:rsidR="00FE1C3F" w:rsidRPr="00F60438" w:rsidRDefault="00FE1C3F" w:rsidP="00FE1C3F">
            <w:pPr>
              <w:jc w:val="center"/>
              <w:rPr>
                <w:color w:val="000000"/>
                <w:sz w:val="20"/>
                <w:szCs w:val="20"/>
              </w:rPr>
            </w:pPr>
            <w:r w:rsidRPr="00A01CFF">
              <w:rPr>
                <w:color w:val="000000"/>
                <w:sz w:val="20"/>
                <w:szCs w:val="20"/>
              </w:rPr>
              <w:t>2Q’26 (Apr-Jun) sampling event</w:t>
            </w:r>
          </w:p>
        </w:tc>
        <w:tc>
          <w:tcPr>
            <w:tcW w:w="1800" w:type="dxa"/>
            <w:vAlign w:val="center"/>
          </w:tcPr>
          <w:p w14:paraId="17E4AEB7" w14:textId="32BD73DC" w:rsidR="00FE1C3F" w:rsidRDefault="007F0007" w:rsidP="00FE1C3F">
            <w:pPr>
              <w:rPr>
                <w:color w:val="000000"/>
                <w:sz w:val="20"/>
                <w:szCs w:val="20"/>
              </w:rPr>
            </w:pPr>
            <w:r>
              <w:rPr>
                <w:color w:val="000000"/>
                <w:sz w:val="20"/>
                <w:szCs w:val="20"/>
              </w:rPr>
              <w:t xml:space="preserve">  </w:t>
            </w:r>
            <w:r w:rsidR="00FE1C3F" w:rsidRPr="00F67713">
              <w:rPr>
                <w:color w:val="000000"/>
                <w:sz w:val="20"/>
                <w:szCs w:val="20"/>
              </w:rPr>
              <w:t xml:space="preserve">Quarterly </w:t>
            </w:r>
            <w:proofErr w:type="spellStart"/>
            <w:r w:rsidR="00FE1C3F" w:rsidRPr="00F67713">
              <w:rPr>
                <w:color w:val="000000"/>
                <w:sz w:val="20"/>
                <w:szCs w:val="20"/>
              </w:rPr>
              <w:t>Rpts</w:t>
            </w:r>
            <w:proofErr w:type="spellEnd"/>
            <w:r w:rsidR="00FE1C3F" w:rsidRPr="00F67713">
              <w:rPr>
                <w:color w:val="000000"/>
                <w:sz w:val="20"/>
                <w:szCs w:val="20"/>
              </w:rPr>
              <w:t xml:space="preserve"> </w:t>
            </w:r>
            <w:r>
              <w:rPr>
                <w:color w:val="000000"/>
                <w:sz w:val="20"/>
                <w:szCs w:val="20"/>
              </w:rPr>
              <w:t xml:space="preserve">   </w:t>
            </w:r>
            <w:r w:rsidR="00FE1C3F" w:rsidRPr="00F67713">
              <w:rPr>
                <w:color w:val="000000"/>
                <w:sz w:val="20"/>
                <w:szCs w:val="20"/>
              </w:rPr>
              <w:t>(3Q25 to 2Q26)</w:t>
            </w:r>
          </w:p>
          <w:p w14:paraId="3B0F5A9A" w14:textId="77777777" w:rsidR="00FE1C3F" w:rsidRDefault="00FE1C3F" w:rsidP="00FE1C3F">
            <w:pPr>
              <w:rPr>
                <w:color w:val="000000"/>
                <w:sz w:val="20"/>
                <w:szCs w:val="20"/>
              </w:rPr>
            </w:pPr>
          </w:p>
          <w:p w14:paraId="52DE20B3" w14:textId="5713A1A8" w:rsidR="00FE1C3F" w:rsidRPr="00F60438" w:rsidRDefault="00FE1C3F" w:rsidP="00FE1C3F">
            <w:pPr>
              <w:jc w:val="center"/>
              <w:rPr>
                <w:color w:val="000000"/>
                <w:sz w:val="20"/>
                <w:szCs w:val="20"/>
              </w:rPr>
            </w:pPr>
            <w:r w:rsidRPr="007F2F11">
              <w:rPr>
                <w:color w:val="000000"/>
                <w:sz w:val="20"/>
                <w:szCs w:val="20"/>
              </w:rPr>
              <w:t xml:space="preserve">2025 </w:t>
            </w:r>
            <w:r>
              <w:rPr>
                <w:color w:val="000000"/>
                <w:sz w:val="20"/>
                <w:szCs w:val="20"/>
              </w:rPr>
              <w:t>A</w:t>
            </w:r>
            <w:r w:rsidRPr="007F2F11">
              <w:rPr>
                <w:color w:val="000000"/>
                <w:sz w:val="20"/>
                <w:szCs w:val="20"/>
              </w:rPr>
              <w:t>nnual CMIPR (3Q’24- 2Q’25 sample events)</w:t>
            </w:r>
          </w:p>
        </w:tc>
        <w:tc>
          <w:tcPr>
            <w:tcW w:w="1584" w:type="dxa"/>
            <w:vAlign w:val="center"/>
          </w:tcPr>
          <w:p w14:paraId="2E994AEB" w14:textId="4D61C48F" w:rsidR="00FE1C3F" w:rsidRPr="00F60438" w:rsidRDefault="00FE1C3F" w:rsidP="00FE1C3F">
            <w:pPr>
              <w:jc w:val="center"/>
              <w:rPr>
                <w:color w:val="000000"/>
                <w:sz w:val="20"/>
                <w:szCs w:val="20"/>
              </w:rPr>
            </w:pPr>
            <w:r w:rsidRPr="009247BC">
              <w:rPr>
                <w:color w:val="000000"/>
                <w:sz w:val="20"/>
                <w:szCs w:val="20"/>
              </w:rPr>
              <w:t>4Q’26 or 1Q’27</w:t>
            </w:r>
          </w:p>
        </w:tc>
      </w:tr>
      <w:tr w:rsidR="009576F5" w:rsidRPr="00E11C44" w14:paraId="3A5A6580" w14:textId="77777777" w:rsidTr="005239F2">
        <w:trPr>
          <w:cantSplit/>
          <w:trHeight w:val="720"/>
          <w:jc w:val="center"/>
        </w:trPr>
        <w:tc>
          <w:tcPr>
            <w:tcW w:w="1165" w:type="dxa"/>
            <w:vAlign w:val="center"/>
          </w:tcPr>
          <w:p w14:paraId="166D0C06" w14:textId="6E2E5C98" w:rsidR="009576F5" w:rsidRPr="00F60438" w:rsidRDefault="009576F5" w:rsidP="009576F5">
            <w:pPr>
              <w:jc w:val="center"/>
              <w:rPr>
                <w:color w:val="000000"/>
                <w:sz w:val="20"/>
                <w:szCs w:val="20"/>
              </w:rPr>
            </w:pPr>
            <w:r w:rsidRPr="00F60438">
              <w:rPr>
                <w:color w:val="000000"/>
                <w:sz w:val="20"/>
                <w:szCs w:val="20"/>
              </w:rPr>
              <w:t>FT001P-SUB</w:t>
            </w:r>
          </w:p>
        </w:tc>
        <w:tc>
          <w:tcPr>
            <w:tcW w:w="1350" w:type="dxa"/>
            <w:vAlign w:val="center"/>
          </w:tcPr>
          <w:p w14:paraId="707306A9" w14:textId="57AB50BA" w:rsidR="009576F5" w:rsidRPr="00F60438" w:rsidRDefault="009576F5" w:rsidP="009576F5">
            <w:pPr>
              <w:jc w:val="center"/>
              <w:rPr>
                <w:color w:val="000000"/>
                <w:sz w:val="20"/>
                <w:szCs w:val="20"/>
              </w:rPr>
            </w:pPr>
            <w:r w:rsidRPr="00E23660">
              <w:rPr>
                <w:color w:val="000000"/>
                <w:sz w:val="20"/>
                <w:szCs w:val="20"/>
              </w:rPr>
              <w:t>Aug. 2026</w:t>
            </w:r>
          </w:p>
        </w:tc>
        <w:tc>
          <w:tcPr>
            <w:tcW w:w="1728" w:type="dxa"/>
            <w:shd w:val="clear" w:color="auto" w:fill="FFFFFF"/>
            <w:vAlign w:val="center"/>
          </w:tcPr>
          <w:p w14:paraId="07D3825A" w14:textId="3496D26D" w:rsidR="009576F5" w:rsidRPr="00F60438" w:rsidRDefault="009576F5" w:rsidP="009576F5">
            <w:pPr>
              <w:jc w:val="center"/>
              <w:rPr>
                <w:color w:val="000000"/>
                <w:sz w:val="20"/>
                <w:szCs w:val="20"/>
              </w:rPr>
            </w:pPr>
            <w:r>
              <w:rPr>
                <w:color w:val="000000"/>
                <w:sz w:val="20"/>
                <w:szCs w:val="20"/>
              </w:rPr>
              <w:t>GWTP 2 - Monthly &amp; Quarterly Sampling</w:t>
            </w:r>
          </w:p>
        </w:tc>
        <w:tc>
          <w:tcPr>
            <w:tcW w:w="1818" w:type="dxa"/>
            <w:vAlign w:val="center"/>
          </w:tcPr>
          <w:p w14:paraId="583C5B09" w14:textId="16912AA3" w:rsidR="009576F5" w:rsidRPr="00F60438" w:rsidRDefault="009576F5" w:rsidP="009576F5">
            <w:pPr>
              <w:jc w:val="center"/>
              <w:rPr>
                <w:color w:val="000000"/>
                <w:sz w:val="20"/>
                <w:szCs w:val="20"/>
              </w:rPr>
            </w:pPr>
            <w:r w:rsidRPr="00A01CFF">
              <w:rPr>
                <w:color w:val="000000"/>
                <w:sz w:val="20"/>
                <w:szCs w:val="20"/>
              </w:rPr>
              <w:t>2Q’26 (Apr-Jun) sampling event</w:t>
            </w:r>
          </w:p>
        </w:tc>
        <w:tc>
          <w:tcPr>
            <w:tcW w:w="1800" w:type="dxa"/>
            <w:vAlign w:val="center"/>
          </w:tcPr>
          <w:p w14:paraId="1E7D45C8" w14:textId="77C6556B" w:rsidR="009576F5" w:rsidRPr="00F60438" w:rsidRDefault="009576F5" w:rsidP="009576F5">
            <w:pPr>
              <w:jc w:val="center"/>
              <w:rPr>
                <w:color w:val="000000"/>
                <w:sz w:val="20"/>
                <w:szCs w:val="20"/>
              </w:rPr>
            </w:pPr>
            <w:r>
              <w:rPr>
                <w:color w:val="000000"/>
                <w:sz w:val="20"/>
                <w:szCs w:val="20"/>
              </w:rPr>
              <w:t xml:space="preserve">Quarterly </w:t>
            </w:r>
            <w:proofErr w:type="spellStart"/>
            <w:r w:rsidR="007D6B95">
              <w:rPr>
                <w:color w:val="000000"/>
                <w:sz w:val="20"/>
                <w:szCs w:val="20"/>
              </w:rPr>
              <w:t>Rpts</w:t>
            </w:r>
            <w:proofErr w:type="spellEnd"/>
            <w:r>
              <w:rPr>
                <w:color w:val="000000"/>
                <w:sz w:val="20"/>
                <w:szCs w:val="20"/>
              </w:rPr>
              <w:t xml:space="preserve"> to SCDES and includes monthly emails.</w:t>
            </w:r>
          </w:p>
        </w:tc>
        <w:tc>
          <w:tcPr>
            <w:tcW w:w="1584" w:type="dxa"/>
            <w:vAlign w:val="center"/>
          </w:tcPr>
          <w:p w14:paraId="46EAD782" w14:textId="1C7BD113" w:rsidR="009576F5" w:rsidRPr="00F60438" w:rsidRDefault="009576F5" w:rsidP="009576F5">
            <w:pPr>
              <w:jc w:val="center"/>
              <w:rPr>
                <w:color w:val="000000"/>
                <w:sz w:val="20"/>
                <w:szCs w:val="20"/>
              </w:rPr>
            </w:pPr>
            <w:r w:rsidRPr="00427DF6">
              <w:rPr>
                <w:color w:val="000000"/>
                <w:sz w:val="20"/>
                <w:szCs w:val="20"/>
              </w:rPr>
              <w:t>4Q’26 or 1Q’27</w:t>
            </w:r>
          </w:p>
        </w:tc>
      </w:tr>
      <w:tr w:rsidR="009576F5" w:rsidRPr="00E11C44" w14:paraId="4CADFD6E" w14:textId="77777777" w:rsidTr="005239F2">
        <w:trPr>
          <w:cantSplit/>
          <w:trHeight w:val="720"/>
          <w:jc w:val="center"/>
        </w:trPr>
        <w:tc>
          <w:tcPr>
            <w:tcW w:w="1165" w:type="dxa"/>
            <w:vAlign w:val="center"/>
          </w:tcPr>
          <w:p w14:paraId="3681692A" w14:textId="6807E938" w:rsidR="009576F5" w:rsidRPr="00F60438" w:rsidRDefault="009576F5" w:rsidP="009576F5">
            <w:pPr>
              <w:jc w:val="center"/>
              <w:rPr>
                <w:color w:val="000000"/>
                <w:sz w:val="20"/>
                <w:szCs w:val="20"/>
              </w:rPr>
            </w:pPr>
            <w:r w:rsidRPr="00F60438">
              <w:rPr>
                <w:color w:val="000000"/>
                <w:sz w:val="20"/>
                <w:szCs w:val="20"/>
              </w:rPr>
              <w:t>FT006P-SUB</w:t>
            </w:r>
          </w:p>
        </w:tc>
        <w:tc>
          <w:tcPr>
            <w:tcW w:w="1350" w:type="dxa"/>
            <w:vAlign w:val="center"/>
          </w:tcPr>
          <w:p w14:paraId="1DAC375E" w14:textId="6244C357" w:rsidR="009576F5" w:rsidRPr="00F60438" w:rsidRDefault="009576F5" w:rsidP="009576F5">
            <w:pPr>
              <w:jc w:val="center"/>
              <w:rPr>
                <w:color w:val="000000"/>
                <w:sz w:val="20"/>
                <w:szCs w:val="20"/>
              </w:rPr>
            </w:pPr>
            <w:r w:rsidRPr="00E23660">
              <w:rPr>
                <w:color w:val="000000"/>
                <w:sz w:val="20"/>
                <w:szCs w:val="20"/>
              </w:rPr>
              <w:t>Aug. 2026</w:t>
            </w:r>
          </w:p>
        </w:tc>
        <w:tc>
          <w:tcPr>
            <w:tcW w:w="1728" w:type="dxa"/>
            <w:shd w:val="clear" w:color="auto" w:fill="FFFFFF"/>
          </w:tcPr>
          <w:p w14:paraId="72D4D315" w14:textId="3C0707A1" w:rsidR="009576F5" w:rsidRPr="00F60438" w:rsidRDefault="009576F5" w:rsidP="009576F5">
            <w:pPr>
              <w:jc w:val="center"/>
              <w:rPr>
                <w:color w:val="000000"/>
                <w:sz w:val="20"/>
                <w:szCs w:val="20"/>
              </w:rPr>
            </w:pPr>
            <w:r w:rsidRPr="0037164A">
              <w:rPr>
                <w:color w:val="000000"/>
                <w:sz w:val="20"/>
                <w:szCs w:val="20"/>
              </w:rPr>
              <w:t>GWTP 2 - Monthly &amp; Quarterly Sampling</w:t>
            </w:r>
          </w:p>
        </w:tc>
        <w:tc>
          <w:tcPr>
            <w:tcW w:w="1818" w:type="dxa"/>
            <w:vAlign w:val="center"/>
          </w:tcPr>
          <w:p w14:paraId="69B2C6D6" w14:textId="5A1D61F1" w:rsidR="009576F5" w:rsidRPr="00F60438" w:rsidRDefault="009576F5" w:rsidP="009576F5">
            <w:pPr>
              <w:jc w:val="center"/>
              <w:rPr>
                <w:color w:val="000000"/>
                <w:sz w:val="20"/>
                <w:szCs w:val="20"/>
              </w:rPr>
            </w:pPr>
            <w:r w:rsidRPr="00A01CFF">
              <w:rPr>
                <w:color w:val="000000"/>
                <w:sz w:val="20"/>
                <w:szCs w:val="20"/>
              </w:rPr>
              <w:t>2Q’26 (Apr-Jun) sampling event</w:t>
            </w:r>
          </w:p>
        </w:tc>
        <w:tc>
          <w:tcPr>
            <w:tcW w:w="1800" w:type="dxa"/>
          </w:tcPr>
          <w:p w14:paraId="0A82E37A" w14:textId="5BD68211" w:rsidR="009576F5" w:rsidRPr="00F60438" w:rsidRDefault="009576F5" w:rsidP="009576F5">
            <w:pPr>
              <w:jc w:val="center"/>
              <w:rPr>
                <w:color w:val="000000"/>
                <w:sz w:val="20"/>
                <w:szCs w:val="20"/>
              </w:rPr>
            </w:pPr>
            <w:r w:rsidRPr="00DB4B1C">
              <w:rPr>
                <w:color w:val="000000"/>
                <w:sz w:val="20"/>
                <w:szCs w:val="20"/>
              </w:rPr>
              <w:t xml:space="preserve">Quarterly </w:t>
            </w:r>
            <w:proofErr w:type="spellStart"/>
            <w:r w:rsidR="007D6B95">
              <w:rPr>
                <w:color w:val="000000"/>
                <w:sz w:val="20"/>
                <w:szCs w:val="20"/>
              </w:rPr>
              <w:t>Rpts</w:t>
            </w:r>
            <w:proofErr w:type="spellEnd"/>
            <w:r w:rsidRPr="00DB4B1C">
              <w:rPr>
                <w:color w:val="000000"/>
                <w:sz w:val="20"/>
                <w:szCs w:val="20"/>
              </w:rPr>
              <w:t xml:space="preserve"> to SCDES and includes monthly emails.</w:t>
            </w:r>
          </w:p>
        </w:tc>
        <w:tc>
          <w:tcPr>
            <w:tcW w:w="1584" w:type="dxa"/>
            <w:vAlign w:val="center"/>
          </w:tcPr>
          <w:p w14:paraId="5A5D69BA" w14:textId="55108B83" w:rsidR="009576F5" w:rsidRPr="00F60438" w:rsidRDefault="009576F5" w:rsidP="009576F5">
            <w:pPr>
              <w:jc w:val="center"/>
              <w:rPr>
                <w:color w:val="000000"/>
                <w:sz w:val="20"/>
                <w:szCs w:val="20"/>
              </w:rPr>
            </w:pPr>
            <w:r w:rsidRPr="00427DF6">
              <w:rPr>
                <w:color w:val="000000"/>
                <w:sz w:val="20"/>
                <w:szCs w:val="20"/>
              </w:rPr>
              <w:t>4Q’26 or 1Q’27</w:t>
            </w:r>
          </w:p>
        </w:tc>
      </w:tr>
      <w:tr w:rsidR="009576F5" w:rsidRPr="00E11C44" w14:paraId="34AF7943" w14:textId="77777777" w:rsidTr="005239F2">
        <w:trPr>
          <w:cantSplit/>
          <w:trHeight w:val="720"/>
          <w:jc w:val="center"/>
        </w:trPr>
        <w:tc>
          <w:tcPr>
            <w:tcW w:w="1165" w:type="dxa"/>
            <w:vAlign w:val="center"/>
          </w:tcPr>
          <w:p w14:paraId="49E03E46" w14:textId="42B820F2" w:rsidR="009576F5" w:rsidRPr="00F60438" w:rsidRDefault="009576F5" w:rsidP="009576F5">
            <w:pPr>
              <w:jc w:val="center"/>
              <w:rPr>
                <w:color w:val="000000"/>
                <w:sz w:val="20"/>
                <w:szCs w:val="20"/>
              </w:rPr>
            </w:pPr>
            <w:r w:rsidRPr="00F60438">
              <w:rPr>
                <w:color w:val="000000"/>
                <w:sz w:val="20"/>
                <w:szCs w:val="20"/>
              </w:rPr>
              <w:t>FT007P-SUB</w:t>
            </w:r>
          </w:p>
        </w:tc>
        <w:tc>
          <w:tcPr>
            <w:tcW w:w="1350" w:type="dxa"/>
            <w:vAlign w:val="center"/>
          </w:tcPr>
          <w:p w14:paraId="3AC1F10D" w14:textId="0306BD4C" w:rsidR="009576F5" w:rsidRPr="00F60438" w:rsidRDefault="009576F5" w:rsidP="009576F5">
            <w:pPr>
              <w:jc w:val="center"/>
              <w:rPr>
                <w:color w:val="000000"/>
                <w:sz w:val="20"/>
                <w:szCs w:val="20"/>
              </w:rPr>
            </w:pPr>
            <w:r w:rsidRPr="00E23660">
              <w:rPr>
                <w:color w:val="000000"/>
                <w:sz w:val="20"/>
                <w:szCs w:val="20"/>
              </w:rPr>
              <w:t>Aug. 2026</w:t>
            </w:r>
          </w:p>
        </w:tc>
        <w:tc>
          <w:tcPr>
            <w:tcW w:w="1728" w:type="dxa"/>
            <w:shd w:val="clear" w:color="auto" w:fill="FFFFFF"/>
          </w:tcPr>
          <w:p w14:paraId="3D494F99" w14:textId="74BC7B82" w:rsidR="009576F5" w:rsidRPr="00F60438" w:rsidRDefault="009576F5" w:rsidP="009576F5">
            <w:pPr>
              <w:jc w:val="center"/>
              <w:rPr>
                <w:color w:val="000000"/>
                <w:sz w:val="20"/>
                <w:szCs w:val="20"/>
              </w:rPr>
            </w:pPr>
            <w:r w:rsidRPr="0037164A">
              <w:rPr>
                <w:color w:val="000000"/>
                <w:sz w:val="20"/>
                <w:szCs w:val="20"/>
              </w:rPr>
              <w:t>GWTP 2 - Monthly &amp; Quarterly Sampling</w:t>
            </w:r>
          </w:p>
        </w:tc>
        <w:tc>
          <w:tcPr>
            <w:tcW w:w="1818" w:type="dxa"/>
            <w:vAlign w:val="center"/>
          </w:tcPr>
          <w:p w14:paraId="407F6C2F" w14:textId="34433344" w:rsidR="009576F5" w:rsidRPr="00F60438" w:rsidRDefault="009576F5" w:rsidP="009576F5">
            <w:pPr>
              <w:jc w:val="center"/>
              <w:rPr>
                <w:color w:val="000000"/>
                <w:sz w:val="20"/>
                <w:szCs w:val="20"/>
              </w:rPr>
            </w:pPr>
            <w:r w:rsidRPr="00A01CFF">
              <w:rPr>
                <w:color w:val="000000"/>
                <w:sz w:val="20"/>
                <w:szCs w:val="20"/>
              </w:rPr>
              <w:t>2Q’26 (Apr-Jun) sampling event</w:t>
            </w:r>
          </w:p>
        </w:tc>
        <w:tc>
          <w:tcPr>
            <w:tcW w:w="1800" w:type="dxa"/>
          </w:tcPr>
          <w:p w14:paraId="73662B7A" w14:textId="59079B37" w:rsidR="009576F5" w:rsidRPr="00F60438" w:rsidRDefault="009576F5" w:rsidP="009576F5">
            <w:pPr>
              <w:jc w:val="center"/>
              <w:rPr>
                <w:color w:val="000000"/>
                <w:sz w:val="20"/>
                <w:szCs w:val="20"/>
              </w:rPr>
            </w:pPr>
            <w:r w:rsidRPr="00DB4B1C">
              <w:rPr>
                <w:color w:val="000000"/>
                <w:sz w:val="20"/>
                <w:szCs w:val="20"/>
              </w:rPr>
              <w:t xml:space="preserve">Quarterly </w:t>
            </w:r>
            <w:proofErr w:type="spellStart"/>
            <w:r w:rsidR="007D6B95">
              <w:rPr>
                <w:color w:val="000000"/>
                <w:sz w:val="20"/>
                <w:szCs w:val="20"/>
              </w:rPr>
              <w:t>Rpts</w:t>
            </w:r>
            <w:proofErr w:type="spellEnd"/>
            <w:r w:rsidRPr="00DB4B1C">
              <w:rPr>
                <w:color w:val="000000"/>
                <w:sz w:val="20"/>
                <w:szCs w:val="20"/>
              </w:rPr>
              <w:t xml:space="preserve"> to SCDES and includes monthly emails.</w:t>
            </w:r>
          </w:p>
        </w:tc>
        <w:tc>
          <w:tcPr>
            <w:tcW w:w="1584" w:type="dxa"/>
            <w:vAlign w:val="center"/>
          </w:tcPr>
          <w:p w14:paraId="319ED072" w14:textId="7C4F9092" w:rsidR="009576F5" w:rsidRPr="00F60438" w:rsidRDefault="009576F5" w:rsidP="009576F5">
            <w:pPr>
              <w:jc w:val="center"/>
              <w:rPr>
                <w:color w:val="000000"/>
                <w:sz w:val="20"/>
                <w:szCs w:val="20"/>
              </w:rPr>
            </w:pPr>
            <w:r w:rsidRPr="00427DF6">
              <w:rPr>
                <w:color w:val="000000"/>
                <w:sz w:val="20"/>
                <w:szCs w:val="20"/>
              </w:rPr>
              <w:t>4Q’26 or 1Q’27</w:t>
            </w:r>
          </w:p>
        </w:tc>
      </w:tr>
      <w:tr w:rsidR="00FB3264" w:rsidRPr="00E11C44" w14:paraId="6934A2E3" w14:textId="77777777" w:rsidTr="008271B9">
        <w:trPr>
          <w:cantSplit/>
          <w:trHeight w:val="720"/>
          <w:jc w:val="center"/>
        </w:trPr>
        <w:tc>
          <w:tcPr>
            <w:tcW w:w="1165" w:type="dxa"/>
            <w:vAlign w:val="center"/>
          </w:tcPr>
          <w:p w14:paraId="4ACBBCA1" w14:textId="236500CF" w:rsidR="00FB3264" w:rsidRPr="00F60438" w:rsidRDefault="00FB3264" w:rsidP="00FB3264">
            <w:pPr>
              <w:jc w:val="center"/>
              <w:rPr>
                <w:color w:val="000000"/>
                <w:sz w:val="20"/>
                <w:szCs w:val="20"/>
              </w:rPr>
            </w:pPr>
            <w:r w:rsidRPr="00F60438">
              <w:rPr>
                <w:color w:val="000000"/>
                <w:sz w:val="20"/>
                <w:szCs w:val="20"/>
              </w:rPr>
              <w:t>LF003</w:t>
            </w:r>
          </w:p>
        </w:tc>
        <w:tc>
          <w:tcPr>
            <w:tcW w:w="1350" w:type="dxa"/>
            <w:vAlign w:val="center"/>
          </w:tcPr>
          <w:p w14:paraId="05105CA9" w14:textId="2CB8473D" w:rsidR="00FB3264" w:rsidRPr="00F60438" w:rsidRDefault="00FB3264" w:rsidP="00FB3264">
            <w:pPr>
              <w:jc w:val="center"/>
              <w:rPr>
                <w:color w:val="000000"/>
                <w:sz w:val="20"/>
                <w:szCs w:val="20"/>
              </w:rPr>
            </w:pPr>
            <w:r w:rsidRPr="00F60438">
              <w:rPr>
                <w:color w:val="000000"/>
                <w:sz w:val="20"/>
                <w:szCs w:val="20"/>
              </w:rPr>
              <w:t>Aug. 2026</w:t>
            </w:r>
          </w:p>
        </w:tc>
        <w:tc>
          <w:tcPr>
            <w:tcW w:w="1728" w:type="dxa"/>
            <w:shd w:val="clear" w:color="auto" w:fill="FFFFFF"/>
            <w:vAlign w:val="center"/>
          </w:tcPr>
          <w:p w14:paraId="1C5D7959" w14:textId="77777777" w:rsidR="00FB3264" w:rsidRPr="00CA3164" w:rsidRDefault="00FB3264" w:rsidP="00FB3264">
            <w:pPr>
              <w:jc w:val="center"/>
              <w:rPr>
                <w:color w:val="000000"/>
                <w:sz w:val="20"/>
                <w:szCs w:val="20"/>
              </w:rPr>
            </w:pPr>
            <w:r w:rsidRPr="00CA3164">
              <w:rPr>
                <w:color w:val="000000"/>
                <w:sz w:val="20"/>
                <w:szCs w:val="20"/>
              </w:rPr>
              <w:t>Annual LTM landfill cover inspection</w:t>
            </w:r>
          </w:p>
          <w:p w14:paraId="4904FCEF" w14:textId="77777777" w:rsidR="00FB3264" w:rsidRPr="00CA3164" w:rsidRDefault="00FB3264" w:rsidP="00FB3264">
            <w:pPr>
              <w:jc w:val="center"/>
              <w:rPr>
                <w:color w:val="000000"/>
                <w:sz w:val="20"/>
                <w:szCs w:val="20"/>
              </w:rPr>
            </w:pPr>
          </w:p>
          <w:p w14:paraId="5FBF6FA6" w14:textId="5F68401A" w:rsidR="00FB3264" w:rsidRPr="00F60438" w:rsidRDefault="00FB3264" w:rsidP="00FB3264">
            <w:pPr>
              <w:jc w:val="center"/>
              <w:rPr>
                <w:color w:val="000000"/>
                <w:sz w:val="20"/>
                <w:szCs w:val="20"/>
              </w:rPr>
            </w:pPr>
            <w:r w:rsidRPr="00CA3164">
              <w:rPr>
                <w:color w:val="000000"/>
                <w:sz w:val="20"/>
                <w:szCs w:val="20"/>
              </w:rPr>
              <w:t>Inspections are also conducted following extreme weather event</w:t>
            </w:r>
          </w:p>
        </w:tc>
        <w:tc>
          <w:tcPr>
            <w:tcW w:w="1818" w:type="dxa"/>
            <w:vAlign w:val="center"/>
          </w:tcPr>
          <w:p w14:paraId="4E2B0C3E" w14:textId="3D701923" w:rsidR="00FB3264" w:rsidRPr="00F60438" w:rsidRDefault="00FB3264" w:rsidP="00FB3264">
            <w:pPr>
              <w:jc w:val="center"/>
              <w:rPr>
                <w:color w:val="000000"/>
                <w:sz w:val="20"/>
                <w:szCs w:val="20"/>
              </w:rPr>
            </w:pPr>
            <w:r w:rsidRPr="00344BD5">
              <w:rPr>
                <w:color w:val="000000"/>
                <w:sz w:val="20"/>
                <w:szCs w:val="20"/>
              </w:rPr>
              <w:t>Annual LTM site inspection in 1Q’26</w:t>
            </w:r>
          </w:p>
        </w:tc>
        <w:tc>
          <w:tcPr>
            <w:tcW w:w="1800" w:type="dxa"/>
            <w:vAlign w:val="center"/>
          </w:tcPr>
          <w:p w14:paraId="10811894" w14:textId="77777777" w:rsidR="00FB3264" w:rsidRPr="00F75D6E" w:rsidRDefault="00FB3264" w:rsidP="00FB3264">
            <w:pPr>
              <w:jc w:val="center"/>
              <w:rPr>
                <w:color w:val="000000"/>
                <w:sz w:val="20"/>
                <w:szCs w:val="20"/>
              </w:rPr>
            </w:pPr>
            <w:r w:rsidRPr="00F75D6E">
              <w:rPr>
                <w:color w:val="000000"/>
                <w:sz w:val="20"/>
                <w:szCs w:val="20"/>
              </w:rPr>
              <w:t>5-year CMIPR ’25 (</w:t>
            </w:r>
            <w:proofErr w:type="gramStart"/>
            <w:r w:rsidRPr="00F75D6E">
              <w:rPr>
                <w:color w:val="000000"/>
                <w:sz w:val="20"/>
                <w:szCs w:val="20"/>
              </w:rPr>
              <w:t>incudes</w:t>
            </w:r>
            <w:proofErr w:type="gramEnd"/>
            <w:r w:rsidRPr="00F75D6E">
              <w:rPr>
                <w:color w:val="000000"/>
                <w:sz w:val="20"/>
                <w:szCs w:val="20"/>
              </w:rPr>
              <w:t xml:space="preserve"> Annual LTM (inspection) Tech memo and Groundwater monitoring)</w:t>
            </w:r>
          </w:p>
          <w:p w14:paraId="43989678" w14:textId="77777777" w:rsidR="00FB3264" w:rsidRPr="00F75D6E" w:rsidRDefault="00FB3264" w:rsidP="00FB3264">
            <w:pPr>
              <w:jc w:val="center"/>
              <w:rPr>
                <w:color w:val="000000"/>
                <w:sz w:val="20"/>
                <w:szCs w:val="20"/>
              </w:rPr>
            </w:pPr>
          </w:p>
          <w:p w14:paraId="648197AA" w14:textId="4FD155FB" w:rsidR="00FB3264" w:rsidRPr="00F60438" w:rsidRDefault="00FB3264" w:rsidP="00FB3264">
            <w:pPr>
              <w:jc w:val="center"/>
              <w:rPr>
                <w:color w:val="000000"/>
                <w:sz w:val="20"/>
                <w:szCs w:val="20"/>
              </w:rPr>
            </w:pPr>
            <w:r w:rsidRPr="00F75D6E">
              <w:rPr>
                <w:color w:val="000000"/>
                <w:sz w:val="20"/>
                <w:szCs w:val="20"/>
              </w:rPr>
              <w:t>2026 annual LTM tech memo (tech memo includes all inspections from the previous year)</w:t>
            </w:r>
          </w:p>
        </w:tc>
        <w:tc>
          <w:tcPr>
            <w:tcW w:w="1584" w:type="dxa"/>
            <w:vAlign w:val="center"/>
          </w:tcPr>
          <w:p w14:paraId="5AA4393C" w14:textId="5430D4B9" w:rsidR="00FB3264" w:rsidRPr="00F60438" w:rsidRDefault="00FB3264" w:rsidP="00FB3264">
            <w:pPr>
              <w:jc w:val="center"/>
              <w:rPr>
                <w:color w:val="000000"/>
                <w:sz w:val="20"/>
                <w:szCs w:val="20"/>
              </w:rPr>
            </w:pPr>
            <w:r>
              <w:rPr>
                <w:color w:val="000000"/>
                <w:sz w:val="20"/>
                <w:szCs w:val="20"/>
              </w:rPr>
              <w:t>2027 Annual Inspections or extreme weather inspection</w:t>
            </w:r>
          </w:p>
        </w:tc>
      </w:tr>
      <w:tr w:rsidR="005C32B0" w:rsidRPr="00E11C44" w14:paraId="3455A1F1" w14:textId="77777777" w:rsidTr="008271B9">
        <w:trPr>
          <w:cantSplit/>
          <w:trHeight w:val="720"/>
          <w:jc w:val="center"/>
        </w:trPr>
        <w:tc>
          <w:tcPr>
            <w:tcW w:w="1165" w:type="dxa"/>
            <w:vAlign w:val="center"/>
          </w:tcPr>
          <w:p w14:paraId="2359D47B" w14:textId="0E41BB7C" w:rsidR="005C32B0" w:rsidRPr="00F60438" w:rsidRDefault="005C32B0" w:rsidP="005C32B0">
            <w:pPr>
              <w:jc w:val="center"/>
              <w:rPr>
                <w:color w:val="000000"/>
                <w:sz w:val="20"/>
                <w:szCs w:val="20"/>
              </w:rPr>
            </w:pPr>
            <w:r w:rsidRPr="00F60438">
              <w:rPr>
                <w:color w:val="000000"/>
                <w:sz w:val="20"/>
                <w:szCs w:val="20"/>
              </w:rPr>
              <w:lastRenderedPageBreak/>
              <w:t>LF008</w:t>
            </w:r>
          </w:p>
        </w:tc>
        <w:tc>
          <w:tcPr>
            <w:tcW w:w="1350" w:type="dxa"/>
            <w:vAlign w:val="center"/>
          </w:tcPr>
          <w:p w14:paraId="48392962" w14:textId="54693E3F" w:rsidR="005C32B0" w:rsidRPr="00F60438" w:rsidRDefault="005C32B0" w:rsidP="005C32B0">
            <w:pPr>
              <w:jc w:val="center"/>
              <w:rPr>
                <w:color w:val="000000"/>
                <w:sz w:val="20"/>
                <w:szCs w:val="20"/>
              </w:rPr>
            </w:pPr>
            <w:r w:rsidRPr="00F60438">
              <w:rPr>
                <w:color w:val="000000"/>
                <w:sz w:val="20"/>
                <w:szCs w:val="20"/>
              </w:rPr>
              <w:t>Aug. 2026</w:t>
            </w:r>
          </w:p>
        </w:tc>
        <w:tc>
          <w:tcPr>
            <w:tcW w:w="1728" w:type="dxa"/>
            <w:shd w:val="clear" w:color="auto" w:fill="FFFFFF"/>
            <w:vAlign w:val="center"/>
          </w:tcPr>
          <w:p w14:paraId="127CF648" w14:textId="77777777" w:rsidR="00CA3164" w:rsidRPr="00CA3164" w:rsidRDefault="00CA3164" w:rsidP="00CA3164">
            <w:pPr>
              <w:jc w:val="center"/>
              <w:rPr>
                <w:color w:val="000000"/>
                <w:sz w:val="20"/>
                <w:szCs w:val="20"/>
              </w:rPr>
            </w:pPr>
            <w:r w:rsidRPr="00CA3164">
              <w:rPr>
                <w:color w:val="000000"/>
                <w:sz w:val="20"/>
                <w:szCs w:val="20"/>
              </w:rPr>
              <w:t>Annual LTM landfill cover inspection</w:t>
            </w:r>
          </w:p>
          <w:p w14:paraId="5F00D88F" w14:textId="77777777" w:rsidR="00CA3164" w:rsidRPr="00CA3164" w:rsidRDefault="00CA3164" w:rsidP="00CA3164">
            <w:pPr>
              <w:jc w:val="center"/>
              <w:rPr>
                <w:color w:val="000000"/>
                <w:sz w:val="20"/>
                <w:szCs w:val="20"/>
              </w:rPr>
            </w:pPr>
          </w:p>
          <w:p w14:paraId="53F55F01" w14:textId="3E80CCD4" w:rsidR="005C32B0" w:rsidRPr="00F60438" w:rsidRDefault="00CA3164" w:rsidP="00CA3164">
            <w:pPr>
              <w:jc w:val="center"/>
              <w:rPr>
                <w:color w:val="000000"/>
                <w:sz w:val="20"/>
                <w:szCs w:val="20"/>
              </w:rPr>
            </w:pPr>
            <w:r w:rsidRPr="00CA3164">
              <w:rPr>
                <w:color w:val="000000"/>
                <w:sz w:val="20"/>
                <w:szCs w:val="20"/>
              </w:rPr>
              <w:t>Inspections are also conducted following extreme weather event</w:t>
            </w:r>
          </w:p>
        </w:tc>
        <w:tc>
          <w:tcPr>
            <w:tcW w:w="1818" w:type="dxa"/>
            <w:vAlign w:val="center"/>
          </w:tcPr>
          <w:p w14:paraId="074A915E" w14:textId="153A2BF3" w:rsidR="005C32B0" w:rsidRPr="00F60438" w:rsidRDefault="00344BD5" w:rsidP="005C32B0">
            <w:pPr>
              <w:jc w:val="center"/>
              <w:rPr>
                <w:color w:val="000000"/>
                <w:sz w:val="20"/>
                <w:szCs w:val="20"/>
              </w:rPr>
            </w:pPr>
            <w:r w:rsidRPr="00344BD5">
              <w:rPr>
                <w:color w:val="000000"/>
                <w:sz w:val="20"/>
                <w:szCs w:val="20"/>
              </w:rPr>
              <w:t>Annual LTM site inspection in 1Q’26</w:t>
            </w:r>
          </w:p>
        </w:tc>
        <w:tc>
          <w:tcPr>
            <w:tcW w:w="1800" w:type="dxa"/>
            <w:vAlign w:val="center"/>
          </w:tcPr>
          <w:p w14:paraId="13238B1B" w14:textId="77777777" w:rsidR="00FB3264" w:rsidRPr="00F75D6E" w:rsidRDefault="00FB3264" w:rsidP="00FB3264">
            <w:pPr>
              <w:jc w:val="center"/>
              <w:rPr>
                <w:color w:val="000000"/>
                <w:sz w:val="20"/>
                <w:szCs w:val="20"/>
              </w:rPr>
            </w:pPr>
            <w:r w:rsidRPr="00F75D6E">
              <w:rPr>
                <w:color w:val="000000"/>
                <w:sz w:val="20"/>
                <w:szCs w:val="20"/>
              </w:rPr>
              <w:t>5-year CMIPR ’25 (</w:t>
            </w:r>
            <w:proofErr w:type="gramStart"/>
            <w:r w:rsidRPr="00F75D6E">
              <w:rPr>
                <w:color w:val="000000"/>
                <w:sz w:val="20"/>
                <w:szCs w:val="20"/>
              </w:rPr>
              <w:t>incudes</w:t>
            </w:r>
            <w:proofErr w:type="gramEnd"/>
            <w:r w:rsidRPr="00F75D6E">
              <w:rPr>
                <w:color w:val="000000"/>
                <w:sz w:val="20"/>
                <w:szCs w:val="20"/>
              </w:rPr>
              <w:t xml:space="preserve"> Annual LTM (inspection) Tech memo and Groundwater monitoring)</w:t>
            </w:r>
          </w:p>
          <w:p w14:paraId="559C52D0" w14:textId="77777777" w:rsidR="00FB3264" w:rsidRPr="00F75D6E" w:rsidRDefault="00FB3264" w:rsidP="00FB3264">
            <w:pPr>
              <w:jc w:val="center"/>
              <w:rPr>
                <w:color w:val="000000"/>
                <w:sz w:val="20"/>
                <w:szCs w:val="20"/>
              </w:rPr>
            </w:pPr>
          </w:p>
          <w:p w14:paraId="52B77B1E" w14:textId="6921E4C1" w:rsidR="005C32B0" w:rsidRPr="00F60438" w:rsidRDefault="00FB3264" w:rsidP="00FB3264">
            <w:pPr>
              <w:jc w:val="center"/>
              <w:rPr>
                <w:color w:val="000000"/>
                <w:sz w:val="20"/>
                <w:szCs w:val="20"/>
              </w:rPr>
            </w:pPr>
            <w:r w:rsidRPr="00F75D6E">
              <w:rPr>
                <w:color w:val="000000"/>
                <w:sz w:val="20"/>
                <w:szCs w:val="20"/>
              </w:rPr>
              <w:t>2026 annual LTM tech memo (tech memo includes all inspections from the previous year)</w:t>
            </w:r>
          </w:p>
        </w:tc>
        <w:tc>
          <w:tcPr>
            <w:tcW w:w="1584" w:type="dxa"/>
            <w:vAlign w:val="center"/>
          </w:tcPr>
          <w:p w14:paraId="63FB2209" w14:textId="42ABD10B" w:rsidR="00F66E95" w:rsidRPr="00F60438" w:rsidRDefault="00B62E85" w:rsidP="005C32B0">
            <w:pPr>
              <w:jc w:val="center"/>
              <w:rPr>
                <w:color w:val="000000"/>
                <w:sz w:val="20"/>
                <w:szCs w:val="20"/>
              </w:rPr>
            </w:pPr>
            <w:r>
              <w:rPr>
                <w:color w:val="000000"/>
                <w:sz w:val="20"/>
                <w:szCs w:val="20"/>
              </w:rPr>
              <w:t>2027 Annual Inspections or extreme weather inspection</w:t>
            </w:r>
          </w:p>
        </w:tc>
      </w:tr>
      <w:tr w:rsidR="005C32B0" w:rsidRPr="00E11C44" w14:paraId="4B1C80D6" w14:textId="77777777" w:rsidTr="008271B9">
        <w:trPr>
          <w:cantSplit/>
          <w:trHeight w:val="720"/>
          <w:jc w:val="center"/>
        </w:trPr>
        <w:tc>
          <w:tcPr>
            <w:tcW w:w="1165" w:type="dxa"/>
            <w:vAlign w:val="center"/>
          </w:tcPr>
          <w:p w14:paraId="508EA4AC" w14:textId="01388B1A" w:rsidR="005C32B0" w:rsidRPr="00F60438" w:rsidRDefault="005C32B0" w:rsidP="005C32B0">
            <w:pPr>
              <w:jc w:val="center"/>
              <w:rPr>
                <w:color w:val="000000"/>
                <w:sz w:val="20"/>
                <w:szCs w:val="20"/>
              </w:rPr>
            </w:pPr>
            <w:r w:rsidRPr="00F60438">
              <w:rPr>
                <w:color w:val="000000"/>
                <w:sz w:val="20"/>
                <w:szCs w:val="20"/>
              </w:rPr>
              <w:t>LF009</w:t>
            </w:r>
          </w:p>
        </w:tc>
        <w:tc>
          <w:tcPr>
            <w:tcW w:w="1350" w:type="dxa"/>
            <w:vAlign w:val="center"/>
          </w:tcPr>
          <w:p w14:paraId="0B503035" w14:textId="7BD64A8D" w:rsidR="005C32B0" w:rsidRPr="00F60438" w:rsidRDefault="005C32B0" w:rsidP="005C32B0">
            <w:pPr>
              <w:jc w:val="center"/>
              <w:rPr>
                <w:color w:val="000000"/>
                <w:sz w:val="20"/>
                <w:szCs w:val="20"/>
              </w:rPr>
            </w:pPr>
            <w:r w:rsidRPr="00F60438">
              <w:rPr>
                <w:color w:val="000000"/>
                <w:sz w:val="20"/>
                <w:szCs w:val="20"/>
              </w:rPr>
              <w:t>Aug. 2026</w:t>
            </w:r>
          </w:p>
        </w:tc>
        <w:tc>
          <w:tcPr>
            <w:tcW w:w="1728" w:type="dxa"/>
            <w:shd w:val="clear" w:color="auto" w:fill="FFFFFF"/>
            <w:vAlign w:val="center"/>
          </w:tcPr>
          <w:p w14:paraId="5CD0875E" w14:textId="77777777" w:rsidR="00017A47" w:rsidRPr="00017A47" w:rsidRDefault="00017A47" w:rsidP="00017A47">
            <w:pPr>
              <w:jc w:val="center"/>
              <w:rPr>
                <w:color w:val="000000"/>
                <w:sz w:val="20"/>
                <w:szCs w:val="20"/>
              </w:rPr>
            </w:pPr>
            <w:r w:rsidRPr="00017A47">
              <w:rPr>
                <w:color w:val="000000"/>
                <w:sz w:val="20"/>
                <w:szCs w:val="20"/>
              </w:rPr>
              <w:t>Annual LTM landfill cover inspection</w:t>
            </w:r>
          </w:p>
          <w:p w14:paraId="46E61A75" w14:textId="77777777" w:rsidR="00017A47" w:rsidRPr="00017A47" w:rsidRDefault="00017A47" w:rsidP="00017A47">
            <w:pPr>
              <w:jc w:val="center"/>
              <w:rPr>
                <w:color w:val="000000"/>
                <w:sz w:val="20"/>
                <w:szCs w:val="20"/>
              </w:rPr>
            </w:pPr>
          </w:p>
          <w:p w14:paraId="0491D745" w14:textId="77777777" w:rsidR="00017A47" w:rsidRPr="00017A47" w:rsidRDefault="00017A47" w:rsidP="00017A47">
            <w:pPr>
              <w:jc w:val="center"/>
              <w:rPr>
                <w:color w:val="000000"/>
                <w:sz w:val="20"/>
                <w:szCs w:val="20"/>
              </w:rPr>
            </w:pPr>
            <w:r w:rsidRPr="00017A47">
              <w:rPr>
                <w:color w:val="000000"/>
                <w:sz w:val="20"/>
                <w:szCs w:val="20"/>
              </w:rPr>
              <w:t>Inspections are also conducted following extreme weather event</w:t>
            </w:r>
          </w:p>
          <w:p w14:paraId="69FC2098" w14:textId="77777777" w:rsidR="00017A47" w:rsidRPr="00017A47" w:rsidRDefault="00017A47" w:rsidP="00017A47">
            <w:pPr>
              <w:jc w:val="center"/>
              <w:rPr>
                <w:color w:val="000000"/>
                <w:sz w:val="20"/>
                <w:szCs w:val="20"/>
              </w:rPr>
            </w:pPr>
          </w:p>
          <w:p w14:paraId="1E561B53" w14:textId="087B5FB5" w:rsidR="005C32B0" w:rsidRPr="00F60438" w:rsidRDefault="00017A47" w:rsidP="00017A47">
            <w:pPr>
              <w:jc w:val="center"/>
              <w:rPr>
                <w:color w:val="000000"/>
                <w:sz w:val="20"/>
                <w:szCs w:val="20"/>
              </w:rPr>
            </w:pPr>
            <w:r w:rsidRPr="00017A47">
              <w:rPr>
                <w:color w:val="000000"/>
                <w:sz w:val="20"/>
                <w:szCs w:val="20"/>
              </w:rPr>
              <w:t>GW Sampling once/5 years (next event in 2025)</w:t>
            </w:r>
          </w:p>
        </w:tc>
        <w:tc>
          <w:tcPr>
            <w:tcW w:w="1818" w:type="dxa"/>
            <w:vAlign w:val="center"/>
          </w:tcPr>
          <w:p w14:paraId="75B33D76" w14:textId="77777777" w:rsidR="00504AC3" w:rsidRPr="00504AC3" w:rsidRDefault="00504AC3" w:rsidP="00504AC3">
            <w:pPr>
              <w:jc w:val="center"/>
              <w:rPr>
                <w:color w:val="000000"/>
                <w:sz w:val="20"/>
                <w:szCs w:val="20"/>
              </w:rPr>
            </w:pPr>
            <w:r w:rsidRPr="00504AC3">
              <w:rPr>
                <w:color w:val="000000"/>
                <w:sz w:val="20"/>
                <w:szCs w:val="20"/>
              </w:rPr>
              <w:t xml:space="preserve">Annual LTM site inspection in 1Q’26 </w:t>
            </w:r>
          </w:p>
          <w:p w14:paraId="7849DC90" w14:textId="77777777" w:rsidR="00504AC3" w:rsidRPr="00504AC3" w:rsidRDefault="00504AC3" w:rsidP="00504AC3">
            <w:pPr>
              <w:jc w:val="center"/>
              <w:rPr>
                <w:color w:val="000000"/>
                <w:sz w:val="20"/>
                <w:szCs w:val="20"/>
              </w:rPr>
            </w:pPr>
          </w:p>
          <w:p w14:paraId="68631039" w14:textId="449F7487" w:rsidR="005C32B0" w:rsidRPr="00F60438" w:rsidRDefault="00504AC3" w:rsidP="00504AC3">
            <w:pPr>
              <w:jc w:val="center"/>
              <w:rPr>
                <w:color w:val="000000"/>
                <w:sz w:val="20"/>
                <w:szCs w:val="20"/>
              </w:rPr>
            </w:pPr>
            <w:r w:rsidRPr="00504AC3">
              <w:rPr>
                <w:color w:val="000000"/>
                <w:sz w:val="20"/>
                <w:szCs w:val="20"/>
              </w:rPr>
              <w:t>2025 GW Sampling</w:t>
            </w:r>
          </w:p>
        </w:tc>
        <w:tc>
          <w:tcPr>
            <w:tcW w:w="1800" w:type="dxa"/>
            <w:vAlign w:val="center"/>
          </w:tcPr>
          <w:p w14:paraId="75CFCB0A" w14:textId="77777777" w:rsidR="00F75D6E" w:rsidRPr="00F75D6E" w:rsidRDefault="00F75D6E" w:rsidP="00F75D6E">
            <w:pPr>
              <w:jc w:val="center"/>
              <w:rPr>
                <w:color w:val="000000"/>
                <w:sz w:val="20"/>
                <w:szCs w:val="20"/>
              </w:rPr>
            </w:pPr>
            <w:r w:rsidRPr="00F75D6E">
              <w:rPr>
                <w:color w:val="000000"/>
                <w:sz w:val="20"/>
                <w:szCs w:val="20"/>
              </w:rPr>
              <w:t>5-year CMIPR ’25 (</w:t>
            </w:r>
            <w:proofErr w:type="gramStart"/>
            <w:r w:rsidRPr="00F75D6E">
              <w:rPr>
                <w:color w:val="000000"/>
                <w:sz w:val="20"/>
                <w:szCs w:val="20"/>
              </w:rPr>
              <w:t>incudes</w:t>
            </w:r>
            <w:proofErr w:type="gramEnd"/>
            <w:r w:rsidRPr="00F75D6E">
              <w:rPr>
                <w:color w:val="000000"/>
                <w:sz w:val="20"/>
                <w:szCs w:val="20"/>
              </w:rPr>
              <w:t xml:space="preserve"> Annual LTM (inspection) Tech memo and Groundwater monitoring)</w:t>
            </w:r>
          </w:p>
          <w:p w14:paraId="3FAD4308" w14:textId="77777777" w:rsidR="00F75D6E" w:rsidRPr="00F75D6E" w:rsidRDefault="00F75D6E" w:rsidP="00F75D6E">
            <w:pPr>
              <w:jc w:val="center"/>
              <w:rPr>
                <w:color w:val="000000"/>
                <w:sz w:val="20"/>
                <w:szCs w:val="20"/>
              </w:rPr>
            </w:pPr>
          </w:p>
          <w:p w14:paraId="3B724914" w14:textId="74F1623E" w:rsidR="005C32B0" w:rsidRPr="00F60438" w:rsidRDefault="00F75D6E" w:rsidP="00F75D6E">
            <w:pPr>
              <w:jc w:val="center"/>
              <w:rPr>
                <w:color w:val="000000"/>
                <w:sz w:val="20"/>
                <w:szCs w:val="20"/>
              </w:rPr>
            </w:pPr>
            <w:r w:rsidRPr="00F75D6E">
              <w:rPr>
                <w:color w:val="000000"/>
                <w:sz w:val="20"/>
                <w:szCs w:val="20"/>
              </w:rPr>
              <w:t>2026 annual LTM tech memo (tech memo includes all inspections from the previous year)</w:t>
            </w:r>
          </w:p>
        </w:tc>
        <w:tc>
          <w:tcPr>
            <w:tcW w:w="1584" w:type="dxa"/>
            <w:vAlign w:val="center"/>
          </w:tcPr>
          <w:p w14:paraId="2A6A4D19" w14:textId="687F1327" w:rsidR="005C32B0" w:rsidRPr="00F60438" w:rsidRDefault="00B62E85" w:rsidP="005C32B0">
            <w:pPr>
              <w:jc w:val="center"/>
              <w:rPr>
                <w:color w:val="000000"/>
                <w:sz w:val="20"/>
                <w:szCs w:val="20"/>
              </w:rPr>
            </w:pPr>
            <w:r>
              <w:rPr>
                <w:color w:val="000000"/>
                <w:sz w:val="20"/>
                <w:szCs w:val="20"/>
              </w:rPr>
              <w:t>2027 Annual Inspections or extreme weather inspection</w:t>
            </w:r>
          </w:p>
        </w:tc>
      </w:tr>
      <w:tr w:rsidR="00D816CF" w:rsidRPr="00E11C44" w14:paraId="3C59F74D" w14:textId="77777777" w:rsidTr="008271B9">
        <w:trPr>
          <w:cantSplit/>
          <w:trHeight w:val="720"/>
          <w:jc w:val="center"/>
        </w:trPr>
        <w:tc>
          <w:tcPr>
            <w:tcW w:w="1165" w:type="dxa"/>
            <w:vAlign w:val="center"/>
          </w:tcPr>
          <w:p w14:paraId="1F8779E5" w14:textId="3563A8AB" w:rsidR="00D816CF" w:rsidRPr="00F60438" w:rsidRDefault="00D816CF" w:rsidP="00D816CF">
            <w:pPr>
              <w:jc w:val="center"/>
              <w:rPr>
                <w:color w:val="000000"/>
                <w:sz w:val="20"/>
                <w:szCs w:val="20"/>
              </w:rPr>
            </w:pPr>
            <w:r w:rsidRPr="00F60438">
              <w:rPr>
                <w:color w:val="000000"/>
                <w:sz w:val="20"/>
                <w:szCs w:val="20"/>
              </w:rPr>
              <w:t>OT016A</w:t>
            </w:r>
          </w:p>
        </w:tc>
        <w:tc>
          <w:tcPr>
            <w:tcW w:w="1350" w:type="dxa"/>
            <w:vAlign w:val="center"/>
          </w:tcPr>
          <w:p w14:paraId="2B5C0C1A" w14:textId="1F193CD8" w:rsidR="00D816CF" w:rsidRPr="00F60438" w:rsidRDefault="00D816CF" w:rsidP="00D816CF">
            <w:pPr>
              <w:jc w:val="center"/>
              <w:rPr>
                <w:color w:val="000000"/>
                <w:sz w:val="20"/>
                <w:szCs w:val="20"/>
              </w:rPr>
            </w:pPr>
            <w:r w:rsidRPr="00F60438">
              <w:rPr>
                <w:color w:val="000000"/>
                <w:sz w:val="20"/>
                <w:szCs w:val="20"/>
              </w:rPr>
              <w:t>Aug. 2026</w:t>
            </w:r>
          </w:p>
        </w:tc>
        <w:tc>
          <w:tcPr>
            <w:tcW w:w="1728" w:type="dxa"/>
            <w:shd w:val="clear" w:color="auto" w:fill="FFFFFF"/>
            <w:vAlign w:val="center"/>
          </w:tcPr>
          <w:p w14:paraId="054906FC" w14:textId="1C26F8DE" w:rsidR="00D816CF" w:rsidRPr="00F60438" w:rsidRDefault="00D816CF" w:rsidP="00D816CF">
            <w:pPr>
              <w:jc w:val="center"/>
              <w:rPr>
                <w:color w:val="000000"/>
                <w:sz w:val="20"/>
                <w:szCs w:val="20"/>
              </w:rPr>
            </w:pPr>
            <w:r w:rsidRPr="00D95810">
              <w:rPr>
                <w:color w:val="000000"/>
                <w:sz w:val="20"/>
                <w:szCs w:val="20"/>
              </w:rPr>
              <w:t>Annual GW Sampling Event</w:t>
            </w:r>
          </w:p>
        </w:tc>
        <w:tc>
          <w:tcPr>
            <w:tcW w:w="1818" w:type="dxa"/>
            <w:vAlign w:val="center"/>
          </w:tcPr>
          <w:p w14:paraId="5D9D943D" w14:textId="62B8880B" w:rsidR="00D816CF" w:rsidRPr="00F60438" w:rsidRDefault="00D816CF" w:rsidP="00D816CF">
            <w:pPr>
              <w:jc w:val="center"/>
              <w:rPr>
                <w:color w:val="000000"/>
                <w:sz w:val="20"/>
                <w:szCs w:val="20"/>
              </w:rPr>
            </w:pPr>
            <w:r w:rsidRPr="00772B2D">
              <w:rPr>
                <w:color w:val="000000"/>
                <w:sz w:val="20"/>
                <w:szCs w:val="20"/>
              </w:rPr>
              <w:t>Annual Sampling in  2Q’26</w:t>
            </w:r>
          </w:p>
        </w:tc>
        <w:tc>
          <w:tcPr>
            <w:tcW w:w="1800" w:type="dxa"/>
            <w:vAlign w:val="center"/>
          </w:tcPr>
          <w:p w14:paraId="014CC5D3" w14:textId="5C47FAF1" w:rsidR="00D816CF" w:rsidRPr="00F60438" w:rsidRDefault="00D816CF" w:rsidP="00D816CF">
            <w:pPr>
              <w:jc w:val="center"/>
              <w:rPr>
                <w:color w:val="000000"/>
                <w:sz w:val="20"/>
                <w:szCs w:val="20"/>
              </w:rPr>
            </w:pPr>
            <w:r w:rsidRPr="00AF57EE">
              <w:rPr>
                <w:color w:val="000000"/>
                <w:sz w:val="20"/>
                <w:szCs w:val="20"/>
              </w:rPr>
              <w:t xml:space="preserve">Annual report prior to end of </w:t>
            </w:r>
            <w:proofErr w:type="spellStart"/>
            <w:r w:rsidRPr="00AF57EE">
              <w:rPr>
                <w:color w:val="000000"/>
                <w:sz w:val="20"/>
                <w:szCs w:val="20"/>
              </w:rPr>
              <w:t>PoP</w:t>
            </w:r>
            <w:proofErr w:type="spellEnd"/>
          </w:p>
        </w:tc>
        <w:tc>
          <w:tcPr>
            <w:tcW w:w="1584" w:type="dxa"/>
            <w:vAlign w:val="center"/>
          </w:tcPr>
          <w:p w14:paraId="794DE513" w14:textId="15E433E8" w:rsidR="00D816CF" w:rsidRPr="00F60438" w:rsidRDefault="00D816CF" w:rsidP="00D816CF">
            <w:pPr>
              <w:jc w:val="center"/>
              <w:rPr>
                <w:color w:val="000000"/>
                <w:sz w:val="20"/>
                <w:szCs w:val="20"/>
              </w:rPr>
            </w:pPr>
            <w:r w:rsidRPr="00BA42A8">
              <w:rPr>
                <w:color w:val="000000"/>
                <w:sz w:val="20"/>
                <w:szCs w:val="20"/>
              </w:rPr>
              <w:t>Annual Sampling 2Q’27</w:t>
            </w:r>
          </w:p>
        </w:tc>
      </w:tr>
      <w:tr w:rsidR="00D816CF" w:rsidRPr="00E11C44" w14:paraId="69114294" w14:textId="77777777" w:rsidTr="008271B9">
        <w:trPr>
          <w:cantSplit/>
          <w:trHeight w:val="720"/>
          <w:jc w:val="center"/>
        </w:trPr>
        <w:tc>
          <w:tcPr>
            <w:tcW w:w="1165" w:type="dxa"/>
            <w:vAlign w:val="center"/>
          </w:tcPr>
          <w:p w14:paraId="62710B7A" w14:textId="617E09FF" w:rsidR="00D816CF" w:rsidRPr="00F60438" w:rsidRDefault="00D816CF" w:rsidP="00D816CF">
            <w:pPr>
              <w:jc w:val="center"/>
              <w:rPr>
                <w:color w:val="000000"/>
                <w:sz w:val="20"/>
                <w:szCs w:val="20"/>
              </w:rPr>
            </w:pPr>
            <w:r w:rsidRPr="00F60438">
              <w:rPr>
                <w:color w:val="000000"/>
                <w:sz w:val="20"/>
                <w:szCs w:val="20"/>
              </w:rPr>
              <w:t>OT016B</w:t>
            </w:r>
          </w:p>
        </w:tc>
        <w:tc>
          <w:tcPr>
            <w:tcW w:w="1350" w:type="dxa"/>
            <w:vAlign w:val="center"/>
          </w:tcPr>
          <w:p w14:paraId="25D2449A" w14:textId="263FED4F" w:rsidR="00D816CF" w:rsidRPr="00F60438" w:rsidRDefault="00D816CF" w:rsidP="00D816CF">
            <w:pPr>
              <w:jc w:val="center"/>
              <w:rPr>
                <w:color w:val="000000"/>
                <w:sz w:val="20"/>
                <w:szCs w:val="20"/>
              </w:rPr>
            </w:pPr>
            <w:r w:rsidRPr="00F60438">
              <w:rPr>
                <w:color w:val="000000"/>
                <w:sz w:val="20"/>
                <w:szCs w:val="20"/>
              </w:rPr>
              <w:t>Aug. 2026</w:t>
            </w:r>
          </w:p>
        </w:tc>
        <w:tc>
          <w:tcPr>
            <w:tcW w:w="1728" w:type="dxa"/>
            <w:shd w:val="clear" w:color="auto" w:fill="FFFFFF"/>
            <w:vAlign w:val="center"/>
          </w:tcPr>
          <w:p w14:paraId="0E9E9666" w14:textId="6E29F352" w:rsidR="00D816CF" w:rsidRPr="00F60438" w:rsidRDefault="00D816CF" w:rsidP="00D816CF">
            <w:pPr>
              <w:jc w:val="center"/>
              <w:rPr>
                <w:color w:val="000000"/>
                <w:sz w:val="20"/>
                <w:szCs w:val="20"/>
              </w:rPr>
            </w:pPr>
            <w:r w:rsidRPr="00092B22">
              <w:rPr>
                <w:color w:val="000000"/>
                <w:sz w:val="20"/>
                <w:szCs w:val="20"/>
              </w:rPr>
              <w:t>Quarterly Groundwater Sampling</w:t>
            </w:r>
          </w:p>
        </w:tc>
        <w:tc>
          <w:tcPr>
            <w:tcW w:w="1818" w:type="dxa"/>
            <w:vAlign w:val="center"/>
          </w:tcPr>
          <w:p w14:paraId="74FC8159" w14:textId="05197E7D" w:rsidR="00D816CF" w:rsidRPr="00F60438" w:rsidRDefault="00D816CF" w:rsidP="00D816CF">
            <w:pPr>
              <w:jc w:val="center"/>
              <w:rPr>
                <w:color w:val="000000"/>
                <w:sz w:val="20"/>
                <w:szCs w:val="20"/>
              </w:rPr>
            </w:pPr>
            <w:r w:rsidRPr="00A01CFF">
              <w:rPr>
                <w:color w:val="000000"/>
                <w:sz w:val="20"/>
                <w:szCs w:val="20"/>
              </w:rPr>
              <w:t>2Q’26 (Apr-Jun) sampling event</w:t>
            </w:r>
          </w:p>
        </w:tc>
        <w:tc>
          <w:tcPr>
            <w:tcW w:w="1800" w:type="dxa"/>
            <w:vAlign w:val="center"/>
          </w:tcPr>
          <w:p w14:paraId="3E1624B4" w14:textId="77777777" w:rsidR="00D816CF" w:rsidRDefault="00D816CF" w:rsidP="00D816CF">
            <w:pPr>
              <w:rPr>
                <w:color w:val="000000"/>
                <w:sz w:val="20"/>
                <w:szCs w:val="20"/>
              </w:rPr>
            </w:pPr>
            <w:r w:rsidRPr="00F67713">
              <w:rPr>
                <w:color w:val="000000"/>
                <w:sz w:val="20"/>
                <w:szCs w:val="20"/>
              </w:rPr>
              <w:t xml:space="preserve">Quarterly </w:t>
            </w:r>
            <w:proofErr w:type="spellStart"/>
            <w:r w:rsidRPr="00F67713">
              <w:rPr>
                <w:color w:val="000000"/>
                <w:sz w:val="20"/>
                <w:szCs w:val="20"/>
              </w:rPr>
              <w:t>Rpts</w:t>
            </w:r>
            <w:proofErr w:type="spellEnd"/>
            <w:r w:rsidRPr="00F67713">
              <w:rPr>
                <w:color w:val="000000"/>
                <w:sz w:val="20"/>
                <w:szCs w:val="20"/>
              </w:rPr>
              <w:t xml:space="preserve"> (3Q25 to 2Q26)</w:t>
            </w:r>
          </w:p>
          <w:p w14:paraId="728AD611" w14:textId="77777777" w:rsidR="00D816CF" w:rsidRDefault="00D816CF" w:rsidP="00D816CF">
            <w:pPr>
              <w:rPr>
                <w:color w:val="000000"/>
                <w:sz w:val="20"/>
                <w:szCs w:val="20"/>
              </w:rPr>
            </w:pPr>
          </w:p>
          <w:p w14:paraId="15FB1950" w14:textId="534351B8" w:rsidR="00D816CF" w:rsidRPr="00F60438" w:rsidRDefault="00D816CF" w:rsidP="00D816CF">
            <w:pPr>
              <w:jc w:val="center"/>
              <w:rPr>
                <w:color w:val="000000"/>
                <w:sz w:val="20"/>
                <w:szCs w:val="20"/>
              </w:rPr>
            </w:pPr>
            <w:r w:rsidRPr="007F2F11">
              <w:rPr>
                <w:color w:val="000000"/>
                <w:sz w:val="20"/>
                <w:szCs w:val="20"/>
              </w:rPr>
              <w:t xml:space="preserve">2025 </w:t>
            </w:r>
            <w:r>
              <w:rPr>
                <w:color w:val="000000"/>
                <w:sz w:val="20"/>
                <w:szCs w:val="20"/>
              </w:rPr>
              <w:t>A</w:t>
            </w:r>
            <w:r w:rsidRPr="007F2F11">
              <w:rPr>
                <w:color w:val="000000"/>
                <w:sz w:val="20"/>
                <w:szCs w:val="20"/>
              </w:rPr>
              <w:t>nnual CMIPR (3Q’24- 2Q’25 sample events)</w:t>
            </w:r>
          </w:p>
        </w:tc>
        <w:tc>
          <w:tcPr>
            <w:tcW w:w="1584" w:type="dxa"/>
            <w:vAlign w:val="center"/>
          </w:tcPr>
          <w:p w14:paraId="5D06CDC7" w14:textId="0C5978B3" w:rsidR="00D816CF" w:rsidRPr="00F60438" w:rsidRDefault="00D816CF" w:rsidP="00D816CF">
            <w:pPr>
              <w:jc w:val="center"/>
              <w:rPr>
                <w:color w:val="000000"/>
                <w:sz w:val="20"/>
                <w:szCs w:val="20"/>
              </w:rPr>
            </w:pPr>
            <w:r w:rsidRPr="009247BC">
              <w:rPr>
                <w:color w:val="000000"/>
                <w:sz w:val="20"/>
                <w:szCs w:val="20"/>
              </w:rPr>
              <w:t>4Q’26 or 1Q’27</w:t>
            </w:r>
          </w:p>
        </w:tc>
      </w:tr>
      <w:tr w:rsidR="00D816CF" w:rsidRPr="00E11C44" w14:paraId="0CC3DA0C" w14:textId="77777777" w:rsidTr="008271B9">
        <w:trPr>
          <w:cantSplit/>
          <w:trHeight w:val="720"/>
          <w:jc w:val="center"/>
        </w:trPr>
        <w:tc>
          <w:tcPr>
            <w:tcW w:w="1165" w:type="dxa"/>
            <w:vAlign w:val="center"/>
          </w:tcPr>
          <w:p w14:paraId="166BFF87" w14:textId="0877772B" w:rsidR="00D816CF" w:rsidRPr="00F60438" w:rsidRDefault="00D816CF" w:rsidP="00D816CF">
            <w:pPr>
              <w:jc w:val="center"/>
              <w:rPr>
                <w:color w:val="000000"/>
                <w:sz w:val="20"/>
                <w:szCs w:val="20"/>
              </w:rPr>
            </w:pPr>
            <w:r w:rsidRPr="00F60438">
              <w:rPr>
                <w:color w:val="000000"/>
                <w:sz w:val="20"/>
                <w:szCs w:val="20"/>
              </w:rPr>
              <w:t>OT016C</w:t>
            </w:r>
          </w:p>
        </w:tc>
        <w:tc>
          <w:tcPr>
            <w:tcW w:w="1350" w:type="dxa"/>
            <w:vAlign w:val="center"/>
          </w:tcPr>
          <w:p w14:paraId="483698B6" w14:textId="6ECEC231" w:rsidR="00D816CF" w:rsidRPr="00F60438" w:rsidRDefault="00D816CF" w:rsidP="00D816CF">
            <w:pPr>
              <w:jc w:val="center"/>
              <w:rPr>
                <w:color w:val="000000"/>
                <w:sz w:val="20"/>
                <w:szCs w:val="20"/>
              </w:rPr>
            </w:pPr>
            <w:r w:rsidRPr="00F60438">
              <w:rPr>
                <w:color w:val="000000"/>
                <w:sz w:val="20"/>
                <w:szCs w:val="20"/>
              </w:rPr>
              <w:t>Aug. 2026</w:t>
            </w:r>
          </w:p>
        </w:tc>
        <w:tc>
          <w:tcPr>
            <w:tcW w:w="1728" w:type="dxa"/>
            <w:shd w:val="clear" w:color="auto" w:fill="FFFFFF"/>
            <w:vAlign w:val="center"/>
          </w:tcPr>
          <w:p w14:paraId="718D6092" w14:textId="3E524D8B" w:rsidR="00D816CF" w:rsidRPr="00F60438" w:rsidRDefault="00D816CF" w:rsidP="00D816CF">
            <w:pPr>
              <w:jc w:val="center"/>
              <w:rPr>
                <w:color w:val="000000"/>
                <w:sz w:val="20"/>
                <w:szCs w:val="20"/>
              </w:rPr>
            </w:pPr>
            <w:r w:rsidRPr="00092B22">
              <w:rPr>
                <w:color w:val="000000"/>
                <w:sz w:val="20"/>
                <w:szCs w:val="20"/>
              </w:rPr>
              <w:t>Quarterly Groundwater Sampling</w:t>
            </w:r>
          </w:p>
        </w:tc>
        <w:tc>
          <w:tcPr>
            <w:tcW w:w="1818" w:type="dxa"/>
            <w:vAlign w:val="center"/>
          </w:tcPr>
          <w:p w14:paraId="57BEB4CD" w14:textId="4D0AFE24" w:rsidR="00D816CF" w:rsidRPr="00F60438" w:rsidRDefault="00D816CF" w:rsidP="00D816CF">
            <w:pPr>
              <w:jc w:val="center"/>
              <w:rPr>
                <w:color w:val="000000"/>
                <w:sz w:val="20"/>
                <w:szCs w:val="20"/>
              </w:rPr>
            </w:pPr>
            <w:r w:rsidRPr="00A01CFF">
              <w:rPr>
                <w:color w:val="000000"/>
                <w:sz w:val="20"/>
                <w:szCs w:val="20"/>
              </w:rPr>
              <w:t>2Q’26 (Apr-Jun) sampling event</w:t>
            </w:r>
          </w:p>
        </w:tc>
        <w:tc>
          <w:tcPr>
            <w:tcW w:w="1800" w:type="dxa"/>
            <w:vAlign w:val="center"/>
          </w:tcPr>
          <w:p w14:paraId="39C497BA" w14:textId="77777777" w:rsidR="00D816CF" w:rsidRDefault="00D816CF" w:rsidP="00D816CF">
            <w:pPr>
              <w:rPr>
                <w:color w:val="000000"/>
                <w:sz w:val="20"/>
                <w:szCs w:val="20"/>
              </w:rPr>
            </w:pPr>
            <w:r w:rsidRPr="00F67713">
              <w:rPr>
                <w:color w:val="000000"/>
                <w:sz w:val="20"/>
                <w:szCs w:val="20"/>
              </w:rPr>
              <w:t xml:space="preserve">Quarterly </w:t>
            </w:r>
            <w:proofErr w:type="spellStart"/>
            <w:r w:rsidRPr="00F67713">
              <w:rPr>
                <w:color w:val="000000"/>
                <w:sz w:val="20"/>
                <w:szCs w:val="20"/>
              </w:rPr>
              <w:t>Rpts</w:t>
            </w:r>
            <w:proofErr w:type="spellEnd"/>
            <w:r w:rsidRPr="00F67713">
              <w:rPr>
                <w:color w:val="000000"/>
                <w:sz w:val="20"/>
                <w:szCs w:val="20"/>
              </w:rPr>
              <w:t xml:space="preserve"> (3Q25 to 2Q26)</w:t>
            </w:r>
          </w:p>
          <w:p w14:paraId="45FD7C95" w14:textId="77777777" w:rsidR="00D816CF" w:rsidRDefault="00D816CF" w:rsidP="00D816CF">
            <w:pPr>
              <w:rPr>
                <w:color w:val="000000"/>
                <w:sz w:val="20"/>
                <w:szCs w:val="20"/>
              </w:rPr>
            </w:pPr>
          </w:p>
          <w:p w14:paraId="4A2B0EBD" w14:textId="28A13AF2" w:rsidR="00D816CF" w:rsidRPr="00F60438" w:rsidRDefault="00D816CF" w:rsidP="00D816CF">
            <w:pPr>
              <w:jc w:val="center"/>
              <w:rPr>
                <w:color w:val="000000"/>
                <w:sz w:val="20"/>
                <w:szCs w:val="20"/>
              </w:rPr>
            </w:pPr>
            <w:r w:rsidRPr="007F2F11">
              <w:rPr>
                <w:color w:val="000000"/>
                <w:sz w:val="20"/>
                <w:szCs w:val="20"/>
              </w:rPr>
              <w:t xml:space="preserve">2025 </w:t>
            </w:r>
            <w:r>
              <w:rPr>
                <w:color w:val="000000"/>
                <w:sz w:val="20"/>
                <w:szCs w:val="20"/>
              </w:rPr>
              <w:t>A</w:t>
            </w:r>
            <w:r w:rsidRPr="007F2F11">
              <w:rPr>
                <w:color w:val="000000"/>
                <w:sz w:val="20"/>
                <w:szCs w:val="20"/>
              </w:rPr>
              <w:t>nnual CMIPR (3Q’24- 2Q’25 sample events)</w:t>
            </w:r>
          </w:p>
        </w:tc>
        <w:tc>
          <w:tcPr>
            <w:tcW w:w="1584" w:type="dxa"/>
            <w:vAlign w:val="center"/>
          </w:tcPr>
          <w:p w14:paraId="70E14292" w14:textId="1A40CD41" w:rsidR="00D816CF" w:rsidRPr="00F60438" w:rsidRDefault="00D816CF" w:rsidP="00D816CF">
            <w:pPr>
              <w:jc w:val="center"/>
              <w:rPr>
                <w:color w:val="000000"/>
                <w:sz w:val="20"/>
                <w:szCs w:val="20"/>
              </w:rPr>
            </w:pPr>
            <w:r w:rsidRPr="009247BC">
              <w:rPr>
                <w:color w:val="000000"/>
                <w:sz w:val="20"/>
                <w:szCs w:val="20"/>
              </w:rPr>
              <w:t>4Q’26 or 1Q’27</w:t>
            </w:r>
          </w:p>
        </w:tc>
      </w:tr>
      <w:tr w:rsidR="00D816CF" w:rsidRPr="00E11C44" w14:paraId="2DC33CE1" w14:textId="77777777" w:rsidTr="008271B9">
        <w:trPr>
          <w:cantSplit/>
          <w:trHeight w:val="720"/>
          <w:jc w:val="center"/>
        </w:trPr>
        <w:tc>
          <w:tcPr>
            <w:tcW w:w="1165" w:type="dxa"/>
            <w:vAlign w:val="center"/>
          </w:tcPr>
          <w:p w14:paraId="5090AD57" w14:textId="3715A7E5" w:rsidR="00D816CF" w:rsidRPr="00F60438" w:rsidRDefault="00D816CF" w:rsidP="00D816CF">
            <w:pPr>
              <w:jc w:val="center"/>
              <w:rPr>
                <w:color w:val="000000"/>
                <w:sz w:val="20"/>
                <w:szCs w:val="20"/>
              </w:rPr>
            </w:pPr>
            <w:r w:rsidRPr="00F60438">
              <w:rPr>
                <w:color w:val="000000"/>
                <w:sz w:val="20"/>
                <w:szCs w:val="20"/>
              </w:rPr>
              <w:t>OT016D</w:t>
            </w:r>
          </w:p>
        </w:tc>
        <w:tc>
          <w:tcPr>
            <w:tcW w:w="1350" w:type="dxa"/>
            <w:vAlign w:val="center"/>
          </w:tcPr>
          <w:p w14:paraId="5956B82C" w14:textId="0CFCC771" w:rsidR="00D816CF" w:rsidRPr="00F60438" w:rsidRDefault="00D816CF" w:rsidP="00D816CF">
            <w:pPr>
              <w:jc w:val="center"/>
              <w:rPr>
                <w:color w:val="000000"/>
                <w:sz w:val="20"/>
                <w:szCs w:val="20"/>
              </w:rPr>
            </w:pPr>
            <w:r w:rsidRPr="00F60438">
              <w:rPr>
                <w:color w:val="000000"/>
                <w:sz w:val="20"/>
                <w:szCs w:val="20"/>
              </w:rPr>
              <w:t>Aug. 2026</w:t>
            </w:r>
          </w:p>
        </w:tc>
        <w:tc>
          <w:tcPr>
            <w:tcW w:w="1728" w:type="dxa"/>
            <w:shd w:val="clear" w:color="auto" w:fill="FFFFFF"/>
            <w:vAlign w:val="center"/>
          </w:tcPr>
          <w:p w14:paraId="6EE45A74" w14:textId="4B25DD83" w:rsidR="00D816CF" w:rsidRPr="00F60438" w:rsidRDefault="00D816CF" w:rsidP="00D816CF">
            <w:pPr>
              <w:jc w:val="center"/>
              <w:rPr>
                <w:color w:val="000000"/>
                <w:sz w:val="20"/>
                <w:szCs w:val="20"/>
              </w:rPr>
            </w:pPr>
            <w:r w:rsidRPr="00D95810">
              <w:rPr>
                <w:color w:val="000000"/>
                <w:sz w:val="20"/>
                <w:szCs w:val="20"/>
              </w:rPr>
              <w:t>Annual GW Sampling Event</w:t>
            </w:r>
          </w:p>
        </w:tc>
        <w:tc>
          <w:tcPr>
            <w:tcW w:w="1818" w:type="dxa"/>
            <w:vAlign w:val="center"/>
          </w:tcPr>
          <w:p w14:paraId="496F189D" w14:textId="651C9A58" w:rsidR="00D816CF" w:rsidRPr="00F60438" w:rsidRDefault="00D816CF" w:rsidP="00D816CF">
            <w:pPr>
              <w:jc w:val="center"/>
              <w:rPr>
                <w:color w:val="000000"/>
                <w:sz w:val="20"/>
                <w:szCs w:val="20"/>
              </w:rPr>
            </w:pPr>
            <w:r w:rsidRPr="007B57EA">
              <w:rPr>
                <w:color w:val="000000"/>
                <w:sz w:val="20"/>
                <w:szCs w:val="20"/>
              </w:rPr>
              <w:t>2Q’26 annual sampling event.</w:t>
            </w:r>
          </w:p>
        </w:tc>
        <w:tc>
          <w:tcPr>
            <w:tcW w:w="1800" w:type="dxa"/>
            <w:vAlign w:val="center"/>
          </w:tcPr>
          <w:p w14:paraId="46101E45" w14:textId="7935769B" w:rsidR="00D816CF" w:rsidRPr="00F60438" w:rsidRDefault="00D816CF" w:rsidP="00D816CF">
            <w:pPr>
              <w:jc w:val="center"/>
              <w:rPr>
                <w:color w:val="000000"/>
                <w:sz w:val="20"/>
                <w:szCs w:val="20"/>
              </w:rPr>
            </w:pPr>
            <w:r w:rsidRPr="00643045">
              <w:rPr>
                <w:color w:val="000000"/>
                <w:sz w:val="20"/>
                <w:szCs w:val="20"/>
              </w:rPr>
              <w:t xml:space="preserve">Annual CMIPR report before end of </w:t>
            </w:r>
            <w:proofErr w:type="spellStart"/>
            <w:r w:rsidRPr="00643045">
              <w:rPr>
                <w:color w:val="000000"/>
                <w:sz w:val="20"/>
                <w:szCs w:val="20"/>
              </w:rPr>
              <w:t>PoP</w:t>
            </w:r>
            <w:proofErr w:type="spellEnd"/>
          </w:p>
        </w:tc>
        <w:tc>
          <w:tcPr>
            <w:tcW w:w="1584" w:type="dxa"/>
            <w:vAlign w:val="center"/>
          </w:tcPr>
          <w:p w14:paraId="736611BC" w14:textId="0817B935" w:rsidR="00D816CF" w:rsidRPr="00F60438" w:rsidRDefault="00D816CF" w:rsidP="00D816CF">
            <w:pPr>
              <w:jc w:val="center"/>
              <w:rPr>
                <w:color w:val="000000"/>
                <w:sz w:val="20"/>
                <w:szCs w:val="20"/>
              </w:rPr>
            </w:pPr>
            <w:r w:rsidRPr="00BA42A8">
              <w:rPr>
                <w:color w:val="000000"/>
                <w:sz w:val="20"/>
                <w:szCs w:val="20"/>
              </w:rPr>
              <w:t>Annual Sampling 2Q’27</w:t>
            </w:r>
          </w:p>
        </w:tc>
      </w:tr>
      <w:tr w:rsidR="00D816CF" w:rsidRPr="00E11C44" w14:paraId="1D45BC70" w14:textId="77777777" w:rsidTr="008271B9">
        <w:trPr>
          <w:cantSplit/>
          <w:trHeight w:val="720"/>
          <w:jc w:val="center"/>
        </w:trPr>
        <w:tc>
          <w:tcPr>
            <w:tcW w:w="1165" w:type="dxa"/>
            <w:vAlign w:val="center"/>
          </w:tcPr>
          <w:p w14:paraId="360346A6" w14:textId="6EA97E74" w:rsidR="00D816CF" w:rsidRPr="00F60438" w:rsidRDefault="00D816CF" w:rsidP="00D816CF">
            <w:pPr>
              <w:jc w:val="center"/>
              <w:rPr>
                <w:color w:val="000000"/>
                <w:sz w:val="20"/>
                <w:szCs w:val="20"/>
              </w:rPr>
            </w:pPr>
            <w:r w:rsidRPr="00F60438">
              <w:rPr>
                <w:color w:val="000000"/>
                <w:sz w:val="20"/>
                <w:szCs w:val="20"/>
              </w:rPr>
              <w:t>SD033</w:t>
            </w:r>
          </w:p>
        </w:tc>
        <w:tc>
          <w:tcPr>
            <w:tcW w:w="1350" w:type="dxa"/>
            <w:vAlign w:val="center"/>
          </w:tcPr>
          <w:p w14:paraId="36BA3003" w14:textId="1AFDC11A" w:rsidR="00D816CF" w:rsidRPr="00F60438" w:rsidRDefault="00D816CF" w:rsidP="00D816CF">
            <w:pPr>
              <w:jc w:val="center"/>
              <w:rPr>
                <w:color w:val="000000"/>
                <w:sz w:val="20"/>
                <w:szCs w:val="20"/>
              </w:rPr>
            </w:pPr>
            <w:r w:rsidRPr="00F60438">
              <w:rPr>
                <w:color w:val="000000"/>
                <w:sz w:val="20"/>
                <w:szCs w:val="20"/>
              </w:rPr>
              <w:t>Aug. 2026</w:t>
            </w:r>
          </w:p>
        </w:tc>
        <w:tc>
          <w:tcPr>
            <w:tcW w:w="1728" w:type="dxa"/>
            <w:shd w:val="clear" w:color="auto" w:fill="FFFFFF"/>
            <w:vAlign w:val="center"/>
          </w:tcPr>
          <w:p w14:paraId="1FD0B789" w14:textId="1542271B" w:rsidR="00D816CF" w:rsidRPr="00F60438" w:rsidRDefault="00D816CF" w:rsidP="00D816CF">
            <w:pPr>
              <w:jc w:val="center"/>
              <w:rPr>
                <w:color w:val="000000"/>
                <w:sz w:val="20"/>
                <w:szCs w:val="20"/>
              </w:rPr>
            </w:pPr>
            <w:r w:rsidRPr="00D95810">
              <w:rPr>
                <w:color w:val="000000"/>
                <w:sz w:val="20"/>
                <w:szCs w:val="20"/>
              </w:rPr>
              <w:t>Annual GW Sampling Event</w:t>
            </w:r>
          </w:p>
        </w:tc>
        <w:tc>
          <w:tcPr>
            <w:tcW w:w="1818" w:type="dxa"/>
            <w:vAlign w:val="center"/>
          </w:tcPr>
          <w:p w14:paraId="251DD172" w14:textId="250BB3C9" w:rsidR="00D816CF" w:rsidRPr="00F60438" w:rsidRDefault="00D816CF" w:rsidP="00D816CF">
            <w:pPr>
              <w:jc w:val="center"/>
              <w:rPr>
                <w:color w:val="000000"/>
                <w:sz w:val="20"/>
                <w:szCs w:val="20"/>
              </w:rPr>
            </w:pPr>
            <w:r w:rsidRPr="00772B2D">
              <w:rPr>
                <w:color w:val="000000"/>
                <w:sz w:val="20"/>
                <w:szCs w:val="20"/>
              </w:rPr>
              <w:t>Annual Sampling in  2Q’26</w:t>
            </w:r>
          </w:p>
        </w:tc>
        <w:tc>
          <w:tcPr>
            <w:tcW w:w="1800" w:type="dxa"/>
            <w:vAlign w:val="center"/>
          </w:tcPr>
          <w:p w14:paraId="03F8D19E" w14:textId="7E5E86BB" w:rsidR="00D816CF" w:rsidRPr="00F60438" w:rsidRDefault="00D816CF" w:rsidP="00D816CF">
            <w:pPr>
              <w:jc w:val="center"/>
              <w:rPr>
                <w:color w:val="000000"/>
                <w:sz w:val="20"/>
                <w:szCs w:val="20"/>
              </w:rPr>
            </w:pPr>
            <w:r w:rsidRPr="00AF57EE">
              <w:rPr>
                <w:color w:val="000000"/>
                <w:sz w:val="20"/>
                <w:szCs w:val="20"/>
              </w:rPr>
              <w:t xml:space="preserve">Annual report prior to end of </w:t>
            </w:r>
            <w:proofErr w:type="spellStart"/>
            <w:r w:rsidRPr="00AF57EE">
              <w:rPr>
                <w:color w:val="000000"/>
                <w:sz w:val="20"/>
                <w:szCs w:val="20"/>
              </w:rPr>
              <w:t>PoP</w:t>
            </w:r>
            <w:proofErr w:type="spellEnd"/>
          </w:p>
        </w:tc>
        <w:tc>
          <w:tcPr>
            <w:tcW w:w="1584" w:type="dxa"/>
            <w:vAlign w:val="center"/>
          </w:tcPr>
          <w:p w14:paraId="7B8E4DA5" w14:textId="4EB9B3F8" w:rsidR="00D816CF" w:rsidRPr="00F60438" w:rsidRDefault="00D816CF" w:rsidP="00D816CF">
            <w:pPr>
              <w:jc w:val="center"/>
              <w:rPr>
                <w:color w:val="000000"/>
                <w:sz w:val="20"/>
                <w:szCs w:val="20"/>
              </w:rPr>
            </w:pPr>
            <w:r w:rsidRPr="00BA42A8">
              <w:rPr>
                <w:color w:val="000000"/>
                <w:sz w:val="20"/>
                <w:szCs w:val="20"/>
              </w:rPr>
              <w:t>Annual Sampling 2Q’27</w:t>
            </w:r>
          </w:p>
        </w:tc>
      </w:tr>
      <w:tr w:rsidR="00D816CF" w:rsidRPr="00E11C44" w14:paraId="191CCD10" w14:textId="77777777" w:rsidTr="008271B9">
        <w:trPr>
          <w:cantSplit/>
          <w:trHeight w:val="720"/>
          <w:jc w:val="center"/>
        </w:trPr>
        <w:tc>
          <w:tcPr>
            <w:tcW w:w="1165" w:type="dxa"/>
            <w:vAlign w:val="center"/>
          </w:tcPr>
          <w:p w14:paraId="175AD428" w14:textId="6E5D870E" w:rsidR="00D816CF" w:rsidRPr="00F60438" w:rsidRDefault="00D816CF" w:rsidP="00D816CF">
            <w:pPr>
              <w:jc w:val="center"/>
              <w:rPr>
                <w:color w:val="000000"/>
                <w:sz w:val="20"/>
                <w:szCs w:val="20"/>
              </w:rPr>
            </w:pPr>
            <w:r w:rsidRPr="00F60438">
              <w:rPr>
                <w:color w:val="000000"/>
                <w:sz w:val="20"/>
                <w:szCs w:val="20"/>
              </w:rPr>
              <w:lastRenderedPageBreak/>
              <w:t>SS015</w:t>
            </w:r>
          </w:p>
        </w:tc>
        <w:tc>
          <w:tcPr>
            <w:tcW w:w="1350" w:type="dxa"/>
            <w:vAlign w:val="center"/>
          </w:tcPr>
          <w:p w14:paraId="1289B03E" w14:textId="13E5C2A9" w:rsidR="00D816CF" w:rsidRPr="00F60438" w:rsidRDefault="00D816CF" w:rsidP="00D816CF">
            <w:pPr>
              <w:jc w:val="center"/>
              <w:rPr>
                <w:color w:val="000000"/>
                <w:sz w:val="20"/>
                <w:szCs w:val="20"/>
              </w:rPr>
            </w:pPr>
            <w:r w:rsidRPr="00F60438">
              <w:rPr>
                <w:color w:val="000000"/>
                <w:sz w:val="20"/>
                <w:szCs w:val="20"/>
              </w:rPr>
              <w:t>Aug. 2026</w:t>
            </w:r>
          </w:p>
        </w:tc>
        <w:tc>
          <w:tcPr>
            <w:tcW w:w="1728" w:type="dxa"/>
            <w:shd w:val="clear" w:color="auto" w:fill="FFFFFF"/>
            <w:vAlign w:val="center"/>
          </w:tcPr>
          <w:p w14:paraId="473AE65B" w14:textId="559E50E4" w:rsidR="00D816CF" w:rsidRPr="00F60438" w:rsidRDefault="00D816CF" w:rsidP="00D816CF">
            <w:pPr>
              <w:jc w:val="center"/>
              <w:rPr>
                <w:color w:val="000000"/>
                <w:sz w:val="20"/>
                <w:szCs w:val="20"/>
              </w:rPr>
            </w:pPr>
            <w:r w:rsidRPr="00D95810">
              <w:rPr>
                <w:color w:val="000000"/>
                <w:sz w:val="20"/>
                <w:szCs w:val="20"/>
              </w:rPr>
              <w:t>Annual GW Sampling Event</w:t>
            </w:r>
          </w:p>
        </w:tc>
        <w:tc>
          <w:tcPr>
            <w:tcW w:w="1818" w:type="dxa"/>
            <w:vAlign w:val="center"/>
          </w:tcPr>
          <w:p w14:paraId="39A414DD" w14:textId="632E18AB" w:rsidR="00D816CF" w:rsidRPr="00F60438" w:rsidRDefault="00D816CF" w:rsidP="00D816CF">
            <w:pPr>
              <w:jc w:val="center"/>
              <w:rPr>
                <w:color w:val="000000"/>
                <w:sz w:val="20"/>
                <w:szCs w:val="20"/>
              </w:rPr>
            </w:pPr>
            <w:r w:rsidRPr="00A01CFF">
              <w:rPr>
                <w:color w:val="000000"/>
                <w:sz w:val="20"/>
                <w:szCs w:val="20"/>
              </w:rPr>
              <w:t>2Q’26 (Apr-Jun) sampling event</w:t>
            </w:r>
          </w:p>
        </w:tc>
        <w:tc>
          <w:tcPr>
            <w:tcW w:w="1800" w:type="dxa"/>
            <w:vAlign w:val="center"/>
          </w:tcPr>
          <w:p w14:paraId="7A754883" w14:textId="77777777" w:rsidR="00D816CF" w:rsidRDefault="00D816CF" w:rsidP="00D816CF">
            <w:pPr>
              <w:rPr>
                <w:color w:val="000000"/>
                <w:sz w:val="20"/>
                <w:szCs w:val="20"/>
              </w:rPr>
            </w:pPr>
            <w:r w:rsidRPr="00F67713">
              <w:rPr>
                <w:color w:val="000000"/>
                <w:sz w:val="20"/>
                <w:szCs w:val="20"/>
              </w:rPr>
              <w:t xml:space="preserve">Quarterly </w:t>
            </w:r>
            <w:proofErr w:type="spellStart"/>
            <w:r w:rsidRPr="00F67713">
              <w:rPr>
                <w:color w:val="000000"/>
                <w:sz w:val="20"/>
                <w:szCs w:val="20"/>
              </w:rPr>
              <w:t>Rpts</w:t>
            </w:r>
            <w:proofErr w:type="spellEnd"/>
            <w:r w:rsidRPr="00F67713">
              <w:rPr>
                <w:color w:val="000000"/>
                <w:sz w:val="20"/>
                <w:szCs w:val="20"/>
              </w:rPr>
              <w:t xml:space="preserve"> (3Q25 to 2Q26)</w:t>
            </w:r>
          </w:p>
          <w:p w14:paraId="006BC095" w14:textId="77777777" w:rsidR="00D816CF" w:rsidRDefault="00D816CF" w:rsidP="00D816CF">
            <w:pPr>
              <w:rPr>
                <w:color w:val="000000"/>
                <w:sz w:val="20"/>
                <w:szCs w:val="20"/>
              </w:rPr>
            </w:pPr>
          </w:p>
          <w:p w14:paraId="66C13A06" w14:textId="40C7B253" w:rsidR="00D816CF" w:rsidRPr="00F60438" w:rsidRDefault="00D816CF" w:rsidP="00D816CF">
            <w:pPr>
              <w:jc w:val="center"/>
              <w:rPr>
                <w:color w:val="000000"/>
                <w:sz w:val="20"/>
                <w:szCs w:val="20"/>
              </w:rPr>
            </w:pPr>
            <w:r w:rsidRPr="007F2F11">
              <w:rPr>
                <w:color w:val="000000"/>
                <w:sz w:val="20"/>
                <w:szCs w:val="20"/>
              </w:rPr>
              <w:t xml:space="preserve">2025 </w:t>
            </w:r>
            <w:r>
              <w:rPr>
                <w:color w:val="000000"/>
                <w:sz w:val="20"/>
                <w:szCs w:val="20"/>
              </w:rPr>
              <w:t>A</w:t>
            </w:r>
            <w:r w:rsidRPr="007F2F11">
              <w:rPr>
                <w:color w:val="000000"/>
                <w:sz w:val="20"/>
                <w:szCs w:val="20"/>
              </w:rPr>
              <w:t>nnual CMIPR (3Q’24- 2Q’25 sample events)</w:t>
            </w:r>
          </w:p>
        </w:tc>
        <w:tc>
          <w:tcPr>
            <w:tcW w:w="1584" w:type="dxa"/>
            <w:vAlign w:val="center"/>
          </w:tcPr>
          <w:p w14:paraId="1DDBECEC" w14:textId="4DB65110" w:rsidR="00D816CF" w:rsidRPr="00F60438" w:rsidRDefault="00D816CF" w:rsidP="00D816CF">
            <w:pPr>
              <w:jc w:val="center"/>
              <w:rPr>
                <w:color w:val="000000"/>
                <w:sz w:val="20"/>
                <w:szCs w:val="20"/>
              </w:rPr>
            </w:pPr>
            <w:r w:rsidRPr="00BA42A8">
              <w:rPr>
                <w:color w:val="000000"/>
                <w:sz w:val="20"/>
                <w:szCs w:val="20"/>
              </w:rPr>
              <w:t>Annual Sampling 2Q’27</w:t>
            </w:r>
          </w:p>
        </w:tc>
      </w:tr>
      <w:tr w:rsidR="00D816CF" w:rsidRPr="00E11C44" w14:paraId="572FE8D2" w14:textId="77777777" w:rsidTr="008271B9">
        <w:trPr>
          <w:cantSplit/>
          <w:trHeight w:val="720"/>
          <w:jc w:val="center"/>
        </w:trPr>
        <w:tc>
          <w:tcPr>
            <w:tcW w:w="1165" w:type="dxa"/>
            <w:vAlign w:val="center"/>
          </w:tcPr>
          <w:p w14:paraId="00F3A28D" w14:textId="26E1077C" w:rsidR="00D816CF" w:rsidRPr="00F60438" w:rsidRDefault="00D816CF" w:rsidP="00D816CF">
            <w:pPr>
              <w:jc w:val="center"/>
              <w:rPr>
                <w:color w:val="000000"/>
                <w:sz w:val="20"/>
                <w:szCs w:val="20"/>
              </w:rPr>
            </w:pPr>
            <w:r w:rsidRPr="00F60438">
              <w:rPr>
                <w:color w:val="000000"/>
                <w:sz w:val="20"/>
                <w:szCs w:val="20"/>
              </w:rPr>
              <w:t>SS035</w:t>
            </w:r>
          </w:p>
        </w:tc>
        <w:tc>
          <w:tcPr>
            <w:tcW w:w="1350" w:type="dxa"/>
            <w:vAlign w:val="center"/>
          </w:tcPr>
          <w:p w14:paraId="1DAFB67E" w14:textId="70699A6B" w:rsidR="00D816CF" w:rsidRPr="00F60438" w:rsidRDefault="00D816CF" w:rsidP="00D816CF">
            <w:pPr>
              <w:jc w:val="center"/>
              <w:rPr>
                <w:color w:val="000000"/>
                <w:sz w:val="20"/>
                <w:szCs w:val="20"/>
              </w:rPr>
            </w:pPr>
            <w:r w:rsidRPr="00F60438">
              <w:rPr>
                <w:color w:val="000000"/>
                <w:sz w:val="20"/>
                <w:szCs w:val="20"/>
              </w:rPr>
              <w:t>Aug. 2026</w:t>
            </w:r>
          </w:p>
        </w:tc>
        <w:tc>
          <w:tcPr>
            <w:tcW w:w="1728" w:type="dxa"/>
            <w:shd w:val="clear" w:color="auto" w:fill="FFFFFF"/>
            <w:vAlign w:val="center"/>
          </w:tcPr>
          <w:p w14:paraId="5F2596EC" w14:textId="77777777" w:rsidR="00D816CF" w:rsidRDefault="00D816CF" w:rsidP="00D816CF">
            <w:pPr>
              <w:jc w:val="center"/>
              <w:rPr>
                <w:color w:val="000000"/>
                <w:sz w:val="20"/>
                <w:szCs w:val="20"/>
              </w:rPr>
            </w:pPr>
            <w:r w:rsidRPr="00092B22">
              <w:rPr>
                <w:color w:val="000000"/>
                <w:sz w:val="20"/>
                <w:szCs w:val="20"/>
              </w:rPr>
              <w:t>Quarterly Groundwater Sampling</w:t>
            </w:r>
          </w:p>
          <w:p w14:paraId="7523747C" w14:textId="77777777" w:rsidR="00D816CF" w:rsidRDefault="00D816CF" w:rsidP="00D816CF">
            <w:pPr>
              <w:jc w:val="center"/>
              <w:rPr>
                <w:color w:val="000000"/>
                <w:sz w:val="20"/>
                <w:szCs w:val="20"/>
              </w:rPr>
            </w:pPr>
          </w:p>
          <w:p w14:paraId="78F8CD3F" w14:textId="346E8D71" w:rsidR="00D816CF" w:rsidRPr="00F60438" w:rsidRDefault="00D816CF" w:rsidP="00D816CF">
            <w:pPr>
              <w:jc w:val="center"/>
              <w:rPr>
                <w:color w:val="000000"/>
                <w:sz w:val="20"/>
                <w:szCs w:val="20"/>
              </w:rPr>
            </w:pPr>
            <w:r w:rsidRPr="00391DC1">
              <w:rPr>
                <w:color w:val="000000"/>
                <w:sz w:val="20"/>
                <w:szCs w:val="20"/>
              </w:rPr>
              <w:t>Base Drinking Water Well Sampling (monthly sampling at BW#3, quarterly sampling at BW #4 &amp; #5)</w:t>
            </w:r>
          </w:p>
        </w:tc>
        <w:tc>
          <w:tcPr>
            <w:tcW w:w="1818" w:type="dxa"/>
            <w:vAlign w:val="center"/>
          </w:tcPr>
          <w:p w14:paraId="7BE6EE8B" w14:textId="23DE6258" w:rsidR="00D816CF" w:rsidRPr="00F60438" w:rsidRDefault="00D816CF" w:rsidP="00D816CF">
            <w:pPr>
              <w:jc w:val="center"/>
              <w:rPr>
                <w:color w:val="000000"/>
                <w:sz w:val="20"/>
                <w:szCs w:val="20"/>
              </w:rPr>
            </w:pPr>
            <w:r w:rsidRPr="00A01CFF">
              <w:rPr>
                <w:color w:val="000000"/>
                <w:sz w:val="20"/>
                <w:szCs w:val="20"/>
              </w:rPr>
              <w:t>2Q’26 (Apr-Jun) sampling event</w:t>
            </w:r>
          </w:p>
        </w:tc>
        <w:tc>
          <w:tcPr>
            <w:tcW w:w="1800" w:type="dxa"/>
            <w:vAlign w:val="center"/>
          </w:tcPr>
          <w:p w14:paraId="256F84B7" w14:textId="77777777" w:rsidR="00D816CF" w:rsidRDefault="00D816CF" w:rsidP="00D816CF">
            <w:pPr>
              <w:rPr>
                <w:color w:val="000000"/>
                <w:sz w:val="20"/>
                <w:szCs w:val="20"/>
              </w:rPr>
            </w:pPr>
            <w:r w:rsidRPr="00F67713">
              <w:rPr>
                <w:color w:val="000000"/>
                <w:sz w:val="20"/>
                <w:szCs w:val="20"/>
              </w:rPr>
              <w:t xml:space="preserve">Quarterly </w:t>
            </w:r>
            <w:proofErr w:type="spellStart"/>
            <w:r w:rsidRPr="00F67713">
              <w:rPr>
                <w:color w:val="000000"/>
                <w:sz w:val="20"/>
                <w:szCs w:val="20"/>
              </w:rPr>
              <w:t>Rpts</w:t>
            </w:r>
            <w:proofErr w:type="spellEnd"/>
            <w:r w:rsidRPr="00F67713">
              <w:rPr>
                <w:color w:val="000000"/>
                <w:sz w:val="20"/>
                <w:szCs w:val="20"/>
              </w:rPr>
              <w:t xml:space="preserve"> (3Q25 to 2Q26)</w:t>
            </w:r>
          </w:p>
          <w:p w14:paraId="4243238B" w14:textId="77777777" w:rsidR="00D816CF" w:rsidRDefault="00D816CF" w:rsidP="00D816CF">
            <w:pPr>
              <w:rPr>
                <w:color w:val="000000"/>
                <w:sz w:val="20"/>
                <w:szCs w:val="20"/>
              </w:rPr>
            </w:pPr>
          </w:p>
          <w:p w14:paraId="655A4E71" w14:textId="24B754C7" w:rsidR="00D816CF" w:rsidRPr="00F60438" w:rsidRDefault="00D816CF" w:rsidP="00D816CF">
            <w:pPr>
              <w:jc w:val="center"/>
              <w:rPr>
                <w:color w:val="000000"/>
                <w:sz w:val="20"/>
                <w:szCs w:val="20"/>
              </w:rPr>
            </w:pPr>
            <w:r w:rsidRPr="007F2F11">
              <w:rPr>
                <w:color w:val="000000"/>
                <w:sz w:val="20"/>
                <w:szCs w:val="20"/>
              </w:rPr>
              <w:t xml:space="preserve">2025 </w:t>
            </w:r>
            <w:r>
              <w:rPr>
                <w:color w:val="000000"/>
                <w:sz w:val="20"/>
                <w:szCs w:val="20"/>
              </w:rPr>
              <w:t>A</w:t>
            </w:r>
            <w:r w:rsidRPr="007F2F11">
              <w:rPr>
                <w:color w:val="000000"/>
                <w:sz w:val="20"/>
                <w:szCs w:val="20"/>
              </w:rPr>
              <w:t>nnual CMIPR (3Q’24- 2Q’25 sample events)</w:t>
            </w:r>
          </w:p>
        </w:tc>
        <w:tc>
          <w:tcPr>
            <w:tcW w:w="1584" w:type="dxa"/>
            <w:vAlign w:val="center"/>
          </w:tcPr>
          <w:p w14:paraId="5480404F" w14:textId="15691493" w:rsidR="00D816CF" w:rsidRPr="00F60438" w:rsidRDefault="00D816CF" w:rsidP="00D816CF">
            <w:pPr>
              <w:jc w:val="center"/>
              <w:rPr>
                <w:color w:val="000000"/>
                <w:sz w:val="20"/>
                <w:szCs w:val="20"/>
              </w:rPr>
            </w:pPr>
            <w:r w:rsidRPr="009247BC">
              <w:rPr>
                <w:color w:val="000000"/>
                <w:sz w:val="20"/>
                <w:szCs w:val="20"/>
              </w:rPr>
              <w:t>4Q’26 or 1Q’27</w:t>
            </w:r>
          </w:p>
        </w:tc>
      </w:tr>
      <w:tr w:rsidR="00D816CF" w:rsidRPr="00E11C44" w14:paraId="7B173BD9" w14:textId="77777777" w:rsidTr="008271B9">
        <w:trPr>
          <w:cantSplit/>
          <w:trHeight w:val="720"/>
          <w:jc w:val="center"/>
        </w:trPr>
        <w:tc>
          <w:tcPr>
            <w:tcW w:w="1165" w:type="dxa"/>
            <w:vAlign w:val="center"/>
          </w:tcPr>
          <w:p w14:paraId="64039D20" w14:textId="771C60C1" w:rsidR="00D816CF" w:rsidRPr="00F60438" w:rsidRDefault="00D816CF" w:rsidP="00D816CF">
            <w:pPr>
              <w:jc w:val="center"/>
              <w:rPr>
                <w:color w:val="000000"/>
                <w:sz w:val="20"/>
                <w:szCs w:val="20"/>
              </w:rPr>
            </w:pPr>
            <w:r w:rsidRPr="00F60438">
              <w:rPr>
                <w:color w:val="000000"/>
                <w:sz w:val="20"/>
                <w:szCs w:val="20"/>
              </w:rPr>
              <w:t>SS036</w:t>
            </w:r>
          </w:p>
        </w:tc>
        <w:tc>
          <w:tcPr>
            <w:tcW w:w="1350" w:type="dxa"/>
            <w:vAlign w:val="center"/>
          </w:tcPr>
          <w:p w14:paraId="79AFB07C" w14:textId="1E55F096" w:rsidR="00D816CF" w:rsidRPr="00F60438" w:rsidRDefault="00D816CF" w:rsidP="00D816CF">
            <w:pPr>
              <w:jc w:val="center"/>
              <w:rPr>
                <w:color w:val="000000"/>
                <w:sz w:val="20"/>
                <w:szCs w:val="20"/>
              </w:rPr>
            </w:pPr>
            <w:r w:rsidRPr="00F60438">
              <w:rPr>
                <w:color w:val="000000"/>
                <w:sz w:val="20"/>
                <w:szCs w:val="20"/>
              </w:rPr>
              <w:t>Aug. 2026</w:t>
            </w:r>
          </w:p>
        </w:tc>
        <w:tc>
          <w:tcPr>
            <w:tcW w:w="1728" w:type="dxa"/>
            <w:shd w:val="clear" w:color="auto" w:fill="FFFFFF"/>
            <w:vAlign w:val="center"/>
          </w:tcPr>
          <w:p w14:paraId="64127969" w14:textId="4DE94DEB" w:rsidR="00D816CF" w:rsidRPr="00F60438" w:rsidRDefault="00D816CF" w:rsidP="00D816CF">
            <w:pPr>
              <w:jc w:val="center"/>
              <w:rPr>
                <w:color w:val="000000"/>
                <w:sz w:val="20"/>
                <w:szCs w:val="20"/>
              </w:rPr>
            </w:pPr>
            <w:r w:rsidRPr="00092B22">
              <w:rPr>
                <w:color w:val="000000"/>
                <w:sz w:val="20"/>
                <w:szCs w:val="20"/>
              </w:rPr>
              <w:t>Quarterly Groundwater Sampling</w:t>
            </w:r>
          </w:p>
        </w:tc>
        <w:tc>
          <w:tcPr>
            <w:tcW w:w="1818" w:type="dxa"/>
            <w:vAlign w:val="center"/>
          </w:tcPr>
          <w:p w14:paraId="33C88E6E" w14:textId="3CD93194" w:rsidR="00D816CF" w:rsidRPr="00F60438" w:rsidRDefault="00D816CF" w:rsidP="00D816CF">
            <w:pPr>
              <w:jc w:val="center"/>
              <w:rPr>
                <w:color w:val="000000"/>
                <w:sz w:val="20"/>
                <w:szCs w:val="20"/>
              </w:rPr>
            </w:pPr>
            <w:r w:rsidRPr="00A01CFF">
              <w:rPr>
                <w:color w:val="000000"/>
                <w:sz w:val="20"/>
                <w:szCs w:val="20"/>
              </w:rPr>
              <w:t>2Q’26 (Apr-Jun) sampling event</w:t>
            </w:r>
          </w:p>
        </w:tc>
        <w:tc>
          <w:tcPr>
            <w:tcW w:w="1800" w:type="dxa"/>
            <w:vAlign w:val="center"/>
          </w:tcPr>
          <w:p w14:paraId="734FDB0C" w14:textId="77777777" w:rsidR="00D816CF" w:rsidRDefault="00D816CF" w:rsidP="00D816CF">
            <w:pPr>
              <w:rPr>
                <w:color w:val="000000"/>
                <w:sz w:val="20"/>
                <w:szCs w:val="20"/>
              </w:rPr>
            </w:pPr>
            <w:r w:rsidRPr="00F67713">
              <w:rPr>
                <w:color w:val="000000"/>
                <w:sz w:val="20"/>
                <w:szCs w:val="20"/>
              </w:rPr>
              <w:t xml:space="preserve">Quarterly </w:t>
            </w:r>
            <w:proofErr w:type="spellStart"/>
            <w:r w:rsidRPr="00F67713">
              <w:rPr>
                <w:color w:val="000000"/>
                <w:sz w:val="20"/>
                <w:szCs w:val="20"/>
              </w:rPr>
              <w:t>Rpts</w:t>
            </w:r>
            <w:proofErr w:type="spellEnd"/>
            <w:r w:rsidRPr="00F67713">
              <w:rPr>
                <w:color w:val="000000"/>
                <w:sz w:val="20"/>
                <w:szCs w:val="20"/>
              </w:rPr>
              <w:t xml:space="preserve"> (3Q25 to 2Q26)</w:t>
            </w:r>
          </w:p>
          <w:p w14:paraId="599344DB" w14:textId="77777777" w:rsidR="00D816CF" w:rsidRDefault="00D816CF" w:rsidP="00D816CF">
            <w:pPr>
              <w:rPr>
                <w:color w:val="000000"/>
                <w:sz w:val="20"/>
                <w:szCs w:val="20"/>
              </w:rPr>
            </w:pPr>
          </w:p>
          <w:p w14:paraId="300CF145" w14:textId="01C57C2D" w:rsidR="00D816CF" w:rsidRPr="00F60438" w:rsidRDefault="00D816CF" w:rsidP="00D816CF">
            <w:pPr>
              <w:jc w:val="center"/>
              <w:rPr>
                <w:color w:val="000000"/>
                <w:sz w:val="20"/>
                <w:szCs w:val="20"/>
              </w:rPr>
            </w:pPr>
            <w:r w:rsidRPr="007F2F11">
              <w:rPr>
                <w:color w:val="000000"/>
                <w:sz w:val="20"/>
                <w:szCs w:val="20"/>
              </w:rPr>
              <w:t xml:space="preserve">2025 </w:t>
            </w:r>
            <w:r>
              <w:rPr>
                <w:color w:val="000000"/>
                <w:sz w:val="20"/>
                <w:szCs w:val="20"/>
              </w:rPr>
              <w:t>A</w:t>
            </w:r>
            <w:r w:rsidRPr="007F2F11">
              <w:rPr>
                <w:color w:val="000000"/>
                <w:sz w:val="20"/>
                <w:szCs w:val="20"/>
              </w:rPr>
              <w:t>nnual CMIPR (3Q’24- 2Q’25 sample events)</w:t>
            </w:r>
          </w:p>
        </w:tc>
        <w:tc>
          <w:tcPr>
            <w:tcW w:w="1584" w:type="dxa"/>
            <w:vAlign w:val="center"/>
          </w:tcPr>
          <w:p w14:paraId="7B90BFB3" w14:textId="1A66DB37" w:rsidR="00D816CF" w:rsidRPr="00F60438" w:rsidRDefault="00D816CF" w:rsidP="00D816CF">
            <w:pPr>
              <w:jc w:val="center"/>
              <w:rPr>
                <w:color w:val="000000"/>
                <w:sz w:val="20"/>
                <w:szCs w:val="20"/>
              </w:rPr>
            </w:pPr>
            <w:r w:rsidRPr="009247BC">
              <w:rPr>
                <w:color w:val="000000"/>
                <w:sz w:val="20"/>
                <w:szCs w:val="20"/>
              </w:rPr>
              <w:t>4Q’26 or 1Q’27</w:t>
            </w:r>
          </w:p>
        </w:tc>
      </w:tr>
      <w:tr w:rsidR="00D816CF" w:rsidRPr="00E11C44" w14:paraId="693B41C4" w14:textId="77777777" w:rsidTr="008271B9">
        <w:trPr>
          <w:cantSplit/>
          <w:trHeight w:val="720"/>
          <w:jc w:val="center"/>
        </w:trPr>
        <w:tc>
          <w:tcPr>
            <w:tcW w:w="1165" w:type="dxa"/>
            <w:vAlign w:val="center"/>
          </w:tcPr>
          <w:p w14:paraId="455FDD8E" w14:textId="5006EEB7" w:rsidR="00D816CF" w:rsidRPr="00F60438" w:rsidRDefault="00D816CF" w:rsidP="00D816CF">
            <w:pPr>
              <w:jc w:val="center"/>
              <w:rPr>
                <w:color w:val="000000"/>
                <w:sz w:val="20"/>
                <w:szCs w:val="20"/>
              </w:rPr>
            </w:pPr>
            <w:r w:rsidRPr="00F60438">
              <w:rPr>
                <w:color w:val="000000"/>
                <w:sz w:val="20"/>
                <w:szCs w:val="20"/>
              </w:rPr>
              <w:t>ST018</w:t>
            </w:r>
          </w:p>
        </w:tc>
        <w:tc>
          <w:tcPr>
            <w:tcW w:w="1350" w:type="dxa"/>
            <w:vAlign w:val="center"/>
          </w:tcPr>
          <w:p w14:paraId="09C375D1" w14:textId="61FB6BC1" w:rsidR="00D816CF" w:rsidRPr="00F60438" w:rsidRDefault="00D816CF" w:rsidP="00D816CF">
            <w:pPr>
              <w:jc w:val="center"/>
              <w:rPr>
                <w:color w:val="000000"/>
                <w:sz w:val="20"/>
                <w:szCs w:val="20"/>
              </w:rPr>
            </w:pPr>
            <w:r w:rsidRPr="00F60438">
              <w:rPr>
                <w:color w:val="000000"/>
                <w:sz w:val="20"/>
                <w:szCs w:val="20"/>
              </w:rPr>
              <w:t>Aug. 2026</w:t>
            </w:r>
          </w:p>
        </w:tc>
        <w:tc>
          <w:tcPr>
            <w:tcW w:w="1728" w:type="dxa"/>
            <w:shd w:val="clear" w:color="auto" w:fill="FFFFFF"/>
            <w:vAlign w:val="center"/>
          </w:tcPr>
          <w:p w14:paraId="2A8B959D" w14:textId="3AAFD888" w:rsidR="00D816CF" w:rsidRPr="00F60438" w:rsidRDefault="00D816CF" w:rsidP="00D816CF">
            <w:pPr>
              <w:jc w:val="center"/>
              <w:rPr>
                <w:color w:val="000000"/>
                <w:sz w:val="20"/>
                <w:szCs w:val="20"/>
              </w:rPr>
            </w:pPr>
            <w:r w:rsidRPr="00092B22">
              <w:rPr>
                <w:color w:val="000000"/>
                <w:sz w:val="20"/>
                <w:szCs w:val="20"/>
              </w:rPr>
              <w:t>Quarterly Groundwater Sampling</w:t>
            </w:r>
          </w:p>
        </w:tc>
        <w:tc>
          <w:tcPr>
            <w:tcW w:w="1818" w:type="dxa"/>
            <w:vAlign w:val="center"/>
          </w:tcPr>
          <w:p w14:paraId="47F774D6" w14:textId="169A64AF" w:rsidR="00D816CF" w:rsidRPr="00F60438" w:rsidRDefault="00D816CF" w:rsidP="00D816CF">
            <w:pPr>
              <w:jc w:val="center"/>
              <w:rPr>
                <w:color w:val="000000"/>
                <w:sz w:val="20"/>
                <w:szCs w:val="20"/>
              </w:rPr>
            </w:pPr>
            <w:r w:rsidRPr="0052464A">
              <w:rPr>
                <w:color w:val="000000"/>
                <w:sz w:val="20"/>
                <w:szCs w:val="20"/>
              </w:rPr>
              <w:t>Performance monitoring 2Q’26</w:t>
            </w:r>
          </w:p>
        </w:tc>
        <w:tc>
          <w:tcPr>
            <w:tcW w:w="1800" w:type="dxa"/>
            <w:vAlign w:val="center"/>
          </w:tcPr>
          <w:p w14:paraId="7B4A168C" w14:textId="4C1AA161" w:rsidR="00D816CF" w:rsidRPr="00F60438" w:rsidRDefault="00D816CF" w:rsidP="00D816CF">
            <w:pPr>
              <w:jc w:val="center"/>
              <w:rPr>
                <w:color w:val="000000"/>
                <w:sz w:val="20"/>
                <w:szCs w:val="20"/>
              </w:rPr>
            </w:pPr>
            <w:r w:rsidRPr="00606611">
              <w:rPr>
                <w:color w:val="000000"/>
                <w:sz w:val="20"/>
                <w:szCs w:val="20"/>
              </w:rPr>
              <w:t>2Q’26 Performance monitoring report</w:t>
            </w:r>
          </w:p>
        </w:tc>
        <w:tc>
          <w:tcPr>
            <w:tcW w:w="1584" w:type="dxa"/>
            <w:vAlign w:val="center"/>
          </w:tcPr>
          <w:p w14:paraId="644FECC6" w14:textId="5D47F6FC" w:rsidR="00D816CF" w:rsidRPr="00F60438" w:rsidRDefault="00D816CF" w:rsidP="00D816CF">
            <w:pPr>
              <w:jc w:val="center"/>
              <w:rPr>
                <w:color w:val="000000"/>
                <w:sz w:val="20"/>
                <w:szCs w:val="20"/>
              </w:rPr>
            </w:pPr>
            <w:r w:rsidRPr="00FB003F">
              <w:rPr>
                <w:color w:val="000000"/>
                <w:sz w:val="20"/>
                <w:szCs w:val="20"/>
              </w:rPr>
              <w:t>3Q’26</w:t>
            </w:r>
          </w:p>
        </w:tc>
      </w:tr>
      <w:tr w:rsidR="00D816CF" w:rsidRPr="00E11C44" w14:paraId="349E1D4F" w14:textId="77777777" w:rsidTr="008271B9">
        <w:trPr>
          <w:cantSplit/>
          <w:trHeight w:val="720"/>
          <w:jc w:val="center"/>
        </w:trPr>
        <w:tc>
          <w:tcPr>
            <w:tcW w:w="1165" w:type="dxa"/>
            <w:vAlign w:val="center"/>
          </w:tcPr>
          <w:p w14:paraId="2156F43E" w14:textId="7FB841B3" w:rsidR="00D816CF" w:rsidRPr="00F60438" w:rsidRDefault="00D816CF" w:rsidP="00D816CF">
            <w:pPr>
              <w:jc w:val="center"/>
              <w:rPr>
                <w:color w:val="000000"/>
                <w:sz w:val="20"/>
                <w:szCs w:val="20"/>
              </w:rPr>
            </w:pPr>
            <w:r w:rsidRPr="00F60438">
              <w:rPr>
                <w:color w:val="000000"/>
                <w:sz w:val="20"/>
                <w:szCs w:val="20"/>
              </w:rPr>
              <w:t>ST030</w:t>
            </w:r>
          </w:p>
        </w:tc>
        <w:tc>
          <w:tcPr>
            <w:tcW w:w="1350" w:type="dxa"/>
            <w:vAlign w:val="center"/>
          </w:tcPr>
          <w:p w14:paraId="1FE4A18D" w14:textId="0561ACF9" w:rsidR="00D816CF" w:rsidRPr="00F60438" w:rsidRDefault="00D816CF" w:rsidP="00D816CF">
            <w:pPr>
              <w:jc w:val="center"/>
              <w:rPr>
                <w:color w:val="000000"/>
                <w:sz w:val="20"/>
                <w:szCs w:val="20"/>
              </w:rPr>
            </w:pPr>
            <w:r w:rsidRPr="00F60438">
              <w:rPr>
                <w:color w:val="000000"/>
                <w:sz w:val="20"/>
                <w:szCs w:val="20"/>
              </w:rPr>
              <w:t>Aug. 2026</w:t>
            </w:r>
          </w:p>
        </w:tc>
        <w:tc>
          <w:tcPr>
            <w:tcW w:w="1728" w:type="dxa"/>
            <w:shd w:val="clear" w:color="auto" w:fill="FFFFFF"/>
            <w:vAlign w:val="center"/>
          </w:tcPr>
          <w:p w14:paraId="21166C73" w14:textId="2866BDF2" w:rsidR="00D816CF" w:rsidRPr="00F60438" w:rsidRDefault="00D816CF" w:rsidP="00D816CF">
            <w:pPr>
              <w:jc w:val="center"/>
              <w:rPr>
                <w:color w:val="000000"/>
                <w:sz w:val="20"/>
                <w:szCs w:val="20"/>
              </w:rPr>
            </w:pPr>
            <w:r w:rsidRPr="00092B22">
              <w:rPr>
                <w:color w:val="000000"/>
                <w:sz w:val="20"/>
                <w:szCs w:val="20"/>
              </w:rPr>
              <w:t>Quarterly Groundwater Sampling</w:t>
            </w:r>
          </w:p>
        </w:tc>
        <w:tc>
          <w:tcPr>
            <w:tcW w:w="1818" w:type="dxa"/>
            <w:vAlign w:val="center"/>
          </w:tcPr>
          <w:p w14:paraId="744B4387" w14:textId="77F21BFE" w:rsidR="00D816CF" w:rsidRPr="00F60438" w:rsidRDefault="00D816CF" w:rsidP="00D816CF">
            <w:pPr>
              <w:jc w:val="center"/>
              <w:rPr>
                <w:color w:val="000000"/>
                <w:sz w:val="20"/>
                <w:szCs w:val="20"/>
              </w:rPr>
            </w:pPr>
            <w:r w:rsidRPr="00A01CFF">
              <w:rPr>
                <w:color w:val="000000"/>
                <w:sz w:val="20"/>
                <w:szCs w:val="20"/>
              </w:rPr>
              <w:t>2Q’26 (Apr-Jun) sampling event</w:t>
            </w:r>
          </w:p>
        </w:tc>
        <w:tc>
          <w:tcPr>
            <w:tcW w:w="1800" w:type="dxa"/>
            <w:vAlign w:val="center"/>
          </w:tcPr>
          <w:p w14:paraId="1E28D417" w14:textId="77777777" w:rsidR="00D816CF" w:rsidRDefault="00D816CF" w:rsidP="00D816CF">
            <w:pPr>
              <w:rPr>
                <w:color w:val="000000"/>
                <w:sz w:val="20"/>
                <w:szCs w:val="20"/>
              </w:rPr>
            </w:pPr>
            <w:r w:rsidRPr="00F67713">
              <w:rPr>
                <w:color w:val="000000"/>
                <w:sz w:val="20"/>
                <w:szCs w:val="20"/>
              </w:rPr>
              <w:t xml:space="preserve">Quarterly </w:t>
            </w:r>
            <w:proofErr w:type="spellStart"/>
            <w:r w:rsidRPr="00F67713">
              <w:rPr>
                <w:color w:val="000000"/>
                <w:sz w:val="20"/>
                <w:szCs w:val="20"/>
              </w:rPr>
              <w:t>Rpts</w:t>
            </w:r>
            <w:proofErr w:type="spellEnd"/>
            <w:r w:rsidRPr="00F67713">
              <w:rPr>
                <w:color w:val="000000"/>
                <w:sz w:val="20"/>
                <w:szCs w:val="20"/>
              </w:rPr>
              <w:t xml:space="preserve"> (3Q25 to 2Q26)</w:t>
            </w:r>
          </w:p>
          <w:p w14:paraId="1F5D30BA" w14:textId="77777777" w:rsidR="00D816CF" w:rsidRDefault="00D816CF" w:rsidP="00D816CF">
            <w:pPr>
              <w:rPr>
                <w:color w:val="000000"/>
                <w:sz w:val="20"/>
                <w:szCs w:val="20"/>
              </w:rPr>
            </w:pPr>
          </w:p>
          <w:p w14:paraId="066A8463" w14:textId="55231627" w:rsidR="00D816CF" w:rsidRPr="00F60438" w:rsidRDefault="00D816CF" w:rsidP="00D816CF">
            <w:pPr>
              <w:jc w:val="center"/>
              <w:rPr>
                <w:color w:val="000000"/>
                <w:sz w:val="20"/>
                <w:szCs w:val="20"/>
              </w:rPr>
            </w:pPr>
            <w:r w:rsidRPr="007F2F11">
              <w:rPr>
                <w:color w:val="000000"/>
                <w:sz w:val="20"/>
                <w:szCs w:val="20"/>
              </w:rPr>
              <w:t xml:space="preserve">2025 </w:t>
            </w:r>
            <w:r>
              <w:rPr>
                <w:color w:val="000000"/>
                <w:sz w:val="20"/>
                <w:szCs w:val="20"/>
              </w:rPr>
              <w:t>A</w:t>
            </w:r>
            <w:r w:rsidRPr="007F2F11">
              <w:rPr>
                <w:color w:val="000000"/>
                <w:sz w:val="20"/>
                <w:szCs w:val="20"/>
              </w:rPr>
              <w:t>nnual CMIPR (3Q’24- 2Q’25 sample events)</w:t>
            </w:r>
          </w:p>
        </w:tc>
        <w:tc>
          <w:tcPr>
            <w:tcW w:w="1584" w:type="dxa"/>
            <w:vAlign w:val="center"/>
          </w:tcPr>
          <w:p w14:paraId="3F6584A2" w14:textId="57FF94EE" w:rsidR="00D816CF" w:rsidRPr="00F60438" w:rsidRDefault="00D816CF" w:rsidP="00D816CF">
            <w:pPr>
              <w:jc w:val="center"/>
              <w:rPr>
                <w:color w:val="000000"/>
                <w:sz w:val="20"/>
                <w:szCs w:val="20"/>
              </w:rPr>
            </w:pPr>
            <w:r w:rsidRPr="009247BC">
              <w:rPr>
                <w:color w:val="000000"/>
                <w:sz w:val="20"/>
                <w:szCs w:val="20"/>
              </w:rPr>
              <w:t>4Q’26 or 1Q’27</w:t>
            </w:r>
          </w:p>
        </w:tc>
      </w:tr>
      <w:tr w:rsidR="00D816CF" w:rsidRPr="00E11C44" w14:paraId="5CD52D15" w14:textId="77777777" w:rsidTr="008271B9">
        <w:trPr>
          <w:cantSplit/>
          <w:trHeight w:val="720"/>
          <w:jc w:val="center"/>
        </w:trPr>
        <w:tc>
          <w:tcPr>
            <w:tcW w:w="1165" w:type="dxa"/>
            <w:vAlign w:val="center"/>
          </w:tcPr>
          <w:p w14:paraId="30D72D1A" w14:textId="1B7AAF94" w:rsidR="00D816CF" w:rsidRPr="00F60438" w:rsidRDefault="00D816CF" w:rsidP="00D816CF">
            <w:pPr>
              <w:jc w:val="center"/>
              <w:rPr>
                <w:color w:val="000000"/>
                <w:sz w:val="20"/>
                <w:szCs w:val="20"/>
              </w:rPr>
            </w:pPr>
            <w:r w:rsidRPr="00F60438">
              <w:rPr>
                <w:color w:val="000000"/>
                <w:sz w:val="20"/>
                <w:szCs w:val="20"/>
              </w:rPr>
              <w:t>DLA – SWMU 98</w:t>
            </w:r>
          </w:p>
        </w:tc>
        <w:tc>
          <w:tcPr>
            <w:tcW w:w="1350" w:type="dxa"/>
            <w:vAlign w:val="center"/>
          </w:tcPr>
          <w:p w14:paraId="49EA0A46" w14:textId="44A4624C" w:rsidR="00D816CF" w:rsidRPr="00F60438" w:rsidRDefault="00D816CF" w:rsidP="00D816CF">
            <w:pPr>
              <w:jc w:val="center"/>
              <w:rPr>
                <w:color w:val="000000"/>
                <w:sz w:val="20"/>
                <w:szCs w:val="20"/>
              </w:rPr>
            </w:pPr>
            <w:r w:rsidRPr="00F60438">
              <w:rPr>
                <w:color w:val="000000"/>
                <w:sz w:val="20"/>
                <w:szCs w:val="20"/>
              </w:rPr>
              <w:t>Aug. 2026</w:t>
            </w:r>
          </w:p>
        </w:tc>
        <w:tc>
          <w:tcPr>
            <w:tcW w:w="1728" w:type="dxa"/>
            <w:shd w:val="clear" w:color="auto" w:fill="FFFFFF"/>
            <w:vAlign w:val="center"/>
          </w:tcPr>
          <w:p w14:paraId="3298F260" w14:textId="53AC14A3" w:rsidR="00D816CF" w:rsidRPr="00F60438" w:rsidRDefault="00D816CF" w:rsidP="00D816CF">
            <w:pPr>
              <w:jc w:val="center"/>
              <w:rPr>
                <w:color w:val="000000"/>
                <w:sz w:val="20"/>
                <w:szCs w:val="20"/>
              </w:rPr>
            </w:pPr>
            <w:r w:rsidRPr="00F60438">
              <w:rPr>
                <w:bCs/>
                <w:color w:val="000000"/>
                <w:sz w:val="20"/>
                <w:szCs w:val="20"/>
              </w:rPr>
              <w:t>Semi-Annual GW Monitoring</w:t>
            </w:r>
          </w:p>
        </w:tc>
        <w:tc>
          <w:tcPr>
            <w:tcW w:w="1818" w:type="dxa"/>
            <w:vAlign w:val="center"/>
          </w:tcPr>
          <w:p w14:paraId="309729A3" w14:textId="30668FB5" w:rsidR="00D816CF" w:rsidRPr="00F60438" w:rsidRDefault="00D816CF" w:rsidP="00D816CF">
            <w:pPr>
              <w:jc w:val="center"/>
              <w:rPr>
                <w:color w:val="000000"/>
                <w:sz w:val="20"/>
                <w:szCs w:val="20"/>
              </w:rPr>
            </w:pPr>
            <w:r w:rsidRPr="00F60438">
              <w:rPr>
                <w:bCs/>
                <w:color w:val="000000"/>
                <w:sz w:val="20"/>
                <w:szCs w:val="20"/>
              </w:rPr>
              <w:t>2Q’26 semi-annual sampling event</w:t>
            </w:r>
          </w:p>
        </w:tc>
        <w:tc>
          <w:tcPr>
            <w:tcW w:w="1800" w:type="dxa"/>
            <w:vAlign w:val="center"/>
          </w:tcPr>
          <w:p w14:paraId="3225271C" w14:textId="384A0E26" w:rsidR="00D816CF" w:rsidRPr="00F60438" w:rsidRDefault="00D816CF" w:rsidP="00D816CF">
            <w:pPr>
              <w:jc w:val="center"/>
              <w:rPr>
                <w:color w:val="000000"/>
                <w:sz w:val="20"/>
                <w:szCs w:val="20"/>
              </w:rPr>
            </w:pPr>
            <w:r w:rsidRPr="00F60438">
              <w:rPr>
                <w:bCs/>
                <w:color w:val="000000"/>
                <w:sz w:val="20"/>
                <w:szCs w:val="20"/>
              </w:rPr>
              <w:t xml:space="preserve">Annual CMIPR report (includes sampling events 4Q’25 &amp; 2Q’26) before </w:t>
            </w:r>
            <w:proofErr w:type="spellStart"/>
            <w:r w:rsidRPr="00F60438">
              <w:rPr>
                <w:bCs/>
                <w:color w:val="000000"/>
                <w:sz w:val="20"/>
                <w:szCs w:val="20"/>
              </w:rPr>
              <w:t>PoP</w:t>
            </w:r>
            <w:proofErr w:type="spellEnd"/>
            <w:r w:rsidRPr="00F60438">
              <w:rPr>
                <w:bCs/>
                <w:color w:val="000000"/>
                <w:sz w:val="20"/>
                <w:szCs w:val="20"/>
              </w:rPr>
              <w:t xml:space="preserve"> end</w:t>
            </w:r>
          </w:p>
        </w:tc>
        <w:tc>
          <w:tcPr>
            <w:tcW w:w="1584" w:type="dxa"/>
            <w:vAlign w:val="center"/>
          </w:tcPr>
          <w:p w14:paraId="565A2F4B" w14:textId="57DC6A32" w:rsidR="00D816CF" w:rsidRPr="00DD49B9" w:rsidRDefault="00D816CF" w:rsidP="00D816CF">
            <w:pPr>
              <w:jc w:val="center"/>
              <w:rPr>
                <w:color w:val="000000"/>
                <w:sz w:val="20"/>
                <w:szCs w:val="20"/>
              </w:rPr>
            </w:pPr>
            <w:r w:rsidRPr="00DD49B9">
              <w:rPr>
                <w:sz w:val="20"/>
                <w:szCs w:val="20"/>
              </w:rPr>
              <w:t>4Q’26 semi-annual sampling event</w:t>
            </w:r>
          </w:p>
        </w:tc>
      </w:tr>
      <w:tr w:rsidR="00D816CF" w:rsidRPr="00E11C44" w14:paraId="117D4782" w14:textId="77777777" w:rsidTr="008271B9">
        <w:trPr>
          <w:cantSplit/>
          <w:trHeight w:val="720"/>
          <w:jc w:val="center"/>
        </w:trPr>
        <w:tc>
          <w:tcPr>
            <w:tcW w:w="1165" w:type="dxa"/>
            <w:vAlign w:val="center"/>
          </w:tcPr>
          <w:p w14:paraId="792F5A7D" w14:textId="788151B3" w:rsidR="00D816CF" w:rsidRPr="00F60438" w:rsidRDefault="00D816CF" w:rsidP="00D816CF">
            <w:pPr>
              <w:jc w:val="center"/>
              <w:rPr>
                <w:color w:val="000000"/>
                <w:sz w:val="20"/>
                <w:szCs w:val="20"/>
              </w:rPr>
            </w:pPr>
            <w:r w:rsidRPr="00F60438">
              <w:rPr>
                <w:color w:val="000000"/>
                <w:sz w:val="20"/>
                <w:szCs w:val="20"/>
              </w:rPr>
              <w:t>DLA – SWMU 99</w:t>
            </w:r>
          </w:p>
        </w:tc>
        <w:tc>
          <w:tcPr>
            <w:tcW w:w="1350" w:type="dxa"/>
            <w:vAlign w:val="center"/>
          </w:tcPr>
          <w:p w14:paraId="28AF61C7" w14:textId="715BCC0E" w:rsidR="00D816CF" w:rsidRPr="00F60438" w:rsidRDefault="00D816CF" w:rsidP="00D816CF">
            <w:pPr>
              <w:jc w:val="center"/>
              <w:rPr>
                <w:color w:val="000000"/>
                <w:sz w:val="20"/>
                <w:szCs w:val="20"/>
              </w:rPr>
            </w:pPr>
            <w:r w:rsidRPr="00F60438">
              <w:rPr>
                <w:color w:val="000000"/>
                <w:sz w:val="20"/>
                <w:szCs w:val="20"/>
              </w:rPr>
              <w:t>Aug. 2026</w:t>
            </w:r>
          </w:p>
        </w:tc>
        <w:tc>
          <w:tcPr>
            <w:tcW w:w="1728" w:type="dxa"/>
            <w:shd w:val="clear" w:color="auto" w:fill="FFFFFF"/>
            <w:vAlign w:val="center"/>
          </w:tcPr>
          <w:p w14:paraId="6B46C637" w14:textId="498C2869" w:rsidR="00D816CF" w:rsidRPr="00F60438" w:rsidRDefault="00D816CF" w:rsidP="00D816CF">
            <w:pPr>
              <w:jc w:val="center"/>
              <w:rPr>
                <w:color w:val="000000"/>
                <w:sz w:val="20"/>
                <w:szCs w:val="20"/>
              </w:rPr>
            </w:pPr>
            <w:r w:rsidRPr="00F60438">
              <w:rPr>
                <w:bCs/>
                <w:color w:val="000000"/>
                <w:sz w:val="20"/>
                <w:szCs w:val="20"/>
              </w:rPr>
              <w:t>Semi-Annual GW Monitoring</w:t>
            </w:r>
          </w:p>
        </w:tc>
        <w:tc>
          <w:tcPr>
            <w:tcW w:w="1818" w:type="dxa"/>
            <w:vAlign w:val="center"/>
          </w:tcPr>
          <w:p w14:paraId="152F0B4B" w14:textId="69A3D570" w:rsidR="00D816CF" w:rsidRPr="00F60438" w:rsidRDefault="00D816CF" w:rsidP="00D816CF">
            <w:pPr>
              <w:jc w:val="center"/>
              <w:rPr>
                <w:color w:val="000000"/>
                <w:sz w:val="20"/>
                <w:szCs w:val="20"/>
              </w:rPr>
            </w:pPr>
            <w:r w:rsidRPr="00F60438">
              <w:rPr>
                <w:bCs/>
                <w:color w:val="000000"/>
                <w:sz w:val="20"/>
                <w:szCs w:val="20"/>
              </w:rPr>
              <w:t>2Q’26 semi-annual sampling event</w:t>
            </w:r>
          </w:p>
        </w:tc>
        <w:tc>
          <w:tcPr>
            <w:tcW w:w="1800" w:type="dxa"/>
            <w:vAlign w:val="center"/>
          </w:tcPr>
          <w:p w14:paraId="48D0F185" w14:textId="211C1346" w:rsidR="00D816CF" w:rsidRPr="00F60438" w:rsidRDefault="00D816CF" w:rsidP="00D816CF">
            <w:pPr>
              <w:jc w:val="center"/>
              <w:rPr>
                <w:color w:val="000000"/>
                <w:sz w:val="20"/>
                <w:szCs w:val="20"/>
              </w:rPr>
            </w:pPr>
            <w:r w:rsidRPr="00F60438">
              <w:rPr>
                <w:bCs/>
                <w:color w:val="000000"/>
                <w:sz w:val="20"/>
                <w:szCs w:val="20"/>
              </w:rPr>
              <w:t>Annual CMIPR report (includes sampling events 4Q’25 &amp; 2Q’26) before Pop end</w:t>
            </w:r>
          </w:p>
        </w:tc>
        <w:tc>
          <w:tcPr>
            <w:tcW w:w="1584" w:type="dxa"/>
            <w:vAlign w:val="center"/>
          </w:tcPr>
          <w:p w14:paraId="12CE5AC7" w14:textId="3DE2EADD" w:rsidR="00D816CF" w:rsidRPr="00DD49B9" w:rsidRDefault="00D816CF" w:rsidP="00D816CF">
            <w:pPr>
              <w:jc w:val="center"/>
              <w:rPr>
                <w:color w:val="000000"/>
                <w:sz w:val="20"/>
                <w:szCs w:val="20"/>
              </w:rPr>
            </w:pPr>
            <w:r w:rsidRPr="00DD49B9">
              <w:rPr>
                <w:sz w:val="20"/>
                <w:szCs w:val="20"/>
              </w:rPr>
              <w:t>4Q’26 semi-annual sampling event</w:t>
            </w:r>
          </w:p>
        </w:tc>
      </w:tr>
    </w:tbl>
    <w:p w14:paraId="59412418" w14:textId="00E2F4AE" w:rsidR="00BD429A" w:rsidRDefault="00BD429A" w:rsidP="005B5999"/>
    <w:p w14:paraId="4838E13A" w14:textId="4D446322" w:rsidR="002D794D" w:rsidRPr="00B62CF6" w:rsidRDefault="00E1670B" w:rsidP="00662645">
      <w:pPr>
        <w:pStyle w:val="Heading2"/>
      </w:pPr>
      <w:bookmarkStart w:id="288" w:name="_Toc194997626"/>
      <w:r>
        <w:lastRenderedPageBreak/>
        <w:t>8.</w:t>
      </w:r>
      <w:r w:rsidR="00BE784B">
        <w:t>3</w:t>
      </w:r>
      <w:r>
        <w:tab/>
      </w:r>
      <w:r w:rsidR="00ED39CC" w:rsidRPr="00B62CF6">
        <w:t>Environmental Construction</w:t>
      </w:r>
      <w:bookmarkEnd w:id="282"/>
      <w:bookmarkEnd w:id="283"/>
      <w:bookmarkEnd w:id="284"/>
      <w:bookmarkEnd w:id="285"/>
      <w:bookmarkEnd w:id="288"/>
    </w:p>
    <w:p w14:paraId="352AD3FE" w14:textId="08696634" w:rsidR="003D04BB" w:rsidRPr="00B62CF6" w:rsidRDefault="003D04BB" w:rsidP="00AB2E4E">
      <w:pPr>
        <w:pStyle w:val="BodyText"/>
      </w:pPr>
      <w:bookmarkStart w:id="289" w:name="_Toc307216757"/>
      <w:bookmarkEnd w:id="289"/>
      <w:r w:rsidRPr="00B62CF6">
        <w:t>The Contractor shall perform construction</w:t>
      </w:r>
      <w:r w:rsidR="00DD73EB" w:rsidRPr="00B62CF6">
        <w:t>;</w:t>
      </w:r>
      <w:r w:rsidRPr="00B62CF6">
        <w:t xml:space="preserve"> restoration</w:t>
      </w:r>
      <w:r w:rsidR="00DD73EB" w:rsidRPr="00B62CF6">
        <w:t>;</w:t>
      </w:r>
      <w:r w:rsidRPr="00B62CF6">
        <w:t xml:space="preserve"> and demolition of utilities, real property systems, and infrastructure in support of environmental restoration requirements as required to achieve the </w:t>
      </w:r>
      <w:r w:rsidR="002435B2" w:rsidRPr="00B62CF6">
        <w:t xml:space="preserve">POs </w:t>
      </w:r>
      <w:r w:rsidRPr="00B62CF6">
        <w:t xml:space="preserve">of this contract.  Construction and demolition activities shall be in conformance with </w:t>
      </w:r>
      <w:r w:rsidR="00DD73EB" w:rsidRPr="00B62CF6">
        <w:t xml:space="preserve">applicable </w:t>
      </w:r>
      <w:r w:rsidRPr="00B62CF6">
        <w:t>AF</w:t>
      </w:r>
      <w:r w:rsidR="004E4E14" w:rsidRPr="00B62CF6">
        <w:t>, USACE</w:t>
      </w:r>
      <w:r w:rsidR="00DD73EB" w:rsidRPr="00B62CF6">
        <w:t>, and other federal, state, and local</w:t>
      </w:r>
      <w:r w:rsidRPr="00B62CF6">
        <w:t xml:space="preserve"> standards and regulations to include </w:t>
      </w:r>
      <w:r w:rsidR="00DD73EB" w:rsidRPr="00B62CF6">
        <w:t>Installation-</w:t>
      </w:r>
      <w:r w:rsidRPr="00B62CF6">
        <w:t xml:space="preserve">specific regulations.  The Contractor shall erect or install support buildings, equipment enclosures, and storage facilities for construction materials and contaminated material awaiting disposal as permitted by the </w:t>
      </w:r>
      <w:r w:rsidR="00DD73EB" w:rsidRPr="00B62CF6">
        <w:t>Installation</w:t>
      </w:r>
      <w:r w:rsidRPr="00B62CF6">
        <w:t>.</w:t>
      </w:r>
    </w:p>
    <w:p w14:paraId="51E9F747" w14:textId="3F3F9831" w:rsidR="006A0B18" w:rsidRPr="00B62CF6" w:rsidRDefault="00E1670B" w:rsidP="002E1632">
      <w:pPr>
        <w:pStyle w:val="Heading3"/>
      </w:pPr>
      <w:bookmarkStart w:id="290" w:name="_Toc277151473"/>
      <w:bookmarkStart w:id="291" w:name="_Toc307216758"/>
      <w:bookmarkStart w:id="292" w:name="_Toc318272160"/>
      <w:bookmarkStart w:id="293" w:name="_Toc319048174"/>
      <w:bookmarkStart w:id="294" w:name="_Toc194997627"/>
      <w:r w:rsidRPr="00B62CF6">
        <w:t>8.</w:t>
      </w:r>
      <w:r w:rsidR="00BE784B" w:rsidRPr="00B62CF6">
        <w:t>3.1</w:t>
      </w:r>
      <w:r w:rsidRPr="00B62CF6">
        <w:tab/>
      </w:r>
      <w:r w:rsidR="00ED39CC" w:rsidRPr="00B62CF6">
        <w:t>Design</w:t>
      </w:r>
      <w:bookmarkEnd w:id="290"/>
      <w:bookmarkEnd w:id="291"/>
      <w:bookmarkEnd w:id="292"/>
      <w:bookmarkEnd w:id="293"/>
      <w:bookmarkEnd w:id="294"/>
    </w:p>
    <w:p w14:paraId="6B9B075A" w14:textId="762786DC" w:rsidR="009A4CD5" w:rsidRDefault="00ED39CC" w:rsidP="00AB2E4E">
      <w:pPr>
        <w:pStyle w:val="BodyText"/>
      </w:pPr>
      <w:r w:rsidRPr="00B62CF6">
        <w:t>A conceptual design (typically 10–30% design) for environmental projects may be provided to the Contractor for completion of the design and then construction.  This work may be provided in phases.  The Contractor is accountable for</w:t>
      </w:r>
      <w:r w:rsidRPr="0035049D">
        <w:t xml:space="preserve"> all aspects of the final design under federal, state, and applicable local laws.  All completed designs shall be signed and sealed in accordance with all applicable requirements.  </w:t>
      </w:r>
      <w:r w:rsidR="00153522" w:rsidRPr="0035049D">
        <w:t xml:space="preserve">The </w:t>
      </w:r>
      <w:r w:rsidRPr="0035049D">
        <w:t xml:space="preserve">Contractor shall complete project working drawings and the various plans and schedules, including a construction schedule, and obtain submittal approvals and permits.  Working drawings and specifications shall comply with codes, laws, and the </w:t>
      </w:r>
      <w:r w:rsidR="00B90865" w:rsidRPr="0035049D">
        <w:t xml:space="preserve">request for proposal </w:t>
      </w:r>
      <w:r w:rsidR="00734980" w:rsidRPr="0035049D">
        <w:t>requirements</w:t>
      </w:r>
      <w:r w:rsidRPr="0035049D">
        <w:t xml:space="preserve">.  The working drawings shall be submitted for </w:t>
      </w:r>
      <w:r w:rsidR="002614EB" w:rsidRPr="0035049D">
        <w:t>AF</w:t>
      </w:r>
      <w:r w:rsidR="00A44F75">
        <w:t xml:space="preserve"> review.</w:t>
      </w:r>
    </w:p>
    <w:p w14:paraId="47E706E1" w14:textId="1FD60E7E" w:rsidR="00CA0738" w:rsidRPr="0035049D" w:rsidRDefault="00ED39CC" w:rsidP="00AB2E4E">
      <w:pPr>
        <w:pStyle w:val="BodyText"/>
      </w:pPr>
      <w:r w:rsidRPr="0035049D">
        <w:t xml:space="preserve">The Contractor </w:t>
      </w:r>
      <w:r w:rsidR="009A4CD5" w:rsidRPr="009A4CD5">
        <w:t>shall assist with coordinating regulatory reviews and</w:t>
      </w:r>
      <w:r w:rsidR="009A4CD5">
        <w:t xml:space="preserve"> respond to regulatory comments</w:t>
      </w:r>
      <w:r w:rsidR="009A4CD5" w:rsidRPr="0035049D">
        <w:t xml:space="preserve">, </w:t>
      </w:r>
      <w:r w:rsidRPr="0035049D">
        <w:t xml:space="preserve">shall ensure technical adequacy of the final design, and shall provide quality control of all phases of the </w:t>
      </w:r>
      <w:r w:rsidR="00BB288B" w:rsidRPr="0035049D">
        <w:t>contract</w:t>
      </w:r>
      <w:r w:rsidRPr="0035049D">
        <w:t>.</w:t>
      </w:r>
    </w:p>
    <w:p w14:paraId="00E21D5D" w14:textId="57D628A1" w:rsidR="006A0B18" w:rsidRPr="00AB2E4E" w:rsidRDefault="00E1670B" w:rsidP="002E1632">
      <w:pPr>
        <w:pStyle w:val="Heading3"/>
      </w:pPr>
      <w:bookmarkStart w:id="295" w:name="_Toc277151476"/>
      <w:bookmarkStart w:id="296" w:name="_Toc307216762"/>
      <w:bookmarkStart w:id="297" w:name="_Toc318272163"/>
      <w:bookmarkStart w:id="298" w:name="_Toc319048177"/>
      <w:bookmarkStart w:id="299" w:name="_Toc194997628"/>
      <w:r>
        <w:t>8.</w:t>
      </w:r>
      <w:r w:rsidR="00BE784B">
        <w:t>3.2</w:t>
      </w:r>
      <w:r>
        <w:tab/>
      </w:r>
      <w:r w:rsidR="00ED39CC" w:rsidRPr="00AB2E4E">
        <w:t>Inspection</w:t>
      </w:r>
      <w:bookmarkEnd w:id="295"/>
      <w:bookmarkEnd w:id="296"/>
      <w:bookmarkEnd w:id="297"/>
      <w:bookmarkEnd w:id="298"/>
      <w:bookmarkEnd w:id="299"/>
    </w:p>
    <w:p w14:paraId="298F130B" w14:textId="74402C77" w:rsidR="00187FB7" w:rsidRPr="0035049D" w:rsidRDefault="00DB6501" w:rsidP="00AB2E4E">
      <w:pPr>
        <w:pStyle w:val="BodyText"/>
      </w:pPr>
      <w:r>
        <w:t xml:space="preserve">Upon completion of the final </w:t>
      </w:r>
      <w:r w:rsidR="00A44F75">
        <w:t>construction</w:t>
      </w:r>
      <w:r>
        <w:t>, t</w:t>
      </w:r>
      <w:r w:rsidRPr="0035049D">
        <w:t xml:space="preserve">he </w:t>
      </w:r>
      <w:r w:rsidR="00ED39CC" w:rsidRPr="0035049D">
        <w:t xml:space="preserve">Contractor shall conduct a pre-final </w:t>
      </w:r>
      <w:r w:rsidR="00117ACE" w:rsidRPr="0035049D">
        <w:t>walk-through</w:t>
      </w:r>
      <w:r w:rsidR="00ED39CC" w:rsidRPr="0035049D">
        <w:t xml:space="preserve"> inspection and publish the pre-final inspection findings in a pre-final inspection report.</w:t>
      </w:r>
    </w:p>
    <w:p w14:paraId="41D6D2C2" w14:textId="30688CCA" w:rsidR="00187FB7" w:rsidRPr="0035049D" w:rsidRDefault="00ED39CC" w:rsidP="00AB2E4E">
      <w:pPr>
        <w:pStyle w:val="BodyText"/>
      </w:pPr>
      <w:r w:rsidRPr="0035049D">
        <w:t xml:space="preserve">The Contractor shall conduct a final inspection and publish the findings in a final inspection report.  The inspection shall concentrate on the items identified at the pre-final inspection and recorded in the pre-final report.  The final inspection report shall (1) certify that all items of the design have been implemented and that the construction is complete; (2) include a record of “signed and sealed” as-built drawings and specifications verifying that all development standards have been met.  At the final inspection, the Contractor shall present a </w:t>
      </w:r>
      <w:proofErr w:type="gramStart"/>
      <w:r w:rsidRPr="0035049D">
        <w:t>completed</w:t>
      </w:r>
      <w:proofErr w:type="gramEnd"/>
      <w:r w:rsidRPr="0035049D">
        <w:t xml:space="preserve"> DD Form 1354, Transfer and Acceptance of Real Property to the Base Civil Engineer (BCE) or other appropriate organization for signature and </w:t>
      </w:r>
      <w:r w:rsidR="00EE4F1C">
        <w:t>approval</w:t>
      </w:r>
      <w:r w:rsidRPr="0035049D">
        <w:t>.</w:t>
      </w:r>
    </w:p>
    <w:p w14:paraId="286471E1" w14:textId="21EC469D" w:rsidR="006A0B18" w:rsidRPr="00AB2E4E" w:rsidRDefault="00E1670B" w:rsidP="002E1632">
      <w:pPr>
        <w:pStyle w:val="Heading3"/>
      </w:pPr>
      <w:bookmarkStart w:id="300" w:name="_Toc277151478"/>
      <w:bookmarkStart w:id="301" w:name="_Toc307216764"/>
      <w:bookmarkStart w:id="302" w:name="_Toc318272165"/>
      <w:bookmarkStart w:id="303" w:name="_Toc319048179"/>
      <w:bookmarkStart w:id="304" w:name="_Toc194997629"/>
      <w:r>
        <w:t>8.</w:t>
      </w:r>
      <w:r w:rsidR="00BE784B">
        <w:t>3.3</w:t>
      </w:r>
      <w:r>
        <w:tab/>
      </w:r>
      <w:r w:rsidR="00ED39CC" w:rsidRPr="00AB2E4E">
        <w:t>Delivery and Warranty</w:t>
      </w:r>
      <w:bookmarkEnd w:id="300"/>
      <w:bookmarkEnd w:id="301"/>
      <w:bookmarkEnd w:id="302"/>
      <w:bookmarkEnd w:id="303"/>
      <w:bookmarkEnd w:id="304"/>
    </w:p>
    <w:p w14:paraId="4216669C" w14:textId="7EFA88CF" w:rsidR="00C61086" w:rsidRDefault="00ED39CC" w:rsidP="00AB2E4E">
      <w:pPr>
        <w:pStyle w:val="BodyText"/>
      </w:pPr>
      <w:r w:rsidRPr="0035049D">
        <w:t xml:space="preserve">The Contractor shall complete all inspection and commissioning requirements prior to final inspection.  The warranty shall be issued in accordance with FAR 52.246-21.  Extended warranties offered by the Contractor and its subcontractors or suppliers may be accepted at the </w:t>
      </w:r>
      <w:r w:rsidR="00734980" w:rsidRPr="0035049D">
        <w:t xml:space="preserve">Government’s </w:t>
      </w:r>
      <w:r w:rsidR="00B90865" w:rsidRPr="0035049D">
        <w:t>discretion.</w:t>
      </w:r>
      <w:r w:rsidR="00C61086" w:rsidRPr="00C61086">
        <w:t xml:space="preserve"> </w:t>
      </w:r>
      <w:r w:rsidR="00AB2E4E">
        <w:t xml:space="preserve"> </w:t>
      </w:r>
      <w:r w:rsidR="00C61086" w:rsidRPr="0022279D">
        <w:t>The Contractor shall review</w:t>
      </w:r>
      <w:r w:rsidR="00C61086" w:rsidRPr="008033B7">
        <w:t xml:space="preserve"> installed equipment and prepare</w:t>
      </w:r>
      <w:r w:rsidR="0064301B">
        <w:t xml:space="preserve"> a</w:t>
      </w:r>
      <w:r w:rsidR="00C61086" w:rsidRPr="008033B7">
        <w:t xml:space="preserve"> </w:t>
      </w:r>
      <w:r w:rsidR="00362F40">
        <w:t>repository</w:t>
      </w:r>
      <w:r w:rsidR="00362F40" w:rsidRPr="008033B7">
        <w:t xml:space="preserve"> </w:t>
      </w:r>
      <w:r w:rsidR="00C61086" w:rsidRPr="008033B7">
        <w:t xml:space="preserve">of equipment/systems with information such as scheduled maintenance, compatibility with existing systems, vendor sources, </w:t>
      </w:r>
      <w:r w:rsidR="00C61086">
        <w:t xml:space="preserve">and </w:t>
      </w:r>
      <w:r w:rsidR="00C61086" w:rsidRPr="0022279D">
        <w:t>warranty expiration dates</w:t>
      </w:r>
      <w:r w:rsidR="00C61086">
        <w:t xml:space="preserve"> for all systems installed at sites that will not achieve site closure by the end of the P</w:t>
      </w:r>
      <w:r w:rsidR="006D05C8">
        <w:t>O</w:t>
      </w:r>
      <w:r w:rsidR="00C61086">
        <w:t>P</w:t>
      </w:r>
      <w:r w:rsidR="00C61086" w:rsidRPr="0022279D">
        <w:t xml:space="preserve">.  The Contractor shall </w:t>
      </w:r>
      <w:r w:rsidR="00C61086">
        <w:t xml:space="preserve">also </w:t>
      </w:r>
      <w:r w:rsidR="00C61086" w:rsidRPr="0022279D">
        <w:t xml:space="preserve">provide system O&amp;M manuals and parts lists to the </w:t>
      </w:r>
      <w:r w:rsidR="007F6D25">
        <w:t>G</w:t>
      </w:r>
      <w:r w:rsidR="00C61086" w:rsidRPr="0022279D">
        <w:t>overnment</w:t>
      </w:r>
      <w:r w:rsidR="00305F83">
        <w:t>.</w:t>
      </w:r>
    </w:p>
    <w:p w14:paraId="404D8643" w14:textId="00881FE7" w:rsidR="006A0B18" w:rsidRPr="00AB2E4E" w:rsidRDefault="00E1670B" w:rsidP="00662645">
      <w:pPr>
        <w:pStyle w:val="Heading2"/>
      </w:pPr>
      <w:bookmarkStart w:id="305" w:name="_Toc277151479"/>
      <w:bookmarkStart w:id="306" w:name="_Toc307216765"/>
      <w:bookmarkStart w:id="307" w:name="_Toc318272166"/>
      <w:bookmarkStart w:id="308" w:name="_Toc319048180"/>
      <w:bookmarkStart w:id="309" w:name="_Toc194997630"/>
      <w:r>
        <w:lastRenderedPageBreak/>
        <w:t>8.</w:t>
      </w:r>
      <w:r w:rsidR="00BE784B">
        <w:t>4</w:t>
      </w:r>
      <w:r>
        <w:tab/>
      </w:r>
      <w:r w:rsidR="00ED39CC" w:rsidRPr="00AB2E4E">
        <w:t>Environmental Resources Program Information Management System</w:t>
      </w:r>
      <w:bookmarkEnd w:id="305"/>
      <w:bookmarkEnd w:id="306"/>
      <w:bookmarkEnd w:id="307"/>
      <w:bookmarkEnd w:id="308"/>
      <w:bookmarkEnd w:id="309"/>
    </w:p>
    <w:p w14:paraId="0884DD5B" w14:textId="57C937D4" w:rsidR="009624E5" w:rsidRPr="0035049D" w:rsidRDefault="00ED39CC" w:rsidP="00AB2E4E">
      <w:pPr>
        <w:pStyle w:val="BodyText"/>
      </w:pPr>
      <w:r w:rsidRPr="0035049D">
        <w:t xml:space="preserve">The Contractor shall comply with the ERPIMS data requirements for all </w:t>
      </w:r>
      <w:r w:rsidR="00D66F1D" w:rsidRPr="0035049D">
        <w:t xml:space="preserve">field-derived data/information supported by ERPIMS data structure including, but not limited to, </w:t>
      </w:r>
      <w:r w:rsidRPr="0035049D">
        <w:t>sampling data</w:t>
      </w:r>
      <w:r w:rsidR="00D66F1D" w:rsidRPr="0035049D">
        <w:t>,</w:t>
      </w:r>
      <w:r w:rsidR="00E21D48">
        <w:t xml:space="preserve"> remediation system identification data, remediation technology performance data,</w:t>
      </w:r>
      <w:r w:rsidR="00D66F1D" w:rsidRPr="0035049D">
        <w:t xml:space="preserve"> relevant QA/QC</w:t>
      </w:r>
      <w:r w:rsidR="00E82962" w:rsidRPr="0035049D">
        <w:t xml:space="preserve"> data, lithology, groundwater, </w:t>
      </w:r>
      <w:r w:rsidR="00D66F1D" w:rsidRPr="0035049D">
        <w:t>monitoring well location, well construction, well maintenance, and/or abandonment information</w:t>
      </w:r>
      <w:r w:rsidRPr="0035049D">
        <w:t xml:space="preserve">.  After receipt of the contract, the Contractor shall submit an ERPIMS Data Submission Schedule within 30 </w:t>
      </w:r>
      <w:r w:rsidR="008F152F">
        <w:t xml:space="preserve">calendar </w:t>
      </w:r>
      <w:r w:rsidRPr="0035049D">
        <w:t xml:space="preserve">days of award to establish the </w:t>
      </w:r>
      <w:r w:rsidR="00D66F1D" w:rsidRPr="0035049D">
        <w:t xml:space="preserve">projected </w:t>
      </w:r>
      <w:r w:rsidRPr="0035049D">
        <w:t>framework for ERPIMS data submissions.  The Contractor shall record and enter field and laboratory data and submit this data as specified in the latest ERPIMS Data Loading Handbook (DLH) using the latest version of the ERPIMS software utility (</w:t>
      </w:r>
      <w:proofErr w:type="spellStart"/>
      <w:r w:rsidRPr="0035049D">
        <w:t>ERPTools</w:t>
      </w:r>
      <w:proofErr w:type="spellEnd"/>
      <w:r w:rsidRPr="0035049D">
        <w:t xml:space="preserve">).  ERPIMS data submissions are required within 90 </w:t>
      </w:r>
      <w:r w:rsidR="008F152F">
        <w:t xml:space="preserve">calendar </w:t>
      </w:r>
      <w:r w:rsidRPr="0035049D">
        <w:t xml:space="preserve">days of </w:t>
      </w:r>
      <w:r w:rsidR="00221D54">
        <w:t xml:space="preserve">the conclusion of </w:t>
      </w:r>
      <w:r w:rsidR="00564161">
        <w:t xml:space="preserve">each sampling event </w:t>
      </w:r>
      <w:r w:rsidR="002010FF" w:rsidRPr="0035049D">
        <w:t>unless a written waiver or extension is obtained from the</w:t>
      </w:r>
      <w:r w:rsidR="0022275E">
        <w:t xml:space="preserve"> </w:t>
      </w:r>
      <w:r w:rsidR="008040FD">
        <w:t>CO/</w:t>
      </w:r>
      <w:r w:rsidR="00066EB1">
        <w:t>K</w:t>
      </w:r>
      <w:r w:rsidR="002010FF" w:rsidRPr="0035049D">
        <w:t xml:space="preserve">O in coordination with </w:t>
      </w:r>
      <w:r w:rsidR="0082157C" w:rsidRPr="0035049D">
        <w:t>AFCEC</w:t>
      </w:r>
      <w:r w:rsidR="002010FF" w:rsidRPr="0035049D">
        <w:t xml:space="preserve"> Environmental Restoration Branch Chief</w:t>
      </w:r>
      <w:r w:rsidRPr="0035049D">
        <w:t xml:space="preserve">. </w:t>
      </w:r>
      <w:r w:rsidR="00B571F0" w:rsidRPr="0035049D">
        <w:t xml:space="preserve"> </w:t>
      </w:r>
      <w:r w:rsidRPr="0035049D">
        <w:t xml:space="preserve">The </w:t>
      </w:r>
      <w:r w:rsidR="0082157C" w:rsidRPr="0035049D">
        <w:t>AFCEC</w:t>
      </w:r>
      <w:r w:rsidRPr="0035049D">
        <w:t xml:space="preserve"> website</w:t>
      </w:r>
      <w:r w:rsidR="003D67CD" w:rsidRPr="0035049D">
        <w:t xml:space="preserve"> (address provided under separate cover)</w:t>
      </w:r>
      <w:r w:rsidRPr="0035049D">
        <w:t xml:space="preserve"> offers the latest DLH, </w:t>
      </w:r>
      <w:proofErr w:type="spellStart"/>
      <w:r w:rsidRPr="0035049D">
        <w:t>ERPTools</w:t>
      </w:r>
      <w:proofErr w:type="spellEnd"/>
      <w:r w:rsidRPr="0035049D">
        <w:t xml:space="preserve"> client software, ERPIMS policy, ERPIMS Help Desk contact info, data submission requirements, </w:t>
      </w:r>
      <w:proofErr w:type="spellStart"/>
      <w:r w:rsidRPr="0035049D">
        <w:t>ERPTools</w:t>
      </w:r>
      <w:proofErr w:type="spellEnd"/>
      <w:r w:rsidRPr="0035049D">
        <w:t xml:space="preserve"> </w:t>
      </w:r>
      <w:r w:rsidR="00B90865" w:rsidRPr="0035049D">
        <w:t xml:space="preserve">training schedules, and more.  </w:t>
      </w:r>
      <w:r w:rsidRPr="0035049D">
        <w:t xml:space="preserve">Data submissions shall be error-free, pass all validation </w:t>
      </w:r>
      <w:r w:rsidR="00847D59" w:rsidRPr="0035049D">
        <w:t>checks,</w:t>
      </w:r>
      <w:r w:rsidRPr="0035049D">
        <w:t xml:space="preserve"> and fully comply with the ERPIMS DLH.  The Contractor shall ensure that any required corrections are accomplished within both the</w:t>
      </w:r>
      <w:r w:rsidR="00B90865" w:rsidRPr="0035049D">
        <w:t xml:space="preserve"> </w:t>
      </w:r>
      <w:r w:rsidR="00734980" w:rsidRPr="0035049D">
        <w:t>contract</w:t>
      </w:r>
      <w:r w:rsidRPr="0035049D">
        <w:t xml:space="preserve"> </w:t>
      </w:r>
      <w:r w:rsidR="00B90865" w:rsidRPr="0035049D">
        <w:t>POP</w:t>
      </w:r>
      <w:r w:rsidRPr="0035049D">
        <w:t xml:space="preserve"> and before fund</w:t>
      </w:r>
      <w:r w:rsidR="0064301B">
        <w:t>s</w:t>
      </w:r>
      <w:r w:rsidRPr="0035049D">
        <w:t xml:space="preserve"> expiration.  The preferred procedure is for laboratories to use </w:t>
      </w:r>
      <w:proofErr w:type="spellStart"/>
      <w:r w:rsidRPr="0035049D">
        <w:t>ERPTools</w:t>
      </w:r>
      <w:proofErr w:type="spellEnd"/>
      <w:r w:rsidRPr="0035049D">
        <w:t xml:space="preserve"> to input/submit chemistry data for initial validation, import</w:t>
      </w:r>
      <w:r w:rsidR="00E814ED" w:rsidRPr="0035049D">
        <w:t>,</w:t>
      </w:r>
      <w:r w:rsidRPr="0035049D">
        <w:t xml:space="preserve"> and submission by the Prime Contractor.  </w:t>
      </w:r>
      <w:proofErr w:type="spellStart"/>
      <w:r w:rsidRPr="0035049D">
        <w:t>ERPTools</w:t>
      </w:r>
      <w:proofErr w:type="spellEnd"/>
      <w:r w:rsidRPr="0035049D">
        <w:t xml:space="preserve"> training is available to prime and laboratory </w:t>
      </w:r>
      <w:r w:rsidR="00883B03">
        <w:t>Contractor</w:t>
      </w:r>
      <w:r w:rsidRPr="0035049D">
        <w:t xml:space="preserve">s.  All </w:t>
      </w:r>
      <w:r w:rsidR="00072247" w:rsidRPr="0035049D">
        <w:t>ORC</w:t>
      </w:r>
      <w:r w:rsidRPr="0035049D">
        <w:t xml:space="preserve"> milestones that include analytical sampling shall include successful ERPIMS loading</w:t>
      </w:r>
      <w:r w:rsidR="00D66F1D" w:rsidRPr="0035049D">
        <w:t xml:space="preserve"> of all relevant ERP</w:t>
      </w:r>
      <w:r w:rsidR="009A7B59">
        <w:t>IMS</w:t>
      </w:r>
      <w:r w:rsidR="00D66F1D" w:rsidRPr="0035049D">
        <w:t xml:space="preserve"> data elements</w:t>
      </w:r>
      <w:r w:rsidRPr="0035049D">
        <w:t xml:space="preserve"> into the production database as a minimum acceptance criterion.</w:t>
      </w:r>
    </w:p>
    <w:p w14:paraId="074198D3" w14:textId="2DC57213" w:rsidR="006A0B18" w:rsidRPr="00AB2E4E" w:rsidRDefault="00F5140F" w:rsidP="00662645">
      <w:pPr>
        <w:pStyle w:val="Heading2"/>
      </w:pPr>
      <w:bookmarkStart w:id="310" w:name="_Toc277151480"/>
      <w:bookmarkStart w:id="311" w:name="_Toc307216766"/>
      <w:bookmarkStart w:id="312" w:name="_Toc318272167"/>
      <w:bookmarkStart w:id="313" w:name="_Toc319048181"/>
      <w:bookmarkStart w:id="314" w:name="_Toc194997631"/>
      <w:r>
        <w:t>8.5</w:t>
      </w:r>
      <w:r>
        <w:tab/>
      </w:r>
      <w:r w:rsidR="00ED39CC" w:rsidRPr="00AB2E4E">
        <w:t>Innovative and Proven Technologies</w:t>
      </w:r>
      <w:bookmarkEnd w:id="310"/>
      <w:bookmarkEnd w:id="311"/>
      <w:bookmarkEnd w:id="312"/>
      <w:bookmarkEnd w:id="313"/>
      <w:bookmarkEnd w:id="314"/>
    </w:p>
    <w:p w14:paraId="15F8E6B3" w14:textId="7A109D61" w:rsidR="00734980" w:rsidRDefault="00ED39CC" w:rsidP="00AB2E4E">
      <w:pPr>
        <w:pStyle w:val="BodyText"/>
      </w:pPr>
      <w:r w:rsidRPr="0004696D">
        <w:t xml:space="preserve">The Contractor shall, to the extent reasonably practical, plan, design, construct, operate, monitor, and decommission innovative environmental remediation, monitoring, and other technologies as required to </w:t>
      </w:r>
      <w:r w:rsidR="00BC25FA" w:rsidRPr="0004696D">
        <w:t xml:space="preserve">achieve the </w:t>
      </w:r>
      <w:r w:rsidR="002435B2">
        <w:t xml:space="preserve">POs </w:t>
      </w:r>
      <w:r w:rsidRPr="0004696D">
        <w:t xml:space="preserve">of this </w:t>
      </w:r>
      <w:r w:rsidR="00BB288B" w:rsidRPr="0004696D">
        <w:t>contract</w:t>
      </w:r>
      <w:r w:rsidRPr="0004696D">
        <w:t xml:space="preserve">.  The </w:t>
      </w:r>
      <w:r w:rsidR="002614EB" w:rsidRPr="0004696D">
        <w:t>AF</w:t>
      </w:r>
      <w:r w:rsidRPr="0004696D">
        <w:t xml:space="preserve"> seeks technologies and methodologies that are innovative, sustainable</w:t>
      </w:r>
      <w:r w:rsidR="0064301B">
        <w:t>,</w:t>
      </w:r>
      <w:r w:rsidRPr="0004696D">
        <w:t xml:space="preserve"> cost-effective</w:t>
      </w:r>
      <w:r w:rsidR="0064301B">
        <w:t>, and</w:t>
      </w:r>
      <w:r w:rsidRPr="0004696D">
        <w:t xml:space="preserve"> will lead to accelerated closure of environmental sites.</w:t>
      </w:r>
    </w:p>
    <w:p w14:paraId="71BFF45C" w14:textId="5756CB6C" w:rsidR="006A0B18" w:rsidRPr="00AB2E4E" w:rsidRDefault="00F5140F" w:rsidP="00662645">
      <w:pPr>
        <w:pStyle w:val="Heading2"/>
      </w:pPr>
      <w:bookmarkStart w:id="315" w:name="_Toc307216767"/>
      <w:bookmarkStart w:id="316" w:name="_Toc277151481"/>
      <w:bookmarkStart w:id="317" w:name="_Toc307216768"/>
      <w:bookmarkStart w:id="318" w:name="_Toc318272168"/>
      <w:bookmarkStart w:id="319" w:name="_Toc319048182"/>
      <w:bookmarkStart w:id="320" w:name="_Toc194997632"/>
      <w:bookmarkEnd w:id="315"/>
      <w:r>
        <w:t>8.6</w:t>
      </w:r>
      <w:r>
        <w:tab/>
      </w:r>
      <w:r w:rsidR="00ED39CC" w:rsidRPr="00AB2E4E">
        <w:t>Operations and Maintenance</w:t>
      </w:r>
      <w:bookmarkEnd w:id="316"/>
      <w:bookmarkEnd w:id="317"/>
      <w:bookmarkEnd w:id="318"/>
      <w:bookmarkEnd w:id="319"/>
      <w:bookmarkEnd w:id="320"/>
    </w:p>
    <w:p w14:paraId="01709ACA" w14:textId="41F2341A" w:rsidR="006A0B18" w:rsidRPr="000F37BC" w:rsidRDefault="00ED39CC" w:rsidP="00AB2E4E">
      <w:pPr>
        <w:pStyle w:val="BodyText"/>
      </w:pPr>
      <w:r w:rsidRPr="000F37BC">
        <w:t>The Contractor shall perform RA-O/O&amp;M requirements</w:t>
      </w:r>
      <w:r w:rsidR="00DB6501" w:rsidRPr="00DB6501">
        <w:t xml:space="preserve"> </w:t>
      </w:r>
      <w:r w:rsidR="00DB6501">
        <w:t>following DQOs in accordance with Section 5.1</w:t>
      </w:r>
      <w:r w:rsidR="00DB6501" w:rsidRPr="000F37BC">
        <w:t>.</w:t>
      </w:r>
      <w:r w:rsidRPr="000F37BC">
        <w:t xml:space="preserve">  The Contractor shall be responsible for the operation, maintenance,</w:t>
      </w:r>
      <w:r w:rsidR="00AA4525">
        <w:t xml:space="preserve"> repair, replacement,</w:t>
      </w:r>
      <w:r w:rsidRPr="000F37BC">
        <w:t xml:space="preserve"> </w:t>
      </w:r>
      <w:r w:rsidR="009E41FC" w:rsidRPr="009E41FC">
        <w:t xml:space="preserve">installation of new wells, </w:t>
      </w:r>
      <w:r w:rsidRPr="000F37BC">
        <w:t xml:space="preserve">monitoring, optimization, and evaluation of in-place </w:t>
      </w:r>
      <w:r w:rsidR="00C46991">
        <w:t xml:space="preserve">and proposed </w:t>
      </w:r>
      <w:r w:rsidRPr="000F37BC">
        <w:t xml:space="preserve">environmental systems </w:t>
      </w:r>
      <w:r w:rsidR="00832DB7">
        <w:t xml:space="preserve">and well network </w:t>
      </w:r>
      <w:r w:rsidRPr="000F37BC">
        <w:t xml:space="preserve">throughout their active life.  This shall include all materials required to replace any exhaustible process materials required to operate and maintain the individual processes specified in the system O&amp;M manuals and equipment manufacturer specifications.  The Contractor shall provide system O&amp;M manuals and parts list to the </w:t>
      </w:r>
      <w:r w:rsidR="00734980">
        <w:t>G</w:t>
      </w:r>
      <w:r w:rsidR="00734980" w:rsidRPr="000F37BC">
        <w:t>overnment</w:t>
      </w:r>
      <w:r w:rsidR="00AA4525">
        <w:t xml:space="preserve"> within 90 </w:t>
      </w:r>
      <w:r w:rsidR="008F152F">
        <w:t xml:space="preserve">calendar </w:t>
      </w:r>
      <w:r w:rsidR="00AA4525">
        <w:t xml:space="preserve">days of system installation or modification.  </w:t>
      </w:r>
      <w:r w:rsidR="00300AAF">
        <w:t xml:space="preserve">The Contractor shall provide an O&amp;M manual within 180 </w:t>
      </w:r>
      <w:r w:rsidR="008F152F">
        <w:t xml:space="preserve">calendar </w:t>
      </w:r>
      <w:r w:rsidR="00300AAF">
        <w:t xml:space="preserve">days for systems that do not have an O&amp;M </w:t>
      </w:r>
      <w:r w:rsidR="00117ACE">
        <w:t>manual,</w:t>
      </w:r>
      <w:r w:rsidR="00300AAF">
        <w:t xml:space="preserve"> or the existing manual is deficient.  </w:t>
      </w:r>
      <w:r w:rsidR="00AA4525">
        <w:t xml:space="preserve">The Contractor shall be responsible for </w:t>
      </w:r>
      <w:r w:rsidRPr="000F37BC">
        <w:t>train</w:t>
      </w:r>
      <w:r w:rsidR="00AA4525">
        <w:t>ing</w:t>
      </w:r>
      <w:r w:rsidRPr="000F37BC">
        <w:t xml:space="preserve"> maintenance personnel in system operations.  </w:t>
      </w:r>
      <w:r w:rsidRPr="000F37BC">
        <w:rPr>
          <w:snapToGrid w:val="0"/>
        </w:rPr>
        <w:t xml:space="preserve">The Contractor </w:t>
      </w:r>
      <w:proofErr w:type="gramStart"/>
      <w:r w:rsidRPr="000F37BC">
        <w:rPr>
          <w:snapToGrid w:val="0"/>
        </w:rPr>
        <w:t>shall</w:t>
      </w:r>
      <w:proofErr w:type="gramEnd"/>
      <w:r w:rsidRPr="000F37BC">
        <w:rPr>
          <w:snapToGrid w:val="0"/>
        </w:rPr>
        <w:t xml:space="preserve"> ensure that the operation of the environmental system is optimal and effective at achieving system goals.</w:t>
      </w:r>
    </w:p>
    <w:p w14:paraId="4380BAFB" w14:textId="1A5A9F5D" w:rsidR="009A4CD5" w:rsidRDefault="00ED39CC" w:rsidP="007657A2">
      <w:pPr>
        <w:pStyle w:val="BodyText"/>
      </w:pPr>
      <w:r w:rsidRPr="000F37BC">
        <w:t xml:space="preserve">The Contractor shall review installed equipment and prepare databases of equipment/systems with information such as scheduled maintenance, compatibility with existing systems, vendor sources, and warranty expiration dates for all systems installed at sites that will not achieve SC </w:t>
      </w:r>
      <w:r w:rsidRPr="000F37BC">
        <w:lastRenderedPageBreak/>
        <w:t>by the end of the POP.</w:t>
      </w:r>
      <w:r w:rsidR="00300FF2">
        <w:t xml:space="preserve">  </w:t>
      </w:r>
      <w:r w:rsidR="00300FF2" w:rsidRPr="00300FF2">
        <w:t>The Contractor shall maintain a complete inventory of system as-built drawings (in hardcopy and electronic) and shall update the drawings in red-line based on revisions to the systems.</w:t>
      </w:r>
      <w:r w:rsidR="00300FF2">
        <w:t xml:space="preserve">  </w:t>
      </w:r>
    </w:p>
    <w:p w14:paraId="1A27E68B" w14:textId="0A0D0B6A" w:rsidR="006A0B18" w:rsidRPr="00AB2E4E" w:rsidRDefault="00C9451E" w:rsidP="00662645">
      <w:pPr>
        <w:pStyle w:val="Heading2"/>
      </w:pPr>
      <w:bookmarkStart w:id="321" w:name="_Toc277151482"/>
      <w:bookmarkStart w:id="322" w:name="_Toc307216769"/>
      <w:bookmarkStart w:id="323" w:name="_Toc318272169"/>
      <w:bookmarkStart w:id="324" w:name="_Toc319048183"/>
      <w:bookmarkStart w:id="325" w:name="_Toc194997633"/>
      <w:r>
        <w:t>8.7</w:t>
      </w:r>
      <w:r>
        <w:tab/>
      </w:r>
      <w:r w:rsidR="00ED39CC" w:rsidRPr="00AB2E4E">
        <w:t>Ordnance Removal and Support</w:t>
      </w:r>
      <w:bookmarkEnd w:id="321"/>
      <w:bookmarkEnd w:id="322"/>
      <w:bookmarkEnd w:id="323"/>
      <w:bookmarkEnd w:id="324"/>
      <w:bookmarkEnd w:id="325"/>
    </w:p>
    <w:p w14:paraId="748A60DD" w14:textId="281AE30F" w:rsidR="004B2B44" w:rsidRPr="006E2C0A" w:rsidRDefault="00CE4D6C" w:rsidP="000B779A">
      <w:pPr>
        <w:pStyle w:val="BodyText"/>
      </w:pPr>
      <w:r w:rsidRPr="006E2C0A">
        <w:t>NOT APPLICABLE</w:t>
      </w:r>
    </w:p>
    <w:p w14:paraId="3DC7DCA8" w14:textId="5F9E8855" w:rsidR="006A0B18" w:rsidRPr="00E56356" w:rsidRDefault="00C9451E" w:rsidP="00662645">
      <w:pPr>
        <w:pStyle w:val="Heading2"/>
      </w:pPr>
      <w:bookmarkStart w:id="326" w:name="_Toc277151486"/>
      <w:bookmarkStart w:id="327" w:name="_Toc307216773"/>
      <w:bookmarkStart w:id="328" w:name="_Toc318272173"/>
      <w:bookmarkStart w:id="329" w:name="_Toc319048187"/>
      <w:bookmarkStart w:id="330" w:name="_Toc194997634"/>
      <w:r w:rsidRPr="006E2C0A">
        <w:t>8.8</w:t>
      </w:r>
      <w:r w:rsidRPr="006E2C0A">
        <w:tab/>
      </w:r>
      <w:r w:rsidR="00ED39CC" w:rsidRPr="006E2C0A">
        <w:t>Hazardous Waste</w:t>
      </w:r>
      <w:r w:rsidR="00ED39CC" w:rsidRPr="00E56356">
        <w:t xml:space="preserve"> Removal and Support</w:t>
      </w:r>
      <w:bookmarkEnd w:id="326"/>
      <w:bookmarkEnd w:id="327"/>
      <w:bookmarkEnd w:id="328"/>
      <w:bookmarkEnd w:id="329"/>
      <w:bookmarkEnd w:id="330"/>
    </w:p>
    <w:p w14:paraId="4CC4CE84" w14:textId="240E1618" w:rsidR="00540087" w:rsidRDefault="00ED39CC" w:rsidP="00E56356">
      <w:pPr>
        <w:pStyle w:val="BodyText"/>
      </w:pPr>
      <w:r w:rsidRPr="0004696D">
        <w:t xml:space="preserve">The Contractor shall </w:t>
      </w:r>
      <w:r w:rsidRPr="000F37BC">
        <w:t xml:space="preserve">destroy, recycle, and dispose of hazardous wastes and materials and provide all hazardous materials use and hazardous waste disposal documentation to </w:t>
      </w:r>
      <w:r w:rsidR="0040435F" w:rsidRPr="0040435F">
        <w:t>AFCEC, COR</w:t>
      </w:r>
      <w:r w:rsidR="005D33DA">
        <w:t>,</w:t>
      </w:r>
      <w:r w:rsidR="0040435F" w:rsidRPr="0040435F">
        <w:t xml:space="preserve"> and </w:t>
      </w:r>
      <w:r w:rsidR="00245124">
        <w:t>Installation POC(s)</w:t>
      </w:r>
      <w:r w:rsidR="00245124" w:rsidRPr="0040435F">
        <w:t xml:space="preserve"> </w:t>
      </w:r>
      <w:r w:rsidRPr="000F37BC">
        <w:t xml:space="preserve">or designated alternate.  An </w:t>
      </w:r>
      <w:r w:rsidR="002614EB">
        <w:t>AF</w:t>
      </w:r>
      <w:r w:rsidRPr="000F37BC">
        <w:t xml:space="preserve"> representative will sign all hazardous waste manifests.  The Contractor shall perform associated investigative work as required.</w:t>
      </w:r>
    </w:p>
    <w:p w14:paraId="599C3EF9" w14:textId="34229FA0" w:rsidR="002A66C2" w:rsidRPr="00E56356" w:rsidRDefault="00C9451E" w:rsidP="00662645">
      <w:pPr>
        <w:pStyle w:val="Heading2"/>
      </w:pPr>
      <w:bookmarkStart w:id="331" w:name="_Toc194997635"/>
      <w:r>
        <w:t>8.9</w:t>
      </w:r>
      <w:r>
        <w:tab/>
      </w:r>
      <w:r w:rsidR="002A66C2" w:rsidRPr="00E56356">
        <w:t>Study Effort Incidental to Remedy or Corrective Action</w:t>
      </w:r>
      <w:bookmarkEnd w:id="331"/>
    </w:p>
    <w:p w14:paraId="230FAFC7" w14:textId="73ECFD08" w:rsidR="002A66C2" w:rsidRPr="0035049D" w:rsidRDefault="002A66C2" w:rsidP="00E56356">
      <w:pPr>
        <w:pStyle w:val="BodyText"/>
      </w:pPr>
      <w:r w:rsidRPr="0035049D">
        <w:t xml:space="preserve">The Contractor may engage in supplemental study work in pursuit of a remedy or corrective action.  This may </w:t>
      </w:r>
      <w:r w:rsidR="00117ACE" w:rsidRPr="0035049D">
        <w:t>include but</w:t>
      </w:r>
      <w:r w:rsidRPr="0035049D">
        <w:t xml:space="preserve"> is not limited to:  (1) performing bench-scale and pilot-scale studies of remediation</w:t>
      </w:r>
      <w:r w:rsidRPr="002A66C2">
        <w:t xml:space="preserve"> </w:t>
      </w:r>
      <w:r w:rsidRPr="0035049D">
        <w:t>technology, and (2) drafting new decision documents (e.g., ROD Amendment, ESD, RCRA Permit modification).</w:t>
      </w:r>
    </w:p>
    <w:p w14:paraId="0B21E0C7" w14:textId="009C9123" w:rsidR="00E52901" w:rsidRPr="00E56356" w:rsidRDefault="00C9451E" w:rsidP="00662645">
      <w:pPr>
        <w:pStyle w:val="Heading2"/>
      </w:pPr>
      <w:bookmarkStart w:id="332" w:name="_Toc194997636"/>
      <w:r>
        <w:t>8.10</w:t>
      </w:r>
      <w:r>
        <w:tab/>
      </w:r>
      <w:r w:rsidR="00217813" w:rsidRPr="00E56356">
        <w:t>Five-</w:t>
      </w:r>
      <w:r w:rsidR="00E52901" w:rsidRPr="00E56356">
        <w:t>Year Review Support</w:t>
      </w:r>
      <w:bookmarkEnd w:id="332"/>
    </w:p>
    <w:p w14:paraId="69546177" w14:textId="69CB6796" w:rsidR="00E52901" w:rsidRPr="00E56356" w:rsidRDefault="00E52901" w:rsidP="00E56356">
      <w:pPr>
        <w:pStyle w:val="BodyText"/>
      </w:pPr>
      <w:r w:rsidRPr="00E56356">
        <w:t xml:space="preserve">In accordance with AF policy, the Contractor shall support Five-Year Reviews </w:t>
      </w:r>
      <w:r w:rsidR="001D5F0C" w:rsidRPr="00E56356">
        <w:t>(e.g., supplying documents to independent reviewers</w:t>
      </w:r>
      <w:r w:rsidR="00FC55F8">
        <w:t>, attending site inspections,</w:t>
      </w:r>
      <w:r w:rsidR="001D5F0C" w:rsidRPr="00E56356">
        <w:t xml:space="preserve"> and participat</w:t>
      </w:r>
      <w:r w:rsidR="00FC55F8">
        <w:t>ing</w:t>
      </w:r>
      <w:r w:rsidR="001D5F0C" w:rsidRPr="00E56356">
        <w:t xml:space="preserve"> in meetings/interviews) </w:t>
      </w:r>
      <w:r w:rsidRPr="00E56356">
        <w:t xml:space="preserve">of all remedial actions, including non-CERCLA cleanup actions using the </w:t>
      </w:r>
      <w:r w:rsidR="008773A1" w:rsidRPr="00E56356">
        <w:t>US</w:t>
      </w:r>
      <w:r w:rsidRPr="00E56356">
        <w:t xml:space="preserve">EPA guidance document </w:t>
      </w:r>
      <w:r w:rsidR="00DD6F2F">
        <w:t>“</w:t>
      </w:r>
      <w:r w:rsidRPr="00E56356">
        <w:t>Comprehensive Five-Year Review Guidance</w:t>
      </w:r>
      <w:r w:rsidR="00117ACE">
        <w:t>,”</w:t>
      </w:r>
      <w:r w:rsidRPr="00E56356">
        <w:t xml:space="preserve"> OSWER No 9355.7-03B-P, June 2001.  </w:t>
      </w:r>
      <w:r w:rsidR="00C8795D" w:rsidRPr="00E56356">
        <w:t xml:space="preserve">The </w:t>
      </w:r>
      <w:r w:rsidRPr="00E56356">
        <w:t xml:space="preserve">Contractor shall also be responsible for implementing </w:t>
      </w:r>
      <w:r w:rsidR="000B73C4" w:rsidRPr="00E56356">
        <w:t>findings</w:t>
      </w:r>
      <w:r w:rsidR="001D5F0C">
        <w:t xml:space="preserve">, </w:t>
      </w:r>
      <w:r w:rsidRPr="00E56356">
        <w:t>recommendations</w:t>
      </w:r>
      <w:r w:rsidR="001D5F0C">
        <w:t xml:space="preserve">, and/or </w:t>
      </w:r>
      <w:r w:rsidRPr="00E56356">
        <w:t>deficiencies</w:t>
      </w:r>
      <w:r w:rsidR="00621C8D">
        <w:t xml:space="preserve"> documented</w:t>
      </w:r>
      <w:r w:rsidRPr="00E56356">
        <w:t xml:space="preserve"> in a Five-Year Review </w:t>
      </w:r>
      <w:r w:rsidR="00621C8D">
        <w:t xml:space="preserve">which have been </w:t>
      </w:r>
      <w:r w:rsidR="00DD25FA" w:rsidRPr="00E56356">
        <w:t>identified</w:t>
      </w:r>
      <w:r w:rsidRPr="00E56356">
        <w:t xml:space="preserve"> in the GFI, for any site identified in Table 1</w:t>
      </w:r>
      <w:r w:rsidR="00FA1241">
        <w:t xml:space="preserve"> </w:t>
      </w:r>
      <w:r w:rsidR="00FA1241">
        <w:rPr>
          <w:rFonts w:eastAsia="헤드라인A"/>
        </w:rPr>
        <w:t xml:space="preserve">and work described in </w:t>
      </w:r>
      <w:r w:rsidR="00E77527">
        <w:rPr>
          <w:rFonts w:eastAsia="헤드라인A"/>
        </w:rPr>
        <w:t>Section</w:t>
      </w:r>
      <w:r w:rsidR="00FA1241">
        <w:rPr>
          <w:rFonts w:eastAsia="헤드라인A"/>
        </w:rPr>
        <w:t xml:space="preserve"> 1.3.2</w:t>
      </w:r>
      <w:r w:rsidRPr="00E56356">
        <w:t>.</w:t>
      </w:r>
    </w:p>
    <w:p w14:paraId="4B1C36B8" w14:textId="20D3E18F" w:rsidR="001F368C" w:rsidRPr="00B62CF6" w:rsidRDefault="00C9451E" w:rsidP="006B60B5">
      <w:pPr>
        <w:pStyle w:val="Heading1"/>
      </w:pPr>
      <w:bookmarkStart w:id="333" w:name="_Toc125357075"/>
      <w:bookmarkStart w:id="334" w:name="_Toc194997637"/>
      <w:bookmarkStart w:id="335" w:name="_Toc277151488"/>
      <w:bookmarkStart w:id="336" w:name="_Toc307216775"/>
      <w:bookmarkStart w:id="337" w:name="_Toc318272175"/>
      <w:bookmarkStart w:id="338" w:name="_Toc319048189"/>
      <w:r>
        <w:t>9.0</w:t>
      </w:r>
      <w:r>
        <w:tab/>
      </w:r>
      <w:r w:rsidR="00DB5592" w:rsidRPr="00B62CF6">
        <w:t>Performance Standards and Surveillance Activities</w:t>
      </w:r>
      <w:bookmarkEnd w:id="333"/>
      <w:bookmarkEnd w:id="334"/>
    </w:p>
    <w:p w14:paraId="66F9BA1D" w14:textId="73DA6551" w:rsidR="0092416D" w:rsidRPr="00B62CF6" w:rsidRDefault="001F368C" w:rsidP="003C0C9C">
      <w:pPr>
        <w:pStyle w:val="BodyText"/>
      </w:pPr>
      <w:r w:rsidRPr="00B62CF6">
        <w:t xml:space="preserve">The AF and USACE will utilize the </w:t>
      </w:r>
      <w:r w:rsidR="001206E4" w:rsidRPr="00B62CF6">
        <w:t xml:space="preserve">Quality Assurance Activities </w:t>
      </w:r>
      <w:r w:rsidRPr="00B62CF6">
        <w:t>to define the procedures and guidelines to evaluate the technical and quality performance of the Contractor in accordance with th</w:t>
      </w:r>
      <w:r w:rsidR="00E56356" w:rsidRPr="00B62CF6">
        <w:t>is</w:t>
      </w:r>
      <w:r w:rsidRPr="00B62CF6">
        <w:t xml:space="preserve"> PWS.  The </w:t>
      </w:r>
      <w:r w:rsidR="001206E4" w:rsidRPr="00B62CF6">
        <w:t>Quality Assurance Activities</w:t>
      </w:r>
      <w:r w:rsidRPr="00B62CF6">
        <w:t xml:space="preserve"> ensure that the work, </w:t>
      </w:r>
      <w:proofErr w:type="gramStart"/>
      <w:r w:rsidRPr="00B62CF6">
        <w:t>to include</w:t>
      </w:r>
      <w:proofErr w:type="gramEnd"/>
      <w:r w:rsidRPr="00B62CF6">
        <w:t xml:space="preserve"> that of subcontractors and suppliers, complies with the regulatory and contractual requirements, and documents that all the various activities </w:t>
      </w:r>
      <w:r w:rsidR="003E3C48" w:rsidRPr="00B62CF6">
        <w:t xml:space="preserve">required to achieve completion of </w:t>
      </w:r>
      <w:r w:rsidRPr="00B62CF6">
        <w:t>CLINs</w:t>
      </w:r>
      <w:r w:rsidR="003E3C48" w:rsidRPr="00B62CF6">
        <w:t>/Sub-CLINs</w:t>
      </w:r>
      <w:r w:rsidRPr="00B62CF6">
        <w:t xml:space="preserve"> and </w:t>
      </w:r>
      <w:r w:rsidR="003E3C48" w:rsidRPr="00B62CF6">
        <w:t xml:space="preserve">that </w:t>
      </w:r>
      <w:r w:rsidRPr="00B62CF6">
        <w:t xml:space="preserve">contract requirements not associated directly with a </w:t>
      </w:r>
      <w:r w:rsidR="003E3C48" w:rsidRPr="00B62CF6">
        <w:t xml:space="preserve">CLIN/Sub-CLIN </w:t>
      </w:r>
      <w:r w:rsidRPr="00B62CF6">
        <w:t>are being accomplished, tracked, and surveilled.</w:t>
      </w:r>
      <w:r w:rsidR="0092416D" w:rsidRPr="00B62CF6">
        <w:t xml:space="preserve"> </w:t>
      </w:r>
    </w:p>
    <w:p w14:paraId="5B5B576B" w14:textId="77777777" w:rsidR="00B62CF6" w:rsidRDefault="0092416D" w:rsidP="00B62CF6">
      <w:pPr>
        <w:pStyle w:val="BodyText"/>
      </w:pPr>
      <w:r w:rsidRPr="00B62CF6">
        <w:t xml:space="preserve">The Contractor is fully responsible for executing the work under this contract and supervising/directing the work of subcontractors. Surveillance of Contractor performance and compliance shall be completed in accordance with the </w:t>
      </w:r>
      <w:r w:rsidR="001206E4" w:rsidRPr="00B62CF6">
        <w:t>PWS</w:t>
      </w:r>
      <w:r w:rsidRPr="00B62CF6">
        <w:t xml:space="preserve">. </w:t>
      </w:r>
      <w:r w:rsidR="005D33DA" w:rsidRPr="00B62CF6">
        <w:t xml:space="preserve"> </w:t>
      </w:r>
      <w:r w:rsidRPr="00B62CF6">
        <w:t>The Government’s contractual relationship and oversight responsibilities are only with the</w:t>
      </w:r>
      <w:r w:rsidRPr="003C0C9C">
        <w:t xml:space="preserve"> Contractor.</w:t>
      </w:r>
      <w:bookmarkStart w:id="339" w:name="_Toc50087481"/>
    </w:p>
    <w:p w14:paraId="45676D4C" w14:textId="49BA0D95" w:rsidR="006A0B18" w:rsidRPr="00E56356" w:rsidRDefault="00C9451E" w:rsidP="006B60B5">
      <w:pPr>
        <w:pStyle w:val="Heading1"/>
      </w:pPr>
      <w:bookmarkStart w:id="340" w:name="_Toc194997638"/>
      <w:bookmarkEnd w:id="339"/>
      <w:r>
        <w:t>10.0</w:t>
      </w:r>
      <w:r>
        <w:tab/>
      </w:r>
      <w:r w:rsidR="00ED39CC" w:rsidRPr="00E56356">
        <w:t>POINTS OF CONTACT</w:t>
      </w:r>
      <w:bookmarkEnd w:id="335"/>
      <w:bookmarkEnd w:id="336"/>
      <w:bookmarkEnd w:id="337"/>
      <w:bookmarkEnd w:id="338"/>
      <w:bookmarkEnd w:id="340"/>
    </w:p>
    <w:p w14:paraId="2599277C" w14:textId="16EA1139" w:rsidR="000B223F" w:rsidRPr="0035049D" w:rsidRDefault="00ED39CC" w:rsidP="00154EB3">
      <w:pPr>
        <w:pStyle w:val="BodyText"/>
      </w:pPr>
      <w:r w:rsidRPr="0035049D">
        <w:t xml:space="preserve">POCs will be specified upon </w:t>
      </w:r>
      <w:r w:rsidR="00BB288B" w:rsidRPr="0035049D">
        <w:t>contract</w:t>
      </w:r>
      <w:r w:rsidRPr="0035049D">
        <w:t xml:space="preserve"> award</w:t>
      </w:r>
      <w:r w:rsidRPr="008E5E70">
        <w:rPr>
          <w:color w:val="808080" w:themeColor="background1" w:themeShade="80"/>
        </w:rPr>
        <w:t>.</w:t>
      </w:r>
      <w:r w:rsidR="000B223F" w:rsidRPr="0035049D">
        <w:t xml:space="preserve"> </w:t>
      </w:r>
    </w:p>
    <w:sectPr w:rsidR="000B223F" w:rsidRPr="0035049D" w:rsidSect="00F13384">
      <w:headerReference w:type="default" r:id="rId16"/>
      <w:footerReference w:type="default" r:id="rId17"/>
      <w:footerReference w:type="first" r:id="rId18"/>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5DD2B" w14:textId="77777777" w:rsidR="00DF1EEB" w:rsidRDefault="00DF1EEB">
      <w:r>
        <w:separator/>
      </w:r>
    </w:p>
  </w:endnote>
  <w:endnote w:type="continuationSeparator" w:id="0">
    <w:p w14:paraId="126ACB36" w14:textId="77777777" w:rsidR="00DF1EEB" w:rsidRDefault="00DF1EEB">
      <w:r>
        <w:continuationSeparator/>
      </w:r>
    </w:p>
  </w:endnote>
  <w:endnote w:type="continuationNotice" w:id="1">
    <w:p w14:paraId="4B198526" w14:textId="77777777" w:rsidR="00DF1EEB" w:rsidRDefault="00DF1E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헤드라인A">
    <w:charset w:val="4F"/>
    <w:family w:val="auto"/>
    <w:pitch w:val="variable"/>
    <w:sig w:usb0="00000000" w:usb1="09060000" w:usb2="00000010" w:usb3="00000000" w:csb0="00080000"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G Omega">
    <w:altName w:val="Candara"/>
    <w:charset w:val="00"/>
    <w:family w:val="swiss"/>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3F8C" w14:textId="51248738" w:rsidR="008C5532" w:rsidRDefault="008C5532">
    <w:pPr>
      <w:pStyle w:val="Footer"/>
    </w:pPr>
    <w:r w:rsidRPr="006729CE">
      <w:rPr>
        <w:sz w:val="16"/>
        <w:szCs w:val="16"/>
      </w:rPr>
      <w:t>FY26 Version 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3C2C6DF" w14:paraId="232404FA" w14:textId="77777777" w:rsidTr="005057F6">
      <w:trPr>
        <w:trHeight w:val="300"/>
      </w:trPr>
      <w:tc>
        <w:tcPr>
          <w:tcW w:w="3120" w:type="dxa"/>
        </w:tcPr>
        <w:p w14:paraId="4132C578" w14:textId="3DE620C0" w:rsidR="53C2C6DF" w:rsidRDefault="53C2C6DF" w:rsidP="005057F6">
          <w:pPr>
            <w:pStyle w:val="Header"/>
            <w:ind w:left="-115"/>
          </w:pPr>
        </w:p>
      </w:tc>
      <w:tc>
        <w:tcPr>
          <w:tcW w:w="3120" w:type="dxa"/>
        </w:tcPr>
        <w:p w14:paraId="16173833" w14:textId="3C5D2A31" w:rsidR="53C2C6DF" w:rsidRDefault="53C2C6DF" w:rsidP="005057F6">
          <w:pPr>
            <w:pStyle w:val="Header"/>
            <w:jc w:val="center"/>
          </w:pPr>
        </w:p>
      </w:tc>
      <w:tc>
        <w:tcPr>
          <w:tcW w:w="3120" w:type="dxa"/>
        </w:tcPr>
        <w:p w14:paraId="4D4306FE" w14:textId="3D0324FD" w:rsidR="53C2C6DF" w:rsidRDefault="53C2C6DF" w:rsidP="005057F6">
          <w:pPr>
            <w:pStyle w:val="Header"/>
            <w:ind w:right="-115"/>
            <w:jc w:val="right"/>
          </w:pPr>
        </w:p>
      </w:tc>
    </w:tr>
  </w:tbl>
  <w:p w14:paraId="60B48EC7" w14:textId="0858AAAE" w:rsidR="53C2C6DF" w:rsidRDefault="53C2C6DF" w:rsidP="004625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E219D" w14:textId="77777777" w:rsidR="00DF1EEB" w:rsidRDefault="00DF1EEB">
      <w:r>
        <w:separator/>
      </w:r>
    </w:p>
  </w:footnote>
  <w:footnote w:type="continuationSeparator" w:id="0">
    <w:p w14:paraId="6CAA9E05" w14:textId="77777777" w:rsidR="00DF1EEB" w:rsidRDefault="00DF1EEB">
      <w:r>
        <w:continuationSeparator/>
      </w:r>
    </w:p>
  </w:footnote>
  <w:footnote w:type="continuationNotice" w:id="1">
    <w:p w14:paraId="23B284F1" w14:textId="77777777" w:rsidR="00DF1EEB" w:rsidRDefault="00DF1EEB"/>
  </w:footnote>
  <w:footnote w:id="2">
    <w:p w14:paraId="049A56EA" w14:textId="77777777" w:rsidR="00A57A09" w:rsidRDefault="00A57A09" w:rsidP="00A57A09">
      <w:pPr>
        <w:pStyle w:val="FootnoteText"/>
      </w:pPr>
      <w:r>
        <w:rPr>
          <w:rStyle w:val="FootnoteReference"/>
        </w:rPr>
        <w:footnoteRef/>
      </w:r>
      <w:r>
        <w:t xml:space="preserve"> </w:t>
      </w:r>
      <w:r w:rsidRPr="00B4579C">
        <w:rPr>
          <w:color w:val="333333"/>
        </w:rPr>
        <w:t>IT</w:t>
      </w:r>
      <w:r>
        <w:rPr>
          <w:color w:val="333333"/>
        </w:rPr>
        <w:t>RC. (2015</w:t>
      </w:r>
      <w:r w:rsidRPr="00B4579C">
        <w:rPr>
          <w:color w:val="333333"/>
        </w:rPr>
        <w:t>). </w:t>
      </w:r>
      <w:r w:rsidRPr="00B4579C">
        <w:rPr>
          <w:i/>
          <w:iCs/>
          <w:color w:val="333333"/>
        </w:rPr>
        <w:t>Integrated DNAPL Site Characterization and Tool Selection.</w:t>
      </w:r>
    </w:p>
  </w:footnote>
  <w:footnote w:id="3">
    <w:p w14:paraId="3004FD3D" w14:textId="77777777" w:rsidR="00A57A09" w:rsidRDefault="00A57A09" w:rsidP="00A57A09">
      <w:pPr>
        <w:pStyle w:val="FootnoteText"/>
      </w:pPr>
      <w:r>
        <w:rPr>
          <w:rStyle w:val="FootnoteReference"/>
        </w:rPr>
        <w:footnoteRef/>
      </w:r>
      <w:r>
        <w:t xml:space="preserve"> SERDP/ESTCP. (2012). </w:t>
      </w:r>
      <w:r w:rsidRPr="00B4579C">
        <w:rPr>
          <w:i/>
        </w:rPr>
        <w:t>Matrix Diffusion Tool Kit.</w:t>
      </w:r>
    </w:p>
  </w:footnote>
  <w:footnote w:id="4">
    <w:p w14:paraId="4A73E9C5" w14:textId="77777777" w:rsidR="00A57A09" w:rsidRDefault="00A57A09" w:rsidP="00A57A09">
      <w:pPr>
        <w:pStyle w:val="FootnoteText"/>
      </w:pPr>
      <w:r>
        <w:rPr>
          <w:rStyle w:val="FootnoteReference"/>
        </w:rPr>
        <w:footnoteRef/>
      </w:r>
      <w:r>
        <w:t xml:space="preserve"> USEPA. (2009). </w:t>
      </w:r>
      <w:r w:rsidRPr="00B4579C">
        <w:rPr>
          <w:i/>
        </w:rPr>
        <w:t>Evaluating Natural Source Zone Depletion at Sites with LNAPL.</w:t>
      </w:r>
    </w:p>
  </w:footnote>
  <w:footnote w:id="5">
    <w:p w14:paraId="5BDC17E3" w14:textId="77777777" w:rsidR="00A57A09" w:rsidRDefault="00A57A09" w:rsidP="00A57A09">
      <w:pPr>
        <w:pStyle w:val="FootnoteText"/>
      </w:pPr>
      <w:r>
        <w:rPr>
          <w:rStyle w:val="FootnoteReference"/>
        </w:rPr>
        <w:footnoteRef/>
      </w:r>
      <w:r>
        <w:t xml:space="preserve"> USEPA. (2014). </w:t>
      </w:r>
      <w:r w:rsidRPr="00B4579C">
        <w:rPr>
          <w:i/>
        </w:rPr>
        <w:t>High Resolution Site Characterization for Groundwater Short Course, 23rd Annual NARPM Training Program</w:t>
      </w:r>
      <w:r>
        <w:t>.</w:t>
      </w:r>
    </w:p>
  </w:footnote>
  <w:footnote w:id="6">
    <w:p w14:paraId="0607D30A" w14:textId="77777777" w:rsidR="00415F35" w:rsidRDefault="00415F35" w:rsidP="00415F35">
      <w:pPr>
        <w:pStyle w:val="FootnoteText"/>
      </w:pPr>
      <w:r>
        <w:rPr>
          <w:rStyle w:val="FootnoteReference"/>
        </w:rPr>
        <w:footnoteRef/>
      </w:r>
      <w:r>
        <w:t xml:space="preserve"> US</w:t>
      </w:r>
      <w:r w:rsidRPr="005A3ADB">
        <w:t>EPA. (20</w:t>
      </w:r>
      <w:r>
        <w:t xml:space="preserve">10). </w:t>
      </w:r>
      <w:r w:rsidRPr="00763536">
        <w:rPr>
          <w:i/>
        </w:rPr>
        <w:t>Best Management Practices.</w:t>
      </w:r>
    </w:p>
  </w:footnote>
  <w:footnote w:id="7">
    <w:p w14:paraId="7537E4BF" w14:textId="77777777" w:rsidR="00415F35" w:rsidRDefault="00415F35" w:rsidP="00415F35">
      <w:pPr>
        <w:pStyle w:val="FootnoteText"/>
      </w:pPr>
      <w:r>
        <w:rPr>
          <w:rStyle w:val="FootnoteReference"/>
        </w:rPr>
        <w:footnoteRef/>
      </w:r>
      <w:r>
        <w:t xml:space="preserve"> US</w:t>
      </w:r>
      <w:r w:rsidRPr="002F0176">
        <w:t xml:space="preserve">EPA. (2014). </w:t>
      </w:r>
      <w:r w:rsidRPr="00763536">
        <w:rPr>
          <w:i/>
        </w:rPr>
        <w:t>Groundwater Remedy Completion Strategy.</w:t>
      </w:r>
    </w:p>
  </w:footnote>
  <w:footnote w:id="8">
    <w:p w14:paraId="7C4F637A" w14:textId="77777777" w:rsidR="00415F35" w:rsidRDefault="00415F35" w:rsidP="00415F35">
      <w:pPr>
        <w:pStyle w:val="FootnoteText"/>
      </w:pPr>
      <w:r>
        <w:rPr>
          <w:rStyle w:val="FootnoteReference"/>
        </w:rPr>
        <w:footnoteRef/>
      </w:r>
      <w:r>
        <w:t xml:space="preserve"> </w:t>
      </w:r>
      <w:r w:rsidRPr="007C1E7E">
        <w:t xml:space="preserve">ITRC. (2006). </w:t>
      </w:r>
      <w:r w:rsidRPr="00763536">
        <w:rPr>
          <w:i/>
        </w:rPr>
        <w:t>Performance-Based Management.</w:t>
      </w:r>
    </w:p>
  </w:footnote>
  <w:footnote w:id="9">
    <w:p w14:paraId="0CA83556" w14:textId="77777777" w:rsidR="00415F35" w:rsidRDefault="00415F35" w:rsidP="00415F35">
      <w:pPr>
        <w:pStyle w:val="FootnoteText"/>
      </w:pPr>
      <w:r>
        <w:rPr>
          <w:rStyle w:val="FootnoteReference"/>
        </w:rPr>
        <w:footnoteRef/>
      </w:r>
      <w:r>
        <w:t xml:space="preserve"> </w:t>
      </w:r>
      <w:r w:rsidRPr="005A3ADB">
        <w:t xml:space="preserve">ITRC. (2010). </w:t>
      </w:r>
      <w:r w:rsidRPr="00763536">
        <w:rPr>
          <w:i/>
        </w:rPr>
        <w:t>Use and Measurement of Mass Flux and Mass Discharge.</w:t>
      </w:r>
    </w:p>
  </w:footnote>
  <w:footnote w:id="10">
    <w:p w14:paraId="0759E2BF" w14:textId="5CE6FE8B" w:rsidR="001B56CF" w:rsidRDefault="001B56CF" w:rsidP="00BD429A">
      <w:pPr>
        <w:pStyle w:val="FootnoteText"/>
      </w:pPr>
      <w:r>
        <w:rPr>
          <w:rStyle w:val="FootnoteReference"/>
        </w:rPr>
        <w:footnoteRef/>
      </w:r>
      <w:r>
        <w:t xml:space="preserve"> </w:t>
      </w:r>
      <w:r w:rsidRPr="00635104">
        <w:t xml:space="preserve">ITRC. </w:t>
      </w:r>
      <w:r>
        <w:t>(</w:t>
      </w:r>
      <w:r w:rsidRPr="00635104">
        <w:t>2004</w:t>
      </w:r>
      <w:r>
        <w:t>)</w:t>
      </w:r>
      <w:r w:rsidRPr="00635104">
        <w:t xml:space="preserve">. </w:t>
      </w:r>
      <w:r w:rsidRPr="00FB15AD">
        <w:rPr>
          <w:i/>
        </w:rPr>
        <w:t>Remediation Process Optimization: Identifying Opportunities for Enhanced and More Efficient Site Remediation.</w:t>
      </w:r>
    </w:p>
  </w:footnote>
  <w:footnote w:id="11">
    <w:p w14:paraId="1E5C7B40" w14:textId="24BFFCF4" w:rsidR="001B56CF" w:rsidRDefault="001B56CF" w:rsidP="00BD429A">
      <w:pPr>
        <w:pStyle w:val="FootnoteText"/>
      </w:pPr>
      <w:r>
        <w:rPr>
          <w:rStyle w:val="FootnoteReference"/>
        </w:rPr>
        <w:footnoteRef/>
      </w:r>
      <w:r>
        <w:t xml:space="preserve"> </w:t>
      </w:r>
      <w:r w:rsidRPr="00F427D5">
        <w:t xml:space="preserve">ITRC. </w:t>
      </w:r>
      <w:r>
        <w:t>(</w:t>
      </w:r>
      <w:r w:rsidRPr="00F427D5">
        <w:t>2006</w:t>
      </w:r>
      <w:r>
        <w:t>)</w:t>
      </w:r>
      <w:r w:rsidRPr="00F427D5">
        <w:t xml:space="preserve">. </w:t>
      </w:r>
      <w:r w:rsidRPr="00FB15AD">
        <w:rPr>
          <w:i/>
        </w:rPr>
        <w:t>Exit Strategy–Seeing the Forest Beyond the Trees.</w:t>
      </w:r>
    </w:p>
  </w:footnote>
  <w:footnote w:id="12">
    <w:p w14:paraId="5CF11320" w14:textId="77777777" w:rsidR="001B56CF" w:rsidRDefault="001B56CF" w:rsidP="00BD429A">
      <w:pPr>
        <w:pStyle w:val="FootnoteText"/>
      </w:pPr>
      <w:r>
        <w:rPr>
          <w:rStyle w:val="FootnoteReference"/>
        </w:rPr>
        <w:footnoteRef/>
      </w:r>
      <w:r>
        <w:t xml:space="preserve"> </w:t>
      </w:r>
      <w:r w:rsidRPr="001D298F">
        <w:t xml:space="preserve">ITRC. </w:t>
      </w:r>
      <w:r>
        <w:t>(</w:t>
      </w:r>
      <w:r w:rsidRPr="001D298F">
        <w:t>2004</w:t>
      </w:r>
      <w:r>
        <w:t>).</w:t>
      </w:r>
      <w:r w:rsidRPr="001D298F">
        <w:t xml:space="preserve"> </w:t>
      </w:r>
      <w:r w:rsidRPr="00FB15AD">
        <w:rPr>
          <w:i/>
        </w:rPr>
        <w:t>Remediation Process Optimization: Identifying Opportunities for Enhanced and More Efficient Site Remediation.</w:t>
      </w:r>
      <w:r w:rsidRPr="001D298F">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F049" w14:textId="77777777" w:rsidR="00E734FA" w:rsidRPr="008F73B7" w:rsidRDefault="00E734FA" w:rsidP="00D014DE">
    <w:pPr>
      <w:pStyle w:val="Header"/>
      <w:tabs>
        <w:tab w:val="clear" w:pos="8640"/>
        <w:tab w:val="right" w:pos="9360"/>
      </w:tabs>
      <w:jc w:val="right"/>
      <w:rPr>
        <w:rFonts w:ascii="Times New Roman" w:hAnsi="Times New Roman"/>
      </w:rPr>
    </w:pPr>
    <w:r w:rsidRPr="00CA5771">
      <w:rPr>
        <w:rFonts w:ascii="Times New Roman" w:hAnsi="Times New Roman"/>
        <w:highlight w:val="yellow"/>
      </w:rPr>
      <w:t>Solicitation Number:</w:t>
    </w:r>
  </w:p>
  <w:p w14:paraId="1F504D7B" w14:textId="0144450A" w:rsidR="00E734FA" w:rsidRDefault="00E734FA" w:rsidP="00D014DE">
    <w:pPr>
      <w:pStyle w:val="Header"/>
      <w:tabs>
        <w:tab w:val="clear" w:pos="8640"/>
        <w:tab w:val="right" w:pos="9360"/>
      </w:tabs>
    </w:pP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sidRPr="00AF6544">
      <w:rPr>
        <w:rFonts w:ascii="Times New Roman" w:hAnsi="Times New Roman"/>
        <w:szCs w:val="24"/>
      </w:rPr>
      <w:t xml:space="preserve">Page </w:t>
    </w:r>
    <w:r w:rsidRPr="00AF6544">
      <w:rPr>
        <w:rFonts w:ascii="Times New Roman" w:hAnsi="Times New Roman"/>
        <w:b/>
        <w:bCs/>
        <w:szCs w:val="24"/>
      </w:rPr>
      <w:fldChar w:fldCharType="begin"/>
    </w:r>
    <w:r w:rsidRPr="00AF6544">
      <w:rPr>
        <w:rFonts w:ascii="Times New Roman" w:hAnsi="Times New Roman"/>
        <w:b/>
        <w:bCs/>
        <w:szCs w:val="24"/>
      </w:rPr>
      <w:instrText xml:space="preserve"> PAGE </w:instrText>
    </w:r>
    <w:r w:rsidRPr="00AF6544">
      <w:rPr>
        <w:rFonts w:ascii="Times New Roman" w:hAnsi="Times New Roman"/>
        <w:b/>
        <w:bCs/>
        <w:szCs w:val="24"/>
      </w:rPr>
      <w:fldChar w:fldCharType="separate"/>
    </w:r>
    <w:r>
      <w:rPr>
        <w:rFonts w:ascii="Times New Roman" w:hAnsi="Times New Roman"/>
        <w:b/>
        <w:bCs/>
      </w:rPr>
      <w:t>2</w:t>
    </w:r>
    <w:r w:rsidRPr="00AF6544">
      <w:rPr>
        <w:rFonts w:ascii="Times New Roman" w:hAnsi="Times New Roman"/>
        <w:b/>
        <w:bCs/>
        <w:szCs w:val="24"/>
      </w:rPr>
      <w:fldChar w:fldCharType="end"/>
    </w:r>
    <w:r w:rsidRPr="00AF6544">
      <w:rPr>
        <w:rFonts w:ascii="Times New Roman" w:hAnsi="Times New Roman"/>
        <w:szCs w:val="24"/>
      </w:rPr>
      <w:t xml:space="preserve"> of </w:t>
    </w:r>
    <w:r w:rsidRPr="00AF6544">
      <w:rPr>
        <w:rFonts w:ascii="Times New Roman" w:hAnsi="Times New Roman"/>
        <w:b/>
        <w:bCs/>
        <w:szCs w:val="24"/>
      </w:rPr>
      <w:fldChar w:fldCharType="begin"/>
    </w:r>
    <w:r w:rsidRPr="00AF6544">
      <w:rPr>
        <w:rFonts w:ascii="Times New Roman" w:hAnsi="Times New Roman"/>
        <w:b/>
        <w:bCs/>
        <w:szCs w:val="24"/>
      </w:rPr>
      <w:instrText xml:space="preserve"> NUMPAGES  </w:instrText>
    </w:r>
    <w:r w:rsidRPr="00AF6544">
      <w:rPr>
        <w:rFonts w:ascii="Times New Roman" w:hAnsi="Times New Roman"/>
        <w:b/>
        <w:bCs/>
        <w:szCs w:val="24"/>
      </w:rPr>
      <w:fldChar w:fldCharType="separate"/>
    </w:r>
    <w:r>
      <w:rPr>
        <w:rFonts w:ascii="Times New Roman" w:hAnsi="Times New Roman"/>
        <w:b/>
        <w:bCs/>
      </w:rPr>
      <w:t>61</w:t>
    </w:r>
    <w:r w:rsidRPr="00AF6544">
      <w:rPr>
        <w:rFonts w:ascii="Times New Roman" w:hAnsi="Times New Roman"/>
        <w:b/>
        <w:bCs/>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0240758"/>
    <w:lvl w:ilvl="0">
      <w:start w:val="1"/>
      <w:numFmt w:val="bullet"/>
      <w:pStyle w:val="ListBullet2"/>
      <w:lvlText w:val="o"/>
      <w:lvlJc w:val="left"/>
      <w:pPr>
        <w:ind w:left="1080" w:hanging="360"/>
      </w:pPr>
      <w:rPr>
        <w:rFonts w:ascii="Courier New" w:hAnsi="Courier New" w:cs="Courier New" w:hint="default"/>
      </w:rPr>
    </w:lvl>
  </w:abstractNum>
  <w:abstractNum w:abstractNumId="1" w15:restartNumberingAfterBreak="0">
    <w:nsid w:val="FFFFFF89"/>
    <w:multiLevelType w:val="singleLevel"/>
    <w:tmpl w:val="E70A2934"/>
    <w:lvl w:ilvl="0">
      <w:start w:val="1"/>
      <w:numFmt w:val="bullet"/>
      <w:pStyle w:val="ListBullet"/>
      <w:lvlText w:val=""/>
      <w:lvlJc w:val="left"/>
      <w:pPr>
        <w:ind w:left="720" w:hanging="360"/>
      </w:pPr>
      <w:rPr>
        <w:rFonts w:ascii="Symbol" w:hAnsi="Symbol" w:hint="default"/>
      </w:rPr>
    </w:lvl>
  </w:abstractNum>
  <w:abstractNum w:abstractNumId="2" w15:restartNumberingAfterBreak="0">
    <w:nsid w:val="FFFFFFFE"/>
    <w:multiLevelType w:val="singleLevel"/>
    <w:tmpl w:val="D20EE99C"/>
    <w:lvl w:ilvl="0">
      <w:numFmt w:val="decimal"/>
      <w:pStyle w:val="3BThirdBullet"/>
      <w:lvlText w:val="*"/>
      <w:lvlJc w:val="left"/>
    </w:lvl>
  </w:abstractNum>
  <w:abstractNum w:abstractNumId="3" w15:restartNumberingAfterBreak="0">
    <w:nsid w:val="02AC42A2"/>
    <w:multiLevelType w:val="multilevel"/>
    <w:tmpl w:val="2BF60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A50E50"/>
    <w:multiLevelType w:val="multilevel"/>
    <w:tmpl w:val="7B86267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AC55E33"/>
    <w:multiLevelType w:val="multilevel"/>
    <w:tmpl w:val="1384FB7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EAF7AA2"/>
    <w:multiLevelType w:val="hybridMultilevel"/>
    <w:tmpl w:val="485A0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CF32CA"/>
    <w:multiLevelType w:val="hybridMultilevel"/>
    <w:tmpl w:val="64BC0B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FFA0FD5"/>
    <w:multiLevelType w:val="hybridMultilevel"/>
    <w:tmpl w:val="B19A0ECE"/>
    <w:lvl w:ilvl="0" w:tplc="0B5C02C6">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FF42CA"/>
    <w:multiLevelType w:val="multilevel"/>
    <w:tmpl w:val="F08CD43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312D88"/>
    <w:multiLevelType w:val="hybridMultilevel"/>
    <w:tmpl w:val="26669E86"/>
    <w:lvl w:ilvl="0" w:tplc="DCC86C7A">
      <w:start w:val="1"/>
      <w:numFmt w:val="decimal"/>
      <w:lvlText w:val="%1."/>
      <w:lvlJc w:val="left"/>
      <w:pPr>
        <w:ind w:left="1440" w:hanging="360"/>
      </w:pPr>
      <w:rPr>
        <w:rFonts w:hint="default"/>
      </w:rPr>
    </w:lvl>
    <w:lvl w:ilvl="1" w:tplc="EEC0F660">
      <w:start w:val="1"/>
      <w:numFmt w:val="lowerLetter"/>
      <w:pStyle w:val="List2"/>
      <w:lvlText w:val="%2."/>
      <w:lvlJc w:val="left"/>
      <w:pPr>
        <w:ind w:left="21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C297969"/>
    <w:multiLevelType w:val="hybridMultilevel"/>
    <w:tmpl w:val="F1E6AB4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8E549D"/>
    <w:multiLevelType w:val="hybridMultilevel"/>
    <w:tmpl w:val="A5F2A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092AD4"/>
    <w:multiLevelType w:val="hybridMultilevel"/>
    <w:tmpl w:val="A65CB48E"/>
    <w:lvl w:ilvl="0" w:tplc="04090019">
      <w:start w:val="1"/>
      <w:numFmt w:val="lowerLetter"/>
      <w:lvlText w:val="%1."/>
      <w:lvlJc w:val="left"/>
      <w:pPr>
        <w:ind w:left="18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265CD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6861910"/>
    <w:multiLevelType w:val="hybridMultilevel"/>
    <w:tmpl w:val="4F784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460A42"/>
    <w:multiLevelType w:val="multilevel"/>
    <w:tmpl w:val="7E32ACA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F016FFC"/>
    <w:multiLevelType w:val="hybridMultilevel"/>
    <w:tmpl w:val="9216E4A4"/>
    <w:lvl w:ilvl="0" w:tplc="3D30B8EE">
      <w:start w:val="1"/>
      <w:numFmt w:val="lowerLetter"/>
      <w:pStyle w:val="List3"/>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23755C"/>
    <w:multiLevelType w:val="hybridMultilevel"/>
    <w:tmpl w:val="2A660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6841CD"/>
    <w:multiLevelType w:val="multilevel"/>
    <w:tmpl w:val="1E142C3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C1C3EE0"/>
    <w:multiLevelType w:val="hybridMultilevel"/>
    <w:tmpl w:val="A07C56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960D14"/>
    <w:multiLevelType w:val="hybridMultilevel"/>
    <w:tmpl w:val="B9709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B66C33"/>
    <w:multiLevelType w:val="multilevel"/>
    <w:tmpl w:val="830AA77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81E6590"/>
    <w:multiLevelType w:val="hybridMultilevel"/>
    <w:tmpl w:val="20C2F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9130FD"/>
    <w:multiLevelType w:val="hybridMultilevel"/>
    <w:tmpl w:val="2CF04594"/>
    <w:lvl w:ilvl="0" w:tplc="03FC4B2E">
      <w:start w:val="1"/>
      <w:numFmt w:val="bullet"/>
      <w:pStyle w:val="IndentBulletLis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C2A333E"/>
    <w:multiLevelType w:val="multilevel"/>
    <w:tmpl w:val="8CB805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5E33482"/>
    <w:multiLevelType w:val="hybridMultilevel"/>
    <w:tmpl w:val="24180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A459D3"/>
    <w:multiLevelType w:val="hybridMultilevel"/>
    <w:tmpl w:val="6FAC90F0"/>
    <w:lvl w:ilvl="0" w:tplc="F49CA28E">
      <w:start w:val="1"/>
      <w:numFmt w:val="bullet"/>
      <w:pStyle w:val="BulletLis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1B661A9"/>
    <w:multiLevelType w:val="hybridMultilevel"/>
    <w:tmpl w:val="5FE685AA"/>
    <w:lvl w:ilvl="0" w:tplc="31AE5FEC">
      <w:start w:val="1"/>
      <w:numFmt w:val="decimal"/>
      <w:pStyle w:val="List1"/>
      <w:lvlText w:val="%1."/>
      <w:lvlJc w:val="left"/>
      <w:pPr>
        <w:ind w:left="1540" w:hanging="360"/>
      </w:pPr>
      <w:rPr>
        <w:rFonts w:hint="default"/>
      </w:rPr>
    </w:lvl>
    <w:lvl w:ilvl="1" w:tplc="04090019">
      <w:start w:val="1"/>
      <w:numFmt w:val="lowerLetter"/>
      <w:lvlText w:val="%2."/>
      <w:lvlJc w:val="left"/>
      <w:pPr>
        <w:ind w:left="2260" w:hanging="360"/>
      </w:pPr>
    </w:lvl>
    <w:lvl w:ilvl="2" w:tplc="0409001B" w:tentative="1">
      <w:start w:val="1"/>
      <w:numFmt w:val="lowerRoman"/>
      <w:lvlText w:val="%3."/>
      <w:lvlJc w:val="right"/>
      <w:pPr>
        <w:ind w:left="2980" w:hanging="180"/>
      </w:pPr>
    </w:lvl>
    <w:lvl w:ilvl="3" w:tplc="0409000F" w:tentative="1">
      <w:start w:val="1"/>
      <w:numFmt w:val="decimal"/>
      <w:lvlText w:val="%4."/>
      <w:lvlJc w:val="left"/>
      <w:pPr>
        <w:ind w:left="3700" w:hanging="360"/>
      </w:pPr>
    </w:lvl>
    <w:lvl w:ilvl="4" w:tplc="04090019" w:tentative="1">
      <w:start w:val="1"/>
      <w:numFmt w:val="lowerLetter"/>
      <w:lvlText w:val="%5."/>
      <w:lvlJc w:val="left"/>
      <w:pPr>
        <w:ind w:left="4420" w:hanging="360"/>
      </w:pPr>
    </w:lvl>
    <w:lvl w:ilvl="5" w:tplc="0409001B" w:tentative="1">
      <w:start w:val="1"/>
      <w:numFmt w:val="lowerRoman"/>
      <w:lvlText w:val="%6."/>
      <w:lvlJc w:val="right"/>
      <w:pPr>
        <w:ind w:left="5140" w:hanging="180"/>
      </w:pPr>
    </w:lvl>
    <w:lvl w:ilvl="6" w:tplc="0409000F" w:tentative="1">
      <w:start w:val="1"/>
      <w:numFmt w:val="decimal"/>
      <w:lvlText w:val="%7."/>
      <w:lvlJc w:val="left"/>
      <w:pPr>
        <w:ind w:left="5860" w:hanging="360"/>
      </w:pPr>
    </w:lvl>
    <w:lvl w:ilvl="7" w:tplc="04090019" w:tentative="1">
      <w:start w:val="1"/>
      <w:numFmt w:val="lowerLetter"/>
      <w:lvlText w:val="%8."/>
      <w:lvlJc w:val="left"/>
      <w:pPr>
        <w:ind w:left="6580" w:hanging="360"/>
      </w:pPr>
    </w:lvl>
    <w:lvl w:ilvl="8" w:tplc="0409001B" w:tentative="1">
      <w:start w:val="1"/>
      <w:numFmt w:val="lowerRoman"/>
      <w:lvlText w:val="%9."/>
      <w:lvlJc w:val="right"/>
      <w:pPr>
        <w:ind w:left="7300" w:hanging="180"/>
      </w:pPr>
    </w:lvl>
  </w:abstractNum>
  <w:abstractNum w:abstractNumId="29" w15:restartNumberingAfterBreak="0">
    <w:nsid w:val="66C302EB"/>
    <w:multiLevelType w:val="hybridMultilevel"/>
    <w:tmpl w:val="086ED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4A57B7"/>
    <w:multiLevelType w:val="multilevel"/>
    <w:tmpl w:val="4B6E27EC"/>
    <w:lvl w:ilvl="0">
      <w:start w:val="1"/>
      <w:numFmt w:val="decimal"/>
      <w:lvlText w:val="%1.0"/>
      <w:lvlJc w:val="left"/>
      <w:pPr>
        <w:ind w:left="720" w:hanging="720"/>
      </w:pPr>
      <w:rPr>
        <w:rFonts w:ascii="Times New Roman Bold" w:hAnsi="Times New Roman Bold" w:cs="Times New Roman" w:hint="default"/>
        <w:b/>
        <w:bCs w:val="0"/>
        <w:i w:val="0"/>
        <w:iCs w:val="0"/>
        <w:caps w:val="0"/>
        <w:smallCaps w:val="0"/>
        <w:strike w:val="0"/>
        <w:dstrike w:val="0"/>
        <w:noProof w:val="0"/>
        <w:vanish w:val="0"/>
        <w:color w:val="auto"/>
        <w:spacing w:val="0"/>
        <w:kern w:val="0"/>
        <w:position w:val="0"/>
        <w:sz w:val="24"/>
        <w:u w:val="none"/>
        <w:vertAlign w:val="baseline"/>
        <w:em w:val="none"/>
      </w:rPr>
    </w:lvl>
    <w:lvl w:ilvl="1">
      <w:start w:val="1"/>
      <w:numFmt w:val="decimal"/>
      <w:lvlText w:val="%1.%2"/>
      <w:lvlJc w:val="left"/>
      <w:pPr>
        <w:ind w:left="810" w:hanging="720"/>
      </w:pPr>
      <w:rPr>
        <w:rFonts w:ascii="Times New Roman" w:hAnsi="Times New Roman" w:cs="Times New Roman"/>
        <w:b/>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lvlText w:val="%1.%2.%3"/>
      <w:lvlJc w:val="left"/>
      <w:pPr>
        <w:ind w:left="1260" w:hanging="720"/>
      </w:pPr>
      <w:rPr>
        <w:rFonts w:ascii="Times New Roman" w:hAnsi="Times New Roman" w:cs="Times New Roman"/>
        <w:b/>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pStyle w:val="Heading4"/>
      <w:lvlText w:val="%1.%2.%3.%4"/>
      <w:lvlJc w:val="left"/>
      <w:pPr>
        <w:ind w:left="1440" w:hanging="1440"/>
      </w:pPr>
      <w:rPr>
        <w:rFonts w:ascii="Times New Roman" w:hAnsi="Times New Roman" w:cs="Times New Roman"/>
        <w:b/>
        <w:bCs w:val="0"/>
        <w:i w:val="0"/>
        <w:iCs w:val="0"/>
        <w:caps w:val="0"/>
        <w:smallCaps w:val="0"/>
        <w:strike w:val="0"/>
        <w:dstrike w:val="0"/>
        <w:noProof w:val="0"/>
        <w:vanish w:val="0"/>
        <w:color w:val="000000"/>
        <w:spacing w:val="0"/>
        <w:kern w:val="0"/>
        <w:position w:val="0"/>
        <w:u w:val="none"/>
        <w:vertAlign w:val="baseline"/>
        <w:em w:val="none"/>
      </w:rPr>
    </w:lvl>
    <w:lvl w:ilvl="4">
      <w:start w:val="1"/>
      <w:numFmt w:val="decimal"/>
      <w:lvlText w:val="%1.%2.%3.%4.%5"/>
      <w:lvlJc w:val="left"/>
      <w:pPr>
        <w:tabs>
          <w:tab w:val="num" w:pos="0"/>
        </w:tabs>
        <w:ind w:left="0" w:firstLine="0"/>
      </w:pPr>
      <w:rPr>
        <w:rFonts w:ascii="Times New Roman" w:hAnsi="Times New Roman" w:cs="Times New Roman"/>
        <w:b/>
        <w:bCs w:val="0"/>
        <w:i w:val="0"/>
        <w:iCs w:val="0"/>
        <w:caps w:val="0"/>
        <w:smallCaps w:val="0"/>
        <w:strike w:val="0"/>
        <w:dstrike w:val="0"/>
        <w:noProof w:val="0"/>
        <w:vanish w:val="0"/>
        <w:color w:val="000000"/>
        <w:spacing w:val="0"/>
        <w:kern w:val="0"/>
        <w:position w:val="0"/>
        <w:u w:val="none"/>
        <w:vertAlign w:val="baseline"/>
        <w:em w:val="none"/>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67DC3A3F"/>
    <w:multiLevelType w:val="hybridMultilevel"/>
    <w:tmpl w:val="9A427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B33365"/>
    <w:multiLevelType w:val="multilevel"/>
    <w:tmpl w:val="648A867A"/>
    <w:lvl w:ilvl="0">
      <w:start w:val="1"/>
      <w:numFmt w:val="decimal"/>
      <w:lvlText w:val="%1"/>
      <w:lvlJc w:val="left"/>
      <w:pPr>
        <w:ind w:left="432" w:hanging="432"/>
      </w:pPr>
      <w:rPr>
        <w:rFonts w:hint="default"/>
        <w:b/>
        <w:bCs w:val="0"/>
        <w:i w:val="0"/>
        <w:iCs w:val="0"/>
        <w:caps w:val="0"/>
        <w:smallCaps w:val="0"/>
        <w:strike w:val="0"/>
        <w:dstrike w:val="0"/>
        <w:noProof w:val="0"/>
        <w:vanish w:val="0"/>
        <w:color w:val="auto"/>
        <w:spacing w:val="0"/>
        <w:kern w:val="0"/>
        <w:position w:val="0"/>
        <w:sz w:val="24"/>
        <w:u w:val="none"/>
        <w:vertAlign w:val="baseline"/>
        <w:em w:val="none"/>
      </w:rPr>
    </w:lvl>
    <w:lvl w:ilvl="1">
      <w:start w:val="1"/>
      <w:numFmt w:val="decimal"/>
      <w:lvlText w:val="%1.%2"/>
      <w:lvlJc w:val="left"/>
      <w:pPr>
        <w:ind w:left="576" w:hanging="576"/>
      </w:pPr>
      <w:rPr>
        <w:b/>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lvlText w:val="%1.%2.%3"/>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lvlText w:val="%1.%2.%3.%4"/>
      <w:lvlJc w:val="left"/>
      <w:pPr>
        <w:ind w:left="864" w:hanging="864"/>
      </w:pPr>
      <w:rPr>
        <w:b/>
        <w:bCs w:val="0"/>
        <w:i w:val="0"/>
        <w:iCs w:val="0"/>
        <w:caps w:val="0"/>
        <w:smallCaps w:val="0"/>
        <w:strike w:val="0"/>
        <w:dstrike w:val="0"/>
        <w:noProof w:val="0"/>
        <w:vanish w:val="0"/>
        <w:color w:val="000000"/>
        <w:spacing w:val="0"/>
        <w:kern w:val="0"/>
        <w:position w:val="0"/>
        <w:u w:val="none"/>
        <w:vertAlign w:val="baseline"/>
        <w:em w:val="none"/>
      </w:rPr>
    </w:lvl>
    <w:lvl w:ilvl="4">
      <w:start w:val="1"/>
      <w:numFmt w:val="decimal"/>
      <w:lvlText w:val="%1.%2.%3.%4.%5"/>
      <w:lvlJc w:val="left"/>
      <w:pPr>
        <w:ind w:left="1008" w:hanging="1008"/>
      </w:pPr>
      <w:rPr>
        <w:b/>
        <w:bCs w:val="0"/>
        <w:i w:val="0"/>
        <w:iCs w:val="0"/>
        <w:caps w:val="0"/>
        <w:smallCaps w:val="0"/>
        <w:strike w:val="0"/>
        <w:dstrike w:val="0"/>
        <w:noProof w:val="0"/>
        <w:vanish w:val="0"/>
        <w:color w:val="000000"/>
        <w:spacing w:val="0"/>
        <w:kern w:val="0"/>
        <w:position w:val="0"/>
        <w:u w:val="none"/>
        <w:vertAlign w:val="baseline"/>
        <w:em w:val="none"/>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6BB24998"/>
    <w:multiLevelType w:val="multilevel"/>
    <w:tmpl w:val="3EB2B59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E53442A"/>
    <w:multiLevelType w:val="hybridMultilevel"/>
    <w:tmpl w:val="94FC0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2B59E0"/>
    <w:multiLevelType w:val="hybridMultilevel"/>
    <w:tmpl w:val="E33E62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5564DE"/>
    <w:multiLevelType w:val="hybridMultilevel"/>
    <w:tmpl w:val="BAD29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564D7A"/>
    <w:multiLevelType w:val="multilevel"/>
    <w:tmpl w:val="5C02508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5116F4F"/>
    <w:multiLevelType w:val="multilevel"/>
    <w:tmpl w:val="2850F31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D3E0E1C"/>
    <w:multiLevelType w:val="multilevel"/>
    <w:tmpl w:val="6F102F0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2308770">
    <w:abstractNumId w:val="27"/>
  </w:num>
  <w:num w:numId="2" w16cid:durableId="1904288280">
    <w:abstractNumId w:val="2"/>
    <w:lvlOverride w:ilvl="0">
      <w:lvl w:ilvl="0">
        <w:start w:val="1"/>
        <w:numFmt w:val="bullet"/>
        <w:pStyle w:val="3BThirdBullet"/>
        <w:lvlText w:val=""/>
        <w:lvlJc w:val="left"/>
        <w:pPr>
          <w:tabs>
            <w:tab w:val="num" w:pos="1080"/>
          </w:tabs>
          <w:ind w:left="1008" w:hanging="288"/>
        </w:pPr>
        <w:rPr>
          <w:rFonts w:ascii="Symbol" w:hAnsi="Symbol" w:cs="Times New Roman" w:hint="default"/>
        </w:rPr>
      </w:lvl>
    </w:lvlOverride>
  </w:num>
  <w:num w:numId="3" w16cid:durableId="879052809">
    <w:abstractNumId w:val="32"/>
  </w:num>
  <w:num w:numId="4" w16cid:durableId="893587434">
    <w:abstractNumId w:val="8"/>
  </w:num>
  <w:num w:numId="5" w16cid:durableId="1105728113">
    <w:abstractNumId w:val="10"/>
  </w:num>
  <w:num w:numId="6" w16cid:durableId="1220247418">
    <w:abstractNumId w:val="28"/>
  </w:num>
  <w:num w:numId="7" w16cid:durableId="1335186183">
    <w:abstractNumId w:val="5"/>
  </w:num>
  <w:num w:numId="8" w16cid:durableId="1739279289">
    <w:abstractNumId w:val="14"/>
  </w:num>
  <w:num w:numId="9" w16cid:durableId="2026781222">
    <w:abstractNumId w:val="24"/>
  </w:num>
  <w:num w:numId="10" w16cid:durableId="1060910110">
    <w:abstractNumId w:val="30"/>
  </w:num>
  <w:num w:numId="11" w16cid:durableId="127629051">
    <w:abstractNumId w:val="13"/>
  </w:num>
  <w:num w:numId="12" w16cid:durableId="1671063239">
    <w:abstractNumId w:val="36"/>
  </w:num>
  <w:num w:numId="13" w16cid:durableId="210072312">
    <w:abstractNumId w:val="11"/>
  </w:num>
  <w:num w:numId="14" w16cid:durableId="1290159813">
    <w:abstractNumId w:val="28"/>
    <w:lvlOverride w:ilvl="0">
      <w:startOverride w:val="1"/>
    </w:lvlOverride>
  </w:num>
  <w:num w:numId="15" w16cid:durableId="753863818">
    <w:abstractNumId w:val="6"/>
  </w:num>
  <w:num w:numId="16" w16cid:durableId="302808641">
    <w:abstractNumId w:val="20"/>
  </w:num>
  <w:num w:numId="17" w16cid:durableId="2050299663">
    <w:abstractNumId w:val="7"/>
  </w:num>
  <w:num w:numId="18" w16cid:durableId="239951648">
    <w:abstractNumId w:val="29"/>
  </w:num>
  <w:num w:numId="19" w16cid:durableId="1482380069">
    <w:abstractNumId w:val="17"/>
  </w:num>
  <w:num w:numId="20" w16cid:durableId="139470432">
    <w:abstractNumId w:val="17"/>
  </w:num>
  <w:num w:numId="21" w16cid:durableId="92629991">
    <w:abstractNumId w:val="1"/>
  </w:num>
  <w:num w:numId="22" w16cid:durableId="1917352807">
    <w:abstractNumId w:val="0"/>
  </w:num>
  <w:num w:numId="23" w16cid:durableId="1868984161">
    <w:abstractNumId w:val="12"/>
  </w:num>
  <w:num w:numId="24" w16cid:durableId="1515420386">
    <w:abstractNumId w:val="18"/>
  </w:num>
  <w:num w:numId="25" w16cid:durableId="428240154">
    <w:abstractNumId w:val="26"/>
  </w:num>
  <w:num w:numId="26" w16cid:durableId="1745378056">
    <w:abstractNumId w:val="34"/>
  </w:num>
  <w:num w:numId="27" w16cid:durableId="1520851968">
    <w:abstractNumId w:val="21"/>
  </w:num>
  <w:num w:numId="28" w16cid:durableId="1826816178">
    <w:abstractNumId w:val="31"/>
  </w:num>
  <w:num w:numId="29" w16cid:durableId="795566548">
    <w:abstractNumId w:val="3"/>
  </w:num>
  <w:num w:numId="30" w16cid:durableId="143088607">
    <w:abstractNumId w:val="23"/>
  </w:num>
  <w:num w:numId="31" w16cid:durableId="1998877784">
    <w:abstractNumId w:val="15"/>
  </w:num>
  <w:num w:numId="32" w16cid:durableId="221988003">
    <w:abstractNumId w:val="35"/>
  </w:num>
  <w:num w:numId="33" w16cid:durableId="194074861">
    <w:abstractNumId w:val="39"/>
  </w:num>
  <w:num w:numId="34" w16cid:durableId="121074419">
    <w:abstractNumId w:val="33"/>
  </w:num>
  <w:num w:numId="35" w16cid:durableId="2117678884">
    <w:abstractNumId w:val="38"/>
  </w:num>
  <w:num w:numId="36" w16cid:durableId="931737297">
    <w:abstractNumId w:val="22"/>
  </w:num>
  <w:num w:numId="37" w16cid:durableId="1208101638">
    <w:abstractNumId w:val="16"/>
  </w:num>
  <w:num w:numId="38" w16cid:durableId="96607655">
    <w:abstractNumId w:val="25"/>
  </w:num>
  <w:num w:numId="39" w16cid:durableId="169103753">
    <w:abstractNumId w:val="37"/>
  </w:num>
  <w:num w:numId="40" w16cid:durableId="1265382287">
    <w:abstractNumId w:val="4"/>
  </w:num>
  <w:num w:numId="41" w16cid:durableId="2082486181">
    <w:abstractNumId w:val="9"/>
  </w:num>
  <w:num w:numId="42" w16cid:durableId="428279898">
    <w:abstractNumId w:val="19"/>
  </w:num>
  <w:num w:numId="43" w16cid:durableId="1752197548">
    <w:abstractNumId w:val="17"/>
    <w:lvlOverride w:ilvl="0">
      <w:startOverride w:val="1"/>
    </w:lvlOverride>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DRIGUEZ, ADAM R CTR USAF AFMC AFCEC/CZR">
    <w15:presenceInfo w15:providerId="AD" w15:userId="S::adam.rodriguez.13.ctr@us.af.mil::79d7a3eb-78a1-4940-9195-e177bf2c58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Formatting/>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FF4"/>
    <w:rsid w:val="0000000A"/>
    <w:rsid w:val="000000B9"/>
    <w:rsid w:val="000001B1"/>
    <w:rsid w:val="00000274"/>
    <w:rsid w:val="0000056B"/>
    <w:rsid w:val="00000D7F"/>
    <w:rsid w:val="000028C4"/>
    <w:rsid w:val="000034FB"/>
    <w:rsid w:val="00003AC9"/>
    <w:rsid w:val="00004347"/>
    <w:rsid w:val="00004605"/>
    <w:rsid w:val="00004818"/>
    <w:rsid w:val="00004D95"/>
    <w:rsid w:val="000055C5"/>
    <w:rsid w:val="00005B27"/>
    <w:rsid w:val="00007208"/>
    <w:rsid w:val="00007635"/>
    <w:rsid w:val="00007AC7"/>
    <w:rsid w:val="000100B4"/>
    <w:rsid w:val="0001041B"/>
    <w:rsid w:val="00010B5D"/>
    <w:rsid w:val="0001107A"/>
    <w:rsid w:val="00011BE2"/>
    <w:rsid w:val="000123E9"/>
    <w:rsid w:val="00012854"/>
    <w:rsid w:val="000128A4"/>
    <w:rsid w:val="0001314B"/>
    <w:rsid w:val="00013503"/>
    <w:rsid w:val="00013874"/>
    <w:rsid w:val="00013C04"/>
    <w:rsid w:val="0001462D"/>
    <w:rsid w:val="0001471D"/>
    <w:rsid w:val="00014C37"/>
    <w:rsid w:val="00014DB9"/>
    <w:rsid w:val="0001582E"/>
    <w:rsid w:val="00015898"/>
    <w:rsid w:val="0001598E"/>
    <w:rsid w:val="000160F0"/>
    <w:rsid w:val="0001618E"/>
    <w:rsid w:val="0001649A"/>
    <w:rsid w:val="00016728"/>
    <w:rsid w:val="00016B2C"/>
    <w:rsid w:val="00017A47"/>
    <w:rsid w:val="00017F43"/>
    <w:rsid w:val="00020227"/>
    <w:rsid w:val="00021431"/>
    <w:rsid w:val="00021E9C"/>
    <w:rsid w:val="00022614"/>
    <w:rsid w:val="000228B5"/>
    <w:rsid w:val="00022E06"/>
    <w:rsid w:val="00023153"/>
    <w:rsid w:val="00023692"/>
    <w:rsid w:val="00024224"/>
    <w:rsid w:val="000244B6"/>
    <w:rsid w:val="000244F7"/>
    <w:rsid w:val="00024F6C"/>
    <w:rsid w:val="00025713"/>
    <w:rsid w:val="00025856"/>
    <w:rsid w:val="00025B91"/>
    <w:rsid w:val="000269FA"/>
    <w:rsid w:val="0002752B"/>
    <w:rsid w:val="000275CB"/>
    <w:rsid w:val="00027EC8"/>
    <w:rsid w:val="0003031F"/>
    <w:rsid w:val="0003071E"/>
    <w:rsid w:val="00031690"/>
    <w:rsid w:val="00031841"/>
    <w:rsid w:val="00031EF2"/>
    <w:rsid w:val="00031FB7"/>
    <w:rsid w:val="00032142"/>
    <w:rsid w:val="000326E0"/>
    <w:rsid w:val="00032E4B"/>
    <w:rsid w:val="0003303C"/>
    <w:rsid w:val="00033DB7"/>
    <w:rsid w:val="00033E4F"/>
    <w:rsid w:val="000344C5"/>
    <w:rsid w:val="00035019"/>
    <w:rsid w:val="0003577F"/>
    <w:rsid w:val="0003592F"/>
    <w:rsid w:val="00035D66"/>
    <w:rsid w:val="00036010"/>
    <w:rsid w:val="000361A2"/>
    <w:rsid w:val="000375DC"/>
    <w:rsid w:val="00037FAE"/>
    <w:rsid w:val="0004015C"/>
    <w:rsid w:val="0004054A"/>
    <w:rsid w:val="00042699"/>
    <w:rsid w:val="000433DB"/>
    <w:rsid w:val="000441B1"/>
    <w:rsid w:val="00044938"/>
    <w:rsid w:val="000449DA"/>
    <w:rsid w:val="00044B0C"/>
    <w:rsid w:val="000453E8"/>
    <w:rsid w:val="0004581D"/>
    <w:rsid w:val="00045AE0"/>
    <w:rsid w:val="000467AA"/>
    <w:rsid w:val="0004696D"/>
    <w:rsid w:val="000472BE"/>
    <w:rsid w:val="00047685"/>
    <w:rsid w:val="000505EC"/>
    <w:rsid w:val="00050BFD"/>
    <w:rsid w:val="00050ECD"/>
    <w:rsid w:val="00050F8F"/>
    <w:rsid w:val="000519D7"/>
    <w:rsid w:val="00051E3E"/>
    <w:rsid w:val="00051F7E"/>
    <w:rsid w:val="0005305F"/>
    <w:rsid w:val="000540D0"/>
    <w:rsid w:val="000545BC"/>
    <w:rsid w:val="000546E0"/>
    <w:rsid w:val="00054A00"/>
    <w:rsid w:val="00054AA8"/>
    <w:rsid w:val="00054F19"/>
    <w:rsid w:val="00055423"/>
    <w:rsid w:val="000554E9"/>
    <w:rsid w:val="000555A5"/>
    <w:rsid w:val="00055AB9"/>
    <w:rsid w:val="00055AD3"/>
    <w:rsid w:val="00056DAB"/>
    <w:rsid w:val="00057005"/>
    <w:rsid w:val="000578E9"/>
    <w:rsid w:val="00060452"/>
    <w:rsid w:val="00060491"/>
    <w:rsid w:val="00060D4F"/>
    <w:rsid w:val="000613FE"/>
    <w:rsid w:val="00061E0E"/>
    <w:rsid w:val="00061F4D"/>
    <w:rsid w:val="00064960"/>
    <w:rsid w:val="00064A7A"/>
    <w:rsid w:val="00064AC6"/>
    <w:rsid w:val="00064AE4"/>
    <w:rsid w:val="00065A32"/>
    <w:rsid w:val="0006654E"/>
    <w:rsid w:val="000668E5"/>
    <w:rsid w:val="00066ABA"/>
    <w:rsid w:val="00066EB1"/>
    <w:rsid w:val="00066F57"/>
    <w:rsid w:val="00067010"/>
    <w:rsid w:val="00067775"/>
    <w:rsid w:val="000703BF"/>
    <w:rsid w:val="00070517"/>
    <w:rsid w:val="00070821"/>
    <w:rsid w:val="00070832"/>
    <w:rsid w:val="00070C12"/>
    <w:rsid w:val="00070CB3"/>
    <w:rsid w:val="00070FEC"/>
    <w:rsid w:val="0007103B"/>
    <w:rsid w:val="0007181A"/>
    <w:rsid w:val="00071F1C"/>
    <w:rsid w:val="00072247"/>
    <w:rsid w:val="000728C7"/>
    <w:rsid w:val="00072C28"/>
    <w:rsid w:val="0007357B"/>
    <w:rsid w:val="000735AD"/>
    <w:rsid w:val="00073684"/>
    <w:rsid w:val="00073AFA"/>
    <w:rsid w:val="00073B0B"/>
    <w:rsid w:val="00073C74"/>
    <w:rsid w:val="00073CED"/>
    <w:rsid w:val="0007411E"/>
    <w:rsid w:val="00074990"/>
    <w:rsid w:val="00075C2F"/>
    <w:rsid w:val="00075D27"/>
    <w:rsid w:val="0007603E"/>
    <w:rsid w:val="00076391"/>
    <w:rsid w:val="000766B5"/>
    <w:rsid w:val="00076859"/>
    <w:rsid w:val="00076B81"/>
    <w:rsid w:val="00076C74"/>
    <w:rsid w:val="00076E3F"/>
    <w:rsid w:val="000802AE"/>
    <w:rsid w:val="000807A6"/>
    <w:rsid w:val="00080BF3"/>
    <w:rsid w:val="00081120"/>
    <w:rsid w:val="00081970"/>
    <w:rsid w:val="0008248B"/>
    <w:rsid w:val="000824B9"/>
    <w:rsid w:val="00082625"/>
    <w:rsid w:val="00082F85"/>
    <w:rsid w:val="000838BA"/>
    <w:rsid w:val="00083947"/>
    <w:rsid w:val="00083A29"/>
    <w:rsid w:val="00083D01"/>
    <w:rsid w:val="00083D19"/>
    <w:rsid w:val="00084721"/>
    <w:rsid w:val="0008476A"/>
    <w:rsid w:val="00084B0F"/>
    <w:rsid w:val="00084C3B"/>
    <w:rsid w:val="000853D1"/>
    <w:rsid w:val="00085434"/>
    <w:rsid w:val="00085446"/>
    <w:rsid w:val="00085938"/>
    <w:rsid w:val="00085AA0"/>
    <w:rsid w:val="00085D7F"/>
    <w:rsid w:val="00085DA4"/>
    <w:rsid w:val="00085DAA"/>
    <w:rsid w:val="0008643C"/>
    <w:rsid w:val="000864A4"/>
    <w:rsid w:val="000864FD"/>
    <w:rsid w:val="00086D1A"/>
    <w:rsid w:val="00086FBC"/>
    <w:rsid w:val="00087194"/>
    <w:rsid w:val="00087348"/>
    <w:rsid w:val="00087560"/>
    <w:rsid w:val="00087DFD"/>
    <w:rsid w:val="000904DC"/>
    <w:rsid w:val="00090EC5"/>
    <w:rsid w:val="00091627"/>
    <w:rsid w:val="00091B0E"/>
    <w:rsid w:val="00092017"/>
    <w:rsid w:val="00092397"/>
    <w:rsid w:val="000928C2"/>
    <w:rsid w:val="00092B22"/>
    <w:rsid w:val="0009311D"/>
    <w:rsid w:val="000931EF"/>
    <w:rsid w:val="00093398"/>
    <w:rsid w:val="000936D6"/>
    <w:rsid w:val="00093910"/>
    <w:rsid w:val="00093B0C"/>
    <w:rsid w:val="00093F1A"/>
    <w:rsid w:val="00093FC5"/>
    <w:rsid w:val="000941EC"/>
    <w:rsid w:val="00095F79"/>
    <w:rsid w:val="000963F0"/>
    <w:rsid w:val="00096495"/>
    <w:rsid w:val="00096622"/>
    <w:rsid w:val="00096A08"/>
    <w:rsid w:val="00097B9D"/>
    <w:rsid w:val="000A0290"/>
    <w:rsid w:val="000A02A3"/>
    <w:rsid w:val="000A046B"/>
    <w:rsid w:val="000A047D"/>
    <w:rsid w:val="000A0784"/>
    <w:rsid w:val="000A0C1B"/>
    <w:rsid w:val="000A1F76"/>
    <w:rsid w:val="000A26EE"/>
    <w:rsid w:val="000A2C4C"/>
    <w:rsid w:val="000A2E73"/>
    <w:rsid w:val="000A33D2"/>
    <w:rsid w:val="000A358C"/>
    <w:rsid w:val="000A3C0B"/>
    <w:rsid w:val="000A3F73"/>
    <w:rsid w:val="000A3FB1"/>
    <w:rsid w:val="000A533F"/>
    <w:rsid w:val="000A5E00"/>
    <w:rsid w:val="000A5F3A"/>
    <w:rsid w:val="000A665F"/>
    <w:rsid w:val="000A7602"/>
    <w:rsid w:val="000A7969"/>
    <w:rsid w:val="000B1509"/>
    <w:rsid w:val="000B1A6B"/>
    <w:rsid w:val="000B1DAB"/>
    <w:rsid w:val="000B223F"/>
    <w:rsid w:val="000B2504"/>
    <w:rsid w:val="000B281C"/>
    <w:rsid w:val="000B4701"/>
    <w:rsid w:val="000B47AE"/>
    <w:rsid w:val="000B4809"/>
    <w:rsid w:val="000B5044"/>
    <w:rsid w:val="000B51C8"/>
    <w:rsid w:val="000B5619"/>
    <w:rsid w:val="000B569B"/>
    <w:rsid w:val="000B5975"/>
    <w:rsid w:val="000B6001"/>
    <w:rsid w:val="000B6725"/>
    <w:rsid w:val="000B6865"/>
    <w:rsid w:val="000B68E5"/>
    <w:rsid w:val="000B6AA3"/>
    <w:rsid w:val="000B6C73"/>
    <w:rsid w:val="000B73C4"/>
    <w:rsid w:val="000B779A"/>
    <w:rsid w:val="000B7953"/>
    <w:rsid w:val="000B795F"/>
    <w:rsid w:val="000C015F"/>
    <w:rsid w:val="000C0910"/>
    <w:rsid w:val="000C0C6F"/>
    <w:rsid w:val="000C0CB9"/>
    <w:rsid w:val="000C0F62"/>
    <w:rsid w:val="000C0FA7"/>
    <w:rsid w:val="000C12BA"/>
    <w:rsid w:val="000C15D2"/>
    <w:rsid w:val="000C16BC"/>
    <w:rsid w:val="000C1874"/>
    <w:rsid w:val="000C1E6D"/>
    <w:rsid w:val="000C1EC9"/>
    <w:rsid w:val="000C1FC3"/>
    <w:rsid w:val="000C20B7"/>
    <w:rsid w:val="000C25FA"/>
    <w:rsid w:val="000C2854"/>
    <w:rsid w:val="000C2C85"/>
    <w:rsid w:val="000C2DBD"/>
    <w:rsid w:val="000C2EAC"/>
    <w:rsid w:val="000C3859"/>
    <w:rsid w:val="000C463A"/>
    <w:rsid w:val="000C4E32"/>
    <w:rsid w:val="000C4F0C"/>
    <w:rsid w:val="000C5302"/>
    <w:rsid w:val="000C58A8"/>
    <w:rsid w:val="000C58F4"/>
    <w:rsid w:val="000C5E1C"/>
    <w:rsid w:val="000C5E5C"/>
    <w:rsid w:val="000C61A0"/>
    <w:rsid w:val="000C6457"/>
    <w:rsid w:val="000C6C37"/>
    <w:rsid w:val="000C7918"/>
    <w:rsid w:val="000D087B"/>
    <w:rsid w:val="000D0D35"/>
    <w:rsid w:val="000D1F4C"/>
    <w:rsid w:val="000D2611"/>
    <w:rsid w:val="000D2AC6"/>
    <w:rsid w:val="000D2B03"/>
    <w:rsid w:val="000D336C"/>
    <w:rsid w:val="000D39BF"/>
    <w:rsid w:val="000D4FAA"/>
    <w:rsid w:val="000D5E88"/>
    <w:rsid w:val="000D6D58"/>
    <w:rsid w:val="000D6DA0"/>
    <w:rsid w:val="000D6DBA"/>
    <w:rsid w:val="000D7639"/>
    <w:rsid w:val="000D7CF2"/>
    <w:rsid w:val="000E007E"/>
    <w:rsid w:val="000E05EC"/>
    <w:rsid w:val="000E071E"/>
    <w:rsid w:val="000E0AF9"/>
    <w:rsid w:val="000E0C24"/>
    <w:rsid w:val="000E10F8"/>
    <w:rsid w:val="000E112C"/>
    <w:rsid w:val="000E1B7B"/>
    <w:rsid w:val="000E1D81"/>
    <w:rsid w:val="000E2D17"/>
    <w:rsid w:val="000E35F1"/>
    <w:rsid w:val="000E39E2"/>
    <w:rsid w:val="000E3B22"/>
    <w:rsid w:val="000E3D19"/>
    <w:rsid w:val="000E42E1"/>
    <w:rsid w:val="000E46EE"/>
    <w:rsid w:val="000E4A46"/>
    <w:rsid w:val="000E4DF0"/>
    <w:rsid w:val="000E4F03"/>
    <w:rsid w:val="000E52F3"/>
    <w:rsid w:val="000E5D23"/>
    <w:rsid w:val="000E5E8C"/>
    <w:rsid w:val="000E608F"/>
    <w:rsid w:val="000E6271"/>
    <w:rsid w:val="000E64D3"/>
    <w:rsid w:val="000E6AF7"/>
    <w:rsid w:val="000E6C13"/>
    <w:rsid w:val="000E711B"/>
    <w:rsid w:val="000E7563"/>
    <w:rsid w:val="000E7A88"/>
    <w:rsid w:val="000F000C"/>
    <w:rsid w:val="000F12A0"/>
    <w:rsid w:val="000F1D4B"/>
    <w:rsid w:val="000F2FD2"/>
    <w:rsid w:val="000F34F7"/>
    <w:rsid w:val="000F37BC"/>
    <w:rsid w:val="000F397B"/>
    <w:rsid w:val="000F3CA4"/>
    <w:rsid w:val="000F449B"/>
    <w:rsid w:val="000F4686"/>
    <w:rsid w:val="000F4757"/>
    <w:rsid w:val="000F4B64"/>
    <w:rsid w:val="000F6BB0"/>
    <w:rsid w:val="000F6DAB"/>
    <w:rsid w:val="000F6E91"/>
    <w:rsid w:val="000F7206"/>
    <w:rsid w:val="000F758A"/>
    <w:rsid w:val="000F7675"/>
    <w:rsid w:val="001001BE"/>
    <w:rsid w:val="00100435"/>
    <w:rsid w:val="001006E5"/>
    <w:rsid w:val="00100945"/>
    <w:rsid w:val="00100E0A"/>
    <w:rsid w:val="00100F48"/>
    <w:rsid w:val="0010110E"/>
    <w:rsid w:val="0010121F"/>
    <w:rsid w:val="001016D1"/>
    <w:rsid w:val="001017CF"/>
    <w:rsid w:val="00101F2A"/>
    <w:rsid w:val="00102602"/>
    <w:rsid w:val="00103270"/>
    <w:rsid w:val="001032F4"/>
    <w:rsid w:val="0010330B"/>
    <w:rsid w:val="00103D00"/>
    <w:rsid w:val="00105330"/>
    <w:rsid w:val="00105CBF"/>
    <w:rsid w:val="00105DED"/>
    <w:rsid w:val="00105FB0"/>
    <w:rsid w:val="0010673E"/>
    <w:rsid w:val="00107085"/>
    <w:rsid w:val="0010755D"/>
    <w:rsid w:val="001076C7"/>
    <w:rsid w:val="001076EB"/>
    <w:rsid w:val="00110008"/>
    <w:rsid w:val="001101E8"/>
    <w:rsid w:val="00110200"/>
    <w:rsid w:val="001106D0"/>
    <w:rsid w:val="001112A5"/>
    <w:rsid w:val="00111502"/>
    <w:rsid w:val="00111EC2"/>
    <w:rsid w:val="00112168"/>
    <w:rsid w:val="00112A02"/>
    <w:rsid w:val="00112B6D"/>
    <w:rsid w:val="00113BAE"/>
    <w:rsid w:val="00113F9C"/>
    <w:rsid w:val="0011426E"/>
    <w:rsid w:val="001149CD"/>
    <w:rsid w:val="00114D7F"/>
    <w:rsid w:val="00114E7C"/>
    <w:rsid w:val="001155D2"/>
    <w:rsid w:val="00115627"/>
    <w:rsid w:val="00115653"/>
    <w:rsid w:val="00116C48"/>
    <w:rsid w:val="00116E80"/>
    <w:rsid w:val="00117ACE"/>
    <w:rsid w:val="00117D51"/>
    <w:rsid w:val="001201F3"/>
    <w:rsid w:val="001206E4"/>
    <w:rsid w:val="00120820"/>
    <w:rsid w:val="00120D11"/>
    <w:rsid w:val="00121D4F"/>
    <w:rsid w:val="00121D8E"/>
    <w:rsid w:val="001225C3"/>
    <w:rsid w:val="0012266F"/>
    <w:rsid w:val="00122F1E"/>
    <w:rsid w:val="00123038"/>
    <w:rsid w:val="00123180"/>
    <w:rsid w:val="001232D6"/>
    <w:rsid w:val="0012381A"/>
    <w:rsid w:val="00124300"/>
    <w:rsid w:val="0012430E"/>
    <w:rsid w:val="001250F1"/>
    <w:rsid w:val="00125861"/>
    <w:rsid w:val="001267A8"/>
    <w:rsid w:val="0012689E"/>
    <w:rsid w:val="00126F2B"/>
    <w:rsid w:val="00127000"/>
    <w:rsid w:val="001270F5"/>
    <w:rsid w:val="00127334"/>
    <w:rsid w:val="00127807"/>
    <w:rsid w:val="0013011E"/>
    <w:rsid w:val="001304A9"/>
    <w:rsid w:val="001305EB"/>
    <w:rsid w:val="001308BB"/>
    <w:rsid w:val="001308C4"/>
    <w:rsid w:val="00130F2C"/>
    <w:rsid w:val="00131860"/>
    <w:rsid w:val="00132567"/>
    <w:rsid w:val="00132F9D"/>
    <w:rsid w:val="00133396"/>
    <w:rsid w:val="001334C3"/>
    <w:rsid w:val="001336A5"/>
    <w:rsid w:val="00133B31"/>
    <w:rsid w:val="00133FD6"/>
    <w:rsid w:val="00134692"/>
    <w:rsid w:val="00135163"/>
    <w:rsid w:val="0013625A"/>
    <w:rsid w:val="00136BD2"/>
    <w:rsid w:val="00136C51"/>
    <w:rsid w:val="00137677"/>
    <w:rsid w:val="00137941"/>
    <w:rsid w:val="0013797D"/>
    <w:rsid w:val="00137B41"/>
    <w:rsid w:val="00140208"/>
    <w:rsid w:val="001405FE"/>
    <w:rsid w:val="00140EAE"/>
    <w:rsid w:val="00141102"/>
    <w:rsid w:val="00141948"/>
    <w:rsid w:val="00141C2D"/>
    <w:rsid w:val="00142290"/>
    <w:rsid w:val="0014307E"/>
    <w:rsid w:val="00143585"/>
    <w:rsid w:val="0014389D"/>
    <w:rsid w:val="0014394E"/>
    <w:rsid w:val="00143E00"/>
    <w:rsid w:val="001441F0"/>
    <w:rsid w:val="0014437F"/>
    <w:rsid w:val="00144682"/>
    <w:rsid w:val="00144CD0"/>
    <w:rsid w:val="00144D31"/>
    <w:rsid w:val="00144DE1"/>
    <w:rsid w:val="00145FCF"/>
    <w:rsid w:val="00146369"/>
    <w:rsid w:val="001466CE"/>
    <w:rsid w:val="00146BC6"/>
    <w:rsid w:val="001470FD"/>
    <w:rsid w:val="00147247"/>
    <w:rsid w:val="001474F5"/>
    <w:rsid w:val="00147CBB"/>
    <w:rsid w:val="00147FA9"/>
    <w:rsid w:val="00150EEF"/>
    <w:rsid w:val="00151363"/>
    <w:rsid w:val="00151C81"/>
    <w:rsid w:val="00151D61"/>
    <w:rsid w:val="00151EF5"/>
    <w:rsid w:val="0015207A"/>
    <w:rsid w:val="001524CC"/>
    <w:rsid w:val="00152DE3"/>
    <w:rsid w:val="00152F25"/>
    <w:rsid w:val="00153522"/>
    <w:rsid w:val="0015366D"/>
    <w:rsid w:val="00153781"/>
    <w:rsid w:val="001539AD"/>
    <w:rsid w:val="00153B94"/>
    <w:rsid w:val="00154653"/>
    <w:rsid w:val="00154B75"/>
    <w:rsid w:val="00154D1E"/>
    <w:rsid w:val="00154DB4"/>
    <w:rsid w:val="00154E5C"/>
    <w:rsid w:val="00154EB3"/>
    <w:rsid w:val="00155E88"/>
    <w:rsid w:val="001562A4"/>
    <w:rsid w:val="00156856"/>
    <w:rsid w:val="00156A07"/>
    <w:rsid w:val="00156DFF"/>
    <w:rsid w:val="00157369"/>
    <w:rsid w:val="00157D83"/>
    <w:rsid w:val="00160302"/>
    <w:rsid w:val="00160CAD"/>
    <w:rsid w:val="0016136C"/>
    <w:rsid w:val="00162089"/>
    <w:rsid w:val="00162154"/>
    <w:rsid w:val="00162237"/>
    <w:rsid w:val="00162238"/>
    <w:rsid w:val="00162239"/>
    <w:rsid w:val="001632A3"/>
    <w:rsid w:val="00163968"/>
    <w:rsid w:val="0016459F"/>
    <w:rsid w:val="00164686"/>
    <w:rsid w:val="00164A04"/>
    <w:rsid w:val="0016540E"/>
    <w:rsid w:val="00165A15"/>
    <w:rsid w:val="00165A5A"/>
    <w:rsid w:val="00165D87"/>
    <w:rsid w:val="00165E89"/>
    <w:rsid w:val="00166410"/>
    <w:rsid w:val="0016667E"/>
    <w:rsid w:val="0016672F"/>
    <w:rsid w:val="001669D4"/>
    <w:rsid w:val="00166B28"/>
    <w:rsid w:val="00166CBC"/>
    <w:rsid w:val="00166F95"/>
    <w:rsid w:val="0016723B"/>
    <w:rsid w:val="00167295"/>
    <w:rsid w:val="001674CD"/>
    <w:rsid w:val="00167629"/>
    <w:rsid w:val="001700F6"/>
    <w:rsid w:val="001706F2"/>
    <w:rsid w:val="00170D4D"/>
    <w:rsid w:val="00170F23"/>
    <w:rsid w:val="00170FBF"/>
    <w:rsid w:val="001713BF"/>
    <w:rsid w:val="001713E2"/>
    <w:rsid w:val="00171725"/>
    <w:rsid w:val="00171C8F"/>
    <w:rsid w:val="001723A3"/>
    <w:rsid w:val="001724B8"/>
    <w:rsid w:val="0017266A"/>
    <w:rsid w:val="00172952"/>
    <w:rsid w:val="00172FF4"/>
    <w:rsid w:val="001735E5"/>
    <w:rsid w:val="001746B9"/>
    <w:rsid w:val="00174716"/>
    <w:rsid w:val="00174BCE"/>
    <w:rsid w:val="00175372"/>
    <w:rsid w:val="00175995"/>
    <w:rsid w:val="00175A81"/>
    <w:rsid w:val="00175A9F"/>
    <w:rsid w:val="001765D6"/>
    <w:rsid w:val="00176E09"/>
    <w:rsid w:val="00176E80"/>
    <w:rsid w:val="00177883"/>
    <w:rsid w:val="001800BC"/>
    <w:rsid w:val="001806D4"/>
    <w:rsid w:val="0018072F"/>
    <w:rsid w:val="001816AA"/>
    <w:rsid w:val="0018181B"/>
    <w:rsid w:val="001819BE"/>
    <w:rsid w:val="001828FA"/>
    <w:rsid w:val="00182A83"/>
    <w:rsid w:val="00182B57"/>
    <w:rsid w:val="00182F07"/>
    <w:rsid w:val="00183577"/>
    <w:rsid w:val="00184927"/>
    <w:rsid w:val="00184D08"/>
    <w:rsid w:val="00184D8D"/>
    <w:rsid w:val="0018503E"/>
    <w:rsid w:val="00185635"/>
    <w:rsid w:val="001856B3"/>
    <w:rsid w:val="00185BDC"/>
    <w:rsid w:val="00186155"/>
    <w:rsid w:val="001861B7"/>
    <w:rsid w:val="00186318"/>
    <w:rsid w:val="00186324"/>
    <w:rsid w:val="00186435"/>
    <w:rsid w:val="001868EC"/>
    <w:rsid w:val="00186A9C"/>
    <w:rsid w:val="00186DC3"/>
    <w:rsid w:val="001870E6"/>
    <w:rsid w:val="00187878"/>
    <w:rsid w:val="00187981"/>
    <w:rsid w:val="00187EAA"/>
    <w:rsid w:val="00187F39"/>
    <w:rsid w:val="00187FB7"/>
    <w:rsid w:val="001900FE"/>
    <w:rsid w:val="00190A80"/>
    <w:rsid w:val="00191312"/>
    <w:rsid w:val="00191D60"/>
    <w:rsid w:val="0019214B"/>
    <w:rsid w:val="00192409"/>
    <w:rsid w:val="001938DC"/>
    <w:rsid w:val="00193960"/>
    <w:rsid w:val="00194303"/>
    <w:rsid w:val="001948BD"/>
    <w:rsid w:val="00194ADD"/>
    <w:rsid w:val="00194C91"/>
    <w:rsid w:val="00195EEE"/>
    <w:rsid w:val="00196247"/>
    <w:rsid w:val="001966F1"/>
    <w:rsid w:val="00196946"/>
    <w:rsid w:val="00196DEA"/>
    <w:rsid w:val="001973D2"/>
    <w:rsid w:val="00197478"/>
    <w:rsid w:val="001A0122"/>
    <w:rsid w:val="001A09B7"/>
    <w:rsid w:val="001A104B"/>
    <w:rsid w:val="001A108D"/>
    <w:rsid w:val="001A14EC"/>
    <w:rsid w:val="001A1D77"/>
    <w:rsid w:val="001A1F7F"/>
    <w:rsid w:val="001A281C"/>
    <w:rsid w:val="001A2885"/>
    <w:rsid w:val="001A292E"/>
    <w:rsid w:val="001A2C54"/>
    <w:rsid w:val="001A3127"/>
    <w:rsid w:val="001A3443"/>
    <w:rsid w:val="001A3B1B"/>
    <w:rsid w:val="001A3DFE"/>
    <w:rsid w:val="001A443E"/>
    <w:rsid w:val="001A4A86"/>
    <w:rsid w:val="001A50E6"/>
    <w:rsid w:val="001A596B"/>
    <w:rsid w:val="001A5A0C"/>
    <w:rsid w:val="001A747B"/>
    <w:rsid w:val="001A7686"/>
    <w:rsid w:val="001A7C29"/>
    <w:rsid w:val="001B037C"/>
    <w:rsid w:val="001B0969"/>
    <w:rsid w:val="001B156E"/>
    <w:rsid w:val="001B29A1"/>
    <w:rsid w:val="001B2B72"/>
    <w:rsid w:val="001B2DF1"/>
    <w:rsid w:val="001B2E16"/>
    <w:rsid w:val="001B36A0"/>
    <w:rsid w:val="001B37B7"/>
    <w:rsid w:val="001B45E5"/>
    <w:rsid w:val="001B464C"/>
    <w:rsid w:val="001B47D6"/>
    <w:rsid w:val="001B4A3F"/>
    <w:rsid w:val="001B5415"/>
    <w:rsid w:val="001B546E"/>
    <w:rsid w:val="001B56CF"/>
    <w:rsid w:val="001B5723"/>
    <w:rsid w:val="001B5978"/>
    <w:rsid w:val="001B615E"/>
    <w:rsid w:val="001B6EBA"/>
    <w:rsid w:val="001B7595"/>
    <w:rsid w:val="001B7CC6"/>
    <w:rsid w:val="001B7EAE"/>
    <w:rsid w:val="001C0227"/>
    <w:rsid w:val="001C02A8"/>
    <w:rsid w:val="001C05E7"/>
    <w:rsid w:val="001C0A13"/>
    <w:rsid w:val="001C0A8A"/>
    <w:rsid w:val="001C1124"/>
    <w:rsid w:val="001C12B2"/>
    <w:rsid w:val="001C13F4"/>
    <w:rsid w:val="001C1709"/>
    <w:rsid w:val="001C18AE"/>
    <w:rsid w:val="001C1B1E"/>
    <w:rsid w:val="001C1F2A"/>
    <w:rsid w:val="001C2554"/>
    <w:rsid w:val="001C260E"/>
    <w:rsid w:val="001C272D"/>
    <w:rsid w:val="001C2E15"/>
    <w:rsid w:val="001C2EF7"/>
    <w:rsid w:val="001C3499"/>
    <w:rsid w:val="001C3617"/>
    <w:rsid w:val="001C3919"/>
    <w:rsid w:val="001C3AE9"/>
    <w:rsid w:val="001C46D5"/>
    <w:rsid w:val="001C4A4C"/>
    <w:rsid w:val="001C4B15"/>
    <w:rsid w:val="001C5177"/>
    <w:rsid w:val="001C59B1"/>
    <w:rsid w:val="001C5B6A"/>
    <w:rsid w:val="001C5C43"/>
    <w:rsid w:val="001C5EFB"/>
    <w:rsid w:val="001C5F50"/>
    <w:rsid w:val="001C621F"/>
    <w:rsid w:val="001C7167"/>
    <w:rsid w:val="001C7A8A"/>
    <w:rsid w:val="001C7AF7"/>
    <w:rsid w:val="001D0719"/>
    <w:rsid w:val="001D1175"/>
    <w:rsid w:val="001D11CC"/>
    <w:rsid w:val="001D1B2E"/>
    <w:rsid w:val="001D1E21"/>
    <w:rsid w:val="001D2B66"/>
    <w:rsid w:val="001D2CC2"/>
    <w:rsid w:val="001D3A5E"/>
    <w:rsid w:val="001D3ED5"/>
    <w:rsid w:val="001D455F"/>
    <w:rsid w:val="001D4A15"/>
    <w:rsid w:val="001D4AE9"/>
    <w:rsid w:val="001D4E53"/>
    <w:rsid w:val="001D512A"/>
    <w:rsid w:val="001D5932"/>
    <w:rsid w:val="001D5B19"/>
    <w:rsid w:val="001D5F0C"/>
    <w:rsid w:val="001D6155"/>
    <w:rsid w:val="001D62FD"/>
    <w:rsid w:val="001D6649"/>
    <w:rsid w:val="001D6656"/>
    <w:rsid w:val="001D731A"/>
    <w:rsid w:val="001D74E3"/>
    <w:rsid w:val="001D7A63"/>
    <w:rsid w:val="001D7BF3"/>
    <w:rsid w:val="001D7FA9"/>
    <w:rsid w:val="001E080A"/>
    <w:rsid w:val="001E1929"/>
    <w:rsid w:val="001E25C6"/>
    <w:rsid w:val="001E2609"/>
    <w:rsid w:val="001E2AE9"/>
    <w:rsid w:val="001E2D2F"/>
    <w:rsid w:val="001E3004"/>
    <w:rsid w:val="001E3315"/>
    <w:rsid w:val="001E33D7"/>
    <w:rsid w:val="001E3849"/>
    <w:rsid w:val="001E3ED7"/>
    <w:rsid w:val="001E45A8"/>
    <w:rsid w:val="001E4C2D"/>
    <w:rsid w:val="001E5245"/>
    <w:rsid w:val="001E5419"/>
    <w:rsid w:val="001E5D36"/>
    <w:rsid w:val="001E5ED9"/>
    <w:rsid w:val="001E60C9"/>
    <w:rsid w:val="001E610E"/>
    <w:rsid w:val="001E6302"/>
    <w:rsid w:val="001E6334"/>
    <w:rsid w:val="001E6449"/>
    <w:rsid w:val="001E6628"/>
    <w:rsid w:val="001E6723"/>
    <w:rsid w:val="001E6946"/>
    <w:rsid w:val="001E6B78"/>
    <w:rsid w:val="001E6E45"/>
    <w:rsid w:val="001E750B"/>
    <w:rsid w:val="001E7DBB"/>
    <w:rsid w:val="001F03CD"/>
    <w:rsid w:val="001F0449"/>
    <w:rsid w:val="001F199F"/>
    <w:rsid w:val="001F1C6F"/>
    <w:rsid w:val="001F258D"/>
    <w:rsid w:val="001F274B"/>
    <w:rsid w:val="001F27E3"/>
    <w:rsid w:val="001F29B9"/>
    <w:rsid w:val="001F2F99"/>
    <w:rsid w:val="001F32BC"/>
    <w:rsid w:val="001F356F"/>
    <w:rsid w:val="001F3613"/>
    <w:rsid w:val="001F3674"/>
    <w:rsid w:val="001F368C"/>
    <w:rsid w:val="001F374D"/>
    <w:rsid w:val="001F39CF"/>
    <w:rsid w:val="001F3B4A"/>
    <w:rsid w:val="001F3F45"/>
    <w:rsid w:val="001F4DDB"/>
    <w:rsid w:val="001F4E03"/>
    <w:rsid w:val="001F5CAB"/>
    <w:rsid w:val="001F5F5C"/>
    <w:rsid w:val="001F669D"/>
    <w:rsid w:val="001F6954"/>
    <w:rsid w:val="001F7788"/>
    <w:rsid w:val="001F7F19"/>
    <w:rsid w:val="002007A5"/>
    <w:rsid w:val="002009AC"/>
    <w:rsid w:val="00200AD7"/>
    <w:rsid w:val="00200D81"/>
    <w:rsid w:val="002010FF"/>
    <w:rsid w:val="00202819"/>
    <w:rsid w:val="00202A9F"/>
    <w:rsid w:val="0020325D"/>
    <w:rsid w:val="00203B34"/>
    <w:rsid w:val="00203C3A"/>
    <w:rsid w:val="00203FC9"/>
    <w:rsid w:val="00204A7F"/>
    <w:rsid w:val="00204CFE"/>
    <w:rsid w:val="0020553A"/>
    <w:rsid w:val="00205CA3"/>
    <w:rsid w:val="00205DDD"/>
    <w:rsid w:val="00207153"/>
    <w:rsid w:val="0020715C"/>
    <w:rsid w:val="00207975"/>
    <w:rsid w:val="002079D4"/>
    <w:rsid w:val="002079DA"/>
    <w:rsid w:val="00207B1C"/>
    <w:rsid w:val="00207CF3"/>
    <w:rsid w:val="002101CA"/>
    <w:rsid w:val="00210305"/>
    <w:rsid w:val="00210F77"/>
    <w:rsid w:val="0021102F"/>
    <w:rsid w:val="002114D6"/>
    <w:rsid w:val="00212010"/>
    <w:rsid w:val="00212113"/>
    <w:rsid w:val="002122D1"/>
    <w:rsid w:val="00212573"/>
    <w:rsid w:val="00212C0B"/>
    <w:rsid w:val="002135F0"/>
    <w:rsid w:val="002136BF"/>
    <w:rsid w:val="00213971"/>
    <w:rsid w:val="00213DC5"/>
    <w:rsid w:val="00214B2B"/>
    <w:rsid w:val="00214B9D"/>
    <w:rsid w:val="00215235"/>
    <w:rsid w:val="00215E22"/>
    <w:rsid w:val="002160DA"/>
    <w:rsid w:val="002162A9"/>
    <w:rsid w:val="0021662F"/>
    <w:rsid w:val="00216E77"/>
    <w:rsid w:val="00217813"/>
    <w:rsid w:val="00217AB2"/>
    <w:rsid w:val="00220085"/>
    <w:rsid w:val="00220C87"/>
    <w:rsid w:val="00221019"/>
    <w:rsid w:val="00221333"/>
    <w:rsid w:val="00221781"/>
    <w:rsid w:val="00221809"/>
    <w:rsid w:val="00221D54"/>
    <w:rsid w:val="00221FDA"/>
    <w:rsid w:val="002224DD"/>
    <w:rsid w:val="0022275E"/>
    <w:rsid w:val="00222B29"/>
    <w:rsid w:val="00222B9E"/>
    <w:rsid w:val="00222C3A"/>
    <w:rsid w:val="00223138"/>
    <w:rsid w:val="002231CC"/>
    <w:rsid w:val="002234AB"/>
    <w:rsid w:val="00223637"/>
    <w:rsid w:val="00224361"/>
    <w:rsid w:val="00224603"/>
    <w:rsid w:val="00224AE9"/>
    <w:rsid w:val="00224B00"/>
    <w:rsid w:val="00224F3A"/>
    <w:rsid w:val="00224FB9"/>
    <w:rsid w:val="00225059"/>
    <w:rsid w:val="0022525D"/>
    <w:rsid w:val="002252EE"/>
    <w:rsid w:val="00225840"/>
    <w:rsid w:val="00225D2F"/>
    <w:rsid w:val="00226283"/>
    <w:rsid w:val="0022666B"/>
    <w:rsid w:val="002269ED"/>
    <w:rsid w:val="002272C3"/>
    <w:rsid w:val="00227826"/>
    <w:rsid w:val="00230120"/>
    <w:rsid w:val="00230183"/>
    <w:rsid w:val="0023045F"/>
    <w:rsid w:val="0023063B"/>
    <w:rsid w:val="00230CBB"/>
    <w:rsid w:val="00231116"/>
    <w:rsid w:val="0023129D"/>
    <w:rsid w:val="0023261A"/>
    <w:rsid w:val="00232687"/>
    <w:rsid w:val="00232AFD"/>
    <w:rsid w:val="00232B12"/>
    <w:rsid w:val="00232E85"/>
    <w:rsid w:val="00233EC4"/>
    <w:rsid w:val="00234959"/>
    <w:rsid w:val="00234BE2"/>
    <w:rsid w:val="00235E28"/>
    <w:rsid w:val="00236270"/>
    <w:rsid w:val="0023672E"/>
    <w:rsid w:val="0023689D"/>
    <w:rsid w:val="00236911"/>
    <w:rsid w:val="00236E55"/>
    <w:rsid w:val="00236FFC"/>
    <w:rsid w:val="00237120"/>
    <w:rsid w:val="00237582"/>
    <w:rsid w:val="002379D1"/>
    <w:rsid w:val="00237A37"/>
    <w:rsid w:val="00237F56"/>
    <w:rsid w:val="00241681"/>
    <w:rsid w:val="0024172B"/>
    <w:rsid w:val="0024187E"/>
    <w:rsid w:val="00241A7F"/>
    <w:rsid w:val="00242257"/>
    <w:rsid w:val="002422F6"/>
    <w:rsid w:val="00242B47"/>
    <w:rsid w:val="00242D05"/>
    <w:rsid w:val="002435B2"/>
    <w:rsid w:val="00243EB2"/>
    <w:rsid w:val="00243F4E"/>
    <w:rsid w:val="002443F5"/>
    <w:rsid w:val="00245124"/>
    <w:rsid w:val="00245552"/>
    <w:rsid w:val="00245D2A"/>
    <w:rsid w:val="00245EDD"/>
    <w:rsid w:val="002460C2"/>
    <w:rsid w:val="00246CDA"/>
    <w:rsid w:val="00247488"/>
    <w:rsid w:val="0024756B"/>
    <w:rsid w:val="00247604"/>
    <w:rsid w:val="00247812"/>
    <w:rsid w:val="00247950"/>
    <w:rsid w:val="0025005A"/>
    <w:rsid w:val="002501DF"/>
    <w:rsid w:val="002503CD"/>
    <w:rsid w:val="00250560"/>
    <w:rsid w:val="00250ADB"/>
    <w:rsid w:val="00250EBC"/>
    <w:rsid w:val="00251027"/>
    <w:rsid w:val="002518FC"/>
    <w:rsid w:val="002519B3"/>
    <w:rsid w:val="00251DC4"/>
    <w:rsid w:val="00251EEB"/>
    <w:rsid w:val="00252228"/>
    <w:rsid w:val="0025319E"/>
    <w:rsid w:val="00253C29"/>
    <w:rsid w:val="00253F67"/>
    <w:rsid w:val="00253FA2"/>
    <w:rsid w:val="00254230"/>
    <w:rsid w:val="00254DE2"/>
    <w:rsid w:val="00255200"/>
    <w:rsid w:val="00255B52"/>
    <w:rsid w:val="0025603F"/>
    <w:rsid w:val="002560AE"/>
    <w:rsid w:val="002565E2"/>
    <w:rsid w:val="00256B49"/>
    <w:rsid w:val="00256B54"/>
    <w:rsid w:val="00256CE0"/>
    <w:rsid w:val="00257185"/>
    <w:rsid w:val="002576B0"/>
    <w:rsid w:val="002578B3"/>
    <w:rsid w:val="002578B4"/>
    <w:rsid w:val="00257DAE"/>
    <w:rsid w:val="00257F12"/>
    <w:rsid w:val="00260238"/>
    <w:rsid w:val="002603E5"/>
    <w:rsid w:val="00260763"/>
    <w:rsid w:val="002607DB"/>
    <w:rsid w:val="002607FA"/>
    <w:rsid w:val="00260D5D"/>
    <w:rsid w:val="00260DA0"/>
    <w:rsid w:val="002614EB"/>
    <w:rsid w:val="00261D7C"/>
    <w:rsid w:val="00262324"/>
    <w:rsid w:val="0026243A"/>
    <w:rsid w:val="00262478"/>
    <w:rsid w:val="002625A4"/>
    <w:rsid w:val="00262935"/>
    <w:rsid w:val="00262A7D"/>
    <w:rsid w:val="00262F20"/>
    <w:rsid w:val="00263F67"/>
    <w:rsid w:val="00264041"/>
    <w:rsid w:val="00264090"/>
    <w:rsid w:val="00264118"/>
    <w:rsid w:val="00264574"/>
    <w:rsid w:val="002647AF"/>
    <w:rsid w:val="002647E0"/>
    <w:rsid w:val="00264D11"/>
    <w:rsid w:val="00264E74"/>
    <w:rsid w:val="00265169"/>
    <w:rsid w:val="00265519"/>
    <w:rsid w:val="00265845"/>
    <w:rsid w:val="00265856"/>
    <w:rsid w:val="00265AE2"/>
    <w:rsid w:val="00265EEF"/>
    <w:rsid w:val="0026610F"/>
    <w:rsid w:val="002667C6"/>
    <w:rsid w:val="00267195"/>
    <w:rsid w:val="002671F6"/>
    <w:rsid w:val="00267393"/>
    <w:rsid w:val="002675D0"/>
    <w:rsid w:val="00267DD1"/>
    <w:rsid w:val="002704C0"/>
    <w:rsid w:val="0027134A"/>
    <w:rsid w:val="00271658"/>
    <w:rsid w:val="00271966"/>
    <w:rsid w:val="00272694"/>
    <w:rsid w:val="00272B6A"/>
    <w:rsid w:val="002731E7"/>
    <w:rsid w:val="00273246"/>
    <w:rsid w:val="00273524"/>
    <w:rsid w:val="002739FC"/>
    <w:rsid w:val="00275032"/>
    <w:rsid w:val="0027527F"/>
    <w:rsid w:val="00275868"/>
    <w:rsid w:val="0027590F"/>
    <w:rsid w:val="00275C99"/>
    <w:rsid w:val="00276150"/>
    <w:rsid w:val="00276534"/>
    <w:rsid w:val="00276DB6"/>
    <w:rsid w:val="00276ECB"/>
    <w:rsid w:val="002802E2"/>
    <w:rsid w:val="002808E7"/>
    <w:rsid w:val="00280A36"/>
    <w:rsid w:val="00280E20"/>
    <w:rsid w:val="002811C2"/>
    <w:rsid w:val="002814D9"/>
    <w:rsid w:val="00281D8D"/>
    <w:rsid w:val="00281E4F"/>
    <w:rsid w:val="00282635"/>
    <w:rsid w:val="0028324A"/>
    <w:rsid w:val="002838C9"/>
    <w:rsid w:val="002844C3"/>
    <w:rsid w:val="0028460B"/>
    <w:rsid w:val="00284CF3"/>
    <w:rsid w:val="00284FF4"/>
    <w:rsid w:val="002854CE"/>
    <w:rsid w:val="00285CC3"/>
    <w:rsid w:val="00285DFC"/>
    <w:rsid w:val="00285E42"/>
    <w:rsid w:val="002864BA"/>
    <w:rsid w:val="00286605"/>
    <w:rsid w:val="00286C8E"/>
    <w:rsid w:val="0028700B"/>
    <w:rsid w:val="002870C2"/>
    <w:rsid w:val="00287567"/>
    <w:rsid w:val="00287708"/>
    <w:rsid w:val="00290237"/>
    <w:rsid w:val="00290957"/>
    <w:rsid w:val="00290D18"/>
    <w:rsid w:val="002913E8"/>
    <w:rsid w:val="00291651"/>
    <w:rsid w:val="00291741"/>
    <w:rsid w:val="00291960"/>
    <w:rsid w:val="00291BC3"/>
    <w:rsid w:val="002927B3"/>
    <w:rsid w:val="002936ED"/>
    <w:rsid w:val="002938F9"/>
    <w:rsid w:val="002943E0"/>
    <w:rsid w:val="0029537A"/>
    <w:rsid w:val="00295822"/>
    <w:rsid w:val="00296365"/>
    <w:rsid w:val="00297169"/>
    <w:rsid w:val="00297E98"/>
    <w:rsid w:val="002A0247"/>
    <w:rsid w:val="002A0332"/>
    <w:rsid w:val="002A033F"/>
    <w:rsid w:val="002A0694"/>
    <w:rsid w:val="002A0B39"/>
    <w:rsid w:val="002A14CA"/>
    <w:rsid w:val="002A16D8"/>
    <w:rsid w:val="002A2102"/>
    <w:rsid w:val="002A3601"/>
    <w:rsid w:val="002A3EE6"/>
    <w:rsid w:val="002A3F6E"/>
    <w:rsid w:val="002A4494"/>
    <w:rsid w:val="002A4C65"/>
    <w:rsid w:val="002A5744"/>
    <w:rsid w:val="002A6678"/>
    <w:rsid w:val="002A66C2"/>
    <w:rsid w:val="002A6DB1"/>
    <w:rsid w:val="002A6FBC"/>
    <w:rsid w:val="002A7714"/>
    <w:rsid w:val="002A77DE"/>
    <w:rsid w:val="002A7E4D"/>
    <w:rsid w:val="002B0E9E"/>
    <w:rsid w:val="002B18C5"/>
    <w:rsid w:val="002B2001"/>
    <w:rsid w:val="002B26F8"/>
    <w:rsid w:val="002B2D55"/>
    <w:rsid w:val="002B3136"/>
    <w:rsid w:val="002B33B2"/>
    <w:rsid w:val="002B359C"/>
    <w:rsid w:val="002B3990"/>
    <w:rsid w:val="002B45AF"/>
    <w:rsid w:val="002B4F24"/>
    <w:rsid w:val="002B51F3"/>
    <w:rsid w:val="002B59A8"/>
    <w:rsid w:val="002B68A7"/>
    <w:rsid w:val="002B6C48"/>
    <w:rsid w:val="002B6D68"/>
    <w:rsid w:val="002B719B"/>
    <w:rsid w:val="002C0A3C"/>
    <w:rsid w:val="002C0B56"/>
    <w:rsid w:val="002C1750"/>
    <w:rsid w:val="002C1A38"/>
    <w:rsid w:val="002C206A"/>
    <w:rsid w:val="002C277E"/>
    <w:rsid w:val="002C2BED"/>
    <w:rsid w:val="002C3555"/>
    <w:rsid w:val="002C3935"/>
    <w:rsid w:val="002C3B2D"/>
    <w:rsid w:val="002C47C3"/>
    <w:rsid w:val="002C4C2C"/>
    <w:rsid w:val="002C55EB"/>
    <w:rsid w:val="002C5694"/>
    <w:rsid w:val="002C5D1E"/>
    <w:rsid w:val="002C5D2C"/>
    <w:rsid w:val="002C5E60"/>
    <w:rsid w:val="002C6199"/>
    <w:rsid w:val="002C6215"/>
    <w:rsid w:val="002C63AD"/>
    <w:rsid w:val="002C63F6"/>
    <w:rsid w:val="002C656D"/>
    <w:rsid w:val="002C764D"/>
    <w:rsid w:val="002C7B2C"/>
    <w:rsid w:val="002C7B9D"/>
    <w:rsid w:val="002D0515"/>
    <w:rsid w:val="002D07A2"/>
    <w:rsid w:val="002D080E"/>
    <w:rsid w:val="002D09B8"/>
    <w:rsid w:val="002D0BEA"/>
    <w:rsid w:val="002D23C9"/>
    <w:rsid w:val="002D2854"/>
    <w:rsid w:val="002D30A4"/>
    <w:rsid w:val="002D38C2"/>
    <w:rsid w:val="002D3BD2"/>
    <w:rsid w:val="002D4272"/>
    <w:rsid w:val="002D5AAF"/>
    <w:rsid w:val="002D5AFB"/>
    <w:rsid w:val="002D5DFD"/>
    <w:rsid w:val="002D5FBC"/>
    <w:rsid w:val="002D6973"/>
    <w:rsid w:val="002D6AC0"/>
    <w:rsid w:val="002D70E6"/>
    <w:rsid w:val="002D794D"/>
    <w:rsid w:val="002D7A9D"/>
    <w:rsid w:val="002D7E74"/>
    <w:rsid w:val="002D7F30"/>
    <w:rsid w:val="002E054F"/>
    <w:rsid w:val="002E07DA"/>
    <w:rsid w:val="002E0B09"/>
    <w:rsid w:val="002E0BAB"/>
    <w:rsid w:val="002E0C7E"/>
    <w:rsid w:val="002E1632"/>
    <w:rsid w:val="002E1B4F"/>
    <w:rsid w:val="002E2704"/>
    <w:rsid w:val="002E2826"/>
    <w:rsid w:val="002E2E89"/>
    <w:rsid w:val="002E3608"/>
    <w:rsid w:val="002E3AD6"/>
    <w:rsid w:val="002E444D"/>
    <w:rsid w:val="002E51D2"/>
    <w:rsid w:val="002E5224"/>
    <w:rsid w:val="002E5CF9"/>
    <w:rsid w:val="002E5D11"/>
    <w:rsid w:val="002E5D88"/>
    <w:rsid w:val="002E5EE6"/>
    <w:rsid w:val="002E629E"/>
    <w:rsid w:val="002E63E5"/>
    <w:rsid w:val="002E68B9"/>
    <w:rsid w:val="002E6C57"/>
    <w:rsid w:val="002E6FBA"/>
    <w:rsid w:val="002E704B"/>
    <w:rsid w:val="002E7138"/>
    <w:rsid w:val="002E7326"/>
    <w:rsid w:val="002E78F4"/>
    <w:rsid w:val="002E7A27"/>
    <w:rsid w:val="002F0F33"/>
    <w:rsid w:val="002F23F9"/>
    <w:rsid w:val="002F25B2"/>
    <w:rsid w:val="002F26C1"/>
    <w:rsid w:val="002F283F"/>
    <w:rsid w:val="002F2E45"/>
    <w:rsid w:val="002F33C1"/>
    <w:rsid w:val="002F3937"/>
    <w:rsid w:val="002F3A1E"/>
    <w:rsid w:val="002F3BD9"/>
    <w:rsid w:val="002F4360"/>
    <w:rsid w:val="002F562C"/>
    <w:rsid w:val="002F58B7"/>
    <w:rsid w:val="002F68E1"/>
    <w:rsid w:val="002F6FAF"/>
    <w:rsid w:val="002F73E2"/>
    <w:rsid w:val="002F76B8"/>
    <w:rsid w:val="002F78B8"/>
    <w:rsid w:val="00300197"/>
    <w:rsid w:val="00300232"/>
    <w:rsid w:val="00300572"/>
    <w:rsid w:val="003006D6"/>
    <w:rsid w:val="0030072B"/>
    <w:rsid w:val="00300AAF"/>
    <w:rsid w:val="00300CAB"/>
    <w:rsid w:val="00300F66"/>
    <w:rsid w:val="00300FF2"/>
    <w:rsid w:val="00301337"/>
    <w:rsid w:val="0030154C"/>
    <w:rsid w:val="00301601"/>
    <w:rsid w:val="003019CF"/>
    <w:rsid w:val="00301BA5"/>
    <w:rsid w:val="00301FDF"/>
    <w:rsid w:val="003020EE"/>
    <w:rsid w:val="00302163"/>
    <w:rsid w:val="00302C87"/>
    <w:rsid w:val="00302DE2"/>
    <w:rsid w:val="00303112"/>
    <w:rsid w:val="0030332E"/>
    <w:rsid w:val="00303878"/>
    <w:rsid w:val="00303BF8"/>
    <w:rsid w:val="00303E42"/>
    <w:rsid w:val="003043C8"/>
    <w:rsid w:val="00304619"/>
    <w:rsid w:val="003050A6"/>
    <w:rsid w:val="003059C4"/>
    <w:rsid w:val="00305F83"/>
    <w:rsid w:val="00306E8F"/>
    <w:rsid w:val="0030733F"/>
    <w:rsid w:val="00310192"/>
    <w:rsid w:val="00310957"/>
    <w:rsid w:val="00310963"/>
    <w:rsid w:val="00310BDE"/>
    <w:rsid w:val="00310F9A"/>
    <w:rsid w:val="00311A56"/>
    <w:rsid w:val="0031311D"/>
    <w:rsid w:val="003133CE"/>
    <w:rsid w:val="00313562"/>
    <w:rsid w:val="003136E2"/>
    <w:rsid w:val="00313B19"/>
    <w:rsid w:val="00313BC5"/>
    <w:rsid w:val="00314FBA"/>
    <w:rsid w:val="00315C7E"/>
    <w:rsid w:val="00315D6C"/>
    <w:rsid w:val="00315FC1"/>
    <w:rsid w:val="00316016"/>
    <w:rsid w:val="0031644E"/>
    <w:rsid w:val="00317A50"/>
    <w:rsid w:val="003200D3"/>
    <w:rsid w:val="003206AC"/>
    <w:rsid w:val="0032096A"/>
    <w:rsid w:val="00321B21"/>
    <w:rsid w:val="00321B5E"/>
    <w:rsid w:val="00321E95"/>
    <w:rsid w:val="003227D1"/>
    <w:rsid w:val="00322995"/>
    <w:rsid w:val="00322F30"/>
    <w:rsid w:val="00323381"/>
    <w:rsid w:val="00323D05"/>
    <w:rsid w:val="0032407E"/>
    <w:rsid w:val="0032424D"/>
    <w:rsid w:val="00324670"/>
    <w:rsid w:val="00324954"/>
    <w:rsid w:val="00324BAC"/>
    <w:rsid w:val="00324EA7"/>
    <w:rsid w:val="0032551E"/>
    <w:rsid w:val="003255B9"/>
    <w:rsid w:val="0032594E"/>
    <w:rsid w:val="00325CCE"/>
    <w:rsid w:val="0032618E"/>
    <w:rsid w:val="003266EC"/>
    <w:rsid w:val="00326D41"/>
    <w:rsid w:val="00327007"/>
    <w:rsid w:val="003271B4"/>
    <w:rsid w:val="00327E81"/>
    <w:rsid w:val="00330393"/>
    <w:rsid w:val="00330B36"/>
    <w:rsid w:val="0033104E"/>
    <w:rsid w:val="00331069"/>
    <w:rsid w:val="00331336"/>
    <w:rsid w:val="00331638"/>
    <w:rsid w:val="00331ED2"/>
    <w:rsid w:val="00331F38"/>
    <w:rsid w:val="00332193"/>
    <w:rsid w:val="003331BA"/>
    <w:rsid w:val="00333DCD"/>
    <w:rsid w:val="0033427F"/>
    <w:rsid w:val="003350B6"/>
    <w:rsid w:val="00335AC8"/>
    <w:rsid w:val="00335BBA"/>
    <w:rsid w:val="00336163"/>
    <w:rsid w:val="0033641A"/>
    <w:rsid w:val="003377DD"/>
    <w:rsid w:val="00337D16"/>
    <w:rsid w:val="003402E2"/>
    <w:rsid w:val="00340680"/>
    <w:rsid w:val="003410AC"/>
    <w:rsid w:val="003417B9"/>
    <w:rsid w:val="00341FA5"/>
    <w:rsid w:val="00342069"/>
    <w:rsid w:val="00343181"/>
    <w:rsid w:val="0034331D"/>
    <w:rsid w:val="0034362B"/>
    <w:rsid w:val="00343DDD"/>
    <w:rsid w:val="003444D2"/>
    <w:rsid w:val="00344840"/>
    <w:rsid w:val="003449C7"/>
    <w:rsid w:val="00344BD5"/>
    <w:rsid w:val="00345296"/>
    <w:rsid w:val="00345408"/>
    <w:rsid w:val="003455DF"/>
    <w:rsid w:val="00345A09"/>
    <w:rsid w:val="00345D1B"/>
    <w:rsid w:val="00345D57"/>
    <w:rsid w:val="0034700B"/>
    <w:rsid w:val="003471EA"/>
    <w:rsid w:val="00347232"/>
    <w:rsid w:val="003473C4"/>
    <w:rsid w:val="003475E6"/>
    <w:rsid w:val="0034795B"/>
    <w:rsid w:val="003500D6"/>
    <w:rsid w:val="0035049D"/>
    <w:rsid w:val="003505B0"/>
    <w:rsid w:val="0035097F"/>
    <w:rsid w:val="003520AC"/>
    <w:rsid w:val="003522B0"/>
    <w:rsid w:val="003523AC"/>
    <w:rsid w:val="003526AE"/>
    <w:rsid w:val="003530A2"/>
    <w:rsid w:val="003531CB"/>
    <w:rsid w:val="00354617"/>
    <w:rsid w:val="003547E9"/>
    <w:rsid w:val="00354DDC"/>
    <w:rsid w:val="00355841"/>
    <w:rsid w:val="00355C08"/>
    <w:rsid w:val="00355F25"/>
    <w:rsid w:val="003564B0"/>
    <w:rsid w:val="00356A20"/>
    <w:rsid w:val="0035753E"/>
    <w:rsid w:val="00357E34"/>
    <w:rsid w:val="00360655"/>
    <w:rsid w:val="00360916"/>
    <w:rsid w:val="00361DBC"/>
    <w:rsid w:val="00362161"/>
    <w:rsid w:val="003623C9"/>
    <w:rsid w:val="003623D5"/>
    <w:rsid w:val="00362F40"/>
    <w:rsid w:val="003631DF"/>
    <w:rsid w:val="00363217"/>
    <w:rsid w:val="003634EB"/>
    <w:rsid w:val="00363816"/>
    <w:rsid w:val="003638B0"/>
    <w:rsid w:val="003638C1"/>
    <w:rsid w:val="00363A95"/>
    <w:rsid w:val="003640DC"/>
    <w:rsid w:val="00364621"/>
    <w:rsid w:val="00364989"/>
    <w:rsid w:val="00364E30"/>
    <w:rsid w:val="00365274"/>
    <w:rsid w:val="003653B3"/>
    <w:rsid w:val="00365AC8"/>
    <w:rsid w:val="0036678A"/>
    <w:rsid w:val="00366C90"/>
    <w:rsid w:val="00367106"/>
    <w:rsid w:val="0036724F"/>
    <w:rsid w:val="00367450"/>
    <w:rsid w:val="00367929"/>
    <w:rsid w:val="00370104"/>
    <w:rsid w:val="003715E1"/>
    <w:rsid w:val="00371655"/>
    <w:rsid w:val="0037199A"/>
    <w:rsid w:val="00371A49"/>
    <w:rsid w:val="003720D6"/>
    <w:rsid w:val="00372377"/>
    <w:rsid w:val="00372C6C"/>
    <w:rsid w:val="0037314E"/>
    <w:rsid w:val="00374285"/>
    <w:rsid w:val="00374599"/>
    <w:rsid w:val="00374BD9"/>
    <w:rsid w:val="0037535A"/>
    <w:rsid w:val="003767B8"/>
    <w:rsid w:val="00376823"/>
    <w:rsid w:val="00376BDD"/>
    <w:rsid w:val="00376C5B"/>
    <w:rsid w:val="00376DDC"/>
    <w:rsid w:val="0037709C"/>
    <w:rsid w:val="003770E3"/>
    <w:rsid w:val="00377141"/>
    <w:rsid w:val="003779B2"/>
    <w:rsid w:val="003801DC"/>
    <w:rsid w:val="003811DB"/>
    <w:rsid w:val="00381320"/>
    <w:rsid w:val="00381809"/>
    <w:rsid w:val="00382DA8"/>
    <w:rsid w:val="00383BE9"/>
    <w:rsid w:val="00385C6B"/>
    <w:rsid w:val="00386842"/>
    <w:rsid w:val="00386DF4"/>
    <w:rsid w:val="0038756A"/>
    <w:rsid w:val="003876EC"/>
    <w:rsid w:val="00387A0E"/>
    <w:rsid w:val="00387B4C"/>
    <w:rsid w:val="00387BD5"/>
    <w:rsid w:val="00387FD4"/>
    <w:rsid w:val="003900A8"/>
    <w:rsid w:val="0039022A"/>
    <w:rsid w:val="0039048E"/>
    <w:rsid w:val="00390D88"/>
    <w:rsid w:val="003914F2"/>
    <w:rsid w:val="003919C5"/>
    <w:rsid w:val="00391C57"/>
    <w:rsid w:val="00391D09"/>
    <w:rsid w:val="00391DC1"/>
    <w:rsid w:val="0039222E"/>
    <w:rsid w:val="00392561"/>
    <w:rsid w:val="00394235"/>
    <w:rsid w:val="00394A61"/>
    <w:rsid w:val="00394B59"/>
    <w:rsid w:val="00395157"/>
    <w:rsid w:val="00395613"/>
    <w:rsid w:val="0039593E"/>
    <w:rsid w:val="00395965"/>
    <w:rsid w:val="00395BFE"/>
    <w:rsid w:val="00395F9F"/>
    <w:rsid w:val="0039647F"/>
    <w:rsid w:val="003A000C"/>
    <w:rsid w:val="003A0681"/>
    <w:rsid w:val="003A0C28"/>
    <w:rsid w:val="003A1295"/>
    <w:rsid w:val="003A15AB"/>
    <w:rsid w:val="003A2858"/>
    <w:rsid w:val="003A28EE"/>
    <w:rsid w:val="003A2D15"/>
    <w:rsid w:val="003A2FA4"/>
    <w:rsid w:val="003A311A"/>
    <w:rsid w:val="003A3823"/>
    <w:rsid w:val="003A39C7"/>
    <w:rsid w:val="003A3DA7"/>
    <w:rsid w:val="003A3E0F"/>
    <w:rsid w:val="003A4AE6"/>
    <w:rsid w:val="003A4DD9"/>
    <w:rsid w:val="003A4E68"/>
    <w:rsid w:val="003A565D"/>
    <w:rsid w:val="003A56F2"/>
    <w:rsid w:val="003A5962"/>
    <w:rsid w:val="003A5B2F"/>
    <w:rsid w:val="003A5D28"/>
    <w:rsid w:val="003A6E88"/>
    <w:rsid w:val="003A798E"/>
    <w:rsid w:val="003B037E"/>
    <w:rsid w:val="003B0C2B"/>
    <w:rsid w:val="003B11F3"/>
    <w:rsid w:val="003B1C49"/>
    <w:rsid w:val="003B2786"/>
    <w:rsid w:val="003B2B58"/>
    <w:rsid w:val="003B366D"/>
    <w:rsid w:val="003B3D66"/>
    <w:rsid w:val="003B40E2"/>
    <w:rsid w:val="003B466A"/>
    <w:rsid w:val="003B488A"/>
    <w:rsid w:val="003B4D6E"/>
    <w:rsid w:val="003B512E"/>
    <w:rsid w:val="003B58EE"/>
    <w:rsid w:val="003B635E"/>
    <w:rsid w:val="003B69FC"/>
    <w:rsid w:val="003B7084"/>
    <w:rsid w:val="003B7206"/>
    <w:rsid w:val="003B7A0F"/>
    <w:rsid w:val="003C022E"/>
    <w:rsid w:val="003C070D"/>
    <w:rsid w:val="003C07D0"/>
    <w:rsid w:val="003C0C9C"/>
    <w:rsid w:val="003C0D4D"/>
    <w:rsid w:val="003C1261"/>
    <w:rsid w:val="003C1784"/>
    <w:rsid w:val="003C1BE2"/>
    <w:rsid w:val="003C2672"/>
    <w:rsid w:val="003C282F"/>
    <w:rsid w:val="003C351F"/>
    <w:rsid w:val="003C36F4"/>
    <w:rsid w:val="003C379E"/>
    <w:rsid w:val="003C3B0B"/>
    <w:rsid w:val="003C3C66"/>
    <w:rsid w:val="003C3ED3"/>
    <w:rsid w:val="003C4246"/>
    <w:rsid w:val="003C43E7"/>
    <w:rsid w:val="003C4BD1"/>
    <w:rsid w:val="003C525C"/>
    <w:rsid w:val="003C5634"/>
    <w:rsid w:val="003C572A"/>
    <w:rsid w:val="003C5AEE"/>
    <w:rsid w:val="003C6124"/>
    <w:rsid w:val="003C61BA"/>
    <w:rsid w:val="003C6FD6"/>
    <w:rsid w:val="003C71A7"/>
    <w:rsid w:val="003C7516"/>
    <w:rsid w:val="003C7772"/>
    <w:rsid w:val="003C7F9A"/>
    <w:rsid w:val="003D0052"/>
    <w:rsid w:val="003D04BB"/>
    <w:rsid w:val="003D0973"/>
    <w:rsid w:val="003D0B39"/>
    <w:rsid w:val="003D1833"/>
    <w:rsid w:val="003D1CEF"/>
    <w:rsid w:val="003D30F6"/>
    <w:rsid w:val="003D3818"/>
    <w:rsid w:val="003D39C9"/>
    <w:rsid w:val="003D3D61"/>
    <w:rsid w:val="003D4229"/>
    <w:rsid w:val="003D4494"/>
    <w:rsid w:val="003D47BE"/>
    <w:rsid w:val="003D4D3B"/>
    <w:rsid w:val="003D4E29"/>
    <w:rsid w:val="003D5976"/>
    <w:rsid w:val="003D5BC4"/>
    <w:rsid w:val="003D5C5B"/>
    <w:rsid w:val="003D643B"/>
    <w:rsid w:val="003D67CD"/>
    <w:rsid w:val="003D6E6F"/>
    <w:rsid w:val="003D6F36"/>
    <w:rsid w:val="003D70BE"/>
    <w:rsid w:val="003D7120"/>
    <w:rsid w:val="003D72CB"/>
    <w:rsid w:val="003D73D5"/>
    <w:rsid w:val="003D7981"/>
    <w:rsid w:val="003E0349"/>
    <w:rsid w:val="003E0B24"/>
    <w:rsid w:val="003E1383"/>
    <w:rsid w:val="003E1EFB"/>
    <w:rsid w:val="003E23F0"/>
    <w:rsid w:val="003E2C8D"/>
    <w:rsid w:val="003E2E87"/>
    <w:rsid w:val="003E30E4"/>
    <w:rsid w:val="003E3494"/>
    <w:rsid w:val="003E3749"/>
    <w:rsid w:val="003E3878"/>
    <w:rsid w:val="003E3C48"/>
    <w:rsid w:val="003E3E0F"/>
    <w:rsid w:val="003E4271"/>
    <w:rsid w:val="003E4503"/>
    <w:rsid w:val="003E61D4"/>
    <w:rsid w:val="003E6371"/>
    <w:rsid w:val="003E6A1C"/>
    <w:rsid w:val="003E6E86"/>
    <w:rsid w:val="003E7109"/>
    <w:rsid w:val="003E7163"/>
    <w:rsid w:val="003E7AFF"/>
    <w:rsid w:val="003F0742"/>
    <w:rsid w:val="003F0817"/>
    <w:rsid w:val="003F19C5"/>
    <w:rsid w:val="003F1CDE"/>
    <w:rsid w:val="003F1F7B"/>
    <w:rsid w:val="003F26C6"/>
    <w:rsid w:val="003F2807"/>
    <w:rsid w:val="003F2905"/>
    <w:rsid w:val="003F2F04"/>
    <w:rsid w:val="003F352A"/>
    <w:rsid w:val="003F3726"/>
    <w:rsid w:val="003F3E84"/>
    <w:rsid w:val="003F4F17"/>
    <w:rsid w:val="003F4F82"/>
    <w:rsid w:val="003F5795"/>
    <w:rsid w:val="003F60F4"/>
    <w:rsid w:val="003F622C"/>
    <w:rsid w:val="003F6389"/>
    <w:rsid w:val="003F6668"/>
    <w:rsid w:val="003F69F5"/>
    <w:rsid w:val="003F7D1D"/>
    <w:rsid w:val="00400C7D"/>
    <w:rsid w:val="00400CC5"/>
    <w:rsid w:val="00400DA2"/>
    <w:rsid w:val="00400EFA"/>
    <w:rsid w:val="00400F4B"/>
    <w:rsid w:val="004015BF"/>
    <w:rsid w:val="004016C0"/>
    <w:rsid w:val="00401F29"/>
    <w:rsid w:val="0040288C"/>
    <w:rsid w:val="00403A50"/>
    <w:rsid w:val="00403AA2"/>
    <w:rsid w:val="00403AA3"/>
    <w:rsid w:val="0040435F"/>
    <w:rsid w:val="00404584"/>
    <w:rsid w:val="00404814"/>
    <w:rsid w:val="00404B79"/>
    <w:rsid w:val="004050C8"/>
    <w:rsid w:val="00405132"/>
    <w:rsid w:val="0040566E"/>
    <w:rsid w:val="00405E6F"/>
    <w:rsid w:val="00406862"/>
    <w:rsid w:val="004069D0"/>
    <w:rsid w:val="00407750"/>
    <w:rsid w:val="0040799E"/>
    <w:rsid w:val="0041083B"/>
    <w:rsid w:val="00410864"/>
    <w:rsid w:val="004111FD"/>
    <w:rsid w:val="00411333"/>
    <w:rsid w:val="00411DFE"/>
    <w:rsid w:val="004128BE"/>
    <w:rsid w:val="004129E7"/>
    <w:rsid w:val="00412C49"/>
    <w:rsid w:val="00412D5F"/>
    <w:rsid w:val="00412E85"/>
    <w:rsid w:val="004131C6"/>
    <w:rsid w:val="004134EB"/>
    <w:rsid w:val="00413AA7"/>
    <w:rsid w:val="00414548"/>
    <w:rsid w:val="004147B9"/>
    <w:rsid w:val="0041489C"/>
    <w:rsid w:val="00414AD2"/>
    <w:rsid w:val="00414E31"/>
    <w:rsid w:val="00414EBF"/>
    <w:rsid w:val="0041508A"/>
    <w:rsid w:val="00415505"/>
    <w:rsid w:val="00415740"/>
    <w:rsid w:val="00415CAA"/>
    <w:rsid w:val="00415F35"/>
    <w:rsid w:val="0041657C"/>
    <w:rsid w:val="00416B7E"/>
    <w:rsid w:val="00417914"/>
    <w:rsid w:val="004200BD"/>
    <w:rsid w:val="0042097C"/>
    <w:rsid w:val="00421053"/>
    <w:rsid w:val="0042192B"/>
    <w:rsid w:val="0042222F"/>
    <w:rsid w:val="00422F9E"/>
    <w:rsid w:val="00422FE8"/>
    <w:rsid w:val="0042330A"/>
    <w:rsid w:val="004237C8"/>
    <w:rsid w:val="004239B4"/>
    <w:rsid w:val="00423C04"/>
    <w:rsid w:val="0042404E"/>
    <w:rsid w:val="0042421E"/>
    <w:rsid w:val="004246A3"/>
    <w:rsid w:val="00424B9B"/>
    <w:rsid w:val="00424D00"/>
    <w:rsid w:val="00424EE5"/>
    <w:rsid w:val="004253B6"/>
    <w:rsid w:val="0042544B"/>
    <w:rsid w:val="00425BC2"/>
    <w:rsid w:val="00425D45"/>
    <w:rsid w:val="00425D7F"/>
    <w:rsid w:val="0042626B"/>
    <w:rsid w:val="004267B8"/>
    <w:rsid w:val="0042690C"/>
    <w:rsid w:val="00426B0C"/>
    <w:rsid w:val="004277CC"/>
    <w:rsid w:val="00427F0A"/>
    <w:rsid w:val="00431385"/>
    <w:rsid w:val="004314EA"/>
    <w:rsid w:val="004317CA"/>
    <w:rsid w:val="00431A85"/>
    <w:rsid w:val="004329D7"/>
    <w:rsid w:val="00432A3D"/>
    <w:rsid w:val="00432B7E"/>
    <w:rsid w:val="00432BAE"/>
    <w:rsid w:val="00432EF3"/>
    <w:rsid w:val="0043329A"/>
    <w:rsid w:val="0043337E"/>
    <w:rsid w:val="004336DB"/>
    <w:rsid w:val="0043383F"/>
    <w:rsid w:val="004338E9"/>
    <w:rsid w:val="0043435F"/>
    <w:rsid w:val="0043518A"/>
    <w:rsid w:val="00435B04"/>
    <w:rsid w:val="00435F5C"/>
    <w:rsid w:val="00436CD9"/>
    <w:rsid w:val="00437183"/>
    <w:rsid w:val="0043778D"/>
    <w:rsid w:val="00440498"/>
    <w:rsid w:val="00440917"/>
    <w:rsid w:val="00441093"/>
    <w:rsid w:val="0044147A"/>
    <w:rsid w:val="00441C25"/>
    <w:rsid w:val="00442045"/>
    <w:rsid w:val="00442745"/>
    <w:rsid w:val="004429D1"/>
    <w:rsid w:val="00442AC9"/>
    <w:rsid w:val="00442D9E"/>
    <w:rsid w:val="00442DF9"/>
    <w:rsid w:val="00442E2D"/>
    <w:rsid w:val="00443251"/>
    <w:rsid w:val="00443E5E"/>
    <w:rsid w:val="00443FEE"/>
    <w:rsid w:val="00444879"/>
    <w:rsid w:val="00444BBD"/>
    <w:rsid w:val="00444BC0"/>
    <w:rsid w:val="00444D96"/>
    <w:rsid w:val="00445216"/>
    <w:rsid w:val="004455A4"/>
    <w:rsid w:val="00445919"/>
    <w:rsid w:val="004459EF"/>
    <w:rsid w:val="00445C3A"/>
    <w:rsid w:val="00445D77"/>
    <w:rsid w:val="00445F8C"/>
    <w:rsid w:val="00446C11"/>
    <w:rsid w:val="00446E37"/>
    <w:rsid w:val="0045009B"/>
    <w:rsid w:val="00451215"/>
    <w:rsid w:val="00451598"/>
    <w:rsid w:val="00451BA8"/>
    <w:rsid w:val="00451EFC"/>
    <w:rsid w:val="00452045"/>
    <w:rsid w:val="00452287"/>
    <w:rsid w:val="004526EF"/>
    <w:rsid w:val="0045299D"/>
    <w:rsid w:val="00452FDD"/>
    <w:rsid w:val="00452FF5"/>
    <w:rsid w:val="0045358D"/>
    <w:rsid w:val="00453BDE"/>
    <w:rsid w:val="00454C8E"/>
    <w:rsid w:val="00455031"/>
    <w:rsid w:val="0045540F"/>
    <w:rsid w:val="004560E3"/>
    <w:rsid w:val="0045652A"/>
    <w:rsid w:val="0045708B"/>
    <w:rsid w:val="00457C7F"/>
    <w:rsid w:val="00457D1D"/>
    <w:rsid w:val="004602C3"/>
    <w:rsid w:val="00460799"/>
    <w:rsid w:val="00460B95"/>
    <w:rsid w:val="00460E1A"/>
    <w:rsid w:val="00460F87"/>
    <w:rsid w:val="00461378"/>
    <w:rsid w:val="004613BB"/>
    <w:rsid w:val="004615C0"/>
    <w:rsid w:val="00461EEC"/>
    <w:rsid w:val="00462528"/>
    <w:rsid w:val="004626F8"/>
    <w:rsid w:val="004633DC"/>
    <w:rsid w:val="004634C9"/>
    <w:rsid w:val="004634F3"/>
    <w:rsid w:val="00463F3C"/>
    <w:rsid w:val="004641CC"/>
    <w:rsid w:val="00464268"/>
    <w:rsid w:val="0046431F"/>
    <w:rsid w:val="0046458B"/>
    <w:rsid w:val="004649BB"/>
    <w:rsid w:val="00464DF9"/>
    <w:rsid w:val="00464F97"/>
    <w:rsid w:val="00465870"/>
    <w:rsid w:val="0046640A"/>
    <w:rsid w:val="00466479"/>
    <w:rsid w:val="0046723A"/>
    <w:rsid w:val="00467258"/>
    <w:rsid w:val="0046735A"/>
    <w:rsid w:val="004677DF"/>
    <w:rsid w:val="0046789F"/>
    <w:rsid w:val="00467962"/>
    <w:rsid w:val="004703F5"/>
    <w:rsid w:val="00470411"/>
    <w:rsid w:val="00470AEE"/>
    <w:rsid w:val="00470E22"/>
    <w:rsid w:val="004726FD"/>
    <w:rsid w:val="00472AE5"/>
    <w:rsid w:val="00472BE2"/>
    <w:rsid w:val="00472C91"/>
    <w:rsid w:val="00473437"/>
    <w:rsid w:val="00473B73"/>
    <w:rsid w:val="004748D1"/>
    <w:rsid w:val="00474BC5"/>
    <w:rsid w:val="0047544B"/>
    <w:rsid w:val="00476344"/>
    <w:rsid w:val="004763C8"/>
    <w:rsid w:val="00476C3C"/>
    <w:rsid w:val="00477C98"/>
    <w:rsid w:val="00480328"/>
    <w:rsid w:val="004806E6"/>
    <w:rsid w:val="00480CD5"/>
    <w:rsid w:val="004810D4"/>
    <w:rsid w:val="004812FC"/>
    <w:rsid w:val="00481D79"/>
    <w:rsid w:val="004822B7"/>
    <w:rsid w:val="0048299B"/>
    <w:rsid w:val="0048421E"/>
    <w:rsid w:val="00484541"/>
    <w:rsid w:val="004845DE"/>
    <w:rsid w:val="00484AF0"/>
    <w:rsid w:val="00484D98"/>
    <w:rsid w:val="00485DBD"/>
    <w:rsid w:val="00486BAF"/>
    <w:rsid w:val="00486FE9"/>
    <w:rsid w:val="004873F8"/>
    <w:rsid w:val="004874A1"/>
    <w:rsid w:val="0048754D"/>
    <w:rsid w:val="00487A7E"/>
    <w:rsid w:val="00490134"/>
    <w:rsid w:val="004911AB"/>
    <w:rsid w:val="00491BCF"/>
    <w:rsid w:val="004920BE"/>
    <w:rsid w:val="00492543"/>
    <w:rsid w:val="00492D56"/>
    <w:rsid w:val="00493694"/>
    <w:rsid w:val="00493846"/>
    <w:rsid w:val="00494D6D"/>
    <w:rsid w:val="00494D75"/>
    <w:rsid w:val="00494F1B"/>
    <w:rsid w:val="004950C2"/>
    <w:rsid w:val="0049558C"/>
    <w:rsid w:val="00495CCC"/>
    <w:rsid w:val="0049691C"/>
    <w:rsid w:val="00496B00"/>
    <w:rsid w:val="00496B8C"/>
    <w:rsid w:val="00496E8D"/>
    <w:rsid w:val="004A0926"/>
    <w:rsid w:val="004A0CBE"/>
    <w:rsid w:val="004A1068"/>
    <w:rsid w:val="004A1676"/>
    <w:rsid w:val="004A2744"/>
    <w:rsid w:val="004A2E37"/>
    <w:rsid w:val="004A334E"/>
    <w:rsid w:val="004A4626"/>
    <w:rsid w:val="004A4707"/>
    <w:rsid w:val="004A4A36"/>
    <w:rsid w:val="004A4E64"/>
    <w:rsid w:val="004A527D"/>
    <w:rsid w:val="004A556C"/>
    <w:rsid w:val="004A60F0"/>
    <w:rsid w:val="004A6D06"/>
    <w:rsid w:val="004A6EE7"/>
    <w:rsid w:val="004A7141"/>
    <w:rsid w:val="004A7863"/>
    <w:rsid w:val="004A7F8A"/>
    <w:rsid w:val="004B01A1"/>
    <w:rsid w:val="004B02C1"/>
    <w:rsid w:val="004B113D"/>
    <w:rsid w:val="004B166D"/>
    <w:rsid w:val="004B1A0D"/>
    <w:rsid w:val="004B1A44"/>
    <w:rsid w:val="004B2239"/>
    <w:rsid w:val="004B2B44"/>
    <w:rsid w:val="004B3131"/>
    <w:rsid w:val="004B343C"/>
    <w:rsid w:val="004B37A4"/>
    <w:rsid w:val="004B3A00"/>
    <w:rsid w:val="004B3C50"/>
    <w:rsid w:val="004B3F4E"/>
    <w:rsid w:val="004B4035"/>
    <w:rsid w:val="004B43D5"/>
    <w:rsid w:val="004B4A2D"/>
    <w:rsid w:val="004B4C08"/>
    <w:rsid w:val="004B54F7"/>
    <w:rsid w:val="004B57C8"/>
    <w:rsid w:val="004B598E"/>
    <w:rsid w:val="004B59C2"/>
    <w:rsid w:val="004B606B"/>
    <w:rsid w:val="004B615B"/>
    <w:rsid w:val="004B64F3"/>
    <w:rsid w:val="004B7564"/>
    <w:rsid w:val="004B7A11"/>
    <w:rsid w:val="004B7C5E"/>
    <w:rsid w:val="004C0A57"/>
    <w:rsid w:val="004C0E3A"/>
    <w:rsid w:val="004C1664"/>
    <w:rsid w:val="004C1804"/>
    <w:rsid w:val="004C240F"/>
    <w:rsid w:val="004C2F4D"/>
    <w:rsid w:val="004C328C"/>
    <w:rsid w:val="004C3508"/>
    <w:rsid w:val="004C3575"/>
    <w:rsid w:val="004C3616"/>
    <w:rsid w:val="004C3633"/>
    <w:rsid w:val="004C3701"/>
    <w:rsid w:val="004C44AE"/>
    <w:rsid w:val="004C56AC"/>
    <w:rsid w:val="004C581C"/>
    <w:rsid w:val="004C5A55"/>
    <w:rsid w:val="004C6166"/>
    <w:rsid w:val="004C63E3"/>
    <w:rsid w:val="004C69E2"/>
    <w:rsid w:val="004C7296"/>
    <w:rsid w:val="004C7C18"/>
    <w:rsid w:val="004C7DBB"/>
    <w:rsid w:val="004D052C"/>
    <w:rsid w:val="004D09B6"/>
    <w:rsid w:val="004D0D76"/>
    <w:rsid w:val="004D22CC"/>
    <w:rsid w:val="004D25DB"/>
    <w:rsid w:val="004D26AE"/>
    <w:rsid w:val="004D3DC1"/>
    <w:rsid w:val="004D466C"/>
    <w:rsid w:val="004D4AFD"/>
    <w:rsid w:val="004D5711"/>
    <w:rsid w:val="004D5889"/>
    <w:rsid w:val="004D5C51"/>
    <w:rsid w:val="004D6274"/>
    <w:rsid w:val="004D6736"/>
    <w:rsid w:val="004D6866"/>
    <w:rsid w:val="004D686A"/>
    <w:rsid w:val="004D6A31"/>
    <w:rsid w:val="004D701A"/>
    <w:rsid w:val="004D71A4"/>
    <w:rsid w:val="004D7499"/>
    <w:rsid w:val="004D7670"/>
    <w:rsid w:val="004D7982"/>
    <w:rsid w:val="004D7DB4"/>
    <w:rsid w:val="004E1208"/>
    <w:rsid w:val="004E125C"/>
    <w:rsid w:val="004E1F92"/>
    <w:rsid w:val="004E2264"/>
    <w:rsid w:val="004E23B5"/>
    <w:rsid w:val="004E2AD8"/>
    <w:rsid w:val="004E3307"/>
    <w:rsid w:val="004E3A64"/>
    <w:rsid w:val="004E3CC9"/>
    <w:rsid w:val="004E3DEC"/>
    <w:rsid w:val="004E3FF0"/>
    <w:rsid w:val="004E451C"/>
    <w:rsid w:val="004E45C3"/>
    <w:rsid w:val="004E4E14"/>
    <w:rsid w:val="004E5EAE"/>
    <w:rsid w:val="004E63A8"/>
    <w:rsid w:val="004E6E75"/>
    <w:rsid w:val="004E72CD"/>
    <w:rsid w:val="004E7606"/>
    <w:rsid w:val="004E7766"/>
    <w:rsid w:val="004F07AF"/>
    <w:rsid w:val="004F09E3"/>
    <w:rsid w:val="004F0DA7"/>
    <w:rsid w:val="004F0F98"/>
    <w:rsid w:val="004F1B0E"/>
    <w:rsid w:val="004F1DED"/>
    <w:rsid w:val="004F218D"/>
    <w:rsid w:val="004F23F9"/>
    <w:rsid w:val="004F2AB4"/>
    <w:rsid w:val="004F2B16"/>
    <w:rsid w:val="004F2D01"/>
    <w:rsid w:val="004F3831"/>
    <w:rsid w:val="004F3DD9"/>
    <w:rsid w:val="004F3EF0"/>
    <w:rsid w:val="004F4682"/>
    <w:rsid w:val="004F4779"/>
    <w:rsid w:val="004F47F8"/>
    <w:rsid w:val="004F52AC"/>
    <w:rsid w:val="004F531A"/>
    <w:rsid w:val="004F558D"/>
    <w:rsid w:val="004F5792"/>
    <w:rsid w:val="004F57E6"/>
    <w:rsid w:val="004F5864"/>
    <w:rsid w:val="004F5BFA"/>
    <w:rsid w:val="004F6514"/>
    <w:rsid w:val="004F6AE1"/>
    <w:rsid w:val="004F6F4A"/>
    <w:rsid w:val="004F724C"/>
    <w:rsid w:val="004F7593"/>
    <w:rsid w:val="004F75AA"/>
    <w:rsid w:val="004F78B2"/>
    <w:rsid w:val="005001CE"/>
    <w:rsid w:val="00500291"/>
    <w:rsid w:val="0050110A"/>
    <w:rsid w:val="005012BE"/>
    <w:rsid w:val="005015B5"/>
    <w:rsid w:val="00501651"/>
    <w:rsid w:val="0050292F"/>
    <w:rsid w:val="00502CD8"/>
    <w:rsid w:val="00502E42"/>
    <w:rsid w:val="005033C0"/>
    <w:rsid w:val="00503D60"/>
    <w:rsid w:val="00503EF6"/>
    <w:rsid w:val="00503F3A"/>
    <w:rsid w:val="0050451A"/>
    <w:rsid w:val="00504966"/>
    <w:rsid w:val="00504AC3"/>
    <w:rsid w:val="00504D8A"/>
    <w:rsid w:val="00504F4F"/>
    <w:rsid w:val="005050B5"/>
    <w:rsid w:val="00505713"/>
    <w:rsid w:val="005057F6"/>
    <w:rsid w:val="00505CB1"/>
    <w:rsid w:val="00505D6E"/>
    <w:rsid w:val="00505E6A"/>
    <w:rsid w:val="00506472"/>
    <w:rsid w:val="0050766D"/>
    <w:rsid w:val="00507A9E"/>
    <w:rsid w:val="00507C23"/>
    <w:rsid w:val="00507FC5"/>
    <w:rsid w:val="00510657"/>
    <w:rsid w:val="00510984"/>
    <w:rsid w:val="00510A3E"/>
    <w:rsid w:val="00511141"/>
    <w:rsid w:val="00511461"/>
    <w:rsid w:val="00511A3F"/>
    <w:rsid w:val="00511FD1"/>
    <w:rsid w:val="005120A5"/>
    <w:rsid w:val="00512BB1"/>
    <w:rsid w:val="005139E3"/>
    <w:rsid w:val="00513C9F"/>
    <w:rsid w:val="00513ED8"/>
    <w:rsid w:val="00514C29"/>
    <w:rsid w:val="0051502F"/>
    <w:rsid w:val="0051541F"/>
    <w:rsid w:val="00515969"/>
    <w:rsid w:val="00515AA6"/>
    <w:rsid w:val="00515B52"/>
    <w:rsid w:val="0051638A"/>
    <w:rsid w:val="00516A42"/>
    <w:rsid w:val="00516E32"/>
    <w:rsid w:val="005171B6"/>
    <w:rsid w:val="0051728D"/>
    <w:rsid w:val="005178B0"/>
    <w:rsid w:val="00520898"/>
    <w:rsid w:val="005208D4"/>
    <w:rsid w:val="005213FF"/>
    <w:rsid w:val="0052142A"/>
    <w:rsid w:val="0052170E"/>
    <w:rsid w:val="00522436"/>
    <w:rsid w:val="00522C59"/>
    <w:rsid w:val="00522E54"/>
    <w:rsid w:val="00523006"/>
    <w:rsid w:val="005239F2"/>
    <w:rsid w:val="00523BF0"/>
    <w:rsid w:val="005243C4"/>
    <w:rsid w:val="0052464A"/>
    <w:rsid w:val="00524B66"/>
    <w:rsid w:val="00524C14"/>
    <w:rsid w:val="00525139"/>
    <w:rsid w:val="00525253"/>
    <w:rsid w:val="0052566E"/>
    <w:rsid w:val="00525733"/>
    <w:rsid w:val="005258AE"/>
    <w:rsid w:val="00525E3E"/>
    <w:rsid w:val="00526159"/>
    <w:rsid w:val="005261D4"/>
    <w:rsid w:val="00526269"/>
    <w:rsid w:val="005263EA"/>
    <w:rsid w:val="00526A51"/>
    <w:rsid w:val="00526AD3"/>
    <w:rsid w:val="00526B9A"/>
    <w:rsid w:val="00526EF0"/>
    <w:rsid w:val="005276FE"/>
    <w:rsid w:val="00527907"/>
    <w:rsid w:val="00527EB3"/>
    <w:rsid w:val="00527FB8"/>
    <w:rsid w:val="005302AD"/>
    <w:rsid w:val="005307BB"/>
    <w:rsid w:val="00530AD6"/>
    <w:rsid w:val="00531771"/>
    <w:rsid w:val="00531C6F"/>
    <w:rsid w:val="00532E9B"/>
    <w:rsid w:val="005330F8"/>
    <w:rsid w:val="00533448"/>
    <w:rsid w:val="00533485"/>
    <w:rsid w:val="0053361C"/>
    <w:rsid w:val="00533770"/>
    <w:rsid w:val="00533D7B"/>
    <w:rsid w:val="00534140"/>
    <w:rsid w:val="005342B9"/>
    <w:rsid w:val="0053450E"/>
    <w:rsid w:val="00534A18"/>
    <w:rsid w:val="00534A31"/>
    <w:rsid w:val="00534C41"/>
    <w:rsid w:val="0053645E"/>
    <w:rsid w:val="00536A43"/>
    <w:rsid w:val="005374B6"/>
    <w:rsid w:val="0053797D"/>
    <w:rsid w:val="00537FF2"/>
    <w:rsid w:val="00540087"/>
    <w:rsid w:val="005404E7"/>
    <w:rsid w:val="00540593"/>
    <w:rsid w:val="00540A34"/>
    <w:rsid w:val="00540A3C"/>
    <w:rsid w:val="00541744"/>
    <w:rsid w:val="00541B13"/>
    <w:rsid w:val="00542277"/>
    <w:rsid w:val="005423C7"/>
    <w:rsid w:val="00542460"/>
    <w:rsid w:val="0054249D"/>
    <w:rsid w:val="005425AB"/>
    <w:rsid w:val="0054353C"/>
    <w:rsid w:val="005435EF"/>
    <w:rsid w:val="00543644"/>
    <w:rsid w:val="005439BA"/>
    <w:rsid w:val="00543B95"/>
    <w:rsid w:val="00543CBF"/>
    <w:rsid w:val="00543FF2"/>
    <w:rsid w:val="00544127"/>
    <w:rsid w:val="00544D23"/>
    <w:rsid w:val="00544D9F"/>
    <w:rsid w:val="00545720"/>
    <w:rsid w:val="00545A44"/>
    <w:rsid w:val="00545FC0"/>
    <w:rsid w:val="00546268"/>
    <w:rsid w:val="00547123"/>
    <w:rsid w:val="00547135"/>
    <w:rsid w:val="00547650"/>
    <w:rsid w:val="0054792E"/>
    <w:rsid w:val="00547E7B"/>
    <w:rsid w:val="00550619"/>
    <w:rsid w:val="005506A0"/>
    <w:rsid w:val="005516A3"/>
    <w:rsid w:val="0055183D"/>
    <w:rsid w:val="00551F4D"/>
    <w:rsid w:val="005529C4"/>
    <w:rsid w:val="00552A80"/>
    <w:rsid w:val="00552B92"/>
    <w:rsid w:val="00552C97"/>
    <w:rsid w:val="0055332C"/>
    <w:rsid w:val="0055471A"/>
    <w:rsid w:val="005552EB"/>
    <w:rsid w:val="00555666"/>
    <w:rsid w:val="00555EDF"/>
    <w:rsid w:val="005568BC"/>
    <w:rsid w:val="00556E32"/>
    <w:rsid w:val="00557829"/>
    <w:rsid w:val="00560096"/>
    <w:rsid w:val="0056072B"/>
    <w:rsid w:val="00560E7C"/>
    <w:rsid w:val="00560F0C"/>
    <w:rsid w:val="005613B8"/>
    <w:rsid w:val="0056153C"/>
    <w:rsid w:val="00562FC3"/>
    <w:rsid w:val="00563037"/>
    <w:rsid w:val="00563338"/>
    <w:rsid w:val="00563363"/>
    <w:rsid w:val="005634CE"/>
    <w:rsid w:val="0056386E"/>
    <w:rsid w:val="00563B5E"/>
    <w:rsid w:val="00564161"/>
    <w:rsid w:val="005649B3"/>
    <w:rsid w:val="00565034"/>
    <w:rsid w:val="00565FC6"/>
    <w:rsid w:val="00566497"/>
    <w:rsid w:val="005665C8"/>
    <w:rsid w:val="005670CE"/>
    <w:rsid w:val="005671C7"/>
    <w:rsid w:val="00567325"/>
    <w:rsid w:val="005675BF"/>
    <w:rsid w:val="00567A33"/>
    <w:rsid w:val="00570287"/>
    <w:rsid w:val="0057052F"/>
    <w:rsid w:val="00571B4E"/>
    <w:rsid w:val="00571D1A"/>
    <w:rsid w:val="00572352"/>
    <w:rsid w:val="00572A2D"/>
    <w:rsid w:val="00572D34"/>
    <w:rsid w:val="00572DA5"/>
    <w:rsid w:val="005741B5"/>
    <w:rsid w:val="00574B29"/>
    <w:rsid w:val="00574D4B"/>
    <w:rsid w:val="00575127"/>
    <w:rsid w:val="005753A9"/>
    <w:rsid w:val="00576294"/>
    <w:rsid w:val="005762BA"/>
    <w:rsid w:val="00577323"/>
    <w:rsid w:val="00577741"/>
    <w:rsid w:val="005778A6"/>
    <w:rsid w:val="00580328"/>
    <w:rsid w:val="00580E57"/>
    <w:rsid w:val="00581695"/>
    <w:rsid w:val="00581CD6"/>
    <w:rsid w:val="00581D2C"/>
    <w:rsid w:val="00581F54"/>
    <w:rsid w:val="00582034"/>
    <w:rsid w:val="0058273C"/>
    <w:rsid w:val="005828FB"/>
    <w:rsid w:val="0058294D"/>
    <w:rsid w:val="00582F29"/>
    <w:rsid w:val="00583904"/>
    <w:rsid w:val="00583BFA"/>
    <w:rsid w:val="00583D1E"/>
    <w:rsid w:val="005849D1"/>
    <w:rsid w:val="00586444"/>
    <w:rsid w:val="0058671E"/>
    <w:rsid w:val="005867FE"/>
    <w:rsid w:val="0058735C"/>
    <w:rsid w:val="00587438"/>
    <w:rsid w:val="005875A5"/>
    <w:rsid w:val="005879A2"/>
    <w:rsid w:val="005900F4"/>
    <w:rsid w:val="0059027E"/>
    <w:rsid w:val="0059082D"/>
    <w:rsid w:val="00590ECB"/>
    <w:rsid w:val="00591974"/>
    <w:rsid w:val="00592253"/>
    <w:rsid w:val="00592305"/>
    <w:rsid w:val="005926C0"/>
    <w:rsid w:val="00592B86"/>
    <w:rsid w:val="00592BAF"/>
    <w:rsid w:val="00592C88"/>
    <w:rsid w:val="005943A5"/>
    <w:rsid w:val="00594613"/>
    <w:rsid w:val="0059471D"/>
    <w:rsid w:val="00595530"/>
    <w:rsid w:val="00595534"/>
    <w:rsid w:val="00595992"/>
    <w:rsid w:val="00595D53"/>
    <w:rsid w:val="00596704"/>
    <w:rsid w:val="00596A23"/>
    <w:rsid w:val="005A003E"/>
    <w:rsid w:val="005A013F"/>
    <w:rsid w:val="005A0214"/>
    <w:rsid w:val="005A034F"/>
    <w:rsid w:val="005A082D"/>
    <w:rsid w:val="005A0BFF"/>
    <w:rsid w:val="005A201B"/>
    <w:rsid w:val="005A2CA4"/>
    <w:rsid w:val="005A334E"/>
    <w:rsid w:val="005A3E7E"/>
    <w:rsid w:val="005A40E4"/>
    <w:rsid w:val="005A49E5"/>
    <w:rsid w:val="005A4B9E"/>
    <w:rsid w:val="005A4F47"/>
    <w:rsid w:val="005A5B4A"/>
    <w:rsid w:val="005A5BF0"/>
    <w:rsid w:val="005A65D7"/>
    <w:rsid w:val="005A7998"/>
    <w:rsid w:val="005A7ABA"/>
    <w:rsid w:val="005A7E30"/>
    <w:rsid w:val="005B03A2"/>
    <w:rsid w:val="005B130B"/>
    <w:rsid w:val="005B13BA"/>
    <w:rsid w:val="005B1558"/>
    <w:rsid w:val="005B15EA"/>
    <w:rsid w:val="005B171A"/>
    <w:rsid w:val="005B17D8"/>
    <w:rsid w:val="005B2265"/>
    <w:rsid w:val="005B25A0"/>
    <w:rsid w:val="005B3107"/>
    <w:rsid w:val="005B317E"/>
    <w:rsid w:val="005B3256"/>
    <w:rsid w:val="005B3A89"/>
    <w:rsid w:val="005B413C"/>
    <w:rsid w:val="005B4210"/>
    <w:rsid w:val="005B45C3"/>
    <w:rsid w:val="005B4624"/>
    <w:rsid w:val="005B492D"/>
    <w:rsid w:val="005B4E81"/>
    <w:rsid w:val="005B5999"/>
    <w:rsid w:val="005B5DA0"/>
    <w:rsid w:val="005B5FA5"/>
    <w:rsid w:val="005B6262"/>
    <w:rsid w:val="005B64A9"/>
    <w:rsid w:val="005B684B"/>
    <w:rsid w:val="005B692A"/>
    <w:rsid w:val="005B69C0"/>
    <w:rsid w:val="005B6ADD"/>
    <w:rsid w:val="005B6EFC"/>
    <w:rsid w:val="005B7375"/>
    <w:rsid w:val="005B744F"/>
    <w:rsid w:val="005B7524"/>
    <w:rsid w:val="005B75D3"/>
    <w:rsid w:val="005B7D44"/>
    <w:rsid w:val="005B7D67"/>
    <w:rsid w:val="005B7DC4"/>
    <w:rsid w:val="005B7EE3"/>
    <w:rsid w:val="005C035B"/>
    <w:rsid w:val="005C0793"/>
    <w:rsid w:val="005C22A8"/>
    <w:rsid w:val="005C2ACE"/>
    <w:rsid w:val="005C2D71"/>
    <w:rsid w:val="005C32B0"/>
    <w:rsid w:val="005C33CF"/>
    <w:rsid w:val="005C35A1"/>
    <w:rsid w:val="005C3FCB"/>
    <w:rsid w:val="005C41D5"/>
    <w:rsid w:val="005C4701"/>
    <w:rsid w:val="005C4A3C"/>
    <w:rsid w:val="005C4E27"/>
    <w:rsid w:val="005C5072"/>
    <w:rsid w:val="005C560E"/>
    <w:rsid w:val="005C56BE"/>
    <w:rsid w:val="005C5783"/>
    <w:rsid w:val="005C5E35"/>
    <w:rsid w:val="005C618B"/>
    <w:rsid w:val="005C66B0"/>
    <w:rsid w:val="005C6759"/>
    <w:rsid w:val="005C7017"/>
    <w:rsid w:val="005C715B"/>
    <w:rsid w:val="005C71F0"/>
    <w:rsid w:val="005D0ADB"/>
    <w:rsid w:val="005D0FC8"/>
    <w:rsid w:val="005D15C0"/>
    <w:rsid w:val="005D16C7"/>
    <w:rsid w:val="005D1819"/>
    <w:rsid w:val="005D1E96"/>
    <w:rsid w:val="005D242D"/>
    <w:rsid w:val="005D2819"/>
    <w:rsid w:val="005D2B23"/>
    <w:rsid w:val="005D2E3C"/>
    <w:rsid w:val="005D2E63"/>
    <w:rsid w:val="005D33DA"/>
    <w:rsid w:val="005D37F0"/>
    <w:rsid w:val="005D39EC"/>
    <w:rsid w:val="005D3E0A"/>
    <w:rsid w:val="005D44B2"/>
    <w:rsid w:val="005D4770"/>
    <w:rsid w:val="005D47FF"/>
    <w:rsid w:val="005D4AC8"/>
    <w:rsid w:val="005D4B54"/>
    <w:rsid w:val="005D504B"/>
    <w:rsid w:val="005D5692"/>
    <w:rsid w:val="005D56BE"/>
    <w:rsid w:val="005D5889"/>
    <w:rsid w:val="005D613F"/>
    <w:rsid w:val="005D7400"/>
    <w:rsid w:val="005D7A35"/>
    <w:rsid w:val="005D7A7E"/>
    <w:rsid w:val="005E0881"/>
    <w:rsid w:val="005E0A5B"/>
    <w:rsid w:val="005E1028"/>
    <w:rsid w:val="005E16ED"/>
    <w:rsid w:val="005E18E0"/>
    <w:rsid w:val="005E2232"/>
    <w:rsid w:val="005E23BE"/>
    <w:rsid w:val="005E2A70"/>
    <w:rsid w:val="005E2B8C"/>
    <w:rsid w:val="005E2F80"/>
    <w:rsid w:val="005E36CA"/>
    <w:rsid w:val="005E38A7"/>
    <w:rsid w:val="005E3C7D"/>
    <w:rsid w:val="005E437F"/>
    <w:rsid w:val="005E478C"/>
    <w:rsid w:val="005E489B"/>
    <w:rsid w:val="005E4CB9"/>
    <w:rsid w:val="005E4DD6"/>
    <w:rsid w:val="005E5167"/>
    <w:rsid w:val="005E541A"/>
    <w:rsid w:val="005E58FE"/>
    <w:rsid w:val="005E5B03"/>
    <w:rsid w:val="005E5BBE"/>
    <w:rsid w:val="005E690B"/>
    <w:rsid w:val="005E694D"/>
    <w:rsid w:val="005E6E4C"/>
    <w:rsid w:val="005E70E5"/>
    <w:rsid w:val="005E7780"/>
    <w:rsid w:val="005E7E97"/>
    <w:rsid w:val="005F0025"/>
    <w:rsid w:val="005F09CC"/>
    <w:rsid w:val="005F17EF"/>
    <w:rsid w:val="005F1B14"/>
    <w:rsid w:val="005F1FAC"/>
    <w:rsid w:val="005F2A52"/>
    <w:rsid w:val="005F2BB0"/>
    <w:rsid w:val="005F2FD8"/>
    <w:rsid w:val="005F3683"/>
    <w:rsid w:val="005F36A5"/>
    <w:rsid w:val="005F3CA4"/>
    <w:rsid w:val="005F3D2F"/>
    <w:rsid w:val="005F3FD6"/>
    <w:rsid w:val="005F4301"/>
    <w:rsid w:val="005F471F"/>
    <w:rsid w:val="005F491C"/>
    <w:rsid w:val="005F4A8D"/>
    <w:rsid w:val="005F5DDD"/>
    <w:rsid w:val="005F612D"/>
    <w:rsid w:val="005F65A9"/>
    <w:rsid w:val="005F696C"/>
    <w:rsid w:val="005F710C"/>
    <w:rsid w:val="005F768D"/>
    <w:rsid w:val="005F76B4"/>
    <w:rsid w:val="005F7A04"/>
    <w:rsid w:val="0060005D"/>
    <w:rsid w:val="006001FF"/>
    <w:rsid w:val="006007EA"/>
    <w:rsid w:val="006014BF"/>
    <w:rsid w:val="006014EF"/>
    <w:rsid w:val="00601659"/>
    <w:rsid w:val="00601803"/>
    <w:rsid w:val="00601969"/>
    <w:rsid w:val="00601A9A"/>
    <w:rsid w:val="00601EB0"/>
    <w:rsid w:val="00602CF3"/>
    <w:rsid w:val="00602D8D"/>
    <w:rsid w:val="006035A5"/>
    <w:rsid w:val="00603C1C"/>
    <w:rsid w:val="00603E42"/>
    <w:rsid w:val="00603F24"/>
    <w:rsid w:val="006047E8"/>
    <w:rsid w:val="00604980"/>
    <w:rsid w:val="00604A91"/>
    <w:rsid w:val="00604F98"/>
    <w:rsid w:val="00605D49"/>
    <w:rsid w:val="006064FE"/>
    <w:rsid w:val="00606611"/>
    <w:rsid w:val="00606F11"/>
    <w:rsid w:val="006076CE"/>
    <w:rsid w:val="006100BC"/>
    <w:rsid w:val="00610633"/>
    <w:rsid w:val="006109D7"/>
    <w:rsid w:val="00610A69"/>
    <w:rsid w:val="00610B51"/>
    <w:rsid w:val="0061102B"/>
    <w:rsid w:val="006111EA"/>
    <w:rsid w:val="00611278"/>
    <w:rsid w:val="006115D7"/>
    <w:rsid w:val="006117AC"/>
    <w:rsid w:val="00612308"/>
    <w:rsid w:val="006124EC"/>
    <w:rsid w:val="00612BCC"/>
    <w:rsid w:val="00613651"/>
    <w:rsid w:val="00613A6B"/>
    <w:rsid w:val="00613EE0"/>
    <w:rsid w:val="00614529"/>
    <w:rsid w:val="00614779"/>
    <w:rsid w:val="00614D70"/>
    <w:rsid w:val="00615757"/>
    <w:rsid w:val="006159F5"/>
    <w:rsid w:val="00615EB0"/>
    <w:rsid w:val="00615FDC"/>
    <w:rsid w:val="006161D2"/>
    <w:rsid w:val="006167E7"/>
    <w:rsid w:val="00616844"/>
    <w:rsid w:val="00616DA6"/>
    <w:rsid w:val="00617769"/>
    <w:rsid w:val="00617CEC"/>
    <w:rsid w:val="0062022C"/>
    <w:rsid w:val="00620404"/>
    <w:rsid w:val="006204BB"/>
    <w:rsid w:val="00620772"/>
    <w:rsid w:val="0062153C"/>
    <w:rsid w:val="00621806"/>
    <w:rsid w:val="00621C8D"/>
    <w:rsid w:val="00622179"/>
    <w:rsid w:val="006222C2"/>
    <w:rsid w:val="006223C6"/>
    <w:rsid w:val="006224C7"/>
    <w:rsid w:val="006229F0"/>
    <w:rsid w:val="00622D59"/>
    <w:rsid w:val="00622E47"/>
    <w:rsid w:val="006233A7"/>
    <w:rsid w:val="006235A4"/>
    <w:rsid w:val="00623847"/>
    <w:rsid w:val="00623853"/>
    <w:rsid w:val="00623AD9"/>
    <w:rsid w:val="006240A5"/>
    <w:rsid w:val="00624733"/>
    <w:rsid w:val="006250BA"/>
    <w:rsid w:val="00625480"/>
    <w:rsid w:val="0062596F"/>
    <w:rsid w:val="00625AAF"/>
    <w:rsid w:val="0062630F"/>
    <w:rsid w:val="00627591"/>
    <w:rsid w:val="00627989"/>
    <w:rsid w:val="00627C2F"/>
    <w:rsid w:val="00627F1D"/>
    <w:rsid w:val="006302D1"/>
    <w:rsid w:val="0063034E"/>
    <w:rsid w:val="00631028"/>
    <w:rsid w:val="00631096"/>
    <w:rsid w:val="00631101"/>
    <w:rsid w:val="00631A15"/>
    <w:rsid w:val="006329D2"/>
    <w:rsid w:val="00632D58"/>
    <w:rsid w:val="00633233"/>
    <w:rsid w:val="0063366A"/>
    <w:rsid w:val="00633EF1"/>
    <w:rsid w:val="0063405F"/>
    <w:rsid w:val="00634062"/>
    <w:rsid w:val="0063467D"/>
    <w:rsid w:val="00634B0E"/>
    <w:rsid w:val="00634C60"/>
    <w:rsid w:val="0063552B"/>
    <w:rsid w:val="006365E0"/>
    <w:rsid w:val="00636973"/>
    <w:rsid w:val="00636A71"/>
    <w:rsid w:val="00636AA3"/>
    <w:rsid w:val="0063727A"/>
    <w:rsid w:val="0063745F"/>
    <w:rsid w:val="00637C35"/>
    <w:rsid w:val="0064019E"/>
    <w:rsid w:val="0064021E"/>
    <w:rsid w:val="006407F4"/>
    <w:rsid w:val="00641118"/>
    <w:rsid w:val="006413E0"/>
    <w:rsid w:val="00641C5C"/>
    <w:rsid w:val="0064217C"/>
    <w:rsid w:val="0064232D"/>
    <w:rsid w:val="006423D8"/>
    <w:rsid w:val="00642A56"/>
    <w:rsid w:val="0064301B"/>
    <w:rsid w:val="00643045"/>
    <w:rsid w:val="00643BF6"/>
    <w:rsid w:val="00643C91"/>
    <w:rsid w:val="00644773"/>
    <w:rsid w:val="00644BF6"/>
    <w:rsid w:val="00645114"/>
    <w:rsid w:val="00645232"/>
    <w:rsid w:val="00645327"/>
    <w:rsid w:val="0064542B"/>
    <w:rsid w:val="00645939"/>
    <w:rsid w:val="00645B91"/>
    <w:rsid w:val="0064662C"/>
    <w:rsid w:val="0064670B"/>
    <w:rsid w:val="0065040D"/>
    <w:rsid w:val="00650917"/>
    <w:rsid w:val="00650CD4"/>
    <w:rsid w:val="00650E1B"/>
    <w:rsid w:val="006516C4"/>
    <w:rsid w:val="00651B19"/>
    <w:rsid w:val="00651FAA"/>
    <w:rsid w:val="00652272"/>
    <w:rsid w:val="00652480"/>
    <w:rsid w:val="00652535"/>
    <w:rsid w:val="00653360"/>
    <w:rsid w:val="00653649"/>
    <w:rsid w:val="00654998"/>
    <w:rsid w:val="00654A20"/>
    <w:rsid w:val="006556B2"/>
    <w:rsid w:val="00655801"/>
    <w:rsid w:val="00655D77"/>
    <w:rsid w:val="00655E50"/>
    <w:rsid w:val="00656040"/>
    <w:rsid w:val="006561FC"/>
    <w:rsid w:val="00656350"/>
    <w:rsid w:val="006563F9"/>
    <w:rsid w:val="00656BFC"/>
    <w:rsid w:val="00657F01"/>
    <w:rsid w:val="00660444"/>
    <w:rsid w:val="00660816"/>
    <w:rsid w:val="00660CD6"/>
    <w:rsid w:val="00660EB7"/>
    <w:rsid w:val="0066161B"/>
    <w:rsid w:val="006618D5"/>
    <w:rsid w:val="00661957"/>
    <w:rsid w:val="00662645"/>
    <w:rsid w:val="00662E21"/>
    <w:rsid w:val="00663107"/>
    <w:rsid w:val="00663381"/>
    <w:rsid w:val="006635BD"/>
    <w:rsid w:val="00663B9F"/>
    <w:rsid w:val="006640FD"/>
    <w:rsid w:val="00664643"/>
    <w:rsid w:val="00664831"/>
    <w:rsid w:val="00664E51"/>
    <w:rsid w:val="006650F9"/>
    <w:rsid w:val="006653E3"/>
    <w:rsid w:val="00665613"/>
    <w:rsid w:val="00665DDD"/>
    <w:rsid w:val="0066657A"/>
    <w:rsid w:val="0066666D"/>
    <w:rsid w:val="0066699D"/>
    <w:rsid w:val="006669BE"/>
    <w:rsid w:val="00666CFE"/>
    <w:rsid w:val="00667911"/>
    <w:rsid w:val="006701B5"/>
    <w:rsid w:val="00670473"/>
    <w:rsid w:val="00670D8E"/>
    <w:rsid w:val="00670E07"/>
    <w:rsid w:val="006710ED"/>
    <w:rsid w:val="00671A49"/>
    <w:rsid w:val="00671C1A"/>
    <w:rsid w:val="006726D1"/>
    <w:rsid w:val="00672ABE"/>
    <w:rsid w:val="00672AD3"/>
    <w:rsid w:val="00672B76"/>
    <w:rsid w:val="0067351A"/>
    <w:rsid w:val="00673B94"/>
    <w:rsid w:val="006745B2"/>
    <w:rsid w:val="00674D42"/>
    <w:rsid w:val="0067606F"/>
    <w:rsid w:val="0067630C"/>
    <w:rsid w:val="006765A6"/>
    <w:rsid w:val="00676EA4"/>
    <w:rsid w:val="006772D0"/>
    <w:rsid w:val="00677895"/>
    <w:rsid w:val="00677BAF"/>
    <w:rsid w:val="00677D45"/>
    <w:rsid w:val="0068050B"/>
    <w:rsid w:val="0068053D"/>
    <w:rsid w:val="00682490"/>
    <w:rsid w:val="006827A6"/>
    <w:rsid w:val="00683522"/>
    <w:rsid w:val="0068450E"/>
    <w:rsid w:val="00684750"/>
    <w:rsid w:val="00684CC0"/>
    <w:rsid w:val="00684DB8"/>
    <w:rsid w:val="00685111"/>
    <w:rsid w:val="006855D2"/>
    <w:rsid w:val="00685A85"/>
    <w:rsid w:val="00685E28"/>
    <w:rsid w:val="006868C1"/>
    <w:rsid w:val="00687023"/>
    <w:rsid w:val="0068723D"/>
    <w:rsid w:val="0068762E"/>
    <w:rsid w:val="00687E13"/>
    <w:rsid w:val="0069026E"/>
    <w:rsid w:val="00690526"/>
    <w:rsid w:val="0069094B"/>
    <w:rsid w:val="00690C8A"/>
    <w:rsid w:val="00690F69"/>
    <w:rsid w:val="0069133A"/>
    <w:rsid w:val="00692327"/>
    <w:rsid w:val="006928FF"/>
    <w:rsid w:val="00692A91"/>
    <w:rsid w:val="006933F8"/>
    <w:rsid w:val="00693514"/>
    <w:rsid w:val="00694798"/>
    <w:rsid w:val="006949A0"/>
    <w:rsid w:val="00694CD6"/>
    <w:rsid w:val="00694DAA"/>
    <w:rsid w:val="00694F72"/>
    <w:rsid w:val="00695257"/>
    <w:rsid w:val="006956EC"/>
    <w:rsid w:val="00695BFB"/>
    <w:rsid w:val="00695F2A"/>
    <w:rsid w:val="006968F7"/>
    <w:rsid w:val="00696A87"/>
    <w:rsid w:val="00696E14"/>
    <w:rsid w:val="00697199"/>
    <w:rsid w:val="006971F9"/>
    <w:rsid w:val="00697998"/>
    <w:rsid w:val="00697DFB"/>
    <w:rsid w:val="006A08F1"/>
    <w:rsid w:val="006A09AA"/>
    <w:rsid w:val="006A0A64"/>
    <w:rsid w:val="006A0B18"/>
    <w:rsid w:val="006A0E6B"/>
    <w:rsid w:val="006A0EAB"/>
    <w:rsid w:val="006A0F16"/>
    <w:rsid w:val="006A140E"/>
    <w:rsid w:val="006A1A37"/>
    <w:rsid w:val="006A1A72"/>
    <w:rsid w:val="006A1AC9"/>
    <w:rsid w:val="006A225C"/>
    <w:rsid w:val="006A26B8"/>
    <w:rsid w:val="006A26CF"/>
    <w:rsid w:val="006A2849"/>
    <w:rsid w:val="006A28C2"/>
    <w:rsid w:val="006A2A3B"/>
    <w:rsid w:val="006A2A44"/>
    <w:rsid w:val="006A2DC7"/>
    <w:rsid w:val="006A30A7"/>
    <w:rsid w:val="006A317D"/>
    <w:rsid w:val="006A324A"/>
    <w:rsid w:val="006A3A45"/>
    <w:rsid w:val="006A3B39"/>
    <w:rsid w:val="006A4048"/>
    <w:rsid w:val="006A4990"/>
    <w:rsid w:val="006A5B1B"/>
    <w:rsid w:val="006A6525"/>
    <w:rsid w:val="006A776D"/>
    <w:rsid w:val="006A7BFC"/>
    <w:rsid w:val="006B07EA"/>
    <w:rsid w:val="006B0C71"/>
    <w:rsid w:val="006B1571"/>
    <w:rsid w:val="006B20F6"/>
    <w:rsid w:val="006B222E"/>
    <w:rsid w:val="006B225F"/>
    <w:rsid w:val="006B2573"/>
    <w:rsid w:val="006B3058"/>
    <w:rsid w:val="006B3441"/>
    <w:rsid w:val="006B3946"/>
    <w:rsid w:val="006B3B7D"/>
    <w:rsid w:val="006B3D1A"/>
    <w:rsid w:val="006B3FAD"/>
    <w:rsid w:val="006B3FBE"/>
    <w:rsid w:val="006B4B96"/>
    <w:rsid w:val="006B5A8D"/>
    <w:rsid w:val="006B5B01"/>
    <w:rsid w:val="006B5E12"/>
    <w:rsid w:val="006B60B5"/>
    <w:rsid w:val="006B6240"/>
    <w:rsid w:val="006B6836"/>
    <w:rsid w:val="006B6A66"/>
    <w:rsid w:val="006B729A"/>
    <w:rsid w:val="006B788B"/>
    <w:rsid w:val="006B7906"/>
    <w:rsid w:val="006B7EE1"/>
    <w:rsid w:val="006C0023"/>
    <w:rsid w:val="006C0549"/>
    <w:rsid w:val="006C056B"/>
    <w:rsid w:val="006C0929"/>
    <w:rsid w:val="006C0F60"/>
    <w:rsid w:val="006C102A"/>
    <w:rsid w:val="006C12B6"/>
    <w:rsid w:val="006C140B"/>
    <w:rsid w:val="006C1411"/>
    <w:rsid w:val="006C175C"/>
    <w:rsid w:val="006C2B95"/>
    <w:rsid w:val="006C2D0E"/>
    <w:rsid w:val="006C34D9"/>
    <w:rsid w:val="006C3701"/>
    <w:rsid w:val="006C37D0"/>
    <w:rsid w:val="006C3D40"/>
    <w:rsid w:val="006C3DA6"/>
    <w:rsid w:val="006C3FD0"/>
    <w:rsid w:val="006C4256"/>
    <w:rsid w:val="006C4683"/>
    <w:rsid w:val="006C4EE5"/>
    <w:rsid w:val="006C500D"/>
    <w:rsid w:val="006C5748"/>
    <w:rsid w:val="006C588E"/>
    <w:rsid w:val="006C599E"/>
    <w:rsid w:val="006C651E"/>
    <w:rsid w:val="006C6669"/>
    <w:rsid w:val="006C6FFB"/>
    <w:rsid w:val="006C7165"/>
    <w:rsid w:val="006C71E6"/>
    <w:rsid w:val="006C73F9"/>
    <w:rsid w:val="006C7A46"/>
    <w:rsid w:val="006C7CD8"/>
    <w:rsid w:val="006D0065"/>
    <w:rsid w:val="006D058F"/>
    <w:rsid w:val="006D05C8"/>
    <w:rsid w:val="006D0B39"/>
    <w:rsid w:val="006D1C87"/>
    <w:rsid w:val="006D20CF"/>
    <w:rsid w:val="006D2CE3"/>
    <w:rsid w:val="006D38AF"/>
    <w:rsid w:val="006D3CDD"/>
    <w:rsid w:val="006D443B"/>
    <w:rsid w:val="006D44B5"/>
    <w:rsid w:val="006D4795"/>
    <w:rsid w:val="006D4A7F"/>
    <w:rsid w:val="006D4E21"/>
    <w:rsid w:val="006D4FA6"/>
    <w:rsid w:val="006D5517"/>
    <w:rsid w:val="006D59C6"/>
    <w:rsid w:val="006D62B6"/>
    <w:rsid w:val="006D6D15"/>
    <w:rsid w:val="006D6F9B"/>
    <w:rsid w:val="006D7199"/>
    <w:rsid w:val="006D743D"/>
    <w:rsid w:val="006E016A"/>
    <w:rsid w:val="006E0B4C"/>
    <w:rsid w:val="006E1240"/>
    <w:rsid w:val="006E134A"/>
    <w:rsid w:val="006E1753"/>
    <w:rsid w:val="006E1C2F"/>
    <w:rsid w:val="006E1CF3"/>
    <w:rsid w:val="006E21CD"/>
    <w:rsid w:val="006E2302"/>
    <w:rsid w:val="006E244D"/>
    <w:rsid w:val="006E26F2"/>
    <w:rsid w:val="006E2C0A"/>
    <w:rsid w:val="006E2CFF"/>
    <w:rsid w:val="006E2F1B"/>
    <w:rsid w:val="006E31A9"/>
    <w:rsid w:val="006E33D9"/>
    <w:rsid w:val="006E362D"/>
    <w:rsid w:val="006E3A99"/>
    <w:rsid w:val="006E3E4D"/>
    <w:rsid w:val="006E4151"/>
    <w:rsid w:val="006E457E"/>
    <w:rsid w:val="006E5260"/>
    <w:rsid w:val="006E534D"/>
    <w:rsid w:val="006E647C"/>
    <w:rsid w:val="006E68CB"/>
    <w:rsid w:val="006E69C2"/>
    <w:rsid w:val="006E6BCA"/>
    <w:rsid w:val="006E6C7A"/>
    <w:rsid w:val="006E6E63"/>
    <w:rsid w:val="006E76FA"/>
    <w:rsid w:val="006E7A32"/>
    <w:rsid w:val="006F0372"/>
    <w:rsid w:val="006F0CAE"/>
    <w:rsid w:val="006F0EF4"/>
    <w:rsid w:val="006F0F8C"/>
    <w:rsid w:val="006F0F8E"/>
    <w:rsid w:val="006F11C5"/>
    <w:rsid w:val="006F1263"/>
    <w:rsid w:val="006F17FD"/>
    <w:rsid w:val="006F1A57"/>
    <w:rsid w:val="006F1BF2"/>
    <w:rsid w:val="006F1D94"/>
    <w:rsid w:val="006F25CD"/>
    <w:rsid w:val="006F2D6E"/>
    <w:rsid w:val="006F3128"/>
    <w:rsid w:val="006F375B"/>
    <w:rsid w:val="006F48F0"/>
    <w:rsid w:val="006F4B53"/>
    <w:rsid w:val="006F4C92"/>
    <w:rsid w:val="006F56E2"/>
    <w:rsid w:val="006F5826"/>
    <w:rsid w:val="006F593D"/>
    <w:rsid w:val="006F6041"/>
    <w:rsid w:val="006F6077"/>
    <w:rsid w:val="006F65D7"/>
    <w:rsid w:val="006F66CE"/>
    <w:rsid w:val="006F6702"/>
    <w:rsid w:val="006F6E98"/>
    <w:rsid w:val="006F700D"/>
    <w:rsid w:val="006F70F1"/>
    <w:rsid w:val="006F7591"/>
    <w:rsid w:val="006F7699"/>
    <w:rsid w:val="006F7AF1"/>
    <w:rsid w:val="0070026E"/>
    <w:rsid w:val="007009C8"/>
    <w:rsid w:val="00700AB3"/>
    <w:rsid w:val="00700F7F"/>
    <w:rsid w:val="00701126"/>
    <w:rsid w:val="00701371"/>
    <w:rsid w:val="00701D02"/>
    <w:rsid w:val="007026C9"/>
    <w:rsid w:val="00702704"/>
    <w:rsid w:val="00702965"/>
    <w:rsid w:val="00702B49"/>
    <w:rsid w:val="00702C66"/>
    <w:rsid w:val="00702E15"/>
    <w:rsid w:val="007033DD"/>
    <w:rsid w:val="00703BA9"/>
    <w:rsid w:val="00704CB9"/>
    <w:rsid w:val="00704F32"/>
    <w:rsid w:val="007054E5"/>
    <w:rsid w:val="00705779"/>
    <w:rsid w:val="00705D6D"/>
    <w:rsid w:val="00705F7C"/>
    <w:rsid w:val="00706457"/>
    <w:rsid w:val="0070690A"/>
    <w:rsid w:val="00706E0D"/>
    <w:rsid w:val="00706FD7"/>
    <w:rsid w:val="00710085"/>
    <w:rsid w:val="00710BF0"/>
    <w:rsid w:val="007110DB"/>
    <w:rsid w:val="0071112D"/>
    <w:rsid w:val="00711328"/>
    <w:rsid w:val="007116D6"/>
    <w:rsid w:val="007119DE"/>
    <w:rsid w:val="00711D29"/>
    <w:rsid w:val="00711E27"/>
    <w:rsid w:val="00712326"/>
    <w:rsid w:val="00712376"/>
    <w:rsid w:val="00712516"/>
    <w:rsid w:val="00712A26"/>
    <w:rsid w:val="00712BBA"/>
    <w:rsid w:val="00712C90"/>
    <w:rsid w:val="00712F65"/>
    <w:rsid w:val="00712FFD"/>
    <w:rsid w:val="00713088"/>
    <w:rsid w:val="007130D5"/>
    <w:rsid w:val="00713102"/>
    <w:rsid w:val="00713969"/>
    <w:rsid w:val="00713BC1"/>
    <w:rsid w:val="00715364"/>
    <w:rsid w:val="007153AB"/>
    <w:rsid w:val="00716DB6"/>
    <w:rsid w:val="007171D1"/>
    <w:rsid w:val="0071736E"/>
    <w:rsid w:val="0071776B"/>
    <w:rsid w:val="007177CF"/>
    <w:rsid w:val="00720A22"/>
    <w:rsid w:val="007212A7"/>
    <w:rsid w:val="00722666"/>
    <w:rsid w:val="00722AA4"/>
    <w:rsid w:val="0072327A"/>
    <w:rsid w:val="00724892"/>
    <w:rsid w:val="00724F8C"/>
    <w:rsid w:val="00725237"/>
    <w:rsid w:val="007252E6"/>
    <w:rsid w:val="00725444"/>
    <w:rsid w:val="00725AB3"/>
    <w:rsid w:val="00725BC2"/>
    <w:rsid w:val="00725BF8"/>
    <w:rsid w:val="00725C6A"/>
    <w:rsid w:val="00725D17"/>
    <w:rsid w:val="00725F6D"/>
    <w:rsid w:val="00726C89"/>
    <w:rsid w:val="00726F56"/>
    <w:rsid w:val="00726FB3"/>
    <w:rsid w:val="00727068"/>
    <w:rsid w:val="00727353"/>
    <w:rsid w:val="007276D1"/>
    <w:rsid w:val="00730469"/>
    <w:rsid w:val="007305CC"/>
    <w:rsid w:val="007310BD"/>
    <w:rsid w:val="00731295"/>
    <w:rsid w:val="00731BF8"/>
    <w:rsid w:val="00732107"/>
    <w:rsid w:val="00732127"/>
    <w:rsid w:val="007326B0"/>
    <w:rsid w:val="0073338E"/>
    <w:rsid w:val="007339FE"/>
    <w:rsid w:val="00733D00"/>
    <w:rsid w:val="00733D02"/>
    <w:rsid w:val="00733E40"/>
    <w:rsid w:val="007344D6"/>
    <w:rsid w:val="00734644"/>
    <w:rsid w:val="00734730"/>
    <w:rsid w:val="00734828"/>
    <w:rsid w:val="00734980"/>
    <w:rsid w:val="00734C27"/>
    <w:rsid w:val="00735141"/>
    <w:rsid w:val="0073545A"/>
    <w:rsid w:val="007354EA"/>
    <w:rsid w:val="00735E8E"/>
    <w:rsid w:val="007361DC"/>
    <w:rsid w:val="00736F58"/>
    <w:rsid w:val="007378F7"/>
    <w:rsid w:val="00737BB0"/>
    <w:rsid w:val="00737F4D"/>
    <w:rsid w:val="0074025B"/>
    <w:rsid w:val="00740853"/>
    <w:rsid w:val="00740867"/>
    <w:rsid w:val="007409CD"/>
    <w:rsid w:val="00740C00"/>
    <w:rsid w:val="00741553"/>
    <w:rsid w:val="0074169A"/>
    <w:rsid w:val="007418D2"/>
    <w:rsid w:val="00743916"/>
    <w:rsid w:val="0074416B"/>
    <w:rsid w:val="00744F84"/>
    <w:rsid w:val="007452A0"/>
    <w:rsid w:val="007452A5"/>
    <w:rsid w:val="00745620"/>
    <w:rsid w:val="007464A1"/>
    <w:rsid w:val="00746F35"/>
    <w:rsid w:val="007475D2"/>
    <w:rsid w:val="00750680"/>
    <w:rsid w:val="007508E3"/>
    <w:rsid w:val="007510DC"/>
    <w:rsid w:val="007514B1"/>
    <w:rsid w:val="007516DE"/>
    <w:rsid w:val="00751C53"/>
    <w:rsid w:val="00751F43"/>
    <w:rsid w:val="00752B04"/>
    <w:rsid w:val="00753448"/>
    <w:rsid w:val="00753DE3"/>
    <w:rsid w:val="007540AE"/>
    <w:rsid w:val="007540B0"/>
    <w:rsid w:val="007544FF"/>
    <w:rsid w:val="0075499F"/>
    <w:rsid w:val="00754E53"/>
    <w:rsid w:val="00754E68"/>
    <w:rsid w:val="00755239"/>
    <w:rsid w:val="00755360"/>
    <w:rsid w:val="00755736"/>
    <w:rsid w:val="00755846"/>
    <w:rsid w:val="00755FB5"/>
    <w:rsid w:val="00755FBA"/>
    <w:rsid w:val="00756232"/>
    <w:rsid w:val="00756241"/>
    <w:rsid w:val="007562A3"/>
    <w:rsid w:val="00756684"/>
    <w:rsid w:val="00756F11"/>
    <w:rsid w:val="007572AB"/>
    <w:rsid w:val="00757470"/>
    <w:rsid w:val="007577ED"/>
    <w:rsid w:val="00760018"/>
    <w:rsid w:val="007603F1"/>
    <w:rsid w:val="00760524"/>
    <w:rsid w:val="007608C0"/>
    <w:rsid w:val="00760ACC"/>
    <w:rsid w:val="00760EB9"/>
    <w:rsid w:val="007611F4"/>
    <w:rsid w:val="00761271"/>
    <w:rsid w:val="007619D0"/>
    <w:rsid w:val="00761E81"/>
    <w:rsid w:val="00762440"/>
    <w:rsid w:val="0076296B"/>
    <w:rsid w:val="0076298C"/>
    <w:rsid w:val="00762E50"/>
    <w:rsid w:val="00762F2E"/>
    <w:rsid w:val="00763428"/>
    <w:rsid w:val="00763779"/>
    <w:rsid w:val="00764006"/>
    <w:rsid w:val="007643F0"/>
    <w:rsid w:val="007657A2"/>
    <w:rsid w:val="00766287"/>
    <w:rsid w:val="007663C3"/>
    <w:rsid w:val="00766BBB"/>
    <w:rsid w:val="00766D2D"/>
    <w:rsid w:val="00766D94"/>
    <w:rsid w:val="00766F9D"/>
    <w:rsid w:val="0076744E"/>
    <w:rsid w:val="007674AA"/>
    <w:rsid w:val="0076759F"/>
    <w:rsid w:val="007677AA"/>
    <w:rsid w:val="00767E6C"/>
    <w:rsid w:val="00770280"/>
    <w:rsid w:val="0077067B"/>
    <w:rsid w:val="00770A23"/>
    <w:rsid w:val="00770A6E"/>
    <w:rsid w:val="00770A93"/>
    <w:rsid w:val="00770CBC"/>
    <w:rsid w:val="00770F2A"/>
    <w:rsid w:val="007712AA"/>
    <w:rsid w:val="00771ECF"/>
    <w:rsid w:val="00772322"/>
    <w:rsid w:val="0077268E"/>
    <w:rsid w:val="00772B2D"/>
    <w:rsid w:val="007732CD"/>
    <w:rsid w:val="00773BEE"/>
    <w:rsid w:val="00773F60"/>
    <w:rsid w:val="00774080"/>
    <w:rsid w:val="007742B2"/>
    <w:rsid w:val="00774976"/>
    <w:rsid w:val="0077526C"/>
    <w:rsid w:val="007754BD"/>
    <w:rsid w:val="007756A3"/>
    <w:rsid w:val="00775D79"/>
    <w:rsid w:val="007764A5"/>
    <w:rsid w:val="00776B06"/>
    <w:rsid w:val="00776D94"/>
    <w:rsid w:val="007770E9"/>
    <w:rsid w:val="00777583"/>
    <w:rsid w:val="00777835"/>
    <w:rsid w:val="00777936"/>
    <w:rsid w:val="00777EFA"/>
    <w:rsid w:val="00780292"/>
    <w:rsid w:val="00780560"/>
    <w:rsid w:val="00780751"/>
    <w:rsid w:val="007817CE"/>
    <w:rsid w:val="00782042"/>
    <w:rsid w:val="00782740"/>
    <w:rsid w:val="00783110"/>
    <w:rsid w:val="007833B3"/>
    <w:rsid w:val="00783555"/>
    <w:rsid w:val="00783C5D"/>
    <w:rsid w:val="00783FBE"/>
    <w:rsid w:val="00784592"/>
    <w:rsid w:val="00784A3F"/>
    <w:rsid w:val="00784B79"/>
    <w:rsid w:val="00784DDB"/>
    <w:rsid w:val="00784DE7"/>
    <w:rsid w:val="00785065"/>
    <w:rsid w:val="007857EB"/>
    <w:rsid w:val="007858B9"/>
    <w:rsid w:val="00785EBE"/>
    <w:rsid w:val="00786373"/>
    <w:rsid w:val="00786814"/>
    <w:rsid w:val="0078683E"/>
    <w:rsid w:val="00786DC9"/>
    <w:rsid w:val="00787504"/>
    <w:rsid w:val="00787C51"/>
    <w:rsid w:val="00787D53"/>
    <w:rsid w:val="00791B72"/>
    <w:rsid w:val="00791FB3"/>
    <w:rsid w:val="00792080"/>
    <w:rsid w:val="00792343"/>
    <w:rsid w:val="00792D04"/>
    <w:rsid w:val="00793FB1"/>
    <w:rsid w:val="00794013"/>
    <w:rsid w:val="0079441D"/>
    <w:rsid w:val="00794A0A"/>
    <w:rsid w:val="00794AFA"/>
    <w:rsid w:val="00794D66"/>
    <w:rsid w:val="00794DDF"/>
    <w:rsid w:val="007953D3"/>
    <w:rsid w:val="007953F9"/>
    <w:rsid w:val="00795FE6"/>
    <w:rsid w:val="0079604F"/>
    <w:rsid w:val="00796432"/>
    <w:rsid w:val="00796737"/>
    <w:rsid w:val="00796CF4"/>
    <w:rsid w:val="00796E8F"/>
    <w:rsid w:val="007971BA"/>
    <w:rsid w:val="0079782A"/>
    <w:rsid w:val="007A08A7"/>
    <w:rsid w:val="007A0BF4"/>
    <w:rsid w:val="007A0E55"/>
    <w:rsid w:val="007A1128"/>
    <w:rsid w:val="007A1554"/>
    <w:rsid w:val="007A22E7"/>
    <w:rsid w:val="007A299E"/>
    <w:rsid w:val="007A2A80"/>
    <w:rsid w:val="007A321A"/>
    <w:rsid w:val="007A3371"/>
    <w:rsid w:val="007A3E59"/>
    <w:rsid w:val="007A3E6F"/>
    <w:rsid w:val="007A4450"/>
    <w:rsid w:val="007A4501"/>
    <w:rsid w:val="007A4D51"/>
    <w:rsid w:val="007A53DA"/>
    <w:rsid w:val="007A58C9"/>
    <w:rsid w:val="007A5909"/>
    <w:rsid w:val="007A5A84"/>
    <w:rsid w:val="007A5B93"/>
    <w:rsid w:val="007A66B0"/>
    <w:rsid w:val="007A6853"/>
    <w:rsid w:val="007A68B7"/>
    <w:rsid w:val="007A69D7"/>
    <w:rsid w:val="007A788E"/>
    <w:rsid w:val="007A7989"/>
    <w:rsid w:val="007A7A0A"/>
    <w:rsid w:val="007A7CFA"/>
    <w:rsid w:val="007A7D20"/>
    <w:rsid w:val="007A7F45"/>
    <w:rsid w:val="007B0214"/>
    <w:rsid w:val="007B0485"/>
    <w:rsid w:val="007B0597"/>
    <w:rsid w:val="007B0C34"/>
    <w:rsid w:val="007B10C4"/>
    <w:rsid w:val="007B1107"/>
    <w:rsid w:val="007B110D"/>
    <w:rsid w:val="007B1834"/>
    <w:rsid w:val="007B2A69"/>
    <w:rsid w:val="007B2C28"/>
    <w:rsid w:val="007B2C5A"/>
    <w:rsid w:val="007B365E"/>
    <w:rsid w:val="007B3D1B"/>
    <w:rsid w:val="007B3E70"/>
    <w:rsid w:val="007B3F68"/>
    <w:rsid w:val="007B3F80"/>
    <w:rsid w:val="007B3FAA"/>
    <w:rsid w:val="007B45DB"/>
    <w:rsid w:val="007B4729"/>
    <w:rsid w:val="007B49C0"/>
    <w:rsid w:val="007B541A"/>
    <w:rsid w:val="007B57EA"/>
    <w:rsid w:val="007B5ACE"/>
    <w:rsid w:val="007B5DE9"/>
    <w:rsid w:val="007B5F9D"/>
    <w:rsid w:val="007B6042"/>
    <w:rsid w:val="007B67D7"/>
    <w:rsid w:val="007B6A02"/>
    <w:rsid w:val="007B6D93"/>
    <w:rsid w:val="007B71E1"/>
    <w:rsid w:val="007B72F2"/>
    <w:rsid w:val="007B743B"/>
    <w:rsid w:val="007B7673"/>
    <w:rsid w:val="007B773F"/>
    <w:rsid w:val="007B7A5A"/>
    <w:rsid w:val="007B7C6D"/>
    <w:rsid w:val="007B7DA4"/>
    <w:rsid w:val="007C0016"/>
    <w:rsid w:val="007C047A"/>
    <w:rsid w:val="007C0B96"/>
    <w:rsid w:val="007C0D6E"/>
    <w:rsid w:val="007C0FD5"/>
    <w:rsid w:val="007C1233"/>
    <w:rsid w:val="007C1884"/>
    <w:rsid w:val="007C2186"/>
    <w:rsid w:val="007C2235"/>
    <w:rsid w:val="007C27AE"/>
    <w:rsid w:val="007C2D08"/>
    <w:rsid w:val="007C2F09"/>
    <w:rsid w:val="007C3105"/>
    <w:rsid w:val="007C3965"/>
    <w:rsid w:val="007C3A06"/>
    <w:rsid w:val="007C452D"/>
    <w:rsid w:val="007C4CF9"/>
    <w:rsid w:val="007C4D67"/>
    <w:rsid w:val="007C4FD4"/>
    <w:rsid w:val="007C5477"/>
    <w:rsid w:val="007C5DF2"/>
    <w:rsid w:val="007C6634"/>
    <w:rsid w:val="007C7236"/>
    <w:rsid w:val="007C773E"/>
    <w:rsid w:val="007D06A2"/>
    <w:rsid w:val="007D0709"/>
    <w:rsid w:val="007D095E"/>
    <w:rsid w:val="007D0E86"/>
    <w:rsid w:val="007D0F00"/>
    <w:rsid w:val="007D10A1"/>
    <w:rsid w:val="007D13D0"/>
    <w:rsid w:val="007D145A"/>
    <w:rsid w:val="007D15FF"/>
    <w:rsid w:val="007D20F8"/>
    <w:rsid w:val="007D266C"/>
    <w:rsid w:val="007D292C"/>
    <w:rsid w:val="007D2BFE"/>
    <w:rsid w:val="007D3199"/>
    <w:rsid w:val="007D362A"/>
    <w:rsid w:val="007D43A7"/>
    <w:rsid w:val="007D4A9C"/>
    <w:rsid w:val="007D51CB"/>
    <w:rsid w:val="007D53C8"/>
    <w:rsid w:val="007D54C0"/>
    <w:rsid w:val="007D6621"/>
    <w:rsid w:val="007D6B95"/>
    <w:rsid w:val="007D6BCE"/>
    <w:rsid w:val="007D6FF3"/>
    <w:rsid w:val="007D7057"/>
    <w:rsid w:val="007D7B11"/>
    <w:rsid w:val="007D7F64"/>
    <w:rsid w:val="007E00AC"/>
    <w:rsid w:val="007E00B6"/>
    <w:rsid w:val="007E018D"/>
    <w:rsid w:val="007E0DFF"/>
    <w:rsid w:val="007E1E57"/>
    <w:rsid w:val="007E2133"/>
    <w:rsid w:val="007E26D4"/>
    <w:rsid w:val="007E270A"/>
    <w:rsid w:val="007E2C2D"/>
    <w:rsid w:val="007E3343"/>
    <w:rsid w:val="007E3A31"/>
    <w:rsid w:val="007E45CA"/>
    <w:rsid w:val="007E5555"/>
    <w:rsid w:val="007E5696"/>
    <w:rsid w:val="007E5C31"/>
    <w:rsid w:val="007E605C"/>
    <w:rsid w:val="007E6241"/>
    <w:rsid w:val="007E6504"/>
    <w:rsid w:val="007E6AB6"/>
    <w:rsid w:val="007E6BEB"/>
    <w:rsid w:val="007E755F"/>
    <w:rsid w:val="007E75D6"/>
    <w:rsid w:val="007E78FC"/>
    <w:rsid w:val="007F0007"/>
    <w:rsid w:val="007F07C4"/>
    <w:rsid w:val="007F09B9"/>
    <w:rsid w:val="007F0A1B"/>
    <w:rsid w:val="007F172E"/>
    <w:rsid w:val="007F1AB1"/>
    <w:rsid w:val="007F1C3C"/>
    <w:rsid w:val="007F20F6"/>
    <w:rsid w:val="007F21D6"/>
    <w:rsid w:val="007F2F11"/>
    <w:rsid w:val="007F3041"/>
    <w:rsid w:val="007F3CA8"/>
    <w:rsid w:val="007F48A1"/>
    <w:rsid w:val="007F5480"/>
    <w:rsid w:val="007F58BA"/>
    <w:rsid w:val="007F5F19"/>
    <w:rsid w:val="007F6C38"/>
    <w:rsid w:val="007F6D25"/>
    <w:rsid w:val="007F6F18"/>
    <w:rsid w:val="007F7A53"/>
    <w:rsid w:val="00800B94"/>
    <w:rsid w:val="00800C1F"/>
    <w:rsid w:val="00800C22"/>
    <w:rsid w:val="0080157E"/>
    <w:rsid w:val="008017AE"/>
    <w:rsid w:val="008017C6"/>
    <w:rsid w:val="00801861"/>
    <w:rsid w:val="008018CB"/>
    <w:rsid w:val="00802732"/>
    <w:rsid w:val="00802A3A"/>
    <w:rsid w:val="00803986"/>
    <w:rsid w:val="008040FD"/>
    <w:rsid w:val="00804318"/>
    <w:rsid w:val="0080604E"/>
    <w:rsid w:val="00806252"/>
    <w:rsid w:val="0080698A"/>
    <w:rsid w:val="00806BF2"/>
    <w:rsid w:val="0080716C"/>
    <w:rsid w:val="00807CF0"/>
    <w:rsid w:val="00807E29"/>
    <w:rsid w:val="00810259"/>
    <w:rsid w:val="00810F41"/>
    <w:rsid w:val="00811070"/>
    <w:rsid w:val="008118D3"/>
    <w:rsid w:val="00812CB2"/>
    <w:rsid w:val="00812E91"/>
    <w:rsid w:val="00812F6B"/>
    <w:rsid w:val="00812FF4"/>
    <w:rsid w:val="00814B06"/>
    <w:rsid w:val="008150C1"/>
    <w:rsid w:val="00815106"/>
    <w:rsid w:val="00815553"/>
    <w:rsid w:val="008158C7"/>
    <w:rsid w:val="00815A00"/>
    <w:rsid w:val="008165C3"/>
    <w:rsid w:val="00816EA7"/>
    <w:rsid w:val="0081771C"/>
    <w:rsid w:val="008177C4"/>
    <w:rsid w:val="00817D23"/>
    <w:rsid w:val="00820251"/>
    <w:rsid w:val="00820D9B"/>
    <w:rsid w:val="0082147E"/>
    <w:rsid w:val="0082157C"/>
    <w:rsid w:val="0082171E"/>
    <w:rsid w:val="00821FD9"/>
    <w:rsid w:val="00822837"/>
    <w:rsid w:val="00822DD5"/>
    <w:rsid w:val="00822E12"/>
    <w:rsid w:val="00822F42"/>
    <w:rsid w:val="00823725"/>
    <w:rsid w:val="00823DE3"/>
    <w:rsid w:val="00824834"/>
    <w:rsid w:val="00824D1C"/>
    <w:rsid w:val="00825661"/>
    <w:rsid w:val="00825E3F"/>
    <w:rsid w:val="008261B4"/>
    <w:rsid w:val="00826608"/>
    <w:rsid w:val="00826F0E"/>
    <w:rsid w:val="00826FA8"/>
    <w:rsid w:val="008271B9"/>
    <w:rsid w:val="00827613"/>
    <w:rsid w:val="00827AE2"/>
    <w:rsid w:val="00827C3D"/>
    <w:rsid w:val="00827EED"/>
    <w:rsid w:val="00827F29"/>
    <w:rsid w:val="0083004F"/>
    <w:rsid w:val="0083030F"/>
    <w:rsid w:val="00830A70"/>
    <w:rsid w:val="00830DA3"/>
    <w:rsid w:val="00831554"/>
    <w:rsid w:val="00831B8A"/>
    <w:rsid w:val="00831F8E"/>
    <w:rsid w:val="008320C9"/>
    <w:rsid w:val="00832463"/>
    <w:rsid w:val="00832DB7"/>
    <w:rsid w:val="0083357E"/>
    <w:rsid w:val="00833961"/>
    <w:rsid w:val="00833984"/>
    <w:rsid w:val="00833BE0"/>
    <w:rsid w:val="00833DBE"/>
    <w:rsid w:val="00833EE7"/>
    <w:rsid w:val="00833F48"/>
    <w:rsid w:val="00834299"/>
    <w:rsid w:val="00834604"/>
    <w:rsid w:val="00834873"/>
    <w:rsid w:val="00834BB5"/>
    <w:rsid w:val="00834C71"/>
    <w:rsid w:val="00834CD0"/>
    <w:rsid w:val="00834DB5"/>
    <w:rsid w:val="008351D5"/>
    <w:rsid w:val="00835218"/>
    <w:rsid w:val="0083539F"/>
    <w:rsid w:val="0083572F"/>
    <w:rsid w:val="00835C81"/>
    <w:rsid w:val="0083600A"/>
    <w:rsid w:val="00836B30"/>
    <w:rsid w:val="00836C28"/>
    <w:rsid w:val="00836D50"/>
    <w:rsid w:val="00837338"/>
    <w:rsid w:val="0083733A"/>
    <w:rsid w:val="00837508"/>
    <w:rsid w:val="00837EDA"/>
    <w:rsid w:val="008402C1"/>
    <w:rsid w:val="0084055F"/>
    <w:rsid w:val="008405E7"/>
    <w:rsid w:val="00840F00"/>
    <w:rsid w:val="00841700"/>
    <w:rsid w:val="00841D96"/>
    <w:rsid w:val="00841E7D"/>
    <w:rsid w:val="008422C1"/>
    <w:rsid w:val="008425E2"/>
    <w:rsid w:val="0084268D"/>
    <w:rsid w:val="0084333F"/>
    <w:rsid w:val="00843A2E"/>
    <w:rsid w:val="00843F32"/>
    <w:rsid w:val="0084444A"/>
    <w:rsid w:val="00844F7C"/>
    <w:rsid w:val="0084568C"/>
    <w:rsid w:val="00845E33"/>
    <w:rsid w:val="008460AD"/>
    <w:rsid w:val="00846778"/>
    <w:rsid w:val="00846FB7"/>
    <w:rsid w:val="0084707B"/>
    <w:rsid w:val="00847D59"/>
    <w:rsid w:val="00847F43"/>
    <w:rsid w:val="00850123"/>
    <w:rsid w:val="00850327"/>
    <w:rsid w:val="008504A7"/>
    <w:rsid w:val="0085084E"/>
    <w:rsid w:val="008509B4"/>
    <w:rsid w:val="00850DA3"/>
    <w:rsid w:val="00850ED0"/>
    <w:rsid w:val="00851A47"/>
    <w:rsid w:val="00851ED4"/>
    <w:rsid w:val="00852701"/>
    <w:rsid w:val="00853C50"/>
    <w:rsid w:val="00853C66"/>
    <w:rsid w:val="00853C88"/>
    <w:rsid w:val="0085401E"/>
    <w:rsid w:val="008543BB"/>
    <w:rsid w:val="0085476F"/>
    <w:rsid w:val="00855475"/>
    <w:rsid w:val="008559A2"/>
    <w:rsid w:val="00855A3D"/>
    <w:rsid w:val="00855D50"/>
    <w:rsid w:val="00856AB0"/>
    <w:rsid w:val="00856B1B"/>
    <w:rsid w:val="00856DE7"/>
    <w:rsid w:val="00857101"/>
    <w:rsid w:val="00857297"/>
    <w:rsid w:val="00857428"/>
    <w:rsid w:val="00857624"/>
    <w:rsid w:val="00857AD7"/>
    <w:rsid w:val="00857C46"/>
    <w:rsid w:val="008609CD"/>
    <w:rsid w:val="008609DB"/>
    <w:rsid w:val="00860DDD"/>
    <w:rsid w:val="00860F3C"/>
    <w:rsid w:val="008610BD"/>
    <w:rsid w:val="008615F3"/>
    <w:rsid w:val="00861916"/>
    <w:rsid w:val="0086205B"/>
    <w:rsid w:val="00862A8A"/>
    <w:rsid w:val="00863315"/>
    <w:rsid w:val="00864031"/>
    <w:rsid w:val="00864692"/>
    <w:rsid w:val="0086483F"/>
    <w:rsid w:val="00864948"/>
    <w:rsid w:val="00864FE8"/>
    <w:rsid w:val="00865358"/>
    <w:rsid w:val="008656E0"/>
    <w:rsid w:val="00865874"/>
    <w:rsid w:val="008666EF"/>
    <w:rsid w:val="00866A01"/>
    <w:rsid w:val="00866A61"/>
    <w:rsid w:val="008678BC"/>
    <w:rsid w:val="00867CC9"/>
    <w:rsid w:val="00870399"/>
    <w:rsid w:val="00870582"/>
    <w:rsid w:val="00870AAE"/>
    <w:rsid w:val="00870C11"/>
    <w:rsid w:val="00871025"/>
    <w:rsid w:val="0087159F"/>
    <w:rsid w:val="00871BBD"/>
    <w:rsid w:val="008720FA"/>
    <w:rsid w:val="008721FB"/>
    <w:rsid w:val="00872208"/>
    <w:rsid w:val="008727AE"/>
    <w:rsid w:val="008729FE"/>
    <w:rsid w:val="00872F43"/>
    <w:rsid w:val="00873B8E"/>
    <w:rsid w:val="00874052"/>
    <w:rsid w:val="008744FB"/>
    <w:rsid w:val="0087464F"/>
    <w:rsid w:val="00874A58"/>
    <w:rsid w:val="00874B02"/>
    <w:rsid w:val="008755C1"/>
    <w:rsid w:val="00875AF5"/>
    <w:rsid w:val="008762B2"/>
    <w:rsid w:val="00877007"/>
    <w:rsid w:val="0087701F"/>
    <w:rsid w:val="008773A1"/>
    <w:rsid w:val="0087745C"/>
    <w:rsid w:val="0087762B"/>
    <w:rsid w:val="00877A25"/>
    <w:rsid w:val="00877C39"/>
    <w:rsid w:val="00880D5D"/>
    <w:rsid w:val="00881E10"/>
    <w:rsid w:val="00881ED7"/>
    <w:rsid w:val="00882931"/>
    <w:rsid w:val="00882BDF"/>
    <w:rsid w:val="00882F93"/>
    <w:rsid w:val="00883175"/>
    <w:rsid w:val="00883505"/>
    <w:rsid w:val="00883589"/>
    <w:rsid w:val="00883B03"/>
    <w:rsid w:val="00883BF6"/>
    <w:rsid w:val="00883EA6"/>
    <w:rsid w:val="0088421A"/>
    <w:rsid w:val="0088428A"/>
    <w:rsid w:val="008844F2"/>
    <w:rsid w:val="008848AD"/>
    <w:rsid w:val="0088519A"/>
    <w:rsid w:val="008856FA"/>
    <w:rsid w:val="008859E9"/>
    <w:rsid w:val="00885CB4"/>
    <w:rsid w:val="00885CBD"/>
    <w:rsid w:val="00885EEB"/>
    <w:rsid w:val="00886263"/>
    <w:rsid w:val="00886356"/>
    <w:rsid w:val="00886592"/>
    <w:rsid w:val="00887609"/>
    <w:rsid w:val="0089056B"/>
    <w:rsid w:val="008911EC"/>
    <w:rsid w:val="008912E7"/>
    <w:rsid w:val="00891EF4"/>
    <w:rsid w:val="00892898"/>
    <w:rsid w:val="00892BF5"/>
    <w:rsid w:val="00892F6E"/>
    <w:rsid w:val="00893449"/>
    <w:rsid w:val="008937E8"/>
    <w:rsid w:val="008938F9"/>
    <w:rsid w:val="0089398D"/>
    <w:rsid w:val="00893EE5"/>
    <w:rsid w:val="0089429C"/>
    <w:rsid w:val="008954F6"/>
    <w:rsid w:val="00895B73"/>
    <w:rsid w:val="00895C3D"/>
    <w:rsid w:val="00895E97"/>
    <w:rsid w:val="00895EE5"/>
    <w:rsid w:val="008965D3"/>
    <w:rsid w:val="00896A36"/>
    <w:rsid w:val="00896A88"/>
    <w:rsid w:val="00897047"/>
    <w:rsid w:val="008A002F"/>
    <w:rsid w:val="008A018D"/>
    <w:rsid w:val="008A09AB"/>
    <w:rsid w:val="008A13A1"/>
    <w:rsid w:val="008A197E"/>
    <w:rsid w:val="008A1E0B"/>
    <w:rsid w:val="008A1EF5"/>
    <w:rsid w:val="008A2686"/>
    <w:rsid w:val="008A2FA2"/>
    <w:rsid w:val="008A3789"/>
    <w:rsid w:val="008A380E"/>
    <w:rsid w:val="008A3BA3"/>
    <w:rsid w:val="008A45CF"/>
    <w:rsid w:val="008A4824"/>
    <w:rsid w:val="008A5270"/>
    <w:rsid w:val="008A5A60"/>
    <w:rsid w:val="008A5F5D"/>
    <w:rsid w:val="008A5FCA"/>
    <w:rsid w:val="008A6417"/>
    <w:rsid w:val="008A6B22"/>
    <w:rsid w:val="008A7993"/>
    <w:rsid w:val="008A7A3A"/>
    <w:rsid w:val="008A7BD1"/>
    <w:rsid w:val="008B0270"/>
    <w:rsid w:val="008B0368"/>
    <w:rsid w:val="008B075B"/>
    <w:rsid w:val="008B0A31"/>
    <w:rsid w:val="008B0A4A"/>
    <w:rsid w:val="008B13FE"/>
    <w:rsid w:val="008B18CE"/>
    <w:rsid w:val="008B2D37"/>
    <w:rsid w:val="008B3404"/>
    <w:rsid w:val="008B40A1"/>
    <w:rsid w:val="008B4389"/>
    <w:rsid w:val="008B451B"/>
    <w:rsid w:val="008B47A0"/>
    <w:rsid w:val="008B47DD"/>
    <w:rsid w:val="008B56E0"/>
    <w:rsid w:val="008B5B1C"/>
    <w:rsid w:val="008B624A"/>
    <w:rsid w:val="008B7494"/>
    <w:rsid w:val="008B7594"/>
    <w:rsid w:val="008B7B19"/>
    <w:rsid w:val="008B7BC9"/>
    <w:rsid w:val="008B7D1C"/>
    <w:rsid w:val="008B7D44"/>
    <w:rsid w:val="008C077D"/>
    <w:rsid w:val="008C0CFD"/>
    <w:rsid w:val="008C1B69"/>
    <w:rsid w:val="008C1B90"/>
    <w:rsid w:val="008C1F21"/>
    <w:rsid w:val="008C235F"/>
    <w:rsid w:val="008C26BD"/>
    <w:rsid w:val="008C2CAE"/>
    <w:rsid w:val="008C3661"/>
    <w:rsid w:val="008C36BF"/>
    <w:rsid w:val="008C3F94"/>
    <w:rsid w:val="008C3F9D"/>
    <w:rsid w:val="008C41F7"/>
    <w:rsid w:val="008C473A"/>
    <w:rsid w:val="008C5532"/>
    <w:rsid w:val="008C5C4A"/>
    <w:rsid w:val="008C5F97"/>
    <w:rsid w:val="008C6340"/>
    <w:rsid w:val="008C7089"/>
    <w:rsid w:val="008C7490"/>
    <w:rsid w:val="008C7609"/>
    <w:rsid w:val="008C76F9"/>
    <w:rsid w:val="008C7A90"/>
    <w:rsid w:val="008C7D66"/>
    <w:rsid w:val="008D009D"/>
    <w:rsid w:val="008D02B9"/>
    <w:rsid w:val="008D059F"/>
    <w:rsid w:val="008D0962"/>
    <w:rsid w:val="008D0F8D"/>
    <w:rsid w:val="008D1418"/>
    <w:rsid w:val="008D14A4"/>
    <w:rsid w:val="008D17C3"/>
    <w:rsid w:val="008D1B8A"/>
    <w:rsid w:val="008D1C8F"/>
    <w:rsid w:val="008D30E7"/>
    <w:rsid w:val="008D31DA"/>
    <w:rsid w:val="008D3613"/>
    <w:rsid w:val="008D38A4"/>
    <w:rsid w:val="008D403E"/>
    <w:rsid w:val="008D40D4"/>
    <w:rsid w:val="008D4116"/>
    <w:rsid w:val="008D4694"/>
    <w:rsid w:val="008D48B1"/>
    <w:rsid w:val="008D48D0"/>
    <w:rsid w:val="008D4E7C"/>
    <w:rsid w:val="008D57ED"/>
    <w:rsid w:val="008D5BA2"/>
    <w:rsid w:val="008D6147"/>
    <w:rsid w:val="008D65D7"/>
    <w:rsid w:val="008D6764"/>
    <w:rsid w:val="008D6E90"/>
    <w:rsid w:val="008E035E"/>
    <w:rsid w:val="008E03F7"/>
    <w:rsid w:val="008E05BA"/>
    <w:rsid w:val="008E09C7"/>
    <w:rsid w:val="008E1067"/>
    <w:rsid w:val="008E1B91"/>
    <w:rsid w:val="008E1C4C"/>
    <w:rsid w:val="008E1FC4"/>
    <w:rsid w:val="008E2A7F"/>
    <w:rsid w:val="008E2DB5"/>
    <w:rsid w:val="008E2ED5"/>
    <w:rsid w:val="008E2FF3"/>
    <w:rsid w:val="008E30F2"/>
    <w:rsid w:val="008E3386"/>
    <w:rsid w:val="008E3A2A"/>
    <w:rsid w:val="008E3C0F"/>
    <w:rsid w:val="008E4037"/>
    <w:rsid w:val="008E4338"/>
    <w:rsid w:val="008E4E65"/>
    <w:rsid w:val="008E548C"/>
    <w:rsid w:val="008E5738"/>
    <w:rsid w:val="008E5E70"/>
    <w:rsid w:val="008E6E49"/>
    <w:rsid w:val="008E6E85"/>
    <w:rsid w:val="008E767A"/>
    <w:rsid w:val="008E76B4"/>
    <w:rsid w:val="008E7DF5"/>
    <w:rsid w:val="008E7EB2"/>
    <w:rsid w:val="008F0BC0"/>
    <w:rsid w:val="008F0D0A"/>
    <w:rsid w:val="008F147E"/>
    <w:rsid w:val="008F152F"/>
    <w:rsid w:val="008F18EE"/>
    <w:rsid w:val="008F1A7F"/>
    <w:rsid w:val="008F205E"/>
    <w:rsid w:val="008F2266"/>
    <w:rsid w:val="008F3E35"/>
    <w:rsid w:val="008F42A6"/>
    <w:rsid w:val="008F4592"/>
    <w:rsid w:val="008F4680"/>
    <w:rsid w:val="008F53CB"/>
    <w:rsid w:val="008F53E8"/>
    <w:rsid w:val="008F5532"/>
    <w:rsid w:val="008F55B1"/>
    <w:rsid w:val="008F55F2"/>
    <w:rsid w:val="008F58CE"/>
    <w:rsid w:val="008F5973"/>
    <w:rsid w:val="008F5D09"/>
    <w:rsid w:val="008F67B5"/>
    <w:rsid w:val="008F6904"/>
    <w:rsid w:val="008F6B7D"/>
    <w:rsid w:val="008F6C68"/>
    <w:rsid w:val="008F6D85"/>
    <w:rsid w:val="008F6DB4"/>
    <w:rsid w:val="008F764A"/>
    <w:rsid w:val="008F7B6E"/>
    <w:rsid w:val="00900227"/>
    <w:rsid w:val="00900593"/>
    <w:rsid w:val="009009F0"/>
    <w:rsid w:val="00900AFC"/>
    <w:rsid w:val="00900C1C"/>
    <w:rsid w:val="00900FB2"/>
    <w:rsid w:val="009012E8"/>
    <w:rsid w:val="00901C49"/>
    <w:rsid w:val="00902305"/>
    <w:rsid w:val="009023C3"/>
    <w:rsid w:val="009024A6"/>
    <w:rsid w:val="0090256D"/>
    <w:rsid w:val="009031BC"/>
    <w:rsid w:val="0090347E"/>
    <w:rsid w:val="00903CAA"/>
    <w:rsid w:val="009040D7"/>
    <w:rsid w:val="009044AA"/>
    <w:rsid w:val="009057AE"/>
    <w:rsid w:val="00906901"/>
    <w:rsid w:val="00906B19"/>
    <w:rsid w:val="00906D61"/>
    <w:rsid w:val="00907568"/>
    <w:rsid w:val="00907F81"/>
    <w:rsid w:val="0091046A"/>
    <w:rsid w:val="009107F3"/>
    <w:rsid w:val="00910928"/>
    <w:rsid w:val="0091163C"/>
    <w:rsid w:val="009116E7"/>
    <w:rsid w:val="00911D20"/>
    <w:rsid w:val="0091221A"/>
    <w:rsid w:val="00912556"/>
    <w:rsid w:val="00913774"/>
    <w:rsid w:val="00913DFE"/>
    <w:rsid w:val="00914078"/>
    <w:rsid w:val="009145DA"/>
    <w:rsid w:val="0091497C"/>
    <w:rsid w:val="00914BA5"/>
    <w:rsid w:val="0091557D"/>
    <w:rsid w:val="00915B2D"/>
    <w:rsid w:val="00915C9D"/>
    <w:rsid w:val="0091634C"/>
    <w:rsid w:val="009165AC"/>
    <w:rsid w:val="00916A9C"/>
    <w:rsid w:val="00917A8B"/>
    <w:rsid w:val="009202AA"/>
    <w:rsid w:val="00920849"/>
    <w:rsid w:val="00920E3B"/>
    <w:rsid w:val="00920F23"/>
    <w:rsid w:val="009215E4"/>
    <w:rsid w:val="00921695"/>
    <w:rsid w:val="009216C9"/>
    <w:rsid w:val="00921BA2"/>
    <w:rsid w:val="0092257C"/>
    <w:rsid w:val="0092346B"/>
    <w:rsid w:val="00923A75"/>
    <w:rsid w:val="0092416D"/>
    <w:rsid w:val="00924564"/>
    <w:rsid w:val="0092463A"/>
    <w:rsid w:val="009247AE"/>
    <w:rsid w:val="009247BC"/>
    <w:rsid w:val="00924F02"/>
    <w:rsid w:val="009254D6"/>
    <w:rsid w:val="00925637"/>
    <w:rsid w:val="00925FB3"/>
    <w:rsid w:val="00926481"/>
    <w:rsid w:val="0092662E"/>
    <w:rsid w:val="00930BBB"/>
    <w:rsid w:val="00930BF0"/>
    <w:rsid w:val="00930D1E"/>
    <w:rsid w:val="00931168"/>
    <w:rsid w:val="00932633"/>
    <w:rsid w:val="00932777"/>
    <w:rsid w:val="00932A65"/>
    <w:rsid w:val="00932FA9"/>
    <w:rsid w:val="009330CB"/>
    <w:rsid w:val="00933741"/>
    <w:rsid w:val="00933C9D"/>
    <w:rsid w:val="00933CEC"/>
    <w:rsid w:val="00933D42"/>
    <w:rsid w:val="00933E1D"/>
    <w:rsid w:val="0093403B"/>
    <w:rsid w:val="009347B3"/>
    <w:rsid w:val="00934E53"/>
    <w:rsid w:val="0093585B"/>
    <w:rsid w:val="00935947"/>
    <w:rsid w:val="00935AFB"/>
    <w:rsid w:val="00935C68"/>
    <w:rsid w:val="00935F65"/>
    <w:rsid w:val="009360A1"/>
    <w:rsid w:val="009369FA"/>
    <w:rsid w:val="00937177"/>
    <w:rsid w:val="00937236"/>
    <w:rsid w:val="00937306"/>
    <w:rsid w:val="00937763"/>
    <w:rsid w:val="00940565"/>
    <w:rsid w:val="00940E48"/>
    <w:rsid w:val="00940EE1"/>
    <w:rsid w:val="00941D35"/>
    <w:rsid w:val="00941F97"/>
    <w:rsid w:val="009422EE"/>
    <w:rsid w:val="009425DD"/>
    <w:rsid w:val="00942856"/>
    <w:rsid w:val="00942AE2"/>
    <w:rsid w:val="0094314E"/>
    <w:rsid w:val="00943207"/>
    <w:rsid w:val="00943351"/>
    <w:rsid w:val="0094367D"/>
    <w:rsid w:val="00943AA0"/>
    <w:rsid w:val="00944448"/>
    <w:rsid w:val="00944CFC"/>
    <w:rsid w:val="00944FF1"/>
    <w:rsid w:val="0094501E"/>
    <w:rsid w:val="00945968"/>
    <w:rsid w:val="00945D6D"/>
    <w:rsid w:val="00945E34"/>
    <w:rsid w:val="00946783"/>
    <w:rsid w:val="009469F6"/>
    <w:rsid w:val="00946ECA"/>
    <w:rsid w:val="00947954"/>
    <w:rsid w:val="00947A9A"/>
    <w:rsid w:val="0095021E"/>
    <w:rsid w:val="00951250"/>
    <w:rsid w:val="009516A5"/>
    <w:rsid w:val="009516F3"/>
    <w:rsid w:val="00952A51"/>
    <w:rsid w:val="00952E31"/>
    <w:rsid w:val="009535ED"/>
    <w:rsid w:val="0095363D"/>
    <w:rsid w:val="00953894"/>
    <w:rsid w:val="00953C62"/>
    <w:rsid w:val="00953CF1"/>
    <w:rsid w:val="009541CC"/>
    <w:rsid w:val="00954300"/>
    <w:rsid w:val="00954697"/>
    <w:rsid w:val="00954A79"/>
    <w:rsid w:val="00955032"/>
    <w:rsid w:val="009550E4"/>
    <w:rsid w:val="00955116"/>
    <w:rsid w:val="00955502"/>
    <w:rsid w:val="00955689"/>
    <w:rsid w:val="00955DE5"/>
    <w:rsid w:val="00955FF5"/>
    <w:rsid w:val="00956A90"/>
    <w:rsid w:val="009576F5"/>
    <w:rsid w:val="00957EB9"/>
    <w:rsid w:val="00957FC3"/>
    <w:rsid w:val="0096055B"/>
    <w:rsid w:val="0096059F"/>
    <w:rsid w:val="00960E8A"/>
    <w:rsid w:val="00961947"/>
    <w:rsid w:val="009619E0"/>
    <w:rsid w:val="009624E5"/>
    <w:rsid w:val="00962524"/>
    <w:rsid w:val="0096292D"/>
    <w:rsid w:val="009629FA"/>
    <w:rsid w:val="00962FBC"/>
    <w:rsid w:val="00963BE1"/>
    <w:rsid w:val="009645C2"/>
    <w:rsid w:val="00964BA5"/>
    <w:rsid w:val="00964BBA"/>
    <w:rsid w:val="009655C2"/>
    <w:rsid w:val="00966209"/>
    <w:rsid w:val="0096705D"/>
    <w:rsid w:val="0096723C"/>
    <w:rsid w:val="009673A3"/>
    <w:rsid w:val="009677BD"/>
    <w:rsid w:val="0096782A"/>
    <w:rsid w:val="00967D79"/>
    <w:rsid w:val="00970032"/>
    <w:rsid w:val="009702A8"/>
    <w:rsid w:val="00970CCC"/>
    <w:rsid w:val="00970FE9"/>
    <w:rsid w:val="009712BD"/>
    <w:rsid w:val="0097141A"/>
    <w:rsid w:val="009716AD"/>
    <w:rsid w:val="00971971"/>
    <w:rsid w:val="00972672"/>
    <w:rsid w:val="00972E2D"/>
    <w:rsid w:val="00973163"/>
    <w:rsid w:val="009737C6"/>
    <w:rsid w:val="00973BAD"/>
    <w:rsid w:val="00973E02"/>
    <w:rsid w:val="00974116"/>
    <w:rsid w:val="00974741"/>
    <w:rsid w:val="00974E5C"/>
    <w:rsid w:val="009750C7"/>
    <w:rsid w:val="0097539C"/>
    <w:rsid w:val="00975B24"/>
    <w:rsid w:val="00975C81"/>
    <w:rsid w:val="00976280"/>
    <w:rsid w:val="009768AB"/>
    <w:rsid w:val="009773DB"/>
    <w:rsid w:val="00977853"/>
    <w:rsid w:val="00980533"/>
    <w:rsid w:val="0098056B"/>
    <w:rsid w:val="00980639"/>
    <w:rsid w:val="009806DA"/>
    <w:rsid w:val="00980B30"/>
    <w:rsid w:val="00981883"/>
    <w:rsid w:val="00981955"/>
    <w:rsid w:val="00982395"/>
    <w:rsid w:val="009824E0"/>
    <w:rsid w:val="009834F4"/>
    <w:rsid w:val="0098402F"/>
    <w:rsid w:val="009842C2"/>
    <w:rsid w:val="0098504E"/>
    <w:rsid w:val="009852DE"/>
    <w:rsid w:val="00985D3C"/>
    <w:rsid w:val="0098624B"/>
    <w:rsid w:val="00986913"/>
    <w:rsid w:val="00986CD3"/>
    <w:rsid w:val="009870D8"/>
    <w:rsid w:val="0098715F"/>
    <w:rsid w:val="00987890"/>
    <w:rsid w:val="00990130"/>
    <w:rsid w:val="009901FB"/>
    <w:rsid w:val="0099033B"/>
    <w:rsid w:val="0099034F"/>
    <w:rsid w:val="00990C8B"/>
    <w:rsid w:val="00991082"/>
    <w:rsid w:val="00991157"/>
    <w:rsid w:val="0099185A"/>
    <w:rsid w:val="00991BE7"/>
    <w:rsid w:val="00991DFB"/>
    <w:rsid w:val="009920DC"/>
    <w:rsid w:val="00992C13"/>
    <w:rsid w:val="00992E12"/>
    <w:rsid w:val="0099310B"/>
    <w:rsid w:val="00993186"/>
    <w:rsid w:val="00993830"/>
    <w:rsid w:val="0099425B"/>
    <w:rsid w:val="009948C7"/>
    <w:rsid w:val="009949DE"/>
    <w:rsid w:val="00995641"/>
    <w:rsid w:val="00995ABB"/>
    <w:rsid w:val="00995D64"/>
    <w:rsid w:val="00995EF5"/>
    <w:rsid w:val="009961FD"/>
    <w:rsid w:val="0099657B"/>
    <w:rsid w:val="00996858"/>
    <w:rsid w:val="00996DB3"/>
    <w:rsid w:val="00996E0E"/>
    <w:rsid w:val="0099787B"/>
    <w:rsid w:val="009979EC"/>
    <w:rsid w:val="00997C13"/>
    <w:rsid w:val="009A02A9"/>
    <w:rsid w:val="009A0A18"/>
    <w:rsid w:val="009A0A68"/>
    <w:rsid w:val="009A0CE0"/>
    <w:rsid w:val="009A17AA"/>
    <w:rsid w:val="009A1E60"/>
    <w:rsid w:val="009A20F1"/>
    <w:rsid w:val="009A2493"/>
    <w:rsid w:val="009A28F2"/>
    <w:rsid w:val="009A29A5"/>
    <w:rsid w:val="009A2D6A"/>
    <w:rsid w:val="009A3EBD"/>
    <w:rsid w:val="009A45F4"/>
    <w:rsid w:val="009A4701"/>
    <w:rsid w:val="009A4A3E"/>
    <w:rsid w:val="009A4B86"/>
    <w:rsid w:val="009A4CD5"/>
    <w:rsid w:val="009A561E"/>
    <w:rsid w:val="009A57EA"/>
    <w:rsid w:val="009A5E3A"/>
    <w:rsid w:val="009A60E6"/>
    <w:rsid w:val="009A6204"/>
    <w:rsid w:val="009A6698"/>
    <w:rsid w:val="009A6867"/>
    <w:rsid w:val="009A6BB2"/>
    <w:rsid w:val="009A6CB9"/>
    <w:rsid w:val="009A72DE"/>
    <w:rsid w:val="009A789B"/>
    <w:rsid w:val="009A7B59"/>
    <w:rsid w:val="009A7BEE"/>
    <w:rsid w:val="009B0003"/>
    <w:rsid w:val="009B08B1"/>
    <w:rsid w:val="009B0940"/>
    <w:rsid w:val="009B0B5C"/>
    <w:rsid w:val="009B12D1"/>
    <w:rsid w:val="009B132D"/>
    <w:rsid w:val="009B14DD"/>
    <w:rsid w:val="009B1A1D"/>
    <w:rsid w:val="009B22D8"/>
    <w:rsid w:val="009B2473"/>
    <w:rsid w:val="009B3380"/>
    <w:rsid w:val="009B3386"/>
    <w:rsid w:val="009B3850"/>
    <w:rsid w:val="009B3904"/>
    <w:rsid w:val="009B3FD8"/>
    <w:rsid w:val="009B441F"/>
    <w:rsid w:val="009B4AFB"/>
    <w:rsid w:val="009B4D0F"/>
    <w:rsid w:val="009B516F"/>
    <w:rsid w:val="009B702D"/>
    <w:rsid w:val="009B71D6"/>
    <w:rsid w:val="009B72BA"/>
    <w:rsid w:val="009B7D78"/>
    <w:rsid w:val="009C0BB0"/>
    <w:rsid w:val="009C0E2E"/>
    <w:rsid w:val="009C144C"/>
    <w:rsid w:val="009C1863"/>
    <w:rsid w:val="009C1AF1"/>
    <w:rsid w:val="009C2286"/>
    <w:rsid w:val="009C2327"/>
    <w:rsid w:val="009C2B1D"/>
    <w:rsid w:val="009C2EBD"/>
    <w:rsid w:val="009C2EEC"/>
    <w:rsid w:val="009C30E6"/>
    <w:rsid w:val="009C3442"/>
    <w:rsid w:val="009C3906"/>
    <w:rsid w:val="009C3AB8"/>
    <w:rsid w:val="009C43A4"/>
    <w:rsid w:val="009C473B"/>
    <w:rsid w:val="009C4F66"/>
    <w:rsid w:val="009C50D8"/>
    <w:rsid w:val="009C5182"/>
    <w:rsid w:val="009C533A"/>
    <w:rsid w:val="009C5373"/>
    <w:rsid w:val="009C5686"/>
    <w:rsid w:val="009C571C"/>
    <w:rsid w:val="009C5808"/>
    <w:rsid w:val="009C682C"/>
    <w:rsid w:val="009C6D16"/>
    <w:rsid w:val="009C7D6A"/>
    <w:rsid w:val="009D051C"/>
    <w:rsid w:val="009D0797"/>
    <w:rsid w:val="009D0D2E"/>
    <w:rsid w:val="009D106A"/>
    <w:rsid w:val="009D181B"/>
    <w:rsid w:val="009D21D0"/>
    <w:rsid w:val="009D286F"/>
    <w:rsid w:val="009D2D49"/>
    <w:rsid w:val="009D3193"/>
    <w:rsid w:val="009D3883"/>
    <w:rsid w:val="009D3B39"/>
    <w:rsid w:val="009D3DBE"/>
    <w:rsid w:val="009D3E31"/>
    <w:rsid w:val="009D44E1"/>
    <w:rsid w:val="009D492E"/>
    <w:rsid w:val="009D5064"/>
    <w:rsid w:val="009D5189"/>
    <w:rsid w:val="009D5454"/>
    <w:rsid w:val="009D5AEE"/>
    <w:rsid w:val="009D5BF3"/>
    <w:rsid w:val="009D60C4"/>
    <w:rsid w:val="009D6631"/>
    <w:rsid w:val="009D671C"/>
    <w:rsid w:val="009D6B3C"/>
    <w:rsid w:val="009D702B"/>
    <w:rsid w:val="009D7407"/>
    <w:rsid w:val="009D7810"/>
    <w:rsid w:val="009D78B3"/>
    <w:rsid w:val="009D78CA"/>
    <w:rsid w:val="009D7A11"/>
    <w:rsid w:val="009D7BD6"/>
    <w:rsid w:val="009E017F"/>
    <w:rsid w:val="009E0B6A"/>
    <w:rsid w:val="009E0E1E"/>
    <w:rsid w:val="009E1666"/>
    <w:rsid w:val="009E2069"/>
    <w:rsid w:val="009E2AAC"/>
    <w:rsid w:val="009E2DEC"/>
    <w:rsid w:val="009E339E"/>
    <w:rsid w:val="009E36D1"/>
    <w:rsid w:val="009E393C"/>
    <w:rsid w:val="009E3F06"/>
    <w:rsid w:val="009E41FC"/>
    <w:rsid w:val="009E4598"/>
    <w:rsid w:val="009E476E"/>
    <w:rsid w:val="009E49CD"/>
    <w:rsid w:val="009E50BD"/>
    <w:rsid w:val="009E5173"/>
    <w:rsid w:val="009E53D2"/>
    <w:rsid w:val="009E5457"/>
    <w:rsid w:val="009E548D"/>
    <w:rsid w:val="009E56B7"/>
    <w:rsid w:val="009E5ED0"/>
    <w:rsid w:val="009E7739"/>
    <w:rsid w:val="009E785A"/>
    <w:rsid w:val="009E7919"/>
    <w:rsid w:val="009E7FD4"/>
    <w:rsid w:val="009F05D1"/>
    <w:rsid w:val="009F07D9"/>
    <w:rsid w:val="009F0BAD"/>
    <w:rsid w:val="009F0DC6"/>
    <w:rsid w:val="009F12FD"/>
    <w:rsid w:val="009F171C"/>
    <w:rsid w:val="009F1D6D"/>
    <w:rsid w:val="009F2554"/>
    <w:rsid w:val="009F2B95"/>
    <w:rsid w:val="009F2C05"/>
    <w:rsid w:val="009F2E05"/>
    <w:rsid w:val="009F3211"/>
    <w:rsid w:val="009F336E"/>
    <w:rsid w:val="009F36FE"/>
    <w:rsid w:val="009F3B1F"/>
    <w:rsid w:val="009F4053"/>
    <w:rsid w:val="009F495E"/>
    <w:rsid w:val="009F4BB1"/>
    <w:rsid w:val="009F5043"/>
    <w:rsid w:val="009F56D9"/>
    <w:rsid w:val="009F679A"/>
    <w:rsid w:val="009F6A8A"/>
    <w:rsid w:val="009F752F"/>
    <w:rsid w:val="009F7AC7"/>
    <w:rsid w:val="009F7AF3"/>
    <w:rsid w:val="009F7E19"/>
    <w:rsid w:val="00A0053B"/>
    <w:rsid w:val="00A00566"/>
    <w:rsid w:val="00A005E6"/>
    <w:rsid w:val="00A00D42"/>
    <w:rsid w:val="00A00FB7"/>
    <w:rsid w:val="00A01222"/>
    <w:rsid w:val="00A0140A"/>
    <w:rsid w:val="00A01673"/>
    <w:rsid w:val="00A01CFF"/>
    <w:rsid w:val="00A01FE0"/>
    <w:rsid w:val="00A022C6"/>
    <w:rsid w:val="00A02541"/>
    <w:rsid w:val="00A02F33"/>
    <w:rsid w:val="00A02FED"/>
    <w:rsid w:val="00A03A58"/>
    <w:rsid w:val="00A03E22"/>
    <w:rsid w:val="00A04249"/>
    <w:rsid w:val="00A0566F"/>
    <w:rsid w:val="00A05B8C"/>
    <w:rsid w:val="00A05C4C"/>
    <w:rsid w:val="00A05CA3"/>
    <w:rsid w:val="00A05CCC"/>
    <w:rsid w:val="00A06883"/>
    <w:rsid w:val="00A0693D"/>
    <w:rsid w:val="00A06CD7"/>
    <w:rsid w:val="00A06EB7"/>
    <w:rsid w:val="00A07513"/>
    <w:rsid w:val="00A0767B"/>
    <w:rsid w:val="00A07895"/>
    <w:rsid w:val="00A07A14"/>
    <w:rsid w:val="00A07BCD"/>
    <w:rsid w:val="00A07BE7"/>
    <w:rsid w:val="00A10656"/>
    <w:rsid w:val="00A10F98"/>
    <w:rsid w:val="00A11541"/>
    <w:rsid w:val="00A11C75"/>
    <w:rsid w:val="00A1214B"/>
    <w:rsid w:val="00A124BA"/>
    <w:rsid w:val="00A1256C"/>
    <w:rsid w:val="00A12626"/>
    <w:rsid w:val="00A127E0"/>
    <w:rsid w:val="00A13210"/>
    <w:rsid w:val="00A13C8E"/>
    <w:rsid w:val="00A13ED5"/>
    <w:rsid w:val="00A142E1"/>
    <w:rsid w:val="00A143EB"/>
    <w:rsid w:val="00A14451"/>
    <w:rsid w:val="00A149D6"/>
    <w:rsid w:val="00A14E03"/>
    <w:rsid w:val="00A14E5E"/>
    <w:rsid w:val="00A158ED"/>
    <w:rsid w:val="00A15DCC"/>
    <w:rsid w:val="00A15FCC"/>
    <w:rsid w:val="00A16D8A"/>
    <w:rsid w:val="00A16F30"/>
    <w:rsid w:val="00A17D1C"/>
    <w:rsid w:val="00A17F87"/>
    <w:rsid w:val="00A17F92"/>
    <w:rsid w:val="00A201EF"/>
    <w:rsid w:val="00A20957"/>
    <w:rsid w:val="00A2136B"/>
    <w:rsid w:val="00A21DC5"/>
    <w:rsid w:val="00A2209C"/>
    <w:rsid w:val="00A22511"/>
    <w:rsid w:val="00A22C76"/>
    <w:rsid w:val="00A238DE"/>
    <w:rsid w:val="00A23B0C"/>
    <w:rsid w:val="00A23EA8"/>
    <w:rsid w:val="00A2411A"/>
    <w:rsid w:val="00A24173"/>
    <w:rsid w:val="00A2427A"/>
    <w:rsid w:val="00A24AC6"/>
    <w:rsid w:val="00A24C2A"/>
    <w:rsid w:val="00A254D7"/>
    <w:rsid w:val="00A26095"/>
    <w:rsid w:val="00A268AE"/>
    <w:rsid w:val="00A26ABB"/>
    <w:rsid w:val="00A26B57"/>
    <w:rsid w:val="00A27AB5"/>
    <w:rsid w:val="00A27F16"/>
    <w:rsid w:val="00A30C62"/>
    <w:rsid w:val="00A31044"/>
    <w:rsid w:val="00A31A35"/>
    <w:rsid w:val="00A31BA3"/>
    <w:rsid w:val="00A31F98"/>
    <w:rsid w:val="00A3215B"/>
    <w:rsid w:val="00A324F2"/>
    <w:rsid w:val="00A32671"/>
    <w:rsid w:val="00A33318"/>
    <w:rsid w:val="00A336A9"/>
    <w:rsid w:val="00A33F40"/>
    <w:rsid w:val="00A341A5"/>
    <w:rsid w:val="00A34810"/>
    <w:rsid w:val="00A34BBC"/>
    <w:rsid w:val="00A36EBC"/>
    <w:rsid w:val="00A370FE"/>
    <w:rsid w:val="00A37A3F"/>
    <w:rsid w:val="00A37E22"/>
    <w:rsid w:val="00A40388"/>
    <w:rsid w:val="00A40A33"/>
    <w:rsid w:val="00A41509"/>
    <w:rsid w:val="00A41C9F"/>
    <w:rsid w:val="00A41D99"/>
    <w:rsid w:val="00A41ED0"/>
    <w:rsid w:val="00A4226F"/>
    <w:rsid w:val="00A423BF"/>
    <w:rsid w:val="00A42993"/>
    <w:rsid w:val="00A4324F"/>
    <w:rsid w:val="00A43A9C"/>
    <w:rsid w:val="00A43C75"/>
    <w:rsid w:val="00A43CD0"/>
    <w:rsid w:val="00A442AC"/>
    <w:rsid w:val="00A44683"/>
    <w:rsid w:val="00A44F75"/>
    <w:rsid w:val="00A4512E"/>
    <w:rsid w:val="00A4570A"/>
    <w:rsid w:val="00A46A63"/>
    <w:rsid w:val="00A46E80"/>
    <w:rsid w:val="00A476DC"/>
    <w:rsid w:val="00A477E4"/>
    <w:rsid w:val="00A5055D"/>
    <w:rsid w:val="00A5062C"/>
    <w:rsid w:val="00A509A3"/>
    <w:rsid w:val="00A50F53"/>
    <w:rsid w:val="00A5116E"/>
    <w:rsid w:val="00A51D9D"/>
    <w:rsid w:val="00A525A9"/>
    <w:rsid w:val="00A53546"/>
    <w:rsid w:val="00A53D4F"/>
    <w:rsid w:val="00A53E42"/>
    <w:rsid w:val="00A53E75"/>
    <w:rsid w:val="00A54062"/>
    <w:rsid w:val="00A54391"/>
    <w:rsid w:val="00A547D4"/>
    <w:rsid w:val="00A54B7D"/>
    <w:rsid w:val="00A54C28"/>
    <w:rsid w:val="00A5594C"/>
    <w:rsid w:val="00A55BCF"/>
    <w:rsid w:val="00A565D2"/>
    <w:rsid w:val="00A5777B"/>
    <w:rsid w:val="00A57A09"/>
    <w:rsid w:val="00A57C1E"/>
    <w:rsid w:val="00A57D7A"/>
    <w:rsid w:val="00A57ECA"/>
    <w:rsid w:val="00A60012"/>
    <w:rsid w:val="00A60152"/>
    <w:rsid w:val="00A60259"/>
    <w:rsid w:val="00A61108"/>
    <w:rsid w:val="00A615CA"/>
    <w:rsid w:val="00A61AEE"/>
    <w:rsid w:val="00A61BD9"/>
    <w:rsid w:val="00A621CB"/>
    <w:rsid w:val="00A621CE"/>
    <w:rsid w:val="00A62A87"/>
    <w:rsid w:val="00A63248"/>
    <w:rsid w:val="00A649CF"/>
    <w:rsid w:val="00A649E7"/>
    <w:rsid w:val="00A6588E"/>
    <w:rsid w:val="00A6677F"/>
    <w:rsid w:val="00A669DC"/>
    <w:rsid w:val="00A66B05"/>
    <w:rsid w:val="00A66B23"/>
    <w:rsid w:val="00A6712F"/>
    <w:rsid w:val="00A67374"/>
    <w:rsid w:val="00A67D70"/>
    <w:rsid w:val="00A70283"/>
    <w:rsid w:val="00A70A2C"/>
    <w:rsid w:val="00A71ACB"/>
    <w:rsid w:val="00A7211C"/>
    <w:rsid w:val="00A72749"/>
    <w:rsid w:val="00A728BD"/>
    <w:rsid w:val="00A72BC9"/>
    <w:rsid w:val="00A72EE1"/>
    <w:rsid w:val="00A72EF4"/>
    <w:rsid w:val="00A72F7A"/>
    <w:rsid w:val="00A738F5"/>
    <w:rsid w:val="00A73D30"/>
    <w:rsid w:val="00A74A04"/>
    <w:rsid w:val="00A74CED"/>
    <w:rsid w:val="00A74E09"/>
    <w:rsid w:val="00A74E76"/>
    <w:rsid w:val="00A74EC8"/>
    <w:rsid w:val="00A768C8"/>
    <w:rsid w:val="00A76EB1"/>
    <w:rsid w:val="00A772FC"/>
    <w:rsid w:val="00A77372"/>
    <w:rsid w:val="00A773C0"/>
    <w:rsid w:val="00A7742E"/>
    <w:rsid w:val="00A77651"/>
    <w:rsid w:val="00A800D0"/>
    <w:rsid w:val="00A802E1"/>
    <w:rsid w:val="00A802E7"/>
    <w:rsid w:val="00A8040C"/>
    <w:rsid w:val="00A80948"/>
    <w:rsid w:val="00A809B1"/>
    <w:rsid w:val="00A80DC5"/>
    <w:rsid w:val="00A81669"/>
    <w:rsid w:val="00A81BCD"/>
    <w:rsid w:val="00A81DE2"/>
    <w:rsid w:val="00A81FBF"/>
    <w:rsid w:val="00A830E5"/>
    <w:rsid w:val="00A837A3"/>
    <w:rsid w:val="00A84434"/>
    <w:rsid w:val="00A84541"/>
    <w:rsid w:val="00A849CC"/>
    <w:rsid w:val="00A850B2"/>
    <w:rsid w:val="00A855CB"/>
    <w:rsid w:val="00A85882"/>
    <w:rsid w:val="00A8637C"/>
    <w:rsid w:val="00A8684B"/>
    <w:rsid w:val="00A86971"/>
    <w:rsid w:val="00A87123"/>
    <w:rsid w:val="00A875D5"/>
    <w:rsid w:val="00A876F5"/>
    <w:rsid w:val="00A8776F"/>
    <w:rsid w:val="00A87B96"/>
    <w:rsid w:val="00A902E5"/>
    <w:rsid w:val="00A907F0"/>
    <w:rsid w:val="00A9092E"/>
    <w:rsid w:val="00A90947"/>
    <w:rsid w:val="00A91DBF"/>
    <w:rsid w:val="00A929B9"/>
    <w:rsid w:val="00A92D57"/>
    <w:rsid w:val="00A9343F"/>
    <w:rsid w:val="00A935FE"/>
    <w:rsid w:val="00A940A2"/>
    <w:rsid w:val="00A9469B"/>
    <w:rsid w:val="00A948F9"/>
    <w:rsid w:val="00A94AA9"/>
    <w:rsid w:val="00A94BC5"/>
    <w:rsid w:val="00A94EE4"/>
    <w:rsid w:val="00A94F10"/>
    <w:rsid w:val="00A96B06"/>
    <w:rsid w:val="00A9760A"/>
    <w:rsid w:val="00A97FC6"/>
    <w:rsid w:val="00AA077D"/>
    <w:rsid w:val="00AA0BE3"/>
    <w:rsid w:val="00AA0C1B"/>
    <w:rsid w:val="00AA0E2E"/>
    <w:rsid w:val="00AA0F0D"/>
    <w:rsid w:val="00AA1247"/>
    <w:rsid w:val="00AA1769"/>
    <w:rsid w:val="00AA1C18"/>
    <w:rsid w:val="00AA221F"/>
    <w:rsid w:val="00AA2543"/>
    <w:rsid w:val="00AA26FB"/>
    <w:rsid w:val="00AA2A2A"/>
    <w:rsid w:val="00AA372E"/>
    <w:rsid w:val="00AA3AED"/>
    <w:rsid w:val="00AA4250"/>
    <w:rsid w:val="00AA435A"/>
    <w:rsid w:val="00AA445F"/>
    <w:rsid w:val="00AA4525"/>
    <w:rsid w:val="00AA458D"/>
    <w:rsid w:val="00AA467D"/>
    <w:rsid w:val="00AA47B3"/>
    <w:rsid w:val="00AA4BB5"/>
    <w:rsid w:val="00AA4CC0"/>
    <w:rsid w:val="00AA51A0"/>
    <w:rsid w:val="00AA51BC"/>
    <w:rsid w:val="00AA52A4"/>
    <w:rsid w:val="00AA63E6"/>
    <w:rsid w:val="00AA66AD"/>
    <w:rsid w:val="00AA6706"/>
    <w:rsid w:val="00AA673D"/>
    <w:rsid w:val="00AA6835"/>
    <w:rsid w:val="00AA6875"/>
    <w:rsid w:val="00AA70B8"/>
    <w:rsid w:val="00AA72E1"/>
    <w:rsid w:val="00AA7318"/>
    <w:rsid w:val="00AA75BA"/>
    <w:rsid w:val="00AA7F1E"/>
    <w:rsid w:val="00AB06B9"/>
    <w:rsid w:val="00AB145F"/>
    <w:rsid w:val="00AB168C"/>
    <w:rsid w:val="00AB1B96"/>
    <w:rsid w:val="00AB1C13"/>
    <w:rsid w:val="00AB1C75"/>
    <w:rsid w:val="00AB1F55"/>
    <w:rsid w:val="00AB25B0"/>
    <w:rsid w:val="00AB2D11"/>
    <w:rsid w:val="00AB2E4E"/>
    <w:rsid w:val="00AB2F0C"/>
    <w:rsid w:val="00AB477A"/>
    <w:rsid w:val="00AB52A6"/>
    <w:rsid w:val="00AB532E"/>
    <w:rsid w:val="00AB5402"/>
    <w:rsid w:val="00AB57BD"/>
    <w:rsid w:val="00AB5C1E"/>
    <w:rsid w:val="00AB5F44"/>
    <w:rsid w:val="00AB6E28"/>
    <w:rsid w:val="00AB7799"/>
    <w:rsid w:val="00AB782C"/>
    <w:rsid w:val="00AB7A4F"/>
    <w:rsid w:val="00AB7EB0"/>
    <w:rsid w:val="00AC01C1"/>
    <w:rsid w:val="00AC0E02"/>
    <w:rsid w:val="00AC1952"/>
    <w:rsid w:val="00AC208F"/>
    <w:rsid w:val="00AC23B3"/>
    <w:rsid w:val="00AC23E7"/>
    <w:rsid w:val="00AC2910"/>
    <w:rsid w:val="00AC2BA4"/>
    <w:rsid w:val="00AC2BD4"/>
    <w:rsid w:val="00AC2E7A"/>
    <w:rsid w:val="00AC2EBB"/>
    <w:rsid w:val="00AC2F43"/>
    <w:rsid w:val="00AC346C"/>
    <w:rsid w:val="00AC3D7C"/>
    <w:rsid w:val="00AC49B8"/>
    <w:rsid w:val="00AC4BBA"/>
    <w:rsid w:val="00AC4C08"/>
    <w:rsid w:val="00AC4E3E"/>
    <w:rsid w:val="00AC4EE2"/>
    <w:rsid w:val="00AC5717"/>
    <w:rsid w:val="00AC57A4"/>
    <w:rsid w:val="00AC5836"/>
    <w:rsid w:val="00AC5AA2"/>
    <w:rsid w:val="00AC5C16"/>
    <w:rsid w:val="00AC5C21"/>
    <w:rsid w:val="00AC67C1"/>
    <w:rsid w:val="00AC67D9"/>
    <w:rsid w:val="00AC6B1B"/>
    <w:rsid w:val="00AC6D38"/>
    <w:rsid w:val="00AC6DD6"/>
    <w:rsid w:val="00AC6E40"/>
    <w:rsid w:val="00AC7082"/>
    <w:rsid w:val="00AC70EC"/>
    <w:rsid w:val="00AC7973"/>
    <w:rsid w:val="00AC7D24"/>
    <w:rsid w:val="00AD0336"/>
    <w:rsid w:val="00AD062A"/>
    <w:rsid w:val="00AD12E4"/>
    <w:rsid w:val="00AD1448"/>
    <w:rsid w:val="00AD2537"/>
    <w:rsid w:val="00AD2F95"/>
    <w:rsid w:val="00AD3974"/>
    <w:rsid w:val="00AD3986"/>
    <w:rsid w:val="00AD3A0D"/>
    <w:rsid w:val="00AD3BE0"/>
    <w:rsid w:val="00AD3D38"/>
    <w:rsid w:val="00AD4291"/>
    <w:rsid w:val="00AD4699"/>
    <w:rsid w:val="00AD496C"/>
    <w:rsid w:val="00AD4C75"/>
    <w:rsid w:val="00AD525C"/>
    <w:rsid w:val="00AD52DD"/>
    <w:rsid w:val="00AD5533"/>
    <w:rsid w:val="00AD5B0C"/>
    <w:rsid w:val="00AD6340"/>
    <w:rsid w:val="00AD657A"/>
    <w:rsid w:val="00AD6A04"/>
    <w:rsid w:val="00AD6D2F"/>
    <w:rsid w:val="00AD6F6F"/>
    <w:rsid w:val="00AD6FC5"/>
    <w:rsid w:val="00AD7002"/>
    <w:rsid w:val="00AD7147"/>
    <w:rsid w:val="00AD734A"/>
    <w:rsid w:val="00AD7B2F"/>
    <w:rsid w:val="00AD7ED9"/>
    <w:rsid w:val="00AD7F20"/>
    <w:rsid w:val="00AE0244"/>
    <w:rsid w:val="00AE0778"/>
    <w:rsid w:val="00AE184F"/>
    <w:rsid w:val="00AE1A4F"/>
    <w:rsid w:val="00AE22EE"/>
    <w:rsid w:val="00AE2A3E"/>
    <w:rsid w:val="00AE2D01"/>
    <w:rsid w:val="00AE2E3F"/>
    <w:rsid w:val="00AE3B06"/>
    <w:rsid w:val="00AE3CBB"/>
    <w:rsid w:val="00AE3CFD"/>
    <w:rsid w:val="00AE41CE"/>
    <w:rsid w:val="00AE4220"/>
    <w:rsid w:val="00AE4444"/>
    <w:rsid w:val="00AE480B"/>
    <w:rsid w:val="00AE4F66"/>
    <w:rsid w:val="00AE5122"/>
    <w:rsid w:val="00AE5ACB"/>
    <w:rsid w:val="00AE5CAB"/>
    <w:rsid w:val="00AE5E17"/>
    <w:rsid w:val="00AE5F8A"/>
    <w:rsid w:val="00AE6241"/>
    <w:rsid w:val="00AE67AA"/>
    <w:rsid w:val="00AE6873"/>
    <w:rsid w:val="00AE6D4C"/>
    <w:rsid w:val="00AE788E"/>
    <w:rsid w:val="00AE7B9E"/>
    <w:rsid w:val="00AE7D0E"/>
    <w:rsid w:val="00AF0173"/>
    <w:rsid w:val="00AF118E"/>
    <w:rsid w:val="00AF11AB"/>
    <w:rsid w:val="00AF12EC"/>
    <w:rsid w:val="00AF13EF"/>
    <w:rsid w:val="00AF1435"/>
    <w:rsid w:val="00AF204D"/>
    <w:rsid w:val="00AF2348"/>
    <w:rsid w:val="00AF377E"/>
    <w:rsid w:val="00AF4696"/>
    <w:rsid w:val="00AF47DB"/>
    <w:rsid w:val="00AF4BFB"/>
    <w:rsid w:val="00AF53DF"/>
    <w:rsid w:val="00AF54D3"/>
    <w:rsid w:val="00AF57E8"/>
    <w:rsid w:val="00AF57EE"/>
    <w:rsid w:val="00AF5887"/>
    <w:rsid w:val="00AF5CDE"/>
    <w:rsid w:val="00AF5DE3"/>
    <w:rsid w:val="00AF60ED"/>
    <w:rsid w:val="00AF648B"/>
    <w:rsid w:val="00AF6544"/>
    <w:rsid w:val="00AF65FD"/>
    <w:rsid w:val="00AF674E"/>
    <w:rsid w:val="00AF6E02"/>
    <w:rsid w:val="00AF7283"/>
    <w:rsid w:val="00AF7B14"/>
    <w:rsid w:val="00AF7BEB"/>
    <w:rsid w:val="00B0034D"/>
    <w:rsid w:val="00B006DF"/>
    <w:rsid w:val="00B008C1"/>
    <w:rsid w:val="00B00E0A"/>
    <w:rsid w:val="00B0126B"/>
    <w:rsid w:val="00B013F2"/>
    <w:rsid w:val="00B02127"/>
    <w:rsid w:val="00B023FC"/>
    <w:rsid w:val="00B024FA"/>
    <w:rsid w:val="00B02718"/>
    <w:rsid w:val="00B02A7A"/>
    <w:rsid w:val="00B02DB3"/>
    <w:rsid w:val="00B0491B"/>
    <w:rsid w:val="00B04F71"/>
    <w:rsid w:val="00B05228"/>
    <w:rsid w:val="00B05566"/>
    <w:rsid w:val="00B05A07"/>
    <w:rsid w:val="00B05A11"/>
    <w:rsid w:val="00B05A39"/>
    <w:rsid w:val="00B06C42"/>
    <w:rsid w:val="00B06C5D"/>
    <w:rsid w:val="00B06C97"/>
    <w:rsid w:val="00B074B9"/>
    <w:rsid w:val="00B078F1"/>
    <w:rsid w:val="00B07B9B"/>
    <w:rsid w:val="00B100C4"/>
    <w:rsid w:val="00B102F4"/>
    <w:rsid w:val="00B1037F"/>
    <w:rsid w:val="00B11112"/>
    <w:rsid w:val="00B11954"/>
    <w:rsid w:val="00B11C01"/>
    <w:rsid w:val="00B11C98"/>
    <w:rsid w:val="00B11CF5"/>
    <w:rsid w:val="00B11DB3"/>
    <w:rsid w:val="00B11F23"/>
    <w:rsid w:val="00B131F5"/>
    <w:rsid w:val="00B1333C"/>
    <w:rsid w:val="00B14277"/>
    <w:rsid w:val="00B145CC"/>
    <w:rsid w:val="00B146D9"/>
    <w:rsid w:val="00B1489C"/>
    <w:rsid w:val="00B14B20"/>
    <w:rsid w:val="00B15A8D"/>
    <w:rsid w:val="00B15B85"/>
    <w:rsid w:val="00B15FE4"/>
    <w:rsid w:val="00B161E9"/>
    <w:rsid w:val="00B16A6E"/>
    <w:rsid w:val="00B16CDF"/>
    <w:rsid w:val="00B17715"/>
    <w:rsid w:val="00B17933"/>
    <w:rsid w:val="00B17942"/>
    <w:rsid w:val="00B17A44"/>
    <w:rsid w:val="00B20216"/>
    <w:rsid w:val="00B20641"/>
    <w:rsid w:val="00B21515"/>
    <w:rsid w:val="00B21678"/>
    <w:rsid w:val="00B21757"/>
    <w:rsid w:val="00B21DA3"/>
    <w:rsid w:val="00B22A01"/>
    <w:rsid w:val="00B22F7B"/>
    <w:rsid w:val="00B22FAA"/>
    <w:rsid w:val="00B2362C"/>
    <w:rsid w:val="00B239F8"/>
    <w:rsid w:val="00B240FB"/>
    <w:rsid w:val="00B24F81"/>
    <w:rsid w:val="00B2564D"/>
    <w:rsid w:val="00B25B1F"/>
    <w:rsid w:val="00B25D7E"/>
    <w:rsid w:val="00B268E4"/>
    <w:rsid w:val="00B26AAD"/>
    <w:rsid w:val="00B26BDE"/>
    <w:rsid w:val="00B27177"/>
    <w:rsid w:val="00B30288"/>
    <w:rsid w:val="00B30498"/>
    <w:rsid w:val="00B3115D"/>
    <w:rsid w:val="00B3138B"/>
    <w:rsid w:val="00B3143A"/>
    <w:rsid w:val="00B315C3"/>
    <w:rsid w:val="00B316E8"/>
    <w:rsid w:val="00B31B5D"/>
    <w:rsid w:val="00B31B74"/>
    <w:rsid w:val="00B32171"/>
    <w:rsid w:val="00B32F32"/>
    <w:rsid w:val="00B337A3"/>
    <w:rsid w:val="00B3414D"/>
    <w:rsid w:val="00B3455E"/>
    <w:rsid w:val="00B350DB"/>
    <w:rsid w:val="00B35202"/>
    <w:rsid w:val="00B353C3"/>
    <w:rsid w:val="00B35918"/>
    <w:rsid w:val="00B35A2E"/>
    <w:rsid w:val="00B35A64"/>
    <w:rsid w:val="00B35DC6"/>
    <w:rsid w:val="00B368B5"/>
    <w:rsid w:val="00B36CB6"/>
    <w:rsid w:val="00B36F8E"/>
    <w:rsid w:val="00B37415"/>
    <w:rsid w:val="00B4017A"/>
    <w:rsid w:val="00B40272"/>
    <w:rsid w:val="00B40745"/>
    <w:rsid w:val="00B416D0"/>
    <w:rsid w:val="00B41EDA"/>
    <w:rsid w:val="00B42023"/>
    <w:rsid w:val="00B424E6"/>
    <w:rsid w:val="00B428FE"/>
    <w:rsid w:val="00B42E24"/>
    <w:rsid w:val="00B433D6"/>
    <w:rsid w:val="00B434AF"/>
    <w:rsid w:val="00B4364F"/>
    <w:rsid w:val="00B43C52"/>
    <w:rsid w:val="00B450C6"/>
    <w:rsid w:val="00B453CF"/>
    <w:rsid w:val="00B4575D"/>
    <w:rsid w:val="00B45C42"/>
    <w:rsid w:val="00B45EEF"/>
    <w:rsid w:val="00B46B8F"/>
    <w:rsid w:val="00B46DD8"/>
    <w:rsid w:val="00B46E4F"/>
    <w:rsid w:val="00B47131"/>
    <w:rsid w:val="00B47734"/>
    <w:rsid w:val="00B52069"/>
    <w:rsid w:val="00B52ABF"/>
    <w:rsid w:val="00B52F52"/>
    <w:rsid w:val="00B537A2"/>
    <w:rsid w:val="00B537A3"/>
    <w:rsid w:val="00B53B5A"/>
    <w:rsid w:val="00B53FA3"/>
    <w:rsid w:val="00B53FFD"/>
    <w:rsid w:val="00B54110"/>
    <w:rsid w:val="00B54669"/>
    <w:rsid w:val="00B54B7A"/>
    <w:rsid w:val="00B54E21"/>
    <w:rsid w:val="00B54F14"/>
    <w:rsid w:val="00B5500E"/>
    <w:rsid w:val="00B55241"/>
    <w:rsid w:val="00B5550A"/>
    <w:rsid w:val="00B55B2B"/>
    <w:rsid w:val="00B55B74"/>
    <w:rsid w:val="00B55E62"/>
    <w:rsid w:val="00B5692D"/>
    <w:rsid w:val="00B56CB4"/>
    <w:rsid w:val="00B571F0"/>
    <w:rsid w:val="00B602E7"/>
    <w:rsid w:val="00B604E0"/>
    <w:rsid w:val="00B609F2"/>
    <w:rsid w:val="00B611DC"/>
    <w:rsid w:val="00B61244"/>
    <w:rsid w:val="00B621B6"/>
    <w:rsid w:val="00B62C82"/>
    <w:rsid w:val="00B62CF6"/>
    <w:rsid w:val="00B62E85"/>
    <w:rsid w:val="00B63621"/>
    <w:rsid w:val="00B6377B"/>
    <w:rsid w:val="00B63B6F"/>
    <w:rsid w:val="00B64032"/>
    <w:rsid w:val="00B6455B"/>
    <w:rsid w:val="00B64F74"/>
    <w:rsid w:val="00B6592D"/>
    <w:rsid w:val="00B65D57"/>
    <w:rsid w:val="00B65EED"/>
    <w:rsid w:val="00B6686F"/>
    <w:rsid w:val="00B671ED"/>
    <w:rsid w:val="00B67341"/>
    <w:rsid w:val="00B673F2"/>
    <w:rsid w:val="00B675E7"/>
    <w:rsid w:val="00B67CCD"/>
    <w:rsid w:val="00B67CF1"/>
    <w:rsid w:val="00B70368"/>
    <w:rsid w:val="00B7068E"/>
    <w:rsid w:val="00B70708"/>
    <w:rsid w:val="00B70F34"/>
    <w:rsid w:val="00B718B2"/>
    <w:rsid w:val="00B71C37"/>
    <w:rsid w:val="00B72B52"/>
    <w:rsid w:val="00B732E5"/>
    <w:rsid w:val="00B73363"/>
    <w:rsid w:val="00B73731"/>
    <w:rsid w:val="00B73957"/>
    <w:rsid w:val="00B73AED"/>
    <w:rsid w:val="00B73EF7"/>
    <w:rsid w:val="00B74120"/>
    <w:rsid w:val="00B7427C"/>
    <w:rsid w:val="00B7490E"/>
    <w:rsid w:val="00B74A72"/>
    <w:rsid w:val="00B7515E"/>
    <w:rsid w:val="00B7541F"/>
    <w:rsid w:val="00B7559B"/>
    <w:rsid w:val="00B75CB8"/>
    <w:rsid w:val="00B75F65"/>
    <w:rsid w:val="00B75F86"/>
    <w:rsid w:val="00B76073"/>
    <w:rsid w:val="00B7663A"/>
    <w:rsid w:val="00B76E91"/>
    <w:rsid w:val="00B77255"/>
    <w:rsid w:val="00B777E5"/>
    <w:rsid w:val="00B80132"/>
    <w:rsid w:val="00B80CB9"/>
    <w:rsid w:val="00B80E48"/>
    <w:rsid w:val="00B81714"/>
    <w:rsid w:val="00B81755"/>
    <w:rsid w:val="00B81C81"/>
    <w:rsid w:val="00B828BA"/>
    <w:rsid w:val="00B82E06"/>
    <w:rsid w:val="00B83131"/>
    <w:rsid w:val="00B83744"/>
    <w:rsid w:val="00B838AF"/>
    <w:rsid w:val="00B83ADE"/>
    <w:rsid w:val="00B83D7F"/>
    <w:rsid w:val="00B84666"/>
    <w:rsid w:val="00B85564"/>
    <w:rsid w:val="00B856C0"/>
    <w:rsid w:val="00B85815"/>
    <w:rsid w:val="00B85BED"/>
    <w:rsid w:val="00B85E94"/>
    <w:rsid w:val="00B85F4D"/>
    <w:rsid w:val="00B86369"/>
    <w:rsid w:val="00B86A9E"/>
    <w:rsid w:val="00B86AED"/>
    <w:rsid w:val="00B86B4D"/>
    <w:rsid w:val="00B879FF"/>
    <w:rsid w:val="00B87F59"/>
    <w:rsid w:val="00B904FA"/>
    <w:rsid w:val="00B90865"/>
    <w:rsid w:val="00B90982"/>
    <w:rsid w:val="00B90D3B"/>
    <w:rsid w:val="00B90D7E"/>
    <w:rsid w:val="00B90FD6"/>
    <w:rsid w:val="00B91045"/>
    <w:rsid w:val="00B913F5"/>
    <w:rsid w:val="00B91480"/>
    <w:rsid w:val="00B914F3"/>
    <w:rsid w:val="00B917A8"/>
    <w:rsid w:val="00B91803"/>
    <w:rsid w:val="00B918BD"/>
    <w:rsid w:val="00B919B1"/>
    <w:rsid w:val="00B91A04"/>
    <w:rsid w:val="00B91A9D"/>
    <w:rsid w:val="00B9252E"/>
    <w:rsid w:val="00B92FC3"/>
    <w:rsid w:val="00B930F4"/>
    <w:rsid w:val="00B94B60"/>
    <w:rsid w:val="00B94E6B"/>
    <w:rsid w:val="00B956D8"/>
    <w:rsid w:val="00B9674D"/>
    <w:rsid w:val="00B96CFC"/>
    <w:rsid w:val="00BA0110"/>
    <w:rsid w:val="00BA0397"/>
    <w:rsid w:val="00BA05F5"/>
    <w:rsid w:val="00BA0E32"/>
    <w:rsid w:val="00BA1224"/>
    <w:rsid w:val="00BA15CB"/>
    <w:rsid w:val="00BA18CD"/>
    <w:rsid w:val="00BA2232"/>
    <w:rsid w:val="00BA23F5"/>
    <w:rsid w:val="00BA2762"/>
    <w:rsid w:val="00BA28B9"/>
    <w:rsid w:val="00BA386E"/>
    <w:rsid w:val="00BA39A1"/>
    <w:rsid w:val="00BA42A8"/>
    <w:rsid w:val="00BA4514"/>
    <w:rsid w:val="00BA50FD"/>
    <w:rsid w:val="00BA5156"/>
    <w:rsid w:val="00BA5367"/>
    <w:rsid w:val="00BA59E7"/>
    <w:rsid w:val="00BA5F5F"/>
    <w:rsid w:val="00BA61BB"/>
    <w:rsid w:val="00BA6444"/>
    <w:rsid w:val="00BA6B20"/>
    <w:rsid w:val="00BA7142"/>
    <w:rsid w:val="00BA7165"/>
    <w:rsid w:val="00BA747C"/>
    <w:rsid w:val="00BA7579"/>
    <w:rsid w:val="00BB0577"/>
    <w:rsid w:val="00BB0D8C"/>
    <w:rsid w:val="00BB1531"/>
    <w:rsid w:val="00BB2828"/>
    <w:rsid w:val="00BB288B"/>
    <w:rsid w:val="00BB2C7A"/>
    <w:rsid w:val="00BB3EF0"/>
    <w:rsid w:val="00BB4045"/>
    <w:rsid w:val="00BB4332"/>
    <w:rsid w:val="00BB4A9C"/>
    <w:rsid w:val="00BB4D31"/>
    <w:rsid w:val="00BB53C8"/>
    <w:rsid w:val="00BB5484"/>
    <w:rsid w:val="00BB54C9"/>
    <w:rsid w:val="00BB5AA5"/>
    <w:rsid w:val="00BB6532"/>
    <w:rsid w:val="00BB6876"/>
    <w:rsid w:val="00BB6E2F"/>
    <w:rsid w:val="00BB720E"/>
    <w:rsid w:val="00BB77AD"/>
    <w:rsid w:val="00BC0436"/>
    <w:rsid w:val="00BC05D5"/>
    <w:rsid w:val="00BC0783"/>
    <w:rsid w:val="00BC0EA3"/>
    <w:rsid w:val="00BC111E"/>
    <w:rsid w:val="00BC1911"/>
    <w:rsid w:val="00BC1B36"/>
    <w:rsid w:val="00BC21F5"/>
    <w:rsid w:val="00BC2310"/>
    <w:rsid w:val="00BC25FA"/>
    <w:rsid w:val="00BC26E9"/>
    <w:rsid w:val="00BC28DE"/>
    <w:rsid w:val="00BC2D5B"/>
    <w:rsid w:val="00BC327B"/>
    <w:rsid w:val="00BC3BD0"/>
    <w:rsid w:val="00BC467E"/>
    <w:rsid w:val="00BC4C7C"/>
    <w:rsid w:val="00BC5853"/>
    <w:rsid w:val="00BC5A36"/>
    <w:rsid w:val="00BC6FBB"/>
    <w:rsid w:val="00BC72CA"/>
    <w:rsid w:val="00BD0128"/>
    <w:rsid w:val="00BD1A85"/>
    <w:rsid w:val="00BD1C3C"/>
    <w:rsid w:val="00BD2340"/>
    <w:rsid w:val="00BD2540"/>
    <w:rsid w:val="00BD2592"/>
    <w:rsid w:val="00BD2797"/>
    <w:rsid w:val="00BD29FF"/>
    <w:rsid w:val="00BD2A41"/>
    <w:rsid w:val="00BD2D82"/>
    <w:rsid w:val="00BD2E1F"/>
    <w:rsid w:val="00BD310F"/>
    <w:rsid w:val="00BD335B"/>
    <w:rsid w:val="00BD35AE"/>
    <w:rsid w:val="00BD3AE1"/>
    <w:rsid w:val="00BD3AE5"/>
    <w:rsid w:val="00BD3E9E"/>
    <w:rsid w:val="00BD429A"/>
    <w:rsid w:val="00BD4980"/>
    <w:rsid w:val="00BD4B68"/>
    <w:rsid w:val="00BD4C6E"/>
    <w:rsid w:val="00BD4D80"/>
    <w:rsid w:val="00BD56E1"/>
    <w:rsid w:val="00BD56EC"/>
    <w:rsid w:val="00BD6218"/>
    <w:rsid w:val="00BD663F"/>
    <w:rsid w:val="00BD6F34"/>
    <w:rsid w:val="00BD75CE"/>
    <w:rsid w:val="00BD7A69"/>
    <w:rsid w:val="00BE071A"/>
    <w:rsid w:val="00BE0D23"/>
    <w:rsid w:val="00BE156D"/>
    <w:rsid w:val="00BE167D"/>
    <w:rsid w:val="00BE171D"/>
    <w:rsid w:val="00BE1738"/>
    <w:rsid w:val="00BE1AA3"/>
    <w:rsid w:val="00BE1F0D"/>
    <w:rsid w:val="00BE2329"/>
    <w:rsid w:val="00BE2930"/>
    <w:rsid w:val="00BE3293"/>
    <w:rsid w:val="00BE3BC8"/>
    <w:rsid w:val="00BE3BE7"/>
    <w:rsid w:val="00BE3CBF"/>
    <w:rsid w:val="00BE3CE1"/>
    <w:rsid w:val="00BE3D1D"/>
    <w:rsid w:val="00BE40FA"/>
    <w:rsid w:val="00BE4DED"/>
    <w:rsid w:val="00BE53F9"/>
    <w:rsid w:val="00BE564F"/>
    <w:rsid w:val="00BE56F0"/>
    <w:rsid w:val="00BE58DB"/>
    <w:rsid w:val="00BE62F1"/>
    <w:rsid w:val="00BE71C3"/>
    <w:rsid w:val="00BE784B"/>
    <w:rsid w:val="00BE7CE6"/>
    <w:rsid w:val="00BE7EA9"/>
    <w:rsid w:val="00BF0246"/>
    <w:rsid w:val="00BF08A7"/>
    <w:rsid w:val="00BF0B9C"/>
    <w:rsid w:val="00BF0F08"/>
    <w:rsid w:val="00BF18B1"/>
    <w:rsid w:val="00BF20A3"/>
    <w:rsid w:val="00BF21AB"/>
    <w:rsid w:val="00BF2CAF"/>
    <w:rsid w:val="00BF2CFB"/>
    <w:rsid w:val="00BF2EDB"/>
    <w:rsid w:val="00BF3737"/>
    <w:rsid w:val="00BF38C5"/>
    <w:rsid w:val="00BF3EF5"/>
    <w:rsid w:val="00BF400C"/>
    <w:rsid w:val="00BF4256"/>
    <w:rsid w:val="00BF482C"/>
    <w:rsid w:val="00BF4D44"/>
    <w:rsid w:val="00BF502E"/>
    <w:rsid w:val="00BF51E6"/>
    <w:rsid w:val="00BF61A1"/>
    <w:rsid w:val="00C0007A"/>
    <w:rsid w:val="00C001BB"/>
    <w:rsid w:val="00C01165"/>
    <w:rsid w:val="00C015BD"/>
    <w:rsid w:val="00C020B7"/>
    <w:rsid w:val="00C02BA7"/>
    <w:rsid w:val="00C03C8F"/>
    <w:rsid w:val="00C04196"/>
    <w:rsid w:val="00C04A30"/>
    <w:rsid w:val="00C04ADF"/>
    <w:rsid w:val="00C054BF"/>
    <w:rsid w:val="00C0586C"/>
    <w:rsid w:val="00C05F23"/>
    <w:rsid w:val="00C064C0"/>
    <w:rsid w:val="00C06839"/>
    <w:rsid w:val="00C07059"/>
    <w:rsid w:val="00C077B5"/>
    <w:rsid w:val="00C101C4"/>
    <w:rsid w:val="00C1045F"/>
    <w:rsid w:val="00C10A16"/>
    <w:rsid w:val="00C10AAC"/>
    <w:rsid w:val="00C1109D"/>
    <w:rsid w:val="00C11FD5"/>
    <w:rsid w:val="00C12696"/>
    <w:rsid w:val="00C12DA7"/>
    <w:rsid w:val="00C138A5"/>
    <w:rsid w:val="00C138DA"/>
    <w:rsid w:val="00C14205"/>
    <w:rsid w:val="00C143FF"/>
    <w:rsid w:val="00C14CE6"/>
    <w:rsid w:val="00C15447"/>
    <w:rsid w:val="00C15A60"/>
    <w:rsid w:val="00C15E41"/>
    <w:rsid w:val="00C16150"/>
    <w:rsid w:val="00C16564"/>
    <w:rsid w:val="00C1667E"/>
    <w:rsid w:val="00C1684F"/>
    <w:rsid w:val="00C17EDE"/>
    <w:rsid w:val="00C2014F"/>
    <w:rsid w:val="00C20852"/>
    <w:rsid w:val="00C20E65"/>
    <w:rsid w:val="00C21072"/>
    <w:rsid w:val="00C21949"/>
    <w:rsid w:val="00C220E9"/>
    <w:rsid w:val="00C226AC"/>
    <w:rsid w:val="00C226D2"/>
    <w:rsid w:val="00C22FCE"/>
    <w:rsid w:val="00C2390A"/>
    <w:rsid w:val="00C23E71"/>
    <w:rsid w:val="00C2403E"/>
    <w:rsid w:val="00C24E7C"/>
    <w:rsid w:val="00C24FF0"/>
    <w:rsid w:val="00C25371"/>
    <w:rsid w:val="00C25579"/>
    <w:rsid w:val="00C26133"/>
    <w:rsid w:val="00C26169"/>
    <w:rsid w:val="00C27196"/>
    <w:rsid w:val="00C274B3"/>
    <w:rsid w:val="00C277FE"/>
    <w:rsid w:val="00C27D80"/>
    <w:rsid w:val="00C27E21"/>
    <w:rsid w:val="00C307E5"/>
    <w:rsid w:val="00C31D3D"/>
    <w:rsid w:val="00C32732"/>
    <w:rsid w:val="00C3301F"/>
    <w:rsid w:val="00C33773"/>
    <w:rsid w:val="00C33A69"/>
    <w:rsid w:val="00C33C8B"/>
    <w:rsid w:val="00C33F14"/>
    <w:rsid w:val="00C3442D"/>
    <w:rsid w:val="00C34D2C"/>
    <w:rsid w:val="00C34E7E"/>
    <w:rsid w:val="00C354E1"/>
    <w:rsid w:val="00C354E5"/>
    <w:rsid w:val="00C36100"/>
    <w:rsid w:val="00C3677A"/>
    <w:rsid w:val="00C36E42"/>
    <w:rsid w:val="00C36EDA"/>
    <w:rsid w:val="00C37930"/>
    <w:rsid w:val="00C37DA8"/>
    <w:rsid w:val="00C403B0"/>
    <w:rsid w:val="00C40732"/>
    <w:rsid w:val="00C41245"/>
    <w:rsid w:val="00C41EE5"/>
    <w:rsid w:val="00C420AA"/>
    <w:rsid w:val="00C42753"/>
    <w:rsid w:val="00C427DA"/>
    <w:rsid w:val="00C441C6"/>
    <w:rsid w:val="00C44407"/>
    <w:rsid w:val="00C44A2C"/>
    <w:rsid w:val="00C45A9A"/>
    <w:rsid w:val="00C45B43"/>
    <w:rsid w:val="00C45C0C"/>
    <w:rsid w:val="00C46942"/>
    <w:rsid w:val="00C46991"/>
    <w:rsid w:val="00C477D0"/>
    <w:rsid w:val="00C478C6"/>
    <w:rsid w:val="00C47C22"/>
    <w:rsid w:val="00C47FB8"/>
    <w:rsid w:val="00C5144D"/>
    <w:rsid w:val="00C52493"/>
    <w:rsid w:val="00C52689"/>
    <w:rsid w:val="00C52946"/>
    <w:rsid w:val="00C52A78"/>
    <w:rsid w:val="00C52CA2"/>
    <w:rsid w:val="00C52E1C"/>
    <w:rsid w:val="00C52F11"/>
    <w:rsid w:val="00C53432"/>
    <w:rsid w:val="00C535DF"/>
    <w:rsid w:val="00C53DAC"/>
    <w:rsid w:val="00C53DBC"/>
    <w:rsid w:val="00C53F4B"/>
    <w:rsid w:val="00C54142"/>
    <w:rsid w:val="00C5453E"/>
    <w:rsid w:val="00C54D12"/>
    <w:rsid w:val="00C54EE5"/>
    <w:rsid w:val="00C55576"/>
    <w:rsid w:val="00C5591C"/>
    <w:rsid w:val="00C559E5"/>
    <w:rsid w:val="00C55A38"/>
    <w:rsid w:val="00C55A7B"/>
    <w:rsid w:val="00C55D37"/>
    <w:rsid w:val="00C561ED"/>
    <w:rsid w:val="00C56BAA"/>
    <w:rsid w:val="00C56E5E"/>
    <w:rsid w:val="00C56FB0"/>
    <w:rsid w:val="00C578A7"/>
    <w:rsid w:val="00C578F7"/>
    <w:rsid w:val="00C57C85"/>
    <w:rsid w:val="00C60282"/>
    <w:rsid w:val="00C60B71"/>
    <w:rsid w:val="00C60DA5"/>
    <w:rsid w:val="00C60EA3"/>
    <w:rsid w:val="00C61086"/>
    <w:rsid w:val="00C618D7"/>
    <w:rsid w:val="00C61996"/>
    <w:rsid w:val="00C61A37"/>
    <w:rsid w:val="00C61E8C"/>
    <w:rsid w:val="00C623A8"/>
    <w:rsid w:val="00C625EB"/>
    <w:rsid w:val="00C62ADF"/>
    <w:rsid w:val="00C634FD"/>
    <w:rsid w:val="00C636CE"/>
    <w:rsid w:val="00C6402D"/>
    <w:rsid w:val="00C647C4"/>
    <w:rsid w:val="00C64F6E"/>
    <w:rsid w:val="00C65035"/>
    <w:rsid w:val="00C65A20"/>
    <w:rsid w:val="00C65C94"/>
    <w:rsid w:val="00C65F1B"/>
    <w:rsid w:val="00C66A52"/>
    <w:rsid w:val="00C66AA8"/>
    <w:rsid w:val="00C66BD5"/>
    <w:rsid w:val="00C66E63"/>
    <w:rsid w:val="00C67383"/>
    <w:rsid w:val="00C67648"/>
    <w:rsid w:val="00C67E66"/>
    <w:rsid w:val="00C67ECD"/>
    <w:rsid w:val="00C703F9"/>
    <w:rsid w:val="00C70496"/>
    <w:rsid w:val="00C709B5"/>
    <w:rsid w:val="00C714D4"/>
    <w:rsid w:val="00C7181D"/>
    <w:rsid w:val="00C71B28"/>
    <w:rsid w:val="00C71DBC"/>
    <w:rsid w:val="00C72DB5"/>
    <w:rsid w:val="00C73570"/>
    <w:rsid w:val="00C73787"/>
    <w:rsid w:val="00C74649"/>
    <w:rsid w:val="00C74918"/>
    <w:rsid w:val="00C74C10"/>
    <w:rsid w:val="00C74FAF"/>
    <w:rsid w:val="00C758C7"/>
    <w:rsid w:val="00C75F84"/>
    <w:rsid w:val="00C7627D"/>
    <w:rsid w:val="00C76CF1"/>
    <w:rsid w:val="00C777AE"/>
    <w:rsid w:val="00C77D86"/>
    <w:rsid w:val="00C806BA"/>
    <w:rsid w:val="00C809DD"/>
    <w:rsid w:val="00C80C3E"/>
    <w:rsid w:val="00C81876"/>
    <w:rsid w:val="00C82285"/>
    <w:rsid w:val="00C82B44"/>
    <w:rsid w:val="00C82D5B"/>
    <w:rsid w:val="00C83601"/>
    <w:rsid w:val="00C83826"/>
    <w:rsid w:val="00C83A69"/>
    <w:rsid w:val="00C841CA"/>
    <w:rsid w:val="00C844A3"/>
    <w:rsid w:val="00C84FDA"/>
    <w:rsid w:val="00C85D54"/>
    <w:rsid w:val="00C867BE"/>
    <w:rsid w:val="00C868A9"/>
    <w:rsid w:val="00C86DBA"/>
    <w:rsid w:val="00C87505"/>
    <w:rsid w:val="00C87926"/>
    <w:rsid w:val="00C8795D"/>
    <w:rsid w:val="00C879F8"/>
    <w:rsid w:val="00C87CAA"/>
    <w:rsid w:val="00C90255"/>
    <w:rsid w:val="00C908C6"/>
    <w:rsid w:val="00C91FBB"/>
    <w:rsid w:val="00C9228B"/>
    <w:rsid w:val="00C9287D"/>
    <w:rsid w:val="00C92964"/>
    <w:rsid w:val="00C9337C"/>
    <w:rsid w:val="00C93600"/>
    <w:rsid w:val="00C9368D"/>
    <w:rsid w:val="00C938AE"/>
    <w:rsid w:val="00C938FA"/>
    <w:rsid w:val="00C93A4F"/>
    <w:rsid w:val="00C93B79"/>
    <w:rsid w:val="00C93C27"/>
    <w:rsid w:val="00C93F72"/>
    <w:rsid w:val="00C94323"/>
    <w:rsid w:val="00C9451E"/>
    <w:rsid w:val="00C95933"/>
    <w:rsid w:val="00C96A80"/>
    <w:rsid w:val="00C96AAF"/>
    <w:rsid w:val="00C970F9"/>
    <w:rsid w:val="00C97EC6"/>
    <w:rsid w:val="00C97F37"/>
    <w:rsid w:val="00CA056E"/>
    <w:rsid w:val="00CA0738"/>
    <w:rsid w:val="00CA0A7F"/>
    <w:rsid w:val="00CA107B"/>
    <w:rsid w:val="00CA1C17"/>
    <w:rsid w:val="00CA23AE"/>
    <w:rsid w:val="00CA27E1"/>
    <w:rsid w:val="00CA2F01"/>
    <w:rsid w:val="00CA3064"/>
    <w:rsid w:val="00CA3164"/>
    <w:rsid w:val="00CA3252"/>
    <w:rsid w:val="00CA32A0"/>
    <w:rsid w:val="00CA36D1"/>
    <w:rsid w:val="00CA5121"/>
    <w:rsid w:val="00CA5146"/>
    <w:rsid w:val="00CA5771"/>
    <w:rsid w:val="00CA5D86"/>
    <w:rsid w:val="00CA62C0"/>
    <w:rsid w:val="00CA63FD"/>
    <w:rsid w:val="00CA6DC6"/>
    <w:rsid w:val="00CA6F70"/>
    <w:rsid w:val="00CA768B"/>
    <w:rsid w:val="00CA7A83"/>
    <w:rsid w:val="00CB01AD"/>
    <w:rsid w:val="00CB17E5"/>
    <w:rsid w:val="00CB1877"/>
    <w:rsid w:val="00CB19CA"/>
    <w:rsid w:val="00CB215E"/>
    <w:rsid w:val="00CB2442"/>
    <w:rsid w:val="00CB2470"/>
    <w:rsid w:val="00CB25F6"/>
    <w:rsid w:val="00CB2746"/>
    <w:rsid w:val="00CB2AC7"/>
    <w:rsid w:val="00CB327A"/>
    <w:rsid w:val="00CB34E6"/>
    <w:rsid w:val="00CB3830"/>
    <w:rsid w:val="00CB3879"/>
    <w:rsid w:val="00CB49FA"/>
    <w:rsid w:val="00CB5882"/>
    <w:rsid w:val="00CB67CE"/>
    <w:rsid w:val="00CB7352"/>
    <w:rsid w:val="00CC073D"/>
    <w:rsid w:val="00CC096F"/>
    <w:rsid w:val="00CC139D"/>
    <w:rsid w:val="00CC14C2"/>
    <w:rsid w:val="00CC15CB"/>
    <w:rsid w:val="00CC19EB"/>
    <w:rsid w:val="00CC1F14"/>
    <w:rsid w:val="00CC2265"/>
    <w:rsid w:val="00CC26B9"/>
    <w:rsid w:val="00CC2825"/>
    <w:rsid w:val="00CC2F46"/>
    <w:rsid w:val="00CC35C6"/>
    <w:rsid w:val="00CC360C"/>
    <w:rsid w:val="00CC377F"/>
    <w:rsid w:val="00CC3B6B"/>
    <w:rsid w:val="00CC3C79"/>
    <w:rsid w:val="00CC3EF8"/>
    <w:rsid w:val="00CC3F07"/>
    <w:rsid w:val="00CC52CE"/>
    <w:rsid w:val="00CC52F5"/>
    <w:rsid w:val="00CC5739"/>
    <w:rsid w:val="00CC5BA5"/>
    <w:rsid w:val="00CC607D"/>
    <w:rsid w:val="00CC6B6E"/>
    <w:rsid w:val="00CC6DF8"/>
    <w:rsid w:val="00CC6F0A"/>
    <w:rsid w:val="00CC7086"/>
    <w:rsid w:val="00CC7285"/>
    <w:rsid w:val="00CC72A0"/>
    <w:rsid w:val="00CC7453"/>
    <w:rsid w:val="00CC76E0"/>
    <w:rsid w:val="00CC77B3"/>
    <w:rsid w:val="00CC785A"/>
    <w:rsid w:val="00CC790E"/>
    <w:rsid w:val="00CC7B69"/>
    <w:rsid w:val="00CC7BC6"/>
    <w:rsid w:val="00CC7DE5"/>
    <w:rsid w:val="00CC7FAE"/>
    <w:rsid w:val="00CD0183"/>
    <w:rsid w:val="00CD0569"/>
    <w:rsid w:val="00CD0A98"/>
    <w:rsid w:val="00CD0D95"/>
    <w:rsid w:val="00CD1E7E"/>
    <w:rsid w:val="00CD2508"/>
    <w:rsid w:val="00CD27AD"/>
    <w:rsid w:val="00CD27B0"/>
    <w:rsid w:val="00CD2939"/>
    <w:rsid w:val="00CD2D95"/>
    <w:rsid w:val="00CD3754"/>
    <w:rsid w:val="00CD3CC4"/>
    <w:rsid w:val="00CD3FD2"/>
    <w:rsid w:val="00CD523F"/>
    <w:rsid w:val="00CD5895"/>
    <w:rsid w:val="00CD5911"/>
    <w:rsid w:val="00CD5A2A"/>
    <w:rsid w:val="00CD5B23"/>
    <w:rsid w:val="00CD5DE9"/>
    <w:rsid w:val="00CD60F0"/>
    <w:rsid w:val="00CD6294"/>
    <w:rsid w:val="00CD63A4"/>
    <w:rsid w:val="00CD6C5A"/>
    <w:rsid w:val="00CD70A8"/>
    <w:rsid w:val="00CD77B7"/>
    <w:rsid w:val="00CD79A4"/>
    <w:rsid w:val="00CD7F8B"/>
    <w:rsid w:val="00CE0534"/>
    <w:rsid w:val="00CE05B2"/>
    <w:rsid w:val="00CE08C3"/>
    <w:rsid w:val="00CE192B"/>
    <w:rsid w:val="00CE1C53"/>
    <w:rsid w:val="00CE1F40"/>
    <w:rsid w:val="00CE22BD"/>
    <w:rsid w:val="00CE2FE9"/>
    <w:rsid w:val="00CE3706"/>
    <w:rsid w:val="00CE3837"/>
    <w:rsid w:val="00CE45D3"/>
    <w:rsid w:val="00CE4653"/>
    <w:rsid w:val="00CE4D6C"/>
    <w:rsid w:val="00CE50C5"/>
    <w:rsid w:val="00CE552A"/>
    <w:rsid w:val="00CE5616"/>
    <w:rsid w:val="00CE5A0E"/>
    <w:rsid w:val="00CE5C8A"/>
    <w:rsid w:val="00CE5D75"/>
    <w:rsid w:val="00CE63C3"/>
    <w:rsid w:val="00CE6AB4"/>
    <w:rsid w:val="00CE6C86"/>
    <w:rsid w:val="00CE6D6B"/>
    <w:rsid w:val="00CE6E75"/>
    <w:rsid w:val="00CE753F"/>
    <w:rsid w:val="00CE795A"/>
    <w:rsid w:val="00CE7C95"/>
    <w:rsid w:val="00CF113C"/>
    <w:rsid w:val="00CF1CC5"/>
    <w:rsid w:val="00CF22B8"/>
    <w:rsid w:val="00CF23A5"/>
    <w:rsid w:val="00CF23E1"/>
    <w:rsid w:val="00CF2584"/>
    <w:rsid w:val="00CF2956"/>
    <w:rsid w:val="00CF2EAD"/>
    <w:rsid w:val="00CF3295"/>
    <w:rsid w:val="00CF3DB4"/>
    <w:rsid w:val="00CF4017"/>
    <w:rsid w:val="00CF44BB"/>
    <w:rsid w:val="00CF45A8"/>
    <w:rsid w:val="00CF4C56"/>
    <w:rsid w:val="00CF5001"/>
    <w:rsid w:val="00CF5081"/>
    <w:rsid w:val="00CF50B2"/>
    <w:rsid w:val="00CF5322"/>
    <w:rsid w:val="00CF5475"/>
    <w:rsid w:val="00CF5681"/>
    <w:rsid w:val="00CF56B2"/>
    <w:rsid w:val="00CF62E8"/>
    <w:rsid w:val="00CF64C5"/>
    <w:rsid w:val="00CF695E"/>
    <w:rsid w:val="00CF6E5D"/>
    <w:rsid w:val="00D002A8"/>
    <w:rsid w:val="00D00346"/>
    <w:rsid w:val="00D00604"/>
    <w:rsid w:val="00D00C44"/>
    <w:rsid w:val="00D00EB7"/>
    <w:rsid w:val="00D01022"/>
    <w:rsid w:val="00D011BB"/>
    <w:rsid w:val="00D012D1"/>
    <w:rsid w:val="00D014DE"/>
    <w:rsid w:val="00D0157E"/>
    <w:rsid w:val="00D01C9D"/>
    <w:rsid w:val="00D02403"/>
    <w:rsid w:val="00D02871"/>
    <w:rsid w:val="00D0330A"/>
    <w:rsid w:val="00D03323"/>
    <w:rsid w:val="00D039E1"/>
    <w:rsid w:val="00D03D60"/>
    <w:rsid w:val="00D04133"/>
    <w:rsid w:val="00D04A75"/>
    <w:rsid w:val="00D04F54"/>
    <w:rsid w:val="00D04FA6"/>
    <w:rsid w:val="00D052D3"/>
    <w:rsid w:val="00D05581"/>
    <w:rsid w:val="00D05D95"/>
    <w:rsid w:val="00D06543"/>
    <w:rsid w:val="00D06A17"/>
    <w:rsid w:val="00D06B46"/>
    <w:rsid w:val="00D06D1C"/>
    <w:rsid w:val="00D0724D"/>
    <w:rsid w:val="00D073A1"/>
    <w:rsid w:val="00D07531"/>
    <w:rsid w:val="00D07D2C"/>
    <w:rsid w:val="00D102DA"/>
    <w:rsid w:val="00D106AF"/>
    <w:rsid w:val="00D10AED"/>
    <w:rsid w:val="00D10EA6"/>
    <w:rsid w:val="00D11B1A"/>
    <w:rsid w:val="00D11C89"/>
    <w:rsid w:val="00D12289"/>
    <w:rsid w:val="00D1229D"/>
    <w:rsid w:val="00D122C4"/>
    <w:rsid w:val="00D1275E"/>
    <w:rsid w:val="00D12CBE"/>
    <w:rsid w:val="00D131C8"/>
    <w:rsid w:val="00D13236"/>
    <w:rsid w:val="00D13326"/>
    <w:rsid w:val="00D1394C"/>
    <w:rsid w:val="00D1454E"/>
    <w:rsid w:val="00D14654"/>
    <w:rsid w:val="00D1489F"/>
    <w:rsid w:val="00D1499A"/>
    <w:rsid w:val="00D16533"/>
    <w:rsid w:val="00D16C4F"/>
    <w:rsid w:val="00D17173"/>
    <w:rsid w:val="00D17649"/>
    <w:rsid w:val="00D17709"/>
    <w:rsid w:val="00D1782D"/>
    <w:rsid w:val="00D17971"/>
    <w:rsid w:val="00D1798A"/>
    <w:rsid w:val="00D179B1"/>
    <w:rsid w:val="00D17ADE"/>
    <w:rsid w:val="00D17F4A"/>
    <w:rsid w:val="00D2029C"/>
    <w:rsid w:val="00D206B3"/>
    <w:rsid w:val="00D20849"/>
    <w:rsid w:val="00D2088A"/>
    <w:rsid w:val="00D20940"/>
    <w:rsid w:val="00D20C3F"/>
    <w:rsid w:val="00D21397"/>
    <w:rsid w:val="00D216EB"/>
    <w:rsid w:val="00D21BC4"/>
    <w:rsid w:val="00D21BCE"/>
    <w:rsid w:val="00D22F6A"/>
    <w:rsid w:val="00D23AF4"/>
    <w:rsid w:val="00D23CB7"/>
    <w:rsid w:val="00D23CD9"/>
    <w:rsid w:val="00D249DA"/>
    <w:rsid w:val="00D24B80"/>
    <w:rsid w:val="00D2547B"/>
    <w:rsid w:val="00D25716"/>
    <w:rsid w:val="00D25884"/>
    <w:rsid w:val="00D2604B"/>
    <w:rsid w:val="00D260D1"/>
    <w:rsid w:val="00D262B7"/>
    <w:rsid w:val="00D263B8"/>
    <w:rsid w:val="00D270E7"/>
    <w:rsid w:val="00D2732A"/>
    <w:rsid w:val="00D27FD4"/>
    <w:rsid w:val="00D300D2"/>
    <w:rsid w:val="00D30E63"/>
    <w:rsid w:val="00D31583"/>
    <w:rsid w:val="00D3166F"/>
    <w:rsid w:val="00D31890"/>
    <w:rsid w:val="00D31B2F"/>
    <w:rsid w:val="00D31C80"/>
    <w:rsid w:val="00D31D42"/>
    <w:rsid w:val="00D31E96"/>
    <w:rsid w:val="00D33242"/>
    <w:rsid w:val="00D332AD"/>
    <w:rsid w:val="00D33469"/>
    <w:rsid w:val="00D3391C"/>
    <w:rsid w:val="00D34147"/>
    <w:rsid w:val="00D3544C"/>
    <w:rsid w:val="00D35B7B"/>
    <w:rsid w:val="00D35E26"/>
    <w:rsid w:val="00D3627D"/>
    <w:rsid w:val="00D3657E"/>
    <w:rsid w:val="00D3687A"/>
    <w:rsid w:val="00D371BC"/>
    <w:rsid w:val="00D37B71"/>
    <w:rsid w:val="00D37DA2"/>
    <w:rsid w:val="00D37E55"/>
    <w:rsid w:val="00D401C3"/>
    <w:rsid w:val="00D413B0"/>
    <w:rsid w:val="00D413FB"/>
    <w:rsid w:val="00D41A4B"/>
    <w:rsid w:val="00D422D5"/>
    <w:rsid w:val="00D42A04"/>
    <w:rsid w:val="00D42F04"/>
    <w:rsid w:val="00D437A5"/>
    <w:rsid w:val="00D43A33"/>
    <w:rsid w:val="00D43C11"/>
    <w:rsid w:val="00D44492"/>
    <w:rsid w:val="00D4454E"/>
    <w:rsid w:val="00D44B66"/>
    <w:rsid w:val="00D44F96"/>
    <w:rsid w:val="00D45C5E"/>
    <w:rsid w:val="00D460E3"/>
    <w:rsid w:val="00D46985"/>
    <w:rsid w:val="00D46D9E"/>
    <w:rsid w:val="00D472CB"/>
    <w:rsid w:val="00D4759C"/>
    <w:rsid w:val="00D47AB6"/>
    <w:rsid w:val="00D47CA6"/>
    <w:rsid w:val="00D47CF5"/>
    <w:rsid w:val="00D47D8D"/>
    <w:rsid w:val="00D47EBF"/>
    <w:rsid w:val="00D47ED4"/>
    <w:rsid w:val="00D50A60"/>
    <w:rsid w:val="00D51182"/>
    <w:rsid w:val="00D514FC"/>
    <w:rsid w:val="00D51E15"/>
    <w:rsid w:val="00D51E8D"/>
    <w:rsid w:val="00D52D9F"/>
    <w:rsid w:val="00D52EF9"/>
    <w:rsid w:val="00D53287"/>
    <w:rsid w:val="00D53609"/>
    <w:rsid w:val="00D53637"/>
    <w:rsid w:val="00D546DF"/>
    <w:rsid w:val="00D5473B"/>
    <w:rsid w:val="00D5501D"/>
    <w:rsid w:val="00D5505C"/>
    <w:rsid w:val="00D5559F"/>
    <w:rsid w:val="00D5591A"/>
    <w:rsid w:val="00D5630E"/>
    <w:rsid w:val="00D56F19"/>
    <w:rsid w:val="00D57771"/>
    <w:rsid w:val="00D579B9"/>
    <w:rsid w:val="00D57BED"/>
    <w:rsid w:val="00D57CC5"/>
    <w:rsid w:val="00D6026C"/>
    <w:rsid w:val="00D606D5"/>
    <w:rsid w:val="00D60A86"/>
    <w:rsid w:val="00D61030"/>
    <w:rsid w:val="00D61243"/>
    <w:rsid w:val="00D6179E"/>
    <w:rsid w:val="00D617BA"/>
    <w:rsid w:val="00D619ED"/>
    <w:rsid w:val="00D61A7F"/>
    <w:rsid w:val="00D62490"/>
    <w:rsid w:val="00D62ADF"/>
    <w:rsid w:val="00D62EF3"/>
    <w:rsid w:val="00D6314A"/>
    <w:rsid w:val="00D632FF"/>
    <w:rsid w:val="00D6334C"/>
    <w:rsid w:val="00D64F0E"/>
    <w:rsid w:val="00D64F56"/>
    <w:rsid w:val="00D6595F"/>
    <w:rsid w:val="00D66428"/>
    <w:rsid w:val="00D66F1D"/>
    <w:rsid w:val="00D675CC"/>
    <w:rsid w:val="00D67C04"/>
    <w:rsid w:val="00D70437"/>
    <w:rsid w:val="00D70735"/>
    <w:rsid w:val="00D714DB"/>
    <w:rsid w:val="00D721F3"/>
    <w:rsid w:val="00D722EF"/>
    <w:rsid w:val="00D724CC"/>
    <w:rsid w:val="00D726E8"/>
    <w:rsid w:val="00D7271F"/>
    <w:rsid w:val="00D7300A"/>
    <w:rsid w:val="00D7313E"/>
    <w:rsid w:val="00D731E5"/>
    <w:rsid w:val="00D7324F"/>
    <w:rsid w:val="00D73813"/>
    <w:rsid w:val="00D74192"/>
    <w:rsid w:val="00D74459"/>
    <w:rsid w:val="00D7530C"/>
    <w:rsid w:val="00D755D0"/>
    <w:rsid w:val="00D7596F"/>
    <w:rsid w:val="00D75F36"/>
    <w:rsid w:val="00D76022"/>
    <w:rsid w:val="00D7604F"/>
    <w:rsid w:val="00D764AF"/>
    <w:rsid w:val="00D76798"/>
    <w:rsid w:val="00D774F3"/>
    <w:rsid w:val="00D77618"/>
    <w:rsid w:val="00D7770F"/>
    <w:rsid w:val="00D77858"/>
    <w:rsid w:val="00D7797C"/>
    <w:rsid w:val="00D77AC8"/>
    <w:rsid w:val="00D77CA5"/>
    <w:rsid w:val="00D8012A"/>
    <w:rsid w:val="00D801A2"/>
    <w:rsid w:val="00D8070F"/>
    <w:rsid w:val="00D80903"/>
    <w:rsid w:val="00D80A5A"/>
    <w:rsid w:val="00D80FA2"/>
    <w:rsid w:val="00D8135D"/>
    <w:rsid w:val="00D81673"/>
    <w:rsid w:val="00D816CF"/>
    <w:rsid w:val="00D81922"/>
    <w:rsid w:val="00D819D3"/>
    <w:rsid w:val="00D81BBB"/>
    <w:rsid w:val="00D81EAD"/>
    <w:rsid w:val="00D81EE4"/>
    <w:rsid w:val="00D81EF3"/>
    <w:rsid w:val="00D821B1"/>
    <w:rsid w:val="00D82451"/>
    <w:rsid w:val="00D82765"/>
    <w:rsid w:val="00D827CC"/>
    <w:rsid w:val="00D8370A"/>
    <w:rsid w:val="00D84138"/>
    <w:rsid w:val="00D841A0"/>
    <w:rsid w:val="00D84257"/>
    <w:rsid w:val="00D84320"/>
    <w:rsid w:val="00D849DA"/>
    <w:rsid w:val="00D84B5C"/>
    <w:rsid w:val="00D853AD"/>
    <w:rsid w:val="00D853B4"/>
    <w:rsid w:val="00D859CC"/>
    <w:rsid w:val="00D85D32"/>
    <w:rsid w:val="00D85D6E"/>
    <w:rsid w:val="00D85F52"/>
    <w:rsid w:val="00D86382"/>
    <w:rsid w:val="00D8681A"/>
    <w:rsid w:val="00D86A57"/>
    <w:rsid w:val="00D8716D"/>
    <w:rsid w:val="00D8716F"/>
    <w:rsid w:val="00D876F3"/>
    <w:rsid w:val="00D876FF"/>
    <w:rsid w:val="00D87E7B"/>
    <w:rsid w:val="00D9006B"/>
    <w:rsid w:val="00D9029B"/>
    <w:rsid w:val="00D905AE"/>
    <w:rsid w:val="00D9065F"/>
    <w:rsid w:val="00D90BCF"/>
    <w:rsid w:val="00D9101F"/>
    <w:rsid w:val="00D91042"/>
    <w:rsid w:val="00D91B56"/>
    <w:rsid w:val="00D91BA5"/>
    <w:rsid w:val="00D9200F"/>
    <w:rsid w:val="00D92181"/>
    <w:rsid w:val="00D92189"/>
    <w:rsid w:val="00D922B0"/>
    <w:rsid w:val="00D92CAB"/>
    <w:rsid w:val="00D92F06"/>
    <w:rsid w:val="00D92FB5"/>
    <w:rsid w:val="00D93946"/>
    <w:rsid w:val="00D94C2F"/>
    <w:rsid w:val="00D94C40"/>
    <w:rsid w:val="00D94D55"/>
    <w:rsid w:val="00D94E79"/>
    <w:rsid w:val="00D94E7F"/>
    <w:rsid w:val="00D95810"/>
    <w:rsid w:val="00D95F23"/>
    <w:rsid w:val="00D9642D"/>
    <w:rsid w:val="00D96A4F"/>
    <w:rsid w:val="00D97369"/>
    <w:rsid w:val="00D9741E"/>
    <w:rsid w:val="00DA0A59"/>
    <w:rsid w:val="00DA18E0"/>
    <w:rsid w:val="00DA1E2D"/>
    <w:rsid w:val="00DA22AD"/>
    <w:rsid w:val="00DA2E30"/>
    <w:rsid w:val="00DA2F69"/>
    <w:rsid w:val="00DA372A"/>
    <w:rsid w:val="00DA37BF"/>
    <w:rsid w:val="00DA38E0"/>
    <w:rsid w:val="00DA39B2"/>
    <w:rsid w:val="00DA3A38"/>
    <w:rsid w:val="00DA3C30"/>
    <w:rsid w:val="00DA475A"/>
    <w:rsid w:val="00DA494B"/>
    <w:rsid w:val="00DA4954"/>
    <w:rsid w:val="00DA49C4"/>
    <w:rsid w:val="00DA4AFE"/>
    <w:rsid w:val="00DA4EF7"/>
    <w:rsid w:val="00DA545D"/>
    <w:rsid w:val="00DA5E2D"/>
    <w:rsid w:val="00DA6100"/>
    <w:rsid w:val="00DA6790"/>
    <w:rsid w:val="00DA6850"/>
    <w:rsid w:val="00DA6FBD"/>
    <w:rsid w:val="00DA76BD"/>
    <w:rsid w:val="00DB02D4"/>
    <w:rsid w:val="00DB0394"/>
    <w:rsid w:val="00DB05F8"/>
    <w:rsid w:val="00DB0AD8"/>
    <w:rsid w:val="00DB0BEB"/>
    <w:rsid w:val="00DB11D6"/>
    <w:rsid w:val="00DB15F3"/>
    <w:rsid w:val="00DB17DE"/>
    <w:rsid w:val="00DB1862"/>
    <w:rsid w:val="00DB2015"/>
    <w:rsid w:val="00DB25B9"/>
    <w:rsid w:val="00DB2AF3"/>
    <w:rsid w:val="00DB2EBE"/>
    <w:rsid w:val="00DB2FB3"/>
    <w:rsid w:val="00DB30B7"/>
    <w:rsid w:val="00DB3404"/>
    <w:rsid w:val="00DB3569"/>
    <w:rsid w:val="00DB3D8A"/>
    <w:rsid w:val="00DB470B"/>
    <w:rsid w:val="00DB4B40"/>
    <w:rsid w:val="00DB4EF9"/>
    <w:rsid w:val="00DB5058"/>
    <w:rsid w:val="00DB53F0"/>
    <w:rsid w:val="00DB5592"/>
    <w:rsid w:val="00DB5D96"/>
    <w:rsid w:val="00DB6501"/>
    <w:rsid w:val="00DB6CCB"/>
    <w:rsid w:val="00DB6F06"/>
    <w:rsid w:val="00DB6F28"/>
    <w:rsid w:val="00DB7888"/>
    <w:rsid w:val="00DB78C8"/>
    <w:rsid w:val="00DB7905"/>
    <w:rsid w:val="00DB7D6D"/>
    <w:rsid w:val="00DB7DE4"/>
    <w:rsid w:val="00DC068B"/>
    <w:rsid w:val="00DC16E6"/>
    <w:rsid w:val="00DC1FE7"/>
    <w:rsid w:val="00DC220E"/>
    <w:rsid w:val="00DC22E4"/>
    <w:rsid w:val="00DC2459"/>
    <w:rsid w:val="00DC2E93"/>
    <w:rsid w:val="00DC30E5"/>
    <w:rsid w:val="00DC3E10"/>
    <w:rsid w:val="00DC450D"/>
    <w:rsid w:val="00DC4723"/>
    <w:rsid w:val="00DC4A63"/>
    <w:rsid w:val="00DC4B8D"/>
    <w:rsid w:val="00DC4D1B"/>
    <w:rsid w:val="00DC5049"/>
    <w:rsid w:val="00DC5284"/>
    <w:rsid w:val="00DC5752"/>
    <w:rsid w:val="00DC5826"/>
    <w:rsid w:val="00DC5C62"/>
    <w:rsid w:val="00DC5E3D"/>
    <w:rsid w:val="00DC5F51"/>
    <w:rsid w:val="00DC6506"/>
    <w:rsid w:val="00DC6A5E"/>
    <w:rsid w:val="00DC7EDB"/>
    <w:rsid w:val="00DC7F33"/>
    <w:rsid w:val="00DD0572"/>
    <w:rsid w:val="00DD0596"/>
    <w:rsid w:val="00DD0A55"/>
    <w:rsid w:val="00DD0BF7"/>
    <w:rsid w:val="00DD1A12"/>
    <w:rsid w:val="00DD1DA0"/>
    <w:rsid w:val="00DD25FA"/>
    <w:rsid w:val="00DD2615"/>
    <w:rsid w:val="00DD2950"/>
    <w:rsid w:val="00DD3A14"/>
    <w:rsid w:val="00DD3E54"/>
    <w:rsid w:val="00DD408F"/>
    <w:rsid w:val="00DD4999"/>
    <w:rsid w:val="00DD49B9"/>
    <w:rsid w:val="00DD5256"/>
    <w:rsid w:val="00DD54E3"/>
    <w:rsid w:val="00DD57A9"/>
    <w:rsid w:val="00DD57D4"/>
    <w:rsid w:val="00DD5805"/>
    <w:rsid w:val="00DD58B4"/>
    <w:rsid w:val="00DD591D"/>
    <w:rsid w:val="00DD5E64"/>
    <w:rsid w:val="00DD613B"/>
    <w:rsid w:val="00DD6384"/>
    <w:rsid w:val="00DD64F8"/>
    <w:rsid w:val="00DD6B98"/>
    <w:rsid w:val="00DD6EE1"/>
    <w:rsid w:val="00DD6F2F"/>
    <w:rsid w:val="00DD7270"/>
    <w:rsid w:val="00DD73EB"/>
    <w:rsid w:val="00DD75BB"/>
    <w:rsid w:val="00DD7ECE"/>
    <w:rsid w:val="00DD7F87"/>
    <w:rsid w:val="00DE026A"/>
    <w:rsid w:val="00DE07E5"/>
    <w:rsid w:val="00DE0A08"/>
    <w:rsid w:val="00DE0A9F"/>
    <w:rsid w:val="00DE15E3"/>
    <w:rsid w:val="00DE1616"/>
    <w:rsid w:val="00DE1C60"/>
    <w:rsid w:val="00DE1E06"/>
    <w:rsid w:val="00DE28C8"/>
    <w:rsid w:val="00DE2BDA"/>
    <w:rsid w:val="00DE3040"/>
    <w:rsid w:val="00DE33AB"/>
    <w:rsid w:val="00DE38EB"/>
    <w:rsid w:val="00DE3A2C"/>
    <w:rsid w:val="00DE3C8B"/>
    <w:rsid w:val="00DE410E"/>
    <w:rsid w:val="00DE4191"/>
    <w:rsid w:val="00DE43E7"/>
    <w:rsid w:val="00DE48B7"/>
    <w:rsid w:val="00DE4F36"/>
    <w:rsid w:val="00DE59CB"/>
    <w:rsid w:val="00DE6445"/>
    <w:rsid w:val="00DE6634"/>
    <w:rsid w:val="00DE6724"/>
    <w:rsid w:val="00DE75DA"/>
    <w:rsid w:val="00DE7D67"/>
    <w:rsid w:val="00DE7D96"/>
    <w:rsid w:val="00DF02F5"/>
    <w:rsid w:val="00DF04DE"/>
    <w:rsid w:val="00DF05BD"/>
    <w:rsid w:val="00DF122F"/>
    <w:rsid w:val="00DF18C8"/>
    <w:rsid w:val="00DF1EEB"/>
    <w:rsid w:val="00DF2357"/>
    <w:rsid w:val="00DF26D6"/>
    <w:rsid w:val="00DF2EDA"/>
    <w:rsid w:val="00DF3514"/>
    <w:rsid w:val="00DF35D0"/>
    <w:rsid w:val="00DF3BC9"/>
    <w:rsid w:val="00DF450D"/>
    <w:rsid w:val="00DF4999"/>
    <w:rsid w:val="00DF4B5F"/>
    <w:rsid w:val="00DF54C6"/>
    <w:rsid w:val="00DF599C"/>
    <w:rsid w:val="00DF5A47"/>
    <w:rsid w:val="00DF5E18"/>
    <w:rsid w:val="00DF622F"/>
    <w:rsid w:val="00DF664D"/>
    <w:rsid w:val="00DF7152"/>
    <w:rsid w:val="00DF723D"/>
    <w:rsid w:val="00DF7866"/>
    <w:rsid w:val="00E00506"/>
    <w:rsid w:val="00E006B0"/>
    <w:rsid w:val="00E006E6"/>
    <w:rsid w:val="00E0097C"/>
    <w:rsid w:val="00E00B96"/>
    <w:rsid w:val="00E01231"/>
    <w:rsid w:val="00E02511"/>
    <w:rsid w:val="00E0337B"/>
    <w:rsid w:val="00E03E6D"/>
    <w:rsid w:val="00E04762"/>
    <w:rsid w:val="00E047DB"/>
    <w:rsid w:val="00E049BD"/>
    <w:rsid w:val="00E0588B"/>
    <w:rsid w:val="00E05ED5"/>
    <w:rsid w:val="00E0638B"/>
    <w:rsid w:val="00E06E03"/>
    <w:rsid w:val="00E072C8"/>
    <w:rsid w:val="00E075FB"/>
    <w:rsid w:val="00E07FEC"/>
    <w:rsid w:val="00E1012C"/>
    <w:rsid w:val="00E104D0"/>
    <w:rsid w:val="00E107D8"/>
    <w:rsid w:val="00E119CB"/>
    <w:rsid w:val="00E11C44"/>
    <w:rsid w:val="00E11D19"/>
    <w:rsid w:val="00E11E47"/>
    <w:rsid w:val="00E1331D"/>
    <w:rsid w:val="00E1339F"/>
    <w:rsid w:val="00E135EC"/>
    <w:rsid w:val="00E1391E"/>
    <w:rsid w:val="00E13C58"/>
    <w:rsid w:val="00E13F78"/>
    <w:rsid w:val="00E14C36"/>
    <w:rsid w:val="00E14D30"/>
    <w:rsid w:val="00E15247"/>
    <w:rsid w:val="00E15578"/>
    <w:rsid w:val="00E15C01"/>
    <w:rsid w:val="00E1670B"/>
    <w:rsid w:val="00E16A81"/>
    <w:rsid w:val="00E16FFD"/>
    <w:rsid w:val="00E17B1B"/>
    <w:rsid w:val="00E20E2F"/>
    <w:rsid w:val="00E214A2"/>
    <w:rsid w:val="00E21AB4"/>
    <w:rsid w:val="00E21D48"/>
    <w:rsid w:val="00E2268C"/>
    <w:rsid w:val="00E2289D"/>
    <w:rsid w:val="00E22B1A"/>
    <w:rsid w:val="00E22CB6"/>
    <w:rsid w:val="00E2383A"/>
    <w:rsid w:val="00E23972"/>
    <w:rsid w:val="00E24C49"/>
    <w:rsid w:val="00E24C62"/>
    <w:rsid w:val="00E24E09"/>
    <w:rsid w:val="00E25465"/>
    <w:rsid w:val="00E254FF"/>
    <w:rsid w:val="00E257AE"/>
    <w:rsid w:val="00E258CB"/>
    <w:rsid w:val="00E258FC"/>
    <w:rsid w:val="00E26D3A"/>
    <w:rsid w:val="00E27B9D"/>
    <w:rsid w:val="00E30103"/>
    <w:rsid w:val="00E30804"/>
    <w:rsid w:val="00E30B2D"/>
    <w:rsid w:val="00E30B78"/>
    <w:rsid w:val="00E31AB9"/>
    <w:rsid w:val="00E31EE9"/>
    <w:rsid w:val="00E3246E"/>
    <w:rsid w:val="00E32890"/>
    <w:rsid w:val="00E32C52"/>
    <w:rsid w:val="00E3306C"/>
    <w:rsid w:val="00E333C5"/>
    <w:rsid w:val="00E33A26"/>
    <w:rsid w:val="00E33A94"/>
    <w:rsid w:val="00E342D8"/>
    <w:rsid w:val="00E34401"/>
    <w:rsid w:val="00E34506"/>
    <w:rsid w:val="00E34BAA"/>
    <w:rsid w:val="00E34F74"/>
    <w:rsid w:val="00E35304"/>
    <w:rsid w:val="00E354F5"/>
    <w:rsid w:val="00E35577"/>
    <w:rsid w:val="00E355F8"/>
    <w:rsid w:val="00E359B2"/>
    <w:rsid w:val="00E361C6"/>
    <w:rsid w:val="00E361F0"/>
    <w:rsid w:val="00E36410"/>
    <w:rsid w:val="00E3651F"/>
    <w:rsid w:val="00E36CFC"/>
    <w:rsid w:val="00E372CF"/>
    <w:rsid w:val="00E37A40"/>
    <w:rsid w:val="00E40AB2"/>
    <w:rsid w:val="00E4100A"/>
    <w:rsid w:val="00E41015"/>
    <w:rsid w:val="00E4197C"/>
    <w:rsid w:val="00E429D2"/>
    <w:rsid w:val="00E42B71"/>
    <w:rsid w:val="00E43414"/>
    <w:rsid w:val="00E44895"/>
    <w:rsid w:val="00E45873"/>
    <w:rsid w:val="00E45A8A"/>
    <w:rsid w:val="00E46529"/>
    <w:rsid w:val="00E466B5"/>
    <w:rsid w:val="00E46A10"/>
    <w:rsid w:val="00E46F8B"/>
    <w:rsid w:val="00E474FD"/>
    <w:rsid w:val="00E502B8"/>
    <w:rsid w:val="00E50739"/>
    <w:rsid w:val="00E513E8"/>
    <w:rsid w:val="00E51E04"/>
    <w:rsid w:val="00E525A6"/>
    <w:rsid w:val="00E525FB"/>
    <w:rsid w:val="00E52901"/>
    <w:rsid w:val="00E536D5"/>
    <w:rsid w:val="00E546D7"/>
    <w:rsid w:val="00E54A85"/>
    <w:rsid w:val="00E54B10"/>
    <w:rsid w:val="00E5555D"/>
    <w:rsid w:val="00E55751"/>
    <w:rsid w:val="00E56173"/>
    <w:rsid w:val="00E56196"/>
    <w:rsid w:val="00E56356"/>
    <w:rsid w:val="00E56803"/>
    <w:rsid w:val="00E56857"/>
    <w:rsid w:val="00E56E4F"/>
    <w:rsid w:val="00E5762A"/>
    <w:rsid w:val="00E576C6"/>
    <w:rsid w:val="00E578DC"/>
    <w:rsid w:val="00E57AB8"/>
    <w:rsid w:val="00E57BB0"/>
    <w:rsid w:val="00E57E84"/>
    <w:rsid w:val="00E57EF7"/>
    <w:rsid w:val="00E57F32"/>
    <w:rsid w:val="00E604CB"/>
    <w:rsid w:val="00E60537"/>
    <w:rsid w:val="00E60D83"/>
    <w:rsid w:val="00E61231"/>
    <w:rsid w:val="00E61CC7"/>
    <w:rsid w:val="00E623C2"/>
    <w:rsid w:val="00E63AB0"/>
    <w:rsid w:val="00E63D5D"/>
    <w:rsid w:val="00E6475D"/>
    <w:rsid w:val="00E64E6D"/>
    <w:rsid w:val="00E65243"/>
    <w:rsid w:val="00E65449"/>
    <w:rsid w:val="00E6564B"/>
    <w:rsid w:val="00E657AA"/>
    <w:rsid w:val="00E6587B"/>
    <w:rsid w:val="00E66283"/>
    <w:rsid w:val="00E66753"/>
    <w:rsid w:val="00E66763"/>
    <w:rsid w:val="00E66B02"/>
    <w:rsid w:val="00E671B2"/>
    <w:rsid w:val="00E678DC"/>
    <w:rsid w:val="00E6792C"/>
    <w:rsid w:val="00E67B26"/>
    <w:rsid w:val="00E709F2"/>
    <w:rsid w:val="00E70ADD"/>
    <w:rsid w:val="00E70C2B"/>
    <w:rsid w:val="00E7143F"/>
    <w:rsid w:val="00E71536"/>
    <w:rsid w:val="00E725C0"/>
    <w:rsid w:val="00E72632"/>
    <w:rsid w:val="00E72A81"/>
    <w:rsid w:val="00E72AA5"/>
    <w:rsid w:val="00E72C3E"/>
    <w:rsid w:val="00E7306D"/>
    <w:rsid w:val="00E734FA"/>
    <w:rsid w:val="00E7351B"/>
    <w:rsid w:val="00E737B7"/>
    <w:rsid w:val="00E741DE"/>
    <w:rsid w:val="00E752C3"/>
    <w:rsid w:val="00E7531D"/>
    <w:rsid w:val="00E75AFC"/>
    <w:rsid w:val="00E7604C"/>
    <w:rsid w:val="00E76320"/>
    <w:rsid w:val="00E767EC"/>
    <w:rsid w:val="00E769B2"/>
    <w:rsid w:val="00E76CB9"/>
    <w:rsid w:val="00E7751D"/>
    <w:rsid w:val="00E77527"/>
    <w:rsid w:val="00E77E17"/>
    <w:rsid w:val="00E8094B"/>
    <w:rsid w:val="00E809A8"/>
    <w:rsid w:val="00E80AEF"/>
    <w:rsid w:val="00E8103D"/>
    <w:rsid w:val="00E814ED"/>
    <w:rsid w:val="00E81591"/>
    <w:rsid w:val="00E8164E"/>
    <w:rsid w:val="00E81689"/>
    <w:rsid w:val="00E817E6"/>
    <w:rsid w:val="00E8183F"/>
    <w:rsid w:val="00E822BE"/>
    <w:rsid w:val="00E825E3"/>
    <w:rsid w:val="00E8269A"/>
    <w:rsid w:val="00E82962"/>
    <w:rsid w:val="00E831B5"/>
    <w:rsid w:val="00E838AC"/>
    <w:rsid w:val="00E83EEF"/>
    <w:rsid w:val="00E8415C"/>
    <w:rsid w:val="00E843A4"/>
    <w:rsid w:val="00E84455"/>
    <w:rsid w:val="00E849F8"/>
    <w:rsid w:val="00E84B0A"/>
    <w:rsid w:val="00E84DDA"/>
    <w:rsid w:val="00E8522B"/>
    <w:rsid w:val="00E852D7"/>
    <w:rsid w:val="00E8546F"/>
    <w:rsid w:val="00E8560B"/>
    <w:rsid w:val="00E85768"/>
    <w:rsid w:val="00E85957"/>
    <w:rsid w:val="00E85964"/>
    <w:rsid w:val="00E8693D"/>
    <w:rsid w:val="00E86E65"/>
    <w:rsid w:val="00E9025B"/>
    <w:rsid w:val="00E903A3"/>
    <w:rsid w:val="00E914F8"/>
    <w:rsid w:val="00E9176E"/>
    <w:rsid w:val="00E9186F"/>
    <w:rsid w:val="00E91E07"/>
    <w:rsid w:val="00E9214B"/>
    <w:rsid w:val="00E93857"/>
    <w:rsid w:val="00E9472E"/>
    <w:rsid w:val="00E94C77"/>
    <w:rsid w:val="00E94CAD"/>
    <w:rsid w:val="00E96C36"/>
    <w:rsid w:val="00E96D24"/>
    <w:rsid w:val="00E96F08"/>
    <w:rsid w:val="00E976A1"/>
    <w:rsid w:val="00E97901"/>
    <w:rsid w:val="00E97A4C"/>
    <w:rsid w:val="00E97BA9"/>
    <w:rsid w:val="00EA0398"/>
    <w:rsid w:val="00EA1126"/>
    <w:rsid w:val="00EA164C"/>
    <w:rsid w:val="00EA1C29"/>
    <w:rsid w:val="00EA1D66"/>
    <w:rsid w:val="00EA23E8"/>
    <w:rsid w:val="00EA2AF5"/>
    <w:rsid w:val="00EA323F"/>
    <w:rsid w:val="00EA360F"/>
    <w:rsid w:val="00EA4BD8"/>
    <w:rsid w:val="00EA50E0"/>
    <w:rsid w:val="00EA5FE5"/>
    <w:rsid w:val="00EA69A5"/>
    <w:rsid w:val="00EA705E"/>
    <w:rsid w:val="00EA7791"/>
    <w:rsid w:val="00EB0467"/>
    <w:rsid w:val="00EB0C31"/>
    <w:rsid w:val="00EB0E8F"/>
    <w:rsid w:val="00EB1761"/>
    <w:rsid w:val="00EB17B7"/>
    <w:rsid w:val="00EB1C43"/>
    <w:rsid w:val="00EB1E13"/>
    <w:rsid w:val="00EB1F6D"/>
    <w:rsid w:val="00EB2707"/>
    <w:rsid w:val="00EB2789"/>
    <w:rsid w:val="00EB282F"/>
    <w:rsid w:val="00EB2AE1"/>
    <w:rsid w:val="00EB2B42"/>
    <w:rsid w:val="00EB396B"/>
    <w:rsid w:val="00EB3BF5"/>
    <w:rsid w:val="00EB3F04"/>
    <w:rsid w:val="00EB3FD1"/>
    <w:rsid w:val="00EB43CF"/>
    <w:rsid w:val="00EB5662"/>
    <w:rsid w:val="00EB574A"/>
    <w:rsid w:val="00EB7156"/>
    <w:rsid w:val="00EC05F4"/>
    <w:rsid w:val="00EC0867"/>
    <w:rsid w:val="00EC0A5C"/>
    <w:rsid w:val="00EC0AC5"/>
    <w:rsid w:val="00EC0F8E"/>
    <w:rsid w:val="00EC1178"/>
    <w:rsid w:val="00EC1348"/>
    <w:rsid w:val="00EC14F5"/>
    <w:rsid w:val="00EC14F9"/>
    <w:rsid w:val="00EC1536"/>
    <w:rsid w:val="00EC19CF"/>
    <w:rsid w:val="00EC1AC4"/>
    <w:rsid w:val="00EC20DD"/>
    <w:rsid w:val="00EC274A"/>
    <w:rsid w:val="00EC2CA8"/>
    <w:rsid w:val="00EC2DD3"/>
    <w:rsid w:val="00EC3D6E"/>
    <w:rsid w:val="00EC4D93"/>
    <w:rsid w:val="00EC4E1E"/>
    <w:rsid w:val="00EC4F6B"/>
    <w:rsid w:val="00EC501D"/>
    <w:rsid w:val="00EC5759"/>
    <w:rsid w:val="00EC5E9C"/>
    <w:rsid w:val="00EC620D"/>
    <w:rsid w:val="00EC63E3"/>
    <w:rsid w:val="00EC6472"/>
    <w:rsid w:val="00EC6952"/>
    <w:rsid w:val="00EC76F2"/>
    <w:rsid w:val="00EC7811"/>
    <w:rsid w:val="00EC7C76"/>
    <w:rsid w:val="00ED0505"/>
    <w:rsid w:val="00ED06E9"/>
    <w:rsid w:val="00ED10A3"/>
    <w:rsid w:val="00ED11C9"/>
    <w:rsid w:val="00ED1239"/>
    <w:rsid w:val="00ED13F5"/>
    <w:rsid w:val="00ED1464"/>
    <w:rsid w:val="00ED1C7A"/>
    <w:rsid w:val="00ED1DF9"/>
    <w:rsid w:val="00ED1E86"/>
    <w:rsid w:val="00ED1FF2"/>
    <w:rsid w:val="00ED22D4"/>
    <w:rsid w:val="00ED23D9"/>
    <w:rsid w:val="00ED23F1"/>
    <w:rsid w:val="00ED2780"/>
    <w:rsid w:val="00ED33FB"/>
    <w:rsid w:val="00ED359D"/>
    <w:rsid w:val="00ED39CC"/>
    <w:rsid w:val="00ED41C9"/>
    <w:rsid w:val="00ED420F"/>
    <w:rsid w:val="00ED4361"/>
    <w:rsid w:val="00ED446E"/>
    <w:rsid w:val="00ED5A32"/>
    <w:rsid w:val="00ED5DB0"/>
    <w:rsid w:val="00ED6B39"/>
    <w:rsid w:val="00ED6D25"/>
    <w:rsid w:val="00ED724F"/>
    <w:rsid w:val="00ED7479"/>
    <w:rsid w:val="00ED7602"/>
    <w:rsid w:val="00ED7DB5"/>
    <w:rsid w:val="00ED7E3C"/>
    <w:rsid w:val="00EE01C7"/>
    <w:rsid w:val="00EE0EB1"/>
    <w:rsid w:val="00EE15B0"/>
    <w:rsid w:val="00EE2661"/>
    <w:rsid w:val="00EE2AF0"/>
    <w:rsid w:val="00EE2BC2"/>
    <w:rsid w:val="00EE2D37"/>
    <w:rsid w:val="00EE2D70"/>
    <w:rsid w:val="00EE3043"/>
    <w:rsid w:val="00EE3873"/>
    <w:rsid w:val="00EE3E63"/>
    <w:rsid w:val="00EE45B9"/>
    <w:rsid w:val="00EE4ABD"/>
    <w:rsid w:val="00EE4BC4"/>
    <w:rsid w:val="00EE4F1C"/>
    <w:rsid w:val="00EE66B6"/>
    <w:rsid w:val="00EE69D7"/>
    <w:rsid w:val="00EE6E0A"/>
    <w:rsid w:val="00EE72C1"/>
    <w:rsid w:val="00EE766E"/>
    <w:rsid w:val="00EE799D"/>
    <w:rsid w:val="00EE7BC2"/>
    <w:rsid w:val="00EE7FED"/>
    <w:rsid w:val="00EF05E1"/>
    <w:rsid w:val="00EF1072"/>
    <w:rsid w:val="00EF17D4"/>
    <w:rsid w:val="00EF1F58"/>
    <w:rsid w:val="00EF2222"/>
    <w:rsid w:val="00EF2364"/>
    <w:rsid w:val="00EF2F49"/>
    <w:rsid w:val="00EF3105"/>
    <w:rsid w:val="00EF439D"/>
    <w:rsid w:val="00EF448C"/>
    <w:rsid w:val="00EF493B"/>
    <w:rsid w:val="00EF49AF"/>
    <w:rsid w:val="00EF561D"/>
    <w:rsid w:val="00EF6D4D"/>
    <w:rsid w:val="00EF6DDA"/>
    <w:rsid w:val="00F00047"/>
    <w:rsid w:val="00F00BF1"/>
    <w:rsid w:val="00F00E61"/>
    <w:rsid w:val="00F019CD"/>
    <w:rsid w:val="00F0239F"/>
    <w:rsid w:val="00F02554"/>
    <w:rsid w:val="00F028E2"/>
    <w:rsid w:val="00F036F4"/>
    <w:rsid w:val="00F04990"/>
    <w:rsid w:val="00F04D52"/>
    <w:rsid w:val="00F04E6D"/>
    <w:rsid w:val="00F04EBF"/>
    <w:rsid w:val="00F052CB"/>
    <w:rsid w:val="00F053BD"/>
    <w:rsid w:val="00F05B73"/>
    <w:rsid w:val="00F05D1B"/>
    <w:rsid w:val="00F0609D"/>
    <w:rsid w:val="00F060D5"/>
    <w:rsid w:val="00F06762"/>
    <w:rsid w:val="00F077F6"/>
    <w:rsid w:val="00F07C3D"/>
    <w:rsid w:val="00F100D2"/>
    <w:rsid w:val="00F10606"/>
    <w:rsid w:val="00F10A54"/>
    <w:rsid w:val="00F11E8A"/>
    <w:rsid w:val="00F11EFC"/>
    <w:rsid w:val="00F1260D"/>
    <w:rsid w:val="00F12846"/>
    <w:rsid w:val="00F12D19"/>
    <w:rsid w:val="00F12FAD"/>
    <w:rsid w:val="00F132AB"/>
    <w:rsid w:val="00F13384"/>
    <w:rsid w:val="00F136A0"/>
    <w:rsid w:val="00F144A6"/>
    <w:rsid w:val="00F14543"/>
    <w:rsid w:val="00F14978"/>
    <w:rsid w:val="00F149D6"/>
    <w:rsid w:val="00F14A9D"/>
    <w:rsid w:val="00F14AF1"/>
    <w:rsid w:val="00F15101"/>
    <w:rsid w:val="00F151E3"/>
    <w:rsid w:val="00F1549F"/>
    <w:rsid w:val="00F158D6"/>
    <w:rsid w:val="00F16099"/>
    <w:rsid w:val="00F160D1"/>
    <w:rsid w:val="00F161FF"/>
    <w:rsid w:val="00F16DDE"/>
    <w:rsid w:val="00F20224"/>
    <w:rsid w:val="00F21261"/>
    <w:rsid w:val="00F217E3"/>
    <w:rsid w:val="00F21AB1"/>
    <w:rsid w:val="00F21C66"/>
    <w:rsid w:val="00F220B1"/>
    <w:rsid w:val="00F22271"/>
    <w:rsid w:val="00F22E7E"/>
    <w:rsid w:val="00F231E7"/>
    <w:rsid w:val="00F2321D"/>
    <w:rsid w:val="00F233F9"/>
    <w:rsid w:val="00F2457D"/>
    <w:rsid w:val="00F24CC9"/>
    <w:rsid w:val="00F2508E"/>
    <w:rsid w:val="00F2512F"/>
    <w:rsid w:val="00F253F7"/>
    <w:rsid w:val="00F25882"/>
    <w:rsid w:val="00F258D8"/>
    <w:rsid w:val="00F25DD2"/>
    <w:rsid w:val="00F262A3"/>
    <w:rsid w:val="00F26351"/>
    <w:rsid w:val="00F264CC"/>
    <w:rsid w:val="00F2673D"/>
    <w:rsid w:val="00F267A7"/>
    <w:rsid w:val="00F2692C"/>
    <w:rsid w:val="00F26A93"/>
    <w:rsid w:val="00F26E6C"/>
    <w:rsid w:val="00F275C3"/>
    <w:rsid w:val="00F27AFB"/>
    <w:rsid w:val="00F27C5E"/>
    <w:rsid w:val="00F30C5C"/>
    <w:rsid w:val="00F319EB"/>
    <w:rsid w:val="00F325AD"/>
    <w:rsid w:val="00F3285B"/>
    <w:rsid w:val="00F32B96"/>
    <w:rsid w:val="00F32D88"/>
    <w:rsid w:val="00F32F3F"/>
    <w:rsid w:val="00F33175"/>
    <w:rsid w:val="00F33E5A"/>
    <w:rsid w:val="00F35128"/>
    <w:rsid w:val="00F36537"/>
    <w:rsid w:val="00F36C30"/>
    <w:rsid w:val="00F36E8A"/>
    <w:rsid w:val="00F3726A"/>
    <w:rsid w:val="00F375DA"/>
    <w:rsid w:val="00F37BF9"/>
    <w:rsid w:val="00F37D2B"/>
    <w:rsid w:val="00F401D8"/>
    <w:rsid w:val="00F40337"/>
    <w:rsid w:val="00F4082B"/>
    <w:rsid w:val="00F410F5"/>
    <w:rsid w:val="00F413AC"/>
    <w:rsid w:val="00F4223F"/>
    <w:rsid w:val="00F42425"/>
    <w:rsid w:val="00F428A1"/>
    <w:rsid w:val="00F42915"/>
    <w:rsid w:val="00F42BDF"/>
    <w:rsid w:val="00F42E9E"/>
    <w:rsid w:val="00F431AB"/>
    <w:rsid w:val="00F432C4"/>
    <w:rsid w:val="00F4356E"/>
    <w:rsid w:val="00F43C82"/>
    <w:rsid w:val="00F43D4F"/>
    <w:rsid w:val="00F445E1"/>
    <w:rsid w:val="00F44851"/>
    <w:rsid w:val="00F45C85"/>
    <w:rsid w:val="00F45EDA"/>
    <w:rsid w:val="00F460A3"/>
    <w:rsid w:val="00F460BD"/>
    <w:rsid w:val="00F463B8"/>
    <w:rsid w:val="00F470DE"/>
    <w:rsid w:val="00F479AC"/>
    <w:rsid w:val="00F47AEF"/>
    <w:rsid w:val="00F47D37"/>
    <w:rsid w:val="00F50071"/>
    <w:rsid w:val="00F50214"/>
    <w:rsid w:val="00F5030B"/>
    <w:rsid w:val="00F506A0"/>
    <w:rsid w:val="00F50F8F"/>
    <w:rsid w:val="00F5140F"/>
    <w:rsid w:val="00F51B24"/>
    <w:rsid w:val="00F51CDD"/>
    <w:rsid w:val="00F524E0"/>
    <w:rsid w:val="00F52690"/>
    <w:rsid w:val="00F52718"/>
    <w:rsid w:val="00F52BFF"/>
    <w:rsid w:val="00F531C7"/>
    <w:rsid w:val="00F53A31"/>
    <w:rsid w:val="00F53A6A"/>
    <w:rsid w:val="00F53D54"/>
    <w:rsid w:val="00F540D4"/>
    <w:rsid w:val="00F5448E"/>
    <w:rsid w:val="00F54503"/>
    <w:rsid w:val="00F54547"/>
    <w:rsid w:val="00F54921"/>
    <w:rsid w:val="00F54AEB"/>
    <w:rsid w:val="00F56684"/>
    <w:rsid w:val="00F5676E"/>
    <w:rsid w:val="00F5699B"/>
    <w:rsid w:val="00F5707B"/>
    <w:rsid w:val="00F572FB"/>
    <w:rsid w:val="00F579A3"/>
    <w:rsid w:val="00F6016D"/>
    <w:rsid w:val="00F60313"/>
    <w:rsid w:val="00F60438"/>
    <w:rsid w:val="00F60925"/>
    <w:rsid w:val="00F6119D"/>
    <w:rsid w:val="00F618FB"/>
    <w:rsid w:val="00F61E99"/>
    <w:rsid w:val="00F6219A"/>
    <w:rsid w:val="00F62C43"/>
    <w:rsid w:val="00F62FC9"/>
    <w:rsid w:val="00F6362C"/>
    <w:rsid w:val="00F63C8C"/>
    <w:rsid w:val="00F648D2"/>
    <w:rsid w:val="00F65500"/>
    <w:rsid w:val="00F65938"/>
    <w:rsid w:val="00F661F5"/>
    <w:rsid w:val="00F66427"/>
    <w:rsid w:val="00F66E95"/>
    <w:rsid w:val="00F66FC7"/>
    <w:rsid w:val="00F67185"/>
    <w:rsid w:val="00F67292"/>
    <w:rsid w:val="00F67713"/>
    <w:rsid w:val="00F6780B"/>
    <w:rsid w:val="00F7047D"/>
    <w:rsid w:val="00F71971"/>
    <w:rsid w:val="00F71F87"/>
    <w:rsid w:val="00F72226"/>
    <w:rsid w:val="00F739CE"/>
    <w:rsid w:val="00F73D02"/>
    <w:rsid w:val="00F74E17"/>
    <w:rsid w:val="00F752DF"/>
    <w:rsid w:val="00F75AC5"/>
    <w:rsid w:val="00F75D6E"/>
    <w:rsid w:val="00F76ED1"/>
    <w:rsid w:val="00F7729F"/>
    <w:rsid w:val="00F77AB7"/>
    <w:rsid w:val="00F77DAD"/>
    <w:rsid w:val="00F80169"/>
    <w:rsid w:val="00F8067B"/>
    <w:rsid w:val="00F81D13"/>
    <w:rsid w:val="00F8207C"/>
    <w:rsid w:val="00F82C80"/>
    <w:rsid w:val="00F82E2B"/>
    <w:rsid w:val="00F83D00"/>
    <w:rsid w:val="00F84BAE"/>
    <w:rsid w:val="00F84E76"/>
    <w:rsid w:val="00F84F71"/>
    <w:rsid w:val="00F851DA"/>
    <w:rsid w:val="00F851F4"/>
    <w:rsid w:val="00F8533C"/>
    <w:rsid w:val="00F854F2"/>
    <w:rsid w:val="00F8570B"/>
    <w:rsid w:val="00F85978"/>
    <w:rsid w:val="00F85C24"/>
    <w:rsid w:val="00F863A7"/>
    <w:rsid w:val="00F86E24"/>
    <w:rsid w:val="00F87228"/>
    <w:rsid w:val="00F9045B"/>
    <w:rsid w:val="00F906AD"/>
    <w:rsid w:val="00F906EE"/>
    <w:rsid w:val="00F909FC"/>
    <w:rsid w:val="00F90C5B"/>
    <w:rsid w:val="00F90D27"/>
    <w:rsid w:val="00F911C1"/>
    <w:rsid w:val="00F91A8C"/>
    <w:rsid w:val="00F92AB9"/>
    <w:rsid w:val="00F92EAC"/>
    <w:rsid w:val="00F934DE"/>
    <w:rsid w:val="00F936FE"/>
    <w:rsid w:val="00F93A0B"/>
    <w:rsid w:val="00F94494"/>
    <w:rsid w:val="00F947E2"/>
    <w:rsid w:val="00F94F0A"/>
    <w:rsid w:val="00F95138"/>
    <w:rsid w:val="00F952C6"/>
    <w:rsid w:val="00F95484"/>
    <w:rsid w:val="00F95900"/>
    <w:rsid w:val="00F95C70"/>
    <w:rsid w:val="00F95EED"/>
    <w:rsid w:val="00F96199"/>
    <w:rsid w:val="00F962F7"/>
    <w:rsid w:val="00F97117"/>
    <w:rsid w:val="00F9798B"/>
    <w:rsid w:val="00F97B11"/>
    <w:rsid w:val="00F97D0A"/>
    <w:rsid w:val="00FA0C69"/>
    <w:rsid w:val="00FA104C"/>
    <w:rsid w:val="00FA11C8"/>
    <w:rsid w:val="00FA1241"/>
    <w:rsid w:val="00FA13F5"/>
    <w:rsid w:val="00FA145A"/>
    <w:rsid w:val="00FA151E"/>
    <w:rsid w:val="00FA1B8F"/>
    <w:rsid w:val="00FA31FB"/>
    <w:rsid w:val="00FA34AE"/>
    <w:rsid w:val="00FA46C5"/>
    <w:rsid w:val="00FA4B73"/>
    <w:rsid w:val="00FA4D7D"/>
    <w:rsid w:val="00FA5297"/>
    <w:rsid w:val="00FA5BE6"/>
    <w:rsid w:val="00FA6143"/>
    <w:rsid w:val="00FA6B7E"/>
    <w:rsid w:val="00FA6CB7"/>
    <w:rsid w:val="00FA6F0A"/>
    <w:rsid w:val="00FA7427"/>
    <w:rsid w:val="00FA7988"/>
    <w:rsid w:val="00FB003F"/>
    <w:rsid w:val="00FB095A"/>
    <w:rsid w:val="00FB0C75"/>
    <w:rsid w:val="00FB0F15"/>
    <w:rsid w:val="00FB0FEB"/>
    <w:rsid w:val="00FB15AD"/>
    <w:rsid w:val="00FB231F"/>
    <w:rsid w:val="00FB2913"/>
    <w:rsid w:val="00FB2C89"/>
    <w:rsid w:val="00FB3264"/>
    <w:rsid w:val="00FB32CA"/>
    <w:rsid w:val="00FB336C"/>
    <w:rsid w:val="00FB373C"/>
    <w:rsid w:val="00FB37CD"/>
    <w:rsid w:val="00FB3BE5"/>
    <w:rsid w:val="00FB3D25"/>
    <w:rsid w:val="00FB46D6"/>
    <w:rsid w:val="00FB48B8"/>
    <w:rsid w:val="00FB4D08"/>
    <w:rsid w:val="00FB4EB0"/>
    <w:rsid w:val="00FB5051"/>
    <w:rsid w:val="00FB5377"/>
    <w:rsid w:val="00FB56C0"/>
    <w:rsid w:val="00FB6093"/>
    <w:rsid w:val="00FB6502"/>
    <w:rsid w:val="00FB6D3F"/>
    <w:rsid w:val="00FB79E0"/>
    <w:rsid w:val="00FB7BC0"/>
    <w:rsid w:val="00FB7CB7"/>
    <w:rsid w:val="00FB7E5E"/>
    <w:rsid w:val="00FB7EFD"/>
    <w:rsid w:val="00FC0516"/>
    <w:rsid w:val="00FC0D17"/>
    <w:rsid w:val="00FC0D5A"/>
    <w:rsid w:val="00FC1029"/>
    <w:rsid w:val="00FC12D3"/>
    <w:rsid w:val="00FC315D"/>
    <w:rsid w:val="00FC3AA8"/>
    <w:rsid w:val="00FC3F1F"/>
    <w:rsid w:val="00FC49A4"/>
    <w:rsid w:val="00FC4C6F"/>
    <w:rsid w:val="00FC51C8"/>
    <w:rsid w:val="00FC52B3"/>
    <w:rsid w:val="00FC5301"/>
    <w:rsid w:val="00FC53BA"/>
    <w:rsid w:val="00FC5500"/>
    <w:rsid w:val="00FC55F8"/>
    <w:rsid w:val="00FC5DAB"/>
    <w:rsid w:val="00FC5FE7"/>
    <w:rsid w:val="00FC606D"/>
    <w:rsid w:val="00FC6526"/>
    <w:rsid w:val="00FC6B20"/>
    <w:rsid w:val="00FC6C9E"/>
    <w:rsid w:val="00FC6CB0"/>
    <w:rsid w:val="00FC6F5E"/>
    <w:rsid w:val="00FC72F4"/>
    <w:rsid w:val="00FC7AC2"/>
    <w:rsid w:val="00FC7D54"/>
    <w:rsid w:val="00FD06EF"/>
    <w:rsid w:val="00FD1801"/>
    <w:rsid w:val="00FD1A1A"/>
    <w:rsid w:val="00FD1D10"/>
    <w:rsid w:val="00FD2520"/>
    <w:rsid w:val="00FD2663"/>
    <w:rsid w:val="00FD279F"/>
    <w:rsid w:val="00FD27FA"/>
    <w:rsid w:val="00FD2E3C"/>
    <w:rsid w:val="00FD3666"/>
    <w:rsid w:val="00FD3AA0"/>
    <w:rsid w:val="00FD57AA"/>
    <w:rsid w:val="00FD5E08"/>
    <w:rsid w:val="00FD600B"/>
    <w:rsid w:val="00FD71AB"/>
    <w:rsid w:val="00FD725A"/>
    <w:rsid w:val="00FD7289"/>
    <w:rsid w:val="00FD747C"/>
    <w:rsid w:val="00FD7DC9"/>
    <w:rsid w:val="00FE021A"/>
    <w:rsid w:val="00FE04B3"/>
    <w:rsid w:val="00FE0C19"/>
    <w:rsid w:val="00FE0D36"/>
    <w:rsid w:val="00FE113A"/>
    <w:rsid w:val="00FE1203"/>
    <w:rsid w:val="00FE1246"/>
    <w:rsid w:val="00FE1A10"/>
    <w:rsid w:val="00FE1B1A"/>
    <w:rsid w:val="00FE1C3F"/>
    <w:rsid w:val="00FE266E"/>
    <w:rsid w:val="00FE29E6"/>
    <w:rsid w:val="00FE2B76"/>
    <w:rsid w:val="00FE2C43"/>
    <w:rsid w:val="00FE2E6C"/>
    <w:rsid w:val="00FE308A"/>
    <w:rsid w:val="00FE332A"/>
    <w:rsid w:val="00FE3476"/>
    <w:rsid w:val="00FE4299"/>
    <w:rsid w:val="00FE4B0E"/>
    <w:rsid w:val="00FE4D44"/>
    <w:rsid w:val="00FE4D6F"/>
    <w:rsid w:val="00FE54F2"/>
    <w:rsid w:val="00FE55A8"/>
    <w:rsid w:val="00FE6424"/>
    <w:rsid w:val="00FE68E5"/>
    <w:rsid w:val="00FE6CE0"/>
    <w:rsid w:val="00FE6E61"/>
    <w:rsid w:val="00FE79B9"/>
    <w:rsid w:val="00FE7A07"/>
    <w:rsid w:val="00FF0296"/>
    <w:rsid w:val="00FF0330"/>
    <w:rsid w:val="00FF0B49"/>
    <w:rsid w:val="00FF0B63"/>
    <w:rsid w:val="00FF0C21"/>
    <w:rsid w:val="00FF0C39"/>
    <w:rsid w:val="00FF15E6"/>
    <w:rsid w:val="00FF2941"/>
    <w:rsid w:val="00FF2C15"/>
    <w:rsid w:val="00FF2FE0"/>
    <w:rsid w:val="00FF3094"/>
    <w:rsid w:val="00FF316B"/>
    <w:rsid w:val="00FF4325"/>
    <w:rsid w:val="00FF433F"/>
    <w:rsid w:val="00FF4EE1"/>
    <w:rsid w:val="00FF4F92"/>
    <w:rsid w:val="00FF5470"/>
    <w:rsid w:val="00FF55D0"/>
    <w:rsid w:val="00FF5636"/>
    <w:rsid w:val="00FF57A4"/>
    <w:rsid w:val="00FF5BBA"/>
    <w:rsid w:val="00FF623E"/>
    <w:rsid w:val="00FF6472"/>
    <w:rsid w:val="00FF6BDC"/>
    <w:rsid w:val="00FF75BE"/>
    <w:rsid w:val="00FF7959"/>
    <w:rsid w:val="00FF7996"/>
    <w:rsid w:val="0B346B62"/>
    <w:rsid w:val="0E757EC4"/>
    <w:rsid w:val="0FACE97F"/>
    <w:rsid w:val="14A90D4E"/>
    <w:rsid w:val="2626BF47"/>
    <w:rsid w:val="2F0C0208"/>
    <w:rsid w:val="32DDBC6E"/>
    <w:rsid w:val="50DDD5C6"/>
    <w:rsid w:val="53C2C6DF"/>
    <w:rsid w:val="55BE3C50"/>
    <w:rsid w:val="67A07817"/>
    <w:rsid w:val="6AC88EDC"/>
    <w:rsid w:val="6C13534D"/>
    <w:rsid w:val="6F2D8D46"/>
    <w:rsid w:val="798E5538"/>
    <w:rsid w:val="799C52B6"/>
    <w:rsid w:val="7CDB4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7E9F31"/>
  <w15:docId w15:val="{F50AC14D-FD43-4EB2-86BC-E94EC0190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qFormat="1"/>
    <w:lsdException w:name="List 2" w:semiHidden="1" w:unhideWhenUsed="1"/>
    <w:lsdException w:name="List 3" w:semiHidden="1" w:unhideWhenUsed="1"/>
    <w:lsdException w:name="List Bullet 2" w:semiHidden="1" w:uiPriority="99"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99"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06A2"/>
    <w:rPr>
      <w:sz w:val="24"/>
      <w:szCs w:val="24"/>
    </w:rPr>
  </w:style>
  <w:style w:type="paragraph" w:styleId="Heading1">
    <w:name w:val="heading 1"/>
    <w:basedOn w:val="Normal"/>
    <w:next w:val="Normal"/>
    <w:link w:val="Heading1Char"/>
    <w:autoRedefine/>
    <w:uiPriority w:val="9"/>
    <w:qFormat/>
    <w:rsid w:val="006B60B5"/>
    <w:pPr>
      <w:keepNext/>
      <w:spacing w:before="120" w:after="120"/>
      <w:outlineLvl w:val="0"/>
    </w:pPr>
    <w:rPr>
      <w:rFonts w:ascii="Times New Roman Bold" w:eastAsia="Arial Unicode MS" w:hAnsi="Times New Roman Bold"/>
      <w:szCs w:val="20"/>
    </w:rPr>
  </w:style>
  <w:style w:type="paragraph" w:styleId="Heading2">
    <w:name w:val="heading 2"/>
    <w:basedOn w:val="Normal"/>
    <w:next w:val="Normal"/>
    <w:link w:val="Heading2Char"/>
    <w:autoRedefine/>
    <w:uiPriority w:val="1"/>
    <w:qFormat/>
    <w:rsid w:val="00662645"/>
    <w:pPr>
      <w:keepNext/>
      <w:spacing w:before="120" w:after="120"/>
      <w:outlineLvl w:val="1"/>
    </w:pPr>
    <w:rPr>
      <w:rFonts w:ascii="Times New Roman Bold" w:eastAsia="Arial Unicode MS" w:hAnsi="Times New Roman Bold"/>
      <w:bCs/>
    </w:rPr>
  </w:style>
  <w:style w:type="paragraph" w:styleId="Heading3">
    <w:name w:val="heading 3"/>
    <w:basedOn w:val="Normal"/>
    <w:next w:val="Normal"/>
    <w:link w:val="Heading3Char"/>
    <w:autoRedefine/>
    <w:uiPriority w:val="1"/>
    <w:qFormat/>
    <w:rsid w:val="002E1632"/>
    <w:pPr>
      <w:keepNext/>
      <w:spacing w:before="120" w:after="120"/>
      <w:ind w:left="810" w:hanging="810"/>
      <w:outlineLvl w:val="2"/>
    </w:pPr>
    <w:rPr>
      <w:rFonts w:eastAsia="Arial Unicode MS"/>
      <w:b/>
      <w:szCs w:val="20"/>
    </w:rPr>
  </w:style>
  <w:style w:type="paragraph" w:styleId="Heading4">
    <w:name w:val="heading 4"/>
    <w:basedOn w:val="Normal"/>
    <w:next w:val="Normal"/>
    <w:link w:val="Heading4Char"/>
    <w:uiPriority w:val="9"/>
    <w:qFormat/>
    <w:rsid w:val="00FE79B9"/>
    <w:pPr>
      <w:keepNext/>
      <w:numPr>
        <w:ilvl w:val="3"/>
        <w:numId w:val="10"/>
      </w:numPr>
      <w:spacing w:before="120" w:after="120"/>
      <w:outlineLvl w:val="3"/>
    </w:pPr>
    <w:rPr>
      <w:rFonts w:ascii="Times New Roman Bold" w:eastAsia="헤드라인A" w:hAnsi="Times New Roman Bold"/>
      <w:b/>
      <w:szCs w:val="20"/>
    </w:rPr>
  </w:style>
  <w:style w:type="paragraph" w:styleId="Heading5">
    <w:name w:val="heading 5"/>
    <w:basedOn w:val="Normal"/>
    <w:next w:val="Normal"/>
    <w:link w:val="Heading5Char"/>
    <w:autoRedefine/>
    <w:uiPriority w:val="9"/>
    <w:qFormat/>
    <w:rsid w:val="00682490"/>
    <w:pPr>
      <w:keepNext/>
      <w:spacing w:before="120" w:after="120"/>
      <w:ind w:left="810" w:hanging="810"/>
      <w:outlineLvl w:val="4"/>
    </w:pPr>
    <w:rPr>
      <w:rFonts w:ascii="Times New Roman Bold" w:eastAsia="헤드라인A" w:hAnsi="Times New Roman Bold"/>
      <w:bCs/>
    </w:rPr>
  </w:style>
  <w:style w:type="paragraph" w:styleId="Heading6">
    <w:name w:val="heading 6"/>
    <w:basedOn w:val="Normal"/>
    <w:next w:val="Normal"/>
    <w:link w:val="Heading6Char"/>
    <w:qFormat/>
    <w:rsid w:val="00A81BCD"/>
    <w:pPr>
      <w:keepNext/>
      <w:numPr>
        <w:ilvl w:val="5"/>
        <w:numId w:val="3"/>
      </w:numPr>
      <w:jc w:val="center"/>
      <w:outlineLvl w:val="5"/>
    </w:pPr>
    <w:rPr>
      <w:b/>
      <w:caps/>
      <w:szCs w:val="20"/>
    </w:rPr>
  </w:style>
  <w:style w:type="paragraph" w:styleId="Heading7">
    <w:name w:val="heading 7"/>
    <w:basedOn w:val="Normal"/>
    <w:next w:val="Normal"/>
    <w:link w:val="Heading7Char"/>
    <w:qFormat/>
    <w:rsid w:val="00A81BCD"/>
    <w:pPr>
      <w:keepNext/>
      <w:numPr>
        <w:ilvl w:val="6"/>
        <w:numId w:val="3"/>
      </w:numPr>
      <w:outlineLvl w:val="6"/>
    </w:pPr>
    <w:rPr>
      <w:b/>
      <w:bCs/>
      <w:sz w:val="20"/>
      <w:szCs w:val="20"/>
    </w:rPr>
  </w:style>
  <w:style w:type="paragraph" w:styleId="Heading8">
    <w:name w:val="heading 8"/>
    <w:basedOn w:val="Normal"/>
    <w:next w:val="Normal"/>
    <w:link w:val="Heading8Char"/>
    <w:qFormat/>
    <w:rsid w:val="00A81BCD"/>
    <w:pPr>
      <w:keepNext/>
      <w:numPr>
        <w:ilvl w:val="7"/>
        <w:numId w:val="3"/>
      </w:numPr>
      <w:outlineLvl w:val="7"/>
    </w:pPr>
    <w:rPr>
      <w:b/>
      <w:bCs/>
      <w:sz w:val="22"/>
      <w:szCs w:val="22"/>
    </w:rPr>
  </w:style>
  <w:style w:type="paragraph" w:styleId="Heading9">
    <w:name w:val="heading 9"/>
    <w:basedOn w:val="Normal"/>
    <w:next w:val="Normal"/>
    <w:link w:val="Heading9Char"/>
    <w:qFormat/>
    <w:rsid w:val="00A81BCD"/>
    <w:pPr>
      <w:keepNext/>
      <w:numPr>
        <w:ilvl w:val="8"/>
        <w:numId w:val="3"/>
      </w:numPr>
      <w:jc w:val="center"/>
      <w:outlineLvl w:val="8"/>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1"/>
    <w:rsid w:val="002E1632"/>
    <w:rPr>
      <w:rFonts w:eastAsia="Arial Unicode MS"/>
      <w:b/>
      <w:sz w:val="24"/>
    </w:rPr>
  </w:style>
  <w:style w:type="paragraph" w:styleId="Title">
    <w:name w:val="Title"/>
    <w:basedOn w:val="Normal"/>
    <w:link w:val="TitleChar"/>
    <w:uiPriority w:val="10"/>
    <w:qFormat/>
    <w:rsid w:val="00E25465"/>
    <w:pPr>
      <w:jc w:val="center"/>
    </w:pPr>
    <w:rPr>
      <w:rFonts w:ascii="Times New Roman Bold" w:hAnsi="Times New Roman Bold"/>
      <w:b/>
      <w:caps/>
      <w:sz w:val="28"/>
      <w:szCs w:val="28"/>
    </w:rPr>
  </w:style>
  <w:style w:type="character" w:styleId="Hyperlink">
    <w:name w:val="Hyperlink"/>
    <w:uiPriority w:val="99"/>
    <w:rsid w:val="00592C88"/>
    <w:rPr>
      <w:color w:val="0000FF"/>
      <w:u w:val="single"/>
    </w:rPr>
  </w:style>
  <w:style w:type="paragraph" w:styleId="TOC1">
    <w:name w:val="toc 1"/>
    <w:basedOn w:val="Normal"/>
    <w:next w:val="Normal"/>
    <w:autoRedefine/>
    <w:uiPriority w:val="39"/>
    <w:rsid w:val="00914BA5"/>
    <w:pPr>
      <w:tabs>
        <w:tab w:val="left" w:pos="600"/>
        <w:tab w:val="left" w:pos="630"/>
        <w:tab w:val="right" w:leader="dot" w:pos="9360"/>
      </w:tabs>
      <w:spacing w:before="120" w:after="120"/>
    </w:pPr>
    <w:rPr>
      <w:b/>
      <w:bCs/>
      <w:caps/>
      <w:noProof/>
      <w:sz w:val="20"/>
    </w:rPr>
  </w:style>
  <w:style w:type="paragraph" w:styleId="TOC2">
    <w:name w:val="toc 2"/>
    <w:basedOn w:val="Normal"/>
    <w:next w:val="Normal"/>
    <w:autoRedefine/>
    <w:uiPriority w:val="39"/>
    <w:rsid w:val="00914BA5"/>
    <w:pPr>
      <w:tabs>
        <w:tab w:val="left" w:pos="810"/>
        <w:tab w:val="right" w:leader="dot" w:pos="9360"/>
      </w:tabs>
      <w:ind w:left="810" w:hanging="610"/>
    </w:pPr>
    <w:rPr>
      <w:smallCaps/>
      <w:noProof/>
      <w:sz w:val="20"/>
    </w:rPr>
  </w:style>
  <w:style w:type="paragraph" w:styleId="TOC3">
    <w:name w:val="toc 3"/>
    <w:basedOn w:val="Normal"/>
    <w:next w:val="Normal"/>
    <w:autoRedefine/>
    <w:uiPriority w:val="39"/>
    <w:rsid w:val="00D27FD4"/>
    <w:pPr>
      <w:tabs>
        <w:tab w:val="left" w:pos="1100"/>
        <w:tab w:val="right" w:leader="dot" w:pos="9350"/>
      </w:tabs>
      <w:ind w:left="1497" w:hanging="1094"/>
    </w:pPr>
    <w:rPr>
      <w:i/>
      <w:iCs/>
      <w:sz w:val="20"/>
    </w:rPr>
  </w:style>
  <w:style w:type="paragraph" w:styleId="Header">
    <w:name w:val="header"/>
    <w:basedOn w:val="Normal"/>
    <w:link w:val="HeaderChar"/>
    <w:uiPriority w:val="99"/>
    <w:rsid w:val="00592C88"/>
    <w:pPr>
      <w:tabs>
        <w:tab w:val="left" w:pos="720"/>
        <w:tab w:val="left" w:pos="1440"/>
        <w:tab w:val="center" w:pos="4320"/>
        <w:tab w:val="right" w:pos="8640"/>
      </w:tabs>
    </w:pPr>
    <w:rPr>
      <w:rFonts w:ascii="NewCenturySchlbk" w:hAnsi="NewCenturySchlbk"/>
      <w:szCs w:val="20"/>
    </w:rPr>
  </w:style>
  <w:style w:type="paragraph" w:styleId="BodyText">
    <w:name w:val="Body Text"/>
    <w:basedOn w:val="Normal"/>
    <w:link w:val="BodyTextChar"/>
    <w:uiPriority w:val="1"/>
    <w:qFormat/>
    <w:rsid w:val="00C0007A"/>
    <w:pPr>
      <w:spacing w:after="120"/>
    </w:pPr>
    <w:rPr>
      <w:szCs w:val="20"/>
    </w:rPr>
  </w:style>
  <w:style w:type="paragraph" w:customStyle="1" w:styleId="Babs">
    <w:name w:val="Babs"/>
    <w:basedOn w:val="Normal"/>
    <w:rsid w:val="00592C88"/>
    <w:pPr>
      <w:tabs>
        <w:tab w:val="left" w:pos="720"/>
        <w:tab w:val="left" w:pos="1440"/>
      </w:tabs>
      <w:ind w:left="1440" w:hanging="1440"/>
    </w:pPr>
    <w:rPr>
      <w:rFonts w:ascii="Times" w:hAnsi="Times"/>
      <w:szCs w:val="20"/>
    </w:rPr>
  </w:style>
  <w:style w:type="paragraph" w:customStyle="1" w:styleId="Default">
    <w:name w:val="Default"/>
    <w:rsid w:val="00592C88"/>
    <w:pPr>
      <w:autoSpaceDE w:val="0"/>
      <w:autoSpaceDN w:val="0"/>
      <w:adjustRightInd w:val="0"/>
    </w:pPr>
    <w:rPr>
      <w:rFonts w:ascii="TimesNewRoman,Bold" w:hAnsi="TimesNewRoman,Bold"/>
    </w:rPr>
  </w:style>
  <w:style w:type="paragraph" w:styleId="BodyTextIndent">
    <w:name w:val="Body Text Indent"/>
    <w:basedOn w:val="Normal"/>
    <w:link w:val="BodyTextIndentChar"/>
    <w:uiPriority w:val="99"/>
    <w:qFormat/>
    <w:rsid w:val="00592C88"/>
    <w:pPr>
      <w:ind w:firstLine="720"/>
    </w:pPr>
    <w:rPr>
      <w:szCs w:val="20"/>
    </w:rPr>
  </w:style>
  <w:style w:type="paragraph" w:styleId="Footer">
    <w:name w:val="footer"/>
    <w:basedOn w:val="Normal"/>
    <w:link w:val="FooterChar"/>
    <w:uiPriority w:val="99"/>
    <w:rsid w:val="00592C88"/>
    <w:pPr>
      <w:tabs>
        <w:tab w:val="center" w:pos="4320"/>
        <w:tab w:val="right" w:pos="8640"/>
      </w:tabs>
    </w:pPr>
  </w:style>
  <w:style w:type="character" w:styleId="PageNumber">
    <w:name w:val="page number"/>
    <w:basedOn w:val="DefaultParagraphFont"/>
    <w:rsid w:val="00592C88"/>
  </w:style>
  <w:style w:type="paragraph" w:styleId="BalloonText">
    <w:name w:val="Balloon Text"/>
    <w:basedOn w:val="Normal"/>
    <w:link w:val="BalloonTextChar"/>
    <w:uiPriority w:val="99"/>
    <w:semiHidden/>
    <w:rsid w:val="00592C88"/>
    <w:rPr>
      <w:rFonts w:ascii="Tahoma" w:hAnsi="Tahoma" w:cs="Tahoma"/>
      <w:sz w:val="16"/>
      <w:szCs w:val="16"/>
    </w:rPr>
  </w:style>
  <w:style w:type="character" w:styleId="CommentReference">
    <w:name w:val="annotation reference"/>
    <w:uiPriority w:val="99"/>
    <w:semiHidden/>
    <w:rsid w:val="00495CCC"/>
    <w:rPr>
      <w:sz w:val="16"/>
      <w:szCs w:val="16"/>
    </w:rPr>
  </w:style>
  <w:style w:type="paragraph" w:styleId="CommentText">
    <w:name w:val="annotation text"/>
    <w:basedOn w:val="Normal"/>
    <w:link w:val="CommentTextChar"/>
    <w:uiPriority w:val="99"/>
    <w:rsid w:val="00495CCC"/>
    <w:rPr>
      <w:sz w:val="20"/>
      <w:szCs w:val="20"/>
    </w:rPr>
  </w:style>
  <w:style w:type="paragraph" w:styleId="CommentSubject">
    <w:name w:val="annotation subject"/>
    <w:basedOn w:val="CommentText"/>
    <w:next w:val="CommentText"/>
    <w:link w:val="CommentSubjectChar"/>
    <w:uiPriority w:val="99"/>
    <w:semiHidden/>
    <w:rsid w:val="00495CCC"/>
    <w:rPr>
      <w:b/>
      <w:bCs/>
    </w:rPr>
  </w:style>
  <w:style w:type="paragraph" w:customStyle="1" w:styleId="Technical">
    <w:name w:val="Technical"/>
    <w:basedOn w:val="Normal"/>
    <w:rsid w:val="00FE1246"/>
    <w:pPr>
      <w:tabs>
        <w:tab w:val="left" w:pos="540"/>
        <w:tab w:val="left" w:pos="1080"/>
        <w:tab w:val="left" w:pos="1620"/>
      </w:tabs>
      <w:autoSpaceDE w:val="0"/>
      <w:autoSpaceDN w:val="0"/>
      <w:adjustRightInd w:val="0"/>
      <w:jc w:val="center"/>
    </w:pPr>
    <w:rPr>
      <w:rFonts w:ascii="Times" w:hAnsi="Times" w:cs="Arial"/>
      <w:bCs/>
      <w:szCs w:val="20"/>
    </w:rPr>
  </w:style>
  <w:style w:type="paragraph" w:customStyle="1" w:styleId="TechInit">
    <w:name w:val="Tech Init"/>
    <w:basedOn w:val="Normal"/>
    <w:rsid w:val="006B1571"/>
    <w:pPr>
      <w:tabs>
        <w:tab w:val="left" w:pos="540"/>
        <w:tab w:val="left" w:pos="1080"/>
        <w:tab w:val="left" w:pos="1620"/>
      </w:tabs>
      <w:autoSpaceDE w:val="0"/>
      <w:autoSpaceDN w:val="0"/>
      <w:adjustRightInd w:val="0"/>
      <w:jc w:val="center"/>
    </w:pPr>
    <w:rPr>
      <w:rFonts w:ascii="Times" w:hAnsi="Times" w:cs="Arial"/>
      <w:bCs/>
      <w:szCs w:val="20"/>
    </w:rPr>
  </w:style>
  <w:style w:type="paragraph" w:styleId="Revision">
    <w:name w:val="Revision"/>
    <w:hidden/>
    <w:uiPriority w:val="99"/>
    <w:semiHidden/>
    <w:rsid w:val="0004581D"/>
    <w:rPr>
      <w:sz w:val="24"/>
      <w:szCs w:val="24"/>
    </w:rPr>
  </w:style>
  <w:style w:type="paragraph" w:styleId="FootnoteText">
    <w:name w:val="footnote text"/>
    <w:basedOn w:val="Normal"/>
    <w:link w:val="FootnoteTextChar"/>
    <w:uiPriority w:val="99"/>
    <w:rsid w:val="00C9228B"/>
    <w:rPr>
      <w:sz w:val="20"/>
      <w:szCs w:val="20"/>
    </w:rPr>
  </w:style>
  <w:style w:type="character" w:styleId="FootnoteReference">
    <w:name w:val="footnote reference"/>
    <w:uiPriority w:val="99"/>
    <w:rsid w:val="00C9228B"/>
    <w:rPr>
      <w:vertAlign w:val="superscript"/>
    </w:rPr>
  </w:style>
  <w:style w:type="character" w:styleId="FollowedHyperlink">
    <w:name w:val="FollowedHyperlink"/>
    <w:uiPriority w:val="99"/>
    <w:rsid w:val="00AD6340"/>
    <w:rPr>
      <w:color w:val="800080"/>
      <w:u w:val="single"/>
    </w:rPr>
  </w:style>
  <w:style w:type="table" w:styleId="TableGrid">
    <w:name w:val="Table Grid"/>
    <w:basedOn w:val="TableNormal"/>
    <w:uiPriority w:val="59"/>
    <w:rsid w:val="00E257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1">
    <w:name w:val="Body Text1"/>
    <w:uiPriority w:val="99"/>
    <w:rsid w:val="000554E9"/>
    <w:pPr>
      <w:suppressAutoHyphens/>
    </w:pPr>
    <w:rPr>
      <w:color w:val="000000"/>
      <w:sz w:val="24"/>
    </w:rPr>
  </w:style>
  <w:style w:type="paragraph" w:styleId="PlainText">
    <w:name w:val="Plain Text"/>
    <w:basedOn w:val="Normal"/>
    <w:link w:val="PlainTextChar"/>
    <w:uiPriority w:val="99"/>
    <w:unhideWhenUsed/>
    <w:rsid w:val="00972E2D"/>
    <w:rPr>
      <w:rFonts w:ascii="Consolas" w:eastAsia="Calibri" w:hAnsi="Consolas"/>
      <w:sz w:val="21"/>
      <w:szCs w:val="21"/>
    </w:rPr>
  </w:style>
  <w:style w:type="character" w:customStyle="1" w:styleId="PlainTextChar">
    <w:name w:val="Plain Text Char"/>
    <w:link w:val="PlainText"/>
    <w:uiPriority w:val="99"/>
    <w:rsid w:val="00972E2D"/>
    <w:rPr>
      <w:rFonts w:ascii="Consolas" w:eastAsia="Calibri" w:hAnsi="Consolas" w:cs="Times New Roman"/>
      <w:sz w:val="21"/>
      <w:szCs w:val="21"/>
    </w:rPr>
  </w:style>
  <w:style w:type="paragraph" w:customStyle="1" w:styleId="Header4">
    <w:name w:val="Header 4"/>
    <w:basedOn w:val="Normal"/>
    <w:link w:val="Header4Char"/>
    <w:rsid w:val="002F3937"/>
    <w:rPr>
      <w:b/>
    </w:rPr>
  </w:style>
  <w:style w:type="character" w:customStyle="1" w:styleId="Header4Char">
    <w:name w:val="Header 4 Char"/>
    <w:link w:val="Header4"/>
    <w:rsid w:val="00432EF3"/>
    <w:rPr>
      <w:b/>
      <w:sz w:val="24"/>
      <w:szCs w:val="24"/>
      <w:lang w:val="en-US" w:eastAsia="en-US" w:bidi="ar-SA"/>
    </w:rPr>
  </w:style>
  <w:style w:type="paragraph" w:customStyle="1" w:styleId="3BThirdBullet">
    <w:name w:val="3B Third Bullet"/>
    <w:basedOn w:val="Normal"/>
    <w:rsid w:val="00D82451"/>
    <w:pPr>
      <w:numPr>
        <w:numId w:val="2"/>
      </w:numPr>
      <w:tabs>
        <w:tab w:val="left" w:pos="1440"/>
        <w:tab w:val="left" w:pos="2250"/>
      </w:tabs>
      <w:overflowPunct w:val="0"/>
      <w:autoSpaceDE w:val="0"/>
      <w:autoSpaceDN w:val="0"/>
      <w:adjustRightInd w:val="0"/>
      <w:spacing w:after="240"/>
      <w:textAlignment w:val="baseline"/>
    </w:pPr>
    <w:rPr>
      <w:rFonts w:ascii="Arial" w:hAnsi="Arial"/>
      <w:spacing w:val="-2"/>
      <w:sz w:val="22"/>
      <w:szCs w:val="20"/>
    </w:rPr>
  </w:style>
  <w:style w:type="paragraph" w:customStyle="1" w:styleId="3PThirdParagraph">
    <w:name w:val="3P Third Paragraph"/>
    <w:basedOn w:val="Normal"/>
    <w:rsid w:val="00D82451"/>
    <w:pPr>
      <w:tabs>
        <w:tab w:val="left" w:pos="720"/>
        <w:tab w:val="left" w:pos="2340"/>
      </w:tabs>
      <w:overflowPunct w:val="0"/>
      <w:autoSpaceDE w:val="0"/>
      <w:autoSpaceDN w:val="0"/>
      <w:adjustRightInd w:val="0"/>
      <w:spacing w:after="240"/>
      <w:ind w:left="720"/>
      <w:textAlignment w:val="baseline"/>
    </w:pPr>
    <w:rPr>
      <w:rFonts w:ascii="Arial" w:hAnsi="Arial"/>
      <w:spacing w:val="-2"/>
      <w:sz w:val="22"/>
      <w:szCs w:val="20"/>
    </w:rPr>
  </w:style>
  <w:style w:type="paragraph" w:styleId="BodyTextFirstIndent">
    <w:name w:val="Body Text First Indent"/>
    <w:basedOn w:val="BodyText"/>
    <w:link w:val="BodyTextFirstIndentChar"/>
    <w:rsid w:val="00B353C3"/>
    <w:pPr>
      <w:ind w:firstLine="360"/>
    </w:pPr>
    <w:rPr>
      <w:szCs w:val="24"/>
    </w:rPr>
  </w:style>
  <w:style w:type="character" w:customStyle="1" w:styleId="BodyTextChar">
    <w:name w:val="Body Text Char"/>
    <w:link w:val="BodyText"/>
    <w:uiPriority w:val="1"/>
    <w:rsid w:val="00C0007A"/>
    <w:rPr>
      <w:sz w:val="24"/>
    </w:rPr>
  </w:style>
  <w:style w:type="character" w:customStyle="1" w:styleId="BodyTextFirstIndentChar">
    <w:name w:val="Body Text First Indent Char"/>
    <w:link w:val="BodyTextFirstIndent"/>
    <w:rsid w:val="00B353C3"/>
    <w:rPr>
      <w:sz w:val="24"/>
      <w:szCs w:val="24"/>
    </w:rPr>
  </w:style>
  <w:style w:type="character" w:customStyle="1" w:styleId="CommentTextChar">
    <w:name w:val="Comment Text Char"/>
    <w:basedOn w:val="DefaultParagraphFont"/>
    <w:link w:val="CommentText"/>
    <w:uiPriority w:val="99"/>
    <w:locked/>
    <w:rsid w:val="00B353C3"/>
  </w:style>
  <w:style w:type="paragraph" w:styleId="ListParagraph">
    <w:name w:val="List Paragraph"/>
    <w:basedOn w:val="Normal"/>
    <w:link w:val="ListParagraphChar"/>
    <w:uiPriority w:val="34"/>
    <w:qFormat/>
    <w:rsid w:val="00A81BCD"/>
    <w:pPr>
      <w:ind w:left="720"/>
      <w:contextualSpacing/>
    </w:pPr>
  </w:style>
  <w:style w:type="paragraph" w:styleId="NoSpacing">
    <w:name w:val="No Spacing"/>
    <w:uiPriority w:val="1"/>
    <w:qFormat/>
    <w:rsid w:val="00245EDD"/>
    <w:rPr>
      <w:rFonts w:eastAsia="Calibri"/>
      <w:sz w:val="24"/>
      <w:szCs w:val="24"/>
    </w:rPr>
  </w:style>
  <w:style w:type="paragraph" w:styleId="BodyText3">
    <w:name w:val="Body Text 3"/>
    <w:basedOn w:val="Normal"/>
    <w:link w:val="BodyText3Char"/>
    <w:uiPriority w:val="99"/>
    <w:rsid w:val="00CE6AB4"/>
    <w:pPr>
      <w:spacing w:after="120"/>
    </w:pPr>
    <w:rPr>
      <w:sz w:val="16"/>
      <w:szCs w:val="16"/>
    </w:rPr>
  </w:style>
  <w:style w:type="character" w:customStyle="1" w:styleId="BodyText3Char">
    <w:name w:val="Body Text 3 Char"/>
    <w:link w:val="BodyText3"/>
    <w:uiPriority w:val="99"/>
    <w:rsid w:val="00CE6AB4"/>
    <w:rPr>
      <w:sz w:val="16"/>
      <w:szCs w:val="16"/>
    </w:rPr>
  </w:style>
  <w:style w:type="paragraph" w:styleId="TOCHeading">
    <w:name w:val="TOC Heading"/>
    <w:basedOn w:val="Heading1"/>
    <w:next w:val="Normal"/>
    <w:uiPriority w:val="39"/>
    <w:unhideWhenUsed/>
    <w:qFormat/>
    <w:rsid w:val="000160F0"/>
    <w:pPr>
      <w:keepLines/>
      <w:spacing w:before="480"/>
      <w:outlineLvl w:val="9"/>
    </w:pPr>
    <w:rPr>
      <w:rFonts w:ascii="Cambria" w:eastAsia="Times New Roman" w:hAnsi="Cambria"/>
      <w:bCs/>
      <w:caps/>
      <w:color w:val="365F91"/>
      <w:sz w:val="28"/>
      <w:szCs w:val="28"/>
    </w:rPr>
  </w:style>
  <w:style w:type="paragraph" w:styleId="BodyText2">
    <w:name w:val="Body Text 2"/>
    <w:basedOn w:val="Normal"/>
    <w:link w:val="BodyText2Char"/>
    <w:rsid w:val="00B0491B"/>
    <w:pPr>
      <w:spacing w:after="120" w:line="480" w:lineRule="auto"/>
    </w:pPr>
  </w:style>
  <w:style w:type="character" w:customStyle="1" w:styleId="BodyText2Char">
    <w:name w:val="Body Text 2 Char"/>
    <w:link w:val="BodyText2"/>
    <w:rsid w:val="00B0491B"/>
    <w:rPr>
      <w:sz w:val="24"/>
      <w:szCs w:val="24"/>
    </w:rPr>
  </w:style>
  <w:style w:type="character" w:customStyle="1" w:styleId="FooterChar">
    <w:name w:val="Footer Char"/>
    <w:link w:val="Footer"/>
    <w:uiPriority w:val="99"/>
    <w:rsid w:val="00115653"/>
    <w:rPr>
      <w:sz w:val="24"/>
      <w:szCs w:val="24"/>
    </w:rPr>
  </w:style>
  <w:style w:type="character" w:customStyle="1" w:styleId="Heading1Char">
    <w:name w:val="Heading 1 Char"/>
    <w:link w:val="Heading1"/>
    <w:uiPriority w:val="9"/>
    <w:rsid w:val="006B60B5"/>
    <w:rPr>
      <w:rFonts w:ascii="Times New Roman Bold" w:eastAsia="Arial Unicode MS" w:hAnsi="Times New Roman Bold"/>
      <w:sz w:val="24"/>
    </w:rPr>
  </w:style>
  <w:style w:type="character" w:customStyle="1" w:styleId="Heading2Char">
    <w:name w:val="Heading 2 Char"/>
    <w:link w:val="Heading2"/>
    <w:uiPriority w:val="1"/>
    <w:rsid w:val="00662645"/>
    <w:rPr>
      <w:rFonts w:ascii="Times New Roman Bold" w:eastAsia="Arial Unicode MS" w:hAnsi="Times New Roman Bold"/>
      <w:bCs/>
      <w:sz w:val="24"/>
      <w:szCs w:val="24"/>
    </w:rPr>
  </w:style>
  <w:style w:type="character" w:customStyle="1" w:styleId="Heading4Char">
    <w:name w:val="Heading 4 Char"/>
    <w:link w:val="Heading4"/>
    <w:uiPriority w:val="9"/>
    <w:rsid w:val="00FE79B9"/>
    <w:rPr>
      <w:rFonts w:ascii="Times New Roman Bold" w:eastAsia="헤드라인A" w:hAnsi="Times New Roman Bold"/>
      <w:b/>
      <w:sz w:val="24"/>
    </w:rPr>
  </w:style>
  <w:style w:type="character" w:customStyle="1" w:styleId="Heading5Char">
    <w:name w:val="Heading 5 Char"/>
    <w:link w:val="Heading5"/>
    <w:rsid w:val="00682490"/>
    <w:rPr>
      <w:rFonts w:ascii="Times New Roman Bold" w:eastAsia="헤드라인A" w:hAnsi="Times New Roman Bold"/>
      <w:bCs/>
      <w:sz w:val="24"/>
      <w:szCs w:val="24"/>
    </w:rPr>
  </w:style>
  <w:style w:type="character" w:customStyle="1" w:styleId="Heading6Char">
    <w:name w:val="Heading 6 Char"/>
    <w:link w:val="Heading6"/>
    <w:rsid w:val="00A81BCD"/>
    <w:rPr>
      <w:b/>
      <w:caps/>
      <w:sz w:val="24"/>
    </w:rPr>
  </w:style>
  <w:style w:type="character" w:customStyle="1" w:styleId="Heading7Char">
    <w:name w:val="Heading 7 Char"/>
    <w:link w:val="Heading7"/>
    <w:rsid w:val="00A81BCD"/>
    <w:rPr>
      <w:b/>
      <w:bCs/>
    </w:rPr>
  </w:style>
  <w:style w:type="character" w:customStyle="1" w:styleId="Heading8Char">
    <w:name w:val="Heading 8 Char"/>
    <w:link w:val="Heading8"/>
    <w:rsid w:val="00A81BCD"/>
    <w:rPr>
      <w:b/>
      <w:bCs/>
      <w:sz w:val="22"/>
      <w:szCs w:val="22"/>
    </w:rPr>
  </w:style>
  <w:style w:type="character" w:customStyle="1" w:styleId="Heading9Char">
    <w:name w:val="Heading 9 Char"/>
    <w:link w:val="Heading9"/>
    <w:rsid w:val="00A81BCD"/>
    <w:rPr>
      <w:b/>
      <w:bCs/>
      <w:sz w:val="22"/>
      <w:szCs w:val="24"/>
    </w:rPr>
  </w:style>
  <w:style w:type="character" w:customStyle="1" w:styleId="TitleChar">
    <w:name w:val="Title Char"/>
    <w:link w:val="Title"/>
    <w:uiPriority w:val="10"/>
    <w:rsid w:val="00E25465"/>
    <w:rPr>
      <w:rFonts w:ascii="Times New Roman Bold" w:hAnsi="Times New Roman Bold"/>
      <w:b/>
      <w:caps/>
      <w:sz w:val="28"/>
      <w:szCs w:val="28"/>
    </w:rPr>
  </w:style>
  <w:style w:type="paragraph" w:styleId="Subtitle">
    <w:name w:val="Subtitle"/>
    <w:basedOn w:val="Normal"/>
    <w:link w:val="SubtitleChar"/>
    <w:qFormat/>
    <w:rsid w:val="00A81BCD"/>
    <w:pPr>
      <w:numPr>
        <w:ilvl w:val="1"/>
      </w:numPr>
    </w:pPr>
    <w:rPr>
      <w:rFonts w:ascii="Cambria" w:hAnsi="Cambria"/>
      <w:i/>
      <w:iCs/>
      <w:color w:val="4F81BD"/>
      <w:spacing w:val="15"/>
    </w:rPr>
  </w:style>
  <w:style w:type="character" w:customStyle="1" w:styleId="SubtitleChar">
    <w:name w:val="Subtitle Char"/>
    <w:link w:val="Subtitle"/>
    <w:rsid w:val="00A81BCD"/>
    <w:rPr>
      <w:rFonts w:ascii="Cambria" w:eastAsia="Times New Roman" w:hAnsi="Cambria" w:cs="Times New Roman"/>
      <w:i/>
      <w:iCs/>
      <w:color w:val="4F81BD"/>
      <w:spacing w:val="15"/>
      <w:sz w:val="24"/>
      <w:szCs w:val="24"/>
    </w:rPr>
  </w:style>
  <w:style w:type="character" w:styleId="Strong">
    <w:name w:val="Strong"/>
    <w:qFormat/>
    <w:rsid w:val="00A81BCD"/>
    <w:rPr>
      <w:b/>
      <w:bCs/>
    </w:rPr>
  </w:style>
  <w:style w:type="character" w:styleId="Emphasis">
    <w:name w:val="Emphasis"/>
    <w:uiPriority w:val="20"/>
    <w:qFormat/>
    <w:rsid w:val="00A81BCD"/>
    <w:rPr>
      <w:b/>
      <w:bCs/>
      <w:i w:val="0"/>
      <w:iCs w:val="0"/>
    </w:rPr>
  </w:style>
  <w:style w:type="character" w:customStyle="1" w:styleId="HeaderChar">
    <w:name w:val="Header Char"/>
    <w:link w:val="Header"/>
    <w:uiPriority w:val="99"/>
    <w:rsid w:val="00017F43"/>
    <w:rPr>
      <w:rFonts w:ascii="NewCenturySchlbk" w:hAnsi="NewCenturySchlbk"/>
      <w:sz w:val="24"/>
    </w:rPr>
  </w:style>
  <w:style w:type="paragraph" w:styleId="DocumentMap">
    <w:name w:val="Document Map"/>
    <w:basedOn w:val="Normal"/>
    <w:link w:val="DocumentMapChar"/>
    <w:rsid w:val="008F18EE"/>
    <w:rPr>
      <w:rFonts w:ascii="Tahoma" w:hAnsi="Tahoma" w:cs="Tahoma"/>
      <w:sz w:val="16"/>
      <w:szCs w:val="16"/>
    </w:rPr>
  </w:style>
  <w:style w:type="character" w:customStyle="1" w:styleId="DocumentMapChar">
    <w:name w:val="Document Map Char"/>
    <w:basedOn w:val="DefaultParagraphFont"/>
    <w:link w:val="DocumentMap"/>
    <w:rsid w:val="008F18EE"/>
    <w:rPr>
      <w:rFonts w:ascii="Tahoma" w:hAnsi="Tahoma" w:cs="Tahoma"/>
      <w:sz w:val="16"/>
      <w:szCs w:val="16"/>
    </w:rPr>
  </w:style>
  <w:style w:type="paragraph" w:styleId="NormalWeb">
    <w:name w:val="Normal (Web)"/>
    <w:basedOn w:val="Normal"/>
    <w:uiPriority w:val="99"/>
    <w:semiHidden/>
    <w:unhideWhenUsed/>
    <w:rsid w:val="00A22C76"/>
    <w:pPr>
      <w:spacing w:before="100" w:beforeAutospacing="1" w:after="100" w:afterAutospacing="1"/>
    </w:pPr>
    <w:rPr>
      <w:rFonts w:eastAsiaTheme="minorEastAsia"/>
    </w:rPr>
  </w:style>
  <w:style w:type="paragraph" w:customStyle="1" w:styleId="List1">
    <w:name w:val="List_1"/>
    <w:basedOn w:val="BodyText"/>
    <w:link w:val="List1Char"/>
    <w:qFormat/>
    <w:rsid w:val="00FF57A4"/>
    <w:pPr>
      <w:numPr>
        <w:numId w:val="6"/>
      </w:numPr>
      <w:ind w:left="720"/>
    </w:pPr>
  </w:style>
  <w:style w:type="paragraph" w:customStyle="1" w:styleId="List2">
    <w:name w:val="List_2"/>
    <w:basedOn w:val="ListParagraph"/>
    <w:link w:val="List2Char"/>
    <w:qFormat/>
    <w:rsid w:val="00E525FB"/>
    <w:pPr>
      <w:numPr>
        <w:ilvl w:val="1"/>
        <w:numId w:val="5"/>
      </w:numPr>
      <w:spacing w:after="120"/>
      <w:ind w:left="1440"/>
      <w:contextualSpacing w:val="0"/>
    </w:pPr>
    <w:rPr>
      <w:rFonts w:eastAsiaTheme="minorHAnsi"/>
    </w:rPr>
  </w:style>
  <w:style w:type="character" w:customStyle="1" w:styleId="List2Char">
    <w:name w:val="List_2 Char"/>
    <w:basedOn w:val="DefaultParagraphFont"/>
    <w:link w:val="List2"/>
    <w:rsid w:val="00E525FB"/>
    <w:rPr>
      <w:rFonts w:eastAsiaTheme="minorHAnsi"/>
      <w:sz w:val="24"/>
      <w:szCs w:val="24"/>
    </w:rPr>
  </w:style>
  <w:style w:type="character" w:customStyle="1" w:styleId="List1Char">
    <w:name w:val="List_1 Char"/>
    <w:basedOn w:val="DefaultParagraphFont"/>
    <w:link w:val="List1"/>
    <w:rsid w:val="00FF57A4"/>
    <w:rPr>
      <w:sz w:val="24"/>
    </w:rPr>
  </w:style>
  <w:style w:type="character" w:styleId="LineNumber">
    <w:name w:val="line number"/>
    <w:basedOn w:val="DefaultParagraphFont"/>
    <w:semiHidden/>
    <w:unhideWhenUsed/>
    <w:rsid w:val="007C4FD4"/>
  </w:style>
  <w:style w:type="character" w:customStyle="1" w:styleId="FootnoteTextChar">
    <w:name w:val="Footnote Text Char"/>
    <w:basedOn w:val="DefaultParagraphFont"/>
    <w:link w:val="FootnoteText"/>
    <w:uiPriority w:val="99"/>
    <w:rsid w:val="00B956D8"/>
  </w:style>
  <w:style w:type="character" w:customStyle="1" w:styleId="ListParagraphChar">
    <w:name w:val="List Paragraph Char"/>
    <w:basedOn w:val="DefaultParagraphFont"/>
    <w:link w:val="ListParagraph"/>
    <w:uiPriority w:val="34"/>
    <w:locked/>
    <w:rsid w:val="00BA7579"/>
    <w:rPr>
      <w:sz w:val="24"/>
      <w:szCs w:val="24"/>
    </w:rPr>
  </w:style>
  <w:style w:type="paragraph" w:styleId="TOC4">
    <w:name w:val="toc 4"/>
    <w:basedOn w:val="Normal"/>
    <w:next w:val="Normal"/>
    <w:autoRedefine/>
    <w:unhideWhenUsed/>
    <w:rsid w:val="00E8164E"/>
    <w:pPr>
      <w:spacing w:after="100"/>
      <w:ind w:left="720"/>
    </w:pPr>
  </w:style>
  <w:style w:type="character" w:styleId="EndnoteReference">
    <w:name w:val="endnote reference"/>
    <w:basedOn w:val="DefaultParagraphFont"/>
    <w:uiPriority w:val="99"/>
    <w:semiHidden/>
    <w:unhideWhenUsed/>
    <w:rsid w:val="0043778D"/>
    <w:rPr>
      <w:vertAlign w:val="superscript"/>
    </w:rPr>
  </w:style>
  <w:style w:type="paragraph" w:customStyle="1" w:styleId="BulletList">
    <w:name w:val="Bullet List"/>
    <w:basedOn w:val="Normal"/>
    <w:link w:val="BulletListChar"/>
    <w:qFormat/>
    <w:rsid w:val="00C23E71"/>
    <w:pPr>
      <w:numPr>
        <w:numId w:val="1"/>
      </w:numPr>
      <w:autoSpaceDE w:val="0"/>
      <w:autoSpaceDN w:val="0"/>
      <w:adjustRightInd w:val="0"/>
      <w:spacing w:after="120"/>
    </w:pPr>
  </w:style>
  <w:style w:type="paragraph" w:customStyle="1" w:styleId="IndentBulletList">
    <w:name w:val="Indent Bullet List"/>
    <w:basedOn w:val="Normal"/>
    <w:link w:val="IndentBulletListChar"/>
    <w:qFormat/>
    <w:rsid w:val="00A20957"/>
    <w:pPr>
      <w:numPr>
        <w:numId w:val="9"/>
      </w:numPr>
      <w:autoSpaceDE w:val="0"/>
      <w:autoSpaceDN w:val="0"/>
      <w:adjustRightInd w:val="0"/>
      <w:spacing w:after="120"/>
    </w:pPr>
    <w:rPr>
      <w:rFonts w:eastAsia="헤드라인A"/>
    </w:rPr>
  </w:style>
  <w:style w:type="character" w:customStyle="1" w:styleId="BulletListChar">
    <w:name w:val="Bullet List Char"/>
    <w:basedOn w:val="DefaultParagraphFont"/>
    <w:link w:val="BulletList"/>
    <w:rsid w:val="00C23E71"/>
    <w:rPr>
      <w:sz w:val="24"/>
      <w:szCs w:val="24"/>
    </w:rPr>
  </w:style>
  <w:style w:type="paragraph" w:customStyle="1" w:styleId="List3">
    <w:name w:val="List_3"/>
    <w:basedOn w:val="Normal"/>
    <w:link w:val="List3Char"/>
    <w:qFormat/>
    <w:rsid w:val="005C560E"/>
    <w:pPr>
      <w:numPr>
        <w:numId w:val="20"/>
      </w:numPr>
      <w:spacing w:after="120"/>
    </w:pPr>
  </w:style>
  <w:style w:type="character" w:customStyle="1" w:styleId="IndentBulletListChar">
    <w:name w:val="Indent Bullet List Char"/>
    <w:basedOn w:val="DefaultParagraphFont"/>
    <w:link w:val="IndentBulletList"/>
    <w:rsid w:val="00A20957"/>
    <w:rPr>
      <w:rFonts w:eastAsia="헤드라인A"/>
      <w:sz w:val="24"/>
      <w:szCs w:val="24"/>
    </w:rPr>
  </w:style>
  <w:style w:type="character" w:customStyle="1" w:styleId="List3Char">
    <w:name w:val="List_3 Char"/>
    <w:basedOn w:val="List2Char"/>
    <w:link w:val="List3"/>
    <w:rsid w:val="005C560E"/>
    <w:rPr>
      <w:rFonts w:eastAsiaTheme="minorHAnsi"/>
      <w:sz w:val="24"/>
      <w:szCs w:val="24"/>
    </w:rPr>
  </w:style>
  <w:style w:type="character" w:customStyle="1" w:styleId="Mention1">
    <w:name w:val="Mention1"/>
    <w:basedOn w:val="DefaultParagraphFont"/>
    <w:uiPriority w:val="99"/>
    <w:unhideWhenUsed/>
    <w:rsid w:val="00BD663F"/>
    <w:rPr>
      <w:color w:val="2B579A"/>
      <w:shd w:val="clear" w:color="auto" w:fill="E1DFDD"/>
    </w:rPr>
  </w:style>
  <w:style w:type="character" w:customStyle="1" w:styleId="UnresolvedMention1">
    <w:name w:val="Unresolved Mention1"/>
    <w:basedOn w:val="DefaultParagraphFont"/>
    <w:uiPriority w:val="99"/>
    <w:semiHidden/>
    <w:unhideWhenUsed/>
    <w:rsid w:val="002E2E89"/>
    <w:rPr>
      <w:color w:val="605E5C"/>
      <w:shd w:val="clear" w:color="auto" w:fill="E1DFDD"/>
    </w:rPr>
  </w:style>
  <w:style w:type="paragraph" w:styleId="TOC5">
    <w:name w:val="toc 5"/>
    <w:basedOn w:val="Normal"/>
    <w:next w:val="Normal"/>
    <w:autoRedefine/>
    <w:uiPriority w:val="39"/>
    <w:unhideWhenUsed/>
    <w:rsid w:val="001308B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1308B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1308B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1308B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1308BB"/>
    <w:pPr>
      <w:spacing w:after="100" w:line="259" w:lineRule="auto"/>
      <w:ind w:left="1760"/>
    </w:pPr>
    <w:rPr>
      <w:rFonts w:asciiTheme="minorHAnsi" w:eastAsiaTheme="minorEastAsia" w:hAnsiTheme="minorHAnsi" w:cstheme="minorBidi"/>
      <w:sz w:val="22"/>
      <w:szCs w:val="22"/>
    </w:rPr>
  </w:style>
  <w:style w:type="character" w:customStyle="1" w:styleId="UnresolvedMention2">
    <w:name w:val="Unresolved Mention2"/>
    <w:basedOn w:val="DefaultParagraphFont"/>
    <w:uiPriority w:val="99"/>
    <w:semiHidden/>
    <w:unhideWhenUsed/>
    <w:rsid w:val="001308BB"/>
    <w:rPr>
      <w:color w:val="605E5C"/>
      <w:shd w:val="clear" w:color="auto" w:fill="E1DFDD"/>
    </w:rPr>
  </w:style>
  <w:style w:type="character" w:customStyle="1" w:styleId="cf01">
    <w:name w:val="cf01"/>
    <w:basedOn w:val="DefaultParagraphFont"/>
    <w:rsid w:val="003C0C9C"/>
    <w:rPr>
      <w:rFonts w:ascii="Segoe UI" w:hAnsi="Segoe UI" w:cs="Segoe UI" w:hint="default"/>
      <w:sz w:val="18"/>
      <w:szCs w:val="18"/>
    </w:rPr>
  </w:style>
  <w:style w:type="table" w:customStyle="1" w:styleId="TableGrid1">
    <w:name w:val="Table Grid1"/>
    <w:basedOn w:val="TableNormal"/>
    <w:next w:val="TableGrid"/>
    <w:uiPriority w:val="39"/>
    <w:rsid w:val="003C0C9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3C0C9C"/>
    <w:pPr>
      <w:keepNext/>
      <w:widowControl w:val="0"/>
      <w:autoSpaceDE w:val="0"/>
      <w:autoSpaceDN w:val="0"/>
      <w:spacing w:before="240" w:after="120"/>
      <w:jc w:val="center"/>
    </w:pPr>
    <w:rPr>
      <w:rFonts w:ascii="Times New Roman Bold" w:hAnsi="Times New Roman Bold"/>
      <w:b/>
      <w:szCs w:val="22"/>
    </w:rPr>
  </w:style>
  <w:style w:type="character" w:customStyle="1" w:styleId="CommentSubjectChar">
    <w:name w:val="Comment Subject Char"/>
    <w:basedOn w:val="CommentTextChar"/>
    <w:link w:val="CommentSubject"/>
    <w:uiPriority w:val="99"/>
    <w:semiHidden/>
    <w:rsid w:val="003C0C9C"/>
    <w:rPr>
      <w:b/>
      <w:bCs/>
    </w:rPr>
  </w:style>
  <w:style w:type="character" w:customStyle="1" w:styleId="BalloonTextChar">
    <w:name w:val="Balloon Text Char"/>
    <w:basedOn w:val="DefaultParagraphFont"/>
    <w:link w:val="BalloonText"/>
    <w:uiPriority w:val="99"/>
    <w:semiHidden/>
    <w:rsid w:val="003C0C9C"/>
    <w:rPr>
      <w:rFonts w:ascii="Tahoma" w:hAnsi="Tahoma" w:cs="Tahoma"/>
      <w:sz w:val="16"/>
      <w:szCs w:val="16"/>
    </w:rPr>
  </w:style>
  <w:style w:type="paragraph" w:styleId="ListBullet2">
    <w:name w:val="List Bullet 2"/>
    <w:basedOn w:val="Normal"/>
    <w:uiPriority w:val="99"/>
    <w:unhideWhenUsed/>
    <w:qFormat/>
    <w:rsid w:val="003C0C9C"/>
    <w:pPr>
      <w:numPr>
        <w:numId w:val="22"/>
      </w:numPr>
      <w:spacing w:after="120"/>
    </w:pPr>
    <w:rPr>
      <w:rFonts w:eastAsiaTheme="minorHAnsi" w:cstheme="minorBidi"/>
      <w:szCs w:val="22"/>
    </w:rPr>
  </w:style>
  <w:style w:type="paragraph" w:styleId="ListBullet">
    <w:name w:val="List Bullet"/>
    <w:basedOn w:val="Normal"/>
    <w:uiPriority w:val="99"/>
    <w:unhideWhenUsed/>
    <w:qFormat/>
    <w:rsid w:val="003C0C9C"/>
    <w:pPr>
      <w:numPr>
        <w:numId w:val="21"/>
      </w:numPr>
      <w:spacing w:after="120"/>
    </w:pPr>
    <w:rPr>
      <w:rFonts w:eastAsiaTheme="minorHAnsi" w:cstheme="minorBidi"/>
      <w:szCs w:val="22"/>
    </w:rPr>
  </w:style>
  <w:style w:type="character" w:customStyle="1" w:styleId="BodyTextIndentChar">
    <w:name w:val="Body Text Indent Char"/>
    <w:basedOn w:val="DefaultParagraphFont"/>
    <w:link w:val="BodyTextIndent"/>
    <w:uiPriority w:val="99"/>
    <w:rsid w:val="003C0C9C"/>
    <w:rPr>
      <w:sz w:val="24"/>
    </w:rPr>
  </w:style>
  <w:style w:type="table" w:customStyle="1" w:styleId="TableGridLight1">
    <w:name w:val="Table Grid Light1"/>
    <w:basedOn w:val="TableNormal"/>
    <w:uiPriority w:val="40"/>
    <w:rsid w:val="003C0C9C"/>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rsid w:val="003C0C9C"/>
    <w:rPr>
      <w:rFonts w:asciiTheme="minorHAnsi" w:eastAsiaTheme="minorHAnsi"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3C0C9C"/>
    <w:rPr>
      <w:rFonts w:asciiTheme="minorHAnsi" w:eastAsiaTheme="minorHAnsi" w:hAnsiTheme="minorHAnsi"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3C0C9C"/>
    <w:rPr>
      <w:rFonts w:asciiTheme="minorHAnsi" w:eastAsiaTheme="minorHAnsi" w:hAnsiTheme="minorHAnsi" w:cstheme="minorBidi"/>
      <w:sz w:val="22"/>
      <w:szCs w:val="22"/>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3C0C9C"/>
    <w:rPr>
      <w:rFonts w:asciiTheme="minorHAnsi" w:eastAsiaTheme="minorHAnsi" w:hAnsiTheme="minorHAnsi" w:cstheme="minorBidi"/>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3C0C9C"/>
    <w:rPr>
      <w:rFonts w:asciiTheme="minorHAnsi" w:eastAsiaTheme="minorHAnsi" w:hAnsiTheme="minorHAnsi" w:cstheme="minorBidi"/>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1">
    <w:name w:val="Grid Table 1 Light1"/>
    <w:basedOn w:val="TableNormal"/>
    <w:uiPriority w:val="46"/>
    <w:rsid w:val="003C0C9C"/>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2">
    <w:name w:val="Table Grid2"/>
    <w:basedOn w:val="TableNormal"/>
    <w:uiPriority w:val="39"/>
    <w:rsid w:val="003C0C9C"/>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C0C9C"/>
    <w:pPr>
      <w:spacing w:after="200"/>
    </w:pPr>
    <w:rPr>
      <w:rFonts w:asciiTheme="minorHAnsi" w:eastAsiaTheme="minorHAnsi" w:hAnsiTheme="minorHAnsi" w:cstheme="minorBidi"/>
      <w:i/>
      <w:iCs/>
      <w:color w:val="1F497D" w:themeColor="text2"/>
      <w:sz w:val="18"/>
      <w:szCs w:val="18"/>
    </w:rPr>
  </w:style>
  <w:style w:type="numbering" w:customStyle="1" w:styleId="NoList1">
    <w:name w:val="No List1"/>
    <w:next w:val="NoList"/>
    <w:uiPriority w:val="99"/>
    <w:semiHidden/>
    <w:unhideWhenUsed/>
    <w:rsid w:val="003C0C9C"/>
  </w:style>
  <w:style w:type="character" w:customStyle="1" w:styleId="FollowedHyperlink1">
    <w:name w:val="FollowedHyperlink1"/>
    <w:basedOn w:val="DefaultParagraphFont"/>
    <w:uiPriority w:val="99"/>
    <w:semiHidden/>
    <w:unhideWhenUsed/>
    <w:rsid w:val="003C0C9C"/>
    <w:rPr>
      <w:color w:val="954F72"/>
      <w:u w:val="single"/>
    </w:rPr>
  </w:style>
  <w:style w:type="paragraph" w:customStyle="1" w:styleId="msonormal0">
    <w:name w:val="msonormal"/>
    <w:basedOn w:val="Normal"/>
    <w:rsid w:val="003C0C9C"/>
    <w:pPr>
      <w:spacing w:before="100" w:beforeAutospacing="1" w:after="100" w:afterAutospacing="1"/>
    </w:pPr>
  </w:style>
  <w:style w:type="paragraph" w:styleId="TableofFigures">
    <w:name w:val="table of figures"/>
    <w:basedOn w:val="Normal"/>
    <w:next w:val="Normal"/>
    <w:uiPriority w:val="99"/>
    <w:semiHidden/>
    <w:unhideWhenUsed/>
    <w:rsid w:val="003C0C9C"/>
    <w:pPr>
      <w:jc w:val="both"/>
    </w:pPr>
  </w:style>
  <w:style w:type="paragraph" w:customStyle="1" w:styleId="TOCHeading1">
    <w:name w:val="TOC Heading1"/>
    <w:basedOn w:val="Heading1"/>
    <w:next w:val="Normal"/>
    <w:uiPriority w:val="39"/>
    <w:semiHidden/>
    <w:unhideWhenUsed/>
    <w:qFormat/>
    <w:rsid w:val="003C0C9C"/>
    <w:pPr>
      <w:keepLines/>
      <w:spacing w:before="240" w:after="0" w:line="256" w:lineRule="auto"/>
      <w:outlineLvl w:val="9"/>
    </w:pPr>
    <w:rPr>
      <w:rFonts w:ascii="Calibri Light" w:eastAsia="Times New Roman" w:hAnsi="Calibri Light"/>
      <w:color w:val="2F5496"/>
      <w:sz w:val="32"/>
      <w:szCs w:val="32"/>
    </w:rPr>
  </w:style>
  <w:style w:type="paragraph" w:customStyle="1" w:styleId="SymposiumTitle">
    <w:name w:val="SymposiumTitle"/>
    <w:basedOn w:val="Normal"/>
    <w:autoRedefine/>
    <w:rsid w:val="003C0C9C"/>
    <w:pPr>
      <w:jc w:val="center"/>
    </w:pPr>
    <w:rPr>
      <w:rFonts w:ascii="CG Omega" w:hAnsi="CG Omega"/>
      <w:b/>
      <w:smallCaps/>
      <w:sz w:val="32"/>
    </w:rPr>
  </w:style>
  <w:style w:type="paragraph" w:customStyle="1" w:styleId="Table">
    <w:name w:val="Table"/>
    <w:basedOn w:val="Normal"/>
    <w:rsid w:val="003C0C9C"/>
    <w:pPr>
      <w:jc w:val="center"/>
    </w:pPr>
    <w:rPr>
      <w:b/>
    </w:rPr>
  </w:style>
  <w:style w:type="character" w:customStyle="1" w:styleId="WSSubChar">
    <w:name w:val="WS Sub Char"/>
    <w:basedOn w:val="DefaultParagraphFont"/>
    <w:link w:val="WSSub"/>
    <w:locked/>
    <w:rsid w:val="003C0C9C"/>
    <w:rPr>
      <w:b/>
      <w:smallCaps/>
      <w:sz w:val="28"/>
      <w:szCs w:val="24"/>
    </w:rPr>
  </w:style>
  <w:style w:type="paragraph" w:customStyle="1" w:styleId="WSSub">
    <w:name w:val="WS Sub"/>
    <w:basedOn w:val="Normal"/>
    <w:link w:val="WSSubChar"/>
    <w:qFormat/>
    <w:rsid w:val="003C0C9C"/>
    <w:pPr>
      <w:jc w:val="center"/>
      <w:outlineLvl w:val="1"/>
    </w:pPr>
    <w:rPr>
      <w:b/>
      <w:smallCaps/>
      <w:sz w:val="28"/>
    </w:rPr>
  </w:style>
  <w:style w:type="paragraph" w:customStyle="1" w:styleId="WSContinued">
    <w:name w:val="WS Continued"/>
    <w:basedOn w:val="Normal"/>
    <w:qFormat/>
    <w:rsid w:val="003C0C9C"/>
    <w:pPr>
      <w:jc w:val="center"/>
    </w:pPr>
    <w:rPr>
      <w:b/>
      <w:smallCaps/>
      <w:sz w:val="28"/>
    </w:rPr>
  </w:style>
  <w:style w:type="paragraph" w:customStyle="1" w:styleId="TableCaption">
    <w:name w:val="Table Caption"/>
    <w:basedOn w:val="Caption"/>
    <w:qFormat/>
    <w:rsid w:val="003C0C9C"/>
    <w:pPr>
      <w:keepNext/>
      <w:spacing w:after="60"/>
      <w:jc w:val="center"/>
    </w:pPr>
    <w:rPr>
      <w:rFonts w:ascii="Arial" w:eastAsia="Times New Roman" w:hAnsi="Arial" w:cs="Times New Roman"/>
      <w:bCs/>
      <w:i w:val="0"/>
      <w:iCs w:val="0"/>
      <w:color w:val="auto"/>
      <w:sz w:val="20"/>
      <w:szCs w:val="20"/>
    </w:rPr>
  </w:style>
  <w:style w:type="character" w:customStyle="1" w:styleId="AttachmentChar">
    <w:name w:val="Attachment Char"/>
    <w:basedOn w:val="DefaultParagraphFont"/>
    <w:link w:val="Attachment"/>
    <w:locked/>
    <w:rsid w:val="003C0C9C"/>
    <w:rPr>
      <w:b/>
      <w:bCs/>
      <w:spacing w:val="1"/>
      <w:sz w:val="28"/>
      <w:szCs w:val="28"/>
    </w:rPr>
  </w:style>
  <w:style w:type="paragraph" w:customStyle="1" w:styleId="Attachment">
    <w:name w:val="Attachment"/>
    <w:basedOn w:val="Normal"/>
    <w:link w:val="AttachmentChar"/>
    <w:qFormat/>
    <w:rsid w:val="003C0C9C"/>
    <w:pPr>
      <w:widowControl w:val="0"/>
      <w:autoSpaceDE w:val="0"/>
      <w:autoSpaceDN w:val="0"/>
      <w:adjustRightInd w:val="0"/>
      <w:jc w:val="center"/>
    </w:pPr>
    <w:rPr>
      <w:b/>
      <w:bCs/>
      <w:spacing w:val="1"/>
      <w:sz w:val="28"/>
      <w:szCs w:val="28"/>
    </w:rPr>
  </w:style>
  <w:style w:type="table" w:customStyle="1" w:styleId="GridTable41">
    <w:name w:val="Grid Table 41"/>
    <w:basedOn w:val="TableNormal"/>
    <w:next w:val="GridTable4"/>
    <w:uiPriority w:val="49"/>
    <w:rsid w:val="003C0C9C"/>
    <w:pPr>
      <w:ind w:left="864" w:hanging="432"/>
      <w:jc w:val="both"/>
    </w:pPr>
    <w:rPr>
      <w:rFonts w:ascii="Calibri" w:hAnsi="Calibri"/>
      <w:sz w:val="22"/>
      <w:szCs w:val="22"/>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11">
    <w:name w:val="Grid Table 4 - Accent 11"/>
    <w:basedOn w:val="TableNormal"/>
    <w:next w:val="GridTable4-Accent1"/>
    <w:uiPriority w:val="49"/>
    <w:rsid w:val="003C0C9C"/>
    <w:pPr>
      <w:ind w:left="864" w:hanging="432"/>
      <w:jc w:val="both"/>
    </w:pPr>
    <w:rPr>
      <w:rFonts w:ascii="Calibri" w:hAnsi="Calibri"/>
      <w:sz w:val="22"/>
      <w:szCs w:val="22"/>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4-Accent31">
    <w:name w:val="Grid Table 4 - Accent 31"/>
    <w:basedOn w:val="TableNormal"/>
    <w:next w:val="GridTable4-Accent3"/>
    <w:uiPriority w:val="49"/>
    <w:rsid w:val="003C0C9C"/>
    <w:pPr>
      <w:ind w:left="864" w:hanging="432"/>
      <w:jc w:val="both"/>
    </w:pPr>
    <w:rPr>
      <w:rFonts w:ascii="Calibri" w:hAnsi="Calibri"/>
      <w:sz w:val="22"/>
      <w:szCs w:val="22"/>
    </w:rPr>
    <w:tblPr>
      <w:tblStyleRowBandSize w:val="1"/>
      <w:tblStyleColBandSize w:val="1"/>
      <w:tblInd w:w="0" w:type="nil"/>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61">
    <w:name w:val="Grid Table 3 - Accent 61"/>
    <w:basedOn w:val="TableNormal"/>
    <w:next w:val="GridTable3-Accent6"/>
    <w:uiPriority w:val="48"/>
    <w:rsid w:val="003C0C9C"/>
    <w:pPr>
      <w:ind w:left="864" w:hanging="432"/>
      <w:jc w:val="both"/>
    </w:pPr>
    <w:rPr>
      <w:rFonts w:ascii="Calibri" w:hAnsi="Calibri"/>
      <w:sz w:val="22"/>
      <w:szCs w:val="22"/>
    </w:rPr>
    <w:tblPr>
      <w:tblStyleRowBandSize w:val="1"/>
      <w:tblStyleColBandSize w:val="1"/>
      <w:tblInd w:w="0" w:type="nil"/>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TableGrid11">
    <w:name w:val="Table Grid11"/>
    <w:basedOn w:val="TableNormal"/>
    <w:uiPriority w:val="39"/>
    <w:rsid w:val="003C0C9C"/>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3C0C9C"/>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C0C9C"/>
    <w:rPr>
      <w:rFonts w:asciiTheme="minorHAnsi" w:eastAsiaTheme="minorHAnsi" w:hAnsiTheme="minorHAnsi" w:cstheme="minorBidi"/>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C0C9C"/>
    <w:rPr>
      <w:rFonts w:asciiTheme="minorHAnsi" w:eastAsiaTheme="minorHAnsi" w:hAnsiTheme="minorHAnsi" w:cstheme="minorBidi"/>
      <w:sz w:val="22"/>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3">
    <w:name w:val="Grid Table 4 Accent 3"/>
    <w:basedOn w:val="TableNormal"/>
    <w:uiPriority w:val="49"/>
    <w:rsid w:val="003C0C9C"/>
    <w:rPr>
      <w:rFonts w:asciiTheme="minorHAnsi" w:eastAsiaTheme="minorHAnsi" w:hAnsiTheme="minorHAnsi" w:cstheme="minorBidi"/>
      <w:sz w:val="22"/>
      <w:szCs w:val="22"/>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3-Accent6">
    <w:name w:val="Grid Table 3 Accent 6"/>
    <w:basedOn w:val="TableNormal"/>
    <w:uiPriority w:val="48"/>
    <w:rsid w:val="003C0C9C"/>
    <w:rPr>
      <w:rFonts w:asciiTheme="minorHAnsi" w:eastAsiaTheme="minorHAnsi" w:hAnsiTheme="minorHAnsi" w:cstheme="minorBidi"/>
      <w:sz w:val="22"/>
      <w:szCs w:val="22"/>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2">
    <w:name w:val="Grid Table 42"/>
    <w:basedOn w:val="TableNormal"/>
    <w:next w:val="GridTable4"/>
    <w:uiPriority w:val="49"/>
    <w:rsid w:val="003C0C9C"/>
    <w:pPr>
      <w:ind w:left="864" w:hanging="432"/>
      <w:jc w:val="both"/>
    </w:pPr>
    <w:rPr>
      <w:rFonts w:ascii="Calibri" w:hAnsi="Calibri"/>
      <w:sz w:val="22"/>
      <w:szCs w:val="22"/>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NoList2">
    <w:name w:val="No List2"/>
    <w:next w:val="NoList"/>
    <w:uiPriority w:val="99"/>
    <w:semiHidden/>
    <w:unhideWhenUsed/>
    <w:rsid w:val="003C0C9C"/>
  </w:style>
  <w:style w:type="table" w:customStyle="1" w:styleId="TableGrid3">
    <w:name w:val="Table Grid3"/>
    <w:basedOn w:val="TableNormal"/>
    <w:next w:val="TableGrid"/>
    <w:uiPriority w:val="59"/>
    <w:rsid w:val="003C0C9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3C0C9C"/>
  </w:style>
  <w:style w:type="table" w:customStyle="1" w:styleId="TableGrid12">
    <w:name w:val="Table Grid12"/>
    <w:basedOn w:val="TableNormal"/>
    <w:next w:val="TableGrid"/>
    <w:uiPriority w:val="39"/>
    <w:rsid w:val="003C0C9C"/>
    <w:pPr>
      <w:ind w:left="864" w:hanging="432"/>
      <w:jc w:val="both"/>
    </w:pPr>
    <w:rPr>
      <w:rFonts w:ascii="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070821"/>
  </w:style>
  <w:style w:type="character" w:styleId="UnresolvedMention">
    <w:name w:val="Unresolved Mention"/>
    <w:basedOn w:val="DefaultParagraphFont"/>
    <w:uiPriority w:val="99"/>
    <w:semiHidden/>
    <w:unhideWhenUsed/>
    <w:rsid w:val="00B003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77112">
      <w:bodyDiv w:val="1"/>
      <w:marLeft w:val="0"/>
      <w:marRight w:val="0"/>
      <w:marTop w:val="0"/>
      <w:marBottom w:val="0"/>
      <w:divBdr>
        <w:top w:val="none" w:sz="0" w:space="0" w:color="auto"/>
        <w:left w:val="none" w:sz="0" w:space="0" w:color="auto"/>
        <w:bottom w:val="none" w:sz="0" w:space="0" w:color="auto"/>
        <w:right w:val="none" w:sz="0" w:space="0" w:color="auto"/>
      </w:divBdr>
    </w:div>
    <w:div w:id="70129946">
      <w:bodyDiv w:val="1"/>
      <w:marLeft w:val="0"/>
      <w:marRight w:val="0"/>
      <w:marTop w:val="0"/>
      <w:marBottom w:val="0"/>
      <w:divBdr>
        <w:top w:val="none" w:sz="0" w:space="0" w:color="auto"/>
        <w:left w:val="none" w:sz="0" w:space="0" w:color="auto"/>
        <w:bottom w:val="none" w:sz="0" w:space="0" w:color="auto"/>
        <w:right w:val="none" w:sz="0" w:space="0" w:color="auto"/>
      </w:divBdr>
    </w:div>
    <w:div w:id="92291474">
      <w:bodyDiv w:val="1"/>
      <w:marLeft w:val="0"/>
      <w:marRight w:val="0"/>
      <w:marTop w:val="0"/>
      <w:marBottom w:val="0"/>
      <w:divBdr>
        <w:top w:val="none" w:sz="0" w:space="0" w:color="auto"/>
        <w:left w:val="none" w:sz="0" w:space="0" w:color="auto"/>
        <w:bottom w:val="none" w:sz="0" w:space="0" w:color="auto"/>
        <w:right w:val="none" w:sz="0" w:space="0" w:color="auto"/>
      </w:divBdr>
    </w:div>
    <w:div w:id="93480307">
      <w:bodyDiv w:val="1"/>
      <w:marLeft w:val="0"/>
      <w:marRight w:val="0"/>
      <w:marTop w:val="0"/>
      <w:marBottom w:val="0"/>
      <w:divBdr>
        <w:top w:val="none" w:sz="0" w:space="0" w:color="auto"/>
        <w:left w:val="none" w:sz="0" w:space="0" w:color="auto"/>
        <w:bottom w:val="none" w:sz="0" w:space="0" w:color="auto"/>
        <w:right w:val="none" w:sz="0" w:space="0" w:color="auto"/>
      </w:divBdr>
    </w:div>
    <w:div w:id="141510992">
      <w:bodyDiv w:val="1"/>
      <w:marLeft w:val="0"/>
      <w:marRight w:val="0"/>
      <w:marTop w:val="0"/>
      <w:marBottom w:val="0"/>
      <w:divBdr>
        <w:top w:val="none" w:sz="0" w:space="0" w:color="auto"/>
        <w:left w:val="none" w:sz="0" w:space="0" w:color="auto"/>
        <w:bottom w:val="none" w:sz="0" w:space="0" w:color="auto"/>
        <w:right w:val="none" w:sz="0" w:space="0" w:color="auto"/>
      </w:divBdr>
    </w:div>
    <w:div w:id="149637709">
      <w:bodyDiv w:val="1"/>
      <w:marLeft w:val="0"/>
      <w:marRight w:val="0"/>
      <w:marTop w:val="0"/>
      <w:marBottom w:val="0"/>
      <w:divBdr>
        <w:top w:val="none" w:sz="0" w:space="0" w:color="auto"/>
        <w:left w:val="none" w:sz="0" w:space="0" w:color="auto"/>
        <w:bottom w:val="none" w:sz="0" w:space="0" w:color="auto"/>
        <w:right w:val="none" w:sz="0" w:space="0" w:color="auto"/>
      </w:divBdr>
    </w:div>
    <w:div w:id="165563396">
      <w:bodyDiv w:val="1"/>
      <w:marLeft w:val="0"/>
      <w:marRight w:val="0"/>
      <w:marTop w:val="0"/>
      <w:marBottom w:val="0"/>
      <w:divBdr>
        <w:top w:val="none" w:sz="0" w:space="0" w:color="auto"/>
        <w:left w:val="none" w:sz="0" w:space="0" w:color="auto"/>
        <w:bottom w:val="none" w:sz="0" w:space="0" w:color="auto"/>
        <w:right w:val="none" w:sz="0" w:space="0" w:color="auto"/>
      </w:divBdr>
    </w:div>
    <w:div w:id="207256981">
      <w:bodyDiv w:val="1"/>
      <w:marLeft w:val="0"/>
      <w:marRight w:val="0"/>
      <w:marTop w:val="0"/>
      <w:marBottom w:val="0"/>
      <w:divBdr>
        <w:top w:val="none" w:sz="0" w:space="0" w:color="auto"/>
        <w:left w:val="none" w:sz="0" w:space="0" w:color="auto"/>
        <w:bottom w:val="none" w:sz="0" w:space="0" w:color="auto"/>
        <w:right w:val="none" w:sz="0" w:space="0" w:color="auto"/>
      </w:divBdr>
    </w:div>
    <w:div w:id="219248527">
      <w:bodyDiv w:val="1"/>
      <w:marLeft w:val="0"/>
      <w:marRight w:val="0"/>
      <w:marTop w:val="0"/>
      <w:marBottom w:val="0"/>
      <w:divBdr>
        <w:top w:val="none" w:sz="0" w:space="0" w:color="auto"/>
        <w:left w:val="none" w:sz="0" w:space="0" w:color="auto"/>
        <w:bottom w:val="none" w:sz="0" w:space="0" w:color="auto"/>
        <w:right w:val="none" w:sz="0" w:space="0" w:color="auto"/>
      </w:divBdr>
    </w:div>
    <w:div w:id="234585663">
      <w:bodyDiv w:val="1"/>
      <w:marLeft w:val="0"/>
      <w:marRight w:val="0"/>
      <w:marTop w:val="0"/>
      <w:marBottom w:val="0"/>
      <w:divBdr>
        <w:top w:val="none" w:sz="0" w:space="0" w:color="auto"/>
        <w:left w:val="none" w:sz="0" w:space="0" w:color="auto"/>
        <w:bottom w:val="none" w:sz="0" w:space="0" w:color="auto"/>
        <w:right w:val="none" w:sz="0" w:space="0" w:color="auto"/>
      </w:divBdr>
    </w:div>
    <w:div w:id="266235046">
      <w:bodyDiv w:val="1"/>
      <w:marLeft w:val="0"/>
      <w:marRight w:val="0"/>
      <w:marTop w:val="0"/>
      <w:marBottom w:val="0"/>
      <w:divBdr>
        <w:top w:val="none" w:sz="0" w:space="0" w:color="auto"/>
        <w:left w:val="none" w:sz="0" w:space="0" w:color="auto"/>
        <w:bottom w:val="none" w:sz="0" w:space="0" w:color="auto"/>
        <w:right w:val="none" w:sz="0" w:space="0" w:color="auto"/>
      </w:divBdr>
    </w:div>
    <w:div w:id="350382424">
      <w:bodyDiv w:val="1"/>
      <w:marLeft w:val="0"/>
      <w:marRight w:val="0"/>
      <w:marTop w:val="0"/>
      <w:marBottom w:val="0"/>
      <w:divBdr>
        <w:top w:val="none" w:sz="0" w:space="0" w:color="auto"/>
        <w:left w:val="none" w:sz="0" w:space="0" w:color="auto"/>
        <w:bottom w:val="none" w:sz="0" w:space="0" w:color="auto"/>
        <w:right w:val="none" w:sz="0" w:space="0" w:color="auto"/>
      </w:divBdr>
    </w:div>
    <w:div w:id="375399127">
      <w:bodyDiv w:val="1"/>
      <w:marLeft w:val="0"/>
      <w:marRight w:val="0"/>
      <w:marTop w:val="0"/>
      <w:marBottom w:val="0"/>
      <w:divBdr>
        <w:top w:val="none" w:sz="0" w:space="0" w:color="auto"/>
        <w:left w:val="none" w:sz="0" w:space="0" w:color="auto"/>
        <w:bottom w:val="none" w:sz="0" w:space="0" w:color="auto"/>
        <w:right w:val="none" w:sz="0" w:space="0" w:color="auto"/>
      </w:divBdr>
    </w:div>
    <w:div w:id="390810466">
      <w:bodyDiv w:val="1"/>
      <w:marLeft w:val="0"/>
      <w:marRight w:val="0"/>
      <w:marTop w:val="0"/>
      <w:marBottom w:val="0"/>
      <w:divBdr>
        <w:top w:val="none" w:sz="0" w:space="0" w:color="auto"/>
        <w:left w:val="none" w:sz="0" w:space="0" w:color="auto"/>
        <w:bottom w:val="none" w:sz="0" w:space="0" w:color="auto"/>
        <w:right w:val="none" w:sz="0" w:space="0" w:color="auto"/>
      </w:divBdr>
    </w:div>
    <w:div w:id="390883141">
      <w:bodyDiv w:val="1"/>
      <w:marLeft w:val="0"/>
      <w:marRight w:val="0"/>
      <w:marTop w:val="0"/>
      <w:marBottom w:val="0"/>
      <w:divBdr>
        <w:top w:val="none" w:sz="0" w:space="0" w:color="auto"/>
        <w:left w:val="none" w:sz="0" w:space="0" w:color="auto"/>
        <w:bottom w:val="none" w:sz="0" w:space="0" w:color="auto"/>
        <w:right w:val="none" w:sz="0" w:space="0" w:color="auto"/>
      </w:divBdr>
    </w:div>
    <w:div w:id="411584521">
      <w:bodyDiv w:val="1"/>
      <w:marLeft w:val="0"/>
      <w:marRight w:val="0"/>
      <w:marTop w:val="0"/>
      <w:marBottom w:val="0"/>
      <w:divBdr>
        <w:top w:val="none" w:sz="0" w:space="0" w:color="auto"/>
        <w:left w:val="none" w:sz="0" w:space="0" w:color="auto"/>
        <w:bottom w:val="none" w:sz="0" w:space="0" w:color="auto"/>
        <w:right w:val="none" w:sz="0" w:space="0" w:color="auto"/>
      </w:divBdr>
    </w:div>
    <w:div w:id="431517452">
      <w:bodyDiv w:val="1"/>
      <w:marLeft w:val="0"/>
      <w:marRight w:val="0"/>
      <w:marTop w:val="0"/>
      <w:marBottom w:val="0"/>
      <w:divBdr>
        <w:top w:val="none" w:sz="0" w:space="0" w:color="auto"/>
        <w:left w:val="none" w:sz="0" w:space="0" w:color="auto"/>
        <w:bottom w:val="none" w:sz="0" w:space="0" w:color="auto"/>
        <w:right w:val="none" w:sz="0" w:space="0" w:color="auto"/>
      </w:divBdr>
    </w:div>
    <w:div w:id="480003274">
      <w:bodyDiv w:val="1"/>
      <w:marLeft w:val="0"/>
      <w:marRight w:val="0"/>
      <w:marTop w:val="0"/>
      <w:marBottom w:val="0"/>
      <w:divBdr>
        <w:top w:val="none" w:sz="0" w:space="0" w:color="auto"/>
        <w:left w:val="none" w:sz="0" w:space="0" w:color="auto"/>
        <w:bottom w:val="none" w:sz="0" w:space="0" w:color="auto"/>
        <w:right w:val="none" w:sz="0" w:space="0" w:color="auto"/>
      </w:divBdr>
    </w:div>
    <w:div w:id="509216701">
      <w:bodyDiv w:val="1"/>
      <w:marLeft w:val="0"/>
      <w:marRight w:val="0"/>
      <w:marTop w:val="0"/>
      <w:marBottom w:val="0"/>
      <w:divBdr>
        <w:top w:val="none" w:sz="0" w:space="0" w:color="auto"/>
        <w:left w:val="none" w:sz="0" w:space="0" w:color="auto"/>
        <w:bottom w:val="none" w:sz="0" w:space="0" w:color="auto"/>
        <w:right w:val="none" w:sz="0" w:space="0" w:color="auto"/>
      </w:divBdr>
    </w:div>
    <w:div w:id="540245059">
      <w:bodyDiv w:val="1"/>
      <w:marLeft w:val="0"/>
      <w:marRight w:val="0"/>
      <w:marTop w:val="0"/>
      <w:marBottom w:val="0"/>
      <w:divBdr>
        <w:top w:val="none" w:sz="0" w:space="0" w:color="auto"/>
        <w:left w:val="none" w:sz="0" w:space="0" w:color="auto"/>
        <w:bottom w:val="none" w:sz="0" w:space="0" w:color="auto"/>
        <w:right w:val="none" w:sz="0" w:space="0" w:color="auto"/>
      </w:divBdr>
    </w:div>
    <w:div w:id="580599464">
      <w:bodyDiv w:val="1"/>
      <w:marLeft w:val="0"/>
      <w:marRight w:val="0"/>
      <w:marTop w:val="0"/>
      <w:marBottom w:val="0"/>
      <w:divBdr>
        <w:top w:val="none" w:sz="0" w:space="0" w:color="auto"/>
        <w:left w:val="none" w:sz="0" w:space="0" w:color="auto"/>
        <w:bottom w:val="none" w:sz="0" w:space="0" w:color="auto"/>
        <w:right w:val="none" w:sz="0" w:space="0" w:color="auto"/>
      </w:divBdr>
    </w:div>
    <w:div w:id="641623197">
      <w:bodyDiv w:val="1"/>
      <w:marLeft w:val="0"/>
      <w:marRight w:val="0"/>
      <w:marTop w:val="0"/>
      <w:marBottom w:val="0"/>
      <w:divBdr>
        <w:top w:val="none" w:sz="0" w:space="0" w:color="auto"/>
        <w:left w:val="none" w:sz="0" w:space="0" w:color="auto"/>
        <w:bottom w:val="none" w:sz="0" w:space="0" w:color="auto"/>
        <w:right w:val="none" w:sz="0" w:space="0" w:color="auto"/>
      </w:divBdr>
    </w:div>
    <w:div w:id="690571332">
      <w:bodyDiv w:val="1"/>
      <w:marLeft w:val="0"/>
      <w:marRight w:val="0"/>
      <w:marTop w:val="0"/>
      <w:marBottom w:val="0"/>
      <w:divBdr>
        <w:top w:val="none" w:sz="0" w:space="0" w:color="auto"/>
        <w:left w:val="none" w:sz="0" w:space="0" w:color="auto"/>
        <w:bottom w:val="none" w:sz="0" w:space="0" w:color="auto"/>
        <w:right w:val="none" w:sz="0" w:space="0" w:color="auto"/>
      </w:divBdr>
    </w:div>
    <w:div w:id="737943231">
      <w:bodyDiv w:val="1"/>
      <w:marLeft w:val="0"/>
      <w:marRight w:val="0"/>
      <w:marTop w:val="0"/>
      <w:marBottom w:val="0"/>
      <w:divBdr>
        <w:top w:val="none" w:sz="0" w:space="0" w:color="auto"/>
        <w:left w:val="none" w:sz="0" w:space="0" w:color="auto"/>
        <w:bottom w:val="none" w:sz="0" w:space="0" w:color="auto"/>
        <w:right w:val="none" w:sz="0" w:space="0" w:color="auto"/>
      </w:divBdr>
    </w:div>
    <w:div w:id="747464056">
      <w:bodyDiv w:val="1"/>
      <w:marLeft w:val="0"/>
      <w:marRight w:val="0"/>
      <w:marTop w:val="0"/>
      <w:marBottom w:val="0"/>
      <w:divBdr>
        <w:top w:val="none" w:sz="0" w:space="0" w:color="auto"/>
        <w:left w:val="none" w:sz="0" w:space="0" w:color="auto"/>
        <w:bottom w:val="none" w:sz="0" w:space="0" w:color="auto"/>
        <w:right w:val="none" w:sz="0" w:space="0" w:color="auto"/>
      </w:divBdr>
    </w:div>
    <w:div w:id="758020975">
      <w:bodyDiv w:val="1"/>
      <w:marLeft w:val="0"/>
      <w:marRight w:val="0"/>
      <w:marTop w:val="0"/>
      <w:marBottom w:val="0"/>
      <w:divBdr>
        <w:top w:val="none" w:sz="0" w:space="0" w:color="auto"/>
        <w:left w:val="none" w:sz="0" w:space="0" w:color="auto"/>
        <w:bottom w:val="none" w:sz="0" w:space="0" w:color="auto"/>
        <w:right w:val="none" w:sz="0" w:space="0" w:color="auto"/>
      </w:divBdr>
    </w:div>
    <w:div w:id="762068255">
      <w:bodyDiv w:val="1"/>
      <w:marLeft w:val="0"/>
      <w:marRight w:val="0"/>
      <w:marTop w:val="0"/>
      <w:marBottom w:val="0"/>
      <w:divBdr>
        <w:top w:val="none" w:sz="0" w:space="0" w:color="auto"/>
        <w:left w:val="none" w:sz="0" w:space="0" w:color="auto"/>
        <w:bottom w:val="none" w:sz="0" w:space="0" w:color="auto"/>
        <w:right w:val="none" w:sz="0" w:space="0" w:color="auto"/>
      </w:divBdr>
    </w:div>
    <w:div w:id="815225012">
      <w:bodyDiv w:val="1"/>
      <w:marLeft w:val="0"/>
      <w:marRight w:val="0"/>
      <w:marTop w:val="0"/>
      <w:marBottom w:val="0"/>
      <w:divBdr>
        <w:top w:val="none" w:sz="0" w:space="0" w:color="auto"/>
        <w:left w:val="none" w:sz="0" w:space="0" w:color="auto"/>
        <w:bottom w:val="none" w:sz="0" w:space="0" w:color="auto"/>
        <w:right w:val="none" w:sz="0" w:space="0" w:color="auto"/>
      </w:divBdr>
    </w:div>
    <w:div w:id="857932818">
      <w:bodyDiv w:val="1"/>
      <w:marLeft w:val="0"/>
      <w:marRight w:val="0"/>
      <w:marTop w:val="0"/>
      <w:marBottom w:val="0"/>
      <w:divBdr>
        <w:top w:val="none" w:sz="0" w:space="0" w:color="auto"/>
        <w:left w:val="none" w:sz="0" w:space="0" w:color="auto"/>
        <w:bottom w:val="none" w:sz="0" w:space="0" w:color="auto"/>
        <w:right w:val="none" w:sz="0" w:space="0" w:color="auto"/>
      </w:divBdr>
    </w:div>
    <w:div w:id="871528040">
      <w:bodyDiv w:val="1"/>
      <w:marLeft w:val="0"/>
      <w:marRight w:val="0"/>
      <w:marTop w:val="0"/>
      <w:marBottom w:val="0"/>
      <w:divBdr>
        <w:top w:val="none" w:sz="0" w:space="0" w:color="auto"/>
        <w:left w:val="none" w:sz="0" w:space="0" w:color="auto"/>
        <w:bottom w:val="none" w:sz="0" w:space="0" w:color="auto"/>
        <w:right w:val="none" w:sz="0" w:space="0" w:color="auto"/>
      </w:divBdr>
    </w:div>
    <w:div w:id="1029575155">
      <w:bodyDiv w:val="1"/>
      <w:marLeft w:val="0"/>
      <w:marRight w:val="0"/>
      <w:marTop w:val="0"/>
      <w:marBottom w:val="0"/>
      <w:divBdr>
        <w:top w:val="none" w:sz="0" w:space="0" w:color="auto"/>
        <w:left w:val="none" w:sz="0" w:space="0" w:color="auto"/>
        <w:bottom w:val="none" w:sz="0" w:space="0" w:color="auto"/>
        <w:right w:val="none" w:sz="0" w:space="0" w:color="auto"/>
      </w:divBdr>
    </w:div>
    <w:div w:id="1050105186">
      <w:bodyDiv w:val="1"/>
      <w:marLeft w:val="0"/>
      <w:marRight w:val="0"/>
      <w:marTop w:val="0"/>
      <w:marBottom w:val="0"/>
      <w:divBdr>
        <w:top w:val="none" w:sz="0" w:space="0" w:color="auto"/>
        <w:left w:val="none" w:sz="0" w:space="0" w:color="auto"/>
        <w:bottom w:val="none" w:sz="0" w:space="0" w:color="auto"/>
        <w:right w:val="none" w:sz="0" w:space="0" w:color="auto"/>
      </w:divBdr>
    </w:div>
    <w:div w:id="1061291526">
      <w:bodyDiv w:val="1"/>
      <w:marLeft w:val="0"/>
      <w:marRight w:val="0"/>
      <w:marTop w:val="0"/>
      <w:marBottom w:val="0"/>
      <w:divBdr>
        <w:top w:val="none" w:sz="0" w:space="0" w:color="auto"/>
        <w:left w:val="none" w:sz="0" w:space="0" w:color="auto"/>
        <w:bottom w:val="none" w:sz="0" w:space="0" w:color="auto"/>
        <w:right w:val="none" w:sz="0" w:space="0" w:color="auto"/>
      </w:divBdr>
    </w:div>
    <w:div w:id="1085763887">
      <w:bodyDiv w:val="1"/>
      <w:marLeft w:val="0"/>
      <w:marRight w:val="0"/>
      <w:marTop w:val="0"/>
      <w:marBottom w:val="0"/>
      <w:divBdr>
        <w:top w:val="none" w:sz="0" w:space="0" w:color="auto"/>
        <w:left w:val="none" w:sz="0" w:space="0" w:color="auto"/>
        <w:bottom w:val="none" w:sz="0" w:space="0" w:color="auto"/>
        <w:right w:val="none" w:sz="0" w:space="0" w:color="auto"/>
      </w:divBdr>
    </w:div>
    <w:div w:id="1090858511">
      <w:bodyDiv w:val="1"/>
      <w:marLeft w:val="0"/>
      <w:marRight w:val="0"/>
      <w:marTop w:val="0"/>
      <w:marBottom w:val="0"/>
      <w:divBdr>
        <w:top w:val="none" w:sz="0" w:space="0" w:color="auto"/>
        <w:left w:val="none" w:sz="0" w:space="0" w:color="auto"/>
        <w:bottom w:val="none" w:sz="0" w:space="0" w:color="auto"/>
        <w:right w:val="none" w:sz="0" w:space="0" w:color="auto"/>
      </w:divBdr>
    </w:div>
    <w:div w:id="1108232658">
      <w:bodyDiv w:val="1"/>
      <w:marLeft w:val="0"/>
      <w:marRight w:val="0"/>
      <w:marTop w:val="0"/>
      <w:marBottom w:val="0"/>
      <w:divBdr>
        <w:top w:val="none" w:sz="0" w:space="0" w:color="auto"/>
        <w:left w:val="none" w:sz="0" w:space="0" w:color="auto"/>
        <w:bottom w:val="none" w:sz="0" w:space="0" w:color="auto"/>
        <w:right w:val="none" w:sz="0" w:space="0" w:color="auto"/>
      </w:divBdr>
    </w:div>
    <w:div w:id="1127118800">
      <w:bodyDiv w:val="1"/>
      <w:marLeft w:val="0"/>
      <w:marRight w:val="0"/>
      <w:marTop w:val="0"/>
      <w:marBottom w:val="0"/>
      <w:divBdr>
        <w:top w:val="none" w:sz="0" w:space="0" w:color="auto"/>
        <w:left w:val="none" w:sz="0" w:space="0" w:color="auto"/>
        <w:bottom w:val="none" w:sz="0" w:space="0" w:color="auto"/>
        <w:right w:val="none" w:sz="0" w:space="0" w:color="auto"/>
      </w:divBdr>
    </w:div>
    <w:div w:id="1151598635">
      <w:bodyDiv w:val="1"/>
      <w:marLeft w:val="0"/>
      <w:marRight w:val="0"/>
      <w:marTop w:val="0"/>
      <w:marBottom w:val="0"/>
      <w:divBdr>
        <w:top w:val="none" w:sz="0" w:space="0" w:color="auto"/>
        <w:left w:val="none" w:sz="0" w:space="0" w:color="auto"/>
        <w:bottom w:val="none" w:sz="0" w:space="0" w:color="auto"/>
        <w:right w:val="none" w:sz="0" w:space="0" w:color="auto"/>
      </w:divBdr>
    </w:div>
    <w:div w:id="1157963590">
      <w:bodyDiv w:val="1"/>
      <w:marLeft w:val="0"/>
      <w:marRight w:val="0"/>
      <w:marTop w:val="0"/>
      <w:marBottom w:val="0"/>
      <w:divBdr>
        <w:top w:val="none" w:sz="0" w:space="0" w:color="auto"/>
        <w:left w:val="none" w:sz="0" w:space="0" w:color="auto"/>
        <w:bottom w:val="none" w:sz="0" w:space="0" w:color="auto"/>
        <w:right w:val="none" w:sz="0" w:space="0" w:color="auto"/>
      </w:divBdr>
    </w:div>
    <w:div w:id="1169713296">
      <w:bodyDiv w:val="1"/>
      <w:marLeft w:val="0"/>
      <w:marRight w:val="0"/>
      <w:marTop w:val="0"/>
      <w:marBottom w:val="0"/>
      <w:divBdr>
        <w:top w:val="none" w:sz="0" w:space="0" w:color="auto"/>
        <w:left w:val="none" w:sz="0" w:space="0" w:color="auto"/>
        <w:bottom w:val="none" w:sz="0" w:space="0" w:color="auto"/>
        <w:right w:val="none" w:sz="0" w:space="0" w:color="auto"/>
      </w:divBdr>
    </w:div>
    <w:div w:id="1188325082">
      <w:bodyDiv w:val="1"/>
      <w:marLeft w:val="0"/>
      <w:marRight w:val="0"/>
      <w:marTop w:val="0"/>
      <w:marBottom w:val="0"/>
      <w:divBdr>
        <w:top w:val="none" w:sz="0" w:space="0" w:color="auto"/>
        <w:left w:val="none" w:sz="0" w:space="0" w:color="auto"/>
        <w:bottom w:val="none" w:sz="0" w:space="0" w:color="auto"/>
        <w:right w:val="none" w:sz="0" w:space="0" w:color="auto"/>
      </w:divBdr>
    </w:div>
    <w:div w:id="1210071086">
      <w:bodyDiv w:val="1"/>
      <w:marLeft w:val="0"/>
      <w:marRight w:val="0"/>
      <w:marTop w:val="0"/>
      <w:marBottom w:val="0"/>
      <w:divBdr>
        <w:top w:val="none" w:sz="0" w:space="0" w:color="auto"/>
        <w:left w:val="none" w:sz="0" w:space="0" w:color="auto"/>
        <w:bottom w:val="none" w:sz="0" w:space="0" w:color="auto"/>
        <w:right w:val="none" w:sz="0" w:space="0" w:color="auto"/>
      </w:divBdr>
    </w:div>
    <w:div w:id="1265649778">
      <w:bodyDiv w:val="1"/>
      <w:marLeft w:val="0"/>
      <w:marRight w:val="0"/>
      <w:marTop w:val="0"/>
      <w:marBottom w:val="0"/>
      <w:divBdr>
        <w:top w:val="none" w:sz="0" w:space="0" w:color="auto"/>
        <w:left w:val="none" w:sz="0" w:space="0" w:color="auto"/>
        <w:bottom w:val="none" w:sz="0" w:space="0" w:color="auto"/>
        <w:right w:val="none" w:sz="0" w:space="0" w:color="auto"/>
      </w:divBdr>
    </w:div>
    <w:div w:id="1342395409">
      <w:bodyDiv w:val="1"/>
      <w:marLeft w:val="0"/>
      <w:marRight w:val="0"/>
      <w:marTop w:val="0"/>
      <w:marBottom w:val="0"/>
      <w:divBdr>
        <w:top w:val="none" w:sz="0" w:space="0" w:color="auto"/>
        <w:left w:val="none" w:sz="0" w:space="0" w:color="auto"/>
        <w:bottom w:val="none" w:sz="0" w:space="0" w:color="auto"/>
        <w:right w:val="none" w:sz="0" w:space="0" w:color="auto"/>
      </w:divBdr>
    </w:div>
    <w:div w:id="1345136131">
      <w:bodyDiv w:val="1"/>
      <w:marLeft w:val="0"/>
      <w:marRight w:val="0"/>
      <w:marTop w:val="0"/>
      <w:marBottom w:val="0"/>
      <w:divBdr>
        <w:top w:val="none" w:sz="0" w:space="0" w:color="auto"/>
        <w:left w:val="none" w:sz="0" w:space="0" w:color="auto"/>
        <w:bottom w:val="none" w:sz="0" w:space="0" w:color="auto"/>
        <w:right w:val="none" w:sz="0" w:space="0" w:color="auto"/>
      </w:divBdr>
    </w:div>
    <w:div w:id="1348365475">
      <w:bodyDiv w:val="1"/>
      <w:marLeft w:val="0"/>
      <w:marRight w:val="0"/>
      <w:marTop w:val="0"/>
      <w:marBottom w:val="0"/>
      <w:divBdr>
        <w:top w:val="none" w:sz="0" w:space="0" w:color="auto"/>
        <w:left w:val="none" w:sz="0" w:space="0" w:color="auto"/>
        <w:bottom w:val="none" w:sz="0" w:space="0" w:color="auto"/>
        <w:right w:val="none" w:sz="0" w:space="0" w:color="auto"/>
      </w:divBdr>
    </w:div>
    <w:div w:id="1359769180">
      <w:bodyDiv w:val="1"/>
      <w:marLeft w:val="0"/>
      <w:marRight w:val="0"/>
      <w:marTop w:val="0"/>
      <w:marBottom w:val="0"/>
      <w:divBdr>
        <w:top w:val="none" w:sz="0" w:space="0" w:color="auto"/>
        <w:left w:val="none" w:sz="0" w:space="0" w:color="auto"/>
        <w:bottom w:val="none" w:sz="0" w:space="0" w:color="auto"/>
        <w:right w:val="none" w:sz="0" w:space="0" w:color="auto"/>
      </w:divBdr>
    </w:div>
    <w:div w:id="1406761526">
      <w:bodyDiv w:val="1"/>
      <w:marLeft w:val="0"/>
      <w:marRight w:val="0"/>
      <w:marTop w:val="0"/>
      <w:marBottom w:val="0"/>
      <w:divBdr>
        <w:top w:val="none" w:sz="0" w:space="0" w:color="auto"/>
        <w:left w:val="none" w:sz="0" w:space="0" w:color="auto"/>
        <w:bottom w:val="none" w:sz="0" w:space="0" w:color="auto"/>
        <w:right w:val="none" w:sz="0" w:space="0" w:color="auto"/>
      </w:divBdr>
    </w:div>
    <w:div w:id="1435708589">
      <w:bodyDiv w:val="1"/>
      <w:marLeft w:val="0"/>
      <w:marRight w:val="0"/>
      <w:marTop w:val="0"/>
      <w:marBottom w:val="0"/>
      <w:divBdr>
        <w:top w:val="none" w:sz="0" w:space="0" w:color="auto"/>
        <w:left w:val="none" w:sz="0" w:space="0" w:color="auto"/>
        <w:bottom w:val="none" w:sz="0" w:space="0" w:color="auto"/>
        <w:right w:val="none" w:sz="0" w:space="0" w:color="auto"/>
      </w:divBdr>
    </w:div>
    <w:div w:id="1469468673">
      <w:bodyDiv w:val="1"/>
      <w:marLeft w:val="0"/>
      <w:marRight w:val="0"/>
      <w:marTop w:val="0"/>
      <w:marBottom w:val="0"/>
      <w:divBdr>
        <w:top w:val="none" w:sz="0" w:space="0" w:color="auto"/>
        <w:left w:val="none" w:sz="0" w:space="0" w:color="auto"/>
        <w:bottom w:val="none" w:sz="0" w:space="0" w:color="auto"/>
        <w:right w:val="none" w:sz="0" w:space="0" w:color="auto"/>
      </w:divBdr>
    </w:div>
    <w:div w:id="1485052396">
      <w:bodyDiv w:val="1"/>
      <w:marLeft w:val="0"/>
      <w:marRight w:val="0"/>
      <w:marTop w:val="0"/>
      <w:marBottom w:val="0"/>
      <w:divBdr>
        <w:top w:val="none" w:sz="0" w:space="0" w:color="auto"/>
        <w:left w:val="none" w:sz="0" w:space="0" w:color="auto"/>
        <w:bottom w:val="none" w:sz="0" w:space="0" w:color="auto"/>
        <w:right w:val="none" w:sz="0" w:space="0" w:color="auto"/>
      </w:divBdr>
    </w:div>
    <w:div w:id="1503013530">
      <w:bodyDiv w:val="1"/>
      <w:marLeft w:val="0"/>
      <w:marRight w:val="0"/>
      <w:marTop w:val="0"/>
      <w:marBottom w:val="0"/>
      <w:divBdr>
        <w:top w:val="none" w:sz="0" w:space="0" w:color="auto"/>
        <w:left w:val="none" w:sz="0" w:space="0" w:color="auto"/>
        <w:bottom w:val="none" w:sz="0" w:space="0" w:color="auto"/>
        <w:right w:val="none" w:sz="0" w:space="0" w:color="auto"/>
      </w:divBdr>
    </w:div>
    <w:div w:id="1528760508">
      <w:bodyDiv w:val="1"/>
      <w:marLeft w:val="0"/>
      <w:marRight w:val="0"/>
      <w:marTop w:val="0"/>
      <w:marBottom w:val="0"/>
      <w:divBdr>
        <w:top w:val="none" w:sz="0" w:space="0" w:color="auto"/>
        <w:left w:val="none" w:sz="0" w:space="0" w:color="auto"/>
        <w:bottom w:val="none" w:sz="0" w:space="0" w:color="auto"/>
        <w:right w:val="none" w:sz="0" w:space="0" w:color="auto"/>
      </w:divBdr>
    </w:div>
    <w:div w:id="1539468168">
      <w:bodyDiv w:val="1"/>
      <w:marLeft w:val="0"/>
      <w:marRight w:val="0"/>
      <w:marTop w:val="0"/>
      <w:marBottom w:val="0"/>
      <w:divBdr>
        <w:top w:val="none" w:sz="0" w:space="0" w:color="auto"/>
        <w:left w:val="none" w:sz="0" w:space="0" w:color="auto"/>
        <w:bottom w:val="none" w:sz="0" w:space="0" w:color="auto"/>
        <w:right w:val="none" w:sz="0" w:space="0" w:color="auto"/>
      </w:divBdr>
    </w:div>
    <w:div w:id="1594973535">
      <w:bodyDiv w:val="1"/>
      <w:marLeft w:val="0"/>
      <w:marRight w:val="0"/>
      <w:marTop w:val="0"/>
      <w:marBottom w:val="0"/>
      <w:divBdr>
        <w:top w:val="none" w:sz="0" w:space="0" w:color="auto"/>
        <w:left w:val="none" w:sz="0" w:space="0" w:color="auto"/>
        <w:bottom w:val="none" w:sz="0" w:space="0" w:color="auto"/>
        <w:right w:val="none" w:sz="0" w:space="0" w:color="auto"/>
      </w:divBdr>
    </w:div>
    <w:div w:id="1595942792">
      <w:bodyDiv w:val="1"/>
      <w:marLeft w:val="0"/>
      <w:marRight w:val="0"/>
      <w:marTop w:val="0"/>
      <w:marBottom w:val="0"/>
      <w:divBdr>
        <w:top w:val="none" w:sz="0" w:space="0" w:color="auto"/>
        <w:left w:val="none" w:sz="0" w:space="0" w:color="auto"/>
        <w:bottom w:val="none" w:sz="0" w:space="0" w:color="auto"/>
        <w:right w:val="none" w:sz="0" w:space="0" w:color="auto"/>
      </w:divBdr>
    </w:div>
    <w:div w:id="1597833834">
      <w:bodyDiv w:val="1"/>
      <w:marLeft w:val="0"/>
      <w:marRight w:val="0"/>
      <w:marTop w:val="0"/>
      <w:marBottom w:val="0"/>
      <w:divBdr>
        <w:top w:val="none" w:sz="0" w:space="0" w:color="auto"/>
        <w:left w:val="none" w:sz="0" w:space="0" w:color="auto"/>
        <w:bottom w:val="none" w:sz="0" w:space="0" w:color="auto"/>
        <w:right w:val="none" w:sz="0" w:space="0" w:color="auto"/>
      </w:divBdr>
    </w:div>
    <w:div w:id="1600261645">
      <w:bodyDiv w:val="1"/>
      <w:marLeft w:val="0"/>
      <w:marRight w:val="0"/>
      <w:marTop w:val="0"/>
      <w:marBottom w:val="0"/>
      <w:divBdr>
        <w:top w:val="none" w:sz="0" w:space="0" w:color="auto"/>
        <w:left w:val="none" w:sz="0" w:space="0" w:color="auto"/>
        <w:bottom w:val="none" w:sz="0" w:space="0" w:color="auto"/>
        <w:right w:val="none" w:sz="0" w:space="0" w:color="auto"/>
      </w:divBdr>
    </w:div>
    <w:div w:id="1602761666">
      <w:bodyDiv w:val="1"/>
      <w:marLeft w:val="0"/>
      <w:marRight w:val="0"/>
      <w:marTop w:val="0"/>
      <w:marBottom w:val="0"/>
      <w:divBdr>
        <w:top w:val="none" w:sz="0" w:space="0" w:color="auto"/>
        <w:left w:val="none" w:sz="0" w:space="0" w:color="auto"/>
        <w:bottom w:val="none" w:sz="0" w:space="0" w:color="auto"/>
        <w:right w:val="none" w:sz="0" w:space="0" w:color="auto"/>
      </w:divBdr>
    </w:div>
    <w:div w:id="1641421135">
      <w:bodyDiv w:val="1"/>
      <w:marLeft w:val="0"/>
      <w:marRight w:val="0"/>
      <w:marTop w:val="0"/>
      <w:marBottom w:val="0"/>
      <w:divBdr>
        <w:top w:val="none" w:sz="0" w:space="0" w:color="auto"/>
        <w:left w:val="none" w:sz="0" w:space="0" w:color="auto"/>
        <w:bottom w:val="none" w:sz="0" w:space="0" w:color="auto"/>
        <w:right w:val="none" w:sz="0" w:space="0" w:color="auto"/>
      </w:divBdr>
    </w:div>
    <w:div w:id="1683318314">
      <w:bodyDiv w:val="1"/>
      <w:marLeft w:val="0"/>
      <w:marRight w:val="0"/>
      <w:marTop w:val="0"/>
      <w:marBottom w:val="0"/>
      <w:divBdr>
        <w:top w:val="none" w:sz="0" w:space="0" w:color="auto"/>
        <w:left w:val="none" w:sz="0" w:space="0" w:color="auto"/>
        <w:bottom w:val="none" w:sz="0" w:space="0" w:color="auto"/>
        <w:right w:val="none" w:sz="0" w:space="0" w:color="auto"/>
      </w:divBdr>
    </w:div>
    <w:div w:id="1710494441">
      <w:bodyDiv w:val="1"/>
      <w:marLeft w:val="0"/>
      <w:marRight w:val="0"/>
      <w:marTop w:val="0"/>
      <w:marBottom w:val="0"/>
      <w:divBdr>
        <w:top w:val="none" w:sz="0" w:space="0" w:color="auto"/>
        <w:left w:val="none" w:sz="0" w:space="0" w:color="auto"/>
        <w:bottom w:val="none" w:sz="0" w:space="0" w:color="auto"/>
        <w:right w:val="none" w:sz="0" w:space="0" w:color="auto"/>
      </w:divBdr>
    </w:div>
    <w:div w:id="1757169323">
      <w:bodyDiv w:val="1"/>
      <w:marLeft w:val="0"/>
      <w:marRight w:val="0"/>
      <w:marTop w:val="0"/>
      <w:marBottom w:val="0"/>
      <w:divBdr>
        <w:top w:val="none" w:sz="0" w:space="0" w:color="auto"/>
        <w:left w:val="none" w:sz="0" w:space="0" w:color="auto"/>
        <w:bottom w:val="none" w:sz="0" w:space="0" w:color="auto"/>
        <w:right w:val="none" w:sz="0" w:space="0" w:color="auto"/>
      </w:divBdr>
    </w:div>
    <w:div w:id="1820225662">
      <w:bodyDiv w:val="1"/>
      <w:marLeft w:val="0"/>
      <w:marRight w:val="0"/>
      <w:marTop w:val="0"/>
      <w:marBottom w:val="0"/>
      <w:divBdr>
        <w:top w:val="none" w:sz="0" w:space="0" w:color="auto"/>
        <w:left w:val="none" w:sz="0" w:space="0" w:color="auto"/>
        <w:bottom w:val="none" w:sz="0" w:space="0" w:color="auto"/>
        <w:right w:val="none" w:sz="0" w:space="0" w:color="auto"/>
      </w:divBdr>
    </w:div>
    <w:div w:id="1849369468">
      <w:bodyDiv w:val="1"/>
      <w:marLeft w:val="0"/>
      <w:marRight w:val="0"/>
      <w:marTop w:val="0"/>
      <w:marBottom w:val="0"/>
      <w:divBdr>
        <w:top w:val="none" w:sz="0" w:space="0" w:color="auto"/>
        <w:left w:val="none" w:sz="0" w:space="0" w:color="auto"/>
        <w:bottom w:val="none" w:sz="0" w:space="0" w:color="auto"/>
        <w:right w:val="none" w:sz="0" w:space="0" w:color="auto"/>
      </w:divBdr>
    </w:div>
    <w:div w:id="1895238449">
      <w:bodyDiv w:val="1"/>
      <w:marLeft w:val="0"/>
      <w:marRight w:val="0"/>
      <w:marTop w:val="0"/>
      <w:marBottom w:val="0"/>
      <w:divBdr>
        <w:top w:val="none" w:sz="0" w:space="0" w:color="auto"/>
        <w:left w:val="none" w:sz="0" w:space="0" w:color="auto"/>
        <w:bottom w:val="none" w:sz="0" w:space="0" w:color="auto"/>
        <w:right w:val="none" w:sz="0" w:space="0" w:color="auto"/>
      </w:divBdr>
    </w:div>
    <w:div w:id="1940680267">
      <w:bodyDiv w:val="1"/>
      <w:marLeft w:val="0"/>
      <w:marRight w:val="0"/>
      <w:marTop w:val="0"/>
      <w:marBottom w:val="0"/>
      <w:divBdr>
        <w:top w:val="none" w:sz="0" w:space="0" w:color="auto"/>
        <w:left w:val="none" w:sz="0" w:space="0" w:color="auto"/>
        <w:bottom w:val="none" w:sz="0" w:space="0" w:color="auto"/>
        <w:right w:val="none" w:sz="0" w:space="0" w:color="auto"/>
      </w:divBdr>
    </w:div>
    <w:div w:id="1953398412">
      <w:bodyDiv w:val="1"/>
      <w:marLeft w:val="0"/>
      <w:marRight w:val="0"/>
      <w:marTop w:val="0"/>
      <w:marBottom w:val="0"/>
      <w:divBdr>
        <w:top w:val="none" w:sz="0" w:space="0" w:color="auto"/>
        <w:left w:val="none" w:sz="0" w:space="0" w:color="auto"/>
        <w:bottom w:val="none" w:sz="0" w:space="0" w:color="auto"/>
        <w:right w:val="none" w:sz="0" w:space="0" w:color="auto"/>
      </w:divBdr>
    </w:div>
    <w:div w:id="1962681855">
      <w:bodyDiv w:val="1"/>
      <w:marLeft w:val="0"/>
      <w:marRight w:val="0"/>
      <w:marTop w:val="0"/>
      <w:marBottom w:val="0"/>
      <w:divBdr>
        <w:top w:val="none" w:sz="0" w:space="0" w:color="auto"/>
        <w:left w:val="none" w:sz="0" w:space="0" w:color="auto"/>
        <w:bottom w:val="none" w:sz="0" w:space="0" w:color="auto"/>
        <w:right w:val="none" w:sz="0" w:space="0" w:color="auto"/>
      </w:divBdr>
    </w:div>
    <w:div w:id="1970745509">
      <w:bodyDiv w:val="1"/>
      <w:marLeft w:val="0"/>
      <w:marRight w:val="0"/>
      <w:marTop w:val="0"/>
      <w:marBottom w:val="0"/>
      <w:divBdr>
        <w:top w:val="none" w:sz="0" w:space="0" w:color="auto"/>
        <w:left w:val="none" w:sz="0" w:space="0" w:color="auto"/>
        <w:bottom w:val="none" w:sz="0" w:space="0" w:color="auto"/>
        <w:right w:val="none" w:sz="0" w:space="0" w:color="auto"/>
      </w:divBdr>
    </w:div>
    <w:div w:id="1987540137">
      <w:bodyDiv w:val="1"/>
      <w:marLeft w:val="0"/>
      <w:marRight w:val="0"/>
      <w:marTop w:val="0"/>
      <w:marBottom w:val="0"/>
      <w:divBdr>
        <w:top w:val="none" w:sz="0" w:space="0" w:color="auto"/>
        <w:left w:val="none" w:sz="0" w:space="0" w:color="auto"/>
        <w:bottom w:val="none" w:sz="0" w:space="0" w:color="auto"/>
        <w:right w:val="none" w:sz="0" w:space="0" w:color="auto"/>
      </w:divBdr>
    </w:div>
    <w:div w:id="201433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yperlink" Target="mailto:AFCEC.GIO.Workflow@us.af.mil" TargetMode="External"/><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www.sdsfieonlin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98C0F57ED2FAB4CB79FE24552E493B3" ma:contentTypeVersion="14" ma:contentTypeDescription="Create a new document." ma:contentTypeScope="" ma:versionID="7c596b21b181f226cccd5a71efd0143b">
  <xsd:schema xmlns:xsd="http://www.w3.org/2001/XMLSchema" xmlns:xs="http://www.w3.org/2001/XMLSchema" xmlns:p="http://schemas.microsoft.com/office/2006/metadata/properties" xmlns:ns2="e51bab45-77c9-430c-a01c-5534ae2af465" xmlns:ns3="f892cc06-acbd-4529-babe-066f0adb4424" targetNamespace="http://schemas.microsoft.com/office/2006/metadata/properties" ma:root="true" ma:fieldsID="b2186f54a7b8d4c08162371507d45dc0" ns2:_="" ns3:_="">
    <xsd:import namespace="e51bab45-77c9-430c-a01c-5534ae2af465"/>
    <xsd:import namespace="f892cc06-acbd-4529-babe-066f0adb44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bab45-77c9-430c-a01c-5534ae2af4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e6c1609-49e0-4fdc-8f5b-8b798a96913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92cc06-acbd-4529-babe-066f0adb442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0ed92ef-be53-4cdf-8029-19a16c32aeb8}" ma:internalName="TaxCatchAll" ma:showField="CatchAllData" ma:web="f892cc06-acbd-4529-babe-066f0adb44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p:properties xmlns:p="http://schemas.microsoft.com/office/2006/metadata/properties" xmlns:xsi="http://www.w3.org/2001/XMLSchema-instance" xmlns:pc="http://schemas.microsoft.com/office/infopath/2007/PartnerControls">
  <documentManagement>
    <TaxCatchAll xmlns="f892cc06-acbd-4529-babe-066f0adb4424" xsi:nil="true"/>
    <lcf76f155ced4ddcb4097134ff3c332f xmlns="e51bab45-77c9-430c-a01c-5534ae2af465">
      <Terms xmlns="http://schemas.microsoft.com/office/infopath/2007/PartnerControls"/>
    </lcf76f155ced4ddcb4097134ff3c332f>
  </documentManagement>
</p:properties>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2E3F7-2243-42BD-B024-54B70193434C}">
  <ds:schemaRefs>
    <ds:schemaRef ds:uri="http://schemas.openxmlformats.org/officeDocument/2006/bibliography"/>
  </ds:schemaRefs>
</ds:datastoreItem>
</file>

<file path=customXml/itemProps2.xml><?xml version="1.0" encoding="utf-8"?>
<ds:datastoreItem xmlns:ds="http://schemas.openxmlformats.org/officeDocument/2006/customXml" ds:itemID="{A6D1B1DD-F5BC-40DC-A4EE-A3A5A3433F15}">
  <ds:schemaRefs>
    <ds:schemaRef ds:uri="http://schemas.openxmlformats.org/officeDocument/2006/bibliography"/>
  </ds:schemaRefs>
</ds:datastoreItem>
</file>

<file path=customXml/itemProps3.xml><?xml version="1.0" encoding="utf-8"?>
<ds:datastoreItem xmlns:ds="http://schemas.openxmlformats.org/officeDocument/2006/customXml" ds:itemID="{B2ED5C12-1925-40FC-AF91-69B5733AA4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1bab45-77c9-430c-a01c-5534ae2af465"/>
    <ds:schemaRef ds:uri="f892cc06-acbd-4529-babe-066f0adb44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27D99E-0ACD-4649-B965-A75414D5DDBA}">
  <ds:schemaRefs>
    <ds:schemaRef ds:uri="http://schemas.microsoft.com/sharepoint/v3/contenttype/forms"/>
  </ds:schemaRefs>
</ds:datastoreItem>
</file>

<file path=customXml/itemProps5.xml><?xml version="1.0" encoding="utf-8"?>
<ds:datastoreItem xmlns:ds="http://schemas.openxmlformats.org/officeDocument/2006/customXml" ds:itemID="{65B363DA-1D01-4EDC-B204-717202C03367}">
  <ds:schemaRefs>
    <ds:schemaRef ds:uri="http://schemas.openxmlformats.org/officeDocument/2006/bibliography"/>
  </ds:schemaRefs>
</ds:datastoreItem>
</file>

<file path=customXml/itemProps6.xml><?xml version="1.0" encoding="utf-8"?>
<ds:datastoreItem xmlns:ds="http://schemas.openxmlformats.org/officeDocument/2006/customXml" ds:itemID="{DBF27954-741A-4EE4-B23A-31791586E71A}">
  <ds:schemaRefs>
    <ds:schemaRef ds:uri="http://schemas.microsoft.com/office/2006/metadata/properties"/>
    <ds:schemaRef ds:uri="http://schemas.microsoft.com/office/infopath/2007/PartnerControls"/>
    <ds:schemaRef ds:uri="e30d8b4c-5b47-412b-912b-1937edda9955"/>
    <ds:schemaRef ds:uri="f892cc06-acbd-4529-babe-066f0adb4424"/>
    <ds:schemaRef ds:uri="e51bab45-77c9-430c-a01c-5534ae2af465"/>
  </ds:schemaRefs>
</ds:datastoreItem>
</file>

<file path=customXml/itemProps7.xml><?xml version="1.0" encoding="utf-8"?>
<ds:datastoreItem xmlns:ds="http://schemas.openxmlformats.org/officeDocument/2006/customXml" ds:itemID="{EDACD900-B0B8-44AB-AC31-ADA067FC52E7}">
  <ds:schemaRefs>
    <ds:schemaRef ds:uri="http://schemas.openxmlformats.org/officeDocument/2006/bibliography"/>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235</TotalTime>
  <Pages>60</Pages>
  <Words>23306</Words>
  <Characters>141873</Characters>
  <Application>Microsoft Office Word</Application>
  <DocSecurity>0</DocSecurity>
  <Lines>1182</Lines>
  <Paragraphs>329</Paragraphs>
  <ScaleCrop>false</ScaleCrop>
  <HeadingPairs>
    <vt:vector size="2" baseType="variant">
      <vt:variant>
        <vt:lpstr>Title</vt:lpstr>
      </vt:variant>
      <vt:variant>
        <vt:i4>1</vt:i4>
      </vt:variant>
    </vt:vector>
  </HeadingPairs>
  <TitlesOfParts>
    <vt:vector size="1" baseType="lpstr">
      <vt:lpstr>Statement of Objectives</vt:lpstr>
    </vt:vector>
  </TitlesOfParts>
  <Company>AFCEE</Company>
  <LinksUpToDate>false</LinksUpToDate>
  <CharactersWithSpaces>164850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Objectives</dc:title>
  <dc:subject>TEMPLATE GUIDE -- TAILOR AS NECESSARY</dc:subject>
  <dc:creator>AFCEE</dc:creator>
  <cp:keywords/>
  <dc:description/>
  <cp:lastModifiedBy>Jimenez, David A CIV USARMY CESAS (USA)</cp:lastModifiedBy>
  <cp:revision>22</cp:revision>
  <cp:lastPrinted>2022-04-06T19:22:00Z</cp:lastPrinted>
  <dcterms:created xsi:type="dcterms:W3CDTF">2026-01-15T16:57:00Z</dcterms:created>
  <dcterms:modified xsi:type="dcterms:W3CDTF">2026-02-19T16:27:00Z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0x010100D98C0F57ED2FAB4CB79FE24552E493B3</vt:lpwstr>
  </property>
  <property fmtid="{D5CDD505-2E9C-101B-9397-08002B2CF9AE}" pid="3" name="AuthorIds_UIVersion_3072">
    <vt:lpwstr>20</vt:lpwstr>
  </property>
  <property fmtid="{D5CDD505-2E9C-101B-9397-08002B2CF9AE}" pid="4" name="GUID">
    <vt:lpwstr>7122d566-5a63-4fc9-b723-d6c6e5939cc8</vt:lpwstr>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MSIP_Label_defa4170-0d19-0005-0004-bc88714345d2_Enabled">
    <vt:lpwstr>true</vt:lpwstr>
  </property>
  <property fmtid="{D5CDD505-2E9C-101B-9397-08002B2CF9AE}" pid="12" name="MSIP_Label_defa4170-0d19-0005-0004-bc88714345d2_SetDate">
    <vt:lpwstr>2023-01-10T19:49:29Z</vt:lpwstr>
  </property>
  <property fmtid="{D5CDD505-2E9C-101B-9397-08002B2CF9AE}" pid="13" name="MSIP_Label_defa4170-0d19-0005-0004-bc88714345d2_Method">
    <vt:lpwstr>Standard</vt:lpwstr>
  </property>
  <property fmtid="{D5CDD505-2E9C-101B-9397-08002B2CF9AE}" pid="14" name="MSIP_Label_defa4170-0d19-0005-0004-bc88714345d2_Name">
    <vt:lpwstr>defa4170-0d19-0005-0004-bc88714345d2</vt:lpwstr>
  </property>
  <property fmtid="{D5CDD505-2E9C-101B-9397-08002B2CF9AE}" pid="15" name="MSIP_Label_defa4170-0d19-0005-0004-bc88714345d2_SiteId">
    <vt:lpwstr>d00dcbc1-8598-40c4-ae7a-ec09d633c90a</vt:lpwstr>
  </property>
  <property fmtid="{D5CDD505-2E9C-101B-9397-08002B2CF9AE}" pid="16" name="MSIP_Label_defa4170-0d19-0005-0004-bc88714345d2_ActionId">
    <vt:lpwstr>017a6817-8a8b-46b7-bb9e-1dc087750375</vt:lpwstr>
  </property>
  <property fmtid="{D5CDD505-2E9C-101B-9397-08002B2CF9AE}" pid="17" name="MSIP_Label_defa4170-0d19-0005-0004-bc88714345d2_ContentBits">
    <vt:lpwstr>0</vt:lpwstr>
  </property>
  <property fmtid="{D5CDD505-2E9C-101B-9397-08002B2CF9AE}" pid="18" name="MediaServiceImageTags">
    <vt:lpwstr/>
  </property>
</Properties>
</file>