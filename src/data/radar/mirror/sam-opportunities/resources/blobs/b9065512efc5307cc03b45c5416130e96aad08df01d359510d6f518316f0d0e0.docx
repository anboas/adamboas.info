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LICSENSE PLATE RECOGINTION SYSTEM and SUBSCRIPTION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03-31-2026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5836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561621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Choo, Sam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Long Beach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 7th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90822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C101B" w:rsidRPr="00413542" w:rsidP="001C101B">
      <w:pPr>
        <w:spacing w:after="0" w:line="240" w:lineRule="auto"/>
        <w:rPr>
          <w:rFonts w:ascii="Arial" w:eastAsia="Times New Roman" w:hAnsi="Arial" w:cs="Arial"/>
          <w:b/>
        </w:rPr>
      </w:pPr>
      <w:bookmarkStart w:id="0" w:name="_Hlk178584273"/>
      <w:bookmarkStart w:id="1" w:name="_Hlk222920471"/>
      <w:r w:rsidRPr="00413542">
        <w:rPr>
          <w:rFonts w:ascii="Arial" w:eastAsia="Times New Roman" w:hAnsi="Arial" w:cs="Arial"/>
          <w:b/>
        </w:rPr>
        <w:t>THIS REQUEST FOR INFORMATION (RFI) /</w:t>
      </w:r>
      <w:ins w:id="2" w:author="Levin, Jared M. (OGC)" w:date="2024-07-01T14:37:00Z">
        <w:r w:rsidRPr="00413542">
          <w:rPr>
            <w:rFonts w:ascii="Arial" w:eastAsia="Times New Roman" w:hAnsi="Arial" w:cs="Arial"/>
            <w:b/>
          </w:rPr>
          <w:t xml:space="preserve"> </w:t>
        </w:r>
      </w:ins>
      <w:r w:rsidRPr="00413542">
        <w:rPr>
          <w:rFonts w:ascii="Arial" w:eastAsia="Times New Roman" w:hAnsi="Arial" w:cs="Arial"/>
          <w:b/>
        </w:rPr>
        <w:t xml:space="preserve">SOURCES SOUGHT NOTICE ISSUED SOLELY FOR INFORMATION AND PLANNING PURPOSES. </w:t>
      </w:r>
      <w:r w:rsidRPr="00413542">
        <w:rPr>
          <w:rFonts w:ascii="Arial" w:eastAsia="Times New Roman" w:hAnsi="Arial" w:cs="Arial"/>
          <w:b/>
          <w:u w:val="single"/>
        </w:rPr>
        <w:t>THIS IS NOT A SOLICITATION.</w:t>
      </w:r>
    </w:p>
    <w:p w:rsidR="001C101B" w:rsidRPr="00413542" w:rsidP="001C101B">
      <w:pPr>
        <w:spacing w:after="0" w:line="240" w:lineRule="auto"/>
        <w:rPr>
          <w:rFonts w:ascii="Arial" w:eastAsia="Times New Roman" w:hAnsi="Arial" w:cs="Arial"/>
          <w:b/>
        </w:rPr>
      </w:pPr>
      <w:r w:rsidRPr="00413542">
        <w:rPr>
          <w:rFonts w:ascii="Arial" w:eastAsia="Times New Roman" w:hAnsi="Arial" w:cs="Arial"/>
          <w:b/>
        </w:rPr>
        <w:t>SUBMISSION OF INFORMATION ABOUT PRICING, DELIVERY, THE MARKET, AND CAPABILITIES IS HIGHLY ENCOURAGED AND ALLOWED UNDER THIS RFI FOR PLANNING PURPOSES IN ACCORDANCE WITH (IAW) FAR 15.201(e).</w:t>
      </w:r>
    </w:p>
    <w:p w:rsidR="001C101B" w:rsidRPr="00413542" w:rsidP="001C101B">
      <w:pPr>
        <w:spacing w:after="0" w:line="240" w:lineRule="auto"/>
        <w:jc w:val="both"/>
        <w:rPr>
          <w:rFonts w:ascii="Arial" w:eastAsia="Times New Roman" w:hAnsi="Arial" w:cs="Arial"/>
          <w:b/>
        </w:rPr>
      </w:pPr>
    </w:p>
    <w:p w:rsidR="001C101B" w:rsidP="001C101B">
      <w:pPr>
        <w:spacing w:after="0" w:line="240" w:lineRule="auto"/>
        <w:jc w:val="both"/>
        <w:rPr>
          <w:rFonts w:ascii="Arial" w:eastAsia="Times New Roman" w:hAnsi="Arial" w:cs="Arial"/>
          <w:b/>
        </w:rPr>
      </w:pPr>
      <w:r w:rsidRPr="00413542">
        <w:rPr>
          <w:rFonts w:ascii="Arial" w:eastAsia="Times New Roman" w:hAnsi="Arial" w:cs="Arial"/>
          <w:b/>
        </w:rPr>
        <w:t>DISCLAIMER</w:t>
      </w:r>
    </w:p>
    <w:p w:rsidR="001C101B" w:rsidRPr="00413542" w:rsidP="001C101B">
      <w:pPr>
        <w:spacing w:after="0" w:line="240" w:lineRule="auto"/>
        <w:jc w:val="both"/>
        <w:rPr>
          <w:rFonts w:ascii="Arial" w:eastAsia="Times New Roman" w:hAnsi="Arial" w:cs="Arial"/>
          <w:b/>
        </w:rPr>
      </w:pPr>
    </w:p>
    <w:p w:rsidR="001C101B" w:rsidRPr="00413542" w:rsidP="001C101B">
      <w:pPr>
        <w:spacing w:after="0" w:line="240" w:lineRule="auto"/>
        <w:jc w:val="both"/>
        <w:rPr>
          <w:rFonts w:ascii="Arial" w:eastAsia="Times New Roman" w:hAnsi="Arial" w:cs="Arial"/>
        </w:rPr>
      </w:pPr>
      <w:r w:rsidRPr="00413542">
        <w:rPr>
          <w:rFonts w:ascii="Arial" w:eastAsia="Times New Roman" w:hAnsi="Arial" w:cs="Arial"/>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1C101B" w:rsidRPr="00413542" w:rsidP="001C101B">
      <w:pPr>
        <w:spacing w:after="0" w:line="240" w:lineRule="auto"/>
        <w:jc w:val="both"/>
        <w:rPr>
          <w:rFonts w:ascii="Arial" w:eastAsia="Times New Roman" w:hAnsi="Arial" w:cs="Arial"/>
        </w:rPr>
      </w:pPr>
    </w:p>
    <w:p w:rsidR="001C101B" w:rsidRPr="00413542" w:rsidP="001C101B">
      <w:pPr>
        <w:spacing w:after="0" w:line="240" w:lineRule="auto"/>
        <w:jc w:val="both"/>
        <w:rPr>
          <w:rFonts w:ascii="Arial" w:eastAsia="Times New Roman" w:hAnsi="Arial" w:cs="Arial"/>
          <w:b/>
        </w:rPr>
      </w:pPr>
      <w:r w:rsidRPr="00413542">
        <w:rPr>
          <w:rFonts w:ascii="Arial" w:eastAsia="Times New Roman" w:hAnsi="Arial" w:cs="Arial"/>
          <w:b/>
        </w:rPr>
        <w:t>SOURCES SOUGHT/RFI DESCRIPTION</w:t>
      </w:r>
    </w:p>
    <w:p w:rsidR="001C101B" w:rsidRPr="00413542" w:rsidP="001C101B">
      <w:pPr>
        <w:spacing w:after="0" w:line="240" w:lineRule="auto"/>
        <w:jc w:val="both"/>
        <w:rPr>
          <w:rFonts w:ascii="Arial" w:eastAsia="Times New Roman" w:hAnsi="Arial" w:cs="Arial"/>
          <w:b/>
        </w:rPr>
      </w:pPr>
    </w:p>
    <w:p w:rsidR="001C101B" w:rsidRPr="00B47B1F" w:rsidP="001C101B">
      <w:pPr>
        <w:spacing w:after="0" w:line="240" w:lineRule="auto"/>
        <w:jc w:val="both"/>
        <w:rPr>
          <w:rFonts w:ascii="Arial" w:eastAsia="Times New Roman" w:hAnsi="Arial" w:cs="Arial"/>
        </w:rPr>
      </w:pPr>
      <w:r w:rsidRPr="00413542">
        <w:rPr>
          <w:rFonts w:ascii="Arial" w:eastAsia="Times New Roman" w:hAnsi="Arial" w:cs="Arial"/>
        </w:rPr>
        <w:t xml:space="preserve">This is NOT a solicitation announcement.  This is a Sources Sought Notice / RFI only.  The purpose of this Sources Sought Notice / RFI is to gain information about potential qualified sources and their size classification relative to </w:t>
      </w:r>
      <w:r w:rsidRPr="00B47B1F">
        <w:rPr>
          <w:rFonts w:ascii="Arial" w:eastAsia="Times New Roman" w:hAnsi="Arial" w:cs="Arial"/>
        </w:rPr>
        <w:t xml:space="preserve">NAICS </w:t>
      </w:r>
      <w:r w:rsidRPr="00B47B1F">
        <w:t>561621</w:t>
      </w:r>
      <w:r w:rsidRPr="00B47B1F">
        <w:rPr>
          <w:rFonts w:ascii="Arial" w:eastAsia="Times New Roman" w:hAnsi="Arial" w:cs="Arial"/>
        </w:rPr>
        <w:t xml:space="preserve"> (Size standard of</w:t>
      </w:r>
      <w:r w:rsidRPr="00B47B1F">
        <w:t xml:space="preserve"> $25.0 MM</w:t>
      </w:r>
      <w:r w:rsidRPr="00B47B1F">
        <w:rPr>
          <w:rFonts w:ascii="Arial" w:eastAsia="Times New Roman" w:hAnsi="Arial" w:cs="Arial"/>
        </w:rPr>
        <w:t xml:space="preserve">) or </w:t>
      </w:r>
    </w:p>
    <w:p w:rsidR="001C101B" w:rsidRPr="00413542" w:rsidP="001C101B">
      <w:pPr>
        <w:pStyle w:val="Default"/>
        <w:jc w:val="both"/>
        <w:rPr>
          <w:rFonts w:ascii="Arial" w:eastAsia="Times New Roman" w:hAnsi="Arial" w:cs="Arial"/>
          <w:sz w:val="22"/>
          <w:szCs w:val="22"/>
        </w:rPr>
      </w:pPr>
      <w:r w:rsidRPr="00B47B1F">
        <w:rPr>
          <w:rFonts w:ascii="Arial" w:eastAsia="Times New Roman" w:hAnsi="Arial" w:cs="Arial"/>
          <w:color w:val="auto"/>
          <w:sz w:val="22"/>
          <w:szCs w:val="22"/>
        </w:rPr>
        <w:t>541519 (Information Technology Value Added Resellers, Size standard of</w:t>
      </w:r>
      <w:r w:rsidRPr="00B47B1F">
        <w:t xml:space="preserve"> 150 employees</w:t>
      </w:r>
      <w:r w:rsidRPr="00B47B1F">
        <w:rPr>
          <w:rFonts w:ascii="Arial" w:eastAsia="Times New Roman" w:hAnsi="Arial" w:cs="Arial"/>
          <w:color w:val="auto"/>
          <w:sz w:val="22"/>
          <w:szCs w:val="22"/>
        </w:rPr>
        <w:t>). Responses to this Sources Sought Notice</w:t>
      </w:r>
      <w:r w:rsidRPr="00413542">
        <w:rPr>
          <w:rFonts w:ascii="Arial" w:eastAsia="Times New Roman" w:hAnsi="Arial" w:cs="Arial"/>
          <w:sz w:val="22"/>
          <w:szCs w:val="22"/>
        </w:rPr>
        <w:t xml:space="preserve"> / RFI will be used by the Government to make appropriate acquisition decisions. After review of the responses to this Sources Sought Notice / RFI, further RFIs and/or a solicitation or other announcements may be published. </w:t>
      </w:r>
    </w:p>
    <w:p w:rsidR="001C101B" w:rsidRPr="00413542" w:rsidP="001C101B">
      <w:pPr>
        <w:spacing w:after="0" w:line="240" w:lineRule="auto"/>
        <w:jc w:val="both"/>
        <w:rPr>
          <w:rFonts w:ascii="Arial" w:eastAsia="Times New Roman" w:hAnsi="Arial" w:cs="Arial"/>
        </w:rPr>
      </w:pPr>
    </w:p>
    <w:p w:rsidR="001C101B" w:rsidRPr="00413542" w:rsidP="001C101B">
      <w:pPr>
        <w:rPr>
          <w:rFonts w:ascii="Arial" w:hAnsi="Arial" w:cs="Arial"/>
          <w:b/>
          <w:bCs/>
        </w:rPr>
      </w:pPr>
      <w:bookmarkEnd w:id="0"/>
      <w:r w:rsidRPr="00413542">
        <w:rPr>
          <w:rFonts w:ascii="Arial" w:hAnsi="Arial" w:cs="Arial"/>
          <w:b/>
          <w:bCs/>
        </w:rPr>
        <w:t>SCOPE OF WORK</w:t>
      </w:r>
    </w:p>
    <w:p w:rsidR="001C101B" w:rsidRPr="00413542" w:rsidP="001C101B">
      <w:pPr>
        <w:rPr>
          <w:rFonts w:ascii="Arial" w:hAnsi="Arial" w:cs="Arial"/>
        </w:rPr>
      </w:pPr>
      <w:r w:rsidRPr="00413542">
        <w:rPr>
          <w:rFonts w:ascii="Arial" w:hAnsi="Arial" w:cs="Arial"/>
        </w:rPr>
        <w:t xml:space="preserve">VA is looking to acquire base plus four option year subscriptions of </w:t>
      </w:r>
      <w:r w:rsidRPr="00413542">
        <w:rPr>
          <w:rFonts w:ascii="Arial" w:hAnsi="Arial" w:cs="Arial"/>
          <w:b/>
          <w:bCs/>
        </w:rPr>
        <w:t>Flock Safety’s Flock OS</w:t>
      </w:r>
      <w:r w:rsidRPr="00413542">
        <w:rPr>
          <w:rFonts w:ascii="Arial" w:hAnsi="Arial" w:cs="Arial"/>
        </w:rPr>
        <w:t xml:space="preserve"> </w:t>
      </w:r>
      <w:r w:rsidRPr="00413542">
        <w:rPr>
          <w:rFonts w:ascii="Arial" w:hAnsi="Arial" w:cs="Arial"/>
          <w:b/>
          <w:bCs/>
        </w:rPr>
        <w:t>(License Plate Recognition Platform) with law enforcement grade - infrastructure free license plate recognition cameras including professional installation and integration or Equal.</w:t>
      </w:r>
    </w:p>
    <w:p w:rsidR="001C101B" w:rsidP="001C101B">
      <w:pPr>
        <w:pStyle w:val="ListParagraph"/>
        <w:numPr>
          <w:ilvl w:val="0"/>
          <w:numId w:val="1"/>
        </w:numPr>
        <w:spacing w:after="160" w:line="259" w:lineRule="auto"/>
        <w:rPr>
          <w:rFonts w:ascii="Arial" w:hAnsi="Arial" w:cs="Arial"/>
        </w:rPr>
      </w:pPr>
      <w:r w:rsidRPr="00413542">
        <w:rPr>
          <w:rFonts w:ascii="Arial" w:hAnsi="Arial" w:cs="Arial"/>
        </w:rPr>
        <w:t>Term of Service</w:t>
      </w:r>
    </w:p>
    <w:p w:rsidR="001C101B" w:rsidRPr="00413542" w:rsidP="001C101B">
      <w:pPr>
        <w:pStyle w:val="ListParagraph"/>
        <w:spacing w:after="160" w:line="259" w:lineRule="auto"/>
        <w:ind w:left="360"/>
        <w:rPr>
          <w:rFonts w:ascii="Arial" w:hAnsi="Arial" w:cs="Arial"/>
        </w:rPr>
      </w:pPr>
    </w:p>
    <w:p w:rsidR="001C101B" w:rsidRPr="00413542" w:rsidP="001C101B">
      <w:pPr>
        <w:pStyle w:val="ListParagraph"/>
        <w:numPr>
          <w:ilvl w:val="1"/>
          <w:numId w:val="1"/>
        </w:numPr>
        <w:spacing w:after="160" w:line="259" w:lineRule="auto"/>
        <w:rPr>
          <w:rFonts w:ascii="Arial" w:hAnsi="Arial" w:cs="Arial"/>
        </w:rPr>
      </w:pPr>
      <w:r w:rsidRPr="00413542">
        <w:rPr>
          <w:rFonts w:ascii="Arial" w:hAnsi="Arial" w:cs="Arial"/>
        </w:rPr>
        <w:t>Contractor must be eligible to provide support service for up to five years (base + four option years) on all installed equipment.</w:t>
      </w:r>
    </w:p>
    <w:p w:rsidR="001C101B" w:rsidRPr="00413542" w:rsidP="001C101B">
      <w:pPr>
        <w:pStyle w:val="ListParagraph"/>
        <w:numPr>
          <w:ilvl w:val="1"/>
          <w:numId w:val="1"/>
        </w:numPr>
        <w:spacing w:after="160" w:line="259" w:lineRule="auto"/>
        <w:rPr>
          <w:rFonts w:ascii="Arial" w:hAnsi="Arial" w:cs="Arial"/>
        </w:rPr>
      </w:pPr>
      <w:r w:rsidRPr="00413542">
        <w:rPr>
          <w:rFonts w:ascii="Arial" w:hAnsi="Arial" w:cs="Arial"/>
        </w:rPr>
        <w:t>For the duration of the contract, the vendor must possess and uphold current certifications and licenses to continue providing hardware and software services.</w:t>
      </w:r>
    </w:p>
    <w:p w:rsidR="001C101B" w:rsidRPr="00413542" w:rsidP="001C101B">
      <w:pPr>
        <w:pStyle w:val="ListParagraph"/>
        <w:ind w:left="360"/>
        <w:rPr>
          <w:rFonts w:ascii="Arial" w:hAnsi="Arial" w:cs="Arial"/>
        </w:rPr>
      </w:pPr>
    </w:p>
    <w:p w:rsidR="001C101B" w:rsidRPr="00413542" w:rsidP="001C101B">
      <w:pPr>
        <w:pStyle w:val="ListParagraph"/>
        <w:numPr>
          <w:ilvl w:val="0"/>
          <w:numId w:val="1"/>
        </w:numPr>
        <w:spacing w:after="160" w:line="259" w:lineRule="auto"/>
        <w:rPr>
          <w:rFonts w:ascii="Arial" w:hAnsi="Arial" w:cs="Arial"/>
        </w:rPr>
      </w:pPr>
      <w:r w:rsidRPr="00413542">
        <w:rPr>
          <w:rFonts w:ascii="Arial" w:hAnsi="Arial" w:cs="Arial"/>
        </w:rPr>
        <w:t>Salient Characteristics</w:t>
      </w:r>
    </w:p>
    <w:p w:rsidR="001C101B" w:rsidRPr="00413542" w:rsidP="001C101B">
      <w:pPr>
        <w:pStyle w:val="ListParagraph"/>
        <w:ind w:left="792"/>
        <w:rPr>
          <w:rFonts w:ascii="Arial" w:hAnsi="Arial" w:cs="Arial"/>
        </w:rPr>
      </w:pPr>
    </w:p>
    <w:p w:rsidR="001C101B" w:rsidRPr="00413542" w:rsidP="001C101B">
      <w:pPr>
        <w:pStyle w:val="ListParagraph"/>
        <w:numPr>
          <w:ilvl w:val="1"/>
          <w:numId w:val="1"/>
        </w:numPr>
        <w:spacing w:after="160" w:line="259" w:lineRule="auto"/>
        <w:rPr>
          <w:rFonts w:ascii="Arial" w:hAnsi="Arial" w:cs="Arial"/>
        </w:rPr>
      </w:pPr>
      <w:r w:rsidRPr="00413542">
        <w:rPr>
          <w:rFonts w:ascii="Arial" w:hAnsi="Arial" w:cs="Arial"/>
        </w:rPr>
        <w:t>Platform/System/Software</w:t>
      </w:r>
    </w:p>
    <w:p w:rsidR="001C101B" w:rsidRPr="00413542" w:rsidP="001C101B">
      <w:pPr>
        <w:pStyle w:val="ListParagraph"/>
        <w:numPr>
          <w:ilvl w:val="2"/>
          <w:numId w:val="1"/>
        </w:numPr>
        <w:spacing w:after="160" w:line="259" w:lineRule="auto"/>
        <w:rPr>
          <w:rFonts w:ascii="Arial" w:hAnsi="Arial" w:cs="Arial"/>
        </w:rPr>
      </w:pPr>
      <w:bookmarkStart w:id="3" w:name="_Hlk181864579"/>
      <w:r w:rsidRPr="00413542">
        <w:rPr>
          <w:rFonts w:ascii="Arial" w:hAnsi="Arial" w:cs="Arial"/>
        </w:rPr>
        <w:t>Software/platform must be managed by vendor through its own server and cloud.</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be able to Identify vehicles by make, color, decals, transforming footage into actionable evidence even without plate number information.</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have the ability to Respond faster with automated alerts for NCIC, NCMEC, or custom Hot List vehicles via SMS, email, and app notifications.</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provide unlimited user access to the system.</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have Interagency operability with all of the participating agencies listed below to use real-time data integration and sharing through partner agencies' current systems to detect and locate vehicles that might be connected to criminal activity.</w:t>
      </w:r>
    </w:p>
    <w:tbl>
      <w:tblPr>
        <w:tblW w:w="8905" w:type="dxa"/>
        <w:tblLook w:val="04A0"/>
      </w:tblPr>
      <w:tblGrid>
        <w:gridCol w:w="8905"/>
      </w:tblGrid>
      <w:tr w:rsidTr="00A13AD3">
        <w:tblPrEx>
          <w:tblW w:w="8905" w:type="dxa"/>
          <w:tblLook w:val="04A0"/>
        </w:tblPrEx>
        <w:trPr>
          <w:trHeight w:val="620"/>
        </w:trPr>
        <w:tc>
          <w:tcPr>
            <w:tcW w:w="8905" w:type="dxa"/>
            <w:tcBorders>
              <w:top w:val="single" w:sz="4" w:space="0" w:color="auto"/>
              <w:left w:val="single" w:sz="4" w:space="0" w:color="auto"/>
              <w:bottom w:val="single" w:sz="4" w:space="0" w:color="auto"/>
              <w:right w:val="single" w:sz="4" w:space="0" w:color="auto"/>
            </w:tcBorders>
            <w:vAlign w:val="center"/>
            <w:hideMark/>
          </w:tcPr>
          <w:p w:rsidR="001C101B" w:rsidRPr="00413542" w:rsidP="00A13AD3">
            <w:pPr>
              <w:spacing w:after="0" w:line="240" w:lineRule="auto"/>
              <w:jc w:val="center"/>
              <w:rPr>
                <w:rFonts w:ascii="Arial" w:eastAsia="Times New Roman" w:hAnsi="Arial" w:cs="Arial"/>
                <w:b/>
                <w:bCs/>
                <w:lang w:eastAsia="ko-KR"/>
              </w:rPr>
            </w:pPr>
            <w:r w:rsidRPr="00413542">
              <w:rPr>
                <w:rFonts w:ascii="Arial" w:eastAsia="Times New Roman" w:hAnsi="Arial" w:cs="Arial"/>
                <w:b/>
                <w:bCs/>
                <w:lang w:eastAsia="ko-KR"/>
              </w:rPr>
              <w:t>Partnering law enforcement agencies and cities agencies in Los Angeles, Orange County, San Bernadino, Riverside, and San Diego Counties</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San Bernardino County Sheriff’s Department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Long Beach Police Department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California State University Long Beach Police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Los Angeles County Sheriff’s Department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Cal State at San Bernardino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Costa Mesa Police Department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Orange County Sheaff’s Department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Chaffey College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Santa Ana Police Department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Placentia Police Department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Los Angeles Police Department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Whitter/Santa Fe Springs Police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Colton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Fontana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Redlands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Rialto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Ontario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Riverside County Sheriff’s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Calimesa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Canyon Lake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Coachella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Eastvale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Indian Wells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Jurupa Valley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La Quinta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Lake Elsinore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Moreno Valley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Norco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Palm Desert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Perris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Rancho Mirage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San Jacinto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Temecula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Wildomar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Mt. San Jacinto College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Riverside County Regional Medical Center Sheriff station</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Grand Terrace</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Chino Hills</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Calimesa</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Canyon Lake</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Eastvale</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Jurupa Valley</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La Quinta</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Lake Elsinore</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Moreno Valley</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Norco</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Palm Desert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Perris</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Rancho Mirage</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San Jacinto</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Temecula</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City of Wildomar</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 xml:space="preserve">San Diego Police Department </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El Cajon Police Department</w:t>
            </w:r>
          </w:p>
        </w:tc>
      </w:tr>
      <w:tr w:rsidTr="00A13AD3">
        <w:tblPrEx>
          <w:tblW w:w="8905" w:type="dxa"/>
          <w:tblLook w:val="04A0"/>
        </w:tblPrEx>
        <w:trPr>
          <w:trHeight w:val="310"/>
        </w:trPr>
        <w:tc>
          <w:tcPr>
            <w:tcW w:w="8905" w:type="dxa"/>
            <w:tcBorders>
              <w:top w:val="nil"/>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Chula Vista Police Department</w:t>
            </w:r>
          </w:p>
        </w:tc>
      </w:tr>
      <w:tr w:rsidTr="00A13AD3">
        <w:tblPrEx>
          <w:tblW w:w="8905" w:type="dxa"/>
          <w:tblLook w:val="04A0"/>
        </w:tblPrEx>
        <w:trPr>
          <w:trHeight w:val="310"/>
        </w:trPr>
        <w:tc>
          <w:tcPr>
            <w:tcW w:w="8905" w:type="dxa"/>
            <w:tcBorders>
              <w:top w:val="single" w:sz="4" w:space="0" w:color="auto"/>
              <w:left w:val="single" w:sz="4" w:space="0" w:color="auto"/>
              <w:bottom w:val="single" w:sz="4" w:space="0" w:color="auto"/>
              <w:right w:val="single" w:sz="4" w:space="0" w:color="auto"/>
            </w:tcBorders>
            <w:vAlign w:val="center"/>
            <w:hideMark/>
          </w:tcPr>
          <w:p w:rsidR="001C101B" w:rsidRPr="00413542" w:rsidP="00A13AD3">
            <w:pPr>
              <w:spacing w:after="0" w:line="240" w:lineRule="auto"/>
              <w:ind w:firstLine="440" w:firstLineChars="200"/>
              <w:rPr>
                <w:rFonts w:ascii="Arial" w:eastAsia="Times New Roman" w:hAnsi="Arial" w:cs="Arial"/>
                <w:lang w:eastAsia="ko-KR"/>
              </w:rPr>
            </w:pPr>
            <w:r w:rsidRPr="00413542">
              <w:rPr>
                <w:rFonts w:ascii="Arial" w:eastAsia="Times New Roman" w:hAnsi="Arial" w:cs="Arial"/>
                <w:lang w:eastAsia="ko-KR"/>
              </w:rPr>
              <w:t>Coronado Police Department</w:t>
            </w:r>
          </w:p>
        </w:tc>
      </w:tr>
      <w:tr w:rsidTr="00A13AD3">
        <w:tblPrEx>
          <w:tblW w:w="8905" w:type="dxa"/>
          <w:tblLook w:val="04A0"/>
        </w:tblPrEx>
        <w:trPr>
          <w:trHeight w:val="310"/>
        </w:trPr>
        <w:tc>
          <w:tcPr>
            <w:tcW w:w="8905" w:type="dxa"/>
            <w:tcBorders>
              <w:top w:val="single" w:sz="4" w:space="0" w:color="auto"/>
              <w:left w:val="single" w:sz="4" w:space="0" w:color="auto"/>
              <w:bottom w:val="single" w:sz="4" w:space="0" w:color="auto"/>
              <w:right w:val="single" w:sz="4" w:space="0" w:color="auto"/>
            </w:tcBorders>
            <w:vAlign w:val="center"/>
          </w:tcPr>
          <w:p w:rsidR="001C101B" w:rsidRPr="00413542" w:rsidP="00A13AD3">
            <w:pPr>
              <w:spacing w:after="0" w:line="240" w:lineRule="auto"/>
              <w:ind w:firstLine="440" w:firstLineChars="200"/>
              <w:rPr>
                <w:rFonts w:ascii="Arial" w:eastAsia="Times New Roman" w:hAnsi="Arial" w:cs="Arial"/>
                <w:lang w:eastAsia="ko-KR"/>
              </w:rPr>
            </w:pPr>
            <w:r>
              <w:rPr>
                <w:rFonts w:ascii="Arial" w:eastAsia="Times New Roman" w:hAnsi="Arial" w:cs="Arial"/>
                <w:lang w:eastAsia="ko-KR"/>
              </w:rPr>
              <w:t>Loma Linda VA Healthcare System</w:t>
            </w:r>
          </w:p>
        </w:tc>
      </w:tr>
    </w:tbl>
    <w:p w:rsidR="001C101B" w:rsidRPr="00413542" w:rsidP="001C101B">
      <w:pPr>
        <w:rPr>
          <w:rFonts w:ascii="Arial" w:hAnsi="Arial" w:cs="Arial"/>
        </w:rPr>
      </w:pPr>
    </w:p>
    <w:p w:rsidR="001C101B" w:rsidRPr="00413542" w:rsidP="001C101B">
      <w:pPr>
        <w:pStyle w:val="ListParagraph"/>
        <w:numPr>
          <w:ilvl w:val="1"/>
          <w:numId w:val="1"/>
        </w:numPr>
        <w:spacing w:after="160" w:line="259" w:lineRule="auto"/>
        <w:rPr>
          <w:rFonts w:ascii="Arial" w:hAnsi="Arial" w:cs="Arial"/>
        </w:rPr>
      </w:pPr>
      <w:r w:rsidRPr="00413542">
        <w:rPr>
          <w:rFonts w:ascii="Arial" w:hAnsi="Arial" w:cs="Arial"/>
        </w:rPr>
        <w:t>Camera &amp; Monitoring System</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be capable of covering up to two lanes.</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be capable of reading/capture plate information of vehicles moving between 0-60 MPH from 40 to 70 feet away.</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be solar powered and connected via LTE or faster network capability, so they can be installed almost anywhere with minimal infrastructure requirements.</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have the resolution to capture vehicle characteristics (Color, Make, Model, Plate #, etc.) identifiable images and videos of the vehicles entering and exiting parking facilities day, and night.</w:t>
      </w:r>
    </w:p>
    <w:p w:rsidR="001C101B" w:rsidRPr="00413542" w:rsidP="001C101B">
      <w:pPr>
        <w:pStyle w:val="ListParagraph"/>
        <w:ind w:left="1224"/>
        <w:rPr>
          <w:rFonts w:ascii="Arial" w:hAnsi="Arial" w:cs="Arial"/>
        </w:rPr>
      </w:pPr>
    </w:p>
    <w:p w:rsidR="001C101B" w:rsidRPr="00413542" w:rsidP="001C101B">
      <w:pPr>
        <w:pStyle w:val="ListParagraph"/>
        <w:numPr>
          <w:ilvl w:val="1"/>
          <w:numId w:val="1"/>
        </w:numPr>
        <w:spacing w:after="160" w:line="259" w:lineRule="auto"/>
        <w:rPr>
          <w:rFonts w:ascii="Arial" w:hAnsi="Arial" w:cs="Arial"/>
        </w:rPr>
      </w:pPr>
      <w:bookmarkEnd w:id="3"/>
      <w:r w:rsidRPr="00413542">
        <w:rPr>
          <w:rFonts w:ascii="Arial" w:hAnsi="Arial" w:cs="Arial"/>
        </w:rPr>
        <w:t>Installation</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be installed by licensed and certified technicians.</w:t>
      </w:r>
    </w:p>
    <w:p w:rsidR="001C101B" w:rsidRPr="00413542" w:rsidP="001C101B">
      <w:pPr>
        <w:pStyle w:val="ListParagraph"/>
        <w:numPr>
          <w:ilvl w:val="2"/>
          <w:numId w:val="1"/>
        </w:numPr>
        <w:spacing w:after="160" w:line="259" w:lineRule="auto"/>
        <w:rPr>
          <w:rFonts w:ascii="Arial" w:hAnsi="Arial" w:cs="Arial"/>
        </w:rPr>
      </w:pPr>
      <w:r w:rsidRPr="00413542">
        <w:rPr>
          <w:rFonts w:ascii="Arial" w:hAnsi="Arial" w:cs="Arial"/>
        </w:rPr>
        <w:t>Must present a complete installation plan, and have it approved by the Chief of Police, prior to initiating the installation.</w:t>
      </w:r>
    </w:p>
    <w:p w:rsidR="001C101B" w:rsidRPr="00413542" w:rsidP="001C101B">
      <w:pPr>
        <w:pStyle w:val="ListParagraph"/>
        <w:ind w:left="1224"/>
        <w:rPr>
          <w:rFonts w:ascii="Arial" w:hAnsi="Arial" w:cs="Arial"/>
        </w:rPr>
      </w:pPr>
      <w:r w:rsidRPr="00413542">
        <w:rPr>
          <w:rFonts w:ascii="Arial" w:hAnsi="Arial" w:cs="Arial"/>
        </w:rPr>
        <w:t xml:space="preserve">Installation must be done on the utility and camera poles that are currently in place and indicated in </w:t>
      </w:r>
      <w:r w:rsidRPr="00413542">
        <w:rPr>
          <w:rFonts w:ascii="Arial" w:hAnsi="Arial" w:cs="Arial"/>
          <w:highlight w:val="yellow"/>
        </w:rPr>
        <w:t>Yellow</w:t>
      </w:r>
      <w:r w:rsidRPr="00413542">
        <w:rPr>
          <w:rFonts w:ascii="Arial" w:hAnsi="Arial" w:cs="Arial"/>
        </w:rPr>
        <w:t xml:space="preserve"> on the map below.</w:t>
      </w:r>
    </w:p>
    <w:p w:rsidR="001C101B" w:rsidRPr="00413542" w:rsidP="001C101B">
      <w:pPr>
        <w:pStyle w:val="ListParagraph"/>
        <w:ind w:left="1224"/>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margin">
              <wp:align>right</wp:align>
            </wp:positionH>
            <wp:positionV relativeFrom="paragraph">
              <wp:posOffset>0</wp:posOffset>
            </wp:positionV>
            <wp:extent cx="5943600" cy="4754880"/>
            <wp:effectExtent l="0" t="0" r="0" b="7620"/>
            <wp:wrapTight wrapText="bothSides">
              <wp:wrapPolygon>
                <wp:start x="0" y="0"/>
                <wp:lineTo x="0" y="21548"/>
                <wp:lineTo x="21531" y="21548"/>
                <wp:lineTo x="21531" y="0"/>
                <wp:lineTo x="0" y="0"/>
              </wp:wrapPolygon>
            </wp:wrapTight>
            <wp:docPr id="152244687"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4687" name="Picture 1" descr="Map&#10;&#10;AI-generated content may be incorrect."/>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anchor>
        </w:drawing>
      </w:r>
    </w:p>
    <w:p w:rsidR="001C101B" w:rsidRPr="00413542" w:rsidP="001C101B">
      <w:pPr>
        <w:jc w:val="both"/>
        <w:rPr>
          <w:rFonts w:ascii="Arial" w:eastAsia="Times New Roman" w:hAnsi="Arial" w:cs="Arial"/>
          <w:b/>
        </w:rPr>
      </w:pPr>
      <w:r w:rsidRPr="00413542">
        <w:rPr>
          <w:rFonts w:ascii="Arial" w:eastAsia="Times New Roman" w:hAnsi="Arial" w:cs="Arial"/>
          <w:b/>
          <w:bCs/>
          <w:highlight w:val="yellow"/>
        </w:rPr>
        <w:t>If your company is interested and capable of providing the required supplies/services, you MUST provide the information indicated below OR your intent, interest to participation, and information provided will not be considered as valid for research purposes</w:t>
      </w:r>
      <w:r w:rsidRPr="00413542">
        <w:rPr>
          <w:rFonts w:ascii="Arial" w:eastAsia="Times New Roman" w:hAnsi="Arial" w:cs="Arial"/>
        </w:rPr>
        <w:t>. Response to this notice should include company name, address, point of contact, size of business pursuant to the following questions:</w:t>
      </w:r>
      <w:r w:rsidRPr="00413542">
        <w:rPr>
          <w:rFonts w:ascii="Arial" w:eastAsia="Times New Roman" w:hAnsi="Arial" w:cs="Arial"/>
          <w:b/>
        </w:rPr>
        <w:t xml:space="preserve">  </w:t>
      </w:r>
    </w:p>
    <w:p w:rsidR="001C101B" w:rsidRPr="00413542" w:rsidP="001C101B">
      <w:pPr>
        <w:jc w:val="both"/>
        <w:rPr>
          <w:rFonts w:ascii="Arial" w:eastAsia="Times New Roman" w:hAnsi="Arial" w:cs="Arial"/>
          <w:bCs/>
          <w:u w:val="single"/>
        </w:rPr>
      </w:pPr>
      <w:r w:rsidRPr="00413542">
        <w:rPr>
          <w:rFonts w:ascii="Arial" w:eastAsia="Times New Roman" w:hAnsi="Arial" w:cs="Arial"/>
          <w:bCs/>
        </w:rPr>
        <w:t xml:space="preserve">(1)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413542">
        <w:rPr>
          <w:rFonts w:ascii="Arial" w:eastAsia="Times New Roman" w:hAnsi="Arial" w:cs="Arial"/>
          <w:bCs/>
          <w:u w:val="single"/>
        </w:rPr>
        <w:t xml:space="preserve">please show how your company meets/exceeds each requirement.  </w:t>
      </w:r>
    </w:p>
    <w:p w:rsidR="001C101B" w:rsidRPr="00413542" w:rsidP="001C101B">
      <w:pPr>
        <w:jc w:val="both"/>
        <w:rPr>
          <w:rFonts w:ascii="Arial" w:eastAsia="Times New Roman" w:hAnsi="Arial" w:cs="Arial"/>
          <w:bCs/>
        </w:rPr>
      </w:pPr>
      <w:r w:rsidRPr="00413542">
        <w:rPr>
          <w:rFonts w:ascii="Arial" w:eastAsia="Times New Roman" w:hAnsi="Arial" w:cs="Arial"/>
          <w:bCs/>
        </w:rPr>
        <w:t>(2) Please review the list of DRAFT/SALIENT CHARACTERISTICS/SOW requirements and provide any additional feedback or suggestions.  If none, please reply as N/A.</w:t>
      </w:r>
    </w:p>
    <w:p w:rsidR="001C101B" w:rsidRPr="00413542" w:rsidP="001C101B">
      <w:pPr>
        <w:jc w:val="both"/>
        <w:rPr>
          <w:rFonts w:ascii="Arial" w:eastAsia="Times New Roman" w:hAnsi="Arial" w:cs="Arial"/>
          <w:bCs/>
        </w:rPr>
      </w:pPr>
      <w:r w:rsidRPr="00413542">
        <w:rPr>
          <w:rFonts w:ascii="Arial" w:eastAsia="Times New Roman" w:hAnsi="Arial" w:cs="Arial"/>
          <w:bCs/>
        </w:rPr>
        <w:t>(3) Please indicate the size status and representations of your business, such as but not limited to: Service-Disabled Veteran-Owned Small Business (SDVOSB), Veteran-Owned Small Business (VOSB), HUBZone, Woman Owned Small Business (WOSB), Large Business, etc.</w:t>
      </w:r>
    </w:p>
    <w:p w:rsidR="001C101B" w:rsidRPr="00413542" w:rsidP="001C101B">
      <w:pPr>
        <w:jc w:val="both"/>
        <w:rPr>
          <w:rFonts w:ascii="Arial" w:eastAsia="Times New Roman" w:hAnsi="Arial" w:cs="Arial"/>
          <w:bCs/>
        </w:rPr>
      </w:pPr>
      <w:r w:rsidRPr="00413542">
        <w:rPr>
          <w:rFonts w:ascii="Arial" w:eastAsia="Times New Roman" w:hAnsi="Arial" w:cs="Arial"/>
          <w:bCs/>
        </w:rPr>
        <w:t>(4) Is your company considered small under the NAICS code identified in this RFI?</w:t>
      </w:r>
    </w:p>
    <w:p w:rsidR="001C101B" w:rsidRPr="00413542" w:rsidP="001C101B">
      <w:pPr>
        <w:jc w:val="both"/>
        <w:rPr>
          <w:rFonts w:ascii="Arial" w:eastAsia="Times New Roman" w:hAnsi="Arial" w:cs="Arial"/>
          <w:bCs/>
        </w:rPr>
      </w:pPr>
      <w:r w:rsidRPr="00413542">
        <w:rPr>
          <w:rFonts w:ascii="Arial" w:eastAsia="Times New Roman" w:hAnsi="Arial" w:cs="Arial"/>
          <w:bCs/>
        </w:rPr>
        <w:t>(5) Are you the manufacturer, authorized distributor, and/or can your company provide a solution to the required supplies/services described in the list of DRAFT/SALIENT CHARACTERISTICS/SOW?</w:t>
      </w:r>
    </w:p>
    <w:p w:rsidR="001C101B" w:rsidRPr="00413542" w:rsidP="001C101B">
      <w:pPr>
        <w:jc w:val="both"/>
        <w:rPr>
          <w:rFonts w:ascii="Arial" w:eastAsia="Times New Roman" w:hAnsi="Arial" w:cs="Arial"/>
          <w:bCs/>
        </w:rPr>
      </w:pPr>
      <w:r w:rsidRPr="00413542">
        <w:rPr>
          <w:rFonts w:ascii="Arial" w:eastAsia="Times New Roman" w:hAnsi="Arial" w:cs="Arial"/>
          <w:bCs/>
        </w:rPr>
        <w:t>(6) If you are a large business, do you have any designated/authorized distributors? If so, please provide their company name, telephone, point of contact and size status (if available).</w:t>
      </w:r>
    </w:p>
    <w:p w:rsidR="001C101B" w:rsidRPr="00413542" w:rsidP="001C101B">
      <w:pPr>
        <w:jc w:val="both"/>
        <w:rPr>
          <w:rFonts w:ascii="Arial" w:eastAsia="Times New Roman" w:hAnsi="Arial" w:cs="Arial"/>
          <w:bCs/>
        </w:rPr>
      </w:pPr>
      <w:r w:rsidRPr="00413542">
        <w:rPr>
          <w:rFonts w:ascii="Arial" w:eastAsia="Times New Roman" w:hAnsi="Arial" w:cs="Arial"/>
          <w:bCs/>
        </w:rPr>
        <w:t>(7) If you’re a small business and you are an authorized distributor/reseller for the items identified above, do you alter; assemble; modify; the items requested in any way? If you do, state how and what is altered; assembled; modified.</w:t>
      </w:r>
    </w:p>
    <w:p w:rsidR="001C101B" w:rsidRPr="00413542" w:rsidP="001C101B">
      <w:pPr>
        <w:jc w:val="both"/>
        <w:rPr>
          <w:rFonts w:ascii="Arial" w:eastAsia="Times New Roman" w:hAnsi="Arial" w:cs="Arial"/>
          <w:bCs/>
        </w:rPr>
      </w:pPr>
      <w:r w:rsidRPr="00413542">
        <w:rPr>
          <w:rFonts w:ascii="Arial" w:eastAsia="Times New Roman" w:hAnsi="Arial" w:cs="Arial"/>
          <w:bCs/>
        </w:rPr>
        <w:t xml:space="preserve">(8) Limitations on Subcontracting: How does your business ensure compliance with the limitations on subcontracting as outlined in 13 CFR § 125.6? </w:t>
      </w:r>
    </w:p>
    <w:p w:rsidR="001C101B" w:rsidRPr="00413542" w:rsidP="001C101B">
      <w:pPr>
        <w:jc w:val="both"/>
        <w:rPr>
          <w:rFonts w:ascii="Arial" w:eastAsia="Times New Roman" w:hAnsi="Arial" w:cs="Arial"/>
          <w:bCs/>
        </w:rPr>
      </w:pPr>
      <w:r w:rsidRPr="00413542">
        <w:rPr>
          <w:rFonts w:ascii="Arial" w:eastAsia="Times New Roman" w:hAnsi="Arial" w:cs="Arial"/>
          <w:bCs/>
        </w:rPr>
        <w:t>(9) Are the items you are identifying/providing considered Commercial of the Shelf (COTS) items as defined in FAR Part 2.101 under commercial items?</w:t>
      </w:r>
    </w:p>
    <w:p w:rsidR="001C101B" w:rsidRPr="00413542" w:rsidP="001C101B">
      <w:pPr>
        <w:pStyle w:val="indent-3"/>
        <w:rPr>
          <w:rFonts w:ascii="Arial" w:hAnsi="Arial" w:cs="Arial"/>
          <w:bCs/>
          <w:sz w:val="22"/>
          <w:szCs w:val="22"/>
        </w:rPr>
      </w:pPr>
      <w:r w:rsidRPr="00413542">
        <w:rPr>
          <w:rFonts w:ascii="Arial" w:hAnsi="Arial" w:cs="Arial"/>
          <w:bCs/>
          <w:sz w:val="22"/>
          <w:szCs w:val="22"/>
        </w:rPr>
        <w:t>(10)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w:t>
      </w:r>
    </w:p>
    <w:p w:rsidR="001C101B" w:rsidRPr="00413542" w:rsidP="001C101B">
      <w:pPr>
        <w:jc w:val="both"/>
        <w:rPr>
          <w:rFonts w:ascii="Arial" w:eastAsia="Times New Roman" w:hAnsi="Arial" w:cs="Arial"/>
          <w:bCs/>
        </w:rPr>
      </w:pPr>
      <w:r w:rsidRPr="00413542">
        <w:rPr>
          <w:rFonts w:ascii="Arial" w:eastAsia="Times New Roman" w:hAnsi="Arial" w:cs="Arial"/>
          <w:bCs/>
        </w:rPr>
        <w:t>(11) Please indicate whether your product conforms to the requirements of the Buy American Act? Please indicate if manufacturer is/will be US domestic Small Business / US Domestic Large Business / Foreign.</w:t>
      </w:r>
    </w:p>
    <w:p w:rsidR="001C101B" w:rsidRPr="00413542" w:rsidP="001C101B">
      <w:pPr>
        <w:jc w:val="both"/>
        <w:rPr>
          <w:rFonts w:ascii="Arial" w:eastAsia="Times New Roman" w:hAnsi="Arial" w:cs="Arial"/>
          <w:bCs/>
        </w:rPr>
      </w:pPr>
      <w:r w:rsidRPr="00413542">
        <w:rPr>
          <w:rFonts w:ascii="Arial" w:eastAsia="Times New Roman" w:hAnsi="Arial" w:cs="Arial"/>
          <w:bCs/>
        </w:rPr>
        <w:t>(12) What is your lead time to deliver a single unit with all components?  Is there scale in lead time with greater quantities? Please elaborate.</w:t>
      </w:r>
    </w:p>
    <w:p w:rsidR="001C101B" w:rsidRPr="00413542" w:rsidP="001C101B">
      <w:pPr>
        <w:jc w:val="both"/>
        <w:rPr>
          <w:rFonts w:ascii="Arial" w:eastAsia="Times New Roman" w:hAnsi="Arial" w:cs="Arial"/>
          <w:bCs/>
        </w:rPr>
      </w:pPr>
      <w:r w:rsidRPr="00413542">
        <w:rPr>
          <w:rFonts w:ascii="Arial" w:eastAsia="Times New Roman" w:hAnsi="Arial" w:cs="Arial"/>
          <w:bCs/>
        </w:rPr>
        <w:t>(13) What is estimated life span of your solution?  What support/services does that entail?</w:t>
      </w:r>
    </w:p>
    <w:p w:rsidR="001C101B" w:rsidRPr="00413542" w:rsidP="001C101B">
      <w:pPr>
        <w:jc w:val="both"/>
        <w:rPr>
          <w:rFonts w:ascii="Arial" w:eastAsia="Times New Roman" w:hAnsi="Arial" w:cs="Arial"/>
          <w:bCs/>
        </w:rPr>
      </w:pPr>
      <w:r w:rsidRPr="00413542">
        <w:rPr>
          <w:rFonts w:ascii="Arial" w:eastAsia="Times New Roman" w:hAnsi="Arial" w:cs="Arial"/>
          <w:bCs/>
        </w:rPr>
        <w:t>(14) Does your organization offer a leasing solution?  Please elaborate.</w:t>
      </w:r>
    </w:p>
    <w:p w:rsidR="001C101B" w:rsidRPr="00413542" w:rsidP="001C101B">
      <w:pPr>
        <w:jc w:val="both"/>
        <w:rPr>
          <w:rFonts w:ascii="Arial" w:eastAsia="Times New Roman" w:hAnsi="Arial" w:cs="Arial"/>
          <w:bCs/>
        </w:rPr>
      </w:pPr>
      <w:r w:rsidRPr="00413542">
        <w:rPr>
          <w:rFonts w:ascii="Arial" w:eastAsia="Times New Roman" w:hAnsi="Arial" w:cs="Arial"/>
          <w:bCs/>
        </w:rPr>
        <w:t>(15) Does your company have a Federal Supply Schedule (FSS) GSA/NAC/SAC/BPA/NASA SEWP or any other Federal Government contract? If so, please provide the contract number(s).</w:t>
      </w:r>
    </w:p>
    <w:p w:rsidR="001C101B" w:rsidRPr="00413542" w:rsidP="001C101B">
      <w:pPr>
        <w:jc w:val="both"/>
        <w:rPr>
          <w:rFonts w:ascii="Arial" w:eastAsia="Times New Roman" w:hAnsi="Arial" w:cs="Arial"/>
          <w:bCs/>
        </w:rPr>
      </w:pPr>
      <w:r w:rsidRPr="00413542">
        <w:rPr>
          <w:rFonts w:ascii="Arial" w:eastAsia="Times New Roman" w:hAnsi="Arial" w:cs="Arial"/>
          <w:bCs/>
        </w:rPr>
        <w:t>(16) If you are an FSS GSA/NAC/SAC/BPA/NASA SEWP or any other Federal Government contract holder, are all the items/solutions you are providing information about available on your schedule/contract? Please state if all or some items are available on the contract.</w:t>
      </w:r>
    </w:p>
    <w:p w:rsidR="001C101B" w:rsidRPr="00413542" w:rsidP="001C101B">
      <w:pPr>
        <w:jc w:val="both"/>
        <w:rPr>
          <w:rFonts w:ascii="Arial" w:eastAsia="Times New Roman" w:hAnsi="Arial" w:cs="Arial"/>
          <w:bCs/>
        </w:rPr>
      </w:pPr>
      <w:r w:rsidRPr="00413542">
        <w:rPr>
          <w:rFonts w:ascii="Arial" w:eastAsia="Times New Roman" w:hAnsi="Arial" w:cs="Arial"/>
          <w:bCs/>
        </w:rPr>
        <w:t xml:space="preserve">(17) General pricing of your products/solution is encouraged. Pricing will be used for the purpose of </w:t>
      </w:r>
      <w:r w:rsidRPr="00413542">
        <w:rPr>
          <w:rFonts w:ascii="Arial" w:eastAsia="Times New Roman" w:hAnsi="Arial" w:cs="Arial"/>
          <w:bCs/>
          <w:u w:val="single"/>
        </w:rPr>
        <w:t>market research only</w:t>
      </w:r>
      <w:r w:rsidRPr="00413542">
        <w:rPr>
          <w:rFonts w:ascii="Arial" w:eastAsia="Times New Roman" w:hAnsi="Arial" w:cs="Arial"/>
          <w:bCs/>
        </w:rPr>
        <w:t>. It will not be used to evaluate for any type of award.</w:t>
      </w:r>
    </w:p>
    <w:p w:rsidR="001C101B" w:rsidRPr="00413542" w:rsidP="001C101B">
      <w:pPr>
        <w:jc w:val="both"/>
        <w:rPr>
          <w:rFonts w:ascii="Arial" w:eastAsia="Times New Roman" w:hAnsi="Arial" w:cs="Arial"/>
          <w:bCs/>
        </w:rPr>
      </w:pPr>
      <w:r w:rsidRPr="00413542">
        <w:rPr>
          <w:rFonts w:ascii="Arial" w:eastAsia="Times New Roman" w:hAnsi="Arial" w:cs="Arial"/>
          <w:bCs/>
        </w:rPr>
        <w:t>(18) Please provide your SAM.gov Unique Entity ID/Cage Code number.</w:t>
      </w:r>
    </w:p>
    <w:p w:rsidR="001C101B" w:rsidRPr="00413542" w:rsidP="001C101B">
      <w:pPr>
        <w:jc w:val="both"/>
        <w:rPr>
          <w:rFonts w:ascii="Arial" w:eastAsia="Times New Roman" w:hAnsi="Arial" w:cs="Arial"/>
          <w:b/>
        </w:rPr>
      </w:pPr>
      <w:r w:rsidRPr="00413542">
        <w:rPr>
          <w:rFonts w:ascii="Arial" w:eastAsia="Times New Roman" w:hAnsi="Arial" w:cs="Arial"/>
          <w:b/>
          <w:highlight w:val="yellow"/>
        </w:rPr>
        <w:t xml:space="preserve">Responses to this notice shall be submitted via email to </w:t>
      </w:r>
      <w:r w:rsidRPr="00413542">
        <w:t>sam.choo</w:t>
      </w:r>
      <w:r w:rsidRPr="00413542">
        <w:rPr>
          <w:rFonts w:ascii="Arial" w:eastAsia="Times New Roman" w:hAnsi="Arial" w:cs="Arial"/>
          <w:b/>
          <w:highlight w:val="yellow"/>
        </w:rPr>
        <w:t xml:space="preserve">@va.gov. </w:t>
      </w:r>
      <w:r w:rsidRPr="00413542">
        <w:rPr>
          <w:rFonts w:ascii="Arial" w:eastAsia="Times New Roman" w:hAnsi="Arial" w:cs="Arial"/>
          <w:b/>
          <w:highlight w:val="yellow"/>
          <w:u w:val="single"/>
        </w:rPr>
        <w:t>Telephone responses will not be accepted</w:t>
      </w:r>
      <w:r w:rsidRPr="00413542">
        <w:rPr>
          <w:rFonts w:ascii="Arial" w:eastAsia="Times New Roman" w:hAnsi="Arial" w:cs="Arial"/>
          <w:b/>
          <w:highlight w:val="yellow"/>
        </w:rPr>
        <w:t xml:space="preserve">.  Responses must be received no later than </w:t>
      </w:r>
      <w:r>
        <w:t>Tuesday</w:t>
      </w:r>
      <w:r w:rsidRPr="00413542">
        <w:t xml:space="preserve">, March </w:t>
      </w:r>
      <w:r>
        <w:t>31</w:t>
      </w:r>
      <w:r w:rsidRPr="00413542">
        <w:t>, 2026 by 10:00 AM PST</w:t>
      </w:r>
      <w:r w:rsidRPr="00413542">
        <w:rPr>
          <w:rFonts w:ascii="Arial" w:eastAsia="Times New Roman" w:hAnsi="Arial" w:cs="Arial"/>
          <w:b/>
          <w:highlight w:val="yellow"/>
        </w:rPr>
        <w:t>.</w:t>
      </w:r>
      <w:r w:rsidRPr="00413542">
        <w:rPr>
          <w:rFonts w:ascii="Arial" w:eastAsia="Times New Roman" w:hAnsi="Arial" w:cs="Arial"/>
          <w:b/>
        </w:rPr>
        <w:t xml:space="preserve">  </w:t>
      </w:r>
    </w:p>
    <w:p w:rsidR="001C101B" w:rsidRPr="00413542" w:rsidP="001C101B">
      <w:pPr>
        <w:jc w:val="both"/>
        <w:rPr>
          <w:rFonts w:ascii="Arial" w:eastAsia="Times New Roman" w:hAnsi="Arial" w:cs="Arial"/>
        </w:rPr>
      </w:pPr>
      <w:r w:rsidRPr="00413542">
        <w:rPr>
          <w:rFonts w:ascii="Arial" w:eastAsia="Times New Roman" w:hAnsi="Arial" w:cs="Arial"/>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 </w:t>
      </w:r>
      <w:bookmarkEnd w:id="1"/>
    </w:p>
    <w:p w:rsidR="001C101B" w:rsidRPr="00413542" w:rsidP="001C101B">
      <w:pPr>
        <w:jc w:val="both"/>
        <w:rPr>
          <w:rFonts w:ascii="Arial" w:eastAsia="Times New Roman" w:hAnsi="Arial" w:cs="Arial"/>
        </w:rPr>
      </w:pPr>
    </w:p>
    <w:p w:rsidR="000C770E"/>
    <w:p>
      <w:pPr>
        <w:ind w:left="360"/>
      </w:pPr>
      <w:r>
        <w:t>See attached document: 36C26226Q0523 - LPR System and Subscription.</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E9235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3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2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725"/>
    <w:rPr>
      <w:rFonts w:eastAsiaTheme="majorEastAsia" w:cstheme="majorBidi"/>
      <w:color w:val="272727" w:themeColor="text1" w:themeTint="D8"/>
    </w:rPr>
  </w:style>
  <w:style w:type="paragraph" w:styleId="Quote">
    <w:name w:val="Quote"/>
    <w:basedOn w:val="Normal"/>
    <w:next w:val="Normal"/>
    <w:link w:val="QuoteChar"/>
    <w:uiPriority w:val="29"/>
    <w:qFormat/>
    <w:rsid w:val="00E23725"/>
    <w:pPr>
      <w:spacing w:before="160"/>
      <w:jc w:val="center"/>
    </w:pPr>
    <w:rPr>
      <w:i/>
      <w:iCs/>
      <w:color w:val="404040" w:themeColor="text1" w:themeTint="BF"/>
    </w:rPr>
  </w:style>
  <w:style w:type="character" w:customStyle="1" w:styleId="QuoteChar">
    <w:name w:val="Quote Char"/>
    <w:basedOn w:val="DefaultParagraphFont"/>
    <w:link w:val="Quote"/>
    <w:uiPriority w:val="29"/>
    <w:rsid w:val="00E23725"/>
    <w:rPr>
      <w:i/>
      <w:iCs/>
      <w:color w:val="404040" w:themeColor="text1" w:themeTint="BF"/>
    </w:rPr>
  </w:style>
  <w:style w:type="paragraph" w:styleId="IntenseQuote">
    <w:name w:val="Intense Quote"/>
    <w:basedOn w:val="Normal"/>
    <w:next w:val="Normal"/>
    <w:link w:val="IntenseQuoteChar"/>
    <w:uiPriority w:val="30"/>
    <w:qFormat/>
    <w:rsid w:val="00E2372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23725"/>
    <w:rPr>
      <w:i/>
      <w:iCs/>
      <w:color w:val="366092" w:themeColor="accent1" w:themeShade="BF"/>
    </w:rPr>
  </w:style>
  <w:style w:type="character" w:styleId="IntenseReference">
    <w:name w:val="Intense Reference"/>
    <w:basedOn w:val="DefaultParagraphFont"/>
    <w:uiPriority w:val="32"/>
    <w:qFormat/>
    <w:rsid w:val="00E23725"/>
    <w:rPr>
      <w:b/>
      <w:bCs/>
      <w:smallCaps/>
      <w:color w:val="366092" w:themeColor="accent1" w:themeShade="BF"/>
      <w:spacing w:val="5"/>
    </w:rPr>
  </w:style>
  <w:style w:type="paragraph" w:customStyle="1" w:styleId="indent-3">
    <w:name w:val="indent-3"/>
    <w:basedOn w:val="Normal"/>
    <w:rsid w:val="001C10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1C101B"/>
  </w:style>
  <w:style w:type="paragraph" w:customStyle="1" w:styleId="Default">
    <w:name w:val="Default"/>
    <w:rsid w:val="001C101B"/>
    <w:pPr>
      <w:autoSpaceDE w:val="0"/>
      <w:autoSpaceDN w:val="0"/>
      <w:adjustRightInd w:val="0"/>
      <w:spacing w:after="0" w:line="240" w:lineRule="auto"/>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2026-03-20T19:18:52Z</dcterms:created>
  <dcterms:modified xsi:type="dcterms:W3CDTF">2026-03-20T19:18:52Z</dcterms:modified>
</cp:coreProperties>
</file>