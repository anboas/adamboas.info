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B615" w14:textId="6A9A6291" w:rsidR="006C33CA" w:rsidRPr="004077E9" w:rsidRDefault="009E395C" w:rsidP="008937AC">
      <w:pPr>
        <w:jc w:val="center"/>
        <w:rPr>
          <w:b/>
        </w:rPr>
      </w:pPr>
      <w:r w:rsidRPr="004077E9">
        <w:rPr>
          <w:b/>
        </w:rPr>
        <w:t>Contract</w:t>
      </w:r>
      <w:r w:rsidR="00114612" w:rsidRPr="004077E9">
        <w:rPr>
          <w:b/>
        </w:rPr>
        <w:t xml:space="preserve"> </w:t>
      </w:r>
      <w:r w:rsidR="00F43EA7" w:rsidRPr="004077E9">
        <w:rPr>
          <w:b/>
        </w:rPr>
        <w:t xml:space="preserve">Surveillance </w:t>
      </w:r>
      <w:r w:rsidR="00114612" w:rsidRPr="004077E9">
        <w:rPr>
          <w:b/>
        </w:rPr>
        <w:t>Plan</w:t>
      </w:r>
      <w:r w:rsidR="005147E9" w:rsidRPr="004077E9">
        <w:rPr>
          <w:b/>
        </w:rPr>
        <w:t xml:space="preserve"> </w:t>
      </w:r>
      <w:r w:rsidR="008B6AD5" w:rsidRPr="004077E9">
        <w:rPr>
          <w:b/>
        </w:rPr>
        <w:t>for</w:t>
      </w:r>
    </w:p>
    <w:p w14:paraId="79C4B4B2" w14:textId="1D6887EA" w:rsidR="0081378F" w:rsidRDefault="0015042C" w:rsidP="00D1668F">
      <w:pPr>
        <w:jc w:val="center"/>
        <w:rPr>
          <w:b/>
        </w:rPr>
      </w:pPr>
      <w:r>
        <w:rPr>
          <w:b/>
        </w:rPr>
        <w:t>Engineering</w:t>
      </w:r>
      <w:ins w:id="0" w:author="Connolly, Kieran M CIV USN NAVSUPPACT LKE NJ (USA)" w:date="2026-02-19T10:41:00Z" w16du:dateUtc="2026-02-19T15:41:00Z">
        <w:r w:rsidR="003251D1">
          <w:rPr>
            <w:b/>
          </w:rPr>
          <w:t xml:space="preserve"> and Technical Support</w:t>
        </w:r>
      </w:ins>
      <w:r w:rsidR="009422E2" w:rsidRPr="004077E9">
        <w:rPr>
          <w:b/>
        </w:rPr>
        <w:t xml:space="preserve"> Services</w:t>
      </w:r>
      <w:r w:rsidR="0081378F">
        <w:rPr>
          <w:b/>
        </w:rPr>
        <w:t xml:space="preserve"> </w:t>
      </w:r>
      <w:r w:rsidR="009422E2" w:rsidRPr="004077E9">
        <w:rPr>
          <w:b/>
        </w:rPr>
        <w:t>for</w:t>
      </w:r>
      <w:r w:rsidR="00C6635F">
        <w:rPr>
          <w:b/>
        </w:rPr>
        <w:t xml:space="preserve"> the</w:t>
      </w:r>
    </w:p>
    <w:p w14:paraId="09E3F01A" w14:textId="6276843E" w:rsidR="009422E2" w:rsidRPr="004077E9" w:rsidRDefault="009422E2" w:rsidP="00D1668F">
      <w:pPr>
        <w:jc w:val="center"/>
        <w:rPr>
          <w:b/>
        </w:rPr>
      </w:pPr>
      <w:r w:rsidRPr="004077E9">
        <w:rPr>
          <w:b/>
        </w:rPr>
        <w:t xml:space="preserve"> </w:t>
      </w:r>
      <w:ins w:id="1" w:author="Connolly, Kieran M CIV USN NAVSUPPACT LKE NJ (USA)" w:date="2026-02-19T10:42:00Z" w16du:dateUtc="2026-02-19T15:42:00Z">
        <w:r w:rsidR="00322711" w:rsidRPr="00322711">
          <w:rPr>
            <w:b/>
          </w:rPr>
          <w:t>Prototype, Manufacturing &amp; Test Dept. (PMTD</w:t>
        </w:r>
        <w:r w:rsidR="00322711" w:rsidRPr="00322711" w:rsidDel="00322711">
          <w:rPr>
            <w:b/>
          </w:rPr>
          <w:t xml:space="preserve"> </w:t>
        </w:r>
      </w:ins>
      <w:del w:id="2" w:author="Connolly, Kieran M CIV USN NAVSUPPACT LKE NJ (USA)" w:date="2026-02-19T10:42:00Z" w16du:dateUtc="2026-02-19T15:42:00Z">
        <w:r w:rsidRPr="004077E9" w:rsidDel="00322711">
          <w:rPr>
            <w:b/>
          </w:rPr>
          <w:delText>Support Equipment</w:delText>
        </w:r>
        <w:r w:rsidR="00D1668F" w:rsidDel="00322711">
          <w:rPr>
            <w:b/>
          </w:rPr>
          <w:delText xml:space="preserve"> Department</w:delText>
        </w:r>
        <w:r w:rsidRPr="004077E9" w:rsidDel="00322711">
          <w:rPr>
            <w:b/>
          </w:rPr>
          <w:delText xml:space="preserve"> </w:delText>
        </w:r>
      </w:del>
      <w:r w:rsidR="00D1668F">
        <w:rPr>
          <w:b/>
        </w:rPr>
        <w:t>at Nav</w:t>
      </w:r>
      <w:r w:rsidR="0081378F">
        <w:rPr>
          <w:b/>
        </w:rPr>
        <w:t>al Air Warfare Center Aircraft Division (NAWCAD) Lakehurst</w:t>
      </w:r>
    </w:p>
    <w:p w14:paraId="67131C87" w14:textId="77777777" w:rsidR="006C33CA" w:rsidRPr="004077E9" w:rsidRDefault="006C33CA" w:rsidP="008937AC">
      <w:pPr>
        <w:jc w:val="center"/>
      </w:pPr>
    </w:p>
    <w:p w14:paraId="3986470C" w14:textId="77777777" w:rsidR="0005609B" w:rsidRPr="004077E9" w:rsidRDefault="0005609B" w:rsidP="0040121E">
      <w:pPr>
        <w:pStyle w:val="Heading2"/>
        <w:rPr>
          <w:i w:val="0"/>
        </w:rPr>
      </w:pPr>
      <w:r w:rsidRPr="004077E9">
        <w:rPr>
          <w:i w:val="0"/>
        </w:rPr>
        <w:t>1.</w:t>
      </w:r>
      <w:r w:rsidRPr="004077E9">
        <w:rPr>
          <w:i w:val="0"/>
        </w:rPr>
        <w:tab/>
        <w:t>Purpose</w:t>
      </w:r>
    </w:p>
    <w:p w14:paraId="3986470D" w14:textId="77777777" w:rsidR="00F43EA7" w:rsidRPr="004077E9" w:rsidRDefault="00F43EA7" w:rsidP="00987430">
      <w:pPr>
        <w:contextualSpacing/>
      </w:pPr>
    </w:p>
    <w:p w14:paraId="39864710" w14:textId="2D806819" w:rsidR="00F43EA7" w:rsidRPr="004077E9" w:rsidRDefault="00E138D2" w:rsidP="00987430">
      <w:pPr>
        <w:pStyle w:val="BodyText"/>
        <w:spacing w:after="0"/>
        <w:contextualSpacing/>
      </w:pPr>
      <w:r w:rsidRPr="004077E9">
        <w:t>This</w:t>
      </w:r>
      <w:r w:rsidR="00C6635F">
        <w:t xml:space="preserve"> Contract </w:t>
      </w:r>
      <w:r w:rsidR="0080102C" w:rsidRPr="004077E9">
        <w:t>Surveillance Plan (</w:t>
      </w:r>
      <w:r w:rsidR="00114612" w:rsidRPr="004077E9">
        <w:t>CSP</w:t>
      </w:r>
      <w:r w:rsidR="0080102C" w:rsidRPr="004077E9">
        <w:t>)</w:t>
      </w:r>
      <w:r w:rsidR="00E45AE0" w:rsidRPr="004077E9">
        <w:t xml:space="preserve"> is </w:t>
      </w:r>
      <w:r w:rsidR="0091670F" w:rsidRPr="004077E9">
        <w:t xml:space="preserve">a </w:t>
      </w:r>
      <w:r w:rsidR="00ED724E" w:rsidRPr="004077E9">
        <w:t>government</w:t>
      </w:r>
      <w:r w:rsidR="0091670F" w:rsidRPr="004077E9">
        <w:t xml:space="preserve"> developed and applied document used to ensure </w:t>
      </w:r>
      <w:r w:rsidR="00E45AE0" w:rsidRPr="004077E9">
        <w:t xml:space="preserve">systematic </w:t>
      </w:r>
      <w:r w:rsidR="0040121E" w:rsidRPr="004077E9">
        <w:t>Q</w:t>
      </w:r>
      <w:r w:rsidR="00E45AE0" w:rsidRPr="004077E9">
        <w:t xml:space="preserve">uality </w:t>
      </w:r>
      <w:r w:rsidR="0040121E" w:rsidRPr="004077E9">
        <w:t>A</w:t>
      </w:r>
      <w:r w:rsidR="00E45AE0" w:rsidRPr="004077E9">
        <w:t>ssurance</w:t>
      </w:r>
      <w:r w:rsidR="0040121E" w:rsidRPr="004077E9">
        <w:t xml:space="preserve"> (QA)</w:t>
      </w:r>
      <w:r w:rsidR="00E45AE0" w:rsidRPr="004077E9">
        <w:t xml:space="preserve"> methods are used in the administration </w:t>
      </w:r>
      <w:r w:rsidR="0014049E" w:rsidRPr="004077E9">
        <w:t xml:space="preserve">and surveillance of </w:t>
      </w:r>
      <w:r w:rsidR="00222BFA" w:rsidRPr="004077E9">
        <w:t>task</w:t>
      </w:r>
      <w:r w:rsidR="0014049E" w:rsidRPr="004077E9">
        <w:t>ing under the</w:t>
      </w:r>
      <w:r w:rsidR="00C6635F">
        <w:t xml:space="preserve"> </w:t>
      </w:r>
      <w:r w:rsidR="005D697E">
        <w:t>Task Order (TO)</w:t>
      </w:r>
      <w:r w:rsidR="00A4728B" w:rsidRPr="004077E9">
        <w:t xml:space="preserve">. </w:t>
      </w:r>
      <w:r w:rsidR="00E45AE0" w:rsidRPr="004077E9">
        <w:t xml:space="preserve">The intent is to ensure the </w:t>
      </w:r>
      <w:r w:rsidR="009E395C" w:rsidRPr="004077E9">
        <w:t>Contract</w:t>
      </w:r>
      <w:r w:rsidR="00A77D8E" w:rsidRPr="004077E9">
        <w:t>or</w:t>
      </w:r>
      <w:r w:rsidR="00E45AE0" w:rsidRPr="004077E9">
        <w:t xml:space="preserve"> performs </w:t>
      </w:r>
      <w:r w:rsidR="00B54CBF" w:rsidRPr="004077E9">
        <w:t>I</w:t>
      </w:r>
      <w:r w:rsidR="00E45AE0" w:rsidRPr="004077E9">
        <w:t xml:space="preserve">n </w:t>
      </w:r>
      <w:r w:rsidR="00B54CBF" w:rsidRPr="004077E9">
        <w:t>A</w:t>
      </w:r>
      <w:r w:rsidR="00E45AE0" w:rsidRPr="004077E9">
        <w:t xml:space="preserve">ccordance </w:t>
      </w:r>
      <w:r w:rsidR="00B54CBF" w:rsidRPr="004077E9">
        <w:t>W</w:t>
      </w:r>
      <w:r w:rsidR="00E45AE0" w:rsidRPr="004077E9">
        <w:t>ith</w:t>
      </w:r>
      <w:r w:rsidR="00B54CBF" w:rsidRPr="004077E9">
        <w:t xml:space="preserve"> (IAW)</w:t>
      </w:r>
      <w:r w:rsidR="00E45AE0" w:rsidRPr="004077E9">
        <w:t xml:space="preserve"> the </w:t>
      </w:r>
      <w:r w:rsidR="00F45DB8" w:rsidRPr="004077E9">
        <w:t xml:space="preserve">Statement of Work (SOW) and </w:t>
      </w:r>
      <w:r w:rsidR="00AE4125" w:rsidRPr="004077E9">
        <w:t>t</w:t>
      </w:r>
      <w:r w:rsidR="00E45AE0" w:rsidRPr="004077E9">
        <w:t xml:space="preserve">he Government </w:t>
      </w:r>
      <w:proofErr w:type="gramStart"/>
      <w:r w:rsidR="00E45AE0" w:rsidRPr="004077E9">
        <w:t>receives</w:t>
      </w:r>
      <w:proofErr w:type="gramEnd"/>
      <w:r w:rsidR="00E45AE0" w:rsidRPr="004077E9">
        <w:t xml:space="preserve"> the quality of services called for in</w:t>
      </w:r>
      <w:r w:rsidR="00321800" w:rsidRPr="004077E9">
        <w:t xml:space="preserve"> the</w:t>
      </w:r>
      <w:r w:rsidR="000C21E6" w:rsidRPr="004077E9">
        <w:t xml:space="preserve"> </w:t>
      </w:r>
      <w:r w:rsidR="0081378F">
        <w:t>TO</w:t>
      </w:r>
      <w:r w:rsidR="00C6635F">
        <w:t>.</w:t>
      </w:r>
    </w:p>
    <w:p w14:paraId="39864711" w14:textId="77777777" w:rsidR="00F43EA7" w:rsidRPr="004077E9" w:rsidRDefault="00F43EA7" w:rsidP="00987430">
      <w:pPr>
        <w:pStyle w:val="BodyText"/>
        <w:spacing w:after="0"/>
        <w:contextualSpacing/>
        <w:rPr>
          <w:spacing w:val="-3"/>
        </w:rPr>
      </w:pPr>
    </w:p>
    <w:p w14:paraId="1FFDC5A9" w14:textId="0C9DBA00" w:rsidR="00AB1357" w:rsidRPr="00AB1357" w:rsidDel="00F45100" w:rsidRDefault="00722AB4" w:rsidP="00AB1357">
      <w:pPr>
        <w:rPr>
          <w:del w:id="3" w:author="Connolly, Kieran M CIV USN NAVSUPPACT LKE NJ (USA)" w:date="2026-02-19T10:42:00Z" w16du:dateUtc="2026-02-19T15:42:00Z"/>
        </w:rPr>
      </w:pPr>
      <w:r w:rsidRPr="004077E9">
        <w:t xml:space="preserve">The </w:t>
      </w:r>
      <w:r w:rsidR="0081378F">
        <w:t>TO</w:t>
      </w:r>
      <w:r w:rsidRPr="004077E9">
        <w:t xml:space="preserve"> </w:t>
      </w:r>
      <w:r w:rsidR="00881358" w:rsidRPr="004077E9">
        <w:t>requirement</w:t>
      </w:r>
      <w:r w:rsidRPr="004077E9">
        <w:t xml:space="preserve"> is for </w:t>
      </w:r>
      <w:r w:rsidR="00AB1357" w:rsidRPr="00AB1357">
        <w:t xml:space="preserve">the procurement of </w:t>
      </w:r>
      <w:ins w:id="4" w:author="Connolly, Kieran M CIV USN NAVSUPPACT LKE NJ (USA)" w:date="2026-02-19T10:42:00Z" w16du:dateUtc="2026-02-19T15:42:00Z">
        <w:r w:rsidR="00F45100">
          <w:t>E</w:t>
        </w:r>
        <w:r w:rsidR="00F45100" w:rsidRPr="00F45100">
          <w:t xml:space="preserve">ngineering and </w:t>
        </w:r>
        <w:r w:rsidR="00F45100">
          <w:t>T</w:t>
        </w:r>
        <w:r w:rsidR="00F45100" w:rsidRPr="00F45100">
          <w:t xml:space="preserve">echnical Support Services required to support Aircraft Launch and Recovery Equipment (ALRE) and Support Equipment (SE) systems, subsystems, and component testing at the Naval Air Warfare Center Aircraft Division Lakehurst (NAWCADLKE) Prototype, Manufacturing and Test Department (PMTD), aboard ship, and other Naval Activities.  Major programs requiring support include the Electromagnetic Aircraft Launch System (EMALS), Advanced Arresting Gear (AAG), Advanced Recovery Control (ARC), Low Loss Launch Valve overhaul and certification, and Cross Deck Pendant qualification.  </w:t>
        </w:r>
      </w:ins>
      <w:del w:id="5" w:author="Connolly, Kieran M CIV USN NAVSUPPACT LKE NJ (USA)" w:date="2026-02-19T10:42:00Z" w16du:dateUtc="2026-02-19T15:42:00Z">
        <w:r w:rsidR="00AB1357" w:rsidRPr="00AB1357" w:rsidDel="00F45100">
          <w:delText xml:space="preserve">engineering and technical support services to the NAWCAD Lakehurst </w:delText>
        </w:r>
        <w:r w:rsidR="00ED724E" w:rsidRPr="00AB1357" w:rsidDel="00F45100">
          <w:delText>Aircraft Support Mission</w:delText>
        </w:r>
        <w:r w:rsidR="00AB1357" w:rsidRPr="00AB1357" w:rsidDel="00F45100">
          <w:delText xml:space="preserve"> including domestic Navy platforms and Naval Aviation requirements, F</w:delText>
        </w:r>
        <w:r w:rsidR="00DB7EB0" w:rsidDel="00F45100">
          <w:delText xml:space="preserve">oreign Military Sales </w:delText>
        </w:r>
        <w:r w:rsidR="00AB1357" w:rsidRPr="00AB1357" w:rsidDel="00F45100">
          <w:delText>customers, other Department of Defense (DoD) activities and non-DoD activities.</w:delText>
        </w:r>
      </w:del>
    </w:p>
    <w:p w14:paraId="39864729" w14:textId="77777777" w:rsidR="008D0477" w:rsidRPr="004077E9" w:rsidRDefault="008D0477" w:rsidP="00F45100"/>
    <w:p w14:paraId="3986472A" w14:textId="69B17277" w:rsidR="00592C81" w:rsidRPr="004077E9" w:rsidRDefault="00F45DB8" w:rsidP="00D60DC7">
      <w:r w:rsidRPr="004077E9">
        <w:t xml:space="preserve">This </w:t>
      </w:r>
      <w:r w:rsidR="009E395C" w:rsidRPr="004077E9">
        <w:t>TO</w:t>
      </w:r>
      <w:r w:rsidRPr="004077E9">
        <w:t xml:space="preserve"> will have </w:t>
      </w:r>
      <w:r w:rsidR="00920B92" w:rsidRPr="004077E9">
        <w:t>cost plus fixed</w:t>
      </w:r>
      <w:r w:rsidR="00C6635F">
        <w:t>-</w:t>
      </w:r>
      <w:r w:rsidR="00920B92" w:rsidRPr="004077E9">
        <w:t>fee C</w:t>
      </w:r>
      <w:r w:rsidR="00C6635F">
        <w:t xml:space="preserve">ontract </w:t>
      </w:r>
      <w:r w:rsidR="00D61982" w:rsidRPr="004077E9">
        <w:t>L</w:t>
      </w:r>
      <w:r w:rsidR="00D61982">
        <w:t>ine-Item</w:t>
      </w:r>
      <w:r w:rsidR="00C6635F">
        <w:t xml:space="preserve"> </w:t>
      </w:r>
      <w:r w:rsidR="00920B92" w:rsidRPr="004077E9">
        <w:t>N</w:t>
      </w:r>
      <w:r w:rsidR="00C6635F">
        <w:t>umber</w:t>
      </w:r>
      <w:r w:rsidR="00920B92" w:rsidRPr="004077E9">
        <w:t>s</w:t>
      </w:r>
      <w:r w:rsidRPr="004077E9">
        <w:t xml:space="preserve">. The </w:t>
      </w:r>
      <w:r w:rsidR="009E395C" w:rsidRPr="004077E9">
        <w:t>TO</w:t>
      </w:r>
      <w:r w:rsidRPr="004077E9">
        <w:t xml:space="preserve"> will have</w:t>
      </w:r>
      <w:r w:rsidR="00AF2D5B" w:rsidRPr="004077E9">
        <w:rPr>
          <w:rFonts w:eastAsia="SimSun"/>
          <w:sz w:val="20"/>
          <w:szCs w:val="20"/>
          <w:lang w:eastAsia="zh-CN"/>
        </w:rPr>
        <w:t xml:space="preserve"> </w:t>
      </w:r>
      <w:r w:rsidR="00AF2D5B" w:rsidRPr="004077E9">
        <w:t>a total period of performance of five (5) years</w:t>
      </w:r>
      <w:r w:rsidR="00C336B4">
        <w:t xml:space="preserve">, </w:t>
      </w:r>
      <w:r w:rsidR="00AF2D5B" w:rsidRPr="004077E9">
        <w:t xml:space="preserve">which includes a base period of </w:t>
      </w:r>
      <w:r w:rsidR="00D61982" w:rsidRPr="004077E9">
        <w:t>12</w:t>
      </w:r>
      <w:r w:rsidR="00D61982">
        <w:t xml:space="preserve"> months</w:t>
      </w:r>
      <w:r w:rsidR="00AF2D5B" w:rsidRPr="004077E9">
        <w:t xml:space="preserve"> and four (4) 12</w:t>
      </w:r>
      <w:r w:rsidR="005D697E">
        <w:t>-</w:t>
      </w:r>
      <w:r w:rsidR="00AF2D5B" w:rsidRPr="004077E9">
        <w:t>month option periods</w:t>
      </w:r>
      <w:r w:rsidRPr="004077E9">
        <w:t xml:space="preserve">. </w:t>
      </w:r>
      <w:r w:rsidR="00D60DC7" w:rsidRPr="004077E9">
        <w:t>A properly executed CSP will assist the Government in achieving the objectives of this procurement.</w:t>
      </w:r>
    </w:p>
    <w:p w14:paraId="3986472B" w14:textId="77777777" w:rsidR="005D7A33" w:rsidRPr="004077E9" w:rsidRDefault="005D7A33" w:rsidP="008937AC"/>
    <w:p w14:paraId="3986472C" w14:textId="77777777" w:rsidR="0005609B" w:rsidRPr="004077E9" w:rsidRDefault="0005609B" w:rsidP="0040121E">
      <w:pPr>
        <w:pStyle w:val="Heading2"/>
        <w:rPr>
          <w:i w:val="0"/>
        </w:rPr>
      </w:pPr>
      <w:r w:rsidRPr="004077E9">
        <w:rPr>
          <w:i w:val="0"/>
        </w:rPr>
        <w:t>2.</w:t>
      </w:r>
      <w:r w:rsidRPr="004077E9">
        <w:rPr>
          <w:i w:val="0"/>
        </w:rPr>
        <w:tab/>
        <w:t>Authority</w:t>
      </w:r>
    </w:p>
    <w:p w14:paraId="3986472D" w14:textId="77777777" w:rsidR="00987430" w:rsidRPr="004077E9" w:rsidRDefault="00987430" w:rsidP="00987430">
      <w:pPr>
        <w:pStyle w:val="BodyText"/>
        <w:spacing w:after="0"/>
        <w:contextualSpacing/>
      </w:pPr>
    </w:p>
    <w:p w14:paraId="3986472E" w14:textId="3587D013" w:rsidR="0005609B" w:rsidRPr="004077E9" w:rsidRDefault="0005609B" w:rsidP="00987430">
      <w:pPr>
        <w:pStyle w:val="BodyText"/>
        <w:spacing w:after="0"/>
        <w:contextualSpacing/>
      </w:pPr>
      <w:r w:rsidRPr="004077E9">
        <w:t xml:space="preserve">Authority for issuance of this </w:t>
      </w:r>
      <w:r w:rsidR="0015670B" w:rsidRPr="004077E9">
        <w:t>CSP</w:t>
      </w:r>
      <w:r w:rsidRPr="004077E9">
        <w:t xml:space="preserve"> is</w:t>
      </w:r>
      <w:r w:rsidR="00F45DB8" w:rsidRPr="004077E9">
        <w:t xml:space="preserve"> </w:t>
      </w:r>
      <w:r w:rsidRPr="004077E9">
        <w:t xml:space="preserve">provided under </w:t>
      </w:r>
      <w:r w:rsidR="009E395C" w:rsidRPr="004077E9">
        <w:t>TO</w:t>
      </w:r>
      <w:r w:rsidRPr="004077E9">
        <w:rPr>
          <w:i/>
        </w:rPr>
        <w:t xml:space="preserve"> Section E</w:t>
      </w:r>
      <w:r w:rsidR="00592C81" w:rsidRPr="004077E9">
        <w:rPr>
          <w:i/>
        </w:rPr>
        <w:t xml:space="preserve"> </w:t>
      </w:r>
      <w:r w:rsidR="00B0399B" w:rsidRPr="004077E9">
        <w:rPr>
          <w:i/>
        </w:rPr>
        <w:t>–</w:t>
      </w:r>
      <w:r w:rsidR="008D0477" w:rsidRPr="004077E9">
        <w:rPr>
          <w:i/>
        </w:rPr>
        <w:t xml:space="preserve"> </w:t>
      </w:r>
      <w:r w:rsidRPr="004077E9">
        <w:rPr>
          <w:i/>
        </w:rPr>
        <w:t>Inspection and Acceptance</w:t>
      </w:r>
      <w:r w:rsidR="00E3764A" w:rsidRPr="004077E9">
        <w:t>,</w:t>
      </w:r>
      <w:r w:rsidRPr="004077E9">
        <w:rPr>
          <w:i/>
        </w:rPr>
        <w:t xml:space="preserve"> </w:t>
      </w:r>
      <w:r w:rsidRPr="004077E9">
        <w:t>which provides for inspections and acceptance of the services</w:t>
      </w:r>
      <w:r w:rsidR="00E138D2" w:rsidRPr="004077E9">
        <w:t>, products</w:t>
      </w:r>
      <w:r w:rsidR="00997DD8" w:rsidRPr="004077E9">
        <w:t>,</w:t>
      </w:r>
      <w:r w:rsidR="00E138D2" w:rsidRPr="004077E9">
        <w:t xml:space="preserve"> </w:t>
      </w:r>
      <w:r w:rsidRPr="004077E9">
        <w:t>and documen</w:t>
      </w:r>
      <w:r w:rsidR="00222BFA" w:rsidRPr="004077E9">
        <w:t xml:space="preserve">tation called for in the </w:t>
      </w:r>
      <w:r w:rsidR="000F59F9" w:rsidRPr="004077E9">
        <w:t>c</w:t>
      </w:r>
      <w:r w:rsidR="009E395C" w:rsidRPr="004077E9">
        <w:t>ontract/TO</w:t>
      </w:r>
      <w:r w:rsidRPr="004077E9">
        <w:t xml:space="preserve"> </w:t>
      </w:r>
      <w:r w:rsidR="00614C1A" w:rsidRPr="004077E9">
        <w:t xml:space="preserve">that will be </w:t>
      </w:r>
      <w:r w:rsidRPr="004077E9">
        <w:t xml:space="preserve">executed by the </w:t>
      </w:r>
      <w:r w:rsidR="009E395C" w:rsidRPr="004077E9">
        <w:t>Contract</w:t>
      </w:r>
      <w:r w:rsidRPr="004077E9">
        <w:t>ing Officer</w:t>
      </w:r>
      <w:r w:rsidR="006C33CA" w:rsidRPr="004077E9">
        <w:t xml:space="preserve"> (KO)</w:t>
      </w:r>
      <w:r w:rsidRPr="004077E9">
        <w:t xml:space="preserve"> or a duly authorized representative.</w:t>
      </w:r>
    </w:p>
    <w:p w14:paraId="3986472F" w14:textId="77777777" w:rsidR="00987430" w:rsidRPr="004077E9" w:rsidRDefault="00987430" w:rsidP="008937AC"/>
    <w:p w14:paraId="39864730" w14:textId="77777777" w:rsidR="0005609B" w:rsidRPr="004077E9" w:rsidRDefault="0005609B" w:rsidP="0040121E">
      <w:pPr>
        <w:pStyle w:val="Heading2"/>
        <w:rPr>
          <w:i w:val="0"/>
        </w:rPr>
      </w:pPr>
      <w:r w:rsidRPr="004077E9">
        <w:rPr>
          <w:i w:val="0"/>
        </w:rPr>
        <w:t>3.</w:t>
      </w:r>
      <w:r w:rsidRPr="004077E9">
        <w:rPr>
          <w:i w:val="0"/>
        </w:rPr>
        <w:tab/>
        <w:t>Scope</w:t>
      </w:r>
    </w:p>
    <w:p w14:paraId="39864731" w14:textId="77777777" w:rsidR="00987430" w:rsidRPr="004077E9" w:rsidRDefault="00987430" w:rsidP="00987430">
      <w:pPr>
        <w:pStyle w:val="BodyText"/>
        <w:spacing w:after="0"/>
        <w:contextualSpacing/>
      </w:pPr>
    </w:p>
    <w:p w14:paraId="39864732" w14:textId="3D804EAD" w:rsidR="0005609B" w:rsidRPr="004077E9" w:rsidRDefault="0005609B" w:rsidP="00987430">
      <w:pPr>
        <w:pStyle w:val="BodyText"/>
        <w:spacing w:after="0"/>
        <w:contextualSpacing/>
      </w:pPr>
      <w:r w:rsidRPr="004077E9">
        <w:t>To fully understand the roles and responsibilities of the parties, it is important to first define the distinction in terminology between Quality Control Plan</w:t>
      </w:r>
      <w:r w:rsidR="0073092B" w:rsidRPr="004077E9">
        <w:t xml:space="preserve"> (QCP)</w:t>
      </w:r>
      <w:r w:rsidRPr="004077E9">
        <w:t xml:space="preserve"> and the </w:t>
      </w:r>
      <w:r w:rsidR="00114612" w:rsidRPr="004077E9">
        <w:t>CSP</w:t>
      </w:r>
      <w:r w:rsidR="008715A6" w:rsidRPr="004077E9">
        <w:t xml:space="preserve">. The </w:t>
      </w:r>
      <w:r w:rsidR="009E395C" w:rsidRPr="004077E9">
        <w:t>Contract</w:t>
      </w:r>
      <w:r w:rsidR="00A77D8E" w:rsidRPr="004077E9">
        <w:t>or</w:t>
      </w:r>
      <w:r w:rsidRPr="004077E9">
        <w:t xml:space="preserve">, and not the Government, is responsible for </w:t>
      </w:r>
      <w:r w:rsidR="00222BFA" w:rsidRPr="004077E9">
        <w:t xml:space="preserve">the </w:t>
      </w:r>
      <w:r w:rsidR="0073092B" w:rsidRPr="004077E9">
        <w:t>QCP</w:t>
      </w:r>
      <w:r w:rsidR="00222BFA" w:rsidRPr="004077E9">
        <w:t xml:space="preserve">, which defines the </w:t>
      </w:r>
      <w:r w:rsidRPr="004077E9">
        <w:t xml:space="preserve">management and quality control actions necessary to meet the quality standards set forth </w:t>
      </w:r>
      <w:r w:rsidR="00666C3C" w:rsidRPr="004077E9">
        <w:t xml:space="preserve">in the </w:t>
      </w:r>
      <w:r w:rsidR="009E395C" w:rsidRPr="004077E9">
        <w:t>TO</w:t>
      </w:r>
      <w:r w:rsidRPr="004077E9">
        <w:t>.</w:t>
      </w:r>
    </w:p>
    <w:p w14:paraId="39864733" w14:textId="77777777" w:rsidR="00987430" w:rsidRPr="004077E9" w:rsidRDefault="00987430" w:rsidP="00987430">
      <w:pPr>
        <w:pStyle w:val="BodyText"/>
        <w:spacing w:after="0"/>
        <w:contextualSpacing/>
      </w:pPr>
    </w:p>
    <w:p w14:paraId="39864734" w14:textId="6BECDB5A" w:rsidR="0005609B" w:rsidRPr="004077E9" w:rsidRDefault="0005609B" w:rsidP="00987430">
      <w:pPr>
        <w:pStyle w:val="BodyText"/>
        <w:spacing w:after="0"/>
        <w:contextualSpacing/>
      </w:pPr>
      <w:r w:rsidRPr="004077E9">
        <w:t xml:space="preserve">The </w:t>
      </w:r>
      <w:r w:rsidR="00114612" w:rsidRPr="004077E9">
        <w:t>CSP</w:t>
      </w:r>
      <w:r w:rsidR="00C0698A" w:rsidRPr="004077E9">
        <w:t xml:space="preserve"> </w:t>
      </w:r>
      <w:r w:rsidRPr="004077E9">
        <w:t>provide</w:t>
      </w:r>
      <w:r w:rsidR="00C0698A" w:rsidRPr="004077E9">
        <w:t>s</w:t>
      </w:r>
      <w:r w:rsidRPr="004077E9">
        <w:t xml:space="preserve"> Government surveillance</w:t>
      </w:r>
      <w:r w:rsidR="008715A6" w:rsidRPr="004077E9">
        <w:t xml:space="preserve"> oversight of the </w:t>
      </w:r>
      <w:r w:rsidR="009E395C" w:rsidRPr="004077E9">
        <w:t>Contract</w:t>
      </w:r>
      <w:r w:rsidR="00A77D8E" w:rsidRPr="004077E9">
        <w:t>or</w:t>
      </w:r>
      <w:r w:rsidRPr="004077E9">
        <w:t>’s efforts to assure they are timely, effective</w:t>
      </w:r>
      <w:r w:rsidR="00666C3C" w:rsidRPr="004077E9">
        <w:t>,</w:t>
      </w:r>
      <w:r w:rsidRPr="004077E9">
        <w:t xml:space="preserve"> and delivering the results specified in the </w:t>
      </w:r>
      <w:r w:rsidR="009E395C" w:rsidRPr="004077E9">
        <w:t>TO</w:t>
      </w:r>
      <w:r w:rsidRPr="004077E9">
        <w:t>.</w:t>
      </w:r>
    </w:p>
    <w:p w14:paraId="76FC86C6" w14:textId="77777777" w:rsidR="004D334C" w:rsidRPr="004077E9" w:rsidRDefault="004D334C" w:rsidP="008937AC"/>
    <w:p w14:paraId="39864736" w14:textId="77777777" w:rsidR="0005609B" w:rsidRPr="004077E9" w:rsidRDefault="0005609B" w:rsidP="0040121E">
      <w:pPr>
        <w:pStyle w:val="Heading2"/>
        <w:rPr>
          <w:i w:val="0"/>
        </w:rPr>
      </w:pPr>
      <w:r w:rsidRPr="004077E9">
        <w:rPr>
          <w:i w:val="0"/>
        </w:rPr>
        <w:t>4.</w:t>
      </w:r>
      <w:r w:rsidRPr="004077E9">
        <w:rPr>
          <w:i w:val="0"/>
        </w:rPr>
        <w:tab/>
        <w:t>Government Resources</w:t>
      </w:r>
    </w:p>
    <w:p w14:paraId="39864737" w14:textId="77777777" w:rsidR="00987430" w:rsidRPr="004077E9" w:rsidRDefault="00987430" w:rsidP="008937AC"/>
    <w:p w14:paraId="39864738" w14:textId="77777777" w:rsidR="0005609B" w:rsidRPr="004077E9" w:rsidRDefault="0005609B" w:rsidP="00987430">
      <w:pPr>
        <w:pStyle w:val="BodyText"/>
        <w:spacing w:after="0"/>
        <w:contextualSpacing/>
      </w:pPr>
      <w:r w:rsidRPr="004077E9">
        <w:t>The following definitions for Government resources are applicable to this plan:</w:t>
      </w:r>
    </w:p>
    <w:p w14:paraId="39864739" w14:textId="77777777" w:rsidR="00987430" w:rsidRPr="004077E9" w:rsidRDefault="00987430" w:rsidP="00987430">
      <w:pPr>
        <w:pStyle w:val="BodyText"/>
        <w:spacing w:after="0"/>
        <w:contextualSpacing/>
        <w:rPr>
          <w:b/>
        </w:rPr>
      </w:pPr>
    </w:p>
    <w:p w14:paraId="3986473A" w14:textId="1DA9A975" w:rsidR="006B4AEE" w:rsidRPr="004077E9" w:rsidRDefault="002C351D" w:rsidP="00987430">
      <w:pPr>
        <w:pStyle w:val="BodyText"/>
        <w:spacing w:after="0"/>
        <w:contextualSpacing/>
      </w:pPr>
      <w:r w:rsidRPr="004077E9">
        <w:rPr>
          <w:b/>
        </w:rPr>
        <w:t>K</w:t>
      </w:r>
      <w:r w:rsidR="006B4AEE" w:rsidRPr="004077E9">
        <w:rPr>
          <w:b/>
        </w:rPr>
        <w:t>O</w:t>
      </w:r>
      <w:r w:rsidR="006C33CA" w:rsidRPr="004077E9">
        <w:rPr>
          <w:b/>
        </w:rPr>
        <w:t>:</w:t>
      </w:r>
      <w:r w:rsidR="00D54FE7" w:rsidRPr="004077E9">
        <w:rPr>
          <w:b/>
        </w:rPr>
        <w:t xml:space="preserve"> </w:t>
      </w:r>
      <w:r w:rsidR="00222BFA" w:rsidRPr="004077E9">
        <w:t xml:space="preserve">A person duly appointed with the authority to </w:t>
      </w:r>
      <w:proofErr w:type="gramStart"/>
      <w:r w:rsidR="00222BFA" w:rsidRPr="004077E9">
        <w:t>enter into</w:t>
      </w:r>
      <w:proofErr w:type="gramEnd"/>
      <w:r w:rsidR="00222BFA" w:rsidRPr="004077E9">
        <w:t xml:space="preserve"> </w:t>
      </w:r>
      <w:r w:rsidRPr="004077E9">
        <w:t xml:space="preserve">a </w:t>
      </w:r>
      <w:r w:rsidR="009E395C" w:rsidRPr="004077E9">
        <w:t>TO</w:t>
      </w:r>
      <w:r w:rsidR="00D116C6" w:rsidRPr="004077E9">
        <w:t xml:space="preserve"> (</w:t>
      </w:r>
      <w:r w:rsidR="00222BFA" w:rsidRPr="004077E9">
        <w:t xml:space="preserve">Procuring </w:t>
      </w:r>
      <w:r w:rsidR="009E395C" w:rsidRPr="004077E9">
        <w:t>Contract</w:t>
      </w:r>
      <w:r w:rsidR="00222BFA" w:rsidRPr="004077E9">
        <w:t>ing Officer (PCO)</w:t>
      </w:r>
      <w:r w:rsidR="00D116C6" w:rsidRPr="004077E9">
        <w:t>)</w:t>
      </w:r>
      <w:r w:rsidRPr="004077E9">
        <w:t>,</w:t>
      </w:r>
      <w:r w:rsidR="00222BFA" w:rsidRPr="004077E9">
        <w:t xml:space="preserve"> or </w:t>
      </w:r>
      <w:r w:rsidRPr="004077E9">
        <w:t xml:space="preserve">a person with the authority to </w:t>
      </w:r>
      <w:r w:rsidR="00222BFA" w:rsidRPr="004077E9">
        <w:t xml:space="preserve">administer </w:t>
      </w:r>
      <w:r w:rsidR="00823C99">
        <w:t xml:space="preserve">the </w:t>
      </w:r>
      <w:r w:rsidR="009E395C" w:rsidRPr="004077E9">
        <w:t>TO</w:t>
      </w:r>
      <w:r w:rsidR="0041649E" w:rsidRPr="004077E9">
        <w:t xml:space="preserve"> (</w:t>
      </w:r>
      <w:r w:rsidR="00222BFA" w:rsidRPr="004077E9">
        <w:t xml:space="preserve">Administrative </w:t>
      </w:r>
      <w:r w:rsidR="009E395C" w:rsidRPr="004077E9">
        <w:t>Contract</w:t>
      </w:r>
      <w:r w:rsidR="00222BFA" w:rsidRPr="004077E9">
        <w:t>ing Officer (ACO)</w:t>
      </w:r>
      <w:r w:rsidR="00D116C6" w:rsidRPr="004077E9">
        <w:t>)</w:t>
      </w:r>
      <w:r w:rsidR="00222BFA" w:rsidRPr="004077E9">
        <w:t xml:space="preserve"> and make related determinations and findings on behalf of the Government. The PCO</w:t>
      </w:r>
      <w:r w:rsidR="00C336B4">
        <w:t xml:space="preserve"> and ACO</w:t>
      </w:r>
      <w:r w:rsidR="00222BFA" w:rsidRPr="004077E9">
        <w:t xml:space="preserve"> for this </w:t>
      </w:r>
      <w:r w:rsidR="000F59F9" w:rsidRPr="004077E9">
        <w:t>c</w:t>
      </w:r>
      <w:r w:rsidR="009E395C" w:rsidRPr="004077E9">
        <w:t>ontract</w:t>
      </w:r>
      <w:r w:rsidR="00C336B4">
        <w:t xml:space="preserve"> </w:t>
      </w:r>
      <w:r w:rsidR="00222BFA" w:rsidRPr="004077E9">
        <w:t>is</w:t>
      </w:r>
      <w:r w:rsidR="00A0237B" w:rsidRPr="004077E9">
        <w:t xml:space="preserve"> Shannan Germond</w:t>
      </w:r>
      <w:r w:rsidR="00222BFA" w:rsidRPr="004077E9">
        <w:t xml:space="preserve">. </w:t>
      </w:r>
    </w:p>
    <w:p w14:paraId="3986473B" w14:textId="77777777" w:rsidR="00987430" w:rsidRPr="004077E9" w:rsidRDefault="00987430" w:rsidP="00987430">
      <w:pPr>
        <w:pStyle w:val="BodyText"/>
        <w:spacing w:after="0"/>
        <w:contextualSpacing/>
        <w:rPr>
          <w:b/>
        </w:rPr>
      </w:pPr>
    </w:p>
    <w:p w14:paraId="3986473C" w14:textId="5786711E" w:rsidR="006B4AEE" w:rsidRPr="004077E9" w:rsidRDefault="009E395C" w:rsidP="00987430">
      <w:pPr>
        <w:pStyle w:val="BodyText"/>
        <w:spacing w:after="0"/>
        <w:contextualSpacing/>
      </w:pPr>
      <w:r w:rsidRPr="004077E9">
        <w:rPr>
          <w:b/>
        </w:rPr>
        <w:t>Contract</w:t>
      </w:r>
      <w:r w:rsidR="006B4AEE" w:rsidRPr="004077E9">
        <w:rPr>
          <w:b/>
        </w:rPr>
        <w:t>ing Officer</w:t>
      </w:r>
      <w:r w:rsidR="00700535" w:rsidRPr="004077E9">
        <w:rPr>
          <w:b/>
        </w:rPr>
        <w:t>’s</w:t>
      </w:r>
      <w:r w:rsidR="006B4AEE" w:rsidRPr="004077E9">
        <w:rPr>
          <w:b/>
        </w:rPr>
        <w:t xml:space="preserve"> Representative (COR)</w:t>
      </w:r>
      <w:r w:rsidR="00D54FE7" w:rsidRPr="004077E9">
        <w:rPr>
          <w:b/>
        </w:rPr>
        <w:t xml:space="preserve">: </w:t>
      </w:r>
      <w:r w:rsidR="006B4AEE" w:rsidRPr="004077E9">
        <w:t xml:space="preserve">An individual appointed in writing by the PCO to act as their authorized representative to assist in administering the </w:t>
      </w:r>
      <w:r w:rsidRPr="004077E9">
        <w:t>TO</w:t>
      </w:r>
      <w:r w:rsidR="006B4AEE" w:rsidRPr="004077E9">
        <w:t xml:space="preserve">. The COR will be appointed in the resulting </w:t>
      </w:r>
      <w:r w:rsidRPr="004077E9">
        <w:t>TO</w:t>
      </w:r>
      <w:r w:rsidR="006B4AEE" w:rsidRPr="004077E9">
        <w:t>.</w:t>
      </w:r>
      <w:r w:rsidR="00C9731B" w:rsidRPr="004077E9">
        <w:t xml:space="preserve"> </w:t>
      </w:r>
      <w:r w:rsidR="006B4AEE" w:rsidRPr="004077E9">
        <w:t>The limitations of authority are contained in the letter of appointment.</w:t>
      </w:r>
    </w:p>
    <w:p w14:paraId="3986473D" w14:textId="77777777" w:rsidR="00987430" w:rsidRPr="004077E9" w:rsidRDefault="00987430" w:rsidP="00987430">
      <w:pPr>
        <w:pStyle w:val="BodyText"/>
        <w:spacing w:after="0"/>
        <w:contextualSpacing/>
        <w:rPr>
          <w:b/>
        </w:rPr>
      </w:pPr>
    </w:p>
    <w:p w14:paraId="3986473E" w14:textId="57CB9EE2" w:rsidR="00366B7D" w:rsidRPr="004077E9" w:rsidRDefault="00366B7D" w:rsidP="00987430">
      <w:pPr>
        <w:pStyle w:val="BodyText"/>
        <w:spacing w:after="0"/>
        <w:contextualSpacing/>
      </w:pPr>
      <w:r w:rsidRPr="004077E9">
        <w:rPr>
          <w:b/>
        </w:rPr>
        <w:t xml:space="preserve">Alternate </w:t>
      </w:r>
      <w:r w:rsidR="009E395C" w:rsidRPr="004077E9">
        <w:rPr>
          <w:b/>
        </w:rPr>
        <w:t>Contract</w:t>
      </w:r>
      <w:r w:rsidRPr="004077E9">
        <w:rPr>
          <w:b/>
        </w:rPr>
        <w:t>ing Officer</w:t>
      </w:r>
      <w:r w:rsidR="00700535" w:rsidRPr="004077E9">
        <w:rPr>
          <w:b/>
        </w:rPr>
        <w:t>’s</w:t>
      </w:r>
      <w:r w:rsidRPr="004077E9">
        <w:rPr>
          <w:b/>
        </w:rPr>
        <w:t xml:space="preserve"> Representative (ACOR</w:t>
      </w:r>
      <w:r w:rsidR="00222BFA" w:rsidRPr="004077E9">
        <w:rPr>
          <w:b/>
        </w:rPr>
        <w:t>)</w:t>
      </w:r>
      <w:r w:rsidR="00D54FE7" w:rsidRPr="004077E9">
        <w:rPr>
          <w:b/>
        </w:rPr>
        <w:t xml:space="preserve">: </w:t>
      </w:r>
      <w:r w:rsidRPr="004077E9">
        <w:t xml:space="preserve">An individual appointed in writing by the PCO to act as their authorized representative, in the absence of the COR, to assist in administering the </w:t>
      </w:r>
      <w:r w:rsidR="009E395C" w:rsidRPr="004077E9">
        <w:t>TO</w:t>
      </w:r>
      <w:r w:rsidRPr="004077E9">
        <w:t xml:space="preserve">. The ACOR will be appointed in the resulting </w:t>
      </w:r>
      <w:r w:rsidR="009E395C" w:rsidRPr="004077E9">
        <w:t>TO</w:t>
      </w:r>
      <w:r w:rsidR="00E3579C" w:rsidRPr="004077E9">
        <w:t xml:space="preserve">. </w:t>
      </w:r>
      <w:r w:rsidRPr="004077E9">
        <w:t>The limitations of authority are contained in a written letter of appointment.</w:t>
      </w:r>
    </w:p>
    <w:p w14:paraId="3986473F" w14:textId="77777777" w:rsidR="00987430" w:rsidRPr="004077E9" w:rsidRDefault="00987430" w:rsidP="00987430">
      <w:pPr>
        <w:pStyle w:val="BodyText"/>
        <w:spacing w:after="0"/>
        <w:contextualSpacing/>
        <w:rPr>
          <w:b/>
        </w:rPr>
      </w:pPr>
    </w:p>
    <w:p w14:paraId="39864740" w14:textId="38FA85DA" w:rsidR="006B4AEE" w:rsidRPr="004077E9" w:rsidRDefault="006B4AEE" w:rsidP="00987430">
      <w:pPr>
        <w:pStyle w:val="BodyText"/>
        <w:spacing w:after="0"/>
        <w:contextualSpacing/>
      </w:pPr>
      <w:r w:rsidRPr="004077E9">
        <w:rPr>
          <w:b/>
        </w:rPr>
        <w:t>Government Project Lead</w:t>
      </w:r>
      <w:r w:rsidR="0040121E" w:rsidRPr="004077E9">
        <w:rPr>
          <w:b/>
        </w:rPr>
        <w:t xml:space="preserve"> (GPL)</w:t>
      </w:r>
      <w:r w:rsidR="00D54FE7" w:rsidRPr="004077E9">
        <w:rPr>
          <w:b/>
        </w:rPr>
        <w:t xml:space="preserve">: </w:t>
      </w:r>
      <w:r w:rsidRPr="004077E9">
        <w:t xml:space="preserve">The COR designates individual </w:t>
      </w:r>
      <w:r w:rsidR="0040121E" w:rsidRPr="004077E9">
        <w:t>GPLs</w:t>
      </w:r>
      <w:r w:rsidRPr="004077E9">
        <w:t xml:space="preserve"> to assist in administering specific efforts under the </w:t>
      </w:r>
      <w:r w:rsidR="009E395C" w:rsidRPr="004077E9">
        <w:t>TO</w:t>
      </w:r>
      <w:r w:rsidRPr="004077E9">
        <w:t>.</w:t>
      </w:r>
    </w:p>
    <w:p w14:paraId="39864741" w14:textId="77777777" w:rsidR="00987430" w:rsidRPr="004077E9" w:rsidRDefault="00987430" w:rsidP="008937AC"/>
    <w:p w14:paraId="39864742" w14:textId="77777777" w:rsidR="0005609B" w:rsidRPr="004077E9" w:rsidRDefault="0005609B" w:rsidP="0040121E">
      <w:pPr>
        <w:pStyle w:val="Heading2"/>
        <w:rPr>
          <w:i w:val="0"/>
        </w:rPr>
      </w:pPr>
      <w:r w:rsidRPr="004077E9">
        <w:rPr>
          <w:i w:val="0"/>
        </w:rPr>
        <w:t>5.</w:t>
      </w:r>
      <w:r w:rsidRPr="004077E9">
        <w:rPr>
          <w:i w:val="0"/>
        </w:rPr>
        <w:tab/>
        <w:t>Responsibilities</w:t>
      </w:r>
    </w:p>
    <w:p w14:paraId="39864743" w14:textId="77777777" w:rsidR="00987430" w:rsidRPr="004077E9" w:rsidRDefault="00987430" w:rsidP="00987430">
      <w:pPr>
        <w:pStyle w:val="BodyText"/>
        <w:spacing w:after="0"/>
        <w:contextualSpacing/>
      </w:pPr>
    </w:p>
    <w:p w14:paraId="39864744" w14:textId="16D454B9" w:rsidR="0005609B" w:rsidRPr="004077E9" w:rsidRDefault="0005609B" w:rsidP="00987430">
      <w:pPr>
        <w:pStyle w:val="BodyText"/>
        <w:spacing w:after="0"/>
        <w:contextualSpacing/>
      </w:pPr>
      <w:r w:rsidRPr="004077E9">
        <w:t xml:space="preserve">The following Government resources </w:t>
      </w:r>
      <w:r w:rsidR="00541903" w:rsidRPr="004077E9">
        <w:t>will</w:t>
      </w:r>
      <w:r w:rsidRPr="004077E9">
        <w:t xml:space="preserve"> have responsibility for the implementation</w:t>
      </w:r>
      <w:r w:rsidR="00454B34" w:rsidRPr="004077E9">
        <w:t xml:space="preserve"> of this </w:t>
      </w:r>
      <w:r w:rsidR="00114612" w:rsidRPr="004077E9">
        <w:t>CSP</w:t>
      </w:r>
      <w:r w:rsidR="00454B34" w:rsidRPr="004077E9">
        <w:t>:</w:t>
      </w:r>
    </w:p>
    <w:p w14:paraId="39864745" w14:textId="77777777" w:rsidR="00D750B4" w:rsidRPr="004077E9" w:rsidRDefault="00D750B4" w:rsidP="00987430">
      <w:pPr>
        <w:pStyle w:val="BodyText"/>
        <w:spacing w:after="0"/>
        <w:contextualSpacing/>
        <w:rPr>
          <w:b/>
        </w:rPr>
      </w:pPr>
    </w:p>
    <w:p w14:paraId="39864746" w14:textId="58FF938A" w:rsidR="0005609B" w:rsidRPr="004077E9" w:rsidRDefault="00F45DB8" w:rsidP="00987430">
      <w:pPr>
        <w:pStyle w:val="BodyText"/>
        <w:spacing w:after="0"/>
        <w:contextualSpacing/>
      </w:pPr>
      <w:r w:rsidRPr="004077E9">
        <w:rPr>
          <w:b/>
        </w:rPr>
        <w:t>KO</w:t>
      </w:r>
      <w:r w:rsidR="0040121E" w:rsidRPr="004077E9">
        <w:rPr>
          <w:b/>
        </w:rPr>
        <w:t>:</w:t>
      </w:r>
      <w:r w:rsidR="00D54FE7" w:rsidRPr="004077E9">
        <w:rPr>
          <w:b/>
        </w:rPr>
        <w:t xml:space="preserve"> </w:t>
      </w:r>
      <w:r w:rsidR="00D54FE7" w:rsidRPr="004077E9">
        <w:t>T</w:t>
      </w:r>
      <w:r w:rsidR="0005609B" w:rsidRPr="004077E9">
        <w:t xml:space="preserve">he </w:t>
      </w:r>
      <w:r w:rsidRPr="004077E9">
        <w:t>KO</w:t>
      </w:r>
      <w:r w:rsidR="0005609B" w:rsidRPr="004077E9">
        <w:t xml:space="preserve"> </w:t>
      </w:r>
      <w:r w:rsidR="004422CB" w:rsidRPr="004077E9">
        <w:t>(PCO</w:t>
      </w:r>
      <w:r w:rsidRPr="004077E9">
        <w:t xml:space="preserve"> </w:t>
      </w:r>
      <w:r w:rsidR="004422CB" w:rsidRPr="004077E9">
        <w:t xml:space="preserve">or ACO) </w:t>
      </w:r>
      <w:r w:rsidR="0005609B" w:rsidRPr="004077E9">
        <w:t xml:space="preserve">ensures performance of all necessary actions for effective </w:t>
      </w:r>
      <w:r w:rsidR="009E395C" w:rsidRPr="004077E9">
        <w:t>contract</w:t>
      </w:r>
      <w:r w:rsidR="0014514C" w:rsidRPr="004077E9">
        <w:t>ing</w:t>
      </w:r>
      <w:r w:rsidR="00997DD8" w:rsidRPr="004077E9">
        <w:t>,</w:t>
      </w:r>
      <w:r w:rsidR="0005609B" w:rsidRPr="004077E9">
        <w:t xml:space="preserve"> ensures compliance with the terms of the </w:t>
      </w:r>
      <w:r w:rsidR="009E395C" w:rsidRPr="004077E9">
        <w:t>TO</w:t>
      </w:r>
      <w:r w:rsidR="00997DD8" w:rsidRPr="004077E9">
        <w:t>,</w:t>
      </w:r>
      <w:r w:rsidR="0005609B" w:rsidRPr="004077E9">
        <w:t xml:space="preserve"> and safeguards the interests of the United States in the </w:t>
      </w:r>
      <w:r w:rsidR="009E395C" w:rsidRPr="004077E9">
        <w:t>contract</w:t>
      </w:r>
      <w:r w:rsidR="0005609B" w:rsidRPr="004077E9">
        <w:t>ual relationship.</w:t>
      </w:r>
      <w:r w:rsidR="00C9731B" w:rsidRPr="004077E9">
        <w:t xml:space="preserve"> </w:t>
      </w:r>
      <w:r w:rsidR="0091670F" w:rsidRPr="004077E9">
        <w:t>T</w:t>
      </w:r>
      <w:r w:rsidR="0005609B" w:rsidRPr="004077E9">
        <w:t xml:space="preserve">he </w:t>
      </w:r>
      <w:r w:rsidR="00004E29" w:rsidRPr="004077E9">
        <w:t>KO</w:t>
      </w:r>
      <w:r w:rsidR="0005609B" w:rsidRPr="004077E9">
        <w:t xml:space="preserve"> assures</w:t>
      </w:r>
      <w:r w:rsidR="00383BEC" w:rsidRPr="004077E9">
        <w:t xml:space="preserve"> that</w:t>
      </w:r>
      <w:r w:rsidR="0005609B" w:rsidRPr="004077E9">
        <w:t xml:space="preserve"> the </w:t>
      </w:r>
      <w:r w:rsidR="009E395C" w:rsidRPr="004077E9">
        <w:t>Contract</w:t>
      </w:r>
      <w:r w:rsidR="00A77D8E" w:rsidRPr="004077E9">
        <w:t>or</w:t>
      </w:r>
      <w:r w:rsidR="0005609B" w:rsidRPr="004077E9">
        <w:t xml:space="preserve"> receives impartial, </w:t>
      </w:r>
      <w:r w:rsidR="0091745D" w:rsidRPr="004077E9">
        <w:t>fair,</w:t>
      </w:r>
      <w:r w:rsidR="0005609B" w:rsidRPr="004077E9">
        <w:t xml:space="preserve"> and equitable treatment under the </w:t>
      </w:r>
      <w:r w:rsidR="009E395C" w:rsidRPr="004077E9">
        <w:t>TO</w:t>
      </w:r>
      <w:r w:rsidR="0005609B" w:rsidRPr="004077E9">
        <w:t>.</w:t>
      </w:r>
      <w:r w:rsidR="00C9731B" w:rsidRPr="004077E9">
        <w:t xml:space="preserve"> </w:t>
      </w:r>
      <w:r w:rsidR="0005609B" w:rsidRPr="004077E9">
        <w:t xml:space="preserve">The </w:t>
      </w:r>
      <w:r w:rsidR="00004E29" w:rsidRPr="004077E9">
        <w:t>KO</w:t>
      </w:r>
      <w:r w:rsidR="0005609B" w:rsidRPr="004077E9">
        <w:t xml:space="preserve"> is ultimately responsible for the final determination of the adequacy of the </w:t>
      </w:r>
      <w:r w:rsidR="009E395C" w:rsidRPr="004077E9">
        <w:t>Contract</w:t>
      </w:r>
      <w:r w:rsidR="00A77D8E" w:rsidRPr="004077E9">
        <w:t>or</w:t>
      </w:r>
      <w:r w:rsidR="0005609B" w:rsidRPr="004077E9">
        <w:t>’s performance</w:t>
      </w:r>
      <w:r w:rsidR="00004E29" w:rsidRPr="004077E9">
        <w:t>.</w:t>
      </w:r>
    </w:p>
    <w:p w14:paraId="39864747" w14:textId="77777777" w:rsidR="00D750B4" w:rsidRPr="004077E9" w:rsidRDefault="00D750B4" w:rsidP="00987430">
      <w:pPr>
        <w:pStyle w:val="BodyText"/>
        <w:spacing w:after="0"/>
        <w:contextualSpacing/>
        <w:rPr>
          <w:b/>
        </w:rPr>
      </w:pPr>
    </w:p>
    <w:p w14:paraId="39864748" w14:textId="0CC8A875" w:rsidR="0005609B" w:rsidRPr="004077E9" w:rsidRDefault="00F45DB8" w:rsidP="00987430">
      <w:pPr>
        <w:pStyle w:val="BodyText"/>
        <w:spacing w:after="0"/>
        <w:contextualSpacing/>
      </w:pPr>
      <w:r w:rsidRPr="004077E9">
        <w:rPr>
          <w:b/>
        </w:rPr>
        <w:t>COR</w:t>
      </w:r>
      <w:r w:rsidR="00D54FE7" w:rsidRPr="004077E9">
        <w:rPr>
          <w:b/>
        </w:rPr>
        <w:t xml:space="preserve">: </w:t>
      </w:r>
      <w:r w:rsidR="0005609B" w:rsidRPr="004077E9">
        <w:t xml:space="preserve">The </w:t>
      </w:r>
      <w:r w:rsidR="003E34F8" w:rsidRPr="004077E9">
        <w:t>COR</w:t>
      </w:r>
      <w:r w:rsidR="00222BFA" w:rsidRPr="004077E9">
        <w:t xml:space="preserve"> </w:t>
      </w:r>
      <w:r w:rsidR="0005609B" w:rsidRPr="004077E9">
        <w:t xml:space="preserve">is responsible for technical administration of the </w:t>
      </w:r>
      <w:r w:rsidR="009E395C" w:rsidRPr="004077E9">
        <w:t>TO</w:t>
      </w:r>
      <w:r w:rsidR="0005609B" w:rsidRPr="004077E9">
        <w:t xml:space="preserve"> and assures proper Government surveillance of the </w:t>
      </w:r>
      <w:r w:rsidR="009E395C" w:rsidRPr="004077E9">
        <w:t>Contract</w:t>
      </w:r>
      <w:r w:rsidR="00A77D8E" w:rsidRPr="004077E9">
        <w:t>or</w:t>
      </w:r>
      <w:r w:rsidR="0005609B" w:rsidRPr="004077E9">
        <w:t xml:space="preserve">’s performance. The </w:t>
      </w:r>
      <w:r w:rsidR="00222BFA" w:rsidRPr="004077E9">
        <w:t>COR</w:t>
      </w:r>
      <w:r w:rsidR="0005609B" w:rsidRPr="004077E9">
        <w:t xml:space="preserve"> is not empowered to make any </w:t>
      </w:r>
      <w:r w:rsidR="009E395C" w:rsidRPr="004077E9">
        <w:t>contract</w:t>
      </w:r>
      <w:r w:rsidR="0005609B" w:rsidRPr="004077E9">
        <w:t>ual commitments or to authorize any changes on the Government’s behalf.</w:t>
      </w:r>
      <w:r w:rsidR="00C9731B" w:rsidRPr="004077E9">
        <w:t xml:space="preserve"> </w:t>
      </w:r>
      <w:r w:rsidR="0005609B" w:rsidRPr="004077E9">
        <w:t xml:space="preserve">Any changes that the </w:t>
      </w:r>
      <w:r w:rsidR="009E395C" w:rsidRPr="004077E9">
        <w:t>Contract</w:t>
      </w:r>
      <w:r w:rsidR="00A77D8E" w:rsidRPr="004077E9">
        <w:t>or</w:t>
      </w:r>
      <w:r w:rsidR="0005609B" w:rsidRPr="004077E9">
        <w:t xml:space="preserve"> deems may affect </w:t>
      </w:r>
      <w:r w:rsidR="00700535" w:rsidRPr="004077E9">
        <w:t xml:space="preserve">the </w:t>
      </w:r>
      <w:r w:rsidR="009E395C" w:rsidRPr="004077E9">
        <w:t>TO</w:t>
      </w:r>
      <w:r w:rsidR="0005609B" w:rsidRPr="004077E9">
        <w:t xml:space="preserve"> price, terms</w:t>
      </w:r>
      <w:r w:rsidR="00900D2E" w:rsidRPr="004077E9">
        <w:t>,</w:t>
      </w:r>
      <w:r w:rsidR="0005609B" w:rsidRPr="004077E9">
        <w:t xml:space="preserve"> or conditions shall be referred to the </w:t>
      </w:r>
      <w:r w:rsidR="00067007" w:rsidRPr="004077E9">
        <w:t>KO</w:t>
      </w:r>
      <w:r w:rsidR="0005609B" w:rsidRPr="004077E9">
        <w:t xml:space="preserve"> for action.</w:t>
      </w:r>
    </w:p>
    <w:p w14:paraId="39864749" w14:textId="77777777" w:rsidR="00D750B4" w:rsidRPr="004077E9" w:rsidRDefault="00D750B4" w:rsidP="00987430">
      <w:pPr>
        <w:pStyle w:val="BodyText"/>
        <w:spacing w:after="0"/>
        <w:contextualSpacing/>
        <w:rPr>
          <w:b/>
        </w:rPr>
      </w:pPr>
    </w:p>
    <w:p w14:paraId="3986474A" w14:textId="03B68573" w:rsidR="00354B75" w:rsidRPr="004077E9" w:rsidRDefault="00F45DB8" w:rsidP="00987430">
      <w:pPr>
        <w:pStyle w:val="BodyText"/>
        <w:spacing w:after="0"/>
        <w:contextualSpacing/>
      </w:pPr>
      <w:r w:rsidRPr="004077E9">
        <w:rPr>
          <w:b/>
        </w:rPr>
        <w:t>ACOR</w:t>
      </w:r>
      <w:r w:rsidR="00D54FE7" w:rsidRPr="004077E9">
        <w:rPr>
          <w:b/>
        </w:rPr>
        <w:t xml:space="preserve">: </w:t>
      </w:r>
      <w:r w:rsidR="00354B75" w:rsidRPr="004077E9">
        <w:t>The ACOR</w:t>
      </w:r>
      <w:r w:rsidR="00454B34" w:rsidRPr="004077E9">
        <w:t xml:space="preserve"> assists the COR</w:t>
      </w:r>
      <w:r w:rsidR="00354B75" w:rsidRPr="004077E9">
        <w:t xml:space="preserve"> for technical administration of the </w:t>
      </w:r>
      <w:r w:rsidR="009E395C" w:rsidRPr="004077E9">
        <w:t>TO</w:t>
      </w:r>
      <w:r w:rsidR="00354B75" w:rsidRPr="004077E9">
        <w:t xml:space="preserve"> and assures proper Government surveillance of the </w:t>
      </w:r>
      <w:r w:rsidR="009E395C" w:rsidRPr="004077E9">
        <w:t>Contract</w:t>
      </w:r>
      <w:r w:rsidR="00A77D8E" w:rsidRPr="004077E9">
        <w:t>or</w:t>
      </w:r>
      <w:r w:rsidR="00354B75" w:rsidRPr="004077E9">
        <w:t>’s performance. The ACOR</w:t>
      </w:r>
      <w:r w:rsidR="00222BFA" w:rsidRPr="004077E9">
        <w:t xml:space="preserve"> </w:t>
      </w:r>
      <w:r w:rsidR="00354B75" w:rsidRPr="004077E9">
        <w:t xml:space="preserve">is not empowered to make any </w:t>
      </w:r>
      <w:r w:rsidR="009E395C" w:rsidRPr="004077E9">
        <w:t>contract</w:t>
      </w:r>
      <w:r w:rsidR="00354B75" w:rsidRPr="004077E9">
        <w:t xml:space="preserve">ual commitments or to authorize any changes on the Government’s behalf. Any changes that the </w:t>
      </w:r>
      <w:r w:rsidR="009E395C" w:rsidRPr="004077E9">
        <w:t>Contract</w:t>
      </w:r>
      <w:r w:rsidR="00A77D8E" w:rsidRPr="004077E9">
        <w:t>or</w:t>
      </w:r>
      <w:r w:rsidR="00354B75" w:rsidRPr="004077E9">
        <w:t xml:space="preserve"> deems may affect </w:t>
      </w:r>
      <w:r w:rsidR="00383BEC" w:rsidRPr="004077E9">
        <w:t xml:space="preserve">the </w:t>
      </w:r>
      <w:r w:rsidR="009E395C" w:rsidRPr="004077E9">
        <w:t>TO</w:t>
      </w:r>
      <w:r w:rsidR="00354B75" w:rsidRPr="004077E9">
        <w:t xml:space="preserve"> price, terms</w:t>
      </w:r>
      <w:r w:rsidR="0016590E" w:rsidRPr="004077E9">
        <w:t>,</w:t>
      </w:r>
      <w:r w:rsidR="00354B75" w:rsidRPr="004077E9">
        <w:t xml:space="preserve"> or conditions shall be referred to the </w:t>
      </w:r>
      <w:r w:rsidR="00067007" w:rsidRPr="004077E9">
        <w:t>KO</w:t>
      </w:r>
      <w:r w:rsidR="00354B75" w:rsidRPr="004077E9">
        <w:t xml:space="preserve"> for action.</w:t>
      </w:r>
    </w:p>
    <w:p w14:paraId="3986474B" w14:textId="77777777" w:rsidR="00D750B4" w:rsidRPr="004077E9" w:rsidRDefault="00D750B4" w:rsidP="00987430">
      <w:pPr>
        <w:pStyle w:val="BodyText"/>
        <w:spacing w:after="0"/>
        <w:contextualSpacing/>
        <w:rPr>
          <w:b/>
        </w:rPr>
      </w:pPr>
    </w:p>
    <w:p w14:paraId="3986474C" w14:textId="3B90460D" w:rsidR="00354B75" w:rsidRPr="004077E9" w:rsidRDefault="0040121E" w:rsidP="00987430">
      <w:pPr>
        <w:pStyle w:val="BodyText"/>
        <w:spacing w:after="0"/>
        <w:contextualSpacing/>
      </w:pPr>
      <w:r w:rsidRPr="004077E9">
        <w:rPr>
          <w:b/>
        </w:rPr>
        <w:lastRenderedPageBreak/>
        <w:t>GPL</w:t>
      </w:r>
      <w:r w:rsidR="00D54FE7" w:rsidRPr="004077E9">
        <w:rPr>
          <w:b/>
        </w:rPr>
        <w:t xml:space="preserve">: </w:t>
      </w:r>
      <w:r w:rsidR="00354B75" w:rsidRPr="004077E9">
        <w:t xml:space="preserve">The </w:t>
      </w:r>
      <w:r w:rsidRPr="004077E9">
        <w:t>GPL</w:t>
      </w:r>
      <w:r w:rsidR="00354B75" w:rsidRPr="004077E9">
        <w:t xml:space="preserve"> is responsible for assisting in administering specific efforts under the </w:t>
      </w:r>
      <w:r w:rsidR="009E395C" w:rsidRPr="004077E9">
        <w:t>TO</w:t>
      </w:r>
      <w:r w:rsidR="00354B75" w:rsidRPr="004077E9">
        <w:t xml:space="preserve">. A </w:t>
      </w:r>
      <w:r w:rsidRPr="004077E9">
        <w:t xml:space="preserve">GPL </w:t>
      </w:r>
      <w:r w:rsidR="00354B75" w:rsidRPr="004077E9">
        <w:t xml:space="preserve">cannot, in any manner, alter the scope of the </w:t>
      </w:r>
      <w:r w:rsidR="00D61982" w:rsidRPr="004077E9">
        <w:t>TO</w:t>
      </w:r>
      <w:r w:rsidR="00354B75" w:rsidRPr="004077E9">
        <w:t xml:space="preserve"> make </w:t>
      </w:r>
      <w:r w:rsidR="0091745D" w:rsidRPr="004077E9">
        <w:t>commitments</w:t>
      </w:r>
      <w:r w:rsidR="008F5363" w:rsidRPr="004077E9">
        <w:t>,</w:t>
      </w:r>
      <w:r w:rsidR="00354B75" w:rsidRPr="004077E9">
        <w:t xml:space="preserve"> or authorize any changes on the Government’s behalf.</w:t>
      </w:r>
    </w:p>
    <w:p w14:paraId="3986474D" w14:textId="77777777" w:rsidR="00D750B4" w:rsidRPr="004077E9" w:rsidRDefault="00D750B4" w:rsidP="008937AC"/>
    <w:p w14:paraId="3986474E" w14:textId="77777777" w:rsidR="0005609B" w:rsidRPr="004077E9" w:rsidRDefault="0005609B" w:rsidP="00953093">
      <w:pPr>
        <w:pStyle w:val="Heading2"/>
        <w:spacing w:after="240"/>
        <w:contextualSpacing w:val="0"/>
        <w:rPr>
          <w:i w:val="0"/>
        </w:rPr>
      </w:pPr>
      <w:r w:rsidRPr="004077E9">
        <w:rPr>
          <w:i w:val="0"/>
        </w:rPr>
        <w:t>6.</w:t>
      </w:r>
      <w:r w:rsidRPr="004077E9">
        <w:rPr>
          <w:i w:val="0"/>
        </w:rPr>
        <w:tab/>
        <w:t>Methods of QA Surveillance</w:t>
      </w:r>
    </w:p>
    <w:p w14:paraId="39864750" w14:textId="48463F62" w:rsidR="00B8572A" w:rsidRPr="004077E9" w:rsidRDefault="00C72735" w:rsidP="00987430">
      <w:pPr>
        <w:pStyle w:val="List"/>
        <w:ind w:firstLine="0"/>
        <w:contextualSpacing/>
      </w:pPr>
      <w:r w:rsidRPr="004077E9">
        <w:rPr>
          <w:b/>
        </w:rPr>
        <w:t>a.</w:t>
      </w:r>
      <w:r w:rsidRPr="004077E9">
        <w:rPr>
          <w:b/>
        </w:rPr>
        <w:tab/>
      </w:r>
      <w:r w:rsidR="009E395C" w:rsidRPr="004077E9">
        <w:rPr>
          <w:b/>
        </w:rPr>
        <w:t>Contract</w:t>
      </w:r>
      <w:r w:rsidR="0005609B" w:rsidRPr="004077E9">
        <w:rPr>
          <w:b/>
        </w:rPr>
        <w:t>or Performance Assessment Report</w:t>
      </w:r>
      <w:r w:rsidR="001D4FFB" w:rsidRPr="004077E9">
        <w:rPr>
          <w:b/>
        </w:rPr>
        <w:t>ing</w:t>
      </w:r>
      <w:r w:rsidR="0005609B" w:rsidRPr="004077E9">
        <w:rPr>
          <w:b/>
        </w:rPr>
        <w:t xml:space="preserve"> System (CPARS)</w:t>
      </w:r>
      <w:r w:rsidR="00D54FE7" w:rsidRPr="004077E9">
        <w:rPr>
          <w:b/>
        </w:rPr>
        <w:t xml:space="preserve">: </w:t>
      </w:r>
      <w:r w:rsidR="00FE4AA6" w:rsidRPr="004077E9">
        <w:rPr>
          <w:bCs/>
        </w:rPr>
        <w:t xml:space="preserve">The </w:t>
      </w:r>
      <w:r w:rsidR="007D6C7A" w:rsidRPr="004077E9">
        <w:rPr>
          <w:bCs/>
        </w:rPr>
        <w:t>marketplace</w:t>
      </w:r>
      <w:r w:rsidR="00FE4AA6" w:rsidRPr="004077E9">
        <w:rPr>
          <w:bCs/>
        </w:rPr>
        <w:t xml:space="preserve"> for alteration and installation support services is very competitive.</w:t>
      </w:r>
      <w:r w:rsidR="00E3579C" w:rsidRPr="004077E9">
        <w:rPr>
          <w:bCs/>
        </w:rPr>
        <w:t xml:space="preserve"> </w:t>
      </w:r>
      <w:r w:rsidR="00B8572A" w:rsidRPr="004077E9">
        <w:rPr>
          <w:bCs/>
        </w:rPr>
        <w:t>As</w:t>
      </w:r>
      <w:r w:rsidR="00B8572A" w:rsidRPr="004077E9">
        <w:t xml:space="preserve"> such, the successful </w:t>
      </w:r>
      <w:r w:rsidR="00F60C2B" w:rsidRPr="004077E9">
        <w:t xml:space="preserve">Offeror </w:t>
      </w:r>
      <w:r w:rsidR="00B8572A" w:rsidRPr="004077E9">
        <w:t>has a vested interest in the Government</w:t>
      </w:r>
      <w:r w:rsidR="00F81472" w:rsidRPr="004077E9">
        <w:t xml:space="preserve"> </w:t>
      </w:r>
      <w:r w:rsidR="00B8572A" w:rsidRPr="004077E9">
        <w:t xml:space="preserve">generated CPARS under this </w:t>
      </w:r>
      <w:r w:rsidR="007D6C7A">
        <w:t>c</w:t>
      </w:r>
      <w:r w:rsidR="009E395C" w:rsidRPr="004077E9">
        <w:t>ontract/TO</w:t>
      </w:r>
      <w:r w:rsidR="00B8572A" w:rsidRPr="004077E9">
        <w:t>.</w:t>
      </w:r>
      <w:r w:rsidRPr="004077E9">
        <w:t xml:space="preserve"> </w:t>
      </w:r>
      <w:r w:rsidR="00B8572A" w:rsidRPr="004077E9">
        <w:t xml:space="preserve">Additionally, an evaluation using the CPARS format will be performed at the </w:t>
      </w:r>
      <w:r w:rsidR="00C978C7" w:rsidRPr="004077E9">
        <w:t xml:space="preserve">end </w:t>
      </w:r>
      <w:r w:rsidR="00B8572A" w:rsidRPr="004077E9">
        <w:t xml:space="preserve">of each </w:t>
      </w:r>
      <w:r w:rsidR="00541903" w:rsidRPr="004077E9">
        <w:t xml:space="preserve">ordering </w:t>
      </w:r>
      <w:r w:rsidR="00EA7890" w:rsidRPr="004077E9">
        <w:t>period</w:t>
      </w:r>
      <w:r w:rsidR="001D7E21" w:rsidRPr="004077E9">
        <w:t>/</w:t>
      </w:r>
      <w:r w:rsidR="00EA7890" w:rsidRPr="004077E9">
        <w:t xml:space="preserve">base or </w:t>
      </w:r>
      <w:r w:rsidR="008F5363" w:rsidRPr="004077E9">
        <w:t>option</w:t>
      </w:r>
      <w:r w:rsidR="00EA7890" w:rsidRPr="004077E9">
        <w:t xml:space="preserve"> year</w:t>
      </w:r>
      <w:r w:rsidR="00B8572A" w:rsidRPr="004077E9">
        <w:t>. This evaluation will be one</w:t>
      </w:r>
      <w:r w:rsidR="00700535" w:rsidRPr="004077E9">
        <w:t xml:space="preserve"> </w:t>
      </w:r>
      <w:r w:rsidR="00B8572A" w:rsidRPr="004077E9">
        <w:t xml:space="preserve">determinant in </w:t>
      </w:r>
      <w:r w:rsidR="00454B34" w:rsidRPr="004077E9">
        <w:t xml:space="preserve">the award of future </w:t>
      </w:r>
      <w:r w:rsidR="009E395C" w:rsidRPr="004077E9">
        <w:t>contract/TO</w:t>
      </w:r>
      <w:r w:rsidR="00FE4AA6" w:rsidRPr="004077E9">
        <w:t>s</w:t>
      </w:r>
      <w:r w:rsidR="001D7E21" w:rsidRPr="004077E9">
        <w:t xml:space="preserve"> or option exercises</w:t>
      </w:r>
      <w:r w:rsidR="00454B34" w:rsidRPr="004077E9">
        <w:t>.</w:t>
      </w:r>
      <w:r w:rsidRPr="004077E9">
        <w:t xml:space="preserve"> </w:t>
      </w:r>
      <w:r w:rsidR="00B8572A" w:rsidRPr="004077E9">
        <w:t xml:space="preserve">The Government will address the quality of </w:t>
      </w:r>
      <w:proofErr w:type="gramStart"/>
      <w:r w:rsidR="00B8572A" w:rsidRPr="004077E9">
        <w:t>product</w:t>
      </w:r>
      <w:proofErr w:type="gramEnd"/>
      <w:r w:rsidR="00B8572A" w:rsidRPr="004077E9">
        <w:t xml:space="preserve"> or </w:t>
      </w:r>
      <w:proofErr w:type="gramStart"/>
      <w:r w:rsidR="00B8572A" w:rsidRPr="004077E9">
        <w:t>service</w:t>
      </w:r>
      <w:proofErr w:type="gramEnd"/>
      <w:r w:rsidR="00B8572A" w:rsidRPr="004077E9">
        <w:t xml:space="preserve">, schedule, cost control, </w:t>
      </w:r>
      <w:r w:rsidRPr="004077E9">
        <w:t>business relations</w:t>
      </w:r>
      <w:r w:rsidR="00B8572A" w:rsidRPr="004077E9">
        <w:t xml:space="preserve">, management, </w:t>
      </w:r>
      <w:r w:rsidR="006850FB" w:rsidRPr="004077E9">
        <w:t xml:space="preserve">utilization of </w:t>
      </w:r>
      <w:r w:rsidR="00F20C63" w:rsidRPr="004077E9">
        <w:t>S</w:t>
      </w:r>
      <w:r w:rsidR="006850FB" w:rsidRPr="004077E9">
        <w:t xml:space="preserve">mall </w:t>
      </w:r>
      <w:r w:rsidR="00F20C63" w:rsidRPr="004077E9">
        <w:t>B</w:t>
      </w:r>
      <w:r w:rsidR="006850FB" w:rsidRPr="004077E9">
        <w:t>usiness</w:t>
      </w:r>
      <w:r w:rsidR="00F20C63" w:rsidRPr="004077E9">
        <w:t xml:space="preserve"> (SB),</w:t>
      </w:r>
      <w:r w:rsidR="006850FB" w:rsidRPr="004077E9">
        <w:t xml:space="preserve"> </w:t>
      </w:r>
      <w:r w:rsidR="00B8572A" w:rsidRPr="004077E9">
        <w:t>and other important areas for this procurement</w:t>
      </w:r>
      <w:r w:rsidR="00E3579C" w:rsidRPr="004077E9">
        <w:t xml:space="preserve">. </w:t>
      </w:r>
      <w:r w:rsidR="00B8572A" w:rsidRPr="004077E9">
        <w:t>Some of the monitoring methods to be used will be Government observation, review of reports, customer feedback</w:t>
      </w:r>
      <w:r w:rsidR="002F22B6" w:rsidRPr="004077E9">
        <w:t>,</w:t>
      </w:r>
      <w:r w:rsidR="00B8572A" w:rsidRPr="004077E9">
        <w:t xml:space="preserve"> and review of </w:t>
      </w:r>
      <w:r w:rsidR="009E395C" w:rsidRPr="004077E9">
        <w:t>Contract/TO</w:t>
      </w:r>
      <w:r w:rsidR="00DD7C2A" w:rsidRPr="004077E9">
        <w:t xml:space="preserve"> Data Requirements Lists (</w:t>
      </w:r>
      <w:r w:rsidR="00B8572A" w:rsidRPr="004077E9">
        <w:t>CDRLs</w:t>
      </w:r>
      <w:r w:rsidR="00DD7C2A" w:rsidRPr="004077E9">
        <w:t>)</w:t>
      </w:r>
      <w:r w:rsidR="00B8572A" w:rsidRPr="004077E9">
        <w:t xml:space="preserve">. As this information may affect future source selections throughout </w:t>
      </w:r>
      <w:r w:rsidR="00DD7C2A" w:rsidRPr="004077E9">
        <w:t>the Department of Defense (</w:t>
      </w:r>
      <w:r w:rsidR="00B333BE" w:rsidRPr="004077E9">
        <w:t>DoD</w:t>
      </w:r>
      <w:r w:rsidR="00DD7C2A" w:rsidRPr="004077E9">
        <w:t>)</w:t>
      </w:r>
      <w:r w:rsidR="00541903" w:rsidRPr="004077E9">
        <w:t xml:space="preserve">, </w:t>
      </w:r>
      <w:r w:rsidR="00B8572A" w:rsidRPr="004077E9">
        <w:t xml:space="preserve">as well as the continuation of </w:t>
      </w:r>
      <w:r w:rsidR="00454B34" w:rsidRPr="004077E9">
        <w:t>this tasking</w:t>
      </w:r>
      <w:r w:rsidR="00B8572A" w:rsidRPr="004077E9">
        <w:t>, the annual Government assessment will be used appropriately as an additional performance oversight and communication tool with</w:t>
      </w:r>
      <w:r w:rsidR="00541903" w:rsidRPr="004077E9">
        <w:t xml:space="preserve">in the policies of this </w:t>
      </w:r>
      <w:r w:rsidR="00114612" w:rsidRPr="004077E9">
        <w:t>CSP</w:t>
      </w:r>
      <w:r w:rsidR="00B8572A" w:rsidRPr="004077E9">
        <w:t>.</w:t>
      </w:r>
    </w:p>
    <w:p w14:paraId="39864751" w14:textId="77777777" w:rsidR="00D750B4" w:rsidRPr="004077E9" w:rsidRDefault="00D750B4" w:rsidP="00987430">
      <w:pPr>
        <w:pStyle w:val="List"/>
        <w:ind w:firstLine="0"/>
        <w:contextualSpacing/>
        <w:rPr>
          <w:b/>
        </w:rPr>
      </w:pPr>
    </w:p>
    <w:p w14:paraId="39864752" w14:textId="147F3293" w:rsidR="0005609B" w:rsidRPr="004077E9" w:rsidRDefault="000535EF" w:rsidP="00987430">
      <w:pPr>
        <w:pStyle w:val="List"/>
        <w:ind w:firstLine="0"/>
        <w:contextualSpacing/>
      </w:pPr>
      <w:r w:rsidRPr="004077E9">
        <w:rPr>
          <w:b/>
        </w:rPr>
        <w:t>b.</w:t>
      </w:r>
      <w:r w:rsidRPr="004077E9">
        <w:rPr>
          <w:b/>
        </w:rPr>
        <w:tab/>
      </w:r>
      <w:r w:rsidR="00114612" w:rsidRPr="004077E9">
        <w:rPr>
          <w:b/>
        </w:rPr>
        <w:t>CSP</w:t>
      </w:r>
      <w:r w:rsidR="00D54FE7" w:rsidRPr="004077E9">
        <w:rPr>
          <w:b/>
        </w:rPr>
        <w:t xml:space="preserve">: </w:t>
      </w:r>
      <w:r w:rsidRPr="004077E9">
        <w:t>Th</w:t>
      </w:r>
      <w:r w:rsidR="00541903" w:rsidRPr="004077E9">
        <w:t>is</w:t>
      </w:r>
      <w:r w:rsidRPr="004077E9">
        <w:t xml:space="preserve"> </w:t>
      </w:r>
      <w:r w:rsidR="00D74951" w:rsidRPr="004077E9">
        <w:t>document</w:t>
      </w:r>
      <w:r w:rsidRPr="004077E9">
        <w:t xml:space="preserve"> </w:t>
      </w:r>
      <w:r w:rsidR="00541903" w:rsidRPr="004077E9">
        <w:t>will</w:t>
      </w:r>
      <w:r w:rsidRPr="004077E9">
        <w:t xml:space="preserve"> be used by the COR</w:t>
      </w:r>
      <w:r w:rsidR="00222BFA" w:rsidRPr="004077E9">
        <w:t>, ACOR</w:t>
      </w:r>
      <w:r w:rsidR="00BA0EDC" w:rsidRPr="004077E9">
        <w:t>,</w:t>
      </w:r>
      <w:r w:rsidR="00222BFA" w:rsidRPr="004077E9">
        <w:t xml:space="preserve"> and </w:t>
      </w:r>
      <w:r w:rsidR="0040121E" w:rsidRPr="004077E9">
        <w:t>GPLs</w:t>
      </w:r>
      <w:r w:rsidR="00222BFA" w:rsidRPr="004077E9">
        <w:t xml:space="preserve"> </w:t>
      </w:r>
      <w:r w:rsidRPr="004077E9">
        <w:t>in the technical administration of this</w:t>
      </w:r>
      <w:r w:rsidR="00823C99">
        <w:t xml:space="preserve"> </w:t>
      </w:r>
      <w:r w:rsidR="009E395C" w:rsidRPr="004077E9">
        <w:t>TO</w:t>
      </w:r>
      <w:r w:rsidRPr="004077E9">
        <w:t xml:space="preserve">. In addition to the below instructions, the form to be used for documentation of </w:t>
      </w:r>
      <w:r w:rsidR="0040121E" w:rsidRPr="004077E9">
        <w:t>QA</w:t>
      </w:r>
      <w:r w:rsidRPr="004077E9">
        <w:t xml:space="preserve"> surveillance is the </w:t>
      </w:r>
      <w:r w:rsidR="006B31D7" w:rsidRPr="004077E9">
        <w:t>Surveillance Activity Checklist (SAC)</w:t>
      </w:r>
      <w:r w:rsidRPr="004077E9">
        <w:t>.</w:t>
      </w:r>
    </w:p>
    <w:p w14:paraId="39864753" w14:textId="77777777" w:rsidR="00664D6E" w:rsidRPr="004077E9" w:rsidRDefault="00664D6E" w:rsidP="00987430">
      <w:pPr>
        <w:pStyle w:val="List"/>
        <w:ind w:firstLine="0"/>
        <w:contextualSpacing/>
      </w:pPr>
    </w:p>
    <w:p w14:paraId="39864754" w14:textId="77777777" w:rsidR="0005609B" w:rsidRPr="004077E9" w:rsidRDefault="0005609B" w:rsidP="006C33CA">
      <w:pPr>
        <w:pStyle w:val="Heading2"/>
        <w:rPr>
          <w:i w:val="0"/>
        </w:rPr>
      </w:pPr>
      <w:r w:rsidRPr="004077E9">
        <w:rPr>
          <w:i w:val="0"/>
        </w:rPr>
        <w:t>7.</w:t>
      </w:r>
      <w:r w:rsidRPr="004077E9">
        <w:rPr>
          <w:i w:val="0"/>
        </w:rPr>
        <w:tab/>
        <w:t>Surveillance</w:t>
      </w:r>
    </w:p>
    <w:p w14:paraId="39864755" w14:textId="77777777" w:rsidR="00D750B4" w:rsidRPr="004077E9" w:rsidRDefault="00D750B4" w:rsidP="008937AC"/>
    <w:p w14:paraId="39864756" w14:textId="6A20251F" w:rsidR="00E3535D" w:rsidRPr="004077E9" w:rsidRDefault="00E3535D" w:rsidP="000D2A96">
      <w:pPr>
        <w:rPr>
          <w:b/>
        </w:rPr>
      </w:pPr>
      <w:r w:rsidRPr="004077E9">
        <w:t>Enclosure (</w:t>
      </w:r>
      <w:r w:rsidR="003F26C6" w:rsidRPr="004077E9">
        <w:t>2</w:t>
      </w:r>
      <w:r w:rsidRPr="004077E9">
        <w:t>)</w:t>
      </w:r>
      <w:r w:rsidR="00380211" w:rsidRPr="004077E9">
        <w:t xml:space="preserve"> </w:t>
      </w:r>
      <w:r w:rsidRPr="004077E9">
        <w:t>set</w:t>
      </w:r>
      <w:r w:rsidR="003F26C6" w:rsidRPr="004077E9">
        <w:t>s</w:t>
      </w:r>
      <w:r w:rsidRPr="004077E9">
        <w:t xml:space="preserve"> forth the performance standards, incentives</w:t>
      </w:r>
      <w:r w:rsidR="00700535" w:rsidRPr="004077E9">
        <w:t>,</w:t>
      </w:r>
      <w:r w:rsidRPr="004077E9">
        <w:t xml:space="preserve"> and surveillance methods for the </w:t>
      </w:r>
      <w:r w:rsidR="009E395C" w:rsidRPr="004077E9">
        <w:t>Contract</w:t>
      </w:r>
      <w:r w:rsidR="00A77D8E" w:rsidRPr="004077E9">
        <w:t>or</w:t>
      </w:r>
      <w:r w:rsidRPr="004077E9">
        <w:t>, COR</w:t>
      </w:r>
      <w:r w:rsidR="006E3EA6" w:rsidRPr="004077E9">
        <w:t xml:space="preserve">, </w:t>
      </w:r>
      <w:r w:rsidR="0016590E" w:rsidRPr="004077E9">
        <w:t>ACOR</w:t>
      </w:r>
      <w:r w:rsidR="00700535" w:rsidRPr="004077E9">
        <w:t>,</w:t>
      </w:r>
      <w:r w:rsidRPr="004077E9">
        <w:t xml:space="preserve"> and </w:t>
      </w:r>
      <w:r w:rsidR="0040121E" w:rsidRPr="004077E9">
        <w:t>GPLs</w:t>
      </w:r>
      <w:r w:rsidR="00BD34D6" w:rsidRPr="004077E9">
        <w:t xml:space="preserve"> while E</w:t>
      </w:r>
      <w:r w:rsidRPr="004077E9">
        <w:t>nclosure</w:t>
      </w:r>
      <w:r w:rsidR="00034DD5" w:rsidRPr="004077E9">
        <w:t>s (</w:t>
      </w:r>
      <w:r w:rsidR="003F26C6" w:rsidRPr="004077E9">
        <w:t>1</w:t>
      </w:r>
      <w:r w:rsidR="00034DD5" w:rsidRPr="004077E9">
        <w:t xml:space="preserve">) </w:t>
      </w:r>
      <w:r w:rsidR="00AD21E4" w:rsidRPr="004077E9">
        <w:t>and</w:t>
      </w:r>
      <w:r w:rsidR="00034DD5" w:rsidRPr="004077E9">
        <w:t xml:space="preserve"> (</w:t>
      </w:r>
      <w:r w:rsidR="003F26C6" w:rsidRPr="004077E9">
        <w:t>3</w:t>
      </w:r>
      <w:r w:rsidR="00034DD5" w:rsidRPr="004077E9">
        <w:t>)</w:t>
      </w:r>
      <w:r w:rsidRPr="004077E9">
        <w:t xml:space="preserve"> provide the checklist and means for the COR to document the results of the surveillance and </w:t>
      </w:r>
      <w:r w:rsidR="00541903" w:rsidRPr="004077E9">
        <w:t>will</w:t>
      </w:r>
      <w:r w:rsidRPr="004077E9">
        <w:t xml:space="preserve"> be provided to the </w:t>
      </w:r>
      <w:r w:rsidR="00541903" w:rsidRPr="004077E9">
        <w:t>KO</w:t>
      </w:r>
      <w:r w:rsidRPr="004077E9">
        <w:t>.</w:t>
      </w:r>
    </w:p>
    <w:p w14:paraId="39864757" w14:textId="77777777" w:rsidR="00D750B4" w:rsidRPr="004077E9" w:rsidRDefault="00D750B4" w:rsidP="008937AC"/>
    <w:p w14:paraId="39864758" w14:textId="77777777" w:rsidR="0005609B" w:rsidRPr="004077E9" w:rsidRDefault="0005609B" w:rsidP="006C33CA">
      <w:pPr>
        <w:pStyle w:val="Heading2"/>
        <w:rPr>
          <w:i w:val="0"/>
        </w:rPr>
      </w:pPr>
      <w:r w:rsidRPr="004077E9">
        <w:rPr>
          <w:i w:val="0"/>
        </w:rPr>
        <w:t>8.</w:t>
      </w:r>
      <w:r w:rsidRPr="004077E9">
        <w:rPr>
          <w:i w:val="0"/>
        </w:rPr>
        <w:tab/>
        <w:t>Documentation</w:t>
      </w:r>
    </w:p>
    <w:p w14:paraId="39864759" w14:textId="77777777" w:rsidR="00D750B4" w:rsidRPr="004077E9" w:rsidRDefault="00D750B4" w:rsidP="00987430">
      <w:pPr>
        <w:pStyle w:val="BodyText"/>
        <w:spacing w:after="0"/>
        <w:contextualSpacing/>
      </w:pPr>
    </w:p>
    <w:p w14:paraId="3986475A" w14:textId="701E984B" w:rsidR="0005609B" w:rsidRPr="004077E9" w:rsidRDefault="0005609B" w:rsidP="00987430">
      <w:pPr>
        <w:pStyle w:val="BodyText"/>
        <w:spacing w:after="0"/>
        <w:contextualSpacing/>
        <w:rPr>
          <w:color w:val="000000" w:themeColor="text1"/>
        </w:rPr>
      </w:pPr>
      <w:r w:rsidRPr="004077E9">
        <w:t xml:space="preserve">In addition to providing reports to the </w:t>
      </w:r>
      <w:r w:rsidR="00500E80" w:rsidRPr="004077E9">
        <w:t>KO</w:t>
      </w:r>
      <w:r w:rsidRPr="004077E9">
        <w:t xml:space="preserve">, the </w:t>
      </w:r>
      <w:r w:rsidR="00C9731B" w:rsidRPr="004077E9">
        <w:t>COR</w:t>
      </w:r>
      <w:r w:rsidRPr="004077E9">
        <w:t xml:space="preserve"> will maintain a complete </w:t>
      </w:r>
      <w:r w:rsidR="0040121E" w:rsidRPr="004077E9">
        <w:t>QA</w:t>
      </w:r>
      <w:r w:rsidRPr="004077E9">
        <w:t xml:space="preserve"> file.</w:t>
      </w:r>
      <w:r w:rsidR="00C9731B" w:rsidRPr="004077E9">
        <w:t xml:space="preserve"> </w:t>
      </w:r>
      <w:r w:rsidRPr="004077E9">
        <w:t>The file will contain copies of all reports, evaluations, recommendations</w:t>
      </w:r>
      <w:r w:rsidR="00D90213" w:rsidRPr="004077E9">
        <w:t>,</w:t>
      </w:r>
      <w:r w:rsidRPr="004077E9">
        <w:t xml:space="preserve"> and any actions related to the </w:t>
      </w:r>
      <w:r w:rsidR="00D90213" w:rsidRPr="004077E9">
        <w:t xml:space="preserve">Government’s </w:t>
      </w:r>
      <w:r w:rsidRPr="004077E9">
        <w:t xml:space="preserve">performance of the </w:t>
      </w:r>
      <w:r w:rsidR="0040121E" w:rsidRPr="004077E9">
        <w:t>QA</w:t>
      </w:r>
      <w:r w:rsidRPr="004077E9">
        <w:t xml:space="preserve"> function, including the originals of the </w:t>
      </w:r>
      <w:r w:rsidR="0040121E" w:rsidRPr="004077E9">
        <w:t>QA</w:t>
      </w:r>
      <w:r w:rsidRPr="004077E9">
        <w:t xml:space="preserve"> Checklists.</w:t>
      </w:r>
      <w:r w:rsidR="00AC3767" w:rsidRPr="004077E9">
        <w:t xml:space="preserve"> </w:t>
      </w:r>
      <w:r w:rsidRPr="004077E9">
        <w:t xml:space="preserve">All such records will be maintained for the life of the </w:t>
      </w:r>
      <w:r w:rsidR="009E395C" w:rsidRPr="004077E9">
        <w:t>TO</w:t>
      </w:r>
      <w:r w:rsidRPr="004077E9">
        <w:t xml:space="preserve">. The </w:t>
      </w:r>
      <w:r w:rsidR="002806D2" w:rsidRPr="004077E9">
        <w:t>COR</w:t>
      </w:r>
      <w:r w:rsidRPr="004077E9">
        <w:t xml:space="preserve"> </w:t>
      </w:r>
      <w:r w:rsidR="00D90213" w:rsidRPr="004077E9">
        <w:t>shall</w:t>
      </w:r>
      <w:r w:rsidRPr="004077E9">
        <w:t xml:space="preserve"> forward these records to the </w:t>
      </w:r>
      <w:r w:rsidR="00500E80" w:rsidRPr="004077E9">
        <w:t>KO</w:t>
      </w:r>
      <w:r w:rsidRPr="004077E9">
        <w:t xml:space="preserve"> at termination or completion of the </w:t>
      </w:r>
      <w:r w:rsidR="009E395C" w:rsidRPr="004077E9">
        <w:t>TO</w:t>
      </w:r>
      <w:r w:rsidRPr="004077E9">
        <w:t>.</w:t>
      </w:r>
    </w:p>
    <w:p w14:paraId="3725D8E3" w14:textId="77777777" w:rsidR="00D750B4" w:rsidRPr="004077E9" w:rsidRDefault="00D750B4" w:rsidP="008937AC"/>
    <w:p w14:paraId="3986475C" w14:textId="77777777" w:rsidR="0005609B" w:rsidRPr="004077E9" w:rsidRDefault="0005609B" w:rsidP="0040121E">
      <w:pPr>
        <w:pStyle w:val="Heading2"/>
        <w:rPr>
          <w:i w:val="0"/>
        </w:rPr>
      </w:pPr>
      <w:r w:rsidRPr="004077E9">
        <w:rPr>
          <w:i w:val="0"/>
        </w:rPr>
        <w:t>9.</w:t>
      </w:r>
      <w:r w:rsidRPr="004077E9">
        <w:rPr>
          <w:i w:val="0"/>
        </w:rPr>
        <w:tab/>
        <w:t>Enclosures</w:t>
      </w:r>
    </w:p>
    <w:p w14:paraId="3986475D" w14:textId="77777777" w:rsidR="003B2F75" w:rsidRPr="004077E9" w:rsidRDefault="003B2F75" w:rsidP="00987430">
      <w:pPr>
        <w:pStyle w:val="List"/>
        <w:ind w:left="1440" w:hanging="1440"/>
        <w:contextualSpacing/>
      </w:pPr>
    </w:p>
    <w:p w14:paraId="3986475F" w14:textId="4B765E97" w:rsidR="00664D6E" w:rsidRPr="004077E9" w:rsidRDefault="00664D6E" w:rsidP="00716055">
      <w:pPr>
        <w:pStyle w:val="List"/>
        <w:ind w:left="1440" w:hanging="1440"/>
        <w:contextualSpacing/>
      </w:pPr>
      <w:r w:rsidRPr="004077E9">
        <w:t>Enclosure (</w:t>
      </w:r>
      <w:r w:rsidR="0016416E" w:rsidRPr="004077E9">
        <w:t>1</w:t>
      </w:r>
      <w:r w:rsidRPr="004077E9">
        <w:t xml:space="preserve">): </w:t>
      </w:r>
      <w:r w:rsidR="005D087C" w:rsidRPr="004077E9">
        <w:t>Surveillance Activity Checklist (SAC)</w:t>
      </w:r>
    </w:p>
    <w:p w14:paraId="39864760" w14:textId="5F82BF95" w:rsidR="00664D6E" w:rsidRPr="004077E9" w:rsidRDefault="00664D6E" w:rsidP="00716055">
      <w:pPr>
        <w:pStyle w:val="List"/>
        <w:ind w:left="1440" w:hanging="1440"/>
        <w:contextualSpacing/>
      </w:pPr>
      <w:r w:rsidRPr="004077E9">
        <w:t>Enclosure (</w:t>
      </w:r>
      <w:r w:rsidR="0016416E" w:rsidRPr="004077E9">
        <w:t>2</w:t>
      </w:r>
      <w:r w:rsidRPr="004077E9">
        <w:t xml:space="preserve">): </w:t>
      </w:r>
      <w:r w:rsidR="005A0462" w:rsidRPr="004077E9">
        <w:t xml:space="preserve">Quarterly Evaluation by </w:t>
      </w:r>
      <w:r w:rsidR="009E395C" w:rsidRPr="004077E9">
        <w:t>C</w:t>
      </w:r>
      <w:r w:rsidR="007D6C7A">
        <w:t>DRLs</w:t>
      </w:r>
    </w:p>
    <w:p w14:paraId="04222D88" w14:textId="0D5C6FFC" w:rsidR="0035747D" w:rsidRPr="004077E9" w:rsidRDefault="00AD21E4" w:rsidP="00716055">
      <w:pPr>
        <w:pStyle w:val="List"/>
        <w:ind w:left="1440" w:hanging="1440"/>
        <w:contextualSpacing/>
      </w:pPr>
      <w:r w:rsidRPr="004077E9">
        <w:t>Enclosure (</w:t>
      </w:r>
      <w:r w:rsidR="0016416E" w:rsidRPr="004077E9">
        <w:t>3</w:t>
      </w:r>
      <w:r w:rsidRPr="004077E9">
        <w:t>): Annual Surveillance Summary</w:t>
      </w:r>
    </w:p>
    <w:p w14:paraId="4FBDE309" w14:textId="77777777" w:rsidR="0035747D" w:rsidRPr="004077E9" w:rsidRDefault="0035747D" w:rsidP="006C33CA">
      <w:pPr>
        <w:sectPr w:rsidR="0035747D" w:rsidRPr="004077E9" w:rsidSect="00182844">
          <w:footerReference w:type="default" r:id="rId12"/>
          <w:footerReference w:type="first" r:id="rId13"/>
          <w:pgSz w:w="12240" w:h="15840" w:code="1"/>
          <w:pgMar w:top="1440" w:right="1440" w:bottom="1440" w:left="1440" w:header="720" w:footer="720" w:gutter="0"/>
          <w:pgNumType w:start="1"/>
          <w:cols w:space="720"/>
          <w:titlePg/>
          <w:docGrid w:linePitch="360"/>
        </w:sectPr>
      </w:pPr>
    </w:p>
    <w:p w14:paraId="39864783" w14:textId="1BC4166B" w:rsidR="0005609B" w:rsidRPr="004077E9" w:rsidRDefault="0015670B" w:rsidP="0015670B">
      <w:pPr>
        <w:jc w:val="center"/>
      </w:pPr>
      <w:r w:rsidRPr="004077E9">
        <w:rPr>
          <w:b/>
        </w:rPr>
        <w:lastRenderedPageBreak/>
        <w:t>ENCLOSURE (1)</w:t>
      </w:r>
      <w:r w:rsidR="00F60C2B" w:rsidRPr="004077E9">
        <w:rPr>
          <w:b/>
        </w:rPr>
        <w:t>:</w:t>
      </w:r>
      <w:r w:rsidRPr="004077E9">
        <w:rPr>
          <w:b/>
        </w:rPr>
        <w:t xml:space="preserve"> </w:t>
      </w:r>
      <w:r w:rsidR="005D087C" w:rsidRPr="004077E9">
        <w:rPr>
          <w:b/>
          <w:caps/>
        </w:rPr>
        <w:t>Surveillance Activity Checklist (SAC)</w:t>
      </w:r>
    </w:p>
    <w:p w14:paraId="39864784" w14:textId="77777777" w:rsidR="00C3404B" w:rsidRPr="004077E9" w:rsidRDefault="00C3404B" w:rsidP="00C3404B">
      <w:pPr>
        <w:rPr>
          <w:b/>
        </w:rPr>
      </w:pPr>
    </w:p>
    <w:p w14:paraId="39864785" w14:textId="77777777" w:rsidR="0005609B" w:rsidRPr="004077E9" w:rsidRDefault="00EF0878" w:rsidP="008937AC">
      <w:r w:rsidRPr="004077E9">
        <w:rPr>
          <w:b/>
        </w:rPr>
        <w:t>Quarterly</w:t>
      </w:r>
      <w:r w:rsidR="00BE0D67" w:rsidRPr="004077E9">
        <w:rPr>
          <w:b/>
        </w:rPr>
        <w:t xml:space="preserve"> </w:t>
      </w:r>
      <w:r w:rsidR="0005609B" w:rsidRPr="004077E9">
        <w:rPr>
          <w:b/>
        </w:rPr>
        <w:t>Surveillance:</w:t>
      </w:r>
    </w:p>
    <w:p w14:paraId="39864786" w14:textId="77777777" w:rsidR="00C3404B" w:rsidRPr="004077E9" w:rsidRDefault="00C3404B" w:rsidP="00C3404B">
      <w:pPr>
        <w:rPr>
          <w:b/>
        </w:rPr>
      </w:pPr>
    </w:p>
    <w:p w14:paraId="39864787" w14:textId="646FEBFB" w:rsidR="0005609B" w:rsidRPr="004077E9" w:rsidRDefault="005A3286" w:rsidP="00C3404B">
      <w:r w:rsidRPr="004077E9">
        <w:t>The</w:t>
      </w:r>
      <w:r w:rsidR="00383BEC" w:rsidRPr="004077E9">
        <w:t xml:space="preserve"> </w:t>
      </w:r>
      <w:r w:rsidR="009E395C" w:rsidRPr="004077E9">
        <w:t>Contract</w:t>
      </w:r>
      <w:r w:rsidR="00383BEC" w:rsidRPr="004077E9">
        <w:t>ing Officer’s Representative (</w:t>
      </w:r>
      <w:r w:rsidRPr="004077E9">
        <w:t>COR</w:t>
      </w:r>
      <w:r w:rsidR="00383BEC" w:rsidRPr="004077E9">
        <w:t>)</w:t>
      </w:r>
      <w:r w:rsidR="00447DFA" w:rsidRPr="004077E9">
        <w:t xml:space="preserve"> will perform </w:t>
      </w:r>
      <w:r w:rsidR="00B04593" w:rsidRPr="004077E9">
        <w:t>a</w:t>
      </w:r>
      <w:r w:rsidR="00EF0878" w:rsidRPr="004077E9">
        <w:t xml:space="preserve"> quarterly</w:t>
      </w:r>
      <w:r w:rsidR="00BE0D67" w:rsidRPr="004077E9">
        <w:t xml:space="preserve"> </w:t>
      </w:r>
      <w:r w:rsidR="00447DFA" w:rsidRPr="004077E9">
        <w:t xml:space="preserve">assessment </w:t>
      </w:r>
      <w:r w:rsidR="00F60C2B" w:rsidRPr="004077E9">
        <w:t xml:space="preserve">of quality, schedule, cost control, business relations, management, utilization of </w:t>
      </w:r>
      <w:r w:rsidR="00383BEC" w:rsidRPr="004077E9">
        <w:t>Small Business (</w:t>
      </w:r>
      <w:r w:rsidR="00F20C63" w:rsidRPr="004077E9">
        <w:t>SB</w:t>
      </w:r>
      <w:r w:rsidR="00383BEC" w:rsidRPr="004077E9">
        <w:t>)</w:t>
      </w:r>
      <w:r w:rsidR="00F20C63" w:rsidRPr="004077E9">
        <w:t>,</w:t>
      </w:r>
      <w:r w:rsidR="0071388C" w:rsidRPr="004077E9">
        <w:t xml:space="preserve"> </w:t>
      </w:r>
      <w:r w:rsidR="00447DFA" w:rsidRPr="004077E9">
        <w:t xml:space="preserve">and </w:t>
      </w:r>
      <w:r w:rsidR="00F60C2B" w:rsidRPr="004077E9">
        <w:t xml:space="preserve">other areas </w:t>
      </w:r>
      <w:r w:rsidR="00447DFA" w:rsidRPr="004077E9">
        <w:t xml:space="preserve">as applicable utilizing the </w:t>
      </w:r>
      <w:r w:rsidR="009E395C" w:rsidRPr="004077E9">
        <w:t>Contract</w:t>
      </w:r>
      <w:r w:rsidR="00383BEC" w:rsidRPr="004077E9">
        <w:t>or Performance Assessment Reporting System (</w:t>
      </w:r>
      <w:r w:rsidR="00447DFA" w:rsidRPr="004077E9">
        <w:t>CPARS</w:t>
      </w:r>
      <w:r w:rsidR="00383BEC" w:rsidRPr="004077E9">
        <w:t>)</w:t>
      </w:r>
      <w:r w:rsidR="00447DFA" w:rsidRPr="004077E9">
        <w:t xml:space="preserve"> evaluation rating definitions listed in </w:t>
      </w:r>
      <w:r w:rsidR="00BD34D6" w:rsidRPr="004077E9">
        <w:t>E</w:t>
      </w:r>
      <w:r w:rsidR="00447DFA" w:rsidRPr="004077E9">
        <w:t xml:space="preserve">nclosure </w:t>
      </w:r>
      <w:r w:rsidR="003F26C6" w:rsidRPr="004077E9">
        <w:t>(3)</w:t>
      </w:r>
      <w:r w:rsidR="00E95EF8" w:rsidRPr="004077E9">
        <w:t>.</w:t>
      </w:r>
    </w:p>
    <w:p w14:paraId="39864788" w14:textId="77777777" w:rsidR="0005609B" w:rsidRPr="004077E9" w:rsidRDefault="0005609B" w:rsidP="00C3404B">
      <w:pPr>
        <w:jc w:val="both"/>
        <w:rPr>
          <w:b/>
        </w:rPr>
      </w:pPr>
    </w:p>
    <w:p w14:paraId="39864789" w14:textId="5E656955" w:rsidR="00150713" w:rsidRPr="004077E9" w:rsidRDefault="00C17B16" w:rsidP="00150713">
      <w:pPr>
        <w:jc w:val="center"/>
        <w:rPr>
          <w:b/>
        </w:rPr>
      </w:pPr>
      <w:r w:rsidRPr="004077E9">
        <w:rPr>
          <w:b/>
        </w:rPr>
        <w:t>QUARTERLY</w:t>
      </w:r>
      <w:r w:rsidR="007F45D2" w:rsidRPr="004077E9">
        <w:rPr>
          <w:b/>
        </w:rPr>
        <w:t xml:space="preserve"> EVALUATION BY </w:t>
      </w:r>
      <w:r w:rsidR="00716055" w:rsidRPr="004077E9">
        <w:rPr>
          <w:b/>
        </w:rPr>
        <w:t>SOW</w:t>
      </w:r>
      <w:r w:rsidR="00F874C7" w:rsidRPr="004077E9">
        <w:rPr>
          <w:b/>
        </w:rPr>
        <w:t xml:space="preserve"> </w:t>
      </w:r>
      <w:r w:rsidR="00F60C2B" w:rsidRPr="004077E9">
        <w:rPr>
          <w:b/>
        </w:rPr>
        <w:t>PARAGRAPH</w:t>
      </w:r>
    </w:p>
    <w:p w14:paraId="3986478A" w14:textId="77777777" w:rsidR="009B365B" w:rsidRPr="004077E9" w:rsidRDefault="009B365B" w:rsidP="009B365B">
      <w:pPr>
        <w:tabs>
          <w:tab w:val="left" w:pos="2340"/>
        </w:tabs>
        <w:rPr>
          <w:b/>
        </w:rPr>
      </w:pPr>
    </w:p>
    <w:tbl>
      <w:tblPr>
        <w:tblStyle w:val="TableGrid"/>
        <w:tblW w:w="14400" w:type="dxa"/>
        <w:jc w:val="center"/>
        <w:tblLook w:val="04A0" w:firstRow="1" w:lastRow="0" w:firstColumn="1" w:lastColumn="0" w:noHBand="0" w:noVBand="1"/>
      </w:tblPr>
      <w:tblGrid>
        <w:gridCol w:w="1817"/>
        <w:gridCol w:w="2366"/>
        <w:gridCol w:w="852"/>
        <w:gridCol w:w="1256"/>
        <w:gridCol w:w="1256"/>
        <w:gridCol w:w="1420"/>
        <w:gridCol w:w="1514"/>
        <w:gridCol w:w="1407"/>
        <w:gridCol w:w="1256"/>
        <w:gridCol w:w="1256"/>
      </w:tblGrid>
      <w:tr w:rsidR="00916C96" w:rsidRPr="004077E9" w14:paraId="39864796" w14:textId="77777777" w:rsidTr="00D87490">
        <w:trPr>
          <w:jc w:val="center"/>
        </w:trPr>
        <w:tc>
          <w:tcPr>
            <w:tcW w:w="1817" w:type="dxa"/>
            <w:shd w:val="clear" w:color="auto" w:fill="FFFF99"/>
            <w:vAlign w:val="center"/>
          </w:tcPr>
          <w:p w14:paraId="3986478B" w14:textId="77777777" w:rsidR="00916C96" w:rsidRPr="004077E9" w:rsidRDefault="00916C96" w:rsidP="00451A9F">
            <w:pPr>
              <w:jc w:val="center"/>
              <w:rPr>
                <w:b/>
                <w:sz w:val="20"/>
                <w:szCs w:val="20"/>
              </w:rPr>
            </w:pPr>
            <w:r w:rsidRPr="004077E9">
              <w:rPr>
                <w:b/>
                <w:sz w:val="20"/>
                <w:szCs w:val="20"/>
              </w:rPr>
              <w:t>Description</w:t>
            </w:r>
          </w:p>
        </w:tc>
        <w:tc>
          <w:tcPr>
            <w:tcW w:w="2366" w:type="dxa"/>
            <w:shd w:val="clear" w:color="auto" w:fill="FFFF99"/>
            <w:vAlign w:val="center"/>
          </w:tcPr>
          <w:p w14:paraId="3986478D" w14:textId="7386C30F" w:rsidR="00916C96" w:rsidRPr="004077E9" w:rsidRDefault="00916C96">
            <w:pPr>
              <w:jc w:val="center"/>
              <w:rPr>
                <w:b/>
                <w:sz w:val="20"/>
                <w:szCs w:val="20"/>
              </w:rPr>
            </w:pPr>
            <w:r w:rsidRPr="004077E9">
              <w:rPr>
                <w:b/>
                <w:sz w:val="20"/>
                <w:szCs w:val="20"/>
              </w:rPr>
              <w:t>Surveillance Method/Measure</w:t>
            </w:r>
          </w:p>
        </w:tc>
        <w:tc>
          <w:tcPr>
            <w:tcW w:w="852" w:type="dxa"/>
            <w:shd w:val="clear" w:color="auto" w:fill="FFFF99"/>
            <w:vAlign w:val="center"/>
          </w:tcPr>
          <w:p w14:paraId="3986478E" w14:textId="77777777" w:rsidR="00916C96" w:rsidRPr="004077E9" w:rsidRDefault="00916C96" w:rsidP="00451A9F">
            <w:pPr>
              <w:jc w:val="center"/>
              <w:rPr>
                <w:b/>
                <w:sz w:val="20"/>
                <w:szCs w:val="20"/>
              </w:rPr>
            </w:pPr>
            <w:r w:rsidRPr="004077E9">
              <w:rPr>
                <w:b/>
                <w:sz w:val="20"/>
                <w:szCs w:val="20"/>
              </w:rPr>
              <w:t>Dates</w:t>
            </w:r>
          </w:p>
        </w:tc>
        <w:tc>
          <w:tcPr>
            <w:tcW w:w="1256" w:type="dxa"/>
            <w:shd w:val="clear" w:color="auto" w:fill="FFFF99"/>
            <w:vAlign w:val="center"/>
          </w:tcPr>
          <w:p w14:paraId="3986478F" w14:textId="77777777" w:rsidR="00916C96" w:rsidRPr="004077E9" w:rsidRDefault="00916C96" w:rsidP="00451A9F">
            <w:pPr>
              <w:jc w:val="center"/>
              <w:rPr>
                <w:b/>
                <w:sz w:val="20"/>
                <w:szCs w:val="20"/>
              </w:rPr>
            </w:pPr>
            <w:r w:rsidRPr="004077E9">
              <w:rPr>
                <w:b/>
                <w:sz w:val="20"/>
                <w:szCs w:val="20"/>
              </w:rPr>
              <w:t>Quality Assessment</w:t>
            </w:r>
          </w:p>
        </w:tc>
        <w:tc>
          <w:tcPr>
            <w:tcW w:w="1256" w:type="dxa"/>
            <w:shd w:val="clear" w:color="auto" w:fill="FFFF99"/>
            <w:vAlign w:val="center"/>
          </w:tcPr>
          <w:p w14:paraId="39864790" w14:textId="77777777" w:rsidR="00916C96" w:rsidRPr="004077E9" w:rsidRDefault="00916C96" w:rsidP="00451A9F">
            <w:pPr>
              <w:jc w:val="center"/>
              <w:rPr>
                <w:b/>
                <w:sz w:val="20"/>
                <w:szCs w:val="20"/>
              </w:rPr>
            </w:pPr>
            <w:r w:rsidRPr="004077E9">
              <w:rPr>
                <w:b/>
                <w:sz w:val="20"/>
                <w:szCs w:val="20"/>
              </w:rPr>
              <w:t>Schedule Assessment</w:t>
            </w:r>
          </w:p>
        </w:tc>
        <w:tc>
          <w:tcPr>
            <w:tcW w:w="1420" w:type="dxa"/>
            <w:shd w:val="clear" w:color="auto" w:fill="FFFF99"/>
            <w:vAlign w:val="center"/>
          </w:tcPr>
          <w:p w14:paraId="39864791" w14:textId="77777777" w:rsidR="00916C96" w:rsidRPr="004077E9" w:rsidRDefault="00916C96" w:rsidP="00451A9F">
            <w:pPr>
              <w:jc w:val="center"/>
              <w:rPr>
                <w:b/>
                <w:sz w:val="20"/>
                <w:szCs w:val="20"/>
              </w:rPr>
            </w:pPr>
            <w:r w:rsidRPr="004077E9">
              <w:rPr>
                <w:b/>
                <w:sz w:val="20"/>
                <w:szCs w:val="20"/>
              </w:rPr>
              <w:t>Cost Control Assessment</w:t>
            </w:r>
          </w:p>
        </w:tc>
        <w:tc>
          <w:tcPr>
            <w:tcW w:w="1514" w:type="dxa"/>
            <w:shd w:val="clear" w:color="auto" w:fill="FFFF99"/>
            <w:vAlign w:val="center"/>
          </w:tcPr>
          <w:p w14:paraId="39864792" w14:textId="77777777" w:rsidR="00916C96" w:rsidRPr="004077E9" w:rsidRDefault="00916C96" w:rsidP="00451A9F">
            <w:pPr>
              <w:jc w:val="center"/>
              <w:rPr>
                <w:b/>
                <w:sz w:val="20"/>
                <w:szCs w:val="20"/>
              </w:rPr>
            </w:pPr>
            <w:r w:rsidRPr="004077E9">
              <w:rPr>
                <w:b/>
                <w:sz w:val="20"/>
                <w:szCs w:val="20"/>
              </w:rPr>
              <w:t>Business Relations Assessment</w:t>
            </w:r>
          </w:p>
        </w:tc>
        <w:tc>
          <w:tcPr>
            <w:tcW w:w="1407" w:type="dxa"/>
            <w:shd w:val="clear" w:color="auto" w:fill="FFFF99"/>
            <w:vAlign w:val="center"/>
          </w:tcPr>
          <w:p w14:paraId="39864793" w14:textId="77777777" w:rsidR="00916C96" w:rsidRPr="004077E9" w:rsidRDefault="00916C96" w:rsidP="00451A9F">
            <w:pPr>
              <w:jc w:val="center"/>
              <w:rPr>
                <w:b/>
                <w:sz w:val="20"/>
                <w:szCs w:val="20"/>
              </w:rPr>
            </w:pPr>
            <w:r w:rsidRPr="004077E9">
              <w:rPr>
                <w:b/>
                <w:sz w:val="20"/>
                <w:szCs w:val="20"/>
              </w:rPr>
              <w:t>Management Assessment</w:t>
            </w:r>
          </w:p>
        </w:tc>
        <w:tc>
          <w:tcPr>
            <w:tcW w:w="1256" w:type="dxa"/>
            <w:shd w:val="clear" w:color="auto" w:fill="FFFF99"/>
            <w:vAlign w:val="center"/>
          </w:tcPr>
          <w:p w14:paraId="39864794" w14:textId="20B72EE8" w:rsidR="00916C96" w:rsidRPr="004077E9" w:rsidRDefault="00916C96" w:rsidP="00F20C63">
            <w:pPr>
              <w:jc w:val="center"/>
              <w:rPr>
                <w:b/>
                <w:sz w:val="20"/>
                <w:szCs w:val="20"/>
              </w:rPr>
            </w:pPr>
            <w:r w:rsidRPr="004077E9">
              <w:rPr>
                <w:b/>
                <w:sz w:val="20"/>
                <w:szCs w:val="20"/>
              </w:rPr>
              <w:t xml:space="preserve">Utilization of </w:t>
            </w:r>
            <w:r w:rsidR="00F20C63" w:rsidRPr="004077E9">
              <w:rPr>
                <w:b/>
                <w:sz w:val="20"/>
                <w:szCs w:val="20"/>
              </w:rPr>
              <w:t>SB</w:t>
            </w:r>
            <w:r w:rsidRPr="004077E9">
              <w:rPr>
                <w:b/>
                <w:sz w:val="20"/>
                <w:szCs w:val="20"/>
              </w:rPr>
              <w:t xml:space="preserve"> Assessment</w:t>
            </w:r>
          </w:p>
        </w:tc>
        <w:tc>
          <w:tcPr>
            <w:tcW w:w="1256" w:type="dxa"/>
            <w:shd w:val="clear" w:color="auto" w:fill="FFFF99"/>
            <w:vAlign w:val="center"/>
          </w:tcPr>
          <w:p w14:paraId="39864795" w14:textId="77777777" w:rsidR="00916C96" w:rsidRPr="004077E9" w:rsidRDefault="00916C96" w:rsidP="00451A9F">
            <w:pPr>
              <w:jc w:val="center"/>
              <w:rPr>
                <w:b/>
                <w:sz w:val="20"/>
                <w:szCs w:val="20"/>
              </w:rPr>
            </w:pPr>
            <w:r w:rsidRPr="004077E9">
              <w:rPr>
                <w:b/>
                <w:sz w:val="20"/>
                <w:szCs w:val="20"/>
              </w:rPr>
              <w:t>Other Areas Assessment</w:t>
            </w:r>
          </w:p>
        </w:tc>
      </w:tr>
      <w:tr w:rsidR="00D87490" w:rsidRPr="004077E9" w14:paraId="398647A1" w14:textId="77777777" w:rsidTr="00D87490">
        <w:trPr>
          <w:jc w:val="center"/>
        </w:trPr>
        <w:tc>
          <w:tcPr>
            <w:tcW w:w="1817" w:type="dxa"/>
          </w:tcPr>
          <w:p w14:paraId="39864797" w14:textId="18BAF043" w:rsidR="00D87490" w:rsidRPr="00EF7E99" w:rsidRDefault="00D87490" w:rsidP="00D87490">
            <w:pPr>
              <w:rPr>
                <w:b/>
                <w:sz w:val="18"/>
                <w:szCs w:val="18"/>
              </w:rPr>
            </w:pPr>
            <w:r w:rsidRPr="00EF7E99">
              <w:rPr>
                <w:rStyle w:val="normaltextrun"/>
                <w:sz w:val="18"/>
                <w:szCs w:val="18"/>
              </w:rPr>
              <w:t>Provide monthly reports on technical accomplishments and financial status.</w:t>
            </w:r>
            <w:r w:rsidRPr="00EF7E99">
              <w:rPr>
                <w:rStyle w:val="eop"/>
                <w:sz w:val="18"/>
                <w:szCs w:val="18"/>
              </w:rPr>
              <w:t> </w:t>
            </w:r>
          </w:p>
        </w:tc>
        <w:tc>
          <w:tcPr>
            <w:tcW w:w="2366" w:type="dxa"/>
          </w:tcPr>
          <w:p w14:paraId="502E3FB3" w14:textId="77777777" w:rsidR="00D87490" w:rsidRPr="00EF7E99" w:rsidRDefault="00D87490" w:rsidP="00D87490">
            <w:pPr>
              <w:pStyle w:val="paragraph"/>
              <w:spacing w:before="0" w:beforeAutospacing="0" w:after="0" w:afterAutospacing="0"/>
              <w:textAlignment w:val="baseline"/>
              <w:divId w:val="379790611"/>
              <w:rPr>
                <w:rFonts w:ascii="Segoe UI" w:hAnsi="Segoe UI" w:cs="Segoe UI"/>
                <w:sz w:val="18"/>
                <w:szCs w:val="18"/>
              </w:rPr>
            </w:pPr>
            <w:r w:rsidRPr="00EF7E99">
              <w:rPr>
                <w:rStyle w:val="eop"/>
                <w:sz w:val="18"/>
                <w:szCs w:val="18"/>
              </w:rPr>
              <w:t> </w:t>
            </w:r>
          </w:p>
          <w:p w14:paraId="39864798" w14:textId="194EA599" w:rsidR="00D87490" w:rsidRPr="00EF7E99" w:rsidRDefault="00D87490" w:rsidP="00D87490">
            <w:pPr>
              <w:rPr>
                <w:b/>
                <w:sz w:val="18"/>
                <w:szCs w:val="18"/>
              </w:rPr>
            </w:pPr>
            <w:r w:rsidRPr="00EF7E99">
              <w:rPr>
                <w:rStyle w:val="normaltextrun"/>
                <w:sz w:val="18"/>
                <w:szCs w:val="18"/>
              </w:rPr>
              <w:t>Government COR to inspect monthly</w:t>
            </w:r>
            <w:r w:rsidRPr="00EF7E99">
              <w:rPr>
                <w:rStyle w:val="eop"/>
                <w:sz w:val="18"/>
                <w:szCs w:val="18"/>
              </w:rPr>
              <w:t> </w:t>
            </w:r>
          </w:p>
        </w:tc>
        <w:tc>
          <w:tcPr>
            <w:tcW w:w="852" w:type="dxa"/>
          </w:tcPr>
          <w:p w14:paraId="7933A3D0" w14:textId="77777777" w:rsidR="00D87490" w:rsidRPr="00EF7E99" w:rsidRDefault="00D87490" w:rsidP="00D87490">
            <w:pPr>
              <w:pStyle w:val="paragraph"/>
              <w:spacing w:before="0" w:beforeAutospacing="0" w:after="0" w:afterAutospacing="0"/>
              <w:textAlignment w:val="baseline"/>
              <w:divId w:val="2134857151"/>
              <w:rPr>
                <w:rFonts w:ascii="Segoe UI" w:hAnsi="Segoe UI" w:cs="Segoe UI"/>
                <w:sz w:val="18"/>
                <w:szCs w:val="18"/>
              </w:rPr>
            </w:pPr>
            <w:r w:rsidRPr="00EF7E99">
              <w:rPr>
                <w:rStyle w:val="eop"/>
                <w:sz w:val="18"/>
                <w:szCs w:val="18"/>
              </w:rPr>
              <w:t> </w:t>
            </w:r>
          </w:p>
          <w:p w14:paraId="39864799" w14:textId="4D205C78" w:rsidR="00D87490" w:rsidRPr="00EF7E99" w:rsidRDefault="00D87490" w:rsidP="00D87490">
            <w:pPr>
              <w:jc w:val="center"/>
              <w:rPr>
                <w:b/>
                <w:sz w:val="18"/>
                <w:szCs w:val="18"/>
              </w:rPr>
            </w:pPr>
            <w:r w:rsidRPr="00EF7E99">
              <w:rPr>
                <w:rStyle w:val="normaltextrun"/>
                <w:sz w:val="18"/>
                <w:szCs w:val="18"/>
              </w:rPr>
              <w:t>TBD</w:t>
            </w:r>
            <w:r w:rsidRPr="00EF7E99">
              <w:rPr>
                <w:rStyle w:val="eop"/>
                <w:sz w:val="18"/>
                <w:szCs w:val="18"/>
              </w:rPr>
              <w:t> </w:t>
            </w:r>
          </w:p>
        </w:tc>
        <w:tc>
          <w:tcPr>
            <w:tcW w:w="1256" w:type="dxa"/>
            <w:vAlign w:val="center"/>
          </w:tcPr>
          <w:p w14:paraId="3986479A" w14:textId="77777777" w:rsidR="00D87490" w:rsidRPr="004077E9" w:rsidRDefault="00D87490" w:rsidP="00D87490">
            <w:pPr>
              <w:jc w:val="center"/>
              <w:rPr>
                <w:b/>
                <w:sz w:val="20"/>
                <w:szCs w:val="20"/>
              </w:rPr>
            </w:pPr>
          </w:p>
        </w:tc>
        <w:tc>
          <w:tcPr>
            <w:tcW w:w="1256" w:type="dxa"/>
            <w:vAlign w:val="center"/>
          </w:tcPr>
          <w:p w14:paraId="3986479B" w14:textId="77777777" w:rsidR="00D87490" w:rsidRPr="004077E9" w:rsidRDefault="00D87490" w:rsidP="00D87490">
            <w:pPr>
              <w:jc w:val="center"/>
              <w:rPr>
                <w:b/>
                <w:sz w:val="20"/>
                <w:szCs w:val="20"/>
              </w:rPr>
            </w:pPr>
          </w:p>
        </w:tc>
        <w:tc>
          <w:tcPr>
            <w:tcW w:w="1420" w:type="dxa"/>
            <w:vAlign w:val="center"/>
          </w:tcPr>
          <w:p w14:paraId="3986479C" w14:textId="77777777" w:rsidR="00D87490" w:rsidRPr="004077E9" w:rsidRDefault="00D87490" w:rsidP="00D87490">
            <w:pPr>
              <w:jc w:val="center"/>
              <w:rPr>
                <w:b/>
                <w:sz w:val="20"/>
                <w:szCs w:val="20"/>
              </w:rPr>
            </w:pPr>
          </w:p>
        </w:tc>
        <w:tc>
          <w:tcPr>
            <w:tcW w:w="1514" w:type="dxa"/>
            <w:vAlign w:val="center"/>
          </w:tcPr>
          <w:p w14:paraId="3986479D" w14:textId="77777777" w:rsidR="00D87490" w:rsidRPr="004077E9" w:rsidRDefault="00D87490" w:rsidP="00D87490">
            <w:pPr>
              <w:jc w:val="center"/>
              <w:rPr>
                <w:b/>
                <w:sz w:val="20"/>
                <w:szCs w:val="20"/>
              </w:rPr>
            </w:pPr>
          </w:p>
        </w:tc>
        <w:tc>
          <w:tcPr>
            <w:tcW w:w="1407" w:type="dxa"/>
            <w:vAlign w:val="center"/>
          </w:tcPr>
          <w:p w14:paraId="3986479E" w14:textId="77777777" w:rsidR="00D87490" w:rsidRPr="004077E9" w:rsidRDefault="00D87490" w:rsidP="00D87490">
            <w:pPr>
              <w:jc w:val="center"/>
              <w:rPr>
                <w:b/>
                <w:sz w:val="20"/>
                <w:szCs w:val="20"/>
              </w:rPr>
            </w:pPr>
          </w:p>
        </w:tc>
        <w:tc>
          <w:tcPr>
            <w:tcW w:w="1256" w:type="dxa"/>
            <w:vAlign w:val="center"/>
          </w:tcPr>
          <w:p w14:paraId="3986479F" w14:textId="77777777" w:rsidR="00D87490" w:rsidRPr="004077E9" w:rsidRDefault="00D87490" w:rsidP="00D87490">
            <w:pPr>
              <w:jc w:val="center"/>
              <w:rPr>
                <w:b/>
                <w:sz w:val="20"/>
                <w:szCs w:val="20"/>
              </w:rPr>
            </w:pPr>
          </w:p>
        </w:tc>
        <w:tc>
          <w:tcPr>
            <w:tcW w:w="1256" w:type="dxa"/>
            <w:vAlign w:val="center"/>
          </w:tcPr>
          <w:p w14:paraId="398647A0" w14:textId="77777777" w:rsidR="00D87490" w:rsidRPr="004077E9" w:rsidRDefault="00D87490" w:rsidP="00D87490">
            <w:pPr>
              <w:jc w:val="center"/>
              <w:rPr>
                <w:b/>
                <w:sz w:val="20"/>
                <w:szCs w:val="20"/>
              </w:rPr>
            </w:pPr>
          </w:p>
        </w:tc>
      </w:tr>
      <w:tr w:rsidR="00916C96" w:rsidRPr="004077E9" w14:paraId="398647AC" w14:textId="77777777" w:rsidTr="00D87490">
        <w:trPr>
          <w:jc w:val="center"/>
        </w:trPr>
        <w:tc>
          <w:tcPr>
            <w:tcW w:w="1817" w:type="dxa"/>
            <w:vAlign w:val="center"/>
          </w:tcPr>
          <w:p w14:paraId="398647A2" w14:textId="3DB8BB4B" w:rsidR="00916C96" w:rsidRPr="00EF7E99" w:rsidRDefault="00EF7E99" w:rsidP="00CE2B92">
            <w:pPr>
              <w:rPr>
                <w:rStyle w:val="normaltextrun"/>
                <w:sz w:val="18"/>
                <w:szCs w:val="18"/>
              </w:rPr>
            </w:pPr>
            <w:r w:rsidRPr="00EF7E99">
              <w:rPr>
                <w:rStyle w:val="normaltextrun"/>
                <w:sz w:val="18"/>
                <w:szCs w:val="18"/>
              </w:rPr>
              <w:t>Participate in technical meetings and provide support documentation. </w:t>
            </w:r>
          </w:p>
        </w:tc>
        <w:tc>
          <w:tcPr>
            <w:tcW w:w="2366" w:type="dxa"/>
            <w:vAlign w:val="center"/>
          </w:tcPr>
          <w:p w14:paraId="398647A3" w14:textId="180B52E9" w:rsidR="00916C96" w:rsidRPr="00EF7E99" w:rsidRDefault="00EF7E99" w:rsidP="00CE2B92">
            <w:pPr>
              <w:rPr>
                <w:rStyle w:val="normaltextrun"/>
                <w:sz w:val="18"/>
                <w:szCs w:val="18"/>
              </w:rPr>
            </w:pPr>
            <w:r w:rsidRPr="00EF7E99">
              <w:rPr>
                <w:rStyle w:val="normaltextrun"/>
                <w:sz w:val="18"/>
                <w:szCs w:val="18"/>
              </w:rPr>
              <w:t>Government TPOC to inspect periodically</w:t>
            </w:r>
          </w:p>
        </w:tc>
        <w:tc>
          <w:tcPr>
            <w:tcW w:w="852" w:type="dxa"/>
            <w:vAlign w:val="center"/>
          </w:tcPr>
          <w:p w14:paraId="398647A4" w14:textId="155DA497" w:rsidR="00916C96" w:rsidRPr="00EF7E99" w:rsidRDefault="00EF7E99" w:rsidP="00916C96">
            <w:pPr>
              <w:jc w:val="center"/>
              <w:rPr>
                <w:rStyle w:val="normaltextrun"/>
                <w:sz w:val="18"/>
                <w:szCs w:val="18"/>
              </w:rPr>
            </w:pPr>
            <w:r w:rsidRPr="00EF7E99">
              <w:rPr>
                <w:rStyle w:val="normaltextrun"/>
                <w:sz w:val="18"/>
                <w:szCs w:val="18"/>
              </w:rPr>
              <w:t>TBD</w:t>
            </w:r>
          </w:p>
        </w:tc>
        <w:tc>
          <w:tcPr>
            <w:tcW w:w="1256" w:type="dxa"/>
            <w:vAlign w:val="center"/>
          </w:tcPr>
          <w:p w14:paraId="398647A5" w14:textId="77777777" w:rsidR="00916C96" w:rsidRPr="004077E9" w:rsidRDefault="00916C96" w:rsidP="00916C96">
            <w:pPr>
              <w:jc w:val="center"/>
              <w:rPr>
                <w:b/>
                <w:sz w:val="20"/>
                <w:szCs w:val="20"/>
              </w:rPr>
            </w:pPr>
          </w:p>
        </w:tc>
        <w:tc>
          <w:tcPr>
            <w:tcW w:w="1256" w:type="dxa"/>
            <w:vAlign w:val="center"/>
          </w:tcPr>
          <w:p w14:paraId="398647A6" w14:textId="77777777" w:rsidR="00916C96" w:rsidRPr="004077E9" w:rsidRDefault="00916C96" w:rsidP="00916C96">
            <w:pPr>
              <w:jc w:val="center"/>
              <w:rPr>
                <w:b/>
                <w:sz w:val="20"/>
                <w:szCs w:val="20"/>
              </w:rPr>
            </w:pPr>
          </w:p>
        </w:tc>
        <w:tc>
          <w:tcPr>
            <w:tcW w:w="1420" w:type="dxa"/>
            <w:vAlign w:val="center"/>
          </w:tcPr>
          <w:p w14:paraId="398647A7" w14:textId="77777777" w:rsidR="00916C96" w:rsidRPr="004077E9" w:rsidRDefault="00916C96" w:rsidP="00916C96">
            <w:pPr>
              <w:jc w:val="center"/>
              <w:rPr>
                <w:b/>
                <w:sz w:val="20"/>
                <w:szCs w:val="20"/>
              </w:rPr>
            </w:pPr>
          </w:p>
        </w:tc>
        <w:tc>
          <w:tcPr>
            <w:tcW w:w="1514" w:type="dxa"/>
            <w:vAlign w:val="center"/>
          </w:tcPr>
          <w:p w14:paraId="398647A8" w14:textId="77777777" w:rsidR="00916C96" w:rsidRPr="004077E9" w:rsidRDefault="00916C96" w:rsidP="00916C96">
            <w:pPr>
              <w:jc w:val="center"/>
              <w:rPr>
                <w:b/>
                <w:sz w:val="20"/>
                <w:szCs w:val="20"/>
              </w:rPr>
            </w:pPr>
          </w:p>
        </w:tc>
        <w:tc>
          <w:tcPr>
            <w:tcW w:w="1407" w:type="dxa"/>
            <w:vAlign w:val="center"/>
          </w:tcPr>
          <w:p w14:paraId="398647A9" w14:textId="77777777" w:rsidR="00916C96" w:rsidRPr="004077E9" w:rsidRDefault="00916C96" w:rsidP="00916C96">
            <w:pPr>
              <w:jc w:val="center"/>
              <w:rPr>
                <w:b/>
                <w:sz w:val="20"/>
                <w:szCs w:val="20"/>
              </w:rPr>
            </w:pPr>
          </w:p>
        </w:tc>
        <w:tc>
          <w:tcPr>
            <w:tcW w:w="1256" w:type="dxa"/>
            <w:vAlign w:val="center"/>
          </w:tcPr>
          <w:p w14:paraId="398647AA" w14:textId="77777777" w:rsidR="00916C96" w:rsidRPr="004077E9" w:rsidRDefault="00916C96" w:rsidP="00916C96">
            <w:pPr>
              <w:jc w:val="center"/>
              <w:rPr>
                <w:b/>
                <w:sz w:val="20"/>
                <w:szCs w:val="20"/>
              </w:rPr>
            </w:pPr>
          </w:p>
        </w:tc>
        <w:tc>
          <w:tcPr>
            <w:tcW w:w="1256" w:type="dxa"/>
            <w:vAlign w:val="center"/>
          </w:tcPr>
          <w:p w14:paraId="398647AB" w14:textId="77777777" w:rsidR="00916C96" w:rsidRPr="004077E9" w:rsidRDefault="00916C96" w:rsidP="00916C96">
            <w:pPr>
              <w:jc w:val="center"/>
              <w:rPr>
                <w:b/>
                <w:sz w:val="20"/>
                <w:szCs w:val="20"/>
              </w:rPr>
            </w:pPr>
          </w:p>
        </w:tc>
      </w:tr>
      <w:tr w:rsidR="00916C96" w:rsidRPr="004077E9" w14:paraId="398647B7" w14:textId="77777777" w:rsidTr="00D87490">
        <w:trPr>
          <w:jc w:val="center"/>
        </w:trPr>
        <w:tc>
          <w:tcPr>
            <w:tcW w:w="1817" w:type="dxa"/>
            <w:vAlign w:val="center"/>
          </w:tcPr>
          <w:p w14:paraId="398647AD" w14:textId="349F66F3" w:rsidR="00916C96" w:rsidRPr="00EF7E99" w:rsidRDefault="00EF7E99" w:rsidP="00CE2B92">
            <w:pPr>
              <w:rPr>
                <w:rStyle w:val="normaltextrun"/>
                <w:sz w:val="18"/>
                <w:szCs w:val="18"/>
              </w:rPr>
            </w:pPr>
            <w:r w:rsidRPr="00EF7E99">
              <w:rPr>
                <w:rStyle w:val="normaltextrun"/>
                <w:sz w:val="18"/>
                <w:szCs w:val="18"/>
              </w:rPr>
              <w:t>Provide OPSEC Security Plan</w:t>
            </w:r>
          </w:p>
        </w:tc>
        <w:tc>
          <w:tcPr>
            <w:tcW w:w="2366" w:type="dxa"/>
            <w:vAlign w:val="center"/>
          </w:tcPr>
          <w:p w14:paraId="398647AE" w14:textId="4BC906CF" w:rsidR="00916C96" w:rsidRPr="00EF7E99" w:rsidRDefault="00EF7E99" w:rsidP="00CE2B92">
            <w:pPr>
              <w:rPr>
                <w:rStyle w:val="normaltextrun"/>
                <w:sz w:val="18"/>
                <w:szCs w:val="18"/>
              </w:rPr>
            </w:pPr>
            <w:r w:rsidRPr="00EF7E99">
              <w:rPr>
                <w:rStyle w:val="normaltextrun"/>
                <w:sz w:val="18"/>
                <w:szCs w:val="18"/>
              </w:rPr>
              <w:t>Government COR to inspect one time</w:t>
            </w:r>
          </w:p>
        </w:tc>
        <w:tc>
          <w:tcPr>
            <w:tcW w:w="852" w:type="dxa"/>
            <w:vAlign w:val="center"/>
          </w:tcPr>
          <w:p w14:paraId="398647AF" w14:textId="1CA91357" w:rsidR="00916C96" w:rsidRPr="00EF7E99" w:rsidRDefault="00EF7E99" w:rsidP="00916C96">
            <w:pPr>
              <w:jc w:val="center"/>
              <w:rPr>
                <w:rStyle w:val="normaltextrun"/>
                <w:sz w:val="18"/>
                <w:szCs w:val="18"/>
              </w:rPr>
            </w:pPr>
            <w:r w:rsidRPr="00EF7E99">
              <w:rPr>
                <w:rStyle w:val="normaltextrun"/>
                <w:sz w:val="18"/>
                <w:szCs w:val="18"/>
              </w:rPr>
              <w:t>TBD</w:t>
            </w:r>
          </w:p>
        </w:tc>
        <w:tc>
          <w:tcPr>
            <w:tcW w:w="1256" w:type="dxa"/>
            <w:vAlign w:val="center"/>
          </w:tcPr>
          <w:p w14:paraId="398647B0" w14:textId="77777777" w:rsidR="00916C96" w:rsidRPr="004077E9" w:rsidRDefault="00916C96" w:rsidP="00916C96">
            <w:pPr>
              <w:jc w:val="center"/>
              <w:rPr>
                <w:b/>
                <w:sz w:val="20"/>
                <w:szCs w:val="20"/>
              </w:rPr>
            </w:pPr>
          </w:p>
        </w:tc>
        <w:tc>
          <w:tcPr>
            <w:tcW w:w="1256" w:type="dxa"/>
            <w:vAlign w:val="center"/>
          </w:tcPr>
          <w:p w14:paraId="398647B1" w14:textId="77777777" w:rsidR="00916C96" w:rsidRPr="004077E9" w:rsidRDefault="00916C96" w:rsidP="00916C96">
            <w:pPr>
              <w:jc w:val="center"/>
              <w:rPr>
                <w:b/>
                <w:sz w:val="20"/>
                <w:szCs w:val="20"/>
              </w:rPr>
            </w:pPr>
          </w:p>
        </w:tc>
        <w:tc>
          <w:tcPr>
            <w:tcW w:w="1420" w:type="dxa"/>
            <w:vAlign w:val="center"/>
          </w:tcPr>
          <w:p w14:paraId="398647B2" w14:textId="77777777" w:rsidR="00916C96" w:rsidRPr="004077E9" w:rsidRDefault="00916C96" w:rsidP="00916C96">
            <w:pPr>
              <w:jc w:val="center"/>
              <w:rPr>
                <w:b/>
                <w:sz w:val="20"/>
                <w:szCs w:val="20"/>
              </w:rPr>
            </w:pPr>
          </w:p>
        </w:tc>
        <w:tc>
          <w:tcPr>
            <w:tcW w:w="1514" w:type="dxa"/>
            <w:vAlign w:val="center"/>
          </w:tcPr>
          <w:p w14:paraId="398647B3" w14:textId="77777777" w:rsidR="00916C96" w:rsidRPr="004077E9" w:rsidRDefault="00916C96" w:rsidP="00916C96">
            <w:pPr>
              <w:jc w:val="center"/>
              <w:rPr>
                <w:b/>
                <w:sz w:val="20"/>
                <w:szCs w:val="20"/>
              </w:rPr>
            </w:pPr>
          </w:p>
        </w:tc>
        <w:tc>
          <w:tcPr>
            <w:tcW w:w="1407" w:type="dxa"/>
            <w:vAlign w:val="center"/>
          </w:tcPr>
          <w:p w14:paraId="398647B4" w14:textId="77777777" w:rsidR="00916C96" w:rsidRPr="004077E9" w:rsidRDefault="00916C96" w:rsidP="00916C96">
            <w:pPr>
              <w:jc w:val="center"/>
              <w:rPr>
                <w:b/>
                <w:sz w:val="20"/>
                <w:szCs w:val="20"/>
              </w:rPr>
            </w:pPr>
          </w:p>
        </w:tc>
        <w:tc>
          <w:tcPr>
            <w:tcW w:w="1256" w:type="dxa"/>
            <w:vAlign w:val="center"/>
          </w:tcPr>
          <w:p w14:paraId="398647B5" w14:textId="77777777" w:rsidR="00916C96" w:rsidRPr="004077E9" w:rsidRDefault="00916C96" w:rsidP="00916C96">
            <w:pPr>
              <w:jc w:val="center"/>
              <w:rPr>
                <w:b/>
                <w:sz w:val="20"/>
                <w:szCs w:val="20"/>
              </w:rPr>
            </w:pPr>
          </w:p>
        </w:tc>
        <w:tc>
          <w:tcPr>
            <w:tcW w:w="1256" w:type="dxa"/>
            <w:vAlign w:val="center"/>
          </w:tcPr>
          <w:p w14:paraId="398647B6" w14:textId="77777777" w:rsidR="00916C96" w:rsidRPr="004077E9" w:rsidRDefault="00916C96" w:rsidP="00916C96">
            <w:pPr>
              <w:jc w:val="center"/>
              <w:rPr>
                <w:b/>
                <w:sz w:val="20"/>
                <w:szCs w:val="20"/>
              </w:rPr>
            </w:pPr>
          </w:p>
        </w:tc>
      </w:tr>
    </w:tbl>
    <w:p w14:paraId="6C8E49CA" w14:textId="77777777" w:rsidR="003D16EA" w:rsidRDefault="003D16EA">
      <w:pPr>
        <w:rPr>
          <w:b/>
        </w:rPr>
      </w:pPr>
    </w:p>
    <w:p w14:paraId="4C7FACCF" w14:textId="77777777" w:rsidR="006F1941" w:rsidRDefault="006F1941" w:rsidP="006F1941">
      <w:pPr>
        <w:pStyle w:val="paragraph"/>
        <w:spacing w:before="0" w:beforeAutospacing="0" w:after="0" w:afterAutospacing="0"/>
        <w:ind w:left="270"/>
        <w:textAlignment w:val="baseline"/>
        <w:rPr>
          <w:rFonts w:ascii="Segoe UI" w:hAnsi="Segoe UI" w:cs="Segoe UI"/>
          <w:sz w:val="18"/>
          <w:szCs w:val="18"/>
        </w:rPr>
      </w:pPr>
      <w:r>
        <w:rPr>
          <w:rStyle w:val="normaltextrun"/>
          <w:sz w:val="22"/>
          <w:szCs w:val="22"/>
        </w:rPr>
        <w:t>Monthly Summary of Ratings:</w:t>
      </w:r>
      <w:r>
        <w:rPr>
          <w:rStyle w:val="eop"/>
          <w:sz w:val="22"/>
          <w:szCs w:val="22"/>
        </w:rPr>
        <w:t> </w:t>
      </w:r>
    </w:p>
    <w:p w14:paraId="0CAB98C0" w14:textId="77777777" w:rsidR="00435DAF" w:rsidRDefault="00435DAF" w:rsidP="00435DAF">
      <w:pPr>
        <w:pStyle w:val="paragraph"/>
        <w:tabs>
          <w:tab w:val="left" w:pos="1072"/>
          <w:tab w:val="right" w:pos="12960"/>
        </w:tabs>
        <w:spacing w:before="0" w:beforeAutospacing="0" w:after="0" w:afterAutospacing="0"/>
        <w:textAlignment w:val="baseline"/>
        <w:rPr>
          <w:rStyle w:val="eop"/>
          <w:sz w:val="22"/>
          <w:szCs w:val="22"/>
        </w:rPr>
      </w:pPr>
      <w:r>
        <w:rPr>
          <w:rStyle w:val="eop"/>
          <w:sz w:val="22"/>
          <w:szCs w:val="22"/>
        </w:rPr>
        <w:tab/>
      </w:r>
    </w:p>
    <w:tbl>
      <w:tblPr>
        <w:tblW w:w="7440" w:type="dxa"/>
        <w:tblInd w:w="11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40"/>
        <w:gridCol w:w="3075"/>
        <w:gridCol w:w="765"/>
      </w:tblGrid>
      <w:tr w:rsidR="00435DAF" w14:paraId="5E6C49A6" w14:textId="77777777" w:rsidTr="00435DAF">
        <w:trPr>
          <w:trHeight w:val="495"/>
        </w:trPr>
        <w:tc>
          <w:tcPr>
            <w:tcW w:w="2460" w:type="dxa"/>
            <w:tcBorders>
              <w:top w:val="nil"/>
              <w:left w:val="nil"/>
              <w:bottom w:val="nil"/>
              <w:right w:val="nil"/>
            </w:tcBorders>
            <w:hideMark/>
          </w:tcPr>
          <w:p w14:paraId="2E0FBA71"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i/>
                <w:iCs/>
                <w:sz w:val="22"/>
                <w:szCs w:val="22"/>
              </w:rPr>
              <w:t>Quality</w:t>
            </w:r>
            <w:r>
              <w:rPr>
                <w:rStyle w:val="eop"/>
                <w:sz w:val="22"/>
                <w:szCs w:val="22"/>
              </w:rPr>
              <w:t> </w:t>
            </w:r>
          </w:p>
          <w:p w14:paraId="2C705FD6"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1140" w:type="dxa"/>
            <w:tcBorders>
              <w:top w:val="nil"/>
              <w:left w:val="nil"/>
              <w:bottom w:val="nil"/>
              <w:right w:val="nil"/>
            </w:tcBorders>
            <w:hideMark/>
          </w:tcPr>
          <w:p w14:paraId="6E1965F6"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21"/>
                <w:szCs w:val="21"/>
              </w:rPr>
              <w:t> </w:t>
            </w:r>
          </w:p>
          <w:p w14:paraId="5F698AAC"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6EF9CF82"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i/>
                <w:iCs/>
                <w:sz w:val="22"/>
                <w:szCs w:val="22"/>
              </w:rPr>
              <w:t>Schedule</w:t>
            </w:r>
            <w:r>
              <w:rPr>
                <w:rStyle w:val="eop"/>
                <w:sz w:val="22"/>
                <w:szCs w:val="22"/>
              </w:rPr>
              <w:t> </w:t>
            </w:r>
          </w:p>
          <w:p w14:paraId="009AA511"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765" w:type="dxa"/>
            <w:tcBorders>
              <w:top w:val="nil"/>
              <w:left w:val="nil"/>
              <w:bottom w:val="nil"/>
              <w:right w:val="nil"/>
            </w:tcBorders>
            <w:hideMark/>
          </w:tcPr>
          <w:p w14:paraId="47BB33F3"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21"/>
                <w:szCs w:val="21"/>
              </w:rPr>
              <w:t> </w:t>
            </w:r>
          </w:p>
          <w:p w14:paraId="73C4C2A6" w14:textId="6EABA409" w:rsidR="00435DAF" w:rsidRDefault="00435DAF" w:rsidP="00435DAF">
            <w:pPr>
              <w:pStyle w:val="paragraph"/>
              <w:spacing w:before="0" w:beforeAutospacing="0" w:after="0" w:afterAutospacing="0"/>
              <w:ind w:right="45"/>
              <w:jc w:val="right"/>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p>
        </w:tc>
      </w:tr>
      <w:tr w:rsidR="00435DAF" w14:paraId="286CEC14" w14:textId="77777777" w:rsidTr="00435DAF">
        <w:trPr>
          <w:trHeight w:val="240"/>
        </w:trPr>
        <w:tc>
          <w:tcPr>
            <w:tcW w:w="2460" w:type="dxa"/>
            <w:tcBorders>
              <w:top w:val="nil"/>
              <w:left w:val="nil"/>
              <w:bottom w:val="nil"/>
              <w:right w:val="nil"/>
            </w:tcBorders>
            <w:hideMark/>
          </w:tcPr>
          <w:p w14:paraId="7B523C25"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1140" w:type="dxa"/>
            <w:tcBorders>
              <w:top w:val="nil"/>
              <w:left w:val="nil"/>
              <w:bottom w:val="nil"/>
              <w:right w:val="nil"/>
            </w:tcBorders>
            <w:hideMark/>
          </w:tcPr>
          <w:p w14:paraId="1CDA454A"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7CA0E672"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765" w:type="dxa"/>
            <w:tcBorders>
              <w:top w:val="nil"/>
              <w:left w:val="nil"/>
              <w:bottom w:val="nil"/>
              <w:right w:val="nil"/>
            </w:tcBorders>
            <w:hideMark/>
          </w:tcPr>
          <w:p w14:paraId="43B596F4" w14:textId="49C0D199" w:rsidR="00435DAF" w:rsidRDefault="00435DAF" w:rsidP="00435DAF">
            <w:pPr>
              <w:pStyle w:val="paragraph"/>
              <w:spacing w:before="0" w:beforeAutospacing="0" w:after="0" w:afterAutospacing="0"/>
              <w:ind w:right="45"/>
              <w:jc w:val="right"/>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p>
        </w:tc>
      </w:tr>
      <w:tr w:rsidR="00435DAF" w14:paraId="04F68F48" w14:textId="77777777" w:rsidTr="00435DAF">
        <w:trPr>
          <w:trHeight w:val="240"/>
        </w:trPr>
        <w:tc>
          <w:tcPr>
            <w:tcW w:w="2460" w:type="dxa"/>
            <w:tcBorders>
              <w:top w:val="nil"/>
              <w:left w:val="nil"/>
              <w:bottom w:val="nil"/>
              <w:right w:val="nil"/>
            </w:tcBorders>
            <w:hideMark/>
          </w:tcPr>
          <w:p w14:paraId="75A98225"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1140" w:type="dxa"/>
            <w:tcBorders>
              <w:top w:val="nil"/>
              <w:left w:val="nil"/>
              <w:bottom w:val="nil"/>
              <w:right w:val="nil"/>
            </w:tcBorders>
            <w:hideMark/>
          </w:tcPr>
          <w:p w14:paraId="02F2BF34"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359DE7D0"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765" w:type="dxa"/>
            <w:tcBorders>
              <w:top w:val="nil"/>
              <w:left w:val="nil"/>
              <w:bottom w:val="nil"/>
              <w:right w:val="nil"/>
            </w:tcBorders>
            <w:hideMark/>
          </w:tcPr>
          <w:p w14:paraId="05D2D9B4" w14:textId="0535BCD1"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42C87814" w14:textId="77777777" w:rsidTr="00435DAF">
        <w:trPr>
          <w:trHeight w:val="240"/>
        </w:trPr>
        <w:tc>
          <w:tcPr>
            <w:tcW w:w="2460" w:type="dxa"/>
            <w:tcBorders>
              <w:top w:val="nil"/>
              <w:left w:val="nil"/>
              <w:bottom w:val="nil"/>
              <w:right w:val="nil"/>
            </w:tcBorders>
            <w:hideMark/>
          </w:tcPr>
          <w:p w14:paraId="01E37C2D"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1140" w:type="dxa"/>
            <w:tcBorders>
              <w:top w:val="nil"/>
              <w:left w:val="nil"/>
              <w:bottom w:val="nil"/>
              <w:right w:val="nil"/>
            </w:tcBorders>
            <w:hideMark/>
          </w:tcPr>
          <w:p w14:paraId="0F1F749C"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44C9493C"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765" w:type="dxa"/>
            <w:tcBorders>
              <w:top w:val="nil"/>
              <w:left w:val="nil"/>
              <w:bottom w:val="nil"/>
              <w:right w:val="nil"/>
            </w:tcBorders>
            <w:hideMark/>
          </w:tcPr>
          <w:p w14:paraId="790B54FD" w14:textId="0A95456E"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339DF469" w14:textId="77777777" w:rsidTr="00435DAF">
        <w:trPr>
          <w:trHeight w:val="375"/>
        </w:trPr>
        <w:tc>
          <w:tcPr>
            <w:tcW w:w="2460" w:type="dxa"/>
            <w:tcBorders>
              <w:top w:val="nil"/>
              <w:left w:val="nil"/>
              <w:bottom w:val="nil"/>
              <w:right w:val="nil"/>
            </w:tcBorders>
            <w:hideMark/>
          </w:tcPr>
          <w:p w14:paraId="1FB36F02"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1140" w:type="dxa"/>
            <w:tcBorders>
              <w:top w:val="nil"/>
              <w:left w:val="nil"/>
              <w:bottom w:val="nil"/>
              <w:right w:val="nil"/>
            </w:tcBorders>
            <w:hideMark/>
          </w:tcPr>
          <w:p w14:paraId="41B66E1A"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0EAAB523"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765" w:type="dxa"/>
            <w:tcBorders>
              <w:top w:val="nil"/>
              <w:left w:val="nil"/>
              <w:bottom w:val="nil"/>
              <w:right w:val="nil"/>
            </w:tcBorders>
            <w:hideMark/>
          </w:tcPr>
          <w:p w14:paraId="45F3C373" w14:textId="7999566B" w:rsidR="00435DAF" w:rsidRDefault="00435DAF" w:rsidP="00435DAF">
            <w:pPr>
              <w:pStyle w:val="paragraph"/>
              <w:spacing w:before="0" w:beforeAutospacing="0" w:after="0" w:afterAutospacing="0"/>
              <w:ind w:right="45"/>
              <w:jc w:val="center"/>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p>
        </w:tc>
      </w:tr>
      <w:tr w:rsidR="00435DAF" w14:paraId="6A7B6A6A" w14:textId="77777777" w:rsidTr="00435DAF">
        <w:trPr>
          <w:trHeight w:val="630"/>
        </w:trPr>
        <w:tc>
          <w:tcPr>
            <w:tcW w:w="2460" w:type="dxa"/>
            <w:tcBorders>
              <w:top w:val="nil"/>
              <w:left w:val="nil"/>
              <w:bottom w:val="nil"/>
              <w:right w:val="nil"/>
            </w:tcBorders>
            <w:hideMark/>
          </w:tcPr>
          <w:p w14:paraId="4DB62D9F"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i/>
                <w:iCs/>
                <w:sz w:val="22"/>
                <w:szCs w:val="22"/>
              </w:rPr>
              <w:lastRenderedPageBreak/>
              <w:t>Cost Control</w:t>
            </w:r>
            <w:r>
              <w:rPr>
                <w:rStyle w:val="eop"/>
                <w:sz w:val="22"/>
                <w:szCs w:val="22"/>
              </w:rPr>
              <w:t> </w:t>
            </w:r>
          </w:p>
          <w:p w14:paraId="6100FF8E"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1140" w:type="dxa"/>
            <w:tcBorders>
              <w:top w:val="nil"/>
              <w:left w:val="nil"/>
              <w:bottom w:val="nil"/>
              <w:right w:val="nil"/>
            </w:tcBorders>
            <w:hideMark/>
          </w:tcPr>
          <w:p w14:paraId="7E58DFC5"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32"/>
                <w:szCs w:val="32"/>
              </w:rPr>
              <w:t> </w:t>
            </w:r>
          </w:p>
          <w:p w14:paraId="328D8C11"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7B43399F"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i/>
                <w:iCs/>
                <w:sz w:val="22"/>
                <w:szCs w:val="22"/>
              </w:rPr>
              <w:t>Business Relations</w:t>
            </w:r>
            <w:r>
              <w:rPr>
                <w:rStyle w:val="eop"/>
                <w:sz w:val="22"/>
                <w:szCs w:val="22"/>
              </w:rPr>
              <w:t> </w:t>
            </w:r>
          </w:p>
          <w:p w14:paraId="5D06739C"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765" w:type="dxa"/>
            <w:tcBorders>
              <w:top w:val="nil"/>
              <w:left w:val="nil"/>
              <w:bottom w:val="nil"/>
              <w:right w:val="nil"/>
            </w:tcBorders>
            <w:hideMark/>
          </w:tcPr>
          <w:p w14:paraId="5B8E0269"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32"/>
                <w:szCs w:val="32"/>
              </w:rPr>
              <w:t> </w:t>
            </w:r>
          </w:p>
          <w:p w14:paraId="71FF4EB5" w14:textId="655CA2AE" w:rsidR="00435DAF" w:rsidRDefault="00435DAF" w:rsidP="00435DAF">
            <w:pPr>
              <w:pStyle w:val="paragraph"/>
              <w:spacing w:before="0" w:beforeAutospacing="0" w:after="0" w:afterAutospacing="0"/>
              <w:ind w:right="45"/>
              <w:jc w:val="right"/>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p>
        </w:tc>
      </w:tr>
      <w:tr w:rsidR="00435DAF" w14:paraId="76EAAC98" w14:textId="77777777" w:rsidTr="00435DAF">
        <w:trPr>
          <w:trHeight w:val="240"/>
        </w:trPr>
        <w:tc>
          <w:tcPr>
            <w:tcW w:w="2460" w:type="dxa"/>
            <w:tcBorders>
              <w:top w:val="nil"/>
              <w:left w:val="nil"/>
              <w:bottom w:val="nil"/>
              <w:right w:val="nil"/>
            </w:tcBorders>
            <w:hideMark/>
          </w:tcPr>
          <w:p w14:paraId="1BAE5DAB"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1140" w:type="dxa"/>
            <w:tcBorders>
              <w:top w:val="nil"/>
              <w:left w:val="nil"/>
              <w:bottom w:val="nil"/>
              <w:right w:val="nil"/>
            </w:tcBorders>
            <w:hideMark/>
          </w:tcPr>
          <w:p w14:paraId="0B4C37F3"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060B1C0E"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765" w:type="dxa"/>
            <w:tcBorders>
              <w:top w:val="nil"/>
              <w:left w:val="nil"/>
              <w:bottom w:val="nil"/>
              <w:right w:val="nil"/>
            </w:tcBorders>
            <w:hideMark/>
          </w:tcPr>
          <w:p w14:paraId="733FF018" w14:textId="2DD9D6A3"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7F9BA46C" w14:textId="77777777" w:rsidTr="00435DAF">
        <w:trPr>
          <w:trHeight w:val="240"/>
        </w:trPr>
        <w:tc>
          <w:tcPr>
            <w:tcW w:w="2460" w:type="dxa"/>
            <w:tcBorders>
              <w:top w:val="nil"/>
              <w:left w:val="nil"/>
              <w:bottom w:val="nil"/>
              <w:right w:val="nil"/>
            </w:tcBorders>
            <w:hideMark/>
          </w:tcPr>
          <w:p w14:paraId="23EC485E"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1140" w:type="dxa"/>
            <w:tcBorders>
              <w:top w:val="nil"/>
              <w:left w:val="nil"/>
              <w:bottom w:val="nil"/>
              <w:right w:val="nil"/>
            </w:tcBorders>
            <w:hideMark/>
          </w:tcPr>
          <w:p w14:paraId="3AA10F72"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4FDA6553"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765" w:type="dxa"/>
            <w:tcBorders>
              <w:top w:val="nil"/>
              <w:left w:val="nil"/>
              <w:bottom w:val="nil"/>
              <w:right w:val="nil"/>
            </w:tcBorders>
            <w:hideMark/>
          </w:tcPr>
          <w:p w14:paraId="086E03FD" w14:textId="190BF47F"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5D7B4DC9" w14:textId="77777777" w:rsidTr="00435DAF">
        <w:trPr>
          <w:trHeight w:val="240"/>
        </w:trPr>
        <w:tc>
          <w:tcPr>
            <w:tcW w:w="2460" w:type="dxa"/>
            <w:tcBorders>
              <w:top w:val="nil"/>
              <w:left w:val="nil"/>
              <w:bottom w:val="nil"/>
              <w:right w:val="nil"/>
            </w:tcBorders>
            <w:hideMark/>
          </w:tcPr>
          <w:p w14:paraId="10FFC730"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1140" w:type="dxa"/>
            <w:tcBorders>
              <w:top w:val="nil"/>
              <w:left w:val="nil"/>
              <w:bottom w:val="nil"/>
              <w:right w:val="nil"/>
            </w:tcBorders>
            <w:hideMark/>
          </w:tcPr>
          <w:p w14:paraId="3F892AF8"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0C423E38"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765" w:type="dxa"/>
            <w:tcBorders>
              <w:top w:val="nil"/>
              <w:left w:val="nil"/>
              <w:bottom w:val="nil"/>
              <w:right w:val="nil"/>
            </w:tcBorders>
            <w:hideMark/>
          </w:tcPr>
          <w:p w14:paraId="6459A0D1" w14:textId="7AAF7856"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5A261815" w14:textId="77777777" w:rsidTr="00435DAF">
        <w:trPr>
          <w:trHeight w:val="375"/>
        </w:trPr>
        <w:tc>
          <w:tcPr>
            <w:tcW w:w="2460" w:type="dxa"/>
            <w:tcBorders>
              <w:top w:val="nil"/>
              <w:left w:val="nil"/>
              <w:bottom w:val="nil"/>
              <w:right w:val="nil"/>
            </w:tcBorders>
            <w:hideMark/>
          </w:tcPr>
          <w:p w14:paraId="5E640C62"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1140" w:type="dxa"/>
            <w:tcBorders>
              <w:top w:val="nil"/>
              <w:left w:val="nil"/>
              <w:bottom w:val="nil"/>
              <w:right w:val="nil"/>
            </w:tcBorders>
            <w:hideMark/>
          </w:tcPr>
          <w:p w14:paraId="3F3BE8D0"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785F4BE6"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765" w:type="dxa"/>
            <w:tcBorders>
              <w:top w:val="nil"/>
              <w:left w:val="nil"/>
              <w:bottom w:val="nil"/>
              <w:right w:val="nil"/>
            </w:tcBorders>
            <w:hideMark/>
          </w:tcPr>
          <w:p w14:paraId="7AEFBCAC" w14:textId="77777777"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r>
      <w:tr w:rsidR="00435DAF" w14:paraId="502EAFEC" w14:textId="77777777" w:rsidTr="00435DAF">
        <w:trPr>
          <w:trHeight w:val="630"/>
        </w:trPr>
        <w:tc>
          <w:tcPr>
            <w:tcW w:w="2460" w:type="dxa"/>
            <w:tcBorders>
              <w:top w:val="nil"/>
              <w:left w:val="nil"/>
              <w:bottom w:val="nil"/>
              <w:right w:val="nil"/>
            </w:tcBorders>
            <w:hideMark/>
          </w:tcPr>
          <w:p w14:paraId="0276B260"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i/>
                <w:iCs/>
                <w:sz w:val="22"/>
                <w:szCs w:val="22"/>
              </w:rPr>
              <w:t>Management</w:t>
            </w:r>
            <w:r>
              <w:rPr>
                <w:rStyle w:val="eop"/>
                <w:sz w:val="22"/>
                <w:szCs w:val="22"/>
              </w:rPr>
              <w:t> </w:t>
            </w:r>
          </w:p>
          <w:p w14:paraId="1EA5D110"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1140" w:type="dxa"/>
            <w:tcBorders>
              <w:top w:val="nil"/>
              <w:left w:val="nil"/>
              <w:bottom w:val="nil"/>
              <w:right w:val="nil"/>
            </w:tcBorders>
            <w:hideMark/>
          </w:tcPr>
          <w:p w14:paraId="5A521187"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32"/>
                <w:szCs w:val="32"/>
              </w:rPr>
              <w:t> </w:t>
            </w:r>
          </w:p>
          <w:p w14:paraId="19775A29"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12CAA2E0"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i/>
                <w:iCs/>
                <w:sz w:val="22"/>
                <w:szCs w:val="22"/>
              </w:rPr>
              <w:t>Other Areas</w:t>
            </w:r>
            <w:r>
              <w:rPr>
                <w:rStyle w:val="eop"/>
                <w:sz w:val="22"/>
                <w:szCs w:val="22"/>
              </w:rPr>
              <w:t> </w:t>
            </w:r>
          </w:p>
          <w:p w14:paraId="02D725E6"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Exceptional</w:t>
            </w:r>
            <w:r>
              <w:rPr>
                <w:rStyle w:val="eop"/>
                <w:sz w:val="22"/>
                <w:szCs w:val="22"/>
              </w:rPr>
              <w:t> </w:t>
            </w:r>
          </w:p>
        </w:tc>
        <w:tc>
          <w:tcPr>
            <w:tcW w:w="765" w:type="dxa"/>
            <w:tcBorders>
              <w:top w:val="nil"/>
              <w:left w:val="nil"/>
              <w:bottom w:val="nil"/>
              <w:right w:val="nil"/>
            </w:tcBorders>
            <w:hideMark/>
          </w:tcPr>
          <w:p w14:paraId="12D596B7" w14:textId="77777777" w:rsidR="00435DAF" w:rsidRDefault="00435DAF" w:rsidP="00435DAF">
            <w:pPr>
              <w:pStyle w:val="paragraph"/>
              <w:spacing w:before="0" w:beforeAutospacing="0" w:after="0" w:afterAutospacing="0"/>
              <w:textAlignment w:val="baseline"/>
              <w:rPr>
                <w:rFonts w:ascii="Segoe UI" w:hAnsi="Segoe UI" w:cs="Segoe UI"/>
                <w:sz w:val="18"/>
                <w:szCs w:val="18"/>
              </w:rPr>
            </w:pPr>
            <w:r>
              <w:rPr>
                <w:rStyle w:val="eop"/>
                <w:sz w:val="32"/>
                <w:szCs w:val="32"/>
              </w:rPr>
              <w:t> </w:t>
            </w:r>
          </w:p>
          <w:p w14:paraId="270399C4" w14:textId="38A87108"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1DE5B8CD" w14:textId="77777777" w:rsidTr="00435DAF">
        <w:trPr>
          <w:trHeight w:val="240"/>
        </w:trPr>
        <w:tc>
          <w:tcPr>
            <w:tcW w:w="2460" w:type="dxa"/>
            <w:tcBorders>
              <w:top w:val="nil"/>
              <w:left w:val="nil"/>
              <w:bottom w:val="nil"/>
              <w:right w:val="nil"/>
            </w:tcBorders>
            <w:hideMark/>
          </w:tcPr>
          <w:p w14:paraId="2A1FC1A9"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1140" w:type="dxa"/>
            <w:tcBorders>
              <w:top w:val="nil"/>
              <w:left w:val="nil"/>
              <w:bottom w:val="nil"/>
              <w:right w:val="nil"/>
            </w:tcBorders>
            <w:hideMark/>
          </w:tcPr>
          <w:p w14:paraId="1F552A77"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214AE84E"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Very Good</w:t>
            </w:r>
            <w:r>
              <w:rPr>
                <w:rStyle w:val="eop"/>
                <w:sz w:val="22"/>
                <w:szCs w:val="22"/>
              </w:rPr>
              <w:t> </w:t>
            </w:r>
          </w:p>
        </w:tc>
        <w:tc>
          <w:tcPr>
            <w:tcW w:w="765" w:type="dxa"/>
            <w:tcBorders>
              <w:top w:val="nil"/>
              <w:left w:val="nil"/>
              <w:bottom w:val="nil"/>
              <w:right w:val="nil"/>
            </w:tcBorders>
            <w:hideMark/>
          </w:tcPr>
          <w:p w14:paraId="51BEC057" w14:textId="31050810"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525079E1" w14:textId="77777777" w:rsidTr="00435DAF">
        <w:trPr>
          <w:trHeight w:val="240"/>
        </w:trPr>
        <w:tc>
          <w:tcPr>
            <w:tcW w:w="2460" w:type="dxa"/>
            <w:tcBorders>
              <w:top w:val="nil"/>
              <w:left w:val="nil"/>
              <w:bottom w:val="nil"/>
              <w:right w:val="nil"/>
            </w:tcBorders>
            <w:hideMark/>
          </w:tcPr>
          <w:p w14:paraId="10EF593B"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1140" w:type="dxa"/>
            <w:tcBorders>
              <w:top w:val="nil"/>
              <w:left w:val="nil"/>
              <w:bottom w:val="nil"/>
              <w:right w:val="nil"/>
            </w:tcBorders>
            <w:hideMark/>
          </w:tcPr>
          <w:p w14:paraId="493EEE38"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0E45C69E"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Satisfactory</w:t>
            </w:r>
            <w:r>
              <w:rPr>
                <w:rStyle w:val="eop"/>
                <w:sz w:val="22"/>
                <w:szCs w:val="22"/>
              </w:rPr>
              <w:t> </w:t>
            </w:r>
          </w:p>
        </w:tc>
        <w:tc>
          <w:tcPr>
            <w:tcW w:w="765" w:type="dxa"/>
            <w:tcBorders>
              <w:top w:val="nil"/>
              <w:left w:val="nil"/>
              <w:bottom w:val="nil"/>
              <w:right w:val="nil"/>
            </w:tcBorders>
            <w:hideMark/>
          </w:tcPr>
          <w:p w14:paraId="25E160EF" w14:textId="29132495"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36190B3C" w14:textId="77777777" w:rsidTr="00435DAF">
        <w:trPr>
          <w:trHeight w:val="240"/>
        </w:trPr>
        <w:tc>
          <w:tcPr>
            <w:tcW w:w="2460" w:type="dxa"/>
            <w:tcBorders>
              <w:top w:val="nil"/>
              <w:left w:val="nil"/>
              <w:bottom w:val="nil"/>
              <w:right w:val="nil"/>
            </w:tcBorders>
            <w:hideMark/>
          </w:tcPr>
          <w:p w14:paraId="74608A65"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1140" w:type="dxa"/>
            <w:tcBorders>
              <w:top w:val="nil"/>
              <w:left w:val="nil"/>
              <w:bottom w:val="nil"/>
              <w:right w:val="nil"/>
            </w:tcBorders>
            <w:hideMark/>
          </w:tcPr>
          <w:p w14:paraId="36AA46D8"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3D6C9394"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Marginal</w:t>
            </w:r>
            <w:r>
              <w:rPr>
                <w:rStyle w:val="eop"/>
                <w:sz w:val="22"/>
                <w:szCs w:val="22"/>
              </w:rPr>
              <w:t> </w:t>
            </w:r>
          </w:p>
        </w:tc>
        <w:tc>
          <w:tcPr>
            <w:tcW w:w="765" w:type="dxa"/>
            <w:tcBorders>
              <w:top w:val="nil"/>
              <w:left w:val="nil"/>
              <w:bottom w:val="nil"/>
              <w:right w:val="nil"/>
            </w:tcBorders>
            <w:hideMark/>
          </w:tcPr>
          <w:p w14:paraId="096656B5" w14:textId="5E6F28A4"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eop"/>
                <w:sz w:val="22"/>
                <w:szCs w:val="22"/>
              </w:rPr>
              <w:t> </w:t>
            </w:r>
          </w:p>
        </w:tc>
      </w:tr>
      <w:tr w:rsidR="00435DAF" w14:paraId="5AA3BE00" w14:textId="77777777" w:rsidTr="00435DAF">
        <w:trPr>
          <w:trHeight w:val="240"/>
        </w:trPr>
        <w:tc>
          <w:tcPr>
            <w:tcW w:w="2460" w:type="dxa"/>
            <w:tcBorders>
              <w:top w:val="nil"/>
              <w:left w:val="nil"/>
              <w:bottom w:val="nil"/>
              <w:right w:val="nil"/>
            </w:tcBorders>
            <w:hideMark/>
          </w:tcPr>
          <w:p w14:paraId="79D0E073" w14:textId="77777777" w:rsidR="00435DAF" w:rsidRDefault="00435DAF" w:rsidP="00435DAF">
            <w:pPr>
              <w:pStyle w:val="paragraph"/>
              <w:spacing w:before="0" w:beforeAutospacing="0" w:after="0" w:afterAutospacing="0"/>
              <w:ind w:left="4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1140" w:type="dxa"/>
            <w:tcBorders>
              <w:top w:val="nil"/>
              <w:left w:val="nil"/>
              <w:bottom w:val="nil"/>
              <w:right w:val="nil"/>
            </w:tcBorders>
            <w:hideMark/>
          </w:tcPr>
          <w:p w14:paraId="5D3F8BF2" w14:textId="77777777" w:rsidR="00435DAF" w:rsidRDefault="00435DAF" w:rsidP="00435DAF">
            <w:pPr>
              <w:pStyle w:val="paragraph"/>
              <w:spacing w:before="0" w:beforeAutospacing="0" w:after="0" w:afterAutospacing="0"/>
              <w:ind w:left="10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c>
          <w:tcPr>
            <w:tcW w:w="3075" w:type="dxa"/>
            <w:tcBorders>
              <w:top w:val="nil"/>
              <w:left w:val="nil"/>
              <w:bottom w:val="nil"/>
              <w:right w:val="nil"/>
            </w:tcBorders>
            <w:hideMark/>
          </w:tcPr>
          <w:p w14:paraId="69E8999B" w14:textId="77777777" w:rsidR="00435DAF" w:rsidRDefault="00435DAF" w:rsidP="00435DAF">
            <w:pPr>
              <w:pStyle w:val="paragraph"/>
              <w:spacing w:before="0" w:beforeAutospacing="0" w:after="0" w:afterAutospacing="0"/>
              <w:ind w:left="585"/>
              <w:textAlignment w:val="baseline"/>
              <w:rPr>
                <w:rFonts w:ascii="Segoe UI" w:hAnsi="Segoe UI" w:cs="Segoe UI"/>
                <w:sz w:val="18"/>
                <w:szCs w:val="18"/>
              </w:rPr>
            </w:pPr>
            <w:r>
              <w:rPr>
                <w:rStyle w:val="normaltextrun"/>
                <w:sz w:val="22"/>
                <w:szCs w:val="22"/>
              </w:rPr>
              <w:t>Number of Unsatisfactory</w:t>
            </w:r>
            <w:r>
              <w:rPr>
                <w:rStyle w:val="eop"/>
                <w:sz w:val="22"/>
                <w:szCs w:val="22"/>
              </w:rPr>
              <w:t> </w:t>
            </w:r>
          </w:p>
        </w:tc>
        <w:tc>
          <w:tcPr>
            <w:tcW w:w="765" w:type="dxa"/>
            <w:tcBorders>
              <w:top w:val="nil"/>
              <w:left w:val="nil"/>
              <w:bottom w:val="nil"/>
              <w:right w:val="nil"/>
            </w:tcBorders>
            <w:hideMark/>
          </w:tcPr>
          <w:p w14:paraId="1B59AF38" w14:textId="77777777" w:rsidR="00435DAF" w:rsidRDefault="00435DAF" w:rsidP="00435DAF">
            <w:pPr>
              <w:pStyle w:val="paragraph"/>
              <w:spacing w:before="0" w:beforeAutospacing="0" w:after="0" w:afterAutospacing="0"/>
              <w:ind w:right="45"/>
              <w:textAlignment w:val="baseline"/>
              <w:rPr>
                <w:rFonts w:ascii="Segoe UI" w:hAnsi="Segoe UI" w:cs="Segoe UI"/>
                <w:sz w:val="18"/>
                <w:szCs w:val="18"/>
              </w:rPr>
            </w:pPr>
            <w:r>
              <w:rPr>
                <w:rStyle w:val="normaltextrun"/>
                <w:sz w:val="22"/>
                <w:szCs w:val="22"/>
                <w:u w:val="single"/>
              </w:rPr>
              <w:t> </w:t>
            </w:r>
            <w:r>
              <w:rPr>
                <w:rStyle w:val="tabchar"/>
                <w:rFonts w:ascii="Calibri" w:hAnsi="Calibri" w:cs="Calibri"/>
                <w:sz w:val="22"/>
                <w:szCs w:val="22"/>
              </w:rPr>
              <w:tab/>
            </w:r>
            <w:r>
              <w:rPr>
                <w:rStyle w:val="eop"/>
                <w:sz w:val="22"/>
                <w:szCs w:val="22"/>
              </w:rPr>
              <w:t> </w:t>
            </w:r>
          </w:p>
        </w:tc>
      </w:tr>
    </w:tbl>
    <w:p w14:paraId="023942D9" w14:textId="27A5549B" w:rsidR="006F1941" w:rsidRDefault="00435DAF" w:rsidP="00435DAF">
      <w:pPr>
        <w:pStyle w:val="paragraph"/>
        <w:tabs>
          <w:tab w:val="left" w:pos="1072"/>
          <w:tab w:val="right" w:pos="12960"/>
        </w:tabs>
        <w:spacing w:before="0" w:beforeAutospacing="0" w:after="0" w:afterAutospacing="0"/>
        <w:textAlignment w:val="baseline"/>
        <w:rPr>
          <w:rFonts w:ascii="Segoe UI" w:hAnsi="Segoe UI" w:cs="Segoe UI"/>
          <w:sz w:val="18"/>
          <w:szCs w:val="18"/>
        </w:rPr>
      </w:pPr>
      <w:r>
        <w:rPr>
          <w:rStyle w:val="eop"/>
          <w:sz w:val="22"/>
          <w:szCs w:val="22"/>
        </w:rPr>
        <w:tab/>
      </w:r>
      <w:r w:rsidR="006F1941">
        <w:rPr>
          <w:rStyle w:val="eop"/>
          <w:sz w:val="22"/>
          <w:szCs w:val="22"/>
        </w:rPr>
        <w:t> </w:t>
      </w:r>
    </w:p>
    <w:p w14:paraId="24F20B73" w14:textId="77777777" w:rsidR="006F1941" w:rsidRDefault="006F1941" w:rsidP="006F1941">
      <w:pPr>
        <w:rPr>
          <w:b/>
        </w:rPr>
      </w:pPr>
    </w:p>
    <w:p w14:paraId="53CFF4C9" w14:textId="77777777" w:rsidR="006F1941" w:rsidRDefault="006F1941" w:rsidP="006F1941">
      <w:pPr>
        <w:rPr>
          <w:b/>
        </w:rPr>
      </w:pPr>
    </w:p>
    <w:p w14:paraId="401506C7" w14:textId="77777777" w:rsidR="006F1941" w:rsidRDefault="006F1941" w:rsidP="006F1941">
      <w:pPr>
        <w:rPr>
          <w:b/>
        </w:rPr>
      </w:pPr>
    </w:p>
    <w:p w14:paraId="6A001888" w14:textId="77777777" w:rsidR="006F1941" w:rsidRPr="006F1941" w:rsidRDefault="006F1941" w:rsidP="006F1941">
      <w:pPr>
        <w:sectPr w:rsidR="006F1941" w:rsidRPr="006F1941" w:rsidSect="0035747D">
          <w:headerReference w:type="default" r:id="rId14"/>
          <w:footerReference w:type="default" r:id="rId15"/>
          <w:headerReference w:type="first" r:id="rId16"/>
          <w:footerReference w:type="first" r:id="rId17"/>
          <w:pgSz w:w="15840" w:h="12240" w:orient="landscape" w:code="1"/>
          <w:pgMar w:top="1800" w:right="1440" w:bottom="1800" w:left="1440" w:header="720" w:footer="720" w:gutter="0"/>
          <w:cols w:space="720"/>
          <w:docGrid w:linePitch="360"/>
        </w:sectPr>
      </w:pPr>
    </w:p>
    <w:p w14:paraId="398647BA" w14:textId="168FE4AB" w:rsidR="00B13872" w:rsidRPr="004077E9" w:rsidRDefault="0080102C" w:rsidP="00B13872">
      <w:pPr>
        <w:jc w:val="center"/>
        <w:rPr>
          <w:b/>
        </w:rPr>
      </w:pPr>
      <w:r w:rsidRPr="004077E9">
        <w:rPr>
          <w:b/>
        </w:rPr>
        <w:lastRenderedPageBreak/>
        <w:t>ENCLOSURE (2)</w:t>
      </w:r>
      <w:r w:rsidR="00F60C2B" w:rsidRPr="004077E9">
        <w:rPr>
          <w:b/>
        </w:rPr>
        <w:t>:</w:t>
      </w:r>
      <w:r w:rsidRPr="004077E9">
        <w:rPr>
          <w:b/>
        </w:rPr>
        <w:t xml:space="preserve"> </w:t>
      </w:r>
      <w:r w:rsidR="005A0462" w:rsidRPr="004077E9">
        <w:rPr>
          <w:b/>
        </w:rPr>
        <w:t xml:space="preserve">QUARTERLY EVALUATION BY </w:t>
      </w:r>
      <w:r w:rsidR="009E395C" w:rsidRPr="004077E9">
        <w:rPr>
          <w:b/>
        </w:rPr>
        <w:t>CONTRACT</w:t>
      </w:r>
      <w:r w:rsidR="005D70CA" w:rsidRPr="004077E9">
        <w:rPr>
          <w:b/>
        </w:rPr>
        <w:t xml:space="preserve"> DATA REQUIREMENTS LIST (CDRL)</w:t>
      </w:r>
    </w:p>
    <w:p w14:paraId="398647BB" w14:textId="74BAA0F5" w:rsidR="00B13872" w:rsidRPr="004077E9" w:rsidRDefault="00B13872" w:rsidP="00B13872">
      <w:pPr>
        <w:jc w:val="center"/>
        <w:rPr>
          <w:b/>
          <w:sz w:val="20"/>
          <w:szCs w:val="20"/>
        </w:rPr>
      </w:pP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25"/>
        <w:gridCol w:w="2991"/>
        <w:gridCol w:w="1239"/>
        <w:gridCol w:w="1170"/>
        <w:gridCol w:w="1257"/>
        <w:gridCol w:w="1222"/>
        <w:gridCol w:w="1410"/>
        <w:gridCol w:w="1786"/>
      </w:tblGrid>
      <w:tr w:rsidR="00B13872" w:rsidRPr="004077E9" w14:paraId="398647C4" w14:textId="77777777" w:rsidTr="00315731">
        <w:trPr>
          <w:cantSplit/>
          <w:trHeight w:val="647"/>
          <w:tblHeader/>
          <w:jc w:val="center"/>
        </w:trPr>
        <w:tc>
          <w:tcPr>
            <w:tcW w:w="3325" w:type="dxa"/>
            <w:shd w:val="clear" w:color="auto" w:fill="FFFF99"/>
            <w:vAlign w:val="center"/>
          </w:tcPr>
          <w:p w14:paraId="398647BC" w14:textId="77777777" w:rsidR="00B13872" w:rsidRPr="004077E9" w:rsidRDefault="00B13872" w:rsidP="00190EE8">
            <w:pPr>
              <w:jc w:val="center"/>
              <w:rPr>
                <w:b/>
                <w:sz w:val="20"/>
                <w:szCs w:val="20"/>
              </w:rPr>
            </w:pPr>
            <w:r w:rsidRPr="004077E9">
              <w:rPr>
                <w:b/>
                <w:sz w:val="20"/>
                <w:szCs w:val="20"/>
              </w:rPr>
              <w:t>Description</w:t>
            </w:r>
          </w:p>
        </w:tc>
        <w:tc>
          <w:tcPr>
            <w:tcW w:w="2991" w:type="dxa"/>
            <w:shd w:val="clear" w:color="auto" w:fill="FFFF99"/>
            <w:vAlign w:val="center"/>
          </w:tcPr>
          <w:p w14:paraId="398647BD" w14:textId="436D0A14" w:rsidR="00B13872" w:rsidRPr="004077E9" w:rsidRDefault="00B13872" w:rsidP="00190EE8">
            <w:pPr>
              <w:jc w:val="center"/>
              <w:rPr>
                <w:b/>
                <w:sz w:val="20"/>
                <w:szCs w:val="20"/>
              </w:rPr>
            </w:pPr>
            <w:r w:rsidRPr="004077E9">
              <w:rPr>
                <w:b/>
                <w:sz w:val="20"/>
                <w:szCs w:val="20"/>
              </w:rPr>
              <w:t>Surveillance Method/Measure</w:t>
            </w:r>
          </w:p>
        </w:tc>
        <w:tc>
          <w:tcPr>
            <w:tcW w:w="1239" w:type="dxa"/>
            <w:shd w:val="clear" w:color="auto" w:fill="FFFF99"/>
            <w:vAlign w:val="center"/>
          </w:tcPr>
          <w:p w14:paraId="398647BE" w14:textId="77777777" w:rsidR="00B13872" w:rsidRPr="004077E9" w:rsidRDefault="00B13872" w:rsidP="00190EE8">
            <w:pPr>
              <w:jc w:val="center"/>
              <w:rPr>
                <w:b/>
                <w:sz w:val="20"/>
                <w:szCs w:val="20"/>
              </w:rPr>
            </w:pPr>
            <w:r w:rsidRPr="004077E9">
              <w:rPr>
                <w:b/>
                <w:sz w:val="20"/>
                <w:szCs w:val="20"/>
              </w:rPr>
              <w:t>Dates Due</w:t>
            </w:r>
          </w:p>
        </w:tc>
        <w:tc>
          <w:tcPr>
            <w:tcW w:w="1170" w:type="dxa"/>
            <w:shd w:val="clear" w:color="auto" w:fill="FFFF99"/>
            <w:vAlign w:val="center"/>
          </w:tcPr>
          <w:p w14:paraId="70B8A125" w14:textId="071F872F" w:rsidR="00B13872" w:rsidRPr="004077E9" w:rsidRDefault="00B13872" w:rsidP="0035747D">
            <w:pPr>
              <w:jc w:val="center"/>
              <w:rPr>
                <w:sz w:val="20"/>
                <w:szCs w:val="20"/>
              </w:rPr>
            </w:pPr>
            <w:r w:rsidRPr="004077E9">
              <w:rPr>
                <w:b/>
                <w:sz w:val="20"/>
                <w:szCs w:val="20"/>
              </w:rPr>
              <w:t>Dates Completed</w:t>
            </w:r>
          </w:p>
        </w:tc>
        <w:tc>
          <w:tcPr>
            <w:tcW w:w="1257" w:type="dxa"/>
            <w:shd w:val="clear" w:color="auto" w:fill="FFFF99"/>
            <w:vAlign w:val="center"/>
          </w:tcPr>
          <w:p w14:paraId="398647C0" w14:textId="77777777" w:rsidR="00B13872" w:rsidRPr="004077E9" w:rsidRDefault="00B13872" w:rsidP="00190EE8">
            <w:pPr>
              <w:jc w:val="center"/>
              <w:rPr>
                <w:b/>
                <w:sz w:val="20"/>
                <w:szCs w:val="20"/>
              </w:rPr>
            </w:pPr>
            <w:r w:rsidRPr="004077E9">
              <w:rPr>
                <w:b/>
                <w:sz w:val="20"/>
                <w:szCs w:val="20"/>
              </w:rPr>
              <w:t>No. Submittals</w:t>
            </w:r>
          </w:p>
        </w:tc>
        <w:tc>
          <w:tcPr>
            <w:tcW w:w="1222" w:type="dxa"/>
            <w:shd w:val="clear" w:color="auto" w:fill="FFFF99"/>
            <w:vAlign w:val="center"/>
          </w:tcPr>
          <w:p w14:paraId="398647C1" w14:textId="77777777" w:rsidR="00B13872" w:rsidRPr="004077E9" w:rsidRDefault="00B13872" w:rsidP="00190EE8">
            <w:pPr>
              <w:jc w:val="center"/>
              <w:rPr>
                <w:b/>
                <w:sz w:val="20"/>
                <w:szCs w:val="20"/>
              </w:rPr>
            </w:pPr>
            <w:r w:rsidRPr="004077E9">
              <w:rPr>
                <w:b/>
                <w:sz w:val="20"/>
                <w:szCs w:val="20"/>
              </w:rPr>
              <w:t xml:space="preserve">No. of </w:t>
            </w:r>
            <w:proofErr w:type="spellStart"/>
            <w:r w:rsidRPr="004077E9">
              <w:rPr>
                <w:b/>
                <w:sz w:val="20"/>
                <w:szCs w:val="20"/>
              </w:rPr>
              <w:t>Req’d</w:t>
            </w:r>
            <w:proofErr w:type="spellEnd"/>
            <w:r w:rsidRPr="004077E9">
              <w:rPr>
                <w:b/>
                <w:sz w:val="20"/>
                <w:szCs w:val="20"/>
              </w:rPr>
              <w:t xml:space="preserve"> Rework</w:t>
            </w:r>
          </w:p>
        </w:tc>
        <w:tc>
          <w:tcPr>
            <w:tcW w:w="1410" w:type="dxa"/>
            <w:shd w:val="clear" w:color="auto" w:fill="FFFF99"/>
            <w:vAlign w:val="center"/>
          </w:tcPr>
          <w:p w14:paraId="398647C2" w14:textId="77777777" w:rsidR="00B13872" w:rsidRPr="004077E9" w:rsidRDefault="00B13872" w:rsidP="00190EE8">
            <w:pPr>
              <w:jc w:val="center"/>
              <w:rPr>
                <w:b/>
                <w:sz w:val="20"/>
                <w:szCs w:val="20"/>
              </w:rPr>
            </w:pPr>
            <w:r w:rsidRPr="004077E9">
              <w:rPr>
                <w:b/>
                <w:sz w:val="20"/>
                <w:szCs w:val="20"/>
              </w:rPr>
              <w:t>Percentage On Time</w:t>
            </w:r>
          </w:p>
        </w:tc>
        <w:tc>
          <w:tcPr>
            <w:tcW w:w="1786" w:type="dxa"/>
            <w:shd w:val="clear" w:color="auto" w:fill="FFFF99"/>
            <w:vAlign w:val="center"/>
          </w:tcPr>
          <w:p w14:paraId="398647C3" w14:textId="77777777" w:rsidR="00B13872" w:rsidRPr="004077E9" w:rsidRDefault="00B13872" w:rsidP="00190EE8">
            <w:pPr>
              <w:jc w:val="center"/>
              <w:rPr>
                <w:b/>
                <w:sz w:val="20"/>
                <w:szCs w:val="20"/>
              </w:rPr>
            </w:pPr>
            <w:r w:rsidRPr="004077E9">
              <w:rPr>
                <w:b/>
                <w:sz w:val="20"/>
                <w:szCs w:val="20"/>
              </w:rPr>
              <w:t>Comments</w:t>
            </w:r>
          </w:p>
        </w:tc>
      </w:tr>
      <w:tr w:rsidR="007D274A" w:rsidRPr="004077E9" w14:paraId="398647CD" w14:textId="77777777" w:rsidTr="00315731">
        <w:trPr>
          <w:cantSplit/>
          <w:jc w:val="center"/>
        </w:trPr>
        <w:tc>
          <w:tcPr>
            <w:tcW w:w="3325" w:type="dxa"/>
          </w:tcPr>
          <w:p w14:paraId="398647C5" w14:textId="7C71AE40" w:rsidR="007D274A" w:rsidRPr="004077E9" w:rsidRDefault="007D274A" w:rsidP="007D274A">
            <w:pPr>
              <w:rPr>
                <w:sz w:val="20"/>
                <w:szCs w:val="20"/>
              </w:rPr>
            </w:pPr>
            <w:r w:rsidRPr="00353F6E">
              <w:t xml:space="preserve">A001: </w:t>
            </w:r>
            <w:r w:rsidR="007208C0">
              <w:t xml:space="preserve">Contractor’s Progress and </w:t>
            </w:r>
            <w:ins w:id="6" w:author="Connolly, Kieran M CIV USN NAVSUPPACT LKE NJ (USA)" w:date="2026-02-19T11:15:00Z" w16du:dateUtc="2026-02-19T16:15:00Z">
              <w:r w:rsidR="0077274E">
                <w:t xml:space="preserve">Financial </w:t>
              </w:r>
            </w:ins>
            <w:r w:rsidR="007208C0">
              <w:t>Status Report</w:t>
            </w:r>
          </w:p>
        </w:tc>
        <w:tc>
          <w:tcPr>
            <w:tcW w:w="2991" w:type="dxa"/>
            <w:vAlign w:val="center"/>
          </w:tcPr>
          <w:p w14:paraId="398647C6" w14:textId="58316A32" w:rsidR="007D274A" w:rsidRPr="004077E9" w:rsidRDefault="007D274A" w:rsidP="007D274A">
            <w:pPr>
              <w:rPr>
                <w:sz w:val="20"/>
                <w:szCs w:val="20"/>
              </w:rPr>
            </w:pPr>
            <w:r w:rsidRPr="004077E9">
              <w:rPr>
                <w:sz w:val="20"/>
                <w:szCs w:val="20"/>
              </w:rPr>
              <w:t>100% Inspection by COR, ACOR, and/or GPLs.</w:t>
            </w:r>
          </w:p>
        </w:tc>
        <w:tc>
          <w:tcPr>
            <w:tcW w:w="1239" w:type="dxa"/>
            <w:vAlign w:val="center"/>
          </w:tcPr>
          <w:p w14:paraId="398647C7" w14:textId="62C726C7" w:rsidR="007D274A" w:rsidRPr="004077E9" w:rsidRDefault="00E044FB" w:rsidP="007D274A">
            <w:pPr>
              <w:rPr>
                <w:sz w:val="20"/>
                <w:szCs w:val="20"/>
              </w:rPr>
            </w:pPr>
            <w:r>
              <w:rPr>
                <w:sz w:val="20"/>
                <w:szCs w:val="20"/>
              </w:rPr>
              <w:t>Monthly</w:t>
            </w:r>
          </w:p>
        </w:tc>
        <w:tc>
          <w:tcPr>
            <w:tcW w:w="1170" w:type="dxa"/>
            <w:vAlign w:val="center"/>
          </w:tcPr>
          <w:p w14:paraId="4678BDCA" w14:textId="77FFF67E" w:rsidR="007D274A" w:rsidRPr="004077E9" w:rsidRDefault="007D274A" w:rsidP="007D274A">
            <w:pPr>
              <w:rPr>
                <w:sz w:val="20"/>
                <w:szCs w:val="20"/>
              </w:rPr>
            </w:pPr>
          </w:p>
        </w:tc>
        <w:tc>
          <w:tcPr>
            <w:tcW w:w="1257" w:type="dxa"/>
            <w:vAlign w:val="center"/>
          </w:tcPr>
          <w:p w14:paraId="398647C9" w14:textId="77777777" w:rsidR="007D274A" w:rsidRPr="004077E9" w:rsidRDefault="007D274A" w:rsidP="007D274A">
            <w:pPr>
              <w:rPr>
                <w:sz w:val="20"/>
                <w:szCs w:val="20"/>
              </w:rPr>
            </w:pPr>
          </w:p>
        </w:tc>
        <w:tc>
          <w:tcPr>
            <w:tcW w:w="1222" w:type="dxa"/>
            <w:vAlign w:val="center"/>
          </w:tcPr>
          <w:p w14:paraId="398647CA" w14:textId="77777777" w:rsidR="007D274A" w:rsidRPr="004077E9" w:rsidRDefault="007D274A" w:rsidP="007D274A">
            <w:pPr>
              <w:rPr>
                <w:sz w:val="20"/>
                <w:szCs w:val="20"/>
              </w:rPr>
            </w:pPr>
          </w:p>
        </w:tc>
        <w:tc>
          <w:tcPr>
            <w:tcW w:w="1410" w:type="dxa"/>
            <w:vAlign w:val="center"/>
          </w:tcPr>
          <w:p w14:paraId="398647CB" w14:textId="77777777" w:rsidR="007D274A" w:rsidRPr="004077E9" w:rsidRDefault="007D274A" w:rsidP="007D274A">
            <w:pPr>
              <w:rPr>
                <w:sz w:val="20"/>
                <w:szCs w:val="20"/>
              </w:rPr>
            </w:pPr>
          </w:p>
        </w:tc>
        <w:tc>
          <w:tcPr>
            <w:tcW w:w="1786" w:type="dxa"/>
            <w:vAlign w:val="center"/>
          </w:tcPr>
          <w:p w14:paraId="398647CC" w14:textId="77777777" w:rsidR="007D274A" w:rsidRPr="004077E9" w:rsidRDefault="007D274A" w:rsidP="007D274A">
            <w:pPr>
              <w:rPr>
                <w:sz w:val="20"/>
                <w:szCs w:val="20"/>
              </w:rPr>
            </w:pPr>
          </w:p>
        </w:tc>
      </w:tr>
      <w:tr w:rsidR="007D274A" w:rsidRPr="004077E9" w14:paraId="398647D6" w14:textId="77777777" w:rsidTr="00315731">
        <w:trPr>
          <w:cantSplit/>
          <w:jc w:val="center"/>
        </w:trPr>
        <w:tc>
          <w:tcPr>
            <w:tcW w:w="3325" w:type="dxa"/>
          </w:tcPr>
          <w:p w14:paraId="398647CE" w14:textId="0662EEF6" w:rsidR="007D274A" w:rsidRPr="004077E9" w:rsidRDefault="007D274A" w:rsidP="007D274A">
            <w:pPr>
              <w:rPr>
                <w:sz w:val="20"/>
                <w:szCs w:val="20"/>
              </w:rPr>
            </w:pPr>
            <w:r w:rsidRPr="00353F6E">
              <w:t xml:space="preserve">A002: </w:t>
            </w:r>
            <w:del w:id="7" w:author="Connolly, Kieran M CIV USN NAVSUPPACT LKE NJ (USA)" w:date="2026-02-19T11:16:00Z" w16du:dateUtc="2026-02-19T16:16:00Z">
              <w:r w:rsidR="007208C0" w:rsidDel="0077274E">
                <w:delText>Scientific and Technical Reports</w:delText>
              </w:r>
            </w:del>
            <w:ins w:id="8" w:author="Connolly, Kieran M CIV USN NAVSUPPACT LKE NJ (USA)" w:date="2026-02-19T11:16:00Z" w16du:dateUtc="2026-02-19T16:16:00Z">
              <w:r w:rsidR="0077274E">
                <w:t xml:space="preserve">Support </w:t>
              </w:r>
              <w:r w:rsidR="001A4D89">
                <w:t>D</w:t>
              </w:r>
              <w:r w:rsidR="0077274E">
                <w:t>ocumenta</w:t>
              </w:r>
              <w:r w:rsidR="001A4D89">
                <w:t>tion, Meeting minutes, Action Items</w:t>
              </w:r>
            </w:ins>
          </w:p>
        </w:tc>
        <w:tc>
          <w:tcPr>
            <w:tcW w:w="2991" w:type="dxa"/>
            <w:vAlign w:val="center"/>
          </w:tcPr>
          <w:p w14:paraId="398647CF" w14:textId="09797DD8" w:rsidR="007D274A" w:rsidRPr="004077E9" w:rsidRDefault="00315731" w:rsidP="007D274A">
            <w:pPr>
              <w:rPr>
                <w:sz w:val="20"/>
                <w:szCs w:val="20"/>
              </w:rPr>
            </w:pPr>
            <w:r w:rsidRPr="004077E9">
              <w:rPr>
                <w:sz w:val="20"/>
                <w:szCs w:val="20"/>
              </w:rPr>
              <w:t>100% Inspection by COR, ACOR, and/or GPLs.</w:t>
            </w:r>
          </w:p>
        </w:tc>
        <w:tc>
          <w:tcPr>
            <w:tcW w:w="1239" w:type="dxa"/>
            <w:vAlign w:val="center"/>
          </w:tcPr>
          <w:p w14:paraId="398647D0" w14:textId="51A7AA58" w:rsidR="007D274A" w:rsidRPr="004077E9" w:rsidRDefault="00315731" w:rsidP="007D274A">
            <w:pPr>
              <w:rPr>
                <w:sz w:val="20"/>
                <w:szCs w:val="20"/>
              </w:rPr>
            </w:pPr>
            <w:r>
              <w:rPr>
                <w:sz w:val="20"/>
                <w:szCs w:val="20"/>
              </w:rPr>
              <w:t>As required</w:t>
            </w:r>
          </w:p>
        </w:tc>
        <w:tc>
          <w:tcPr>
            <w:tcW w:w="1170" w:type="dxa"/>
            <w:vAlign w:val="center"/>
          </w:tcPr>
          <w:p w14:paraId="398647D1" w14:textId="77777777" w:rsidR="007D274A" w:rsidRPr="004077E9" w:rsidRDefault="007D274A" w:rsidP="007D274A">
            <w:pPr>
              <w:rPr>
                <w:sz w:val="20"/>
                <w:szCs w:val="20"/>
              </w:rPr>
            </w:pPr>
          </w:p>
        </w:tc>
        <w:tc>
          <w:tcPr>
            <w:tcW w:w="1257" w:type="dxa"/>
            <w:vAlign w:val="center"/>
          </w:tcPr>
          <w:p w14:paraId="398647D2" w14:textId="77777777" w:rsidR="007D274A" w:rsidRPr="004077E9" w:rsidRDefault="007D274A" w:rsidP="007D274A">
            <w:pPr>
              <w:rPr>
                <w:sz w:val="20"/>
                <w:szCs w:val="20"/>
              </w:rPr>
            </w:pPr>
          </w:p>
        </w:tc>
        <w:tc>
          <w:tcPr>
            <w:tcW w:w="1222" w:type="dxa"/>
            <w:vAlign w:val="center"/>
          </w:tcPr>
          <w:p w14:paraId="398647D3" w14:textId="77777777" w:rsidR="007D274A" w:rsidRPr="004077E9" w:rsidRDefault="007D274A" w:rsidP="007D274A">
            <w:pPr>
              <w:rPr>
                <w:sz w:val="20"/>
                <w:szCs w:val="20"/>
              </w:rPr>
            </w:pPr>
          </w:p>
        </w:tc>
        <w:tc>
          <w:tcPr>
            <w:tcW w:w="1410" w:type="dxa"/>
            <w:vAlign w:val="center"/>
          </w:tcPr>
          <w:p w14:paraId="398647D4" w14:textId="77777777" w:rsidR="007D274A" w:rsidRPr="004077E9" w:rsidRDefault="007D274A" w:rsidP="007D274A">
            <w:pPr>
              <w:rPr>
                <w:sz w:val="20"/>
                <w:szCs w:val="20"/>
              </w:rPr>
            </w:pPr>
          </w:p>
        </w:tc>
        <w:tc>
          <w:tcPr>
            <w:tcW w:w="1786" w:type="dxa"/>
            <w:vAlign w:val="center"/>
          </w:tcPr>
          <w:p w14:paraId="398647D5" w14:textId="77777777" w:rsidR="007D274A" w:rsidRPr="004077E9" w:rsidRDefault="007D274A" w:rsidP="007D274A">
            <w:pPr>
              <w:rPr>
                <w:sz w:val="20"/>
                <w:szCs w:val="20"/>
              </w:rPr>
            </w:pPr>
          </w:p>
        </w:tc>
      </w:tr>
      <w:tr w:rsidR="007D274A" w:rsidRPr="004077E9" w14:paraId="398647DF" w14:textId="77777777" w:rsidTr="00315731">
        <w:trPr>
          <w:cantSplit/>
          <w:jc w:val="center"/>
        </w:trPr>
        <w:tc>
          <w:tcPr>
            <w:tcW w:w="3325" w:type="dxa"/>
          </w:tcPr>
          <w:p w14:paraId="398647D7" w14:textId="602858EE" w:rsidR="007D274A" w:rsidRPr="004077E9" w:rsidRDefault="007D274A" w:rsidP="007D274A">
            <w:pPr>
              <w:rPr>
                <w:sz w:val="20"/>
                <w:szCs w:val="20"/>
              </w:rPr>
            </w:pPr>
            <w:r w:rsidRPr="00353F6E">
              <w:t xml:space="preserve">A003: </w:t>
            </w:r>
            <w:del w:id="9" w:author="Connolly, Kieran M CIV USN NAVSUPPACT LKE NJ (USA)" w:date="2026-02-19T11:16:00Z" w16du:dateUtc="2026-02-19T16:16:00Z">
              <w:r w:rsidR="007208C0" w:rsidDel="001A4D89">
                <w:delText>Trip/Travel Report</w:delText>
              </w:r>
            </w:del>
            <w:ins w:id="10" w:author="Connolly, Kieran M CIV USN NAVSUPPACT LKE NJ (USA)" w:date="2026-02-19T11:16:00Z" w16du:dateUtc="2026-02-19T16:16:00Z">
              <w:r w:rsidR="001A4D89">
                <w:t>Operations Security (OPSEC) Plan</w:t>
              </w:r>
            </w:ins>
          </w:p>
        </w:tc>
        <w:tc>
          <w:tcPr>
            <w:tcW w:w="2991" w:type="dxa"/>
            <w:vAlign w:val="center"/>
          </w:tcPr>
          <w:p w14:paraId="398647D8" w14:textId="113DD685" w:rsidR="007D274A" w:rsidRPr="004077E9" w:rsidRDefault="00315731" w:rsidP="007D274A">
            <w:pPr>
              <w:rPr>
                <w:sz w:val="20"/>
                <w:szCs w:val="20"/>
              </w:rPr>
            </w:pPr>
            <w:r w:rsidRPr="004077E9">
              <w:rPr>
                <w:sz w:val="20"/>
                <w:szCs w:val="20"/>
              </w:rPr>
              <w:t>100% Inspection by COR, ACOR, and/or GPLs.</w:t>
            </w:r>
          </w:p>
        </w:tc>
        <w:tc>
          <w:tcPr>
            <w:tcW w:w="1239" w:type="dxa"/>
            <w:vAlign w:val="center"/>
          </w:tcPr>
          <w:p w14:paraId="398647D9" w14:textId="440D959C" w:rsidR="007D274A" w:rsidRPr="004077E9" w:rsidRDefault="00315731" w:rsidP="007D274A">
            <w:pPr>
              <w:rPr>
                <w:sz w:val="20"/>
                <w:szCs w:val="20"/>
              </w:rPr>
            </w:pPr>
            <w:r>
              <w:rPr>
                <w:sz w:val="20"/>
                <w:szCs w:val="20"/>
              </w:rPr>
              <w:t>As required</w:t>
            </w:r>
          </w:p>
        </w:tc>
        <w:tc>
          <w:tcPr>
            <w:tcW w:w="1170" w:type="dxa"/>
            <w:vAlign w:val="center"/>
          </w:tcPr>
          <w:p w14:paraId="398647DA" w14:textId="77777777" w:rsidR="007D274A" w:rsidRPr="004077E9" w:rsidRDefault="007D274A" w:rsidP="007D274A">
            <w:pPr>
              <w:rPr>
                <w:sz w:val="20"/>
                <w:szCs w:val="20"/>
              </w:rPr>
            </w:pPr>
          </w:p>
        </w:tc>
        <w:tc>
          <w:tcPr>
            <w:tcW w:w="1257" w:type="dxa"/>
            <w:vAlign w:val="center"/>
          </w:tcPr>
          <w:p w14:paraId="398647DB" w14:textId="77777777" w:rsidR="007D274A" w:rsidRPr="004077E9" w:rsidRDefault="007D274A" w:rsidP="007D274A">
            <w:pPr>
              <w:rPr>
                <w:sz w:val="20"/>
                <w:szCs w:val="20"/>
              </w:rPr>
            </w:pPr>
          </w:p>
        </w:tc>
        <w:tc>
          <w:tcPr>
            <w:tcW w:w="1222" w:type="dxa"/>
            <w:vAlign w:val="center"/>
          </w:tcPr>
          <w:p w14:paraId="398647DC" w14:textId="77777777" w:rsidR="007D274A" w:rsidRPr="004077E9" w:rsidRDefault="007D274A" w:rsidP="007D274A">
            <w:pPr>
              <w:rPr>
                <w:sz w:val="20"/>
                <w:szCs w:val="20"/>
              </w:rPr>
            </w:pPr>
          </w:p>
        </w:tc>
        <w:tc>
          <w:tcPr>
            <w:tcW w:w="1410" w:type="dxa"/>
            <w:vAlign w:val="center"/>
          </w:tcPr>
          <w:p w14:paraId="398647DD" w14:textId="77777777" w:rsidR="007D274A" w:rsidRPr="004077E9" w:rsidRDefault="007D274A" w:rsidP="007D274A">
            <w:pPr>
              <w:rPr>
                <w:sz w:val="20"/>
                <w:szCs w:val="20"/>
              </w:rPr>
            </w:pPr>
          </w:p>
        </w:tc>
        <w:tc>
          <w:tcPr>
            <w:tcW w:w="1786" w:type="dxa"/>
            <w:vAlign w:val="center"/>
          </w:tcPr>
          <w:p w14:paraId="398647DE" w14:textId="77777777" w:rsidR="007D274A" w:rsidRPr="004077E9" w:rsidRDefault="007D274A" w:rsidP="007D274A">
            <w:pPr>
              <w:rPr>
                <w:sz w:val="20"/>
                <w:szCs w:val="20"/>
              </w:rPr>
            </w:pPr>
          </w:p>
        </w:tc>
      </w:tr>
      <w:tr w:rsidR="001A4D89" w:rsidRPr="004077E9" w14:paraId="66F43154" w14:textId="77777777" w:rsidTr="00315731">
        <w:trPr>
          <w:cantSplit/>
          <w:jc w:val="center"/>
          <w:ins w:id="11" w:author="Connolly, Kieran M CIV USN NAVSUPPACT LKE NJ (USA)" w:date="2026-02-19T11:16:00Z" w16du:dateUtc="2026-02-19T16:16:00Z"/>
        </w:trPr>
        <w:tc>
          <w:tcPr>
            <w:tcW w:w="3325" w:type="dxa"/>
          </w:tcPr>
          <w:p w14:paraId="7ADB28D6" w14:textId="77914C16" w:rsidR="001A4D89" w:rsidRPr="00353F6E" w:rsidRDefault="001A4D89" w:rsidP="001A4D89">
            <w:pPr>
              <w:rPr>
                <w:ins w:id="12" w:author="Connolly, Kieran M CIV USN NAVSUPPACT LKE NJ (USA)" w:date="2026-02-19T11:16:00Z" w16du:dateUtc="2026-02-19T16:16:00Z"/>
              </w:rPr>
            </w:pPr>
            <w:ins w:id="13" w:author="Connolly, Kieran M CIV USN NAVSUPPACT LKE NJ (USA)" w:date="2026-02-19T11:16:00Z" w16du:dateUtc="2026-02-19T16:16:00Z">
              <w:r>
                <w:t>A004: Transition Out Plan</w:t>
              </w:r>
            </w:ins>
          </w:p>
        </w:tc>
        <w:tc>
          <w:tcPr>
            <w:tcW w:w="2991" w:type="dxa"/>
            <w:vAlign w:val="center"/>
          </w:tcPr>
          <w:p w14:paraId="44BA8B69" w14:textId="71CAF0D4" w:rsidR="001A4D89" w:rsidRPr="004077E9" w:rsidRDefault="001A4D89" w:rsidP="001A4D89">
            <w:pPr>
              <w:rPr>
                <w:ins w:id="14" w:author="Connolly, Kieran M CIV USN NAVSUPPACT LKE NJ (USA)" w:date="2026-02-19T11:16:00Z" w16du:dateUtc="2026-02-19T16:16:00Z"/>
                <w:sz w:val="20"/>
                <w:szCs w:val="20"/>
              </w:rPr>
            </w:pPr>
            <w:ins w:id="15" w:author="Connolly, Kieran M CIV USN NAVSUPPACT LKE NJ (USA)" w:date="2026-02-19T11:17:00Z" w16du:dateUtc="2026-02-19T16:17:00Z">
              <w:r w:rsidRPr="004077E9">
                <w:rPr>
                  <w:sz w:val="20"/>
                  <w:szCs w:val="20"/>
                </w:rPr>
                <w:t>100% Inspection by COR, ACOR, and/or GPLs.</w:t>
              </w:r>
            </w:ins>
          </w:p>
        </w:tc>
        <w:tc>
          <w:tcPr>
            <w:tcW w:w="1239" w:type="dxa"/>
            <w:vAlign w:val="center"/>
          </w:tcPr>
          <w:p w14:paraId="438303C0" w14:textId="1185DC0C" w:rsidR="001A4D89" w:rsidRDefault="001A4D89" w:rsidP="001A4D89">
            <w:pPr>
              <w:rPr>
                <w:ins w:id="16" w:author="Connolly, Kieran M CIV USN NAVSUPPACT LKE NJ (USA)" w:date="2026-02-19T11:16:00Z" w16du:dateUtc="2026-02-19T16:16:00Z"/>
                <w:sz w:val="20"/>
                <w:szCs w:val="20"/>
              </w:rPr>
            </w:pPr>
            <w:ins w:id="17" w:author="Connolly, Kieran M CIV USN NAVSUPPACT LKE NJ (USA)" w:date="2026-02-19T11:17:00Z" w16du:dateUtc="2026-02-19T16:17:00Z">
              <w:r>
                <w:rPr>
                  <w:sz w:val="20"/>
                  <w:szCs w:val="20"/>
                </w:rPr>
                <w:t>As required</w:t>
              </w:r>
            </w:ins>
          </w:p>
        </w:tc>
        <w:tc>
          <w:tcPr>
            <w:tcW w:w="1170" w:type="dxa"/>
            <w:vAlign w:val="center"/>
          </w:tcPr>
          <w:p w14:paraId="1433B6F7" w14:textId="77777777" w:rsidR="001A4D89" w:rsidRPr="004077E9" w:rsidRDefault="001A4D89" w:rsidP="001A4D89">
            <w:pPr>
              <w:rPr>
                <w:ins w:id="18" w:author="Connolly, Kieran M CIV USN NAVSUPPACT LKE NJ (USA)" w:date="2026-02-19T11:16:00Z" w16du:dateUtc="2026-02-19T16:16:00Z"/>
                <w:sz w:val="20"/>
                <w:szCs w:val="20"/>
              </w:rPr>
            </w:pPr>
          </w:p>
        </w:tc>
        <w:tc>
          <w:tcPr>
            <w:tcW w:w="1257" w:type="dxa"/>
            <w:vAlign w:val="center"/>
          </w:tcPr>
          <w:p w14:paraId="1EFEEFE2" w14:textId="77777777" w:rsidR="001A4D89" w:rsidRPr="004077E9" w:rsidRDefault="001A4D89" w:rsidP="001A4D89">
            <w:pPr>
              <w:rPr>
                <w:ins w:id="19" w:author="Connolly, Kieran M CIV USN NAVSUPPACT LKE NJ (USA)" w:date="2026-02-19T11:16:00Z" w16du:dateUtc="2026-02-19T16:16:00Z"/>
                <w:sz w:val="20"/>
                <w:szCs w:val="20"/>
              </w:rPr>
            </w:pPr>
          </w:p>
        </w:tc>
        <w:tc>
          <w:tcPr>
            <w:tcW w:w="1222" w:type="dxa"/>
            <w:vAlign w:val="center"/>
          </w:tcPr>
          <w:p w14:paraId="354575E3" w14:textId="77777777" w:rsidR="001A4D89" w:rsidRPr="004077E9" w:rsidRDefault="001A4D89" w:rsidP="001A4D89">
            <w:pPr>
              <w:rPr>
                <w:ins w:id="20" w:author="Connolly, Kieran M CIV USN NAVSUPPACT LKE NJ (USA)" w:date="2026-02-19T11:16:00Z" w16du:dateUtc="2026-02-19T16:16:00Z"/>
                <w:sz w:val="20"/>
                <w:szCs w:val="20"/>
              </w:rPr>
            </w:pPr>
          </w:p>
        </w:tc>
        <w:tc>
          <w:tcPr>
            <w:tcW w:w="1410" w:type="dxa"/>
            <w:vAlign w:val="center"/>
          </w:tcPr>
          <w:p w14:paraId="44C85590" w14:textId="77777777" w:rsidR="001A4D89" w:rsidRPr="004077E9" w:rsidRDefault="001A4D89" w:rsidP="001A4D89">
            <w:pPr>
              <w:rPr>
                <w:ins w:id="21" w:author="Connolly, Kieran M CIV USN NAVSUPPACT LKE NJ (USA)" w:date="2026-02-19T11:16:00Z" w16du:dateUtc="2026-02-19T16:16:00Z"/>
                <w:sz w:val="20"/>
                <w:szCs w:val="20"/>
              </w:rPr>
            </w:pPr>
          </w:p>
        </w:tc>
        <w:tc>
          <w:tcPr>
            <w:tcW w:w="1786" w:type="dxa"/>
            <w:vAlign w:val="center"/>
          </w:tcPr>
          <w:p w14:paraId="548755D2" w14:textId="77777777" w:rsidR="001A4D89" w:rsidRPr="004077E9" w:rsidRDefault="001A4D89" w:rsidP="001A4D89">
            <w:pPr>
              <w:rPr>
                <w:ins w:id="22" w:author="Connolly, Kieran M CIV USN NAVSUPPACT LKE NJ (USA)" w:date="2026-02-19T11:16:00Z" w16du:dateUtc="2026-02-19T16:16:00Z"/>
                <w:sz w:val="20"/>
                <w:szCs w:val="20"/>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8"/>
        <w:gridCol w:w="2250"/>
        <w:gridCol w:w="2520"/>
      </w:tblGrid>
      <w:tr w:rsidR="00B13872" w:rsidRPr="004077E9" w14:paraId="39864987" w14:textId="77777777" w:rsidTr="004E16FF">
        <w:tc>
          <w:tcPr>
            <w:tcW w:w="6228" w:type="dxa"/>
          </w:tcPr>
          <w:p w14:paraId="1B03B8C4" w14:textId="77777777" w:rsidR="00B13872" w:rsidRDefault="00B13872" w:rsidP="004E16FF"/>
          <w:p w14:paraId="748B8AA1" w14:textId="77777777" w:rsidR="00E044FB" w:rsidRDefault="00E044FB" w:rsidP="004E16FF"/>
          <w:p w14:paraId="39864982" w14:textId="77A4B18D" w:rsidR="00E044FB" w:rsidRPr="004077E9" w:rsidRDefault="00E044FB" w:rsidP="004E16FF"/>
        </w:tc>
        <w:tc>
          <w:tcPr>
            <w:tcW w:w="2250" w:type="dxa"/>
          </w:tcPr>
          <w:p w14:paraId="39864983" w14:textId="77777777" w:rsidR="00174924" w:rsidRPr="004077E9" w:rsidRDefault="00174924" w:rsidP="004E16FF"/>
          <w:p w14:paraId="39864984" w14:textId="77777777" w:rsidR="00B13872" w:rsidRPr="004077E9" w:rsidRDefault="00B13872" w:rsidP="004E16FF">
            <w:r w:rsidRPr="004077E9">
              <w:t>Current Period</w:t>
            </w:r>
            <w:r w:rsidRPr="004077E9">
              <w:tab/>
            </w:r>
          </w:p>
        </w:tc>
        <w:tc>
          <w:tcPr>
            <w:tcW w:w="2520" w:type="dxa"/>
          </w:tcPr>
          <w:p w14:paraId="39864985" w14:textId="77777777" w:rsidR="00174924" w:rsidRPr="004077E9" w:rsidRDefault="00174924" w:rsidP="004E16FF"/>
          <w:p w14:paraId="39864986" w14:textId="77777777" w:rsidR="00B13872" w:rsidRPr="004077E9" w:rsidRDefault="00B13872" w:rsidP="004E16FF">
            <w:r w:rsidRPr="004077E9">
              <w:t>Cumulative</w:t>
            </w:r>
          </w:p>
        </w:tc>
      </w:tr>
      <w:tr w:rsidR="00B13872" w:rsidRPr="004077E9" w14:paraId="3986498B" w14:textId="77777777" w:rsidTr="004E16FF">
        <w:tc>
          <w:tcPr>
            <w:tcW w:w="6228" w:type="dxa"/>
          </w:tcPr>
          <w:p w14:paraId="39864988" w14:textId="77777777" w:rsidR="00B13872" w:rsidRPr="004077E9" w:rsidRDefault="00B13872" w:rsidP="004E16FF">
            <w:pPr>
              <w:ind w:left="720"/>
            </w:pPr>
            <w:r w:rsidRPr="004077E9">
              <w:t>Total Number of Deliverables Submitted:</w:t>
            </w:r>
          </w:p>
        </w:tc>
        <w:tc>
          <w:tcPr>
            <w:tcW w:w="2250" w:type="dxa"/>
          </w:tcPr>
          <w:p w14:paraId="39864989" w14:textId="77777777" w:rsidR="00B13872" w:rsidRPr="004077E9" w:rsidRDefault="00B13872" w:rsidP="004E16FF"/>
        </w:tc>
        <w:tc>
          <w:tcPr>
            <w:tcW w:w="2520" w:type="dxa"/>
          </w:tcPr>
          <w:p w14:paraId="3986498A" w14:textId="77777777" w:rsidR="00B13872" w:rsidRPr="004077E9" w:rsidRDefault="00B13872" w:rsidP="004E16FF"/>
        </w:tc>
      </w:tr>
      <w:tr w:rsidR="00B13872" w:rsidRPr="004077E9" w14:paraId="3986498F" w14:textId="77777777" w:rsidTr="004E16FF">
        <w:tc>
          <w:tcPr>
            <w:tcW w:w="6228" w:type="dxa"/>
          </w:tcPr>
          <w:p w14:paraId="3986498C" w14:textId="5D58E0B2" w:rsidR="00B13872" w:rsidRPr="004077E9" w:rsidRDefault="00B13872" w:rsidP="004E16FF">
            <w:pPr>
              <w:ind w:left="720"/>
            </w:pPr>
            <w:r w:rsidRPr="004077E9">
              <w:t>Total Number of Deliverables Submitted Late</w:t>
            </w:r>
            <w:r w:rsidR="004872A2" w:rsidRPr="004077E9">
              <w:t>:</w:t>
            </w:r>
          </w:p>
        </w:tc>
        <w:tc>
          <w:tcPr>
            <w:tcW w:w="2250" w:type="dxa"/>
          </w:tcPr>
          <w:p w14:paraId="3986498D" w14:textId="77777777" w:rsidR="00B13872" w:rsidRPr="004077E9" w:rsidRDefault="00B13872" w:rsidP="004E16FF"/>
        </w:tc>
        <w:tc>
          <w:tcPr>
            <w:tcW w:w="2520" w:type="dxa"/>
          </w:tcPr>
          <w:p w14:paraId="3986498E" w14:textId="77777777" w:rsidR="00B13872" w:rsidRPr="004077E9" w:rsidRDefault="00B13872" w:rsidP="004E16FF"/>
        </w:tc>
      </w:tr>
      <w:tr w:rsidR="00B13872" w:rsidRPr="004077E9" w14:paraId="39864993" w14:textId="77777777" w:rsidTr="004E16FF">
        <w:tc>
          <w:tcPr>
            <w:tcW w:w="6228" w:type="dxa"/>
          </w:tcPr>
          <w:p w14:paraId="39864990" w14:textId="77777777" w:rsidR="00B13872" w:rsidRPr="004077E9" w:rsidRDefault="00B13872" w:rsidP="004E16FF">
            <w:pPr>
              <w:ind w:left="720"/>
            </w:pPr>
            <w:r w:rsidRPr="004077E9">
              <w:t>Total Number of Deliverables Requiring Revision:</w:t>
            </w:r>
          </w:p>
        </w:tc>
        <w:tc>
          <w:tcPr>
            <w:tcW w:w="2250" w:type="dxa"/>
          </w:tcPr>
          <w:p w14:paraId="39864991" w14:textId="77777777" w:rsidR="00B13872" w:rsidRPr="004077E9" w:rsidRDefault="00B13872" w:rsidP="004E16FF"/>
        </w:tc>
        <w:tc>
          <w:tcPr>
            <w:tcW w:w="2520" w:type="dxa"/>
          </w:tcPr>
          <w:p w14:paraId="39864992" w14:textId="77777777" w:rsidR="00B13872" w:rsidRPr="004077E9" w:rsidRDefault="00B13872" w:rsidP="004E16FF"/>
        </w:tc>
      </w:tr>
      <w:tr w:rsidR="00B13872" w:rsidRPr="004077E9" w14:paraId="39864997" w14:textId="77777777" w:rsidTr="004E16FF">
        <w:tc>
          <w:tcPr>
            <w:tcW w:w="6228" w:type="dxa"/>
          </w:tcPr>
          <w:p w14:paraId="39864994" w14:textId="77777777" w:rsidR="00B13872" w:rsidRPr="004077E9" w:rsidRDefault="00B13872" w:rsidP="004E16FF"/>
        </w:tc>
        <w:tc>
          <w:tcPr>
            <w:tcW w:w="2250" w:type="dxa"/>
          </w:tcPr>
          <w:p w14:paraId="39864995" w14:textId="77777777" w:rsidR="00B13872" w:rsidRPr="004077E9" w:rsidRDefault="00B13872" w:rsidP="004E16FF"/>
        </w:tc>
        <w:tc>
          <w:tcPr>
            <w:tcW w:w="2520" w:type="dxa"/>
          </w:tcPr>
          <w:p w14:paraId="39864996" w14:textId="77777777" w:rsidR="00B13872" w:rsidRPr="004077E9" w:rsidRDefault="00B13872" w:rsidP="004E16FF"/>
        </w:tc>
      </w:tr>
      <w:tr w:rsidR="00B13872" w:rsidRPr="004077E9" w14:paraId="3986499B" w14:textId="77777777" w:rsidTr="004E16FF">
        <w:tc>
          <w:tcPr>
            <w:tcW w:w="6228" w:type="dxa"/>
          </w:tcPr>
          <w:p w14:paraId="39864998" w14:textId="77777777" w:rsidR="00B13872" w:rsidRPr="004077E9" w:rsidRDefault="00B13872" w:rsidP="004E16FF">
            <w:r w:rsidRPr="004077E9">
              <w:t>Percentage of Deliverables Submitted Late:</w:t>
            </w:r>
          </w:p>
        </w:tc>
        <w:tc>
          <w:tcPr>
            <w:tcW w:w="2250" w:type="dxa"/>
          </w:tcPr>
          <w:p w14:paraId="39864999" w14:textId="77777777" w:rsidR="00B13872" w:rsidRPr="004077E9" w:rsidRDefault="00B13872" w:rsidP="004E16FF"/>
        </w:tc>
        <w:tc>
          <w:tcPr>
            <w:tcW w:w="2520" w:type="dxa"/>
          </w:tcPr>
          <w:p w14:paraId="3986499A" w14:textId="77777777" w:rsidR="00B13872" w:rsidRPr="004077E9" w:rsidRDefault="00B13872" w:rsidP="004E16FF"/>
        </w:tc>
      </w:tr>
      <w:tr w:rsidR="00B13872" w:rsidRPr="004077E9" w14:paraId="3986499F" w14:textId="77777777" w:rsidTr="004E16FF">
        <w:tc>
          <w:tcPr>
            <w:tcW w:w="6228" w:type="dxa"/>
          </w:tcPr>
          <w:p w14:paraId="3986499C" w14:textId="7586EAB3" w:rsidR="00B13872" w:rsidRPr="004077E9" w:rsidRDefault="00B13872" w:rsidP="004E16FF">
            <w:r w:rsidRPr="004077E9">
              <w:t>Percentage of Deliverables Requiring Revision</w:t>
            </w:r>
            <w:r w:rsidR="004872A2" w:rsidRPr="004077E9">
              <w:t>:</w:t>
            </w:r>
          </w:p>
        </w:tc>
        <w:tc>
          <w:tcPr>
            <w:tcW w:w="2250" w:type="dxa"/>
          </w:tcPr>
          <w:p w14:paraId="3986499D" w14:textId="77777777" w:rsidR="00B13872" w:rsidRPr="004077E9" w:rsidRDefault="00B13872" w:rsidP="004E16FF"/>
        </w:tc>
        <w:tc>
          <w:tcPr>
            <w:tcW w:w="2520" w:type="dxa"/>
          </w:tcPr>
          <w:p w14:paraId="3986499E" w14:textId="77777777" w:rsidR="00B13872" w:rsidRPr="004077E9" w:rsidRDefault="00B13872" w:rsidP="004E16FF"/>
        </w:tc>
      </w:tr>
    </w:tbl>
    <w:p w14:paraId="3FB47131" w14:textId="77777777" w:rsidR="003D16EA" w:rsidRPr="004077E9" w:rsidRDefault="003D16EA">
      <w:pPr>
        <w:rPr>
          <w:b/>
        </w:rPr>
        <w:sectPr w:rsidR="003D16EA" w:rsidRPr="004077E9" w:rsidSect="0035747D">
          <w:headerReference w:type="default" r:id="rId18"/>
          <w:headerReference w:type="first" r:id="rId19"/>
          <w:pgSz w:w="15840" w:h="12240" w:orient="landscape" w:code="1"/>
          <w:pgMar w:top="1800" w:right="1440" w:bottom="1800" w:left="1440" w:header="720" w:footer="720" w:gutter="0"/>
          <w:cols w:space="720"/>
          <w:docGrid w:linePitch="360"/>
        </w:sectPr>
      </w:pPr>
    </w:p>
    <w:p w14:paraId="398649A2" w14:textId="3931765F" w:rsidR="00F73A49" w:rsidRPr="004077E9" w:rsidRDefault="00D81FB0" w:rsidP="00911D56">
      <w:pPr>
        <w:jc w:val="center"/>
        <w:rPr>
          <w:b/>
        </w:rPr>
      </w:pPr>
      <w:r w:rsidRPr="004077E9">
        <w:rPr>
          <w:b/>
        </w:rPr>
        <w:lastRenderedPageBreak/>
        <w:t>ENCLOSURE (3): ANNUAL SURVEILLANCE SUMMARY</w:t>
      </w:r>
    </w:p>
    <w:p w14:paraId="398649A3" w14:textId="77777777" w:rsidR="00F73A49" w:rsidRPr="004077E9" w:rsidRDefault="00F73A49" w:rsidP="00F73A49">
      <w:pPr>
        <w:tabs>
          <w:tab w:val="left" w:pos="900"/>
          <w:tab w:val="left" w:pos="3420"/>
          <w:tab w:val="left" w:pos="5040"/>
          <w:tab w:val="left" w:pos="7200"/>
        </w:tabs>
      </w:pPr>
    </w:p>
    <w:p w14:paraId="398649A4" w14:textId="2E7031E3" w:rsidR="00F73A49" w:rsidRPr="004077E9" w:rsidRDefault="00F73A49" w:rsidP="00953093">
      <w:r w:rsidRPr="004077E9">
        <w:t xml:space="preserve">The </w:t>
      </w:r>
      <w:r w:rsidR="009E395C" w:rsidRPr="004077E9">
        <w:t>Contract</w:t>
      </w:r>
      <w:r w:rsidR="003E1784" w:rsidRPr="004077E9">
        <w:t>ing Officer’s Representative (</w:t>
      </w:r>
      <w:r w:rsidRPr="004077E9">
        <w:t>COR</w:t>
      </w:r>
      <w:r w:rsidR="003E1784" w:rsidRPr="004077E9">
        <w:t>)</w:t>
      </w:r>
      <w:r w:rsidRPr="004077E9">
        <w:t xml:space="preserve"> will perform an assessment of overall </w:t>
      </w:r>
      <w:r w:rsidR="009E395C" w:rsidRPr="004077E9">
        <w:t>TO</w:t>
      </w:r>
      <w:r w:rsidR="00624DBE" w:rsidRPr="004077E9">
        <w:t xml:space="preserve"> </w:t>
      </w:r>
      <w:r w:rsidRPr="004077E9">
        <w:t xml:space="preserve">performance utilizing the </w:t>
      </w:r>
      <w:r w:rsidR="009E395C" w:rsidRPr="004077E9">
        <w:t>Contract</w:t>
      </w:r>
      <w:r w:rsidR="003E1784" w:rsidRPr="004077E9">
        <w:t xml:space="preserve">or Performance Assessment Reporting System (CPARS) </w:t>
      </w:r>
      <w:r w:rsidRPr="004077E9">
        <w:t xml:space="preserve">evaluation rating definitions listed in </w:t>
      </w:r>
      <w:r w:rsidR="00B65EF1" w:rsidRPr="004077E9">
        <w:t>E</w:t>
      </w:r>
      <w:r w:rsidRPr="004077E9">
        <w:t>nclosure (</w:t>
      </w:r>
      <w:r w:rsidR="003F26C6" w:rsidRPr="004077E9">
        <w:t>3</w:t>
      </w:r>
      <w:r w:rsidRPr="004077E9">
        <w:t>)</w:t>
      </w:r>
      <w:r w:rsidR="00D03CB9" w:rsidRPr="004077E9">
        <w:t xml:space="preserve"> below</w:t>
      </w:r>
      <w:r w:rsidRPr="004077E9">
        <w:t>. This assessment will be completed a</w:t>
      </w:r>
      <w:r w:rsidR="00FE4597" w:rsidRPr="004077E9">
        <w:t>nnually covering the previous</w:t>
      </w:r>
      <w:r w:rsidR="002F6026" w:rsidRPr="004077E9">
        <w:t xml:space="preserve"> </w:t>
      </w:r>
      <w:r w:rsidR="00FE4597" w:rsidRPr="004077E9">
        <w:t>12</w:t>
      </w:r>
      <w:r w:rsidR="002F6026" w:rsidRPr="004077E9">
        <w:t xml:space="preserve"> months.</w:t>
      </w:r>
    </w:p>
    <w:p w14:paraId="398649A5" w14:textId="77777777" w:rsidR="00F73A49" w:rsidRPr="004077E9" w:rsidRDefault="00F73A49" w:rsidP="00F73A49"/>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90"/>
        <w:gridCol w:w="3769"/>
        <w:gridCol w:w="1785"/>
        <w:gridCol w:w="2182"/>
        <w:gridCol w:w="3174"/>
      </w:tblGrid>
      <w:tr w:rsidR="00F836C1" w:rsidRPr="004077E9" w14:paraId="398649AB" w14:textId="77777777" w:rsidTr="00090270">
        <w:trPr>
          <w:jc w:val="center"/>
        </w:trPr>
        <w:tc>
          <w:tcPr>
            <w:tcW w:w="3490" w:type="dxa"/>
            <w:shd w:val="clear" w:color="auto" w:fill="FFFF99"/>
            <w:vAlign w:val="center"/>
          </w:tcPr>
          <w:p w14:paraId="398649A6" w14:textId="77777777" w:rsidR="00F73A49" w:rsidRPr="004077E9" w:rsidRDefault="00F73A49" w:rsidP="004E16FF">
            <w:pPr>
              <w:jc w:val="center"/>
            </w:pPr>
            <w:r w:rsidRPr="004077E9">
              <w:rPr>
                <w:b/>
              </w:rPr>
              <w:t>Description</w:t>
            </w:r>
          </w:p>
        </w:tc>
        <w:tc>
          <w:tcPr>
            <w:tcW w:w="3769" w:type="dxa"/>
            <w:shd w:val="clear" w:color="auto" w:fill="FFFF99"/>
            <w:vAlign w:val="center"/>
          </w:tcPr>
          <w:p w14:paraId="398649A7" w14:textId="49287B41" w:rsidR="00F73A49" w:rsidRPr="004077E9" w:rsidRDefault="00F73A49" w:rsidP="00F836C1">
            <w:pPr>
              <w:jc w:val="center"/>
            </w:pPr>
            <w:r w:rsidRPr="004077E9">
              <w:rPr>
                <w:b/>
              </w:rPr>
              <w:t>Surveillance Method/Measure</w:t>
            </w:r>
          </w:p>
        </w:tc>
        <w:tc>
          <w:tcPr>
            <w:tcW w:w="1785" w:type="dxa"/>
            <w:shd w:val="clear" w:color="auto" w:fill="FFFF99"/>
            <w:vAlign w:val="center"/>
          </w:tcPr>
          <w:p w14:paraId="398649A8" w14:textId="77777777" w:rsidR="00F73A49" w:rsidRPr="004077E9" w:rsidRDefault="00F73A49" w:rsidP="004E16FF">
            <w:pPr>
              <w:jc w:val="center"/>
              <w:rPr>
                <w:b/>
              </w:rPr>
            </w:pPr>
            <w:r w:rsidRPr="004077E9">
              <w:rPr>
                <w:b/>
              </w:rPr>
              <w:t>Date Planned</w:t>
            </w:r>
          </w:p>
        </w:tc>
        <w:tc>
          <w:tcPr>
            <w:tcW w:w="2182" w:type="dxa"/>
            <w:shd w:val="clear" w:color="auto" w:fill="FFFF99"/>
            <w:vAlign w:val="center"/>
          </w:tcPr>
          <w:p w14:paraId="398649A9" w14:textId="77777777" w:rsidR="00F73A49" w:rsidRPr="004077E9" w:rsidRDefault="00F73A49" w:rsidP="004E16FF">
            <w:pPr>
              <w:jc w:val="center"/>
              <w:rPr>
                <w:b/>
              </w:rPr>
            </w:pPr>
            <w:r w:rsidRPr="004077E9">
              <w:rPr>
                <w:b/>
              </w:rPr>
              <w:t>Date Completed</w:t>
            </w:r>
          </w:p>
        </w:tc>
        <w:tc>
          <w:tcPr>
            <w:tcW w:w="3174" w:type="dxa"/>
            <w:shd w:val="clear" w:color="auto" w:fill="FFFF99"/>
            <w:vAlign w:val="center"/>
          </w:tcPr>
          <w:p w14:paraId="398649AA" w14:textId="77777777" w:rsidR="00F73A49" w:rsidRPr="004077E9" w:rsidRDefault="00F73A49" w:rsidP="004E16FF">
            <w:pPr>
              <w:jc w:val="center"/>
              <w:rPr>
                <w:b/>
              </w:rPr>
            </w:pPr>
            <w:r w:rsidRPr="004077E9">
              <w:rPr>
                <w:b/>
              </w:rPr>
              <w:t>Summary Rating/Results</w:t>
            </w:r>
          </w:p>
        </w:tc>
      </w:tr>
      <w:tr w:rsidR="005A0462" w:rsidRPr="004077E9" w14:paraId="398649B1" w14:textId="77777777" w:rsidTr="0000123F">
        <w:trPr>
          <w:jc w:val="center"/>
        </w:trPr>
        <w:tc>
          <w:tcPr>
            <w:tcW w:w="3490" w:type="dxa"/>
            <w:vAlign w:val="center"/>
          </w:tcPr>
          <w:p w14:paraId="398649AC" w14:textId="76E98441" w:rsidR="005A0462" w:rsidRPr="004077E9" w:rsidRDefault="005A0462" w:rsidP="005A0462">
            <w:r w:rsidRPr="004077E9">
              <w:t>Quality of Product or Service</w:t>
            </w:r>
          </w:p>
        </w:tc>
        <w:tc>
          <w:tcPr>
            <w:tcW w:w="3769" w:type="dxa"/>
            <w:vAlign w:val="center"/>
          </w:tcPr>
          <w:p w14:paraId="398649AD" w14:textId="66281124" w:rsidR="005A0462" w:rsidRPr="004077E9" w:rsidRDefault="005A0462" w:rsidP="0000123F">
            <w:r w:rsidRPr="004077E9">
              <w:t>Review of Quarterly Ratings</w:t>
            </w:r>
          </w:p>
        </w:tc>
        <w:tc>
          <w:tcPr>
            <w:tcW w:w="1785" w:type="dxa"/>
            <w:vAlign w:val="center"/>
          </w:tcPr>
          <w:p w14:paraId="398649AE" w14:textId="2654A079" w:rsidR="005A0462" w:rsidRPr="004077E9" w:rsidRDefault="001059E2" w:rsidP="005A0462">
            <w:r>
              <w:t>TBD</w:t>
            </w:r>
          </w:p>
        </w:tc>
        <w:tc>
          <w:tcPr>
            <w:tcW w:w="2182" w:type="dxa"/>
            <w:vAlign w:val="center"/>
          </w:tcPr>
          <w:p w14:paraId="398649AF" w14:textId="77777777" w:rsidR="005A0462" w:rsidRPr="004077E9" w:rsidRDefault="005A0462" w:rsidP="005A0462"/>
        </w:tc>
        <w:tc>
          <w:tcPr>
            <w:tcW w:w="3174" w:type="dxa"/>
            <w:vAlign w:val="center"/>
          </w:tcPr>
          <w:p w14:paraId="398649B0" w14:textId="77777777" w:rsidR="005A0462" w:rsidRPr="004077E9" w:rsidRDefault="005A0462" w:rsidP="005A0462"/>
        </w:tc>
      </w:tr>
      <w:tr w:rsidR="005A0462" w:rsidRPr="004077E9" w14:paraId="398649B7" w14:textId="77777777" w:rsidTr="0000123F">
        <w:trPr>
          <w:jc w:val="center"/>
        </w:trPr>
        <w:tc>
          <w:tcPr>
            <w:tcW w:w="3490" w:type="dxa"/>
            <w:vAlign w:val="center"/>
          </w:tcPr>
          <w:p w14:paraId="398649B2" w14:textId="12AB2C47" w:rsidR="005A0462" w:rsidRPr="004077E9" w:rsidRDefault="005A0462" w:rsidP="005A0462">
            <w:r w:rsidRPr="004077E9">
              <w:t>Schedule</w:t>
            </w:r>
          </w:p>
        </w:tc>
        <w:tc>
          <w:tcPr>
            <w:tcW w:w="3769" w:type="dxa"/>
            <w:vAlign w:val="center"/>
          </w:tcPr>
          <w:p w14:paraId="398649B3" w14:textId="13BD7242" w:rsidR="005A0462" w:rsidRPr="004077E9" w:rsidRDefault="005A0462" w:rsidP="0000123F">
            <w:r w:rsidRPr="004077E9">
              <w:t>Review of Quarterly Ratings</w:t>
            </w:r>
          </w:p>
        </w:tc>
        <w:tc>
          <w:tcPr>
            <w:tcW w:w="1785" w:type="dxa"/>
            <w:vAlign w:val="center"/>
          </w:tcPr>
          <w:p w14:paraId="398649B4" w14:textId="21B56EEE" w:rsidR="005A0462" w:rsidRPr="004077E9" w:rsidRDefault="001059E2" w:rsidP="005A0462">
            <w:r>
              <w:t>TBD</w:t>
            </w:r>
          </w:p>
        </w:tc>
        <w:tc>
          <w:tcPr>
            <w:tcW w:w="2182" w:type="dxa"/>
            <w:vAlign w:val="center"/>
          </w:tcPr>
          <w:p w14:paraId="398649B5" w14:textId="77777777" w:rsidR="005A0462" w:rsidRPr="004077E9" w:rsidRDefault="005A0462" w:rsidP="005A0462"/>
        </w:tc>
        <w:tc>
          <w:tcPr>
            <w:tcW w:w="3174" w:type="dxa"/>
            <w:vAlign w:val="center"/>
          </w:tcPr>
          <w:p w14:paraId="398649B6" w14:textId="77777777" w:rsidR="005A0462" w:rsidRPr="004077E9" w:rsidRDefault="005A0462" w:rsidP="005A0462"/>
        </w:tc>
      </w:tr>
      <w:tr w:rsidR="005A0462" w:rsidRPr="004077E9" w14:paraId="398649BD" w14:textId="77777777" w:rsidTr="0000123F">
        <w:trPr>
          <w:jc w:val="center"/>
        </w:trPr>
        <w:tc>
          <w:tcPr>
            <w:tcW w:w="3490" w:type="dxa"/>
            <w:vAlign w:val="center"/>
          </w:tcPr>
          <w:p w14:paraId="398649B8" w14:textId="4859ED56" w:rsidR="005A0462" w:rsidRPr="004077E9" w:rsidRDefault="005A0462" w:rsidP="005A0462">
            <w:r w:rsidRPr="004077E9">
              <w:t>Cost Control</w:t>
            </w:r>
          </w:p>
        </w:tc>
        <w:tc>
          <w:tcPr>
            <w:tcW w:w="3769" w:type="dxa"/>
            <w:vAlign w:val="center"/>
          </w:tcPr>
          <w:p w14:paraId="398649B9" w14:textId="3B8DE3CF" w:rsidR="005A0462" w:rsidRPr="004077E9" w:rsidRDefault="005A0462" w:rsidP="0000123F">
            <w:r w:rsidRPr="004077E9">
              <w:t>Review of Quarterly Ratings</w:t>
            </w:r>
          </w:p>
        </w:tc>
        <w:tc>
          <w:tcPr>
            <w:tcW w:w="1785" w:type="dxa"/>
            <w:vAlign w:val="center"/>
          </w:tcPr>
          <w:p w14:paraId="398649BA" w14:textId="486D60AD" w:rsidR="005A0462" w:rsidRPr="004077E9" w:rsidRDefault="001059E2" w:rsidP="005A0462">
            <w:r>
              <w:t>TBD</w:t>
            </w:r>
          </w:p>
        </w:tc>
        <w:tc>
          <w:tcPr>
            <w:tcW w:w="2182" w:type="dxa"/>
            <w:vAlign w:val="center"/>
          </w:tcPr>
          <w:p w14:paraId="398649BB" w14:textId="77777777" w:rsidR="005A0462" w:rsidRPr="004077E9" w:rsidRDefault="005A0462" w:rsidP="005A0462"/>
        </w:tc>
        <w:tc>
          <w:tcPr>
            <w:tcW w:w="3174" w:type="dxa"/>
            <w:vAlign w:val="center"/>
          </w:tcPr>
          <w:p w14:paraId="398649BC" w14:textId="77777777" w:rsidR="005A0462" w:rsidRPr="004077E9" w:rsidRDefault="005A0462" w:rsidP="005A0462"/>
        </w:tc>
      </w:tr>
      <w:tr w:rsidR="005A0462" w:rsidRPr="004077E9" w14:paraId="398649C3" w14:textId="77777777" w:rsidTr="0000123F">
        <w:trPr>
          <w:jc w:val="center"/>
        </w:trPr>
        <w:tc>
          <w:tcPr>
            <w:tcW w:w="3490" w:type="dxa"/>
            <w:vAlign w:val="center"/>
          </w:tcPr>
          <w:p w14:paraId="398649BE" w14:textId="4D6D19E2" w:rsidR="005A0462" w:rsidRPr="004077E9" w:rsidRDefault="005A0462" w:rsidP="005A0462">
            <w:r w:rsidRPr="004077E9">
              <w:t>Business Relations</w:t>
            </w:r>
          </w:p>
        </w:tc>
        <w:tc>
          <w:tcPr>
            <w:tcW w:w="3769" w:type="dxa"/>
            <w:vAlign w:val="center"/>
          </w:tcPr>
          <w:p w14:paraId="398649BF" w14:textId="5AD1E96D" w:rsidR="005A0462" w:rsidRPr="004077E9" w:rsidRDefault="005A0462" w:rsidP="0000123F">
            <w:r w:rsidRPr="004077E9">
              <w:t>Review of Quarterly Ratings</w:t>
            </w:r>
          </w:p>
        </w:tc>
        <w:tc>
          <w:tcPr>
            <w:tcW w:w="1785" w:type="dxa"/>
            <w:vAlign w:val="center"/>
          </w:tcPr>
          <w:p w14:paraId="398649C0" w14:textId="272299E0" w:rsidR="005A0462" w:rsidRPr="004077E9" w:rsidRDefault="001059E2" w:rsidP="005A0462">
            <w:r>
              <w:t>TBD</w:t>
            </w:r>
          </w:p>
        </w:tc>
        <w:tc>
          <w:tcPr>
            <w:tcW w:w="2182" w:type="dxa"/>
            <w:vAlign w:val="center"/>
          </w:tcPr>
          <w:p w14:paraId="398649C1" w14:textId="77777777" w:rsidR="005A0462" w:rsidRPr="004077E9" w:rsidRDefault="005A0462" w:rsidP="005A0462"/>
        </w:tc>
        <w:tc>
          <w:tcPr>
            <w:tcW w:w="3174" w:type="dxa"/>
            <w:vAlign w:val="center"/>
          </w:tcPr>
          <w:p w14:paraId="398649C2" w14:textId="77777777" w:rsidR="005A0462" w:rsidRPr="004077E9" w:rsidRDefault="005A0462" w:rsidP="005A0462"/>
        </w:tc>
      </w:tr>
      <w:tr w:rsidR="005A0462" w:rsidRPr="004077E9" w14:paraId="398649C9" w14:textId="77777777" w:rsidTr="0000123F">
        <w:trPr>
          <w:jc w:val="center"/>
        </w:trPr>
        <w:tc>
          <w:tcPr>
            <w:tcW w:w="3490" w:type="dxa"/>
            <w:vAlign w:val="center"/>
          </w:tcPr>
          <w:p w14:paraId="398649C4" w14:textId="68AD3CFF" w:rsidR="005A0462" w:rsidRPr="004077E9" w:rsidRDefault="005A0462" w:rsidP="005A0462">
            <w:r w:rsidRPr="004077E9">
              <w:t>Management</w:t>
            </w:r>
          </w:p>
        </w:tc>
        <w:tc>
          <w:tcPr>
            <w:tcW w:w="3769" w:type="dxa"/>
            <w:vAlign w:val="center"/>
          </w:tcPr>
          <w:p w14:paraId="398649C5" w14:textId="6C7A70D6" w:rsidR="005A0462" w:rsidRPr="004077E9" w:rsidRDefault="005A0462" w:rsidP="0000123F">
            <w:r w:rsidRPr="004077E9">
              <w:t>Review of Quarterly Ratings</w:t>
            </w:r>
          </w:p>
        </w:tc>
        <w:tc>
          <w:tcPr>
            <w:tcW w:w="1785" w:type="dxa"/>
            <w:vAlign w:val="center"/>
          </w:tcPr>
          <w:p w14:paraId="398649C6" w14:textId="7575F5B9" w:rsidR="005A0462" w:rsidRPr="004077E9" w:rsidRDefault="001059E2" w:rsidP="005A0462">
            <w:r>
              <w:t>TBD</w:t>
            </w:r>
          </w:p>
        </w:tc>
        <w:tc>
          <w:tcPr>
            <w:tcW w:w="2182" w:type="dxa"/>
            <w:vAlign w:val="center"/>
          </w:tcPr>
          <w:p w14:paraId="398649C7" w14:textId="77777777" w:rsidR="005A0462" w:rsidRPr="004077E9" w:rsidRDefault="005A0462" w:rsidP="005A0462"/>
        </w:tc>
        <w:tc>
          <w:tcPr>
            <w:tcW w:w="3174" w:type="dxa"/>
            <w:vAlign w:val="center"/>
          </w:tcPr>
          <w:p w14:paraId="398649C8" w14:textId="77777777" w:rsidR="005A0462" w:rsidRPr="004077E9" w:rsidRDefault="005A0462" w:rsidP="005A0462"/>
        </w:tc>
      </w:tr>
      <w:tr w:rsidR="005A0462" w:rsidRPr="004077E9" w14:paraId="398649D5" w14:textId="77777777" w:rsidTr="0000123F">
        <w:trPr>
          <w:jc w:val="center"/>
        </w:trPr>
        <w:tc>
          <w:tcPr>
            <w:tcW w:w="3490" w:type="dxa"/>
            <w:vAlign w:val="center"/>
          </w:tcPr>
          <w:p w14:paraId="398649D0" w14:textId="5A676BE6" w:rsidR="005A0462" w:rsidRPr="004077E9" w:rsidRDefault="005A0462" w:rsidP="005A0462">
            <w:r w:rsidRPr="004077E9">
              <w:t>Other Areas</w:t>
            </w:r>
          </w:p>
        </w:tc>
        <w:tc>
          <w:tcPr>
            <w:tcW w:w="3769" w:type="dxa"/>
            <w:vAlign w:val="center"/>
          </w:tcPr>
          <w:p w14:paraId="398649D1" w14:textId="080949A7" w:rsidR="005A0462" w:rsidRPr="004077E9" w:rsidRDefault="005A0462" w:rsidP="0000123F">
            <w:r w:rsidRPr="004077E9">
              <w:t>Review of Quarterly Ratings</w:t>
            </w:r>
          </w:p>
        </w:tc>
        <w:tc>
          <w:tcPr>
            <w:tcW w:w="1785" w:type="dxa"/>
            <w:vAlign w:val="center"/>
          </w:tcPr>
          <w:p w14:paraId="398649D2" w14:textId="28497E07" w:rsidR="005A0462" w:rsidRPr="004077E9" w:rsidRDefault="001059E2" w:rsidP="005A0462">
            <w:r>
              <w:t>TBD</w:t>
            </w:r>
          </w:p>
        </w:tc>
        <w:tc>
          <w:tcPr>
            <w:tcW w:w="2182" w:type="dxa"/>
            <w:vAlign w:val="center"/>
          </w:tcPr>
          <w:p w14:paraId="398649D3" w14:textId="77777777" w:rsidR="005A0462" w:rsidRPr="004077E9" w:rsidRDefault="005A0462" w:rsidP="005A0462"/>
        </w:tc>
        <w:tc>
          <w:tcPr>
            <w:tcW w:w="3174" w:type="dxa"/>
            <w:vAlign w:val="center"/>
          </w:tcPr>
          <w:p w14:paraId="398649D4" w14:textId="77777777" w:rsidR="005A0462" w:rsidRPr="004077E9" w:rsidRDefault="005A0462" w:rsidP="005A0462"/>
        </w:tc>
      </w:tr>
    </w:tbl>
    <w:p w14:paraId="398649D7" w14:textId="77777777" w:rsidR="00F73A49" w:rsidRPr="004077E9" w:rsidRDefault="00F73A49" w:rsidP="00F73A49"/>
    <w:p w14:paraId="398649D8" w14:textId="6CB9DD83" w:rsidR="00F73A49" w:rsidRPr="004077E9" w:rsidRDefault="00F73A49" w:rsidP="00F73A49">
      <w:pPr>
        <w:rPr>
          <w:noProof/>
        </w:rPr>
      </w:pPr>
      <w:r w:rsidRPr="004077E9">
        <w:rPr>
          <w:noProof/>
        </w:rPr>
        <w:t xml:space="preserve">Annual </w:t>
      </w:r>
      <w:r w:rsidR="00E86534" w:rsidRPr="004077E9">
        <w:rPr>
          <w:noProof/>
        </w:rPr>
        <w:t>Surveillance</w:t>
      </w:r>
      <w:r w:rsidRPr="004077E9">
        <w:rPr>
          <w:noProof/>
        </w:rPr>
        <w:t xml:space="preserve"> Completed By:  _______________________</w:t>
      </w:r>
    </w:p>
    <w:p w14:paraId="398649D9" w14:textId="77777777" w:rsidR="00F73A49" w:rsidRPr="004077E9" w:rsidRDefault="00F73A49" w:rsidP="00F73A49">
      <w:pPr>
        <w:rPr>
          <w:noProof/>
        </w:rPr>
      </w:pPr>
    </w:p>
    <w:p w14:paraId="398649DA" w14:textId="77777777" w:rsidR="00F73A49" w:rsidRPr="004077E9" w:rsidRDefault="00F73A49" w:rsidP="00F73A49">
      <w:r w:rsidRPr="004077E9">
        <w:t>Date Completed</w:t>
      </w:r>
      <w:proofErr w:type="gramStart"/>
      <w:r w:rsidRPr="004077E9">
        <w:t>:  _</w:t>
      </w:r>
      <w:proofErr w:type="gramEnd"/>
      <w:r w:rsidRPr="004077E9">
        <w:t>_______________</w:t>
      </w:r>
    </w:p>
    <w:p w14:paraId="398649DB" w14:textId="77777777" w:rsidR="00F73A49" w:rsidRPr="004077E9" w:rsidRDefault="00F73A49" w:rsidP="00F73A49"/>
    <w:p w14:paraId="1401E07C" w14:textId="04391C9A" w:rsidR="0016416E" w:rsidRPr="004077E9" w:rsidRDefault="0016416E" w:rsidP="0016416E">
      <w:pPr>
        <w:pStyle w:val="BodyText"/>
        <w:spacing w:after="0"/>
        <w:rPr>
          <w:b/>
        </w:rPr>
      </w:pPr>
      <w:r w:rsidRPr="004077E9">
        <w:rPr>
          <w:b/>
        </w:rPr>
        <w:t xml:space="preserve">All </w:t>
      </w:r>
      <w:r w:rsidR="003E1784" w:rsidRPr="004077E9">
        <w:rPr>
          <w:b/>
        </w:rPr>
        <w:t>Statement of Work (</w:t>
      </w:r>
      <w:r w:rsidRPr="004077E9">
        <w:rPr>
          <w:b/>
        </w:rPr>
        <w:t>SOW</w:t>
      </w:r>
      <w:r w:rsidR="003E1784" w:rsidRPr="004077E9">
        <w:rPr>
          <w:b/>
        </w:rPr>
        <w:t>)</w:t>
      </w:r>
      <w:r w:rsidRPr="004077E9">
        <w:rPr>
          <w:b/>
        </w:rPr>
        <w:t xml:space="preserve"> and </w:t>
      </w:r>
      <w:r w:rsidR="009E395C" w:rsidRPr="004077E9">
        <w:rPr>
          <w:b/>
        </w:rPr>
        <w:t>Contract/TO</w:t>
      </w:r>
      <w:r w:rsidR="003E1784" w:rsidRPr="004077E9">
        <w:rPr>
          <w:b/>
        </w:rPr>
        <w:t xml:space="preserve"> Data Requirements List (</w:t>
      </w:r>
      <w:r w:rsidRPr="004077E9">
        <w:rPr>
          <w:b/>
        </w:rPr>
        <w:t>CDRL</w:t>
      </w:r>
      <w:r w:rsidR="003E1784" w:rsidRPr="004077E9">
        <w:rPr>
          <w:b/>
        </w:rPr>
        <w:t>)</w:t>
      </w:r>
      <w:r w:rsidRPr="004077E9">
        <w:rPr>
          <w:b/>
        </w:rPr>
        <w:t xml:space="preserve"> tasks, including sub-tasks, will be assessed focusing on the following.</w:t>
      </w:r>
    </w:p>
    <w:p w14:paraId="270DB88F" w14:textId="77777777" w:rsidR="0016416E" w:rsidRPr="004077E9" w:rsidRDefault="0016416E" w:rsidP="0016416E">
      <w:pPr>
        <w:pStyle w:val="BodyText"/>
        <w:spacing w:after="0"/>
        <w:rPr>
          <w:u w:val="single"/>
        </w:rPr>
      </w:pPr>
    </w:p>
    <w:p w14:paraId="546E12AD" w14:textId="257E0779" w:rsidR="0016416E" w:rsidRPr="004077E9" w:rsidRDefault="0016416E" w:rsidP="0016416E">
      <w:pPr>
        <w:pStyle w:val="BodyText"/>
        <w:spacing w:after="0"/>
      </w:pPr>
      <w:r w:rsidRPr="004077E9">
        <w:rPr>
          <w:u w:val="single"/>
        </w:rPr>
        <w:t xml:space="preserve">Quality of </w:t>
      </w:r>
      <w:r w:rsidR="00F96774" w:rsidRPr="004077E9">
        <w:rPr>
          <w:u w:val="single"/>
        </w:rPr>
        <w:t>p</w:t>
      </w:r>
      <w:r w:rsidRPr="004077E9">
        <w:rPr>
          <w:u w:val="single"/>
        </w:rPr>
        <w:t xml:space="preserve">roduct or </w:t>
      </w:r>
      <w:r w:rsidR="00F96774" w:rsidRPr="004077E9">
        <w:rPr>
          <w:u w:val="single"/>
        </w:rPr>
        <w:t>s</w:t>
      </w:r>
      <w:r w:rsidRPr="004077E9">
        <w:rPr>
          <w:u w:val="single"/>
        </w:rPr>
        <w:t>ervice</w:t>
      </w:r>
      <w:r w:rsidRPr="004077E9">
        <w:t xml:space="preserve">: Assess the </w:t>
      </w:r>
      <w:r w:rsidR="009E395C" w:rsidRPr="004077E9">
        <w:t>Contract</w:t>
      </w:r>
      <w:r w:rsidRPr="004077E9">
        <w:t xml:space="preserve">or’s effort to transform operational needs and requirements into an integrated solution. Areas of focus may include the planning and management of program tasks, the quality of support provided throughout all phases of </w:t>
      </w:r>
      <w:r w:rsidR="009E395C" w:rsidRPr="004077E9">
        <w:t>contract/TO</w:t>
      </w:r>
      <w:r w:rsidRPr="004077E9">
        <w:t xml:space="preserve"> execution, the integration of program management specialties, management of interfaces and the management of a totally integrated effort of all program management concerns to meet cost, performance and schedule objectives. Assess how successfully the </w:t>
      </w:r>
      <w:r w:rsidR="009E395C" w:rsidRPr="004077E9">
        <w:t>Contract</w:t>
      </w:r>
      <w:r w:rsidRPr="004077E9">
        <w:t>or meets program quality.</w:t>
      </w:r>
    </w:p>
    <w:p w14:paraId="39864A2A" w14:textId="77777777" w:rsidR="00AD21E4" w:rsidRPr="004077E9" w:rsidRDefault="00AD21E4" w:rsidP="00AD21E4">
      <w:pPr>
        <w:pStyle w:val="BodyText"/>
        <w:spacing w:after="0"/>
      </w:pPr>
    </w:p>
    <w:p w14:paraId="4E0BFE63" w14:textId="4989DA23" w:rsidR="0016416E" w:rsidRPr="004077E9" w:rsidRDefault="0016416E" w:rsidP="0016416E">
      <w:pPr>
        <w:pStyle w:val="BodyText"/>
        <w:spacing w:after="0"/>
      </w:pPr>
      <w:r w:rsidRPr="004077E9">
        <w:rPr>
          <w:u w:val="single"/>
        </w:rPr>
        <w:t>Schedule</w:t>
      </w:r>
      <w:r w:rsidRPr="004077E9">
        <w:t xml:space="preserve">: Assess the </w:t>
      </w:r>
      <w:r w:rsidR="009E395C" w:rsidRPr="004077E9">
        <w:t>Contract</w:t>
      </w:r>
      <w:r w:rsidRPr="004077E9">
        <w:t xml:space="preserve">or’s adherence to the required delivery schedule by assessing the </w:t>
      </w:r>
      <w:r w:rsidR="009E395C" w:rsidRPr="004077E9">
        <w:t>Contract</w:t>
      </w:r>
      <w:r w:rsidRPr="004077E9">
        <w:t xml:space="preserve">or’s efforts during the assessment period that contribute to or effect the schedule variance. Also address </w:t>
      </w:r>
      <w:r w:rsidR="00157C83" w:rsidRPr="004077E9">
        <w:t>the significance</w:t>
      </w:r>
      <w:r w:rsidRPr="004077E9">
        <w:t xml:space="preserve"> of scheduled events (</w:t>
      </w:r>
      <w:r w:rsidR="00D03CB9" w:rsidRPr="004077E9">
        <w:t>e.g.,</w:t>
      </w:r>
      <w:r w:rsidRPr="004077E9">
        <w:t xml:space="preserve"> design reviews), discuss causes</w:t>
      </w:r>
      <w:r w:rsidR="00703D4B" w:rsidRPr="004077E9">
        <w:t>,</w:t>
      </w:r>
      <w:r w:rsidRPr="004077E9">
        <w:t xml:space="preserve"> and assess the effectiveness of </w:t>
      </w:r>
      <w:r w:rsidR="009E395C" w:rsidRPr="004077E9">
        <w:t>Contract</w:t>
      </w:r>
      <w:r w:rsidRPr="004077E9">
        <w:t>or corrective actions.</w:t>
      </w:r>
    </w:p>
    <w:p w14:paraId="3D2AE7F1" w14:textId="77777777" w:rsidR="0016416E" w:rsidRPr="004077E9" w:rsidRDefault="0016416E" w:rsidP="0016416E">
      <w:pPr>
        <w:pStyle w:val="BodyText"/>
        <w:spacing w:after="0"/>
        <w:rPr>
          <w:u w:val="single"/>
        </w:rPr>
      </w:pPr>
    </w:p>
    <w:p w14:paraId="3210E96F" w14:textId="6097BCD0" w:rsidR="0016416E" w:rsidRPr="004077E9" w:rsidRDefault="0016416E" w:rsidP="0016416E">
      <w:pPr>
        <w:pStyle w:val="BodyText"/>
        <w:spacing w:after="0"/>
      </w:pPr>
      <w:r w:rsidRPr="004077E9">
        <w:rPr>
          <w:u w:val="single"/>
        </w:rPr>
        <w:lastRenderedPageBreak/>
        <w:t xml:space="preserve">Cost </w:t>
      </w:r>
      <w:r w:rsidR="00F96774" w:rsidRPr="004077E9">
        <w:rPr>
          <w:u w:val="single"/>
        </w:rPr>
        <w:t>c</w:t>
      </w:r>
      <w:r w:rsidRPr="004077E9">
        <w:rPr>
          <w:u w:val="single"/>
        </w:rPr>
        <w:t>ontrol</w:t>
      </w:r>
      <w:r w:rsidRPr="004077E9">
        <w:t xml:space="preserve">: Assess the </w:t>
      </w:r>
      <w:r w:rsidR="009E395C" w:rsidRPr="004077E9">
        <w:t>Contract</w:t>
      </w:r>
      <w:r w:rsidRPr="004077E9">
        <w:t>or’s effectiveness in forecasting, managing</w:t>
      </w:r>
      <w:r w:rsidR="007658E4" w:rsidRPr="004077E9">
        <w:t>,</w:t>
      </w:r>
      <w:r w:rsidRPr="004077E9">
        <w:t xml:space="preserve"> and controlling </w:t>
      </w:r>
      <w:r w:rsidR="009E395C" w:rsidRPr="004077E9">
        <w:t>TO</w:t>
      </w:r>
      <w:r w:rsidRPr="004077E9">
        <w:t xml:space="preserve"> cost. Is the </w:t>
      </w:r>
      <w:r w:rsidR="009E395C" w:rsidRPr="004077E9">
        <w:t>Contract</w:t>
      </w:r>
      <w:r w:rsidRPr="004077E9">
        <w:t xml:space="preserve">or experiencing cost growth or under-run? If so, discuss the causes and </w:t>
      </w:r>
      <w:r w:rsidR="009E395C" w:rsidRPr="004077E9">
        <w:t>contract</w:t>
      </w:r>
      <w:r w:rsidRPr="004077E9">
        <w:t>or</w:t>
      </w:r>
      <w:r w:rsidR="009D467D" w:rsidRPr="004077E9">
        <w:t>-</w:t>
      </w:r>
      <w:r w:rsidRPr="004077E9">
        <w:t xml:space="preserve">proposed solutions for the cost overruns. For </w:t>
      </w:r>
      <w:r w:rsidR="009E395C" w:rsidRPr="004077E9">
        <w:t>TO</w:t>
      </w:r>
      <w:r w:rsidRPr="004077E9">
        <w:t xml:space="preserve">s where </w:t>
      </w:r>
      <w:r w:rsidR="009E395C" w:rsidRPr="004077E9">
        <w:t>TO</w:t>
      </w:r>
      <w:r w:rsidRPr="004077E9">
        <w:t xml:space="preserve"> </w:t>
      </w:r>
      <w:proofErr w:type="gramStart"/>
      <w:r w:rsidRPr="004077E9">
        <w:t>sizing</w:t>
      </w:r>
      <w:proofErr w:type="gramEnd"/>
      <w:r w:rsidRPr="004077E9">
        <w:t xml:space="preserve"> is based upon </w:t>
      </w:r>
      <w:r w:rsidR="009E395C" w:rsidRPr="004077E9">
        <w:t>contract</w:t>
      </w:r>
      <w:r w:rsidRPr="004077E9">
        <w:t>or</w:t>
      </w:r>
      <w:r w:rsidR="00561839" w:rsidRPr="004077E9">
        <w:t>-</w:t>
      </w:r>
      <w:r w:rsidRPr="004077E9">
        <w:t xml:space="preserve">provided person hour estimates, the relationship of these estimates to ultimate cost should be assessed. In addition, the extent to which the </w:t>
      </w:r>
      <w:r w:rsidR="009E395C" w:rsidRPr="004077E9">
        <w:t>Contract</w:t>
      </w:r>
      <w:r w:rsidRPr="004077E9">
        <w:t xml:space="preserve">or demonstrates a sense of cost responsibility through the efficient use of resources in each work effort </w:t>
      </w:r>
      <w:r w:rsidR="0000123F" w:rsidRPr="004077E9">
        <w:t xml:space="preserve">will </w:t>
      </w:r>
      <w:r w:rsidRPr="004077E9">
        <w:t>be assessed.</w:t>
      </w:r>
    </w:p>
    <w:p w14:paraId="1DCF50B0" w14:textId="77777777" w:rsidR="0016416E" w:rsidRPr="004077E9" w:rsidRDefault="0016416E" w:rsidP="00AD21E4">
      <w:pPr>
        <w:pStyle w:val="BodyText"/>
        <w:spacing w:after="0"/>
      </w:pPr>
    </w:p>
    <w:p w14:paraId="2376B97F" w14:textId="0AFD70EF" w:rsidR="00703D4B" w:rsidRPr="004077E9" w:rsidRDefault="0016416E" w:rsidP="0016416E">
      <w:pPr>
        <w:pStyle w:val="BodyText"/>
        <w:spacing w:after="0"/>
      </w:pPr>
      <w:r w:rsidRPr="004077E9">
        <w:rPr>
          <w:u w:val="single"/>
        </w:rPr>
        <w:t xml:space="preserve">Business </w:t>
      </w:r>
      <w:r w:rsidR="00F96774" w:rsidRPr="004077E9">
        <w:rPr>
          <w:u w:val="single"/>
        </w:rPr>
        <w:t>r</w:t>
      </w:r>
      <w:r w:rsidRPr="004077E9">
        <w:rPr>
          <w:u w:val="single"/>
        </w:rPr>
        <w:t>elations</w:t>
      </w:r>
      <w:r w:rsidRPr="004077E9">
        <w:t xml:space="preserve">: </w:t>
      </w:r>
      <w:r w:rsidR="00703D4B" w:rsidRPr="004077E9">
        <w:t xml:space="preserve">Assess the timeliness, completeness, and quality of problem identification, corrective action plans, proposal submittals, the </w:t>
      </w:r>
      <w:r w:rsidR="009E395C" w:rsidRPr="004077E9">
        <w:t>Contract</w:t>
      </w:r>
      <w:r w:rsidR="00703D4B" w:rsidRPr="004077E9">
        <w:t>or’s reasonable and cooperative behavior, effective business relations, and customer satisfaction.</w:t>
      </w:r>
    </w:p>
    <w:p w14:paraId="07355D2A" w14:textId="77777777" w:rsidR="0016416E" w:rsidRPr="004077E9" w:rsidRDefault="0016416E" w:rsidP="0016416E">
      <w:pPr>
        <w:pStyle w:val="BodyText"/>
        <w:spacing w:after="0"/>
        <w:rPr>
          <w:u w:val="single"/>
        </w:rPr>
      </w:pPr>
    </w:p>
    <w:p w14:paraId="2543CC88" w14:textId="38D84573" w:rsidR="0016416E" w:rsidRPr="004077E9" w:rsidRDefault="0016416E" w:rsidP="0016416E">
      <w:pPr>
        <w:pStyle w:val="BodyText"/>
        <w:spacing w:after="0"/>
      </w:pPr>
      <w:r w:rsidRPr="004077E9">
        <w:rPr>
          <w:u w:val="single"/>
        </w:rPr>
        <w:t>Management</w:t>
      </w:r>
      <w:r w:rsidRPr="004077E9">
        <w:t xml:space="preserve">: Assess the </w:t>
      </w:r>
      <w:r w:rsidR="009E395C" w:rsidRPr="004077E9">
        <w:t>Contract</w:t>
      </w:r>
      <w:r w:rsidRPr="004077E9">
        <w:t>or’s success with timely award and management of sub</w:t>
      </w:r>
      <w:r w:rsidR="009E395C" w:rsidRPr="004077E9">
        <w:t>contract/TO</w:t>
      </w:r>
      <w:r w:rsidRPr="004077E9">
        <w:t xml:space="preserve">s. Discuss the extent to which the </w:t>
      </w:r>
      <w:r w:rsidR="009E395C" w:rsidRPr="004077E9">
        <w:t>Contract</w:t>
      </w:r>
      <w:r w:rsidRPr="004077E9">
        <w:t xml:space="preserve">or discharges its responsibility for integration and coordination of all activity needed to execute the </w:t>
      </w:r>
      <w:r w:rsidR="009E395C" w:rsidRPr="004077E9">
        <w:t>TO</w:t>
      </w:r>
      <w:r w:rsidRPr="004077E9">
        <w:t xml:space="preserve">; identifies and applies resources required to meet schedule requirements; assigns responsibility for tasks/actions required by </w:t>
      </w:r>
      <w:r w:rsidR="009D467D" w:rsidRPr="004077E9">
        <w:t xml:space="preserve">the </w:t>
      </w:r>
      <w:r w:rsidR="009E395C" w:rsidRPr="004077E9">
        <w:t>TO</w:t>
      </w:r>
      <w:r w:rsidRPr="004077E9">
        <w:t xml:space="preserve">; </w:t>
      </w:r>
      <w:r w:rsidR="009D467D" w:rsidRPr="004077E9">
        <w:t xml:space="preserve">and </w:t>
      </w:r>
      <w:r w:rsidRPr="004077E9">
        <w:t xml:space="preserve">communicates appropriate information to affected program elements in a timely manner. Assess the </w:t>
      </w:r>
      <w:r w:rsidR="009E395C" w:rsidRPr="004077E9">
        <w:t>Contract</w:t>
      </w:r>
      <w:r w:rsidRPr="004077E9">
        <w:t>or’s risk mitigation plans.</w:t>
      </w:r>
    </w:p>
    <w:p w14:paraId="350A40B1" w14:textId="77777777" w:rsidR="0016416E" w:rsidRPr="004077E9" w:rsidRDefault="0016416E" w:rsidP="0016416E">
      <w:pPr>
        <w:pStyle w:val="BodyText"/>
        <w:spacing w:after="0"/>
        <w:rPr>
          <w:u w:val="single"/>
        </w:rPr>
      </w:pPr>
    </w:p>
    <w:p w14:paraId="6560A47C" w14:textId="38446AC4" w:rsidR="0016416E" w:rsidRPr="004077E9" w:rsidRDefault="0016416E" w:rsidP="0016416E">
      <w:pPr>
        <w:pStyle w:val="BodyText"/>
        <w:spacing w:after="0"/>
      </w:pPr>
      <w:r w:rsidRPr="004077E9">
        <w:rPr>
          <w:u w:val="single"/>
        </w:rPr>
        <w:t xml:space="preserve">Utilization of </w:t>
      </w:r>
      <w:r w:rsidR="009D467D" w:rsidRPr="004077E9">
        <w:rPr>
          <w:u w:val="single"/>
        </w:rPr>
        <w:t>Small Business (</w:t>
      </w:r>
      <w:r w:rsidR="00F20C63" w:rsidRPr="004077E9">
        <w:rPr>
          <w:u w:val="single"/>
        </w:rPr>
        <w:t>SB</w:t>
      </w:r>
      <w:r w:rsidR="009D467D" w:rsidRPr="004077E9">
        <w:rPr>
          <w:u w:val="single"/>
        </w:rPr>
        <w:t>)</w:t>
      </w:r>
      <w:r w:rsidRPr="004077E9">
        <w:t xml:space="preserve">: The </w:t>
      </w:r>
      <w:r w:rsidR="006570A9" w:rsidRPr="004077E9">
        <w:t>Request for Proposal (</w:t>
      </w:r>
      <w:r w:rsidRPr="004077E9">
        <w:t>RFP</w:t>
      </w:r>
      <w:r w:rsidR="006570A9" w:rsidRPr="004077E9">
        <w:t>)</w:t>
      </w:r>
      <w:r w:rsidRPr="004077E9">
        <w:t xml:space="preserve"> and </w:t>
      </w:r>
      <w:r w:rsidRPr="004077E9">
        <w:rPr>
          <w:i/>
        </w:rPr>
        <w:t>FAR Subpart 19.7</w:t>
      </w:r>
      <w:r w:rsidRPr="004077E9">
        <w:t xml:space="preserve"> and </w:t>
      </w:r>
      <w:r w:rsidRPr="004077E9">
        <w:rPr>
          <w:i/>
        </w:rPr>
        <w:t>15 U.S.C. 637</w:t>
      </w:r>
      <w:r w:rsidRPr="004077E9">
        <w:t xml:space="preserve"> contains statutory requirements for complying with the </w:t>
      </w:r>
      <w:r w:rsidR="00F20C63" w:rsidRPr="004077E9">
        <w:t>SB</w:t>
      </w:r>
      <w:r w:rsidRPr="004077E9">
        <w:t xml:space="preserve"> Sub</w:t>
      </w:r>
      <w:r w:rsidR="009E395C" w:rsidRPr="004077E9">
        <w:t>contract</w:t>
      </w:r>
      <w:r w:rsidRPr="004077E9">
        <w:t xml:space="preserve">ing Program. Assess whether the </w:t>
      </w:r>
      <w:r w:rsidR="009E395C" w:rsidRPr="004077E9">
        <w:t>Contract</w:t>
      </w:r>
      <w:r w:rsidRPr="004077E9">
        <w:t xml:space="preserve">or provided maximum practicable opportunity for </w:t>
      </w:r>
      <w:r w:rsidR="00F20C63" w:rsidRPr="004077E9">
        <w:t>SB</w:t>
      </w:r>
      <w:r w:rsidRPr="004077E9">
        <w:t xml:space="preserve"> (including Alaska Native Corporations (ANCs) and Indian Tribes) (including Small</w:t>
      </w:r>
      <w:r w:rsidR="0000123F" w:rsidRPr="004077E9">
        <w:t>-</w:t>
      </w:r>
      <w:r w:rsidRPr="004077E9">
        <w:t xml:space="preserve">Disadvantaged Businesses </w:t>
      </w:r>
      <w:r w:rsidR="009D467D" w:rsidRPr="004077E9">
        <w:t xml:space="preserve">(SDBs) </w:t>
      </w:r>
      <w:r w:rsidRPr="004077E9">
        <w:t>(which also includes ANCs and Indian Tribes), Women</w:t>
      </w:r>
      <w:r w:rsidR="0000123F" w:rsidRPr="004077E9">
        <w:t>-</w:t>
      </w:r>
      <w:r w:rsidRPr="004077E9">
        <w:t xml:space="preserve">Owned </w:t>
      </w:r>
      <w:r w:rsidR="00F20C63" w:rsidRPr="004077E9">
        <w:t>SBs (WOSBs)</w:t>
      </w:r>
      <w:r w:rsidRPr="004077E9">
        <w:t>, HUBZone, Veteran</w:t>
      </w:r>
      <w:r w:rsidR="0000123F" w:rsidRPr="004077E9">
        <w:t>-</w:t>
      </w:r>
      <w:r w:rsidRPr="004077E9">
        <w:t>Owned</w:t>
      </w:r>
      <w:r w:rsidR="00BD34D6" w:rsidRPr="004077E9">
        <w:t xml:space="preserve"> SBs (VOSBs)</w:t>
      </w:r>
      <w:r w:rsidRPr="004077E9">
        <w:t>, Service</w:t>
      </w:r>
      <w:r w:rsidR="00766EC2" w:rsidRPr="004077E9">
        <w:t>-</w:t>
      </w:r>
      <w:r w:rsidRPr="004077E9">
        <w:t xml:space="preserve">Disabled Veteran Owned </w:t>
      </w:r>
      <w:r w:rsidR="00BD34D6" w:rsidRPr="004077E9">
        <w:t>SB</w:t>
      </w:r>
      <w:r w:rsidR="00561839" w:rsidRPr="004077E9">
        <w:t>s</w:t>
      </w:r>
      <w:r w:rsidR="00BD34D6" w:rsidRPr="004077E9">
        <w:t xml:space="preserve"> (SDVOSB</w:t>
      </w:r>
      <w:r w:rsidR="00561839" w:rsidRPr="004077E9">
        <w:t>s</w:t>
      </w:r>
      <w:r w:rsidR="00BD34D6" w:rsidRPr="004077E9">
        <w:t>),</w:t>
      </w:r>
      <w:r w:rsidRPr="004077E9">
        <w:t xml:space="preserve"> and ANCs and Indian Tribes that are not </w:t>
      </w:r>
      <w:r w:rsidR="00BD34D6" w:rsidRPr="004077E9">
        <w:t>SDBs</w:t>
      </w:r>
      <w:r w:rsidRPr="004077E9">
        <w:t xml:space="preserve"> or </w:t>
      </w:r>
      <w:r w:rsidR="00BD34D6" w:rsidRPr="004077E9">
        <w:t>SBs</w:t>
      </w:r>
      <w:r w:rsidRPr="004077E9">
        <w:t xml:space="preserve"> to participate in </w:t>
      </w:r>
      <w:r w:rsidR="009E395C" w:rsidRPr="004077E9">
        <w:t>TO</w:t>
      </w:r>
      <w:r w:rsidRPr="004077E9">
        <w:t xml:space="preserve"> performance consistent with efficient performance of the </w:t>
      </w:r>
      <w:r w:rsidR="009E395C" w:rsidRPr="004077E9">
        <w:t>TO</w:t>
      </w:r>
      <w:r w:rsidRPr="004077E9">
        <w:t xml:space="preserve">. Evaluation will focus on the metrics of actual </w:t>
      </w:r>
      <w:r w:rsidR="00BD34D6" w:rsidRPr="004077E9">
        <w:t xml:space="preserve">SB </w:t>
      </w:r>
      <w:r w:rsidRPr="004077E9">
        <w:t xml:space="preserve">utilization as compared to the </w:t>
      </w:r>
      <w:proofErr w:type="gramStart"/>
      <w:r w:rsidR="009E395C" w:rsidRPr="004077E9">
        <w:t>TO</w:t>
      </w:r>
      <w:r w:rsidR="006746B7" w:rsidRPr="004077E9">
        <w:t xml:space="preserve"> </w:t>
      </w:r>
      <w:r w:rsidRPr="004077E9">
        <w:t>required</w:t>
      </w:r>
      <w:proofErr w:type="gramEnd"/>
      <w:r w:rsidRPr="004077E9">
        <w:t xml:space="preserve"> targets and the </w:t>
      </w:r>
      <w:r w:rsidR="009E395C" w:rsidRPr="004077E9">
        <w:t>Contract</w:t>
      </w:r>
      <w:r w:rsidRPr="004077E9">
        <w:t xml:space="preserve">or’s submitted </w:t>
      </w:r>
      <w:r w:rsidR="00BD34D6" w:rsidRPr="004077E9">
        <w:t xml:space="preserve">SB </w:t>
      </w:r>
      <w:r w:rsidRPr="004077E9">
        <w:t>plan.</w:t>
      </w:r>
    </w:p>
    <w:p w14:paraId="47930F40" w14:textId="77777777" w:rsidR="0016416E" w:rsidRPr="004077E9" w:rsidRDefault="0016416E" w:rsidP="0016416E">
      <w:pPr>
        <w:pStyle w:val="BodyText"/>
        <w:spacing w:after="0"/>
      </w:pPr>
    </w:p>
    <w:p w14:paraId="6FBCDACC" w14:textId="1351D0D6" w:rsidR="0016416E" w:rsidRPr="004077E9" w:rsidRDefault="0016416E" w:rsidP="0016416E">
      <w:pPr>
        <w:pStyle w:val="BodyText"/>
        <w:spacing w:after="0"/>
      </w:pPr>
      <w:r w:rsidRPr="004077E9">
        <w:rPr>
          <w:u w:val="single"/>
        </w:rPr>
        <w:t>Other areas</w:t>
      </w:r>
      <w:r w:rsidRPr="004077E9">
        <w:t xml:space="preserve">: Assess additional evaluation areas unique to the </w:t>
      </w:r>
      <w:r w:rsidR="009E395C" w:rsidRPr="004077E9">
        <w:t>TO</w:t>
      </w:r>
      <w:r w:rsidR="006746B7" w:rsidRPr="004077E9" w:rsidDel="006746B7">
        <w:t xml:space="preserve"> </w:t>
      </w:r>
      <w:r w:rsidRPr="004077E9">
        <w:t>or that cannot be captured elsewhere.</w:t>
      </w:r>
    </w:p>
    <w:p w14:paraId="3B22A810" w14:textId="77777777" w:rsidR="0016416E" w:rsidRPr="004077E9" w:rsidRDefault="0016416E" w:rsidP="0016416E">
      <w:pPr>
        <w:pStyle w:val="BodyText"/>
        <w:spacing w:after="0"/>
        <w:rPr>
          <w:b/>
        </w:rPr>
      </w:pPr>
    </w:p>
    <w:p w14:paraId="3B96537E" w14:textId="77777777" w:rsidR="0016416E" w:rsidRPr="004077E9" w:rsidRDefault="0016416E" w:rsidP="00785722">
      <w:pPr>
        <w:pStyle w:val="BodyText"/>
        <w:keepNext/>
        <w:spacing w:after="240"/>
        <w:rPr>
          <w:b/>
        </w:rPr>
      </w:pPr>
      <w:r w:rsidRPr="004077E9">
        <w:rPr>
          <w:b/>
        </w:rPr>
        <w:t>The evaluation ratings are as follows:</w:t>
      </w:r>
    </w:p>
    <w:p w14:paraId="153238C4" w14:textId="14285699" w:rsidR="00F96774" w:rsidRPr="004077E9" w:rsidRDefault="00F96774" w:rsidP="00F96774">
      <w:r w:rsidRPr="004077E9">
        <w:rPr>
          <w:u w:val="single"/>
        </w:rPr>
        <w:t>Exceptional Performance</w:t>
      </w:r>
      <w:r w:rsidRPr="004077E9">
        <w:t xml:space="preserve">: Performance meets </w:t>
      </w:r>
      <w:r w:rsidR="009E395C" w:rsidRPr="004077E9">
        <w:t>contract</w:t>
      </w:r>
      <w:r w:rsidRPr="004077E9">
        <w:t xml:space="preserve">ual requirements and exceeds many to the Government’s benefit. The </w:t>
      </w:r>
      <w:r w:rsidR="009E395C" w:rsidRPr="004077E9">
        <w:t>contract</w:t>
      </w:r>
      <w:r w:rsidRPr="004077E9">
        <w:t xml:space="preserve">ual performance of the element or sub-element being evaluated was accomplished with few minor problems for which corrective actions taken by the </w:t>
      </w:r>
      <w:r w:rsidR="009E395C" w:rsidRPr="004077E9">
        <w:t>Contract</w:t>
      </w:r>
      <w:r w:rsidRPr="004077E9">
        <w:t>or were highly effective.</w:t>
      </w:r>
    </w:p>
    <w:p w14:paraId="42B86CB4" w14:textId="77777777" w:rsidR="00F96774" w:rsidRPr="004077E9" w:rsidRDefault="00F96774" w:rsidP="00F96774"/>
    <w:p w14:paraId="382F0364" w14:textId="54A20AD6" w:rsidR="00F96774" w:rsidRPr="004077E9" w:rsidRDefault="00F96774" w:rsidP="00F96774">
      <w:r w:rsidRPr="004077E9">
        <w:rPr>
          <w:u w:val="single"/>
        </w:rPr>
        <w:lastRenderedPageBreak/>
        <w:t>Very Good Performance</w:t>
      </w:r>
      <w:r w:rsidRPr="004077E9">
        <w:t xml:space="preserve">: Performance meets </w:t>
      </w:r>
      <w:r w:rsidR="009E395C" w:rsidRPr="004077E9">
        <w:t>contract</w:t>
      </w:r>
      <w:r w:rsidRPr="004077E9">
        <w:t xml:space="preserve">ual requirements and exceeds some to the Government’s benefit. The </w:t>
      </w:r>
      <w:r w:rsidR="009E395C" w:rsidRPr="004077E9">
        <w:t>contract</w:t>
      </w:r>
      <w:r w:rsidRPr="004077E9">
        <w:t xml:space="preserve">ual performance of the element or sub-element being evaluated was accomplished with some minor problems for which corrective actions taken by the </w:t>
      </w:r>
      <w:r w:rsidR="009E395C" w:rsidRPr="004077E9">
        <w:t>Contract</w:t>
      </w:r>
      <w:r w:rsidRPr="004077E9">
        <w:t>or were effective.</w:t>
      </w:r>
    </w:p>
    <w:p w14:paraId="7EA1F089" w14:textId="77777777" w:rsidR="00F96774" w:rsidRPr="004077E9" w:rsidRDefault="00F96774" w:rsidP="00F96774"/>
    <w:p w14:paraId="2595B67A" w14:textId="3FC4982D" w:rsidR="00F96774" w:rsidRPr="004077E9" w:rsidRDefault="00F96774" w:rsidP="00F96774">
      <w:r w:rsidRPr="004077E9">
        <w:rPr>
          <w:u w:val="single"/>
        </w:rPr>
        <w:t>Satisfactory Performance</w:t>
      </w:r>
      <w:r w:rsidRPr="004077E9">
        <w:t xml:space="preserve">: Performance meets </w:t>
      </w:r>
      <w:r w:rsidR="009E395C" w:rsidRPr="004077E9">
        <w:t>contract</w:t>
      </w:r>
      <w:r w:rsidRPr="004077E9">
        <w:t xml:space="preserve">ual requirements. The </w:t>
      </w:r>
      <w:r w:rsidR="009E395C" w:rsidRPr="004077E9">
        <w:t>contract</w:t>
      </w:r>
      <w:r w:rsidRPr="004077E9">
        <w:t xml:space="preserve">ual performance of the element or sub-element contains some minor problems for which corrective actions taken by the </w:t>
      </w:r>
      <w:r w:rsidR="009E395C" w:rsidRPr="004077E9">
        <w:t>Contract</w:t>
      </w:r>
      <w:r w:rsidRPr="004077E9">
        <w:t>or appear or were satisfactory.</w:t>
      </w:r>
    </w:p>
    <w:p w14:paraId="7B861FC9" w14:textId="77777777" w:rsidR="00F96774" w:rsidRPr="004077E9" w:rsidRDefault="00F96774" w:rsidP="00F96774"/>
    <w:p w14:paraId="637E6E6F" w14:textId="23F7AAD4" w:rsidR="00F96774" w:rsidRPr="004077E9" w:rsidRDefault="00F96774" w:rsidP="00F96774">
      <w:r w:rsidRPr="004077E9">
        <w:rPr>
          <w:u w:val="single"/>
        </w:rPr>
        <w:t>Marginal Performance</w:t>
      </w:r>
      <w:r w:rsidRPr="004077E9">
        <w:t xml:space="preserve">: Performance does not meet some </w:t>
      </w:r>
      <w:r w:rsidR="009E395C" w:rsidRPr="004077E9">
        <w:t>contract</w:t>
      </w:r>
      <w:r w:rsidRPr="004077E9">
        <w:t xml:space="preserve">ual requirements. The </w:t>
      </w:r>
      <w:r w:rsidR="009E395C" w:rsidRPr="004077E9">
        <w:t>contract</w:t>
      </w:r>
      <w:r w:rsidRPr="004077E9">
        <w:t xml:space="preserve">ual performance of the element or sub-element being evaluated reflects a serious problem for which the </w:t>
      </w:r>
      <w:r w:rsidR="009E395C" w:rsidRPr="004077E9">
        <w:t>Contract</w:t>
      </w:r>
      <w:r w:rsidRPr="004077E9">
        <w:t xml:space="preserve">or has not yet identified corrective actions. The </w:t>
      </w:r>
      <w:r w:rsidR="009E395C" w:rsidRPr="004077E9">
        <w:t>Contract</w:t>
      </w:r>
      <w:r w:rsidRPr="004077E9">
        <w:t>or’s proposed actions appear only marginally effective or were not fully implemented.</w:t>
      </w:r>
    </w:p>
    <w:p w14:paraId="045F8174" w14:textId="77777777" w:rsidR="00F96774" w:rsidRPr="004077E9" w:rsidRDefault="00F96774" w:rsidP="00F96774"/>
    <w:p w14:paraId="2EA92FC9" w14:textId="667A928B" w:rsidR="00AA617F" w:rsidRDefault="00F96774" w:rsidP="00F96774">
      <w:r w:rsidRPr="004077E9">
        <w:rPr>
          <w:u w:val="single"/>
        </w:rPr>
        <w:t>Unsatisfactory Performance</w:t>
      </w:r>
      <w:r w:rsidRPr="004077E9">
        <w:t xml:space="preserve">: Performance does not meet most </w:t>
      </w:r>
      <w:r w:rsidR="009E395C" w:rsidRPr="004077E9">
        <w:t>contract</w:t>
      </w:r>
      <w:r w:rsidRPr="004077E9">
        <w:t xml:space="preserve">ual </w:t>
      </w:r>
      <w:r w:rsidR="00157C83" w:rsidRPr="004077E9">
        <w:t>requirements,</w:t>
      </w:r>
      <w:r w:rsidRPr="004077E9">
        <w:t xml:space="preserve"> and recovery is not</w:t>
      </w:r>
      <w:r w:rsidR="0041649E" w:rsidRPr="004077E9">
        <w:t xml:space="preserve"> </w:t>
      </w:r>
      <w:r w:rsidRPr="004077E9">
        <w:t xml:space="preserve">likely in a timely manner. The </w:t>
      </w:r>
      <w:r w:rsidR="009E395C" w:rsidRPr="004077E9">
        <w:t>contract</w:t>
      </w:r>
      <w:r w:rsidRPr="004077E9">
        <w:t>ual performance of the element or sub-element contains a serious problem(s)</w:t>
      </w:r>
      <w:r w:rsidR="0041649E" w:rsidRPr="004077E9">
        <w:t xml:space="preserve"> </w:t>
      </w:r>
      <w:r w:rsidRPr="004077E9">
        <w:t xml:space="preserve">for which the </w:t>
      </w:r>
      <w:r w:rsidR="009E395C" w:rsidRPr="004077E9">
        <w:t>Contract</w:t>
      </w:r>
      <w:r w:rsidRPr="004077E9">
        <w:t>or’s corrective actions appear or were ineffective.</w:t>
      </w:r>
    </w:p>
    <w:p w14:paraId="4D68F44A" w14:textId="77777777" w:rsidR="00AA617F" w:rsidRPr="00AA617F" w:rsidRDefault="00AA617F" w:rsidP="00AA617F"/>
    <w:p w14:paraId="50A187E5" w14:textId="77777777" w:rsidR="00AA617F" w:rsidRPr="00AA617F" w:rsidRDefault="00AA617F" w:rsidP="00AA617F"/>
    <w:p w14:paraId="4524962A" w14:textId="77777777" w:rsidR="00AA617F" w:rsidRPr="00AA617F" w:rsidRDefault="00AA617F" w:rsidP="00AA617F"/>
    <w:p w14:paraId="7D1D9D38" w14:textId="77777777" w:rsidR="00AA617F" w:rsidRPr="00AA617F" w:rsidRDefault="00AA617F" w:rsidP="00AA617F"/>
    <w:p w14:paraId="59DFF181" w14:textId="77777777" w:rsidR="00AA617F" w:rsidRPr="00AA617F" w:rsidRDefault="00AA617F" w:rsidP="00AA617F"/>
    <w:p w14:paraId="71BE3670" w14:textId="77777777" w:rsidR="00AA617F" w:rsidRPr="00AA617F" w:rsidRDefault="00AA617F" w:rsidP="00AA617F"/>
    <w:p w14:paraId="0C21892C" w14:textId="565A3AA2" w:rsidR="00F96774" w:rsidRPr="00AA617F" w:rsidRDefault="00AA617F" w:rsidP="00AA617F">
      <w:pPr>
        <w:tabs>
          <w:tab w:val="left" w:pos="8968"/>
        </w:tabs>
      </w:pPr>
      <w:r>
        <w:tab/>
      </w:r>
    </w:p>
    <w:sectPr w:rsidR="00F96774" w:rsidRPr="00AA617F" w:rsidSect="00A62D06">
      <w:headerReference w:type="default" r:id="rId20"/>
      <w:footerReference w:type="default" r:id="rId21"/>
      <w:headerReference w:type="first" r:id="rId22"/>
      <w:pgSz w:w="15840" w:h="12240" w:orient="landscape" w:code="1"/>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7DEC" w14:textId="77777777" w:rsidR="00947F62" w:rsidRDefault="00947F62">
      <w:r>
        <w:separator/>
      </w:r>
    </w:p>
  </w:endnote>
  <w:endnote w:type="continuationSeparator" w:id="0">
    <w:p w14:paraId="6AA55DA8" w14:textId="77777777" w:rsidR="00947F62" w:rsidRDefault="00947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F119" w14:textId="6C852FD0" w:rsidR="005D087C" w:rsidRDefault="005D087C" w:rsidP="00C73EAF">
    <w:pPr>
      <w:pStyle w:val="Footer"/>
      <w:rPr>
        <w:rStyle w:val="PageNumber"/>
        <w:sz w:val="17"/>
        <w:szCs w:val="17"/>
      </w:rPr>
    </w:pPr>
    <w:r>
      <w:rPr>
        <w:rStyle w:val="PageNumber"/>
        <w:sz w:val="17"/>
        <w:szCs w:val="17"/>
      </w:rPr>
      <w:tab/>
    </w:r>
    <w:r w:rsidR="006A52B4">
      <w:rPr>
        <w:rStyle w:val="PageNumber"/>
        <w:sz w:val="17"/>
        <w:szCs w:val="17"/>
      </w:rPr>
      <w:tab/>
    </w:r>
    <w:r w:rsidR="006A52B4" w:rsidRPr="00336DA4">
      <w:rPr>
        <w:rStyle w:val="PageNumber"/>
        <w:sz w:val="22"/>
        <w:szCs w:val="22"/>
      </w:rPr>
      <w:fldChar w:fldCharType="begin"/>
    </w:r>
    <w:r w:rsidR="006A52B4" w:rsidRPr="00336DA4">
      <w:rPr>
        <w:rStyle w:val="PageNumber"/>
        <w:sz w:val="22"/>
        <w:szCs w:val="22"/>
      </w:rPr>
      <w:instrText xml:space="preserve"> PAGE </w:instrText>
    </w:r>
    <w:r w:rsidR="006A52B4" w:rsidRPr="00336DA4">
      <w:rPr>
        <w:rStyle w:val="PageNumber"/>
        <w:sz w:val="22"/>
        <w:szCs w:val="22"/>
      </w:rPr>
      <w:fldChar w:fldCharType="separate"/>
    </w:r>
    <w:r w:rsidR="00437886">
      <w:rPr>
        <w:rStyle w:val="PageNumber"/>
        <w:noProof/>
        <w:sz w:val="22"/>
        <w:szCs w:val="22"/>
      </w:rPr>
      <w:t>3</w:t>
    </w:r>
    <w:r w:rsidR="006A52B4" w:rsidRPr="00336DA4">
      <w:rPr>
        <w:rStyle w:val="PageNumber"/>
        <w:sz w:val="22"/>
        <w:szCs w:val="22"/>
      </w:rPr>
      <w:fldChar w:fldCharType="end"/>
    </w:r>
    <w:r>
      <w:rPr>
        <w:rStyle w:val="PageNumber"/>
        <w:sz w:val="17"/>
        <w:szCs w:val="17"/>
      </w:rPr>
      <w:tab/>
      <w:t xml:space="preserve"> </w:t>
    </w:r>
  </w:p>
  <w:p w14:paraId="6DB3271E" w14:textId="74B5477A" w:rsidR="005D087C" w:rsidRDefault="006A52B4" w:rsidP="005D087C">
    <w:pPr>
      <w:pStyle w:val="Footer"/>
      <w:tabs>
        <w:tab w:val="clear" w:pos="8640"/>
        <w:tab w:val="right" w:pos="9360"/>
      </w:tabs>
      <w:ind w:right="-720"/>
    </w:pPr>
    <w:r>
      <w:rPr>
        <w:rStyle w:val="PageNumber"/>
        <w:sz w:val="17"/>
        <w:szCs w:val="17"/>
      </w:rPr>
      <w:tab/>
    </w:r>
    <w:r w:rsidR="00AA617F">
      <w:rPr>
        <w:rStyle w:val="PageNumber"/>
        <w:sz w:val="17"/>
        <w:szCs w:val="17"/>
      </w:rPr>
      <w:t xml:space="preserve"> </w:t>
    </w:r>
  </w:p>
  <w:p w14:paraId="39864A31" w14:textId="2284747E" w:rsidR="00190EE8" w:rsidRPr="005D087C" w:rsidRDefault="00190EE8" w:rsidP="005D08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8821" w14:textId="713E4724" w:rsidR="00336DA4" w:rsidRPr="002B74B7" w:rsidRDefault="00182844" w:rsidP="00CC5E7B">
    <w:pPr>
      <w:pStyle w:val="Footer"/>
      <w:rPr>
        <w:sz w:val="20"/>
        <w:szCs w:val="20"/>
      </w:rPr>
    </w:pPr>
    <w:r>
      <w:rPr>
        <w:noProof/>
      </w:rPr>
      <w:tab/>
    </w:r>
  </w:p>
  <w:p w14:paraId="323A0DA3" w14:textId="474AFD05" w:rsidR="00182844" w:rsidRPr="00182844" w:rsidRDefault="00182844" w:rsidP="001828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5171" w14:textId="0145928B" w:rsidR="005D087C" w:rsidRDefault="00C73EAF" w:rsidP="005D087C">
    <w:pPr>
      <w:pStyle w:val="Footer"/>
      <w:tabs>
        <w:tab w:val="clear" w:pos="4320"/>
        <w:tab w:val="center" w:pos="6480"/>
        <w:tab w:val="right" w:pos="12960"/>
      </w:tabs>
      <w:ind w:right="-720"/>
      <w:rPr>
        <w:rStyle w:val="PageNumber"/>
      </w:rPr>
    </w:pPr>
    <w:r>
      <w:rPr>
        <w:color w:val="000000"/>
        <w:sz w:val="20"/>
      </w:rPr>
      <w:tab/>
    </w:r>
    <w:r w:rsidR="00115000">
      <w:rPr>
        <w:rStyle w:val="PageNumber"/>
        <w:sz w:val="22"/>
        <w:szCs w:val="22"/>
      </w:rPr>
      <w:tab/>
    </w:r>
    <w:r w:rsidR="00115000">
      <w:rPr>
        <w:rStyle w:val="PageNumber"/>
        <w:sz w:val="22"/>
        <w:szCs w:val="22"/>
      </w:rPr>
      <w:tab/>
    </w:r>
    <w:r w:rsidR="005D087C">
      <w:rPr>
        <w:rStyle w:val="PageNumber"/>
        <w:sz w:val="22"/>
        <w:szCs w:val="22"/>
      </w:rPr>
      <w:fldChar w:fldCharType="begin"/>
    </w:r>
    <w:r w:rsidR="005D087C">
      <w:rPr>
        <w:rStyle w:val="PageNumber"/>
        <w:sz w:val="22"/>
        <w:szCs w:val="22"/>
      </w:rPr>
      <w:instrText xml:space="preserve"> PAGE </w:instrText>
    </w:r>
    <w:r w:rsidR="005D087C">
      <w:rPr>
        <w:rStyle w:val="PageNumber"/>
        <w:sz w:val="22"/>
        <w:szCs w:val="22"/>
      </w:rPr>
      <w:fldChar w:fldCharType="separate"/>
    </w:r>
    <w:r w:rsidR="00437886">
      <w:rPr>
        <w:rStyle w:val="PageNumber"/>
        <w:noProof/>
        <w:sz w:val="22"/>
        <w:szCs w:val="22"/>
      </w:rPr>
      <w:t>5</w:t>
    </w:r>
    <w:r w:rsidR="005D087C">
      <w:rPr>
        <w:rStyle w:val="PageNumber"/>
        <w:sz w:val="22"/>
        <w:szCs w:val="22"/>
      </w:rPr>
      <w:fldChar w:fldCharType="end"/>
    </w:r>
    <w:r w:rsidR="005D087C">
      <w:rPr>
        <w:rStyle w:val="PageNumber"/>
        <w:sz w:val="22"/>
        <w:szCs w:val="22"/>
      </w:rPr>
      <w:tab/>
    </w:r>
  </w:p>
  <w:p w14:paraId="3AE250F5" w14:textId="53527D8C" w:rsidR="00336DA4" w:rsidRPr="002B74B7" w:rsidRDefault="00CC5E7B" w:rsidP="00336DA4">
    <w:pPr>
      <w:tabs>
        <w:tab w:val="center" w:pos="4680"/>
        <w:tab w:val="right" w:pos="9360"/>
      </w:tabs>
      <w:spacing w:before="120"/>
      <w:rPr>
        <w:sz w:val="20"/>
        <w:szCs w:val="20"/>
      </w:rPr>
    </w:pPr>
    <w:r>
      <w:rPr>
        <w:sz w:val="20"/>
        <w:szCs w:val="20"/>
      </w:rPr>
      <w:tab/>
    </w:r>
    <w:r>
      <w:rPr>
        <w:sz w:val="20"/>
        <w:szCs w:val="20"/>
      </w:rPr>
      <w:tab/>
    </w:r>
  </w:p>
  <w:p w14:paraId="00579356" w14:textId="13E57490" w:rsidR="00C73EAF" w:rsidRPr="00182844" w:rsidRDefault="00C73EAF" w:rsidP="00C73EAF">
    <w:pPr>
      <w:pStyle w:val="Footer"/>
    </w:pPr>
  </w:p>
  <w:p w14:paraId="17D2402B" w14:textId="54D8A6DD" w:rsidR="003D16EA" w:rsidRPr="005D087C" w:rsidRDefault="003D16EA" w:rsidP="005D08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4A38" w14:textId="38EDBFBE" w:rsidR="00190EE8" w:rsidRPr="00A03C4E" w:rsidRDefault="00190EE8">
    <w:pPr>
      <w:pStyle w:val="Footer"/>
      <w:jc w:val="center"/>
    </w:pPr>
    <w:r w:rsidRPr="00A03C4E">
      <w:rPr>
        <w:rStyle w:val="PageNumber"/>
      </w:rPr>
      <w:fldChar w:fldCharType="begin"/>
    </w:r>
    <w:r w:rsidRPr="00A03C4E">
      <w:rPr>
        <w:rStyle w:val="PageNumber"/>
      </w:rPr>
      <w:instrText xml:space="preserve"> PAGE </w:instrText>
    </w:r>
    <w:r w:rsidRPr="00A03C4E">
      <w:rPr>
        <w:rStyle w:val="PageNumber"/>
      </w:rPr>
      <w:fldChar w:fldCharType="separate"/>
    </w:r>
    <w:r w:rsidR="0035747D">
      <w:rPr>
        <w:rStyle w:val="PageNumber"/>
        <w:noProof/>
      </w:rPr>
      <w:t>1</w:t>
    </w:r>
    <w:r w:rsidRPr="00A03C4E">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ED58" w14:textId="65E5295E" w:rsidR="005D087C" w:rsidRDefault="005D087C" w:rsidP="005D087C">
    <w:pPr>
      <w:pStyle w:val="Footer"/>
      <w:tabs>
        <w:tab w:val="clear" w:pos="4320"/>
        <w:tab w:val="center" w:pos="6480"/>
        <w:tab w:val="right" w:pos="12960"/>
      </w:tabs>
      <w:ind w:right="-720"/>
      <w:rPr>
        <w:rStyle w:val="PageNumber"/>
      </w:rPr>
    </w:pPr>
    <w:r>
      <w:rPr>
        <w:rStyle w:val="PageNumber"/>
        <w:sz w:val="22"/>
        <w:szCs w:val="22"/>
      </w:rPr>
      <w:tab/>
    </w:r>
    <w:r w:rsidR="00115000">
      <w:rPr>
        <w:rStyle w:val="PageNumber"/>
        <w:sz w:val="22"/>
        <w:szCs w:val="22"/>
      </w:rPr>
      <w:tab/>
    </w:r>
    <w:r w:rsidR="00115000">
      <w:rPr>
        <w:rStyle w:val="PageNumber"/>
        <w:sz w:val="22"/>
        <w:szCs w:val="22"/>
      </w:rPr>
      <w:tab/>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437886">
      <w:rPr>
        <w:rStyle w:val="PageNumber"/>
        <w:noProof/>
        <w:sz w:val="22"/>
        <w:szCs w:val="22"/>
      </w:rPr>
      <w:t>8</w:t>
    </w:r>
    <w:r>
      <w:rPr>
        <w:rStyle w:val="PageNumber"/>
        <w:sz w:val="22"/>
        <w:szCs w:val="22"/>
      </w:rPr>
      <w:fldChar w:fldCharType="end"/>
    </w:r>
    <w:r>
      <w:rPr>
        <w:rStyle w:val="PageNumber"/>
        <w:sz w:val="22"/>
        <w:szCs w:val="22"/>
      </w:rPr>
      <w:tab/>
    </w:r>
  </w:p>
  <w:p w14:paraId="07E43727" w14:textId="14E336F1" w:rsidR="0035747D" w:rsidRPr="005D087C" w:rsidRDefault="0035747D" w:rsidP="005D0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255E" w14:textId="77777777" w:rsidR="00947F62" w:rsidRDefault="00947F62">
      <w:r>
        <w:separator/>
      </w:r>
    </w:p>
  </w:footnote>
  <w:footnote w:type="continuationSeparator" w:id="0">
    <w:p w14:paraId="0933CB2D" w14:textId="77777777" w:rsidR="00947F62" w:rsidRDefault="00947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A95F" w14:textId="4C883792" w:rsidR="00190EE8" w:rsidRPr="007308FE" w:rsidRDefault="00115000" w:rsidP="00115000">
    <w:pPr>
      <w:pStyle w:val="Header"/>
      <w:jc w:val="right"/>
    </w:pPr>
    <w:r>
      <w:t xml:space="preserve">                                                                                  </w:t>
    </w:r>
    <w:r w:rsidR="00190EE8">
      <w:t>Enclosure (</w:t>
    </w:r>
    <w:r w:rsidR="003D16EA">
      <w:t>1</w:t>
    </w:r>
    <w:r w:rsidR="00190EE8">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4A36" w14:textId="7D62BA65" w:rsidR="00190EE8" w:rsidRDefault="00190EE8" w:rsidP="005A3286">
    <w:pPr>
      <w:pStyle w:val="Header"/>
      <w:jc w:val="right"/>
      <w:rPr>
        <w:bCs/>
      </w:rPr>
    </w:pPr>
    <w:r w:rsidRPr="007B1294">
      <w:rPr>
        <w:bCs/>
      </w:rPr>
      <w:t>N00421-18-R-0018</w:t>
    </w:r>
  </w:p>
  <w:p w14:paraId="39864A37" w14:textId="77777777" w:rsidR="00190EE8" w:rsidRPr="007308FE" w:rsidRDefault="00190EE8" w:rsidP="005A3286">
    <w:pPr>
      <w:pStyle w:val="Header"/>
      <w:jc w:val="right"/>
    </w:pPr>
    <w:r>
      <w:t>Enclosure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B98C" w14:textId="2BE04279" w:rsidR="003D16EA" w:rsidRPr="007308FE" w:rsidRDefault="00115000" w:rsidP="0016416E">
    <w:pPr>
      <w:pStyle w:val="Header"/>
      <w:jc w:val="right"/>
    </w:pPr>
    <w:r w:rsidRPr="00742C3A">
      <w:rPr>
        <w:sz w:val="20"/>
        <w:szCs w:val="20"/>
      </w:rPr>
      <w:t xml:space="preserve"> </w:t>
    </w:r>
    <w:r>
      <w:t xml:space="preserve">                                                                                  </w:t>
    </w:r>
    <w:r w:rsidR="003D16EA">
      <w:t>Enclosure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4A39" w14:textId="4F95A1DC" w:rsidR="00190EE8" w:rsidRDefault="00190EE8" w:rsidP="005A3286">
    <w:pPr>
      <w:pStyle w:val="Header"/>
      <w:jc w:val="right"/>
      <w:rPr>
        <w:bCs/>
      </w:rPr>
    </w:pPr>
    <w:r w:rsidRPr="007B1294">
      <w:rPr>
        <w:bCs/>
      </w:rPr>
      <w:t>N00421-18-R-0018</w:t>
    </w:r>
  </w:p>
  <w:p w14:paraId="39864A3A" w14:textId="0A9DF259" w:rsidR="00190EE8" w:rsidRPr="007308FE" w:rsidRDefault="00190EE8" w:rsidP="005A3286">
    <w:pPr>
      <w:pStyle w:val="Header"/>
      <w:jc w:val="right"/>
    </w:pPr>
    <w:r>
      <w:t>Enclosure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B14E" w14:textId="706F8AEA" w:rsidR="00190EE8" w:rsidRPr="007308FE" w:rsidRDefault="00742C3A" w:rsidP="00742C3A">
    <w:pPr>
      <w:pStyle w:val="Header"/>
      <w:jc w:val="center"/>
    </w:pPr>
    <w:r>
      <w:rPr>
        <w:sz w:val="20"/>
        <w:szCs w:val="20"/>
      </w:rPr>
      <w:t xml:space="preserve">                                                                                                                             </w:t>
    </w:r>
    <w:r w:rsidR="00CC5E7B">
      <w:rPr>
        <w:sz w:val="20"/>
        <w:szCs w:val="20"/>
      </w:rPr>
      <w:t xml:space="preserve">    </w:t>
    </w:r>
    <w:r w:rsidR="00115000" w:rsidRPr="00742C3A">
      <w:rPr>
        <w:sz w:val="20"/>
        <w:szCs w:val="20"/>
      </w:rPr>
      <w:t xml:space="preserve">                                                                              </w:t>
    </w:r>
    <w:r>
      <w:rPr>
        <w:sz w:val="20"/>
        <w:szCs w:val="20"/>
      </w:rPr>
      <w:t xml:space="preserve">                 </w:t>
    </w:r>
    <w:r w:rsidR="00115000" w:rsidRPr="00742C3A">
      <w:rPr>
        <w:sz w:val="20"/>
        <w:szCs w:val="20"/>
      </w:rPr>
      <w:t xml:space="preserve">     </w:t>
    </w:r>
    <w:r w:rsidR="00190EE8">
      <w:t>Enclosure (</w:t>
    </w:r>
    <w:r w:rsidR="003D16EA">
      <w:t>3</w:t>
    </w:r>
    <w:r w:rsidR="00190EE8">
      <w:t>)</w:t>
    </w:r>
  </w:p>
  <w:p w14:paraId="59C8A315" w14:textId="77777777" w:rsidR="00F73908" w:rsidRDefault="00F739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4A3B" w14:textId="5EED7551" w:rsidR="00190EE8" w:rsidRDefault="00190EE8" w:rsidP="005A3286">
    <w:pPr>
      <w:pStyle w:val="Header"/>
      <w:jc w:val="right"/>
      <w:rPr>
        <w:bCs/>
      </w:rPr>
    </w:pPr>
    <w:r w:rsidRPr="007B1294">
      <w:rPr>
        <w:bCs/>
      </w:rPr>
      <w:t>N00421-18-R-0018</w:t>
    </w:r>
  </w:p>
  <w:p w14:paraId="39864A3C" w14:textId="686703B1" w:rsidR="00190EE8" w:rsidRPr="007308FE" w:rsidRDefault="00190EE8" w:rsidP="005A3286">
    <w:pPr>
      <w:pStyle w:val="Header"/>
      <w:jc w:val="right"/>
    </w:pPr>
    <w:r>
      <w:t>Enclosure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E847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964C5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627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E4A2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9ECB9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1FA11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1FE5B2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1CA95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BE4C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E85F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D252C9"/>
    <w:multiLevelType w:val="hybridMultilevel"/>
    <w:tmpl w:val="4176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50F6C"/>
    <w:multiLevelType w:val="singleLevel"/>
    <w:tmpl w:val="C3588460"/>
    <w:lvl w:ilvl="0">
      <w:start w:val="1"/>
      <w:numFmt w:val="decimal"/>
      <w:lvlText w:val="%1."/>
      <w:legacy w:legacy="1" w:legacySpace="120" w:legacyIndent="360"/>
      <w:lvlJc w:val="left"/>
      <w:pPr>
        <w:ind w:left="420" w:hanging="360"/>
      </w:pPr>
    </w:lvl>
  </w:abstractNum>
  <w:abstractNum w:abstractNumId="12" w15:restartNumberingAfterBreak="0">
    <w:nsid w:val="2F45356B"/>
    <w:multiLevelType w:val="hybridMultilevel"/>
    <w:tmpl w:val="2AAECE9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15:restartNumberingAfterBreak="0">
    <w:nsid w:val="36726C0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557E063A"/>
    <w:multiLevelType w:val="hybridMultilevel"/>
    <w:tmpl w:val="0928A39E"/>
    <w:lvl w:ilvl="0" w:tplc="DA28C80C">
      <w:start w:val="1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C57B19"/>
    <w:multiLevelType w:val="singleLevel"/>
    <w:tmpl w:val="C3588460"/>
    <w:lvl w:ilvl="0">
      <w:start w:val="1"/>
      <w:numFmt w:val="decimal"/>
      <w:lvlText w:val="%1."/>
      <w:legacy w:legacy="1" w:legacySpace="120" w:legacyIndent="360"/>
      <w:lvlJc w:val="left"/>
      <w:pPr>
        <w:ind w:left="720" w:hanging="360"/>
      </w:pPr>
    </w:lvl>
  </w:abstractNum>
  <w:abstractNum w:abstractNumId="16" w15:restartNumberingAfterBreak="0">
    <w:nsid w:val="68460D22"/>
    <w:multiLevelType w:val="hybridMultilevel"/>
    <w:tmpl w:val="F99A509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15:restartNumberingAfterBreak="0">
    <w:nsid w:val="78ED5C88"/>
    <w:multiLevelType w:val="hybridMultilevel"/>
    <w:tmpl w:val="FA82F1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C2B4367"/>
    <w:multiLevelType w:val="hybridMultilevel"/>
    <w:tmpl w:val="1858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924709">
    <w:abstractNumId w:val="9"/>
  </w:num>
  <w:num w:numId="2" w16cid:durableId="406348489">
    <w:abstractNumId w:val="7"/>
  </w:num>
  <w:num w:numId="3" w16cid:durableId="736901049">
    <w:abstractNumId w:val="6"/>
  </w:num>
  <w:num w:numId="4" w16cid:durableId="68355597">
    <w:abstractNumId w:val="5"/>
  </w:num>
  <w:num w:numId="5" w16cid:durableId="451217486">
    <w:abstractNumId w:val="4"/>
  </w:num>
  <w:num w:numId="6" w16cid:durableId="418216708">
    <w:abstractNumId w:val="8"/>
  </w:num>
  <w:num w:numId="7" w16cid:durableId="1931352464">
    <w:abstractNumId w:val="3"/>
  </w:num>
  <w:num w:numId="8" w16cid:durableId="90011201">
    <w:abstractNumId w:val="2"/>
  </w:num>
  <w:num w:numId="9" w16cid:durableId="1842966992">
    <w:abstractNumId w:val="1"/>
  </w:num>
  <w:num w:numId="10" w16cid:durableId="741099870">
    <w:abstractNumId w:val="0"/>
  </w:num>
  <w:num w:numId="11" w16cid:durableId="538933517">
    <w:abstractNumId w:val="11"/>
    <w:lvlOverride w:ilvl="0">
      <w:startOverride w:val="1"/>
    </w:lvlOverride>
  </w:num>
  <w:num w:numId="12" w16cid:durableId="656030374">
    <w:abstractNumId w:val="15"/>
    <w:lvlOverride w:ilvl="0">
      <w:startOverride w:val="1"/>
    </w:lvlOverride>
  </w:num>
  <w:num w:numId="13" w16cid:durableId="876624005">
    <w:abstractNumId w:val="17"/>
  </w:num>
  <w:num w:numId="14" w16cid:durableId="88683776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1844412">
    <w:abstractNumId w:val="14"/>
  </w:num>
  <w:num w:numId="16" w16cid:durableId="662200239">
    <w:abstractNumId w:val="12"/>
  </w:num>
  <w:num w:numId="17" w16cid:durableId="1355766170">
    <w:abstractNumId w:val="18"/>
  </w:num>
  <w:num w:numId="18" w16cid:durableId="1067729842">
    <w:abstractNumId w:val="16"/>
  </w:num>
  <w:num w:numId="19" w16cid:durableId="1447115935">
    <w:abstractNumId w:val="10"/>
  </w:num>
  <w:num w:numId="20" w16cid:durableId="61467906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nolly, Kieran M CIV USN NAVSUPPACT LKE NJ (USA)">
    <w15:presenceInfo w15:providerId="AD" w15:userId="S::kieran.m.connolly2.civ@us.navy.mil::d2046f89-efe0-4eb4-a4f2-5397053cac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31"/>
    <w:rsid w:val="0000123F"/>
    <w:rsid w:val="00004E29"/>
    <w:rsid w:val="00005A99"/>
    <w:rsid w:val="000111CC"/>
    <w:rsid w:val="000132EA"/>
    <w:rsid w:val="000154D5"/>
    <w:rsid w:val="0001688A"/>
    <w:rsid w:val="000220F5"/>
    <w:rsid w:val="00022E58"/>
    <w:rsid w:val="00025FD1"/>
    <w:rsid w:val="000303BA"/>
    <w:rsid w:val="00032E8F"/>
    <w:rsid w:val="00034DD5"/>
    <w:rsid w:val="000361E7"/>
    <w:rsid w:val="000364BD"/>
    <w:rsid w:val="00040F86"/>
    <w:rsid w:val="00046E31"/>
    <w:rsid w:val="000535EF"/>
    <w:rsid w:val="00055936"/>
    <w:rsid w:val="0005609B"/>
    <w:rsid w:val="00064763"/>
    <w:rsid w:val="00066D37"/>
    <w:rsid w:val="00067007"/>
    <w:rsid w:val="00067084"/>
    <w:rsid w:val="00067199"/>
    <w:rsid w:val="0006720F"/>
    <w:rsid w:val="00070F36"/>
    <w:rsid w:val="00075037"/>
    <w:rsid w:val="00082D82"/>
    <w:rsid w:val="000848EC"/>
    <w:rsid w:val="00090270"/>
    <w:rsid w:val="000920E1"/>
    <w:rsid w:val="0009610B"/>
    <w:rsid w:val="0009666C"/>
    <w:rsid w:val="000A45A0"/>
    <w:rsid w:val="000A4624"/>
    <w:rsid w:val="000B00F8"/>
    <w:rsid w:val="000B0D14"/>
    <w:rsid w:val="000B12B8"/>
    <w:rsid w:val="000B2AE0"/>
    <w:rsid w:val="000C1B54"/>
    <w:rsid w:val="000C21E6"/>
    <w:rsid w:val="000C2EB9"/>
    <w:rsid w:val="000C7054"/>
    <w:rsid w:val="000D196F"/>
    <w:rsid w:val="000D1F7D"/>
    <w:rsid w:val="000D2A96"/>
    <w:rsid w:val="000D4FA4"/>
    <w:rsid w:val="000E03A3"/>
    <w:rsid w:val="000E3456"/>
    <w:rsid w:val="000E4CFA"/>
    <w:rsid w:val="000E6E9E"/>
    <w:rsid w:val="000F087E"/>
    <w:rsid w:val="000F59F9"/>
    <w:rsid w:val="000F729F"/>
    <w:rsid w:val="00104557"/>
    <w:rsid w:val="00104CAF"/>
    <w:rsid w:val="001059E2"/>
    <w:rsid w:val="00110953"/>
    <w:rsid w:val="00112616"/>
    <w:rsid w:val="00112F2A"/>
    <w:rsid w:val="00114612"/>
    <w:rsid w:val="00115000"/>
    <w:rsid w:val="0011564B"/>
    <w:rsid w:val="00117E74"/>
    <w:rsid w:val="0012476B"/>
    <w:rsid w:val="00135B2F"/>
    <w:rsid w:val="0014049E"/>
    <w:rsid w:val="0014514C"/>
    <w:rsid w:val="00145274"/>
    <w:rsid w:val="0015042C"/>
    <w:rsid w:val="00150713"/>
    <w:rsid w:val="00154CF7"/>
    <w:rsid w:val="0015670B"/>
    <w:rsid w:val="001577F6"/>
    <w:rsid w:val="00157B1E"/>
    <w:rsid w:val="00157C83"/>
    <w:rsid w:val="001627F6"/>
    <w:rsid w:val="0016416E"/>
    <w:rsid w:val="001645A0"/>
    <w:rsid w:val="0016584D"/>
    <w:rsid w:val="0016590E"/>
    <w:rsid w:val="00174924"/>
    <w:rsid w:val="001752CF"/>
    <w:rsid w:val="00182844"/>
    <w:rsid w:val="00185256"/>
    <w:rsid w:val="00190090"/>
    <w:rsid w:val="00190A1A"/>
    <w:rsid w:val="00190EE8"/>
    <w:rsid w:val="0019339F"/>
    <w:rsid w:val="00195898"/>
    <w:rsid w:val="00195ACC"/>
    <w:rsid w:val="001A0677"/>
    <w:rsid w:val="001A3C33"/>
    <w:rsid w:val="001A4D89"/>
    <w:rsid w:val="001A576B"/>
    <w:rsid w:val="001B3CC3"/>
    <w:rsid w:val="001C1D7D"/>
    <w:rsid w:val="001C2C11"/>
    <w:rsid w:val="001D0C9A"/>
    <w:rsid w:val="001D0D59"/>
    <w:rsid w:val="001D15EF"/>
    <w:rsid w:val="001D1908"/>
    <w:rsid w:val="001D2928"/>
    <w:rsid w:val="001D3357"/>
    <w:rsid w:val="001D4FFB"/>
    <w:rsid w:val="001D5250"/>
    <w:rsid w:val="001D7E21"/>
    <w:rsid w:val="001E2260"/>
    <w:rsid w:val="001E2958"/>
    <w:rsid w:val="001E4CC4"/>
    <w:rsid w:val="001E6E15"/>
    <w:rsid w:val="001E720D"/>
    <w:rsid w:val="001F5F75"/>
    <w:rsid w:val="001F6789"/>
    <w:rsid w:val="00200D33"/>
    <w:rsid w:val="0020209D"/>
    <w:rsid w:val="00203C93"/>
    <w:rsid w:val="00206CE5"/>
    <w:rsid w:val="00206D70"/>
    <w:rsid w:val="00210C3B"/>
    <w:rsid w:val="00211698"/>
    <w:rsid w:val="00213918"/>
    <w:rsid w:val="00220C5B"/>
    <w:rsid w:val="00222BFA"/>
    <w:rsid w:val="00224628"/>
    <w:rsid w:val="00224C0E"/>
    <w:rsid w:val="0022627B"/>
    <w:rsid w:val="00227FC6"/>
    <w:rsid w:val="0023221D"/>
    <w:rsid w:val="00237E3E"/>
    <w:rsid w:val="002430D3"/>
    <w:rsid w:val="002447A0"/>
    <w:rsid w:val="00244E63"/>
    <w:rsid w:val="00247861"/>
    <w:rsid w:val="002503FB"/>
    <w:rsid w:val="00254420"/>
    <w:rsid w:val="002573C8"/>
    <w:rsid w:val="002606C2"/>
    <w:rsid w:val="002708F9"/>
    <w:rsid w:val="00275998"/>
    <w:rsid w:val="002806D2"/>
    <w:rsid w:val="002827E6"/>
    <w:rsid w:val="00283799"/>
    <w:rsid w:val="0029225F"/>
    <w:rsid w:val="002A0538"/>
    <w:rsid w:val="002B7635"/>
    <w:rsid w:val="002C3285"/>
    <w:rsid w:val="002C351D"/>
    <w:rsid w:val="002C7D23"/>
    <w:rsid w:val="002D4E2C"/>
    <w:rsid w:val="002D4E69"/>
    <w:rsid w:val="002D6849"/>
    <w:rsid w:val="002D7575"/>
    <w:rsid w:val="002E04B7"/>
    <w:rsid w:val="002E7289"/>
    <w:rsid w:val="002F136D"/>
    <w:rsid w:val="002F22B6"/>
    <w:rsid w:val="002F28B0"/>
    <w:rsid w:val="002F5823"/>
    <w:rsid w:val="002F6026"/>
    <w:rsid w:val="00300614"/>
    <w:rsid w:val="00306D52"/>
    <w:rsid w:val="00314032"/>
    <w:rsid w:val="00315731"/>
    <w:rsid w:val="003212D6"/>
    <w:rsid w:val="00321800"/>
    <w:rsid w:val="00322711"/>
    <w:rsid w:val="003251D1"/>
    <w:rsid w:val="00332115"/>
    <w:rsid w:val="003346D2"/>
    <w:rsid w:val="00336DA4"/>
    <w:rsid w:val="003446A5"/>
    <w:rsid w:val="00350469"/>
    <w:rsid w:val="00351F59"/>
    <w:rsid w:val="00354B75"/>
    <w:rsid w:val="00354C7D"/>
    <w:rsid w:val="00357325"/>
    <w:rsid w:val="003573B1"/>
    <w:rsid w:val="0035747D"/>
    <w:rsid w:val="00357CE3"/>
    <w:rsid w:val="00360E94"/>
    <w:rsid w:val="00362FD6"/>
    <w:rsid w:val="00363A35"/>
    <w:rsid w:val="00366B7D"/>
    <w:rsid w:val="00370AE0"/>
    <w:rsid w:val="00374D27"/>
    <w:rsid w:val="003770EB"/>
    <w:rsid w:val="00380211"/>
    <w:rsid w:val="0038045A"/>
    <w:rsid w:val="003818AA"/>
    <w:rsid w:val="00382DB6"/>
    <w:rsid w:val="00383BEC"/>
    <w:rsid w:val="00385FC3"/>
    <w:rsid w:val="0038635B"/>
    <w:rsid w:val="00387E5C"/>
    <w:rsid w:val="00391120"/>
    <w:rsid w:val="0039288E"/>
    <w:rsid w:val="00396472"/>
    <w:rsid w:val="003A5AB7"/>
    <w:rsid w:val="003B1E62"/>
    <w:rsid w:val="003B2DEC"/>
    <w:rsid w:val="003B2F75"/>
    <w:rsid w:val="003B3FCF"/>
    <w:rsid w:val="003B7F41"/>
    <w:rsid w:val="003C587E"/>
    <w:rsid w:val="003C72BB"/>
    <w:rsid w:val="003C77E7"/>
    <w:rsid w:val="003D16EA"/>
    <w:rsid w:val="003D172C"/>
    <w:rsid w:val="003D24A9"/>
    <w:rsid w:val="003D29BA"/>
    <w:rsid w:val="003D4DC9"/>
    <w:rsid w:val="003E1784"/>
    <w:rsid w:val="003E205F"/>
    <w:rsid w:val="003E32C4"/>
    <w:rsid w:val="003E34F8"/>
    <w:rsid w:val="003E3FF5"/>
    <w:rsid w:val="003E456A"/>
    <w:rsid w:val="003E50C8"/>
    <w:rsid w:val="003E5944"/>
    <w:rsid w:val="003F26C6"/>
    <w:rsid w:val="003F2AD4"/>
    <w:rsid w:val="003F72FD"/>
    <w:rsid w:val="00401019"/>
    <w:rsid w:val="0040121E"/>
    <w:rsid w:val="00404771"/>
    <w:rsid w:val="00405B53"/>
    <w:rsid w:val="00407256"/>
    <w:rsid w:val="004077E9"/>
    <w:rsid w:val="00413782"/>
    <w:rsid w:val="00413F79"/>
    <w:rsid w:val="004152A7"/>
    <w:rsid w:val="0041649E"/>
    <w:rsid w:val="004168E7"/>
    <w:rsid w:val="00420896"/>
    <w:rsid w:val="004242BC"/>
    <w:rsid w:val="00426EEC"/>
    <w:rsid w:val="00430F0C"/>
    <w:rsid w:val="00431F25"/>
    <w:rsid w:val="00432677"/>
    <w:rsid w:val="00432E3F"/>
    <w:rsid w:val="004346FD"/>
    <w:rsid w:val="00435DAF"/>
    <w:rsid w:val="0043743E"/>
    <w:rsid w:val="00437886"/>
    <w:rsid w:val="0044229E"/>
    <w:rsid w:val="004422CB"/>
    <w:rsid w:val="00447DFA"/>
    <w:rsid w:val="00451A9F"/>
    <w:rsid w:val="00454B34"/>
    <w:rsid w:val="00460ED1"/>
    <w:rsid w:val="00463220"/>
    <w:rsid w:val="0047271D"/>
    <w:rsid w:val="004747CB"/>
    <w:rsid w:val="00475B77"/>
    <w:rsid w:val="004872A2"/>
    <w:rsid w:val="004A4119"/>
    <w:rsid w:val="004A56E9"/>
    <w:rsid w:val="004A659F"/>
    <w:rsid w:val="004A7FE9"/>
    <w:rsid w:val="004C1F51"/>
    <w:rsid w:val="004C4D54"/>
    <w:rsid w:val="004D334C"/>
    <w:rsid w:val="004D358A"/>
    <w:rsid w:val="004D411F"/>
    <w:rsid w:val="004E16FF"/>
    <w:rsid w:val="004E1AA4"/>
    <w:rsid w:val="004E2477"/>
    <w:rsid w:val="004E372E"/>
    <w:rsid w:val="004E3B24"/>
    <w:rsid w:val="004E522D"/>
    <w:rsid w:val="004F3E94"/>
    <w:rsid w:val="00500C04"/>
    <w:rsid w:val="00500E80"/>
    <w:rsid w:val="0050554F"/>
    <w:rsid w:val="00506E82"/>
    <w:rsid w:val="00507104"/>
    <w:rsid w:val="0050783E"/>
    <w:rsid w:val="00511EDA"/>
    <w:rsid w:val="005147E9"/>
    <w:rsid w:val="00515BD1"/>
    <w:rsid w:val="0052100F"/>
    <w:rsid w:val="00521171"/>
    <w:rsid w:val="0052219D"/>
    <w:rsid w:val="00535FB4"/>
    <w:rsid w:val="00537BDB"/>
    <w:rsid w:val="00537BEA"/>
    <w:rsid w:val="00540E7F"/>
    <w:rsid w:val="00541903"/>
    <w:rsid w:val="00555EE4"/>
    <w:rsid w:val="00561839"/>
    <w:rsid w:val="005634C5"/>
    <w:rsid w:val="0057290E"/>
    <w:rsid w:val="00576239"/>
    <w:rsid w:val="005813F3"/>
    <w:rsid w:val="005826C9"/>
    <w:rsid w:val="00592C81"/>
    <w:rsid w:val="00592FF6"/>
    <w:rsid w:val="00593FA6"/>
    <w:rsid w:val="00597D46"/>
    <w:rsid w:val="005A0462"/>
    <w:rsid w:val="005A3286"/>
    <w:rsid w:val="005B5793"/>
    <w:rsid w:val="005C3B28"/>
    <w:rsid w:val="005C54F6"/>
    <w:rsid w:val="005D087C"/>
    <w:rsid w:val="005D1245"/>
    <w:rsid w:val="005D5B1E"/>
    <w:rsid w:val="005D697E"/>
    <w:rsid w:val="005D6B20"/>
    <w:rsid w:val="005D70CA"/>
    <w:rsid w:val="005D7123"/>
    <w:rsid w:val="005D7A33"/>
    <w:rsid w:val="005D7D19"/>
    <w:rsid w:val="005E04EE"/>
    <w:rsid w:val="005E275B"/>
    <w:rsid w:val="005E365B"/>
    <w:rsid w:val="005F2909"/>
    <w:rsid w:val="005F613A"/>
    <w:rsid w:val="006050A9"/>
    <w:rsid w:val="006069A7"/>
    <w:rsid w:val="0061062D"/>
    <w:rsid w:val="00614418"/>
    <w:rsid w:val="00614C1A"/>
    <w:rsid w:val="00616085"/>
    <w:rsid w:val="00623C7F"/>
    <w:rsid w:val="00624DBE"/>
    <w:rsid w:val="00625C0E"/>
    <w:rsid w:val="00634D37"/>
    <w:rsid w:val="0063537F"/>
    <w:rsid w:val="006354EC"/>
    <w:rsid w:val="006436EF"/>
    <w:rsid w:val="006448FE"/>
    <w:rsid w:val="006570A9"/>
    <w:rsid w:val="00662B98"/>
    <w:rsid w:val="00662BCA"/>
    <w:rsid w:val="00664A02"/>
    <w:rsid w:val="00664D6E"/>
    <w:rsid w:val="006653F7"/>
    <w:rsid w:val="00666C3C"/>
    <w:rsid w:val="00672B5B"/>
    <w:rsid w:val="006746B7"/>
    <w:rsid w:val="006758B8"/>
    <w:rsid w:val="0068050A"/>
    <w:rsid w:val="00683C76"/>
    <w:rsid w:val="00683D51"/>
    <w:rsid w:val="00684325"/>
    <w:rsid w:val="006850FB"/>
    <w:rsid w:val="006866DA"/>
    <w:rsid w:val="0069195B"/>
    <w:rsid w:val="00691EF0"/>
    <w:rsid w:val="006A3ED0"/>
    <w:rsid w:val="006A52B4"/>
    <w:rsid w:val="006A599A"/>
    <w:rsid w:val="006A6516"/>
    <w:rsid w:val="006A7502"/>
    <w:rsid w:val="006B19E5"/>
    <w:rsid w:val="006B2695"/>
    <w:rsid w:val="006B31D7"/>
    <w:rsid w:val="006B3951"/>
    <w:rsid w:val="006B3DC6"/>
    <w:rsid w:val="006B4AEE"/>
    <w:rsid w:val="006B5C47"/>
    <w:rsid w:val="006C1DB4"/>
    <w:rsid w:val="006C33CA"/>
    <w:rsid w:val="006C47C9"/>
    <w:rsid w:val="006D10C1"/>
    <w:rsid w:val="006E0C80"/>
    <w:rsid w:val="006E1B30"/>
    <w:rsid w:val="006E3EA6"/>
    <w:rsid w:val="006E7D5A"/>
    <w:rsid w:val="006F1941"/>
    <w:rsid w:val="006F1BBF"/>
    <w:rsid w:val="006F455C"/>
    <w:rsid w:val="006F7D8D"/>
    <w:rsid w:val="00700535"/>
    <w:rsid w:val="00703D4B"/>
    <w:rsid w:val="007046B7"/>
    <w:rsid w:val="00705357"/>
    <w:rsid w:val="00707C3F"/>
    <w:rsid w:val="00710F63"/>
    <w:rsid w:val="0071388C"/>
    <w:rsid w:val="00714BAA"/>
    <w:rsid w:val="007158FA"/>
    <w:rsid w:val="00716055"/>
    <w:rsid w:val="00717864"/>
    <w:rsid w:val="00717CA2"/>
    <w:rsid w:val="007206CF"/>
    <w:rsid w:val="007208C0"/>
    <w:rsid w:val="007213D9"/>
    <w:rsid w:val="00722AB4"/>
    <w:rsid w:val="007259D2"/>
    <w:rsid w:val="007308FE"/>
    <w:rsid w:val="0073092B"/>
    <w:rsid w:val="00731156"/>
    <w:rsid w:val="0073775E"/>
    <w:rsid w:val="00742C3A"/>
    <w:rsid w:val="007469E3"/>
    <w:rsid w:val="00754ED1"/>
    <w:rsid w:val="007551EF"/>
    <w:rsid w:val="00762975"/>
    <w:rsid w:val="007658E4"/>
    <w:rsid w:val="00766EC2"/>
    <w:rsid w:val="00767401"/>
    <w:rsid w:val="00771F45"/>
    <w:rsid w:val="0077274E"/>
    <w:rsid w:val="0077470C"/>
    <w:rsid w:val="00776755"/>
    <w:rsid w:val="007821C3"/>
    <w:rsid w:val="00785722"/>
    <w:rsid w:val="00787B37"/>
    <w:rsid w:val="0079313F"/>
    <w:rsid w:val="00793546"/>
    <w:rsid w:val="00793567"/>
    <w:rsid w:val="007A129A"/>
    <w:rsid w:val="007A306C"/>
    <w:rsid w:val="007A6728"/>
    <w:rsid w:val="007B1294"/>
    <w:rsid w:val="007B323E"/>
    <w:rsid w:val="007C47A1"/>
    <w:rsid w:val="007C506F"/>
    <w:rsid w:val="007C7898"/>
    <w:rsid w:val="007C79A3"/>
    <w:rsid w:val="007D09EE"/>
    <w:rsid w:val="007D1F72"/>
    <w:rsid w:val="007D274A"/>
    <w:rsid w:val="007D4B55"/>
    <w:rsid w:val="007D529A"/>
    <w:rsid w:val="007D5F32"/>
    <w:rsid w:val="007D6C7A"/>
    <w:rsid w:val="007E1411"/>
    <w:rsid w:val="007E422F"/>
    <w:rsid w:val="007E43C6"/>
    <w:rsid w:val="007E4EED"/>
    <w:rsid w:val="007E5D67"/>
    <w:rsid w:val="007F088E"/>
    <w:rsid w:val="007F2C2E"/>
    <w:rsid w:val="007F45D2"/>
    <w:rsid w:val="007F48EB"/>
    <w:rsid w:val="0080102C"/>
    <w:rsid w:val="00801495"/>
    <w:rsid w:val="0080345C"/>
    <w:rsid w:val="0080519E"/>
    <w:rsid w:val="00805358"/>
    <w:rsid w:val="0081378F"/>
    <w:rsid w:val="00815BAF"/>
    <w:rsid w:val="00823C99"/>
    <w:rsid w:val="00830F89"/>
    <w:rsid w:val="00840D3D"/>
    <w:rsid w:val="008410F7"/>
    <w:rsid w:val="0084789D"/>
    <w:rsid w:val="00854EFB"/>
    <w:rsid w:val="00855688"/>
    <w:rsid w:val="00863F00"/>
    <w:rsid w:val="00867FD2"/>
    <w:rsid w:val="008715A6"/>
    <w:rsid w:val="00877BA3"/>
    <w:rsid w:val="00881358"/>
    <w:rsid w:val="00884731"/>
    <w:rsid w:val="00886F5A"/>
    <w:rsid w:val="0088786B"/>
    <w:rsid w:val="008937AC"/>
    <w:rsid w:val="008A1CF4"/>
    <w:rsid w:val="008A4008"/>
    <w:rsid w:val="008A6FA3"/>
    <w:rsid w:val="008B1553"/>
    <w:rsid w:val="008B15DF"/>
    <w:rsid w:val="008B1843"/>
    <w:rsid w:val="008B3278"/>
    <w:rsid w:val="008B5D05"/>
    <w:rsid w:val="008B6AD5"/>
    <w:rsid w:val="008C278F"/>
    <w:rsid w:val="008C5420"/>
    <w:rsid w:val="008C6692"/>
    <w:rsid w:val="008C705B"/>
    <w:rsid w:val="008D0477"/>
    <w:rsid w:val="008D084B"/>
    <w:rsid w:val="008D20A2"/>
    <w:rsid w:val="008D3922"/>
    <w:rsid w:val="008D5276"/>
    <w:rsid w:val="008E3626"/>
    <w:rsid w:val="008E54A4"/>
    <w:rsid w:val="008F045B"/>
    <w:rsid w:val="008F3C07"/>
    <w:rsid w:val="008F5363"/>
    <w:rsid w:val="008F69FC"/>
    <w:rsid w:val="00900A0C"/>
    <w:rsid w:val="00900D2E"/>
    <w:rsid w:val="0090346B"/>
    <w:rsid w:val="00904290"/>
    <w:rsid w:val="009057C0"/>
    <w:rsid w:val="009071F3"/>
    <w:rsid w:val="009079B6"/>
    <w:rsid w:val="00911D56"/>
    <w:rsid w:val="0091670F"/>
    <w:rsid w:val="00916C96"/>
    <w:rsid w:val="0091745D"/>
    <w:rsid w:val="00917F9B"/>
    <w:rsid w:val="00920B92"/>
    <w:rsid w:val="00930881"/>
    <w:rsid w:val="009367C0"/>
    <w:rsid w:val="009422E2"/>
    <w:rsid w:val="009445D6"/>
    <w:rsid w:val="00947F62"/>
    <w:rsid w:val="00953093"/>
    <w:rsid w:val="00953F78"/>
    <w:rsid w:val="0095684B"/>
    <w:rsid w:val="009617E8"/>
    <w:rsid w:val="0096284B"/>
    <w:rsid w:val="00977495"/>
    <w:rsid w:val="00981DDA"/>
    <w:rsid w:val="00987430"/>
    <w:rsid w:val="00996B67"/>
    <w:rsid w:val="00996D61"/>
    <w:rsid w:val="00997DD8"/>
    <w:rsid w:val="009A1AE9"/>
    <w:rsid w:val="009A29EC"/>
    <w:rsid w:val="009A3D03"/>
    <w:rsid w:val="009B1039"/>
    <w:rsid w:val="009B365B"/>
    <w:rsid w:val="009C10DA"/>
    <w:rsid w:val="009C58E4"/>
    <w:rsid w:val="009D4258"/>
    <w:rsid w:val="009D467D"/>
    <w:rsid w:val="009D6352"/>
    <w:rsid w:val="009E395C"/>
    <w:rsid w:val="009E3EE9"/>
    <w:rsid w:val="009F1087"/>
    <w:rsid w:val="009F1DD9"/>
    <w:rsid w:val="00A0237B"/>
    <w:rsid w:val="00A03C4E"/>
    <w:rsid w:val="00A03E48"/>
    <w:rsid w:val="00A04C46"/>
    <w:rsid w:val="00A1154C"/>
    <w:rsid w:val="00A13FDA"/>
    <w:rsid w:val="00A15A7F"/>
    <w:rsid w:val="00A16B64"/>
    <w:rsid w:val="00A31468"/>
    <w:rsid w:val="00A37259"/>
    <w:rsid w:val="00A37604"/>
    <w:rsid w:val="00A4005D"/>
    <w:rsid w:val="00A42C5C"/>
    <w:rsid w:val="00A447A4"/>
    <w:rsid w:val="00A448D2"/>
    <w:rsid w:val="00A4728B"/>
    <w:rsid w:val="00A54186"/>
    <w:rsid w:val="00A62D06"/>
    <w:rsid w:val="00A66CA4"/>
    <w:rsid w:val="00A706F1"/>
    <w:rsid w:val="00A70CF0"/>
    <w:rsid w:val="00A72A71"/>
    <w:rsid w:val="00A72FEF"/>
    <w:rsid w:val="00A74B3F"/>
    <w:rsid w:val="00A76FB7"/>
    <w:rsid w:val="00A776DE"/>
    <w:rsid w:val="00A77D8E"/>
    <w:rsid w:val="00A82332"/>
    <w:rsid w:val="00A86E91"/>
    <w:rsid w:val="00A9024E"/>
    <w:rsid w:val="00A9328A"/>
    <w:rsid w:val="00AA387E"/>
    <w:rsid w:val="00AA42B6"/>
    <w:rsid w:val="00AA617F"/>
    <w:rsid w:val="00AB08B6"/>
    <w:rsid w:val="00AB0991"/>
    <w:rsid w:val="00AB1357"/>
    <w:rsid w:val="00AB26B4"/>
    <w:rsid w:val="00AB28B5"/>
    <w:rsid w:val="00AB499B"/>
    <w:rsid w:val="00AB5266"/>
    <w:rsid w:val="00AB5622"/>
    <w:rsid w:val="00AB79CF"/>
    <w:rsid w:val="00AC3767"/>
    <w:rsid w:val="00AD0157"/>
    <w:rsid w:val="00AD0689"/>
    <w:rsid w:val="00AD1E66"/>
    <w:rsid w:val="00AD21E0"/>
    <w:rsid w:val="00AD21E4"/>
    <w:rsid w:val="00AD2DED"/>
    <w:rsid w:val="00AD3BCD"/>
    <w:rsid w:val="00AE386E"/>
    <w:rsid w:val="00AE4125"/>
    <w:rsid w:val="00AE544C"/>
    <w:rsid w:val="00AF2D5B"/>
    <w:rsid w:val="00AF446C"/>
    <w:rsid w:val="00AF551F"/>
    <w:rsid w:val="00AF69C8"/>
    <w:rsid w:val="00B021D9"/>
    <w:rsid w:val="00B0399B"/>
    <w:rsid w:val="00B04593"/>
    <w:rsid w:val="00B074D6"/>
    <w:rsid w:val="00B11E49"/>
    <w:rsid w:val="00B13872"/>
    <w:rsid w:val="00B14BCC"/>
    <w:rsid w:val="00B24159"/>
    <w:rsid w:val="00B250C8"/>
    <w:rsid w:val="00B30CAB"/>
    <w:rsid w:val="00B333BE"/>
    <w:rsid w:val="00B349C1"/>
    <w:rsid w:val="00B34DDA"/>
    <w:rsid w:val="00B415EC"/>
    <w:rsid w:val="00B44F85"/>
    <w:rsid w:val="00B4694F"/>
    <w:rsid w:val="00B50F7C"/>
    <w:rsid w:val="00B54CBF"/>
    <w:rsid w:val="00B5672F"/>
    <w:rsid w:val="00B61F30"/>
    <w:rsid w:val="00B62FE0"/>
    <w:rsid w:val="00B6552D"/>
    <w:rsid w:val="00B65EF1"/>
    <w:rsid w:val="00B81CDB"/>
    <w:rsid w:val="00B8468A"/>
    <w:rsid w:val="00B8572A"/>
    <w:rsid w:val="00B876F1"/>
    <w:rsid w:val="00B9210A"/>
    <w:rsid w:val="00B931E9"/>
    <w:rsid w:val="00BA0EDC"/>
    <w:rsid w:val="00BA21D7"/>
    <w:rsid w:val="00BC418D"/>
    <w:rsid w:val="00BC7087"/>
    <w:rsid w:val="00BD32E9"/>
    <w:rsid w:val="00BD34D6"/>
    <w:rsid w:val="00BD600D"/>
    <w:rsid w:val="00BE0D67"/>
    <w:rsid w:val="00BE30FE"/>
    <w:rsid w:val="00BE310D"/>
    <w:rsid w:val="00BF57B3"/>
    <w:rsid w:val="00C010FD"/>
    <w:rsid w:val="00C039FA"/>
    <w:rsid w:val="00C04CA7"/>
    <w:rsid w:val="00C059DD"/>
    <w:rsid w:val="00C0698A"/>
    <w:rsid w:val="00C07E24"/>
    <w:rsid w:val="00C104B0"/>
    <w:rsid w:val="00C112FE"/>
    <w:rsid w:val="00C117AC"/>
    <w:rsid w:val="00C14B6C"/>
    <w:rsid w:val="00C17B16"/>
    <w:rsid w:val="00C20121"/>
    <w:rsid w:val="00C21174"/>
    <w:rsid w:val="00C336B4"/>
    <w:rsid w:val="00C3404B"/>
    <w:rsid w:val="00C36B3E"/>
    <w:rsid w:val="00C45AA6"/>
    <w:rsid w:val="00C47BFA"/>
    <w:rsid w:val="00C51385"/>
    <w:rsid w:val="00C53544"/>
    <w:rsid w:val="00C634B1"/>
    <w:rsid w:val="00C66042"/>
    <w:rsid w:val="00C6635F"/>
    <w:rsid w:val="00C70D99"/>
    <w:rsid w:val="00C72735"/>
    <w:rsid w:val="00C73EAF"/>
    <w:rsid w:val="00C830A1"/>
    <w:rsid w:val="00C845FB"/>
    <w:rsid w:val="00C867A5"/>
    <w:rsid w:val="00C87158"/>
    <w:rsid w:val="00C9069C"/>
    <w:rsid w:val="00C96096"/>
    <w:rsid w:val="00C969A2"/>
    <w:rsid w:val="00C96B1B"/>
    <w:rsid w:val="00C96C18"/>
    <w:rsid w:val="00C96F97"/>
    <w:rsid w:val="00C9731B"/>
    <w:rsid w:val="00C978C7"/>
    <w:rsid w:val="00CA56B4"/>
    <w:rsid w:val="00CB3722"/>
    <w:rsid w:val="00CB40FF"/>
    <w:rsid w:val="00CB65FB"/>
    <w:rsid w:val="00CC0D4B"/>
    <w:rsid w:val="00CC3666"/>
    <w:rsid w:val="00CC534E"/>
    <w:rsid w:val="00CC5B18"/>
    <w:rsid w:val="00CC5E7B"/>
    <w:rsid w:val="00CC65A9"/>
    <w:rsid w:val="00CD10A0"/>
    <w:rsid w:val="00CD26E8"/>
    <w:rsid w:val="00CE1721"/>
    <w:rsid w:val="00CE2B92"/>
    <w:rsid w:val="00CE5BBF"/>
    <w:rsid w:val="00CE6EA3"/>
    <w:rsid w:val="00CF33F6"/>
    <w:rsid w:val="00CF725E"/>
    <w:rsid w:val="00D037D2"/>
    <w:rsid w:val="00D03CB9"/>
    <w:rsid w:val="00D116C6"/>
    <w:rsid w:val="00D123F4"/>
    <w:rsid w:val="00D148D1"/>
    <w:rsid w:val="00D1668F"/>
    <w:rsid w:val="00D2069D"/>
    <w:rsid w:val="00D25CD7"/>
    <w:rsid w:val="00D27134"/>
    <w:rsid w:val="00D27388"/>
    <w:rsid w:val="00D30219"/>
    <w:rsid w:val="00D40E44"/>
    <w:rsid w:val="00D4314F"/>
    <w:rsid w:val="00D43399"/>
    <w:rsid w:val="00D477B0"/>
    <w:rsid w:val="00D5475F"/>
    <w:rsid w:val="00D54FE7"/>
    <w:rsid w:val="00D60361"/>
    <w:rsid w:val="00D60DC7"/>
    <w:rsid w:val="00D60E8D"/>
    <w:rsid w:val="00D61982"/>
    <w:rsid w:val="00D63A67"/>
    <w:rsid w:val="00D63BB7"/>
    <w:rsid w:val="00D67973"/>
    <w:rsid w:val="00D70AC4"/>
    <w:rsid w:val="00D7236C"/>
    <w:rsid w:val="00D74951"/>
    <w:rsid w:val="00D750B4"/>
    <w:rsid w:val="00D75EC6"/>
    <w:rsid w:val="00D81FB0"/>
    <w:rsid w:val="00D825AC"/>
    <w:rsid w:val="00D82DF0"/>
    <w:rsid w:val="00D87490"/>
    <w:rsid w:val="00D87D65"/>
    <w:rsid w:val="00D90213"/>
    <w:rsid w:val="00D949A8"/>
    <w:rsid w:val="00D95EED"/>
    <w:rsid w:val="00D96A38"/>
    <w:rsid w:val="00DA04D3"/>
    <w:rsid w:val="00DA26BF"/>
    <w:rsid w:val="00DA6598"/>
    <w:rsid w:val="00DA731C"/>
    <w:rsid w:val="00DB416B"/>
    <w:rsid w:val="00DB4B59"/>
    <w:rsid w:val="00DB732C"/>
    <w:rsid w:val="00DB7EB0"/>
    <w:rsid w:val="00DC0316"/>
    <w:rsid w:val="00DC7031"/>
    <w:rsid w:val="00DC72D1"/>
    <w:rsid w:val="00DD2B4E"/>
    <w:rsid w:val="00DD7C2A"/>
    <w:rsid w:val="00DE7B10"/>
    <w:rsid w:val="00DF127D"/>
    <w:rsid w:val="00DF47DA"/>
    <w:rsid w:val="00DF5DDC"/>
    <w:rsid w:val="00DF6462"/>
    <w:rsid w:val="00E044FB"/>
    <w:rsid w:val="00E04C22"/>
    <w:rsid w:val="00E04DC7"/>
    <w:rsid w:val="00E0618B"/>
    <w:rsid w:val="00E07693"/>
    <w:rsid w:val="00E138D2"/>
    <w:rsid w:val="00E13919"/>
    <w:rsid w:val="00E204FC"/>
    <w:rsid w:val="00E22306"/>
    <w:rsid w:val="00E24DE4"/>
    <w:rsid w:val="00E3535D"/>
    <w:rsid w:val="00E3579C"/>
    <w:rsid w:val="00E36C52"/>
    <w:rsid w:val="00E3764A"/>
    <w:rsid w:val="00E402DF"/>
    <w:rsid w:val="00E40407"/>
    <w:rsid w:val="00E454C2"/>
    <w:rsid w:val="00E45AE0"/>
    <w:rsid w:val="00E50288"/>
    <w:rsid w:val="00E506A7"/>
    <w:rsid w:val="00E54AD6"/>
    <w:rsid w:val="00E602EE"/>
    <w:rsid w:val="00E644C2"/>
    <w:rsid w:val="00E7308E"/>
    <w:rsid w:val="00E75E03"/>
    <w:rsid w:val="00E822DD"/>
    <w:rsid w:val="00E8466D"/>
    <w:rsid w:val="00E86534"/>
    <w:rsid w:val="00E95EF8"/>
    <w:rsid w:val="00EA24D1"/>
    <w:rsid w:val="00EA7890"/>
    <w:rsid w:val="00EB3448"/>
    <w:rsid w:val="00EC2AAE"/>
    <w:rsid w:val="00EC6A4E"/>
    <w:rsid w:val="00ED24AD"/>
    <w:rsid w:val="00ED2687"/>
    <w:rsid w:val="00ED45F7"/>
    <w:rsid w:val="00ED724E"/>
    <w:rsid w:val="00EE53C2"/>
    <w:rsid w:val="00EE622E"/>
    <w:rsid w:val="00EF0878"/>
    <w:rsid w:val="00EF1ADD"/>
    <w:rsid w:val="00EF3F33"/>
    <w:rsid w:val="00EF4AC6"/>
    <w:rsid w:val="00EF7E99"/>
    <w:rsid w:val="00F06ECE"/>
    <w:rsid w:val="00F143E5"/>
    <w:rsid w:val="00F1551C"/>
    <w:rsid w:val="00F15EC6"/>
    <w:rsid w:val="00F20C63"/>
    <w:rsid w:val="00F305FD"/>
    <w:rsid w:val="00F323D4"/>
    <w:rsid w:val="00F329E9"/>
    <w:rsid w:val="00F43EA7"/>
    <w:rsid w:val="00F45100"/>
    <w:rsid w:val="00F45DB8"/>
    <w:rsid w:val="00F46202"/>
    <w:rsid w:val="00F47334"/>
    <w:rsid w:val="00F47ECD"/>
    <w:rsid w:val="00F53475"/>
    <w:rsid w:val="00F60C2B"/>
    <w:rsid w:val="00F61F8E"/>
    <w:rsid w:val="00F632BA"/>
    <w:rsid w:val="00F64C13"/>
    <w:rsid w:val="00F73908"/>
    <w:rsid w:val="00F73A49"/>
    <w:rsid w:val="00F74C73"/>
    <w:rsid w:val="00F7658D"/>
    <w:rsid w:val="00F8082C"/>
    <w:rsid w:val="00F81472"/>
    <w:rsid w:val="00F81A31"/>
    <w:rsid w:val="00F836C1"/>
    <w:rsid w:val="00F85E4A"/>
    <w:rsid w:val="00F874C7"/>
    <w:rsid w:val="00F91B73"/>
    <w:rsid w:val="00F923DE"/>
    <w:rsid w:val="00F93D32"/>
    <w:rsid w:val="00F96774"/>
    <w:rsid w:val="00FA0649"/>
    <w:rsid w:val="00FA488A"/>
    <w:rsid w:val="00FA6801"/>
    <w:rsid w:val="00FB2C25"/>
    <w:rsid w:val="00FB4E44"/>
    <w:rsid w:val="00FC2C2D"/>
    <w:rsid w:val="00FC7B03"/>
    <w:rsid w:val="00FC7E89"/>
    <w:rsid w:val="00FD0224"/>
    <w:rsid w:val="00FD0654"/>
    <w:rsid w:val="00FD6516"/>
    <w:rsid w:val="00FE12B5"/>
    <w:rsid w:val="00FE31F1"/>
    <w:rsid w:val="00FE4549"/>
    <w:rsid w:val="00FE4597"/>
    <w:rsid w:val="00FE4AA6"/>
    <w:rsid w:val="00FE4DB6"/>
    <w:rsid w:val="00FE5A42"/>
    <w:rsid w:val="00FE6E2A"/>
    <w:rsid w:val="00FF5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6470A"/>
  <w15:docId w15:val="{A9AA1B82-8BEC-4EC4-910B-E592C4D3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48FE"/>
    <w:rPr>
      <w:sz w:val="24"/>
      <w:szCs w:val="24"/>
    </w:rPr>
  </w:style>
  <w:style w:type="paragraph" w:styleId="Heading1">
    <w:name w:val="heading 1"/>
    <w:basedOn w:val="Normal"/>
    <w:next w:val="Normal"/>
    <w:link w:val="Heading1Char"/>
    <w:qFormat/>
    <w:rsid w:val="008A6FA3"/>
    <w:pPr>
      <w:keepNext/>
      <w:outlineLvl w:val="0"/>
    </w:pPr>
    <w:rPr>
      <w:b/>
      <w:bCs/>
    </w:rPr>
  </w:style>
  <w:style w:type="paragraph" w:styleId="Heading2">
    <w:name w:val="heading 2"/>
    <w:basedOn w:val="Normal"/>
    <w:next w:val="Normal"/>
    <w:qFormat/>
    <w:rsid w:val="006C33CA"/>
    <w:pPr>
      <w:keepNext/>
      <w:contextualSpacing/>
      <w:outlineLvl w:val="1"/>
    </w:pPr>
    <w:rPr>
      <w:b/>
      <w:bCs/>
      <w:i/>
      <w:iCs/>
    </w:rPr>
  </w:style>
  <w:style w:type="paragraph" w:styleId="Heading3">
    <w:name w:val="heading 3"/>
    <w:basedOn w:val="Normal"/>
    <w:next w:val="Normal"/>
    <w:qFormat/>
    <w:rsid w:val="008A6FA3"/>
    <w:pPr>
      <w:keepNext/>
      <w:spacing w:before="240" w:after="60"/>
      <w:outlineLvl w:val="2"/>
    </w:pPr>
    <w:rPr>
      <w:rFonts w:ascii="Arial" w:hAnsi="Arial" w:cs="Arial"/>
      <w:b/>
      <w:bCs/>
      <w:sz w:val="26"/>
      <w:szCs w:val="26"/>
    </w:rPr>
  </w:style>
  <w:style w:type="paragraph" w:styleId="Heading4">
    <w:name w:val="heading 4"/>
    <w:basedOn w:val="Normal"/>
    <w:next w:val="Normal"/>
    <w:qFormat/>
    <w:rsid w:val="008A6FA3"/>
    <w:pPr>
      <w:keepNext/>
      <w:spacing w:before="240" w:after="60"/>
      <w:outlineLvl w:val="3"/>
    </w:pPr>
    <w:rPr>
      <w:b/>
      <w:bCs/>
      <w:sz w:val="28"/>
      <w:szCs w:val="28"/>
    </w:rPr>
  </w:style>
  <w:style w:type="paragraph" w:styleId="Heading5">
    <w:name w:val="heading 5"/>
    <w:basedOn w:val="Normal"/>
    <w:next w:val="Normal"/>
    <w:qFormat/>
    <w:rsid w:val="008A6FA3"/>
    <w:pPr>
      <w:keepNext/>
      <w:outlineLvl w:val="4"/>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rsid w:val="008A6FA3"/>
    <w:pPr>
      <w:ind w:left="360" w:hanging="360"/>
    </w:pPr>
  </w:style>
  <w:style w:type="paragraph" w:styleId="Header">
    <w:name w:val="header"/>
    <w:basedOn w:val="Normal"/>
    <w:link w:val="HeaderChar"/>
    <w:uiPriority w:val="99"/>
    <w:rsid w:val="00354B75"/>
    <w:pPr>
      <w:tabs>
        <w:tab w:val="center" w:pos="4320"/>
        <w:tab w:val="right" w:pos="8640"/>
      </w:tabs>
    </w:pPr>
  </w:style>
  <w:style w:type="paragraph" w:styleId="Footer">
    <w:name w:val="footer"/>
    <w:basedOn w:val="Normal"/>
    <w:link w:val="FooterChar"/>
    <w:uiPriority w:val="99"/>
    <w:rsid w:val="008A6FA3"/>
    <w:pPr>
      <w:tabs>
        <w:tab w:val="center" w:pos="4320"/>
        <w:tab w:val="right" w:pos="8640"/>
      </w:tabs>
    </w:pPr>
  </w:style>
  <w:style w:type="paragraph" w:styleId="BalloonText">
    <w:name w:val="Balloon Text"/>
    <w:basedOn w:val="Normal"/>
    <w:semiHidden/>
    <w:rsid w:val="008A6FA3"/>
    <w:rPr>
      <w:rFonts w:ascii="Tahoma" w:hAnsi="Tahoma" w:cs="Tahoma"/>
      <w:sz w:val="16"/>
      <w:szCs w:val="16"/>
    </w:rPr>
  </w:style>
  <w:style w:type="character" w:styleId="PageNumber">
    <w:name w:val="page number"/>
    <w:basedOn w:val="DefaultParagraphFont"/>
    <w:rsid w:val="008A6FA3"/>
  </w:style>
  <w:style w:type="paragraph" w:styleId="BodyText">
    <w:name w:val="Body Text"/>
    <w:basedOn w:val="Normal"/>
    <w:link w:val="BodyTextChar"/>
    <w:rsid w:val="008A6FA3"/>
    <w:pPr>
      <w:spacing w:after="120"/>
    </w:pPr>
  </w:style>
  <w:style w:type="character" w:styleId="CommentReference">
    <w:name w:val="annotation reference"/>
    <w:basedOn w:val="DefaultParagraphFont"/>
    <w:rsid w:val="001752CF"/>
    <w:rPr>
      <w:sz w:val="16"/>
      <w:szCs w:val="16"/>
    </w:rPr>
  </w:style>
  <w:style w:type="paragraph" w:styleId="CommentText">
    <w:name w:val="annotation text"/>
    <w:basedOn w:val="Normal"/>
    <w:link w:val="CommentTextChar"/>
    <w:rsid w:val="001752CF"/>
    <w:rPr>
      <w:sz w:val="20"/>
      <w:szCs w:val="20"/>
    </w:rPr>
  </w:style>
  <w:style w:type="character" w:customStyle="1" w:styleId="CommentTextChar">
    <w:name w:val="Comment Text Char"/>
    <w:basedOn w:val="DefaultParagraphFont"/>
    <w:link w:val="CommentText"/>
    <w:rsid w:val="001752CF"/>
  </w:style>
  <w:style w:type="paragraph" w:styleId="CommentSubject">
    <w:name w:val="annotation subject"/>
    <w:basedOn w:val="CommentText"/>
    <w:next w:val="CommentText"/>
    <w:link w:val="CommentSubjectChar"/>
    <w:rsid w:val="001752CF"/>
    <w:rPr>
      <w:b/>
      <w:bCs/>
    </w:rPr>
  </w:style>
  <w:style w:type="character" w:customStyle="1" w:styleId="CommentSubjectChar">
    <w:name w:val="Comment Subject Char"/>
    <w:basedOn w:val="CommentTextChar"/>
    <w:link w:val="CommentSubject"/>
    <w:rsid w:val="001752CF"/>
    <w:rPr>
      <w:b/>
      <w:bCs/>
    </w:rPr>
  </w:style>
  <w:style w:type="character" w:customStyle="1" w:styleId="BodyTextChar">
    <w:name w:val="Body Text Char"/>
    <w:basedOn w:val="DefaultParagraphFont"/>
    <w:link w:val="BodyText"/>
    <w:rsid w:val="006B4AEE"/>
    <w:rPr>
      <w:sz w:val="24"/>
      <w:szCs w:val="24"/>
    </w:rPr>
  </w:style>
  <w:style w:type="character" w:customStyle="1" w:styleId="HeaderChar">
    <w:name w:val="Header Char"/>
    <w:basedOn w:val="DefaultParagraphFont"/>
    <w:link w:val="Header"/>
    <w:uiPriority w:val="99"/>
    <w:rsid w:val="00354B75"/>
    <w:rPr>
      <w:sz w:val="24"/>
      <w:szCs w:val="24"/>
    </w:rPr>
  </w:style>
  <w:style w:type="paragraph" w:styleId="ListParagraph">
    <w:name w:val="List Paragraph"/>
    <w:basedOn w:val="Normal"/>
    <w:uiPriority w:val="34"/>
    <w:qFormat/>
    <w:rsid w:val="003E456A"/>
    <w:pPr>
      <w:ind w:left="720"/>
      <w:contextualSpacing/>
    </w:pPr>
    <w:rPr>
      <w:rFonts w:eastAsia="SimSun"/>
      <w:lang w:eastAsia="zh-CN"/>
    </w:rPr>
  </w:style>
  <w:style w:type="character" w:customStyle="1" w:styleId="FooterChar">
    <w:name w:val="Footer Char"/>
    <w:basedOn w:val="DefaultParagraphFont"/>
    <w:link w:val="Footer"/>
    <w:uiPriority w:val="99"/>
    <w:rsid w:val="00CC65A9"/>
    <w:rPr>
      <w:sz w:val="24"/>
      <w:szCs w:val="24"/>
    </w:rPr>
  </w:style>
  <w:style w:type="paragraph" w:styleId="Revision">
    <w:name w:val="Revision"/>
    <w:hidden/>
    <w:uiPriority w:val="99"/>
    <w:semiHidden/>
    <w:rsid w:val="00625C0E"/>
    <w:rPr>
      <w:sz w:val="24"/>
      <w:szCs w:val="24"/>
    </w:rPr>
  </w:style>
  <w:style w:type="table" w:styleId="TableGrid">
    <w:name w:val="Table Grid"/>
    <w:basedOn w:val="TableNormal"/>
    <w:rsid w:val="00BC41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B08B6"/>
    <w:rPr>
      <w:b/>
      <w:bCs/>
      <w:sz w:val="24"/>
      <w:szCs w:val="24"/>
    </w:rPr>
  </w:style>
  <w:style w:type="paragraph" w:styleId="NormalWeb">
    <w:name w:val="Normal (Web)"/>
    <w:basedOn w:val="Normal"/>
    <w:uiPriority w:val="99"/>
    <w:semiHidden/>
    <w:unhideWhenUsed/>
    <w:rsid w:val="00182844"/>
    <w:pPr>
      <w:spacing w:before="100" w:beforeAutospacing="1" w:after="100" w:afterAutospacing="1"/>
    </w:pPr>
    <w:rPr>
      <w:rFonts w:eastAsiaTheme="minorEastAsia"/>
    </w:rPr>
  </w:style>
  <w:style w:type="character" w:customStyle="1" w:styleId="normaltextrun">
    <w:name w:val="normaltextrun"/>
    <w:basedOn w:val="DefaultParagraphFont"/>
    <w:rsid w:val="00D87490"/>
  </w:style>
  <w:style w:type="character" w:customStyle="1" w:styleId="eop">
    <w:name w:val="eop"/>
    <w:basedOn w:val="DefaultParagraphFont"/>
    <w:rsid w:val="00D87490"/>
  </w:style>
  <w:style w:type="paragraph" w:customStyle="1" w:styleId="paragraph">
    <w:name w:val="paragraph"/>
    <w:basedOn w:val="Normal"/>
    <w:rsid w:val="00D87490"/>
    <w:pPr>
      <w:spacing w:before="100" w:beforeAutospacing="1" w:after="100" w:afterAutospacing="1"/>
    </w:pPr>
  </w:style>
  <w:style w:type="character" w:customStyle="1" w:styleId="tabchar">
    <w:name w:val="tabchar"/>
    <w:basedOn w:val="DefaultParagraphFont"/>
    <w:rsid w:val="006F1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829">
      <w:bodyDiv w:val="1"/>
      <w:marLeft w:val="0"/>
      <w:marRight w:val="0"/>
      <w:marTop w:val="0"/>
      <w:marBottom w:val="0"/>
      <w:divBdr>
        <w:top w:val="none" w:sz="0" w:space="0" w:color="auto"/>
        <w:left w:val="none" w:sz="0" w:space="0" w:color="auto"/>
        <w:bottom w:val="none" w:sz="0" w:space="0" w:color="auto"/>
        <w:right w:val="none" w:sz="0" w:space="0" w:color="auto"/>
      </w:divBdr>
      <w:divsChild>
        <w:div w:id="1904874200">
          <w:marLeft w:val="0"/>
          <w:marRight w:val="0"/>
          <w:marTop w:val="0"/>
          <w:marBottom w:val="0"/>
          <w:divBdr>
            <w:top w:val="none" w:sz="0" w:space="0" w:color="auto"/>
            <w:left w:val="none" w:sz="0" w:space="0" w:color="auto"/>
            <w:bottom w:val="none" w:sz="0" w:space="0" w:color="auto"/>
            <w:right w:val="none" w:sz="0" w:space="0" w:color="auto"/>
          </w:divBdr>
        </w:div>
        <w:div w:id="87360504">
          <w:marLeft w:val="0"/>
          <w:marRight w:val="0"/>
          <w:marTop w:val="0"/>
          <w:marBottom w:val="0"/>
          <w:divBdr>
            <w:top w:val="none" w:sz="0" w:space="0" w:color="auto"/>
            <w:left w:val="none" w:sz="0" w:space="0" w:color="auto"/>
            <w:bottom w:val="none" w:sz="0" w:space="0" w:color="auto"/>
            <w:right w:val="none" w:sz="0" w:space="0" w:color="auto"/>
          </w:divBdr>
          <w:divsChild>
            <w:div w:id="121535994">
              <w:marLeft w:val="-75"/>
              <w:marRight w:val="0"/>
              <w:marTop w:val="30"/>
              <w:marBottom w:val="30"/>
              <w:divBdr>
                <w:top w:val="none" w:sz="0" w:space="0" w:color="auto"/>
                <w:left w:val="none" w:sz="0" w:space="0" w:color="auto"/>
                <w:bottom w:val="none" w:sz="0" w:space="0" w:color="auto"/>
                <w:right w:val="none" w:sz="0" w:space="0" w:color="auto"/>
              </w:divBdr>
              <w:divsChild>
                <w:div w:id="550118299">
                  <w:marLeft w:val="0"/>
                  <w:marRight w:val="0"/>
                  <w:marTop w:val="0"/>
                  <w:marBottom w:val="0"/>
                  <w:divBdr>
                    <w:top w:val="none" w:sz="0" w:space="0" w:color="auto"/>
                    <w:left w:val="none" w:sz="0" w:space="0" w:color="auto"/>
                    <w:bottom w:val="none" w:sz="0" w:space="0" w:color="auto"/>
                    <w:right w:val="none" w:sz="0" w:space="0" w:color="auto"/>
                  </w:divBdr>
                  <w:divsChild>
                    <w:div w:id="1661076470">
                      <w:marLeft w:val="0"/>
                      <w:marRight w:val="0"/>
                      <w:marTop w:val="0"/>
                      <w:marBottom w:val="0"/>
                      <w:divBdr>
                        <w:top w:val="none" w:sz="0" w:space="0" w:color="auto"/>
                        <w:left w:val="none" w:sz="0" w:space="0" w:color="auto"/>
                        <w:bottom w:val="none" w:sz="0" w:space="0" w:color="auto"/>
                        <w:right w:val="none" w:sz="0" w:space="0" w:color="auto"/>
                      </w:divBdr>
                    </w:div>
                    <w:div w:id="2019309312">
                      <w:marLeft w:val="0"/>
                      <w:marRight w:val="0"/>
                      <w:marTop w:val="0"/>
                      <w:marBottom w:val="0"/>
                      <w:divBdr>
                        <w:top w:val="none" w:sz="0" w:space="0" w:color="auto"/>
                        <w:left w:val="none" w:sz="0" w:space="0" w:color="auto"/>
                        <w:bottom w:val="none" w:sz="0" w:space="0" w:color="auto"/>
                        <w:right w:val="none" w:sz="0" w:space="0" w:color="auto"/>
                      </w:divBdr>
                    </w:div>
                  </w:divsChild>
                </w:div>
                <w:div w:id="313879106">
                  <w:marLeft w:val="0"/>
                  <w:marRight w:val="0"/>
                  <w:marTop w:val="0"/>
                  <w:marBottom w:val="0"/>
                  <w:divBdr>
                    <w:top w:val="none" w:sz="0" w:space="0" w:color="auto"/>
                    <w:left w:val="none" w:sz="0" w:space="0" w:color="auto"/>
                    <w:bottom w:val="none" w:sz="0" w:space="0" w:color="auto"/>
                    <w:right w:val="none" w:sz="0" w:space="0" w:color="auto"/>
                  </w:divBdr>
                  <w:divsChild>
                    <w:div w:id="58940968">
                      <w:marLeft w:val="0"/>
                      <w:marRight w:val="0"/>
                      <w:marTop w:val="0"/>
                      <w:marBottom w:val="0"/>
                      <w:divBdr>
                        <w:top w:val="none" w:sz="0" w:space="0" w:color="auto"/>
                        <w:left w:val="none" w:sz="0" w:space="0" w:color="auto"/>
                        <w:bottom w:val="none" w:sz="0" w:space="0" w:color="auto"/>
                        <w:right w:val="none" w:sz="0" w:space="0" w:color="auto"/>
                      </w:divBdr>
                    </w:div>
                    <w:div w:id="918170641">
                      <w:marLeft w:val="0"/>
                      <w:marRight w:val="0"/>
                      <w:marTop w:val="0"/>
                      <w:marBottom w:val="0"/>
                      <w:divBdr>
                        <w:top w:val="none" w:sz="0" w:space="0" w:color="auto"/>
                        <w:left w:val="none" w:sz="0" w:space="0" w:color="auto"/>
                        <w:bottom w:val="none" w:sz="0" w:space="0" w:color="auto"/>
                        <w:right w:val="none" w:sz="0" w:space="0" w:color="auto"/>
                      </w:divBdr>
                    </w:div>
                  </w:divsChild>
                </w:div>
                <w:div w:id="1595743314">
                  <w:marLeft w:val="0"/>
                  <w:marRight w:val="0"/>
                  <w:marTop w:val="0"/>
                  <w:marBottom w:val="0"/>
                  <w:divBdr>
                    <w:top w:val="none" w:sz="0" w:space="0" w:color="auto"/>
                    <w:left w:val="none" w:sz="0" w:space="0" w:color="auto"/>
                    <w:bottom w:val="none" w:sz="0" w:space="0" w:color="auto"/>
                    <w:right w:val="none" w:sz="0" w:space="0" w:color="auto"/>
                  </w:divBdr>
                  <w:divsChild>
                    <w:div w:id="2108036633">
                      <w:marLeft w:val="0"/>
                      <w:marRight w:val="0"/>
                      <w:marTop w:val="0"/>
                      <w:marBottom w:val="0"/>
                      <w:divBdr>
                        <w:top w:val="none" w:sz="0" w:space="0" w:color="auto"/>
                        <w:left w:val="none" w:sz="0" w:space="0" w:color="auto"/>
                        <w:bottom w:val="none" w:sz="0" w:space="0" w:color="auto"/>
                        <w:right w:val="none" w:sz="0" w:space="0" w:color="auto"/>
                      </w:divBdr>
                    </w:div>
                    <w:div w:id="1389067539">
                      <w:marLeft w:val="0"/>
                      <w:marRight w:val="0"/>
                      <w:marTop w:val="0"/>
                      <w:marBottom w:val="0"/>
                      <w:divBdr>
                        <w:top w:val="none" w:sz="0" w:space="0" w:color="auto"/>
                        <w:left w:val="none" w:sz="0" w:space="0" w:color="auto"/>
                        <w:bottom w:val="none" w:sz="0" w:space="0" w:color="auto"/>
                        <w:right w:val="none" w:sz="0" w:space="0" w:color="auto"/>
                      </w:divBdr>
                    </w:div>
                  </w:divsChild>
                </w:div>
                <w:div w:id="351960550">
                  <w:marLeft w:val="0"/>
                  <w:marRight w:val="0"/>
                  <w:marTop w:val="0"/>
                  <w:marBottom w:val="0"/>
                  <w:divBdr>
                    <w:top w:val="none" w:sz="0" w:space="0" w:color="auto"/>
                    <w:left w:val="none" w:sz="0" w:space="0" w:color="auto"/>
                    <w:bottom w:val="none" w:sz="0" w:space="0" w:color="auto"/>
                    <w:right w:val="none" w:sz="0" w:space="0" w:color="auto"/>
                  </w:divBdr>
                  <w:divsChild>
                    <w:div w:id="404837672">
                      <w:marLeft w:val="0"/>
                      <w:marRight w:val="0"/>
                      <w:marTop w:val="0"/>
                      <w:marBottom w:val="0"/>
                      <w:divBdr>
                        <w:top w:val="none" w:sz="0" w:space="0" w:color="auto"/>
                        <w:left w:val="none" w:sz="0" w:space="0" w:color="auto"/>
                        <w:bottom w:val="none" w:sz="0" w:space="0" w:color="auto"/>
                        <w:right w:val="none" w:sz="0" w:space="0" w:color="auto"/>
                      </w:divBdr>
                    </w:div>
                    <w:div w:id="2092265340">
                      <w:marLeft w:val="0"/>
                      <w:marRight w:val="0"/>
                      <w:marTop w:val="0"/>
                      <w:marBottom w:val="0"/>
                      <w:divBdr>
                        <w:top w:val="none" w:sz="0" w:space="0" w:color="auto"/>
                        <w:left w:val="none" w:sz="0" w:space="0" w:color="auto"/>
                        <w:bottom w:val="none" w:sz="0" w:space="0" w:color="auto"/>
                        <w:right w:val="none" w:sz="0" w:space="0" w:color="auto"/>
                      </w:divBdr>
                    </w:div>
                  </w:divsChild>
                </w:div>
                <w:div w:id="1460299584">
                  <w:marLeft w:val="0"/>
                  <w:marRight w:val="0"/>
                  <w:marTop w:val="0"/>
                  <w:marBottom w:val="0"/>
                  <w:divBdr>
                    <w:top w:val="none" w:sz="0" w:space="0" w:color="auto"/>
                    <w:left w:val="none" w:sz="0" w:space="0" w:color="auto"/>
                    <w:bottom w:val="none" w:sz="0" w:space="0" w:color="auto"/>
                    <w:right w:val="none" w:sz="0" w:space="0" w:color="auto"/>
                  </w:divBdr>
                  <w:divsChild>
                    <w:div w:id="43219505">
                      <w:marLeft w:val="0"/>
                      <w:marRight w:val="0"/>
                      <w:marTop w:val="0"/>
                      <w:marBottom w:val="0"/>
                      <w:divBdr>
                        <w:top w:val="none" w:sz="0" w:space="0" w:color="auto"/>
                        <w:left w:val="none" w:sz="0" w:space="0" w:color="auto"/>
                        <w:bottom w:val="none" w:sz="0" w:space="0" w:color="auto"/>
                        <w:right w:val="none" w:sz="0" w:space="0" w:color="auto"/>
                      </w:divBdr>
                    </w:div>
                  </w:divsChild>
                </w:div>
                <w:div w:id="445348753">
                  <w:marLeft w:val="0"/>
                  <w:marRight w:val="0"/>
                  <w:marTop w:val="0"/>
                  <w:marBottom w:val="0"/>
                  <w:divBdr>
                    <w:top w:val="none" w:sz="0" w:space="0" w:color="auto"/>
                    <w:left w:val="none" w:sz="0" w:space="0" w:color="auto"/>
                    <w:bottom w:val="none" w:sz="0" w:space="0" w:color="auto"/>
                    <w:right w:val="none" w:sz="0" w:space="0" w:color="auto"/>
                  </w:divBdr>
                  <w:divsChild>
                    <w:div w:id="725683695">
                      <w:marLeft w:val="0"/>
                      <w:marRight w:val="0"/>
                      <w:marTop w:val="0"/>
                      <w:marBottom w:val="0"/>
                      <w:divBdr>
                        <w:top w:val="none" w:sz="0" w:space="0" w:color="auto"/>
                        <w:left w:val="none" w:sz="0" w:space="0" w:color="auto"/>
                        <w:bottom w:val="none" w:sz="0" w:space="0" w:color="auto"/>
                        <w:right w:val="none" w:sz="0" w:space="0" w:color="auto"/>
                      </w:divBdr>
                    </w:div>
                  </w:divsChild>
                </w:div>
                <w:div w:id="2131435536">
                  <w:marLeft w:val="0"/>
                  <w:marRight w:val="0"/>
                  <w:marTop w:val="0"/>
                  <w:marBottom w:val="0"/>
                  <w:divBdr>
                    <w:top w:val="none" w:sz="0" w:space="0" w:color="auto"/>
                    <w:left w:val="none" w:sz="0" w:space="0" w:color="auto"/>
                    <w:bottom w:val="none" w:sz="0" w:space="0" w:color="auto"/>
                    <w:right w:val="none" w:sz="0" w:space="0" w:color="auto"/>
                  </w:divBdr>
                  <w:divsChild>
                    <w:div w:id="610088260">
                      <w:marLeft w:val="0"/>
                      <w:marRight w:val="0"/>
                      <w:marTop w:val="0"/>
                      <w:marBottom w:val="0"/>
                      <w:divBdr>
                        <w:top w:val="none" w:sz="0" w:space="0" w:color="auto"/>
                        <w:left w:val="none" w:sz="0" w:space="0" w:color="auto"/>
                        <w:bottom w:val="none" w:sz="0" w:space="0" w:color="auto"/>
                        <w:right w:val="none" w:sz="0" w:space="0" w:color="auto"/>
                      </w:divBdr>
                    </w:div>
                  </w:divsChild>
                </w:div>
                <w:div w:id="1029334223">
                  <w:marLeft w:val="0"/>
                  <w:marRight w:val="0"/>
                  <w:marTop w:val="0"/>
                  <w:marBottom w:val="0"/>
                  <w:divBdr>
                    <w:top w:val="none" w:sz="0" w:space="0" w:color="auto"/>
                    <w:left w:val="none" w:sz="0" w:space="0" w:color="auto"/>
                    <w:bottom w:val="none" w:sz="0" w:space="0" w:color="auto"/>
                    <w:right w:val="none" w:sz="0" w:space="0" w:color="auto"/>
                  </w:divBdr>
                  <w:divsChild>
                    <w:div w:id="410585614">
                      <w:marLeft w:val="0"/>
                      <w:marRight w:val="0"/>
                      <w:marTop w:val="0"/>
                      <w:marBottom w:val="0"/>
                      <w:divBdr>
                        <w:top w:val="none" w:sz="0" w:space="0" w:color="auto"/>
                        <w:left w:val="none" w:sz="0" w:space="0" w:color="auto"/>
                        <w:bottom w:val="none" w:sz="0" w:space="0" w:color="auto"/>
                        <w:right w:val="none" w:sz="0" w:space="0" w:color="auto"/>
                      </w:divBdr>
                    </w:div>
                  </w:divsChild>
                </w:div>
                <w:div w:id="1680810562">
                  <w:marLeft w:val="0"/>
                  <w:marRight w:val="0"/>
                  <w:marTop w:val="0"/>
                  <w:marBottom w:val="0"/>
                  <w:divBdr>
                    <w:top w:val="none" w:sz="0" w:space="0" w:color="auto"/>
                    <w:left w:val="none" w:sz="0" w:space="0" w:color="auto"/>
                    <w:bottom w:val="none" w:sz="0" w:space="0" w:color="auto"/>
                    <w:right w:val="none" w:sz="0" w:space="0" w:color="auto"/>
                  </w:divBdr>
                  <w:divsChild>
                    <w:div w:id="80025774">
                      <w:marLeft w:val="0"/>
                      <w:marRight w:val="0"/>
                      <w:marTop w:val="0"/>
                      <w:marBottom w:val="0"/>
                      <w:divBdr>
                        <w:top w:val="none" w:sz="0" w:space="0" w:color="auto"/>
                        <w:left w:val="none" w:sz="0" w:space="0" w:color="auto"/>
                        <w:bottom w:val="none" w:sz="0" w:space="0" w:color="auto"/>
                        <w:right w:val="none" w:sz="0" w:space="0" w:color="auto"/>
                      </w:divBdr>
                    </w:div>
                  </w:divsChild>
                </w:div>
                <w:div w:id="1704792923">
                  <w:marLeft w:val="0"/>
                  <w:marRight w:val="0"/>
                  <w:marTop w:val="0"/>
                  <w:marBottom w:val="0"/>
                  <w:divBdr>
                    <w:top w:val="none" w:sz="0" w:space="0" w:color="auto"/>
                    <w:left w:val="none" w:sz="0" w:space="0" w:color="auto"/>
                    <w:bottom w:val="none" w:sz="0" w:space="0" w:color="auto"/>
                    <w:right w:val="none" w:sz="0" w:space="0" w:color="auto"/>
                  </w:divBdr>
                  <w:divsChild>
                    <w:div w:id="1195533158">
                      <w:marLeft w:val="0"/>
                      <w:marRight w:val="0"/>
                      <w:marTop w:val="0"/>
                      <w:marBottom w:val="0"/>
                      <w:divBdr>
                        <w:top w:val="none" w:sz="0" w:space="0" w:color="auto"/>
                        <w:left w:val="none" w:sz="0" w:space="0" w:color="auto"/>
                        <w:bottom w:val="none" w:sz="0" w:space="0" w:color="auto"/>
                        <w:right w:val="none" w:sz="0" w:space="0" w:color="auto"/>
                      </w:divBdr>
                    </w:div>
                  </w:divsChild>
                </w:div>
                <w:div w:id="330957465">
                  <w:marLeft w:val="0"/>
                  <w:marRight w:val="0"/>
                  <w:marTop w:val="0"/>
                  <w:marBottom w:val="0"/>
                  <w:divBdr>
                    <w:top w:val="none" w:sz="0" w:space="0" w:color="auto"/>
                    <w:left w:val="none" w:sz="0" w:space="0" w:color="auto"/>
                    <w:bottom w:val="none" w:sz="0" w:space="0" w:color="auto"/>
                    <w:right w:val="none" w:sz="0" w:space="0" w:color="auto"/>
                  </w:divBdr>
                  <w:divsChild>
                    <w:div w:id="489950553">
                      <w:marLeft w:val="0"/>
                      <w:marRight w:val="0"/>
                      <w:marTop w:val="0"/>
                      <w:marBottom w:val="0"/>
                      <w:divBdr>
                        <w:top w:val="none" w:sz="0" w:space="0" w:color="auto"/>
                        <w:left w:val="none" w:sz="0" w:space="0" w:color="auto"/>
                        <w:bottom w:val="none" w:sz="0" w:space="0" w:color="auto"/>
                        <w:right w:val="none" w:sz="0" w:space="0" w:color="auto"/>
                      </w:divBdr>
                    </w:div>
                  </w:divsChild>
                </w:div>
                <w:div w:id="174611587">
                  <w:marLeft w:val="0"/>
                  <w:marRight w:val="0"/>
                  <w:marTop w:val="0"/>
                  <w:marBottom w:val="0"/>
                  <w:divBdr>
                    <w:top w:val="none" w:sz="0" w:space="0" w:color="auto"/>
                    <w:left w:val="none" w:sz="0" w:space="0" w:color="auto"/>
                    <w:bottom w:val="none" w:sz="0" w:space="0" w:color="auto"/>
                    <w:right w:val="none" w:sz="0" w:space="0" w:color="auto"/>
                  </w:divBdr>
                  <w:divsChild>
                    <w:div w:id="733088232">
                      <w:marLeft w:val="0"/>
                      <w:marRight w:val="0"/>
                      <w:marTop w:val="0"/>
                      <w:marBottom w:val="0"/>
                      <w:divBdr>
                        <w:top w:val="none" w:sz="0" w:space="0" w:color="auto"/>
                        <w:left w:val="none" w:sz="0" w:space="0" w:color="auto"/>
                        <w:bottom w:val="none" w:sz="0" w:space="0" w:color="auto"/>
                        <w:right w:val="none" w:sz="0" w:space="0" w:color="auto"/>
                      </w:divBdr>
                    </w:div>
                  </w:divsChild>
                </w:div>
                <w:div w:id="782185813">
                  <w:marLeft w:val="0"/>
                  <w:marRight w:val="0"/>
                  <w:marTop w:val="0"/>
                  <w:marBottom w:val="0"/>
                  <w:divBdr>
                    <w:top w:val="none" w:sz="0" w:space="0" w:color="auto"/>
                    <w:left w:val="none" w:sz="0" w:space="0" w:color="auto"/>
                    <w:bottom w:val="none" w:sz="0" w:space="0" w:color="auto"/>
                    <w:right w:val="none" w:sz="0" w:space="0" w:color="auto"/>
                  </w:divBdr>
                  <w:divsChild>
                    <w:div w:id="831915713">
                      <w:marLeft w:val="0"/>
                      <w:marRight w:val="0"/>
                      <w:marTop w:val="0"/>
                      <w:marBottom w:val="0"/>
                      <w:divBdr>
                        <w:top w:val="none" w:sz="0" w:space="0" w:color="auto"/>
                        <w:left w:val="none" w:sz="0" w:space="0" w:color="auto"/>
                        <w:bottom w:val="none" w:sz="0" w:space="0" w:color="auto"/>
                        <w:right w:val="none" w:sz="0" w:space="0" w:color="auto"/>
                      </w:divBdr>
                    </w:div>
                  </w:divsChild>
                </w:div>
                <w:div w:id="179781772">
                  <w:marLeft w:val="0"/>
                  <w:marRight w:val="0"/>
                  <w:marTop w:val="0"/>
                  <w:marBottom w:val="0"/>
                  <w:divBdr>
                    <w:top w:val="none" w:sz="0" w:space="0" w:color="auto"/>
                    <w:left w:val="none" w:sz="0" w:space="0" w:color="auto"/>
                    <w:bottom w:val="none" w:sz="0" w:space="0" w:color="auto"/>
                    <w:right w:val="none" w:sz="0" w:space="0" w:color="auto"/>
                  </w:divBdr>
                  <w:divsChild>
                    <w:div w:id="441920599">
                      <w:marLeft w:val="0"/>
                      <w:marRight w:val="0"/>
                      <w:marTop w:val="0"/>
                      <w:marBottom w:val="0"/>
                      <w:divBdr>
                        <w:top w:val="none" w:sz="0" w:space="0" w:color="auto"/>
                        <w:left w:val="none" w:sz="0" w:space="0" w:color="auto"/>
                        <w:bottom w:val="none" w:sz="0" w:space="0" w:color="auto"/>
                        <w:right w:val="none" w:sz="0" w:space="0" w:color="auto"/>
                      </w:divBdr>
                    </w:div>
                  </w:divsChild>
                </w:div>
                <w:div w:id="1287008801">
                  <w:marLeft w:val="0"/>
                  <w:marRight w:val="0"/>
                  <w:marTop w:val="0"/>
                  <w:marBottom w:val="0"/>
                  <w:divBdr>
                    <w:top w:val="none" w:sz="0" w:space="0" w:color="auto"/>
                    <w:left w:val="none" w:sz="0" w:space="0" w:color="auto"/>
                    <w:bottom w:val="none" w:sz="0" w:space="0" w:color="auto"/>
                    <w:right w:val="none" w:sz="0" w:space="0" w:color="auto"/>
                  </w:divBdr>
                  <w:divsChild>
                    <w:div w:id="1517235342">
                      <w:marLeft w:val="0"/>
                      <w:marRight w:val="0"/>
                      <w:marTop w:val="0"/>
                      <w:marBottom w:val="0"/>
                      <w:divBdr>
                        <w:top w:val="none" w:sz="0" w:space="0" w:color="auto"/>
                        <w:left w:val="none" w:sz="0" w:space="0" w:color="auto"/>
                        <w:bottom w:val="none" w:sz="0" w:space="0" w:color="auto"/>
                        <w:right w:val="none" w:sz="0" w:space="0" w:color="auto"/>
                      </w:divBdr>
                    </w:div>
                  </w:divsChild>
                </w:div>
                <w:div w:id="455486631">
                  <w:marLeft w:val="0"/>
                  <w:marRight w:val="0"/>
                  <w:marTop w:val="0"/>
                  <w:marBottom w:val="0"/>
                  <w:divBdr>
                    <w:top w:val="none" w:sz="0" w:space="0" w:color="auto"/>
                    <w:left w:val="none" w:sz="0" w:space="0" w:color="auto"/>
                    <w:bottom w:val="none" w:sz="0" w:space="0" w:color="auto"/>
                    <w:right w:val="none" w:sz="0" w:space="0" w:color="auto"/>
                  </w:divBdr>
                  <w:divsChild>
                    <w:div w:id="889654133">
                      <w:marLeft w:val="0"/>
                      <w:marRight w:val="0"/>
                      <w:marTop w:val="0"/>
                      <w:marBottom w:val="0"/>
                      <w:divBdr>
                        <w:top w:val="none" w:sz="0" w:space="0" w:color="auto"/>
                        <w:left w:val="none" w:sz="0" w:space="0" w:color="auto"/>
                        <w:bottom w:val="none" w:sz="0" w:space="0" w:color="auto"/>
                        <w:right w:val="none" w:sz="0" w:space="0" w:color="auto"/>
                      </w:divBdr>
                    </w:div>
                  </w:divsChild>
                </w:div>
                <w:div w:id="764620147">
                  <w:marLeft w:val="0"/>
                  <w:marRight w:val="0"/>
                  <w:marTop w:val="0"/>
                  <w:marBottom w:val="0"/>
                  <w:divBdr>
                    <w:top w:val="none" w:sz="0" w:space="0" w:color="auto"/>
                    <w:left w:val="none" w:sz="0" w:space="0" w:color="auto"/>
                    <w:bottom w:val="none" w:sz="0" w:space="0" w:color="auto"/>
                    <w:right w:val="none" w:sz="0" w:space="0" w:color="auto"/>
                  </w:divBdr>
                  <w:divsChild>
                    <w:div w:id="478809494">
                      <w:marLeft w:val="0"/>
                      <w:marRight w:val="0"/>
                      <w:marTop w:val="0"/>
                      <w:marBottom w:val="0"/>
                      <w:divBdr>
                        <w:top w:val="none" w:sz="0" w:space="0" w:color="auto"/>
                        <w:left w:val="none" w:sz="0" w:space="0" w:color="auto"/>
                        <w:bottom w:val="none" w:sz="0" w:space="0" w:color="auto"/>
                        <w:right w:val="none" w:sz="0" w:space="0" w:color="auto"/>
                      </w:divBdr>
                    </w:div>
                  </w:divsChild>
                </w:div>
                <w:div w:id="1361543075">
                  <w:marLeft w:val="0"/>
                  <w:marRight w:val="0"/>
                  <w:marTop w:val="0"/>
                  <w:marBottom w:val="0"/>
                  <w:divBdr>
                    <w:top w:val="none" w:sz="0" w:space="0" w:color="auto"/>
                    <w:left w:val="none" w:sz="0" w:space="0" w:color="auto"/>
                    <w:bottom w:val="none" w:sz="0" w:space="0" w:color="auto"/>
                    <w:right w:val="none" w:sz="0" w:space="0" w:color="auto"/>
                  </w:divBdr>
                  <w:divsChild>
                    <w:div w:id="730930340">
                      <w:marLeft w:val="0"/>
                      <w:marRight w:val="0"/>
                      <w:marTop w:val="0"/>
                      <w:marBottom w:val="0"/>
                      <w:divBdr>
                        <w:top w:val="none" w:sz="0" w:space="0" w:color="auto"/>
                        <w:left w:val="none" w:sz="0" w:space="0" w:color="auto"/>
                        <w:bottom w:val="none" w:sz="0" w:space="0" w:color="auto"/>
                        <w:right w:val="none" w:sz="0" w:space="0" w:color="auto"/>
                      </w:divBdr>
                    </w:div>
                  </w:divsChild>
                </w:div>
                <w:div w:id="412698788">
                  <w:marLeft w:val="0"/>
                  <w:marRight w:val="0"/>
                  <w:marTop w:val="0"/>
                  <w:marBottom w:val="0"/>
                  <w:divBdr>
                    <w:top w:val="none" w:sz="0" w:space="0" w:color="auto"/>
                    <w:left w:val="none" w:sz="0" w:space="0" w:color="auto"/>
                    <w:bottom w:val="none" w:sz="0" w:space="0" w:color="auto"/>
                    <w:right w:val="none" w:sz="0" w:space="0" w:color="auto"/>
                  </w:divBdr>
                  <w:divsChild>
                    <w:div w:id="783115615">
                      <w:marLeft w:val="0"/>
                      <w:marRight w:val="0"/>
                      <w:marTop w:val="0"/>
                      <w:marBottom w:val="0"/>
                      <w:divBdr>
                        <w:top w:val="none" w:sz="0" w:space="0" w:color="auto"/>
                        <w:left w:val="none" w:sz="0" w:space="0" w:color="auto"/>
                        <w:bottom w:val="none" w:sz="0" w:space="0" w:color="auto"/>
                        <w:right w:val="none" w:sz="0" w:space="0" w:color="auto"/>
                      </w:divBdr>
                    </w:div>
                  </w:divsChild>
                </w:div>
                <w:div w:id="1687639019">
                  <w:marLeft w:val="0"/>
                  <w:marRight w:val="0"/>
                  <w:marTop w:val="0"/>
                  <w:marBottom w:val="0"/>
                  <w:divBdr>
                    <w:top w:val="none" w:sz="0" w:space="0" w:color="auto"/>
                    <w:left w:val="none" w:sz="0" w:space="0" w:color="auto"/>
                    <w:bottom w:val="none" w:sz="0" w:space="0" w:color="auto"/>
                    <w:right w:val="none" w:sz="0" w:space="0" w:color="auto"/>
                  </w:divBdr>
                  <w:divsChild>
                    <w:div w:id="1560705922">
                      <w:marLeft w:val="0"/>
                      <w:marRight w:val="0"/>
                      <w:marTop w:val="0"/>
                      <w:marBottom w:val="0"/>
                      <w:divBdr>
                        <w:top w:val="none" w:sz="0" w:space="0" w:color="auto"/>
                        <w:left w:val="none" w:sz="0" w:space="0" w:color="auto"/>
                        <w:bottom w:val="none" w:sz="0" w:space="0" w:color="auto"/>
                        <w:right w:val="none" w:sz="0" w:space="0" w:color="auto"/>
                      </w:divBdr>
                    </w:div>
                  </w:divsChild>
                </w:div>
                <w:div w:id="314458291">
                  <w:marLeft w:val="0"/>
                  <w:marRight w:val="0"/>
                  <w:marTop w:val="0"/>
                  <w:marBottom w:val="0"/>
                  <w:divBdr>
                    <w:top w:val="none" w:sz="0" w:space="0" w:color="auto"/>
                    <w:left w:val="none" w:sz="0" w:space="0" w:color="auto"/>
                    <w:bottom w:val="none" w:sz="0" w:space="0" w:color="auto"/>
                    <w:right w:val="none" w:sz="0" w:space="0" w:color="auto"/>
                  </w:divBdr>
                  <w:divsChild>
                    <w:div w:id="275796323">
                      <w:marLeft w:val="0"/>
                      <w:marRight w:val="0"/>
                      <w:marTop w:val="0"/>
                      <w:marBottom w:val="0"/>
                      <w:divBdr>
                        <w:top w:val="none" w:sz="0" w:space="0" w:color="auto"/>
                        <w:left w:val="none" w:sz="0" w:space="0" w:color="auto"/>
                        <w:bottom w:val="none" w:sz="0" w:space="0" w:color="auto"/>
                        <w:right w:val="none" w:sz="0" w:space="0" w:color="auto"/>
                      </w:divBdr>
                    </w:div>
                    <w:div w:id="1474055684">
                      <w:marLeft w:val="0"/>
                      <w:marRight w:val="0"/>
                      <w:marTop w:val="0"/>
                      <w:marBottom w:val="0"/>
                      <w:divBdr>
                        <w:top w:val="none" w:sz="0" w:space="0" w:color="auto"/>
                        <w:left w:val="none" w:sz="0" w:space="0" w:color="auto"/>
                        <w:bottom w:val="none" w:sz="0" w:space="0" w:color="auto"/>
                        <w:right w:val="none" w:sz="0" w:space="0" w:color="auto"/>
                      </w:divBdr>
                    </w:div>
                  </w:divsChild>
                </w:div>
                <w:div w:id="1238318644">
                  <w:marLeft w:val="0"/>
                  <w:marRight w:val="0"/>
                  <w:marTop w:val="0"/>
                  <w:marBottom w:val="0"/>
                  <w:divBdr>
                    <w:top w:val="none" w:sz="0" w:space="0" w:color="auto"/>
                    <w:left w:val="none" w:sz="0" w:space="0" w:color="auto"/>
                    <w:bottom w:val="none" w:sz="0" w:space="0" w:color="auto"/>
                    <w:right w:val="none" w:sz="0" w:space="0" w:color="auto"/>
                  </w:divBdr>
                  <w:divsChild>
                    <w:div w:id="487288020">
                      <w:marLeft w:val="0"/>
                      <w:marRight w:val="0"/>
                      <w:marTop w:val="0"/>
                      <w:marBottom w:val="0"/>
                      <w:divBdr>
                        <w:top w:val="none" w:sz="0" w:space="0" w:color="auto"/>
                        <w:left w:val="none" w:sz="0" w:space="0" w:color="auto"/>
                        <w:bottom w:val="none" w:sz="0" w:space="0" w:color="auto"/>
                        <w:right w:val="none" w:sz="0" w:space="0" w:color="auto"/>
                      </w:divBdr>
                    </w:div>
                    <w:div w:id="785274504">
                      <w:marLeft w:val="0"/>
                      <w:marRight w:val="0"/>
                      <w:marTop w:val="0"/>
                      <w:marBottom w:val="0"/>
                      <w:divBdr>
                        <w:top w:val="none" w:sz="0" w:space="0" w:color="auto"/>
                        <w:left w:val="none" w:sz="0" w:space="0" w:color="auto"/>
                        <w:bottom w:val="none" w:sz="0" w:space="0" w:color="auto"/>
                        <w:right w:val="none" w:sz="0" w:space="0" w:color="auto"/>
                      </w:divBdr>
                    </w:div>
                  </w:divsChild>
                </w:div>
                <w:div w:id="95366373">
                  <w:marLeft w:val="0"/>
                  <w:marRight w:val="0"/>
                  <w:marTop w:val="0"/>
                  <w:marBottom w:val="0"/>
                  <w:divBdr>
                    <w:top w:val="none" w:sz="0" w:space="0" w:color="auto"/>
                    <w:left w:val="none" w:sz="0" w:space="0" w:color="auto"/>
                    <w:bottom w:val="none" w:sz="0" w:space="0" w:color="auto"/>
                    <w:right w:val="none" w:sz="0" w:space="0" w:color="auto"/>
                  </w:divBdr>
                  <w:divsChild>
                    <w:div w:id="1781030925">
                      <w:marLeft w:val="0"/>
                      <w:marRight w:val="0"/>
                      <w:marTop w:val="0"/>
                      <w:marBottom w:val="0"/>
                      <w:divBdr>
                        <w:top w:val="none" w:sz="0" w:space="0" w:color="auto"/>
                        <w:left w:val="none" w:sz="0" w:space="0" w:color="auto"/>
                        <w:bottom w:val="none" w:sz="0" w:space="0" w:color="auto"/>
                        <w:right w:val="none" w:sz="0" w:space="0" w:color="auto"/>
                      </w:divBdr>
                    </w:div>
                    <w:div w:id="136459655">
                      <w:marLeft w:val="0"/>
                      <w:marRight w:val="0"/>
                      <w:marTop w:val="0"/>
                      <w:marBottom w:val="0"/>
                      <w:divBdr>
                        <w:top w:val="none" w:sz="0" w:space="0" w:color="auto"/>
                        <w:left w:val="none" w:sz="0" w:space="0" w:color="auto"/>
                        <w:bottom w:val="none" w:sz="0" w:space="0" w:color="auto"/>
                        <w:right w:val="none" w:sz="0" w:space="0" w:color="auto"/>
                      </w:divBdr>
                    </w:div>
                  </w:divsChild>
                </w:div>
                <w:div w:id="1076125251">
                  <w:marLeft w:val="0"/>
                  <w:marRight w:val="0"/>
                  <w:marTop w:val="0"/>
                  <w:marBottom w:val="0"/>
                  <w:divBdr>
                    <w:top w:val="none" w:sz="0" w:space="0" w:color="auto"/>
                    <w:left w:val="none" w:sz="0" w:space="0" w:color="auto"/>
                    <w:bottom w:val="none" w:sz="0" w:space="0" w:color="auto"/>
                    <w:right w:val="none" w:sz="0" w:space="0" w:color="auto"/>
                  </w:divBdr>
                  <w:divsChild>
                    <w:div w:id="1698584231">
                      <w:marLeft w:val="0"/>
                      <w:marRight w:val="0"/>
                      <w:marTop w:val="0"/>
                      <w:marBottom w:val="0"/>
                      <w:divBdr>
                        <w:top w:val="none" w:sz="0" w:space="0" w:color="auto"/>
                        <w:left w:val="none" w:sz="0" w:space="0" w:color="auto"/>
                        <w:bottom w:val="none" w:sz="0" w:space="0" w:color="auto"/>
                        <w:right w:val="none" w:sz="0" w:space="0" w:color="auto"/>
                      </w:divBdr>
                    </w:div>
                    <w:div w:id="1553927097">
                      <w:marLeft w:val="0"/>
                      <w:marRight w:val="0"/>
                      <w:marTop w:val="0"/>
                      <w:marBottom w:val="0"/>
                      <w:divBdr>
                        <w:top w:val="none" w:sz="0" w:space="0" w:color="auto"/>
                        <w:left w:val="none" w:sz="0" w:space="0" w:color="auto"/>
                        <w:bottom w:val="none" w:sz="0" w:space="0" w:color="auto"/>
                        <w:right w:val="none" w:sz="0" w:space="0" w:color="auto"/>
                      </w:divBdr>
                    </w:div>
                  </w:divsChild>
                </w:div>
                <w:div w:id="1388721900">
                  <w:marLeft w:val="0"/>
                  <w:marRight w:val="0"/>
                  <w:marTop w:val="0"/>
                  <w:marBottom w:val="0"/>
                  <w:divBdr>
                    <w:top w:val="none" w:sz="0" w:space="0" w:color="auto"/>
                    <w:left w:val="none" w:sz="0" w:space="0" w:color="auto"/>
                    <w:bottom w:val="none" w:sz="0" w:space="0" w:color="auto"/>
                    <w:right w:val="none" w:sz="0" w:space="0" w:color="auto"/>
                  </w:divBdr>
                  <w:divsChild>
                    <w:div w:id="1524317901">
                      <w:marLeft w:val="0"/>
                      <w:marRight w:val="0"/>
                      <w:marTop w:val="0"/>
                      <w:marBottom w:val="0"/>
                      <w:divBdr>
                        <w:top w:val="none" w:sz="0" w:space="0" w:color="auto"/>
                        <w:left w:val="none" w:sz="0" w:space="0" w:color="auto"/>
                        <w:bottom w:val="none" w:sz="0" w:space="0" w:color="auto"/>
                        <w:right w:val="none" w:sz="0" w:space="0" w:color="auto"/>
                      </w:divBdr>
                    </w:div>
                  </w:divsChild>
                </w:div>
                <w:div w:id="713311733">
                  <w:marLeft w:val="0"/>
                  <w:marRight w:val="0"/>
                  <w:marTop w:val="0"/>
                  <w:marBottom w:val="0"/>
                  <w:divBdr>
                    <w:top w:val="none" w:sz="0" w:space="0" w:color="auto"/>
                    <w:left w:val="none" w:sz="0" w:space="0" w:color="auto"/>
                    <w:bottom w:val="none" w:sz="0" w:space="0" w:color="auto"/>
                    <w:right w:val="none" w:sz="0" w:space="0" w:color="auto"/>
                  </w:divBdr>
                  <w:divsChild>
                    <w:div w:id="414937901">
                      <w:marLeft w:val="0"/>
                      <w:marRight w:val="0"/>
                      <w:marTop w:val="0"/>
                      <w:marBottom w:val="0"/>
                      <w:divBdr>
                        <w:top w:val="none" w:sz="0" w:space="0" w:color="auto"/>
                        <w:left w:val="none" w:sz="0" w:space="0" w:color="auto"/>
                        <w:bottom w:val="none" w:sz="0" w:space="0" w:color="auto"/>
                        <w:right w:val="none" w:sz="0" w:space="0" w:color="auto"/>
                      </w:divBdr>
                    </w:div>
                  </w:divsChild>
                </w:div>
                <w:div w:id="1996032317">
                  <w:marLeft w:val="0"/>
                  <w:marRight w:val="0"/>
                  <w:marTop w:val="0"/>
                  <w:marBottom w:val="0"/>
                  <w:divBdr>
                    <w:top w:val="none" w:sz="0" w:space="0" w:color="auto"/>
                    <w:left w:val="none" w:sz="0" w:space="0" w:color="auto"/>
                    <w:bottom w:val="none" w:sz="0" w:space="0" w:color="auto"/>
                    <w:right w:val="none" w:sz="0" w:space="0" w:color="auto"/>
                  </w:divBdr>
                  <w:divsChild>
                    <w:div w:id="1615479175">
                      <w:marLeft w:val="0"/>
                      <w:marRight w:val="0"/>
                      <w:marTop w:val="0"/>
                      <w:marBottom w:val="0"/>
                      <w:divBdr>
                        <w:top w:val="none" w:sz="0" w:space="0" w:color="auto"/>
                        <w:left w:val="none" w:sz="0" w:space="0" w:color="auto"/>
                        <w:bottom w:val="none" w:sz="0" w:space="0" w:color="auto"/>
                        <w:right w:val="none" w:sz="0" w:space="0" w:color="auto"/>
                      </w:divBdr>
                    </w:div>
                  </w:divsChild>
                </w:div>
                <w:div w:id="282201001">
                  <w:marLeft w:val="0"/>
                  <w:marRight w:val="0"/>
                  <w:marTop w:val="0"/>
                  <w:marBottom w:val="0"/>
                  <w:divBdr>
                    <w:top w:val="none" w:sz="0" w:space="0" w:color="auto"/>
                    <w:left w:val="none" w:sz="0" w:space="0" w:color="auto"/>
                    <w:bottom w:val="none" w:sz="0" w:space="0" w:color="auto"/>
                    <w:right w:val="none" w:sz="0" w:space="0" w:color="auto"/>
                  </w:divBdr>
                  <w:divsChild>
                    <w:div w:id="1707943375">
                      <w:marLeft w:val="0"/>
                      <w:marRight w:val="0"/>
                      <w:marTop w:val="0"/>
                      <w:marBottom w:val="0"/>
                      <w:divBdr>
                        <w:top w:val="none" w:sz="0" w:space="0" w:color="auto"/>
                        <w:left w:val="none" w:sz="0" w:space="0" w:color="auto"/>
                        <w:bottom w:val="none" w:sz="0" w:space="0" w:color="auto"/>
                        <w:right w:val="none" w:sz="0" w:space="0" w:color="auto"/>
                      </w:divBdr>
                    </w:div>
                  </w:divsChild>
                </w:div>
                <w:div w:id="304244608">
                  <w:marLeft w:val="0"/>
                  <w:marRight w:val="0"/>
                  <w:marTop w:val="0"/>
                  <w:marBottom w:val="0"/>
                  <w:divBdr>
                    <w:top w:val="none" w:sz="0" w:space="0" w:color="auto"/>
                    <w:left w:val="none" w:sz="0" w:space="0" w:color="auto"/>
                    <w:bottom w:val="none" w:sz="0" w:space="0" w:color="auto"/>
                    <w:right w:val="none" w:sz="0" w:space="0" w:color="auto"/>
                  </w:divBdr>
                  <w:divsChild>
                    <w:div w:id="1455368639">
                      <w:marLeft w:val="0"/>
                      <w:marRight w:val="0"/>
                      <w:marTop w:val="0"/>
                      <w:marBottom w:val="0"/>
                      <w:divBdr>
                        <w:top w:val="none" w:sz="0" w:space="0" w:color="auto"/>
                        <w:left w:val="none" w:sz="0" w:space="0" w:color="auto"/>
                        <w:bottom w:val="none" w:sz="0" w:space="0" w:color="auto"/>
                        <w:right w:val="none" w:sz="0" w:space="0" w:color="auto"/>
                      </w:divBdr>
                    </w:div>
                  </w:divsChild>
                </w:div>
                <w:div w:id="793214552">
                  <w:marLeft w:val="0"/>
                  <w:marRight w:val="0"/>
                  <w:marTop w:val="0"/>
                  <w:marBottom w:val="0"/>
                  <w:divBdr>
                    <w:top w:val="none" w:sz="0" w:space="0" w:color="auto"/>
                    <w:left w:val="none" w:sz="0" w:space="0" w:color="auto"/>
                    <w:bottom w:val="none" w:sz="0" w:space="0" w:color="auto"/>
                    <w:right w:val="none" w:sz="0" w:space="0" w:color="auto"/>
                  </w:divBdr>
                  <w:divsChild>
                    <w:div w:id="1337806654">
                      <w:marLeft w:val="0"/>
                      <w:marRight w:val="0"/>
                      <w:marTop w:val="0"/>
                      <w:marBottom w:val="0"/>
                      <w:divBdr>
                        <w:top w:val="none" w:sz="0" w:space="0" w:color="auto"/>
                        <w:left w:val="none" w:sz="0" w:space="0" w:color="auto"/>
                        <w:bottom w:val="none" w:sz="0" w:space="0" w:color="auto"/>
                        <w:right w:val="none" w:sz="0" w:space="0" w:color="auto"/>
                      </w:divBdr>
                    </w:div>
                  </w:divsChild>
                </w:div>
                <w:div w:id="60183396">
                  <w:marLeft w:val="0"/>
                  <w:marRight w:val="0"/>
                  <w:marTop w:val="0"/>
                  <w:marBottom w:val="0"/>
                  <w:divBdr>
                    <w:top w:val="none" w:sz="0" w:space="0" w:color="auto"/>
                    <w:left w:val="none" w:sz="0" w:space="0" w:color="auto"/>
                    <w:bottom w:val="none" w:sz="0" w:space="0" w:color="auto"/>
                    <w:right w:val="none" w:sz="0" w:space="0" w:color="auto"/>
                  </w:divBdr>
                  <w:divsChild>
                    <w:div w:id="849221227">
                      <w:marLeft w:val="0"/>
                      <w:marRight w:val="0"/>
                      <w:marTop w:val="0"/>
                      <w:marBottom w:val="0"/>
                      <w:divBdr>
                        <w:top w:val="none" w:sz="0" w:space="0" w:color="auto"/>
                        <w:left w:val="none" w:sz="0" w:space="0" w:color="auto"/>
                        <w:bottom w:val="none" w:sz="0" w:space="0" w:color="auto"/>
                        <w:right w:val="none" w:sz="0" w:space="0" w:color="auto"/>
                      </w:divBdr>
                    </w:div>
                  </w:divsChild>
                </w:div>
                <w:div w:id="1831484470">
                  <w:marLeft w:val="0"/>
                  <w:marRight w:val="0"/>
                  <w:marTop w:val="0"/>
                  <w:marBottom w:val="0"/>
                  <w:divBdr>
                    <w:top w:val="none" w:sz="0" w:space="0" w:color="auto"/>
                    <w:left w:val="none" w:sz="0" w:space="0" w:color="auto"/>
                    <w:bottom w:val="none" w:sz="0" w:space="0" w:color="auto"/>
                    <w:right w:val="none" w:sz="0" w:space="0" w:color="auto"/>
                  </w:divBdr>
                  <w:divsChild>
                    <w:div w:id="1413088296">
                      <w:marLeft w:val="0"/>
                      <w:marRight w:val="0"/>
                      <w:marTop w:val="0"/>
                      <w:marBottom w:val="0"/>
                      <w:divBdr>
                        <w:top w:val="none" w:sz="0" w:space="0" w:color="auto"/>
                        <w:left w:val="none" w:sz="0" w:space="0" w:color="auto"/>
                        <w:bottom w:val="none" w:sz="0" w:space="0" w:color="auto"/>
                        <w:right w:val="none" w:sz="0" w:space="0" w:color="auto"/>
                      </w:divBdr>
                    </w:div>
                  </w:divsChild>
                </w:div>
                <w:div w:id="2112433808">
                  <w:marLeft w:val="0"/>
                  <w:marRight w:val="0"/>
                  <w:marTop w:val="0"/>
                  <w:marBottom w:val="0"/>
                  <w:divBdr>
                    <w:top w:val="none" w:sz="0" w:space="0" w:color="auto"/>
                    <w:left w:val="none" w:sz="0" w:space="0" w:color="auto"/>
                    <w:bottom w:val="none" w:sz="0" w:space="0" w:color="auto"/>
                    <w:right w:val="none" w:sz="0" w:space="0" w:color="auto"/>
                  </w:divBdr>
                  <w:divsChild>
                    <w:div w:id="2146240439">
                      <w:marLeft w:val="0"/>
                      <w:marRight w:val="0"/>
                      <w:marTop w:val="0"/>
                      <w:marBottom w:val="0"/>
                      <w:divBdr>
                        <w:top w:val="none" w:sz="0" w:space="0" w:color="auto"/>
                        <w:left w:val="none" w:sz="0" w:space="0" w:color="auto"/>
                        <w:bottom w:val="none" w:sz="0" w:space="0" w:color="auto"/>
                        <w:right w:val="none" w:sz="0" w:space="0" w:color="auto"/>
                      </w:divBdr>
                    </w:div>
                  </w:divsChild>
                </w:div>
                <w:div w:id="79564108">
                  <w:marLeft w:val="0"/>
                  <w:marRight w:val="0"/>
                  <w:marTop w:val="0"/>
                  <w:marBottom w:val="0"/>
                  <w:divBdr>
                    <w:top w:val="none" w:sz="0" w:space="0" w:color="auto"/>
                    <w:left w:val="none" w:sz="0" w:space="0" w:color="auto"/>
                    <w:bottom w:val="none" w:sz="0" w:space="0" w:color="auto"/>
                    <w:right w:val="none" w:sz="0" w:space="0" w:color="auto"/>
                  </w:divBdr>
                  <w:divsChild>
                    <w:div w:id="1551723828">
                      <w:marLeft w:val="0"/>
                      <w:marRight w:val="0"/>
                      <w:marTop w:val="0"/>
                      <w:marBottom w:val="0"/>
                      <w:divBdr>
                        <w:top w:val="none" w:sz="0" w:space="0" w:color="auto"/>
                        <w:left w:val="none" w:sz="0" w:space="0" w:color="auto"/>
                        <w:bottom w:val="none" w:sz="0" w:space="0" w:color="auto"/>
                        <w:right w:val="none" w:sz="0" w:space="0" w:color="auto"/>
                      </w:divBdr>
                    </w:div>
                  </w:divsChild>
                </w:div>
                <w:div w:id="1713266204">
                  <w:marLeft w:val="0"/>
                  <w:marRight w:val="0"/>
                  <w:marTop w:val="0"/>
                  <w:marBottom w:val="0"/>
                  <w:divBdr>
                    <w:top w:val="none" w:sz="0" w:space="0" w:color="auto"/>
                    <w:left w:val="none" w:sz="0" w:space="0" w:color="auto"/>
                    <w:bottom w:val="none" w:sz="0" w:space="0" w:color="auto"/>
                    <w:right w:val="none" w:sz="0" w:space="0" w:color="auto"/>
                  </w:divBdr>
                  <w:divsChild>
                    <w:div w:id="949973876">
                      <w:marLeft w:val="0"/>
                      <w:marRight w:val="0"/>
                      <w:marTop w:val="0"/>
                      <w:marBottom w:val="0"/>
                      <w:divBdr>
                        <w:top w:val="none" w:sz="0" w:space="0" w:color="auto"/>
                        <w:left w:val="none" w:sz="0" w:space="0" w:color="auto"/>
                        <w:bottom w:val="none" w:sz="0" w:space="0" w:color="auto"/>
                        <w:right w:val="none" w:sz="0" w:space="0" w:color="auto"/>
                      </w:divBdr>
                    </w:div>
                  </w:divsChild>
                </w:div>
                <w:div w:id="290130997">
                  <w:marLeft w:val="0"/>
                  <w:marRight w:val="0"/>
                  <w:marTop w:val="0"/>
                  <w:marBottom w:val="0"/>
                  <w:divBdr>
                    <w:top w:val="none" w:sz="0" w:space="0" w:color="auto"/>
                    <w:left w:val="none" w:sz="0" w:space="0" w:color="auto"/>
                    <w:bottom w:val="none" w:sz="0" w:space="0" w:color="auto"/>
                    <w:right w:val="none" w:sz="0" w:space="0" w:color="auto"/>
                  </w:divBdr>
                  <w:divsChild>
                    <w:div w:id="128281167">
                      <w:marLeft w:val="0"/>
                      <w:marRight w:val="0"/>
                      <w:marTop w:val="0"/>
                      <w:marBottom w:val="0"/>
                      <w:divBdr>
                        <w:top w:val="none" w:sz="0" w:space="0" w:color="auto"/>
                        <w:left w:val="none" w:sz="0" w:space="0" w:color="auto"/>
                        <w:bottom w:val="none" w:sz="0" w:space="0" w:color="auto"/>
                        <w:right w:val="none" w:sz="0" w:space="0" w:color="auto"/>
                      </w:divBdr>
                    </w:div>
                  </w:divsChild>
                </w:div>
                <w:div w:id="1588611879">
                  <w:marLeft w:val="0"/>
                  <w:marRight w:val="0"/>
                  <w:marTop w:val="0"/>
                  <w:marBottom w:val="0"/>
                  <w:divBdr>
                    <w:top w:val="none" w:sz="0" w:space="0" w:color="auto"/>
                    <w:left w:val="none" w:sz="0" w:space="0" w:color="auto"/>
                    <w:bottom w:val="none" w:sz="0" w:space="0" w:color="auto"/>
                    <w:right w:val="none" w:sz="0" w:space="0" w:color="auto"/>
                  </w:divBdr>
                  <w:divsChild>
                    <w:div w:id="1411658618">
                      <w:marLeft w:val="0"/>
                      <w:marRight w:val="0"/>
                      <w:marTop w:val="0"/>
                      <w:marBottom w:val="0"/>
                      <w:divBdr>
                        <w:top w:val="none" w:sz="0" w:space="0" w:color="auto"/>
                        <w:left w:val="none" w:sz="0" w:space="0" w:color="auto"/>
                        <w:bottom w:val="none" w:sz="0" w:space="0" w:color="auto"/>
                        <w:right w:val="none" w:sz="0" w:space="0" w:color="auto"/>
                      </w:divBdr>
                    </w:div>
                  </w:divsChild>
                </w:div>
                <w:div w:id="1264340913">
                  <w:marLeft w:val="0"/>
                  <w:marRight w:val="0"/>
                  <w:marTop w:val="0"/>
                  <w:marBottom w:val="0"/>
                  <w:divBdr>
                    <w:top w:val="none" w:sz="0" w:space="0" w:color="auto"/>
                    <w:left w:val="none" w:sz="0" w:space="0" w:color="auto"/>
                    <w:bottom w:val="none" w:sz="0" w:space="0" w:color="auto"/>
                    <w:right w:val="none" w:sz="0" w:space="0" w:color="auto"/>
                  </w:divBdr>
                  <w:divsChild>
                    <w:div w:id="1191838645">
                      <w:marLeft w:val="0"/>
                      <w:marRight w:val="0"/>
                      <w:marTop w:val="0"/>
                      <w:marBottom w:val="0"/>
                      <w:divBdr>
                        <w:top w:val="none" w:sz="0" w:space="0" w:color="auto"/>
                        <w:left w:val="none" w:sz="0" w:space="0" w:color="auto"/>
                        <w:bottom w:val="none" w:sz="0" w:space="0" w:color="auto"/>
                        <w:right w:val="none" w:sz="0" w:space="0" w:color="auto"/>
                      </w:divBdr>
                    </w:div>
                  </w:divsChild>
                </w:div>
                <w:div w:id="1403528597">
                  <w:marLeft w:val="0"/>
                  <w:marRight w:val="0"/>
                  <w:marTop w:val="0"/>
                  <w:marBottom w:val="0"/>
                  <w:divBdr>
                    <w:top w:val="none" w:sz="0" w:space="0" w:color="auto"/>
                    <w:left w:val="none" w:sz="0" w:space="0" w:color="auto"/>
                    <w:bottom w:val="none" w:sz="0" w:space="0" w:color="auto"/>
                    <w:right w:val="none" w:sz="0" w:space="0" w:color="auto"/>
                  </w:divBdr>
                  <w:divsChild>
                    <w:div w:id="1666518800">
                      <w:marLeft w:val="0"/>
                      <w:marRight w:val="0"/>
                      <w:marTop w:val="0"/>
                      <w:marBottom w:val="0"/>
                      <w:divBdr>
                        <w:top w:val="none" w:sz="0" w:space="0" w:color="auto"/>
                        <w:left w:val="none" w:sz="0" w:space="0" w:color="auto"/>
                        <w:bottom w:val="none" w:sz="0" w:space="0" w:color="auto"/>
                        <w:right w:val="none" w:sz="0" w:space="0" w:color="auto"/>
                      </w:divBdr>
                    </w:div>
                  </w:divsChild>
                </w:div>
                <w:div w:id="848980661">
                  <w:marLeft w:val="0"/>
                  <w:marRight w:val="0"/>
                  <w:marTop w:val="0"/>
                  <w:marBottom w:val="0"/>
                  <w:divBdr>
                    <w:top w:val="none" w:sz="0" w:space="0" w:color="auto"/>
                    <w:left w:val="none" w:sz="0" w:space="0" w:color="auto"/>
                    <w:bottom w:val="none" w:sz="0" w:space="0" w:color="auto"/>
                    <w:right w:val="none" w:sz="0" w:space="0" w:color="auto"/>
                  </w:divBdr>
                  <w:divsChild>
                    <w:div w:id="1206408506">
                      <w:marLeft w:val="0"/>
                      <w:marRight w:val="0"/>
                      <w:marTop w:val="0"/>
                      <w:marBottom w:val="0"/>
                      <w:divBdr>
                        <w:top w:val="none" w:sz="0" w:space="0" w:color="auto"/>
                        <w:left w:val="none" w:sz="0" w:space="0" w:color="auto"/>
                        <w:bottom w:val="none" w:sz="0" w:space="0" w:color="auto"/>
                        <w:right w:val="none" w:sz="0" w:space="0" w:color="auto"/>
                      </w:divBdr>
                    </w:div>
                  </w:divsChild>
                </w:div>
                <w:div w:id="1943219361">
                  <w:marLeft w:val="0"/>
                  <w:marRight w:val="0"/>
                  <w:marTop w:val="0"/>
                  <w:marBottom w:val="0"/>
                  <w:divBdr>
                    <w:top w:val="none" w:sz="0" w:space="0" w:color="auto"/>
                    <w:left w:val="none" w:sz="0" w:space="0" w:color="auto"/>
                    <w:bottom w:val="none" w:sz="0" w:space="0" w:color="auto"/>
                    <w:right w:val="none" w:sz="0" w:space="0" w:color="auto"/>
                  </w:divBdr>
                  <w:divsChild>
                    <w:div w:id="1097093353">
                      <w:marLeft w:val="0"/>
                      <w:marRight w:val="0"/>
                      <w:marTop w:val="0"/>
                      <w:marBottom w:val="0"/>
                      <w:divBdr>
                        <w:top w:val="none" w:sz="0" w:space="0" w:color="auto"/>
                        <w:left w:val="none" w:sz="0" w:space="0" w:color="auto"/>
                        <w:bottom w:val="none" w:sz="0" w:space="0" w:color="auto"/>
                        <w:right w:val="none" w:sz="0" w:space="0" w:color="auto"/>
                      </w:divBdr>
                    </w:div>
                    <w:div w:id="129592217">
                      <w:marLeft w:val="0"/>
                      <w:marRight w:val="0"/>
                      <w:marTop w:val="0"/>
                      <w:marBottom w:val="0"/>
                      <w:divBdr>
                        <w:top w:val="none" w:sz="0" w:space="0" w:color="auto"/>
                        <w:left w:val="none" w:sz="0" w:space="0" w:color="auto"/>
                        <w:bottom w:val="none" w:sz="0" w:space="0" w:color="auto"/>
                        <w:right w:val="none" w:sz="0" w:space="0" w:color="auto"/>
                      </w:divBdr>
                    </w:div>
                  </w:divsChild>
                </w:div>
                <w:div w:id="1734541502">
                  <w:marLeft w:val="0"/>
                  <w:marRight w:val="0"/>
                  <w:marTop w:val="0"/>
                  <w:marBottom w:val="0"/>
                  <w:divBdr>
                    <w:top w:val="none" w:sz="0" w:space="0" w:color="auto"/>
                    <w:left w:val="none" w:sz="0" w:space="0" w:color="auto"/>
                    <w:bottom w:val="none" w:sz="0" w:space="0" w:color="auto"/>
                    <w:right w:val="none" w:sz="0" w:space="0" w:color="auto"/>
                  </w:divBdr>
                  <w:divsChild>
                    <w:div w:id="887226436">
                      <w:marLeft w:val="0"/>
                      <w:marRight w:val="0"/>
                      <w:marTop w:val="0"/>
                      <w:marBottom w:val="0"/>
                      <w:divBdr>
                        <w:top w:val="none" w:sz="0" w:space="0" w:color="auto"/>
                        <w:left w:val="none" w:sz="0" w:space="0" w:color="auto"/>
                        <w:bottom w:val="none" w:sz="0" w:space="0" w:color="auto"/>
                        <w:right w:val="none" w:sz="0" w:space="0" w:color="auto"/>
                      </w:divBdr>
                    </w:div>
                    <w:div w:id="762459339">
                      <w:marLeft w:val="0"/>
                      <w:marRight w:val="0"/>
                      <w:marTop w:val="0"/>
                      <w:marBottom w:val="0"/>
                      <w:divBdr>
                        <w:top w:val="none" w:sz="0" w:space="0" w:color="auto"/>
                        <w:left w:val="none" w:sz="0" w:space="0" w:color="auto"/>
                        <w:bottom w:val="none" w:sz="0" w:space="0" w:color="auto"/>
                        <w:right w:val="none" w:sz="0" w:space="0" w:color="auto"/>
                      </w:divBdr>
                    </w:div>
                  </w:divsChild>
                </w:div>
                <w:div w:id="81341186">
                  <w:marLeft w:val="0"/>
                  <w:marRight w:val="0"/>
                  <w:marTop w:val="0"/>
                  <w:marBottom w:val="0"/>
                  <w:divBdr>
                    <w:top w:val="none" w:sz="0" w:space="0" w:color="auto"/>
                    <w:left w:val="none" w:sz="0" w:space="0" w:color="auto"/>
                    <w:bottom w:val="none" w:sz="0" w:space="0" w:color="auto"/>
                    <w:right w:val="none" w:sz="0" w:space="0" w:color="auto"/>
                  </w:divBdr>
                  <w:divsChild>
                    <w:div w:id="178742392">
                      <w:marLeft w:val="0"/>
                      <w:marRight w:val="0"/>
                      <w:marTop w:val="0"/>
                      <w:marBottom w:val="0"/>
                      <w:divBdr>
                        <w:top w:val="none" w:sz="0" w:space="0" w:color="auto"/>
                        <w:left w:val="none" w:sz="0" w:space="0" w:color="auto"/>
                        <w:bottom w:val="none" w:sz="0" w:space="0" w:color="auto"/>
                        <w:right w:val="none" w:sz="0" w:space="0" w:color="auto"/>
                      </w:divBdr>
                    </w:div>
                    <w:div w:id="1782798709">
                      <w:marLeft w:val="0"/>
                      <w:marRight w:val="0"/>
                      <w:marTop w:val="0"/>
                      <w:marBottom w:val="0"/>
                      <w:divBdr>
                        <w:top w:val="none" w:sz="0" w:space="0" w:color="auto"/>
                        <w:left w:val="none" w:sz="0" w:space="0" w:color="auto"/>
                        <w:bottom w:val="none" w:sz="0" w:space="0" w:color="auto"/>
                        <w:right w:val="none" w:sz="0" w:space="0" w:color="auto"/>
                      </w:divBdr>
                    </w:div>
                  </w:divsChild>
                </w:div>
                <w:div w:id="1322347752">
                  <w:marLeft w:val="0"/>
                  <w:marRight w:val="0"/>
                  <w:marTop w:val="0"/>
                  <w:marBottom w:val="0"/>
                  <w:divBdr>
                    <w:top w:val="none" w:sz="0" w:space="0" w:color="auto"/>
                    <w:left w:val="none" w:sz="0" w:space="0" w:color="auto"/>
                    <w:bottom w:val="none" w:sz="0" w:space="0" w:color="auto"/>
                    <w:right w:val="none" w:sz="0" w:space="0" w:color="auto"/>
                  </w:divBdr>
                  <w:divsChild>
                    <w:div w:id="2013489573">
                      <w:marLeft w:val="0"/>
                      <w:marRight w:val="0"/>
                      <w:marTop w:val="0"/>
                      <w:marBottom w:val="0"/>
                      <w:divBdr>
                        <w:top w:val="none" w:sz="0" w:space="0" w:color="auto"/>
                        <w:left w:val="none" w:sz="0" w:space="0" w:color="auto"/>
                        <w:bottom w:val="none" w:sz="0" w:space="0" w:color="auto"/>
                        <w:right w:val="none" w:sz="0" w:space="0" w:color="auto"/>
                      </w:divBdr>
                    </w:div>
                    <w:div w:id="116797245">
                      <w:marLeft w:val="0"/>
                      <w:marRight w:val="0"/>
                      <w:marTop w:val="0"/>
                      <w:marBottom w:val="0"/>
                      <w:divBdr>
                        <w:top w:val="none" w:sz="0" w:space="0" w:color="auto"/>
                        <w:left w:val="none" w:sz="0" w:space="0" w:color="auto"/>
                        <w:bottom w:val="none" w:sz="0" w:space="0" w:color="auto"/>
                        <w:right w:val="none" w:sz="0" w:space="0" w:color="auto"/>
                      </w:divBdr>
                    </w:div>
                  </w:divsChild>
                </w:div>
                <w:div w:id="1467971453">
                  <w:marLeft w:val="0"/>
                  <w:marRight w:val="0"/>
                  <w:marTop w:val="0"/>
                  <w:marBottom w:val="0"/>
                  <w:divBdr>
                    <w:top w:val="none" w:sz="0" w:space="0" w:color="auto"/>
                    <w:left w:val="none" w:sz="0" w:space="0" w:color="auto"/>
                    <w:bottom w:val="none" w:sz="0" w:space="0" w:color="auto"/>
                    <w:right w:val="none" w:sz="0" w:space="0" w:color="auto"/>
                  </w:divBdr>
                  <w:divsChild>
                    <w:div w:id="694305709">
                      <w:marLeft w:val="0"/>
                      <w:marRight w:val="0"/>
                      <w:marTop w:val="0"/>
                      <w:marBottom w:val="0"/>
                      <w:divBdr>
                        <w:top w:val="none" w:sz="0" w:space="0" w:color="auto"/>
                        <w:left w:val="none" w:sz="0" w:space="0" w:color="auto"/>
                        <w:bottom w:val="none" w:sz="0" w:space="0" w:color="auto"/>
                        <w:right w:val="none" w:sz="0" w:space="0" w:color="auto"/>
                      </w:divBdr>
                    </w:div>
                  </w:divsChild>
                </w:div>
                <w:div w:id="914432183">
                  <w:marLeft w:val="0"/>
                  <w:marRight w:val="0"/>
                  <w:marTop w:val="0"/>
                  <w:marBottom w:val="0"/>
                  <w:divBdr>
                    <w:top w:val="none" w:sz="0" w:space="0" w:color="auto"/>
                    <w:left w:val="none" w:sz="0" w:space="0" w:color="auto"/>
                    <w:bottom w:val="none" w:sz="0" w:space="0" w:color="auto"/>
                    <w:right w:val="none" w:sz="0" w:space="0" w:color="auto"/>
                  </w:divBdr>
                  <w:divsChild>
                    <w:div w:id="563837221">
                      <w:marLeft w:val="0"/>
                      <w:marRight w:val="0"/>
                      <w:marTop w:val="0"/>
                      <w:marBottom w:val="0"/>
                      <w:divBdr>
                        <w:top w:val="none" w:sz="0" w:space="0" w:color="auto"/>
                        <w:left w:val="none" w:sz="0" w:space="0" w:color="auto"/>
                        <w:bottom w:val="none" w:sz="0" w:space="0" w:color="auto"/>
                        <w:right w:val="none" w:sz="0" w:space="0" w:color="auto"/>
                      </w:divBdr>
                    </w:div>
                  </w:divsChild>
                </w:div>
                <w:div w:id="2146968215">
                  <w:marLeft w:val="0"/>
                  <w:marRight w:val="0"/>
                  <w:marTop w:val="0"/>
                  <w:marBottom w:val="0"/>
                  <w:divBdr>
                    <w:top w:val="none" w:sz="0" w:space="0" w:color="auto"/>
                    <w:left w:val="none" w:sz="0" w:space="0" w:color="auto"/>
                    <w:bottom w:val="none" w:sz="0" w:space="0" w:color="auto"/>
                    <w:right w:val="none" w:sz="0" w:space="0" w:color="auto"/>
                  </w:divBdr>
                  <w:divsChild>
                    <w:div w:id="428282498">
                      <w:marLeft w:val="0"/>
                      <w:marRight w:val="0"/>
                      <w:marTop w:val="0"/>
                      <w:marBottom w:val="0"/>
                      <w:divBdr>
                        <w:top w:val="none" w:sz="0" w:space="0" w:color="auto"/>
                        <w:left w:val="none" w:sz="0" w:space="0" w:color="auto"/>
                        <w:bottom w:val="none" w:sz="0" w:space="0" w:color="auto"/>
                        <w:right w:val="none" w:sz="0" w:space="0" w:color="auto"/>
                      </w:divBdr>
                    </w:div>
                  </w:divsChild>
                </w:div>
                <w:div w:id="581260303">
                  <w:marLeft w:val="0"/>
                  <w:marRight w:val="0"/>
                  <w:marTop w:val="0"/>
                  <w:marBottom w:val="0"/>
                  <w:divBdr>
                    <w:top w:val="none" w:sz="0" w:space="0" w:color="auto"/>
                    <w:left w:val="none" w:sz="0" w:space="0" w:color="auto"/>
                    <w:bottom w:val="none" w:sz="0" w:space="0" w:color="auto"/>
                    <w:right w:val="none" w:sz="0" w:space="0" w:color="auto"/>
                  </w:divBdr>
                  <w:divsChild>
                    <w:div w:id="409738119">
                      <w:marLeft w:val="0"/>
                      <w:marRight w:val="0"/>
                      <w:marTop w:val="0"/>
                      <w:marBottom w:val="0"/>
                      <w:divBdr>
                        <w:top w:val="none" w:sz="0" w:space="0" w:color="auto"/>
                        <w:left w:val="none" w:sz="0" w:space="0" w:color="auto"/>
                        <w:bottom w:val="none" w:sz="0" w:space="0" w:color="auto"/>
                        <w:right w:val="none" w:sz="0" w:space="0" w:color="auto"/>
                      </w:divBdr>
                    </w:div>
                  </w:divsChild>
                </w:div>
                <w:div w:id="1974941307">
                  <w:marLeft w:val="0"/>
                  <w:marRight w:val="0"/>
                  <w:marTop w:val="0"/>
                  <w:marBottom w:val="0"/>
                  <w:divBdr>
                    <w:top w:val="none" w:sz="0" w:space="0" w:color="auto"/>
                    <w:left w:val="none" w:sz="0" w:space="0" w:color="auto"/>
                    <w:bottom w:val="none" w:sz="0" w:space="0" w:color="auto"/>
                    <w:right w:val="none" w:sz="0" w:space="0" w:color="auto"/>
                  </w:divBdr>
                  <w:divsChild>
                    <w:div w:id="1517382186">
                      <w:marLeft w:val="0"/>
                      <w:marRight w:val="0"/>
                      <w:marTop w:val="0"/>
                      <w:marBottom w:val="0"/>
                      <w:divBdr>
                        <w:top w:val="none" w:sz="0" w:space="0" w:color="auto"/>
                        <w:left w:val="none" w:sz="0" w:space="0" w:color="auto"/>
                        <w:bottom w:val="none" w:sz="0" w:space="0" w:color="auto"/>
                        <w:right w:val="none" w:sz="0" w:space="0" w:color="auto"/>
                      </w:divBdr>
                    </w:div>
                  </w:divsChild>
                </w:div>
                <w:div w:id="631640584">
                  <w:marLeft w:val="0"/>
                  <w:marRight w:val="0"/>
                  <w:marTop w:val="0"/>
                  <w:marBottom w:val="0"/>
                  <w:divBdr>
                    <w:top w:val="none" w:sz="0" w:space="0" w:color="auto"/>
                    <w:left w:val="none" w:sz="0" w:space="0" w:color="auto"/>
                    <w:bottom w:val="none" w:sz="0" w:space="0" w:color="auto"/>
                    <w:right w:val="none" w:sz="0" w:space="0" w:color="auto"/>
                  </w:divBdr>
                  <w:divsChild>
                    <w:div w:id="782194301">
                      <w:marLeft w:val="0"/>
                      <w:marRight w:val="0"/>
                      <w:marTop w:val="0"/>
                      <w:marBottom w:val="0"/>
                      <w:divBdr>
                        <w:top w:val="none" w:sz="0" w:space="0" w:color="auto"/>
                        <w:left w:val="none" w:sz="0" w:space="0" w:color="auto"/>
                        <w:bottom w:val="none" w:sz="0" w:space="0" w:color="auto"/>
                        <w:right w:val="none" w:sz="0" w:space="0" w:color="auto"/>
                      </w:divBdr>
                    </w:div>
                  </w:divsChild>
                </w:div>
                <w:div w:id="1126509607">
                  <w:marLeft w:val="0"/>
                  <w:marRight w:val="0"/>
                  <w:marTop w:val="0"/>
                  <w:marBottom w:val="0"/>
                  <w:divBdr>
                    <w:top w:val="none" w:sz="0" w:space="0" w:color="auto"/>
                    <w:left w:val="none" w:sz="0" w:space="0" w:color="auto"/>
                    <w:bottom w:val="none" w:sz="0" w:space="0" w:color="auto"/>
                    <w:right w:val="none" w:sz="0" w:space="0" w:color="auto"/>
                  </w:divBdr>
                  <w:divsChild>
                    <w:div w:id="1017733238">
                      <w:marLeft w:val="0"/>
                      <w:marRight w:val="0"/>
                      <w:marTop w:val="0"/>
                      <w:marBottom w:val="0"/>
                      <w:divBdr>
                        <w:top w:val="none" w:sz="0" w:space="0" w:color="auto"/>
                        <w:left w:val="none" w:sz="0" w:space="0" w:color="auto"/>
                        <w:bottom w:val="none" w:sz="0" w:space="0" w:color="auto"/>
                        <w:right w:val="none" w:sz="0" w:space="0" w:color="auto"/>
                      </w:divBdr>
                    </w:div>
                  </w:divsChild>
                </w:div>
                <w:div w:id="1455519373">
                  <w:marLeft w:val="0"/>
                  <w:marRight w:val="0"/>
                  <w:marTop w:val="0"/>
                  <w:marBottom w:val="0"/>
                  <w:divBdr>
                    <w:top w:val="none" w:sz="0" w:space="0" w:color="auto"/>
                    <w:left w:val="none" w:sz="0" w:space="0" w:color="auto"/>
                    <w:bottom w:val="none" w:sz="0" w:space="0" w:color="auto"/>
                    <w:right w:val="none" w:sz="0" w:space="0" w:color="auto"/>
                  </w:divBdr>
                  <w:divsChild>
                    <w:div w:id="2049865568">
                      <w:marLeft w:val="0"/>
                      <w:marRight w:val="0"/>
                      <w:marTop w:val="0"/>
                      <w:marBottom w:val="0"/>
                      <w:divBdr>
                        <w:top w:val="none" w:sz="0" w:space="0" w:color="auto"/>
                        <w:left w:val="none" w:sz="0" w:space="0" w:color="auto"/>
                        <w:bottom w:val="none" w:sz="0" w:space="0" w:color="auto"/>
                        <w:right w:val="none" w:sz="0" w:space="0" w:color="auto"/>
                      </w:divBdr>
                    </w:div>
                  </w:divsChild>
                </w:div>
                <w:div w:id="531722717">
                  <w:marLeft w:val="0"/>
                  <w:marRight w:val="0"/>
                  <w:marTop w:val="0"/>
                  <w:marBottom w:val="0"/>
                  <w:divBdr>
                    <w:top w:val="none" w:sz="0" w:space="0" w:color="auto"/>
                    <w:left w:val="none" w:sz="0" w:space="0" w:color="auto"/>
                    <w:bottom w:val="none" w:sz="0" w:space="0" w:color="auto"/>
                    <w:right w:val="none" w:sz="0" w:space="0" w:color="auto"/>
                  </w:divBdr>
                  <w:divsChild>
                    <w:div w:id="563681729">
                      <w:marLeft w:val="0"/>
                      <w:marRight w:val="0"/>
                      <w:marTop w:val="0"/>
                      <w:marBottom w:val="0"/>
                      <w:divBdr>
                        <w:top w:val="none" w:sz="0" w:space="0" w:color="auto"/>
                        <w:left w:val="none" w:sz="0" w:space="0" w:color="auto"/>
                        <w:bottom w:val="none" w:sz="0" w:space="0" w:color="auto"/>
                        <w:right w:val="none" w:sz="0" w:space="0" w:color="auto"/>
                      </w:divBdr>
                    </w:div>
                  </w:divsChild>
                </w:div>
                <w:div w:id="273288341">
                  <w:marLeft w:val="0"/>
                  <w:marRight w:val="0"/>
                  <w:marTop w:val="0"/>
                  <w:marBottom w:val="0"/>
                  <w:divBdr>
                    <w:top w:val="none" w:sz="0" w:space="0" w:color="auto"/>
                    <w:left w:val="none" w:sz="0" w:space="0" w:color="auto"/>
                    <w:bottom w:val="none" w:sz="0" w:space="0" w:color="auto"/>
                    <w:right w:val="none" w:sz="0" w:space="0" w:color="auto"/>
                  </w:divBdr>
                  <w:divsChild>
                    <w:div w:id="1537893493">
                      <w:marLeft w:val="0"/>
                      <w:marRight w:val="0"/>
                      <w:marTop w:val="0"/>
                      <w:marBottom w:val="0"/>
                      <w:divBdr>
                        <w:top w:val="none" w:sz="0" w:space="0" w:color="auto"/>
                        <w:left w:val="none" w:sz="0" w:space="0" w:color="auto"/>
                        <w:bottom w:val="none" w:sz="0" w:space="0" w:color="auto"/>
                        <w:right w:val="none" w:sz="0" w:space="0" w:color="auto"/>
                      </w:divBdr>
                    </w:div>
                  </w:divsChild>
                </w:div>
                <w:div w:id="347370935">
                  <w:marLeft w:val="0"/>
                  <w:marRight w:val="0"/>
                  <w:marTop w:val="0"/>
                  <w:marBottom w:val="0"/>
                  <w:divBdr>
                    <w:top w:val="none" w:sz="0" w:space="0" w:color="auto"/>
                    <w:left w:val="none" w:sz="0" w:space="0" w:color="auto"/>
                    <w:bottom w:val="none" w:sz="0" w:space="0" w:color="auto"/>
                    <w:right w:val="none" w:sz="0" w:space="0" w:color="auto"/>
                  </w:divBdr>
                  <w:divsChild>
                    <w:div w:id="1104569705">
                      <w:marLeft w:val="0"/>
                      <w:marRight w:val="0"/>
                      <w:marTop w:val="0"/>
                      <w:marBottom w:val="0"/>
                      <w:divBdr>
                        <w:top w:val="none" w:sz="0" w:space="0" w:color="auto"/>
                        <w:left w:val="none" w:sz="0" w:space="0" w:color="auto"/>
                        <w:bottom w:val="none" w:sz="0" w:space="0" w:color="auto"/>
                        <w:right w:val="none" w:sz="0" w:space="0" w:color="auto"/>
                      </w:divBdr>
                    </w:div>
                  </w:divsChild>
                </w:div>
                <w:div w:id="1565414496">
                  <w:marLeft w:val="0"/>
                  <w:marRight w:val="0"/>
                  <w:marTop w:val="0"/>
                  <w:marBottom w:val="0"/>
                  <w:divBdr>
                    <w:top w:val="none" w:sz="0" w:space="0" w:color="auto"/>
                    <w:left w:val="none" w:sz="0" w:space="0" w:color="auto"/>
                    <w:bottom w:val="none" w:sz="0" w:space="0" w:color="auto"/>
                    <w:right w:val="none" w:sz="0" w:space="0" w:color="auto"/>
                  </w:divBdr>
                  <w:divsChild>
                    <w:div w:id="647516889">
                      <w:marLeft w:val="0"/>
                      <w:marRight w:val="0"/>
                      <w:marTop w:val="0"/>
                      <w:marBottom w:val="0"/>
                      <w:divBdr>
                        <w:top w:val="none" w:sz="0" w:space="0" w:color="auto"/>
                        <w:left w:val="none" w:sz="0" w:space="0" w:color="auto"/>
                        <w:bottom w:val="none" w:sz="0" w:space="0" w:color="auto"/>
                        <w:right w:val="none" w:sz="0" w:space="0" w:color="auto"/>
                      </w:divBdr>
                    </w:div>
                  </w:divsChild>
                </w:div>
                <w:div w:id="793014133">
                  <w:marLeft w:val="0"/>
                  <w:marRight w:val="0"/>
                  <w:marTop w:val="0"/>
                  <w:marBottom w:val="0"/>
                  <w:divBdr>
                    <w:top w:val="none" w:sz="0" w:space="0" w:color="auto"/>
                    <w:left w:val="none" w:sz="0" w:space="0" w:color="auto"/>
                    <w:bottom w:val="none" w:sz="0" w:space="0" w:color="auto"/>
                    <w:right w:val="none" w:sz="0" w:space="0" w:color="auto"/>
                  </w:divBdr>
                  <w:divsChild>
                    <w:div w:id="73403821">
                      <w:marLeft w:val="0"/>
                      <w:marRight w:val="0"/>
                      <w:marTop w:val="0"/>
                      <w:marBottom w:val="0"/>
                      <w:divBdr>
                        <w:top w:val="none" w:sz="0" w:space="0" w:color="auto"/>
                        <w:left w:val="none" w:sz="0" w:space="0" w:color="auto"/>
                        <w:bottom w:val="none" w:sz="0" w:space="0" w:color="auto"/>
                        <w:right w:val="none" w:sz="0" w:space="0" w:color="auto"/>
                      </w:divBdr>
                    </w:div>
                  </w:divsChild>
                </w:div>
                <w:div w:id="1330865679">
                  <w:marLeft w:val="0"/>
                  <w:marRight w:val="0"/>
                  <w:marTop w:val="0"/>
                  <w:marBottom w:val="0"/>
                  <w:divBdr>
                    <w:top w:val="none" w:sz="0" w:space="0" w:color="auto"/>
                    <w:left w:val="none" w:sz="0" w:space="0" w:color="auto"/>
                    <w:bottom w:val="none" w:sz="0" w:space="0" w:color="auto"/>
                    <w:right w:val="none" w:sz="0" w:space="0" w:color="auto"/>
                  </w:divBdr>
                  <w:divsChild>
                    <w:div w:id="2072147591">
                      <w:marLeft w:val="0"/>
                      <w:marRight w:val="0"/>
                      <w:marTop w:val="0"/>
                      <w:marBottom w:val="0"/>
                      <w:divBdr>
                        <w:top w:val="none" w:sz="0" w:space="0" w:color="auto"/>
                        <w:left w:val="none" w:sz="0" w:space="0" w:color="auto"/>
                        <w:bottom w:val="none" w:sz="0" w:space="0" w:color="auto"/>
                        <w:right w:val="none" w:sz="0" w:space="0" w:color="auto"/>
                      </w:divBdr>
                    </w:div>
                  </w:divsChild>
                </w:div>
                <w:div w:id="1920097256">
                  <w:marLeft w:val="0"/>
                  <w:marRight w:val="0"/>
                  <w:marTop w:val="0"/>
                  <w:marBottom w:val="0"/>
                  <w:divBdr>
                    <w:top w:val="none" w:sz="0" w:space="0" w:color="auto"/>
                    <w:left w:val="none" w:sz="0" w:space="0" w:color="auto"/>
                    <w:bottom w:val="none" w:sz="0" w:space="0" w:color="auto"/>
                    <w:right w:val="none" w:sz="0" w:space="0" w:color="auto"/>
                  </w:divBdr>
                  <w:divsChild>
                    <w:div w:id="2014840939">
                      <w:marLeft w:val="0"/>
                      <w:marRight w:val="0"/>
                      <w:marTop w:val="0"/>
                      <w:marBottom w:val="0"/>
                      <w:divBdr>
                        <w:top w:val="none" w:sz="0" w:space="0" w:color="auto"/>
                        <w:left w:val="none" w:sz="0" w:space="0" w:color="auto"/>
                        <w:bottom w:val="none" w:sz="0" w:space="0" w:color="auto"/>
                        <w:right w:val="none" w:sz="0" w:space="0" w:color="auto"/>
                      </w:divBdr>
                    </w:div>
                  </w:divsChild>
                </w:div>
                <w:div w:id="793521828">
                  <w:marLeft w:val="0"/>
                  <w:marRight w:val="0"/>
                  <w:marTop w:val="0"/>
                  <w:marBottom w:val="0"/>
                  <w:divBdr>
                    <w:top w:val="none" w:sz="0" w:space="0" w:color="auto"/>
                    <w:left w:val="none" w:sz="0" w:space="0" w:color="auto"/>
                    <w:bottom w:val="none" w:sz="0" w:space="0" w:color="auto"/>
                    <w:right w:val="none" w:sz="0" w:space="0" w:color="auto"/>
                  </w:divBdr>
                  <w:divsChild>
                    <w:div w:id="17609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05029">
          <w:marLeft w:val="0"/>
          <w:marRight w:val="0"/>
          <w:marTop w:val="0"/>
          <w:marBottom w:val="0"/>
          <w:divBdr>
            <w:top w:val="none" w:sz="0" w:space="0" w:color="auto"/>
            <w:left w:val="none" w:sz="0" w:space="0" w:color="auto"/>
            <w:bottom w:val="none" w:sz="0" w:space="0" w:color="auto"/>
            <w:right w:val="none" w:sz="0" w:space="0" w:color="auto"/>
          </w:divBdr>
        </w:div>
      </w:divsChild>
    </w:div>
    <w:div w:id="96564357">
      <w:bodyDiv w:val="1"/>
      <w:marLeft w:val="0"/>
      <w:marRight w:val="0"/>
      <w:marTop w:val="0"/>
      <w:marBottom w:val="0"/>
      <w:divBdr>
        <w:top w:val="none" w:sz="0" w:space="0" w:color="auto"/>
        <w:left w:val="none" w:sz="0" w:space="0" w:color="auto"/>
        <w:bottom w:val="none" w:sz="0" w:space="0" w:color="auto"/>
        <w:right w:val="none" w:sz="0" w:space="0" w:color="auto"/>
      </w:divBdr>
    </w:div>
    <w:div w:id="116527172">
      <w:bodyDiv w:val="1"/>
      <w:marLeft w:val="0"/>
      <w:marRight w:val="0"/>
      <w:marTop w:val="0"/>
      <w:marBottom w:val="0"/>
      <w:divBdr>
        <w:top w:val="none" w:sz="0" w:space="0" w:color="auto"/>
        <w:left w:val="none" w:sz="0" w:space="0" w:color="auto"/>
        <w:bottom w:val="none" w:sz="0" w:space="0" w:color="auto"/>
        <w:right w:val="none" w:sz="0" w:space="0" w:color="auto"/>
      </w:divBdr>
    </w:div>
    <w:div w:id="120004666">
      <w:bodyDiv w:val="1"/>
      <w:marLeft w:val="0"/>
      <w:marRight w:val="0"/>
      <w:marTop w:val="0"/>
      <w:marBottom w:val="0"/>
      <w:divBdr>
        <w:top w:val="none" w:sz="0" w:space="0" w:color="auto"/>
        <w:left w:val="none" w:sz="0" w:space="0" w:color="auto"/>
        <w:bottom w:val="none" w:sz="0" w:space="0" w:color="auto"/>
        <w:right w:val="none" w:sz="0" w:space="0" w:color="auto"/>
      </w:divBdr>
      <w:divsChild>
        <w:div w:id="272903175">
          <w:marLeft w:val="0"/>
          <w:marRight w:val="0"/>
          <w:marTop w:val="0"/>
          <w:marBottom w:val="0"/>
          <w:divBdr>
            <w:top w:val="none" w:sz="0" w:space="0" w:color="auto"/>
            <w:left w:val="none" w:sz="0" w:space="0" w:color="auto"/>
            <w:bottom w:val="none" w:sz="0" w:space="0" w:color="auto"/>
            <w:right w:val="none" w:sz="0" w:space="0" w:color="auto"/>
          </w:divBdr>
          <w:divsChild>
            <w:div w:id="2095785440">
              <w:marLeft w:val="0"/>
              <w:marRight w:val="0"/>
              <w:marTop w:val="0"/>
              <w:marBottom w:val="0"/>
              <w:divBdr>
                <w:top w:val="none" w:sz="0" w:space="0" w:color="auto"/>
                <w:left w:val="none" w:sz="0" w:space="0" w:color="auto"/>
                <w:bottom w:val="none" w:sz="0" w:space="0" w:color="auto"/>
                <w:right w:val="none" w:sz="0" w:space="0" w:color="auto"/>
              </w:divBdr>
            </w:div>
          </w:divsChild>
        </w:div>
        <w:div w:id="1117992182">
          <w:marLeft w:val="0"/>
          <w:marRight w:val="0"/>
          <w:marTop w:val="0"/>
          <w:marBottom w:val="0"/>
          <w:divBdr>
            <w:top w:val="none" w:sz="0" w:space="0" w:color="auto"/>
            <w:left w:val="none" w:sz="0" w:space="0" w:color="auto"/>
            <w:bottom w:val="none" w:sz="0" w:space="0" w:color="auto"/>
            <w:right w:val="none" w:sz="0" w:space="0" w:color="auto"/>
          </w:divBdr>
          <w:divsChild>
            <w:div w:id="442001771">
              <w:marLeft w:val="0"/>
              <w:marRight w:val="0"/>
              <w:marTop w:val="0"/>
              <w:marBottom w:val="0"/>
              <w:divBdr>
                <w:top w:val="none" w:sz="0" w:space="0" w:color="auto"/>
                <w:left w:val="none" w:sz="0" w:space="0" w:color="auto"/>
                <w:bottom w:val="none" w:sz="0" w:space="0" w:color="auto"/>
                <w:right w:val="none" w:sz="0" w:space="0" w:color="auto"/>
              </w:divBdr>
            </w:div>
            <w:div w:id="1559439348">
              <w:marLeft w:val="0"/>
              <w:marRight w:val="0"/>
              <w:marTop w:val="0"/>
              <w:marBottom w:val="0"/>
              <w:divBdr>
                <w:top w:val="none" w:sz="0" w:space="0" w:color="auto"/>
                <w:left w:val="none" w:sz="0" w:space="0" w:color="auto"/>
                <w:bottom w:val="none" w:sz="0" w:space="0" w:color="auto"/>
                <w:right w:val="none" w:sz="0" w:space="0" w:color="auto"/>
              </w:divBdr>
            </w:div>
          </w:divsChild>
        </w:div>
        <w:div w:id="511838171">
          <w:marLeft w:val="0"/>
          <w:marRight w:val="0"/>
          <w:marTop w:val="0"/>
          <w:marBottom w:val="0"/>
          <w:divBdr>
            <w:top w:val="none" w:sz="0" w:space="0" w:color="auto"/>
            <w:left w:val="none" w:sz="0" w:space="0" w:color="auto"/>
            <w:bottom w:val="none" w:sz="0" w:space="0" w:color="auto"/>
            <w:right w:val="none" w:sz="0" w:space="0" w:color="auto"/>
          </w:divBdr>
          <w:divsChild>
            <w:div w:id="1448811147">
              <w:marLeft w:val="0"/>
              <w:marRight w:val="0"/>
              <w:marTop w:val="0"/>
              <w:marBottom w:val="0"/>
              <w:divBdr>
                <w:top w:val="none" w:sz="0" w:space="0" w:color="auto"/>
                <w:left w:val="none" w:sz="0" w:space="0" w:color="auto"/>
                <w:bottom w:val="none" w:sz="0" w:space="0" w:color="auto"/>
                <w:right w:val="none" w:sz="0" w:space="0" w:color="auto"/>
              </w:divBdr>
            </w:div>
            <w:div w:id="16290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573">
      <w:bodyDiv w:val="1"/>
      <w:marLeft w:val="0"/>
      <w:marRight w:val="0"/>
      <w:marTop w:val="0"/>
      <w:marBottom w:val="0"/>
      <w:divBdr>
        <w:top w:val="none" w:sz="0" w:space="0" w:color="auto"/>
        <w:left w:val="none" w:sz="0" w:space="0" w:color="auto"/>
        <w:bottom w:val="none" w:sz="0" w:space="0" w:color="auto"/>
        <w:right w:val="none" w:sz="0" w:space="0" w:color="auto"/>
      </w:divBdr>
    </w:div>
    <w:div w:id="265626508">
      <w:bodyDiv w:val="1"/>
      <w:marLeft w:val="0"/>
      <w:marRight w:val="0"/>
      <w:marTop w:val="0"/>
      <w:marBottom w:val="0"/>
      <w:divBdr>
        <w:top w:val="none" w:sz="0" w:space="0" w:color="auto"/>
        <w:left w:val="none" w:sz="0" w:space="0" w:color="auto"/>
        <w:bottom w:val="none" w:sz="0" w:space="0" w:color="auto"/>
        <w:right w:val="none" w:sz="0" w:space="0" w:color="auto"/>
      </w:divBdr>
    </w:div>
    <w:div w:id="406147080">
      <w:bodyDiv w:val="1"/>
      <w:marLeft w:val="0"/>
      <w:marRight w:val="0"/>
      <w:marTop w:val="0"/>
      <w:marBottom w:val="0"/>
      <w:divBdr>
        <w:top w:val="none" w:sz="0" w:space="0" w:color="auto"/>
        <w:left w:val="none" w:sz="0" w:space="0" w:color="auto"/>
        <w:bottom w:val="none" w:sz="0" w:space="0" w:color="auto"/>
        <w:right w:val="none" w:sz="0" w:space="0" w:color="auto"/>
      </w:divBdr>
    </w:div>
    <w:div w:id="718669950">
      <w:bodyDiv w:val="1"/>
      <w:marLeft w:val="0"/>
      <w:marRight w:val="0"/>
      <w:marTop w:val="0"/>
      <w:marBottom w:val="0"/>
      <w:divBdr>
        <w:top w:val="none" w:sz="0" w:space="0" w:color="auto"/>
        <w:left w:val="none" w:sz="0" w:space="0" w:color="auto"/>
        <w:bottom w:val="none" w:sz="0" w:space="0" w:color="auto"/>
        <w:right w:val="none" w:sz="0" w:space="0" w:color="auto"/>
      </w:divBdr>
    </w:div>
    <w:div w:id="930356314">
      <w:bodyDiv w:val="1"/>
      <w:marLeft w:val="0"/>
      <w:marRight w:val="0"/>
      <w:marTop w:val="0"/>
      <w:marBottom w:val="0"/>
      <w:divBdr>
        <w:top w:val="none" w:sz="0" w:space="0" w:color="auto"/>
        <w:left w:val="none" w:sz="0" w:space="0" w:color="auto"/>
        <w:bottom w:val="none" w:sz="0" w:space="0" w:color="auto"/>
        <w:right w:val="none" w:sz="0" w:space="0" w:color="auto"/>
      </w:divBdr>
    </w:div>
    <w:div w:id="1158229991">
      <w:bodyDiv w:val="1"/>
      <w:marLeft w:val="0"/>
      <w:marRight w:val="0"/>
      <w:marTop w:val="0"/>
      <w:marBottom w:val="0"/>
      <w:divBdr>
        <w:top w:val="none" w:sz="0" w:space="0" w:color="auto"/>
        <w:left w:val="none" w:sz="0" w:space="0" w:color="auto"/>
        <w:bottom w:val="none" w:sz="0" w:space="0" w:color="auto"/>
        <w:right w:val="none" w:sz="0" w:space="0" w:color="auto"/>
      </w:divBdr>
      <w:divsChild>
        <w:div w:id="1324894408">
          <w:marLeft w:val="0"/>
          <w:marRight w:val="0"/>
          <w:marTop w:val="0"/>
          <w:marBottom w:val="0"/>
          <w:divBdr>
            <w:top w:val="none" w:sz="0" w:space="0" w:color="auto"/>
            <w:left w:val="none" w:sz="0" w:space="0" w:color="auto"/>
            <w:bottom w:val="none" w:sz="0" w:space="0" w:color="auto"/>
            <w:right w:val="none" w:sz="0" w:space="0" w:color="auto"/>
          </w:divBdr>
          <w:divsChild>
            <w:div w:id="519272368">
              <w:marLeft w:val="0"/>
              <w:marRight w:val="0"/>
              <w:marTop w:val="0"/>
              <w:marBottom w:val="0"/>
              <w:divBdr>
                <w:top w:val="none" w:sz="0" w:space="0" w:color="auto"/>
                <w:left w:val="none" w:sz="0" w:space="0" w:color="auto"/>
                <w:bottom w:val="none" w:sz="0" w:space="0" w:color="auto"/>
                <w:right w:val="none" w:sz="0" w:space="0" w:color="auto"/>
              </w:divBdr>
            </w:div>
          </w:divsChild>
        </w:div>
        <w:div w:id="825633736">
          <w:marLeft w:val="0"/>
          <w:marRight w:val="0"/>
          <w:marTop w:val="0"/>
          <w:marBottom w:val="0"/>
          <w:divBdr>
            <w:top w:val="none" w:sz="0" w:space="0" w:color="auto"/>
            <w:left w:val="none" w:sz="0" w:space="0" w:color="auto"/>
            <w:bottom w:val="none" w:sz="0" w:space="0" w:color="auto"/>
            <w:right w:val="none" w:sz="0" w:space="0" w:color="auto"/>
          </w:divBdr>
          <w:divsChild>
            <w:div w:id="1126893832">
              <w:marLeft w:val="0"/>
              <w:marRight w:val="0"/>
              <w:marTop w:val="0"/>
              <w:marBottom w:val="0"/>
              <w:divBdr>
                <w:top w:val="none" w:sz="0" w:space="0" w:color="auto"/>
                <w:left w:val="none" w:sz="0" w:space="0" w:color="auto"/>
                <w:bottom w:val="none" w:sz="0" w:space="0" w:color="auto"/>
                <w:right w:val="none" w:sz="0" w:space="0" w:color="auto"/>
              </w:divBdr>
            </w:div>
            <w:div w:id="20832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89714">
      <w:bodyDiv w:val="1"/>
      <w:marLeft w:val="0"/>
      <w:marRight w:val="0"/>
      <w:marTop w:val="0"/>
      <w:marBottom w:val="0"/>
      <w:divBdr>
        <w:top w:val="none" w:sz="0" w:space="0" w:color="auto"/>
        <w:left w:val="none" w:sz="0" w:space="0" w:color="auto"/>
        <w:bottom w:val="none" w:sz="0" w:space="0" w:color="auto"/>
        <w:right w:val="none" w:sz="0" w:space="0" w:color="auto"/>
      </w:divBdr>
    </w:div>
    <w:div w:id="1424646863">
      <w:bodyDiv w:val="1"/>
      <w:marLeft w:val="0"/>
      <w:marRight w:val="0"/>
      <w:marTop w:val="0"/>
      <w:marBottom w:val="0"/>
      <w:divBdr>
        <w:top w:val="none" w:sz="0" w:space="0" w:color="auto"/>
        <w:left w:val="none" w:sz="0" w:space="0" w:color="auto"/>
        <w:bottom w:val="none" w:sz="0" w:space="0" w:color="auto"/>
        <w:right w:val="none" w:sz="0" w:space="0" w:color="auto"/>
      </w:divBdr>
    </w:div>
    <w:div w:id="1460689875">
      <w:bodyDiv w:val="1"/>
      <w:marLeft w:val="0"/>
      <w:marRight w:val="0"/>
      <w:marTop w:val="0"/>
      <w:marBottom w:val="0"/>
      <w:divBdr>
        <w:top w:val="none" w:sz="0" w:space="0" w:color="auto"/>
        <w:left w:val="none" w:sz="0" w:space="0" w:color="auto"/>
        <w:bottom w:val="none" w:sz="0" w:space="0" w:color="auto"/>
        <w:right w:val="none" w:sz="0" w:space="0" w:color="auto"/>
      </w:divBdr>
    </w:div>
    <w:div w:id="1764688765">
      <w:bodyDiv w:val="1"/>
      <w:marLeft w:val="0"/>
      <w:marRight w:val="0"/>
      <w:marTop w:val="0"/>
      <w:marBottom w:val="0"/>
      <w:divBdr>
        <w:top w:val="none" w:sz="0" w:space="0" w:color="auto"/>
        <w:left w:val="none" w:sz="0" w:space="0" w:color="auto"/>
        <w:bottom w:val="none" w:sz="0" w:space="0" w:color="auto"/>
        <w:right w:val="none" w:sz="0" w:space="0" w:color="auto"/>
      </w:divBdr>
      <w:divsChild>
        <w:div w:id="316424817">
          <w:marLeft w:val="0"/>
          <w:marRight w:val="0"/>
          <w:marTop w:val="0"/>
          <w:marBottom w:val="0"/>
          <w:divBdr>
            <w:top w:val="none" w:sz="0" w:space="0" w:color="auto"/>
            <w:left w:val="none" w:sz="0" w:space="0" w:color="auto"/>
            <w:bottom w:val="none" w:sz="0" w:space="0" w:color="auto"/>
            <w:right w:val="none" w:sz="0" w:space="0" w:color="auto"/>
          </w:divBdr>
          <w:divsChild>
            <w:div w:id="2121141026">
              <w:marLeft w:val="0"/>
              <w:marRight w:val="0"/>
              <w:marTop w:val="0"/>
              <w:marBottom w:val="0"/>
              <w:divBdr>
                <w:top w:val="none" w:sz="0" w:space="0" w:color="auto"/>
                <w:left w:val="none" w:sz="0" w:space="0" w:color="auto"/>
                <w:bottom w:val="none" w:sz="0" w:space="0" w:color="auto"/>
                <w:right w:val="none" w:sz="0" w:space="0" w:color="auto"/>
              </w:divBdr>
            </w:div>
            <w:div w:id="538397088">
              <w:marLeft w:val="0"/>
              <w:marRight w:val="0"/>
              <w:marTop w:val="0"/>
              <w:marBottom w:val="0"/>
              <w:divBdr>
                <w:top w:val="none" w:sz="0" w:space="0" w:color="auto"/>
                <w:left w:val="none" w:sz="0" w:space="0" w:color="auto"/>
                <w:bottom w:val="none" w:sz="0" w:space="0" w:color="auto"/>
                <w:right w:val="none" w:sz="0" w:space="0" w:color="auto"/>
              </w:divBdr>
            </w:div>
          </w:divsChild>
        </w:div>
        <w:div w:id="1039279916">
          <w:marLeft w:val="0"/>
          <w:marRight w:val="0"/>
          <w:marTop w:val="0"/>
          <w:marBottom w:val="0"/>
          <w:divBdr>
            <w:top w:val="none" w:sz="0" w:space="0" w:color="auto"/>
            <w:left w:val="none" w:sz="0" w:space="0" w:color="auto"/>
            <w:bottom w:val="none" w:sz="0" w:space="0" w:color="auto"/>
            <w:right w:val="none" w:sz="0" w:space="0" w:color="auto"/>
          </w:divBdr>
          <w:divsChild>
            <w:div w:id="368916144">
              <w:marLeft w:val="0"/>
              <w:marRight w:val="0"/>
              <w:marTop w:val="0"/>
              <w:marBottom w:val="0"/>
              <w:divBdr>
                <w:top w:val="none" w:sz="0" w:space="0" w:color="auto"/>
                <w:left w:val="none" w:sz="0" w:space="0" w:color="auto"/>
                <w:bottom w:val="none" w:sz="0" w:space="0" w:color="auto"/>
                <w:right w:val="none" w:sz="0" w:space="0" w:color="auto"/>
              </w:divBdr>
            </w:div>
            <w:div w:id="437069131">
              <w:marLeft w:val="0"/>
              <w:marRight w:val="0"/>
              <w:marTop w:val="0"/>
              <w:marBottom w:val="0"/>
              <w:divBdr>
                <w:top w:val="none" w:sz="0" w:space="0" w:color="auto"/>
                <w:left w:val="none" w:sz="0" w:space="0" w:color="auto"/>
                <w:bottom w:val="none" w:sz="0" w:space="0" w:color="auto"/>
                <w:right w:val="none" w:sz="0" w:space="0" w:color="auto"/>
              </w:divBdr>
            </w:div>
          </w:divsChild>
        </w:div>
        <w:div w:id="1446584137">
          <w:marLeft w:val="0"/>
          <w:marRight w:val="0"/>
          <w:marTop w:val="0"/>
          <w:marBottom w:val="0"/>
          <w:divBdr>
            <w:top w:val="none" w:sz="0" w:space="0" w:color="auto"/>
            <w:left w:val="none" w:sz="0" w:space="0" w:color="auto"/>
            <w:bottom w:val="none" w:sz="0" w:space="0" w:color="auto"/>
            <w:right w:val="none" w:sz="0" w:space="0" w:color="auto"/>
          </w:divBdr>
          <w:divsChild>
            <w:div w:id="1546215311">
              <w:marLeft w:val="0"/>
              <w:marRight w:val="0"/>
              <w:marTop w:val="0"/>
              <w:marBottom w:val="0"/>
              <w:divBdr>
                <w:top w:val="none" w:sz="0" w:space="0" w:color="auto"/>
                <w:left w:val="none" w:sz="0" w:space="0" w:color="auto"/>
                <w:bottom w:val="none" w:sz="0" w:space="0" w:color="auto"/>
                <w:right w:val="none" w:sz="0" w:space="0" w:color="auto"/>
              </w:divBdr>
            </w:div>
            <w:div w:id="535000665">
              <w:marLeft w:val="0"/>
              <w:marRight w:val="0"/>
              <w:marTop w:val="0"/>
              <w:marBottom w:val="0"/>
              <w:divBdr>
                <w:top w:val="none" w:sz="0" w:space="0" w:color="auto"/>
                <w:left w:val="none" w:sz="0" w:space="0" w:color="auto"/>
                <w:bottom w:val="none" w:sz="0" w:space="0" w:color="auto"/>
                <w:right w:val="none" w:sz="0" w:space="0" w:color="auto"/>
              </w:divBdr>
            </w:div>
          </w:divsChild>
        </w:div>
        <w:div w:id="949357335">
          <w:marLeft w:val="0"/>
          <w:marRight w:val="0"/>
          <w:marTop w:val="0"/>
          <w:marBottom w:val="0"/>
          <w:divBdr>
            <w:top w:val="none" w:sz="0" w:space="0" w:color="auto"/>
            <w:left w:val="none" w:sz="0" w:space="0" w:color="auto"/>
            <w:bottom w:val="none" w:sz="0" w:space="0" w:color="auto"/>
            <w:right w:val="none" w:sz="0" w:space="0" w:color="auto"/>
          </w:divBdr>
          <w:divsChild>
            <w:div w:id="1297027130">
              <w:marLeft w:val="0"/>
              <w:marRight w:val="0"/>
              <w:marTop w:val="0"/>
              <w:marBottom w:val="0"/>
              <w:divBdr>
                <w:top w:val="none" w:sz="0" w:space="0" w:color="auto"/>
                <w:left w:val="none" w:sz="0" w:space="0" w:color="auto"/>
                <w:bottom w:val="none" w:sz="0" w:space="0" w:color="auto"/>
                <w:right w:val="none" w:sz="0" w:space="0" w:color="auto"/>
              </w:divBdr>
            </w:div>
            <w:div w:id="341973172">
              <w:marLeft w:val="0"/>
              <w:marRight w:val="0"/>
              <w:marTop w:val="0"/>
              <w:marBottom w:val="0"/>
              <w:divBdr>
                <w:top w:val="none" w:sz="0" w:space="0" w:color="auto"/>
                <w:left w:val="none" w:sz="0" w:space="0" w:color="auto"/>
                <w:bottom w:val="none" w:sz="0" w:space="0" w:color="auto"/>
                <w:right w:val="none" w:sz="0" w:space="0" w:color="auto"/>
              </w:divBdr>
            </w:div>
          </w:divsChild>
        </w:div>
        <w:div w:id="170413362">
          <w:marLeft w:val="0"/>
          <w:marRight w:val="0"/>
          <w:marTop w:val="0"/>
          <w:marBottom w:val="0"/>
          <w:divBdr>
            <w:top w:val="none" w:sz="0" w:space="0" w:color="auto"/>
            <w:left w:val="none" w:sz="0" w:space="0" w:color="auto"/>
            <w:bottom w:val="none" w:sz="0" w:space="0" w:color="auto"/>
            <w:right w:val="none" w:sz="0" w:space="0" w:color="auto"/>
          </w:divBdr>
          <w:divsChild>
            <w:div w:id="1964801406">
              <w:marLeft w:val="0"/>
              <w:marRight w:val="0"/>
              <w:marTop w:val="0"/>
              <w:marBottom w:val="0"/>
              <w:divBdr>
                <w:top w:val="none" w:sz="0" w:space="0" w:color="auto"/>
                <w:left w:val="none" w:sz="0" w:space="0" w:color="auto"/>
                <w:bottom w:val="none" w:sz="0" w:space="0" w:color="auto"/>
                <w:right w:val="none" w:sz="0" w:space="0" w:color="auto"/>
              </w:divBdr>
            </w:div>
          </w:divsChild>
        </w:div>
        <w:div w:id="1506552544">
          <w:marLeft w:val="0"/>
          <w:marRight w:val="0"/>
          <w:marTop w:val="0"/>
          <w:marBottom w:val="0"/>
          <w:divBdr>
            <w:top w:val="none" w:sz="0" w:space="0" w:color="auto"/>
            <w:left w:val="none" w:sz="0" w:space="0" w:color="auto"/>
            <w:bottom w:val="none" w:sz="0" w:space="0" w:color="auto"/>
            <w:right w:val="none" w:sz="0" w:space="0" w:color="auto"/>
          </w:divBdr>
          <w:divsChild>
            <w:div w:id="684135775">
              <w:marLeft w:val="0"/>
              <w:marRight w:val="0"/>
              <w:marTop w:val="0"/>
              <w:marBottom w:val="0"/>
              <w:divBdr>
                <w:top w:val="none" w:sz="0" w:space="0" w:color="auto"/>
                <w:left w:val="none" w:sz="0" w:space="0" w:color="auto"/>
                <w:bottom w:val="none" w:sz="0" w:space="0" w:color="auto"/>
                <w:right w:val="none" w:sz="0" w:space="0" w:color="auto"/>
              </w:divBdr>
            </w:div>
          </w:divsChild>
        </w:div>
        <w:div w:id="654988670">
          <w:marLeft w:val="0"/>
          <w:marRight w:val="0"/>
          <w:marTop w:val="0"/>
          <w:marBottom w:val="0"/>
          <w:divBdr>
            <w:top w:val="none" w:sz="0" w:space="0" w:color="auto"/>
            <w:left w:val="none" w:sz="0" w:space="0" w:color="auto"/>
            <w:bottom w:val="none" w:sz="0" w:space="0" w:color="auto"/>
            <w:right w:val="none" w:sz="0" w:space="0" w:color="auto"/>
          </w:divBdr>
          <w:divsChild>
            <w:div w:id="1752965520">
              <w:marLeft w:val="0"/>
              <w:marRight w:val="0"/>
              <w:marTop w:val="0"/>
              <w:marBottom w:val="0"/>
              <w:divBdr>
                <w:top w:val="none" w:sz="0" w:space="0" w:color="auto"/>
                <w:left w:val="none" w:sz="0" w:space="0" w:color="auto"/>
                <w:bottom w:val="none" w:sz="0" w:space="0" w:color="auto"/>
                <w:right w:val="none" w:sz="0" w:space="0" w:color="auto"/>
              </w:divBdr>
            </w:div>
          </w:divsChild>
        </w:div>
        <w:div w:id="1287465952">
          <w:marLeft w:val="0"/>
          <w:marRight w:val="0"/>
          <w:marTop w:val="0"/>
          <w:marBottom w:val="0"/>
          <w:divBdr>
            <w:top w:val="none" w:sz="0" w:space="0" w:color="auto"/>
            <w:left w:val="none" w:sz="0" w:space="0" w:color="auto"/>
            <w:bottom w:val="none" w:sz="0" w:space="0" w:color="auto"/>
            <w:right w:val="none" w:sz="0" w:space="0" w:color="auto"/>
          </w:divBdr>
          <w:divsChild>
            <w:div w:id="1611546780">
              <w:marLeft w:val="0"/>
              <w:marRight w:val="0"/>
              <w:marTop w:val="0"/>
              <w:marBottom w:val="0"/>
              <w:divBdr>
                <w:top w:val="none" w:sz="0" w:space="0" w:color="auto"/>
                <w:left w:val="none" w:sz="0" w:space="0" w:color="auto"/>
                <w:bottom w:val="none" w:sz="0" w:space="0" w:color="auto"/>
                <w:right w:val="none" w:sz="0" w:space="0" w:color="auto"/>
              </w:divBdr>
            </w:div>
          </w:divsChild>
        </w:div>
        <w:div w:id="1558860177">
          <w:marLeft w:val="0"/>
          <w:marRight w:val="0"/>
          <w:marTop w:val="0"/>
          <w:marBottom w:val="0"/>
          <w:divBdr>
            <w:top w:val="none" w:sz="0" w:space="0" w:color="auto"/>
            <w:left w:val="none" w:sz="0" w:space="0" w:color="auto"/>
            <w:bottom w:val="none" w:sz="0" w:space="0" w:color="auto"/>
            <w:right w:val="none" w:sz="0" w:space="0" w:color="auto"/>
          </w:divBdr>
          <w:divsChild>
            <w:div w:id="1114323270">
              <w:marLeft w:val="0"/>
              <w:marRight w:val="0"/>
              <w:marTop w:val="0"/>
              <w:marBottom w:val="0"/>
              <w:divBdr>
                <w:top w:val="none" w:sz="0" w:space="0" w:color="auto"/>
                <w:left w:val="none" w:sz="0" w:space="0" w:color="auto"/>
                <w:bottom w:val="none" w:sz="0" w:space="0" w:color="auto"/>
                <w:right w:val="none" w:sz="0" w:space="0" w:color="auto"/>
              </w:divBdr>
            </w:div>
          </w:divsChild>
        </w:div>
        <w:div w:id="1045984474">
          <w:marLeft w:val="0"/>
          <w:marRight w:val="0"/>
          <w:marTop w:val="0"/>
          <w:marBottom w:val="0"/>
          <w:divBdr>
            <w:top w:val="none" w:sz="0" w:space="0" w:color="auto"/>
            <w:left w:val="none" w:sz="0" w:space="0" w:color="auto"/>
            <w:bottom w:val="none" w:sz="0" w:space="0" w:color="auto"/>
            <w:right w:val="none" w:sz="0" w:space="0" w:color="auto"/>
          </w:divBdr>
          <w:divsChild>
            <w:div w:id="1275863975">
              <w:marLeft w:val="0"/>
              <w:marRight w:val="0"/>
              <w:marTop w:val="0"/>
              <w:marBottom w:val="0"/>
              <w:divBdr>
                <w:top w:val="none" w:sz="0" w:space="0" w:color="auto"/>
                <w:left w:val="none" w:sz="0" w:space="0" w:color="auto"/>
                <w:bottom w:val="none" w:sz="0" w:space="0" w:color="auto"/>
                <w:right w:val="none" w:sz="0" w:space="0" w:color="auto"/>
              </w:divBdr>
            </w:div>
          </w:divsChild>
        </w:div>
        <w:div w:id="2086950023">
          <w:marLeft w:val="0"/>
          <w:marRight w:val="0"/>
          <w:marTop w:val="0"/>
          <w:marBottom w:val="0"/>
          <w:divBdr>
            <w:top w:val="none" w:sz="0" w:space="0" w:color="auto"/>
            <w:left w:val="none" w:sz="0" w:space="0" w:color="auto"/>
            <w:bottom w:val="none" w:sz="0" w:space="0" w:color="auto"/>
            <w:right w:val="none" w:sz="0" w:space="0" w:color="auto"/>
          </w:divBdr>
          <w:divsChild>
            <w:div w:id="1812166978">
              <w:marLeft w:val="0"/>
              <w:marRight w:val="0"/>
              <w:marTop w:val="0"/>
              <w:marBottom w:val="0"/>
              <w:divBdr>
                <w:top w:val="none" w:sz="0" w:space="0" w:color="auto"/>
                <w:left w:val="none" w:sz="0" w:space="0" w:color="auto"/>
                <w:bottom w:val="none" w:sz="0" w:space="0" w:color="auto"/>
                <w:right w:val="none" w:sz="0" w:space="0" w:color="auto"/>
              </w:divBdr>
            </w:div>
          </w:divsChild>
        </w:div>
        <w:div w:id="1995530143">
          <w:marLeft w:val="0"/>
          <w:marRight w:val="0"/>
          <w:marTop w:val="0"/>
          <w:marBottom w:val="0"/>
          <w:divBdr>
            <w:top w:val="none" w:sz="0" w:space="0" w:color="auto"/>
            <w:left w:val="none" w:sz="0" w:space="0" w:color="auto"/>
            <w:bottom w:val="none" w:sz="0" w:space="0" w:color="auto"/>
            <w:right w:val="none" w:sz="0" w:space="0" w:color="auto"/>
          </w:divBdr>
          <w:divsChild>
            <w:div w:id="1862815466">
              <w:marLeft w:val="0"/>
              <w:marRight w:val="0"/>
              <w:marTop w:val="0"/>
              <w:marBottom w:val="0"/>
              <w:divBdr>
                <w:top w:val="none" w:sz="0" w:space="0" w:color="auto"/>
                <w:left w:val="none" w:sz="0" w:space="0" w:color="auto"/>
                <w:bottom w:val="none" w:sz="0" w:space="0" w:color="auto"/>
                <w:right w:val="none" w:sz="0" w:space="0" w:color="auto"/>
              </w:divBdr>
            </w:div>
          </w:divsChild>
        </w:div>
        <w:div w:id="1753967726">
          <w:marLeft w:val="0"/>
          <w:marRight w:val="0"/>
          <w:marTop w:val="0"/>
          <w:marBottom w:val="0"/>
          <w:divBdr>
            <w:top w:val="none" w:sz="0" w:space="0" w:color="auto"/>
            <w:left w:val="none" w:sz="0" w:space="0" w:color="auto"/>
            <w:bottom w:val="none" w:sz="0" w:space="0" w:color="auto"/>
            <w:right w:val="none" w:sz="0" w:space="0" w:color="auto"/>
          </w:divBdr>
          <w:divsChild>
            <w:div w:id="90394258">
              <w:marLeft w:val="0"/>
              <w:marRight w:val="0"/>
              <w:marTop w:val="0"/>
              <w:marBottom w:val="0"/>
              <w:divBdr>
                <w:top w:val="none" w:sz="0" w:space="0" w:color="auto"/>
                <w:left w:val="none" w:sz="0" w:space="0" w:color="auto"/>
                <w:bottom w:val="none" w:sz="0" w:space="0" w:color="auto"/>
                <w:right w:val="none" w:sz="0" w:space="0" w:color="auto"/>
              </w:divBdr>
            </w:div>
          </w:divsChild>
        </w:div>
        <w:div w:id="1522014776">
          <w:marLeft w:val="0"/>
          <w:marRight w:val="0"/>
          <w:marTop w:val="0"/>
          <w:marBottom w:val="0"/>
          <w:divBdr>
            <w:top w:val="none" w:sz="0" w:space="0" w:color="auto"/>
            <w:left w:val="none" w:sz="0" w:space="0" w:color="auto"/>
            <w:bottom w:val="none" w:sz="0" w:space="0" w:color="auto"/>
            <w:right w:val="none" w:sz="0" w:space="0" w:color="auto"/>
          </w:divBdr>
          <w:divsChild>
            <w:div w:id="1690329471">
              <w:marLeft w:val="0"/>
              <w:marRight w:val="0"/>
              <w:marTop w:val="0"/>
              <w:marBottom w:val="0"/>
              <w:divBdr>
                <w:top w:val="none" w:sz="0" w:space="0" w:color="auto"/>
                <w:left w:val="none" w:sz="0" w:space="0" w:color="auto"/>
                <w:bottom w:val="none" w:sz="0" w:space="0" w:color="auto"/>
                <w:right w:val="none" w:sz="0" w:space="0" w:color="auto"/>
              </w:divBdr>
            </w:div>
          </w:divsChild>
        </w:div>
        <w:div w:id="1937908078">
          <w:marLeft w:val="0"/>
          <w:marRight w:val="0"/>
          <w:marTop w:val="0"/>
          <w:marBottom w:val="0"/>
          <w:divBdr>
            <w:top w:val="none" w:sz="0" w:space="0" w:color="auto"/>
            <w:left w:val="none" w:sz="0" w:space="0" w:color="auto"/>
            <w:bottom w:val="none" w:sz="0" w:space="0" w:color="auto"/>
            <w:right w:val="none" w:sz="0" w:space="0" w:color="auto"/>
          </w:divBdr>
          <w:divsChild>
            <w:div w:id="1585333369">
              <w:marLeft w:val="0"/>
              <w:marRight w:val="0"/>
              <w:marTop w:val="0"/>
              <w:marBottom w:val="0"/>
              <w:divBdr>
                <w:top w:val="none" w:sz="0" w:space="0" w:color="auto"/>
                <w:left w:val="none" w:sz="0" w:space="0" w:color="auto"/>
                <w:bottom w:val="none" w:sz="0" w:space="0" w:color="auto"/>
                <w:right w:val="none" w:sz="0" w:space="0" w:color="auto"/>
              </w:divBdr>
            </w:div>
          </w:divsChild>
        </w:div>
        <w:div w:id="930551774">
          <w:marLeft w:val="0"/>
          <w:marRight w:val="0"/>
          <w:marTop w:val="0"/>
          <w:marBottom w:val="0"/>
          <w:divBdr>
            <w:top w:val="none" w:sz="0" w:space="0" w:color="auto"/>
            <w:left w:val="none" w:sz="0" w:space="0" w:color="auto"/>
            <w:bottom w:val="none" w:sz="0" w:space="0" w:color="auto"/>
            <w:right w:val="none" w:sz="0" w:space="0" w:color="auto"/>
          </w:divBdr>
          <w:divsChild>
            <w:div w:id="36246988">
              <w:marLeft w:val="0"/>
              <w:marRight w:val="0"/>
              <w:marTop w:val="0"/>
              <w:marBottom w:val="0"/>
              <w:divBdr>
                <w:top w:val="none" w:sz="0" w:space="0" w:color="auto"/>
                <w:left w:val="none" w:sz="0" w:space="0" w:color="auto"/>
                <w:bottom w:val="none" w:sz="0" w:space="0" w:color="auto"/>
                <w:right w:val="none" w:sz="0" w:space="0" w:color="auto"/>
              </w:divBdr>
            </w:div>
          </w:divsChild>
        </w:div>
        <w:div w:id="1828813906">
          <w:marLeft w:val="0"/>
          <w:marRight w:val="0"/>
          <w:marTop w:val="0"/>
          <w:marBottom w:val="0"/>
          <w:divBdr>
            <w:top w:val="none" w:sz="0" w:space="0" w:color="auto"/>
            <w:left w:val="none" w:sz="0" w:space="0" w:color="auto"/>
            <w:bottom w:val="none" w:sz="0" w:space="0" w:color="auto"/>
            <w:right w:val="none" w:sz="0" w:space="0" w:color="auto"/>
          </w:divBdr>
          <w:divsChild>
            <w:div w:id="810752672">
              <w:marLeft w:val="0"/>
              <w:marRight w:val="0"/>
              <w:marTop w:val="0"/>
              <w:marBottom w:val="0"/>
              <w:divBdr>
                <w:top w:val="none" w:sz="0" w:space="0" w:color="auto"/>
                <w:left w:val="none" w:sz="0" w:space="0" w:color="auto"/>
                <w:bottom w:val="none" w:sz="0" w:space="0" w:color="auto"/>
                <w:right w:val="none" w:sz="0" w:space="0" w:color="auto"/>
              </w:divBdr>
            </w:div>
          </w:divsChild>
        </w:div>
        <w:div w:id="2130397460">
          <w:marLeft w:val="0"/>
          <w:marRight w:val="0"/>
          <w:marTop w:val="0"/>
          <w:marBottom w:val="0"/>
          <w:divBdr>
            <w:top w:val="none" w:sz="0" w:space="0" w:color="auto"/>
            <w:left w:val="none" w:sz="0" w:space="0" w:color="auto"/>
            <w:bottom w:val="none" w:sz="0" w:space="0" w:color="auto"/>
            <w:right w:val="none" w:sz="0" w:space="0" w:color="auto"/>
          </w:divBdr>
          <w:divsChild>
            <w:div w:id="312636341">
              <w:marLeft w:val="0"/>
              <w:marRight w:val="0"/>
              <w:marTop w:val="0"/>
              <w:marBottom w:val="0"/>
              <w:divBdr>
                <w:top w:val="none" w:sz="0" w:space="0" w:color="auto"/>
                <w:left w:val="none" w:sz="0" w:space="0" w:color="auto"/>
                <w:bottom w:val="none" w:sz="0" w:space="0" w:color="auto"/>
                <w:right w:val="none" w:sz="0" w:space="0" w:color="auto"/>
              </w:divBdr>
            </w:div>
          </w:divsChild>
        </w:div>
        <w:div w:id="413287037">
          <w:marLeft w:val="0"/>
          <w:marRight w:val="0"/>
          <w:marTop w:val="0"/>
          <w:marBottom w:val="0"/>
          <w:divBdr>
            <w:top w:val="none" w:sz="0" w:space="0" w:color="auto"/>
            <w:left w:val="none" w:sz="0" w:space="0" w:color="auto"/>
            <w:bottom w:val="none" w:sz="0" w:space="0" w:color="auto"/>
            <w:right w:val="none" w:sz="0" w:space="0" w:color="auto"/>
          </w:divBdr>
          <w:divsChild>
            <w:div w:id="856893240">
              <w:marLeft w:val="0"/>
              <w:marRight w:val="0"/>
              <w:marTop w:val="0"/>
              <w:marBottom w:val="0"/>
              <w:divBdr>
                <w:top w:val="none" w:sz="0" w:space="0" w:color="auto"/>
                <w:left w:val="none" w:sz="0" w:space="0" w:color="auto"/>
                <w:bottom w:val="none" w:sz="0" w:space="0" w:color="auto"/>
                <w:right w:val="none" w:sz="0" w:space="0" w:color="auto"/>
              </w:divBdr>
            </w:div>
          </w:divsChild>
        </w:div>
        <w:div w:id="1566183459">
          <w:marLeft w:val="0"/>
          <w:marRight w:val="0"/>
          <w:marTop w:val="0"/>
          <w:marBottom w:val="0"/>
          <w:divBdr>
            <w:top w:val="none" w:sz="0" w:space="0" w:color="auto"/>
            <w:left w:val="none" w:sz="0" w:space="0" w:color="auto"/>
            <w:bottom w:val="none" w:sz="0" w:space="0" w:color="auto"/>
            <w:right w:val="none" w:sz="0" w:space="0" w:color="auto"/>
          </w:divBdr>
          <w:divsChild>
            <w:div w:id="1116673798">
              <w:marLeft w:val="0"/>
              <w:marRight w:val="0"/>
              <w:marTop w:val="0"/>
              <w:marBottom w:val="0"/>
              <w:divBdr>
                <w:top w:val="none" w:sz="0" w:space="0" w:color="auto"/>
                <w:left w:val="none" w:sz="0" w:space="0" w:color="auto"/>
                <w:bottom w:val="none" w:sz="0" w:space="0" w:color="auto"/>
                <w:right w:val="none" w:sz="0" w:space="0" w:color="auto"/>
              </w:divBdr>
            </w:div>
          </w:divsChild>
        </w:div>
        <w:div w:id="1917477537">
          <w:marLeft w:val="0"/>
          <w:marRight w:val="0"/>
          <w:marTop w:val="0"/>
          <w:marBottom w:val="0"/>
          <w:divBdr>
            <w:top w:val="none" w:sz="0" w:space="0" w:color="auto"/>
            <w:left w:val="none" w:sz="0" w:space="0" w:color="auto"/>
            <w:bottom w:val="none" w:sz="0" w:space="0" w:color="auto"/>
            <w:right w:val="none" w:sz="0" w:space="0" w:color="auto"/>
          </w:divBdr>
          <w:divsChild>
            <w:div w:id="295336621">
              <w:marLeft w:val="0"/>
              <w:marRight w:val="0"/>
              <w:marTop w:val="0"/>
              <w:marBottom w:val="0"/>
              <w:divBdr>
                <w:top w:val="none" w:sz="0" w:space="0" w:color="auto"/>
                <w:left w:val="none" w:sz="0" w:space="0" w:color="auto"/>
                <w:bottom w:val="none" w:sz="0" w:space="0" w:color="auto"/>
                <w:right w:val="none" w:sz="0" w:space="0" w:color="auto"/>
              </w:divBdr>
            </w:div>
            <w:div w:id="1662418669">
              <w:marLeft w:val="0"/>
              <w:marRight w:val="0"/>
              <w:marTop w:val="0"/>
              <w:marBottom w:val="0"/>
              <w:divBdr>
                <w:top w:val="none" w:sz="0" w:space="0" w:color="auto"/>
                <w:left w:val="none" w:sz="0" w:space="0" w:color="auto"/>
                <w:bottom w:val="none" w:sz="0" w:space="0" w:color="auto"/>
                <w:right w:val="none" w:sz="0" w:space="0" w:color="auto"/>
              </w:divBdr>
            </w:div>
          </w:divsChild>
        </w:div>
        <w:div w:id="1745564590">
          <w:marLeft w:val="0"/>
          <w:marRight w:val="0"/>
          <w:marTop w:val="0"/>
          <w:marBottom w:val="0"/>
          <w:divBdr>
            <w:top w:val="none" w:sz="0" w:space="0" w:color="auto"/>
            <w:left w:val="none" w:sz="0" w:space="0" w:color="auto"/>
            <w:bottom w:val="none" w:sz="0" w:space="0" w:color="auto"/>
            <w:right w:val="none" w:sz="0" w:space="0" w:color="auto"/>
          </w:divBdr>
          <w:divsChild>
            <w:div w:id="1473019830">
              <w:marLeft w:val="0"/>
              <w:marRight w:val="0"/>
              <w:marTop w:val="0"/>
              <w:marBottom w:val="0"/>
              <w:divBdr>
                <w:top w:val="none" w:sz="0" w:space="0" w:color="auto"/>
                <w:left w:val="none" w:sz="0" w:space="0" w:color="auto"/>
                <w:bottom w:val="none" w:sz="0" w:space="0" w:color="auto"/>
                <w:right w:val="none" w:sz="0" w:space="0" w:color="auto"/>
              </w:divBdr>
            </w:div>
            <w:div w:id="705908481">
              <w:marLeft w:val="0"/>
              <w:marRight w:val="0"/>
              <w:marTop w:val="0"/>
              <w:marBottom w:val="0"/>
              <w:divBdr>
                <w:top w:val="none" w:sz="0" w:space="0" w:color="auto"/>
                <w:left w:val="none" w:sz="0" w:space="0" w:color="auto"/>
                <w:bottom w:val="none" w:sz="0" w:space="0" w:color="auto"/>
                <w:right w:val="none" w:sz="0" w:space="0" w:color="auto"/>
              </w:divBdr>
            </w:div>
          </w:divsChild>
        </w:div>
        <w:div w:id="745420077">
          <w:marLeft w:val="0"/>
          <w:marRight w:val="0"/>
          <w:marTop w:val="0"/>
          <w:marBottom w:val="0"/>
          <w:divBdr>
            <w:top w:val="none" w:sz="0" w:space="0" w:color="auto"/>
            <w:left w:val="none" w:sz="0" w:space="0" w:color="auto"/>
            <w:bottom w:val="none" w:sz="0" w:space="0" w:color="auto"/>
            <w:right w:val="none" w:sz="0" w:space="0" w:color="auto"/>
          </w:divBdr>
          <w:divsChild>
            <w:div w:id="1084646675">
              <w:marLeft w:val="0"/>
              <w:marRight w:val="0"/>
              <w:marTop w:val="0"/>
              <w:marBottom w:val="0"/>
              <w:divBdr>
                <w:top w:val="none" w:sz="0" w:space="0" w:color="auto"/>
                <w:left w:val="none" w:sz="0" w:space="0" w:color="auto"/>
                <w:bottom w:val="none" w:sz="0" w:space="0" w:color="auto"/>
                <w:right w:val="none" w:sz="0" w:space="0" w:color="auto"/>
              </w:divBdr>
            </w:div>
            <w:div w:id="996111749">
              <w:marLeft w:val="0"/>
              <w:marRight w:val="0"/>
              <w:marTop w:val="0"/>
              <w:marBottom w:val="0"/>
              <w:divBdr>
                <w:top w:val="none" w:sz="0" w:space="0" w:color="auto"/>
                <w:left w:val="none" w:sz="0" w:space="0" w:color="auto"/>
                <w:bottom w:val="none" w:sz="0" w:space="0" w:color="auto"/>
                <w:right w:val="none" w:sz="0" w:space="0" w:color="auto"/>
              </w:divBdr>
            </w:div>
          </w:divsChild>
        </w:div>
        <w:div w:id="1125006678">
          <w:marLeft w:val="0"/>
          <w:marRight w:val="0"/>
          <w:marTop w:val="0"/>
          <w:marBottom w:val="0"/>
          <w:divBdr>
            <w:top w:val="none" w:sz="0" w:space="0" w:color="auto"/>
            <w:left w:val="none" w:sz="0" w:space="0" w:color="auto"/>
            <w:bottom w:val="none" w:sz="0" w:space="0" w:color="auto"/>
            <w:right w:val="none" w:sz="0" w:space="0" w:color="auto"/>
          </w:divBdr>
          <w:divsChild>
            <w:div w:id="457184571">
              <w:marLeft w:val="0"/>
              <w:marRight w:val="0"/>
              <w:marTop w:val="0"/>
              <w:marBottom w:val="0"/>
              <w:divBdr>
                <w:top w:val="none" w:sz="0" w:space="0" w:color="auto"/>
                <w:left w:val="none" w:sz="0" w:space="0" w:color="auto"/>
                <w:bottom w:val="none" w:sz="0" w:space="0" w:color="auto"/>
                <w:right w:val="none" w:sz="0" w:space="0" w:color="auto"/>
              </w:divBdr>
            </w:div>
            <w:div w:id="52895761">
              <w:marLeft w:val="0"/>
              <w:marRight w:val="0"/>
              <w:marTop w:val="0"/>
              <w:marBottom w:val="0"/>
              <w:divBdr>
                <w:top w:val="none" w:sz="0" w:space="0" w:color="auto"/>
                <w:left w:val="none" w:sz="0" w:space="0" w:color="auto"/>
                <w:bottom w:val="none" w:sz="0" w:space="0" w:color="auto"/>
                <w:right w:val="none" w:sz="0" w:space="0" w:color="auto"/>
              </w:divBdr>
            </w:div>
          </w:divsChild>
        </w:div>
        <w:div w:id="519587285">
          <w:marLeft w:val="0"/>
          <w:marRight w:val="0"/>
          <w:marTop w:val="0"/>
          <w:marBottom w:val="0"/>
          <w:divBdr>
            <w:top w:val="none" w:sz="0" w:space="0" w:color="auto"/>
            <w:left w:val="none" w:sz="0" w:space="0" w:color="auto"/>
            <w:bottom w:val="none" w:sz="0" w:space="0" w:color="auto"/>
            <w:right w:val="none" w:sz="0" w:space="0" w:color="auto"/>
          </w:divBdr>
          <w:divsChild>
            <w:div w:id="937366357">
              <w:marLeft w:val="0"/>
              <w:marRight w:val="0"/>
              <w:marTop w:val="0"/>
              <w:marBottom w:val="0"/>
              <w:divBdr>
                <w:top w:val="none" w:sz="0" w:space="0" w:color="auto"/>
                <w:left w:val="none" w:sz="0" w:space="0" w:color="auto"/>
                <w:bottom w:val="none" w:sz="0" w:space="0" w:color="auto"/>
                <w:right w:val="none" w:sz="0" w:space="0" w:color="auto"/>
              </w:divBdr>
            </w:div>
          </w:divsChild>
        </w:div>
        <w:div w:id="1213345232">
          <w:marLeft w:val="0"/>
          <w:marRight w:val="0"/>
          <w:marTop w:val="0"/>
          <w:marBottom w:val="0"/>
          <w:divBdr>
            <w:top w:val="none" w:sz="0" w:space="0" w:color="auto"/>
            <w:left w:val="none" w:sz="0" w:space="0" w:color="auto"/>
            <w:bottom w:val="none" w:sz="0" w:space="0" w:color="auto"/>
            <w:right w:val="none" w:sz="0" w:space="0" w:color="auto"/>
          </w:divBdr>
          <w:divsChild>
            <w:div w:id="235944382">
              <w:marLeft w:val="0"/>
              <w:marRight w:val="0"/>
              <w:marTop w:val="0"/>
              <w:marBottom w:val="0"/>
              <w:divBdr>
                <w:top w:val="none" w:sz="0" w:space="0" w:color="auto"/>
                <w:left w:val="none" w:sz="0" w:space="0" w:color="auto"/>
                <w:bottom w:val="none" w:sz="0" w:space="0" w:color="auto"/>
                <w:right w:val="none" w:sz="0" w:space="0" w:color="auto"/>
              </w:divBdr>
            </w:div>
          </w:divsChild>
        </w:div>
        <w:div w:id="1196771067">
          <w:marLeft w:val="0"/>
          <w:marRight w:val="0"/>
          <w:marTop w:val="0"/>
          <w:marBottom w:val="0"/>
          <w:divBdr>
            <w:top w:val="none" w:sz="0" w:space="0" w:color="auto"/>
            <w:left w:val="none" w:sz="0" w:space="0" w:color="auto"/>
            <w:bottom w:val="none" w:sz="0" w:space="0" w:color="auto"/>
            <w:right w:val="none" w:sz="0" w:space="0" w:color="auto"/>
          </w:divBdr>
          <w:divsChild>
            <w:div w:id="528107430">
              <w:marLeft w:val="0"/>
              <w:marRight w:val="0"/>
              <w:marTop w:val="0"/>
              <w:marBottom w:val="0"/>
              <w:divBdr>
                <w:top w:val="none" w:sz="0" w:space="0" w:color="auto"/>
                <w:left w:val="none" w:sz="0" w:space="0" w:color="auto"/>
                <w:bottom w:val="none" w:sz="0" w:space="0" w:color="auto"/>
                <w:right w:val="none" w:sz="0" w:space="0" w:color="auto"/>
              </w:divBdr>
            </w:div>
          </w:divsChild>
        </w:div>
        <w:div w:id="745957878">
          <w:marLeft w:val="0"/>
          <w:marRight w:val="0"/>
          <w:marTop w:val="0"/>
          <w:marBottom w:val="0"/>
          <w:divBdr>
            <w:top w:val="none" w:sz="0" w:space="0" w:color="auto"/>
            <w:left w:val="none" w:sz="0" w:space="0" w:color="auto"/>
            <w:bottom w:val="none" w:sz="0" w:space="0" w:color="auto"/>
            <w:right w:val="none" w:sz="0" w:space="0" w:color="auto"/>
          </w:divBdr>
          <w:divsChild>
            <w:div w:id="475491420">
              <w:marLeft w:val="0"/>
              <w:marRight w:val="0"/>
              <w:marTop w:val="0"/>
              <w:marBottom w:val="0"/>
              <w:divBdr>
                <w:top w:val="none" w:sz="0" w:space="0" w:color="auto"/>
                <w:left w:val="none" w:sz="0" w:space="0" w:color="auto"/>
                <w:bottom w:val="none" w:sz="0" w:space="0" w:color="auto"/>
                <w:right w:val="none" w:sz="0" w:space="0" w:color="auto"/>
              </w:divBdr>
            </w:div>
          </w:divsChild>
        </w:div>
        <w:div w:id="1981691011">
          <w:marLeft w:val="0"/>
          <w:marRight w:val="0"/>
          <w:marTop w:val="0"/>
          <w:marBottom w:val="0"/>
          <w:divBdr>
            <w:top w:val="none" w:sz="0" w:space="0" w:color="auto"/>
            <w:left w:val="none" w:sz="0" w:space="0" w:color="auto"/>
            <w:bottom w:val="none" w:sz="0" w:space="0" w:color="auto"/>
            <w:right w:val="none" w:sz="0" w:space="0" w:color="auto"/>
          </w:divBdr>
          <w:divsChild>
            <w:div w:id="919485641">
              <w:marLeft w:val="0"/>
              <w:marRight w:val="0"/>
              <w:marTop w:val="0"/>
              <w:marBottom w:val="0"/>
              <w:divBdr>
                <w:top w:val="none" w:sz="0" w:space="0" w:color="auto"/>
                <w:left w:val="none" w:sz="0" w:space="0" w:color="auto"/>
                <w:bottom w:val="none" w:sz="0" w:space="0" w:color="auto"/>
                <w:right w:val="none" w:sz="0" w:space="0" w:color="auto"/>
              </w:divBdr>
            </w:div>
          </w:divsChild>
        </w:div>
        <w:div w:id="400058085">
          <w:marLeft w:val="0"/>
          <w:marRight w:val="0"/>
          <w:marTop w:val="0"/>
          <w:marBottom w:val="0"/>
          <w:divBdr>
            <w:top w:val="none" w:sz="0" w:space="0" w:color="auto"/>
            <w:left w:val="none" w:sz="0" w:space="0" w:color="auto"/>
            <w:bottom w:val="none" w:sz="0" w:space="0" w:color="auto"/>
            <w:right w:val="none" w:sz="0" w:space="0" w:color="auto"/>
          </w:divBdr>
          <w:divsChild>
            <w:div w:id="211694860">
              <w:marLeft w:val="0"/>
              <w:marRight w:val="0"/>
              <w:marTop w:val="0"/>
              <w:marBottom w:val="0"/>
              <w:divBdr>
                <w:top w:val="none" w:sz="0" w:space="0" w:color="auto"/>
                <w:left w:val="none" w:sz="0" w:space="0" w:color="auto"/>
                <w:bottom w:val="none" w:sz="0" w:space="0" w:color="auto"/>
                <w:right w:val="none" w:sz="0" w:space="0" w:color="auto"/>
              </w:divBdr>
            </w:div>
          </w:divsChild>
        </w:div>
        <w:div w:id="1889099133">
          <w:marLeft w:val="0"/>
          <w:marRight w:val="0"/>
          <w:marTop w:val="0"/>
          <w:marBottom w:val="0"/>
          <w:divBdr>
            <w:top w:val="none" w:sz="0" w:space="0" w:color="auto"/>
            <w:left w:val="none" w:sz="0" w:space="0" w:color="auto"/>
            <w:bottom w:val="none" w:sz="0" w:space="0" w:color="auto"/>
            <w:right w:val="none" w:sz="0" w:space="0" w:color="auto"/>
          </w:divBdr>
          <w:divsChild>
            <w:div w:id="374624715">
              <w:marLeft w:val="0"/>
              <w:marRight w:val="0"/>
              <w:marTop w:val="0"/>
              <w:marBottom w:val="0"/>
              <w:divBdr>
                <w:top w:val="none" w:sz="0" w:space="0" w:color="auto"/>
                <w:left w:val="none" w:sz="0" w:space="0" w:color="auto"/>
                <w:bottom w:val="none" w:sz="0" w:space="0" w:color="auto"/>
                <w:right w:val="none" w:sz="0" w:space="0" w:color="auto"/>
              </w:divBdr>
            </w:div>
          </w:divsChild>
        </w:div>
        <w:div w:id="1537768090">
          <w:marLeft w:val="0"/>
          <w:marRight w:val="0"/>
          <w:marTop w:val="0"/>
          <w:marBottom w:val="0"/>
          <w:divBdr>
            <w:top w:val="none" w:sz="0" w:space="0" w:color="auto"/>
            <w:left w:val="none" w:sz="0" w:space="0" w:color="auto"/>
            <w:bottom w:val="none" w:sz="0" w:space="0" w:color="auto"/>
            <w:right w:val="none" w:sz="0" w:space="0" w:color="auto"/>
          </w:divBdr>
          <w:divsChild>
            <w:div w:id="556670747">
              <w:marLeft w:val="0"/>
              <w:marRight w:val="0"/>
              <w:marTop w:val="0"/>
              <w:marBottom w:val="0"/>
              <w:divBdr>
                <w:top w:val="none" w:sz="0" w:space="0" w:color="auto"/>
                <w:left w:val="none" w:sz="0" w:space="0" w:color="auto"/>
                <w:bottom w:val="none" w:sz="0" w:space="0" w:color="auto"/>
                <w:right w:val="none" w:sz="0" w:space="0" w:color="auto"/>
              </w:divBdr>
            </w:div>
          </w:divsChild>
        </w:div>
        <w:div w:id="111176426">
          <w:marLeft w:val="0"/>
          <w:marRight w:val="0"/>
          <w:marTop w:val="0"/>
          <w:marBottom w:val="0"/>
          <w:divBdr>
            <w:top w:val="none" w:sz="0" w:space="0" w:color="auto"/>
            <w:left w:val="none" w:sz="0" w:space="0" w:color="auto"/>
            <w:bottom w:val="none" w:sz="0" w:space="0" w:color="auto"/>
            <w:right w:val="none" w:sz="0" w:space="0" w:color="auto"/>
          </w:divBdr>
          <w:divsChild>
            <w:div w:id="328023364">
              <w:marLeft w:val="0"/>
              <w:marRight w:val="0"/>
              <w:marTop w:val="0"/>
              <w:marBottom w:val="0"/>
              <w:divBdr>
                <w:top w:val="none" w:sz="0" w:space="0" w:color="auto"/>
                <w:left w:val="none" w:sz="0" w:space="0" w:color="auto"/>
                <w:bottom w:val="none" w:sz="0" w:space="0" w:color="auto"/>
                <w:right w:val="none" w:sz="0" w:space="0" w:color="auto"/>
              </w:divBdr>
            </w:div>
          </w:divsChild>
        </w:div>
        <w:div w:id="511454533">
          <w:marLeft w:val="0"/>
          <w:marRight w:val="0"/>
          <w:marTop w:val="0"/>
          <w:marBottom w:val="0"/>
          <w:divBdr>
            <w:top w:val="none" w:sz="0" w:space="0" w:color="auto"/>
            <w:left w:val="none" w:sz="0" w:space="0" w:color="auto"/>
            <w:bottom w:val="none" w:sz="0" w:space="0" w:color="auto"/>
            <w:right w:val="none" w:sz="0" w:space="0" w:color="auto"/>
          </w:divBdr>
          <w:divsChild>
            <w:div w:id="786507402">
              <w:marLeft w:val="0"/>
              <w:marRight w:val="0"/>
              <w:marTop w:val="0"/>
              <w:marBottom w:val="0"/>
              <w:divBdr>
                <w:top w:val="none" w:sz="0" w:space="0" w:color="auto"/>
                <w:left w:val="none" w:sz="0" w:space="0" w:color="auto"/>
                <w:bottom w:val="none" w:sz="0" w:space="0" w:color="auto"/>
                <w:right w:val="none" w:sz="0" w:space="0" w:color="auto"/>
              </w:divBdr>
            </w:div>
          </w:divsChild>
        </w:div>
        <w:div w:id="1364289194">
          <w:marLeft w:val="0"/>
          <w:marRight w:val="0"/>
          <w:marTop w:val="0"/>
          <w:marBottom w:val="0"/>
          <w:divBdr>
            <w:top w:val="none" w:sz="0" w:space="0" w:color="auto"/>
            <w:left w:val="none" w:sz="0" w:space="0" w:color="auto"/>
            <w:bottom w:val="none" w:sz="0" w:space="0" w:color="auto"/>
            <w:right w:val="none" w:sz="0" w:space="0" w:color="auto"/>
          </w:divBdr>
          <w:divsChild>
            <w:div w:id="1138062316">
              <w:marLeft w:val="0"/>
              <w:marRight w:val="0"/>
              <w:marTop w:val="0"/>
              <w:marBottom w:val="0"/>
              <w:divBdr>
                <w:top w:val="none" w:sz="0" w:space="0" w:color="auto"/>
                <w:left w:val="none" w:sz="0" w:space="0" w:color="auto"/>
                <w:bottom w:val="none" w:sz="0" w:space="0" w:color="auto"/>
                <w:right w:val="none" w:sz="0" w:space="0" w:color="auto"/>
              </w:divBdr>
            </w:div>
          </w:divsChild>
        </w:div>
        <w:div w:id="1283077166">
          <w:marLeft w:val="0"/>
          <w:marRight w:val="0"/>
          <w:marTop w:val="0"/>
          <w:marBottom w:val="0"/>
          <w:divBdr>
            <w:top w:val="none" w:sz="0" w:space="0" w:color="auto"/>
            <w:left w:val="none" w:sz="0" w:space="0" w:color="auto"/>
            <w:bottom w:val="none" w:sz="0" w:space="0" w:color="auto"/>
            <w:right w:val="none" w:sz="0" w:space="0" w:color="auto"/>
          </w:divBdr>
          <w:divsChild>
            <w:div w:id="782505594">
              <w:marLeft w:val="0"/>
              <w:marRight w:val="0"/>
              <w:marTop w:val="0"/>
              <w:marBottom w:val="0"/>
              <w:divBdr>
                <w:top w:val="none" w:sz="0" w:space="0" w:color="auto"/>
                <w:left w:val="none" w:sz="0" w:space="0" w:color="auto"/>
                <w:bottom w:val="none" w:sz="0" w:space="0" w:color="auto"/>
                <w:right w:val="none" w:sz="0" w:space="0" w:color="auto"/>
              </w:divBdr>
            </w:div>
          </w:divsChild>
        </w:div>
        <w:div w:id="866604801">
          <w:marLeft w:val="0"/>
          <w:marRight w:val="0"/>
          <w:marTop w:val="0"/>
          <w:marBottom w:val="0"/>
          <w:divBdr>
            <w:top w:val="none" w:sz="0" w:space="0" w:color="auto"/>
            <w:left w:val="none" w:sz="0" w:space="0" w:color="auto"/>
            <w:bottom w:val="none" w:sz="0" w:space="0" w:color="auto"/>
            <w:right w:val="none" w:sz="0" w:space="0" w:color="auto"/>
          </w:divBdr>
          <w:divsChild>
            <w:div w:id="1326781146">
              <w:marLeft w:val="0"/>
              <w:marRight w:val="0"/>
              <w:marTop w:val="0"/>
              <w:marBottom w:val="0"/>
              <w:divBdr>
                <w:top w:val="none" w:sz="0" w:space="0" w:color="auto"/>
                <w:left w:val="none" w:sz="0" w:space="0" w:color="auto"/>
                <w:bottom w:val="none" w:sz="0" w:space="0" w:color="auto"/>
                <w:right w:val="none" w:sz="0" w:space="0" w:color="auto"/>
              </w:divBdr>
            </w:div>
          </w:divsChild>
        </w:div>
        <w:div w:id="956064721">
          <w:marLeft w:val="0"/>
          <w:marRight w:val="0"/>
          <w:marTop w:val="0"/>
          <w:marBottom w:val="0"/>
          <w:divBdr>
            <w:top w:val="none" w:sz="0" w:space="0" w:color="auto"/>
            <w:left w:val="none" w:sz="0" w:space="0" w:color="auto"/>
            <w:bottom w:val="none" w:sz="0" w:space="0" w:color="auto"/>
            <w:right w:val="none" w:sz="0" w:space="0" w:color="auto"/>
          </w:divBdr>
          <w:divsChild>
            <w:div w:id="1673413441">
              <w:marLeft w:val="0"/>
              <w:marRight w:val="0"/>
              <w:marTop w:val="0"/>
              <w:marBottom w:val="0"/>
              <w:divBdr>
                <w:top w:val="none" w:sz="0" w:space="0" w:color="auto"/>
                <w:left w:val="none" w:sz="0" w:space="0" w:color="auto"/>
                <w:bottom w:val="none" w:sz="0" w:space="0" w:color="auto"/>
                <w:right w:val="none" w:sz="0" w:space="0" w:color="auto"/>
              </w:divBdr>
            </w:div>
          </w:divsChild>
        </w:div>
        <w:div w:id="1514144060">
          <w:marLeft w:val="0"/>
          <w:marRight w:val="0"/>
          <w:marTop w:val="0"/>
          <w:marBottom w:val="0"/>
          <w:divBdr>
            <w:top w:val="none" w:sz="0" w:space="0" w:color="auto"/>
            <w:left w:val="none" w:sz="0" w:space="0" w:color="auto"/>
            <w:bottom w:val="none" w:sz="0" w:space="0" w:color="auto"/>
            <w:right w:val="none" w:sz="0" w:space="0" w:color="auto"/>
          </w:divBdr>
          <w:divsChild>
            <w:div w:id="1824422436">
              <w:marLeft w:val="0"/>
              <w:marRight w:val="0"/>
              <w:marTop w:val="0"/>
              <w:marBottom w:val="0"/>
              <w:divBdr>
                <w:top w:val="none" w:sz="0" w:space="0" w:color="auto"/>
                <w:left w:val="none" w:sz="0" w:space="0" w:color="auto"/>
                <w:bottom w:val="none" w:sz="0" w:space="0" w:color="auto"/>
                <w:right w:val="none" w:sz="0" w:space="0" w:color="auto"/>
              </w:divBdr>
            </w:div>
          </w:divsChild>
        </w:div>
        <w:div w:id="286936010">
          <w:marLeft w:val="0"/>
          <w:marRight w:val="0"/>
          <w:marTop w:val="0"/>
          <w:marBottom w:val="0"/>
          <w:divBdr>
            <w:top w:val="none" w:sz="0" w:space="0" w:color="auto"/>
            <w:left w:val="none" w:sz="0" w:space="0" w:color="auto"/>
            <w:bottom w:val="none" w:sz="0" w:space="0" w:color="auto"/>
            <w:right w:val="none" w:sz="0" w:space="0" w:color="auto"/>
          </w:divBdr>
          <w:divsChild>
            <w:div w:id="1473329296">
              <w:marLeft w:val="0"/>
              <w:marRight w:val="0"/>
              <w:marTop w:val="0"/>
              <w:marBottom w:val="0"/>
              <w:divBdr>
                <w:top w:val="none" w:sz="0" w:space="0" w:color="auto"/>
                <w:left w:val="none" w:sz="0" w:space="0" w:color="auto"/>
                <w:bottom w:val="none" w:sz="0" w:space="0" w:color="auto"/>
                <w:right w:val="none" w:sz="0" w:space="0" w:color="auto"/>
              </w:divBdr>
            </w:div>
          </w:divsChild>
        </w:div>
        <w:div w:id="197939813">
          <w:marLeft w:val="0"/>
          <w:marRight w:val="0"/>
          <w:marTop w:val="0"/>
          <w:marBottom w:val="0"/>
          <w:divBdr>
            <w:top w:val="none" w:sz="0" w:space="0" w:color="auto"/>
            <w:left w:val="none" w:sz="0" w:space="0" w:color="auto"/>
            <w:bottom w:val="none" w:sz="0" w:space="0" w:color="auto"/>
            <w:right w:val="none" w:sz="0" w:space="0" w:color="auto"/>
          </w:divBdr>
          <w:divsChild>
            <w:div w:id="748499771">
              <w:marLeft w:val="0"/>
              <w:marRight w:val="0"/>
              <w:marTop w:val="0"/>
              <w:marBottom w:val="0"/>
              <w:divBdr>
                <w:top w:val="none" w:sz="0" w:space="0" w:color="auto"/>
                <w:left w:val="none" w:sz="0" w:space="0" w:color="auto"/>
                <w:bottom w:val="none" w:sz="0" w:space="0" w:color="auto"/>
                <w:right w:val="none" w:sz="0" w:space="0" w:color="auto"/>
              </w:divBdr>
            </w:div>
            <w:div w:id="1975942006">
              <w:marLeft w:val="0"/>
              <w:marRight w:val="0"/>
              <w:marTop w:val="0"/>
              <w:marBottom w:val="0"/>
              <w:divBdr>
                <w:top w:val="none" w:sz="0" w:space="0" w:color="auto"/>
                <w:left w:val="none" w:sz="0" w:space="0" w:color="auto"/>
                <w:bottom w:val="none" w:sz="0" w:space="0" w:color="auto"/>
                <w:right w:val="none" w:sz="0" w:space="0" w:color="auto"/>
              </w:divBdr>
            </w:div>
          </w:divsChild>
        </w:div>
        <w:div w:id="1256211077">
          <w:marLeft w:val="0"/>
          <w:marRight w:val="0"/>
          <w:marTop w:val="0"/>
          <w:marBottom w:val="0"/>
          <w:divBdr>
            <w:top w:val="none" w:sz="0" w:space="0" w:color="auto"/>
            <w:left w:val="none" w:sz="0" w:space="0" w:color="auto"/>
            <w:bottom w:val="none" w:sz="0" w:space="0" w:color="auto"/>
            <w:right w:val="none" w:sz="0" w:space="0" w:color="auto"/>
          </w:divBdr>
          <w:divsChild>
            <w:div w:id="231281079">
              <w:marLeft w:val="0"/>
              <w:marRight w:val="0"/>
              <w:marTop w:val="0"/>
              <w:marBottom w:val="0"/>
              <w:divBdr>
                <w:top w:val="none" w:sz="0" w:space="0" w:color="auto"/>
                <w:left w:val="none" w:sz="0" w:space="0" w:color="auto"/>
                <w:bottom w:val="none" w:sz="0" w:space="0" w:color="auto"/>
                <w:right w:val="none" w:sz="0" w:space="0" w:color="auto"/>
              </w:divBdr>
            </w:div>
            <w:div w:id="395054350">
              <w:marLeft w:val="0"/>
              <w:marRight w:val="0"/>
              <w:marTop w:val="0"/>
              <w:marBottom w:val="0"/>
              <w:divBdr>
                <w:top w:val="none" w:sz="0" w:space="0" w:color="auto"/>
                <w:left w:val="none" w:sz="0" w:space="0" w:color="auto"/>
                <w:bottom w:val="none" w:sz="0" w:space="0" w:color="auto"/>
                <w:right w:val="none" w:sz="0" w:space="0" w:color="auto"/>
              </w:divBdr>
            </w:div>
          </w:divsChild>
        </w:div>
        <w:div w:id="972178242">
          <w:marLeft w:val="0"/>
          <w:marRight w:val="0"/>
          <w:marTop w:val="0"/>
          <w:marBottom w:val="0"/>
          <w:divBdr>
            <w:top w:val="none" w:sz="0" w:space="0" w:color="auto"/>
            <w:left w:val="none" w:sz="0" w:space="0" w:color="auto"/>
            <w:bottom w:val="none" w:sz="0" w:space="0" w:color="auto"/>
            <w:right w:val="none" w:sz="0" w:space="0" w:color="auto"/>
          </w:divBdr>
          <w:divsChild>
            <w:div w:id="1945916138">
              <w:marLeft w:val="0"/>
              <w:marRight w:val="0"/>
              <w:marTop w:val="0"/>
              <w:marBottom w:val="0"/>
              <w:divBdr>
                <w:top w:val="none" w:sz="0" w:space="0" w:color="auto"/>
                <w:left w:val="none" w:sz="0" w:space="0" w:color="auto"/>
                <w:bottom w:val="none" w:sz="0" w:space="0" w:color="auto"/>
                <w:right w:val="none" w:sz="0" w:space="0" w:color="auto"/>
              </w:divBdr>
            </w:div>
            <w:div w:id="1928297355">
              <w:marLeft w:val="0"/>
              <w:marRight w:val="0"/>
              <w:marTop w:val="0"/>
              <w:marBottom w:val="0"/>
              <w:divBdr>
                <w:top w:val="none" w:sz="0" w:space="0" w:color="auto"/>
                <w:left w:val="none" w:sz="0" w:space="0" w:color="auto"/>
                <w:bottom w:val="none" w:sz="0" w:space="0" w:color="auto"/>
                <w:right w:val="none" w:sz="0" w:space="0" w:color="auto"/>
              </w:divBdr>
            </w:div>
          </w:divsChild>
        </w:div>
        <w:div w:id="35087463">
          <w:marLeft w:val="0"/>
          <w:marRight w:val="0"/>
          <w:marTop w:val="0"/>
          <w:marBottom w:val="0"/>
          <w:divBdr>
            <w:top w:val="none" w:sz="0" w:space="0" w:color="auto"/>
            <w:left w:val="none" w:sz="0" w:space="0" w:color="auto"/>
            <w:bottom w:val="none" w:sz="0" w:space="0" w:color="auto"/>
            <w:right w:val="none" w:sz="0" w:space="0" w:color="auto"/>
          </w:divBdr>
          <w:divsChild>
            <w:div w:id="1349483752">
              <w:marLeft w:val="0"/>
              <w:marRight w:val="0"/>
              <w:marTop w:val="0"/>
              <w:marBottom w:val="0"/>
              <w:divBdr>
                <w:top w:val="none" w:sz="0" w:space="0" w:color="auto"/>
                <w:left w:val="none" w:sz="0" w:space="0" w:color="auto"/>
                <w:bottom w:val="none" w:sz="0" w:space="0" w:color="auto"/>
                <w:right w:val="none" w:sz="0" w:space="0" w:color="auto"/>
              </w:divBdr>
            </w:div>
            <w:div w:id="119611331">
              <w:marLeft w:val="0"/>
              <w:marRight w:val="0"/>
              <w:marTop w:val="0"/>
              <w:marBottom w:val="0"/>
              <w:divBdr>
                <w:top w:val="none" w:sz="0" w:space="0" w:color="auto"/>
                <w:left w:val="none" w:sz="0" w:space="0" w:color="auto"/>
                <w:bottom w:val="none" w:sz="0" w:space="0" w:color="auto"/>
                <w:right w:val="none" w:sz="0" w:space="0" w:color="auto"/>
              </w:divBdr>
            </w:div>
          </w:divsChild>
        </w:div>
        <w:div w:id="435102090">
          <w:marLeft w:val="0"/>
          <w:marRight w:val="0"/>
          <w:marTop w:val="0"/>
          <w:marBottom w:val="0"/>
          <w:divBdr>
            <w:top w:val="none" w:sz="0" w:space="0" w:color="auto"/>
            <w:left w:val="none" w:sz="0" w:space="0" w:color="auto"/>
            <w:bottom w:val="none" w:sz="0" w:space="0" w:color="auto"/>
            <w:right w:val="none" w:sz="0" w:space="0" w:color="auto"/>
          </w:divBdr>
          <w:divsChild>
            <w:div w:id="1815485436">
              <w:marLeft w:val="0"/>
              <w:marRight w:val="0"/>
              <w:marTop w:val="0"/>
              <w:marBottom w:val="0"/>
              <w:divBdr>
                <w:top w:val="none" w:sz="0" w:space="0" w:color="auto"/>
                <w:left w:val="none" w:sz="0" w:space="0" w:color="auto"/>
                <w:bottom w:val="none" w:sz="0" w:space="0" w:color="auto"/>
                <w:right w:val="none" w:sz="0" w:space="0" w:color="auto"/>
              </w:divBdr>
            </w:div>
          </w:divsChild>
        </w:div>
        <w:div w:id="1136877772">
          <w:marLeft w:val="0"/>
          <w:marRight w:val="0"/>
          <w:marTop w:val="0"/>
          <w:marBottom w:val="0"/>
          <w:divBdr>
            <w:top w:val="none" w:sz="0" w:space="0" w:color="auto"/>
            <w:left w:val="none" w:sz="0" w:space="0" w:color="auto"/>
            <w:bottom w:val="none" w:sz="0" w:space="0" w:color="auto"/>
            <w:right w:val="none" w:sz="0" w:space="0" w:color="auto"/>
          </w:divBdr>
          <w:divsChild>
            <w:div w:id="729352388">
              <w:marLeft w:val="0"/>
              <w:marRight w:val="0"/>
              <w:marTop w:val="0"/>
              <w:marBottom w:val="0"/>
              <w:divBdr>
                <w:top w:val="none" w:sz="0" w:space="0" w:color="auto"/>
                <w:left w:val="none" w:sz="0" w:space="0" w:color="auto"/>
                <w:bottom w:val="none" w:sz="0" w:space="0" w:color="auto"/>
                <w:right w:val="none" w:sz="0" w:space="0" w:color="auto"/>
              </w:divBdr>
            </w:div>
          </w:divsChild>
        </w:div>
        <w:div w:id="1710913277">
          <w:marLeft w:val="0"/>
          <w:marRight w:val="0"/>
          <w:marTop w:val="0"/>
          <w:marBottom w:val="0"/>
          <w:divBdr>
            <w:top w:val="none" w:sz="0" w:space="0" w:color="auto"/>
            <w:left w:val="none" w:sz="0" w:space="0" w:color="auto"/>
            <w:bottom w:val="none" w:sz="0" w:space="0" w:color="auto"/>
            <w:right w:val="none" w:sz="0" w:space="0" w:color="auto"/>
          </w:divBdr>
          <w:divsChild>
            <w:div w:id="418335024">
              <w:marLeft w:val="0"/>
              <w:marRight w:val="0"/>
              <w:marTop w:val="0"/>
              <w:marBottom w:val="0"/>
              <w:divBdr>
                <w:top w:val="none" w:sz="0" w:space="0" w:color="auto"/>
                <w:left w:val="none" w:sz="0" w:space="0" w:color="auto"/>
                <w:bottom w:val="none" w:sz="0" w:space="0" w:color="auto"/>
                <w:right w:val="none" w:sz="0" w:space="0" w:color="auto"/>
              </w:divBdr>
            </w:div>
          </w:divsChild>
        </w:div>
        <w:div w:id="1659268923">
          <w:marLeft w:val="0"/>
          <w:marRight w:val="0"/>
          <w:marTop w:val="0"/>
          <w:marBottom w:val="0"/>
          <w:divBdr>
            <w:top w:val="none" w:sz="0" w:space="0" w:color="auto"/>
            <w:left w:val="none" w:sz="0" w:space="0" w:color="auto"/>
            <w:bottom w:val="none" w:sz="0" w:space="0" w:color="auto"/>
            <w:right w:val="none" w:sz="0" w:space="0" w:color="auto"/>
          </w:divBdr>
          <w:divsChild>
            <w:div w:id="106513031">
              <w:marLeft w:val="0"/>
              <w:marRight w:val="0"/>
              <w:marTop w:val="0"/>
              <w:marBottom w:val="0"/>
              <w:divBdr>
                <w:top w:val="none" w:sz="0" w:space="0" w:color="auto"/>
                <w:left w:val="none" w:sz="0" w:space="0" w:color="auto"/>
                <w:bottom w:val="none" w:sz="0" w:space="0" w:color="auto"/>
                <w:right w:val="none" w:sz="0" w:space="0" w:color="auto"/>
              </w:divBdr>
            </w:div>
          </w:divsChild>
        </w:div>
        <w:div w:id="203256479">
          <w:marLeft w:val="0"/>
          <w:marRight w:val="0"/>
          <w:marTop w:val="0"/>
          <w:marBottom w:val="0"/>
          <w:divBdr>
            <w:top w:val="none" w:sz="0" w:space="0" w:color="auto"/>
            <w:left w:val="none" w:sz="0" w:space="0" w:color="auto"/>
            <w:bottom w:val="none" w:sz="0" w:space="0" w:color="auto"/>
            <w:right w:val="none" w:sz="0" w:space="0" w:color="auto"/>
          </w:divBdr>
          <w:divsChild>
            <w:div w:id="1197162707">
              <w:marLeft w:val="0"/>
              <w:marRight w:val="0"/>
              <w:marTop w:val="0"/>
              <w:marBottom w:val="0"/>
              <w:divBdr>
                <w:top w:val="none" w:sz="0" w:space="0" w:color="auto"/>
                <w:left w:val="none" w:sz="0" w:space="0" w:color="auto"/>
                <w:bottom w:val="none" w:sz="0" w:space="0" w:color="auto"/>
                <w:right w:val="none" w:sz="0" w:space="0" w:color="auto"/>
              </w:divBdr>
            </w:div>
          </w:divsChild>
        </w:div>
        <w:div w:id="1307591656">
          <w:marLeft w:val="0"/>
          <w:marRight w:val="0"/>
          <w:marTop w:val="0"/>
          <w:marBottom w:val="0"/>
          <w:divBdr>
            <w:top w:val="none" w:sz="0" w:space="0" w:color="auto"/>
            <w:left w:val="none" w:sz="0" w:space="0" w:color="auto"/>
            <w:bottom w:val="none" w:sz="0" w:space="0" w:color="auto"/>
            <w:right w:val="none" w:sz="0" w:space="0" w:color="auto"/>
          </w:divBdr>
          <w:divsChild>
            <w:div w:id="1519386953">
              <w:marLeft w:val="0"/>
              <w:marRight w:val="0"/>
              <w:marTop w:val="0"/>
              <w:marBottom w:val="0"/>
              <w:divBdr>
                <w:top w:val="none" w:sz="0" w:space="0" w:color="auto"/>
                <w:left w:val="none" w:sz="0" w:space="0" w:color="auto"/>
                <w:bottom w:val="none" w:sz="0" w:space="0" w:color="auto"/>
                <w:right w:val="none" w:sz="0" w:space="0" w:color="auto"/>
              </w:divBdr>
            </w:div>
          </w:divsChild>
        </w:div>
        <w:div w:id="495147793">
          <w:marLeft w:val="0"/>
          <w:marRight w:val="0"/>
          <w:marTop w:val="0"/>
          <w:marBottom w:val="0"/>
          <w:divBdr>
            <w:top w:val="none" w:sz="0" w:space="0" w:color="auto"/>
            <w:left w:val="none" w:sz="0" w:space="0" w:color="auto"/>
            <w:bottom w:val="none" w:sz="0" w:space="0" w:color="auto"/>
            <w:right w:val="none" w:sz="0" w:space="0" w:color="auto"/>
          </w:divBdr>
          <w:divsChild>
            <w:div w:id="927229803">
              <w:marLeft w:val="0"/>
              <w:marRight w:val="0"/>
              <w:marTop w:val="0"/>
              <w:marBottom w:val="0"/>
              <w:divBdr>
                <w:top w:val="none" w:sz="0" w:space="0" w:color="auto"/>
                <w:left w:val="none" w:sz="0" w:space="0" w:color="auto"/>
                <w:bottom w:val="none" w:sz="0" w:space="0" w:color="auto"/>
                <w:right w:val="none" w:sz="0" w:space="0" w:color="auto"/>
              </w:divBdr>
            </w:div>
          </w:divsChild>
        </w:div>
        <w:div w:id="863060042">
          <w:marLeft w:val="0"/>
          <w:marRight w:val="0"/>
          <w:marTop w:val="0"/>
          <w:marBottom w:val="0"/>
          <w:divBdr>
            <w:top w:val="none" w:sz="0" w:space="0" w:color="auto"/>
            <w:left w:val="none" w:sz="0" w:space="0" w:color="auto"/>
            <w:bottom w:val="none" w:sz="0" w:space="0" w:color="auto"/>
            <w:right w:val="none" w:sz="0" w:space="0" w:color="auto"/>
          </w:divBdr>
          <w:divsChild>
            <w:div w:id="1267806036">
              <w:marLeft w:val="0"/>
              <w:marRight w:val="0"/>
              <w:marTop w:val="0"/>
              <w:marBottom w:val="0"/>
              <w:divBdr>
                <w:top w:val="none" w:sz="0" w:space="0" w:color="auto"/>
                <w:left w:val="none" w:sz="0" w:space="0" w:color="auto"/>
                <w:bottom w:val="none" w:sz="0" w:space="0" w:color="auto"/>
                <w:right w:val="none" w:sz="0" w:space="0" w:color="auto"/>
              </w:divBdr>
            </w:div>
          </w:divsChild>
        </w:div>
        <w:div w:id="1830367881">
          <w:marLeft w:val="0"/>
          <w:marRight w:val="0"/>
          <w:marTop w:val="0"/>
          <w:marBottom w:val="0"/>
          <w:divBdr>
            <w:top w:val="none" w:sz="0" w:space="0" w:color="auto"/>
            <w:left w:val="none" w:sz="0" w:space="0" w:color="auto"/>
            <w:bottom w:val="none" w:sz="0" w:space="0" w:color="auto"/>
            <w:right w:val="none" w:sz="0" w:space="0" w:color="auto"/>
          </w:divBdr>
          <w:divsChild>
            <w:div w:id="2074429484">
              <w:marLeft w:val="0"/>
              <w:marRight w:val="0"/>
              <w:marTop w:val="0"/>
              <w:marBottom w:val="0"/>
              <w:divBdr>
                <w:top w:val="none" w:sz="0" w:space="0" w:color="auto"/>
                <w:left w:val="none" w:sz="0" w:space="0" w:color="auto"/>
                <w:bottom w:val="none" w:sz="0" w:space="0" w:color="auto"/>
                <w:right w:val="none" w:sz="0" w:space="0" w:color="auto"/>
              </w:divBdr>
            </w:div>
          </w:divsChild>
        </w:div>
        <w:div w:id="629674269">
          <w:marLeft w:val="0"/>
          <w:marRight w:val="0"/>
          <w:marTop w:val="0"/>
          <w:marBottom w:val="0"/>
          <w:divBdr>
            <w:top w:val="none" w:sz="0" w:space="0" w:color="auto"/>
            <w:left w:val="none" w:sz="0" w:space="0" w:color="auto"/>
            <w:bottom w:val="none" w:sz="0" w:space="0" w:color="auto"/>
            <w:right w:val="none" w:sz="0" w:space="0" w:color="auto"/>
          </w:divBdr>
          <w:divsChild>
            <w:div w:id="1454792441">
              <w:marLeft w:val="0"/>
              <w:marRight w:val="0"/>
              <w:marTop w:val="0"/>
              <w:marBottom w:val="0"/>
              <w:divBdr>
                <w:top w:val="none" w:sz="0" w:space="0" w:color="auto"/>
                <w:left w:val="none" w:sz="0" w:space="0" w:color="auto"/>
                <w:bottom w:val="none" w:sz="0" w:space="0" w:color="auto"/>
                <w:right w:val="none" w:sz="0" w:space="0" w:color="auto"/>
              </w:divBdr>
            </w:div>
          </w:divsChild>
        </w:div>
        <w:div w:id="1053388230">
          <w:marLeft w:val="0"/>
          <w:marRight w:val="0"/>
          <w:marTop w:val="0"/>
          <w:marBottom w:val="0"/>
          <w:divBdr>
            <w:top w:val="none" w:sz="0" w:space="0" w:color="auto"/>
            <w:left w:val="none" w:sz="0" w:space="0" w:color="auto"/>
            <w:bottom w:val="none" w:sz="0" w:space="0" w:color="auto"/>
            <w:right w:val="none" w:sz="0" w:space="0" w:color="auto"/>
          </w:divBdr>
          <w:divsChild>
            <w:div w:id="100534221">
              <w:marLeft w:val="0"/>
              <w:marRight w:val="0"/>
              <w:marTop w:val="0"/>
              <w:marBottom w:val="0"/>
              <w:divBdr>
                <w:top w:val="none" w:sz="0" w:space="0" w:color="auto"/>
                <w:left w:val="none" w:sz="0" w:space="0" w:color="auto"/>
                <w:bottom w:val="none" w:sz="0" w:space="0" w:color="auto"/>
                <w:right w:val="none" w:sz="0" w:space="0" w:color="auto"/>
              </w:divBdr>
            </w:div>
          </w:divsChild>
        </w:div>
        <w:div w:id="1744453998">
          <w:marLeft w:val="0"/>
          <w:marRight w:val="0"/>
          <w:marTop w:val="0"/>
          <w:marBottom w:val="0"/>
          <w:divBdr>
            <w:top w:val="none" w:sz="0" w:space="0" w:color="auto"/>
            <w:left w:val="none" w:sz="0" w:space="0" w:color="auto"/>
            <w:bottom w:val="none" w:sz="0" w:space="0" w:color="auto"/>
            <w:right w:val="none" w:sz="0" w:space="0" w:color="auto"/>
          </w:divBdr>
          <w:divsChild>
            <w:div w:id="1943952957">
              <w:marLeft w:val="0"/>
              <w:marRight w:val="0"/>
              <w:marTop w:val="0"/>
              <w:marBottom w:val="0"/>
              <w:divBdr>
                <w:top w:val="none" w:sz="0" w:space="0" w:color="auto"/>
                <w:left w:val="none" w:sz="0" w:space="0" w:color="auto"/>
                <w:bottom w:val="none" w:sz="0" w:space="0" w:color="auto"/>
                <w:right w:val="none" w:sz="0" w:space="0" w:color="auto"/>
              </w:divBdr>
            </w:div>
          </w:divsChild>
        </w:div>
        <w:div w:id="1768035549">
          <w:marLeft w:val="0"/>
          <w:marRight w:val="0"/>
          <w:marTop w:val="0"/>
          <w:marBottom w:val="0"/>
          <w:divBdr>
            <w:top w:val="none" w:sz="0" w:space="0" w:color="auto"/>
            <w:left w:val="none" w:sz="0" w:space="0" w:color="auto"/>
            <w:bottom w:val="none" w:sz="0" w:space="0" w:color="auto"/>
            <w:right w:val="none" w:sz="0" w:space="0" w:color="auto"/>
          </w:divBdr>
          <w:divsChild>
            <w:div w:id="566039943">
              <w:marLeft w:val="0"/>
              <w:marRight w:val="0"/>
              <w:marTop w:val="0"/>
              <w:marBottom w:val="0"/>
              <w:divBdr>
                <w:top w:val="none" w:sz="0" w:space="0" w:color="auto"/>
                <w:left w:val="none" w:sz="0" w:space="0" w:color="auto"/>
                <w:bottom w:val="none" w:sz="0" w:space="0" w:color="auto"/>
                <w:right w:val="none" w:sz="0" w:space="0" w:color="auto"/>
              </w:divBdr>
            </w:div>
          </w:divsChild>
        </w:div>
        <w:div w:id="185488577">
          <w:marLeft w:val="0"/>
          <w:marRight w:val="0"/>
          <w:marTop w:val="0"/>
          <w:marBottom w:val="0"/>
          <w:divBdr>
            <w:top w:val="none" w:sz="0" w:space="0" w:color="auto"/>
            <w:left w:val="none" w:sz="0" w:space="0" w:color="auto"/>
            <w:bottom w:val="none" w:sz="0" w:space="0" w:color="auto"/>
            <w:right w:val="none" w:sz="0" w:space="0" w:color="auto"/>
          </w:divBdr>
          <w:divsChild>
            <w:div w:id="1898277709">
              <w:marLeft w:val="0"/>
              <w:marRight w:val="0"/>
              <w:marTop w:val="0"/>
              <w:marBottom w:val="0"/>
              <w:divBdr>
                <w:top w:val="none" w:sz="0" w:space="0" w:color="auto"/>
                <w:left w:val="none" w:sz="0" w:space="0" w:color="auto"/>
                <w:bottom w:val="none" w:sz="0" w:space="0" w:color="auto"/>
                <w:right w:val="none" w:sz="0" w:space="0" w:color="auto"/>
              </w:divBdr>
            </w:div>
          </w:divsChild>
        </w:div>
        <w:div w:id="1813673346">
          <w:marLeft w:val="0"/>
          <w:marRight w:val="0"/>
          <w:marTop w:val="0"/>
          <w:marBottom w:val="0"/>
          <w:divBdr>
            <w:top w:val="none" w:sz="0" w:space="0" w:color="auto"/>
            <w:left w:val="none" w:sz="0" w:space="0" w:color="auto"/>
            <w:bottom w:val="none" w:sz="0" w:space="0" w:color="auto"/>
            <w:right w:val="none" w:sz="0" w:space="0" w:color="auto"/>
          </w:divBdr>
          <w:divsChild>
            <w:div w:id="386223956">
              <w:marLeft w:val="0"/>
              <w:marRight w:val="0"/>
              <w:marTop w:val="0"/>
              <w:marBottom w:val="0"/>
              <w:divBdr>
                <w:top w:val="none" w:sz="0" w:space="0" w:color="auto"/>
                <w:left w:val="none" w:sz="0" w:space="0" w:color="auto"/>
                <w:bottom w:val="none" w:sz="0" w:space="0" w:color="auto"/>
                <w:right w:val="none" w:sz="0" w:space="0" w:color="auto"/>
              </w:divBdr>
            </w:div>
          </w:divsChild>
        </w:div>
        <w:div w:id="410081103">
          <w:marLeft w:val="0"/>
          <w:marRight w:val="0"/>
          <w:marTop w:val="0"/>
          <w:marBottom w:val="0"/>
          <w:divBdr>
            <w:top w:val="none" w:sz="0" w:space="0" w:color="auto"/>
            <w:left w:val="none" w:sz="0" w:space="0" w:color="auto"/>
            <w:bottom w:val="none" w:sz="0" w:space="0" w:color="auto"/>
            <w:right w:val="none" w:sz="0" w:space="0" w:color="auto"/>
          </w:divBdr>
          <w:divsChild>
            <w:div w:id="6980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6718">
      <w:bodyDiv w:val="1"/>
      <w:marLeft w:val="0"/>
      <w:marRight w:val="0"/>
      <w:marTop w:val="0"/>
      <w:marBottom w:val="0"/>
      <w:divBdr>
        <w:top w:val="none" w:sz="0" w:space="0" w:color="auto"/>
        <w:left w:val="none" w:sz="0" w:space="0" w:color="auto"/>
        <w:bottom w:val="none" w:sz="0" w:space="0" w:color="auto"/>
        <w:right w:val="none" w:sz="0" w:space="0" w:color="auto"/>
      </w:divBdr>
      <w:divsChild>
        <w:div w:id="1540781338">
          <w:marLeft w:val="0"/>
          <w:marRight w:val="0"/>
          <w:marTop w:val="0"/>
          <w:marBottom w:val="0"/>
          <w:divBdr>
            <w:top w:val="none" w:sz="0" w:space="0" w:color="auto"/>
            <w:left w:val="none" w:sz="0" w:space="0" w:color="auto"/>
            <w:bottom w:val="none" w:sz="0" w:space="0" w:color="auto"/>
            <w:right w:val="none" w:sz="0" w:space="0" w:color="auto"/>
          </w:divBdr>
          <w:divsChild>
            <w:div w:id="379790611">
              <w:marLeft w:val="0"/>
              <w:marRight w:val="0"/>
              <w:marTop w:val="0"/>
              <w:marBottom w:val="0"/>
              <w:divBdr>
                <w:top w:val="none" w:sz="0" w:space="0" w:color="auto"/>
                <w:left w:val="none" w:sz="0" w:space="0" w:color="auto"/>
                <w:bottom w:val="none" w:sz="0" w:space="0" w:color="auto"/>
                <w:right w:val="none" w:sz="0" w:space="0" w:color="auto"/>
              </w:divBdr>
            </w:div>
          </w:divsChild>
        </w:div>
        <w:div w:id="1522737692">
          <w:marLeft w:val="0"/>
          <w:marRight w:val="0"/>
          <w:marTop w:val="0"/>
          <w:marBottom w:val="0"/>
          <w:divBdr>
            <w:top w:val="none" w:sz="0" w:space="0" w:color="auto"/>
            <w:left w:val="none" w:sz="0" w:space="0" w:color="auto"/>
            <w:bottom w:val="none" w:sz="0" w:space="0" w:color="auto"/>
            <w:right w:val="none" w:sz="0" w:space="0" w:color="auto"/>
          </w:divBdr>
          <w:divsChild>
            <w:div w:id="21348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Status xmlns="2f093fcc-5df4-4862-afbc-a26f352afac2">In-Process</Status>
    <TaxCatchAll xmlns="ad02f590-dcfb-4dff-a531-48c0d2a0983d" xsi:nil="true"/>
    <Programs xmlns="2f093fcc-5df4-4862-afbc-a26f352afac2" xsi:nil="true"/>
    <lcf76f155ced4ddcb4097134ff3c332f xmlns="2f093fcc-5df4-4862-afbc-a26f352afac2">
      <Terms xmlns="http://schemas.microsoft.com/office/infopath/2007/PartnerControls"/>
    </lcf76f155ced4ddcb4097134ff3c332f>
    <ContractNumber xmlns="2f093fcc-5df4-4862-afbc-a26f352afac2" xsi:nil="true"/>
    <ModNumber xmlns="2f093fcc-5df4-4862-afbc-a26f352afac2" xsi:nil="true"/>
    <Notes xmlns="2f093fcc-5df4-4862-afbc-a26f352afac2" xsi:nil="true"/>
    <AssignedTo xmlns="2f093fcc-5df4-4862-afbc-a26f352afac2">
      <UserInfo>
        <DisplayName/>
        <AccountId xsi:nil="true"/>
        <AccountType/>
      </UserInfo>
    </AssignedTo>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1F13F29266F7A4FABC467633D22ED49" ma:contentTypeVersion="19" ma:contentTypeDescription="Create a new document." ma:contentTypeScope="" ma:versionID="ef82bbe5592880142cbf580cbacd2874">
  <xsd:schema xmlns:xsd="http://www.w3.org/2001/XMLSchema" xmlns:xs="http://www.w3.org/2001/XMLSchema" xmlns:p="http://schemas.microsoft.com/office/2006/metadata/properties" xmlns:ns2="2f093fcc-5df4-4862-afbc-a26f352afac2" xmlns:ns3="ad02f590-dcfb-4dff-a531-48c0d2a0983d" targetNamespace="http://schemas.microsoft.com/office/2006/metadata/properties" ma:root="true" ma:fieldsID="aabeac2de1346001d2ab7db575e046a5" ns2:_="" ns3:_="">
    <xsd:import namespace="2f093fcc-5df4-4862-afbc-a26f352afac2"/>
    <xsd:import namespace="ad02f590-dcfb-4dff-a531-48c0d2a0983d"/>
    <xsd:element name="properties">
      <xsd:complexType>
        <xsd:sequence>
          <xsd:element name="documentManagement">
            <xsd:complexType>
              <xsd:all>
                <xsd:element ref="ns2:MediaServiceMetadata" minOccurs="0"/>
                <xsd:element ref="ns2:MediaServiceFastMetadata" minOccurs="0"/>
                <xsd:element ref="ns2:ModNumber" minOccurs="0"/>
                <xsd:element ref="ns2:Status" minOccurs="0"/>
                <xsd:element ref="ns2:Notes" minOccurs="0"/>
                <xsd:element ref="ns2:ContractNumber" minOccurs="0"/>
                <xsd:element ref="ns3:SharedWithUsers" minOccurs="0"/>
                <xsd:element ref="ns3:SharedWithDetails" minOccurs="0"/>
                <xsd:element ref="ns2:AssignedTo"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Program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93fcc-5df4-4862-afbc-a26f352afa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odNumber" ma:index="10" nillable="true" ma:displayName="Mod #" ma:format="Dropdown" ma:internalName="ModNumber" ma:percentage="FALSE">
      <xsd:simpleType>
        <xsd:restriction base="dms:Number"/>
      </xsd:simpleType>
    </xsd:element>
    <xsd:element name="Status" ma:index="11" nillable="true" ma:displayName="Status" ma:format="Dropdown" ma:internalName="Status">
      <xsd:simpleType>
        <xsd:restriction base="dms:Choice">
          <xsd:enumeration value="Complete"/>
          <xsd:enumeration value="In-Progress"/>
          <xsd:enumeration value="Error"/>
          <xsd:enumeration value="Created"/>
        </xsd:restriction>
      </xsd:simpleType>
    </xsd:element>
    <xsd:element name="Notes" ma:index="12" nillable="true" ma:displayName="Notes" ma:format="Dropdown" ma:internalName="Notes">
      <xsd:simpleType>
        <xsd:restriction base="dms:Text">
          <xsd:maxLength value="255"/>
        </xsd:restriction>
      </xsd:simpleType>
    </xsd:element>
    <xsd:element name="ContractNumber" ma:index="13" nillable="true" ma:displayName="Contract #" ma:format="Dropdown" ma:internalName="ContractNumber">
      <xsd:simpleType>
        <xsd:union memberTypes="dms:Text">
          <xsd:simpleType>
            <xsd:restriction base="dms:Choice">
              <xsd:enumeration value="F0612"/>
              <xsd:enumeration value="F0431"/>
              <xsd:enumeration value="F0247"/>
            </xsd:restriction>
          </xsd:simpleType>
        </xsd:union>
      </xsd:simpleType>
    </xsd:element>
    <xsd:element name="AssignedTo" ma:index="16" nillable="true" ma:displayName="Assigned To"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Programs" ma:index="25" nillable="true" ma:displayName="Programs" ma:format="Dropdown" ma:internalName="Program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02f590-dcfb-4dff-a531-48c0d2a098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101d6f-6266-476b-b252-438a9e5c93c0}" ma:internalName="TaxCatchAll" ma:showField="CatchAllData" ma:web="ad02f590-dcfb-4dff-a531-48c0d2a09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6A3BC-22D4-487D-8A96-82225ECC628D}">
  <ds:schemaRefs>
    <ds:schemaRef ds:uri="http://schemas.microsoft.com/office/2006/metadata/longProperties"/>
  </ds:schemaRefs>
</ds:datastoreItem>
</file>

<file path=customXml/itemProps2.xml><?xml version="1.0" encoding="utf-8"?>
<ds:datastoreItem xmlns:ds="http://schemas.openxmlformats.org/officeDocument/2006/customXml" ds:itemID="{9DB46BBF-3105-4B12-A549-1DD2072922A7}">
  <ds:schemaRefs>
    <ds:schemaRef ds:uri="http://schemas.microsoft.com/office/2006/metadata/properties"/>
    <ds:schemaRef ds:uri="2f093fcc-5df4-4862-afbc-a26f352afac2"/>
    <ds:schemaRef ds:uri="ad02f590-dcfb-4dff-a531-48c0d2a0983d"/>
    <ds:schemaRef ds:uri="http://schemas.microsoft.com/office/infopath/2007/PartnerControls"/>
  </ds:schemaRefs>
</ds:datastoreItem>
</file>

<file path=customXml/itemProps3.xml><?xml version="1.0" encoding="utf-8"?>
<ds:datastoreItem xmlns:ds="http://schemas.openxmlformats.org/officeDocument/2006/customXml" ds:itemID="{85384641-C4F4-4766-A22E-8D495B93FC1F}">
  <ds:schemaRefs>
    <ds:schemaRef ds:uri="http://schemas.openxmlformats.org/officeDocument/2006/bibliography"/>
  </ds:schemaRefs>
</ds:datastoreItem>
</file>

<file path=customXml/itemProps4.xml><?xml version="1.0" encoding="utf-8"?>
<ds:datastoreItem xmlns:ds="http://schemas.openxmlformats.org/officeDocument/2006/customXml" ds:itemID="{AA61FC19-4B9A-41D7-82D9-D9FEAF33F016}">
  <ds:schemaRefs>
    <ds:schemaRef ds:uri="http://schemas.microsoft.com/sharepoint/v3/contenttype/forms"/>
  </ds:schemaRefs>
</ds:datastoreItem>
</file>

<file path=customXml/itemProps5.xml><?xml version="1.0" encoding="utf-8"?>
<ds:datastoreItem xmlns:ds="http://schemas.openxmlformats.org/officeDocument/2006/customXml" ds:itemID="{8C8AEB09-C6CF-43F1-81DD-349E5E07AC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93fcc-5df4-4862-afbc-a26f352afac2"/>
    <ds:schemaRef ds:uri="ad02f590-dcfb-4dff-a531-48c0d2a09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97c851-5b2b-4f76-b106-9a3791be4fdf}"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2243</Words>
  <Characters>14123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LSE - CSP</vt:lpstr>
    </vt:vector>
  </TitlesOfParts>
  <Company>Re-Pro for 01-C-0241</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LSE - CSP</dc:title>
  <dc:creator>Nicole Moore</dc:creator>
  <cp:lastModifiedBy>Connolly, Kieran M CIV USN NAVSUPPACT LKE NJ (USA)</cp:lastModifiedBy>
  <cp:revision>13</cp:revision>
  <cp:lastPrinted>2019-06-11T19:03:00Z</cp:lastPrinted>
  <dcterms:created xsi:type="dcterms:W3CDTF">2026-01-26T18:44:00Z</dcterms:created>
  <dcterms:modified xsi:type="dcterms:W3CDTF">2026-02-19T16:17:00Z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8500</vt:r8>
  </property>
  <property fmtid="{D5CDD505-2E9C-101B-9397-08002B2CF9AE}" pid="3" name="ContentType">
    <vt:lpwstr>Document</vt:lpwstr>
  </property>
  <property fmtid="{D5CDD505-2E9C-101B-9397-08002B2CF9AE}" pid="4" name="ContentTypeId">
    <vt:lpwstr>0x01010031F13F29266F7A4FABC467633D22ED49</vt:lpwstr>
  </property>
  <property fmtid="{D5CDD505-2E9C-101B-9397-08002B2CF9AE}" pid="5" name="URL">
    <vt:lpwstr/>
  </property>
  <property fmtid="{D5CDD505-2E9C-101B-9397-08002B2CF9AE}" pid="6" name="Contract Name">
    <vt:lpwstr>Communication Systems Integration Support</vt:lpwstr>
  </property>
  <property fmtid="{D5CDD505-2E9C-101B-9397-08002B2CF9AE}" pid="7" name="Deliverable">
    <vt:lpwstr>false</vt:lpwstr>
  </property>
  <property fmtid="{D5CDD505-2E9C-101B-9397-08002B2CF9AE}" pid="8" name="Document Type">
    <vt:lpwstr>QASP</vt:lpwstr>
  </property>
  <property fmtid="{D5CDD505-2E9C-101B-9397-08002B2CF9AE}" pid="9" name="MediaServiceImageTags">
    <vt:lpwstr/>
  </property>
</Properties>
</file>