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Cleanroom Testing - Sources Sought Notice</w:t>
            </w:r>
            <w:r w:rsidRPr="000104D7">
              <w:rPr>
                <w:rStyle w:val="AAMSKBFill-InHighlight"/>
                <w:color w:val="auto"/>
              </w:rPr>
              <w:t xml:space="preserve"> </w:t>
            </w:r>
            <w:r>
              <w:rPr>
                <w:rStyle w:val="AAMSKBFill-InHighlight"/>
                <w:color w:val="auto"/>
              </w:rPr>
              <w:t>Minneapolis VA Medical Center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50310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36C26326Q0452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03-24-2026</w:t>
            </w:r>
            <w:r w:rsidRPr="004C7C18">
              <w:rPr>
                <w:rStyle w:val="AAMSKBFill-InHighlight"/>
                <w:rFonts w:asciiTheme="minorHAnsi" w:hAnsiTheme="minorHAnsi" w:cstheme="minorHAnsi"/>
              </w:rPr>
              <w:t xml:space="preserve"> </w:t>
            </w:r>
            <w:r>
              <w:rPr>
                <w:rFonts w:asciiTheme="minorHAnsi" w:hAnsiTheme="minorHAnsi" w:cstheme="minorHAnsi"/>
                <w:szCs w:val="20"/>
              </w:rPr>
              <w:t>17:00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Q301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541380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3600 30TH STREET, BUILDING 7M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DES MOINES IA  50310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Joey Bloomer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joseph.bloomer@va.gov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Minneapolis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One Veterans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Minneapolis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55417</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B4DEA" w:rsidRPr="006B4DEA" w:rsidP="006B4DEA">
      <w:pPr>
        <w:rPr>
          <w:rFonts w:ascii="Arial" w:hAnsi="Arial" w:cs="Arial"/>
        </w:rPr>
      </w:pPr>
      <w:r w:rsidRPr="006B4DEA">
        <w:rPr>
          <w:rFonts w:ascii="Arial" w:hAnsi="Arial" w:cs="Arial"/>
        </w:rPr>
        <w:t xml:space="preserve">The </w:t>
      </w:r>
      <w:r>
        <w:rPr>
          <w:rFonts w:ascii="Arial" w:hAnsi="Arial" w:cs="Arial"/>
        </w:rPr>
        <w:t>Minneapolis VA Medical Center</w:t>
      </w:r>
      <w:r w:rsidRPr="006B4DEA">
        <w:rPr>
          <w:rFonts w:ascii="Arial" w:hAnsi="Arial" w:cs="Arial"/>
        </w:rPr>
        <w:t xml:space="preserve"> requires </w:t>
      </w:r>
      <w:r>
        <w:rPr>
          <w:rFonts w:ascii="Arial" w:hAnsi="Arial" w:cs="Arial"/>
        </w:rPr>
        <w:t>Cleanroom Testing</w:t>
      </w:r>
      <w:r w:rsidRPr="006B4DEA">
        <w:rPr>
          <w:rFonts w:ascii="Arial" w:hAnsi="Arial" w:cs="Arial"/>
        </w:rPr>
        <w:t xml:space="preserve"> services in accordance with the draft Statement of Work (SOW) below. </w:t>
      </w:r>
    </w:p>
    <w:p w:rsidR="006B4DEA" w:rsidP="006B4DEA">
      <w:pPr>
        <w:rPr>
          <w:rFonts w:ascii="Arial" w:hAnsi="Arial" w:cs="Arial"/>
        </w:rPr>
      </w:pPr>
      <w:r w:rsidRPr="006B4DEA">
        <w:rPr>
          <w:rFonts w:ascii="Arial" w:hAnsi="Arial" w:cs="Arial"/>
        </w:rPr>
        <w:t xml:space="preserve">This is a sources sought/proof of capability solicitation looking for vendors to perform the services per the SOW for market research purposes. </w:t>
      </w:r>
    </w:p>
    <w:p w:rsidR="006B4DEA" w:rsidP="006B4DEA">
      <w:pPr>
        <w:rPr>
          <w:rFonts w:ascii="Arial" w:hAnsi="Arial" w:cs="Arial"/>
        </w:rPr>
      </w:pPr>
    </w:p>
    <w:p w:rsidR="006B4DEA" w:rsidP="006B4DEA">
      <w:pPr>
        <w:rPr>
          <w:rFonts w:ascii="Arial" w:hAnsi="Arial" w:cs="Arial"/>
        </w:rPr>
      </w:pPr>
      <w:r w:rsidRPr="006B4DEA">
        <w:rPr>
          <w:rFonts w:ascii="Arial" w:hAnsi="Arial" w:cs="Arial"/>
          <w:b/>
          <w:bCs/>
          <w:highlight w:val="yellow"/>
        </w:rPr>
        <w:t>NO AWARDS OF A CONTRACT WILL BE MADE FROM THIS ANNOUNCEMENT</w:t>
      </w:r>
      <w:r w:rsidRPr="006B4DEA">
        <w:rPr>
          <w:rFonts w:ascii="Arial" w:hAnsi="Arial" w:cs="Arial"/>
          <w:highlight w:val="yellow"/>
        </w:rPr>
        <w:t>.</w:t>
      </w:r>
    </w:p>
    <w:p w:rsidR="006B4DEA" w:rsidRPr="006B4DEA" w:rsidP="006B4DEA">
      <w:pPr>
        <w:rPr>
          <w:rFonts w:ascii="Arial" w:hAnsi="Arial" w:cs="Arial"/>
        </w:rPr>
      </w:pPr>
    </w:p>
    <w:p w:rsidR="006B4DEA" w:rsidP="006B4DEA">
      <w:pPr>
        <w:rPr>
          <w:rFonts w:ascii="Arial" w:hAnsi="Arial" w:cs="Arial"/>
          <w:b/>
          <w:bCs/>
        </w:rPr>
      </w:pPr>
      <w:r w:rsidRPr="006B4DEA">
        <w:rPr>
          <w:rFonts w:ascii="Arial" w:hAnsi="Arial" w:cs="Arial"/>
        </w:rPr>
        <w:t>If you are a vendor that can complete the work described in the SOW with competitive pricing, please send your contact and organization information with a descriptive proof of capability to:</w:t>
      </w:r>
      <w:r w:rsidRPr="006B4DEA">
        <w:rPr>
          <w:rFonts w:ascii="Arial" w:hAnsi="Arial" w:cs="Arial"/>
          <w:b/>
          <w:bCs/>
        </w:rPr>
        <w:t xml:space="preserve"> </w:t>
      </w:r>
      <w:r>
        <w:rPr>
          <w:rFonts w:ascii="Arial" w:hAnsi="Arial" w:cs="Arial"/>
          <w:b/>
          <w:bCs/>
        </w:rPr>
        <w:t>joseph.bloomer</w:t>
      </w:r>
      <w:r w:rsidRPr="006B4DEA">
        <w:rPr>
          <w:rFonts w:ascii="Arial" w:hAnsi="Arial" w:cs="Arial"/>
          <w:b/>
          <w:bCs/>
        </w:rPr>
        <w:t xml:space="preserve">@va.gov on or before March </w:t>
      </w:r>
      <w:r>
        <w:rPr>
          <w:rFonts w:ascii="Arial" w:hAnsi="Arial" w:cs="Arial"/>
          <w:b/>
          <w:bCs/>
        </w:rPr>
        <w:t>24</w:t>
      </w:r>
      <w:r w:rsidRPr="006B4DEA">
        <w:rPr>
          <w:rFonts w:ascii="Arial" w:hAnsi="Arial" w:cs="Arial"/>
          <w:b/>
          <w:bCs/>
        </w:rPr>
        <w:t>th, 202</w:t>
      </w:r>
      <w:r>
        <w:rPr>
          <w:rFonts w:ascii="Arial" w:hAnsi="Arial" w:cs="Arial"/>
          <w:b/>
          <w:bCs/>
        </w:rPr>
        <w:t>6</w:t>
      </w:r>
      <w:r w:rsidRPr="006B4DEA">
        <w:rPr>
          <w:rFonts w:ascii="Arial" w:hAnsi="Arial" w:cs="Arial"/>
          <w:b/>
          <w:bCs/>
        </w:rPr>
        <w:t>.</w:t>
      </w:r>
    </w:p>
    <w:p w:rsidR="006B4DEA" w:rsidRPr="006B4DEA" w:rsidP="006B4DEA">
      <w:pPr>
        <w:rPr>
          <w:rFonts w:ascii="Arial" w:hAnsi="Arial" w:cs="Arial"/>
        </w:rPr>
      </w:pPr>
      <w:r w:rsidRPr="006B4DEA">
        <w:rPr>
          <w:rFonts w:ascii="Arial" w:hAnsi="Arial" w:cs="Arial"/>
          <w:b/>
          <w:bCs/>
        </w:rPr>
        <w:t>Only emailed responses will be considered.</w:t>
      </w:r>
    </w:p>
    <w:p w:rsidR="006B4DEA" w:rsidRPr="006B4DEA" w:rsidP="006B4DEA">
      <w:pPr>
        <w:rPr>
          <w:rFonts w:ascii="Arial" w:hAnsi="Arial" w:cs="Arial"/>
        </w:rPr>
      </w:pPr>
      <w:r w:rsidRPr="006B4DEA">
        <w:rPr>
          <w:rFonts w:ascii="Arial" w:hAnsi="Arial" w:cs="Arial"/>
        </w:rPr>
        <w:t xml:space="preserve">Additionally, please provide answers as appropriate to the following questions in the table below with your response to this sources sought. Failure to respond to the following questions may affect the acquisition strategy.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tblPr>
      <w:tblGrid>
        <w:gridCol w:w="960"/>
        <w:gridCol w:w="7281"/>
      </w:tblGrid>
      <w:tr>
        <w:tblPrEx>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tblPrEx>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4DEA" w:rsidRPr="006B4DEA" w:rsidP="006B4DEA">
            <w:pPr>
              <w:rPr>
                <w:rFonts w:ascii="Arial" w:hAnsi="Arial" w:cs="Arial"/>
              </w:rPr>
            </w:pPr>
            <w:r w:rsidRPr="006B4DEA">
              <w:rPr>
                <w:rFonts w:ascii="Arial" w:hAnsi="Arial" w:cs="Arial"/>
              </w:rPr>
              <w:t>1.</w:t>
            </w:r>
          </w:p>
        </w:tc>
        <w:tc>
          <w:tcPr>
            <w:tcW w:w="7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4DEA" w:rsidRPr="006B4DEA" w:rsidP="006B4DEA">
            <w:pPr>
              <w:rPr>
                <w:rFonts w:ascii="Arial" w:hAnsi="Arial" w:cs="Arial"/>
              </w:rPr>
            </w:pPr>
            <w:r w:rsidRPr="006B4DEA">
              <w:rPr>
                <w:rFonts w:ascii="Arial" w:hAnsi="Arial" w:cs="Arial"/>
              </w:rPr>
              <w:t>Identify your organization's socio-economic category.</w:t>
            </w:r>
          </w:p>
        </w:tc>
      </w:tr>
      <w:tr>
        <w:tblPrEx>
          <w:tblW w:w="0" w:type="auto"/>
          <w:tblCellMar>
            <w:left w:w="0" w:type="dxa"/>
            <w:right w:w="0" w:type="dxa"/>
          </w:tblCellMar>
          <w:tblLook w:val="04A0"/>
        </w:tblPrEx>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4DEA" w:rsidRPr="006B4DEA" w:rsidP="006B4DEA">
            <w:pPr>
              <w:rPr>
                <w:rFonts w:ascii="Arial" w:hAnsi="Arial" w:cs="Arial"/>
              </w:rPr>
            </w:pPr>
            <w:r w:rsidRPr="006B4DEA">
              <w:rPr>
                <w:rFonts w:ascii="Arial" w:hAnsi="Arial" w:cs="Arial"/>
              </w:rPr>
              <w:t>2.</w:t>
            </w:r>
          </w:p>
        </w:tc>
        <w:tc>
          <w:tcPr>
            <w:tcW w:w="7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4DEA" w:rsidRPr="006B4DEA" w:rsidP="006B4DEA">
            <w:pPr>
              <w:rPr>
                <w:rFonts w:ascii="Arial" w:hAnsi="Arial" w:cs="Arial"/>
              </w:rPr>
            </w:pPr>
            <w:r w:rsidRPr="006B4DEA">
              <w:rPr>
                <w:rFonts w:ascii="Arial" w:hAnsi="Arial" w:cs="Arial"/>
              </w:rPr>
              <w:t>State whether any of the requested services may be ordered against a government contract awarded to your organization (e.g Federal Supply Schedule (FSS), General Services Administration (GSA), etc.).</w:t>
            </w:r>
          </w:p>
        </w:tc>
      </w:tr>
      <w:tr>
        <w:tblPrEx>
          <w:tblW w:w="0" w:type="auto"/>
          <w:tblCellMar>
            <w:left w:w="0" w:type="dxa"/>
            <w:right w:w="0" w:type="dxa"/>
          </w:tblCellMar>
          <w:tblLook w:val="04A0"/>
        </w:tblPrEx>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4DEA" w:rsidRPr="006B4DEA" w:rsidP="006B4DEA">
            <w:pPr>
              <w:rPr>
                <w:rFonts w:ascii="Arial" w:hAnsi="Arial" w:cs="Arial"/>
              </w:rPr>
            </w:pPr>
            <w:r w:rsidRPr="006B4DEA">
              <w:rPr>
                <w:rFonts w:ascii="Arial" w:hAnsi="Arial" w:cs="Arial"/>
              </w:rPr>
              <w:t>3.</w:t>
            </w:r>
          </w:p>
        </w:tc>
        <w:tc>
          <w:tcPr>
            <w:tcW w:w="72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B4DEA" w:rsidRPr="006B4DEA" w:rsidP="006B4DEA">
            <w:pPr>
              <w:rPr>
                <w:rFonts w:ascii="Arial" w:hAnsi="Arial" w:cs="Arial"/>
              </w:rPr>
            </w:pPr>
            <w:r w:rsidRPr="006B4DEA">
              <w:rPr>
                <w:rFonts w:ascii="Arial" w:hAnsi="Arial" w:cs="Arial"/>
              </w:rPr>
              <w:t>State if subcontracting is contemplated for this requirement and what percentage of the work will be subcontracted and for what tasks.</w:t>
            </w:r>
          </w:p>
        </w:tc>
      </w:tr>
    </w:tbl>
    <w:p w:rsidR="006B4DEA" w:rsidRPr="006B4DEA" w:rsidP="006B4DEA">
      <w:pPr>
        <w:rPr>
          <w:rFonts w:ascii="Arial" w:hAnsi="Arial" w:cs="Arial"/>
        </w:rPr>
      </w:pPr>
      <w:r w:rsidRPr="006B4DEA">
        <w:rPr>
          <w:rFonts w:ascii="Arial" w:hAnsi="Arial" w:cs="Arial"/>
        </w:rPr>
        <w:t> </w:t>
      </w:r>
    </w:p>
    <w:p w:rsidR="006B4DEA" w:rsidRPr="006B4DEA" w:rsidP="006B4DEA">
      <w:pPr>
        <w:rPr>
          <w:rFonts w:ascii="Arial" w:hAnsi="Arial" w:cs="Arial"/>
        </w:rPr>
      </w:pPr>
      <w:r w:rsidRPr="006B4DEA">
        <w:rPr>
          <w:rFonts w:ascii="Arial" w:hAnsi="Arial" w:cs="Arial"/>
        </w:rPr>
        <w:t>*If applicable, VAAR 852.219-75 VA Notice of Limitations on Subcontracting—Certificate of Compliance for Services and Construction, will apply to the potential solicitation if set-aside for Veteran Owned Small-Businesses or Service Disabled Veteran Owned Small-Businesses.*</w:t>
      </w:r>
    </w:p>
    <w:p w:rsidR="006B4DEA" w:rsidRPr="006B4DEA" w:rsidP="006B4DEA">
      <w:pPr>
        <w:rPr>
          <w:rFonts w:ascii="Arial" w:hAnsi="Arial" w:cs="Arial"/>
        </w:rPr>
      </w:pPr>
      <w:r w:rsidRPr="006B4DEA">
        <w:rPr>
          <w:rFonts w:ascii="Arial" w:hAnsi="Arial" w:cs="Arial"/>
        </w:rPr>
        <w:t>*If applicable, FAR 52.219-14 Limitations on Subcontracting, will apply to the potential solicitation if set-aside for Small-Businesses.*</w:t>
      </w:r>
    </w:p>
    <w:p w:rsidR="00754540">
      <w:pPr>
        <w:rPr>
          <w:rFonts w:ascii="Arial" w:hAnsi="Arial" w:cs="Arial"/>
        </w:rPr>
      </w:pPr>
    </w:p>
    <w:p w:rsidR="00BE70FB" w:rsidP="00BE70FB">
      <w:pPr>
        <w:ind w:left="720" w:hanging="360"/>
        <w:jc w:val="center"/>
        <w:rPr>
          <w:rFonts w:ascii="Arial" w:hAnsi="Arial" w:cs="Arial"/>
          <w:b/>
          <w:u w:val="single"/>
        </w:rPr>
      </w:pPr>
      <w:r w:rsidRPr="00963443">
        <w:rPr>
          <w:rFonts w:ascii="Arial" w:hAnsi="Arial" w:cs="Arial"/>
          <w:b/>
          <w:u w:val="single"/>
        </w:rPr>
        <w:t>Statement of Work for Environmental Microbiology Laboratory Analytical Services</w:t>
      </w:r>
    </w:p>
    <w:p w:rsidR="00BE70FB" w:rsidRPr="00963443" w:rsidP="00BE70FB">
      <w:pPr>
        <w:pStyle w:val="ListParagraph"/>
        <w:numPr>
          <w:ilvl w:val="0"/>
          <w:numId w:val="1"/>
        </w:numPr>
        <w:spacing w:after="200" w:line="276" w:lineRule="auto"/>
        <w:ind w:left="360"/>
        <w:rPr>
          <w:rFonts w:ascii="Arial" w:eastAsia="Times New Roman" w:hAnsi="Arial" w:cs="Arial"/>
          <w:b/>
          <w:noProof/>
          <w:u w:val="single"/>
        </w:rPr>
      </w:pPr>
      <w:r w:rsidRPr="00963443">
        <w:rPr>
          <w:rFonts w:ascii="Arial" w:eastAsia="Times New Roman" w:hAnsi="Arial" w:cs="Arial"/>
          <w:b/>
          <w:noProof/>
          <w:u w:val="single"/>
        </w:rPr>
        <w:t>GENERAL REQUIREMENTS:</w:t>
      </w:r>
    </w:p>
    <w:p w:rsidR="00BE70FB" w:rsidRPr="00963443" w:rsidP="00BE70FB">
      <w:pPr>
        <w:pStyle w:val="ListParagraph"/>
        <w:ind w:left="360" w:hanging="360"/>
        <w:rPr>
          <w:rFonts w:ascii="Arial" w:eastAsia="Times New Roman" w:hAnsi="Arial" w:cs="Arial"/>
          <w:noProof/>
        </w:rPr>
      </w:pPr>
    </w:p>
    <w:p w:rsidR="00BE70FB" w:rsidRPr="00963443" w:rsidP="00BE70FB">
      <w:pPr>
        <w:pStyle w:val="ListParagraph"/>
        <w:ind w:left="360"/>
        <w:rPr>
          <w:rFonts w:ascii="Arial" w:hAnsi="Arial" w:cs="Arial"/>
        </w:rPr>
      </w:pPr>
      <w:bookmarkStart w:id="0" w:name="_Hlk12799101"/>
      <w:bookmarkStart w:id="1" w:name="_Hlk216704815"/>
      <w:r w:rsidRPr="00A143AA">
        <w:rPr>
          <w:rFonts w:ascii="Arial" w:eastAsia="Times New Roman" w:hAnsi="Arial" w:cs="Arial"/>
          <w:noProof/>
        </w:rPr>
        <w:t xml:space="preserve">An ISO/TEC 17025 accredited laboratory under the Environmental Microbiology Lab Accreditation Program (EMLAP) </w:t>
      </w:r>
      <w:bookmarkEnd w:id="0"/>
      <w:r w:rsidRPr="00A143AA">
        <w:rPr>
          <w:rFonts w:ascii="Arial" w:eastAsia="Times New Roman" w:hAnsi="Arial" w:cs="Arial"/>
          <w:noProof/>
        </w:rPr>
        <w:t xml:space="preserve">will process (receive, incubate, analyze, dispose, record and report results electronically) </w:t>
      </w:r>
      <w:r>
        <w:rPr>
          <w:rFonts w:ascii="Arial" w:eastAsia="Times New Roman" w:hAnsi="Arial" w:cs="Arial"/>
          <w:noProof/>
        </w:rPr>
        <w:t xml:space="preserve">for </w:t>
      </w:r>
      <w:r w:rsidRPr="00A143AA">
        <w:rPr>
          <w:rFonts w:ascii="Arial" w:eastAsia="Times New Roman" w:hAnsi="Arial" w:cs="Arial"/>
          <w:noProof/>
        </w:rPr>
        <w:t xml:space="preserve">microbiological surface and air samples, Gloved Fingertip and Thumb </w:t>
      </w:r>
      <w:r>
        <w:rPr>
          <w:rFonts w:ascii="Arial" w:eastAsia="Times New Roman" w:hAnsi="Arial" w:cs="Arial"/>
          <w:noProof/>
        </w:rPr>
        <w:t xml:space="preserve">(GFT) </w:t>
      </w:r>
      <w:r w:rsidRPr="00A143AA">
        <w:rPr>
          <w:rFonts w:ascii="Arial" w:eastAsia="Times New Roman" w:hAnsi="Arial" w:cs="Arial"/>
          <w:noProof/>
        </w:rPr>
        <w:t xml:space="preserve">samples, and Media Fill Testing (MFT) samples </w:t>
      </w:r>
      <w:r w:rsidRPr="00A0061D">
        <w:rPr>
          <w:rFonts w:ascii="Arial" w:eastAsia="Times New Roman" w:hAnsi="Arial" w:cs="Arial"/>
          <w:noProof/>
        </w:rPr>
        <w:t xml:space="preserve">that will be </w:t>
      </w:r>
      <w:r w:rsidRPr="00A143AA">
        <w:rPr>
          <w:rFonts w:ascii="Arial" w:eastAsia="Times New Roman" w:hAnsi="Arial" w:cs="Arial"/>
          <w:noProof/>
        </w:rPr>
        <w:t xml:space="preserve">collected and submitted by the Minneapolis VA Health Care System (MVAHCS). </w:t>
      </w:r>
      <w:bookmarkEnd w:id="1"/>
      <w:r w:rsidRPr="00A143AA">
        <w:rPr>
          <w:rFonts w:ascii="Arial" w:eastAsia="Times New Roman" w:hAnsi="Arial" w:cs="Arial"/>
          <w:noProof/>
        </w:rPr>
        <w:t>Contractor must be compliant will all applicable fed</w:t>
      </w:r>
      <w:r>
        <w:rPr>
          <w:rFonts w:ascii="Arial" w:eastAsia="Times New Roman" w:hAnsi="Arial" w:cs="Arial"/>
          <w:noProof/>
        </w:rPr>
        <w:t>eral</w:t>
      </w:r>
      <w:r w:rsidRPr="00A143AA">
        <w:rPr>
          <w:rFonts w:ascii="Arial" w:eastAsia="Times New Roman" w:hAnsi="Arial" w:cs="Arial"/>
          <w:noProof/>
        </w:rPr>
        <w:t xml:space="preserve"> and local licensing boards. </w:t>
      </w:r>
      <w:r w:rsidRPr="00A143AA">
        <w:rPr>
          <w:rFonts w:ascii="Arial" w:hAnsi="Arial" w:cs="Arial"/>
        </w:rPr>
        <w:t>Samples will be processed according to the most current version of CAG-009-2023 (or its successor) and results will be compared to recommendations provided in USP &lt;797&gt; (most current version).</w:t>
      </w:r>
      <w:r w:rsidRPr="00963443">
        <w:rPr>
          <w:rFonts w:ascii="Arial" w:hAnsi="Arial" w:cs="Arial"/>
        </w:rPr>
        <w:t xml:space="preserve">  </w:t>
      </w:r>
    </w:p>
    <w:p w:rsidR="00BE70FB" w:rsidRPr="00963443" w:rsidP="00BE70FB">
      <w:pPr>
        <w:pStyle w:val="ListParagraph"/>
        <w:rPr>
          <w:rFonts w:ascii="Arial" w:hAnsi="Arial" w:cs="Arial"/>
        </w:rPr>
      </w:pPr>
    </w:p>
    <w:p w:rsidR="00BE70FB" w:rsidRPr="00A143AA" w:rsidP="00BE70FB">
      <w:pPr>
        <w:pStyle w:val="ListParagraph"/>
        <w:spacing w:after="120" w:line="240" w:lineRule="auto"/>
        <w:ind w:left="360"/>
        <w:contextualSpacing w:val="0"/>
        <w:rPr>
          <w:rFonts w:ascii="Arial" w:hAnsi="Arial" w:cs="Arial"/>
        </w:rPr>
      </w:pPr>
      <w:r w:rsidRPr="00A143AA">
        <w:rPr>
          <w:rFonts w:ascii="Arial" w:hAnsi="Arial" w:cs="Arial"/>
        </w:rPr>
        <w:t xml:space="preserve">Sterile irradiated trypticase soy agar (TSA) plates supplemented with neutralizing additives (e.g., lecithin ad polysorbate 80) as this agar supports both bacterial and fungal growth will be provided by the contractor free of charge with no limit on the number of plates pursuant to this contract including cost of shipping the plates to the MVAHCS. The MVAHCS will cover costs of shipping the plates back to the laboratory for incubation and analysis after sample collection is completed.  MVAHCS require 2 sizes of TSA plates: </w:t>
      </w:r>
    </w:p>
    <w:p w:rsidR="00BE70FB" w:rsidRPr="00A143AA" w:rsidP="00BE70FB">
      <w:pPr>
        <w:pStyle w:val="ListParagraph"/>
        <w:numPr>
          <w:ilvl w:val="0"/>
          <w:numId w:val="2"/>
        </w:numPr>
        <w:spacing w:after="200" w:line="276" w:lineRule="auto"/>
        <w:rPr>
          <w:rFonts w:ascii="Arial" w:hAnsi="Arial" w:cs="Arial"/>
        </w:rPr>
      </w:pPr>
      <w:r w:rsidRPr="00A143AA">
        <w:rPr>
          <w:rFonts w:ascii="Arial" w:hAnsi="Arial" w:cs="Arial"/>
        </w:rPr>
        <w:t>100 mm concave plates for gloved fingertip samples</w:t>
      </w:r>
    </w:p>
    <w:p w:rsidR="00BE70FB" w:rsidRPr="00A143AA" w:rsidP="00BE70FB">
      <w:pPr>
        <w:pStyle w:val="ListParagraph"/>
        <w:numPr>
          <w:ilvl w:val="0"/>
          <w:numId w:val="2"/>
        </w:numPr>
        <w:spacing w:after="200" w:line="276" w:lineRule="auto"/>
        <w:rPr>
          <w:rFonts w:ascii="Arial" w:hAnsi="Arial" w:cs="Arial"/>
        </w:rPr>
      </w:pPr>
      <w:r w:rsidRPr="00A143AA">
        <w:rPr>
          <w:rFonts w:ascii="Arial" w:hAnsi="Arial" w:cs="Arial"/>
        </w:rPr>
        <w:t xml:space="preserve">55 mm convex plates for viable air and surface sampling </w:t>
      </w:r>
    </w:p>
    <w:p w:rsidR="00BE70FB" w:rsidRPr="00A143AA" w:rsidP="00BE70FB">
      <w:pPr>
        <w:pStyle w:val="ListParagraph"/>
        <w:ind w:left="1080"/>
        <w:rPr>
          <w:rFonts w:ascii="Arial" w:hAnsi="Arial" w:cs="Arial"/>
        </w:rPr>
      </w:pPr>
    </w:p>
    <w:p w:rsidR="00BE70FB" w:rsidP="00BE70FB">
      <w:pPr>
        <w:pStyle w:val="ListParagraph"/>
        <w:ind w:left="360"/>
        <w:rPr>
          <w:rFonts w:ascii="Arial" w:hAnsi="Arial" w:cs="Arial"/>
        </w:rPr>
      </w:pPr>
      <w:r w:rsidRPr="00A143AA">
        <w:rPr>
          <w:rFonts w:ascii="Arial" w:hAnsi="Arial" w:cs="Arial"/>
        </w:rPr>
        <w:t>A certificate of analysis (COA) from the TSA plate manufacturer will be provided for each lot of growth media to verify that the media meets the expected growth promotion, pH, and sterilization requirements or the COA will be readily available online to download from the TSA plate manufacturer.</w:t>
      </w:r>
      <w:r>
        <w:rPr>
          <w:rFonts w:ascii="Arial" w:hAnsi="Arial" w:cs="Arial"/>
        </w:rPr>
        <w:t xml:space="preserve">  </w:t>
      </w:r>
    </w:p>
    <w:p w:rsidR="00BE70FB" w:rsidRPr="00963443" w:rsidP="00BE70FB">
      <w:pPr>
        <w:pStyle w:val="ListParagraph"/>
        <w:ind w:left="360"/>
        <w:rPr>
          <w:rFonts w:ascii="Arial" w:hAnsi="Arial" w:cs="Arial"/>
        </w:rPr>
      </w:pPr>
    </w:p>
    <w:p w:rsidR="00BE70FB" w:rsidRPr="00963443" w:rsidP="00BE70FB">
      <w:pPr>
        <w:pStyle w:val="ListParagraph"/>
        <w:ind w:left="360"/>
        <w:rPr>
          <w:rFonts w:ascii="Arial" w:eastAsia="Times New Roman" w:hAnsi="Arial" w:cs="Arial"/>
          <w:color w:val="000000" w:themeColor="text1"/>
          <w:spacing w:val="-1"/>
        </w:rPr>
      </w:pPr>
      <w:r w:rsidRPr="00963443">
        <w:rPr>
          <w:rFonts w:ascii="Arial" w:eastAsia="Times New Roman" w:hAnsi="Arial" w:cs="Arial"/>
          <w:noProof/>
        </w:rPr>
        <w:t xml:space="preserve">The contractor shall process personnel related assessment testing </w:t>
      </w:r>
      <w:r>
        <w:rPr>
          <w:rFonts w:ascii="Arial" w:eastAsia="Times New Roman" w:hAnsi="Arial" w:cs="Arial"/>
          <w:noProof/>
        </w:rPr>
        <w:t>GFTs</w:t>
      </w:r>
      <w:r w:rsidRPr="00963443">
        <w:rPr>
          <w:rFonts w:ascii="Arial" w:eastAsia="Times New Roman" w:hAnsi="Arial" w:cs="Arial"/>
          <w:noProof/>
        </w:rPr>
        <w:t xml:space="preserve"> samples according </w:t>
      </w:r>
      <w:r w:rsidRPr="00B31E2B">
        <w:rPr>
          <w:rFonts w:ascii="Arial" w:eastAsia="Times New Roman" w:hAnsi="Arial" w:cs="Arial"/>
          <w:noProof/>
        </w:rPr>
        <w:t>to CAG-009-2023 (or</w:t>
      </w:r>
      <w:r w:rsidRPr="00963443">
        <w:rPr>
          <w:rFonts w:ascii="Arial" w:eastAsia="Times New Roman" w:hAnsi="Arial" w:cs="Arial"/>
          <w:noProof/>
        </w:rPr>
        <w:t xml:space="preserve"> its successor), and USP &lt;797&gt; </w:t>
      </w:r>
      <w:r>
        <w:rPr>
          <w:rFonts w:ascii="Arial" w:eastAsia="Times New Roman" w:hAnsi="Arial" w:cs="Arial"/>
          <w:noProof/>
        </w:rPr>
        <w:t xml:space="preserve">2023 </w:t>
      </w:r>
      <w:r w:rsidRPr="00963443">
        <w:rPr>
          <w:rFonts w:ascii="Arial" w:eastAsia="Times New Roman" w:hAnsi="Arial" w:cs="Arial"/>
          <w:noProof/>
        </w:rPr>
        <w:t xml:space="preserve">standards. </w:t>
      </w:r>
      <w:r w:rsidRPr="00963443">
        <w:rPr>
          <w:rFonts w:ascii="Arial" w:eastAsia="Times New Roman" w:hAnsi="Arial" w:cs="Arial"/>
          <w:color w:val="000000" w:themeColor="text1"/>
          <w:spacing w:val="-1"/>
        </w:rPr>
        <w:t>GF</w:t>
      </w:r>
      <w:r>
        <w:rPr>
          <w:rFonts w:ascii="Arial" w:eastAsia="Times New Roman" w:hAnsi="Arial" w:cs="Arial"/>
          <w:color w:val="000000" w:themeColor="text1"/>
          <w:spacing w:val="-1"/>
        </w:rPr>
        <w:t>T</w:t>
      </w:r>
      <w:r w:rsidRPr="00963443">
        <w:rPr>
          <w:rFonts w:ascii="Arial" w:eastAsia="Times New Roman" w:hAnsi="Arial" w:cs="Arial"/>
          <w:color w:val="000000" w:themeColor="text1"/>
          <w:spacing w:val="-1"/>
        </w:rPr>
        <w:t xml:space="preserve"> results will be reported for each plate</w:t>
      </w:r>
      <w:r>
        <w:rPr>
          <w:rFonts w:ascii="Arial" w:eastAsia="Times New Roman" w:hAnsi="Arial" w:cs="Arial"/>
          <w:color w:val="000000" w:themeColor="text1"/>
          <w:spacing w:val="-1"/>
        </w:rPr>
        <w:t xml:space="preserve"> after the initial incubation period</w:t>
      </w:r>
      <w:r w:rsidRPr="00963443">
        <w:rPr>
          <w:rFonts w:ascii="Arial" w:eastAsia="Times New Roman" w:hAnsi="Arial" w:cs="Arial"/>
          <w:color w:val="000000" w:themeColor="text1"/>
          <w:spacing w:val="-1"/>
        </w:rPr>
        <w:t xml:space="preserve"> </w:t>
      </w:r>
      <w:r>
        <w:rPr>
          <w:rFonts w:ascii="Arial" w:eastAsia="Times New Roman" w:hAnsi="Arial" w:cs="Arial"/>
          <w:color w:val="000000" w:themeColor="text1"/>
          <w:spacing w:val="-1"/>
        </w:rPr>
        <w:t xml:space="preserve">and after the final incubation period </w:t>
      </w:r>
      <w:r w:rsidRPr="00963443">
        <w:rPr>
          <w:rFonts w:ascii="Arial" w:eastAsia="Times New Roman" w:hAnsi="Arial" w:cs="Arial"/>
          <w:color w:val="000000" w:themeColor="text1"/>
          <w:spacing w:val="-1"/>
        </w:rPr>
        <w:t xml:space="preserve">with the amount of colony forming units (cfu) present </w:t>
      </w:r>
      <w:r>
        <w:rPr>
          <w:rFonts w:ascii="Arial" w:eastAsia="Times New Roman" w:hAnsi="Arial" w:cs="Arial"/>
          <w:color w:val="000000" w:themeColor="text1"/>
          <w:spacing w:val="-1"/>
        </w:rPr>
        <w:t xml:space="preserve">as cfu per </w:t>
      </w:r>
      <w:r w:rsidRPr="00963443">
        <w:rPr>
          <w:rFonts w:ascii="Arial" w:eastAsia="Times New Roman" w:hAnsi="Arial" w:cs="Arial"/>
          <w:color w:val="000000" w:themeColor="text1"/>
          <w:spacing w:val="-1"/>
        </w:rPr>
        <w:t xml:space="preserve">plate reported. If there is no growth present that shall be indicated on the report (0 CFU or &lt; 1 CFU). </w:t>
      </w:r>
    </w:p>
    <w:p w:rsidR="00BE70FB" w:rsidRPr="00963443" w:rsidP="00BE70FB">
      <w:pPr>
        <w:pStyle w:val="ListParagraph"/>
        <w:ind w:left="360"/>
        <w:rPr>
          <w:rFonts w:ascii="Arial" w:eastAsia="Times New Roman" w:hAnsi="Arial" w:cs="Arial"/>
          <w:color w:val="000000" w:themeColor="text1"/>
          <w:spacing w:val="-1"/>
        </w:rPr>
      </w:pPr>
    </w:p>
    <w:p w:rsidR="00BE70FB" w:rsidRPr="00963443" w:rsidP="00BE70FB">
      <w:pPr>
        <w:pStyle w:val="ListParagraph"/>
        <w:ind w:left="360"/>
        <w:rPr>
          <w:rFonts w:ascii="Arial" w:eastAsia="Times New Roman" w:hAnsi="Arial" w:cs="Arial"/>
          <w:noProof/>
        </w:rPr>
      </w:pPr>
      <w:r w:rsidRPr="00963443">
        <w:rPr>
          <w:rFonts w:ascii="Arial" w:eastAsia="Times New Roman" w:hAnsi="Arial" w:cs="Arial"/>
          <w:noProof/>
        </w:rPr>
        <w:t xml:space="preserve">The contractor shall process MFT testing samples according </w:t>
      </w:r>
      <w:r w:rsidRPr="00B31E2B">
        <w:rPr>
          <w:rFonts w:ascii="Arial" w:eastAsia="Times New Roman" w:hAnsi="Arial" w:cs="Arial"/>
          <w:noProof/>
        </w:rPr>
        <w:t>to CAG-009-2023</w:t>
      </w:r>
      <w:r w:rsidRPr="00963443">
        <w:rPr>
          <w:rFonts w:ascii="Arial" w:eastAsia="Times New Roman" w:hAnsi="Arial" w:cs="Arial"/>
          <w:noProof/>
        </w:rPr>
        <w:t xml:space="preserve"> (or its successor) and USP &lt;797&gt; </w:t>
      </w:r>
      <w:r>
        <w:rPr>
          <w:rFonts w:ascii="Arial" w:eastAsia="Times New Roman" w:hAnsi="Arial" w:cs="Arial"/>
          <w:noProof/>
        </w:rPr>
        <w:t xml:space="preserve">2023 </w:t>
      </w:r>
      <w:r w:rsidRPr="00963443">
        <w:rPr>
          <w:rFonts w:ascii="Arial" w:eastAsia="Times New Roman" w:hAnsi="Arial" w:cs="Arial"/>
          <w:noProof/>
        </w:rPr>
        <w:t xml:space="preserve">standards. </w:t>
      </w:r>
      <w:r w:rsidRPr="00963443">
        <w:rPr>
          <w:rFonts w:ascii="Arial" w:eastAsia="Times New Roman" w:hAnsi="Arial" w:cs="Arial"/>
          <w:color w:val="000000" w:themeColor="text1"/>
          <w:spacing w:val="-1"/>
        </w:rPr>
        <w:t xml:space="preserve">MFT results will be reported as </w:t>
      </w:r>
      <w:r>
        <w:rPr>
          <w:rFonts w:ascii="Arial" w:eastAsia="Times New Roman" w:hAnsi="Arial" w:cs="Arial"/>
          <w:color w:val="000000" w:themeColor="text1"/>
          <w:spacing w:val="-1"/>
        </w:rPr>
        <w:t>Pass (</w:t>
      </w:r>
      <w:r w:rsidRPr="00963443">
        <w:rPr>
          <w:rFonts w:ascii="Arial" w:eastAsia="Times New Roman" w:hAnsi="Arial" w:cs="Arial"/>
          <w:color w:val="000000" w:themeColor="text1"/>
          <w:spacing w:val="-1"/>
        </w:rPr>
        <w:t>negative</w:t>
      </w:r>
      <w:r>
        <w:rPr>
          <w:rFonts w:ascii="Arial" w:eastAsia="Times New Roman" w:hAnsi="Arial" w:cs="Arial"/>
          <w:color w:val="000000" w:themeColor="text1"/>
          <w:spacing w:val="-1"/>
        </w:rPr>
        <w:t xml:space="preserve">) </w:t>
      </w:r>
      <w:r w:rsidRPr="00963443">
        <w:rPr>
          <w:rFonts w:ascii="Arial" w:eastAsia="Times New Roman" w:hAnsi="Arial" w:cs="Arial"/>
          <w:color w:val="000000" w:themeColor="text1"/>
          <w:spacing w:val="-1"/>
        </w:rPr>
        <w:t xml:space="preserve">or </w:t>
      </w:r>
      <w:r>
        <w:rPr>
          <w:rFonts w:ascii="Arial" w:eastAsia="Times New Roman" w:hAnsi="Arial" w:cs="Arial"/>
          <w:color w:val="000000" w:themeColor="text1"/>
          <w:spacing w:val="-1"/>
        </w:rPr>
        <w:t>Fail (</w:t>
      </w:r>
      <w:r w:rsidRPr="00963443">
        <w:rPr>
          <w:rFonts w:ascii="Arial" w:eastAsia="Times New Roman" w:hAnsi="Arial" w:cs="Arial"/>
          <w:color w:val="000000" w:themeColor="text1"/>
          <w:spacing w:val="-1"/>
        </w:rPr>
        <w:t>positive</w:t>
      </w:r>
      <w:r>
        <w:rPr>
          <w:rFonts w:ascii="Arial" w:eastAsia="Times New Roman" w:hAnsi="Arial" w:cs="Arial"/>
          <w:color w:val="000000" w:themeColor="text1"/>
          <w:spacing w:val="-1"/>
        </w:rPr>
        <w:t xml:space="preserve">). </w:t>
      </w:r>
      <w:r w:rsidRPr="00963443">
        <w:rPr>
          <w:rFonts w:ascii="Arial" w:eastAsia="Times New Roman" w:hAnsi="Arial" w:cs="Arial"/>
          <w:color w:val="000000" w:themeColor="text1"/>
          <w:spacing w:val="-1"/>
        </w:rPr>
        <w:t xml:space="preserve"> </w:t>
      </w:r>
      <w:r>
        <w:rPr>
          <w:rFonts w:ascii="Arial" w:eastAsia="Times New Roman" w:hAnsi="Arial" w:cs="Arial"/>
          <w:color w:val="000000" w:themeColor="text1"/>
          <w:spacing w:val="-1"/>
        </w:rPr>
        <w:t>F</w:t>
      </w:r>
      <w:r w:rsidRPr="00963443">
        <w:rPr>
          <w:rFonts w:ascii="Arial" w:hAnsi="Arial" w:cs="Arial"/>
        </w:rPr>
        <w:t xml:space="preserve">ailure is indicated by visible turbidity or other visual </w:t>
      </w:r>
      <w:r w:rsidRPr="00963443">
        <w:rPr>
          <w:rFonts w:ascii="Arial" w:hAnsi="Arial" w:cs="Arial"/>
        </w:rPr>
        <w:t>manifestations of growth in the media in one or more container–closure unit(s) on or before 14 days.</w:t>
      </w:r>
    </w:p>
    <w:p w:rsidR="00BE70FB" w:rsidRPr="00963443" w:rsidP="00BE70FB">
      <w:pPr>
        <w:pStyle w:val="ListParagraph"/>
        <w:ind w:left="360"/>
        <w:rPr>
          <w:rFonts w:ascii="Arial" w:eastAsia="Times New Roman" w:hAnsi="Arial" w:cs="Arial"/>
          <w:noProof/>
        </w:rPr>
      </w:pPr>
    </w:p>
    <w:p w:rsidR="00BE70FB" w:rsidP="00BE70FB">
      <w:pPr>
        <w:pStyle w:val="ListParagraph"/>
        <w:ind w:left="360"/>
        <w:rPr>
          <w:rFonts w:ascii="Arial" w:hAnsi="Arial" w:cs="Arial"/>
          <w:spacing w:val="-4"/>
          <w:w w:val="105"/>
        </w:rPr>
      </w:pPr>
      <w:r w:rsidRPr="00963443">
        <w:rPr>
          <w:rFonts w:ascii="Arial" w:eastAsia="Times New Roman" w:hAnsi="Arial" w:cs="Arial"/>
          <w:noProof/>
        </w:rPr>
        <w:t xml:space="preserve">The contractor shall process viable surface </w:t>
      </w:r>
      <w:r>
        <w:rPr>
          <w:rFonts w:ascii="Arial" w:eastAsia="Times New Roman" w:hAnsi="Arial" w:cs="Arial"/>
          <w:noProof/>
        </w:rPr>
        <w:t xml:space="preserve">and air </w:t>
      </w:r>
      <w:r w:rsidRPr="00963443">
        <w:rPr>
          <w:rFonts w:ascii="Arial" w:eastAsia="Times New Roman" w:hAnsi="Arial" w:cs="Arial"/>
          <w:noProof/>
        </w:rPr>
        <w:t xml:space="preserve">samples according to the most current version </w:t>
      </w:r>
      <w:r w:rsidRPr="00B31E2B">
        <w:rPr>
          <w:rFonts w:ascii="Arial" w:eastAsia="Times New Roman" w:hAnsi="Arial" w:cs="Arial"/>
          <w:noProof/>
        </w:rPr>
        <w:t>of  CAG-009-2023 and</w:t>
      </w:r>
      <w:r w:rsidRPr="00963443">
        <w:rPr>
          <w:rFonts w:ascii="Arial" w:eastAsia="Times New Roman" w:hAnsi="Arial" w:cs="Arial"/>
          <w:noProof/>
        </w:rPr>
        <w:t xml:space="preserve"> USP &lt;797&gt; </w:t>
      </w:r>
      <w:r>
        <w:rPr>
          <w:rFonts w:ascii="Arial" w:eastAsia="Times New Roman" w:hAnsi="Arial" w:cs="Arial"/>
          <w:noProof/>
        </w:rPr>
        <w:t xml:space="preserve">2023 </w:t>
      </w:r>
      <w:r w:rsidRPr="00963443">
        <w:rPr>
          <w:rFonts w:ascii="Arial" w:eastAsia="Times New Roman" w:hAnsi="Arial" w:cs="Arial"/>
          <w:noProof/>
        </w:rPr>
        <w:t xml:space="preserve">standards. </w:t>
      </w:r>
      <w:r w:rsidRPr="00963443">
        <w:rPr>
          <w:rFonts w:ascii="Arial" w:eastAsia="Times New Roman" w:hAnsi="Arial" w:cs="Arial"/>
          <w:color w:val="000000" w:themeColor="text1"/>
          <w:spacing w:val="-1"/>
        </w:rPr>
        <w:t>If cfu measured during</w:t>
      </w:r>
      <w:r w:rsidRPr="00963443">
        <w:rPr>
          <w:rFonts w:ascii="Arial" w:eastAsia="Times New Roman" w:hAnsi="Arial" w:cs="Arial"/>
          <w:color w:val="000000" w:themeColor="text1"/>
        </w:rPr>
        <w:t xml:space="preserve"> </w:t>
      </w:r>
      <w:r w:rsidRPr="00963443">
        <w:rPr>
          <w:rFonts w:ascii="Arial" w:eastAsia="Times New Roman" w:hAnsi="Arial" w:cs="Arial"/>
          <w:color w:val="000000" w:themeColor="text1"/>
          <w:spacing w:val="-1"/>
        </w:rPr>
        <w:t>viable sampling exceed</w:t>
      </w:r>
      <w:r w:rsidRPr="00963443">
        <w:rPr>
          <w:rFonts w:ascii="Arial" w:eastAsia="Times New Roman" w:hAnsi="Arial" w:cs="Arial"/>
          <w:color w:val="000000" w:themeColor="text1"/>
        </w:rPr>
        <w:t xml:space="preserve"> </w:t>
      </w:r>
      <w:r w:rsidRPr="00963443">
        <w:rPr>
          <w:rFonts w:ascii="Arial" w:eastAsia="Times New Roman" w:hAnsi="Arial" w:cs="Arial"/>
          <w:color w:val="000000" w:themeColor="text1"/>
          <w:spacing w:val="-1"/>
        </w:rPr>
        <w:t xml:space="preserve">USP &lt;797&gt; threshold levels, the </w:t>
      </w:r>
      <w:r w:rsidRPr="00963443">
        <w:rPr>
          <w:rFonts w:ascii="Arial" w:hAnsi="Arial" w:cs="Arial"/>
          <w:color w:val="000000" w:themeColor="text1"/>
          <w:spacing w:val="-4"/>
          <w:w w:val="105"/>
        </w:rPr>
        <w:t xml:space="preserve">report will at minimum identify genus and, when possible, species of any microorganism recovered on the report, in </w:t>
      </w:r>
      <w:r w:rsidRPr="00963443">
        <w:rPr>
          <w:rFonts w:ascii="Arial" w:hAnsi="Arial" w:cs="Arial"/>
          <w:spacing w:val="-4"/>
          <w:w w:val="105"/>
        </w:rPr>
        <w:t>addition to the sample name and the number of CFU</w:t>
      </w:r>
      <w:r>
        <w:rPr>
          <w:rFonts w:ascii="Arial" w:hAnsi="Arial" w:cs="Arial"/>
          <w:spacing w:val="-4"/>
          <w:w w:val="105"/>
        </w:rPr>
        <w:t xml:space="preserve"> after the initial incubation period and after the final incubation period</w:t>
      </w:r>
      <w:r w:rsidRPr="00963443">
        <w:rPr>
          <w:rFonts w:ascii="Arial" w:hAnsi="Arial" w:cs="Arial"/>
          <w:spacing w:val="-4"/>
          <w:w w:val="105"/>
        </w:rPr>
        <w:t>. If there is no growth present that shall be indicated on the report (0 CFU or &lt; 1 CFU).</w:t>
      </w:r>
    </w:p>
    <w:p w:rsidR="00BE70FB" w:rsidP="00BE70FB">
      <w:pPr>
        <w:pStyle w:val="ListParagraph"/>
        <w:ind w:left="360"/>
        <w:rPr>
          <w:rFonts w:ascii="Arial" w:hAnsi="Arial" w:cs="Arial"/>
          <w:spacing w:val="-4"/>
          <w:w w:val="105"/>
        </w:rPr>
      </w:pPr>
    </w:p>
    <w:p w:rsidR="00BE70FB" w:rsidRPr="00963443" w:rsidP="00BE70FB">
      <w:pPr>
        <w:pStyle w:val="ListParagraph"/>
        <w:numPr>
          <w:ilvl w:val="0"/>
          <w:numId w:val="1"/>
        </w:numPr>
        <w:spacing w:after="200" w:line="276" w:lineRule="auto"/>
        <w:rPr>
          <w:rFonts w:ascii="Arial" w:eastAsia="Times New Roman" w:hAnsi="Arial" w:cs="Arial"/>
          <w:noProof/>
        </w:rPr>
      </w:pPr>
      <w:r w:rsidRPr="00963443">
        <w:rPr>
          <w:rFonts w:ascii="Arial" w:eastAsia="Times New Roman" w:hAnsi="Arial" w:cs="Arial"/>
          <w:b/>
          <w:u w:val="single"/>
        </w:rPr>
        <w:t>SCOPE</w:t>
      </w:r>
      <w:r w:rsidRPr="00963443">
        <w:rPr>
          <w:rFonts w:ascii="Arial" w:eastAsia="Times New Roman" w:hAnsi="Arial" w:cs="Arial"/>
          <w:b/>
          <w:noProof/>
        </w:rPr>
        <w:t>:</w:t>
      </w:r>
      <w:r w:rsidRPr="00963443">
        <w:rPr>
          <w:rFonts w:ascii="Arial" w:eastAsia="Times New Roman" w:hAnsi="Arial" w:cs="Arial"/>
          <w:noProof/>
        </w:rPr>
        <w:t xml:space="preserve"> </w:t>
      </w:r>
    </w:p>
    <w:p w:rsidR="00BE70FB" w:rsidRPr="00963443" w:rsidP="00BE70FB">
      <w:pPr>
        <w:spacing w:after="240"/>
        <w:ind w:left="720"/>
        <w:rPr>
          <w:rFonts w:ascii="Arial" w:eastAsia="Times New Roman" w:hAnsi="Arial" w:cs="Arial"/>
          <w:noProof/>
        </w:rPr>
      </w:pPr>
      <w:r w:rsidRPr="00963443">
        <w:rPr>
          <w:rFonts w:ascii="Arial" w:eastAsia="Times New Roman" w:hAnsi="Arial" w:cs="Arial"/>
          <w:noProof/>
        </w:rPr>
        <w:t xml:space="preserve">The contractor shall perform routine work detailed in this Statement of Work (SOW) on a regular schedule, mutually agreed upon by the Contractor and Contracting Officer Representave (COR). </w:t>
      </w:r>
    </w:p>
    <w:p w:rsidR="00BE70FB" w:rsidRPr="00963443" w:rsidP="00BE70FB">
      <w:pPr>
        <w:spacing w:after="240"/>
        <w:ind w:left="720"/>
        <w:rPr>
          <w:rFonts w:ascii="Arial" w:eastAsia="Times New Roman" w:hAnsi="Arial" w:cs="Arial"/>
          <w:noProof/>
        </w:rPr>
      </w:pPr>
      <w:r w:rsidRPr="00F63621">
        <w:rPr>
          <w:rFonts w:ascii="Arial" w:eastAsia="Times New Roman" w:hAnsi="Arial" w:cs="Arial"/>
          <w:noProof/>
        </w:rPr>
        <w:t>The number of surface sampling, air sampling, gloved fingertip testing (GFTs) and media fill testing (MFT) may change throughout the contract period. This is MVAHCS best estimate of the number and type expected to be tested and sampled by the contract. MVAHCS reserves the right to delete or add units as required.</w:t>
      </w:r>
    </w:p>
    <w:p w:rsidR="00BE70FB" w:rsidRPr="00963443" w:rsidP="00BE70FB">
      <w:pPr>
        <w:spacing w:after="240"/>
        <w:ind w:left="720"/>
        <w:rPr>
          <w:rFonts w:ascii="Arial" w:eastAsia="Times New Roman" w:hAnsi="Arial" w:cs="Arial"/>
          <w:noProof/>
        </w:rPr>
      </w:pPr>
      <w:r w:rsidRPr="00A0061D">
        <w:rPr>
          <w:rFonts w:ascii="Arial" w:eastAsia="Times New Roman" w:hAnsi="Arial" w:cs="Arial"/>
          <w:noProof/>
        </w:rPr>
        <w:t>If the numbers of listed items will be exceeded, no work is authorized without the prior written approval of the Contracting Officer (CO)  to account for it. Work items or services not already included in this SOW, but relevant to it, may be ordered by the CO without further competition. Only the CO has the right to obligate funding or order work not expressly detailed in this SOW. The Government shall not be held responsible for payment for any work performed by the Contractor that is outside the scope of this contract or without the prior approval of the CO.</w:t>
      </w:r>
    </w:p>
    <w:p w:rsidR="00BE70FB" w:rsidRPr="00963443" w:rsidP="00BE70FB">
      <w:pPr>
        <w:pStyle w:val="ListParagraph"/>
        <w:numPr>
          <w:ilvl w:val="0"/>
          <w:numId w:val="1"/>
        </w:numPr>
        <w:spacing w:after="240" w:line="276" w:lineRule="auto"/>
        <w:contextualSpacing w:val="0"/>
        <w:rPr>
          <w:rFonts w:ascii="Arial" w:eastAsia="Times New Roman" w:hAnsi="Arial" w:cs="Arial"/>
          <w:noProof/>
        </w:rPr>
      </w:pPr>
      <w:r w:rsidRPr="00963443">
        <w:rPr>
          <w:rFonts w:ascii="Arial" w:eastAsia="Times New Roman" w:hAnsi="Arial" w:cs="Arial"/>
          <w:b/>
          <w:noProof/>
          <w:u w:val="single"/>
        </w:rPr>
        <w:t>Task:</w:t>
      </w:r>
    </w:p>
    <w:p w:rsidR="00BE70FB" w:rsidRPr="00FB4187" w:rsidP="00BE70FB">
      <w:pPr>
        <w:pStyle w:val="ListParagraph"/>
        <w:numPr>
          <w:ilvl w:val="1"/>
          <w:numId w:val="1"/>
        </w:numPr>
        <w:spacing w:after="200" w:line="276" w:lineRule="auto"/>
        <w:rPr>
          <w:rFonts w:ascii="Arial" w:hAnsi="Arial" w:cs="Arial"/>
        </w:rPr>
      </w:pPr>
      <w:r w:rsidRPr="00FB4187">
        <w:rPr>
          <w:rFonts w:ascii="Arial" w:hAnsi="Arial" w:cs="Arial"/>
        </w:rPr>
        <w:t>Bacteria and Fungi surface incubation and sample analysis</w:t>
      </w:r>
    </w:p>
    <w:p w:rsidR="00BE70FB" w:rsidRPr="00FB4187" w:rsidP="00BE70FB">
      <w:pPr>
        <w:pStyle w:val="ListParagraph"/>
        <w:numPr>
          <w:ilvl w:val="1"/>
          <w:numId w:val="1"/>
        </w:numPr>
        <w:spacing w:after="200" w:line="276" w:lineRule="auto"/>
        <w:rPr>
          <w:rFonts w:ascii="Arial" w:hAnsi="Arial" w:cs="Arial"/>
        </w:rPr>
      </w:pPr>
      <w:r w:rsidRPr="00FB4187">
        <w:rPr>
          <w:rFonts w:ascii="Arial" w:hAnsi="Arial" w:cs="Arial"/>
        </w:rPr>
        <w:t>Bacteria and Fungi air incubation and sample analysis</w:t>
      </w:r>
    </w:p>
    <w:p w:rsidR="00BE70FB" w:rsidRPr="00FB4187" w:rsidP="00BE70FB">
      <w:pPr>
        <w:pStyle w:val="ListParagraph"/>
        <w:numPr>
          <w:ilvl w:val="1"/>
          <w:numId w:val="1"/>
        </w:numPr>
        <w:spacing w:after="200" w:line="276" w:lineRule="auto"/>
        <w:rPr>
          <w:rFonts w:ascii="Arial" w:hAnsi="Arial" w:cs="Arial"/>
        </w:rPr>
      </w:pPr>
      <w:r w:rsidRPr="00FB4187">
        <w:rPr>
          <w:rFonts w:ascii="Arial" w:hAnsi="Arial" w:cs="Arial"/>
        </w:rPr>
        <w:t>Bacteria and Fungi direct compounding area surface incubation and sample analysis</w:t>
      </w:r>
    </w:p>
    <w:p w:rsidR="00BE70FB" w:rsidRPr="00FB4187" w:rsidP="00BE70FB">
      <w:pPr>
        <w:pStyle w:val="ListParagraph"/>
        <w:numPr>
          <w:ilvl w:val="1"/>
          <w:numId w:val="1"/>
        </w:numPr>
        <w:spacing w:after="200" w:line="276" w:lineRule="auto"/>
        <w:rPr>
          <w:rFonts w:ascii="Arial" w:hAnsi="Arial" w:cs="Arial"/>
        </w:rPr>
      </w:pPr>
      <w:r w:rsidRPr="00FB4187">
        <w:rPr>
          <w:rFonts w:ascii="Arial" w:hAnsi="Arial" w:cs="Arial"/>
        </w:rPr>
        <w:t>Gloved Fingertip and Thumb Sample incubation and sample analysis</w:t>
      </w:r>
    </w:p>
    <w:p w:rsidR="00BE70FB" w:rsidRPr="00FB4187" w:rsidP="00BE70FB">
      <w:pPr>
        <w:pStyle w:val="ListParagraph"/>
        <w:numPr>
          <w:ilvl w:val="1"/>
          <w:numId w:val="1"/>
        </w:numPr>
        <w:spacing w:after="200" w:line="276" w:lineRule="auto"/>
        <w:rPr>
          <w:rFonts w:ascii="Arial" w:hAnsi="Arial" w:cs="Arial"/>
        </w:rPr>
      </w:pPr>
      <w:r w:rsidRPr="00FB4187">
        <w:rPr>
          <w:rFonts w:ascii="Arial" w:hAnsi="Arial" w:cs="Arial"/>
        </w:rPr>
        <w:t xml:space="preserve">Media Fill Testing sample incubation and sample analysis </w:t>
      </w:r>
    </w:p>
    <w:p w:rsidR="00BE70FB" w:rsidRPr="00FB4187" w:rsidP="00BE70FB">
      <w:pPr>
        <w:pStyle w:val="ListParagraph"/>
        <w:ind w:left="1440"/>
        <w:rPr>
          <w:rFonts w:ascii="Arial" w:hAnsi="Arial" w:cs="Arial"/>
        </w:rPr>
      </w:pPr>
    </w:p>
    <w:p w:rsidR="00BE70FB" w:rsidRPr="00963443" w:rsidP="00BE70FB">
      <w:pPr>
        <w:pStyle w:val="ListParagraph"/>
        <w:rPr>
          <w:rFonts w:ascii="Arial" w:hAnsi="Arial" w:cs="Arial"/>
        </w:rPr>
      </w:pPr>
      <w:r>
        <w:rPr>
          <w:rFonts w:ascii="Arial" w:hAnsi="Arial" w:cs="Arial"/>
        </w:rPr>
        <w:t xml:space="preserve">MVAHCS </w:t>
      </w:r>
      <w:r w:rsidRPr="00FB4187">
        <w:rPr>
          <w:rFonts w:ascii="Arial" w:hAnsi="Arial" w:cs="Arial"/>
        </w:rPr>
        <w:t xml:space="preserve">Pharmacy </w:t>
      </w:r>
      <w:r>
        <w:rPr>
          <w:rFonts w:ascii="Arial" w:hAnsi="Arial" w:cs="Arial"/>
        </w:rPr>
        <w:t xml:space="preserve">personnel will </w:t>
      </w:r>
      <w:r w:rsidRPr="00FB4187">
        <w:rPr>
          <w:rFonts w:ascii="Arial" w:hAnsi="Arial" w:cs="Arial"/>
        </w:rPr>
        <w:t>collect, label, and prepare all samples</w:t>
      </w:r>
      <w:r>
        <w:rPr>
          <w:rFonts w:ascii="Arial" w:hAnsi="Arial" w:cs="Arial"/>
        </w:rPr>
        <w:t xml:space="preserve"> (air, surface, GFT, and MFT)</w:t>
      </w:r>
      <w:r w:rsidRPr="00FB4187">
        <w:rPr>
          <w:rFonts w:ascii="Arial" w:hAnsi="Arial" w:cs="Arial"/>
        </w:rPr>
        <w:t xml:space="preserve"> for shipping pursuant to instructions provided by the contractor ensuring viability of samples during shipping. Every effort will be made to ship samples the same day as collection or will be dropped off at the laboratory within a </w:t>
      </w:r>
      <w:r w:rsidRPr="00FB4187">
        <w:rPr>
          <w:rFonts w:ascii="Arial" w:hAnsi="Arial" w:cs="Arial"/>
          <w:b/>
          <w:bCs/>
        </w:rPr>
        <w:t>25-mile radius</w:t>
      </w:r>
      <w:r w:rsidRPr="00FB4187">
        <w:rPr>
          <w:rFonts w:ascii="Arial" w:hAnsi="Arial" w:cs="Arial"/>
        </w:rPr>
        <w:t xml:space="preserve"> of the medical center during normal laboratory hours to meet the needs of the MVAHCS. Days of sampling will be coordinated so delivery occurs according to contractor’s normal hours.</w:t>
      </w:r>
      <w:r w:rsidRPr="00963443">
        <w:rPr>
          <w:rFonts w:ascii="Arial" w:hAnsi="Arial" w:cs="Arial"/>
        </w:rPr>
        <w:t xml:space="preserve"> </w:t>
      </w:r>
    </w:p>
    <w:p w:rsidR="00BE70FB" w:rsidRPr="00963443" w:rsidP="00BE70FB">
      <w:pPr>
        <w:pStyle w:val="ListParagraph"/>
        <w:ind w:left="1440"/>
        <w:rPr>
          <w:rFonts w:ascii="Arial" w:hAnsi="Arial" w:cs="Arial"/>
        </w:rPr>
      </w:pPr>
    </w:p>
    <w:p w:rsidR="00BE70FB" w:rsidRPr="00171735" w:rsidP="00BE70FB">
      <w:pPr>
        <w:pStyle w:val="ListParagraph"/>
        <w:numPr>
          <w:ilvl w:val="0"/>
          <w:numId w:val="1"/>
        </w:numPr>
        <w:spacing w:after="240" w:line="276" w:lineRule="auto"/>
        <w:contextualSpacing w:val="0"/>
        <w:rPr>
          <w:rFonts w:ascii="Arial" w:hAnsi="Arial" w:cs="Arial"/>
          <w:caps/>
        </w:rPr>
      </w:pPr>
      <w:r w:rsidRPr="00171735">
        <w:rPr>
          <w:rFonts w:ascii="Arial" w:hAnsi="Arial" w:cs="Arial"/>
          <w:b/>
          <w:bCs/>
          <w:u w:val="single"/>
        </w:rPr>
        <w:t xml:space="preserve">Surface </w:t>
      </w:r>
      <w:r>
        <w:rPr>
          <w:rFonts w:ascii="Arial" w:hAnsi="Arial" w:cs="Arial"/>
          <w:b/>
          <w:bCs/>
          <w:u w:val="single"/>
        </w:rPr>
        <w:t xml:space="preserve">&amp; Air </w:t>
      </w:r>
      <w:r w:rsidRPr="00171735">
        <w:rPr>
          <w:rFonts w:ascii="Arial" w:hAnsi="Arial" w:cs="Arial"/>
          <w:b/>
          <w:bCs/>
          <w:u w:val="single"/>
        </w:rPr>
        <w:t>Sample Plates:</w:t>
      </w:r>
    </w:p>
    <w:p w:rsidR="00BE70FB" w:rsidRPr="00FB4187" w:rsidP="00BE70FB">
      <w:pPr>
        <w:pStyle w:val="ListParagraph"/>
        <w:spacing w:after="240"/>
        <w:rPr>
          <w:rFonts w:ascii="Arial" w:eastAsia="Times New Roman" w:hAnsi="Arial" w:cs="Arial"/>
          <w:noProof/>
        </w:rPr>
      </w:pPr>
      <w:r w:rsidRPr="00FB4187">
        <w:rPr>
          <w:rFonts w:ascii="Arial" w:hAnsi="Arial" w:cs="Arial"/>
        </w:rPr>
        <w:t>MVAHCS will collect all surface and air samples</w:t>
      </w:r>
      <w:r>
        <w:rPr>
          <w:rFonts w:ascii="Arial" w:eastAsia="Times New Roman" w:hAnsi="Arial" w:cs="Arial"/>
          <w:noProof/>
        </w:rPr>
        <w:t xml:space="preserve">. </w:t>
      </w:r>
      <w:r w:rsidRPr="00FB4187">
        <w:rPr>
          <w:rFonts w:ascii="Arial" w:eastAsia="Times New Roman" w:hAnsi="Arial" w:cs="Arial"/>
          <w:noProof/>
        </w:rPr>
        <w:t xml:space="preserve">Viable surface and air sampling media must </w:t>
      </w:r>
      <w:r>
        <w:rPr>
          <w:rFonts w:ascii="Arial" w:eastAsia="Times New Roman" w:hAnsi="Arial" w:cs="Arial"/>
          <w:noProof/>
        </w:rPr>
        <w:t xml:space="preserve">be sterile and </w:t>
      </w:r>
      <w:r w:rsidRPr="00FB4187">
        <w:rPr>
          <w:rFonts w:ascii="Arial" w:eastAsia="Times New Roman" w:hAnsi="Arial" w:cs="Arial"/>
          <w:noProof/>
        </w:rPr>
        <w:t xml:space="preserve">contain general microbial growth agar [e.g. typticase soy agar (TSA)] supplemented with neutralizing additives (e.g. lecithin &amp; polysorbate 80) </w:t>
      </w:r>
      <w:r w:rsidRPr="00A143AA">
        <w:rPr>
          <w:rFonts w:ascii="Arial" w:hAnsi="Arial" w:cs="Arial"/>
        </w:rPr>
        <w:t>as this agar supports both bacterial and fungal growth</w:t>
      </w:r>
      <w:r>
        <w:rPr>
          <w:rFonts w:ascii="Arial" w:hAnsi="Arial" w:cs="Arial"/>
        </w:rPr>
        <w:t xml:space="preserve">.  The agar plates must </w:t>
      </w:r>
      <w:r w:rsidRPr="00FB4187">
        <w:rPr>
          <w:rFonts w:ascii="Arial" w:eastAsia="Times New Roman" w:hAnsi="Arial" w:cs="Arial"/>
          <w:noProof/>
        </w:rPr>
        <w:t>have a raised convex surface</w:t>
      </w:r>
      <w:r>
        <w:rPr>
          <w:rFonts w:ascii="Arial" w:eastAsia="Times New Roman" w:hAnsi="Arial" w:cs="Arial"/>
          <w:noProof/>
        </w:rPr>
        <w:t xml:space="preserve">. </w:t>
      </w:r>
      <w:r w:rsidRPr="00FB4187">
        <w:rPr>
          <w:rFonts w:ascii="Arial" w:eastAsia="Times New Roman" w:hAnsi="Arial" w:cs="Arial"/>
          <w:noProof/>
        </w:rPr>
        <w:t>The media plate must fit into impact air sampler model SAS Super 100 /180.</w:t>
      </w:r>
      <w:r w:rsidRPr="00FB4187">
        <w:rPr>
          <w:rFonts w:ascii="Arial" w:hAnsi="Arial" w:cs="Arial"/>
        </w:rPr>
        <w:t xml:space="preserve">. </w:t>
      </w:r>
      <w:r w:rsidRPr="00FB4187">
        <w:rPr>
          <w:rFonts w:ascii="Arial" w:eastAsia="Times New Roman" w:hAnsi="Arial" w:cs="Arial"/>
          <w:noProof/>
        </w:rPr>
        <w:t xml:space="preserve">One media plate will be used at each sampling site.  </w:t>
      </w:r>
    </w:p>
    <w:p w:rsidR="00BE70FB" w:rsidRPr="00FB4187" w:rsidP="00BE70FB">
      <w:pPr>
        <w:autoSpaceDE w:val="0"/>
        <w:autoSpaceDN w:val="0"/>
        <w:adjustRightInd w:val="0"/>
        <w:spacing w:after="240"/>
        <w:ind w:left="720"/>
        <w:rPr>
          <w:rFonts w:ascii="Arial" w:hAnsi="Arial" w:cs="Arial"/>
        </w:rPr>
      </w:pPr>
      <w:r w:rsidRPr="00FB4187">
        <w:rPr>
          <w:rFonts w:ascii="Arial" w:hAnsi="Arial" w:cs="Arial"/>
        </w:rPr>
        <w:t>The MVAHCS has 7 sterile compounding areas</w:t>
      </w:r>
      <w:r>
        <w:rPr>
          <w:rFonts w:ascii="Arial" w:hAnsi="Arial" w:cs="Arial"/>
        </w:rPr>
        <w:t xml:space="preserve"> (BR-118, BR-118B, BR-118C, BR-119,       2R-103 A &amp;B, 3F-117A)</w:t>
      </w:r>
      <w:r w:rsidRPr="00FB4187">
        <w:rPr>
          <w:rFonts w:ascii="Arial" w:hAnsi="Arial" w:cs="Arial"/>
        </w:rPr>
        <w:t xml:space="preserve">.  </w:t>
      </w:r>
    </w:p>
    <w:p w:rsidR="00BE70FB" w:rsidRPr="00FB4187" w:rsidP="00BE70FB">
      <w:pPr>
        <w:autoSpaceDE w:val="0"/>
        <w:autoSpaceDN w:val="0"/>
        <w:adjustRightInd w:val="0"/>
        <w:ind w:left="720"/>
        <w:rPr>
          <w:rFonts w:ascii="Arial" w:hAnsi="Arial" w:cs="Arial"/>
        </w:rPr>
      </w:pPr>
      <w:r w:rsidRPr="00FB4187">
        <w:rPr>
          <w:rFonts w:ascii="Arial" w:hAnsi="Arial" w:cs="Arial"/>
        </w:rPr>
        <w:t xml:space="preserve">Surface testing of the direct compounding area of pharmacy compounding personnel after a medial fill test is conducted by each employee as well as routine monthly viable surface sampling is completed in all classified sterile compounding areas and Segregated Compounding Areas (SCAs) including: </w:t>
      </w:r>
    </w:p>
    <w:p w:rsidR="00BE70FB" w:rsidRPr="00FB4187" w:rsidP="00BE70FB">
      <w:pPr>
        <w:pStyle w:val="ListParagraph"/>
        <w:numPr>
          <w:ilvl w:val="0"/>
          <w:numId w:val="3"/>
        </w:numPr>
        <w:autoSpaceDE w:val="0"/>
        <w:autoSpaceDN w:val="0"/>
        <w:adjustRightInd w:val="0"/>
        <w:spacing w:after="200" w:line="276" w:lineRule="auto"/>
        <w:rPr>
          <w:rFonts w:ascii="Arial" w:hAnsi="Arial" w:cs="Arial"/>
        </w:rPr>
      </w:pPr>
      <w:r w:rsidRPr="00FB4187">
        <w:rPr>
          <w:rFonts w:ascii="Arial" w:hAnsi="Arial" w:cs="Arial"/>
        </w:rPr>
        <w:t xml:space="preserve">Pass-through chambers </w:t>
      </w:r>
    </w:p>
    <w:p w:rsidR="00BE70FB" w:rsidRPr="00FB4187" w:rsidP="00BE70FB">
      <w:pPr>
        <w:pStyle w:val="ListParagraph"/>
        <w:numPr>
          <w:ilvl w:val="0"/>
          <w:numId w:val="3"/>
        </w:numPr>
        <w:autoSpaceDE w:val="0"/>
        <w:autoSpaceDN w:val="0"/>
        <w:adjustRightInd w:val="0"/>
        <w:spacing w:after="200" w:line="276" w:lineRule="auto"/>
        <w:rPr>
          <w:rFonts w:ascii="Arial" w:hAnsi="Arial" w:cs="Arial"/>
        </w:rPr>
      </w:pPr>
      <w:r w:rsidRPr="00FB4187">
        <w:rPr>
          <w:rFonts w:ascii="Arial" w:hAnsi="Arial" w:cs="Arial"/>
        </w:rPr>
        <w:t>The interior of the Primary Engineering Controls (PECs) and any equipment contained within</w:t>
      </w:r>
    </w:p>
    <w:p w:rsidR="00BE70FB" w:rsidRPr="00FB4187" w:rsidP="00BE70FB">
      <w:pPr>
        <w:pStyle w:val="ListParagraph"/>
        <w:numPr>
          <w:ilvl w:val="0"/>
          <w:numId w:val="3"/>
        </w:numPr>
        <w:autoSpaceDE w:val="0"/>
        <w:autoSpaceDN w:val="0"/>
        <w:adjustRightInd w:val="0"/>
        <w:spacing w:after="200" w:line="276" w:lineRule="auto"/>
        <w:rPr>
          <w:rFonts w:ascii="Arial" w:hAnsi="Arial" w:cs="Arial"/>
        </w:rPr>
      </w:pPr>
      <w:r w:rsidRPr="00FB4187">
        <w:rPr>
          <w:rFonts w:ascii="Arial" w:hAnsi="Arial" w:cs="Arial"/>
        </w:rPr>
        <w:t>Staging or work area(s) near the PEC</w:t>
      </w:r>
    </w:p>
    <w:p w:rsidR="00BE70FB" w:rsidRPr="00FB4187" w:rsidP="00BE70FB">
      <w:pPr>
        <w:pStyle w:val="ListParagraph"/>
        <w:numPr>
          <w:ilvl w:val="0"/>
          <w:numId w:val="3"/>
        </w:numPr>
        <w:autoSpaceDE w:val="0"/>
        <w:autoSpaceDN w:val="0"/>
        <w:adjustRightInd w:val="0"/>
        <w:spacing w:after="200" w:line="276" w:lineRule="auto"/>
        <w:rPr>
          <w:rFonts w:ascii="Arial" w:hAnsi="Arial" w:cs="Arial"/>
        </w:rPr>
      </w:pPr>
      <w:r w:rsidRPr="00FB4187">
        <w:rPr>
          <w:rFonts w:ascii="Arial" w:hAnsi="Arial" w:cs="Arial"/>
        </w:rPr>
        <w:t>Frequently touched surfaces</w:t>
      </w:r>
    </w:p>
    <w:p w:rsidR="00BE70FB" w:rsidRPr="00FB4187" w:rsidP="00BE70FB">
      <w:pPr>
        <w:autoSpaceDE w:val="0"/>
        <w:autoSpaceDN w:val="0"/>
        <w:adjustRightInd w:val="0"/>
        <w:spacing w:after="240"/>
        <w:ind w:left="720"/>
        <w:rPr>
          <w:rFonts w:ascii="Arial" w:hAnsi="Arial" w:cs="Arial"/>
        </w:rPr>
      </w:pPr>
      <w:r w:rsidRPr="00FB4187">
        <w:rPr>
          <w:rFonts w:ascii="Arial" w:hAnsi="Arial" w:cs="Arial"/>
        </w:rPr>
        <w:t xml:space="preserve">Viable air sampling is completed bi-annually in all classified sterile compounding areas and Segregated Compounding Areas (SCAs) including the interior of the Primary Engineering Controls (PECs) and other predetermined areas in the sterile compounding areas. </w:t>
      </w:r>
    </w:p>
    <w:p w:rsidR="00BE70FB" w:rsidRPr="00FB4187" w:rsidP="00BE70FB">
      <w:pPr>
        <w:spacing w:after="240"/>
        <w:ind w:left="720"/>
        <w:rPr>
          <w:rFonts w:ascii="Arial" w:hAnsi="Arial" w:cs="Arial"/>
        </w:rPr>
      </w:pPr>
      <w:r w:rsidRPr="00FB4187">
        <w:rPr>
          <w:rFonts w:ascii="Arial" w:hAnsi="Arial" w:cs="Arial"/>
        </w:rPr>
        <w:t xml:space="preserve">* Note: Additional surface and air sampling may be performed during certification of new facilities and equipment, after servicing facilities or equipment, in response to identified problems, in response to identified trends, or in response to changes that could impact the sterile compounding environment. </w:t>
      </w:r>
    </w:p>
    <w:p w:rsidR="00BE70FB" w:rsidRPr="00FB4187" w:rsidP="00BE70FB">
      <w:pPr>
        <w:spacing w:after="240"/>
        <w:ind w:left="720"/>
        <w:rPr>
          <w:rFonts w:ascii="Arial" w:eastAsia="Times New Roman" w:hAnsi="Arial" w:cs="Arial"/>
          <w:noProof/>
        </w:rPr>
      </w:pPr>
      <w:r w:rsidRPr="00FB4187">
        <w:rPr>
          <w:rFonts w:ascii="Arial" w:eastAsia="Times New Roman" w:hAnsi="Arial" w:cs="Arial"/>
          <w:b/>
          <w:bCs/>
          <w:noProof/>
        </w:rPr>
        <w:t xml:space="preserve">Number of viable surface and air samples per year:  </w:t>
      </w:r>
      <w:r>
        <w:rPr>
          <w:rFonts w:ascii="Arial" w:eastAsia="Times New Roman" w:hAnsi="Arial" w:cs="Arial"/>
          <w:b/>
          <w:bCs/>
          <w:noProof/>
        </w:rPr>
        <w:t xml:space="preserve">1100 </w:t>
      </w:r>
      <w:r w:rsidRPr="00FB4187">
        <w:rPr>
          <w:rFonts w:ascii="Arial" w:eastAsia="Times New Roman" w:hAnsi="Arial" w:cs="Arial"/>
          <w:b/>
          <w:bCs/>
          <w:noProof/>
        </w:rPr>
        <w:t xml:space="preserve"> (55mm TSA plates) </w:t>
      </w:r>
    </w:p>
    <w:p w:rsidR="00BE70FB" w:rsidRPr="00FB4187" w:rsidP="00BE70FB">
      <w:pPr>
        <w:spacing w:after="0" w:line="240" w:lineRule="auto"/>
        <w:ind w:left="720" w:firstLine="360"/>
        <w:contextualSpacing/>
        <w:rPr>
          <w:rFonts w:ascii="Arial" w:eastAsia="Times New Roman" w:hAnsi="Arial" w:cs="Arial"/>
          <w:noProof/>
        </w:rPr>
      </w:pPr>
      <w:r w:rsidRPr="00FB4187">
        <w:rPr>
          <w:rFonts w:ascii="Arial" w:eastAsia="Times New Roman" w:hAnsi="Arial" w:cs="Arial"/>
          <w:noProof/>
        </w:rPr>
        <w:t>a. Routine surface samples per month: Minimum of 61 plates x 12 months =  732 plates</w:t>
      </w:r>
    </w:p>
    <w:p w:rsidR="00BE70FB" w:rsidRPr="00FB4187" w:rsidP="00BE70FB">
      <w:pPr>
        <w:spacing w:after="0" w:line="240" w:lineRule="auto"/>
        <w:ind w:left="720" w:firstLine="360"/>
        <w:contextualSpacing/>
        <w:rPr>
          <w:rFonts w:ascii="Arial" w:eastAsia="Times New Roman" w:hAnsi="Arial" w:cs="Arial"/>
          <w:noProof/>
        </w:rPr>
      </w:pPr>
    </w:p>
    <w:p w:rsidR="00BE70FB" w:rsidRPr="00FB4187" w:rsidP="00BE70FB">
      <w:pPr>
        <w:spacing w:after="0" w:line="240" w:lineRule="auto"/>
        <w:ind w:left="720" w:firstLine="360"/>
        <w:contextualSpacing/>
        <w:rPr>
          <w:rFonts w:ascii="Arial" w:eastAsia="Times New Roman" w:hAnsi="Arial" w:cs="Arial"/>
          <w:noProof/>
        </w:rPr>
      </w:pPr>
      <w:r w:rsidRPr="00FB4187">
        <w:rPr>
          <w:rFonts w:ascii="Arial" w:eastAsia="Times New Roman" w:hAnsi="Arial" w:cs="Arial"/>
          <w:noProof/>
        </w:rPr>
        <w:t>b. Routine air sampling bi-annually: Minimum of 30 plates x 2 = 60 plates</w:t>
      </w:r>
    </w:p>
    <w:p w:rsidR="00BE70FB" w:rsidRPr="00FB4187" w:rsidP="00BE70FB">
      <w:pPr>
        <w:pStyle w:val="ListParagraph"/>
        <w:spacing w:after="120" w:line="240" w:lineRule="auto"/>
        <w:ind w:firstLine="360"/>
        <w:rPr>
          <w:rFonts w:ascii="Arial" w:eastAsia="Times New Roman" w:hAnsi="Arial" w:cs="Arial"/>
          <w:noProof/>
        </w:rPr>
      </w:pPr>
    </w:p>
    <w:p w:rsidR="00BE70FB" w:rsidRPr="00FB4187" w:rsidP="00BE70FB">
      <w:pPr>
        <w:pStyle w:val="ListParagraph"/>
        <w:spacing w:after="120" w:line="240" w:lineRule="auto"/>
        <w:ind w:firstLine="360"/>
        <w:rPr>
          <w:rFonts w:ascii="Arial" w:eastAsia="Times New Roman" w:hAnsi="Arial" w:cs="Arial"/>
          <w:noProof/>
        </w:rPr>
      </w:pPr>
      <w:r w:rsidRPr="00FB4187">
        <w:rPr>
          <w:rFonts w:ascii="Arial" w:eastAsia="Times New Roman" w:hAnsi="Arial" w:cs="Arial"/>
          <w:noProof/>
        </w:rPr>
        <w:t xml:space="preserve">c. Technician DCA surface sample after MFT: Minimum of 100 plates </w:t>
      </w:r>
    </w:p>
    <w:p w:rsidR="00BE70FB" w:rsidRPr="00FB4187" w:rsidP="00BE70FB">
      <w:pPr>
        <w:pStyle w:val="ListParagraph"/>
        <w:numPr>
          <w:ilvl w:val="0"/>
          <w:numId w:val="4"/>
        </w:numPr>
        <w:spacing w:after="120" w:line="240" w:lineRule="auto"/>
        <w:ind w:left="1710"/>
        <w:rPr>
          <w:rFonts w:ascii="Arial" w:eastAsia="Times New Roman" w:hAnsi="Arial" w:cs="Arial"/>
          <w:noProof/>
        </w:rPr>
      </w:pPr>
      <w:r w:rsidRPr="00FB4187">
        <w:rPr>
          <w:rFonts w:ascii="Arial" w:eastAsia="Times New Roman" w:hAnsi="Arial" w:cs="Arial"/>
          <w:noProof/>
        </w:rPr>
        <w:t xml:space="preserve">25 technicians Non-hazardous x 1 plate bi-annually = 50 plates </w:t>
      </w:r>
    </w:p>
    <w:p w:rsidR="00BE70FB" w:rsidRPr="00FB4187" w:rsidP="00BE70FB">
      <w:pPr>
        <w:pStyle w:val="ListParagraph"/>
        <w:numPr>
          <w:ilvl w:val="0"/>
          <w:numId w:val="4"/>
        </w:numPr>
        <w:spacing w:after="120" w:line="240" w:lineRule="auto"/>
        <w:ind w:left="1710"/>
        <w:rPr>
          <w:rFonts w:ascii="Arial" w:eastAsia="Times New Roman" w:hAnsi="Arial" w:cs="Arial"/>
          <w:noProof/>
        </w:rPr>
      </w:pPr>
      <w:r w:rsidRPr="00FB4187">
        <w:rPr>
          <w:rFonts w:ascii="Arial" w:eastAsia="Times New Roman" w:hAnsi="Arial" w:cs="Arial"/>
          <w:noProof/>
        </w:rPr>
        <w:t xml:space="preserve">25 technicians Hazardous x 1 plate bi-annually = 50 plates </w:t>
      </w:r>
    </w:p>
    <w:p w:rsidR="00BE70FB" w:rsidRPr="00FB4187" w:rsidP="00BE70FB">
      <w:pPr>
        <w:pStyle w:val="ListParagraph"/>
        <w:spacing w:after="120" w:line="240" w:lineRule="auto"/>
        <w:ind w:firstLine="360"/>
        <w:rPr>
          <w:rFonts w:ascii="Arial" w:eastAsia="Times New Roman" w:hAnsi="Arial" w:cs="Arial"/>
          <w:noProof/>
          <w:sz w:val="12"/>
          <w:szCs w:val="12"/>
        </w:rPr>
      </w:pPr>
    </w:p>
    <w:p w:rsidR="00BE70FB" w:rsidRPr="00FB4187" w:rsidP="00BE70FB">
      <w:pPr>
        <w:pStyle w:val="ListParagraph"/>
        <w:spacing w:after="120" w:line="240" w:lineRule="auto"/>
        <w:ind w:firstLine="360"/>
        <w:rPr>
          <w:rFonts w:ascii="Arial" w:eastAsia="Times New Roman" w:hAnsi="Arial" w:cs="Arial"/>
          <w:noProof/>
        </w:rPr>
      </w:pPr>
      <w:r w:rsidRPr="00FB4187">
        <w:rPr>
          <w:rFonts w:ascii="Arial" w:eastAsia="Times New Roman" w:hAnsi="Arial" w:cs="Arial"/>
          <w:noProof/>
        </w:rPr>
        <w:t xml:space="preserve">d. Pharmacists DCA surface sample after MFT: Minimum 70 plates  </w:t>
      </w:r>
    </w:p>
    <w:p w:rsidR="00BE70FB" w:rsidRPr="00FB4187" w:rsidP="00BE70FB">
      <w:pPr>
        <w:pStyle w:val="ListParagraph"/>
        <w:numPr>
          <w:ilvl w:val="0"/>
          <w:numId w:val="5"/>
        </w:numPr>
        <w:spacing w:after="120" w:line="240" w:lineRule="auto"/>
        <w:ind w:left="1710"/>
        <w:rPr>
          <w:rFonts w:ascii="Arial" w:eastAsia="Times New Roman" w:hAnsi="Arial" w:cs="Arial"/>
          <w:noProof/>
        </w:rPr>
      </w:pPr>
      <w:r w:rsidRPr="00FB4187">
        <w:rPr>
          <w:rFonts w:ascii="Arial" w:eastAsia="Times New Roman" w:hAnsi="Arial" w:cs="Arial"/>
          <w:noProof/>
        </w:rPr>
        <w:t xml:space="preserve">35 pharmacist Non-hazardous x 1 plate annually = 35 plates  </w:t>
      </w:r>
    </w:p>
    <w:p w:rsidR="00BE70FB" w:rsidRPr="00FB4187" w:rsidP="00BE70FB">
      <w:pPr>
        <w:pStyle w:val="ListParagraph"/>
        <w:numPr>
          <w:ilvl w:val="0"/>
          <w:numId w:val="5"/>
        </w:numPr>
        <w:spacing w:after="120" w:line="240" w:lineRule="auto"/>
        <w:ind w:left="1710"/>
        <w:rPr>
          <w:rFonts w:ascii="Arial" w:eastAsia="Times New Roman" w:hAnsi="Arial" w:cs="Arial"/>
          <w:noProof/>
        </w:rPr>
      </w:pPr>
      <w:r w:rsidRPr="00FB4187">
        <w:rPr>
          <w:rFonts w:ascii="Arial" w:eastAsia="Times New Roman" w:hAnsi="Arial" w:cs="Arial"/>
          <w:noProof/>
        </w:rPr>
        <w:t xml:space="preserve">35 pharmacist Hazardous x 1 plate annnually = 35 plates </w:t>
      </w:r>
    </w:p>
    <w:p w:rsidR="00BE70FB" w:rsidRPr="00FB4187" w:rsidP="00BE70FB">
      <w:pPr>
        <w:spacing w:after="120" w:line="240" w:lineRule="auto"/>
        <w:ind w:left="720" w:firstLine="360"/>
        <w:rPr>
          <w:rFonts w:ascii="Arial" w:eastAsia="Times New Roman" w:hAnsi="Arial" w:cs="Arial"/>
          <w:noProof/>
        </w:rPr>
      </w:pPr>
      <w:r w:rsidRPr="00FB4187">
        <w:rPr>
          <w:rFonts w:ascii="Arial" w:eastAsia="Times New Roman" w:hAnsi="Arial" w:cs="Arial"/>
          <w:noProof/>
        </w:rPr>
        <w:t>e. Enverify Kit sample plates: Minimum of 20 plates</w:t>
      </w:r>
    </w:p>
    <w:p w:rsidR="00BE70FB" w:rsidRPr="00FB4187" w:rsidP="00BE70FB">
      <w:pPr>
        <w:spacing w:after="120" w:line="240" w:lineRule="auto"/>
        <w:ind w:left="990" w:firstLine="360"/>
        <w:rPr>
          <w:rFonts w:ascii="Arial" w:eastAsia="Times New Roman" w:hAnsi="Arial" w:cs="Arial"/>
          <w:noProof/>
        </w:rPr>
      </w:pPr>
      <w:r w:rsidRPr="00FB4187">
        <w:rPr>
          <w:rFonts w:ascii="Arial" w:eastAsia="Times New Roman" w:hAnsi="Arial" w:cs="Arial"/>
          <w:noProof/>
        </w:rPr>
        <w:t>1) 3 technicans + 1 pharmacist program manager x 5 plates per person = 20 plates</w:t>
      </w:r>
    </w:p>
    <w:p w:rsidR="00BE70FB" w:rsidRPr="00FB4187" w:rsidP="00BE70FB">
      <w:pPr>
        <w:spacing w:after="120" w:line="240" w:lineRule="auto"/>
        <w:ind w:left="720" w:firstLine="360"/>
        <w:rPr>
          <w:del w:id="2" w:author="Moresette, Mara D." w:date="2025-12-15T15:41:00Z"/>
          <w:rFonts w:ascii="Arial" w:eastAsia="Times New Roman" w:hAnsi="Arial" w:cs="Arial"/>
          <w:noProof/>
        </w:rPr>
      </w:pPr>
      <w:r w:rsidRPr="00FB4187">
        <w:rPr>
          <w:rFonts w:ascii="Arial" w:eastAsia="Times New Roman" w:hAnsi="Arial" w:cs="Arial"/>
          <w:noProof/>
        </w:rPr>
        <w:t xml:space="preserve">f.  Additional plates for retesting: </w:t>
      </w:r>
      <w:r>
        <w:rPr>
          <w:rFonts w:ascii="Arial" w:eastAsia="Times New Roman" w:hAnsi="Arial" w:cs="Arial"/>
          <w:noProof/>
        </w:rPr>
        <w:t>118</w:t>
      </w:r>
      <w:ins w:id="3" w:author="Moresette, Mara D." w:date="2025-12-15T15:35:00Z">
        <w:r>
          <w:rPr>
            <w:rFonts w:ascii="Arial" w:eastAsia="Times New Roman" w:hAnsi="Arial" w:cs="Arial"/>
            <w:noProof/>
          </w:rPr>
          <w:t xml:space="preserve"> </w:t>
        </w:r>
      </w:ins>
      <w:r w:rsidRPr="00FB4187">
        <w:rPr>
          <w:rFonts w:ascii="Arial" w:eastAsia="Times New Roman" w:hAnsi="Arial" w:cs="Arial"/>
          <w:noProof/>
        </w:rPr>
        <w:t>plates</w:t>
      </w:r>
    </w:p>
    <w:p w:rsidR="00BE70FB" w:rsidRPr="00A0061D" w:rsidP="00BE70FB">
      <w:pPr>
        <w:spacing w:after="120" w:line="240" w:lineRule="auto"/>
        <w:ind w:left="720" w:firstLine="360"/>
        <w:rPr>
          <w:rFonts w:ascii="Arial" w:hAnsi="Arial" w:cs="Arial"/>
          <w:sz w:val="16"/>
          <w:szCs w:val="16"/>
        </w:rPr>
      </w:pPr>
    </w:p>
    <w:p w:rsidR="00BE70FB" w:rsidRPr="00FB4187" w:rsidP="00BE70FB">
      <w:pPr>
        <w:pStyle w:val="ListParagraph"/>
        <w:spacing w:after="240"/>
        <w:rPr>
          <w:rFonts w:ascii="Arial" w:hAnsi="Arial" w:cs="Arial"/>
        </w:rPr>
      </w:pPr>
      <w:r w:rsidRPr="00FB4187">
        <w:rPr>
          <w:rFonts w:ascii="Arial" w:hAnsi="Arial" w:cs="Arial"/>
        </w:rPr>
        <w:t xml:space="preserve">One TSA sample will be obtained per sample location. Contractor will incubate surface sampling plates immediately upon receipt at a temperature of 30-35° C for no less than 48 hours and then at 20°–25°C for no less than 5 additional days. Sampling plates will be stored during incubation to prevent condensate from dropping onto the agar and affecting the accuracy of the cfu reading (e.g., invert plates). </w:t>
      </w:r>
    </w:p>
    <w:p w:rsidR="00BE70FB" w:rsidRPr="00FB4187" w:rsidP="00BE70FB">
      <w:pPr>
        <w:ind w:left="720"/>
        <w:rPr>
          <w:rFonts w:ascii="Arial" w:hAnsi="Arial" w:cs="Arial"/>
        </w:rPr>
      </w:pPr>
      <w:r w:rsidRPr="00FB4187">
        <w:rPr>
          <w:rFonts w:ascii="Arial" w:hAnsi="Arial" w:cs="Arial"/>
        </w:rPr>
        <w:t xml:space="preserve">Failure is indicated if cfu of any surface sample plate is greater than the action level for the classified area based on USP &lt;797&gt; Table 8. If levels exceed the action levels in USP &lt;797&gt; Table 8, an attempt must be made to identify any microorganism recovered to the genus level, and when possible, to species of the microorganism recovered. A photograph of the failed plate(s) will be sent via email to the Pharmacy Program Manager for CSPs &amp; HDs and/or designee(s). </w:t>
      </w:r>
    </w:p>
    <w:p w:rsidR="00BE70FB" w:rsidP="00BE70FB">
      <w:pPr>
        <w:ind w:left="720"/>
        <w:jc w:val="center"/>
        <w:rPr>
          <w:rFonts w:ascii="Arial" w:hAnsi="Arial" w:cs="Arial"/>
          <w:b/>
          <w:bCs/>
        </w:rPr>
      </w:pPr>
      <w:r w:rsidRPr="00FB4187">
        <w:rPr>
          <w:rFonts w:ascii="Arial" w:hAnsi="Arial" w:cs="Arial"/>
          <w:b/>
          <w:bCs/>
        </w:rPr>
        <w:t>Table 8. Action Levels for Surface Sampling</w:t>
      </w:r>
    </w:p>
    <w:tbl>
      <w:tblPr>
        <w:tblStyle w:val="TableGrid"/>
        <w:tblW w:w="0" w:type="auto"/>
        <w:tblInd w:w="720" w:type="dxa"/>
        <w:tblLook w:val="04A0"/>
      </w:tblPr>
      <w:tblGrid>
        <w:gridCol w:w="4260"/>
        <w:gridCol w:w="4370"/>
      </w:tblGrid>
      <w:tr w:rsidTr="00E62050">
        <w:tblPrEx>
          <w:tblW w:w="0" w:type="auto"/>
          <w:tblInd w:w="720" w:type="dxa"/>
          <w:tblLook w:val="04A0"/>
        </w:tblPrEx>
        <w:tc>
          <w:tcPr>
            <w:tcW w:w="5395" w:type="dxa"/>
            <w:shd w:val="clear" w:color="auto" w:fill="E8E8E8" w:themeFill="background2"/>
          </w:tcPr>
          <w:p w:rsidR="00BE70FB" w:rsidP="00E62050">
            <w:pPr>
              <w:jc w:val="center"/>
              <w:rPr>
                <w:rFonts w:ascii="Arial" w:hAnsi="Arial" w:cs="Arial"/>
                <w:b/>
                <w:bCs/>
                <w:sz w:val="24"/>
                <w:szCs w:val="24"/>
              </w:rPr>
            </w:pPr>
            <w:r>
              <w:rPr>
                <w:rFonts w:ascii="Arial" w:hAnsi="Arial" w:cs="Arial"/>
                <w:b/>
                <w:bCs/>
                <w:sz w:val="24"/>
                <w:szCs w:val="24"/>
              </w:rPr>
              <w:t>ISO Class</w:t>
            </w:r>
          </w:p>
        </w:tc>
        <w:tc>
          <w:tcPr>
            <w:tcW w:w="5395" w:type="dxa"/>
            <w:shd w:val="clear" w:color="auto" w:fill="E8E8E8" w:themeFill="background2"/>
          </w:tcPr>
          <w:p w:rsidR="00BE70FB" w:rsidP="00E62050">
            <w:pPr>
              <w:jc w:val="center"/>
              <w:rPr>
                <w:rFonts w:ascii="Arial" w:hAnsi="Arial" w:cs="Arial"/>
                <w:b/>
                <w:bCs/>
                <w:sz w:val="24"/>
                <w:szCs w:val="24"/>
              </w:rPr>
            </w:pPr>
            <w:r>
              <w:rPr>
                <w:rFonts w:ascii="Arial" w:hAnsi="Arial" w:cs="Arial"/>
                <w:b/>
                <w:bCs/>
                <w:sz w:val="24"/>
                <w:szCs w:val="24"/>
              </w:rPr>
              <w:t xml:space="preserve">Surface Sampling Action Levels </w:t>
            </w:r>
          </w:p>
          <w:p w:rsidR="00BE70FB" w:rsidP="00E62050">
            <w:pPr>
              <w:jc w:val="center"/>
              <w:rPr>
                <w:rFonts w:ascii="Arial" w:hAnsi="Arial" w:cs="Arial"/>
                <w:b/>
                <w:bCs/>
                <w:sz w:val="24"/>
                <w:szCs w:val="24"/>
              </w:rPr>
            </w:pPr>
            <w:r>
              <w:rPr>
                <w:rFonts w:ascii="Arial" w:hAnsi="Arial" w:cs="Arial"/>
                <w:b/>
                <w:bCs/>
                <w:sz w:val="24"/>
                <w:szCs w:val="24"/>
              </w:rPr>
              <w:t>(cfu / media device)</w:t>
            </w:r>
          </w:p>
        </w:tc>
      </w:tr>
      <w:tr w:rsidTr="00E62050">
        <w:tblPrEx>
          <w:tblW w:w="0" w:type="auto"/>
          <w:tblInd w:w="720" w:type="dxa"/>
          <w:tblLook w:val="04A0"/>
        </w:tblPrEx>
        <w:tc>
          <w:tcPr>
            <w:tcW w:w="5395" w:type="dxa"/>
          </w:tcPr>
          <w:p w:rsidR="00BE70FB" w:rsidP="00E62050">
            <w:pPr>
              <w:jc w:val="center"/>
              <w:rPr>
                <w:rFonts w:ascii="Arial" w:hAnsi="Arial" w:cs="Arial"/>
                <w:b/>
                <w:bCs/>
                <w:sz w:val="24"/>
                <w:szCs w:val="24"/>
              </w:rPr>
            </w:pPr>
            <w:r>
              <w:rPr>
                <w:rFonts w:ascii="Arial" w:hAnsi="Arial" w:cs="Arial"/>
                <w:b/>
                <w:bCs/>
                <w:sz w:val="24"/>
                <w:szCs w:val="24"/>
              </w:rPr>
              <w:t>5</w:t>
            </w:r>
          </w:p>
        </w:tc>
        <w:tc>
          <w:tcPr>
            <w:tcW w:w="5395" w:type="dxa"/>
          </w:tcPr>
          <w:p w:rsidR="00BE70FB" w:rsidP="00E62050">
            <w:pPr>
              <w:jc w:val="center"/>
              <w:rPr>
                <w:rFonts w:ascii="Arial" w:hAnsi="Arial" w:cs="Arial"/>
                <w:b/>
                <w:bCs/>
                <w:sz w:val="24"/>
                <w:szCs w:val="24"/>
              </w:rPr>
            </w:pPr>
            <w:r>
              <w:rPr>
                <w:rFonts w:ascii="Arial" w:hAnsi="Arial" w:cs="Arial"/>
                <w:b/>
                <w:bCs/>
                <w:sz w:val="24"/>
                <w:szCs w:val="24"/>
              </w:rPr>
              <w:t>&gt;3</w:t>
            </w:r>
          </w:p>
        </w:tc>
      </w:tr>
      <w:tr w:rsidTr="00E62050">
        <w:tblPrEx>
          <w:tblW w:w="0" w:type="auto"/>
          <w:tblInd w:w="720" w:type="dxa"/>
          <w:tblLook w:val="04A0"/>
        </w:tblPrEx>
        <w:tc>
          <w:tcPr>
            <w:tcW w:w="5395" w:type="dxa"/>
          </w:tcPr>
          <w:p w:rsidR="00BE70FB" w:rsidP="00E62050">
            <w:pPr>
              <w:jc w:val="center"/>
              <w:rPr>
                <w:rFonts w:ascii="Arial" w:hAnsi="Arial" w:cs="Arial"/>
                <w:b/>
                <w:bCs/>
                <w:sz w:val="24"/>
                <w:szCs w:val="24"/>
              </w:rPr>
            </w:pPr>
            <w:r>
              <w:rPr>
                <w:rFonts w:ascii="Arial" w:hAnsi="Arial" w:cs="Arial"/>
                <w:b/>
                <w:bCs/>
                <w:sz w:val="24"/>
                <w:szCs w:val="24"/>
              </w:rPr>
              <w:t>7</w:t>
            </w:r>
          </w:p>
        </w:tc>
        <w:tc>
          <w:tcPr>
            <w:tcW w:w="5395" w:type="dxa"/>
          </w:tcPr>
          <w:p w:rsidR="00BE70FB" w:rsidP="00E62050">
            <w:pPr>
              <w:jc w:val="center"/>
              <w:rPr>
                <w:rFonts w:ascii="Arial" w:hAnsi="Arial" w:cs="Arial"/>
                <w:b/>
                <w:bCs/>
                <w:sz w:val="24"/>
                <w:szCs w:val="24"/>
              </w:rPr>
            </w:pPr>
            <w:r>
              <w:rPr>
                <w:rFonts w:ascii="Arial" w:hAnsi="Arial" w:cs="Arial"/>
                <w:b/>
                <w:bCs/>
                <w:sz w:val="24"/>
                <w:szCs w:val="24"/>
              </w:rPr>
              <w:t>&gt;5</w:t>
            </w:r>
          </w:p>
        </w:tc>
      </w:tr>
      <w:tr w:rsidTr="00E62050">
        <w:tblPrEx>
          <w:tblW w:w="0" w:type="auto"/>
          <w:tblInd w:w="720" w:type="dxa"/>
          <w:tblLook w:val="04A0"/>
        </w:tblPrEx>
        <w:tc>
          <w:tcPr>
            <w:tcW w:w="5395" w:type="dxa"/>
          </w:tcPr>
          <w:p w:rsidR="00BE70FB" w:rsidP="00E62050">
            <w:pPr>
              <w:jc w:val="center"/>
              <w:rPr>
                <w:rFonts w:ascii="Arial" w:hAnsi="Arial" w:cs="Arial"/>
                <w:b/>
                <w:bCs/>
                <w:sz w:val="24"/>
                <w:szCs w:val="24"/>
              </w:rPr>
            </w:pPr>
            <w:r>
              <w:rPr>
                <w:rFonts w:ascii="Arial" w:hAnsi="Arial" w:cs="Arial"/>
                <w:b/>
                <w:bCs/>
                <w:sz w:val="24"/>
                <w:szCs w:val="24"/>
              </w:rPr>
              <w:t>8</w:t>
            </w:r>
          </w:p>
        </w:tc>
        <w:tc>
          <w:tcPr>
            <w:tcW w:w="5395" w:type="dxa"/>
          </w:tcPr>
          <w:p w:rsidR="00BE70FB" w:rsidP="00E62050">
            <w:pPr>
              <w:jc w:val="center"/>
              <w:rPr>
                <w:rFonts w:ascii="Arial" w:hAnsi="Arial" w:cs="Arial"/>
                <w:b/>
                <w:bCs/>
                <w:sz w:val="24"/>
                <w:szCs w:val="24"/>
              </w:rPr>
            </w:pPr>
            <w:r>
              <w:rPr>
                <w:rFonts w:ascii="Arial" w:hAnsi="Arial" w:cs="Arial"/>
                <w:b/>
                <w:bCs/>
                <w:sz w:val="24"/>
                <w:szCs w:val="24"/>
              </w:rPr>
              <w:t>&gt;50</w:t>
            </w:r>
          </w:p>
        </w:tc>
      </w:tr>
    </w:tbl>
    <w:p w:rsidR="00BE70FB" w:rsidRPr="00FB4187" w:rsidP="00BE70FB">
      <w:pPr>
        <w:pStyle w:val="ListParagraph"/>
        <w:spacing w:after="240"/>
        <w:rPr>
          <w:rFonts w:ascii="Arial" w:hAnsi="Arial" w:cs="Arial"/>
          <w:i/>
          <w:iCs/>
        </w:rPr>
      </w:pPr>
      <w:bookmarkStart w:id="4" w:name="_bookmark2"/>
      <w:bookmarkStart w:id="5" w:name="_bookmark1"/>
      <w:bookmarkStart w:id="6" w:name="_bookmark0"/>
      <w:bookmarkEnd w:id="4"/>
      <w:bookmarkEnd w:id="5"/>
      <w:bookmarkEnd w:id="6"/>
      <w:r w:rsidRPr="00FB4187">
        <w:rPr>
          <w:rFonts w:ascii="Arial" w:hAnsi="Arial" w:cs="Arial"/>
          <w:i/>
          <w:iCs/>
        </w:rPr>
        <w:t>USP &lt;797&gt; 2023</w:t>
      </w:r>
    </w:p>
    <w:p w:rsidR="00BE70FB" w:rsidRPr="00FB4187" w:rsidP="00BE70FB">
      <w:pPr>
        <w:ind w:left="720"/>
        <w:rPr>
          <w:rFonts w:ascii="Arial" w:hAnsi="Arial" w:cs="Arial"/>
        </w:rPr>
      </w:pPr>
      <w:r w:rsidRPr="00FB4187">
        <w:rPr>
          <w:rFonts w:ascii="Arial" w:hAnsi="Arial" w:cs="Arial"/>
        </w:rPr>
        <w:t xml:space="preserve">Failure is indicated if cfu of any air sample plate is greater than the action level for the classified area based on USP &lt;797&gt; Table 7. If levels exceed the action levels in USP &lt;797&gt; Table 7, an attempt must be made to identify any microorganism recovered to the genus level, and when possible, to species of the microorganism recovered. A photograph of the failed plate(s) will be sent via email to the Pharmacy Program Manager for CSPs &amp; HDs and  designee(s). </w:t>
      </w:r>
    </w:p>
    <w:p w:rsidR="00BE70FB" w:rsidP="00BE70FB">
      <w:pPr>
        <w:ind w:left="720"/>
        <w:jc w:val="center"/>
        <w:rPr>
          <w:rFonts w:ascii="Arial" w:hAnsi="Arial" w:cs="Arial"/>
          <w:b/>
          <w:bCs/>
        </w:rPr>
      </w:pPr>
      <w:r w:rsidRPr="00FB4187">
        <w:rPr>
          <w:rFonts w:ascii="Arial" w:hAnsi="Arial" w:cs="Arial"/>
          <w:b/>
          <w:bCs/>
        </w:rPr>
        <w:t>Table 7. Action Levels for Viable Airborne Particle Air Sampling</w:t>
      </w:r>
    </w:p>
    <w:tbl>
      <w:tblPr>
        <w:tblStyle w:val="TableGrid"/>
        <w:tblW w:w="0" w:type="auto"/>
        <w:tblInd w:w="720" w:type="dxa"/>
        <w:tblLook w:val="04A0"/>
      </w:tblPr>
      <w:tblGrid>
        <w:gridCol w:w="3314"/>
        <w:gridCol w:w="5316"/>
      </w:tblGrid>
      <w:tr w:rsidTr="00E62050">
        <w:tblPrEx>
          <w:tblW w:w="0" w:type="auto"/>
          <w:tblInd w:w="720" w:type="dxa"/>
          <w:tblLook w:val="04A0"/>
        </w:tblPrEx>
        <w:tc>
          <w:tcPr>
            <w:tcW w:w="3865" w:type="dxa"/>
            <w:shd w:val="clear" w:color="auto" w:fill="E8E8E8" w:themeFill="background2"/>
          </w:tcPr>
          <w:p w:rsidR="00BE70FB" w:rsidP="00E62050">
            <w:pPr>
              <w:jc w:val="center"/>
              <w:rPr>
                <w:rFonts w:ascii="Arial" w:hAnsi="Arial" w:cs="Arial"/>
                <w:b/>
                <w:bCs/>
                <w:sz w:val="24"/>
                <w:szCs w:val="24"/>
              </w:rPr>
            </w:pPr>
            <w:r>
              <w:rPr>
                <w:rFonts w:ascii="Arial" w:hAnsi="Arial" w:cs="Arial"/>
                <w:b/>
                <w:bCs/>
                <w:sz w:val="24"/>
                <w:szCs w:val="24"/>
              </w:rPr>
              <w:t>ISO Class</w:t>
            </w:r>
          </w:p>
        </w:tc>
        <w:tc>
          <w:tcPr>
            <w:tcW w:w="6205" w:type="dxa"/>
            <w:shd w:val="clear" w:color="auto" w:fill="E8E8E8" w:themeFill="background2"/>
          </w:tcPr>
          <w:p w:rsidR="00BE70FB" w:rsidP="00E62050">
            <w:pPr>
              <w:jc w:val="center"/>
              <w:rPr>
                <w:rFonts w:ascii="Arial" w:hAnsi="Arial" w:cs="Arial"/>
                <w:b/>
                <w:bCs/>
                <w:sz w:val="24"/>
                <w:szCs w:val="24"/>
              </w:rPr>
            </w:pPr>
            <w:r>
              <w:rPr>
                <w:rFonts w:ascii="Arial" w:hAnsi="Arial" w:cs="Arial"/>
                <w:b/>
                <w:bCs/>
                <w:sz w:val="24"/>
                <w:szCs w:val="24"/>
              </w:rPr>
              <w:t>Air Sampling Action Levels</w:t>
            </w:r>
          </w:p>
          <w:p w:rsidR="00BE70FB" w:rsidRPr="00B7048E" w:rsidP="00E62050">
            <w:pPr>
              <w:jc w:val="center"/>
              <w:rPr>
                <w:rFonts w:ascii="Arial" w:hAnsi="Arial" w:cs="Arial"/>
                <w:b/>
                <w:bCs/>
                <w:sz w:val="24"/>
                <w:szCs w:val="24"/>
              </w:rPr>
            </w:pPr>
            <w:r w:rsidRPr="00B7048E">
              <w:rPr>
                <w:rFonts w:ascii="Arial" w:hAnsi="Arial" w:cs="Arial"/>
                <w:b/>
                <w:bCs/>
                <w:sz w:val="24"/>
                <w:szCs w:val="24"/>
              </w:rPr>
              <w:t>[cfu/cubic meter (1000 L) of a</w:t>
            </w:r>
            <w:r>
              <w:rPr>
                <w:rFonts w:ascii="Arial" w:hAnsi="Arial" w:cs="Arial"/>
                <w:b/>
                <w:bCs/>
                <w:sz w:val="24"/>
                <w:szCs w:val="24"/>
              </w:rPr>
              <w:t>ir / media device]</w:t>
            </w:r>
          </w:p>
        </w:tc>
      </w:tr>
      <w:tr w:rsidTr="00E62050">
        <w:tblPrEx>
          <w:tblW w:w="0" w:type="auto"/>
          <w:tblInd w:w="720" w:type="dxa"/>
          <w:tblLook w:val="04A0"/>
        </w:tblPrEx>
        <w:tc>
          <w:tcPr>
            <w:tcW w:w="3865" w:type="dxa"/>
          </w:tcPr>
          <w:p w:rsidR="00BE70FB" w:rsidRPr="00B7048E" w:rsidP="00E62050">
            <w:pPr>
              <w:jc w:val="center"/>
              <w:rPr>
                <w:rFonts w:ascii="Arial" w:hAnsi="Arial" w:cs="Arial"/>
                <w:b/>
                <w:bCs/>
                <w:sz w:val="24"/>
                <w:szCs w:val="24"/>
              </w:rPr>
            </w:pPr>
            <w:r>
              <w:rPr>
                <w:rFonts w:ascii="Arial" w:hAnsi="Arial" w:cs="Arial"/>
                <w:b/>
                <w:bCs/>
                <w:sz w:val="24"/>
                <w:szCs w:val="24"/>
              </w:rPr>
              <w:t>5</w:t>
            </w:r>
          </w:p>
        </w:tc>
        <w:tc>
          <w:tcPr>
            <w:tcW w:w="6205" w:type="dxa"/>
          </w:tcPr>
          <w:p w:rsidR="00BE70FB" w:rsidRPr="00B7048E" w:rsidP="00E62050">
            <w:pPr>
              <w:jc w:val="center"/>
              <w:rPr>
                <w:rFonts w:ascii="Arial" w:hAnsi="Arial" w:cs="Arial"/>
                <w:b/>
                <w:bCs/>
                <w:sz w:val="24"/>
                <w:szCs w:val="24"/>
              </w:rPr>
            </w:pPr>
            <w:r w:rsidRPr="00B7048E">
              <w:rPr>
                <w:rFonts w:ascii="Arial" w:hAnsi="Arial" w:cs="Arial"/>
                <w:b/>
                <w:bCs/>
                <w:sz w:val="24"/>
                <w:szCs w:val="24"/>
              </w:rPr>
              <w:t>&gt;</w:t>
            </w:r>
            <w:r>
              <w:rPr>
                <w:rFonts w:ascii="Arial" w:hAnsi="Arial" w:cs="Arial"/>
                <w:b/>
                <w:bCs/>
                <w:sz w:val="24"/>
                <w:szCs w:val="24"/>
              </w:rPr>
              <w:t xml:space="preserve"> </w:t>
            </w:r>
            <w:r w:rsidRPr="00B7048E">
              <w:rPr>
                <w:rFonts w:ascii="Arial" w:hAnsi="Arial" w:cs="Arial"/>
                <w:b/>
                <w:bCs/>
                <w:sz w:val="24"/>
                <w:szCs w:val="24"/>
              </w:rPr>
              <w:t>1</w:t>
            </w:r>
          </w:p>
        </w:tc>
      </w:tr>
      <w:tr w:rsidTr="00E62050">
        <w:tblPrEx>
          <w:tblW w:w="0" w:type="auto"/>
          <w:tblInd w:w="720" w:type="dxa"/>
          <w:tblLook w:val="04A0"/>
        </w:tblPrEx>
        <w:tc>
          <w:tcPr>
            <w:tcW w:w="3865" w:type="dxa"/>
          </w:tcPr>
          <w:p w:rsidR="00BE70FB" w:rsidRPr="00B7048E" w:rsidP="00E62050">
            <w:pPr>
              <w:jc w:val="center"/>
              <w:rPr>
                <w:rFonts w:ascii="Arial" w:hAnsi="Arial" w:cs="Arial"/>
                <w:b/>
                <w:bCs/>
                <w:sz w:val="24"/>
                <w:szCs w:val="24"/>
              </w:rPr>
            </w:pPr>
            <w:r>
              <w:rPr>
                <w:rFonts w:ascii="Arial" w:hAnsi="Arial" w:cs="Arial"/>
                <w:b/>
                <w:bCs/>
                <w:sz w:val="24"/>
                <w:szCs w:val="24"/>
              </w:rPr>
              <w:t>7</w:t>
            </w:r>
          </w:p>
        </w:tc>
        <w:tc>
          <w:tcPr>
            <w:tcW w:w="6205" w:type="dxa"/>
          </w:tcPr>
          <w:p w:rsidR="00BE70FB" w:rsidRPr="00B7048E" w:rsidP="00E62050">
            <w:pPr>
              <w:jc w:val="center"/>
              <w:rPr>
                <w:rFonts w:ascii="Arial" w:hAnsi="Arial" w:cs="Arial"/>
                <w:b/>
                <w:bCs/>
                <w:sz w:val="24"/>
                <w:szCs w:val="24"/>
              </w:rPr>
            </w:pPr>
            <w:r w:rsidRPr="00B7048E">
              <w:rPr>
                <w:rFonts w:ascii="Arial" w:hAnsi="Arial" w:cs="Arial"/>
                <w:b/>
                <w:bCs/>
                <w:sz w:val="24"/>
                <w:szCs w:val="24"/>
              </w:rPr>
              <w:t>&gt;</w:t>
            </w:r>
            <w:r>
              <w:rPr>
                <w:rFonts w:ascii="Arial" w:hAnsi="Arial" w:cs="Arial"/>
                <w:b/>
                <w:bCs/>
                <w:sz w:val="24"/>
                <w:szCs w:val="24"/>
              </w:rPr>
              <w:t xml:space="preserve"> </w:t>
            </w:r>
            <w:r w:rsidRPr="00B7048E">
              <w:rPr>
                <w:rFonts w:ascii="Arial" w:hAnsi="Arial" w:cs="Arial"/>
                <w:b/>
                <w:bCs/>
                <w:sz w:val="24"/>
                <w:szCs w:val="24"/>
              </w:rPr>
              <w:t>10</w:t>
            </w:r>
          </w:p>
        </w:tc>
      </w:tr>
      <w:tr w:rsidTr="00E62050">
        <w:tblPrEx>
          <w:tblW w:w="0" w:type="auto"/>
          <w:tblInd w:w="720" w:type="dxa"/>
          <w:tblLook w:val="04A0"/>
        </w:tblPrEx>
        <w:tc>
          <w:tcPr>
            <w:tcW w:w="3865" w:type="dxa"/>
          </w:tcPr>
          <w:p w:rsidR="00BE70FB" w:rsidRPr="00B7048E" w:rsidP="00E62050">
            <w:pPr>
              <w:jc w:val="center"/>
              <w:rPr>
                <w:rFonts w:ascii="Arial" w:hAnsi="Arial" w:cs="Arial"/>
                <w:b/>
                <w:bCs/>
                <w:sz w:val="24"/>
                <w:szCs w:val="24"/>
              </w:rPr>
            </w:pPr>
            <w:r>
              <w:rPr>
                <w:rFonts w:ascii="Arial" w:hAnsi="Arial" w:cs="Arial"/>
                <w:b/>
                <w:bCs/>
                <w:sz w:val="24"/>
                <w:szCs w:val="24"/>
              </w:rPr>
              <w:t>8</w:t>
            </w:r>
          </w:p>
        </w:tc>
        <w:tc>
          <w:tcPr>
            <w:tcW w:w="6205" w:type="dxa"/>
          </w:tcPr>
          <w:p w:rsidR="00BE70FB" w:rsidRPr="00B7048E" w:rsidP="00E62050">
            <w:pPr>
              <w:jc w:val="center"/>
              <w:rPr>
                <w:rFonts w:ascii="Arial" w:hAnsi="Arial" w:cs="Arial"/>
                <w:b/>
                <w:bCs/>
                <w:sz w:val="24"/>
                <w:szCs w:val="24"/>
              </w:rPr>
            </w:pPr>
            <w:r w:rsidRPr="00B7048E">
              <w:rPr>
                <w:rFonts w:ascii="Arial" w:hAnsi="Arial" w:cs="Arial"/>
                <w:b/>
                <w:bCs/>
                <w:sz w:val="24"/>
                <w:szCs w:val="24"/>
              </w:rPr>
              <w:t>&gt;</w:t>
            </w:r>
            <w:r>
              <w:rPr>
                <w:rFonts w:ascii="Arial" w:hAnsi="Arial" w:cs="Arial"/>
                <w:b/>
                <w:bCs/>
                <w:sz w:val="24"/>
                <w:szCs w:val="24"/>
              </w:rPr>
              <w:t xml:space="preserve"> </w:t>
            </w:r>
            <w:r w:rsidRPr="00B7048E">
              <w:rPr>
                <w:rFonts w:ascii="Arial" w:hAnsi="Arial" w:cs="Arial"/>
                <w:b/>
                <w:bCs/>
                <w:sz w:val="24"/>
                <w:szCs w:val="24"/>
              </w:rPr>
              <w:t>1</w:t>
            </w:r>
            <w:r>
              <w:rPr>
                <w:rFonts w:ascii="Arial" w:hAnsi="Arial" w:cs="Arial"/>
                <w:b/>
                <w:bCs/>
                <w:sz w:val="24"/>
                <w:szCs w:val="24"/>
              </w:rPr>
              <w:t>00</w:t>
            </w:r>
          </w:p>
        </w:tc>
      </w:tr>
    </w:tbl>
    <w:p w:rsidR="00BE70FB" w:rsidRPr="00FB4187" w:rsidP="00BE70FB">
      <w:pPr>
        <w:ind w:left="720"/>
        <w:rPr>
          <w:rFonts w:ascii="Arial" w:hAnsi="Arial" w:cs="Arial"/>
          <w:i/>
          <w:iCs/>
        </w:rPr>
      </w:pPr>
      <w:r w:rsidRPr="00FB4187">
        <w:rPr>
          <w:rFonts w:ascii="Arial" w:hAnsi="Arial" w:cs="Arial"/>
          <w:i/>
          <w:iCs/>
        </w:rPr>
        <w:t>USP &lt;797&gt; 2023</w:t>
      </w:r>
    </w:p>
    <w:p w:rsidR="00BE70FB" w:rsidRPr="00FB4187" w:rsidP="00BE70FB">
      <w:pPr>
        <w:spacing w:after="240"/>
        <w:ind w:left="720"/>
        <w:rPr>
          <w:rFonts w:ascii="Arial" w:hAnsi="Arial" w:cs="Arial"/>
        </w:rPr>
      </w:pPr>
      <w:r w:rsidRPr="00FB4187">
        <w:rPr>
          <w:rFonts w:ascii="Arial" w:hAnsi="Arial" w:cs="Arial"/>
        </w:rPr>
        <w:t xml:space="preserve">Contractor will report the number of cfu on each plate after initial and final incubation as cfu per plate, with sample location and sample date. Also, the contractor will report the starting temperature for each interval of incubation, dates of incubation, and the identification of the person who reads and documents the results. As appropriate, the report will identify any microorganism exceeding the action levels as outline in USP &lt;797&gt;. Contractor personnel who analyze sampling plates including reading of plates, counting cfu, and performing identification of recovered microorganisms will be a licensed and qualified environmental microbiologist.  </w:t>
      </w:r>
    </w:p>
    <w:p w:rsidR="00BE70FB" w:rsidP="00BE70FB">
      <w:pPr>
        <w:ind w:left="720"/>
        <w:rPr>
          <w:del w:id="7" w:author="Moresette, Mara D." w:date="2025-12-15T15:42:00Z"/>
          <w:rFonts w:ascii="Arial" w:hAnsi="Arial" w:cs="Arial"/>
        </w:rPr>
      </w:pPr>
      <w:r w:rsidRPr="00FB4187">
        <w:rPr>
          <w:rFonts w:ascii="Arial" w:hAnsi="Arial" w:cs="Arial"/>
        </w:rPr>
        <w:t xml:space="preserve">All results will be transmitted to the facility within one business day of final analysis electronically via email to the Pharmacy Program Manager for CSPs &amp; HDs and designee(s). </w:t>
      </w:r>
      <w:r>
        <w:rPr>
          <w:rFonts w:ascii="Arial" w:hAnsi="Arial" w:cs="Arial"/>
        </w:rPr>
        <w:t xml:space="preserve"> </w:t>
      </w:r>
    </w:p>
    <w:p w:rsidR="00BE70FB" w:rsidP="00BE70FB">
      <w:pPr>
        <w:ind w:left="720"/>
        <w:rPr>
          <w:del w:id="8" w:author="Moresette, Mara D." w:date="2025-12-15T15:42:00Z"/>
          <w:rFonts w:ascii="Arial" w:hAnsi="Arial" w:cs="Arial"/>
        </w:rPr>
      </w:pPr>
    </w:p>
    <w:p w:rsidR="00BE70FB" w:rsidRPr="00963443" w:rsidP="00BE70FB">
      <w:pPr>
        <w:pStyle w:val="ListParagraph"/>
        <w:numPr>
          <w:ilvl w:val="0"/>
          <w:numId w:val="1"/>
        </w:numPr>
        <w:spacing w:after="200" w:line="276" w:lineRule="auto"/>
        <w:rPr>
          <w:rFonts w:ascii="Arial" w:hAnsi="Arial" w:cs="Arial"/>
        </w:rPr>
      </w:pPr>
      <w:r w:rsidRPr="00963443">
        <w:rPr>
          <w:rFonts w:ascii="Arial" w:hAnsi="Arial" w:cs="Arial"/>
          <w:b/>
          <w:bCs/>
          <w:u w:val="single"/>
        </w:rPr>
        <w:t>Gloved Fingertip Sampling Plates:</w:t>
      </w:r>
    </w:p>
    <w:p w:rsidR="00BE70FB" w:rsidRPr="00601369" w:rsidP="00BE70FB">
      <w:pPr>
        <w:spacing w:after="240"/>
        <w:ind w:left="720"/>
        <w:rPr>
          <w:rFonts w:ascii="Arial" w:hAnsi="Arial" w:cs="Arial"/>
        </w:rPr>
      </w:pPr>
      <w:r w:rsidRPr="00601369">
        <w:rPr>
          <w:rFonts w:ascii="Arial" w:hAnsi="Arial" w:cs="Arial"/>
        </w:rPr>
        <w:t xml:space="preserve">Pharmacy sterile compounding staff must be evaluated in Gloved Fingertip and Thumb Sampling (GFTs) every 6 months to demonstrate competence in garbing and hand hygiene, as set forth in USP &lt;797&gt;. Pharmacists with direct oversight of sterile compounding must be evaluated annually in Gloved Fingertip and Thumb Sampling (GFTs) to demonstrate competence in garbing and hand hygiene, as set forth in USP &lt;797&gt;. Any newly hired staff will be tested on an ad hoc basis. </w:t>
      </w:r>
      <w:r>
        <w:rPr>
          <w:rFonts w:ascii="Arial" w:hAnsi="Arial" w:cs="Arial"/>
        </w:rPr>
        <w:t xml:space="preserve"> </w:t>
      </w:r>
      <w:r w:rsidRPr="00601369">
        <w:rPr>
          <w:rFonts w:ascii="Arial" w:hAnsi="Arial" w:cs="Arial"/>
        </w:rPr>
        <w:t>MVAHCS complete</w:t>
      </w:r>
      <w:r>
        <w:rPr>
          <w:rFonts w:ascii="Arial" w:hAnsi="Arial" w:cs="Arial"/>
        </w:rPr>
        <w:t>s</w:t>
      </w:r>
      <w:r w:rsidRPr="00601369">
        <w:rPr>
          <w:rFonts w:ascii="Arial" w:hAnsi="Arial" w:cs="Arial"/>
        </w:rPr>
        <w:t xml:space="preserve"> competency assessments in</w:t>
      </w:r>
      <w:r>
        <w:rPr>
          <w:rFonts w:ascii="Arial" w:hAnsi="Arial" w:cs="Arial"/>
        </w:rPr>
        <w:t xml:space="preserve"> both</w:t>
      </w:r>
      <w:r w:rsidRPr="00601369">
        <w:rPr>
          <w:rFonts w:ascii="Arial" w:hAnsi="Arial" w:cs="Arial"/>
        </w:rPr>
        <w:t xml:space="preserve"> non-hazardous and hazardous drug sterile compounding. </w:t>
      </w:r>
    </w:p>
    <w:p w:rsidR="00BE70FB" w:rsidRPr="00601369" w:rsidP="00BE70FB">
      <w:pPr>
        <w:ind w:firstLine="720"/>
        <w:rPr>
          <w:rFonts w:ascii="Arial" w:eastAsia="Times New Roman" w:hAnsi="Arial" w:cs="Arial"/>
          <w:noProof/>
        </w:rPr>
      </w:pPr>
      <w:r w:rsidRPr="00601369">
        <w:rPr>
          <w:rFonts w:ascii="Arial" w:eastAsia="Times New Roman" w:hAnsi="Arial" w:cs="Arial"/>
          <w:b/>
          <w:bCs/>
          <w:noProof/>
        </w:rPr>
        <w:t xml:space="preserve">Number of GFT samples per year: ~ </w:t>
      </w:r>
      <w:r>
        <w:rPr>
          <w:rFonts w:ascii="Arial" w:eastAsia="Times New Roman" w:hAnsi="Arial" w:cs="Arial"/>
          <w:b/>
          <w:bCs/>
          <w:noProof/>
        </w:rPr>
        <w:t xml:space="preserve">900 </w:t>
      </w:r>
      <w:r w:rsidRPr="00601369">
        <w:rPr>
          <w:rFonts w:ascii="Arial" w:eastAsia="Times New Roman" w:hAnsi="Arial" w:cs="Arial"/>
          <w:noProof/>
        </w:rPr>
        <w:t xml:space="preserve"> </w:t>
      </w:r>
      <w:r w:rsidRPr="00601369">
        <w:rPr>
          <w:rFonts w:ascii="Arial" w:eastAsia="Times New Roman" w:hAnsi="Arial" w:cs="Arial"/>
          <w:b/>
          <w:bCs/>
          <w:noProof/>
        </w:rPr>
        <w:t>(100 mm TSA plates)</w:t>
      </w:r>
      <w:r w:rsidRPr="00601369">
        <w:rPr>
          <w:rFonts w:ascii="Arial" w:eastAsia="Times New Roman" w:hAnsi="Arial" w:cs="Arial"/>
          <w:noProof/>
        </w:rPr>
        <w:t xml:space="preserve"> </w:t>
      </w:r>
    </w:p>
    <w:p w:rsidR="00BE70FB" w:rsidRPr="00601369" w:rsidP="00BE70FB">
      <w:pPr>
        <w:pStyle w:val="ListParagraph"/>
        <w:numPr>
          <w:ilvl w:val="0"/>
          <w:numId w:val="6"/>
        </w:numPr>
        <w:spacing w:after="0" w:line="240" w:lineRule="auto"/>
        <w:ind w:left="1260" w:hanging="270"/>
        <w:rPr>
          <w:rFonts w:ascii="Arial" w:eastAsia="Times New Roman" w:hAnsi="Arial" w:cs="Arial"/>
          <w:noProof/>
        </w:rPr>
      </w:pPr>
      <w:r w:rsidRPr="00601369">
        <w:rPr>
          <w:rFonts w:ascii="Arial" w:eastAsia="Times New Roman" w:hAnsi="Arial" w:cs="Arial"/>
          <w:noProof/>
        </w:rPr>
        <w:t>New employees:  Minimum of 30 (100 mm TSA plates)</w:t>
      </w:r>
    </w:p>
    <w:p w:rsidR="00BE70FB" w:rsidRPr="00601369" w:rsidP="00BE70FB">
      <w:pPr>
        <w:pStyle w:val="ListParagraph"/>
        <w:numPr>
          <w:ilvl w:val="0"/>
          <w:numId w:val="7"/>
        </w:numPr>
        <w:spacing w:after="120" w:line="240" w:lineRule="auto"/>
        <w:ind w:left="1628"/>
        <w:rPr>
          <w:rFonts w:ascii="Arial" w:eastAsia="Times New Roman" w:hAnsi="Arial" w:cs="Arial"/>
          <w:noProof/>
        </w:rPr>
      </w:pPr>
      <w:r w:rsidRPr="00601369">
        <w:rPr>
          <w:rFonts w:ascii="Arial" w:eastAsia="Times New Roman" w:hAnsi="Arial" w:cs="Arial"/>
          <w:noProof/>
        </w:rPr>
        <w:t xml:space="preserve">3 sets (right and left hands) TSA plates for initial GFTs x 5 new employees per year </w:t>
      </w:r>
    </w:p>
    <w:p w:rsidR="00BE70FB" w:rsidRPr="00601369" w:rsidP="00BE70FB">
      <w:pPr>
        <w:pStyle w:val="ListParagraph"/>
        <w:spacing w:after="120" w:line="240" w:lineRule="auto"/>
        <w:ind w:left="1628"/>
        <w:rPr>
          <w:rFonts w:ascii="Arial" w:eastAsia="Times New Roman" w:hAnsi="Arial" w:cs="Arial"/>
          <w:noProof/>
          <w:sz w:val="12"/>
          <w:szCs w:val="12"/>
        </w:rPr>
      </w:pPr>
    </w:p>
    <w:p w:rsidR="00BE70FB" w:rsidRPr="00601369" w:rsidP="00BE70FB">
      <w:pPr>
        <w:pStyle w:val="ListParagraph"/>
        <w:numPr>
          <w:ilvl w:val="0"/>
          <w:numId w:val="6"/>
        </w:numPr>
        <w:spacing w:after="120" w:line="240" w:lineRule="auto"/>
        <w:ind w:left="1260" w:hanging="266"/>
        <w:rPr>
          <w:rFonts w:ascii="Arial" w:eastAsia="Times New Roman" w:hAnsi="Arial" w:cs="Arial"/>
          <w:noProof/>
        </w:rPr>
      </w:pPr>
      <w:r w:rsidRPr="00601369">
        <w:rPr>
          <w:rFonts w:ascii="Arial" w:eastAsia="Times New Roman" w:hAnsi="Arial" w:cs="Arial"/>
          <w:noProof/>
        </w:rPr>
        <w:t>Technicians: Minimum of 400 (100 mm TSA plates)</w:t>
      </w:r>
    </w:p>
    <w:p w:rsidR="00BE70FB" w:rsidRPr="00601369" w:rsidP="00BE70FB">
      <w:pPr>
        <w:pStyle w:val="ListParagraph"/>
        <w:numPr>
          <w:ilvl w:val="0"/>
          <w:numId w:val="8"/>
        </w:numPr>
        <w:spacing w:after="120" w:line="240" w:lineRule="auto"/>
        <w:ind w:left="1624"/>
        <w:rPr>
          <w:rFonts w:ascii="Arial" w:eastAsia="Times New Roman" w:hAnsi="Arial" w:cs="Arial"/>
          <w:noProof/>
        </w:rPr>
      </w:pPr>
      <w:r w:rsidRPr="00601369">
        <w:rPr>
          <w:rFonts w:ascii="Arial" w:eastAsia="Times New Roman" w:hAnsi="Arial" w:cs="Arial"/>
          <w:noProof/>
        </w:rPr>
        <w:t>25 technicians non-hazardous x 4 plates bi-annually = 200 plates</w:t>
      </w:r>
    </w:p>
    <w:p w:rsidR="00BE70FB" w:rsidRPr="00601369" w:rsidP="00BE70FB">
      <w:pPr>
        <w:pStyle w:val="ListParagraph"/>
        <w:numPr>
          <w:ilvl w:val="0"/>
          <w:numId w:val="8"/>
        </w:numPr>
        <w:spacing w:after="120" w:line="240" w:lineRule="auto"/>
        <w:ind w:left="1627"/>
        <w:contextualSpacing w:val="0"/>
        <w:rPr>
          <w:rFonts w:ascii="Arial" w:eastAsia="Times New Roman" w:hAnsi="Arial" w:cs="Arial"/>
          <w:noProof/>
        </w:rPr>
      </w:pPr>
      <w:r w:rsidRPr="00601369">
        <w:rPr>
          <w:rFonts w:ascii="Arial" w:eastAsia="Times New Roman" w:hAnsi="Arial" w:cs="Arial"/>
          <w:noProof/>
        </w:rPr>
        <w:t>25 technicians hazardous x4 plates bi-annually = 200 plates</w:t>
      </w:r>
    </w:p>
    <w:p w:rsidR="00BE70FB" w:rsidRPr="00601369" w:rsidP="00BE70FB">
      <w:pPr>
        <w:pStyle w:val="ListParagraph"/>
        <w:spacing w:after="120" w:line="240" w:lineRule="auto"/>
        <w:ind w:left="994"/>
        <w:rPr>
          <w:rFonts w:ascii="Arial" w:eastAsia="Times New Roman" w:hAnsi="Arial" w:cs="Arial"/>
          <w:noProof/>
        </w:rPr>
      </w:pPr>
      <w:r w:rsidRPr="00601369">
        <w:rPr>
          <w:rFonts w:ascii="Arial" w:eastAsia="Times New Roman" w:hAnsi="Arial" w:cs="Arial"/>
          <w:noProof/>
        </w:rPr>
        <w:t>c. Pharmacists with direct oversight: Minimum of 280 (100mm TSA plates)</w:t>
      </w:r>
    </w:p>
    <w:p w:rsidR="00BE70FB" w:rsidRPr="00601369" w:rsidP="00BE70FB">
      <w:pPr>
        <w:pStyle w:val="ListParagraph"/>
        <w:numPr>
          <w:ilvl w:val="0"/>
          <w:numId w:val="9"/>
        </w:numPr>
        <w:spacing w:after="120" w:line="240" w:lineRule="auto"/>
        <w:ind w:left="1624"/>
        <w:rPr>
          <w:rFonts w:ascii="Arial" w:eastAsia="Times New Roman" w:hAnsi="Arial" w:cs="Arial"/>
          <w:noProof/>
        </w:rPr>
      </w:pPr>
      <w:r w:rsidRPr="00601369">
        <w:rPr>
          <w:rFonts w:ascii="Arial" w:eastAsia="Times New Roman" w:hAnsi="Arial" w:cs="Arial"/>
          <w:noProof/>
        </w:rPr>
        <w:t>35 pharmacist non-hazardous x 4 plates annually = 140 plates</w:t>
      </w:r>
    </w:p>
    <w:p w:rsidR="00BE70FB" w:rsidRPr="00601369" w:rsidP="00BE70FB">
      <w:pPr>
        <w:pStyle w:val="ListParagraph"/>
        <w:numPr>
          <w:ilvl w:val="0"/>
          <w:numId w:val="9"/>
        </w:numPr>
        <w:spacing w:after="120" w:line="240" w:lineRule="auto"/>
        <w:ind w:left="1624"/>
        <w:rPr>
          <w:rFonts w:ascii="Arial" w:eastAsia="Times New Roman" w:hAnsi="Arial" w:cs="Arial"/>
          <w:noProof/>
        </w:rPr>
      </w:pPr>
      <w:r w:rsidRPr="00601369">
        <w:rPr>
          <w:rFonts w:ascii="Arial" w:eastAsia="Times New Roman" w:hAnsi="Arial" w:cs="Arial"/>
          <w:noProof/>
        </w:rPr>
        <w:t xml:space="preserve">35 pharmacist hazardous x 4 plates annnually = 140 plates </w:t>
      </w:r>
    </w:p>
    <w:p w:rsidR="00BE70FB" w:rsidRPr="00601369" w:rsidP="00BE70FB">
      <w:pPr>
        <w:pStyle w:val="ListParagraph"/>
        <w:spacing w:after="120" w:line="240" w:lineRule="auto"/>
        <w:ind w:left="1624"/>
        <w:rPr>
          <w:rFonts w:ascii="Arial" w:eastAsia="Times New Roman" w:hAnsi="Arial" w:cs="Arial"/>
          <w:noProof/>
          <w:sz w:val="12"/>
          <w:szCs w:val="12"/>
        </w:rPr>
      </w:pPr>
    </w:p>
    <w:p w:rsidR="00BE70FB" w:rsidRPr="00601369" w:rsidP="00BE70FB">
      <w:pPr>
        <w:pStyle w:val="ListParagraph"/>
        <w:spacing w:after="240" w:line="240" w:lineRule="auto"/>
        <w:ind w:left="994"/>
        <w:contextualSpacing w:val="0"/>
        <w:rPr>
          <w:rFonts w:ascii="Arial" w:hAnsi="Arial" w:cs="Arial"/>
          <w:sz w:val="16"/>
          <w:szCs w:val="16"/>
        </w:rPr>
      </w:pPr>
      <w:r w:rsidRPr="00601369">
        <w:rPr>
          <w:rFonts w:ascii="Arial" w:eastAsia="Times New Roman" w:hAnsi="Arial" w:cs="Arial"/>
          <w:noProof/>
        </w:rPr>
        <w:t xml:space="preserve">d. Additional plates for re-testing:  </w:t>
      </w:r>
      <w:r>
        <w:rPr>
          <w:rFonts w:ascii="Arial" w:eastAsia="Times New Roman" w:hAnsi="Arial" w:cs="Arial"/>
          <w:noProof/>
        </w:rPr>
        <w:t xml:space="preserve">190 </w:t>
      </w:r>
      <w:r w:rsidRPr="00601369">
        <w:rPr>
          <w:rFonts w:ascii="Arial" w:eastAsia="Times New Roman" w:hAnsi="Arial" w:cs="Arial"/>
          <w:noProof/>
        </w:rPr>
        <w:t>(100 mm plates)</w:t>
      </w:r>
    </w:p>
    <w:p w:rsidR="00BE70FB" w:rsidRPr="00601369" w:rsidP="00BE70FB">
      <w:pPr>
        <w:spacing w:after="240"/>
        <w:ind w:left="720"/>
        <w:rPr>
          <w:rFonts w:ascii="Arial" w:hAnsi="Arial" w:cs="Arial"/>
        </w:rPr>
      </w:pPr>
      <w:r w:rsidRPr="00601369">
        <w:rPr>
          <w:rFonts w:ascii="Arial" w:hAnsi="Arial" w:cs="Arial"/>
        </w:rPr>
        <w:t xml:space="preserve">MVAHCS will </w:t>
      </w:r>
      <w:r>
        <w:rPr>
          <w:rFonts w:ascii="Arial" w:hAnsi="Arial" w:cs="Arial"/>
        </w:rPr>
        <w:t xml:space="preserve">collect </w:t>
      </w:r>
      <w:r w:rsidRPr="00601369">
        <w:rPr>
          <w:rFonts w:ascii="Arial" w:hAnsi="Arial" w:cs="Arial"/>
        </w:rPr>
        <w:t xml:space="preserve"> GFTs </w:t>
      </w:r>
      <w:r>
        <w:rPr>
          <w:rFonts w:ascii="Arial" w:hAnsi="Arial" w:cs="Arial"/>
        </w:rPr>
        <w:t xml:space="preserve">samples </w:t>
      </w:r>
      <w:r w:rsidRPr="00601369">
        <w:rPr>
          <w:rFonts w:ascii="Arial" w:hAnsi="Arial" w:cs="Arial"/>
        </w:rPr>
        <w:t xml:space="preserve">using one TSA plate per hand </w:t>
      </w:r>
      <w:r>
        <w:rPr>
          <w:rFonts w:ascii="Arial" w:hAnsi="Arial" w:cs="Arial"/>
        </w:rPr>
        <w:t xml:space="preserve">using sterile media </w:t>
      </w:r>
      <w:r w:rsidRPr="00601369">
        <w:rPr>
          <w:rFonts w:ascii="Arial" w:hAnsi="Arial" w:cs="Arial"/>
        </w:rPr>
        <w:t>containing general microbial growth agar {e.g., trypticase soy agar (TSA)</w:t>
      </w:r>
      <w:r>
        <w:rPr>
          <w:rFonts w:ascii="Arial" w:hAnsi="Arial" w:cs="Arial"/>
        </w:rPr>
        <w:t>}</w:t>
      </w:r>
      <w:r w:rsidRPr="00601369">
        <w:rPr>
          <w:rFonts w:ascii="Arial" w:hAnsi="Arial" w:cs="Arial"/>
        </w:rPr>
        <w:t xml:space="preserve"> supplemented with neutralizing additives (e.g., lecithin and polysorbate 80) as this agar supports both bacterial and fungal growth.  </w:t>
      </w:r>
    </w:p>
    <w:p w:rsidR="00BE70FB" w:rsidRPr="00601369" w:rsidP="00BE70FB">
      <w:pPr>
        <w:pStyle w:val="ListParagraph"/>
        <w:rPr>
          <w:rFonts w:ascii="Arial" w:hAnsi="Arial" w:cs="Arial"/>
        </w:rPr>
      </w:pPr>
      <w:bookmarkStart w:id="9" w:name="_Hlk13409332"/>
      <w:r w:rsidRPr="00601369">
        <w:rPr>
          <w:rFonts w:ascii="Arial" w:hAnsi="Arial" w:cs="Arial"/>
        </w:rPr>
        <w:t>Contractor will incubate fingertip sampling plates immediately upon receipt at a temperature of 30-35° C for no less than 48 hours and then at 20°–25° C for no less than 5 additional days. Sampling plates will be stored during incubation to prevent condensate from dropping onto the agar and affecting the accuracy of the cfu reading (e.g., invert plates). Contractor will record and report the number of cfu per hand (left hand, right hand)</w:t>
      </w:r>
      <w:bookmarkEnd w:id="9"/>
      <w:r w:rsidRPr="00601369">
        <w:rPr>
          <w:rFonts w:ascii="Arial" w:hAnsi="Arial" w:cs="Arial"/>
        </w:rPr>
        <w:t xml:space="preserve"> observed after initial incubation and total number of colonies observed after final incubation, with individuals name and date of testing. Also, the contractor will report the starting temperature for each interval of incubation, dates of incubation, and the identification of the person who reads and documents the results for each employee. Contractor personnel who analyze sampling plates including reading of plates, counting cfu, and performing identification of recovered microorganisms will be a licensed and qualified environmental microbiologist. </w:t>
      </w:r>
    </w:p>
    <w:p w:rsidR="00BE70FB" w:rsidRPr="00601369" w:rsidP="00BE70FB">
      <w:pPr>
        <w:pStyle w:val="ListParagraph"/>
        <w:rPr>
          <w:rFonts w:ascii="Arial" w:hAnsi="Arial" w:cs="Arial"/>
        </w:rPr>
      </w:pPr>
      <w:r w:rsidRPr="00601369">
        <w:rPr>
          <w:rFonts w:ascii="Arial" w:hAnsi="Arial" w:cs="Arial"/>
        </w:rPr>
        <w:t xml:space="preserve"> </w:t>
      </w:r>
    </w:p>
    <w:p w:rsidR="00BE70FB" w:rsidRPr="00601369" w:rsidP="00BE70FB">
      <w:pPr>
        <w:pStyle w:val="ListParagraph"/>
        <w:rPr>
          <w:rFonts w:ascii="Arial" w:hAnsi="Arial" w:cs="Arial"/>
        </w:rPr>
      </w:pPr>
      <w:r w:rsidRPr="00601369">
        <w:rPr>
          <w:rFonts w:ascii="Arial" w:hAnsi="Arial" w:cs="Arial"/>
        </w:rPr>
        <w:t xml:space="preserve">Failure is if total cfu for both hands is greater than the action level for the type sampling (e.g., initial, bi-annual, or annual). The contractor will notify the USP Program Manager, or if unavailable, the Chief Pharmacy Services, within 1 (one) business day of any failure. Contractor will provide photograph of the failed plate(s) via email to the Pharmacy Program Manager for CSPs &amp; HDs and designee(s).  </w:t>
      </w:r>
    </w:p>
    <w:p w:rsidR="00BE70FB" w:rsidP="00BE70FB">
      <w:pPr>
        <w:pStyle w:val="ListParagraph"/>
        <w:rPr>
          <w:rFonts w:ascii="Arial" w:hAnsi="Arial" w:cs="Arial"/>
        </w:rPr>
      </w:pPr>
      <w:r w:rsidRPr="00601369">
        <w:rPr>
          <w:rFonts w:ascii="Arial" w:hAnsi="Arial" w:cs="Arial"/>
        </w:rPr>
        <w:t xml:space="preserve">  </w:t>
      </w:r>
    </w:p>
    <w:p w:rsidR="00BE70FB" w:rsidP="00BE70FB">
      <w:pPr>
        <w:pStyle w:val="ListParagraph"/>
        <w:rPr>
          <w:ins w:id="10" w:author="Moresette, Mara D." w:date="2025-12-15T15:37:00Z"/>
          <w:rFonts w:ascii="Arial" w:hAnsi="Arial" w:cs="Arial"/>
        </w:rPr>
      </w:pPr>
      <w:r w:rsidRPr="00601369">
        <w:rPr>
          <w:rFonts w:ascii="Arial" w:hAnsi="Arial" w:cs="Arial"/>
        </w:rPr>
        <w:t xml:space="preserve">All results will be transmitted to the facility within one business day of final analysis electronically via email to the Pharmacy Program Manager for CSPs &amp; HDs and designee(s). </w:t>
      </w:r>
      <w:r>
        <w:rPr>
          <w:rFonts w:ascii="Arial" w:hAnsi="Arial" w:cs="Arial"/>
        </w:rPr>
        <w:t xml:space="preserve"> </w:t>
      </w:r>
    </w:p>
    <w:p w:rsidR="00BE70FB" w:rsidP="00BE70FB">
      <w:pPr>
        <w:pStyle w:val="ListParagraph"/>
        <w:rPr>
          <w:rFonts w:ascii="Arial" w:hAnsi="Arial" w:cs="Arial"/>
        </w:rPr>
      </w:pPr>
    </w:p>
    <w:p w:rsidR="00BE70FB" w:rsidP="00BE70FB">
      <w:pPr>
        <w:pStyle w:val="ListParagraph"/>
        <w:jc w:val="center"/>
        <w:rPr>
          <w:rFonts w:ascii="Arial" w:hAnsi="Arial" w:cs="Arial"/>
          <w:b/>
          <w:spacing w:val="-4"/>
          <w:w w:val="105"/>
        </w:rPr>
      </w:pPr>
      <w:r w:rsidRPr="00963443">
        <w:rPr>
          <w:rFonts w:ascii="Arial" w:hAnsi="Arial" w:cs="Arial"/>
          <w:b/>
          <w:spacing w:val="-4"/>
          <w:w w:val="105"/>
        </w:rPr>
        <w:t>Table 1. Action Level for Gloved Fingertip Sampling and Thumb Sampling</w:t>
      </w:r>
    </w:p>
    <w:p w:rsidR="00BE70FB" w:rsidP="00BE70FB">
      <w:pPr>
        <w:pStyle w:val="ListParagraph"/>
        <w:jc w:val="center"/>
        <w:rPr>
          <w:rFonts w:ascii="Arial" w:hAnsi="Arial" w:cs="Arial"/>
          <w:b/>
          <w:spacing w:val="-4"/>
          <w:w w:val="105"/>
        </w:rPr>
      </w:pPr>
    </w:p>
    <w:tbl>
      <w:tblPr>
        <w:tblStyle w:val="TableGrid"/>
        <w:tblW w:w="0" w:type="auto"/>
        <w:tblInd w:w="720" w:type="dxa"/>
        <w:tblLook w:val="04A0"/>
      </w:tblPr>
      <w:tblGrid>
        <w:gridCol w:w="4353"/>
        <w:gridCol w:w="4277"/>
      </w:tblGrid>
      <w:tr w:rsidTr="00E62050">
        <w:tblPrEx>
          <w:tblW w:w="0" w:type="auto"/>
          <w:tblInd w:w="720" w:type="dxa"/>
          <w:tblLook w:val="04A0"/>
        </w:tblPrEx>
        <w:tc>
          <w:tcPr>
            <w:tcW w:w="5395" w:type="dxa"/>
            <w:shd w:val="clear" w:color="auto" w:fill="E8E8E8" w:themeFill="background2"/>
          </w:tcPr>
          <w:p w:rsidR="00BE70FB" w:rsidP="00E62050">
            <w:pPr>
              <w:pStyle w:val="ListParagraph"/>
              <w:ind w:left="0"/>
              <w:jc w:val="center"/>
              <w:rPr>
                <w:rFonts w:ascii="Arial" w:hAnsi="Arial" w:cs="Arial"/>
                <w:b/>
                <w:spacing w:val="-4"/>
                <w:w w:val="105"/>
                <w:sz w:val="24"/>
                <w:szCs w:val="24"/>
              </w:rPr>
            </w:pPr>
            <w:r>
              <w:rPr>
                <w:rFonts w:ascii="Arial" w:hAnsi="Arial" w:cs="Arial"/>
                <w:b/>
                <w:spacing w:val="-4"/>
                <w:w w:val="105"/>
                <w:sz w:val="24"/>
                <w:szCs w:val="24"/>
              </w:rPr>
              <w:t>Gloved Fingertip and Thumb Sampling</w:t>
            </w:r>
          </w:p>
        </w:tc>
        <w:tc>
          <w:tcPr>
            <w:tcW w:w="5395" w:type="dxa"/>
            <w:shd w:val="clear" w:color="auto" w:fill="E8E8E8" w:themeFill="background2"/>
          </w:tcPr>
          <w:p w:rsidR="00BE70FB" w:rsidP="00E62050">
            <w:pPr>
              <w:pStyle w:val="ListParagraph"/>
              <w:ind w:left="0"/>
              <w:jc w:val="center"/>
              <w:rPr>
                <w:rFonts w:ascii="Arial" w:hAnsi="Arial" w:cs="Arial"/>
                <w:b/>
                <w:spacing w:val="-4"/>
                <w:w w:val="105"/>
                <w:sz w:val="24"/>
                <w:szCs w:val="24"/>
              </w:rPr>
            </w:pPr>
            <w:r>
              <w:rPr>
                <w:rFonts w:ascii="Arial" w:hAnsi="Arial" w:cs="Arial"/>
                <w:b/>
                <w:spacing w:val="-4"/>
                <w:w w:val="105"/>
                <w:sz w:val="24"/>
                <w:szCs w:val="24"/>
              </w:rPr>
              <w:t>Action Levels</w:t>
            </w:r>
          </w:p>
          <w:p w:rsidR="00BE70FB" w:rsidP="00E62050">
            <w:pPr>
              <w:pStyle w:val="ListParagraph"/>
              <w:ind w:left="0"/>
              <w:jc w:val="center"/>
              <w:rPr>
                <w:rFonts w:ascii="Arial" w:hAnsi="Arial" w:cs="Arial"/>
                <w:b/>
                <w:spacing w:val="-4"/>
                <w:w w:val="105"/>
                <w:sz w:val="24"/>
                <w:szCs w:val="24"/>
              </w:rPr>
            </w:pPr>
            <w:r>
              <w:rPr>
                <w:rFonts w:ascii="Arial" w:hAnsi="Arial" w:cs="Arial"/>
                <w:b/>
                <w:spacing w:val="-4"/>
                <w:w w:val="105"/>
                <w:sz w:val="24"/>
                <w:szCs w:val="24"/>
              </w:rPr>
              <w:t>(cfu, total from BOTH hands)</w:t>
            </w:r>
          </w:p>
        </w:tc>
      </w:tr>
      <w:tr w:rsidTr="00E62050">
        <w:tblPrEx>
          <w:tblW w:w="0" w:type="auto"/>
          <w:tblInd w:w="720" w:type="dxa"/>
          <w:tblLook w:val="04A0"/>
        </w:tblPrEx>
        <w:tc>
          <w:tcPr>
            <w:tcW w:w="5395" w:type="dxa"/>
          </w:tcPr>
          <w:p w:rsidR="00BE70FB" w:rsidP="00E62050">
            <w:pPr>
              <w:pStyle w:val="ListParagraph"/>
              <w:ind w:left="0"/>
              <w:jc w:val="center"/>
              <w:rPr>
                <w:rFonts w:ascii="Arial" w:hAnsi="Arial" w:cs="Arial"/>
                <w:b/>
                <w:spacing w:val="-4"/>
                <w:w w:val="105"/>
                <w:sz w:val="24"/>
                <w:szCs w:val="24"/>
              </w:rPr>
            </w:pPr>
            <w:r>
              <w:rPr>
                <w:rFonts w:ascii="Arial" w:hAnsi="Arial" w:cs="Arial"/>
                <w:b/>
                <w:spacing w:val="-4"/>
                <w:w w:val="105"/>
                <w:sz w:val="24"/>
                <w:szCs w:val="24"/>
              </w:rPr>
              <w:t xml:space="preserve">Initial after garbing x 3 </w:t>
            </w:r>
          </w:p>
        </w:tc>
        <w:tc>
          <w:tcPr>
            <w:tcW w:w="5395" w:type="dxa"/>
          </w:tcPr>
          <w:p w:rsidR="00BE70FB" w:rsidRPr="004928F8" w:rsidP="00E62050">
            <w:pPr>
              <w:jc w:val="center"/>
              <w:rPr>
                <w:rFonts w:ascii="Arial" w:hAnsi="Arial" w:cs="Arial"/>
                <w:b/>
                <w:spacing w:val="-4"/>
                <w:w w:val="105"/>
                <w:sz w:val="24"/>
                <w:szCs w:val="24"/>
              </w:rPr>
            </w:pPr>
            <w:r w:rsidRPr="004928F8">
              <w:rPr>
                <w:rFonts w:ascii="Arial" w:hAnsi="Arial" w:cs="Arial"/>
                <w:b/>
                <w:spacing w:val="-4"/>
                <w:w w:val="105"/>
                <w:sz w:val="24"/>
                <w:szCs w:val="24"/>
              </w:rPr>
              <w:t>&gt;</w:t>
            </w:r>
            <w:r>
              <w:rPr>
                <w:rFonts w:ascii="Arial" w:hAnsi="Arial" w:cs="Arial"/>
                <w:b/>
                <w:spacing w:val="-4"/>
                <w:w w:val="105"/>
                <w:sz w:val="24"/>
                <w:szCs w:val="24"/>
              </w:rPr>
              <w:t xml:space="preserve"> </w:t>
            </w:r>
            <w:r w:rsidRPr="004928F8">
              <w:rPr>
                <w:rFonts w:ascii="Arial" w:hAnsi="Arial" w:cs="Arial"/>
                <w:b/>
                <w:spacing w:val="-4"/>
                <w:w w:val="105"/>
                <w:sz w:val="24"/>
                <w:szCs w:val="24"/>
              </w:rPr>
              <w:t>0</w:t>
            </w:r>
          </w:p>
        </w:tc>
      </w:tr>
      <w:tr w:rsidTr="00E62050">
        <w:tblPrEx>
          <w:tblW w:w="0" w:type="auto"/>
          <w:tblInd w:w="720" w:type="dxa"/>
          <w:tblLook w:val="04A0"/>
        </w:tblPrEx>
        <w:tc>
          <w:tcPr>
            <w:tcW w:w="5395" w:type="dxa"/>
          </w:tcPr>
          <w:p w:rsidR="00BE70FB" w:rsidP="00E62050">
            <w:pPr>
              <w:pStyle w:val="ListParagraph"/>
              <w:ind w:left="0"/>
              <w:jc w:val="center"/>
              <w:rPr>
                <w:rFonts w:ascii="Arial" w:hAnsi="Arial" w:cs="Arial"/>
                <w:b/>
                <w:spacing w:val="-4"/>
                <w:w w:val="105"/>
                <w:sz w:val="24"/>
                <w:szCs w:val="24"/>
              </w:rPr>
            </w:pPr>
            <w:r>
              <w:rPr>
                <w:rFonts w:ascii="Arial" w:hAnsi="Arial" w:cs="Arial"/>
                <w:b/>
                <w:spacing w:val="-4"/>
                <w:w w:val="105"/>
                <w:sz w:val="24"/>
                <w:szCs w:val="24"/>
              </w:rPr>
              <w:t xml:space="preserve">On-going after garbing </w:t>
            </w:r>
          </w:p>
        </w:tc>
        <w:tc>
          <w:tcPr>
            <w:tcW w:w="5395" w:type="dxa"/>
          </w:tcPr>
          <w:p w:rsidR="00BE70FB" w:rsidRPr="004928F8" w:rsidP="00E62050">
            <w:pPr>
              <w:jc w:val="center"/>
              <w:rPr>
                <w:rFonts w:ascii="Arial" w:hAnsi="Arial" w:cs="Arial"/>
                <w:b/>
                <w:spacing w:val="-4"/>
                <w:w w:val="105"/>
                <w:sz w:val="24"/>
                <w:szCs w:val="24"/>
              </w:rPr>
            </w:pPr>
            <w:r w:rsidRPr="004928F8">
              <w:rPr>
                <w:rFonts w:ascii="Arial" w:hAnsi="Arial" w:cs="Arial"/>
                <w:b/>
                <w:spacing w:val="-4"/>
                <w:w w:val="105"/>
                <w:sz w:val="24"/>
                <w:szCs w:val="24"/>
              </w:rPr>
              <w:t>&gt;</w:t>
            </w:r>
            <w:r>
              <w:rPr>
                <w:rFonts w:ascii="Arial" w:hAnsi="Arial" w:cs="Arial"/>
                <w:b/>
                <w:spacing w:val="-4"/>
                <w:w w:val="105"/>
                <w:sz w:val="24"/>
                <w:szCs w:val="24"/>
              </w:rPr>
              <w:t xml:space="preserve"> </w:t>
            </w:r>
            <w:r w:rsidRPr="004928F8">
              <w:rPr>
                <w:rFonts w:ascii="Arial" w:hAnsi="Arial" w:cs="Arial"/>
                <w:b/>
                <w:spacing w:val="-4"/>
                <w:w w:val="105"/>
                <w:sz w:val="24"/>
                <w:szCs w:val="24"/>
              </w:rPr>
              <w:t>0</w:t>
            </w:r>
          </w:p>
        </w:tc>
      </w:tr>
      <w:tr w:rsidTr="00E62050">
        <w:tblPrEx>
          <w:tblW w:w="0" w:type="auto"/>
          <w:tblInd w:w="720" w:type="dxa"/>
          <w:tblLook w:val="04A0"/>
        </w:tblPrEx>
        <w:tc>
          <w:tcPr>
            <w:tcW w:w="5395" w:type="dxa"/>
          </w:tcPr>
          <w:p w:rsidR="00BE70FB" w:rsidP="00E62050">
            <w:pPr>
              <w:pStyle w:val="ListParagraph"/>
              <w:ind w:left="0"/>
              <w:jc w:val="center"/>
              <w:rPr>
                <w:rFonts w:ascii="Arial" w:hAnsi="Arial" w:cs="Arial"/>
                <w:b/>
                <w:spacing w:val="-4"/>
                <w:w w:val="105"/>
                <w:sz w:val="24"/>
                <w:szCs w:val="24"/>
              </w:rPr>
            </w:pPr>
            <w:r>
              <w:rPr>
                <w:rFonts w:ascii="Arial" w:hAnsi="Arial" w:cs="Arial"/>
                <w:b/>
                <w:spacing w:val="-4"/>
                <w:w w:val="105"/>
                <w:sz w:val="24"/>
                <w:szCs w:val="24"/>
              </w:rPr>
              <w:t xml:space="preserve">After media fill </w:t>
            </w:r>
          </w:p>
        </w:tc>
        <w:tc>
          <w:tcPr>
            <w:tcW w:w="5395" w:type="dxa"/>
          </w:tcPr>
          <w:p w:rsidR="00BE70FB" w:rsidRPr="00970454" w:rsidP="00E62050">
            <w:pPr>
              <w:jc w:val="center"/>
              <w:rPr>
                <w:rFonts w:ascii="Arial" w:hAnsi="Arial" w:cs="Arial"/>
                <w:b/>
                <w:spacing w:val="-4"/>
                <w:w w:val="105"/>
                <w:sz w:val="24"/>
                <w:szCs w:val="24"/>
              </w:rPr>
            </w:pPr>
            <w:r w:rsidRPr="00970454">
              <w:rPr>
                <w:rFonts w:ascii="Arial" w:hAnsi="Arial" w:cs="Arial"/>
                <w:b/>
                <w:spacing w:val="-4"/>
                <w:w w:val="105"/>
                <w:sz w:val="24"/>
                <w:szCs w:val="24"/>
              </w:rPr>
              <w:t>&gt;</w:t>
            </w:r>
            <w:r>
              <w:rPr>
                <w:rFonts w:ascii="Arial" w:hAnsi="Arial" w:cs="Arial"/>
                <w:b/>
                <w:spacing w:val="-4"/>
                <w:w w:val="105"/>
                <w:sz w:val="24"/>
                <w:szCs w:val="24"/>
              </w:rPr>
              <w:t xml:space="preserve"> </w:t>
            </w:r>
            <w:r w:rsidRPr="00970454">
              <w:rPr>
                <w:rFonts w:ascii="Arial" w:hAnsi="Arial" w:cs="Arial"/>
                <w:b/>
                <w:spacing w:val="-4"/>
                <w:w w:val="105"/>
                <w:sz w:val="24"/>
                <w:szCs w:val="24"/>
              </w:rPr>
              <w:t>3</w:t>
            </w:r>
          </w:p>
        </w:tc>
      </w:tr>
    </w:tbl>
    <w:p w:rsidR="00BE70FB" w:rsidRPr="00970454" w:rsidP="00BE70FB">
      <w:pPr>
        <w:pStyle w:val="ListParagraph"/>
        <w:rPr>
          <w:rFonts w:ascii="Arial" w:hAnsi="Arial" w:cs="Arial"/>
          <w:bCs/>
          <w:i/>
          <w:iCs/>
          <w:spacing w:val="-4"/>
          <w:w w:val="105"/>
        </w:rPr>
      </w:pPr>
      <w:r w:rsidRPr="00970454">
        <w:rPr>
          <w:rFonts w:ascii="Arial" w:hAnsi="Arial" w:cs="Arial"/>
          <w:bCs/>
          <w:i/>
          <w:iCs/>
          <w:spacing w:val="-4"/>
          <w:w w:val="105"/>
        </w:rPr>
        <w:t>USP &lt;797&gt; 2023</w:t>
      </w:r>
    </w:p>
    <w:p w:rsidR="00BE70FB" w:rsidRPr="00963443" w:rsidP="00BE70FB">
      <w:pPr>
        <w:pStyle w:val="ListParagraph"/>
        <w:rPr>
          <w:rFonts w:ascii="Arial" w:hAnsi="Arial" w:cs="Arial"/>
          <w:spacing w:val="-4"/>
          <w:w w:val="105"/>
        </w:rPr>
      </w:pPr>
    </w:p>
    <w:p w:rsidR="00BE70FB" w:rsidRPr="00963443" w:rsidP="00BE70FB">
      <w:pPr>
        <w:pStyle w:val="ListParagraph"/>
        <w:numPr>
          <w:ilvl w:val="0"/>
          <w:numId w:val="1"/>
        </w:numPr>
        <w:spacing w:after="240" w:line="276" w:lineRule="auto"/>
        <w:contextualSpacing w:val="0"/>
        <w:rPr>
          <w:rFonts w:ascii="Arial" w:hAnsi="Arial" w:cs="Arial"/>
          <w:caps/>
        </w:rPr>
      </w:pPr>
      <w:r w:rsidRPr="00963443">
        <w:rPr>
          <w:rFonts w:ascii="Arial" w:hAnsi="Arial" w:cs="Arial"/>
          <w:b/>
          <w:bCs/>
          <w:u w:val="single"/>
        </w:rPr>
        <w:t>Media Fill Samples:</w:t>
      </w:r>
    </w:p>
    <w:p w:rsidR="00BE70FB" w:rsidRPr="00601369" w:rsidP="00BE70FB">
      <w:pPr>
        <w:pStyle w:val="ListParagraph"/>
        <w:rPr>
          <w:rFonts w:ascii="Arial" w:eastAsia="Times New Roman" w:hAnsi="Arial" w:cs="Arial"/>
          <w:noProof/>
        </w:rPr>
      </w:pPr>
      <w:r w:rsidRPr="00601369">
        <w:rPr>
          <w:rFonts w:ascii="Arial" w:hAnsi="Arial" w:cs="Arial"/>
        </w:rPr>
        <w:t xml:space="preserve">MVAHCS will </w:t>
      </w:r>
      <w:r>
        <w:rPr>
          <w:rFonts w:ascii="Arial" w:hAnsi="Arial" w:cs="Arial"/>
        </w:rPr>
        <w:t>collect media</w:t>
      </w:r>
      <w:r w:rsidRPr="00601369">
        <w:rPr>
          <w:rFonts w:ascii="Arial" w:eastAsia="Times New Roman" w:hAnsi="Arial" w:cs="Arial"/>
          <w:noProof/>
        </w:rPr>
        <w:t xml:space="preserve"> fill tests (MFTs) designed and developed by the MVAHCS Pharmacy Designated Person(s)</w:t>
      </w:r>
      <w:ins w:id="11" w:author="Moresette, Mara D." w:date="2025-12-15T15:45:00Z">
        <w:r>
          <w:rPr>
            <w:rFonts w:ascii="Arial" w:eastAsia="Times New Roman" w:hAnsi="Arial" w:cs="Arial"/>
            <w:noProof/>
          </w:rPr>
          <w:t xml:space="preserve">. </w:t>
        </w:r>
      </w:ins>
      <w:r w:rsidRPr="00601369">
        <w:rPr>
          <w:rFonts w:ascii="Arial" w:eastAsia="Times New Roman" w:hAnsi="Arial" w:cs="Arial"/>
          <w:noProof/>
        </w:rPr>
        <w:t xml:space="preserve"> The contractor will be provided with the final MFT sample (one sample) per staff member tested. </w:t>
      </w:r>
      <w:del w:id="12" w:author="Moresette, Mara D." w:date="2025-12-15T15:45:00Z">
        <w:r w:rsidRPr="00601369">
          <w:rPr>
            <w:rFonts w:ascii="Arial" w:eastAsia="Times New Roman" w:hAnsi="Arial" w:cs="Arial"/>
            <w:noProof/>
          </w:rPr>
          <w:delText xml:space="preserve"> </w:delText>
        </w:r>
      </w:del>
      <w:r w:rsidRPr="00601369">
        <w:rPr>
          <w:rFonts w:ascii="Arial" w:eastAsia="Times New Roman" w:hAnsi="Arial" w:cs="Arial"/>
          <w:noProof/>
        </w:rPr>
        <w:t xml:space="preserve">The MVAHCS will purchase MFT kits separately outside of this contract. </w:t>
      </w:r>
    </w:p>
    <w:p w:rsidR="00BE70FB" w:rsidRPr="00601369" w:rsidP="00BE70FB">
      <w:pPr>
        <w:ind w:firstLine="720"/>
        <w:rPr>
          <w:rFonts w:ascii="Arial" w:eastAsia="Times New Roman" w:hAnsi="Arial" w:cs="Arial"/>
          <w:noProof/>
        </w:rPr>
      </w:pPr>
      <w:r w:rsidRPr="00601369">
        <w:rPr>
          <w:rFonts w:ascii="Arial" w:eastAsia="Times New Roman" w:hAnsi="Arial" w:cs="Arial"/>
          <w:b/>
          <w:bCs/>
          <w:noProof/>
        </w:rPr>
        <w:t xml:space="preserve">Number of MFT samples per year: ~ </w:t>
      </w:r>
      <w:r>
        <w:rPr>
          <w:rFonts w:ascii="Arial" w:eastAsia="Times New Roman" w:hAnsi="Arial" w:cs="Arial"/>
          <w:b/>
          <w:bCs/>
          <w:noProof/>
        </w:rPr>
        <w:t xml:space="preserve">200 </w:t>
      </w:r>
      <w:r w:rsidRPr="00601369">
        <w:rPr>
          <w:rFonts w:ascii="Arial" w:eastAsia="Times New Roman" w:hAnsi="Arial" w:cs="Arial"/>
          <w:b/>
          <w:bCs/>
          <w:noProof/>
        </w:rPr>
        <w:t xml:space="preserve"> bags</w:t>
      </w:r>
      <w:r w:rsidRPr="00601369">
        <w:rPr>
          <w:rFonts w:ascii="Arial" w:eastAsia="Times New Roman" w:hAnsi="Arial" w:cs="Arial"/>
          <w:noProof/>
        </w:rPr>
        <w:t xml:space="preserve"> </w:t>
      </w:r>
    </w:p>
    <w:p w:rsidR="00BE70FB" w:rsidRPr="00601369" w:rsidP="00BE70FB">
      <w:pPr>
        <w:spacing w:after="0" w:line="240" w:lineRule="auto"/>
        <w:ind w:left="720" w:firstLine="360"/>
        <w:contextualSpacing/>
        <w:rPr>
          <w:rFonts w:ascii="Arial" w:eastAsia="Times New Roman" w:hAnsi="Arial" w:cs="Arial"/>
          <w:noProof/>
        </w:rPr>
      </w:pPr>
      <w:r w:rsidRPr="00601369">
        <w:rPr>
          <w:rFonts w:ascii="Arial" w:eastAsia="Times New Roman" w:hAnsi="Arial" w:cs="Arial"/>
          <w:noProof/>
        </w:rPr>
        <w:t>a. New employees:  Minimum of 10 bags</w:t>
      </w:r>
    </w:p>
    <w:p w:rsidR="00BE70FB" w:rsidRPr="00601369" w:rsidP="00BE70FB">
      <w:pPr>
        <w:pStyle w:val="ListParagraph"/>
        <w:numPr>
          <w:ilvl w:val="0"/>
          <w:numId w:val="10"/>
        </w:numPr>
        <w:spacing w:after="120" w:line="240" w:lineRule="auto"/>
        <w:ind w:left="1620" w:hanging="270"/>
        <w:rPr>
          <w:rFonts w:ascii="Arial" w:eastAsia="Times New Roman" w:hAnsi="Arial" w:cs="Arial"/>
          <w:noProof/>
        </w:rPr>
      </w:pPr>
      <w:r w:rsidRPr="00601369">
        <w:rPr>
          <w:rFonts w:ascii="Arial" w:eastAsia="Times New Roman" w:hAnsi="Arial" w:cs="Arial"/>
          <w:noProof/>
        </w:rPr>
        <w:t>5 new employees: 1 bag bi-annually = 10 bags</w:t>
      </w:r>
    </w:p>
    <w:p w:rsidR="00BE70FB" w:rsidRPr="00601369" w:rsidP="00BE70FB">
      <w:pPr>
        <w:pStyle w:val="ListParagraph"/>
        <w:spacing w:after="120" w:line="240" w:lineRule="auto"/>
        <w:ind w:firstLine="360"/>
        <w:rPr>
          <w:rFonts w:ascii="Arial" w:eastAsia="Times New Roman" w:hAnsi="Arial" w:cs="Arial"/>
          <w:noProof/>
        </w:rPr>
      </w:pPr>
      <w:r w:rsidRPr="00601369">
        <w:rPr>
          <w:rFonts w:ascii="Arial" w:eastAsia="Times New Roman" w:hAnsi="Arial" w:cs="Arial"/>
          <w:noProof/>
        </w:rPr>
        <w:t xml:space="preserve"> </w:t>
      </w:r>
    </w:p>
    <w:p w:rsidR="00BE70FB" w:rsidRPr="00601369" w:rsidP="00BE70FB">
      <w:pPr>
        <w:pStyle w:val="ListParagraph"/>
        <w:spacing w:after="120" w:line="240" w:lineRule="auto"/>
        <w:ind w:firstLine="360"/>
        <w:rPr>
          <w:rFonts w:ascii="Arial" w:eastAsia="Times New Roman" w:hAnsi="Arial" w:cs="Arial"/>
          <w:noProof/>
        </w:rPr>
      </w:pPr>
      <w:r w:rsidRPr="00601369">
        <w:rPr>
          <w:rFonts w:ascii="Arial" w:eastAsia="Times New Roman" w:hAnsi="Arial" w:cs="Arial"/>
          <w:noProof/>
        </w:rPr>
        <w:t>b. Technicians: Minimum of 100 bags</w:t>
      </w:r>
    </w:p>
    <w:p w:rsidR="00BE70FB" w:rsidRPr="00601369" w:rsidP="00BE70FB">
      <w:pPr>
        <w:pStyle w:val="ListParagraph"/>
        <w:spacing w:after="120" w:line="240" w:lineRule="auto"/>
        <w:ind w:left="1080" w:firstLine="270"/>
        <w:rPr>
          <w:rFonts w:ascii="Arial" w:eastAsia="Times New Roman" w:hAnsi="Arial" w:cs="Arial"/>
          <w:noProof/>
        </w:rPr>
      </w:pPr>
      <w:r w:rsidRPr="00601369">
        <w:rPr>
          <w:rFonts w:ascii="Arial" w:eastAsia="Times New Roman" w:hAnsi="Arial" w:cs="Arial"/>
          <w:noProof/>
        </w:rPr>
        <w:t xml:space="preserve">1) 25 technicians non-hazardous x 1 bag bi-annually = 50 bags </w:t>
      </w:r>
    </w:p>
    <w:p w:rsidR="00BE70FB" w:rsidRPr="00601369" w:rsidP="00BE70FB">
      <w:pPr>
        <w:pStyle w:val="ListParagraph"/>
        <w:spacing w:after="120" w:line="240" w:lineRule="auto"/>
        <w:ind w:left="1080" w:firstLine="270"/>
        <w:rPr>
          <w:rFonts w:ascii="Arial" w:eastAsia="Times New Roman" w:hAnsi="Arial" w:cs="Arial"/>
          <w:noProof/>
        </w:rPr>
      </w:pPr>
      <w:r w:rsidRPr="00601369">
        <w:rPr>
          <w:rFonts w:ascii="Arial" w:eastAsia="Times New Roman" w:hAnsi="Arial" w:cs="Arial"/>
          <w:noProof/>
        </w:rPr>
        <w:t xml:space="preserve">2) 25 technicians hazardous x 1 bag bi-annually = 50 bags </w:t>
      </w:r>
    </w:p>
    <w:p w:rsidR="00BE70FB" w:rsidRPr="00601369" w:rsidP="00BE70FB">
      <w:pPr>
        <w:pStyle w:val="ListParagraph"/>
        <w:spacing w:after="120" w:line="240" w:lineRule="auto"/>
        <w:ind w:firstLine="360"/>
        <w:rPr>
          <w:rFonts w:ascii="Arial" w:eastAsia="Times New Roman" w:hAnsi="Arial" w:cs="Arial"/>
          <w:noProof/>
          <w:sz w:val="12"/>
          <w:szCs w:val="12"/>
        </w:rPr>
      </w:pPr>
    </w:p>
    <w:p w:rsidR="00BE70FB" w:rsidRPr="00601369" w:rsidP="00BE70FB">
      <w:pPr>
        <w:pStyle w:val="ListParagraph"/>
        <w:spacing w:after="120" w:line="240" w:lineRule="auto"/>
        <w:ind w:firstLine="360"/>
        <w:rPr>
          <w:rFonts w:ascii="Arial" w:eastAsia="Times New Roman" w:hAnsi="Arial" w:cs="Arial"/>
          <w:noProof/>
        </w:rPr>
      </w:pPr>
      <w:r w:rsidRPr="00601369">
        <w:rPr>
          <w:rFonts w:ascii="Arial" w:eastAsia="Times New Roman" w:hAnsi="Arial" w:cs="Arial"/>
          <w:noProof/>
        </w:rPr>
        <w:t xml:space="preserve">c. Pharmacists with direct oversight: 70 bags </w:t>
      </w:r>
    </w:p>
    <w:p w:rsidR="00BE70FB" w:rsidRPr="00601369" w:rsidP="00BE70FB">
      <w:pPr>
        <w:pStyle w:val="ListParagraph"/>
        <w:spacing w:after="120" w:line="240" w:lineRule="auto"/>
        <w:ind w:left="1350" w:hanging="270"/>
        <w:rPr>
          <w:rFonts w:ascii="Arial" w:eastAsia="Times New Roman" w:hAnsi="Arial" w:cs="Arial"/>
          <w:noProof/>
        </w:rPr>
      </w:pPr>
      <w:r w:rsidRPr="00601369">
        <w:rPr>
          <w:rFonts w:ascii="Arial" w:eastAsia="Times New Roman" w:hAnsi="Arial" w:cs="Arial"/>
          <w:noProof/>
        </w:rPr>
        <w:t xml:space="preserve">    1) 35 pharmacist non-hazardous x 1 bag annually = 35 bags </w:t>
      </w:r>
    </w:p>
    <w:p w:rsidR="00BE70FB" w:rsidRPr="00601369" w:rsidP="00BE70FB">
      <w:pPr>
        <w:pStyle w:val="ListParagraph"/>
        <w:spacing w:after="120" w:line="240" w:lineRule="auto"/>
        <w:ind w:left="1350" w:hanging="270"/>
        <w:rPr>
          <w:rFonts w:ascii="Arial" w:eastAsia="Times New Roman" w:hAnsi="Arial" w:cs="Arial"/>
          <w:noProof/>
        </w:rPr>
      </w:pPr>
      <w:r w:rsidRPr="00601369">
        <w:rPr>
          <w:rFonts w:ascii="Arial" w:eastAsia="Times New Roman" w:hAnsi="Arial" w:cs="Arial"/>
          <w:noProof/>
        </w:rPr>
        <w:t xml:space="preserve">    2) 35 pharmacist hazardous x 1 bag annnually = 35 bags </w:t>
      </w:r>
    </w:p>
    <w:p w:rsidR="00BE70FB" w:rsidRPr="00601369" w:rsidP="00BE70FB">
      <w:pPr>
        <w:spacing w:after="120" w:line="240" w:lineRule="auto"/>
        <w:ind w:left="720" w:firstLine="360"/>
        <w:rPr>
          <w:rFonts w:ascii="Arial" w:eastAsia="Times New Roman" w:hAnsi="Arial" w:cs="Arial"/>
          <w:noProof/>
        </w:rPr>
      </w:pPr>
      <w:r w:rsidRPr="00601369">
        <w:rPr>
          <w:rFonts w:ascii="Arial" w:eastAsia="Times New Roman" w:hAnsi="Arial" w:cs="Arial"/>
          <w:noProof/>
        </w:rPr>
        <w:t xml:space="preserve">d. Additional bags for retesting: </w:t>
      </w:r>
      <w:r>
        <w:rPr>
          <w:rFonts w:ascii="Arial" w:eastAsia="Times New Roman" w:hAnsi="Arial" w:cs="Arial"/>
          <w:noProof/>
        </w:rPr>
        <w:t xml:space="preserve">20 </w:t>
      </w:r>
      <w:r w:rsidRPr="00601369">
        <w:rPr>
          <w:rFonts w:ascii="Arial" w:eastAsia="Times New Roman" w:hAnsi="Arial" w:cs="Arial"/>
          <w:noProof/>
        </w:rPr>
        <w:t xml:space="preserve"> bags </w:t>
      </w:r>
    </w:p>
    <w:p w:rsidR="00BE70FB" w:rsidRPr="00601369" w:rsidP="00BE70FB">
      <w:pPr>
        <w:pStyle w:val="ListParagraph"/>
        <w:rPr>
          <w:rFonts w:ascii="Arial" w:eastAsia="Times New Roman" w:hAnsi="Arial" w:cs="Arial"/>
          <w:noProof/>
        </w:rPr>
      </w:pPr>
    </w:p>
    <w:p w:rsidR="00BE70FB" w:rsidRPr="00601369" w:rsidP="00BE70FB">
      <w:pPr>
        <w:pStyle w:val="ListParagraph"/>
        <w:rPr>
          <w:rFonts w:ascii="Arial" w:hAnsi="Arial" w:cs="Arial"/>
        </w:rPr>
      </w:pPr>
      <w:r w:rsidRPr="00601369">
        <w:rPr>
          <w:rFonts w:ascii="Arial" w:hAnsi="Arial" w:cs="Arial"/>
        </w:rPr>
        <w:t>Contractor will incubate final MFT containers in an incubator immediately upon receipt at a temperature of 20°–25°C for 7 (seven) days followed by 7 (seven) days at 30°–35°C to detect a broad spectrum of microorganisms.</w:t>
      </w:r>
    </w:p>
    <w:p w:rsidR="00BE70FB" w:rsidRPr="00601369" w:rsidP="00BE70FB">
      <w:pPr>
        <w:ind w:left="720"/>
        <w:rPr>
          <w:rFonts w:ascii="Arial" w:hAnsi="Arial" w:cs="Arial"/>
        </w:rPr>
      </w:pPr>
      <w:r w:rsidRPr="00601369">
        <w:rPr>
          <w:rFonts w:ascii="Arial" w:hAnsi="Arial" w:cs="Arial"/>
        </w:rPr>
        <w:t xml:space="preserve">Contractor will report results as Pass / Faill as well as the starting temperature for each interval of incubation, dates of incubation, and the identification of the person who reads and documents the results. Contractor personnel who analyze the MFTs including reading results will be a licensed and qualified environmental microbiologist and/or technician. </w:t>
      </w:r>
    </w:p>
    <w:p w:rsidR="00BE70FB" w:rsidRPr="00601369" w:rsidP="00BE70FB">
      <w:pPr>
        <w:spacing w:after="240"/>
        <w:ind w:left="720"/>
        <w:rPr>
          <w:rFonts w:ascii="Arial" w:hAnsi="Arial" w:cs="Arial"/>
        </w:rPr>
      </w:pPr>
      <w:r w:rsidRPr="00601369">
        <w:rPr>
          <w:rFonts w:ascii="Arial" w:hAnsi="Arial" w:cs="Arial"/>
        </w:rPr>
        <w:t xml:space="preserve">Failure is indicated by visible turbidity or other visual manifestations of growth in the media in one or more container closure unit(s) on or before 14 days. The contractor will notify the Pharmacy Program Manager for CSPs &amp; HDs and designee(s), within 1 (one) business day of any failure. </w:t>
      </w:r>
    </w:p>
    <w:p w:rsidR="00BE70FB" w:rsidRPr="00601369" w:rsidP="00BE70FB">
      <w:pPr>
        <w:ind w:left="720"/>
        <w:rPr>
          <w:rFonts w:ascii="Arial" w:hAnsi="Arial" w:cs="Arial"/>
        </w:rPr>
      </w:pPr>
      <w:r w:rsidRPr="00601369">
        <w:rPr>
          <w:rFonts w:ascii="Arial" w:hAnsi="Arial" w:cs="Arial"/>
        </w:rPr>
        <w:t xml:space="preserve">All results will be transmitted to the facility within one business day of final analysis electronically via email to the Pharmacy Program Manager for CSPs &amp; HDs and designee(s). </w:t>
      </w:r>
    </w:p>
    <w:p w:rsidR="00BE70FB" w:rsidRPr="00963443" w:rsidP="00BE70FB">
      <w:pPr>
        <w:pStyle w:val="ListParagraph"/>
        <w:numPr>
          <w:ilvl w:val="0"/>
          <w:numId w:val="1"/>
        </w:numPr>
        <w:spacing w:after="200" w:line="276" w:lineRule="auto"/>
        <w:rPr>
          <w:rFonts w:ascii="Arial" w:eastAsia="Times New Roman" w:hAnsi="Arial" w:cs="Arial"/>
          <w:b/>
          <w:noProof/>
          <w:u w:val="single"/>
        </w:rPr>
      </w:pPr>
      <w:r w:rsidRPr="00963443">
        <w:rPr>
          <w:rFonts w:ascii="Arial" w:eastAsia="Times New Roman" w:hAnsi="Arial" w:cs="Arial"/>
          <w:b/>
          <w:noProof/>
          <w:u w:val="single"/>
        </w:rPr>
        <w:t>Place of Performance:</w:t>
      </w:r>
    </w:p>
    <w:p w:rsidR="00BE70FB" w:rsidRPr="00963443" w:rsidP="00BE70FB">
      <w:pPr>
        <w:pStyle w:val="ListParagraph"/>
        <w:rPr>
          <w:rFonts w:ascii="Arial" w:eastAsia="Times New Roman" w:hAnsi="Arial" w:cs="Arial"/>
          <w:noProof/>
        </w:rPr>
      </w:pPr>
    </w:p>
    <w:p w:rsidR="00BE70FB" w:rsidP="00BE70FB">
      <w:pPr>
        <w:pStyle w:val="ListParagraph"/>
        <w:rPr>
          <w:rFonts w:ascii="Arial" w:eastAsia="Times New Roman" w:hAnsi="Arial" w:cs="Arial"/>
          <w:noProof/>
        </w:rPr>
      </w:pPr>
      <w:r>
        <w:rPr>
          <w:rFonts w:ascii="Arial" w:eastAsia="Times New Roman" w:hAnsi="Arial" w:cs="Arial"/>
          <w:noProof/>
        </w:rPr>
        <w:t xml:space="preserve">Minneapolis VA Health Care System (MVAHCS) </w:t>
      </w:r>
    </w:p>
    <w:p w:rsidR="00BE70FB" w:rsidRPr="00963443" w:rsidP="00BE70FB">
      <w:pPr>
        <w:pStyle w:val="ListParagraph"/>
        <w:rPr>
          <w:rFonts w:ascii="Arial" w:eastAsia="Times New Roman" w:hAnsi="Arial" w:cs="Arial"/>
          <w:noProof/>
        </w:rPr>
      </w:pPr>
      <w:r>
        <w:rPr>
          <w:rFonts w:ascii="Arial" w:eastAsia="Times New Roman" w:hAnsi="Arial" w:cs="Arial"/>
          <w:noProof/>
        </w:rPr>
        <w:t>Inpatient Pharmacy Department</w:t>
      </w:r>
    </w:p>
    <w:p w:rsidR="00BE70FB" w:rsidRPr="00963443" w:rsidP="00BE70FB">
      <w:pPr>
        <w:pStyle w:val="ListParagraph"/>
        <w:rPr>
          <w:rFonts w:ascii="Arial" w:eastAsia="Times New Roman" w:hAnsi="Arial" w:cs="Arial"/>
          <w:noProof/>
        </w:rPr>
      </w:pPr>
      <w:r>
        <w:rPr>
          <w:rFonts w:ascii="Arial" w:eastAsia="Times New Roman" w:hAnsi="Arial" w:cs="Arial"/>
          <w:noProof/>
        </w:rPr>
        <w:t xml:space="preserve">1 Veterans Drive </w:t>
      </w:r>
    </w:p>
    <w:p w:rsidR="00BE70FB" w:rsidRPr="00963443" w:rsidP="00BE70FB">
      <w:pPr>
        <w:pStyle w:val="ListParagraph"/>
        <w:rPr>
          <w:rFonts w:ascii="Arial" w:eastAsia="Times New Roman" w:hAnsi="Arial" w:cs="Arial"/>
          <w:noProof/>
        </w:rPr>
      </w:pPr>
      <w:r>
        <w:rPr>
          <w:rFonts w:ascii="Arial" w:eastAsia="Times New Roman" w:hAnsi="Arial" w:cs="Arial"/>
          <w:noProof/>
        </w:rPr>
        <w:t xml:space="preserve">Minneapolis, MN 55417 </w:t>
      </w:r>
    </w:p>
    <w:p w:rsidR="00BE70FB" w:rsidRPr="00963443" w:rsidP="00BE70FB">
      <w:pPr>
        <w:pStyle w:val="ListParagraph"/>
        <w:rPr>
          <w:rFonts w:ascii="Arial" w:eastAsia="Times New Roman" w:hAnsi="Arial" w:cs="Arial"/>
          <w:noProof/>
        </w:rPr>
      </w:pPr>
      <w:r>
        <w:rPr>
          <w:rFonts w:ascii="Arial" w:eastAsia="Times New Roman" w:hAnsi="Arial" w:cs="Arial"/>
          <w:noProof/>
        </w:rPr>
        <w:t xml:space="preserve">612-725-2040 </w:t>
      </w:r>
    </w:p>
    <w:p w:rsidR="00BE70FB" w:rsidP="00BE70FB">
      <w:pPr>
        <w:pStyle w:val="ListParagraph"/>
        <w:ind w:left="1440"/>
        <w:rPr>
          <w:rFonts w:ascii="Arial" w:hAnsi="Arial" w:cs="Arial"/>
        </w:rPr>
      </w:pPr>
    </w:p>
    <w:p w:rsidR="00BE70FB" w:rsidRPr="00963443" w:rsidP="00BE70FB">
      <w:pPr>
        <w:pStyle w:val="ListParagraph"/>
        <w:numPr>
          <w:ilvl w:val="0"/>
          <w:numId w:val="1"/>
        </w:numPr>
        <w:spacing w:after="200" w:line="276" w:lineRule="auto"/>
        <w:rPr>
          <w:rFonts w:ascii="Arial" w:eastAsia="Times New Roman" w:hAnsi="Arial" w:cs="Arial"/>
          <w:noProof/>
        </w:rPr>
      </w:pPr>
      <w:r w:rsidRPr="00963443">
        <w:rPr>
          <w:rFonts w:ascii="Arial" w:eastAsia="Times New Roman" w:hAnsi="Arial" w:cs="Arial"/>
          <w:b/>
          <w:noProof/>
          <w:u w:val="single"/>
        </w:rPr>
        <w:t>Period of Performance:</w:t>
      </w:r>
    </w:p>
    <w:p w:rsidR="00BE70FB" w:rsidRPr="00BE70FB" w:rsidP="00BE70FB">
      <w:pPr>
        <w:pStyle w:val="ListParagraph"/>
        <w:jc w:val="center"/>
        <w:rPr>
          <w:rFonts w:ascii="Arial" w:hAnsi="Arial" w:cs="Arial"/>
          <w:b/>
          <w:highlight w:val="yellow"/>
        </w:rPr>
      </w:pPr>
      <w:r w:rsidRPr="00BE70FB">
        <w:rPr>
          <w:rFonts w:ascii="Arial" w:hAnsi="Arial" w:cs="Arial"/>
          <w:b/>
          <w:highlight w:val="yellow"/>
        </w:rPr>
        <w:t>Performance Years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398"/>
        <w:gridCol w:w="4860"/>
      </w:tblGrid>
      <w:tr w:rsidTr="00E6205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3398" w:type="dxa"/>
          </w:tcPr>
          <w:p w:rsidR="00BE70FB" w:rsidRPr="00BE70FB" w:rsidP="00E62050">
            <w:pPr>
              <w:rPr>
                <w:rFonts w:ascii="Arial" w:hAnsi="Arial" w:cs="Arial"/>
                <w:color w:val="000000"/>
                <w:highlight w:val="yellow"/>
              </w:rPr>
            </w:pPr>
            <w:r w:rsidRPr="00BE70FB">
              <w:rPr>
                <w:rFonts w:ascii="Arial" w:hAnsi="Arial" w:cs="Arial"/>
                <w:color w:val="000000"/>
                <w:highlight w:val="yellow"/>
              </w:rPr>
              <w:t>2026 Base</w:t>
            </w:r>
          </w:p>
        </w:tc>
        <w:tc>
          <w:tcPr>
            <w:tcW w:w="4860" w:type="dxa"/>
          </w:tcPr>
          <w:p w:rsidR="00BE70FB" w:rsidRPr="00BE70FB" w:rsidP="00E62050">
            <w:pPr>
              <w:rPr>
                <w:rFonts w:ascii="Arial" w:hAnsi="Arial" w:cs="Arial"/>
                <w:color w:val="000000"/>
                <w:highlight w:val="yellow"/>
              </w:rPr>
            </w:pPr>
            <w:r w:rsidRPr="00BE70FB">
              <w:rPr>
                <w:rFonts w:ascii="Arial" w:hAnsi="Arial" w:cs="Arial"/>
                <w:color w:val="000000"/>
                <w:highlight w:val="yellow"/>
              </w:rPr>
              <w:t>9-1-2026 to 8-31-2027</w:t>
            </w:r>
          </w:p>
        </w:tc>
      </w:tr>
      <w:tr w:rsidTr="00E62050">
        <w:tblPrEx>
          <w:tblW w:w="0" w:type="auto"/>
          <w:jc w:val="center"/>
          <w:tblLook w:val="01E0"/>
        </w:tblPrEx>
        <w:trPr>
          <w:jc w:val="center"/>
        </w:trPr>
        <w:tc>
          <w:tcPr>
            <w:tcW w:w="3398" w:type="dxa"/>
          </w:tcPr>
          <w:p w:rsidR="00BE70FB" w:rsidRPr="00BE70FB" w:rsidP="00E62050">
            <w:pPr>
              <w:rPr>
                <w:rFonts w:ascii="Arial" w:hAnsi="Arial" w:cs="Arial"/>
                <w:color w:val="000000"/>
                <w:highlight w:val="yellow"/>
              </w:rPr>
            </w:pPr>
            <w:r w:rsidRPr="00BE70FB">
              <w:rPr>
                <w:rFonts w:ascii="Arial" w:hAnsi="Arial" w:cs="Arial"/>
                <w:color w:val="000000"/>
                <w:highlight w:val="yellow"/>
              </w:rPr>
              <w:t>2027 (Option year 1)</w:t>
            </w:r>
          </w:p>
        </w:tc>
        <w:tc>
          <w:tcPr>
            <w:tcW w:w="4860" w:type="dxa"/>
          </w:tcPr>
          <w:p w:rsidR="00BE70FB" w:rsidRPr="00BE70FB" w:rsidP="00E62050">
            <w:pPr>
              <w:rPr>
                <w:rFonts w:ascii="Arial" w:hAnsi="Arial" w:cs="Arial"/>
                <w:color w:val="000000"/>
                <w:highlight w:val="yellow"/>
              </w:rPr>
            </w:pPr>
            <w:r w:rsidRPr="00BE70FB">
              <w:rPr>
                <w:rFonts w:ascii="Arial" w:hAnsi="Arial" w:cs="Arial"/>
                <w:color w:val="000000"/>
                <w:highlight w:val="yellow"/>
              </w:rPr>
              <w:t>9-1-2027 to 8-31-2028</w:t>
            </w:r>
          </w:p>
        </w:tc>
      </w:tr>
      <w:tr w:rsidTr="00E62050">
        <w:tblPrEx>
          <w:tblW w:w="0" w:type="auto"/>
          <w:jc w:val="center"/>
          <w:tblLook w:val="01E0"/>
        </w:tblPrEx>
        <w:trPr>
          <w:jc w:val="center"/>
        </w:trPr>
        <w:tc>
          <w:tcPr>
            <w:tcW w:w="3398" w:type="dxa"/>
          </w:tcPr>
          <w:p w:rsidR="00BE70FB" w:rsidRPr="00BE70FB" w:rsidP="00E62050">
            <w:pPr>
              <w:rPr>
                <w:rFonts w:ascii="Arial" w:hAnsi="Arial" w:cs="Arial"/>
                <w:color w:val="000000"/>
                <w:highlight w:val="yellow"/>
              </w:rPr>
            </w:pPr>
            <w:r w:rsidRPr="00BE70FB">
              <w:rPr>
                <w:rFonts w:ascii="Arial" w:hAnsi="Arial" w:cs="Arial"/>
                <w:color w:val="000000"/>
                <w:highlight w:val="yellow"/>
              </w:rPr>
              <w:t>2028 (Option year 2)</w:t>
            </w:r>
          </w:p>
        </w:tc>
        <w:tc>
          <w:tcPr>
            <w:tcW w:w="4860" w:type="dxa"/>
          </w:tcPr>
          <w:p w:rsidR="00BE70FB" w:rsidRPr="00BE70FB" w:rsidP="00E62050">
            <w:pPr>
              <w:rPr>
                <w:rFonts w:ascii="Arial" w:hAnsi="Arial" w:cs="Arial"/>
                <w:color w:val="000000"/>
                <w:highlight w:val="yellow"/>
              </w:rPr>
            </w:pPr>
            <w:r w:rsidRPr="00BE70FB">
              <w:rPr>
                <w:rFonts w:ascii="Arial" w:hAnsi="Arial" w:cs="Arial"/>
                <w:color w:val="000000"/>
                <w:highlight w:val="yellow"/>
              </w:rPr>
              <w:t>9-1-2028 to 8-31-2029</w:t>
            </w:r>
          </w:p>
        </w:tc>
      </w:tr>
      <w:tr w:rsidTr="00E62050">
        <w:tblPrEx>
          <w:tblW w:w="0" w:type="auto"/>
          <w:jc w:val="center"/>
          <w:tblLook w:val="01E0"/>
        </w:tblPrEx>
        <w:trPr>
          <w:jc w:val="center"/>
        </w:trPr>
        <w:tc>
          <w:tcPr>
            <w:tcW w:w="3398" w:type="dxa"/>
          </w:tcPr>
          <w:p w:rsidR="00BE70FB" w:rsidRPr="00BE70FB" w:rsidP="00E62050">
            <w:pPr>
              <w:rPr>
                <w:rFonts w:ascii="Arial" w:hAnsi="Arial" w:cs="Arial"/>
                <w:color w:val="000000"/>
                <w:highlight w:val="yellow"/>
              </w:rPr>
            </w:pPr>
            <w:r w:rsidRPr="00BE70FB">
              <w:rPr>
                <w:rFonts w:ascii="Arial" w:hAnsi="Arial" w:cs="Arial"/>
                <w:color w:val="000000"/>
                <w:highlight w:val="yellow"/>
              </w:rPr>
              <w:t>2029 (Option year 3)</w:t>
            </w:r>
          </w:p>
        </w:tc>
        <w:tc>
          <w:tcPr>
            <w:tcW w:w="4860" w:type="dxa"/>
          </w:tcPr>
          <w:p w:rsidR="00BE70FB" w:rsidRPr="00BE70FB" w:rsidP="00E62050">
            <w:pPr>
              <w:rPr>
                <w:rFonts w:ascii="Arial" w:hAnsi="Arial" w:cs="Arial"/>
                <w:color w:val="000000"/>
                <w:highlight w:val="yellow"/>
              </w:rPr>
            </w:pPr>
            <w:r w:rsidRPr="00BE70FB">
              <w:rPr>
                <w:rFonts w:ascii="Arial" w:hAnsi="Arial" w:cs="Arial"/>
                <w:color w:val="000000"/>
                <w:highlight w:val="yellow"/>
              </w:rPr>
              <w:t>9-1-2029 to 8-31-2030</w:t>
            </w:r>
          </w:p>
        </w:tc>
      </w:tr>
      <w:tr w:rsidTr="00E62050">
        <w:tblPrEx>
          <w:tblW w:w="0" w:type="auto"/>
          <w:jc w:val="center"/>
          <w:tblLook w:val="01E0"/>
        </w:tblPrEx>
        <w:trPr>
          <w:jc w:val="center"/>
        </w:trPr>
        <w:tc>
          <w:tcPr>
            <w:tcW w:w="3398" w:type="dxa"/>
          </w:tcPr>
          <w:p w:rsidR="00BE70FB" w:rsidRPr="00BE70FB" w:rsidP="00E62050">
            <w:pPr>
              <w:rPr>
                <w:rFonts w:ascii="Arial" w:hAnsi="Arial" w:cs="Arial"/>
                <w:color w:val="000000"/>
                <w:highlight w:val="yellow"/>
              </w:rPr>
            </w:pPr>
            <w:r w:rsidRPr="00BE70FB">
              <w:rPr>
                <w:rFonts w:ascii="Arial" w:hAnsi="Arial" w:cs="Arial"/>
                <w:color w:val="000000"/>
                <w:highlight w:val="yellow"/>
              </w:rPr>
              <w:t>2030 (Option year 4)</w:t>
            </w:r>
          </w:p>
        </w:tc>
        <w:tc>
          <w:tcPr>
            <w:tcW w:w="4860" w:type="dxa"/>
          </w:tcPr>
          <w:p w:rsidR="00BE70FB" w:rsidRPr="00A0061D" w:rsidP="00E62050">
            <w:pPr>
              <w:rPr>
                <w:rFonts w:ascii="Arial" w:hAnsi="Arial" w:cs="Arial"/>
                <w:color w:val="000000"/>
              </w:rPr>
            </w:pPr>
            <w:r w:rsidRPr="00BE70FB">
              <w:rPr>
                <w:rFonts w:ascii="Arial" w:hAnsi="Arial" w:cs="Arial"/>
                <w:color w:val="000000"/>
                <w:highlight w:val="yellow"/>
              </w:rPr>
              <w:t>9-1-2030 to 8-31-2031</w:t>
            </w:r>
          </w:p>
        </w:tc>
      </w:tr>
      <w:tr w:rsidTr="00E62050">
        <w:tblPrEx>
          <w:tblW w:w="0" w:type="auto"/>
          <w:jc w:val="center"/>
          <w:tblLook w:val="01E0"/>
        </w:tblPrEx>
        <w:trPr>
          <w:jc w:val="center"/>
        </w:trPr>
        <w:tc>
          <w:tcPr>
            <w:tcW w:w="3398" w:type="dxa"/>
          </w:tcPr>
          <w:p w:rsidR="00BE70FB" w:rsidRPr="00970F83" w:rsidP="00E62050">
            <w:pPr>
              <w:rPr>
                <w:rFonts w:ascii="Arial" w:hAnsi="Arial" w:cs="Arial"/>
                <w:color w:val="000000"/>
                <w:highlight w:val="yellow"/>
              </w:rPr>
            </w:pPr>
          </w:p>
        </w:tc>
        <w:tc>
          <w:tcPr>
            <w:tcW w:w="4860" w:type="dxa"/>
          </w:tcPr>
          <w:p w:rsidR="00BE70FB" w:rsidRPr="00963443" w:rsidP="00E62050">
            <w:pPr>
              <w:rPr>
                <w:rFonts w:ascii="Arial" w:hAnsi="Arial" w:cs="Arial"/>
                <w:color w:val="000000"/>
              </w:rPr>
            </w:pPr>
          </w:p>
        </w:tc>
      </w:tr>
    </w:tbl>
    <w:p w:rsidR="00BE70FB" w:rsidRPr="00D8044A" w:rsidP="00BE70FB">
      <w:pPr>
        <w:pStyle w:val="ListParagraph"/>
        <w:rPr>
          <w:rFonts w:ascii="Arial" w:eastAsia="Times New Roman" w:hAnsi="Arial" w:cs="Arial"/>
          <w:noProof/>
          <w:u w:val="single"/>
        </w:rPr>
      </w:pPr>
    </w:p>
    <w:p w:rsidR="00BE70FB" w:rsidRPr="00963443" w:rsidP="00BE70FB">
      <w:pPr>
        <w:pStyle w:val="ListParagraph"/>
        <w:numPr>
          <w:ilvl w:val="0"/>
          <w:numId w:val="1"/>
        </w:numPr>
        <w:spacing w:after="200" w:line="276" w:lineRule="auto"/>
        <w:rPr>
          <w:rFonts w:ascii="Arial" w:eastAsia="Times New Roman" w:hAnsi="Arial" w:cs="Arial"/>
          <w:noProof/>
          <w:u w:val="single"/>
        </w:rPr>
      </w:pPr>
      <w:r w:rsidRPr="00963443">
        <w:rPr>
          <w:rFonts w:ascii="Arial" w:eastAsia="Times New Roman" w:hAnsi="Arial" w:cs="Arial"/>
          <w:b/>
          <w:noProof/>
          <w:u w:val="single"/>
        </w:rPr>
        <w:t>Contractor Qualifications:</w:t>
      </w:r>
      <w:r w:rsidRPr="00963443">
        <w:rPr>
          <w:rFonts w:ascii="Arial" w:eastAsia="Times New Roman" w:hAnsi="Arial" w:cs="Arial"/>
          <w:noProof/>
          <w:u w:val="single"/>
        </w:rPr>
        <w:t xml:space="preserve"> </w:t>
      </w:r>
    </w:p>
    <w:p w:rsidR="00BE70FB" w:rsidRPr="00963443" w:rsidP="00BE70FB">
      <w:pPr>
        <w:pStyle w:val="ListParagraph"/>
        <w:rPr>
          <w:rFonts w:ascii="Arial" w:eastAsia="Times New Roman" w:hAnsi="Arial" w:cs="Arial"/>
          <w:noProof/>
          <w:u w:val="single"/>
        </w:rPr>
      </w:pPr>
    </w:p>
    <w:p w:rsidR="00BE70FB" w:rsidP="00BE70FB">
      <w:pPr>
        <w:pStyle w:val="ListParagraph"/>
        <w:rPr>
          <w:rFonts w:ascii="Arial" w:eastAsia="Times New Roman" w:hAnsi="Arial" w:cs="Arial"/>
          <w:noProof/>
        </w:rPr>
      </w:pPr>
      <w:r w:rsidRPr="00963443">
        <w:rPr>
          <w:rFonts w:ascii="Arial" w:eastAsia="Times New Roman" w:hAnsi="Arial" w:cs="Arial"/>
          <w:noProof/>
        </w:rPr>
        <w:t xml:space="preserve">An ISO/TEC 17025 accredited laboratory under the Environmental Microbiology Lab Accreditation Program (EMLAP). </w:t>
      </w:r>
      <w:bookmarkStart w:id="13" w:name="_Hlk4773643"/>
      <w:r>
        <w:rPr>
          <w:rFonts w:ascii="Arial" w:eastAsia="Times New Roman" w:hAnsi="Arial" w:cs="Arial"/>
          <w:noProof/>
        </w:rPr>
        <w:t xml:space="preserve">Contractor is responsible for having the the appropriate federal, state, and local licenses. </w:t>
      </w:r>
      <w:r w:rsidRPr="00963443">
        <w:rPr>
          <w:rFonts w:ascii="Arial" w:eastAsia="Times New Roman" w:hAnsi="Arial" w:cs="Arial"/>
          <w:noProof/>
        </w:rPr>
        <w:t>Copies of pertinent certifications, licenses</w:t>
      </w:r>
      <w:r>
        <w:rPr>
          <w:rFonts w:ascii="Arial" w:eastAsia="Times New Roman" w:hAnsi="Arial" w:cs="Arial"/>
          <w:noProof/>
        </w:rPr>
        <w:t>,</w:t>
      </w:r>
      <w:r w:rsidRPr="00963443">
        <w:rPr>
          <w:rFonts w:ascii="Arial" w:eastAsia="Times New Roman" w:hAnsi="Arial" w:cs="Arial"/>
          <w:noProof/>
        </w:rPr>
        <w:t xml:space="preserve"> and EMLAP accreditation will be required. </w:t>
      </w:r>
    </w:p>
    <w:p w:rsidR="00BE70FB" w:rsidP="00BE70FB">
      <w:pPr>
        <w:pStyle w:val="ListParagraph"/>
        <w:rPr>
          <w:rFonts w:ascii="Arial" w:eastAsia="Times New Roman" w:hAnsi="Arial" w:cs="Arial"/>
          <w:noProof/>
        </w:rPr>
      </w:pPr>
    </w:p>
    <w:p w:rsidR="00BE70FB" w:rsidRPr="00963443" w:rsidP="00BE70FB">
      <w:pPr>
        <w:pStyle w:val="ListParagraph"/>
        <w:numPr>
          <w:ilvl w:val="0"/>
          <w:numId w:val="1"/>
        </w:numPr>
        <w:spacing w:after="240" w:line="240" w:lineRule="auto"/>
        <w:contextualSpacing w:val="0"/>
        <w:rPr>
          <w:rFonts w:ascii="Arial" w:eastAsia="Times New Roman" w:hAnsi="Arial" w:cs="Arial"/>
          <w:b/>
          <w:noProof/>
          <w:u w:val="single"/>
        </w:rPr>
      </w:pPr>
      <w:bookmarkStart w:id="14" w:name="_Hlk528145643"/>
      <w:bookmarkEnd w:id="13"/>
      <w:r w:rsidRPr="00963443">
        <w:rPr>
          <w:rFonts w:ascii="Arial" w:eastAsia="Times New Roman" w:hAnsi="Arial" w:cs="Arial"/>
          <w:b/>
          <w:noProof/>
          <w:u w:val="single"/>
        </w:rPr>
        <w:t xml:space="preserve">Performance Requirement Summary: </w:t>
      </w:r>
    </w:p>
    <w:p w:rsidR="00BE70FB" w:rsidRPr="00963443" w:rsidP="00BE70FB">
      <w:pPr>
        <w:pStyle w:val="ListParagraph"/>
        <w:numPr>
          <w:ilvl w:val="0"/>
          <w:numId w:val="11"/>
        </w:numPr>
        <w:spacing w:after="200" w:line="276" w:lineRule="auto"/>
        <w:rPr>
          <w:rFonts w:ascii="Arial" w:hAnsi="Arial" w:cs="Arial"/>
        </w:rPr>
      </w:pPr>
      <w:r w:rsidRPr="00963443">
        <w:rPr>
          <w:rFonts w:ascii="Arial" w:hAnsi="Arial" w:cs="Arial"/>
        </w:rPr>
        <w:t xml:space="preserve">Facility surface sampling analysis for viable particles from samples taken in the Segregated Compounding Area (SCA), </w:t>
      </w:r>
      <w:r>
        <w:rPr>
          <w:rFonts w:ascii="Arial" w:hAnsi="Arial" w:cs="Arial"/>
        </w:rPr>
        <w:t xml:space="preserve">Anteroom, Non-hazardous buffer room, hazardous drug buffer room, OR Satellite (anteroom &amp; buffer room), </w:t>
      </w:r>
      <w:r>
        <w:rPr>
          <w:rFonts w:ascii="Arial" w:hAnsi="Arial" w:cs="Arial"/>
        </w:rPr>
        <w:t xml:space="preserve">Segregated Compounding Areas (3F-117A and the hazardous drug storage room), </w:t>
      </w:r>
      <w:r w:rsidRPr="00963443">
        <w:rPr>
          <w:rFonts w:ascii="Arial" w:hAnsi="Arial" w:cs="Arial"/>
        </w:rPr>
        <w:t xml:space="preserve">and associated Primary Engineering Controls (PECs) </w:t>
      </w:r>
    </w:p>
    <w:p w:rsidR="00BE70FB" w:rsidP="00BE70FB">
      <w:pPr>
        <w:pStyle w:val="ListParagraph"/>
        <w:numPr>
          <w:ilvl w:val="0"/>
          <w:numId w:val="12"/>
        </w:numPr>
        <w:spacing w:after="200" w:line="276" w:lineRule="auto"/>
        <w:rPr>
          <w:rFonts w:ascii="Arial" w:hAnsi="Arial" w:cs="Arial"/>
        </w:rPr>
      </w:pPr>
      <w:r w:rsidRPr="00963443">
        <w:rPr>
          <w:rFonts w:ascii="Arial" w:hAnsi="Arial" w:cs="Arial"/>
        </w:rPr>
        <w:t xml:space="preserve">Viable </w:t>
      </w:r>
      <w:r>
        <w:rPr>
          <w:rFonts w:ascii="Arial" w:hAnsi="Arial" w:cs="Arial"/>
        </w:rPr>
        <w:t>s</w:t>
      </w:r>
      <w:r w:rsidRPr="00963443">
        <w:rPr>
          <w:rFonts w:ascii="Arial" w:hAnsi="Arial" w:cs="Arial"/>
        </w:rPr>
        <w:t xml:space="preserve">urface </w:t>
      </w:r>
      <w:r>
        <w:rPr>
          <w:rFonts w:ascii="Arial" w:hAnsi="Arial" w:cs="Arial"/>
        </w:rPr>
        <w:t>s</w:t>
      </w:r>
      <w:r w:rsidRPr="00963443">
        <w:rPr>
          <w:rFonts w:ascii="Arial" w:hAnsi="Arial" w:cs="Arial"/>
        </w:rPr>
        <w:t xml:space="preserve">ampling </w:t>
      </w:r>
      <w:r>
        <w:rPr>
          <w:rFonts w:ascii="Arial" w:hAnsi="Arial" w:cs="Arial"/>
        </w:rPr>
        <w:t>a</w:t>
      </w:r>
      <w:r w:rsidRPr="00963443">
        <w:rPr>
          <w:rFonts w:ascii="Arial" w:hAnsi="Arial" w:cs="Arial"/>
        </w:rPr>
        <w:t xml:space="preserve">nalysis </w:t>
      </w:r>
    </w:p>
    <w:p w:rsidR="00BE70FB" w:rsidRPr="00963443" w:rsidP="00BE70FB">
      <w:pPr>
        <w:pStyle w:val="ListParagraph"/>
        <w:numPr>
          <w:ilvl w:val="0"/>
          <w:numId w:val="12"/>
        </w:numPr>
        <w:spacing w:after="200" w:line="276" w:lineRule="auto"/>
        <w:rPr>
          <w:rFonts w:ascii="Arial" w:hAnsi="Arial" w:cs="Arial"/>
        </w:rPr>
      </w:pPr>
      <w:r>
        <w:rPr>
          <w:rFonts w:ascii="Arial" w:hAnsi="Arial" w:cs="Arial"/>
        </w:rPr>
        <w:t>Viable air sampling analysis</w:t>
      </w:r>
    </w:p>
    <w:p w:rsidR="00BE70FB" w:rsidRPr="00963443" w:rsidP="00BE70FB">
      <w:pPr>
        <w:pStyle w:val="ListParagraph"/>
        <w:numPr>
          <w:ilvl w:val="0"/>
          <w:numId w:val="12"/>
        </w:numPr>
        <w:spacing w:after="200" w:line="276" w:lineRule="auto"/>
        <w:rPr>
          <w:rFonts w:ascii="Arial" w:hAnsi="Arial" w:cs="Arial"/>
        </w:rPr>
      </w:pPr>
      <w:r w:rsidRPr="00F8261A">
        <w:rPr>
          <w:rFonts w:ascii="Arial" w:hAnsi="Arial" w:cs="Arial"/>
        </w:rPr>
        <w:t xml:space="preserve">Identification to at least genus for any growth that exceed the levels in USP &lt;797&gt; </w:t>
      </w:r>
      <w:r>
        <w:rPr>
          <w:rFonts w:ascii="Arial" w:hAnsi="Arial" w:cs="Arial"/>
        </w:rPr>
        <w:t xml:space="preserve">2023 </w:t>
      </w:r>
      <w:r w:rsidRPr="00F8261A">
        <w:rPr>
          <w:rFonts w:ascii="Arial" w:hAnsi="Arial" w:cs="Arial"/>
          <w:i/>
          <w:iCs/>
        </w:rPr>
        <w:t>Table 7</w:t>
      </w:r>
      <w:r w:rsidRPr="00F8261A">
        <w:rPr>
          <w:rFonts w:ascii="Arial" w:hAnsi="Arial" w:cs="Arial"/>
        </w:rPr>
        <w:t xml:space="preserve"> and </w:t>
      </w:r>
      <w:r w:rsidRPr="00F8261A">
        <w:rPr>
          <w:rFonts w:ascii="Arial" w:hAnsi="Arial" w:cs="Arial"/>
          <w:i/>
          <w:iCs/>
        </w:rPr>
        <w:t>Table 8</w:t>
      </w:r>
      <w:r w:rsidRPr="00F8261A">
        <w:rPr>
          <w:rFonts w:ascii="Arial" w:hAnsi="Arial" w:cs="Arial"/>
        </w:rPr>
        <w:t>, and when possible</w:t>
      </w:r>
      <w:r w:rsidRPr="00963443">
        <w:rPr>
          <w:rFonts w:ascii="Arial" w:hAnsi="Arial" w:cs="Arial"/>
        </w:rPr>
        <w:t>, to species of the microorganism recovered.</w:t>
      </w:r>
    </w:p>
    <w:p w:rsidR="00BE70FB" w:rsidRPr="00963443" w:rsidP="00BE70FB">
      <w:pPr>
        <w:pStyle w:val="ListParagraph"/>
        <w:numPr>
          <w:ilvl w:val="0"/>
          <w:numId w:val="11"/>
        </w:numPr>
        <w:spacing w:after="200" w:line="276" w:lineRule="auto"/>
        <w:rPr>
          <w:rFonts w:ascii="Arial" w:hAnsi="Arial" w:cs="Arial"/>
        </w:rPr>
      </w:pPr>
      <w:r w:rsidRPr="00963443">
        <w:rPr>
          <w:rFonts w:ascii="Arial" w:hAnsi="Arial" w:cs="Arial"/>
        </w:rPr>
        <w:t xml:space="preserve">Personnel-related </w:t>
      </w:r>
      <w:r>
        <w:rPr>
          <w:rFonts w:ascii="Arial" w:hAnsi="Arial" w:cs="Arial"/>
        </w:rPr>
        <w:t xml:space="preserve">competency </w:t>
      </w:r>
      <w:r w:rsidRPr="00963443">
        <w:rPr>
          <w:rFonts w:ascii="Arial" w:hAnsi="Arial" w:cs="Arial"/>
        </w:rPr>
        <w:t>assessments include the following:</w:t>
      </w:r>
    </w:p>
    <w:p w:rsidR="00BE70FB" w:rsidRPr="00963443" w:rsidP="00BE70FB">
      <w:pPr>
        <w:pStyle w:val="ListParagraph"/>
        <w:numPr>
          <w:ilvl w:val="3"/>
          <w:numId w:val="11"/>
        </w:numPr>
        <w:spacing w:after="200" w:line="276" w:lineRule="auto"/>
        <w:ind w:left="1260" w:hanging="180"/>
        <w:rPr>
          <w:rFonts w:ascii="Arial" w:hAnsi="Arial" w:cs="Arial"/>
        </w:rPr>
      </w:pPr>
      <w:r w:rsidRPr="00963443">
        <w:rPr>
          <w:rFonts w:ascii="Arial" w:hAnsi="Arial" w:cs="Arial"/>
        </w:rPr>
        <w:t>Gloved Fingertip and Thumb Sample incubation and sample analysis</w:t>
      </w:r>
    </w:p>
    <w:p w:rsidR="00BE70FB" w:rsidP="00BE70FB">
      <w:pPr>
        <w:pStyle w:val="ListParagraph"/>
        <w:numPr>
          <w:ilvl w:val="3"/>
          <w:numId w:val="11"/>
        </w:numPr>
        <w:spacing w:after="200" w:line="276" w:lineRule="auto"/>
        <w:ind w:left="1260" w:hanging="180"/>
        <w:rPr>
          <w:rFonts w:ascii="Arial" w:hAnsi="Arial" w:cs="Arial"/>
        </w:rPr>
      </w:pPr>
      <w:r w:rsidRPr="00963443">
        <w:rPr>
          <w:rFonts w:ascii="Arial" w:hAnsi="Arial" w:cs="Arial"/>
        </w:rPr>
        <w:t xml:space="preserve">Media Fill Testing incubation and sample analysis </w:t>
      </w:r>
    </w:p>
    <w:p w:rsidR="00BE70FB" w:rsidP="00BE70FB">
      <w:pPr>
        <w:pStyle w:val="ListParagraph"/>
        <w:numPr>
          <w:ilvl w:val="3"/>
          <w:numId w:val="11"/>
        </w:numPr>
        <w:spacing w:after="200" w:line="276" w:lineRule="auto"/>
        <w:ind w:left="1260" w:hanging="180"/>
        <w:rPr>
          <w:rFonts w:ascii="Arial" w:hAnsi="Arial" w:cs="Arial"/>
        </w:rPr>
      </w:pPr>
      <w:r>
        <w:rPr>
          <w:rFonts w:ascii="Arial" w:hAnsi="Arial" w:cs="Arial"/>
        </w:rPr>
        <w:t xml:space="preserve">Surface sample of direct compounding incubation and analysis </w:t>
      </w:r>
    </w:p>
    <w:p w:rsidR="00BE70FB" w:rsidP="00BE70FB">
      <w:pPr>
        <w:pStyle w:val="ListParagraph"/>
        <w:numPr>
          <w:ilvl w:val="3"/>
          <w:numId w:val="11"/>
        </w:numPr>
        <w:spacing w:after="200" w:line="276" w:lineRule="auto"/>
        <w:ind w:left="1260" w:hanging="180"/>
        <w:rPr>
          <w:rFonts w:ascii="Arial" w:hAnsi="Arial" w:cs="Arial"/>
        </w:rPr>
      </w:pPr>
      <w:r w:rsidRPr="00963443">
        <w:rPr>
          <w:rFonts w:ascii="Arial" w:hAnsi="Arial" w:cs="Arial"/>
        </w:rPr>
        <w:t>Identification to at least genus for any growth that exceed the levels in USP &lt;797&gt;</w:t>
      </w:r>
      <w:r>
        <w:rPr>
          <w:rFonts w:ascii="Arial" w:hAnsi="Arial" w:cs="Arial"/>
        </w:rPr>
        <w:t xml:space="preserve"> and when possible, to species of the microorganism recovered for GFTs and direct compounding area surface samples only.   </w:t>
      </w:r>
    </w:p>
    <w:p w:rsidR="00BE70FB" w:rsidP="00BE70FB">
      <w:pPr>
        <w:pStyle w:val="ListParagraph"/>
        <w:ind w:left="1710"/>
        <w:rPr>
          <w:rFonts w:ascii="Arial" w:hAnsi="Arial" w:cs="Arial"/>
        </w:rPr>
      </w:pPr>
    </w:p>
    <w:p w:rsidR="00BE70FB" w:rsidRPr="00601369" w:rsidP="00BE70FB">
      <w:pPr>
        <w:pStyle w:val="ListParagraph"/>
        <w:numPr>
          <w:ilvl w:val="0"/>
          <w:numId w:val="1"/>
        </w:numPr>
        <w:spacing w:after="200" w:line="276" w:lineRule="auto"/>
        <w:rPr>
          <w:rFonts w:ascii="Arial" w:eastAsia="Times New Roman" w:hAnsi="Arial" w:cs="Arial"/>
          <w:noProof/>
        </w:rPr>
      </w:pPr>
      <w:bookmarkEnd w:id="14"/>
      <w:r w:rsidRPr="00601369">
        <w:rPr>
          <w:rFonts w:ascii="Arial" w:eastAsia="Times New Roman" w:hAnsi="Arial" w:cs="Arial"/>
          <w:b/>
          <w:noProof/>
          <w:u w:val="single"/>
        </w:rPr>
        <w:t>Sampling Reports</w:t>
      </w:r>
      <w:r w:rsidRPr="00601369">
        <w:rPr>
          <w:rFonts w:ascii="Arial" w:eastAsia="Times New Roman" w:hAnsi="Arial" w:cs="Arial"/>
          <w:b/>
          <w:noProof/>
        </w:rPr>
        <w:t>:</w:t>
      </w:r>
    </w:p>
    <w:p w:rsidR="00BE70FB" w:rsidP="00BE70FB">
      <w:pPr>
        <w:ind w:left="720"/>
        <w:rPr>
          <w:rFonts w:ascii="Arial" w:eastAsia="Times New Roman" w:hAnsi="Arial" w:cs="Arial"/>
          <w:noProof/>
        </w:rPr>
      </w:pPr>
      <w:r w:rsidRPr="00601369">
        <w:rPr>
          <w:rFonts w:ascii="Arial" w:eastAsia="Times New Roman" w:hAnsi="Arial" w:cs="Arial"/>
          <w:noProof/>
        </w:rPr>
        <w:t xml:space="preserve">Results of viable surface and air samples, GFTs, and MFTs must be submitted to the </w:t>
      </w:r>
      <w:r w:rsidRPr="00601369">
        <w:rPr>
          <w:rFonts w:ascii="Arial" w:hAnsi="Arial" w:cs="Arial"/>
        </w:rPr>
        <w:t xml:space="preserve">Pharmacy Program Manager for CSPs &amp; HDs and/or designee(s), </w:t>
      </w:r>
      <w:r w:rsidRPr="00601369">
        <w:rPr>
          <w:rFonts w:ascii="Arial" w:eastAsia="Times New Roman" w:hAnsi="Arial" w:cs="Arial"/>
          <w:noProof/>
        </w:rPr>
        <w:t>within one (1) business days of the receipt of the results. Send</w:t>
      </w:r>
      <w:r>
        <w:rPr>
          <w:rFonts w:ascii="Arial" w:eastAsia="Times New Roman" w:hAnsi="Arial" w:cs="Arial"/>
          <w:noProof/>
        </w:rPr>
        <w:t xml:space="preserve"> reports to:</w:t>
      </w:r>
    </w:p>
    <w:p w:rsidR="00BE70FB" w:rsidP="00BE70FB">
      <w:pPr>
        <w:pStyle w:val="ListParagraph"/>
        <w:numPr>
          <w:ilvl w:val="0"/>
          <w:numId w:val="13"/>
        </w:numPr>
        <w:spacing w:after="200" w:line="276" w:lineRule="auto"/>
        <w:rPr>
          <w:rFonts w:ascii="Arial" w:eastAsia="Times New Roman" w:hAnsi="Arial" w:cs="Arial"/>
          <w:noProof/>
        </w:rPr>
      </w:pPr>
      <w:r>
        <w:rPr>
          <w:rFonts w:ascii="Arial" w:eastAsia="Times New Roman" w:hAnsi="Arial" w:cs="Arial"/>
          <w:noProof/>
        </w:rPr>
        <w:t>Mara Moresette, PharmD, Pharmacy Program Manager for CPS and HDs</w:t>
      </w:r>
    </w:p>
    <w:p w:rsidR="00BE70FB" w:rsidP="00BE70FB">
      <w:pPr>
        <w:pStyle w:val="ListParagraph"/>
        <w:numPr>
          <w:ilvl w:val="1"/>
          <w:numId w:val="13"/>
        </w:numPr>
        <w:spacing w:after="200" w:line="276" w:lineRule="auto"/>
        <w:rPr>
          <w:rFonts w:ascii="Arial" w:eastAsia="Times New Roman" w:hAnsi="Arial" w:cs="Arial"/>
          <w:noProof/>
        </w:rPr>
      </w:pPr>
      <w:r>
        <w:rPr>
          <w:rFonts w:ascii="Arial" w:eastAsia="Times New Roman" w:hAnsi="Arial" w:cs="Arial"/>
          <w:noProof/>
        </w:rPr>
        <w:t>Mara.Moresette@va.gov</w:t>
      </w:r>
    </w:p>
    <w:p w:rsidR="00BE70FB" w:rsidP="00BE70FB">
      <w:pPr>
        <w:pStyle w:val="ListParagraph"/>
        <w:numPr>
          <w:ilvl w:val="0"/>
          <w:numId w:val="13"/>
        </w:numPr>
        <w:spacing w:after="200" w:line="276" w:lineRule="auto"/>
        <w:rPr>
          <w:rFonts w:ascii="Arial" w:eastAsia="Times New Roman" w:hAnsi="Arial" w:cs="Arial"/>
          <w:noProof/>
        </w:rPr>
      </w:pPr>
      <w:r>
        <w:rPr>
          <w:rFonts w:ascii="Arial" w:eastAsia="Times New Roman" w:hAnsi="Arial" w:cs="Arial"/>
          <w:noProof/>
        </w:rPr>
        <w:t>Sheila Kuehne, PharmD, Associate Chief of Inpatient Operations</w:t>
      </w:r>
    </w:p>
    <w:p w:rsidR="00BE70FB" w:rsidP="00BE70FB">
      <w:pPr>
        <w:pStyle w:val="ListParagraph"/>
        <w:numPr>
          <w:ilvl w:val="1"/>
          <w:numId w:val="13"/>
        </w:numPr>
        <w:spacing w:after="200" w:line="276" w:lineRule="auto"/>
        <w:rPr>
          <w:rFonts w:ascii="Arial" w:eastAsia="Times New Roman" w:hAnsi="Arial" w:cs="Arial"/>
          <w:noProof/>
        </w:rPr>
      </w:pPr>
      <w:r>
        <w:rPr>
          <w:rFonts w:ascii="Arial" w:eastAsia="Times New Roman" w:hAnsi="Arial" w:cs="Arial"/>
          <w:noProof/>
        </w:rPr>
        <w:t>Sheila.Kuehne10@va.gov</w:t>
      </w:r>
    </w:p>
    <w:p w:rsidR="00BE70FB" w:rsidP="00BE70FB">
      <w:pPr>
        <w:pStyle w:val="ListParagraph"/>
        <w:numPr>
          <w:ilvl w:val="0"/>
          <w:numId w:val="13"/>
        </w:numPr>
        <w:spacing w:after="200" w:line="276" w:lineRule="auto"/>
        <w:rPr>
          <w:rFonts w:ascii="Arial" w:eastAsia="Times New Roman" w:hAnsi="Arial" w:cs="Arial"/>
          <w:noProof/>
        </w:rPr>
      </w:pPr>
      <w:r w:rsidRPr="002E17E8">
        <w:rPr>
          <w:rFonts w:ascii="Arial" w:eastAsia="Times New Roman" w:hAnsi="Arial" w:cs="Arial"/>
          <w:noProof/>
        </w:rPr>
        <w:t xml:space="preserve">Murray Leraas, PharmD, Inpatient </w:t>
      </w:r>
      <w:r>
        <w:rPr>
          <w:rFonts w:ascii="Arial" w:eastAsia="Times New Roman" w:hAnsi="Arial" w:cs="Arial"/>
          <w:noProof/>
        </w:rPr>
        <w:t xml:space="preserve">Pharmacy </w:t>
      </w:r>
      <w:r w:rsidRPr="002E17E8">
        <w:rPr>
          <w:rFonts w:ascii="Arial" w:eastAsia="Times New Roman" w:hAnsi="Arial" w:cs="Arial"/>
          <w:noProof/>
        </w:rPr>
        <w:t>Operations Su</w:t>
      </w:r>
      <w:r>
        <w:rPr>
          <w:rFonts w:ascii="Arial" w:eastAsia="Times New Roman" w:hAnsi="Arial" w:cs="Arial"/>
          <w:noProof/>
        </w:rPr>
        <w:t>pervisor</w:t>
      </w:r>
    </w:p>
    <w:p w:rsidR="00BE70FB" w:rsidP="00BE70FB">
      <w:pPr>
        <w:pStyle w:val="ListParagraph"/>
        <w:numPr>
          <w:ilvl w:val="1"/>
          <w:numId w:val="13"/>
        </w:numPr>
        <w:spacing w:after="200" w:line="276" w:lineRule="auto"/>
        <w:rPr>
          <w:rFonts w:ascii="Arial" w:eastAsia="Times New Roman" w:hAnsi="Arial" w:cs="Arial"/>
          <w:noProof/>
        </w:rPr>
      </w:pPr>
      <w:r>
        <w:rPr>
          <w:rFonts w:ascii="Arial" w:eastAsia="Times New Roman" w:hAnsi="Arial" w:cs="Arial"/>
          <w:noProof/>
        </w:rPr>
        <w:t>Murray.Leraas2@va.gov</w:t>
      </w:r>
    </w:p>
    <w:p w:rsidR="00BE70FB" w:rsidP="00BE70FB">
      <w:pPr>
        <w:pStyle w:val="ListParagraph"/>
        <w:numPr>
          <w:ilvl w:val="0"/>
          <w:numId w:val="13"/>
        </w:numPr>
        <w:spacing w:after="200" w:line="276" w:lineRule="auto"/>
        <w:rPr>
          <w:rFonts w:ascii="Arial" w:eastAsia="Times New Roman" w:hAnsi="Arial" w:cs="Arial"/>
          <w:noProof/>
        </w:rPr>
      </w:pPr>
      <w:r>
        <w:rPr>
          <w:rFonts w:ascii="Arial" w:eastAsia="Times New Roman" w:hAnsi="Arial" w:cs="Arial"/>
          <w:noProof/>
        </w:rPr>
        <w:t>Jeanna Montero, CPhT, IV Technician Supervisor</w:t>
      </w:r>
    </w:p>
    <w:p w:rsidR="00BE70FB" w:rsidRPr="00BB51A1" w:rsidP="00BE70FB">
      <w:pPr>
        <w:pStyle w:val="ListParagraph"/>
        <w:numPr>
          <w:ilvl w:val="1"/>
          <w:numId w:val="13"/>
        </w:numPr>
        <w:spacing w:after="200" w:line="276" w:lineRule="auto"/>
        <w:rPr>
          <w:rFonts w:ascii="Arial" w:eastAsia="Times New Roman" w:hAnsi="Arial" w:cs="Arial"/>
          <w:noProof/>
        </w:rPr>
      </w:pPr>
      <w:r>
        <w:rPr>
          <w:rFonts w:ascii="Arial" w:eastAsia="Times New Roman" w:hAnsi="Arial" w:cs="Arial"/>
          <w:noProof/>
        </w:rPr>
        <w:t>Jeanna.Montero@va.gov</w:t>
      </w:r>
    </w:p>
    <w:p w:rsidR="00BE70FB" w:rsidRPr="00D01E57" w:rsidP="00BE70FB">
      <w:pPr>
        <w:pStyle w:val="ListParagraph"/>
        <w:ind w:left="1800"/>
        <w:rPr>
          <w:rFonts w:ascii="Arial" w:eastAsia="Times New Roman" w:hAnsi="Arial" w:cs="Arial"/>
          <w:noProof/>
          <w:highlight w:val="yellow"/>
        </w:rPr>
      </w:pPr>
    </w:p>
    <w:p w:rsidR="00BE70FB" w:rsidP="00BE70FB">
      <w:pPr>
        <w:pStyle w:val="ListParagraph"/>
        <w:rPr>
          <w:rFonts w:ascii="Arial" w:eastAsia="Times New Roman" w:hAnsi="Arial" w:cs="Arial"/>
          <w:noProof/>
        </w:rPr>
      </w:pPr>
      <w:r>
        <w:rPr>
          <w:rFonts w:ascii="Arial" w:eastAsia="Times New Roman" w:hAnsi="Arial" w:cs="Arial"/>
          <w:noProof/>
        </w:rPr>
        <w:t xml:space="preserve">a. Viable surface samples will be reported out by room location (e.g., BR-118, BR-118B,      BR-118C, BR-119, 2R-103 A &amp; B, 3F-117A) by the contractor to the site.  Multiple rooms should not be included on the same report.  </w:t>
      </w:r>
    </w:p>
    <w:p w:rsidR="00BE70FB" w:rsidP="00BE70FB">
      <w:pPr>
        <w:pStyle w:val="ListParagraph"/>
        <w:rPr>
          <w:rFonts w:ascii="Arial" w:eastAsia="Times New Roman" w:hAnsi="Arial" w:cs="Arial"/>
          <w:noProof/>
        </w:rPr>
      </w:pPr>
    </w:p>
    <w:p w:rsidR="00BE70FB" w:rsidP="00BE70FB">
      <w:pPr>
        <w:pStyle w:val="ListParagraph"/>
        <w:rPr>
          <w:rFonts w:ascii="Arial" w:eastAsia="Times New Roman" w:hAnsi="Arial" w:cs="Arial"/>
          <w:noProof/>
        </w:rPr>
      </w:pPr>
      <w:r>
        <w:rPr>
          <w:rFonts w:ascii="Arial" w:eastAsia="Times New Roman" w:hAnsi="Arial" w:cs="Arial"/>
          <w:noProof/>
        </w:rPr>
        <w:t xml:space="preserve">b. Viable air samples will be reported out by room location (e.g., BR-118, BR-118B, BR-118C, BR-119, 2R-103 A &amp; B, 3F-117A) by the contractor to the site.  Multiple rooms should not be included on the same report.  </w:t>
      </w:r>
    </w:p>
    <w:p w:rsidR="00BE70FB" w:rsidP="00BE70FB">
      <w:pPr>
        <w:pStyle w:val="ListParagraph"/>
        <w:rPr>
          <w:rFonts w:ascii="Arial" w:eastAsia="Times New Roman" w:hAnsi="Arial" w:cs="Arial"/>
          <w:noProof/>
        </w:rPr>
      </w:pPr>
    </w:p>
    <w:p w:rsidR="00BE70FB" w:rsidP="00BE70FB">
      <w:pPr>
        <w:pStyle w:val="ListParagraph"/>
        <w:rPr>
          <w:rFonts w:ascii="Arial" w:eastAsia="Times New Roman" w:hAnsi="Arial" w:cs="Arial"/>
          <w:noProof/>
        </w:rPr>
      </w:pPr>
      <w:r>
        <w:rPr>
          <w:rFonts w:ascii="Arial" w:eastAsia="Times New Roman" w:hAnsi="Arial" w:cs="Arial"/>
          <w:noProof/>
        </w:rPr>
        <w:t xml:space="preserve">If viable air and surface samples are submitted on the same chain of custody form, it will be acceptable to report both air and surface samples on the same result report for the room.   </w:t>
      </w:r>
    </w:p>
    <w:p w:rsidR="00BE70FB" w:rsidP="00BE70FB">
      <w:pPr>
        <w:pStyle w:val="ListParagraph"/>
        <w:rPr>
          <w:rFonts w:ascii="Arial" w:eastAsia="Times New Roman" w:hAnsi="Arial" w:cs="Arial"/>
          <w:noProof/>
        </w:rPr>
      </w:pPr>
    </w:p>
    <w:p w:rsidR="00BE70FB" w:rsidP="00BE70FB">
      <w:pPr>
        <w:pStyle w:val="ListParagraph"/>
        <w:rPr>
          <w:rFonts w:ascii="Arial" w:eastAsia="Times New Roman" w:hAnsi="Arial" w:cs="Arial"/>
          <w:noProof/>
        </w:rPr>
      </w:pPr>
      <w:r>
        <w:rPr>
          <w:rFonts w:ascii="Arial" w:eastAsia="Times New Roman" w:hAnsi="Arial" w:cs="Arial"/>
          <w:noProof/>
        </w:rPr>
        <w:t xml:space="preserve">c. Each employee will have their own individual results reported by the contractor to the site.  The report will include the employee’s name and clearly identify the type of test (e.g., post garbing GFT, post media fill GFT, surface sample of the DCA, and/or media fill bag). Multiple employees should not be included on the same report. </w:t>
      </w:r>
      <w:r w:rsidRPr="00963443">
        <w:rPr>
          <w:rFonts w:ascii="Arial" w:eastAsia="Times New Roman" w:hAnsi="Arial" w:cs="Arial"/>
          <w:noProof/>
        </w:rPr>
        <w:t>Pass/Fail notifications should be included where applicable.</w:t>
      </w:r>
    </w:p>
    <w:p w:rsidR="00BE70FB" w:rsidP="00BE70FB">
      <w:pPr>
        <w:pStyle w:val="ListParagraph"/>
        <w:rPr>
          <w:rFonts w:ascii="Arial" w:eastAsia="Times New Roman" w:hAnsi="Arial" w:cs="Arial"/>
          <w:noProof/>
        </w:rPr>
      </w:pPr>
    </w:p>
    <w:p w:rsidR="00BE70FB" w:rsidP="00BE70FB">
      <w:pPr>
        <w:pStyle w:val="ListParagraph"/>
        <w:rPr>
          <w:rFonts w:ascii="Arial" w:eastAsia="Times New Roman" w:hAnsi="Arial" w:cs="Arial"/>
          <w:noProof/>
        </w:rPr>
      </w:pPr>
      <w:r>
        <w:rPr>
          <w:rFonts w:ascii="Arial" w:eastAsia="Times New Roman" w:hAnsi="Arial" w:cs="Arial"/>
          <w:noProof/>
        </w:rPr>
        <w:t>d. Final reports for viable air and surface sampling, GFTs and MFTs must contain the following information 100% of the time:</w:t>
      </w:r>
    </w:p>
    <w:p w:rsidR="00BE70FB" w:rsidP="00BE70FB">
      <w:pPr>
        <w:pStyle w:val="ListParagraph"/>
        <w:numPr>
          <w:ilvl w:val="0"/>
          <w:numId w:val="14"/>
        </w:numPr>
        <w:spacing w:after="200" w:line="276" w:lineRule="auto"/>
        <w:ind w:hanging="450"/>
        <w:rPr>
          <w:rFonts w:ascii="Arial" w:eastAsia="Times New Roman" w:hAnsi="Arial" w:cs="Arial"/>
          <w:noProof/>
        </w:rPr>
      </w:pPr>
      <w:r>
        <w:rPr>
          <w:rFonts w:ascii="Arial" w:eastAsia="Times New Roman" w:hAnsi="Arial" w:cs="Arial"/>
          <w:noProof/>
        </w:rPr>
        <w:t>Name of report (e.g., name of employee or room)</w:t>
      </w:r>
    </w:p>
    <w:p w:rsidR="00BE70FB" w:rsidP="00BE70FB">
      <w:pPr>
        <w:pStyle w:val="ListParagraph"/>
        <w:numPr>
          <w:ilvl w:val="0"/>
          <w:numId w:val="14"/>
        </w:numPr>
        <w:spacing w:after="200" w:line="276" w:lineRule="auto"/>
        <w:ind w:hanging="450"/>
        <w:rPr>
          <w:rFonts w:ascii="Arial" w:eastAsia="Times New Roman" w:hAnsi="Arial" w:cs="Arial"/>
          <w:noProof/>
        </w:rPr>
      </w:pPr>
      <w:r>
        <w:rPr>
          <w:rFonts w:ascii="Arial" w:eastAsia="Times New Roman" w:hAnsi="Arial" w:cs="Arial"/>
          <w:noProof/>
        </w:rPr>
        <w:t xml:space="preserve">Date of sampling </w:t>
      </w:r>
    </w:p>
    <w:p w:rsidR="00BE70FB" w:rsidP="00BE70FB">
      <w:pPr>
        <w:pStyle w:val="ListParagraph"/>
        <w:numPr>
          <w:ilvl w:val="0"/>
          <w:numId w:val="14"/>
        </w:numPr>
        <w:spacing w:after="200" w:line="276" w:lineRule="auto"/>
        <w:ind w:hanging="450"/>
        <w:rPr>
          <w:rFonts w:ascii="Arial" w:eastAsia="Times New Roman" w:hAnsi="Arial" w:cs="Arial"/>
          <w:noProof/>
        </w:rPr>
      </w:pPr>
      <w:r>
        <w:rPr>
          <w:rFonts w:ascii="Arial" w:eastAsia="Times New Roman" w:hAnsi="Arial" w:cs="Arial"/>
          <w:noProof/>
        </w:rPr>
        <w:t>Date received</w:t>
      </w:r>
    </w:p>
    <w:p w:rsidR="00BE70FB" w:rsidP="00BE70FB">
      <w:pPr>
        <w:pStyle w:val="ListParagraph"/>
        <w:numPr>
          <w:ilvl w:val="0"/>
          <w:numId w:val="14"/>
        </w:numPr>
        <w:spacing w:after="200" w:line="276" w:lineRule="auto"/>
        <w:ind w:hanging="450"/>
        <w:rPr>
          <w:rFonts w:ascii="Arial" w:eastAsia="Times New Roman" w:hAnsi="Arial" w:cs="Arial"/>
          <w:noProof/>
        </w:rPr>
      </w:pPr>
      <w:r>
        <w:rPr>
          <w:rFonts w:ascii="Arial" w:eastAsia="Times New Roman" w:hAnsi="Arial" w:cs="Arial"/>
          <w:noProof/>
        </w:rPr>
        <w:t>Date Analyzed</w:t>
      </w:r>
    </w:p>
    <w:p w:rsidR="00BE70FB" w:rsidP="00BE70FB">
      <w:pPr>
        <w:pStyle w:val="ListParagraph"/>
        <w:numPr>
          <w:ilvl w:val="0"/>
          <w:numId w:val="14"/>
        </w:numPr>
        <w:spacing w:after="200" w:line="276" w:lineRule="auto"/>
        <w:ind w:hanging="450"/>
        <w:rPr>
          <w:rFonts w:ascii="Arial" w:eastAsia="Times New Roman" w:hAnsi="Arial" w:cs="Arial"/>
          <w:noProof/>
        </w:rPr>
      </w:pPr>
      <w:r>
        <w:rPr>
          <w:rFonts w:ascii="Arial" w:eastAsia="Times New Roman" w:hAnsi="Arial" w:cs="Arial"/>
          <w:noProof/>
        </w:rPr>
        <w:t>Date reported</w:t>
      </w:r>
    </w:p>
    <w:p w:rsidR="00BE70FB" w:rsidP="00BE70FB">
      <w:pPr>
        <w:pStyle w:val="ListParagraph"/>
        <w:numPr>
          <w:ilvl w:val="0"/>
          <w:numId w:val="14"/>
        </w:numPr>
        <w:spacing w:after="200" w:line="276" w:lineRule="auto"/>
        <w:ind w:hanging="450"/>
        <w:rPr>
          <w:rFonts w:ascii="Arial" w:eastAsia="Times New Roman" w:hAnsi="Arial" w:cs="Arial"/>
          <w:noProof/>
        </w:rPr>
      </w:pPr>
      <w:r>
        <w:rPr>
          <w:rFonts w:ascii="Arial" w:eastAsia="Times New Roman" w:hAnsi="Arial" w:cs="Arial"/>
          <w:noProof/>
        </w:rPr>
        <w:t>Sample ID &amp; Location</w:t>
      </w:r>
    </w:p>
    <w:p w:rsidR="00BE70FB" w:rsidP="00BE70FB">
      <w:pPr>
        <w:pStyle w:val="ListParagraph"/>
        <w:numPr>
          <w:ilvl w:val="0"/>
          <w:numId w:val="14"/>
        </w:numPr>
        <w:spacing w:after="200" w:line="276" w:lineRule="auto"/>
        <w:ind w:hanging="450"/>
        <w:rPr>
          <w:rFonts w:ascii="Arial" w:eastAsia="Times New Roman" w:hAnsi="Arial" w:cs="Arial"/>
          <w:noProof/>
        </w:rPr>
      </w:pPr>
      <w:r>
        <w:rPr>
          <w:rFonts w:ascii="Arial" w:eastAsia="Times New Roman" w:hAnsi="Arial" w:cs="Arial"/>
          <w:noProof/>
        </w:rPr>
        <w:t>Incubation temperatures and timeframes</w:t>
      </w:r>
    </w:p>
    <w:p w:rsidR="00BE70FB" w:rsidP="00BE70FB">
      <w:pPr>
        <w:pStyle w:val="ListParagraph"/>
        <w:numPr>
          <w:ilvl w:val="0"/>
          <w:numId w:val="14"/>
        </w:numPr>
        <w:spacing w:after="200" w:line="276" w:lineRule="auto"/>
        <w:ind w:hanging="450"/>
        <w:rPr>
          <w:rFonts w:ascii="Arial" w:eastAsia="Times New Roman" w:hAnsi="Arial" w:cs="Arial"/>
          <w:noProof/>
        </w:rPr>
      </w:pPr>
      <w:r>
        <w:rPr>
          <w:rFonts w:ascii="Arial" w:eastAsia="Times New Roman" w:hAnsi="Arial" w:cs="Arial"/>
          <w:noProof/>
        </w:rPr>
        <w:t>Media lot and expiration dates</w:t>
      </w:r>
    </w:p>
    <w:p w:rsidR="00BE70FB" w:rsidP="00BE70FB">
      <w:pPr>
        <w:pStyle w:val="ListParagraph"/>
        <w:numPr>
          <w:ilvl w:val="0"/>
          <w:numId w:val="14"/>
        </w:numPr>
        <w:spacing w:after="200" w:line="276" w:lineRule="auto"/>
        <w:ind w:hanging="450"/>
        <w:rPr>
          <w:rFonts w:ascii="Arial" w:eastAsia="Times New Roman" w:hAnsi="Arial" w:cs="Arial"/>
          <w:noProof/>
        </w:rPr>
      </w:pPr>
      <w:r>
        <w:rPr>
          <w:rFonts w:ascii="Arial" w:eastAsia="Times New Roman" w:hAnsi="Arial" w:cs="Arial"/>
          <w:noProof/>
        </w:rPr>
        <w:t>ISO Classification</w:t>
      </w:r>
    </w:p>
    <w:p w:rsidR="00BE70FB" w:rsidP="00BE70FB">
      <w:pPr>
        <w:pStyle w:val="ListParagraph"/>
        <w:numPr>
          <w:ilvl w:val="0"/>
          <w:numId w:val="14"/>
        </w:numPr>
        <w:spacing w:after="200" w:line="276" w:lineRule="auto"/>
        <w:ind w:hanging="450"/>
        <w:rPr>
          <w:rFonts w:ascii="Arial" w:eastAsia="Times New Roman" w:hAnsi="Arial" w:cs="Arial"/>
          <w:noProof/>
        </w:rPr>
      </w:pPr>
      <w:r>
        <w:rPr>
          <w:rFonts w:ascii="Arial" w:eastAsia="Times New Roman" w:hAnsi="Arial" w:cs="Arial"/>
          <w:noProof/>
        </w:rPr>
        <w:t>Preliminary cfu counts after initial incubation</w:t>
      </w:r>
    </w:p>
    <w:p w:rsidR="00BE70FB" w:rsidP="00BE70FB">
      <w:pPr>
        <w:pStyle w:val="ListParagraph"/>
        <w:numPr>
          <w:ilvl w:val="0"/>
          <w:numId w:val="14"/>
        </w:numPr>
        <w:spacing w:after="200" w:line="276" w:lineRule="auto"/>
        <w:ind w:hanging="450"/>
        <w:rPr>
          <w:rFonts w:ascii="Arial" w:eastAsia="Times New Roman" w:hAnsi="Arial" w:cs="Arial"/>
          <w:noProof/>
        </w:rPr>
      </w:pPr>
      <w:r>
        <w:rPr>
          <w:rFonts w:ascii="Arial" w:eastAsia="Times New Roman" w:hAnsi="Arial" w:cs="Arial"/>
          <w:noProof/>
        </w:rPr>
        <w:t>Final cfu counts after final incubation</w:t>
      </w:r>
    </w:p>
    <w:p w:rsidR="00BE70FB" w:rsidP="00BE70FB">
      <w:pPr>
        <w:pStyle w:val="ListParagraph"/>
        <w:numPr>
          <w:ilvl w:val="0"/>
          <w:numId w:val="14"/>
        </w:numPr>
        <w:spacing w:after="200" w:line="276" w:lineRule="auto"/>
        <w:ind w:hanging="450"/>
        <w:rPr>
          <w:rFonts w:ascii="Arial" w:eastAsia="Times New Roman" w:hAnsi="Arial" w:cs="Arial"/>
          <w:noProof/>
        </w:rPr>
      </w:pPr>
      <w:r>
        <w:rPr>
          <w:rFonts w:ascii="Arial" w:eastAsia="Times New Roman" w:hAnsi="Arial" w:cs="Arial"/>
          <w:noProof/>
        </w:rPr>
        <w:t>Total number of cfu per plate</w:t>
      </w:r>
    </w:p>
    <w:p w:rsidR="00BE70FB" w:rsidP="00BE70FB">
      <w:pPr>
        <w:pStyle w:val="ListParagraph"/>
        <w:numPr>
          <w:ilvl w:val="0"/>
          <w:numId w:val="14"/>
        </w:numPr>
        <w:spacing w:after="200" w:line="276" w:lineRule="auto"/>
        <w:ind w:hanging="450"/>
        <w:rPr>
          <w:rFonts w:ascii="Arial" w:eastAsia="Times New Roman" w:hAnsi="Arial" w:cs="Arial"/>
          <w:noProof/>
        </w:rPr>
      </w:pPr>
      <w:r>
        <w:rPr>
          <w:rFonts w:ascii="Arial" w:eastAsia="Times New Roman" w:hAnsi="Arial" w:cs="Arial"/>
          <w:noProof/>
        </w:rPr>
        <w:t>Note if sample result is above or below USP &lt;797&gt; action level</w:t>
      </w:r>
    </w:p>
    <w:p w:rsidR="00BE70FB" w:rsidRPr="00C44A27" w:rsidP="00BE70FB">
      <w:pPr>
        <w:pStyle w:val="ListParagraph"/>
        <w:numPr>
          <w:ilvl w:val="0"/>
          <w:numId w:val="14"/>
        </w:numPr>
        <w:spacing w:after="200" w:line="276" w:lineRule="auto"/>
        <w:ind w:hanging="450"/>
        <w:rPr>
          <w:rFonts w:ascii="Arial" w:eastAsia="Times New Roman" w:hAnsi="Arial" w:cs="Arial"/>
          <w:noProof/>
        </w:rPr>
      </w:pPr>
      <w:r>
        <w:rPr>
          <w:rFonts w:ascii="Arial" w:eastAsia="Times New Roman" w:hAnsi="Arial" w:cs="Arial"/>
          <w:noProof/>
        </w:rPr>
        <w:t xml:space="preserve">Identification of organisms to the genus level </w:t>
      </w:r>
      <w:r w:rsidRPr="00C44A27">
        <w:rPr>
          <w:rFonts w:ascii="Arial" w:hAnsi="Arial" w:cs="Arial"/>
        </w:rPr>
        <w:t xml:space="preserve">and when possible, to species of the </w:t>
      </w:r>
      <w:r>
        <w:rPr>
          <w:rFonts w:ascii="Arial" w:hAnsi="Arial" w:cs="Arial"/>
        </w:rPr>
        <w:t>microorganism</w:t>
      </w:r>
      <w:r w:rsidRPr="00C44A27">
        <w:rPr>
          <w:rFonts w:ascii="Arial" w:hAnsi="Arial" w:cs="Arial"/>
        </w:rPr>
        <w:t xml:space="preserve"> recovered</w:t>
      </w:r>
    </w:p>
    <w:p w:rsidR="00BE70FB" w:rsidP="00BE70FB">
      <w:pPr>
        <w:pStyle w:val="ListParagraph"/>
        <w:numPr>
          <w:ilvl w:val="0"/>
          <w:numId w:val="14"/>
        </w:numPr>
        <w:spacing w:after="200" w:line="276" w:lineRule="auto"/>
        <w:ind w:hanging="450"/>
        <w:rPr>
          <w:rFonts w:ascii="Arial" w:eastAsia="Times New Roman" w:hAnsi="Arial" w:cs="Arial"/>
          <w:noProof/>
        </w:rPr>
      </w:pPr>
      <w:r>
        <w:rPr>
          <w:rFonts w:ascii="Arial" w:eastAsia="Times New Roman" w:hAnsi="Arial" w:cs="Arial"/>
          <w:noProof/>
        </w:rPr>
        <w:t xml:space="preserve"> Signed by lab personnel conducting the lab results. </w:t>
      </w:r>
    </w:p>
    <w:p w:rsidR="00BE70FB" w:rsidRPr="000E23B5" w:rsidP="00BE70FB">
      <w:pPr>
        <w:pStyle w:val="ListParagraph"/>
        <w:ind w:left="1440" w:hanging="450"/>
        <w:rPr>
          <w:rFonts w:ascii="Arial" w:eastAsia="Times New Roman" w:hAnsi="Arial" w:cs="Arial"/>
          <w:noProof/>
        </w:rPr>
      </w:pPr>
    </w:p>
    <w:p w:rsidR="00BE70FB" w:rsidP="00BE70FB">
      <w:pPr>
        <w:pStyle w:val="ListParagraph"/>
        <w:rPr>
          <w:rFonts w:ascii="Arial" w:eastAsia="Times New Roman" w:hAnsi="Arial" w:cs="Arial"/>
          <w:noProof/>
        </w:rPr>
      </w:pPr>
      <w:r w:rsidRPr="00963443">
        <w:rPr>
          <w:rFonts w:ascii="Arial" w:eastAsia="Times New Roman" w:hAnsi="Arial" w:cs="Arial"/>
          <w:noProof/>
        </w:rPr>
        <w:t xml:space="preserve">Failure to follow these procedures may result in delay of payment or nonpayment. </w:t>
      </w:r>
    </w:p>
    <w:p w:rsidR="00BE70FB" w:rsidP="00BE70FB">
      <w:pPr>
        <w:pStyle w:val="ListParagraph"/>
        <w:rPr>
          <w:rFonts w:ascii="Arial" w:eastAsia="Times New Roman" w:hAnsi="Arial" w:cs="Arial"/>
          <w:noProof/>
        </w:rPr>
      </w:pPr>
    </w:p>
    <w:p w:rsidR="00BE70FB" w:rsidRPr="003A14D0" w:rsidP="00BE70FB">
      <w:pPr>
        <w:pStyle w:val="ListParagraph"/>
        <w:numPr>
          <w:ilvl w:val="0"/>
          <w:numId w:val="1"/>
        </w:numPr>
        <w:spacing w:after="240" w:line="276" w:lineRule="auto"/>
        <w:contextualSpacing w:val="0"/>
        <w:rPr>
          <w:rFonts w:ascii="Arial" w:eastAsia="Times New Roman" w:hAnsi="Arial" w:cs="Arial"/>
          <w:b/>
          <w:bCs/>
          <w:noProof/>
          <w:u w:val="single"/>
        </w:rPr>
      </w:pPr>
      <w:r w:rsidRPr="003A14D0">
        <w:rPr>
          <w:rFonts w:ascii="Arial" w:eastAsia="Times New Roman" w:hAnsi="Arial" w:cs="Arial"/>
          <w:b/>
          <w:bCs/>
          <w:noProof/>
          <w:u w:val="single"/>
        </w:rPr>
        <w:t>Communication:</w:t>
      </w:r>
    </w:p>
    <w:p w:rsidR="00BE70FB" w:rsidRPr="003A14D0" w:rsidP="00BE70FB">
      <w:pPr>
        <w:pStyle w:val="ListParagraph"/>
        <w:rPr>
          <w:rFonts w:ascii="Arial" w:eastAsia="Times New Roman" w:hAnsi="Arial" w:cs="Arial"/>
          <w:noProof/>
        </w:rPr>
      </w:pPr>
      <w:r w:rsidRPr="003A14D0">
        <w:rPr>
          <w:rFonts w:ascii="Arial" w:eastAsia="Times New Roman" w:hAnsi="Arial" w:cs="Arial"/>
          <w:noProof/>
        </w:rPr>
        <w:t xml:space="preserve">The contractor shall provide the MVAHCS Inpatient Pharmacy Service with a reliable mailing address for sample drop off within the designated business hours. </w:t>
      </w:r>
    </w:p>
    <w:p w:rsidR="00BE70FB" w:rsidRPr="003A14D0" w:rsidP="00BE70FB">
      <w:pPr>
        <w:ind w:left="720"/>
        <w:rPr>
          <w:rFonts w:ascii="Arial" w:eastAsia="Times New Roman" w:hAnsi="Arial" w:cs="Arial"/>
          <w:noProof/>
        </w:rPr>
      </w:pPr>
      <w:r w:rsidRPr="003A14D0">
        <w:rPr>
          <w:rFonts w:ascii="Arial" w:eastAsia="Times New Roman" w:hAnsi="Arial" w:cs="Arial"/>
          <w:noProof/>
        </w:rPr>
        <w:t xml:space="preserve">The contractor shall have ability to accept samples during usual business hours Monday to Friday excluding Federal Holidays. </w:t>
      </w:r>
    </w:p>
    <w:p w:rsidR="00BE70FB" w:rsidRPr="003A14D0" w:rsidP="00BE70FB">
      <w:pPr>
        <w:ind w:left="720"/>
        <w:rPr>
          <w:rFonts w:ascii="Arial" w:eastAsia="Times New Roman" w:hAnsi="Arial" w:cs="Arial"/>
          <w:noProof/>
        </w:rPr>
      </w:pPr>
      <w:r w:rsidRPr="003A14D0">
        <w:rPr>
          <w:rFonts w:ascii="Arial" w:eastAsia="Times New Roman" w:hAnsi="Arial" w:cs="Arial"/>
          <w:noProof/>
        </w:rPr>
        <w:t xml:space="preserve">The contractor shall maintain two-way communication between the Pharmacy Program Manager for CSPs and HDs and designee(s) via phone and/or email during normal business hours. </w:t>
      </w:r>
    </w:p>
    <w:p w:rsidR="00BE70FB" w:rsidRPr="003A14D0" w:rsidP="00BE70FB">
      <w:pPr>
        <w:ind w:left="720"/>
        <w:rPr>
          <w:rFonts w:ascii="Arial" w:eastAsia="Times New Roman" w:hAnsi="Arial" w:cs="Arial"/>
          <w:noProof/>
        </w:rPr>
      </w:pPr>
      <w:r w:rsidRPr="003A14D0">
        <w:rPr>
          <w:rFonts w:ascii="Arial" w:eastAsia="Times New Roman" w:hAnsi="Arial" w:cs="Arial"/>
          <w:noProof/>
        </w:rPr>
        <w:t xml:space="preserve">The contractor shall immediately (within 24 hours) notify the POC via phone or email upon receipt of sample(s) damaged during transit at no additional cost to the MVAHCS. </w:t>
      </w:r>
    </w:p>
    <w:p w:rsidR="00BE70FB" w:rsidP="00BE70FB">
      <w:pPr>
        <w:ind w:left="720"/>
        <w:rPr>
          <w:rFonts w:ascii="Arial" w:hAnsi="Arial" w:cs="Arial"/>
        </w:rPr>
      </w:pPr>
      <w:r w:rsidRPr="003A14D0">
        <w:rPr>
          <w:rFonts w:ascii="Arial" w:eastAsia="Times New Roman" w:hAnsi="Arial" w:cs="Arial"/>
          <w:noProof/>
        </w:rPr>
        <w:t xml:space="preserve">Contractor shall notify the </w:t>
      </w:r>
      <w:r w:rsidRPr="003A14D0">
        <w:rPr>
          <w:rFonts w:ascii="Arial" w:hAnsi="Arial" w:cs="Arial"/>
        </w:rPr>
        <w:t xml:space="preserve">Pharmacy Program Manager for CSPs &amp; HDs and designee(s) of any unusual events, including but not limited to, incubator temperature excursions and other such incidents that may affect the integrity of the sample(s) within 24 hours of observation with no additional cost to the Government. </w:t>
      </w:r>
    </w:p>
    <w:p w:rsidR="00BE70FB" w:rsidP="00BE70FB">
      <w:pPr>
        <w:ind w:left="720"/>
        <w:rPr>
          <w:rFonts w:ascii="Arial" w:hAnsi="Arial" w:cs="Arial"/>
        </w:rPr>
      </w:pPr>
      <w:r>
        <w:rPr>
          <w:rFonts w:ascii="Arial" w:hAnsi="Arial" w:cs="Arial"/>
        </w:rPr>
        <w:t xml:space="preserve">Contractor shall provide standard operating procedure on request that describes the process for handling, incubation, and analysis for each sampling plate or MFT.  </w:t>
      </w:r>
    </w:p>
    <w:p w:rsidR="00BE70FB" w:rsidP="00BE70FB">
      <w:pPr>
        <w:ind w:left="720"/>
        <w:rPr>
          <w:rFonts w:ascii="Arial" w:hAnsi="Arial" w:cs="Arial"/>
        </w:rPr>
      </w:pPr>
      <w:r>
        <w:rPr>
          <w:rFonts w:ascii="Arial" w:hAnsi="Arial" w:cs="Arial"/>
        </w:rPr>
        <w:t>Points of Contact (POC):</w:t>
      </w:r>
    </w:p>
    <w:p w:rsidR="00BE70FB" w:rsidP="00BE70FB">
      <w:pPr>
        <w:pStyle w:val="ListParagraph"/>
        <w:numPr>
          <w:ilvl w:val="0"/>
          <w:numId w:val="13"/>
        </w:numPr>
        <w:spacing w:after="200" w:line="276" w:lineRule="auto"/>
        <w:rPr>
          <w:rFonts w:ascii="Arial" w:eastAsia="Times New Roman" w:hAnsi="Arial" w:cs="Arial"/>
          <w:noProof/>
        </w:rPr>
      </w:pPr>
      <w:r>
        <w:rPr>
          <w:rFonts w:ascii="Arial" w:eastAsia="Times New Roman" w:hAnsi="Arial" w:cs="Arial"/>
          <w:noProof/>
        </w:rPr>
        <w:t>Mara Moresette, PharmD, Pharmacy Program Manager for CPS and HDs</w:t>
      </w:r>
    </w:p>
    <w:p w:rsidR="00BE70FB" w:rsidP="00BE70FB">
      <w:pPr>
        <w:pStyle w:val="ListParagraph"/>
        <w:numPr>
          <w:ilvl w:val="1"/>
          <w:numId w:val="13"/>
        </w:numPr>
        <w:spacing w:after="200" w:line="276" w:lineRule="auto"/>
        <w:rPr>
          <w:rFonts w:ascii="Arial" w:eastAsia="Times New Roman" w:hAnsi="Arial" w:cs="Arial"/>
          <w:noProof/>
        </w:rPr>
      </w:pPr>
      <w:r>
        <w:fldChar w:fldCharType="begin"/>
      </w:r>
      <w:r>
        <w:instrText xml:space="preserve"> HYPERLINK "mailto:Mara.Moresette@va.gov" </w:instrText>
      </w:r>
      <w:r>
        <w:fldChar w:fldCharType="separate"/>
      </w:r>
      <w:r w:rsidRPr="00DA684A">
        <w:rPr>
          <w:rStyle w:val="Hyperlink"/>
          <w:rFonts w:ascii="Arial" w:eastAsia="Times New Roman" w:hAnsi="Arial" w:cs="Arial"/>
          <w:noProof/>
        </w:rPr>
        <w:t>Mara.Moresette@va.gov</w:t>
      </w:r>
      <w:r>
        <w:fldChar w:fldCharType="end"/>
      </w:r>
    </w:p>
    <w:p w:rsidR="00BE70FB" w:rsidP="00BE70FB">
      <w:pPr>
        <w:pStyle w:val="ListParagraph"/>
        <w:numPr>
          <w:ilvl w:val="1"/>
          <w:numId w:val="13"/>
        </w:numPr>
        <w:spacing w:after="200" w:line="276" w:lineRule="auto"/>
        <w:rPr>
          <w:rFonts w:ascii="Arial" w:eastAsia="Times New Roman" w:hAnsi="Arial" w:cs="Arial"/>
          <w:noProof/>
        </w:rPr>
      </w:pPr>
      <w:r>
        <w:rPr>
          <w:rFonts w:ascii="Arial" w:eastAsia="Times New Roman" w:hAnsi="Arial" w:cs="Arial"/>
          <w:noProof/>
        </w:rPr>
        <w:t>612-467-2468</w:t>
      </w:r>
    </w:p>
    <w:p w:rsidR="00BE70FB" w:rsidP="00BE70FB">
      <w:pPr>
        <w:pStyle w:val="ListParagraph"/>
        <w:numPr>
          <w:ilvl w:val="0"/>
          <w:numId w:val="13"/>
        </w:numPr>
        <w:spacing w:after="200" w:line="276" w:lineRule="auto"/>
        <w:rPr>
          <w:rFonts w:ascii="Arial" w:eastAsia="Times New Roman" w:hAnsi="Arial" w:cs="Arial"/>
          <w:noProof/>
        </w:rPr>
      </w:pPr>
      <w:r>
        <w:rPr>
          <w:rFonts w:ascii="Arial" w:eastAsia="Times New Roman" w:hAnsi="Arial" w:cs="Arial"/>
          <w:noProof/>
        </w:rPr>
        <w:t>Sheila Kuehne, PharmD, Associate Chief of Inpatient Operations</w:t>
      </w:r>
    </w:p>
    <w:p w:rsidR="00BE70FB" w:rsidP="00BE70FB">
      <w:pPr>
        <w:pStyle w:val="ListParagraph"/>
        <w:numPr>
          <w:ilvl w:val="1"/>
          <w:numId w:val="13"/>
        </w:numPr>
        <w:spacing w:after="200" w:line="276" w:lineRule="auto"/>
        <w:rPr>
          <w:rFonts w:ascii="Arial" w:eastAsia="Times New Roman" w:hAnsi="Arial" w:cs="Arial"/>
          <w:noProof/>
        </w:rPr>
      </w:pPr>
      <w:r>
        <w:fldChar w:fldCharType="begin"/>
      </w:r>
      <w:r>
        <w:instrText xml:space="preserve"> HYPERLINK "mailto:Sheila.Kuehne10@va.gov" </w:instrText>
      </w:r>
      <w:r>
        <w:fldChar w:fldCharType="separate"/>
      </w:r>
      <w:r w:rsidRPr="00DA684A">
        <w:rPr>
          <w:rStyle w:val="Hyperlink"/>
          <w:rFonts w:ascii="Arial" w:eastAsia="Times New Roman" w:hAnsi="Arial" w:cs="Arial"/>
          <w:noProof/>
        </w:rPr>
        <w:t>Sheila.Kuehne10@va.gov</w:t>
      </w:r>
      <w:r>
        <w:fldChar w:fldCharType="end"/>
      </w:r>
    </w:p>
    <w:p w:rsidR="00BE70FB" w:rsidP="00BE70FB">
      <w:pPr>
        <w:pStyle w:val="ListParagraph"/>
        <w:numPr>
          <w:ilvl w:val="1"/>
          <w:numId w:val="13"/>
        </w:numPr>
        <w:spacing w:after="200" w:line="276" w:lineRule="auto"/>
        <w:rPr>
          <w:rFonts w:ascii="Arial" w:eastAsia="Times New Roman" w:hAnsi="Arial" w:cs="Arial"/>
          <w:noProof/>
        </w:rPr>
      </w:pPr>
      <w:r>
        <w:rPr>
          <w:rFonts w:ascii="Arial" w:eastAsia="Times New Roman" w:hAnsi="Arial" w:cs="Arial"/>
          <w:noProof/>
        </w:rPr>
        <w:t>612-467-3103</w:t>
      </w:r>
    </w:p>
    <w:p w:rsidR="00BE70FB" w:rsidP="00BE70FB">
      <w:pPr>
        <w:pStyle w:val="ListParagraph"/>
        <w:numPr>
          <w:ilvl w:val="0"/>
          <w:numId w:val="13"/>
        </w:numPr>
        <w:spacing w:after="200" w:line="276" w:lineRule="auto"/>
        <w:rPr>
          <w:rFonts w:ascii="Arial" w:eastAsia="Times New Roman" w:hAnsi="Arial" w:cs="Arial"/>
          <w:noProof/>
        </w:rPr>
      </w:pPr>
      <w:r w:rsidRPr="002E17E8">
        <w:rPr>
          <w:rFonts w:ascii="Arial" w:eastAsia="Times New Roman" w:hAnsi="Arial" w:cs="Arial"/>
          <w:noProof/>
        </w:rPr>
        <w:t xml:space="preserve">Murray Leraas, PharmD, Inpatient </w:t>
      </w:r>
      <w:r>
        <w:rPr>
          <w:rFonts w:ascii="Arial" w:eastAsia="Times New Roman" w:hAnsi="Arial" w:cs="Arial"/>
          <w:noProof/>
        </w:rPr>
        <w:t xml:space="preserve">Pharmacy </w:t>
      </w:r>
      <w:r w:rsidRPr="002E17E8">
        <w:rPr>
          <w:rFonts w:ascii="Arial" w:eastAsia="Times New Roman" w:hAnsi="Arial" w:cs="Arial"/>
          <w:noProof/>
        </w:rPr>
        <w:t>Operations Su</w:t>
      </w:r>
      <w:r>
        <w:rPr>
          <w:rFonts w:ascii="Arial" w:eastAsia="Times New Roman" w:hAnsi="Arial" w:cs="Arial"/>
          <w:noProof/>
        </w:rPr>
        <w:t>pervisor</w:t>
      </w:r>
    </w:p>
    <w:p w:rsidR="00BE70FB" w:rsidP="00BE70FB">
      <w:pPr>
        <w:pStyle w:val="ListParagraph"/>
        <w:numPr>
          <w:ilvl w:val="1"/>
          <w:numId w:val="13"/>
        </w:numPr>
        <w:spacing w:after="200" w:line="276" w:lineRule="auto"/>
        <w:rPr>
          <w:rFonts w:ascii="Arial" w:eastAsia="Times New Roman" w:hAnsi="Arial" w:cs="Arial"/>
          <w:noProof/>
        </w:rPr>
      </w:pPr>
      <w:r>
        <w:fldChar w:fldCharType="begin"/>
      </w:r>
      <w:r>
        <w:instrText xml:space="preserve"> HYPERLINK "mailto:Murray.Leraas2@va.gov" </w:instrText>
      </w:r>
      <w:r>
        <w:fldChar w:fldCharType="separate"/>
      </w:r>
      <w:r w:rsidRPr="00DA684A">
        <w:rPr>
          <w:rStyle w:val="Hyperlink"/>
          <w:rFonts w:ascii="Arial" w:eastAsia="Times New Roman" w:hAnsi="Arial" w:cs="Arial"/>
          <w:noProof/>
        </w:rPr>
        <w:t>Murray.Leraas2@va.gov</w:t>
      </w:r>
      <w:r>
        <w:fldChar w:fldCharType="end"/>
      </w:r>
    </w:p>
    <w:p w:rsidR="00BE70FB" w:rsidP="00BE70FB">
      <w:pPr>
        <w:pStyle w:val="ListParagraph"/>
        <w:numPr>
          <w:ilvl w:val="1"/>
          <w:numId w:val="13"/>
        </w:numPr>
        <w:spacing w:after="200" w:line="276" w:lineRule="auto"/>
        <w:rPr>
          <w:rFonts w:ascii="Arial" w:eastAsia="Times New Roman" w:hAnsi="Arial" w:cs="Arial"/>
          <w:noProof/>
        </w:rPr>
      </w:pPr>
      <w:r>
        <w:rPr>
          <w:rFonts w:ascii="Arial" w:eastAsia="Times New Roman" w:hAnsi="Arial" w:cs="Arial"/>
          <w:noProof/>
        </w:rPr>
        <w:t>612-629-7508</w:t>
      </w:r>
    </w:p>
    <w:p w:rsidR="00BE70FB" w:rsidP="00BE70FB">
      <w:pPr>
        <w:pStyle w:val="ListParagraph"/>
        <w:numPr>
          <w:ilvl w:val="1"/>
          <w:numId w:val="13"/>
        </w:numPr>
        <w:spacing w:after="200" w:line="276" w:lineRule="auto"/>
        <w:rPr>
          <w:rFonts w:ascii="Arial" w:eastAsia="Times New Roman" w:hAnsi="Arial" w:cs="Arial"/>
          <w:noProof/>
        </w:rPr>
      </w:pPr>
      <w:r>
        <w:rPr>
          <w:rFonts w:ascii="Arial" w:eastAsia="Times New Roman" w:hAnsi="Arial" w:cs="Arial"/>
          <w:noProof/>
        </w:rPr>
        <w:t>VA Mobile Phone: 612-986-6364</w:t>
      </w:r>
    </w:p>
    <w:p w:rsidR="00BE70FB" w:rsidP="00BE70FB">
      <w:pPr>
        <w:pStyle w:val="ListParagraph"/>
        <w:ind w:left="2520"/>
        <w:rPr>
          <w:rFonts w:ascii="Arial" w:eastAsia="Times New Roman" w:hAnsi="Arial" w:cs="Arial"/>
          <w:noProof/>
        </w:rPr>
      </w:pPr>
    </w:p>
    <w:p w:rsidR="00BE70FB" w:rsidP="00BE70FB">
      <w:pPr>
        <w:pStyle w:val="ListParagraph"/>
        <w:numPr>
          <w:ilvl w:val="0"/>
          <w:numId w:val="13"/>
        </w:numPr>
        <w:spacing w:after="200" w:line="276" w:lineRule="auto"/>
        <w:rPr>
          <w:rFonts w:ascii="Arial" w:eastAsia="Times New Roman" w:hAnsi="Arial" w:cs="Arial"/>
          <w:noProof/>
        </w:rPr>
      </w:pPr>
      <w:r>
        <w:rPr>
          <w:rFonts w:ascii="Arial" w:eastAsia="Times New Roman" w:hAnsi="Arial" w:cs="Arial"/>
          <w:noProof/>
        </w:rPr>
        <w:t>Jeanna Montero, CPhT, IV Technician Supervisor</w:t>
      </w:r>
    </w:p>
    <w:p w:rsidR="00BE70FB" w:rsidP="00BE70FB">
      <w:pPr>
        <w:pStyle w:val="ListParagraph"/>
        <w:numPr>
          <w:ilvl w:val="1"/>
          <w:numId w:val="13"/>
        </w:numPr>
        <w:spacing w:after="200" w:line="276" w:lineRule="auto"/>
        <w:rPr>
          <w:rFonts w:ascii="Arial" w:eastAsia="Times New Roman" w:hAnsi="Arial" w:cs="Arial"/>
          <w:noProof/>
        </w:rPr>
      </w:pPr>
      <w:r>
        <w:fldChar w:fldCharType="begin"/>
      </w:r>
      <w:r>
        <w:instrText xml:space="preserve"> HYPERLINK "mailto:Jeanna.Montero@va.gov" </w:instrText>
      </w:r>
      <w:r>
        <w:fldChar w:fldCharType="separate"/>
      </w:r>
      <w:r w:rsidRPr="00DA684A">
        <w:rPr>
          <w:rStyle w:val="Hyperlink"/>
          <w:rFonts w:ascii="Arial" w:eastAsia="Times New Roman" w:hAnsi="Arial" w:cs="Arial"/>
          <w:noProof/>
        </w:rPr>
        <w:t>Jeanna.Montero@va.gov</w:t>
      </w:r>
      <w:r>
        <w:fldChar w:fldCharType="end"/>
      </w:r>
    </w:p>
    <w:p w:rsidR="00BE70FB" w:rsidRPr="00BB51A1" w:rsidP="00BE70FB">
      <w:pPr>
        <w:pStyle w:val="ListParagraph"/>
        <w:numPr>
          <w:ilvl w:val="1"/>
          <w:numId w:val="13"/>
        </w:numPr>
        <w:spacing w:after="200" w:line="276" w:lineRule="auto"/>
        <w:rPr>
          <w:rFonts w:ascii="Arial" w:eastAsia="Times New Roman" w:hAnsi="Arial" w:cs="Arial"/>
          <w:noProof/>
        </w:rPr>
      </w:pPr>
      <w:r>
        <w:rPr>
          <w:rFonts w:ascii="Arial" w:eastAsia="Times New Roman" w:hAnsi="Arial" w:cs="Arial"/>
          <w:noProof/>
        </w:rPr>
        <w:t>612-467-6889</w:t>
      </w:r>
    </w:p>
    <w:p w:rsidR="00BE70FB" w:rsidRPr="00286FB8" w:rsidP="00BE70FB">
      <w:pPr>
        <w:pStyle w:val="ListParagraph"/>
        <w:numPr>
          <w:ilvl w:val="0"/>
          <w:numId w:val="13"/>
        </w:numPr>
        <w:spacing w:after="240" w:line="276" w:lineRule="auto"/>
        <w:rPr>
          <w:rFonts w:ascii="Arial" w:eastAsia="Times New Roman" w:hAnsi="Arial" w:cs="Arial"/>
          <w:noProof/>
        </w:rPr>
      </w:pPr>
      <w:r w:rsidRPr="00286FB8">
        <w:rPr>
          <w:rFonts w:ascii="Arial" w:eastAsia="Times New Roman" w:hAnsi="Arial" w:cs="Arial"/>
          <w:noProof/>
        </w:rPr>
        <w:t>Lynn Peterka, Administrative Officer / Contracting Officer Representative</w:t>
      </w:r>
    </w:p>
    <w:p w:rsidR="00BE70FB" w:rsidRPr="00286FB8" w:rsidP="00BE70FB">
      <w:pPr>
        <w:pStyle w:val="ListParagraph"/>
        <w:numPr>
          <w:ilvl w:val="0"/>
          <w:numId w:val="15"/>
        </w:numPr>
        <w:spacing w:after="240" w:line="276" w:lineRule="auto"/>
        <w:rPr>
          <w:rFonts w:ascii="Arial" w:eastAsia="Times New Roman" w:hAnsi="Arial" w:cs="Arial"/>
          <w:noProof/>
        </w:rPr>
      </w:pPr>
      <w:r>
        <w:fldChar w:fldCharType="begin"/>
      </w:r>
      <w:r>
        <w:instrText xml:space="preserve"> HYPERLINK "mailto:Lynn.Peterka@va.gov" </w:instrText>
      </w:r>
      <w:r>
        <w:fldChar w:fldCharType="separate"/>
      </w:r>
      <w:r w:rsidRPr="00286FB8">
        <w:rPr>
          <w:rStyle w:val="Hyperlink"/>
          <w:rFonts w:ascii="Arial" w:eastAsia="Times New Roman" w:hAnsi="Arial" w:cs="Arial"/>
          <w:noProof/>
        </w:rPr>
        <w:t>Lynn.Peterka@va.gov</w:t>
      </w:r>
      <w:r>
        <w:fldChar w:fldCharType="end"/>
      </w:r>
    </w:p>
    <w:p w:rsidR="00BE70FB" w:rsidP="00BE70FB">
      <w:pPr>
        <w:pStyle w:val="ListParagraph"/>
        <w:numPr>
          <w:ilvl w:val="0"/>
          <w:numId w:val="15"/>
        </w:numPr>
        <w:spacing w:after="240" w:line="276" w:lineRule="auto"/>
        <w:rPr>
          <w:rFonts w:ascii="Arial" w:eastAsia="Times New Roman" w:hAnsi="Arial" w:cs="Arial"/>
          <w:noProof/>
        </w:rPr>
      </w:pPr>
      <w:r w:rsidRPr="00286FB8">
        <w:rPr>
          <w:rFonts w:ascii="Arial" w:eastAsia="Times New Roman" w:hAnsi="Arial" w:cs="Arial"/>
          <w:noProof/>
        </w:rPr>
        <w:t>612-629-7929</w:t>
      </w:r>
    </w:p>
    <w:p w:rsidR="00BE70FB" w:rsidRPr="00D01E57" w:rsidP="00BE70FB">
      <w:pPr>
        <w:pStyle w:val="ListParagraph"/>
        <w:spacing w:after="240"/>
        <w:ind w:left="1800"/>
        <w:rPr>
          <w:rFonts w:ascii="Arial" w:eastAsia="Times New Roman" w:hAnsi="Arial" w:cs="Arial"/>
          <w:noProof/>
          <w:highlight w:val="yellow"/>
        </w:rPr>
      </w:pPr>
    </w:p>
    <w:p w:rsidR="00BE70FB" w:rsidRPr="007473CE" w:rsidP="00BE70FB">
      <w:pPr>
        <w:pStyle w:val="ListParagraph"/>
        <w:numPr>
          <w:ilvl w:val="0"/>
          <w:numId w:val="1"/>
        </w:numPr>
        <w:spacing w:after="200" w:line="276" w:lineRule="auto"/>
        <w:rPr>
          <w:rFonts w:ascii="Arial" w:eastAsia="Times New Roman" w:hAnsi="Arial" w:cs="Arial"/>
          <w:b/>
          <w:bCs/>
          <w:noProof/>
        </w:rPr>
      </w:pPr>
      <w:r w:rsidRPr="007473CE">
        <w:rPr>
          <w:rFonts w:ascii="Arial" w:eastAsia="Times New Roman" w:hAnsi="Arial" w:cs="Arial"/>
          <w:b/>
          <w:bCs/>
          <w:noProof/>
          <w:u w:val="single"/>
        </w:rPr>
        <w:t>Contingency Service</w:t>
      </w:r>
      <w:r w:rsidRPr="007473CE">
        <w:rPr>
          <w:rFonts w:ascii="Arial" w:eastAsia="Times New Roman" w:hAnsi="Arial" w:cs="Arial"/>
          <w:b/>
          <w:bCs/>
          <w:noProof/>
        </w:rPr>
        <w:t xml:space="preserve">: </w:t>
      </w:r>
    </w:p>
    <w:p w:rsidR="00BE70FB" w:rsidRPr="007473CE" w:rsidP="00BE70FB">
      <w:pPr>
        <w:ind w:left="720"/>
        <w:rPr>
          <w:rFonts w:ascii="Arial" w:eastAsia="Times New Roman" w:hAnsi="Arial" w:cs="Arial"/>
          <w:noProof/>
        </w:rPr>
      </w:pPr>
      <w:r w:rsidRPr="007473CE">
        <w:rPr>
          <w:rFonts w:ascii="Arial" w:eastAsia="Times New Roman" w:hAnsi="Arial" w:cs="Arial"/>
          <w:noProof/>
        </w:rPr>
        <w:t xml:space="preserve">The contractor shall immediately (within 6 hours) contact the </w:t>
      </w:r>
      <w:r w:rsidRPr="007473CE">
        <w:rPr>
          <w:rFonts w:ascii="Arial" w:hAnsi="Arial" w:cs="Arial"/>
        </w:rPr>
        <w:t xml:space="preserve">Pharmacy Program Manager for CSPs &amp; HDs and designee(s) </w:t>
      </w:r>
      <w:r w:rsidRPr="007473CE">
        <w:rPr>
          <w:rFonts w:ascii="Arial" w:eastAsia="Times New Roman" w:hAnsi="Arial" w:cs="Arial"/>
          <w:noProof/>
        </w:rPr>
        <w:t xml:space="preserve">via a phone call or email to the provided distrubution group of any service interruptions that may arise once identified [e.g., not passing fungal accrediation (EMPAT), etc.].  It is the responsibility of the contractor to provide contingency testing services to minimize any delay or inconveniences.  </w:t>
      </w:r>
    </w:p>
    <w:p w:rsidR="00BE70FB" w:rsidRPr="007473CE" w:rsidP="00BE70FB">
      <w:pPr>
        <w:pStyle w:val="ListParagraph"/>
        <w:numPr>
          <w:ilvl w:val="0"/>
          <w:numId w:val="1"/>
        </w:numPr>
        <w:spacing w:after="240" w:line="276" w:lineRule="auto"/>
        <w:contextualSpacing w:val="0"/>
        <w:rPr>
          <w:rFonts w:ascii="Arial" w:eastAsia="Times New Roman" w:hAnsi="Arial" w:cs="Arial"/>
          <w:b/>
          <w:bCs/>
          <w:noProof/>
          <w:u w:val="single"/>
        </w:rPr>
      </w:pPr>
      <w:r w:rsidRPr="007473CE">
        <w:rPr>
          <w:rFonts w:ascii="Arial" w:eastAsia="Times New Roman" w:hAnsi="Arial" w:cs="Arial"/>
          <w:b/>
          <w:bCs/>
          <w:noProof/>
          <w:u w:val="single"/>
        </w:rPr>
        <w:t>Inspection:</w:t>
      </w:r>
    </w:p>
    <w:p w:rsidR="00BE70FB" w:rsidRPr="007473CE" w:rsidP="00BE70FB">
      <w:pPr>
        <w:pStyle w:val="ListParagraph"/>
        <w:rPr>
          <w:rFonts w:ascii="Arial" w:eastAsia="Times New Roman" w:hAnsi="Arial" w:cs="Arial"/>
          <w:noProof/>
        </w:rPr>
      </w:pPr>
      <w:r w:rsidRPr="007473CE">
        <w:rPr>
          <w:rFonts w:ascii="Arial" w:eastAsia="Times New Roman" w:hAnsi="Arial" w:cs="Arial"/>
          <w:noProof/>
        </w:rPr>
        <w:t>The Government reserves the right to inspect the contractor's facility, licenses, certificates, and equipment or require documentation of compliance</w:t>
      </w:r>
      <w:r>
        <w:rPr>
          <w:rFonts w:ascii="Arial" w:eastAsia="Times New Roman" w:hAnsi="Arial" w:cs="Arial"/>
          <w:noProof/>
        </w:rPr>
        <w:t xml:space="preserve">.  </w:t>
      </w:r>
      <w:r w:rsidRPr="007473CE">
        <w:rPr>
          <w:rFonts w:ascii="Arial" w:eastAsia="Times New Roman" w:hAnsi="Arial" w:cs="Arial"/>
          <w:noProof/>
        </w:rPr>
        <w:t>If conducted, such inspections do not constitute a warranty by the Government that the contractor’s facility, licenes, certificates, and</w:t>
      </w:r>
      <w:r>
        <w:rPr>
          <w:rFonts w:ascii="Arial" w:eastAsia="Times New Roman" w:hAnsi="Arial" w:cs="Arial"/>
          <w:noProof/>
        </w:rPr>
        <w:t>/or</w:t>
      </w:r>
      <w:r w:rsidRPr="007473CE">
        <w:rPr>
          <w:rFonts w:ascii="Arial" w:eastAsia="Times New Roman" w:hAnsi="Arial" w:cs="Arial"/>
          <w:noProof/>
        </w:rPr>
        <w:t xml:space="preserve"> equipment are properly maintained. </w:t>
      </w:r>
    </w:p>
    <w:p w:rsidR="00BE70FB" w:rsidRPr="009344D8" w:rsidP="00BE70FB">
      <w:pPr>
        <w:pStyle w:val="ListParagraph"/>
        <w:rPr>
          <w:rFonts w:ascii="Arial" w:eastAsia="Times New Roman" w:hAnsi="Arial" w:cs="Arial"/>
          <w:noProof/>
          <w:highlight w:val="cyan"/>
          <w:u w:val="single"/>
        </w:rPr>
      </w:pPr>
    </w:p>
    <w:p w:rsidR="00BE70FB" w:rsidRPr="00963443" w:rsidP="00BE70FB">
      <w:pPr>
        <w:pStyle w:val="ListParagraph"/>
        <w:rPr>
          <w:rFonts w:ascii="Arial" w:eastAsia="Times New Roman" w:hAnsi="Arial" w:cs="Arial"/>
          <w:noProof/>
        </w:rPr>
      </w:pPr>
    </w:p>
    <w:p w:rsidR="00BE70FB" w:rsidRPr="00963443" w:rsidP="00BE70FB">
      <w:pPr>
        <w:pStyle w:val="ListParagraph"/>
        <w:rPr>
          <w:rFonts w:ascii="Arial" w:hAnsi="Arial" w:cs="Arial"/>
          <w:caps/>
        </w:rPr>
      </w:pPr>
    </w:p>
    <w:p w:rsidR="00BE70FB" w:rsidRPr="00963443" w:rsidP="00BE70FB">
      <w:pPr>
        <w:pStyle w:val="ListParagraph"/>
        <w:rPr>
          <w:rFonts w:ascii="Arial" w:hAnsi="Arial" w:cs="Arial"/>
          <w:spacing w:val="-4"/>
          <w:w w:val="105"/>
        </w:rPr>
      </w:pPr>
    </w:p>
    <w:p w:rsidR="00BE70FB" w:rsidP="00BE70FB">
      <w:pPr>
        <w:tabs>
          <w:tab w:val="left" w:pos="360"/>
        </w:tabs>
        <w:ind w:left="360"/>
      </w:pPr>
    </w:p>
    <w:p w:rsidR="00BE70FB" w:rsidRPr="006B4DEA">
      <w:pPr>
        <w:rPr>
          <w:rFonts w:ascii="Arial" w:hAnsi="Arial" w:cs="Arial"/>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D1607"/>
    <w:multiLevelType w:val="hybridMultilevel"/>
    <w:tmpl w:val="A12CC420"/>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1">
    <w:nsid w:val="03B15BE1"/>
    <w:multiLevelType w:val="hybridMultilevel"/>
    <w:tmpl w:val="339AF7CC"/>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0C733959"/>
    <w:multiLevelType w:val="hybridMultilevel"/>
    <w:tmpl w:val="E43A1BF6"/>
    <w:lvl w:ilvl="0">
      <w:start w:val="1"/>
      <w:numFmt w:val="bullet"/>
      <w:lvlText w:val="o"/>
      <w:lvlJc w:val="left"/>
      <w:pPr>
        <w:ind w:left="2520" w:hanging="360"/>
      </w:pPr>
      <w:rPr>
        <w:rFonts w:ascii="Courier New" w:hAnsi="Courier New" w:cs="Courier New" w:hint="default"/>
      </w:rPr>
    </w:lvl>
    <w:lvl w:ilvl="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3">
    <w:nsid w:val="19592D44"/>
    <w:multiLevelType w:val="hybridMultilevel"/>
    <w:tmpl w:val="6D909E7A"/>
    <w:lvl w:ilvl="0">
      <w:start w:val="1"/>
      <w:numFmt w:val="lowerLetter"/>
      <w:lvlText w:val="%1."/>
      <w:lvlJc w:val="left"/>
      <w:pPr>
        <w:ind w:left="1080" w:hanging="360"/>
      </w:p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
    <w:nsid w:val="26831E57"/>
    <w:multiLevelType w:val="hybridMultilevel"/>
    <w:tmpl w:val="624444E2"/>
    <w:lvl w:ilvl="0">
      <w:start w:val="1"/>
      <w:numFmt w:val="lowerLetter"/>
      <w:lvlText w:val="%1."/>
      <w:lvlJc w:val="left"/>
      <w:pPr>
        <w:ind w:left="1080" w:hanging="360"/>
      </w:pPr>
      <w:rPr>
        <w:rFonts w:ascii="Arial" w:hAnsi="Arial" w:cs="Arial" w:hint="default"/>
        <w:b w:val="0"/>
        <w:sz w:val="24"/>
        <w:szCs w:val="24"/>
      </w:rPr>
    </w:lvl>
    <w:lvl w:ilvl="1">
      <w:start w:val="1"/>
      <w:numFmt w:val="lowerLetter"/>
      <w:lvlText w:val="%2."/>
      <w:lvlJc w:val="left"/>
      <w:pPr>
        <w:ind w:left="1080" w:hanging="360"/>
      </w:pPr>
    </w:lvl>
    <w:lvl w:ilvl="2">
      <w:start w:val="1"/>
      <w:numFmt w:val="lowerLetter"/>
      <w:lvlText w:val="%3."/>
      <w:lvlJc w:val="right"/>
      <w:pPr>
        <w:ind w:left="1800" w:hanging="180"/>
      </w:pPr>
      <w:rPr>
        <w:rFonts w:ascii="Times New Roman" w:hAnsi="Times New Roman" w:eastAsiaTheme="minorHAnsi" w:cs="Times New Roman"/>
        <w:b w:val="0"/>
      </w:rPr>
    </w:lvl>
    <w:lvl w:ilvl="3">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
    <w:nsid w:val="29CC2223"/>
    <w:multiLevelType w:val="hybridMultilevel"/>
    <w:tmpl w:val="47701DC2"/>
    <w:lvl w:ilvl="0">
      <w:start w:val="1"/>
      <w:numFmt w:val="decimal"/>
      <w:lvlText w:val="%1)"/>
      <w:lvlJc w:val="left"/>
      <w:pPr>
        <w:ind w:left="288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39A64A5A"/>
    <w:multiLevelType w:val="hybridMultilevel"/>
    <w:tmpl w:val="4DDC460A"/>
    <w:lvl w:ilvl="0">
      <w:start w:val="1"/>
      <w:numFmt w:val="decimal"/>
      <w:lvlText w:val="%1)"/>
      <w:lvlJc w:val="left"/>
      <w:pPr>
        <w:ind w:left="1440" w:hanging="360"/>
      </w:pPr>
      <w:rPr>
        <w:rFonts w:hint="default"/>
        <w:b w:val="0"/>
        <w:sz w:val="24"/>
        <w:szCs w:val="24"/>
      </w:rPr>
    </w:lvl>
    <w:lvl w:ilvl="1">
      <w:start w:val="1"/>
      <w:numFmt w:val="lowerLetter"/>
      <w:lvlText w:val="%2."/>
      <w:lvlJc w:val="left"/>
      <w:pPr>
        <w:ind w:left="1440" w:hanging="360"/>
      </w:pPr>
    </w:lvl>
    <w:lvl w:ilvl="2">
      <w:start w:val="1"/>
      <w:numFmt w:val="decimal"/>
      <w:lvlText w:val="%3)"/>
      <w:lvlJc w:val="left"/>
      <w:pPr>
        <w:ind w:left="3240" w:hanging="36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3D5519C3"/>
    <w:multiLevelType w:val="hybridMultilevel"/>
    <w:tmpl w:val="2718235E"/>
    <w:lvl w:ilvl="0">
      <w:start w:val="1"/>
      <w:numFmt w:val="decimal"/>
      <w:lvlText w:val="%1)"/>
      <w:lvlJc w:val="left"/>
      <w:pPr>
        <w:ind w:left="28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3E28365F"/>
    <w:multiLevelType w:val="hybridMultilevel"/>
    <w:tmpl w:val="47701DC2"/>
    <w:lvl w:ilvl="0">
      <w:start w:val="1"/>
      <w:numFmt w:val="decimal"/>
      <w:lvlText w:val="%1)"/>
      <w:lvlJc w:val="left"/>
      <w:pPr>
        <w:ind w:left="1800" w:hanging="360"/>
      </w:pPr>
    </w:lvl>
    <w:lvl w:ilvl="1" w:tentative="1">
      <w:start w:val="1"/>
      <w:numFmt w:val="lowerLetter"/>
      <w:lvlText w:val="%2."/>
      <w:lvlJc w:val="left"/>
      <w:pPr>
        <w:ind w:left="360" w:hanging="360"/>
      </w:pPr>
    </w:lvl>
    <w:lvl w:ilvl="2" w:tentative="1">
      <w:start w:val="1"/>
      <w:numFmt w:val="lowerRoman"/>
      <w:lvlText w:val="%3."/>
      <w:lvlJc w:val="right"/>
      <w:pPr>
        <w:ind w:left="1080" w:hanging="180"/>
      </w:pPr>
    </w:lvl>
    <w:lvl w:ilvl="3" w:tentative="1">
      <w:start w:val="1"/>
      <w:numFmt w:val="decimal"/>
      <w:lvlText w:val="%4."/>
      <w:lvlJc w:val="left"/>
      <w:pPr>
        <w:ind w:left="1800" w:hanging="360"/>
      </w:pPr>
    </w:lvl>
    <w:lvl w:ilvl="4" w:tentative="1">
      <w:start w:val="1"/>
      <w:numFmt w:val="lowerLetter"/>
      <w:lvlText w:val="%5."/>
      <w:lvlJc w:val="left"/>
      <w:pPr>
        <w:ind w:left="2520" w:hanging="360"/>
      </w:pPr>
    </w:lvl>
    <w:lvl w:ilvl="5" w:tentative="1">
      <w:start w:val="1"/>
      <w:numFmt w:val="lowerRoman"/>
      <w:lvlText w:val="%6."/>
      <w:lvlJc w:val="right"/>
      <w:pPr>
        <w:ind w:left="3240" w:hanging="180"/>
      </w:pPr>
    </w:lvl>
    <w:lvl w:ilvl="6" w:tentative="1">
      <w:start w:val="1"/>
      <w:numFmt w:val="decimal"/>
      <w:lvlText w:val="%7."/>
      <w:lvlJc w:val="left"/>
      <w:pPr>
        <w:ind w:left="3960" w:hanging="360"/>
      </w:pPr>
    </w:lvl>
    <w:lvl w:ilvl="7" w:tentative="1">
      <w:start w:val="1"/>
      <w:numFmt w:val="lowerLetter"/>
      <w:lvlText w:val="%8."/>
      <w:lvlJc w:val="left"/>
      <w:pPr>
        <w:ind w:left="4680" w:hanging="360"/>
      </w:pPr>
    </w:lvl>
    <w:lvl w:ilvl="8" w:tentative="1">
      <w:start w:val="1"/>
      <w:numFmt w:val="lowerRoman"/>
      <w:lvlText w:val="%9."/>
      <w:lvlJc w:val="right"/>
      <w:pPr>
        <w:ind w:left="5400" w:hanging="180"/>
      </w:pPr>
    </w:lvl>
  </w:abstractNum>
  <w:abstractNum w:abstractNumId="9">
    <w:nsid w:val="3E741D77"/>
    <w:multiLevelType w:val="hybridMultilevel"/>
    <w:tmpl w:val="8C4241CE"/>
    <w:lvl w:ilvl="0">
      <w:start w:val="1"/>
      <w:numFmt w:val="decimal"/>
      <w:lvlText w:val="%1)"/>
      <w:lvlJc w:val="left"/>
      <w:pPr>
        <w:ind w:left="3600" w:hanging="360"/>
      </w:pPr>
    </w:lvl>
    <w:lvl w:ilvl="1">
      <w:start w:val="1"/>
      <w:numFmt w:val="decimal"/>
      <w:lvlText w:val="%2)"/>
      <w:lvlJc w:val="left"/>
      <w:pPr>
        <w:ind w:left="2160" w:hanging="360"/>
      </w:pPr>
      <w:rPr>
        <w:rFonts w:hint="default"/>
      </w:r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0">
    <w:nsid w:val="3FE860C1"/>
    <w:multiLevelType w:val="hybridMultilevel"/>
    <w:tmpl w:val="BBF64E2A"/>
    <w:lvl w:ilvl="0">
      <w:start w:val="1"/>
      <w:numFmt w:val="decimal"/>
      <w:lvlText w:val="%1."/>
      <w:lvlJc w:val="left"/>
      <w:pPr>
        <w:ind w:left="720" w:hanging="360"/>
      </w:pPr>
      <w:rPr>
        <w:b w:val="0"/>
      </w:rPr>
    </w:lvl>
    <w:lvl w:ilvl="1">
      <w:start w:val="1"/>
      <w:numFmt w:val="lowerLetter"/>
      <w:lvlText w:val="%2."/>
      <w:lvlJc w:val="left"/>
      <w:pPr>
        <w:ind w:left="1440" w:hanging="360"/>
      </w:pPr>
      <w:rPr>
        <w:rFonts w:ascii="Arial" w:hAnsi="Arial" w:cs="Arial" w:hint="default"/>
        <w:b w:val="0"/>
      </w:rPr>
    </w:lvl>
    <w:lvl w:ilvl="2">
      <w:start w:val="1"/>
      <w:numFmt w:val="lowerLetter"/>
      <w:lvlText w:val="%3."/>
      <w:lvlJc w:val="right"/>
      <w:pPr>
        <w:ind w:left="1620" w:hanging="180"/>
      </w:pPr>
      <w:rPr>
        <w:rFonts w:ascii="Arial" w:eastAsia="Times New Roman" w:hAnsi="Arial" w:cs="Arial" w:hint="default"/>
        <w:b w:val="0"/>
      </w:rPr>
    </w:lvl>
    <w:lvl w:ilvl="3">
      <w:start w:val="1"/>
      <w:numFmt w:val="decimal"/>
      <w:lvlText w:val="%4)"/>
      <w:lvlJc w:val="left"/>
      <w:pPr>
        <w:ind w:left="2880" w:hanging="360"/>
      </w:pPr>
    </w:lvl>
    <w:lvl w:ilvl="4">
      <w:start w:val="1"/>
      <w:numFmt w:val="lowerLetter"/>
      <w:lvlText w:val="%5)"/>
      <w:lvlJc w:val="left"/>
      <w:pPr>
        <w:ind w:left="288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432655C8"/>
    <w:multiLevelType w:val="hybridMultilevel"/>
    <w:tmpl w:val="6688D3B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2">
    <w:nsid w:val="443D1EBF"/>
    <w:multiLevelType w:val="hybridMultilevel"/>
    <w:tmpl w:val="2718235E"/>
    <w:lvl w:ilvl="0">
      <w:start w:val="1"/>
      <w:numFmt w:val="decimal"/>
      <w:lvlText w:val="%1)"/>
      <w:lvlJc w:val="left"/>
      <w:pPr>
        <w:ind w:left="1350" w:hanging="360"/>
      </w:pPr>
    </w:lvl>
    <w:lvl w:ilvl="1">
      <w:start w:val="1"/>
      <w:numFmt w:val="lowerLetter"/>
      <w:lvlText w:val="%2."/>
      <w:lvlJc w:val="left"/>
      <w:pPr>
        <w:ind w:left="-90" w:hanging="360"/>
      </w:pPr>
    </w:lvl>
    <w:lvl w:ilvl="2">
      <w:start w:val="1"/>
      <w:numFmt w:val="lowerRoman"/>
      <w:lvlText w:val="%3."/>
      <w:lvlJc w:val="right"/>
      <w:pPr>
        <w:ind w:left="630" w:hanging="180"/>
      </w:pPr>
    </w:lvl>
    <w:lvl w:ilvl="3">
      <w:start w:val="1"/>
      <w:numFmt w:val="decimal"/>
      <w:lvlText w:val="%4."/>
      <w:lvlJc w:val="left"/>
      <w:pPr>
        <w:ind w:left="1350" w:hanging="360"/>
      </w:pPr>
    </w:lvl>
    <w:lvl w:ilvl="4" w:tentative="1">
      <w:start w:val="1"/>
      <w:numFmt w:val="lowerLetter"/>
      <w:lvlText w:val="%5."/>
      <w:lvlJc w:val="left"/>
      <w:pPr>
        <w:ind w:left="2070" w:hanging="360"/>
      </w:pPr>
    </w:lvl>
    <w:lvl w:ilvl="5" w:tentative="1">
      <w:start w:val="1"/>
      <w:numFmt w:val="lowerRoman"/>
      <w:lvlText w:val="%6."/>
      <w:lvlJc w:val="right"/>
      <w:pPr>
        <w:ind w:left="2790" w:hanging="180"/>
      </w:pPr>
    </w:lvl>
    <w:lvl w:ilvl="6" w:tentative="1">
      <w:start w:val="1"/>
      <w:numFmt w:val="decimal"/>
      <w:lvlText w:val="%7."/>
      <w:lvlJc w:val="left"/>
      <w:pPr>
        <w:ind w:left="3510" w:hanging="360"/>
      </w:pPr>
    </w:lvl>
    <w:lvl w:ilvl="7" w:tentative="1">
      <w:start w:val="1"/>
      <w:numFmt w:val="lowerLetter"/>
      <w:lvlText w:val="%8."/>
      <w:lvlJc w:val="left"/>
      <w:pPr>
        <w:ind w:left="4230" w:hanging="360"/>
      </w:pPr>
    </w:lvl>
    <w:lvl w:ilvl="8" w:tentative="1">
      <w:start w:val="1"/>
      <w:numFmt w:val="lowerRoman"/>
      <w:lvlText w:val="%9."/>
      <w:lvlJc w:val="right"/>
      <w:pPr>
        <w:ind w:left="4950" w:hanging="180"/>
      </w:pPr>
    </w:lvl>
  </w:abstractNum>
  <w:abstractNum w:abstractNumId="13">
    <w:nsid w:val="45691303"/>
    <w:multiLevelType w:val="hybridMultilevel"/>
    <w:tmpl w:val="8C4241CE"/>
    <w:lvl w:ilvl="0">
      <w:start w:val="1"/>
      <w:numFmt w:val="decimal"/>
      <w:lvlText w:val="%1)"/>
      <w:lvlJc w:val="left"/>
      <w:pPr>
        <w:ind w:left="1350" w:hanging="360"/>
      </w:pPr>
    </w:lvl>
    <w:lvl w:ilvl="1">
      <w:start w:val="1"/>
      <w:numFmt w:val="decimal"/>
      <w:lvlText w:val="%2)"/>
      <w:lvlJc w:val="left"/>
      <w:pPr>
        <w:ind w:left="-90" w:hanging="360"/>
      </w:pPr>
      <w:rPr>
        <w:rFonts w:hint="default"/>
      </w:rPr>
    </w:lvl>
    <w:lvl w:ilvl="2" w:tentative="1">
      <w:start w:val="1"/>
      <w:numFmt w:val="lowerRoman"/>
      <w:lvlText w:val="%3."/>
      <w:lvlJc w:val="right"/>
      <w:pPr>
        <w:ind w:left="630" w:hanging="180"/>
      </w:pPr>
    </w:lvl>
    <w:lvl w:ilvl="3" w:tentative="1">
      <w:start w:val="1"/>
      <w:numFmt w:val="decimal"/>
      <w:lvlText w:val="%4."/>
      <w:lvlJc w:val="left"/>
      <w:pPr>
        <w:ind w:left="1350" w:hanging="360"/>
      </w:pPr>
    </w:lvl>
    <w:lvl w:ilvl="4" w:tentative="1">
      <w:start w:val="1"/>
      <w:numFmt w:val="lowerLetter"/>
      <w:lvlText w:val="%5."/>
      <w:lvlJc w:val="left"/>
      <w:pPr>
        <w:ind w:left="2070" w:hanging="360"/>
      </w:pPr>
    </w:lvl>
    <w:lvl w:ilvl="5" w:tentative="1">
      <w:start w:val="1"/>
      <w:numFmt w:val="lowerRoman"/>
      <w:lvlText w:val="%6."/>
      <w:lvlJc w:val="right"/>
      <w:pPr>
        <w:ind w:left="2790" w:hanging="180"/>
      </w:pPr>
    </w:lvl>
    <w:lvl w:ilvl="6" w:tentative="1">
      <w:start w:val="1"/>
      <w:numFmt w:val="decimal"/>
      <w:lvlText w:val="%7."/>
      <w:lvlJc w:val="left"/>
      <w:pPr>
        <w:ind w:left="3510" w:hanging="360"/>
      </w:pPr>
    </w:lvl>
    <w:lvl w:ilvl="7" w:tentative="1">
      <w:start w:val="1"/>
      <w:numFmt w:val="lowerLetter"/>
      <w:lvlText w:val="%8."/>
      <w:lvlJc w:val="left"/>
      <w:pPr>
        <w:ind w:left="4230" w:hanging="360"/>
      </w:pPr>
    </w:lvl>
    <w:lvl w:ilvl="8" w:tentative="1">
      <w:start w:val="1"/>
      <w:numFmt w:val="lowerRoman"/>
      <w:lvlText w:val="%9."/>
      <w:lvlJc w:val="right"/>
      <w:pPr>
        <w:ind w:left="4950" w:hanging="180"/>
      </w:pPr>
    </w:lvl>
  </w:abstractNum>
  <w:abstractNum w:abstractNumId="14">
    <w:nsid w:val="65874BAD"/>
    <w:multiLevelType w:val="hybridMultilevel"/>
    <w:tmpl w:val="FD3457D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10"/>
  </w:num>
  <w:num w:numId="2">
    <w:abstractNumId w:val="11"/>
  </w:num>
  <w:num w:numId="3">
    <w:abstractNumId w:val="14"/>
  </w:num>
  <w:num w:numId="4">
    <w:abstractNumId w:val="9"/>
  </w:num>
  <w:num w:numId="5">
    <w:abstractNumId w:val="7"/>
  </w:num>
  <w:num w:numId="6">
    <w:abstractNumId w:val="3"/>
  </w:num>
  <w:num w:numId="7">
    <w:abstractNumId w:val="5"/>
  </w:num>
  <w:num w:numId="8">
    <w:abstractNumId w:val="13"/>
  </w:num>
  <w:num w:numId="9">
    <w:abstractNumId w:val="12"/>
  </w:num>
  <w:num w:numId="10">
    <w:abstractNumId w:val="8"/>
  </w:num>
  <w:num w:numId="11">
    <w:abstractNumId w:val="4"/>
  </w:num>
  <w:num w:numId="12">
    <w:abstractNumId w:val="6"/>
  </w:num>
  <w:num w:numId="13">
    <w:abstractNumId w:val="0"/>
  </w:num>
  <w:num w:numId="14">
    <w:abstractNumId w:val="1"/>
  </w:num>
  <w:num w:numId="1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85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85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7F1"/>
    <w:rPr>
      <w:rFonts w:eastAsiaTheme="majorEastAsia" w:cstheme="majorBidi"/>
      <w:color w:val="272727" w:themeColor="text1" w:themeTint="D8"/>
    </w:rPr>
  </w:style>
  <w:style w:type="paragraph" w:styleId="Quote">
    <w:name w:val="Quote"/>
    <w:basedOn w:val="Normal"/>
    <w:next w:val="Normal"/>
    <w:link w:val="QuoteChar"/>
    <w:uiPriority w:val="29"/>
    <w:qFormat/>
    <w:rsid w:val="004857F1"/>
    <w:pPr>
      <w:spacing w:before="160"/>
      <w:jc w:val="center"/>
    </w:pPr>
    <w:rPr>
      <w:i/>
      <w:iCs/>
      <w:color w:val="404040" w:themeColor="text1" w:themeTint="BF"/>
    </w:rPr>
  </w:style>
  <w:style w:type="character" w:customStyle="1" w:styleId="QuoteChar">
    <w:name w:val="Quote Char"/>
    <w:basedOn w:val="DefaultParagraphFont"/>
    <w:link w:val="Quote"/>
    <w:uiPriority w:val="29"/>
    <w:rsid w:val="004857F1"/>
    <w:rPr>
      <w:i/>
      <w:iCs/>
      <w:color w:val="404040" w:themeColor="text1" w:themeTint="BF"/>
    </w:rPr>
  </w:style>
  <w:style w:type="paragraph" w:styleId="IntenseQuote">
    <w:name w:val="Intense Quote"/>
    <w:basedOn w:val="Normal"/>
    <w:next w:val="Normal"/>
    <w:link w:val="IntenseQuoteChar"/>
    <w:uiPriority w:val="30"/>
    <w:qFormat/>
    <w:rsid w:val="004857F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857F1"/>
    <w:rPr>
      <w:i/>
      <w:iCs/>
      <w:color w:val="366092" w:themeColor="accent1" w:themeShade="BF"/>
    </w:rPr>
  </w:style>
  <w:style w:type="character" w:styleId="IntenseReference">
    <w:name w:val="Intense Reference"/>
    <w:basedOn w:val="DefaultParagraphFont"/>
    <w:uiPriority w:val="32"/>
    <w:qFormat/>
    <w:rsid w:val="004857F1"/>
    <w:rPr>
      <w:b/>
      <w:bCs/>
      <w:smallCaps/>
      <w:color w:val="366092" w:themeColor="accent1" w:themeShade="BF"/>
      <w:spacing w:val="5"/>
    </w:rPr>
  </w:style>
  <w:style w:type="character" w:styleId="Hyperlink">
    <w:name w:val="Hyperlink"/>
    <w:basedOn w:val="DefaultParagraphFont"/>
    <w:uiPriority w:val="99"/>
    <w:unhideWhenUsed/>
    <w:rsid w:val="00BE70FB"/>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2026-03-10T20:52:07Z</dcterms:created>
  <dcterms:modified xsi:type="dcterms:W3CDTF">2026-03-10T20:52:07Z</dcterms:modified>
</cp:coreProperties>
</file>