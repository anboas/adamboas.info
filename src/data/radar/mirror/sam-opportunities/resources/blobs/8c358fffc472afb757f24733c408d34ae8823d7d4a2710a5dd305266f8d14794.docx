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3673" w14:textId="77777777" w:rsidR="009D29A3" w:rsidRPr="002B3211" w:rsidRDefault="004A699F" w:rsidP="00FE121C">
      <w:pPr>
        <w:spacing w:line="200" w:lineRule="atLeast"/>
        <w:ind w:left="90"/>
        <w:jc w:val="center"/>
        <w:rPr>
          <w:sz w:val="24"/>
          <w:szCs w:val="24"/>
        </w:rPr>
      </w:pPr>
      <w:r w:rsidRPr="002B3211">
        <w:rPr>
          <w:noProof/>
          <w:sz w:val="24"/>
          <w:szCs w:val="24"/>
        </w:rPr>
        <w:drawing>
          <wp:inline distT="0" distB="0" distL="0" distR="0" wp14:anchorId="78511B5C" wp14:editId="5A938F08">
            <wp:extent cx="2661314" cy="1100010"/>
            <wp:effectExtent l="38100" t="38100" r="100965" b="100330"/>
            <wp:docPr id="1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4"/>
                    <pic:cNvPicPr>
                      <a:picLocks noChangeAspect="1" noChangeArrowheads="1"/>
                    </pic:cNvPicPr>
                  </pic:nvPicPr>
                  <pic:blipFill>
                    <a:blip r:embed="rId12"/>
                    <a:stretch>
                      <a:fillRect/>
                    </a:stretch>
                  </pic:blipFill>
                  <pic:spPr bwMode="auto">
                    <a:xfrm>
                      <a:off x="0" y="0"/>
                      <a:ext cx="2664268" cy="110123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97EC9CC" w14:textId="54FA3A39" w:rsidR="009D29A3" w:rsidRPr="00DF2AD8" w:rsidRDefault="009D29A3" w:rsidP="009D29A3">
      <w:pPr>
        <w:spacing w:before="4"/>
        <w:rPr>
          <w:sz w:val="24"/>
          <w:szCs w:val="24"/>
        </w:rPr>
      </w:pPr>
    </w:p>
    <w:p w14:paraId="1E986CE2" w14:textId="77777777" w:rsidR="00091151" w:rsidRPr="00DF2AD8" w:rsidRDefault="00091151" w:rsidP="009D29A3">
      <w:pPr>
        <w:spacing w:before="4"/>
        <w:rPr>
          <w:sz w:val="24"/>
          <w:szCs w:val="24"/>
        </w:rPr>
      </w:pPr>
    </w:p>
    <w:p w14:paraId="50105FCA" w14:textId="77777777" w:rsidR="009D29A3" w:rsidRPr="00DF2AD8" w:rsidRDefault="009D29A3" w:rsidP="00FE121C">
      <w:pPr>
        <w:spacing w:before="27"/>
        <w:jc w:val="center"/>
        <w:rPr>
          <w:b/>
          <w:bCs/>
          <w:color w:val="000000" w:themeColor="text1"/>
          <w:spacing w:val="-6"/>
          <w:w w:val="105"/>
          <w:sz w:val="40"/>
          <w:szCs w:val="40"/>
        </w:rPr>
      </w:pPr>
      <w:r w:rsidRPr="00DF2AD8">
        <w:rPr>
          <w:b/>
          <w:bCs/>
          <w:color w:val="000000" w:themeColor="text1"/>
          <w:w w:val="105"/>
          <w:sz w:val="40"/>
          <w:szCs w:val="40"/>
        </w:rPr>
        <w:t>Department</w:t>
      </w:r>
      <w:r w:rsidRPr="00DF2AD8">
        <w:rPr>
          <w:b/>
          <w:bCs/>
          <w:color w:val="000000" w:themeColor="text1"/>
          <w:spacing w:val="-7"/>
          <w:w w:val="105"/>
          <w:sz w:val="40"/>
          <w:szCs w:val="40"/>
        </w:rPr>
        <w:t xml:space="preserve"> </w:t>
      </w:r>
      <w:r w:rsidRPr="00DF2AD8">
        <w:rPr>
          <w:b/>
          <w:bCs/>
          <w:color w:val="000000" w:themeColor="text1"/>
          <w:spacing w:val="-1"/>
          <w:w w:val="105"/>
          <w:sz w:val="40"/>
          <w:szCs w:val="40"/>
        </w:rPr>
        <w:t>of</w:t>
      </w:r>
      <w:r w:rsidRPr="00DF2AD8">
        <w:rPr>
          <w:b/>
          <w:bCs/>
          <w:color w:val="000000" w:themeColor="text1"/>
          <w:spacing w:val="-4"/>
          <w:w w:val="105"/>
          <w:sz w:val="40"/>
          <w:szCs w:val="40"/>
        </w:rPr>
        <w:t xml:space="preserve"> </w:t>
      </w:r>
      <w:r w:rsidRPr="00DF2AD8">
        <w:rPr>
          <w:b/>
          <w:bCs/>
          <w:color w:val="000000" w:themeColor="text1"/>
          <w:w w:val="105"/>
          <w:sz w:val="40"/>
          <w:szCs w:val="40"/>
        </w:rPr>
        <w:t>Defense</w:t>
      </w:r>
      <w:r w:rsidR="00882A5D" w:rsidRPr="00DF2AD8">
        <w:rPr>
          <w:b/>
          <w:bCs/>
          <w:color w:val="000000" w:themeColor="text1"/>
          <w:w w:val="105"/>
          <w:sz w:val="40"/>
          <w:szCs w:val="40"/>
        </w:rPr>
        <w:t xml:space="preserve"> </w:t>
      </w:r>
    </w:p>
    <w:p w14:paraId="1F37A991" w14:textId="44D3EDD6" w:rsidR="00455EEA" w:rsidRPr="00DF2AD8" w:rsidRDefault="00882A5D" w:rsidP="00FE121C">
      <w:pPr>
        <w:spacing w:before="27"/>
        <w:jc w:val="center"/>
        <w:rPr>
          <w:b/>
          <w:bCs/>
          <w:color w:val="000000" w:themeColor="text1"/>
          <w:w w:val="105"/>
          <w:sz w:val="40"/>
          <w:szCs w:val="40"/>
        </w:rPr>
      </w:pPr>
      <w:r w:rsidRPr="00DF2AD8">
        <w:rPr>
          <w:b/>
          <w:bCs/>
          <w:color w:val="000000" w:themeColor="text1"/>
          <w:w w:val="105"/>
          <w:sz w:val="40"/>
          <w:szCs w:val="40"/>
        </w:rPr>
        <w:t>Defense Health Agency</w:t>
      </w:r>
    </w:p>
    <w:p w14:paraId="3570E9B5" w14:textId="5C7616EB" w:rsidR="009D29A3" w:rsidRPr="00DF2AD8" w:rsidRDefault="006C6C12" w:rsidP="00FE121C">
      <w:pPr>
        <w:spacing w:before="27"/>
        <w:jc w:val="center"/>
        <w:rPr>
          <w:b/>
          <w:bCs/>
          <w:color w:val="000000" w:themeColor="text1"/>
          <w:w w:val="105"/>
          <w:sz w:val="40"/>
          <w:szCs w:val="40"/>
        </w:rPr>
      </w:pPr>
      <w:r w:rsidRPr="00DF2AD8">
        <w:rPr>
          <w:b/>
          <w:bCs/>
          <w:color w:val="000000" w:themeColor="text1"/>
          <w:w w:val="105"/>
          <w:sz w:val="40"/>
          <w:szCs w:val="40"/>
        </w:rPr>
        <w:t>Statement of Work (SOW)</w:t>
      </w:r>
    </w:p>
    <w:p w14:paraId="47C289EA" w14:textId="77777777" w:rsidR="004C575A" w:rsidRPr="00DF2AD8" w:rsidRDefault="004C575A" w:rsidP="00FE121C">
      <w:pPr>
        <w:spacing w:before="27"/>
        <w:jc w:val="center"/>
        <w:rPr>
          <w:b/>
          <w:bCs/>
          <w:color w:val="000000" w:themeColor="text1"/>
          <w:w w:val="105"/>
          <w:sz w:val="24"/>
          <w:szCs w:val="24"/>
        </w:rPr>
      </w:pPr>
    </w:p>
    <w:p w14:paraId="44372065" w14:textId="656B4930" w:rsidR="00EA2B7F" w:rsidRPr="00DF2AD8" w:rsidRDefault="00974E5E" w:rsidP="00FE121C">
      <w:pPr>
        <w:spacing w:before="27"/>
        <w:ind w:right="269"/>
        <w:jc w:val="center"/>
        <w:rPr>
          <w:b/>
          <w:bCs/>
          <w:color w:val="231F20"/>
          <w:sz w:val="24"/>
          <w:szCs w:val="24"/>
        </w:rPr>
      </w:pPr>
      <w:r w:rsidRPr="00DF2AD8">
        <w:rPr>
          <w:b/>
          <w:bCs/>
          <w:color w:val="231F20"/>
          <w:sz w:val="24"/>
          <w:szCs w:val="24"/>
        </w:rPr>
        <w:t>Nucleic Acid testing analyzers</w:t>
      </w:r>
    </w:p>
    <w:p w14:paraId="26359D0A" w14:textId="77777777" w:rsidR="00974E5E" w:rsidRPr="00DF2AD8" w:rsidRDefault="00974E5E" w:rsidP="00FE121C">
      <w:pPr>
        <w:spacing w:before="27"/>
        <w:ind w:right="269"/>
        <w:jc w:val="center"/>
        <w:rPr>
          <w:b/>
          <w:bCs/>
          <w:color w:val="000000" w:themeColor="text1"/>
          <w:w w:val="105"/>
          <w:sz w:val="24"/>
          <w:szCs w:val="24"/>
        </w:rPr>
      </w:pPr>
    </w:p>
    <w:p w14:paraId="11E29C9C" w14:textId="5D929C0D" w:rsidR="009D29A3" w:rsidRPr="00DF2AD8" w:rsidRDefault="00415E35" w:rsidP="00FE121C">
      <w:pPr>
        <w:spacing w:before="27"/>
        <w:ind w:right="269"/>
        <w:jc w:val="center"/>
        <w:rPr>
          <w:rFonts w:eastAsia="Arial Narrow"/>
          <w:b/>
          <w:bCs/>
          <w:sz w:val="24"/>
          <w:szCs w:val="24"/>
        </w:rPr>
      </w:pPr>
      <w:r w:rsidRPr="00DF2AD8">
        <w:rPr>
          <w:rFonts w:eastAsia="Arial Narrow"/>
          <w:b/>
          <w:bCs/>
          <w:sz w:val="24"/>
          <w:szCs w:val="24"/>
        </w:rPr>
        <w:t>for the</w:t>
      </w:r>
    </w:p>
    <w:p w14:paraId="2F522C09" w14:textId="77777777" w:rsidR="00415E35" w:rsidRPr="00DF2AD8" w:rsidRDefault="00415E35" w:rsidP="00FE121C">
      <w:pPr>
        <w:spacing w:before="27"/>
        <w:ind w:right="269"/>
        <w:jc w:val="center"/>
        <w:rPr>
          <w:rFonts w:eastAsia="Arial Narrow"/>
          <w:b/>
          <w:bCs/>
          <w:sz w:val="24"/>
          <w:szCs w:val="24"/>
        </w:rPr>
      </w:pPr>
    </w:p>
    <w:p w14:paraId="3D9EBEF3" w14:textId="70772BF8" w:rsidR="00EA2B7F" w:rsidRPr="00DF2AD8" w:rsidRDefault="006C6C12" w:rsidP="00FE121C">
      <w:pPr>
        <w:spacing w:before="27"/>
        <w:ind w:right="269"/>
        <w:jc w:val="center"/>
        <w:rPr>
          <w:b/>
          <w:bCs/>
          <w:w w:val="105"/>
          <w:sz w:val="24"/>
          <w:szCs w:val="24"/>
        </w:rPr>
      </w:pPr>
      <w:r w:rsidRPr="00DF2AD8">
        <w:rPr>
          <w:b/>
          <w:bCs/>
          <w:w w:val="105"/>
          <w:sz w:val="24"/>
          <w:szCs w:val="24"/>
        </w:rPr>
        <w:t>Medical Treatment Facility (MTF)</w:t>
      </w:r>
    </w:p>
    <w:p w14:paraId="26DECBB2" w14:textId="40FF928D" w:rsidR="00415E35" w:rsidRPr="00DF2AD8" w:rsidRDefault="00415E35" w:rsidP="00FE121C">
      <w:pPr>
        <w:spacing w:before="27"/>
        <w:ind w:right="269"/>
        <w:jc w:val="center"/>
        <w:rPr>
          <w:b/>
          <w:bCs/>
          <w:w w:val="105"/>
          <w:sz w:val="24"/>
          <w:szCs w:val="24"/>
        </w:rPr>
      </w:pPr>
    </w:p>
    <w:p w14:paraId="27A60FC7" w14:textId="395D2ED5" w:rsidR="00415E35" w:rsidRPr="00DF2AD8" w:rsidRDefault="00415E35" w:rsidP="00FE121C">
      <w:pPr>
        <w:spacing w:before="27"/>
        <w:ind w:right="269"/>
        <w:jc w:val="center"/>
        <w:rPr>
          <w:rFonts w:eastAsia="Arial Narrow"/>
          <w:b/>
          <w:bCs/>
          <w:sz w:val="24"/>
          <w:szCs w:val="24"/>
        </w:rPr>
      </w:pPr>
      <w:r w:rsidRPr="00DF2AD8">
        <w:rPr>
          <w:b/>
          <w:bCs/>
          <w:w w:val="105"/>
          <w:sz w:val="24"/>
          <w:szCs w:val="24"/>
        </w:rPr>
        <w:t>at</w:t>
      </w:r>
    </w:p>
    <w:p w14:paraId="0E10458D" w14:textId="77777777" w:rsidR="00922E09" w:rsidRPr="00DF2AD8" w:rsidRDefault="00922E09" w:rsidP="00FE121C">
      <w:pPr>
        <w:spacing w:before="3"/>
        <w:jc w:val="center"/>
        <w:rPr>
          <w:b/>
          <w:bCs/>
          <w:spacing w:val="-2"/>
          <w:w w:val="105"/>
          <w:sz w:val="24"/>
          <w:szCs w:val="24"/>
        </w:rPr>
      </w:pPr>
    </w:p>
    <w:p w14:paraId="2148DA76" w14:textId="6D738ADE" w:rsidR="009D29A3" w:rsidRPr="00DF2AD8" w:rsidRDefault="00D026EC" w:rsidP="00FE121C">
      <w:pPr>
        <w:spacing w:before="3"/>
        <w:jc w:val="center"/>
        <w:rPr>
          <w:rFonts w:eastAsia="Arial Narrow"/>
          <w:b/>
          <w:bCs/>
          <w:sz w:val="24"/>
          <w:szCs w:val="24"/>
        </w:rPr>
      </w:pPr>
      <w:r w:rsidRPr="00DF2AD8">
        <w:rPr>
          <w:b/>
          <w:bCs/>
          <w:spacing w:val="-2"/>
          <w:w w:val="105"/>
          <w:sz w:val="24"/>
          <w:szCs w:val="24"/>
        </w:rPr>
        <w:t>59</w:t>
      </w:r>
      <w:r w:rsidRPr="00DF2AD8">
        <w:rPr>
          <w:b/>
          <w:bCs/>
          <w:spacing w:val="-2"/>
          <w:w w:val="105"/>
          <w:sz w:val="24"/>
          <w:szCs w:val="24"/>
          <w:vertAlign w:val="superscript"/>
        </w:rPr>
        <w:t>th</w:t>
      </w:r>
      <w:r w:rsidRPr="00DF2AD8">
        <w:rPr>
          <w:b/>
          <w:bCs/>
          <w:spacing w:val="-2"/>
          <w:w w:val="105"/>
          <w:sz w:val="24"/>
          <w:szCs w:val="24"/>
        </w:rPr>
        <w:t xml:space="preserve"> </w:t>
      </w:r>
      <w:r w:rsidR="006C6C12" w:rsidRPr="00DF2AD8">
        <w:rPr>
          <w:b/>
          <w:bCs/>
          <w:spacing w:val="-2"/>
          <w:w w:val="105"/>
          <w:sz w:val="24"/>
          <w:szCs w:val="24"/>
        </w:rPr>
        <w:t xml:space="preserve">Medical </w:t>
      </w:r>
      <w:r w:rsidRPr="00DF2AD8">
        <w:rPr>
          <w:b/>
          <w:bCs/>
          <w:spacing w:val="-2"/>
          <w:w w:val="105"/>
          <w:sz w:val="24"/>
          <w:szCs w:val="24"/>
        </w:rPr>
        <w:t>Wing</w:t>
      </w:r>
      <w:r w:rsidR="006C6C12" w:rsidRPr="00DF2AD8">
        <w:rPr>
          <w:b/>
          <w:bCs/>
          <w:spacing w:val="-2"/>
          <w:w w:val="105"/>
          <w:sz w:val="24"/>
          <w:szCs w:val="24"/>
        </w:rPr>
        <w:t xml:space="preserve">, </w:t>
      </w:r>
      <w:r w:rsidRPr="00DF2AD8">
        <w:rPr>
          <w:b/>
          <w:bCs/>
          <w:spacing w:val="-2"/>
          <w:w w:val="105"/>
          <w:sz w:val="24"/>
          <w:szCs w:val="24"/>
        </w:rPr>
        <w:t>JBSA Lackland</w:t>
      </w:r>
      <w:r w:rsidR="006C6C12" w:rsidRPr="00DF2AD8">
        <w:rPr>
          <w:b/>
          <w:bCs/>
          <w:spacing w:val="-2"/>
          <w:w w:val="105"/>
          <w:sz w:val="24"/>
          <w:szCs w:val="24"/>
        </w:rPr>
        <w:t xml:space="preserve">, </w:t>
      </w:r>
      <w:r w:rsidRPr="00DF2AD8">
        <w:rPr>
          <w:b/>
          <w:bCs/>
          <w:spacing w:val="-2"/>
          <w:w w:val="105"/>
          <w:sz w:val="24"/>
          <w:szCs w:val="24"/>
        </w:rPr>
        <w:t>Texas</w:t>
      </w:r>
    </w:p>
    <w:p w14:paraId="02F1A91A" w14:textId="77777777" w:rsidR="009D29A3" w:rsidRPr="00DF2AD8" w:rsidRDefault="009D29A3" w:rsidP="00FE121C">
      <w:pPr>
        <w:jc w:val="center"/>
        <w:rPr>
          <w:rFonts w:eastAsia="Arial Narrow"/>
          <w:b/>
          <w:bCs/>
          <w:sz w:val="24"/>
          <w:szCs w:val="24"/>
        </w:rPr>
      </w:pPr>
    </w:p>
    <w:p w14:paraId="0BF101D2" w14:textId="77777777" w:rsidR="009D29A3" w:rsidRPr="00DF2AD8" w:rsidRDefault="009D29A3" w:rsidP="00FE121C">
      <w:pPr>
        <w:jc w:val="center"/>
        <w:rPr>
          <w:rFonts w:eastAsia="Arial Narrow"/>
          <w:b/>
          <w:bCs/>
          <w:sz w:val="24"/>
          <w:szCs w:val="24"/>
        </w:rPr>
      </w:pPr>
    </w:p>
    <w:p w14:paraId="381F2936" w14:textId="2D805AE0" w:rsidR="003E52CC" w:rsidRPr="00DF2AD8" w:rsidRDefault="003E52CC" w:rsidP="003E52CC">
      <w:pPr>
        <w:spacing w:before="6"/>
        <w:jc w:val="center"/>
        <w:rPr>
          <w:rFonts w:eastAsia="Arial Narrow"/>
          <w:b/>
          <w:bCs/>
          <w:sz w:val="24"/>
          <w:szCs w:val="24"/>
        </w:rPr>
      </w:pPr>
      <w:r w:rsidRPr="00DF2AD8">
        <w:rPr>
          <w:rFonts w:eastAsia="Arial Narrow"/>
          <w:b/>
          <w:bCs/>
          <w:sz w:val="24"/>
          <w:szCs w:val="24"/>
        </w:rPr>
        <w:t>Version:</w:t>
      </w:r>
      <w:r w:rsidR="000E7AFF" w:rsidRPr="00DF2AD8">
        <w:rPr>
          <w:rFonts w:eastAsia="Arial Narrow"/>
          <w:b/>
          <w:bCs/>
          <w:sz w:val="24"/>
          <w:szCs w:val="24"/>
        </w:rPr>
        <w:t xml:space="preserve"> 1</w:t>
      </w:r>
    </w:p>
    <w:p w14:paraId="302B023E" w14:textId="77777777" w:rsidR="007D7098" w:rsidRPr="002B3211" w:rsidRDefault="007D7098" w:rsidP="003E52CC">
      <w:pPr>
        <w:spacing w:before="6"/>
        <w:jc w:val="center"/>
        <w:rPr>
          <w:rFonts w:eastAsia="Arial Narrow"/>
          <w:sz w:val="24"/>
          <w:szCs w:val="24"/>
        </w:rPr>
      </w:pPr>
    </w:p>
    <w:p w14:paraId="61643B9A" w14:textId="77777777" w:rsidR="007D7098" w:rsidRPr="002B3211" w:rsidRDefault="007D7098" w:rsidP="003E52CC">
      <w:pPr>
        <w:spacing w:before="6"/>
        <w:jc w:val="center"/>
        <w:rPr>
          <w:rFonts w:eastAsia="Arial Narrow"/>
          <w:sz w:val="24"/>
          <w:szCs w:val="24"/>
        </w:rPr>
      </w:pPr>
    </w:p>
    <w:p w14:paraId="688863B0" w14:textId="4AA2EDF4" w:rsidR="00415E35" w:rsidRPr="002B3211" w:rsidRDefault="009D29A3" w:rsidP="00FE121C">
      <w:pPr>
        <w:tabs>
          <w:tab w:val="left" w:pos="2416"/>
        </w:tabs>
        <w:spacing w:line="274" w:lineRule="exact"/>
        <w:jc w:val="center"/>
        <w:rPr>
          <w:color w:val="C00000"/>
          <w:spacing w:val="-1"/>
          <w:sz w:val="24"/>
          <w:szCs w:val="24"/>
        </w:rPr>
      </w:pPr>
      <w:r w:rsidRPr="002B3211">
        <w:rPr>
          <w:spacing w:val="-1"/>
          <w:sz w:val="24"/>
          <w:szCs w:val="24"/>
        </w:rPr>
        <w:t>Date:</w:t>
      </w:r>
      <w:r w:rsidR="006C6C12" w:rsidRPr="002B3211">
        <w:rPr>
          <w:spacing w:val="-1"/>
          <w:sz w:val="24"/>
          <w:szCs w:val="24"/>
        </w:rPr>
        <w:t xml:space="preserve"> </w:t>
      </w:r>
      <w:r w:rsidR="00974E5E" w:rsidRPr="002B3211">
        <w:rPr>
          <w:spacing w:val="-1"/>
          <w:sz w:val="24"/>
          <w:szCs w:val="24"/>
        </w:rPr>
        <w:t>4 March 2026</w:t>
      </w:r>
    </w:p>
    <w:p w14:paraId="5CA13260" w14:textId="7C61CC22" w:rsidR="00415E35" w:rsidRPr="002B3211" w:rsidRDefault="00415E35" w:rsidP="00FE121C">
      <w:pPr>
        <w:tabs>
          <w:tab w:val="left" w:pos="2416"/>
        </w:tabs>
        <w:spacing w:line="274" w:lineRule="exact"/>
        <w:jc w:val="center"/>
        <w:rPr>
          <w:b/>
          <w:color w:val="C00000"/>
          <w:spacing w:val="-1"/>
          <w:sz w:val="24"/>
          <w:szCs w:val="24"/>
        </w:rPr>
      </w:pPr>
    </w:p>
    <w:p w14:paraId="4EE13155" w14:textId="6F182AF5" w:rsidR="00415E35" w:rsidRPr="002B3211" w:rsidRDefault="00415E35" w:rsidP="00FE121C">
      <w:pPr>
        <w:tabs>
          <w:tab w:val="left" w:pos="2416"/>
        </w:tabs>
        <w:spacing w:line="274" w:lineRule="exact"/>
        <w:jc w:val="center"/>
        <w:rPr>
          <w:b/>
          <w:color w:val="C00000"/>
          <w:spacing w:val="-1"/>
          <w:sz w:val="24"/>
          <w:szCs w:val="24"/>
        </w:rPr>
      </w:pPr>
    </w:p>
    <w:p w14:paraId="0D34DBC3" w14:textId="6D5C1F1D" w:rsidR="00415E35" w:rsidRPr="002B3211" w:rsidRDefault="00415E35" w:rsidP="00FE121C">
      <w:pPr>
        <w:tabs>
          <w:tab w:val="left" w:pos="2416"/>
        </w:tabs>
        <w:spacing w:line="274" w:lineRule="exact"/>
        <w:jc w:val="center"/>
        <w:rPr>
          <w:b/>
          <w:color w:val="C00000"/>
          <w:spacing w:val="-1"/>
          <w:sz w:val="24"/>
          <w:szCs w:val="24"/>
        </w:rPr>
      </w:pPr>
    </w:p>
    <w:p w14:paraId="02228317" w14:textId="6F781F99" w:rsidR="00415E35" w:rsidRPr="002B3211" w:rsidRDefault="00415E35" w:rsidP="00FE121C">
      <w:pPr>
        <w:tabs>
          <w:tab w:val="left" w:pos="2416"/>
        </w:tabs>
        <w:spacing w:line="274" w:lineRule="exact"/>
        <w:jc w:val="center"/>
        <w:rPr>
          <w:b/>
          <w:color w:val="C00000"/>
          <w:spacing w:val="-1"/>
          <w:sz w:val="24"/>
          <w:szCs w:val="24"/>
        </w:rPr>
      </w:pPr>
    </w:p>
    <w:p w14:paraId="6E613248" w14:textId="34818BB9" w:rsidR="00415E35" w:rsidRPr="002B3211" w:rsidRDefault="00415E35" w:rsidP="00FE121C">
      <w:pPr>
        <w:tabs>
          <w:tab w:val="left" w:pos="2416"/>
        </w:tabs>
        <w:spacing w:line="274" w:lineRule="exact"/>
        <w:jc w:val="center"/>
        <w:rPr>
          <w:b/>
          <w:color w:val="C00000"/>
          <w:spacing w:val="-1"/>
          <w:sz w:val="24"/>
          <w:szCs w:val="24"/>
        </w:rPr>
      </w:pPr>
    </w:p>
    <w:p w14:paraId="68DA072E" w14:textId="5BE19B85" w:rsidR="00415E35" w:rsidRPr="002B3211" w:rsidRDefault="00415E35" w:rsidP="00FE121C">
      <w:pPr>
        <w:tabs>
          <w:tab w:val="left" w:pos="2416"/>
        </w:tabs>
        <w:spacing w:line="274" w:lineRule="exact"/>
        <w:jc w:val="center"/>
        <w:rPr>
          <w:b/>
          <w:color w:val="C00000"/>
          <w:spacing w:val="-1"/>
          <w:sz w:val="24"/>
          <w:szCs w:val="24"/>
        </w:rPr>
      </w:pPr>
    </w:p>
    <w:p w14:paraId="79182397" w14:textId="3994ED77" w:rsidR="00415E35" w:rsidRPr="002B3211" w:rsidRDefault="00415E35" w:rsidP="00FE121C">
      <w:pPr>
        <w:tabs>
          <w:tab w:val="left" w:pos="2416"/>
        </w:tabs>
        <w:spacing w:line="274" w:lineRule="exact"/>
        <w:jc w:val="center"/>
        <w:rPr>
          <w:b/>
          <w:color w:val="C00000"/>
          <w:spacing w:val="-1"/>
          <w:sz w:val="24"/>
          <w:szCs w:val="24"/>
        </w:rPr>
      </w:pPr>
    </w:p>
    <w:p w14:paraId="2166C2E7" w14:textId="08C4FB66" w:rsidR="00415E35" w:rsidRPr="002B3211" w:rsidRDefault="00415E35" w:rsidP="00FE121C">
      <w:pPr>
        <w:tabs>
          <w:tab w:val="left" w:pos="2416"/>
        </w:tabs>
        <w:spacing w:line="274" w:lineRule="exact"/>
        <w:jc w:val="center"/>
        <w:rPr>
          <w:b/>
          <w:color w:val="C00000"/>
          <w:spacing w:val="-1"/>
          <w:sz w:val="24"/>
          <w:szCs w:val="24"/>
        </w:rPr>
      </w:pPr>
    </w:p>
    <w:p w14:paraId="07ED4037" w14:textId="60E85C77" w:rsidR="00415E35" w:rsidRPr="002B3211" w:rsidRDefault="00415E35" w:rsidP="00FE121C">
      <w:pPr>
        <w:tabs>
          <w:tab w:val="left" w:pos="2416"/>
        </w:tabs>
        <w:spacing w:line="274" w:lineRule="exact"/>
        <w:jc w:val="center"/>
        <w:rPr>
          <w:b/>
          <w:color w:val="C00000"/>
          <w:spacing w:val="-1"/>
          <w:sz w:val="24"/>
          <w:szCs w:val="24"/>
        </w:rPr>
      </w:pPr>
    </w:p>
    <w:p w14:paraId="4D303AFD" w14:textId="6DE5B363" w:rsidR="00415E35" w:rsidRPr="002B3211" w:rsidRDefault="00415E35" w:rsidP="00FE121C">
      <w:pPr>
        <w:tabs>
          <w:tab w:val="left" w:pos="2416"/>
        </w:tabs>
        <w:spacing w:line="274" w:lineRule="exact"/>
        <w:jc w:val="center"/>
        <w:rPr>
          <w:b/>
          <w:color w:val="C00000"/>
          <w:spacing w:val="-1"/>
          <w:sz w:val="24"/>
          <w:szCs w:val="24"/>
        </w:rPr>
      </w:pPr>
    </w:p>
    <w:p w14:paraId="201FCBA3" w14:textId="7DCBC333" w:rsidR="00415E35" w:rsidRPr="002B3211" w:rsidRDefault="00415E35" w:rsidP="00FE121C">
      <w:pPr>
        <w:tabs>
          <w:tab w:val="left" w:pos="2416"/>
        </w:tabs>
        <w:spacing w:line="274" w:lineRule="exact"/>
        <w:jc w:val="center"/>
        <w:rPr>
          <w:b/>
          <w:color w:val="C00000"/>
          <w:spacing w:val="-1"/>
          <w:sz w:val="24"/>
          <w:szCs w:val="24"/>
        </w:rPr>
      </w:pPr>
    </w:p>
    <w:p w14:paraId="0D0C8506" w14:textId="308A2073" w:rsidR="00415E35" w:rsidRPr="002B3211" w:rsidRDefault="00415E35" w:rsidP="00FE121C">
      <w:pPr>
        <w:tabs>
          <w:tab w:val="left" w:pos="2416"/>
        </w:tabs>
        <w:spacing w:line="274" w:lineRule="exact"/>
        <w:jc w:val="center"/>
        <w:rPr>
          <w:b/>
          <w:color w:val="C00000"/>
          <w:spacing w:val="-1"/>
          <w:sz w:val="24"/>
          <w:szCs w:val="24"/>
        </w:rPr>
      </w:pPr>
    </w:p>
    <w:p w14:paraId="3E0BABF3" w14:textId="4780237C" w:rsidR="00415E35" w:rsidRPr="002B3211" w:rsidRDefault="00415E35" w:rsidP="00FE121C">
      <w:pPr>
        <w:tabs>
          <w:tab w:val="left" w:pos="2416"/>
        </w:tabs>
        <w:spacing w:line="274" w:lineRule="exact"/>
        <w:jc w:val="center"/>
        <w:rPr>
          <w:b/>
          <w:color w:val="C00000"/>
          <w:spacing w:val="-1"/>
          <w:sz w:val="24"/>
          <w:szCs w:val="24"/>
        </w:rPr>
      </w:pPr>
    </w:p>
    <w:p w14:paraId="19DE3972" w14:textId="5780DF5B" w:rsidR="00415E35" w:rsidRPr="002B3211" w:rsidRDefault="00415E35" w:rsidP="00FE121C">
      <w:pPr>
        <w:tabs>
          <w:tab w:val="left" w:pos="2416"/>
        </w:tabs>
        <w:spacing w:line="274" w:lineRule="exact"/>
        <w:jc w:val="center"/>
        <w:rPr>
          <w:b/>
          <w:color w:val="C00000"/>
          <w:spacing w:val="-1"/>
          <w:sz w:val="24"/>
          <w:szCs w:val="24"/>
        </w:rPr>
      </w:pPr>
    </w:p>
    <w:p w14:paraId="06058599" w14:textId="6231B6BA" w:rsidR="00415E35" w:rsidRPr="002B3211" w:rsidRDefault="00415E35" w:rsidP="00FE121C">
      <w:pPr>
        <w:tabs>
          <w:tab w:val="left" w:pos="2416"/>
        </w:tabs>
        <w:spacing w:line="274" w:lineRule="exact"/>
        <w:jc w:val="center"/>
        <w:rPr>
          <w:b/>
          <w:color w:val="C00000"/>
          <w:spacing w:val="-1"/>
          <w:sz w:val="24"/>
          <w:szCs w:val="24"/>
        </w:rPr>
      </w:pPr>
    </w:p>
    <w:p w14:paraId="283BDE88" w14:textId="65AF24B9" w:rsidR="00415E35" w:rsidRPr="002B3211" w:rsidRDefault="00415E35" w:rsidP="00FE121C">
      <w:pPr>
        <w:tabs>
          <w:tab w:val="left" w:pos="2416"/>
        </w:tabs>
        <w:spacing w:line="274" w:lineRule="exact"/>
        <w:jc w:val="center"/>
        <w:rPr>
          <w:b/>
          <w:color w:val="C00000"/>
          <w:spacing w:val="-1"/>
          <w:sz w:val="24"/>
          <w:szCs w:val="24"/>
        </w:rPr>
      </w:pPr>
    </w:p>
    <w:p w14:paraId="0B20C1CD" w14:textId="0462DFA4" w:rsidR="00415E35" w:rsidRPr="002B3211" w:rsidRDefault="00415E35" w:rsidP="00FE121C">
      <w:pPr>
        <w:tabs>
          <w:tab w:val="left" w:pos="2416"/>
        </w:tabs>
        <w:spacing w:line="274" w:lineRule="exact"/>
        <w:jc w:val="center"/>
        <w:rPr>
          <w:b/>
          <w:color w:val="C00000"/>
          <w:spacing w:val="-1"/>
          <w:sz w:val="24"/>
          <w:szCs w:val="24"/>
        </w:rPr>
      </w:pPr>
    </w:p>
    <w:p w14:paraId="0CE55585" w14:textId="77777777" w:rsidR="006B64EB" w:rsidRPr="002B3211" w:rsidRDefault="00F138F7" w:rsidP="006B64EB">
      <w:pPr>
        <w:jc w:val="center"/>
        <w:rPr>
          <w:b/>
          <w:sz w:val="24"/>
          <w:szCs w:val="24"/>
        </w:rPr>
      </w:pPr>
      <w:r w:rsidRPr="002B3211">
        <w:rPr>
          <w:b/>
          <w:sz w:val="24"/>
          <w:szCs w:val="24"/>
        </w:rPr>
        <w:t>PART 1</w:t>
      </w:r>
    </w:p>
    <w:p w14:paraId="550E7E72" w14:textId="77777777" w:rsidR="00F138F7" w:rsidRPr="002B3211" w:rsidRDefault="00847064" w:rsidP="006B64EB">
      <w:pPr>
        <w:jc w:val="center"/>
        <w:rPr>
          <w:b/>
          <w:sz w:val="24"/>
          <w:szCs w:val="24"/>
        </w:rPr>
      </w:pPr>
      <w:r w:rsidRPr="002B3211">
        <w:rPr>
          <w:b/>
          <w:sz w:val="24"/>
          <w:szCs w:val="24"/>
        </w:rPr>
        <w:t xml:space="preserve">1.0 </w:t>
      </w:r>
      <w:r w:rsidR="00F138F7" w:rsidRPr="002B3211">
        <w:rPr>
          <w:b/>
          <w:sz w:val="24"/>
          <w:szCs w:val="24"/>
        </w:rPr>
        <w:t>GENERAL INFORMATION</w:t>
      </w:r>
    </w:p>
    <w:p w14:paraId="2815BEEC" w14:textId="77777777" w:rsidR="006B64EB" w:rsidRPr="002B3211" w:rsidRDefault="006B64EB" w:rsidP="006B64EB">
      <w:pPr>
        <w:jc w:val="center"/>
        <w:rPr>
          <w:sz w:val="24"/>
          <w:szCs w:val="24"/>
        </w:rPr>
      </w:pPr>
    </w:p>
    <w:p w14:paraId="67AB35CD" w14:textId="77777777" w:rsidR="00CD0EFA" w:rsidRPr="002B3211" w:rsidRDefault="00CD0EFA" w:rsidP="008D4181">
      <w:pPr>
        <w:rPr>
          <w:b/>
          <w:bCs/>
          <w:sz w:val="24"/>
          <w:szCs w:val="24"/>
        </w:rPr>
      </w:pPr>
    </w:p>
    <w:p w14:paraId="2E3BF807" w14:textId="3B62A0EA" w:rsidR="008D4181" w:rsidRPr="002B3211" w:rsidRDefault="00847064" w:rsidP="008D4181">
      <w:pPr>
        <w:rPr>
          <w:color w:val="0D0D0D" w:themeColor="text1" w:themeTint="F2"/>
          <w:sz w:val="24"/>
          <w:szCs w:val="24"/>
        </w:rPr>
      </w:pPr>
      <w:r w:rsidRPr="00DF2AD8">
        <w:rPr>
          <w:b/>
          <w:sz w:val="24"/>
          <w:szCs w:val="24"/>
        </w:rPr>
        <w:t xml:space="preserve">1.1 </w:t>
      </w:r>
      <w:r w:rsidR="00F37066" w:rsidRPr="002B3211">
        <w:rPr>
          <w:b/>
          <w:bCs/>
          <w:sz w:val="24"/>
          <w:szCs w:val="24"/>
        </w:rPr>
        <w:t>Purpose</w:t>
      </w:r>
      <w:proofErr w:type="gramStart"/>
      <w:r w:rsidR="00F37066" w:rsidRPr="002B3211">
        <w:rPr>
          <w:b/>
          <w:bCs/>
          <w:sz w:val="24"/>
          <w:szCs w:val="24"/>
        </w:rPr>
        <w:t>:</w:t>
      </w:r>
      <w:r w:rsidR="00F37066" w:rsidRPr="002B3211">
        <w:rPr>
          <w:bCs/>
          <w:sz w:val="24"/>
          <w:szCs w:val="24"/>
        </w:rPr>
        <w:t xml:space="preserve">  </w:t>
      </w:r>
      <w:r w:rsidR="006F0119" w:rsidRPr="002B3211">
        <w:rPr>
          <w:sz w:val="24"/>
          <w:szCs w:val="24"/>
        </w:rPr>
        <w:t>T</w:t>
      </w:r>
      <w:r w:rsidR="00F37066" w:rsidRPr="002B3211">
        <w:rPr>
          <w:sz w:val="24"/>
          <w:szCs w:val="24"/>
        </w:rPr>
        <w:t>o</w:t>
      </w:r>
      <w:proofErr w:type="gramEnd"/>
      <w:r w:rsidR="00F37066" w:rsidRPr="002B3211">
        <w:rPr>
          <w:sz w:val="24"/>
          <w:szCs w:val="24"/>
        </w:rPr>
        <w:t xml:space="preserve"> provide</w:t>
      </w:r>
      <w:r w:rsidR="00D66022" w:rsidRPr="002B3211">
        <w:rPr>
          <w:sz w:val="24"/>
          <w:szCs w:val="24"/>
        </w:rPr>
        <w:t xml:space="preserve"> </w:t>
      </w:r>
      <w:r w:rsidR="00EA4E74" w:rsidRPr="002B3211">
        <w:rPr>
          <w:color w:val="231F20"/>
          <w:sz w:val="24"/>
          <w:szCs w:val="24"/>
        </w:rPr>
        <w:t>Nucleic Acid Testing A</w:t>
      </w:r>
      <w:r w:rsidR="00C179B5" w:rsidRPr="002B3211">
        <w:rPr>
          <w:color w:val="0D0D0D" w:themeColor="text1" w:themeTint="F2"/>
          <w:w w:val="105"/>
          <w:sz w:val="24"/>
          <w:szCs w:val="24"/>
        </w:rPr>
        <w:t>nalyzer</w:t>
      </w:r>
      <w:r w:rsidR="00EA4E74" w:rsidRPr="002B3211">
        <w:rPr>
          <w:color w:val="0D0D0D" w:themeColor="text1" w:themeTint="F2"/>
          <w:w w:val="105"/>
          <w:sz w:val="24"/>
          <w:szCs w:val="24"/>
        </w:rPr>
        <w:t>s</w:t>
      </w:r>
      <w:r w:rsidR="006F0119" w:rsidRPr="002B3211">
        <w:rPr>
          <w:color w:val="0D0D0D" w:themeColor="text1" w:themeTint="F2"/>
          <w:w w:val="105"/>
          <w:sz w:val="24"/>
          <w:szCs w:val="24"/>
        </w:rPr>
        <w:t xml:space="preserve"> for the MTF </w:t>
      </w:r>
      <w:r w:rsidR="00AB2E6A" w:rsidRPr="002B3211">
        <w:rPr>
          <w:color w:val="0D0D0D" w:themeColor="text1" w:themeTint="F2"/>
          <w:w w:val="105"/>
          <w:sz w:val="24"/>
          <w:szCs w:val="24"/>
        </w:rPr>
        <w:t>and Blood Donor center at JBSA Lack</w:t>
      </w:r>
      <w:r w:rsidR="00CC7E09">
        <w:rPr>
          <w:color w:val="0D0D0D" w:themeColor="text1" w:themeTint="F2"/>
          <w:w w:val="105"/>
          <w:sz w:val="24"/>
          <w:szCs w:val="24"/>
        </w:rPr>
        <w:t>la</w:t>
      </w:r>
      <w:r w:rsidR="00AB2E6A" w:rsidRPr="002B3211">
        <w:rPr>
          <w:color w:val="0D0D0D" w:themeColor="text1" w:themeTint="F2"/>
          <w:w w:val="105"/>
          <w:sz w:val="24"/>
          <w:szCs w:val="24"/>
        </w:rPr>
        <w:t>nd, Texas</w:t>
      </w:r>
      <w:r w:rsidR="00C179B5" w:rsidRPr="002B3211">
        <w:rPr>
          <w:color w:val="0D0D0D" w:themeColor="text1" w:themeTint="F2"/>
          <w:sz w:val="24"/>
          <w:szCs w:val="24"/>
        </w:rPr>
        <w:t>.</w:t>
      </w:r>
      <w:r w:rsidR="006931DA" w:rsidRPr="002B3211">
        <w:rPr>
          <w:color w:val="0D0D0D" w:themeColor="text1" w:themeTint="F2"/>
          <w:sz w:val="24"/>
          <w:szCs w:val="24"/>
        </w:rPr>
        <w:t xml:space="preserve"> </w:t>
      </w:r>
      <w:r w:rsidR="00A25319" w:rsidRPr="002B3211">
        <w:rPr>
          <w:color w:val="0D0D0D" w:themeColor="text1" w:themeTint="F2"/>
          <w:sz w:val="24"/>
          <w:szCs w:val="24"/>
        </w:rPr>
        <w:t xml:space="preserve"> </w:t>
      </w:r>
      <w:r w:rsidR="006718B9" w:rsidRPr="002B3211">
        <w:rPr>
          <w:color w:val="0D0D0D" w:themeColor="text1" w:themeTint="F2"/>
          <w:sz w:val="24"/>
          <w:szCs w:val="24"/>
        </w:rPr>
        <w:t xml:space="preserve">A </w:t>
      </w:r>
      <w:r w:rsidR="006718B9" w:rsidRPr="002B3211">
        <w:rPr>
          <w:color w:val="231F20"/>
          <w:sz w:val="24"/>
          <w:szCs w:val="24"/>
        </w:rPr>
        <w:t>Nucleic Acid Testing A</w:t>
      </w:r>
      <w:r w:rsidR="006718B9" w:rsidRPr="002B3211">
        <w:rPr>
          <w:color w:val="0D0D0D" w:themeColor="text1" w:themeTint="F2"/>
          <w:w w:val="105"/>
          <w:sz w:val="24"/>
          <w:szCs w:val="24"/>
        </w:rPr>
        <w:t>nalyzer</w:t>
      </w:r>
      <w:r w:rsidR="006718B9" w:rsidRPr="002B3211">
        <w:rPr>
          <w:color w:val="0D0D0D" w:themeColor="text1" w:themeTint="F2"/>
          <w:sz w:val="24"/>
          <w:szCs w:val="24"/>
        </w:rPr>
        <w:t xml:space="preserve"> is a fully automated, molecular diagnostic instrument designed to screen blood and plasma donations for infectious diseases</w:t>
      </w:r>
    </w:p>
    <w:p w14:paraId="4DA6F65D" w14:textId="77777777" w:rsidR="008D4181" w:rsidRPr="002B3211" w:rsidRDefault="008D4181" w:rsidP="008D4181">
      <w:pPr>
        <w:rPr>
          <w:color w:val="0D0D0D" w:themeColor="text1" w:themeTint="F2"/>
          <w:sz w:val="24"/>
          <w:szCs w:val="24"/>
        </w:rPr>
      </w:pPr>
    </w:p>
    <w:p w14:paraId="1946351D" w14:textId="6F03A971" w:rsidR="004F3FAA" w:rsidRPr="002B3211" w:rsidRDefault="00DB0AF3" w:rsidP="005051EB">
      <w:pPr>
        <w:rPr>
          <w:color w:val="0D0D0D" w:themeColor="text1" w:themeTint="F2"/>
          <w:sz w:val="24"/>
          <w:szCs w:val="24"/>
        </w:rPr>
      </w:pPr>
      <w:r w:rsidRPr="00DF2AD8">
        <w:rPr>
          <w:b/>
          <w:bCs/>
          <w:color w:val="0D0D0D" w:themeColor="text1" w:themeTint="F2"/>
          <w:sz w:val="24"/>
          <w:szCs w:val="24"/>
        </w:rPr>
        <w:t>1.</w:t>
      </w:r>
      <w:r w:rsidR="00847064" w:rsidRPr="00DF2AD8">
        <w:rPr>
          <w:b/>
          <w:bCs/>
          <w:color w:val="0D0D0D" w:themeColor="text1" w:themeTint="F2"/>
          <w:sz w:val="24"/>
          <w:szCs w:val="24"/>
        </w:rPr>
        <w:t>2</w:t>
      </w:r>
      <w:r w:rsidRPr="002B3211">
        <w:rPr>
          <w:color w:val="0D0D0D" w:themeColor="text1" w:themeTint="F2"/>
          <w:sz w:val="24"/>
          <w:szCs w:val="24"/>
        </w:rPr>
        <w:t xml:space="preserve"> </w:t>
      </w:r>
      <w:r w:rsidR="004F3FAA" w:rsidRPr="002B3211">
        <w:rPr>
          <w:b/>
          <w:color w:val="0D0D0D" w:themeColor="text1" w:themeTint="F2"/>
          <w:sz w:val="24"/>
          <w:szCs w:val="24"/>
        </w:rPr>
        <w:t>Description/</w:t>
      </w:r>
      <w:r w:rsidR="00BD2A68" w:rsidRPr="002B3211">
        <w:rPr>
          <w:b/>
          <w:color w:val="0D0D0D" w:themeColor="text1" w:themeTint="F2"/>
          <w:sz w:val="24"/>
          <w:szCs w:val="24"/>
        </w:rPr>
        <w:t>i</w:t>
      </w:r>
      <w:r w:rsidR="004F3FAA" w:rsidRPr="002B3211">
        <w:rPr>
          <w:b/>
          <w:color w:val="0D0D0D" w:themeColor="text1" w:themeTint="F2"/>
          <w:sz w:val="24"/>
          <w:szCs w:val="24"/>
        </w:rPr>
        <w:t xml:space="preserve">ntroduction: </w:t>
      </w:r>
      <w:r w:rsidR="00AB2E6A" w:rsidRPr="002B3211">
        <w:rPr>
          <w:sz w:val="24"/>
          <w:szCs w:val="24"/>
        </w:rPr>
        <w:t xml:space="preserve">The contractor shall provide an equipment lease and support services for </w:t>
      </w:r>
      <w:r w:rsidR="00EA4E74" w:rsidRPr="002B3211">
        <w:rPr>
          <w:color w:val="231F20"/>
          <w:sz w:val="24"/>
          <w:szCs w:val="24"/>
        </w:rPr>
        <w:t>Nucleic Acid Testing A</w:t>
      </w:r>
      <w:r w:rsidR="00EA4E74" w:rsidRPr="002B3211">
        <w:rPr>
          <w:color w:val="0D0D0D" w:themeColor="text1" w:themeTint="F2"/>
          <w:w w:val="105"/>
          <w:sz w:val="24"/>
          <w:szCs w:val="24"/>
        </w:rPr>
        <w:t>nalyzers</w:t>
      </w:r>
      <w:r w:rsidR="00AB2E6A" w:rsidRPr="002B3211">
        <w:rPr>
          <w:sz w:val="24"/>
          <w:szCs w:val="24"/>
        </w:rPr>
        <w:t xml:space="preserve">.  Service shall be provided continuously to support medical processing of approximately </w:t>
      </w:r>
      <w:r w:rsidR="00647EE4" w:rsidRPr="002B3211">
        <w:rPr>
          <w:sz w:val="24"/>
          <w:szCs w:val="24"/>
        </w:rPr>
        <w:t>3</w:t>
      </w:r>
      <w:r w:rsidR="00AB2E6A" w:rsidRPr="002B3211">
        <w:rPr>
          <w:sz w:val="24"/>
          <w:szCs w:val="24"/>
        </w:rPr>
        <w:t>0,000 Basic Military Trainees during initial medical processing</w:t>
      </w:r>
      <w:r w:rsidR="00C35332" w:rsidRPr="002B3211">
        <w:rPr>
          <w:sz w:val="24"/>
          <w:szCs w:val="24"/>
        </w:rPr>
        <w:t xml:space="preserve"> and the collection of 10K blood units at the Blood Donor Center</w:t>
      </w:r>
      <w:r w:rsidR="00AB2E6A" w:rsidRPr="002B3211">
        <w:rPr>
          <w:sz w:val="24"/>
          <w:szCs w:val="24"/>
        </w:rPr>
        <w:t xml:space="preserve">. Service provided by the contractor shall be the lease of </w:t>
      </w:r>
      <w:r w:rsidR="006718B9" w:rsidRPr="002B3211">
        <w:rPr>
          <w:sz w:val="24"/>
          <w:szCs w:val="24"/>
        </w:rPr>
        <w:t>3</w:t>
      </w:r>
      <w:r w:rsidR="00AB2E6A" w:rsidRPr="002B3211">
        <w:rPr>
          <w:sz w:val="24"/>
          <w:szCs w:val="24"/>
        </w:rPr>
        <w:t xml:space="preserve"> (</w:t>
      </w:r>
      <w:r w:rsidR="006718B9" w:rsidRPr="002B3211">
        <w:rPr>
          <w:sz w:val="24"/>
          <w:szCs w:val="24"/>
        </w:rPr>
        <w:t>three</w:t>
      </w:r>
      <w:r w:rsidR="00AB2E6A" w:rsidRPr="002B3211">
        <w:rPr>
          <w:sz w:val="24"/>
          <w:szCs w:val="24"/>
        </w:rPr>
        <w:t xml:space="preserve">) </w:t>
      </w:r>
      <w:r w:rsidR="006718B9" w:rsidRPr="002B3211">
        <w:rPr>
          <w:color w:val="231F20"/>
          <w:sz w:val="24"/>
          <w:szCs w:val="24"/>
        </w:rPr>
        <w:t>Acid Testing A</w:t>
      </w:r>
      <w:r w:rsidR="006718B9" w:rsidRPr="002B3211">
        <w:rPr>
          <w:color w:val="0D0D0D" w:themeColor="text1" w:themeTint="F2"/>
          <w:w w:val="105"/>
          <w:sz w:val="24"/>
          <w:szCs w:val="24"/>
        </w:rPr>
        <w:t xml:space="preserve">nalyzers </w:t>
      </w:r>
      <w:r w:rsidR="00AB2E6A" w:rsidRPr="002B3211">
        <w:rPr>
          <w:color w:val="0D0D0D" w:themeColor="text1" w:themeTint="F2"/>
          <w:w w:val="105"/>
          <w:sz w:val="24"/>
          <w:szCs w:val="24"/>
        </w:rPr>
        <w:t xml:space="preserve">for Blood Donor center.  </w:t>
      </w:r>
      <w:r w:rsidR="00313E15" w:rsidRPr="002B3211">
        <w:rPr>
          <w:color w:val="0D0D0D" w:themeColor="text1" w:themeTint="F2"/>
          <w:w w:val="105"/>
          <w:sz w:val="24"/>
          <w:szCs w:val="24"/>
        </w:rPr>
        <w:t xml:space="preserve">Service </w:t>
      </w:r>
      <w:r w:rsidR="00AB2E6A" w:rsidRPr="002B3211">
        <w:rPr>
          <w:color w:val="0D0D0D" w:themeColor="text1" w:themeTint="F2"/>
          <w:w w:val="105"/>
          <w:sz w:val="24"/>
          <w:szCs w:val="24"/>
        </w:rPr>
        <w:t xml:space="preserve">will </w:t>
      </w:r>
      <w:proofErr w:type="gramStart"/>
      <w:r w:rsidR="00313E15" w:rsidRPr="002B3211">
        <w:rPr>
          <w:color w:val="0D0D0D" w:themeColor="text1" w:themeTint="F2"/>
          <w:w w:val="105"/>
          <w:sz w:val="24"/>
          <w:szCs w:val="24"/>
        </w:rPr>
        <w:t>included</w:t>
      </w:r>
      <w:proofErr w:type="gramEnd"/>
      <w:r w:rsidR="00313E15" w:rsidRPr="002B3211">
        <w:rPr>
          <w:color w:val="0D0D0D" w:themeColor="text1" w:themeTint="F2"/>
          <w:w w:val="105"/>
          <w:sz w:val="24"/>
          <w:szCs w:val="24"/>
        </w:rPr>
        <w:t xml:space="preserve"> </w:t>
      </w:r>
      <w:r w:rsidR="00313E15" w:rsidRPr="002B3211">
        <w:rPr>
          <w:sz w:val="24"/>
          <w:szCs w:val="24"/>
          <w:u w:val="single"/>
        </w:rPr>
        <w:t>preventative</w:t>
      </w:r>
      <w:r w:rsidR="00AB2E6A" w:rsidRPr="002B3211">
        <w:rPr>
          <w:sz w:val="24"/>
          <w:szCs w:val="24"/>
          <w:u w:val="single"/>
        </w:rPr>
        <w:t>/scheduled</w:t>
      </w:r>
      <w:r w:rsidR="00AB2E6A" w:rsidRPr="002B3211">
        <w:rPr>
          <w:sz w:val="24"/>
          <w:szCs w:val="24"/>
        </w:rPr>
        <w:t xml:space="preserve"> maintenance support</w:t>
      </w:r>
      <w:r w:rsidR="00313E15" w:rsidRPr="002B3211">
        <w:rPr>
          <w:sz w:val="24"/>
          <w:szCs w:val="24"/>
        </w:rPr>
        <w:t>,</w:t>
      </w:r>
      <w:r w:rsidR="009E7897">
        <w:rPr>
          <w:sz w:val="24"/>
          <w:szCs w:val="24"/>
        </w:rPr>
        <w:t xml:space="preserve"> </w:t>
      </w:r>
      <w:r w:rsidR="00AB2E6A" w:rsidRPr="002B3211">
        <w:rPr>
          <w:sz w:val="24"/>
          <w:szCs w:val="24"/>
        </w:rPr>
        <w:t>unscheduled repair services</w:t>
      </w:r>
      <w:r w:rsidR="00313E15" w:rsidRPr="002B3211">
        <w:rPr>
          <w:sz w:val="24"/>
          <w:szCs w:val="24"/>
        </w:rPr>
        <w:t>,</w:t>
      </w:r>
      <w:r w:rsidR="00AB2E6A" w:rsidRPr="002B3211">
        <w:rPr>
          <w:sz w:val="24"/>
          <w:szCs w:val="24"/>
        </w:rPr>
        <w:t xml:space="preserve"> and software revisions in</w:t>
      </w:r>
      <w:r w:rsidR="00AB2E6A" w:rsidRPr="00DF2AD8">
        <w:rPr>
          <w:sz w:val="24"/>
          <w:szCs w:val="24"/>
        </w:rPr>
        <w:t xml:space="preserve"> support of the </w:t>
      </w:r>
      <w:r w:rsidR="00AB2E6A" w:rsidRPr="002B3211">
        <w:rPr>
          <w:sz w:val="24"/>
          <w:szCs w:val="24"/>
        </w:rPr>
        <w:t xml:space="preserve">Blood </w:t>
      </w:r>
      <w:r w:rsidR="00AB2E6A" w:rsidRPr="002B3211">
        <w:rPr>
          <w:color w:val="000000" w:themeColor="text1"/>
          <w:w w:val="105"/>
          <w:sz w:val="24"/>
          <w:szCs w:val="24"/>
        </w:rPr>
        <w:t xml:space="preserve">Chemistry </w:t>
      </w:r>
      <w:r w:rsidR="00AB2E6A" w:rsidRPr="002B3211">
        <w:rPr>
          <w:color w:val="0D0D0D" w:themeColor="text1" w:themeTint="F2"/>
          <w:w w:val="105"/>
          <w:sz w:val="24"/>
          <w:szCs w:val="24"/>
        </w:rPr>
        <w:t xml:space="preserve">Analyzer </w:t>
      </w:r>
      <w:r w:rsidR="00AB2E6A" w:rsidRPr="00DF2AD8">
        <w:rPr>
          <w:sz w:val="24"/>
          <w:szCs w:val="24"/>
        </w:rPr>
        <w:t>system.</w:t>
      </w:r>
      <w:r w:rsidR="001D30E4" w:rsidRPr="002B3211">
        <w:rPr>
          <w:color w:val="0D0D0D" w:themeColor="text1" w:themeTint="F2"/>
          <w:sz w:val="24"/>
          <w:szCs w:val="24"/>
        </w:rPr>
        <w:t xml:space="preserve"> Tests required shall be as comprehensive as Government requests and contractor supplied equipment and support services permit.</w:t>
      </w:r>
      <w:r w:rsidR="00C179B5" w:rsidRPr="002B3211">
        <w:rPr>
          <w:color w:val="0D0D0D" w:themeColor="text1" w:themeTint="F2"/>
          <w:sz w:val="24"/>
          <w:szCs w:val="24"/>
        </w:rPr>
        <w:t xml:space="preserve"> </w:t>
      </w:r>
      <w:r w:rsidR="001D30E4" w:rsidRPr="002B3211">
        <w:rPr>
          <w:color w:val="0D0D0D" w:themeColor="text1" w:themeTint="F2"/>
          <w:sz w:val="24"/>
          <w:szCs w:val="24"/>
        </w:rPr>
        <w:t xml:space="preserve"> Contractor equipment shall cover the range of </w:t>
      </w:r>
      <w:proofErr w:type="gramStart"/>
      <w:r w:rsidR="001D30E4" w:rsidRPr="002B3211">
        <w:rPr>
          <w:color w:val="0D0D0D" w:themeColor="text1" w:themeTint="F2"/>
          <w:sz w:val="24"/>
          <w:szCs w:val="24"/>
        </w:rPr>
        <w:t>basic</w:t>
      </w:r>
      <w:proofErr w:type="gramEnd"/>
      <w:r w:rsidR="001D30E4" w:rsidRPr="002B3211">
        <w:rPr>
          <w:color w:val="0D0D0D" w:themeColor="text1" w:themeTint="F2"/>
          <w:sz w:val="24"/>
          <w:szCs w:val="24"/>
        </w:rPr>
        <w:t xml:space="preserve"> through comprehensive </w:t>
      </w:r>
      <w:r w:rsidR="00AB2E6A" w:rsidRPr="002B3211">
        <w:rPr>
          <w:sz w:val="24"/>
          <w:szCs w:val="24"/>
        </w:rPr>
        <w:t xml:space="preserve">Blood </w:t>
      </w:r>
      <w:r w:rsidR="00AB2E6A" w:rsidRPr="002B3211">
        <w:rPr>
          <w:color w:val="000000" w:themeColor="text1"/>
          <w:w w:val="105"/>
          <w:sz w:val="24"/>
          <w:szCs w:val="24"/>
        </w:rPr>
        <w:t xml:space="preserve">Chemistry </w:t>
      </w:r>
      <w:r w:rsidR="001D30E4" w:rsidRPr="002B3211">
        <w:rPr>
          <w:color w:val="0D0D0D" w:themeColor="text1" w:themeTint="F2"/>
          <w:sz w:val="24"/>
          <w:szCs w:val="24"/>
        </w:rPr>
        <w:t xml:space="preserve">testing services typically provided in a civilian MTF or </w:t>
      </w:r>
      <w:r w:rsidR="002437D1" w:rsidRPr="002B3211">
        <w:rPr>
          <w:color w:val="0D0D0D" w:themeColor="text1" w:themeTint="F2"/>
          <w:sz w:val="24"/>
          <w:szCs w:val="24"/>
        </w:rPr>
        <w:t>stand-alone</w:t>
      </w:r>
      <w:r w:rsidR="001D30E4" w:rsidRPr="002B3211">
        <w:rPr>
          <w:color w:val="0D0D0D" w:themeColor="text1" w:themeTint="F2"/>
          <w:sz w:val="24"/>
          <w:szCs w:val="24"/>
        </w:rPr>
        <w:t xml:space="preserve"> facility of similar size.</w:t>
      </w:r>
      <w:r w:rsidR="00C179B5" w:rsidRPr="002B3211">
        <w:rPr>
          <w:color w:val="0D0D0D" w:themeColor="text1" w:themeTint="F2"/>
          <w:sz w:val="24"/>
          <w:szCs w:val="24"/>
        </w:rPr>
        <w:t xml:space="preserve"> </w:t>
      </w:r>
      <w:r w:rsidR="001D30E4" w:rsidRPr="002B3211">
        <w:rPr>
          <w:color w:val="0D0D0D" w:themeColor="text1" w:themeTint="F2"/>
          <w:sz w:val="24"/>
          <w:szCs w:val="24"/>
        </w:rPr>
        <w:t xml:space="preserve"> </w:t>
      </w:r>
    </w:p>
    <w:p w14:paraId="35705F85" w14:textId="77777777" w:rsidR="004F3FAA" w:rsidRPr="002B3211" w:rsidRDefault="004F3FAA" w:rsidP="004F3FAA">
      <w:pPr>
        <w:rPr>
          <w:sz w:val="24"/>
          <w:szCs w:val="24"/>
        </w:rPr>
      </w:pPr>
    </w:p>
    <w:p w14:paraId="33215190" w14:textId="3967923E" w:rsidR="00C179B5" w:rsidRPr="002B3211" w:rsidRDefault="004F3FAA" w:rsidP="004F3FAA">
      <w:pPr>
        <w:rPr>
          <w:b/>
          <w:color w:val="000000" w:themeColor="text1"/>
          <w:sz w:val="24"/>
          <w:szCs w:val="24"/>
        </w:rPr>
      </w:pPr>
      <w:r w:rsidRPr="00DF2AD8">
        <w:rPr>
          <w:b/>
          <w:bCs/>
          <w:color w:val="000000" w:themeColor="text1"/>
          <w:sz w:val="24"/>
          <w:szCs w:val="24"/>
        </w:rPr>
        <w:t>1.</w:t>
      </w:r>
      <w:r w:rsidR="00AE1044" w:rsidRPr="00DF2AD8">
        <w:rPr>
          <w:b/>
          <w:bCs/>
          <w:color w:val="000000" w:themeColor="text1"/>
          <w:sz w:val="24"/>
          <w:szCs w:val="24"/>
        </w:rPr>
        <w:t>3</w:t>
      </w:r>
      <w:r w:rsidRPr="00DF2AD8">
        <w:rPr>
          <w:b/>
          <w:bCs/>
          <w:color w:val="000000" w:themeColor="text1"/>
          <w:sz w:val="24"/>
          <w:szCs w:val="24"/>
        </w:rPr>
        <w:t xml:space="preserve"> </w:t>
      </w:r>
      <w:r w:rsidRPr="002B3211">
        <w:rPr>
          <w:b/>
          <w:color w:val="000000" w:themeColor="text1"/>
          <w:sz w:val="24"/>
          <w:szCs w:val="24"/>
        </w:rPr>
        <w:t xml:space="preserve">Scope: </w:t>
      </w:r>
      <w:r w:rsidR="00EA4E74" w:rsidRPr="002B3211">
        <w:rPr>
          <w:b/>
          <w:bCs/>
          <w:color w:val="231F20"/>
          <w:sz w:val="24"/>
          <w:szCs w:val="24"/>
        </w:rPr>
        <w:t>Nucleic Acid Testing A</w:t>
      </w:r>
      <w:r w:rsidR="00EA4E74" w:rsidRPr="002B3211">
        <w:rPr>
          <w:b/>
          <w:bCs/>
          <w:color w:val="0D0D0D" w:themeColor="text1" w:themeTint="F2"/>
          <w:w w:val="105"/>
          <w:sz w:val="24"/>
          <w:szCs w:val="24"/>
        </w:rPr>
        <w:t>nalyzers</w:t>
      </w:r>
    </w:p>
    <w:p w14:paraId="54C338B7" w14:textId="77777777" w:rsidR="00C179B5" w:rsidRPr="002B3211" w:rsidRDefault="00C179B5" w:rsidP="004F3FAA">
      <w:pPr>
        <w:rPr>
          <w:b/>
          <w:color w:val="000000" w:themeColor="text1"/>
          <w:sz w:val="24"/>
          <w:szCs w:val="24"/>
        </w:rPr>
      </w:pPr>
    </w:p>
    <w:p w14:paraId="74F38534" w14:textId="4B54C393" w:rsidR="00C179B5" w:rsidRPr="002B3211" w:rsidRDefault="00C179B5" w:rsidP="00DD4866">
      <w:pPr>
        <w:rPr>
          <w:color w:val="000000" w:themeColor="text1"/>
          <w:sz w:val="24"/>
          <w:szCs w:val="24"/>
        </w:rPr>
      </w:pPr>
      <w:r w:rsidRPr="00DF2AD8">
        <w:rPr>
          <w:color w:val="000000" w:themeColor="text1"/>
          <w:sz w:val="24"/>
          <w:szCs w:val="24"/>
        </w:rPr>
        <w:t>1.</w:t>
      </w:r>
      <w:r w:rsidR="00AE1044" w:rsidRPr="00DF2AD8">
        <w:rPr>
          <w:color w:val="000000" w:themeColor="text1"/>
          <w:sz w:val="24"/>
          <w:szCs w:val="24"/>
        </w:rPr>
        <w:t>3</w:t>
      </w:r>
      <w:r w:rsidRPr="00DF2AD8">
        <w:rPr>
          <w:color w:val="000000" w:themeColor="text1"/>
          <w:sz w:val="24"/>
          <w:szCs w:val="24"/>
        </w:rPr>
        <w:t xml:space="preserve">.1. </w:t>
      </w:r>
      <w:r w:rsidRPr="002B3211">
        <w:rPr>
          <w:color w:val="000000" w:themeColor="text1"/>
          <w:sz w:val="24"/>
          <w:szCs w:val="24"/>
        </w:rPr>
        <w:t>The contractor analyzer(s) shall be capable of providing</w:t>
      </w:r>
      <w:r w:rsidR="00EB21E0" w:rsidRPr="002B3211">
        <w:rPr>
          <w:color w:val="000000" w:themeColor="text1"/>
          <w:sz w:val="24"/>
          <w:szCs w:val="24"/>
        </w:rPr>
        <w:t xml:space="preserve"> testing for </w:t>
      </w:r>
      <w:r w:rsidR="00470F42">
        <w:rPr>
          <w:color w:val="000000" w:themeColor="text1"/>
          <w:sz w:val="24"/>
          <w:szCs w:val="24"/>
        </w:rPr>
        <w:t xml:space="preserve">multiple assays </w:t>
      </w:r>
      <w:r w:rsidR="00EB21E0" w:rsidRPr="002B3211">
        <w:rPr>
          <w:color w:val="000000" w:themeColor="text1"/>
          <w:sz w:val="24"/>
          <w:szCs w:val="24"/>
        </w:rPr>
        <w:t>in a single sample</w:t>
      </w:r>
      <w:r w:rsidR="00470F42">
        <w:rPr>
          <w:color w:val="000000" w:themeColor="text1"/>
          <w:sz w:val="24"/>
          <w:szCs w:val="24"/>
        </w:rPr>
        <w:t>, which are West Nile Virus, Hepatitis B Virus, Hepatitis C Virus, Human Immunodeficiency Virus, and Babesia by nucleic acid detection methods</w:t>
      </w:r>
      <w:r w:rsidRPr="002B3211">
        <w:rPr>
          <w:color w:val="000000" w:themeColor="text1"/>
          <w:sz w:val="24"/>
          <w:szCs w:val="24"/>
        </w:rPr>
        <w:t xml:space="preserve">  The standard of care provided must be in accordance with the College of American Pathologists (CAP) accrediting </w:t>
      </w:r>
      <w:proofErr w:type="spellStart"/>
      <w:r w:rsidRPr="002B3211">
        <w:rPr>
          <w:color w:val="000000" w:themeColor="text1"/>
          <w:sz w:val="24"/>
          <w:szCs w:val="24"/>
        </w:rPr>
        <w:t>agency</w:t>
      </w:r>
      <w:r w:rsidR="00470F42">
        <w:rPr>
          <w:color w:val="000000" w:themeColor="text1"/>
          <w:sz w:val="24"/>
          <w:szCs w:val="24"/>
        </w:rPr>
        <w:t>the</w:t>
      </w:r>
      <w:proofErr w:type="spellEnd"/>
      <w:r w:rsidR="00470F42">
        <w:rPr>
          <w:color w:val="000000" w:themeColor="text1"/>
          <w:sz w:val="24"/>
          <w:szCs w:val="24"/>
        </w:rPr>
        <w:t xml:space="preserve"> Association for the Advancement of Blood and </w:t>
      </w:r>
      <w:proofErr w:type="spellStart"/>
      <w:r w:rsidR="00470F42">
        <w:rPr>
          <w:color w:val="000000" w:themeColor="text1"/>
          <w:sz w:val="24"/>
          <w:szCs w:val="24"/>
        </w:rPr>
        <w:t>Bioteherapies</w:t>
      </w:r>
      <w:proofErr w:type="spellEnd"/>
      <w:r w:rsidR="00470F42">
        <w:rPr>
          <w:color w:val="000000" w:themeColor="text1"/>
          <w:sz w:val="24"/>
          <w:szCs w:val="24"/>
        </w:rPr>
        <w:t>, the Food and Drug Administration,</w:t>
      </w:r>
      <w:r w:rsidRPr="002B3211">
        <w:rPr>
          <w:color w:val="000000" w:themeColor="text1"/>
          <w:sz w:val="24"/>
          <w:szCs w:val="24"/>
        </w:rPr>
        <w:t xml:space="preserve"> and with existing laboratory practice guidelines.  This will be periodically evaluated by the Chief of Clinical Laboratory Services and reported through the hospital Executive Committee of the medical staff. </w:t>
      </w:r>
    </w:p>
    <w:p w14:paraId="59B0AED6" w14:textId="77777777" w:rsidR="00C179B5" w:rsidRPr="002B3211" w:rsidRDefault="00C179B5" w:rsidP="00B83AC0">
      <w:pPr>
        <w:pStyle w:val="Default"/>
        <w:ind w:left="720"/>
        <w:rPr>
          <w:color w:val="000000" w:themeColor="text1"/>
        </w:rPr>
      </w:pPr>
    </w:p>
    <w:p w14:paraId="3D4A1473" w14:textId="0DDFCE0D" w:rsidR="00C179B5" w:rsidRPr="002B3211" w:rsidRDefault="00C179B5" w:rsidP="00DF2AD8">
      <w:pPr>
        <w:pStyle w:val="Default"/>
        <w:tabs>
          <w:tab w:val="left" w:pos="90"/>
        </w:tabs>
        <w:rPr>
          <w:color w:val="000000" w:themeColor="text1"/>
        </w:rPr>
      </w:pPr>
      <w:r w:rsidRPr="002B3211">
        <w:rPr>
          <w:color w:val="000000" w:themeColor="text1"/>
        </w:rPr>
        <w:t>1.</w:t>
      </w:r>
      <w:r w:rsidR="00AE1044" w:rsidRPr="002B3211">
        <w:rPr>
          <w:color w:val="000000" w:themeColor="text1"/>
        </w:rPr>
        <w:t>3</w:t>
      </w:r>
      <w:r w:rsidRPr="002B3211">
        <w:rPr>
          <w:color w:val="000000" w:themeColor="text1"/>
        </w:rPr>
        <w:t xml:space="preserve">.2 </w:t>
      </w:r>
      <w:r w:rsidR="003809AF" w:rsidRPr="002B3211">
        <w:rPr>
          <w:color w:val="000000" w:themeColor="text1"/>
        </w:rPr>
        <w:t xml:space="preserve">The equipment supplied will not be refurbished. </w:t>
      </w:r>
      <w:r w:rsidR="00587B09" w:rsidRPr="002B3211">
        <w:rPr>
          <w:color w:val="000000" w:themeColor="text1"/>
        </w:rPr>
        <w:t xml:space="preserve"> </w:t>
      </w:r>
      <w:r w:rsidRPr="002B3211">
        <w:rPr>
          <w:color w:val="000000" w:themeColor="text1"/>
        </w:rPr>
        <w:t xml:space="preserve">The contractor shall provide the laboratory with exact or upgraded equipment in the event of replacement due to service/repair. </w:t>
      </w:r>
    </w:p>
    <w:p w14:paraId="57B36C8A" w14:textId="77777777" w:rsidR="00C179B5" w:rsidRPr="002B3211" w:rsidRDefault="00C179B5" w:rsidP="00B83AC0">
      <w:pPr>
        <w:pStyle w:val="Default"/>
        <w:ind w:left="720"/>
        <w:rPr>
          <w:color w:val="000000" w:themeColor="text1"/>
        </w:rPr>
      </w:pPr>
    </w:p>
    <w:p w14:paraId="5DFF63A8" w14:textId="7A8846B0" w:rsidR="00C179B5" w:rsidRPr="002B3211" w:rsidRDefault="00C179B5" w:rsidP="00DF2AD8">
      <w:pPr>
        <w:pStyle w:val="Default"/>
        <w:tabs>
          <w:tab w:val="left" w:pos="0"/>
        </w:tabs>
        <w:rPr>
          <w:color w:val="000000" w:themeColor="text1"/>
        </w:rPr>
      </w:pPr>
      <w:r w:rsidRPr="002B3211">
        <w:rPr>
          <w:color w:val="000000" w:themeColor="text1"/>
        </w:rPr>
        <w:t>1.</w:t>
      </w:r>
      <w:r w:rsidR="00AE1044" w:rsidRPr="002B3211">
        <w:rPr>
          <w:color w:val="000000" w:themeColor="text1"/>
        </w:rPr>
        <w:t>3</w:t>
      </w:r>
      <w:r w:rsidRPr="002B3211">
        <w:rPr>
          <w:color w:val="000000" w:themeColor="text1"/>
        </w:rPr>
        <w:t xml:space="preserve">.3 The contractor shall provide an analyzer system that </w:t>
      </w:r>
      <w:r w:rsidR="00DF2AD8" w:rsidRPr="002B3211">
        <w:rPr>
          <w:color w:val="000000" w:themeColor="text1"/>
        </w:rPr>
        <w:t>can fit</w:t>
      </w:r>
      <w:r w:rsidRPr="002B3211">
        <w:rPr>
          <w:color w:val="000000" w:themeColor="text1"/>
        </w:rPr>
        <w:t xml:space="preserve"> within a space</w:t>
      </w:r>
      <w:r w:rsidR="00EB21E0" w:rsidRPr="002B3211">
        <w:rPr>
          <w:color w:val="000000" w:themeColor="text1"/>
        </w:rPr>
        <w:t xml:space="preserve"> </w:t>
      </w:r>
      <w:r w:rsidR="00733B98">
        <w:rPr>
          <w:color w:val="000000" w:themeColor="text1"/>
        </w:rPr>
        <w:t xml:space="preserve">that is 238 sq feet. It is </w:t>
      </w:r>
      <w:r w:rsidR="002D4FCA">
        <w:rPr>
          <w:color w:val="000000" w:themeColor="text1"/>
        </w:rPr>
        <w:t>required</w:t>
      </w:r>
      <w:r w:rsidR="00733B98">
        <w:rPr>
          <w:color w:val="000000" w:themeColor="text1"/>
        </w:rPr>
        <w:t xml:space="preserve"> that two analyzers can fit in this space to </w:t>
      </w:r>
      <w:proofErr w:type="gramStart"/>
      <w:r w:rsidR="00DF2AD8">
        <w:rPr>
          <w:color w:val="000000" w:themeColor="text1"/>
        </w:rPr>
        <w:t>provide</w:t>
      </w:r>
      <w:proofErr w:type="gramEnd"/>
      <w:r w:rsidR="00733B98">
        <w:rPr>
          <w:color w:val="000000" w:themeColor="text1"/>
        </w:rPr>
        <w:t xml:space="preserve"> redundancy if </w:t>
      </w:r>
      <w:proofErr w:type="gramStart"/>
      <w:r w:rsidR="00733B98">
        <w:rPr>
          <w:color w:val="000000" w:themeColor="text1"/>
        </w:rPr>
        <w:t>one should</w:t>
      </w:r>
      <w:proofErr w:type="gramEnd"/>
      <w:r w:rsidR="00733B98">
        <w:rPr>
          <w:color w:val="000000" w:themeColor="text1"/>
        </w:rPr>
        <w:t xml:space="preserve"> need service or repairs.</w:t>
      </w:r>
    </w:p>
    <w:p w14:paraId="0D642B14" w14:textId="77777777" w:rsidR="00C179B5" w:rsidRPr="002B3211" w:rsidRDefault="00C179B5" w:rsidP="00DF2AD8">
      <w:pPr>
        <w:pStyle w:val="Default"/>
        <w:tabs>
          <w:tab w:val="left" w:pos="0"/>
        </w:tabs>
        <w:rPr>
          <w:color w:val="000000" w:themeColor="text1"/>
        </w:rPr>
      </w:pPr>
    </w:p>
    <w:p w14:paraId="299F02BE" w14:textId="6A490D0F" w:rsidR="00C179B5" w:rsidRPr="002B3211" w:rsidRDefault="00C179B5" w:rsidP="00DF2AD8">
      <w:pPr>
        <w:pStyle w:val="Default"/>
        <w:tabs>
          <w:tab w:val="left" w:pos="0"/>
        </w:tabs>
        <w:rPr>
          <w:color w:val="000000" w:themeColor="text1"/>
        </w:rPr>
      </w:pPr>
      <w:r w:rsidRPr="002B3211">
        <w:rPr>
          <w:color w:val="000000" w:themeColor="text1"/>
        </w:rPr>
        <w:t>1.</w:t>
      </w:r>
      <w:r w:rsidR="00AE1044" w:rsidRPr="002B3211">
        <w:rPr>
          <w:color w:val="000000" w:themeColor="text1"/>
        </w:rPr>
        <w:t>3</w:t>
      </w:r>
      <w:r w:rsidRPr="002B3211">
        <w:rPr>
          <w:color w:val="000000" w:themeColor="text1"/>
        </w:rPr>
        <w:t xml:space="preserve">.4 The contractor shall provide an analyzer system that does not require a water treatment system/plant. </w:t>
      </w:r>
    </w:p>
    <w:p w14:paraId="40243BCC" w14:textId="77777777" w:rsidR="00C179B5" w:rsidRPr="002B3211" w:rsidRDefault="00C179B5" w:rsidP="00DF2AD8">
      <w:pPr>
        <w:pStyle w:val="Default"/>
        <w:tabs>
          <w:tab w:val="left" w:pos="0"/>
        </w:tabs>
        <w:rPr>
          <w:color w:val="000000" w:themeColor="text1"/>
        </w:rPr>
      </w:pPr>
    </w:p>
    <w:p w14:paraId="5438FD47" w14:textId="5ACD905F" w:rsidR="00C179B5" w:rsidRPr="00DF2AD8" w:rsidRDefault="002B3211" w:rsidP="00DF2AD8">
      <w:pPr>
        <w:pStyle w:val="Default"/>
        <w:tabs>
          <w:tab w:val="left" w:pos="0"/>
        </w:tabs>
        <w:rPr>
          <w:b/>
          <w:bCs/>
          <w:color w:val="000000" w:themeColor="text1"/>
        </w:rPr>
      </w:pPr>
      <w:r>
        <w:rPr>
          <w:b/>
          <w:bCs/>
          <w:color w:val="000000" w:themeColor="text1"/>
        </w:rPr>
        <w:t>1.4</w:t>
      </w:r>
      <w:r w:rsidR="00C179B5" w:rsidRPr="00DF2AD8">
        <w:rPr>
          <w:b/>
          <w:bCs/>
          <w:color w:val="000000" w:themeColor="text1"/>
        </w:rPr>
        <w:t xml:space="preserve"> Analyzer </w:t>
      </w:r>
      <w:r w:rsidR="00DF1492" w:rsidRPr="00DF2AD8">
        <w:rPr>
          <w:b/>
          <w:bCs/>
          <w:color w:val="000000" w:themeColor="text1"/>
        </w:rPr>
        <w:t xml:space="preserve">Basic </w:t>
      </w:r>
      <w:r w:rsidR="00C179B5" w:rsidRPr="00DF2AD8">
        <w:rPr>
          <w:b/>
          <w:bCs/>
          <w:color w:val="000000" w:themeColor="text1"/>
        </w:rPr>
        <w:t xml:space="preserve">Requirements: </w:t>
      </w:r>
    </w:p>
    <w:p w14:paraId="5DFC994B" w14:textId="77777777" w:rsidR="00DF1492" w:rsidRPr="002B3211" w:rsidRDefault="00DF1492" w:rsidP="00DF2AD8">
      <w:pPr>
        <w:pStyle w:val="Default"/>
        <w:tabs>
          <w:tab w:val="left" w:pos="0"/>
        </w:tabs>
        <w:rPr>
          <w:color w:val="000000" w:themeColor="text1"/>
        </w:rPr>
      </w:pPr>
    </w:p>
    <w:p w14:paraId="661D828D" w14:textId="36B55604" w:rsidR="00AA70BD" w:rsidRPr="002B3211" w:rsidRDefault="002B3211" w:rsidP="00DF2AD8">
      <w:pPr>
        <w:pStyle w:val="Default"/>
        <w:tabs>
          <w:tab w:val="left" w:pos="0"/>
          <w:tab w:val="left" w:pos="1440"/>
        </w:tabs>
        <w:rPr>
          <w:color w:val="000000" w:themeColor="text1"/>
        </w:rPr>
      </w:pPr>
      <w:r>
        <w:rPr>
          <w:color w:val="000000" w:themeColor="text1"/>
        </w:rPr>
        <w:t>1.4</w:t>
      </w:r>
      <w:r w:rsidR="00C179B5" w:rsidRPr="002B3211">
        <w:rPr>
          <w:color w:val="000000" w:themeColor="text1"/>
        </w:rPr>
        <w:t xml:space="preserve">.1 </w:t>
      </w:r>
      <w:r w:rsidR="00AA70BD" w:rsidRPr="002B3211">
        <w:rPr>
          <w:color w:val="000000" w:themeColor="text1"/>
        </w:rPr>
        <w:t>Ambient operating conditions 18-30 C with 20-80% noncondensing humidity</w:t>
      </w:r>
    </w:p>
    <w:p w14:paraId="295966DC" w14:textId="159DE9C2" w:rsidR="00C179B5" w:rsidRPr="002B3211" w:rsidRDefault="00C179B5" w:rsidP="00DF2AD8">
      <w:pPr>
        <w:pStyle w:val="Default"/>
        <w:tabs>
          <w:tab w:val="left" w:pos="0"/>
          <w:tab w:val="left" w:pos="1440"/>
        </w:tabs>
        <w:rPr>
          <w:color w:val="000000" w:themeColor="text1"/>
          <w:highlight w:val="yellow"/>
        </w:rPr>
      </w:pPr>
      <w:r w:rsidRPr="002B3211">
        <w:rPr>
          <w:color w:val="000000" w:themeColor="text1"/>
          <w:highlight w:val="yellow"/>
        </w:rPr>
        <w:t xml:space="preserve"> </w:t>
      </w:r>
    </w:p>
    <w:p w14:paraId="537740B2" w14:textId="58B3D77A" w:rsidR="0056177E" w:rsidRPr="002B3211" w:rsidRDefault="002B3211" w:rsidP="00DF2AD8">
      <w:pPr>
        <w:pStyle w:val="Default"/>
        <w:tabs>
          <w:tab w:val="left" w:pos="0"/>
          <w:tab w:val="left" w:pos="1440"/>
        </w:tabs>
        <w:rPr>
          <w:color w:val="000000" w:themeColor="text1"/>
        </w:rPr>
      </w:pPr>
      <w:r>
        <w:rPr>
          <w:color w:val="000000" w:themeColor="text1"/>
        </w:rPr>
        <w:lastRenderedPageBreak/>
        <w:t>1.4.2</w:t>
      </w:r>
      <w:r w:rsidR="00C179B5" w:rsidRPr="002B3211">
        <w:rPr>
          <w:color w:val="000000" w:themeColor="text1"/>
        </w:rPr>
        <w:t xml:space="preserve"> </w:t>
      </w:r>
      <w:r w:rsidR="0056177E" w:rsidRPr="002B3211">
        <w:rPr>
          <w:color w:val="000000" w:themeColor="text1"/>
        </w:rPr>
        <w:t>Automated Workflow</w:t>
      </w:r>
      <w:r w:rsidR="0056177E" w:rsidRPr="002B3211">
        <w:rPr>
          <w:b/>
          <w:bCs/>
          <w:color w:val="000000" w:themeColor="text1"/>
        </w:rPr>
        <w:t>:</w:t>
      </w:r>
      <w:r w:rsidR="0056177E" w:rsidRPr="002B3211">
        <w:rPr>
          <w:color w:val="000000" w:themeColor="text1"/>
        </w:rPr>
        <w:t> The system handles the entire process—sample    processing, amplification, detection, and data analysis—without requiring manual batch processing.</w:t>
      </w:r>
    </w:p>
    <w:p w14:paraId="6D2AF040" w14:textId="77777777" w:rsidR="0056177E" w:rsidRPr="002B3211" w:rsidRDefault="0056177E" w:rsidP="00DF2AD8">
      <w:pPr>
        <w:pStyle w:val="Default"/>
        <w:tabs>
          <w:tab w:val="left" w:pos="0"/>
          <w:tab w:val="left" w:pos="1440"/>
        </w:tabs>
        <w:rPr>
          <w:color w:val="000000" w:themeColor="text1"/>
        </w:rPr>
      </w:pPr>
    </w:p>
    <w:p w14:paraId="3685BD60" w14:textId="6E23219F" w:rsidR="00C179B5" w:rsidRPr="002B3211" w:rsidRDefault="002B3211" w:rsidP="00DF2AD8">
      <w:pPr>
        <w:pStyle w:val="Default"/>
        <w:tabs>
          <w:tab w:val="left" w:pos="0"/>
          <w:tab w:val="left" w:pos="1440"/>
        </w:tabs>
        <w:rPr>
          <w:color w:val="000000" w:themeColor="text1"/>
        </w:rPr>
      </w:pPr>
      <w:r>
        <w:rPr>
          <w:color w:val="000000" w:themeColor="text1"/>
        </w:rPr>
        <w:t>1.4.</w:t>
      </w:r>
      <w:r w:rsidR="008D3AF6" w:rsidRPr="002B3211">
        <w:rPr>
          <w:color w:val="000000" w:themeColor="text1"/>
        </w:rPr>
        <w:t>3</w:t>
      </w:r>
      <w:r w:rsidR="00C179B5" w:rsidRPr="002B3211">
        <w:rPr>
          <w:color w:val="000000" w:themeColor="text1"/>
        </w:rPr>
        <w:t xml:space="preserve"> </w:t>
      </w:r>
      <w:r w:rsidR="006F0AC5" w:rsidRPr="002B3211">
        <w:rPr>
          <w:color w:val="000000" w:themeColor="text1"/>
        </w:rPr>
        <w:t>Noise maximum pf 67 dB (measured at 1 meter from the instrument)</w:t>
      </w:r>
    </w:p>
    <w:p w14:paraId="08773A9C" w14:textId="6267082D" w:rsidR="006F0AC5" w:rsidRPr="002B3211" w:rsidRDefault="002B3211" w:rsidP="00DF2AD8">
      <w:pPr>
        <w:pStyle w:val="Default"/>
        <w:tabs>
          <w:tab w:val="left" w:pos="0"/>
          <w:tab w:val="left" w:pos="1440"/>
        </w:tabs>
        <w:rPr>
          <w:color w:val="000000" w:themeColor="text1"/>
        </w:rPr>
      </w:pPr>
      <w:r>
        <w:rPr>
          <w:color w:val="000000" w:themeColor="text1"/>
        </w:rPr>
        <w:t>1.4.</w:t>
      </w:r>
      <w:r w:rsidR="00EB21E0" w:rsidRPr="002B3211">
        <w:rPr>
          <w:color w:val="000000" w:themeColor="text1"/>
        </w:rPr>
        <w:t>4</w:t>
      </w:r>
      <w:r w:rsidR="00091151" w:rsidRPr="002B3211">
        <w:rPr>
          <w:color w:val="000000" w:themeColor="text1"/>
        </w:rPr>
        <w:t xml:space="preserve"> </w:t>
      </w:r>
      <w:r w:rsidR="006F0AC5" w:rsidRPr="002B3211">
        <w:rPr>
          <w:color w:val="000000" w:themeColor="text1"/>
        </w:rPr>
        <w:t xml:space="preserve">Report providing complete traceability and documentation of result </w:t>
      </w:r>
    </w:p>
    <w:p w14:paraId="46065B53" w14:textId="26E593B9" w:rsidR="00C179B5" w:rsidRPr="002B3211" w:rsidRDefault="006F0AC5" w:rsidP="00DF2AD8">
      <w:pPr>
        <w:pStyle w:val="Default"/>
        <w:tabs>
          <w:tab w:val="left" w:pos="0"/>
          <w:tab w:val="left" w:pos="1440"/>
        </w:tabs>
        <w:rPr>
          <w:color w:val="000000" w:themeColor="text1"/>
        </w:rPr>
      </w:pPr>
      <w:r w:rsidRPr="002B3211">
        <w:rPr>
          <w:color w:val="000000" w:themeColor="text1"/>
        </w:rPr>
        <w:t xml:space="preserve">              </w:t>
      </w:r>
    </w:p>
    <w:p w14:paraId="4614320E" w14:textId="38BF9D91" w:rsidR="00C179B5" w:rsidRPr="002B3211" w:rsidRDefault="00DF2AD8" w:rsidP="00DF2AD8">
      <w:pPr>
        <w:pStyle w:val="Default"/>
        <w:tabs>
          <w:tab w:val="left" w:pos="0"/>
          <w:tab w:val="left" w:pos="1440"/>
        </w:tabs>
        <w:rPr>
          <w:color w:val="000000" w:themeColor="text1"/>
        </w:rPr>
      </w:pPr>
      <w:r>
        <w:rPr>
          <w:color w:val="000000" w:themeColor="text1"/>
        </w:rPr>
        <w:t>1.4.</w:t>
      </w:r>
      <w:r w:rsidRPr="002B3211">
        <w:rPr>
          <w:color w:val="000000" w:themeColor="text1"/>
        </w:rPr>
        <w:t>5 Continuous</w:t>
      </w:r>
      <w:r w:rsidR="006F0AC5" w:rsidRPr="002B3211">
        <w:rPr>
          <w:color w:val="000000" w:themeColor="text1"/>
        </w:rPr>
        <w:t xml:space="preserve"> load and unload microplate capacity</w:t>
      </w:r>
    </w:p>
    <w:p w14:paraId="315DB901" w14:textId="66A34990" w:rsidR="00C179B5" w:rsidRDefault="002B3211">
      <w:pPr>
        <w:pStyle w:val="Default"/>
        <w:tabs>
          <w:tab w:val="left" w:pos="0"/>
          <w:tab w:val="left" w:pos="1260"/>
        </w:tabs>
      </w:pPr>
      <w:proofErr w:type="gramStart"/>
      <w:r>
        <w:rPr>
          <w:color w:val="000000" w:themeColor="text1"/>
        </w:rPr>
        <w:t>1.4.</w:t>
      </w:r>
      <w:r w:rsidR="00DF1492" w:rsidRPr="002B3211">
        <w:rPr>
          <w:color w:val="000000" w:themeColor="text1"/>
        </w:rPr>
        <w:t>6</w:t>
      </w:r>
      <w:r w:rsidR="008D3AF6" w:rsidRPr="002B3211">
        <w:rPr>
          <w:color w:val="000000" w:themeColor="text1"/>
        </w:rPr>
        <w:t xml:space="preserve">  </w:t>
      </w:r>
      <w:r w:rsidR="00C179B5" w:rsidRPr="002B3211">
        <w:rPr>
          <w:color w:val="000000" w:themeColor="text1"/>
        </w:rPr>
        <w:t>Auto</w:t>
      </w:r>
      <w:proofErr w:type="gramEnd"/>
      <w:r w:rsidR="009E7897">
        <w:rPr>
          <w:color w:val="000000" w:themeColor="text1"/>
        </w:rPr>
        <w:t>-</w:t>
      </w:r>
      <w:r w:rsidR="00C179B5" w:rsidRPr="002B3211">
        <w:rPr>
          <w:color w:val="000000" w:themeColor="text1"/>
        </w:rPr>
        <w:t xml:space="preserve">discriminates by simultaneously recognizing all standard </w:t>
      </w:r>
      <w:r w:rsidR="00C179B5" w:rsidRPr="002B3211">
        <w:t>e-Connectivity LIS)</w:t>
      </w:r>
    </w:p>
    <w:p w14:paraId="30BDEE87" w14:textId="6B5F3365" w:rsidR="009B6295" w:rsidRDefault="009B6295">
      <w:pPr>
        <w:pStyle w:val="Default"/>
        <w:tabs>
          <w:tab w:val="left" w:pos="0"/>
          <w:tab w:val="left" w:pos="1260"/>
        </w:tabs>
        <w:rPr>
          <w:color w:val="auto"/>
        </w:rPr>
      </w:pPr>
      <w:r w:rsidRPr="00DF2AD8">
        <w:rPr>
          <w:color w:val="auto"/>
          <w:u w:val="single"/>
        </w:rPr>
        <w:t>1.4.6</w:t>
      </w:r>
      <w:r>
        <w:rPr>
          <w:color w:val="auto"/>
          <w:u w:val="single"/>
        </w:rPr>
        <w:t xml:space="preserve">    </w:t>
      </w:r>
      <w:r w:rsidRPr="00DF2AD8">
        <w:rPr>
          <w:color w:val="auto"/>
        </w:rPr>
        <w:t>Assay</w:t>
      </w:r>
      <w:r>
        <w:rPr>
          <w:color w:val="auto"/>
        </w:rPr>
        <w:t xml:space="preserve"> Portfolio, unit must detect HIV-1/2, HCV, </w:t>
      </w:r>
      <w:r w:rsidR="00DF2AD8">
        <w:rPr>
          <w:color w:val="auto"/>
        </w:rPr>
        <w:t>HBV, West</w:t>
      </w:r>
      <w:r w:rsidR="00733B98">
        <w:rPr>
          <w:color w:val="auto"/>
        </w:rPr>
        <w:t xml:space="preserve"> Nile Virus</w:t>
      </w:r>
      <w:r>
        <w:rPr>
          <w:color w:val="auto"/>
        </w:rPr>
        <w:t>,</w:t>
      </w:r>
      <w:r w:rsidR="00C627A9">
        <w:rPr>
          <w:color w:val="auto"/>
        </w:rPr>
        <w:t xml:space="preserve"> </w:t>
      </w:r>
      <w:proofErr w:type="gramStart"/>
      <w:r w:rsidR="00C627A9">
        <w:rPr>
          <w:color w:val="auto"/>
        </w:rPr>
        <w:t>and</w:t>
      </w:r>
      <w:r>
        <w:rPr>
          <w:color w:val="auto"/>
        </w:rPr>
        <w:t xml:space="preserve"> ,</w:t>
      </w:r>
      <w:proofErr w:type="gramEnd"/>
      <w:r>
        <w:rPr>
          <w:color w:val="auto"/>
        </w:rPr>
        <w:t xml:space="preserve"> Babesia</w:t>
      </w:r>
      <w:r w:rsidR="00BB4861">
        <w:rPr>
          <w:color w:val="auto"/>
        </w:rPr>
        <w:t xml:space="preserve">, </w:t>
      </w:r>
    </w:p>
    <w:p w14:paraId="4A066F03" w14:textId="77777777" w:rsidR="00BB4861" w:rsidRDefault="00BB4861">
      <w:pPr>
        <w:pStyle w:val="Default"/>
        <w:tabs>
          <w:tab w:val="left" w:pos="0"/>
          <w:tab w:val="left" w:pos="1260"/>
        </w:tabs>
        <w:rPr>
          <w:color w:val="auto"/>
        </w:rPr>
      </w:pPr>
    </w:p>
    <w:p w14:paraId="58A62AF9" w14:textId="6DC46294" w:rsidR="00BB4861" w:rsidRDefault="00BB4861">
      <w:pPr>
        <w:pStyle w:val="Default"/>
        <w:tabs>
          <w:tab w:val="left" w:pos="0"/>
          <w:tab w:val="left" w:pos="1260"/>
        </w:tabs>
        <w:rPr>
          <w:color w:val="auto"/>
        </w:rPr>
      </w:pPr>
      <w:r>
        <w:rPr>
          <w:color w:val="auto"/>
        </w:rPr>
        <w:t xml:space="preserve">1.4.7    Must have a throughput of 275 results in 8 hours or 500 results in 24 hours </w:t>
      </w:r>
    </w:p>
    <w:p w14:paraId="59240251" w14:textId="77777777" w:rsidR="00BB4861" w:rsidRDefault="00BB4861">
      <w:pPr>
        <w:pStyle w:val="Default"/>
        <w:tabs>
          <w:tab w:val="left" w:pos="0"/>
          <w:tab w:val="left" w:pos="1260"/>
        </w:tabs>
        <w:rPr>
          <w:color w:val="auto"/>
        </w:rPr>
      </w:pPr>
    </w:p>
    <w:p w14:paraId="2E80979D" w14:textId="416CD708" w:rsidR="00BB4861" w:rsidRPr="00470F42" w:rsidRDefault="00BB4861" w:rsidP="00DF2AD8">
      <w:pPr>
        <w:pStyle w:val="Default"/>
        <w:tabs>
          <w:tab w:val="left" w:pos="0"/>
          <w:tab w:val="left" w:pos="1260"/>
        </w:tabs>
        <w:rPr>
          <w:b/>
        </w:rPr>
      </w:pPr>
      <w:r>
        <w:rPr>
          <w:color w:val="auto"/>
        </w:rPr>
        <w:t>1.4.8 Needs to fit</w:t>
      </w:r>
      <w:r w:rsidR="00733B98">
        <w:rPr>
          <w:color w:val="auto"/>
        </w:rPr>
        <w:t xml:space="preserve"> 2 analyzers</w:t>
      </w:r>
      <w:r>
        <w:rPr>
          <w:color w:val="auto"/>
        </w:rPr>
        <w:t xml:space="preserve"> with</w:t>
      </w:r>
      <w:r w:rsidR="00733B98">
        <w:rPr>
          <w:color w:val="auto"/>
        </w:rPr>
        <w:t>in</w:t>
      </w:r>
      <w:r>
        <w:rPr>
          <w:color w:val="auto"/>
        </w:rPr>
        <w:t xml:space="preserve"> area of </w:t>
      </w:r>
      <w:r w:rsidR="00733B98">
        <w:rPr>
          <w:color w:val="auto"/>
        </w:rPr>
        <w:t>238 sq feet.</w:t>
      </w:r>
      <w:r>
        <w:rPr>
          <w:color w:val="auto"/>
        </w:rPr>
        <w:t xml:space="preserve"> </w:t>
      </w:r>
    </w:p>
    <w:p w14:paraId="3D5C2697" w14:textId="6D64B68D" w:rsidR="002C3BD4" w:rsidRPr="002B3211" w:rsidRDefault="000E7AFF" w:rsidP="00B83AC0">
      <w:pPr>
        <w:ind w:left="720"/>
        <w:rPr>
          <w:sz w:val="24"/>
          <w:szCs w:val="24"/>
        </w:rPr>
      </w:pPr>
      <w:r w:rsidRPr="009B6295">
        <w:rPr>
          <w:b/>
          <w:bCs/>
        </w:rPr>
        <w:t xml:space="preserve"> </w:t>
      </w:r>
      <w:r w:rsidR="002C3BD4" w:rsidRPr="009B6295">
        <w:rPr>
          <w:b/>
          <w:bCs/>
        </w:rPr>
        <w:tab/>
      </w:r>
    </w:p>
    <w:p w14:paraId="2D482411" w14:textId="4BBC4246" w:rsidR="00271A72" w:rsidRPr="002B3211" w:rsidRDefault="00271A72" w:rsidP="00271A72">
      <w:pPr>
        <w:pStyle w:val="Default"/>
        <w:rPr>
          <w:color w:val="auto"/>
        </w:rPr>
      </w:pPr>
      <w:r w:rsidRPr="002B3211">
        <w:rPr>
          <w:b/>
          <w:bCs/>
          <w:color w:val="auto"/>
        </w:rPr>
        <w:t>1.</w:t>
      </w:r>
      <w:r w:rsidR="001F03B0" w:rsidRPr="002B3211">
        <w:rPr>
          <w:b/>
          <w:bCs/>
          <w:color w:val="auto"/>
        </w:rPr>
        <w:t>5</w:t>
      </w:r>
      <w:r w:rsidR="008A50DE" w:rsidRPr="002B3211">
        <w:rPr>
          <w:b/>
          <w:bCs/>
          <w:color w:val="auto"/>
        </w:rPr>
        <w:t xml:space="preserve"> </w:t>
      </w:r>
      <w:r w:rsidRPr="002B3211">
        <w:rPr>
          <w:b/>
          <w:bCs/>
          <w:color w:val="auto"/>
        </w:rPr>
        <w:t>I</w:t>
      </w:r>
      <w:r w:rsidR="00844F73" w:rsidRPr="002B3211">
        <w:rPr>
          <w:b/>
          <w:bCs/>
          <w:color w:val="auto"/>
        </w:rPr>
        <w:t>nstallation</w:t>
      </w:r>
      <w:r w:rsidRPr="002B3211">
        <w:rPr>
          <w:b/>
          <w:bCs/>
          <w:color w:val="auto"/>
        </w:rPr>
        <w:t xml:space="preserve"> </w:t>
      </w:r>
    </w:p>
    <w:p w14:paraId="3A69F6FD" w14:textId="77777777" w:rsidR="002C3BD4" w:rsidRPr="002B3211" w:rsidRDefault="002C3BD4" w:rsidP="00271A72">
      <w:pPr>
        <w:pStyle w:val="Default"/>
        <w:rPr>
          <w:color w:val="auto"/>
        </w:rPr>
      </w:pPr>
    </w:p>
    <w:p w14:paraId="439C76B8" w14:textId="1047456F" w:rsidR="00271A72" w:rsidRPr="002B3211" w:rsidRDefault="00271A72" w:rsidP="002B3211">
      <w:pPr>
        <w:pStyle w:val="Default"/>
        <w:ind w:left="630" w:hanging="630"/>
        <w:rPr>
          <w:color w:val="auto"/>
        </w:rPr>
      </w:pPr>
      <w:r w:rsidRPr="002B3211">
        <w:rPr>
          <w:color w:val="auto"/>
        </w:rPr>
        <w:t>1.</w:t>
      </w:r>
      <w:r w:rsidR="001F03B0" w:rsidRPr="002B3211">
        <w:rPr>
          <w:color w:val="auto"/>
        </w:rPr>
        <w:t>5</w:t>
      </w:r>
      <w:r w:rsidRPr="002B3211">
        <w:rPr>
          <w:color w:val="auto"/>
        </w:rPr>
        <w:t>.1</w:t>
      </w:r>
      <w:r w:rsidR="00C11AEA" w:rsidRPr="002B3211">
        <w:rPr>
          <w:color w:val="auto"/>
        </w:rPr>
        <w:t xml:space="preserve"> </w:t>
      </w:r>
      <w:r w:rsidRPr="002B3211">
        <w:rPr>
          <w:color w:val="auto"/>
        </w:rPr>
        <w:t xml:space="preserve">The contractor shall ensure the analyzer system is fully installed and operational by company engineers and product specialists. </w:t>
      </w:r>
    </w:p>
    <w:p w14:paraId="1DE09656" w14:textId="77777777" w:rsidR="00C11AEA" w:rsidRPr="002B3211" w:rsidRDefault="00C11AEA" w:rsidP="000F5FA8">
      <w:pPr>
        <w:pStyle w:val="Default"/>
        <w:ind w:left="630" w:hanging="630"/>
        <w:rPr>
          <w:color w:val="auto"/>
        </w:rPr>
      </w:pPr>
    </w:p>
    <w:p w14:paraId="5AE8C592" w14:textId="330F1239" w:rsidR="00C11AEA" w:rsidRPr="002B3211" w:rsidRDefault="00271A72" w:rsidP="00DF2AD8">
      <w:pPr>
        <w:pStyle w:val="Default"/>
        <w:rPr>
          <w:color w:val="auto"/>
        </w:rPr>
      </w:pPr>
      <w:r w:rsidRPr="002B3211">
        <w:rPr>
          <w:color w:val="auto"/>
        </w:rPr>
        <w:t>1.</w:t>
      </w:r>
      <w:r w:rsidR="001F03B0" w:rsidRPr="002B3211">
        <w:rPr>
          <w:color w:val="auto"/>
        </w:rPr>
        <w:t>5</w:t>
      </w:r>
      <w:r w:rsidRPr="002B3211">
        <w:rPr>
          <w:color w:val="auto"/>
        </w:rPr>
        <w:t>.2</w:t>
      </w:r>
      <w:r w:rsidR="00C11AEA" w:rsidRPr="002B3211">
        <w:rPr>
          <w:color w:val="auto"/>
        </w:rPr>
        <w:t xml:space="preserve"> </w:t>
      </w:r>
      <w:r w:rsidRPr="002B3211">
        <w:rPr>
          <w:color w:val="auto"/>
        </w:rPr>
        <w:t xml:space="preserve">The contractor shall provide initial setup of analyzer, perform initial validation calibration, linearity, instrumental validation, within run precision, between run precision, and </w:t>
      </w:r>
      <w:r w:rsidR="0057422C">
        <w:rPr>
          <w:color w:val="auto"/>
        </w:rPr>
        <w:t xml:space="preserve">donor </w:t>
      </w:r>
      <w:r w:rsidRPr="002B3211">
        <w:rPr>
          <w:color w:val="auto"/>
        </w:rPr>
        <w:t xml:space="preserve">comparison between existing </w:t>
      </w:r>
      <w:proofErr w:type="gramStart"/>
      <w:r w:rsidRPr="002B3211">
        <w:rPr>
          <w:color w:val="auto"/>
        </w:rPr>
        <w:t>on site</w:t>
      </w:r>
      <w:proofErr w:type="gramEnd"/>
      <w:r w:rsidRPr="002B3211">
        <w:rPr>
          <w:color w:val="auto"/>
        </w:rPr>
        <w:t xml:space="preserve"> analyzers and normal range studies.</w:t>
      </w:r>
      <w:r w:rsidR="00C11AEA" w:rsidRPr="002B3211">
        <w:rPr>
          <w:color w:val="auto"/>
        </w:rPr>
        <w:t xml:space="preserve"> </w:t>
      </w:r>
      <w:r w:rsidRPr="002B3211">
        <w:rPr>
          <w:color w:val="auto"/>
        </w:rPr>
        <w:t xml:space="preserve"> The product/report must be in accordance with CAP/</w:t>
      </w:r>
      <w:r w:rsidR="00733B98">
        <w:rPr>
          <w:color w:val="auto"/>
        </w:rPr>
        <w:t xml:space="preserve">AABB </w:t>
      </w:r>
      <w:proofErr w:type="gramStart"/>
      <w:r w:rsidR="00733B98">
        <w:rPr>
          <w:color w:val="auto"/>
        </w:rPr>
        <w:t>guidelines</w:t>
      </w:r>
      <w:r w:rsidRPr="002B3211">
        <w:rPr>
          <w:color w:val="auto"/>
        </w:rPr>
        <w:t xml:space="preserve"> </w:t>
      </w:r>
      <w:r w:rsidR="00C11AEA" w:rsidRPr="002B3211">
        <w:rPr>
          <w:color w:val="auto"/>
        </w:rPr>
        <w:t xml:space="preserve"> </w:t>
      </w:r>
      <w:r w:rsidRPr="002B3211">
        <w:rPr>
          <w:color w:val="auto"/>
        </w:rPr>
        <w:t>The</w:t>
      </w:r>
      <w:proofErr w:type="gramEnd"/>
      <w:r w:rsidRPr="002B3211">
        <w:rPr>
          <w:color w:val="auto"/>
        </w:rPr>
        <w:t xml:space="preserve"> presentation/data will be bound in notebook form for presentation to the lab's accrediting bodies, CAP</w:t>
      </w:r>
      <w:r w:rsidR="00733B98">
        <w:rPr>
          <w:color w:val="auto"/>
        </w:rPr>
        <w:t>, AABB, and FDA.</w:t>
      </w:r>
      <w:ins w:id="0" w:author="Wilhelm, Tracy L CIV USAF (USA)" w:date="2026-03-18T07:52:00Z" w16du:dateUtc="2026-03-18T12:52:00Z">
        <w:r w:rsidR="00A57619">
          <w:rPr>
            <w:color w:val="auto"/>
          </w:rPr>
          <w:t xml:space="preserve"> </w:t>
        </w:r>
      </w:ins>
      <w:proofErr w:type="gramStart"/>
      <w:r w:rsidR="001E2511">
        <w:rPr>
          <w:color w:val="auto"/>
        </w:rPr>
        <w:t>The</w:t>
      </w:r>
      <w:proofErr w:type="gramEnd"/>
      <w:r w:rsidR="001E2511">
        <w:rPr>
          <w:color w:val="auto"/>
        </w:rPr>
        <w:t xml:space="preserve"> contractor will work in coordination with the MTF to assist in operational and performance qualification studies if needed. </w:t>
      </w:r>
    </w:p>
    <w:p w14:paraId="0053FE7B" w14:textId="77777777" w:rsidR="00A57619" w:rsidRDefault="00A57619">
      <w:pPr>
        <w:pStyle w:val="Default"/>
        <w:ind w:left="630" w:hanging="630"/>
        <w:rPr>
          <w:ins w:id="1" w:author="Wilhelm, Tracy L CIV USAF (USA)" w:date="2026-03-18T07:52:00Z" w16du:dateUtc="2026-03-18T12:52:00Z"/>
          <w:color w:val="auto"/>
        </w:rPr>
      </w:pPr>
    </w:p>
    <w:p w14:paraId="1AA71AD4" w14:textId="343F6D61" w:rsidR="00271A72" w:rsidRDefault="00271A72">
      <w:pPr>
        <w:pStyle w:val="Default"/>
        <w:ind w:left="630" w:hanging="630"/>
        <w:rPr>
          <w:color w:val="auto"/>
        </w:rPr>
      </w:pPr>
      <w:r w:rsidRPr="002B3211">
        <w:rPr>
          <w:color w:val="auto"/>
        </w:rPr>
        <w:t>1.</w:t>
      </w:r>
      <w:r w:rsidR="001F03B0" w:rsidRPr="002B3211">
        <w:rPr>
          <w:color w:val="auto"/>
        </w:rPr>
        <w:t>5</w:t>
      </w:r>
      <w:r w:rsidRPr="002B3211">
        <w:rPr>
          <w:color w:val="auto"/>
        </w:rPr>
        <w:t>.3</w:t>
      </w:r>
      <w:r w:rsidR="00C11AEA" w:rsidRPr="002B3211">
        <w:rPr>
          <w:color w:val="auto"/>
        </w:rPr>
        <w:t xml:space="preserve"> </w:t>
      </w:r>
      <w:r w:rsidR="0057422C">
        <w:rPr>
          <w:color w:val="auto"/>
        </w:rPr>
        <w:t xml:space="preserve">There shall be at least a </w:t>
      </w:r>
      <w:proofErr w:type="gramStart"/>
      <w:r w:rsidR="0057422C">
        <w:rPr>
          <w:color w:val="auto"/>
        </w:rPr>
        <w:t>thirty day</w:t>
      </w:r>
      <w:proofErr w:type="gramEnd"/>
      <w:r w:rsidR="0057422C">
        <w:rPr>
          <w:color w:val="auto"/>
        </w:rPr>
        <w:t xml:space="preserve"> overlap with the last period of performance </w:t>
      </w:r>
      <w:proofErr w:type="gramStart"/>
      <w:r w:rsidR="0057422C">
        <w:rPr>
          <w:color w:val="auto"/>
        </w:rPr>
        <w:t>in order to</w:t>
      </w:r>
      <w:proofErr w:type="gramEnd"/>
      <w:r w:rsidR="0057422C">
        <w:rPr>
          <w:color w:val="auto"/>
        </w:rPr>
        <w:t xml:space="preserve"> ensure proper validation studies are performed and approved by the medical director.</w:t>
      </w:r>
      <w:r w:rsidR="001E2511">
        <w:rPr>
          <w:color w:val="auto"/>
        </w:rPr>
        <w:t xml:space="preserve"> Confirmation studies as well as systems configuration are required prior to implementation. </w:t>
      </w:r>
      <w:r w:rsidR="0057422C">
        <w:rPr>
          <w:color w:val="auto"/>
        </w:rPr>
        <w:t>There shall be no lapse in test</w:t>
      </w:r>
      <w:r w:rsidR="001E2511">
        <w:rPr>
          <w:color w:val="auto"/>
        </w:rPr>
        <w:t>ing during a transition between contractors as this will be to the detriment of the mission.</w:t>
      </w:r>
      <w:r w:rsidR="0057422C">
        <w:rPr>
          <w:color w:val="auto"/>
        </w:rPr>
        <w:t xml:space="preserve"> </w:t>
      </w:r>
    </w:p>
    <w:p w14:paraId="4B371FDF" w14:textId="258998E2" w:rsidR="001E2511" w:rsidRDefault="001E2511" w:rsidP="001E2511">
      <w:pPr>
        <w:pStyle w:val="Default"/>
        <w:ind w:left="630" w:hanging="630"/>
        <w:rPr>
          <w:color w:val="auto"/>
        </w:rPr>
      </w:pPr>
      <w:proofErr w:type="gramStart"/>
      <w:r>
        <w:rPr>
          <w:color w:val="auto"/>
        </w:rPr>
        <w:t xml:space="preserve">1.5.4  </w:t>
      </w:r>
      <w:r w:rsidRPr="001E2511">
        <w:rPr>
          <w:color w:val="auto"/>
        </w:rPr>
        <w:t>.</w:t>
      </w:r>
      <w:proofErr w:type="gramEnd"/>
      <w:r w:rsidRPr="001E2511">
        <w:rPr>
          <w:color w:val="auto"/>
        </w:rPr>
        <w:t xml:space="preserve">  The contractor must provide a full uninterruptable power supply (UPS) for the analyzer system.</w:t>
      </w:r>
    </w:p>
    <w:p w14:paraId="36532978" w14:textId="77777777" w:rsidR="00C627A9" w:rsidRPr="002B3211" w:rsidRDefault="00C627A9" w:rsidP="00DF2AD8">
      <w:pPr>
        <w:pStyle w:val="Default"/>
        <w:ind w:left="630" w:hanging="630"/>
        <w:rPr>
          <w:color w:val="auto"/>
        </w:rPr>
      </w:pPr>
    </w:p>
    <w:p w14:paraId="31573653" w14:textId="6C6A827B" w:rsidR="00C11AEA" w:rsidRPr="002B3211" w:rsidRDefault="00271A72" w:rsidP="001454A7">
      <w:pPr>
        <w:pStyle w:val="Default"/>
        <w:ind w:left="720"/>
        <w:rPr>
          <w:color w:val="auto"/>
        </w:rPr>
      </w:pPr>
      <w:r w:rsidRPr="002B3211">
        <w:rPr>
          <w:color w:val="auto"/>
        </w:rPr>
        <w:t xml:space="preserve"> </w:t>
      </w:r>
    </w:p>
    <w:p w14:paraId="6AAF958B" w14:textId="77777777" w:rsidR="00C11AEA" w:rsidRPr="002B3211" w:rsidRDefault="00C11AEA" w:rsidP="00271A72">
      <w:pPr>
        <w:pStyle w:val="Default"/>
        <w:rPr>
          <w:b/>
          <w:bCs/>
          <w:color w:val="auto"/>
        </w:rPr>
      </w:pPr>
    </w:p>
    <w:p w14:paraId="5FF85AD3" w14:textId="7ADC03F2" w:rsidR="00271A72" w:rsidRPr="002B3211" w:rsidRDefault="00271A72" w:rsidP="00271A72">
      <w:pPr>
        <w:pStyle w:val="Default"/>
        <w:rPr>
          <w:color w:val="auto"/>
        </w:rPr>
      </w:pPr>
      <w:r w:rsidRPr="002B3211">
        <w:rPr>
          <w:b/>
          <w:bCs/>
          <w:color w:val="auto"/>
        </w:rPr>
        <w:t>1.</w:t>
      </w:r>
      <w:r w:rsidR="001F03B0" w:rsidRPr="002B3211">
        <w:rPr>
          <w:b/>
          <w:bCs/>
          <w:color w:val="auto"/>
        </w:rPr>
        <w:t>6</w:t>
      </w:r>
      <w:r w:rsidR="00C11AEA" w:rsidRPr="002B3211">
        <w:rPr>
          <w:b/>
          <w:bCs/>
          <w:color w:val="auto"/>
        </w:rPr>
        <w:t xml:space="preserve"> </w:t>
      </w:r>
      <w:r w:rsidRPr="002B3211">
        <w:rPr>
          <w:b/>
          <w:bCs/>
          <w:color w:val="auto"/>
        </w:rPr>
        <w:t>T</w:t>
      </w:r>
      <w:r w:rsidR="00844F73" w:rsidRPr="002B3211">
        <w:rPr>
          <w:b/>
          <w:bCs/>
          <w:color w:val="auto"/>
        </w:rPr>
        <w:t>raining</w:t>
      </w:r>
    </w:p>
    <w:p w14:paraId="5C29ABED" w14:textId="77777777" w:rsidR="00C11AEA" w:rsidRPr="002B3211" w:rsidRDefault="00C11AEA" w:rsidP="00271A72">
      <w:pPr>
        <w:rPr>
          <w:sz w:val="24"/>
          <w:szCs w:val="24"/>
        </w:rPr>
      </w:pPr>
    </w:p>
    <w:p w14:paraId="4F28F60F" w14:textId="65905199" w:rsidR="00AE1044" w:rsidRPr="002B3211" w:rsidRDefault="00271A72" w:rsidP="00271A72">
      <w:pPr>
        <w:rPr>
          <w:b/>
          <w:sz w:val="24"/>
          <w:szCs w:val="24"/>
        </w:rPr>
      </w:pPr>
      <w:r w:rsidRPr="002B3211">
        <w:rPr>
          <w:sz w:val="24"/>
          <w:szCs w:val="24"/>
        </w:rPr>
        <w:t xml:space="preserve">The contractor must provide training to </w:t>
      </w:r>
      <w:proofErr w:type="gramStart"/>
      <w:r w:rsidRPr="002B3211">
        <w:rPr>
          <w:sz w:val="24"/>
          <w:szCs w:val="24"/>
        </w:rPr>
        <w:t>include:</w:t>
      </w:r>
      <w:proofErr w:type="gramEnd"/>
      <w:r w:rsidRPr="002B3211">
        <w:rPr>
          <w:sz w:val="24"/>
          <w:szCs w:val="24"/>
        </w:rPr>
        <w:t xml:space="preserve"> onsite or offsite training. </w:t>
      </w:r>
      <w:r w:rsidR="00C11AEA" w:rsidRPr="002B3211">
        <w:rPr>
          <w:sz w:val="24"/>
          <w:szCs w:val="24"/>
        </w:rPr>
        <w:t xml:space="preserve"> </w:t>
      </w:r>
      <w:r w:rsidRPr="002B3211">
        <w:rPr>
          <w:sz w:val="24"/>
          <w:szCs w:val="24"/>
        </w:rPr>
        <w:t>Onsite training will be a minimum of once per year (to accommodate rotation of personnel).</w:t>
      </w:r>
      <w:r w:rsidR="00C11AEA" w:rsidRPr="002B3211">
        <w:rPr>
          <w:sz w:val="24"/>
          <w:szCs w:val="24"/>
        </w:rPr>
        <w:t xml:space="preserve"> </w:t>
      </w:r>
      <w:r w:rsidRPr="002B3211">
        <w:rPr>
          <w:sz w:val="24"/>
          <w:szCs w:val="24"/>
        </w:rPr>
        <w:t xml:space="preserve"> Offsite training will be a minimum of two </w:t>
      </w:r>
      <w:r w:rsidR="00E50B19" w:rsidRPr="002B3211">
        <w:rPr>
          <w:sz w:val="24"/>
          <w:szCs w:val="24"/>
        </w:rPr>
        <w:t xml:space="preserve">MTF personnel </w:t>
      </w:r>
      <w:r w:rsidRPr="002B3211">
        <w:rPr>
          <w:sz w:val="24"/>
          <w:szCs w:val="24"/>
        </w:rPr>
        <w:t>per year over the length of the contract.</w:t>
      </w:r>
      <w:r w:rsidR="00C11AEA" w:rsidRPr="002B3211">
        <w:rPr>
          <w:sz w:val="24"/>
          <w:szCs w:val="24"/>
        </w:rPr>
        <w:t xml:space="preserve"> </w:t>
      </w:r>
      <w:r w:rsidRPr="002B3211">
        <w:rPr>
          <w:sz w:val="24"/>
          <w:szCs w:val="24"/>
        </w:rPr>
        <w:t xml:space="preserve"> The contractor will provide all </w:t>
      </w:r>
      <w:proofErr w:type="gramStart"/>
      <w:r w:rsidRPr="002B3211">
        <w:rPr>
          <w:sz w:val="24"/>
          <w:szCs w:val="24"/>
        </w:rPr>
        <w:t>expense</w:t>
      </w:r>
      <w:proofErr w:type="gramEnd"/>
      <w:r w:rsidR="000F5FA8">
        <w:rPr>
          <w:sz w:val="24"/>
          <w:szCs w:val="24"/>
        </w:rPr>
        <w:t>,</w:t>
      </w:r>
      <w:r w:rsidRPr="002B3211">
        <w:rPr>
          <w:sz w:val="24"/>
          <w:szCs w:val="24"/>
        </w:rPr>
        <w:t xml:space="preserve"> to include</w:t>
      </w:r>
      <w:r w:rsidR="000F5FA8">
        <w:rPr>
          <w:sz w:val="24"/>
          <w:szCs w:val="24"/>
        </w:rPr>
        <w:t>,</w:t>
      </w:r>
      <w:r w:rsidRPr="002B3211">
        <w:rPr>
          <w:sz w:val="24"/>
          <w:szCs w:val="24"/>
        </w:rPr>
        <w:t xml:space="preserve"> but not limited to travel, lodging, meals</w:t>
      </w:r>
      <w:r w:rsidR="000F5FA8">
        <w:rPr>
          <w:sz w:val="24"/>
          <w:szCs w:val="24"/>
        </w:rPr>
        <w:t>,</w:t>
      </w:r>
      <w:r w:rsidRPr="002B3211">
        <w:rPr>
          <w:sz w:val="24"/>
          <w:szCs w:val="24"/>
        </w:rPr>
        <w:t xml:space="preserve"> and any additional </w:t>
      </w:r>
      <w:proofErr w:type="gramStart"/>
      <w:r w:rsidRPr="002B3211">
        <w:rPr>
          <w:sz w:val="24"/>
          <w:szCs w:val="24"/>
        </w:rPr>
        <w:t>expense</w:t>
      </w:r>
      <w:proofErr w:type="gramEnd"/>
      <w:r w:rsidRPr="002B3211">
        <w:rPr>
          <w:sz w:val="24"/>
          <w:szCs w:val="24"/>
        </w:rPr>
        <w:t xml:space="preserve"> that are training specific.</w:t>
      </w:r>
    </w:p>
    <w:p w14:paraId="2BEFEF1A" w14:textId="77777777" w:rsidR="00C179B5" w:rsidRPr="002B3211" w:rsidRDefault="00C179B5" w:rsidP="004F3FAA">
      <w:pPr>
        <w:rPr>
          <w:b/>
          <w:sz w:val="24"/>
          <w:szCs w:val="24"/>
        </w:rPr>
      </w:pPr>
    </w:p>
    <w:p w14:paraId="7CF3B2D1" w14:textId="6C974FFE" w:rsidR="00271A72" w:rsidRPr="002B3211" w:rsidRDefault="00271A72" w:rsidP="00271A72">
      <w:pPr>
        <w:pStyle w:val="Default"/>
        <w:rPr>
          <w:color w:val="auto"/>
        </w:rPr>
      </w:pPr>
      <w:r w:rsidRPr="002B3211">
        <w:rPr>
          <w:b/>
          <w:bCs/>
          <w:color w:val="auto"/>
        </w:rPr>
        <w:t>1.</w:t>
      </w:r>
      <w:r w:rsidR="001F03B0" w:rsidRPr="002B3211">
        <w:rPr>
          <w:b/>
          <w:bCs/>
          <w:color w:val="auto"/>
        </w:rPr>
        <w:t>7</w:t>
      </w:r>
      <w:r w:rsidRPr="002B3211">
        <w:rPr>
          <w:b/>
          <w:bCs/>
          <w:color w:val="auto"/>
        </w:rPr>
        <w:t xml:space="preserve"> M</w:t>
      </w:r>
      <w:r w:rsidR="00844F73" w:rsidRPr="002B3211">
        <w:rPr>
          <w:b/>
          <w:bCs/>
          <w:color w:val="auto"/>
        </w:rPr>
        <w:t>aintenance</w:t>
      </w:r>
      <w:r w:rsidRPr="002B3211">
        <w:rPr>
          <w:b/>
          <w:bCs/>
          <w:color w:val="auto"/>
        </w:rPr>
        <w:t xml:space="preserve"> </w:t>
      </w:r>
    </w:p>
    <w:p w14:paraId="5C49D793" w14:textId="77777777" w:rsidR="00C11AEA" w:rsidRPr="002B3211" w:rsidRDefault="00C11AEA" w:rsidP="00271A72">
      <w:pPr>
        <w:pStyle w:val="Default"/>
        <w:rPr>
          <w:color w:val="auto"/>
        </w:rPr>
      </w:pPr>
    </w:p>
    <w:p w14:paraId="7B007788" w14:textId="03E4B551" w:rsidR="00440C75" w:rsidRPr="002B3211" w:rsidRDefault="00271A72" w:rsidP="00DF2AD8">
      <w:pPr>
        <w:pStyle w:val="Default"/>
        <w:tabs>
          <w:tab w:val="left" w:pos="990"/>
        </w:tabs>
        <w:rPr>
          <w:color w:val="auto"/>
        </w:rPr>
      </w:pPr>
      <w:r w:rsidRPr="002B3211">
        <w:rPr>
          <w:color w:val="auto"/>
        </w:rPr>
        <w:lastRenderedPageBreak/>
        <w:t>1.</w:t>
      </w:r>
      <w:r w:rsidR="001F03B0" w:rsidRPr="002B3211">
        <w:rPr>
          <w:color w:val="auto"/>
        </w:rPr>
        <w:t>7</w:t>
      </w:r>
      <w:r w:rsidRPr="002B3211">
        <w:rPr>
          <w:color w:val="auto"/>
        </w:rPr>
        <w:t>.1</w:t>
      </w:r>
      <w:r w:rsidR="00C11AEA" w:rsidRPr="002B3211">
        <w:rPr>
          <w:color w:val="auto"/>
        </w:rPr>
        <w:t xml:space="preserve"> </w:t>
      </w:r>
      <w:r w:rsidRPr="002B3211">
        <w:rPr>
          <w:color w:val="auto"/>
        </w:rPr>
        <w:t xml:space="preserve">The contractor shall provide </w:t>
      </w:r>
      <w:r w:rsidR="00440C75" w:rsidRPr="002B3211">
        <w:rPr>
          <w:color w:val="auto"/>
        </w:rPr>
        <w:t>seven (</w:t>
      </w:r>
      <w:r w:rsidRPr="002B3211">
        <w:rPr>
          <w:color w:val="auto"/>
        </w:rPr>
        <w:t>7</w:t>
      </w:r>
      <w:r w:rsidR="00440C75" w:rsidRPr="002B3211">
        <w:rPr>
          <w:color w:val="auto"/>
        </w:rPr>
        <w:t>)</w:t>
      </w:r>
      <w:r w:rsidRPr="002B3211">
        <w:rPr>
          <w:color w:val="auto"/>
        </w:rPr>
        <w:t xml:space="preserve"> Days a week, 24</w:t>
      </w:r>
      <w:r w:rsidR="00440C75" w:rsidRPr="002B3211">
        <w:rPr>
          <w:color w:val="auto"/>
        </w:rPr>
        <w:t>-</w:t>
      </w:r>
      <w:r w:rsidRPr="002B3211">
        <w:rPr>
          <w:color w:val="auto"/>
        </w:rPr>
        <w:t xml:space="preserve">hour hotline support in </w:t>
      </w:r>
    </w:p>
    <w:p w14:paraId="2C200772" w14:textId="072C9B23" w:rsidR="00271A72" w:rsidRPr="002B3211" w:rsidRDefault="00271A72" w:rsidP="00DF2AD8">
      <w:pPr>
        <w:pStyle w:val="Default"/>
        <w:tabs>
          <w:tab w:val="left" w:pos="990"/>
        </w:tabs>
        <w:ind w:left="630"/>
        <w:rPr>
          <w:color w:val="auto"/>
        </w:rPr>
      </w:pPr>
      <w:r w:rsidRPr="002B3211">
        <w:rPr>
          <w:color w:val="auto"/>
        </w:rPr>
        <w:t>which a live person is available to provide verbal assistance</w:t>
      </w:r>
      <w:r w:rsidR="00E50B19" w:rsidRPr="002B3211">
        <w:rPr>
          <w:color w:val="auto"/>
        </w:rPr>
        <w:t xml:space="preserve"> for all mechanical and assay (analyte) troubleshooting assistance</w:t>
      </w:r>
      <w:r w:rsidRPr="002B3211">
        <w:rPr>
          <w:color w:val="auto"/>
        </w:rPr>
        <w:t xml:space="preserve">. </w:t>
      </w:r>
      <w:r w:rsidR="00E773D7">
        <w:rPr>
          <w:color w:val="auto"/>
        </w:rPr>
        <w:t xml:space="preserve">If the system cannot be repaired over the phone, services personal should be on site within 24 hours. </w:t>
      </w:r>
    </w:p>
    <w:p w14:paraId="2DA48013" w14:textId="77777777" w:rsidR="00C11AEA" w:rsidRPr="002B3211" w:rsidRDefault="00C11AEA" w:rsidP="00DF2AD8">
      <w:pPr>
        <w:pStyle w:val="Default"/>
        <w:tabs>
          <w:tab w:val="left" w:pos="990"/>
        </w:tabs>
        <w:rPr>
          <w:color w:val="auto"/>
        </w:rPr>
      </w:pPr>
    </w:p>
    <w:p w14:paraId="1B4389B0" w14:textId="780CA995" w:rsidR="008A50DE" w:rsidRPr="002B3211" w:rsidRDefault="00271A72" w:rsidP="00DF2AD8">
      <w:pPr>
        <w:pStyle w:val="Default"/>
        <w:tabs>
          <w:tab w:val="left" w:pos="990"/>
        </w:tabs>
        <w:rPr>
          <w:color w:val="auto"/>
        </w:rPr>
      </w:pPr>
      <w:r w:rsidRPr="002B3211">
        <w:rPr>
          <w:color w:val="auto"/>
        </w:rPr>
        <w:t>1.</w:t>
      </w:r>
      <w:r w:rsidR="001F03B0" w:rsidRPr="002B3211">
        <w:rPr>
          <w:color w:val="auto"/>
        </w:rPr>
        <w:t>7</w:t>
      </w:r>
      <w:r w:rsidRPr="002B3211">
        <w:rPr>
          <w:color w:val="auto"/>
        </w:rPr>
        <w:t xml:space="preserve">.2 The contractor shall provide in-house technical maintenance support if laboratory </w:t>
      </w:r>
    </w:p>
    <w:p w14:paraId="63CA5C48" w14:textId="590CCAD7" w:rsidR="00271A72" w:rsidRPr="002B3211" w:rsidRDefault="00271A72" w:rsidP="00DF2AD8">
      <w:pPr>
        <w:pStyle w:val="Default"/>
        <w:tabs>
          <w:tab w:val="left" w:pos="990"/>
        </w:tabs>
        <w:ind w:left="630"/>
        <w:rPr>
          <w:color w:val="auto"/>
        </w:rPr>
      </w:pPr>
      <w:r w:rsidRPr="002B3211">
        <w:rPr>
          <w:color w:val="auto"/>
        </w:rPr>
        <w:t xml:space="preserve">personnel are unable to bring the analyzer </w:t>
      </w:r>
      <w:r w:rsidR="00DF2AD8" w:rsidRPr="002B3211">
        <w:rPr>
          <w:color w:val="auto"/>
        </w:rPr>
        <w:t>online</w:t>
      </w:r>
      <w:r w:rsidRPr="002B3211">
        <w:rPr>
          <w:color w:val="auto"/>
        </w:rPr>
        <w:t xml:space="preserve"> via telephone support within 24 hours </w:t>
      </w:r>
      <w:r w:rsidR="00DF2AD8">
        <w:rPr>
          <w:color w:val="auto"/>
        </w:rPr>
        <w:t xml:space="preserve">of the call being </w:t>
      </w:r>
      <w:proofErr w:type="spellStart"/>
      <w:proofErr w:type="gramStart"/>
      <w:r w:rsidR="00DF2AD8">
        <w:rPr>
          <w:color w:val="auto"/>
        </w:rPr>
        <w:t>placed.</w:t>
      </w:r>
      <w:r w:rsidRPr="002B3211">
        <w:rPr>
          <w:color w:val="auto"/>
        </w:rPr>
        <w:t>of</w:t>
      </w:r>
      <w:proofErr w:type="spellEnd"/>
      <w:proofErr w:type="gramEnd"/>
      <w:r w:rsidRPr="002B3211">
        <w:rPr>
          <w:color w:val="auto"/>
        </w:rPr>
        <w:t xml:space="preserve"> the call being placed. </w:t>
      </w:r>
    </w:p>
    <w:p w14:paraId="0583AD09" w14:textId="77777777" w:rsidR="00C11AEA" w:rsidRPr="002B3211" w:rsidRDefault="00C11AEA" w:rsidP="00DF2AD8">
      <w:pPr>
        <w:pStyle w:val="Default"/>
        <w:tabs>
          <w:tab w:val="left" w:pos="990"/>
        </w:tabs>
        <w:rPr>
          <w:color w:val="auto"/>
        </w:rPr>
      </w:pPr>
    </w:p>
    <w:p w14:paraId="251511E8" w14:textId="18D2AC12" w:rsidR="008A50DE" w:rsidRPr="002B3211" w:rsidRDefault="00271A72" w:rsidP="00DF2AD8">
      <w:pPr>
        <w:pStyle w:val="Default"/>
        <w:tabs>
          <w:tab w:val="left" w:pos="990"/>
        </w:tabs>
        <w:rPr>
          <w:color w:val="auto"/>
        </w:rPr>
      </w:pPr>
      <w:r w:rsidRPr="002B3211">
        <w:rPr>
          <w:color w:val="auto"/>
        </w:rPr>
        <w:t>1.</w:t>
      </w:r>
      <w:r w:rsidR="001F03B0" w:rsidRPr="002B3211">
        <w:rPr>
          <w:color w:val="auto"/>
        </w:rPr>
        <w:t>7</w:t>
      </w:r>
      <w:r w:rsidRPr="002B3211">
        <w:rPr>
          <w:color w:val="auto"/>
        </w:rPr>
        <w:t xml:space="preserve">.3 The contractor shall schedule and provide preventive maintenance on the analyzer </w:t>
      </w:r>
    </w:p>
    <w:p w14:paraId="65431503" w14:textId="12CEDD86" w:rsidR="00271A72" w:rsidRPr="002B3211" w:rsidRDefault="00271A72" w:rsidP="00DF2AD8">
      <w:pPr>
        <w:pStyle w:val="Default"/>
        <w:tabs>
          <w:tab w:val="left" w:pos="990"/>
        </w:tabs>
        <w:ind w:firstLine="630"/>
        <w:rPr>
          <w:color w:val="auto"/>
        </w:rPr>
      </w:pPr>
      <w:r w:rsidRPr="002B3211">
        <w:rPr>
          <w:color w:val="auto"/>
        </w:rPr>
        <w:t xml:space="preserve">when required. </w:t>
      </w:r>
    </w:p>
    <w:p w14:paraId="79C10D3D" w14:textId="77777777" w:rsidR="00C11AEA" w:rsidRPr="002B3211" w:rsidRDefault="00C11AEA" w:rsidP="00DF2AD8">
      <w:pPr>
        <w:pStyle w:val="Default"/>
        <w:tabs>
          <w:tab w:val="left" w:pos="990"/>
        </w:tabs>
        <w:rPr>
          <w:color w:val="auto"/>
        </w:rPr>
      </w:pPr>
    </w:p>
    <w:p w14:paraId="598A12A4" w14:textId="651FFA97" w:rsidR="00271A72" w:rsidRPr="002B3211" w:rsidRDefault="00271A72" w:rsidP="00DF2AD8">
      <w:pPr>
        <w:pStyle w:val="Default"/>
        <w:tabs>
          <w:tab w:val="left" w:pos="990"/>
        </w:tabs>
        <w:rPr>
          <w:color w:val="auto"/>
        </w:rPr>
      </w:pPr>
      <w:r w:rsidRPr="002B3211">
        <w:rPr>
          <w:color w:val="auto"/>
        </w:rPr>
        <w:t>1.</w:t>
      </w:r>
      <w:r w:rsidR="001F03B0" w:rsidRPr="002B3211">
        <w:rPr>
          <w:color w:val="auto"/>
        </w:rPr>
        <w:t>7</w:t>
      </w:r>
      <w:r w:rsidRPr="002B3211">
        <w:rPr>
          <w:color w:val="auto"/>
        </w:rPr>
        <w:t>.4</w:t>
      </w:r>
      <w:r w:rsidR="00C11AEA" w:rsidRPr="002B3211">
        <w:rPr>
          <w:color w:val="auto"/>
        </w:rPr>
        <w:t xml:space="preserve"> </w:t>
      </w:r>
      <w:r w:rsidRPr="002B3211">
        <w:rPr>
          <w:color w:val="auto"/>
        </w:rPr>
        <w:t>The contractor shall provide all parts, labor</w:t>
      </w:r>
      <w:r w:rsidR="00EB1571">
        <w:rPr>
          <w:color w:val="auto"/>
        </w:rPr>
        <w:t>,</w:t>
      </w:r>
      <w:r w:rsidRPr="002B3211">
        <w:rPr>
          <w:color w:val="auto"/>
        </w:rPr>
        <w:t xml:space="preserve"> and services on the analyzer system. </w:t>
      </w:r>
    </w:p>
    <w:p w14:paraId="74680197" w14:textId="77777777" w:rsidR="00C11AEA" w:rsidRPr="002B3211" w:rsidRDefault="00C11AEA" w:rsidP="00DF2AD8">
      <w:pPr>
        <w:pStyle w:val="Default"/>
        <w:tabs>
          <w:tab w:val="left" w:pos="990"/>
        </w:tabs>
        <w:rPr>
          <w:color w:val="auto"/>
        </w:rPr>
      </w:pPr>
    </w:p>
    <w:p w14:paraId="24DCAB2B" w14:textId="16DD5AB5" w:rsidR="008A50DE" w:rsidRPr="002B3211" w:rsidRDefault="00271A72" w:rsidP="00DF2AD8">
      <w:pPr>
        <w:pStyle w:val="Default"/>
        <w:tabs>
          <w:tab w:val="left" w:pos="990"/>
        </w:tabs>
        <w:rPr>
          <w:color w:val="auto"/>
        </w:rPr>
      </w:pPr>
      <w:r w:rsidRPr="002B3211">
        <w:rPr>
          <w:color w:val="auto"/>
        </w:rPr>
        <w:t>1.</w:t>
      </w:r>
      <w:r w:rsidR="001F03B0" w:rsidRPr="002B3211">
        <w:rPr>
          <w:color w:val="auto"/>
        </w:rPr>
        <w:t>7</w:t>
      </w:r>
      <w:r w:rsidRPr="002B3211">
        <w:rPr>
          <w:color w:val="auto"/>
        </w:rPr>
        <w:t>.5</w:t>
      </w:r>
      <w:r w:rsidR="00C11AEA" w:rsidRPr="002B3211">
        <w:rPr>
          <w:color w:val="auto"/>
        </w:rPr>
        <w:t xml:space="preserve"> </w:t>
      </w:r>
      <w:r w:rsidRPr="002B3211">
        <w:rPr>
          <w:color w:val="auto"/>
        </w:rPr>
        <w:t xml:space="preserve">The contractor shall provide both onsite and remote support for the analyzer </w:t>
      </w:r>
    </w:p>
    <w:p w14:paraId="20FA15C4" w14:textId="3ECEF6BE" w:rsidR="00271A72" w:rsidRPr="002B3211" w:rsidRDefault="00271A72" w:rsidP="00DF2AD8">
      <w:pPr>
        <w:pStyle w:val="Default"/>
        <w:tabs>
          <w:tab w:val="left" w:pos="990"/>
        </w:tabs>
        <w:ind w:firstLine="630"/>
        <w:rPr>
          <w:color w:val="auto"/>
        </w:rPr>
      </w:pPr>
      <w:r w:rsidRPr="002B3211">
        <w:rPr>
          <w:color w:val="auto"/>
        </w:rPr>
        <w:t xml:space="preserve">system. </w:t>
      </w:r>
    </w:p>
    <w:p w14:paraId="640EAD7A" w14:textId="77777777" w:rsidR="00C11AEA" w:rsidRPr="002B3211" w:rsidRDefault="00C11AEA" w:rsidP="00DF2AD8">
      <w:pPr>
        <w:pStyle w:val="Default"/>
        <w:tabs>
          <w:tab w:val="left" w:pos="990"/>
        </w:tabs>
        <w:rPr>
          <w:color w:val="auto"/>
        </w:rPr>
      </w:pPr>
    </w:p>
    <w:p w14:paraId="5327E60E" w14:textId="44EDA227" w:rsidR="008A50DE" w:rsidRPr="002B3211" w:rsidRDefault="00271A72" w:rsidP="00DF2AD8">
      <w:pPr>
        <w:pStyle w:val="Default"/>
        <w:tabs>
          <w:tab w:val="left" w:pos="990"/>
        </w:tabs>
        <w:rPr>
          <w:color w:val="auto"/>
        </w:rPr>
      </w:pPr>
      <w:r w:rsidRPr="002B3211">
        <w:rPr>
          <w:color w:val="auto"/>
        </w:rPr>
        <w:t>1.</w:t>
      </w:r>
      <w:r w:rsidR="001F03B0" w:rsidRPr="002B3211">
        <w:rPr>
          <w:color w:val="auto"/>
        </w:rPr>
        <w:t>7</w:t>
      </w:r>
      <w:r w:rsidRPr="002B3211">
        <w:rPr>
          <w:color w:val="auto"/>
        </w:rPr>
        <w:t>.6</w:t>
      </w:r>
      <w:r w:rsidR="00C11AEA" w:rsidRPr="002B3211">
        <w:rPr>
          <w:color w:val="auto"/>
        </w:rPr>
        <w:t xml:space="preserve"> </w:t>
      </w:r>
      <w:r w:rsidRPr="002B3211">
        <w:rPr>
          <w:color w:val="auto"/>
        </w:rPr>
        <w:t xml:space="preserve">The contractor shall provide all software/hardware upgrades for the analyzer </w:t>
      </w:r>
    </w:p>
    <w:p w14:paraId="3521C12B" w14:textId="74FE1992" w:rsidR="00271A72" w:rsidRPr="002B3211" w:rsidRDefault="00271A72" w:rsidP="00DF2AD8">
      <w:pPr>
        <w:pStyle w:val="Default"/>
        <w:tabs>
          <w:tab w:val="left" w:pos="990"/>
        </w:tabs>
        <w:ind w:firstLine="630"/>
        <w:rPr>
          <w:color w:val="auto"/>
        </w:rPr>
      </w:pPr>
      <w:r w:rsidRPr="002B3211">
        <w:rPr>
          <w:color w:val="auto"/>
        </w:rPr>
        <w:t xml:space="preserve">system. </w:t>
      </w:r>
    </w:p>
    <w:p w14:paraId="71186F93" w14:textId="77777777" w:rsidR="00C11AEA" w:rsidRPr="002B3211" w:rsidRDefault="00C11AEA" w:rsidP="00B83AC0">
      <w:pPr>
        <w:pStyle w:val="Default"/>
        <w:rPr>
          <w:b/>
          <w:bCs/>
          <w:color w:val="auto"/>
        </w:rPr>
      </w:pPr>
    </w:p>
    <w:p w14:paraId="43976AB5" w14:textId="6B72882F" w:rsidR="008A50DE" w:rsidRPr="002B3211" w:rsidRDefault="00271A72" w:rsidP="00B83AC0">
      <w:pPr>
        <w:pStyle w:val="Default"/>
        <w:rPr>
          <w:color w:val="auto"/>
        </w:rPr>
      </w:pPr>
      <w:r w:rsidRPr="002B3211">
        <w:rPr>
          <w:b/>
          <w:bCs/>
          <w:color w:val="auto"/>
        </w:rPr>
        <w:t>1.</w:t>
      </w:r>
      <w:r w:rsidR="001F03B0" w:rsidRPr="002B3211">
        <w:rPr>
          <w:b/>
          <w:bCs/>
          <w:color w:val="auto"/>
        </w:rPr>
        <w:t>8</w:t>
      </w:r>
      <w:r w:rsidR="00C11AEA" w:rsidRPr="002B3211">
        <w:rPr>
          <w:b/>
          <w:bCs/>
          <w:color w:val="auto"/>
        </w:rPr>
        <w:t xml:space="preserve"> </w:t>
      </w:r>
      <w:r w:rsidRPr="002B3211">
        <w:rPr>
          <w:b/>
          <w:bCs/>
          <w:color w:val="auto"/>
        </w:rPr>
        <w:t>C</w:t>
      </w:r>
      <w:r w:rsidR="00844F73" w:rsidRPr="002B3211">
        <w:rPr>
          <w:b/>
          <w:bCs/>
          <w:color w:val="auto"/>
        </w:rPr>
        <w:t>omputer Interface to Hospital Info</w:t>
      </w:r>
      <w:r w:rsidR="00C10442" w:rsidRPr="002B3211">
        <w:rPr>
          <w:b/>
          <w:bCs/>
          <w:color w:val="auto"/>
        </w:rPr>
        <w:t>rmation</w:t>
      </w:r>
      <w:r w:rsidR="00844F73" w:rsidRPr="002B3211">
        <w:rPr>
          <w:b/>
          <w:bCs/>
          <w:color w:val="auto"/>
        </w:rPr>
        <w:t xml:space="preserve"> System</w:t>
      </w:r>
      <w:r w:rsidR="00C11AEA" w:rsidRPr="002B3211">
        <w:rPr>
          <w:color w:val="auto"/>
        </w:rPr>
        <w:t xml:space="preserve">  </w:t>
      </w:r>
    </w:p>
    <w:p w14:paraId="09B3590C" w14:textId="77777777" w:rsidR="008A50DE" w:rsidRPr="002B3211" w:rsidRDefault="008A50DE" w:rsidP="00B83AC0">
      <w:pPr>
        <w:pStyle w:val="Default"/>
        <w:rPr>
          <w:color w:val="auto"/>
        </w:rPr>
      </w:pPr>
    </w:p>
    <w:p w14:paraId="6D468ACF" w14:textId="7CF1BD18" w:rsidR="00271A72" w:rsidRPr="002B3211" w:rsidRDefault="00271A72" w:rsidP="00B83AC0">
      <w:pPr>
        <w:pStyle w:val="Default"/>
        <w:rPr>
          <w:color w:val="auto"/>
        </w:rPr>
      </w:pPr>
      <w:r w:rsidRPr="002B3211">
        <w:rPr>
          <w:color w:val="auto"/>
        </w:rPr>
        <w:t xml:space="preserve">The contractor shall provide the analyzer's bi-directional interface for the hospital </w:t>
      </w:r>
      <w:r w:rsidR="00E50B19" w:rsidRPr="002B3211">
        <w:rPr>
          <w:color w:val="auto"/>
        </w:rPr>
        <w:t xml:space="preserve">Electronic Health Record (EHR) system. </w:t>
      </w:r>
    </w:p>
    <w:p w14:paraId="621C4365" w14:textId="77777777" w:rsidR="00C11AEA" w:rsidRPr="002B3211" w:rsidRDefault="00C11AEA" w:rsidP="00271A72">
      <w:pPr>
        <w:pStyle w:val="Default"/>
        <w:rPr>
          <w:b/>
          <w:bCs/>
          <w:color w:val="auto"/>
        </w:rPr>
      </w:pPr>
    </w:p>
    <w:p w14:paraId="46481292" w14:textId="23DF60FF" w:rsidR="00271A72" w:rsidRPr="002B3211" w:rsidRDefault="00271A72" w:rsidP="00271A72">
      <w:pPr>
        <w:pStyle w:val="Default"/>
        <w:rPr>
          <w:color w:val="auto"/>
        </w:rPr>
      </w:pPr>
      <w:r w:rsidRPr="002B3211">
        <w:rPr>
          <w:b/>
          <w:bCs/>
          <w:color w:val="auto"/>
        </w:rPr>
        <w:t>1.</w:t>
      </w:r>
      <w:r w:rsidR="001F03B0" w:rsidRPr="002B3211">
        <w:rPr>
          <w:b/>
          <w:bCs/>
          <w:color w:val="auto"/>
        </w:rPr>
        <w:t>9</w:t>
      </w:r>
      <w:r w:rsidRPr="002B3211">
        <w:rPr>
          <w:b/>
          <w:bCs/>
          <w:color w:val="auto"/>
        </w:rPr>
        <w:t xml:space="preserve"> S</w:t>
      </w:r>
      <w:r w:rsidR="00844F73" w:rsidRPr="002B3211">
        <w:rPr>
          <w:b/>
          <w:bCs/>
          <w:color w:val="auto"/>
        </w:rPr>
        <w:t>upport Staff</w:t>
      </w:r>
      <w:r w:rsidRPr="002B3211">
        <w:rPr>
          <w:b/>
          <w:bCs/>
          <w:color w:val="auto"/>
        </w:rPr>
        <w:t xml:space="preserve"> </w:t>
      </w:r>
    </w:p>
    <w:p w14:paraId="3DFAE3AE" w14:textId="77777777" w:rsidR="00C11AEA" w:rsidRPr="002B3211" w:rsidRDefault="00C11AEA" w:rsidP="00271A72">
      <w:pPr>
        <w:pStyle w:val="Default"/>
        <w:rPr>
          <w:color w:val="auto"/>
        </w:rPr>
      </w:pPr>
    </w:p>
    <w:p w14:paraId="44A4B39D" w14:textId="4B98DC18" w:rsidR="00214FF3" w:rsidRPr="002B3211" w:rsidRDefault="00271A72" w:rsidP="000F5FA8">
      <w:pPr>
        <w:pStyle w:val="Default"/>
        <w:rPr>
          <w:color w:val="auto"/>
        </w:rPr>
      </w:pPr>
      <w:r w:rsidRPr="002B3211">
        <w:rPr>
          <w:color w:val="auto"/>
        </w:rPr>
        <w:t>1.</w:t>
      </w:r>
      <w:r w:rsidR="001F03B0" w:rsidRPr="002B3211">
        <w:rPr>
          <w:color w:val="auto"/>
        </w:rPr>
        <w:t>09</w:t>
      </w:r>
      <w:r w:rsidRPr="002B3211">
        <w:rPr>
          <w:color w:val="auto"/>
        </w:rPr>
        <w:t>.1</w:t>
      </w:r>
      <w:r w:rsidR="00C11AEA" w:rsidRPr="002B3211">
        <w:rPr>
          <w:color w:val="auto"/>
        </w:rPr>
        <w:t xml:space="preserve"> </w:t>
      </w:r>
      <w:r w:rsidRPr="002B3211">
        <w:rPr>
          <w:color w:val="auto"/>
        </w:rPr>
        <w:t xml:space="preserve">The contractor shall provide the names, contact information, locations and extent </w:t>
      </w:r>
    </w:p>
    <w:p w14:paraId="0CB70CDD" w14:textId="77777777" w:rsidR="00214FF3" w:rsidRPr="002B3211" w:rsidRDefault="00271A72" w:rsidP="000F5FA8">
      <w:pPr>
        <w:pStyle w:val="Default"/>
        <w:ind w:firstLine="720"/>
        <w:rPr>
          <w:color w:val="auto"/>
        </w:rPr>
      </w:pPr>
      <w:r w:rsidRPr="002B3211">
        <w:rPr>
          <w:color w:val="auto"/>
        </w:rPr>
        <w:t xml:space="preserve">of service engineers, product specialists and company personnel with whom the </w:t>
      </w:r>
    </w:p>
    <w:p w14:paraId="55FD501E" w14:textId="035FC938" w:rsidR="00271A72" w:rsidRPr="002B3211" w:rsidRDefault="00271A72" w:rsidP="000F5FA8">
      <w:pPr>
        <w:pStyle w:val="Default"/>
        <w:ind w:firstLine="720"/>
        <w:rPr>
          <w:color w:val="auto"/>
        </w:rPr>
      </w:pPr>
      <w:r w:rsidRPr="002B3211">
        <w:rPr>
          <w:color w:val="auto"/>
        </w:rPr>
        <w:t xml:space="preserve">organization will have contact. </w:t>
      </w:r>
    </w:p>
    <w:p w14:paraId="4E97055F" w14:textId="77777777" w:rsidR="00C11AEA" w:rsidRPr="002B3211" w:rsidRDefault="00C11AEA" w:rsidP="000F5FA8">
      <w:pPr>
        <w:rPr>
          <w:sz w:val="24"/>
          <w:szCs w:val="24"/>
        </w:rPr>
      </w:pPr>
    </w:p>
    <w:p w14:paraId="3B2183DA" w14:textId="42406D2B" w:rsidR="00C179B5" w:rsidRPr="002B3211" w:rsidRDefault="00271A72" w:rsidP="000F5FA8">
      <w:pPr>
        <w:rPr>
          <w:b/>
          <w:sz w:val="24"/>
          <w:szCs w:val="24"/>
        </w:rPr>
      </w:pPr>
      <w:r w:rsidRPr="002B3211">
        <w:rPr>
          <w:sz w:val="24"/>
          <w:szCs w:val="24"/>
        </w:rPr>
        <w:t>1.</w:t>
      </w:r>
      <w:r w:rsidR="001F03B0" w:rsidRPr="002B3211">
        <w:rPr>
          <w:sz w:val="24"/>
          <w:szCs w:val="24"/>
        </w:rPr>
        <w:t>09</w:t>
      </w:r>
      <w:r w:rsidRPr="002B3211">
        <w:rPr>
          <w:sz w:val="24"/>
          <w:szCs w:val="24"/>
        </w:rPr>
        <w:t>.2 Contractor personnel shall be trained and knowledgeable of the analyzer system.</w:t>
      </w:r>
    </w:p>
    <w:p w14:paraId="27109CA6" w14:textId="77777777" w:rsidR="00C179B5" w:rsidRPr="002B3211" w:rsidRDefault="00C179B5" w:rsidP="004F3FAA">
      <w:pPr>
        <w:rPr>
          <w:b/>
          <w:sz w:val="24"/>
          <w:szCs w:val="24"/>
        </w:rPr>
      </w:pPr>
    </w:p>
    <w:p w14:paraId="7AF0E96F" w14:textId="3CA8EC67" w:rsidR="00271A72" w:rsidRPr="002B3211" w:rsidRDefault="00271A72" w:rsidP="00271A72">
      <w:pPr>
        <w:pStyle w:val="Default"/>
        <w:rPr>
          <w:color w:val="auto"/>
        </w:rPr>
      </w:pPr>
      <w:r w:rsidRPr="002B3211">
        <w:rPr>
          <w:b/>
          <w:bCs/>
          <w:color w:val="auto"/>
        </w:rPr>
        <w:t>1.</w:t>
      </w:r>
      <w:r w:rsidR="00844F73" w:rsidRPr="002B3211">
        <w:rPr>
          <w:b/>
          <w:bCs/>
          <w:color w:val="auto"/>
        </w:rPr>
        <w:t>1</w:t>
      </w:r>
      <w:r w:rsidR="001F03B0" w:rsidRPr="002B3211">
        <w:rPr>
          <w:b/>
          <w:bCs/>
          <w:color w:val="auto"/>
        </w:rPr>
        <w:t>0</w:t>
      </w:r>
      <w:r w:rsidR="00C11AEA" w:rsidRPr="002B3211">
        <w:rPr>
          <w:b/>
          <w:bCs/>
          <w:color w:val="auto"/>
        </w:rPr>
        <w:t xml:space="preserve"> </w:t>
      </w:r>
      <w:r w:rsidRPr="002B3211">
        <w:rPr>
          <w:b/>
          <w:bCs/>
          <w:color w:val="auto"/>
        </w:rPr>
        <w:t>E</w:t>
      </w:r>
      <w:r w:rsidR="00844F73" w:rsidRPr="002B3211">
        <w:rPr>
          <w:b/>
          <w:bCs/>
          <w:color w:val="auto"/>
        </w:rPr>
        <w:t>nvironmental Site Visit</w:t>
      </w:r>
      <w:r w:rsidRPr="002B3211">
        <w:rPr>
          <w:b/>
          <w:bCs/>
          <w:color w:val="auto"/>
        </w:rPr>
        <w:t xml:space="preserve"> </w:t>
      </w:r>
    </w:p>
    <w:p w14:paraId="43109145" w14:textId="77777777" w:rsidR="00C11AEA" w:rsidRPr="002B3211" w:rsidRDefault="00C11AEA" w:rsidP="00271A72">
      <w:pPr>
        <w:pStyle w:val="Default"/>
        <w:rPr>
          <w:color w:val="auto"/>
        </w:rPr>
      </w:pPr>
    </w:p>
    <w:p w14:paraId="64F9D24B" w14:textId="378206D5" w:rsidR="00214FF3" w:rsidRPr="002B3211" w:rsidRDefault="00271A72" w:rsidP="00A34762">
      <w:pPr>
        <w:pStyle w:val="Default"/>
        <w:rPr>
          <w:color w:val="auto"/>
        </w:rPr>
      </w:pPr>
      <w:r w:rsidRPr="002B3211">
        <w:rPr>
          <w:color w:val="auto"/>
        </w:rPr>
        <w:t>l.</w:t>
      </w:r>
      <w:r w:rsidR="00844F73" w:rsidRPr="002B3211">
        <w:rPr>
          <w:color w:val="auto"/>
        </w:rPr>
        <w:t>1</w:t>
      </w:r>
      <w:r w:rsidR="001F03B0" w:rsidRPr="002B3211">
        <w:rPr>
          <w:color w:val="auto"/>
        </w:rPr>
        <w:t>0</w:t>
      </w:r>
      <w:r w:rsidRPr="002B3211">
        <w:rPr>
          <w:color w:val="auto"/>
        </w:rPr>
        <w:t>.1</w:t>
      </w:r>
      <w:r w:rsidR="00C11AEA" w:rsidRPr="002B3211">
        <w:rPr>
          <w:color w:val="auto"/>
        </w:rPr>
        <w:t xml:space="preserve"> </w:t>
      </w:r>
      <w:r w:rsidRPr="002B3211">
        <w:rPr>
          <w:color w:val="auto"/>
        </w:rPr>
        <w:t xml:space="preserve">The contractor must perform a site visit to </w:t>
      </w:r>
      <w:proofErr w:type="gramStart"/>
      <w:r w:rsidRPr="002B3211">
        <w:rPr>
          <w:color w:val="auto"/>
        </w:rPr>
        <w:t>access</w:t>
      </w:r>
      <w:proofErr w:type="gramEnd"/>
      <w:r w:rsidRPr="002B3211">
        <w:rPr>
          <w:color w:val="auto"/>
        </w:rPr>
        <w:t xml:space="preserve"> the environmental concerns of </w:t>
      </w:r>
    </w:p>
    <w:p w14:paraId="073844D5" w14:textId="71EB2510" w:rsidR="00271A72" w:rsidRPr="002B3211" w:rsidRDefault="00271A72" w:rsidP="000F5FA8">
      <w:pPr>
        <w:pStyle w:val="Default"/>
        <w:ind w:firstLine="630"/>
        <w:rPr>
          <w:color w:val="auto"/>
        </w:rPr>
      </w:pPr>
      <w:r w:rsidRPr="002B3211">
        <w:rPr>
          <w:color w:val="auto"/>
        </w:rPr>
        <w:t xml:space="preserve">cooling, space and electrical feasibility. </w:t>
      </w:r>
    </w:p>
    <w:p w14:paraId="692FBE08" w14:textId="77777777" w:rsidR="00C11AEA" w:rsidRPr="002B3211" w:rsidRDefault="00C11AEA" w:rsidP="000F5FA8">
      <w:pPr>
        <w:pStyle w:val="Default"/>
        <w:rPr>
          <w:color w:val="auto"/>
        </w:rPr>
      </w:pPr>
    </w:p>
    <w:p w14:paraId="4421012B" w14:textId="124CE3F0" w:rsidR="00214FF3" w:rsidRPr="002B3211" w:rsidRDefault="00271A72" w:rsidP="00DF2AD8">
      <w:pPr>
        <w:pStyle w:val="Default"/>
        <w:rPr>
          <w:color w:val="auto"/>
        </w:rPr>
      </w:pPr>
      <w:r w:rsidRPr="002B3211">
        <w:rPr>
          <w:color w:val="auto"/>
        </w:rPr>
        <w:t>1.</w:t>
      </w:r>
      <w:r w:rsidR="00844F73" w:rsidRPr="002B3211">
        <w:rPr>
          <w:color w:val="auto"/>
        </w:rPr>
        <w:t>1</w:t>
      </w:r>
      <w:r w:rsidR="001F03B0" w:rsidRPr="002B3211">
        <w:rPr>
          <w:color w:val="auto"/>
        </w:rPr>
        <w:t>0</w:t>
      </w:r>
      <w:r w:rsidRPr="002B3211">
        <w:rPr>
          <w:color w:val="auto"/>
        </w:rPr>
        <w:t xml:space="preserve">.2 The contractor shall coordinate the environmental site visit with </w:t>
      </w:r>
      <w:proofErr w:type="gramStart"/>
      <w:r w:rsidRPr="002B3211">
        <w:rPr>
          <w:color w:val="auto"/>
        </w:rPr>
        <w:t>the Biomedical</w:t>
      </w:r>
      <w:proofErr w:type="gramEnd"/>
      <w:r w:rsidRPr="002B3211">
        <w:rPr>
          <w:color w:val="auto"/>
        </w:rPr>
        <w:t xml:space="preserve"> </w:t>
      </w:r>
    </w:p>
    <w:p w14:paraId="14B55C73" w14:textId="27C8EEF0" w:rsidR="00271A72" w:rsidRPr="002B3211" w:rsidRDefault="00271A72" w:rsidP="000F5FA8">
      <w:pPr>
        <w:pStyle w:val="Default"/>
        <w:ind w:firstLine="720"/>
        <w:rPr>
          <w:color w:val="auto"/>
        </w:rPr>
      </w:pPr>
      <w:r w:rsidRPr="002B3211">
        <w:rPr>
          <w:color w:val="auto"/>
        </w:rPr>
        <w:t xml:space="preserve">Equipment Repair Technician (BMET) and bio-environmental engineers at the </w:t>
      </w:r>
      <w:r w:rsidR="000C4D40" w:rsidRPr="002B3211">
        <w:rPr>
          <w:color w:val="auto"/>
        </w:rPr>
        <w:t>59</w:t>
      </w:r>
      <w:r w:rsidR="000C4D40" w:rsidRPr="002B3211">
        <w:rPr>
          <w:color w:val="auto"/>
          <w:vertAlign w:val="superscript"/>
        </w:rPr>
        <w:t>th</w:t>
      </w:r>
      <w:r w:rsidR="000F5FA8">
        <w:rPr>
          <w:color w:val="auto"/>
        </w:rPr>
        <w:t>MD</w:t>
      </w:r>
      <w:r w:rsidR="00A34762">
        <w:rPr>
          <w:color w:val="auto"/>
        </w:rPr>
        <w:t>W</w:t>
      </w:r>
    </w:p>
    <w:p w14:paraId="361475AD" w14:textId="77777777" w:rsidR="00A34762" w:rsidRDefault="00A34762" w:rsidP="000F5FA8">
      <w:pPr>
        <w:pStyle w:val="Default"/>
        <w:ind w:firstLine="720"/>
        <w:rPr>
          <w:b/>
          <w:bCs/>
          <w:color w:val="auto"/>
        </w:rPr>
      </w:pPr>
    </w:p>
    <w:p w14:paraId="1B1C0BD6" w14:textId="6BF877AF" w:rsidR="00271A72" w:rsidRPr="002B3211" w:rsidRDefault="00271A72" w:rsidP="00DF2AD8">
      <w:pPr>
        <w:pStyle w:val="Default"/>
        <w:ind w:firstLine="720"/>
        <w:rPr>
          <w:color w:val="auto"/>
        </w:rPr>
      </w:pPr>
      <w:r w:rsidRPr="002B3211">
        <w:rPr>
          <w:b/>
          <w:bCs/>
          <w:color w:val="auto"/>
        </w:rPr>
        <w:t xml:space="preserve">SECTION 2 </w:t>
      </w:r>
      <w:r w:rsidR="00214FF3" w:rsidRPr="002B3211">
        <w:rPr>
          <w:b/>
          <w:bCs/>
          <w:color w:val="auto"/>
        </w:rPr>
        <w:t>–</w:t>
      </w:r>
      <w:r w:rsidRPr="002B3211">
        <w:rPr>
          <w:b/>
          <w:bCs/>
          <w:color w:val="auto"/>
        </w:rPr>
        <w:t xml:space="preserve"> G</w:t>
      </w:r>
      <w:r w:rsidR="00214FF3" w:rsidRPr="002B3211">
        <w:rPr>
          <w:b/>
          <w:bCs/>
          <w:color w:val="auto"/>
        </w:rPr>
        <w:t>overnment Furnished Property</w:t>
      </w:r>
      <w:r w:rsidR="00D95E25" w:rsidRPr="002B3211">
        <w:rPr>
          <w:b/>
          <w:bCs/>
          <w:color w:val="auto"/>
        </w:rPr>
        <w:t xml:space="preserve"> (GFP)</w:t>
      </w:r>
      <w:r w:rsidR="00214FF3" w:rsidRPr="002B3211">
        <w:rPr>
          <w:b/>
          <w:bCs/>
          <w:color w:val="auto"/>
        </w:rPr>
        <w:t xml:space="preserve"> and Services</w:t>
      </w:r>
      <w:r w:rsidRPr="002B3211">
        <w:rPr>
          <w:b/>
          <w:bCs/>
          <w:color w:val="auto"/>
        </w:rPr>
        <w:t xml:space="preserve"> </w:t>
      </w:r>
    </w:p>
    <w:p w14:paraId="407A847D" w14:textId="77777777" w:rsidR="00C11AEA" w:rsidRPr="002B3211" w:rsidRDefault="00C11AEA" w:rsidP="00271A72">
      <w:pPr>
        <w:pStyle w:val="Default"/>
        <w:rPr>
          <w:b/>
          <w:bCs/>
          <w:color w:val="auto"/>
        </w:rPr>
      </w:pPr>
    </w:p>
    <w:p w14:paraId="7FCBABDC" w14:textId="62832935" w:rsidR="00214FF3" w:rsidRPr="002B3211" w:rsidRDefault="00271A72" w:rsidP="00271A72">
      <w:pPr>
        <w:pStyle w:val="Default"/>
        <w:rPr>
          <w:color w:val="auto"/>
        </w:rPr>
      </w:pPr>
      <w:r w:rsidRPr="002B3211">
        <w:rPr>
          <w:b/>
          <w:bCs/>
          <w:color w:val="auto"/>
        </w:rPr>
        <w:t>2.1 G</w:t>
      </w:r>
      <w:r w:rsidR="00214FF3" w:rsidRPr="002B3211">
        <w:rPr>
          <w:b/>
          <w:bCs/>
          <w:color w:val="auto"/>
        </w:rPr>
        <w:t>overnment Furnished Property</w:t>
      </w:r>
    </w:p>
    <w:p w14:paraId="64B702FF" w14:textId="040840C9" w:rsidR="00214FF3" w:rsidRPr="002B3211" w:rsidRDefault="00214FF3" w:rsidP="00271A72">
      <w:pPr>
        <w:pStyle w:val="Default"/>
        <w:rPr>
          <w:color w:val="auto"/>
        </w:rPr>
      </w:pPr>
    </w:p>
    <w:p w14:paraId="09B80488" w14:textId="571CB104" w:rsidR="00271A72" w:rsidRPr="002B3211" w:rsidRDefault="00B54CB3" w:rsidP="00B54CB3">
      <w:pPr>
        <w:pStyle w:val="Default"/>
        <w:rPr>
          <w:color w:val="auto"/>
        </w:rPr>
      </w:pPr>
      <w:r w:rsidRPr="002B3211">
        <w:rPr>
          <w:color w:val="auto"/>
        </w:rPr>
        <w:t xml:space="preserve">N/A.  </w:t>
      </w:r>
      <w:r w:rsidR="00D95E25" w:rsidRPr="002B3211">
        <w:rPr>
          <w:color w:val="auto"/>
        </w:rPr>
        <w:t xml:space="preserve">No GFP will be provided.  </w:t>
      </w:r>
    </w:p>
    <w:p w14:paraId="21380839" w14:textId="77777777" w:rsidR="00C11AEA" w:rsidRPr="002B3211" w:rsidRDefault="00C11AEA" w:rsidP="00271A72">
      <w:pPr>
        <w:pStyle w:val="Default"/>
        <w:rPr>
          <w:b/>
          <w:bCs/>
          <w:color w:val="auto"/>
        </w:rPr>
      </w:pPr>
    </w:p>
    <w:p w14:paraId="20340995" w14:textId="5CD0B3B0" w:rsidR="00214FF3" w:rsidRPr="002B3211" w:rsidRDefault="00271A72" w:rsidP="00271A72">
      <w:pPr>
        <w:pStyle w:val="Default"/>
        <w:rPr>
          <w:b/>
          <w:bCs/>
          <w:color w:val="auto"/>
        </w:rPr>
      </w:pPr>
      <w:r w:rsidRPr="002B3211">
        <w:rPr>
          <w:b/>
          <w:bCs/>
          <w:color w:val="auto"/>
        </w:rPr>
        <w:lastRenderedPageBreak/>
        <w:t>2.2 G</w:t>
      </w:r>
      <w:r w:rsidR="00214FF3" w:rsidRPr="002B3211">
        <w:rPr>
          <w:b/>
          <w:bCs/>
          <w:color w:val="auto"/>
        </w:rPr>
        <w:t>overnment Furnished Facilities</w:t>
      </w:r>
    </w:p>
    <w:p w14:paraId="3452DD90" w14:textId="77777777" w:rsidR="00214FF3" w:rsidRPr="002B3211" w:rsidRDefault="00214FF3" w:rsidP="00271A72">
      <w:pPr>
        <w:pStyle w:val="Default"/>
        <w:rPr>
          <w:b/>
          <w:bCs/>
          <w:color w:val="auto"/>
        </w:rPr>
      </w:pPr>
    </w:p>
    <w:p w14:paraId="73928E46" w14:textId="7717432C" w:rsidR="00271A72" w:rsidRPr="002B3211" w:rsidRDefault="00271A72" w:rsidP="00271A72">
      <w:pPr>
        <w:pStyle w:val="Default"/>
        <w:rPr>
          <w:color w:val="auto"/>
        </w:rPr>
      </w:pPr>
      <w:r w:rsidRPr="002B3211">
        <w:rPr>
          <w:color w:val="auto"/>
        </w:rPr>
        <w:t>Contract personnel will be authorized to use all common areas (i.e. conference and break rooms) of the</w:t>
      </w:r>
      <w:r w:rsidR="002B6459" w:rsidRPr="002B3211">
        <w:rPr>
          <w:color w:val="auto"/>
        </w:rPr>
        <w:t xml:space="preserve"> </w:t>
      </w:r>
      <w:r w:rsidRPr="002B3211">
        <w:rPr>
          <w:color w:val="auto"/>
        </w:rPr>
        <w:t xml:space="preserve">MTF available to active duty and civil service personnel of like position. </w:t>
      </w:r>
      <w:r w:rsidR="00214FF3" w:rsidRPr="002B3211">
        <w:rPr>
          <w:color w:val="auto"/>
        </w:rPr>
        <w:t xml:space="preserve"> </w:t>
      </w:r>
      <w:r w:rsidRPr="002B3211">
        <w:rPr>
          <w:color w:val="auto"/>
        </w:rPr>
        <w:t>The contract personnel will not be allowed access to restricted areas of the</w:t>
      </w:r>
      <w:r w:rsidR="00CF0114" w:rsidRPr="002B3211">
        <w:rPr>
          <w:color w:val="auto"/>
        </w:rPr>
        <w:t xml:space="preserve"> </w:t>
      </w:r>
      <w:r w:rsidRPr="002B3211">
        <w:rPr>
          <w:color w:val="auto"/>
        </w:rPr>
        <w:t xml:space="preserve">MTF. </w:t>
      </w:r>
    </w:p>
    <w:p w14:paraId="3FC8206B" w14:textId="77777777" w:rsidR="00C11AEA" w:rsidRPr="002B3211" w:rsidRDefault="00C11AEA" w:rsidP="00271A72">
      <w:pPr>
        <w:pStyle w:val="Default"/>
        <w:rPr>
          <w:b/>
          <w:bCs/>
          <w:color w:val="auto"/>
        </w:rPr>
      </w:pPr>
    </w:p>
    <w:p w14:paraId="58690E76" w14:textId="4D8A542F" w:rsidR="00271A72" w:rsidRPr="002B3211" w:rsidRDefault="00271A72" w:rsidP="00271A72">
      <w:pPr>
        <w:pStyle w:val="Default"/>
        <w:rPr>
          <w:color w:val="auto"/>
        </w:rPr>
      </w:pPr>
      <w:r w:rsidRPr="002B3211">
        <w:rPr>
          <w:b/>
          <w:bCs/>
          <w:color w:val="auto"/>
        </w:rPr>
        <w:t>2.3</w:t>
      </w:r>
      <w:r w:rsidR="00C11AEA" w:rsidRPr="002B3211">
        <w:rPr>
          <w:b/>
          <w:bCs/>
          <w:color w:val="auto"/>
        </w:rPr>
        <w:t xml:space="preserve"> </w:t>
      </w:r>
      <w:r w:rsidRPr="002B3211">
        <w:rPr>
          <w:b/>
          <w:bCs/>
          <w:color w:val="auto"/>
        </w:rPr>
        <w:t>G</w:t>
      </w:r>
      <w:r w:rsidR="009A513C" w:rsidRPr="002B3211">
        <w:rPr>
          <w:b/>
          <w:bCs/>
          <w:color w:val="auto"/>
        </w:rPr>
        <w:t>overnment Furnished Materials (Supplies)</w:t>
      </w:r>
      <w:r w:rsidRPr="002B3211">
        <w:rPr>
          <w:b/>
          <w:bCs/>
          <w:color w:val="auto"/>
        </w:rPr>
        <w:t xml:space="preserve"> </w:t>
      </w:r>
    </w:p>
    <w:p w14:paraId="515CA899" w14:textId="77777777" w:rsidR="00271A72" w:rsidRPr="002B3211" w:rsidRDefault="00271A72" w:rsidP="00271A72">
      <w:pPr>
        <w:pStyle w:val="Default"/>
        <w:rPr>
          <w:color w:val="auto"/>
        </w:rPr>
      </w:pPr>
    </w:p>
    <w:p w14:paraId="19191D81" w14:textId="4ECC6278" w:rsidR="00440C75" w:rsidRPr="002B3211" w:rsidRDefault="00271A72" w:rsidP="00DF2AD8">
      <w:pPr>
        <w:pStyle w:val="Default"/>
        <w:rPr>
          <w:color w:val="auto"/>
        </w:rPr>
      </w:pPr>
      <w:r w:rsidRPr="002B3211">
        <w:rPr>
          <w:color w:val="auto"/>
        </w:rPr>
        <w:t>2.3.1</w:t>
      </w:r>
      <w:r w:rsidR="00C11AEA" w:rsidRPr="002B3211">
        <w:rPr>
          <w:color w:val="auto"/>
        </w:rPr>
        <w:t xml:space="preserve"> </w:t>
      </w:r>
      <w:r w:rsidRPr="002B3211">
        <w:rPr>
          <w:color w:val="auto"/>
        </w:rPr>
        <w:t xml:space="preserve">Personnel Protection Equipment (PPE) laboratory coat, face shields, goggles, </w:t>
      </w:r>
    </w:p>
    <w:p w14:paraId="12B817A7" w14:textId="77777777" w:rsidR="00A34762" w:rsidRDefault="00271A72" w:rsidP="00DF2AD8">
      <w:pPr>
        <w:pStyle w:val="Default"/>
        <w:ind w:firstLine="540"/>
        <w:rPr>
          <w:color w:val="auto"/>
        </w:rPr>
      </w:pPr>
      <w:proofErr w:type="gramStart"/>
      <w:r w:rsidRPr="002B3211">
        <w:rPr>
          <w:color w:val="auto"/>
        </w:rPr>
        <w:t>gloves</w:t>
      </w:r>
      <w:proofErr w:type="gramEnd"/>
      <w:r w:rsidRPr="002B3211">
        <w:rPr>
          <w:color w:val="auto"/>
        </w:rPr>
        <w:t xml:space="preserve"> and sharps containers will be available for contractor use.</w:t>
      </w:r>
    </w:p>
    <w:p w14:paraId="6ABCC65A" w14:textId="43D9B9C2" w:rsidR="00271A72" w:rsidRPr="002B3211" w:rsidRDefault="00271A72" w:rsidP="00DF2AD8">
      <w:pPr>
        <w:pStyle w:val="Default"/>
        <w:rPr>
          <w:color w:val="auto"/>
        </w:rPr>
      </w:pPr>
      <w:r w:rsidRPr="002B3211">
        <w:rPr>
          <w:color w:val="auto"/>
        </w:rPr>
        <w:t xml:space="preserve"> </w:t>
      </w:r>
    </w:p>
    <w:p w14:paraId="6712638D" w14:textId="11EA75CE" w:rsidR="00271A72" w:rsidRPr="002B3211" w:rsidRDefault="00271A72" w:rsidP="00DF2AD8">
      <w:pPr>
        <w:pStyle w:val="Default"/>
        <w:rPr>
          <w:color w:val="auto"/>
        </w:rPr>
      </w:pPr>
      <w:r w:rsidRPr="002B3211">
        <w:rPr>
          <w:color w:val="auto"/>
        </w:rPr>
        <w:t xml:space="preserve">2.3.2 All equipment will be inventoried upon </w:t>
      </w:r>
      <w:proofErr w:type="gramStart"/>
      <w:r w:rsidRPr="002B3211">
        <w:rPr>
          <w:color w:val="auto"/>
        </w:rPr>
        <w:t>check out</w:t>
      </w:r>
      <w:proofErr w:type="gramEnd"/>
      <w:r w:rsidRPr="002B3211">
        <w:rPr>
          <w:color w:val="auto"/>
        </w:rPr>
        <w:t xml:space="preserve"> and return. </w:t>
      </w:r>
    </w:p>
    <w:p w14:paraId="44A22231" w14:textId="501B6B17" w:rsidR="00271A72" w:rsidRPr="002B3211" w:rsidRDefault="00271A72" w:rsidP="004F3FAA">
      <w:pPr>
        <w:rPr>
          <w:b/>
          <w:sz w:val="24"/>
          <w:szCs w:val="24"/>
        </w:rPr>
      </w:pPr>
    </w:p>
    <w:p w14:paraId="4C5B6272" w14:textId="6AB61C00" w:rsidR="009A513C" w:rsidRPr="002B3211" w:rsidRDefault="00271A72" w:rsidP="009A513C">
      <w:pPr>
        <w:pStyle w:val="Default"/>
        <w:rPr>
          <w:b/>
          <w:bCs/>
          <w:color w:val="auto"/>
        </w:rPr>
      </w:pPr>
      <w:r w:rsidRPr="002B3211">
        <w:rPr>
          <w:b/>
          <w:bCs/>
          <w:color w:val="auto"/>
        </w:rPr>
        <w:t>2.4 G</w:t>
      </w:r>
      <w:r w:rsidR="009A513C" w:rsidRPr="002B3211">
        <w:rPr>
          <w:b/>
          <w:bCs/>
          <w:color w:val="auto"/>
        </w:rPr>
        <w:t>overnment Furnished Services/Equipment Accountability</w:t>
      </w:r>
    </w:p>
    <w:p w14:paraId="49F322D5" w14:textId="77777777" w:rsidR="009A7EF2" w:rsidRPr="002B3211" w:rsidRDefault="009A7EF2" w:rsidP="009A513C">
      <w:pPr>
        <w:pStyle w:val="Default"/>
        <w:rPr>
          <w:color w:val="auto"/>
        </w:rPr>
      </w:pPr>
    </w:p>
    <w:p w14:paraId="20021A1F" w14:textId="675D26BB" w:rsidR="009A513C" w:rsidRPr="002B3211" w:rsidRDefault="00271A72" w:rsidP="00A34762">
      <w:pPr>
        <w:pStyle w:val="Default"/>
        <w:rPr>
          <w:color w:val="auto"/>
        </w:rPr>
      </w:pPr>
      <w:r w:rsidRPr="002B3211">
        <w:rPr>
          <w:color w:val="auto"/>
        </w:rPr>
        <w:t>2.4.1</w:t>
      </w:r>
      <w:r w:rsidR="009A7EF2" w:rsidRPr="002B3211">
        <w:rPr>
          <w:color w:val="auto"/>
        </w:rPr>
        <w:t xml:space="preserve"> </w:t>
      </w:r>
      <w:r w:rsidRPr="002B3211">
        <w:rPr>
          <w:color w:val="auto"/>
        </w:rPr>
        <w:t>The MTF will provide a point of contact for Laboratory,</w:t>
      </w:r>
      <w:r w:rsidR="002B6459" w:rsidRPr="002B3211">
        <w:rPr>
          <w:color w:val="auto"/>
        </w:rPr>
        <w:t xml:space="preserve"> </w:t>
      </w:r>
      <w:r w:rsidRPr="002B3211">
        <w:rPr>
          <w:color w:val="auto"/>
        </w:rPr>
        <w:t>BMET and Bio-</w:t>
      </w:r>
    </w:p>
    <w:p w14:paraId="35CB336E" w14:textId="17818CA8" w:rsidR="009A513C" w:rsidRPr="002B3211" w:rsidRDefault="00271A72" w:rsidP="00A34762">
      <w:pPr>
        <w:pStyle w:val="Default"/>
        <w:ind w:firstLine="630"/>
        <w:rPr>
          <w:color w:val="auto"/>
        </w:rPr>
      </w:pPr>
      <w:r w:rsidRPr="002B3211">
        <w:rPr>
          <w:color w:val="auto"/>
        </w:rPr>
        <w:t xml:space="preserve">environmental personnel. </w:t>
      </w:r>
      <w:r w:rsidR="009A513C" w:rsidRPr="002B3211">
        <w:rPr>
          <w:color w:val="auto"/>
        </w:rPr>
        <w:t xml:space="preserve"> </w:t>
      </w:r>
      <w:r w:rsidRPr="002B3211">
        <w:rPr>
          <w:color w:val="auto"/>
        </w:rPr>
        <w:t xml:space="preserve">The MTF will account for all rental equipment via </w:t>
      </w:r>
    </w:p>
    <w:p w14:paraId="7C228595" w14:textId="1CB062CE" w:rsidR="00271A72" w:rsidRPr="002B3211" w:rsidRDefault="00271A72" w:rsidP="00A34762">
      <w:pPr>
        <w:pStyle w:val="Default"/>
        <w:ind w:firstLine="630"/>
        <w:rPr>
          <w:color w:val="auto"/>
        </w:rPr>
      </w:pPr>
      <w:r w:rsidRPr="002B3211">
        <w:rPr>
          <w:color w:val="auto"/>
        </w:rPr>
        <w:t xml:space="preserve">barcode tags and equipment lists. </w:t>
      </w:r>
    </w:p>
    <w:p w14:paraId="3E317183" w14:textId="77777777" w:rsidR="00C11AEA" w:rsidRPr="002B3211" w:rsidRDefault="00C11AEA" w:rsidP="00A34762">
      <w:pPr>
        <w:pStyle w:val="Default"/>
        <w:rPr>
          <w:color w:val="auto"/>
        </w:rPr>
      </w:pPr>
    </w:p>
    <w:p w14:paraId="5C8AE1CA" w14:textId="7BA3C200" w:rsidR="009A513C" w:rsidRPr="002B3211" w:rsidRDefault="00271A72" w:rsidP="00644EE0">
      <w:pPr>
        <w:pStyle w:val="Default"/>
        <w:rPr>
          <w:color w:val="auto"/>
        </w:rPr>
      </w:pPr>
      <w:r w:rsidRPr="002B3211">
        <w:rPr>
          <w:color w:val="auto"/>
        </w:rPr>
        <w:t>2.4.2</w:t>
      </w:r>
      <w:r w:rsidR="009A7EF2" w:rsidRPr="002B3211">
        <w:rPr>
          <w:color w:val="auto"/>
        </w:rPr>
        <w:t xml:space="preserve"> </w:t>
      </w:r>
      <w:r w:rsidRPr="002B3211">
        <w:rPr>
          <w:color w:val="auto"/>
        </w:rPr>
        <w:t xml:space="preserve">Contractor personnel will be authorized to use all administrative support equipment </w:t>
      </w:r>
    </w:p>
    <w:p w14:paraId="7189EED7" w14:textId="1948B5B9" w:rsidR="009A513C" w:rsidRPr="002B3211" w:rsidRDefault="00271A72" w:rsidP="00644EE0">
      <w:pPr>
        <w:pStyle w:val="Default"/>
        <w:ind w:firstLine="630"/>
        <w:rPr>
          <w:color w:val="auto"/>
        </w:rPr>
      </w:pPr>
      <w:r w:rsidRPr="002B3211">
        <w:rPr>
          <w:color w:val="auto"/>
        </w:rPr>
        <w:t>available to Government employees.</w:t>
      </w:r>
      <w:r w:rsidR="009A513C" w:rsidRPr="002B3211">
        <w:rPr>
          <w:color w:val="auto"/>
        </w:rPr>
        <w:t xml:space="preserve"> </w:t>
      </w:r>
      <w:r w:rsidRPr="002B3211">
        <w:rPr>
          <w:color w:val="auto"/>
        </w:rPr>
        <w:t xml:space="preserve"> This will include but not be limited to copy </w:t>
      </w:r>
    </w:p>
    <w:p w14:paraId="2935EFB4" w14:textId="69D29201" w:rsidR="009A513C" w:rsidRPr="002B3211" w:rsidRDefault="00271A72" w:rsidP="00644EE0">
      <w:pPr>
        <w:pStyle w:val="Default"/>
        <w:ind w:firstLine="630"/>
        <w:rPr>
          <w:color w:val="auto"/>
        </w:rPr>
      </w:pPr>
      <w:r w:rsidRPr="002B3211">
        <w:rPr>
          <w:color w:val="auto"/>
        </w:rPr>
        <w:t xml:space="preserve">machines, fax machines, and Class A </w:t>
      </w:r>
      <w:proofErr w:type="gramStart"/>
      <w:r w:rsidRPr="002B3211">
        <w:rPr>
          <w:color w:val="auto"/>
        </w:rPr>
        <w:t>telephones</w:t>
      </w:r>
      <w:proofErr w:type="gramEnd"/>
      <w:r w:rsidRPr="002B3211">
        <w:rPr>
          <w:color w:val="auto"/>
        </w:rPr>
        <w:t xml:space="preserve"> lines. </w:t>
      </w:r>
      <w:r w:rsidR="009A513C" w:rsidRPr="002B3211">
        <w:rPr>
          <w:color w:val="auto"/>
        </w:rPr>
        <w:t xml:space="preserve"> </w:t>
      </w:r>
      <w:r w:rsidRPr="002B3211">
        <w:rPr>
          <w:color w:val="auto"/>
        </w:rPr>
        <w:t xml:space="preserve">The same restrictions to use these </w:t>
      </w:r>
    </w:p>
    <w:p w14:paraId="536B9F1C" w14:textId="7E193C94" w:rsidR="00271A72" w:rsidRPr="002B3211" w:rsidRDefault="00271A72" w:rsidP="00644EE0">
      <w:pPr>
        <w:pStyle w:val="Default"/>
        <w:ind w:firstLine="630"/>
        <w:rPr>
          <w:color w:val="auto"/>
        </w:rPr>
      </w:pPr>
      <w:r w:rsidRPr="002B3211">
        <w:rPr>
          <w:color w:val="auto"/>
        </w:rPr>
        <w:t xml:space="preserve">items for Government official business </w:t>
      </w:r>
      <w:proofErr w:type="gramStart"/>
      <w:r w:rsidRPr="002B3211">
        <w:rPr>
          <w:color w:val="auto"/>
        </w:rPr>
        <w:t>apply</w:t>
      </w:r>
      <w:proofErr w:type="gramEnd"/>
      <w:r w:rsidRPr="002B3211">
        <w:rPr>
          <w:color w:val="auto"/>
        </w:rPr>
        <w:t xml:space="preserve">. </w:t>
      </w:r>
    </w:p>
    <w:p w14:paraId="319B6B63" w14:textId="77777777" w:rsidR="00C11AEA" w:rsidRPr="002B3211" w:rsidRDefault="00C11AEA" w:rsidP="00271A72">
      <w:pPr>
        <w:pStyle w:val="Default"/>
        <w:rPr>
          <w:b/>
          <w:bCs/>
          <w:color w:val="auto"/>
        </w:rPr>
      </w:pPr>
    </w:p>
    <w:p w14:paraId="53C76144" w14:textId="545673AF" w:rsidR="009A513C" w:rsidRPr="002B3211" w:rsidRDefault="00271A72" w:rsidP="00271A72">
      <w:pPr>
        <w:pStyle w:val="Default"/>
        <w:rPr>
          <w:b/>
          <w:bCs/>
          <w:color w:val="auto"/>
        </w:rPr>
      </w:pPr>
      <w:r w:rsidRPr="002B3211">
        <w:rPr>
          <w:b/>
          <w:bCs/>
          <w:color w:val="auto"/>
        </w:rPr>
        <w:t>2.5 G</w:t>
      </w:r>
      <w:r w:rsidR="009A513C" w:rsidRPr="002B3211">
        <w:rPr>
          <w:b/>
          <w:bCs/>
          <w:color w:val="auto"/>
        </w:rPr>
        <w:t>overnment Furnished Records</w:t>
      </w:r>
    </w:p>
    <w:p w14:paraId="744D13B7" w14:textId="77777777" w:rsidR="009A7EF2" w:rsidRPr="002B3211" w:rsidRDefault="009A7EF2" w:rsidP="00271A72">
      <w:pPr>
        <w:pStyle w:val="Default"/>
        <w:rPr>
          <w:color w:val="auto"/>
        </w:rPr>
      </w:pPr>
    </w:p>
    <w:p w14:paraId="7ACB530B" w14:textId="13A0D9D1" w:rsidR="00C14302" w:rsidRPr="002B3211" w:rsidRDefault="009A513C" w:rsidP="00DF2AD8">
      <w:pPr>
        <w:pStyle w:val="Default"/>
        <w:rPr>
          <w:color w:val="auto"/>
        </w:rPr>
      </w:pPr>
      <w:r w:rsidRPr="002B3211">
        <w:rPr>
          <w:color w:val="auto"/>
        </w:rPr>
        <w:t xml:space="preserve">2.5.1 </w:t>
      </w:r>
      <w:r w:rsidR="00271A72" w:rsidRPr="002B3211">
        <w:rPr>
          <w:color w:val="auto"/>
        </w:rPr>
        <w:t xml:space="preserve">A copy of all preventive maintenance records and service visits will be left with a </w:t>
      </w:r>
    </w:p>
    <w:p w14:paraId="3878EC11" w14:textId="77777777" w:rsidR="00C14302" w:rsidRPr="002B3211" w:rsidRDefault="00271A72" w:rsidP="00A34762">
      <w:pPr>
        <w:pStyle w:val="Default"/>
        <w:ind w:firstLine="540"/>
        <w:rPr>
          <w:color w:val="auto"/>
        </w:rPr>
      </w:pPr>
      <w:r w:rsidRPr="002B3211">
        <w:rPr>
          <w:color w:val="auto"/>
        </w:rPr>
        <w:t>government representative before the contractor leaves the site.</w:t>
      </w:r>
      <w:r w:rsidR="00C14302" w:rsidRPr="002B3211">
        <w:rPr>
          <w:color w:val="auto"/>
        </w:rPr>
        <w:t xml:space="preserve"> </w:t>
      </w:r>
      <w:r w:rsidRPr="002B3211">
        <w:rPr>
          <w:color w:val="auto"/>
        </w:rPr>
        <w:t xml:space="preserve"> Maintenance of such </w:t>
      </w:r>
    </w:p>
    <w:p w14:paraId="62C3EA48" w14:textId="23F99294" w:rsidR="00271A72" w:rsidRPr="002B3211" w:rsidRDefault="00271A72" w:rsidP="00A34762">
      <w:pPr>
        <w:pStyle w:val="Default"/>
        <w:ind w:firstLine="540"/>
        <w:rPr>
          <w:color w:val="auto"/>
        </w:rPr>
      </w:pPr>
      <w:r w:rsidRPr="002B3211">
        <w:rPr>
          <w:color w:val="auto"/>
        </w:rPr>
        <w:t xml:space="preserve">records and visits will be in accordance with MTF and accrediting body criteria. </w:t>
      </w:r>
    </w:p>
    <w:p w14:paraId="26121466" w14:textId="77777777" w:rsidR="00C11AEA" w:rsidRPr="002B3211" w:rsidRDefault="00C11AEA" w:rsidP="00A34762">
      <w:pPr>
        <w:pStyle w:val="Default"/>
        <w:rPr>
          <w:color w:val="auto"/>
        </w:rPr>
      </w:pPr>
    </w:p>
    <w:p w14:paraId="71E036B3" w14:textId="1CD0E737" w:rsidR="00C14302" w:rsidRPr="002B3211" w:rsidRDefault="00271A72" w:rsidP="00DF2AD8">
      <w:pPr>
        <w:pStyle w:val="Default"/>
        <w:rPr>
          <w:color w:val="auto"/>
        </w:rPr>
      </w:pPr>
      <w:r w:rsidRPr="002B3211">
        <w:rPr>
          <w:color w:val="auto"/>
        </w:rPr>
        <w:t>2.5.</w:t>
      </w:r>
      <w:r w:rsidR="009A513C" w:rsidRPr="002B3211">
        <w:rPr>
          <w:color w:val="auto"/>
        </w:rPr>
        <w:t>2</w:t>
      </w:r>
      <w:r w:rsidR="00C14302" w:rsidRPr="002B3211">
        <w:rPr>
          <w:color w:val="auto"/>
        </w:rPr>
        <w:t xml:space="preserve"> </w:t>
      </w:r>
      <w:r w:rsidRPr="002B3211">
        <w:rPr>
          <w:color w:val="auto"/>
        </w:rPr>
        <w:t>Patient information and test results shall be treated as privileged information.</w:t>
      </w:r>
      <w:r w:rsidR="00C14302" w:rsidRPr="002B3211">
        <w:rPr>
          <w:color w:val="auto"/>
        </w:rPr>
        <w:t xml:space="preserve"> </w:t>
      </w:r>
      <w:r w:rsidRPr="002B3211">
        <w:rPr>
          <w:color w:val="auto"/>
        </w:rPr>
        <w:t xml:space="preserve"> </w:t>
      </w:r>
    </w:p>
    <w:p w14:paraId="19F8C9C8" w14:textId="4EC70DA9" w:rsidR="00C14302" w:rsidRPr="002B3211" w:rsidRDefault="00271A72" w:rsidP="00A34762">
      <w:pPr>
        <w:pStyle w:val="Default"/>
        <w:ind w:firstLine="540"/>
        <w:rPr>
          <w:color w:val="auto"/>
        </w:rPr>
      </w:pPr>
      <w:r w:rsidRPr="002B3211">
        <w:rPr>
          <w:color w:val="auto"/>
        </w:rPr>
        <w:t>Therefore</w:t>
      </w:r>
      <w:r w:rsidR="00A34762">
        <w:rPr>
          <w:color w:val="auto"/>
        </w:rPr>
        <w:t>,</w:t>
      </w:r>
      <w:r w:rsidRPr="002B3211">
        <w:rPr>
          <w:color w:val="auto"/>
        </w:rPr>
        <w:t xml:space="preserve"> subject to the Privacy Act of 1974, the Freedom of lnformation Act, and the </w:t>
      </w:r>
    </w:p>
    <w:p w14:paraId="3A1263CF" w14:textId="77777777" w:rsidR="00C14302" w:rsidRPr="002B3211" w:rsidRDefault="00271A72" w:rsidP="00DF2AD8">
      <w:pPr>
        <w:pStyle w:val="Default"/>
        <w:ind w:firstLine="540"/>
        <w:rPr>
          <w:color w:val="auto"/>
        </w:rPr>
      </w:pPr>
      <w:r w:rsidRPr="002B3211">
        <w:rPr>
          <w:color w:val="auto"/>
        </w:rPr>
        <w:t xml:space="preserve">Health Insurance Portability and Accountability Act. Policy is delineated in Department </w:t>
      </w:r>
    </w:p>
    <w:p w14:paraId="10FFC8B1" w14:textId="421BA83F" w:rsidR="00271A72" w:rsidRPr="002B3211" w:rsidRDefault="00271A72" w:rsidP="00DF2AD8">
      <w:pPr>
        <w:pStyle w:val="Default"/>
        <w:ind w:firstLine="540"/>
        <w:rPr>
          <w:color w:val="auto"/>
        </w:rPr>
      </w:pPr>
      <w:r w:rsidRPr="002B3211">
        <w:rPr>
          <w:color w:val="auto"/>
        </w:rPr>
        <w:t xml:space="preserve">of Defense (DoD) Directive 6025.18-R, Health Information Privacy Regulation, </w:t>
      </w:r>
    </w:p>
    <w:p w14:paraId="406164A6" w14:textId="77777777" w:rsidR="00C14302" w:rsidRPr="002B3211" w:rsidRDefault="00271A72" w:rsidP="00DF2AD8">
      <w:pPr>
        <w:pStyle w:val="Default"/>
        <w:ind w:firstLine="540"/>
        <w:rPr>
          <w:color w:val="auto"/>
        </w:rPr>
      </w:pPr>
      <w:r w:rsidRPr="002B3211">
        <w:rPr>
          <w:color w:val="auto"/>
        </w:rPr>
        <w:t xml:space="preserve">AFPD 37-1, Air Force Information Management, Air Force Instruction 33-332, Air Force </w:t>
      </w:r>
    </w:p>
    <w:p w14:paraId="0C1216B5" w14:textId="34136F06" w:rsidR="00C14302" w:rsidRPr="002B3211" w:rsidRDefault="00271A72" w:rsidP="00DF2AD8">
      <w:pPr>
        <w:pStyle w:val="Default"/>
        <w:ind w:firstLine="540"/>
        <w:rPr>
          <w:color w:val="auto"/>
        </w:rPr>
      </w:pPr>
      <w:r w:rsidRPr="002B3211">
        <w:rPr>
          <w:color w:val="auto"/>
        </w:rPr>
        <w:t>Privacy Act Program, AFI 37-123,</w:t>
      </w:r>
      <w:r w:rsidR="00A34762">
        <w:rPr>
          <w:color w:val="auto"/>
        </w:rPr>
        <w:t xml:space="preserve"> </w:t>
      </w:r>
      <w:r w:rsidRPr="002B3211">
        <w:rPr>
          <w:color w:val="auto"/>
        </w:rPr>
        <w:t xml:space="preserve">Management of Records and AFI 41-210, Patient </w:t>
      </w:r>
    </w:p>
    <w:p w14:paraId="4590D9E8" w14:textId="77777777" w:rsidR="00C14302" w:rsidRPr="002B3211" w:rsidRDefault="00271A72" w:rsidP="00DF2AD8">
      <w:pPr>
        <w:pStyle w:val="Default"/>
        <w:ind w:firstLine="540"/>
        <w:rPr>
          <w:color w:val="auto"/>
        </w:rPr>
      </w:pPr>
      <w:r w:rsidRPr="002B3211">
        <w:rPr>
          <w:color w:val="auto"/>
        </w:rPr>
        <w:t xml:space="preserve">Administration Functions. </w:t>
      </w:r>
      <w:r w:rsidR="00C14302" w:rsidRPr="002B3211">
        <w:rPr>
          <w:color w:val="auto"/>
        </w:rPr>
        <w:t xml:space="preserve"> </w:t>
      </w:r>
      <w:r w:rsidRPr="002B3211">
        <w:rPr>
          <w:color w:val="auto"/>
        </w:rPr>
        <w:t xml:space="preserve">These establish procedures designed to protect personnel </w:t>
      </w:r>
    </w:p>
    <w:p w14:paraId="49245C22" w14:textId="77777777" w:rsidR="00C14302" w:rsidRPr="002B3211" w:rsidRDefault="00271A72" w:rsidP="00DF2AD8">
      <w:pPr>
        <w:pStyle w:val="Default"/>
        <w:ind w:firstLine="540"/>
        <w:rPr>
          <w:color w:val="auto"/>
        </w:rPr>
      </w:pPr>
      <w:r w:rsidRPr="002B3211">
        <w:rPr>
          <w:color w:val="auto"/>
        </w:rPr>
        <w:t xml:space="preserve">information from unauthorized use or release and prescribe use and disclosure of </w:t>
      </w:r>
    </w:p>
    <w:p w14:paraId="047B2977" w14:textId="6CC44B59" w:rsidR="00C14302" w:rsidRPr="002B3211" w:rsidRDefault="00271A72" w:rsidP="00DF2AD8">
      <w:pPr>
        <w:pStyle w:val="Default"/>
        <w:ind w:firstLine="540"/>
        <w:rPr>
          <w:color w:val="auto"/>
        </w:rPr>
      </w:pPr>
      <w:r w:rsidRPr="002B3211">
        <w:rPr>
          <w:color w:val="auto"/>
        </w:rPr>
        <w:t>Protected Health Information</w:t>
      </w:r>
      <w:r w:rsidR="009A7EF2" w:rsidRPr="002B3211">
        <w:rPr>
          <w:color w:val="auto"/>
        </w:rPr>
        <w:t xml:space="preserve">.  </w:t>
      </w:r>
      <w:r w:rsidRPr="002B3211">
        <w:rPr>
          <w:color w:val="auto"/>
        </w:rPr>
        <w:t xml:space="preserve">Maintain and dispose of records created </w:t>
      </w:r>
      <w:proofErr w:type="gramStart"/>
      <w:r w:rsidRPr="002B3211">
        <w:rPr>
          <w:color w:val="auto"/>
        </w:rPr>
        <w:t>as a result of</w:t>
      </w:r>
      <w:proofErr w:type="gramEnd"/>
      <w:r w:rsidRPr="002B3211">
        <w:rPr>
          <w:color w:val="auto"/>
        </w:rPr>
        <w:t xml:space="preserve"> </w:t>
      </w:r>
    </w:p>
    <w:p w14:paraId="1482CEC9" w14:textId="77777777" w:rsidR="00C14302" w:rsidRPr="002B3211" w:rsidRDefault="00271A72" w:rsidP="00DF2AD8">
      <w:pPr>
        <w:pStyle w:val="Default"/>
        <w:ind w:firstLine="540"/>
        <w:rPr>
          <w:color w:val="auto"/>
        </w:rPr>
      </w:pPr>
      <w:r w:rsidRPr="002B3211">
        <w:rPr>
          <w:color w:val="auto"/>
        </w:rPr>
        <w:t xml:space="preserve">prescribed processes in accordance with Air Force Records Information System </w:t>
      </w:r>
    </w:p>
    <w:p w14:paraId="3FC2DD6E" w14:textId="3ACE398E" w:rsidR="00271A72" w:rsidRPr="002B3211" w:rsidRDefault="00271A72" w:rsidP="00DF2AD8">
      <w:pPr>
        <w:pStyle w:val="Default"/>
        <w:ind w:firstLine="540"/>
        <w:rPr>
          <w:color w:val="auto"/>
        </w:rPr>
      </w:pPr>
      <w:r w:rsidRPr="002B3211">
        <w:rPr>
          <w:color w:val="auto"/>
        </w:rPr>
        <w:t xml:space="preserve">(AFRIMS). </w:t>
      </w:r>
      <w:r w:rsidR="00C14302" w:rsidRPr="002B3211">
        <w:rPr>
          <w:color w:val="auto"/>
        </w:rPr>
        <w:t xml:space="preserve"> </w:t>
      </w:r>
      <w:r w:rsidRPr="002B3211">
        <w:rPr>
          <w:color w:val="auto"/>
        </w:rPr>
        <w:t xml:space="preserve">These publications are available at http://www.e-publishing.af.mil. </w:t>
      </w:r>
    </w:p>
    <w:p w14:paraId="07BD5DD9" w14:textId="77777777" w:rsidR="00C11AEA" w:rsidRPr="002B3211" w:rsidRDefault="00C11AEA" w:rsidP="00A34762">
      <w:pPr>
        <w:rPr>
          <w:sz w:val="24"/>
          <w:szCs w:val="24"/>
        </w:rPr>
      </w:pPr>
    </w:p>
    <w:p w14:paraId="0D455FC4" w14:textId="1542FCFA" w:rsidR="00C14302" w:rsidRPr="002B3211" w:rsidRDefault="00271A72" w:rsidP="00DF2AD8">
      <w:pPr>
        <w:rPr>
          <w:sz w:val="24"/>
          <w:szCs w:val="24"/>
        </w:rPr>
      </w:pPr>
      <w:r w:rsidRPr="002B3211">
        <w:rPr>
          <w:sz w:val="24"/>
          <w:szCs w:val="24"/>
        </w:rPr>
        <w:t>2.5.</w:t>
      </w:r>
      <w:r w:rsidR="009A513C" w:rsidRPr="002B3211">
        <w:rPr>
          <w:sz w:val="24"/>
          <w:szCs w:val="24"/>
        </w:rPr>
        <w:t>3</w:t>
      </w:r>
      <w:r w:rsidRPr="002B3211">
        <w:rPr>
          <w:sz w:val="24"/>
          <w:szCs w:val="24"/>
        </w:rPr>
        <w:t xml:space="preserve"> Contractor personnel shall not release medical information obtained during the </w:t>
      </w:r>
    </w:p>
    <w:p w14:paraId="46E825F3" w14:textId="774AD7CA" w:rsidR="00271A72" w:rsidRPr="002B3211" w:rsidRDefault="00271A72" w:rsidP="00DF2AD8">
      <w:pPr>
        <w:ind w:firstLine="540"/>
        <w:rPr>
          <w:sz w:val="24"/>
          <w:szCs w:val="24"/>
        </w:rPr>
      </w:pPr>
      <w:r w:rsidRPr="002B3211">
        <w:rPr>
          <w:sz w:val="24"/>
          <w:szCs w:val="24"/>
        </w:rPr>
        <w:t>course of this contract to other organizations.</w:t>
      </w:r>
    </w:p>
    <w:p w14:paraId="1F074DDF" w14:textId="7BDBDA6C" w:rsidR="000E7AFF" w:rsidRPr="002B3211" w:rsidRDefault="000E7AFF" w:rsidP="00271A72">
      <w:pPr>
        <w:rPr>
          <w:sz w:val="24"/>
          <w:szCs w:val="24"/>
        </w:rPr>
      </w:pPr>
    </w:p>
    <w:p w14:paraId="76CC09DB" w14:textId="1F42C524" w:rsidR="000E7AFF" w:rsidRPr="002B3211" w:rsidRDefault="000E7AFF" w:rsidP="000E7AFF">
      <w:pPr>
        <w:pStyle w:val="Default"/>
        <w:rPr>
          <w:color w:val="auto"/>
        </w:rPr>
      </w:pPr>
      <w:r w:rsidRPr="002B3211">
        <w:rPr>
          <w:b/>
          <w:bCs/>
          <w:color w:val="auto"/>
        </w:rPr>
        <w:t xml:space="preserve">SECTION 3 </w:t>
      </w:r>
      <w:r w:rsidR="009A7EF2" w:rsidRPr="002B3211">
        <w:rPr>
          <w:b/>
          <w:bCs/>
          <w:color w:val="auto"/>
        </w:rPr>
        <w:t>– General Information</w:t>
      </w:r>
      <w:r w:rsidRPr="002B3211">
        <w:rPr>
          <w:b/>
          <w:bCs/>
          <w:color w:val="auto"/>
        </w:rPr>
        <w:t xml:space="preserve"> </w:t>
      </w:r>
    </w:p>
    <w:p w14:paraId="66329A50" w14:textId="77777777" w:rsidR="00C11AEA" w:rsidRPr="002B3211" w:rsidRDefault="00C11AEA" w:rsidP="000E7AFF">
      <w:pPr>
        <w:pStyle w:val="Default"/>
        <w:rPr>
          <w:b/>
          <w:bCs/>
          <w:color w:val="auto"/>
        </w:rPr>
      </w:pPr>
    </w:p>
    <w:p w14:paraId="0CA30F59" w14:textId="45EFCE0C" w:rsidR="000E7AFF" w:rsidRPr="002B3211" w:rsidRDefault="000E7AFF" w:rsidP="000E7AFF">
      <w:pPr>
        <w:pStyle w:val="Default"/>
        <w:rPr>
          <w:color w:val="auto"/>
        </w:rPr>
      </w:pPr>
      <w:r w:rsidRPr="002B3211">
        <w:rPr>
          <w:b/>
          <w:bCs/>
          <w:color w:val="auto"/>
        </w:rPr>
        <w:lastRenderedPageBreak/>
        <w:t>3.1</w:t>
      </w:r>
      <w:r w:rsidR="00C14302" w:rsidRPr="002B3211">
        <w:rPr>
          <w:b/>
          <w:bCs/>
          <w:color w:val="auto"/>
        </w:rPr>
        <w:t xml:space="preserve"> </w:t>
      </w:r>
      <w:r w:rsidRPr="002B3211">
        <w:rPr>
          <w:b/>
          <w:bCs/>
          <w:color w:val="auto"/>
        </w:rPr>
        <w:t>C</w:t>
      </w:r>
      <w:r w:rsidR="00C14302" w:rsidRPr="002B3211">
        <w:rPr>
          <w:b/>
          <w:bCs/>
          <w:color w:val="auto"/>
        </w:rPr>
        <w:t>ontractor Personnel</w:t>
      </w:r>
      <w:r w:rsidRPr="002B3211">
        <w:rPr>
          <w:b/>
          <w:bCs/>
          <w:color w:val="auto"/>
        </w:rPr>
        <w:t xml:space="preserve"> </w:t>
      </w:r>
    </w:p>
    <w:p w14:paraId="443A7601" w14:textId="77777777" w:rsidR="00C11AEA" w:rsidRPr="002B3211" w:rsidRDefault="00C11AEA" w:rsidP="000E7AFF">
      <w:pPr>
        <w:pStyle w:val="Default"/>
        <w:rPr>
          <w:color w:val="auto"/>
        </w:rPr>
      </w:pPr>
    </w:p>
    <w:p w14:paraId="43037F29" w14:textId="1BC08A4A" w:rsidR="00C14302" w:rsidRPr="002B3211" w:rsidRDefault="000E7AFF" w:rsidP="00DF2AD8">
      <w:pPr>
        <w:pStyle w:val="Default"/>
        <w:rPr>
          <w:color w:val="auto"/>
        </w:rPr>
      </w:pPr>
      <w:r w:rsidRPr="002B3211">
        <w:rPr>
          <w:color w:val="auto"/>
        </w:rPr>
        <w:t>3.1.1</w:t>
      </w:r>
      <w:r w:rsidR="00C14302" w:rsidRPr="002B3211">
        <w:rPr>
          <w:color w:val="auto"/>
        </w:rPr>
        <w:t xml:space="preserve"> </w:t>
      </w:r>
      <w:r w:rsidRPr="002B3211">
        <w:rPr>
          <w:color w:val="auto"/>
        </w:rPr>
        <w:t xml:space="preserve">The contractor shall provide </w:t>
      </w:r>
      <w:proofErr w:type="gramStart"/>
      <w:r w:rsidRPr="002B3211">
        <w:rPr>
          <w:color w:val="auto"/>
        </w:rPr>
        <w:t>a technical</w:t>
      </w:r>
      <w:proofErr w:type="gramEnd"/>
      <w:r w:rsidRPr="002B3211">
        <w:rPr>
          <w:color w:val="auto"/>
        </w:rPr>
        <w:t xml:space="preserve"> support and engineer staff that shall be </w:t>
      </w:r>
    </w:p>
    <w:p w14:paraId="3CEC8E33" w14:textId="77777777" w:rsidR="00C14302" w:rsidRPr="002B3211" w:rsidRDefault="000E7AFF" w:rsidP="00DF2AD8">
      <w:pPr>
        <w:pStyle w:val="Default"/>
        <w:ind w:firstLine="630"/>
        <w:rPr>
          <w:color w:val="auto"/>
        </w:rPr>
      </w:pPr>
      <w:r w:rsidRPr="002B3211">
        <w:rPr>
          <w:color w:val="auto"/>
        </w:rPr>
        <w:t xml:space="preserve">responsible for any service conducted on the analyzer system. </w:t>
      </w:r>
      <w:r w:rsidR="00C14302" w:rsidRPr="002B3211">
        <w:rPr>
          <w:color w:val="auto"/>
        </w:rPr>
        <w:t xml:space="preserve"> </w:t>
      </w:r>
      <w:r w:rsidRPr="002B3211">
        <w:rPr>
          <w:color w:val="auto"/>
        </w:rPr>
        <w:t xml:space="preserve">The contractor shall </w:t>
      </w:r>
    </w:p>
    <w:p w14:paraId="16CF6C1F" w14:textId="77777777" w:rsidR="00C14302" w:rsidRPr="002B3211" w:rsidRDefault="000E7AFF" w:rsidP="00DF2AD8">
      <w:pPr>
        <w:pStyle w:val="Default"/>
        <w:ind w:firstLine="630"/>
        <w:rPr>
          <w:color w:val="auto"/>
        </w:rPr>
      </w:pPr>
      <w:r w:rsidRPr="002B3211">
        <w:rPr>
          <w:color w:val="auto"/>
        </w:rPr>
        <w:t xml:space="preserve">designate these individuals in writing to the Contracting Officer before the contract </w:t>
      </w:r>
      <w:proofErr w:type="gramStart"/>
      <w:r w:rsidRPr="002B3211">
        <w:rPr>
          <w:color w:val="auto"/>
        </w:rPr>
        <w:t>start</w:t>
      </w:r>
      <w:proofErr w:type="gramEnd"/>
      <w:r w:rsidRPr="002B3211">
        <w:rPr>
          <w:color w:val="auto"/>
        </w:rPr>
        <w:t xml:space="preserve"> </w:t>
      </w:r>
    </w:p>
    <w:p w14:paraId="0FB18549" w14:textId="77777777" w:rsidR="00C14302" w:rsidRPr="002B3211" w:rsidRDefault="000E7AFF" w:rsidP="00DF2AD8">
      <w:pPr>
        <w:pStyle w:val="Default"/>
        <w:ind w:firstLine="630"/>
        <w:rPr>
          <w:color w:val="auto"/>
        </w:rPr>
      </w:pPr>
      <w:r w:rsidRPr="002B3211">
        <w:rPr>
          <w:color w:val="auto"/>
        </w:rPr>
        <w:t>date.</w:t>
      </w:r>
      <w:r w:rsidR="00C14302" w:rsidRPr="002B3211">
        <w:rPr>
          <w:color w:val="auto"/>
        </w:rPr>
        <w:t xml:space="preserve"> </w:t>
      </w:r>
      <w:r w:rsidRPr="002B3211">
        <w:rPr>
          <w:color w:val="auto"/>
        </w:rPr>
        <w:t xml:space="preserve"> An </w:t>
      </w:r>
      <w:proofErr w:type="gramStart"/>
      <w:r w:rsidRPr="002B3211">
        <w:rPr>
          <w:color w:val="auto"/>
        </w:rPr>
        <w:t>alternate</w:t>
      </w:r>
      <w:proofErr w:type="gramEnd"/>
      <w:r w:rsidRPr="002B3211">
        <w:rPr>
          <w:color w:val="auto"/>
        </w:rPr>
        <w:t xml:space="preserve"> may be designated, but the contractor shall identify those times when </w:t>
      </w:r>
    </w:p>
    <w:p w14:paraId="66907550" w14:textId="21F6AF58" w:rsidR="000E7AFF" w:rsidRPr="002B3211" w:rsidRDefault="000E7AFF" w:rsidP="00DF2AD8">
      <w:pPr>
        <w:pStyle w:val="Default"/>
        <w:ind w:firstLine="630"/>
        <w:rPr>
          <w:color w:val="auto"/>
        </w:rPr>
      </w:pPr>
      <w:proofErr w:type="gramStart"/>
      <w:r w:rsidRPr="002B3211">
        <w:rPr>
          <w:color w:val="auto"/>
        </w:rPr>
        <w:t>the</w:t>
      </w:r>
      <w:proofErr w:type="gramEnd"/>
      <w:r w:rsidRPr="002B3211">
        <w:rPr>
          <w:color w:val="auto"/>
        </w:rPr>
        <w:t xml:space="preserve"> alternate shall be the primary point of contact. </w:t>
      </w:r>
    </w:p>
    <w:p w14:paraId="06CAB0BF" w14:textId="77777777" w:rsidR="00C11AEA" w:rsidRPr="002B3211" w:rsidRDefault="00C11AEA" w:rsidP="00644EE0">
      <w:pPr>
        <w:pStyle w:val="Default"/>
        <w:rPr>
          <w:color w:val="auto"/>
        </w:rPr>
      </w:pPr>
    </w:p>
    <w:p w14:paraId="0D508955" w14:textId="4485E9E3" w:rsidR="00C14302" w:rsidRPr="002B3211" w:rsidRDefault="000E7AFF" w:rsidP="00DF2AD8">
      <w:pPr>
        <w:pStyle w:val="Default"/>
        <w:rPr>
          <w:color w:val="auto"/>
        </w:rPr>
      </w:pPr>
      <w:r w:rsidRPr="002B3211">
        <w:rPr>
          <w:color w:val="auto"/>
        </w:rPr>
        <w:t>3.1.2</w:t>
      </w:r>
      <w:r w:rsidR="00C14302" w:rsidRPr="002B3211">
        <w:rPr>
          <w:color w:val="auto"/>
        </w:rPr>
        <w:t xml:space="preserve"> </w:t>
      </w:r>
      <w:r w:rsidRPr="002B3211">
        <w:rPr>
          <w:color w:val="auto"/>
        </w:rPr>
        <w:t>The</w:t>
      </w:r>
      <w:r w:rsidR="00C14302" w:rsidRPr="002B3211">
        <w:rPr>
          <w:color w:val="auto"/>
        </w:rPr>
        <w:t xml:space="preserve"> </w:t>
      </w:r>
      <w:r w:rsidRPr="002B3211">
        <w:rPr>
          <w:color w:val="auto"/>
        </w:rPr>
        <w:t xml:space="preserve">Government will not be responsible for any reasonable damage or loss </w:t>
      </w:r>
    </w:p>
    <w:p w14:paraId="28873942" w14:textId="77777777" w:rsidR="00C14302" w:rsidRPr="002B3211" w:rsidRDefault="000E7AFF" w:rsidP="00DF2AD8">
      <w:pPr>
        <w:pStyle w:val="Default"/>
        <w:ind w:firstLine="630"/>
        <w:rPr>
          <w:color w:val="auto"/>
        </w:rPr>
      </w:pPr>
      <w:r w:rsidRPr="002B3211">
        <w:rPr>
          <w:color w:val="auto"/>
        </w:rPr>
        <w:t xml:space="preserve">occurring to the analyzer system while performing under this contract. </w:t>
      </w:r>
      <w:r w:rsidR="00C14302" w:rsidRPr="002B3211">
        <w:rPr>
          <w:color w:val="auto"/>
        </w:rPr>
        <w:t xml:space="preserve"> </w:t>
      </w:r>
      <w:r w:rsidRPr="002B3211">
        <w:rPr>
          <w:color w:val="auto"/>
        </w:rPr>
        <w:t xml:space="preserve">This does not </w:t>
      </w:r>
    </w:p>
    <w:p w14:paraId="4EF16FCE" w14:textId="7F7E3A15" w:rsidR="000E7AFF" w:rsidRPr="002B3211" w:rsidRDefault="000E7AFF" w:rsidP="00DF2AD8">
      <w:pPr>
        <w:pStyle w:val="Default"/>
        <w:ind w:firstLine="630"/>
        <w:rPr>
          <w:color w:val="auto"/>
        </w:rPr>
      </w:pPr>
      <w:proofErr w:type="gramStart"/>
      <w:r w:rsidRPr="002B3211">
        <w:rPr>
          <w:color w:val="auto"/>
        </w:rPr>
        <w:t>include</w:t>
      </w:r>
      <w:proofErr w:type="gramEnd"/>
      <w:r w:rsidRPr="002B3211">
        <w:rPr>
          <w:color w:val="auto"/>
        </w:rPr>
        <w:t xml:space="preserve"> malicious, willful destruction of contractor equipment. </w:t>
      </w:r>
    </w:p>
    <w:p w14:paraId="285F2E56" w14:textId="77777777" w:rsidR="00C11AEA" w:rsidRPr="002B3211" w:rsidRDefault="00C11AEA" w:rsidP="00644EE0">
      <w:pPr>
        <w:pStyle w:val="Default"/>
        <w:rPr>
          <w:color w:val="auto"/>
        </w:rPr>
      </w:pPr>
    </w:p>
    <w:p w14:paraId="67A54013" w14:textId="606A7B5C" w:rsidR="00C14302" w:rsidRPr="002B3211" w:rsidRDefault="000E7AFF" w:rsidP="00DF2AD8">
      <w:pPr>
        <w:pStyle w:val="Default"/>
        <w:rPr>
          <w:color w:val="auto"/>
        </w:rPr>
      </w:pPr>
      <w:r w:rsidRPr="002B3211">
        <w:rPr>
          <w:color w:val="auto"/>
        </w:rPr>
        <w:t>3.1.3</w:t>
      </w:r>
      <w:r w:rsidR="00C14302" w:rsidRPr="002B3211">
        <w:rPr>
          <w:color w:val="auto"/>
        </w:rPr>
        <w:t xml:space="preserve"> </w:t>
      </w:r>
      <w:r w:rsidRPr="002B3211">
        <w:rPr>
          <w:color w:val="auto"/>
        </w:rPr>
        <w:t>Contractor's service, telephone support and trainers shall be able to read,</w:t>
      </w:r>
      <w:r w:rsidR="00C14302" w:rsidRPr="002B3211">
        <w:rPr>
          <w:color w:val="auto"/>
        </w:rPr>
        <w:t xml:space="preserve"> </w:t>
      </w:r>
    </w:p>
    <w:p w14:paraId="1F5B0156" w14:textId="474D67F6" w:rsidR="000E7AFF" w:rsidRPr="002B3211" w:rsidRDefault="000E7AFF" w:rsidP="00DF2AD8">
      <w:pPr>
        <w:pStyle w:val="Default"/>
        <w:ind w:firstLine="630"/>
        <w:rPr>
          <w:color w:val="auto"/>
        </w:rPr>
      </w:pPr>
      <w:r w:rsidRPr="002B3211">
        <w:rPr>
          <w:color w:val="auto"/>
        </w:rPr>
        <w:t>understand</w:t>
      </w:r>
      <w:r w:rsidR="00C14302" w:rsidRPr="002B3211">
        <w:rPr>
          <w:color w:val="auto"/>
        </w:rPr>
        <w:t xml:space="preserve">, </w:t>
      </w:r>
      <w:r w:rsidRPr="002B3211">
        <w:rPr>
          <w:color w:val="auto"/>
        </w:rPr>
        <w:t>fluently speak, and legibly</w:t>
      </w:r>
      <w:r w:rsidR="009A7EF2" w:rsidRPr="002B3211">
        <w:rPr>
          <w:color w:val="auto"/>
        </w:rPr>
        <w:t xml:space="preserve"> </w:t>
      </w:r>
      <w:r w:rsidRPr="002B3211">
        <w:rPr>
          <w:color w:val="auto"/>
        </w:rPr>
        <w:t>write</w:t>
      </w:r>
      <w:r w:rsidR="009A7EF2" w:rsidRPr="002B3211">
        <w:rPr>
          <w:color w:val="auto"/>
        </w:rPr>
        <w:t xml:space="preserve"> </w:t>
      </w:r>
      <w:r w:rsidRPr="002B3211">
        <w:rPr>
          <w:color w:val="auto"/>
        </w:rPr>
        <w:t xml:space="preserve">English. </w:t>
      </w:r>
    </w:p>
    <w:p w14:paraId="32F898B3" w14:textId="77777777" w:rsidR="00C11AEA" w:rsidRPr="002B3211" w:rsidRDefault="00C11AEA" w:rsidP="00644EE0">
      <w:pPr>
        <w:pStyle w:val="Default"/>
        <w:rPr>
          <w:color w:val="auto"/>
        </w:rPr>
      </w:pPr>
    </w:p>
    <w:p w14:paraId="55AD8942" w14:textId="700B66B7" w:rsidR="00C14302" w:rsidRPr="002B3211" w:rsidRDefault="000E7AFF" w:rsidP="00DF2AD8">
      <w:pPr>
        <w:pStyle w:val="Default"/>
        <w:rPr>
          <w:color w:val="auto"/>
        </w:rPr>
      </w:pPr>
      <w:r w:rsidRPr="002B3211">
        <w:rPr>
          <w:color w:val="auto"/>
        </w:rPr>
        <w:t xml:space="preserve">3.1.4 The contractor shall have the responsibility and prerogative of selection, </w:t>
      </w:r>
    </w:p>
    <w:p w14:paraId="294C4DEA" w14:textId="77777777" w:rsidR="00C14302" w:rsidRPr="002B3211" w:rsidRDefault="000E7AFF" w:rsidP="00DF2AD8">
      <w:pPr>
        <w:pStyle w:val="Default"/>
        <w:ind w:firstLine="630"/>
        <w:rPr>
          <w:color w:val="auto"/>
        </w:rPr>
      </w:pPr>
      <w:r w:rsidRPr="002B3211">
        <w:rPr>
          <w:color w:val="auto"/>
        </w:rPr>
        <w:t xml:space="preserve">assignment, transfer, supervision, management and control of contractor personnel in </w:t>
      </w:r>
    </w:p>
    <w:p w14:paraId="6343A4D2" w14:textId="77777777" w:rsidR="00C14302" w:rsidRPr="002B3211" w:rsidRDefault="000E7AFF" w:rsidP="00DF2AD8">
      <w:pPr>
        <w:pStyle w:val="Default"/>
        <w:ind w:firstLine="630"/>
        <w:rPr>
          <w:color w:val="auto"/>
        </w:rPr>
      </w:pPr>
      <w:r w:rsidRPr="002B3211">
        <w:rPr>
          <w:color w:val="auto"/>
        </w:rPr>
        <w:t>performance of this SOW.</w:t>
      </w:r>
      <w:r w:rsidR="00C14302" w:rsidRPr="002B3211">
        <w:rPr>
          <w:color w:val="auto"/>
        </w:rPr>
        <w:t xml:space="preserve"> </w:t>
      </w:r>
      <w:r w:rsidRPr="002B3211">
        <w:rPr>
          <w:color w:val="auto"/>
        </w:rPr>
        <w:t xml:space="preserve"> However, the contractor shall not employ </w:t>
      </w:r>
      <w:proofErr w:type="gramStart"/>
      <w:r w:rsidRPr="002B3211">
        <w:rPr>
          <w:color w:val="auto"/>
        </w:rPr>
        <w:t>persons</w:t>
      </w:r>
      <w:proofErr w:type="gramEnd"/>
      <w:r w:rsidRPr="002B3211">
        <w:rPr>
          <w:color w:val="auto"/>
        </w:rPr>
        <w:t xml:space="preserve"> for work on </w:t>
      </w:r>
    </w:p>
    <w:p w14:paraId="3FA28CAC" w14:textId="77777777" w:rsidR="00C14302" w:rsidRPr="002B3211" w:rsidRDefault="000E7AFF" w:rsidP="00DF2AD8">
      <w:pPr>
        <w:pStyle w:val="Default"/>
        <w:ind w:firstLine="630"/>
        <w:rPr>
          <w:color w:val="auto"/>
        </w:rPr>
      </w:pPr>
      <w:r w:rsidRPr="002B3211">
        <w:rPr>
          <w:color w:val="auto"/>
        </w:rPr>
        <w:t xml:space="preserve">this contract if such </w:t>
      </w:r>
      <w:proofErr w:type="gramStart"/>
      <w:r w:rsidRPr="002B3211">
        <w:rPr>
          <w:color w:val="auto"/>
        </w:rPr>
        <w:t>persons</w:t>
      </w:r>
      <w:proofErr w:type="gramEnd"/>
      <w:r w:rsidRPr="002B3211">
        <w:rPr>
          <w:color w:val="auto"/>
        </w:rPr>
        <w:t xml:space="preserve"> are identified to the contractor by the Contracting Officer as </w:t>
      </w:r>
    </w:p>
    <w:p w14:paraId="38994680" w14:textId="77777777" w:rsidR="00C14302" w:rsidRPr="002B3211" w:rsidRDefault="000E7AFF" w:rsidP="00DF2AD8">
      <w:pPr>
        <w:pStyle w:val="Default"/>
        <w:ind w:firstLine="630"/>
        <w:rPr>
          <w:color w:val="auto"/>
        </w:rPr>
      </w:pPr>
      <w:r w:rsidRPr="002B3211">
        <w:rPr>
          <w:color w:val="auto"/>
        </w:rPr>
        <w:t xml:space="preserve">a potential threat to </w:t>
      </w:r>
      <w:proofErr w:type="gramStart"/>
      <w:r w:rsidRPr="002B3211">
        <w:rPr>
          <w:color w:val="auto"/>
        </w:rPr>
        <w:t>the health</w:t>
      </w:r>
      <w:proofErr w:type="gramEnd"/>
      <w:r w:rsidRPr="002B3211">
        <w:rPr>
          <w:color w:val="auto"/>
        </w:rPr>
        <w:t xml:space="preserve">, safety, security, general wellbeing or operational mission </w:t>
      </w:r>
    </w:p>
    <w:p w14:paraId="0F74C588" w14:textId="07676AE8" w:rsidR="009A7EF2" w:rsidRPr="002B3211" w:rsidRDefault="000E7AFF" w:rsidP="00DF2AD8">
      <w:pPr>
        <w:pStyle w:val="Default"/>
        <w:ind w:firstLine="630"/>
        <w:rPr>
          <w:color w:val="auto"/>
        </w:rPr>
      </w:pPr>
      <w:r w:rsidRPr="002B3211">
        <w:rPr>
          <w:color w:val="auto"/>
        </w:rPr>
        <w:t>of the installation and its population.</w:t>
      </w:r>
    </w:p>
    <w:p w14:paraId="257CF8EF" w14:textId="77777777" w:rsidR="00CF0114" w:rsidRPr="002B3211" w:rsidRDefault="00CF0114" w:rsidP="00DF2AD8">
      <w:pPr>
        <w:pStyle w:val="Default"/>
        <w:rPr>
          <w:color w:val="auto"/>
        </w:rPr>
      </w:pPr>
    </w:p>
    <w:p w14:paraId="0407C127" w14:textId="007062B6" w:rsidR="009A7EF2" w:rsidRPr="002B3211" w:rsidRDefault="000E7AFF" w:rsidP="00DF2AD8">
      <w:pPr>
        <w:pStyle w:val="Default"/>
        <w:rPr>
          <w:color w:val="auto"/>
        </w:rPr>
      </w:pPr>
      <w:r w:rsidRPr="002B3211">
        <w:rPr>
          <w:color w:val="auto"/>
        </w:rPr>
        <w:t xml:space="preserve">3.1.5 The contractor shall not employ any person who is an employee of the Government </w:t>
      </w:r>
    </w:p>
    <w:p w14:paraId="48918429" w14:textId="77777777" w:rsidR="009A7EF2" w:rsidRPr="002B3211" w:rsidRDefault="000E7AFF" w:rsidP="00DF2AD8">
      <w:pPr>
        <w:pStyle w:val="Default"/>
        <w:ind w:firstLine="630"/>
        <w:rPr>
          <w:color w:val="auto"/>
        </w:rPr>
      </w:pPr>
      <w:r w:rsidRPr="002B3211">
        <w:rPr>
          <w:color w:val="auto"/>
        </w:rPr>
        <w:t xml:space="preserve">if that person would create a conflict of interest nor shall the contractor employ any </w:t>
      </w:r>
    </w:p>
    <w:p w14:paraId="56C42BF1" w14:textId="77777777" w:rsidR="009A7EF2" w:rsidRPr="002B3211" w:rsidRDefault="000E7AFF" w:rsidP="00DF2AD8">
      <w:pPr>
        <w:pStyle w:val="Default"/>
        <w:ind w:firstLine="630"/>
        <w:rPr>
          <w:color w:val="auto"/>
        </w:rPr>
      </w:pPr>
      <w:r w:rsidRPr="002B3211">
        <w:rPr>
          <w:color w:val="auto"/>
        </w:rPr>
        <w:t xml:space="preserve">person who is an employee of the Department of the Air Force, either military or civilian, </w:t>
      </w:r>
    </w:p>
    <w:p w14:paraId="79CCB233" w14:textId="77777777" w:rsidR="009A7EF2" w:rsidRPr="002B3211" w:rsidRDefault="000E7AFF" w:rsidP="00DF2AD8">
      <w:pPr>
        <w:pStyle w:val="Default"/>
        <w:ind w:firstLine="630"/>
        <w:rPr>
          <w:color w:val="auto"/>
        </w:rPr>
      </w:pPr>
      <w:r w:rsidRPr="002B3211">
        <w:rPr>
          <w:color w:val="auto"/>
        </w:rPr>
        <w:t>unless such person seeks and receives approval in accordance with DODD 5500-7.</w:t>
      </w:r>
      <w:r w:rsidR="009A7EF2" w:rsidRPr="002B3211">
        <w:rPr>
          <w:color w:val="auto"/>
        </w:rPr>
        <w:t xml:space="preserve"> </w:t>
      </w:r>
      <w:r w:rsidRPr="002B3211">
        <w:rPr>
          <w:color w:val="auto"/>
        </w:rPr>
        <w:t xml:space="preserve"> In </w:t>
      </w:r>
    </w:p>
    <w:p w14:paraId="66891D74" w14:textId="77777777" w:rsidR="009A7EF2" w:rsidRPr="002B3211" w:rsidRDefault="000E7AFF" w:rsidP="00DF2AD8">
      <w:pPr>
        <w:pStyle w:val="Default"/>
        <w:ind w:firstLine="630"/>
        <w:rPr>
          <w:color w:val="auto"/>
        </w:rPr>
      </w:pPr>
      <w:r w:rsidRPr="002B3211">
        <w:rPr>
          <w:color w:val="auto"/>
        </w:rPr>
        <w:t xml:space="preserve">addition, the contractor shall not employ any person who is an employee of the </w:t>
      </w:r>
    </w:p>
    <w:p w14:paraId="3129A3EC" w14:textId="77777777" w:rsidR="009A7EF2" w:rsidRPr="002B3211" w:rsidRDefault="000E7AFF" w:rsidP="00DF2AD8">
      <w:pPr>
        <w:pStyle w:val="Default"/>
        <w:ind w:firstLine="630"/>
        <w:rPr>
          <w:color w:val="auto"/>
        </w:rPr>
      </w:pPr>
      <w:r w:rsidRPr="002B3211">
        <w:rPr>
          <w:color w:val="auto"/>
        </w:rPr>
        <w:t xml:space="preserve">Department of the Air Force if such employment would be contrary to the policies </w:t>
      </w:r>
    </w:p>
    <w:p w14:paraId="37387F61" w14:textId="0EB0F57D" w:rsidR="00C11AEA" w:rsidRPr="002B3211" w:rsidRDefault="000E7AFF" w:rsidP="00644EE0">
      <w:pPr>
        <w:pStyle w:val="Default"/>
        <w:rPr>
          <w:color w:val="auto"/>
        </w:rPr>
      </w:pPr>
      <w:r w:rsidRPr="002B3211">
        <w:rPr>
          <w:color w:val="auto"/>
        </w:rPr>
        <w:t>contained in AFI 64-106.</w:t>
      </w:r>
      <w:r w:rsidR="009A7EF2" w:rsidRPr="002B3211">
        <w:rPr>
          <w:color w:val="auto"/>
        </w:rPr>
        <w:t xml:space="preserve"> </w:t>
      </w:r>
      <w:r w:rsidRPr="002B3211">
        <w:rPr>
          <w:color w:val="auto"/>
        </w:rPr>
        <w:t xml:space="preserve"> These publications are available at </w:t>
      </w:r>
      <w:r w:rsidR="00A00359" w:rsidRPr="00A00359">
        <w:t>https://www.e-publishing.af.mil/</w:t>
      </w:r>
    </w:p>
    <w:p w14:paraId="21AC6739" w14:textId="35C6840B" w:rsidR="009A7EF2" w:rsidRPr="002B3211" w:rsidRDefault="000E7AFF" w:rsidP="00DF2AD8">
      <w:pPr>
        <w:pStyle w:val="Default"/>
        <w:rPr>
          <w:color w:val="auto"/>
        </w:rPr>
      </w:pPr>
      <w:r w:rsidRPr="002B3211">
        <w:rPr>
          <w:color w:val="auto"/>
        </w:rPr>
        <w:t>3.1.6</w:t>
      </w:r>
      <w:r w:rsidR="009A7EF2" w:rsidRPr="002B3211">
        <w:rPr>
          <w:color w:val="auto"/>
        </w:rPr>
        <w:t xml:space="preserve"> </w:t>
      </w:r>
      <w:r w:rsidRPr="002B3211">
        <w:rPr>
          <w:color w:val="auto"/>
        </w:rPr>
        <w:t xml:space="preserve">Contractor personnel shall not release medical information obtained during the </w:t>
      </w:r>
    </w:p>
    <w:p w14:paraId="08876201" w14:textId="75A6F907" w:rsidR="000E7AFF" w:rsidRPr="002B3211" w:rsidRDefault="000E7AFF" w:rsidP="00DF2AD8">
      <w:pPr>
        <w:pStyle w:val="Default"/>
        <w:ind w:firstLine="630"/>
        <w:rPr>
          <w:color w:val="auto"/>
        </w:rPr>
      </w:pPr>
      <w:r w:rsidRPr="002B3211">
        <w:rPr>
          <w:color w:val="auto"/>
        </w:rPr>
        <w:t xml:space="preserve">course of this contract to other organizations. </w:t>
      </w:r>
    </w:p>
    <w:p w14:paraId="4DC9D752" w14:textId="77777777" w:rsidR="00C11AEA" w:rsidRPr="002B3211" w:rsidRDefault="00C11AEA" w:rsidP="000E7AFF">
      <w:pPr>
        <w:pStyle w:val="Default"/>
        <w:rPr>
          <w:b/>
          <w:bCs/>
          <w:color w:val="auto"/>
        </w:rPr>
      </w:pPr>
    </w:p>
    <w:p w14:paraId="4CC7647A" w14:textId="1BC4665A" w:rsidR="000E7AFF" w:rsidRPr="002B3211" w:rsidRDefault="000E7AFF" w:rsidP="000E7AFF">
      <w:pPr>
        <w:pStyle w:val="Default"/>
        <w:rPr>
          <w:color w:val="auto"/>
        </w:rPr>
      </w:pPr>
      <w:r w:rsidRPr="002B3211">
        <w:rPr>
          <w:b/>
          <w:bCs/>
          <w:color w:val="auto"/>
        </w:rPr>
        <w:t>3.2</w:t>
      </w:r>
      <w:r w:rsidR="009A7EF2" w:rsidRPr="002B3211">
        <w:rPr>
          <w:b/>
          <w:bCs/>
          <w:color w:val="auto"/>
        </w:rPr>
        <w:t xml:space="preserve"> </w:t>
      </w:r>
      <w:r w:rsidRPr="002B3211">
        <w:rPr>
          <w:b/>
          <w:bCs/>
          <w:color w:val="auto"/>
        </w:rPr>
        <w:t>C</w:t>
      </w:r>
      <w:r w:rsidR="00CF0114" w:rsidRPr="002B3211">
        <w:rPr>
          <w:b/>
          <w:bCs/>
          <w:color w:val="auto"/>
        </w:rPr>
        <w:t>ontractor Personnel Training</w:t>
      </w:r>
      <w:r w:rsidRPr="002B3211">
        <w:rPr>
          <w:b/>
          <w:bCs/>
          <w:color w:val="auto"/>
        </w:rPr>
        <w:t xml:space="preserve"> </w:t>
      </w:r>
    </w:p>
    <w:p w14:paraId="18668B4B" w14:textId="77777777" w:rsidR="000E7AFF" w:rsidRPr="002B3211" w:rsidRDefault="000E7AFF" w:rsidP="000E7AFF">
      <w:pPr>
        <w:pStyle w:val="Default"/>
        <w:rPr>
          <w:color w:val="auto"/>
        </w:rPr>
      </w:pPr>
    </w:p>
    <w:p w14:paraId="3C9B4323" w14:textId="589741B1" w:rsidR="009A7EF2" w:rsidRPr="002B3211" w:rsidRDefault="000E7AFF" w:rsidP="00644EE0">
      <w:pPr>
        <w:pStyle w:val="Default"/>
        <w:rPr>
          <w:color w:val="auto"/>
        </w:rPr>
      </w:pPr>
      <w:r w:rsidRPr="002B3211">
        <w:rPr>
          <w:color w:val="auto"/>
        </w:rPr>
        <w:t>3.2.1</w:t>
      </w:r>
      <w:r w:rsidR="009A7EF2" w:rsidRPr="002B3211">
        <w:rPr>
          <w:color w:val="auto"/>
        </w:rPr>
        <w:t xml:space="preserve"> </w:t>
      </w:r>
      <w:r w:rsidRPr="002B3211">
        <w:rPr>
          <w:color w:val="auto"/>
        </w:rPr>
        <w:t xml:space="preserve">The contractor shall ensure that all personnel </w:t>
      </w:r>
      <w:proofErr w:type="gramStart"/>
      <w:r w:rsidRPr="002B3211">
        <w:rPr>
          <w:color w:val="auto"/>
        </w:rPr>
        <w:t>performing</w:t>
      </w:r>
      <w:proofErr w:type="gramEnd"/>
      <w:r w:rsidRPr="002B3211">
        <w:rPr>
          <w:color w:val="auto"/>
        </w:rPr>
        <w:t xml:space="preserve"> services under the </w:t>
      </w:r>
    </w:p>
    <w:p w14:paraId="50C9038F" w14:textId="77777777" w:rsidR="009A7EF2" w:rsidRPr="002B3211" w:rsidRDefault="000E7AFF" w:rsidP="00644EE0">
      <w:pPr>
        <w:pStyle w:val="Default"/>
        <w:ind w:firstLine="630"/>
        <w:rPr>
          <w:color w:val="auto"/>
        </w:rPr>
      </w:pPr>
      <w:r w:rsidRPr="002B3211">
        <w:rPr>
          <w:color w:val="auto"/>
        </w:rPr>
        <w:t xml:space="preserve">requirements of this contract, particularly in operation of the analyzer system are </w:t>
      </w:r>
    </w:p>
    <w:p w14:paraId="53602B12" w14:textId="7A208DD0" w:rsidR="009A7EF2" w:rsidRPr="002B3211" w:rsidRDefault="000E7AFF" w:rsidP="00644EE0">
      <w:pPr>
        <w:pStyle w:val="Default"/>
        <w:ind w:firstLine="630"/>
        <w:rPr>
          <w:color w:val="auto"/>
        </w:rPr>
      </w:pPr>
      <w:r w:rsidRPr="002B3211">
        <w:rPr>
          <w:color w:val="auto"/>
        </w:rPr>
        <w:t>qualified and adequately trained.</w:t>
      </w:r>
      <w:r w:rsidR="009A7EF2" w:rsidRPr="002B3211">
        <w:rPr>
          <w:color w:val="auto"/>
        </w:rPr>
        <w:t xml:space="preserve"> </w:t>
      </w:r>
      <w:r w:rsidRPr="002B3211">
        <w:rPr>
          <w:color w:val="auto"/>
        </w:rPr>
        <w:t xml:space="preserve"> The contractor' s service and support personnel shall </w:t>
      </w:r>
    </w:p>
    <w:p w14:paraId="30FA7019" w14:textId="061AF61B" w:rsidR="000E7AFF" w:rsidRPr="002B3211" w:rsidRDefault="000E7AFF" w:rsidP="00644EE0">
      <w:pPr>
        <w:pStyle w:val="Default"/>
        <w:ind w:firstLine="630"/>
        <w:rPr>
          <w:color w:val="auto"/>
        </w:rPr>
      </w:pPr>
      <w:r w:rsidRPr="002B3211">
        <w:rPr>
          <w:color w:val="auto"/>
        </w:rPr>
        <w:t xml:space="preserve">have experience in providing site services as well as being able to make decisions on site. </w:t>
      </w:r>
    </w:p>
    <w:p w14:paraId="33AFC0E4" w14:textId="77777777" w:rsidR="00C11AEA" w:rsidRPr="002B3211" w:rsidRDefault="00C11AEA" w:rsidP="00644EE0">
      <w:pPr>
        <w:rPr>
          <w:sz w:val="24"/>
          <w:szCs w:val="24"/>
        </w:rPr>
      </w:pPr>
    </w:p>
    <w:p w14:paraId="1837CF26" w14:textId="3DC00994" w:rsidR="009A7EF2" w:rsidRPr="002B3211" w:rsidRDefault="000E7AFF" w:rsidP="00644EE0">
      <w:pPr>
        <w:rPr>
          <w:sz w:val="24"/>
          <w:szCs w:val="24"/>
        </w:rPr>
      </w:pPr>
      <w:r w:rsidRPr="002B3211">
        <w:rPr>
          <w:sz w:val="24"/>
          <w:szCs w:val="24"/>
        </w:rPr>
        <w:t>3.2.2 All contractor personnel shall comply with all</w:t>
      </w:r>
      <w:r w:rsidR="00CF0114" w:rsidRPr="002B3211">
        <w:rPr>
          <w:sz w:val="24"/>
          <w:szCs w:val="24"/>
        </w:rPr>
        <w:t xml:space="preserve"> </w:t>
      </w:r>
      <w:r w:rsidRPr="002B3211">
        <w:rPr>
          <w:sz w:val="24"/>
          <w:szCs w:val="24"/>
        </w:rPr>
        <w:t xml:space="preserve">MTF infection control and safety </w:t>
      </w:r>
    </w:p>
    <w:p w14:paraId="359D17B3" w14:textId="09108A2A" w:rsidR="009A7EF2" w:rsidRPr="002B3211" w:rsidRDefault="000E7AFF" w:rsidP="00DF2AD8">
      <w:pPr>
        <w:ind w:firstLine="630"/>
        <w:rPr>
          <w:sz w:val="24"/>
          <w:szCs w:val="24"/>
        </w:rPr>
      </w:pPr>
      <w:r w:rsidRPr="002B3211">
        <w:rPr>
          <w:sz w:val="24"/>
          <w:szCs w:val="24"/>
        </w:rPr>
        <w:t>procedures, practices, and standards located in the Laboratory Flight.</w:t>
      </w:r>
      <w:r w:rsidR="009A7EF2" w:rsidRPr="002B3211">
        <w:rPr>
          <w:sz w:val="24"/>
          <w:szCs w:val="24"/>
        </w:rPr>
        <w:t xml:space="preserve"> </w:t>
      </w:r>
      <w:r w:rsidRPr="002B3211">
        <w:rPr>
          <w:sz w:val="24"/>
          <w:szCs w:val="24"/>
        </w:rPr>
        <w:t xml:space="preserve"> If in the event of a </w:t>
      </w:r>
    </w:p>
    <w:p w14:paraId="6E25F50F" w14:textId="77777777" w:rsidR="009A7EF2" w:rsidRPr="002B3211" w:rsidRDefault="000E7AFF" w:rsidP="00DF2AD8">
      <w:pPr>
        <w:ind w:firstLine="630"/>
        <w:rPr>
          <w:sz w:val="24"/>
          <w:szCs w:val="24"/>
        </w:rPr>
      </w:pPr>
      <w:r w:rsidRPr="002B3211">
        <w:rPr>
          <w:sz w:val="24"/>
          <w:szCs w:val="24"/>
        </w:rPr>
        <w:t xml:space="preserve">conflict between the MTF's procedures and the contractor's procedures, the contractor </w:t>
      </w:r>
    </w:p>
    <w:p w14:paraId="3BB5F1ED" w14:textId="027F7130" w:rsidR="000E7AFF" w:rsidRPr="002B3211" w:rsidRDefault="000E7AFF" w:rsidP="00DF2AD8">
      <w:pPr>
        <w:ind w:firstLine="630"/>
        <w:rPr>
          <w:sz w:val="24"/>
          <w:szCs w:val="24"/>
        </w:rPr>
      </w:pPr>
      <w:r w:rsidRPr="002B3211">
        <w:rPr>
          <w:sz w:val="24"/>
          <w:szCs w:val="24"/>
        </w:rPr>
        <w:t>and Contracting Officer shall attempt to resolve the matter by mutual agreement.</w:t>
      </w:r>
    </w:p>
    <w:p w14:paraId="04E8A22E" w14:textId="77777777" w:rsidR="00CF0114" w:rsidRPr="002B3211" w:rsidRDefault="00CF0114" w:rsidP="000E7AFF">
      <w:pPr>
        <w:pStyle w:val="Default"/>
        <w:rPr>
          <w:b/>
          <w:bCs/>
          <w:color w:val="auto"/>
        </w:rPr>
      </w:pPr>
    </w:p>
    <w:p w14:paraId="09AFF843" w14:textId="0B3C4A49" w:rsidR="000E7AFF" w:rsidRPr="002B3211" w:rsidRDefault="000E7AFF" w:rsidP="000E7AFF">
      <w:pPr>
        <w:pStyle w:val="Default"/>
        <w:rPr>
          <w:color w:val="auto"/>
        </w:rPr>
      </w:pPr>
      <w:r w:rsidRPr="002B3211">
        <w:rPr>
          <w:b/>
          <w:bCs/>
          <w:color w:val="auto"/>
        </w:rPr>
        <w:t>3.3 S</w:t>
      </w:r>
      <w:r w:rsidR="00CF0114" w:rsidRPr="002B3211">
        <w:rPr>
          <w:b/>
          <w:bCs/>
          <w:color w:val="auto"/>
        </w:rPr>
        <w:t>ecurity Requirements</w:t>
      </w:r>
      <w:r w:rsidRPr="002B3211">
        <w:rPr>
          <w:b/>
          <w:bCs/>
          <w:color w:val="auto"/>
        </w:rPr>
        <w:t xml:space="preserve"> </w:t>
      </w:r>
    </w:p>
    <w:p w14:paraId="1DC39BD2" w14:textId="77777777" w:rsidR="002C3BD4" w:rsidRPr="002B3211" w:rsidRDefault="002C3BD4" w:rsidP="000E7AFF">
      <w:pPr>
        <w:pStyle w:val="Default"/>
        <w:rPr>
          <w:color w:val="auto"/>
        </w:rPr>
      </w:pPr>
    </w:p>
    <w:p w14:paraId="3ED3E613" w14:textId="086AF7FA" w:rsidR="000E7AFF" w:rsidRPr="002B3211" w:rsidRDefault="009A7EF2" w:rsidP="000E7AFF">
      <w:pPr>
        <w:pStyle w:val="Default"/>
        <w:rPr>
          <w:color w:val="auto"/>
        </w:rPr>
      </w:pPr>
      <w:r w:rsidRPr="002B3211">
        <w:rPr>
          <w:color w:val="auto"/>
        </w:rPr>
        <w:lastRenderedPageBreak/>
        <w:t xml:space="preserve"> </w:t>
      </w:r>
      <w:r w:rsidR="000E7AFF" w:rsidRPr="002B3211">
        <w:rPr>
          <w:color w:val="auto"/>
        </w:rPr>
        <w:t xml:space="preserve"> The contractor or subcontractor, if used, shall comply with installation entry procedures in accordance with AFFARS 5352.242-9000, </w:t>
      </w:r>
      <w:r w:rsidR="000E7AFF" w:rsidRPr="002B3211">
        <w:rPr>
          <w:i/>
          <w:iCs/>
          <w:color w:val="auto"/>
        </w:rPr>
        <w:t>Contractor</w:t>
      </w:r>
      <w:r w:rsidR="00644EE0">
        <w:rPr>
          <w:i/>
          <w:iCs/>
          <w:color w:val="auto"/>
        </w:rPr>
        <w:t xml:space="preserve"> </w:t>
      </w:r>
      <w:r w:rsidR="000E7AFF" w:rsidRPr="002B3211">
        <w:rPr>
          <w:i/>
          <w:iCs/>
          <w:color w:val="auto"/>
        </w:rPr>
        <w:t>Access to</w:t>
      </w:r>
      <w:r w:rsidR="00644EE0">
        <w:rPr>
          <w:i/>
          <w:iCs/>
          <w:color w:val="auto"/>
        </w:rPr>
        <w:t xml:space="preserve"> </w:t>
      </w:r>
      <w:r w:rsidR="000E7AFF" w:rsidRPr="002B3211">
        <w:rPr>
          <w:i/>
          <w:iCs/>
          <w:color w:val="auto"/>
        </w:rPr>
        <w:t xml:space="preserve">Air Force Installations. </w:t>
      </w:r>
    </w:p>
    <w:p w14:paraId="7B736860" w14:textId="77777777" w:rsidR="002C3BD4" w:rsidRPr="002B3211" w:rsidRDefault="002C3BD4" w:rsidP="000E7AFF">
      <w:pPr>
        <w:pStyle w:val="Default"/>
        <w:rPr>
          <w:b/>
          <w:bCs/>
          <w:color w:val="auto"/>
        </w:rPr>
      </w:pPr>
    </w:p>
    <w:p w14:paraId="622E4888" w14:textId="0AB7EA52" w:rsidR="000E7AFF" w:rsidRPr="002B3211" w:rsidRDefault="000E7AFF" w:rsidP="000E7AFF">
      <w:pPr>
        <w:pStyle w:val="Default"/>
        <w:rPr>
          <w:color w:val="auto"/>
        </w:rPr>
      </w:pPr>
      <w:r w:rsidRPr="002B3211">
        <w:rPr>
          <w:b/>
          <w:bCs/>
          <w:color w:val="auto"/>
        </w:rPr>
        <w:t>3.4 E</w:t>
      </w:r>
      <w:r w:rsidR="00CF0114" w:rsidRPr="002B3211">
        <w:rPr>
          <w:b/>
          <w:bCs/>
          <w:color w:val="auto"/>
        </w:rPr>
        <w:t>nvironmental Control</w:t>
      </w:r>
      <w:r w:rsidRPr="002B3211">
        <w:rPr>
          <w:color w:val="auto"/>
        </w:rPr>
        <w:t xml:space="preserve"> </w:t>
      </w:r>
    </w:p>
    <w:p w14:paraId="444B4BB7" w14:textId="77777777" w:rsidR="002C3BD4" w:rsidRPr="002B3211" w:rsidRDefault="002C3BD4" w:rsidP="000E7AFF">
      <w:pPr>
        <w:pStyle w:val="Default"/>
        <w:rPr>
          <w:color w:val="auto"/>
        </w:rPr>
      </w:pPr>
    </w:p>
    <w:p w14:paraId="078FCA2B" w14:textId="4CA4FD9E" w:rsidR="00CF0114" w:rsidRPr="002B3211" w:rsidRDefault="000E7AFF" w:rsidP="00DF2AD8">
      <w:pPr>
        <w:pStyle w:val="Default"/>
        <w:rPr>
          <w:color w:val="auto"/>
        </w:rPr>
      </w:pPr>
      <w:r w:rsidRPr="002B3211">
        <w:rPr>
          <w:color w:val="auto"/>
        </w:rPr>
        <w:t xml:space="preserve">3.4.1 If any contractor personnel </w:t>
      </w:r>
      <w:proofErr w:type="gramStart"/>
      <w:r w:rsidRPr="002B3211">
        <w:rPr>
          <w:color w:val="auto"/>
        </w:rPr>
        <w:t>spills</w:t>
      </w:r>
      <w:proofErr w:type="gramEnd"/>
      <w:r w:rsidRPr="002B3211">
        <w:rPr>
          <w:color w:val="auto"/>
        </w:rPr>
        <w:t xml:space="preserve"> or </w:t>
      </w:r>
      <w:proofErr w:type="gramStart"/>
      <w:r w:rsidRPr="002B3211">
        <w:rPr>
          <w:color w:val="auto"/>
        </w:rPr>
        <w:t>releases</w:t>
      </w:r>
      <w:proofErr w:type="gramEnd"/>
      <w:r w:rsidRPr="002B3211">
        <w:rPr>
          <w:color w:val="auto"/>
        </w:rPr>
        <w:t xml:space="preserve"> any toxic/hazardous substance into the </w:t>
      </w:r>
    </w:p>
    <w:p w14:paraId="0B76901E" w14:textId="77777777" w:rsidR="00CF0114" w:rsidRPr="002B3211" w:rsidRDefault="000E7AFF" w:rsidP="00644EE0">
      <w:pPr>
        <w:pStyle w:val="Default"/>
        <w:ind w:firstLine="540"/>
        <w:rPr>
          <w:color w:val="auto"/>
        </w:rPr>
      </w:pPr>
      <w:r w:rsidRPr="002B3211">
        <w:rPr>
          <w:color w:val="auto"/>
        </w:rPr>
        <w:t xml:space="preserve">environment, that individual shall immediately contain the spill and report the incident to </w:t>
      </w:r>
    </w:p>
    <w:p w14:paraId="14C0759C" w14:textId="77777777" w:rsidR="00CF0114" w:rsidRPr="002B3211" w:rsidRDefault="000E7AFF" w:rsidP="00DF2AD8">
      <w:pPr>
        <w:pStyle w:val="Default"/>
        <w:ind w:firstLine="540"/>
        <w:rPr>
          <w:color w:val="auto"/>
        </w:rPr>
      </w:pPr>
      <w:r w:rsidRPr="002B3211">
        <w:rPr>
          <w:color w:val="auto"/>
        </w:rPr>
        <w:t xml:space="preserve">any Laboratory staff member who in turn will report the spill to appropriate Government </w:t>
      </w:r>
    </w:p>
    <w:p w14:paraId="24A17D3F" w14:textId="1137623D" w:rsidR="000E7AFF" w:rsidRPr="002B3211" w:rsidRDefault="000E7AFF" w:rsidP="00DF2AD8">
      <w:pPr>
        <w:pStyle w:val="Default"/>
        <w:ind w:firstLine="540"/>
        <w:rPr>
          <w:color w:val="auto"/>
        </w:rPr>
      </w:pPr>
      <w:r w:rsidRPr="002B3211">
        <w:rPr>
          <w:color w:val="auto"/>
        </w:rPr>
        <w:t xml:space="preserve">agencies. </w:t>
      </w:r>
    </w:p>
    <w:p w14:paraId="0FC74DCA" w14:textId="77777777" w:rsidR="00C11AEA" w:rsidRPr="002B3211" w:rsidRDefault="00C11AEA" w:rsidP="00644EE0">
      <w:pPr>
        <w:pStyle w:val="Default"/>
        <w:rPr>
          <w:color w:val="auto"/>
        </w:rPr>
      </w:pPr>
    </w:p>
    <w:p w14:paraId="238EFE5B" w14:textId="70A26838" w:rsidR="00CF0114" w:rsidRPr="002B3211" w:rsidRDefault="000E7AFF" w:rsidP="00DF2AD8">
      <w:pPr>
        <w:pStyle w:val="Default"/>
        <w:rPr>
          <w:color w:val="auto"/>
        </w:rPr>
      </w:pPr>
      <w:r w:rsidRPr="002B3211">
        <w:rPr>
          <w:color w:val="auto"/>
        </w:rPr>
        <w:t>3.4.2</w:t>
      </w:r>
      <w:r w:rsidR="00CF0114" w:rsidRPr="002B3211">
        <w:rPr>
          <w:color w:val="auto"/>
        </w:rPr>
        <w:t xml:space="preserve"> </w:t>
      </w:r>
      <w:r w:rsidRPr="002B3211">
        <w:rPr>
          <w:color w:val="auto"/>
        </w:rPr>
        <w:t>The contractor shall provide</w:t>
      </w:r>
      <w:r w:rsidR="002B6459" w:rsidRPr="002B3211">
        <w:rPr>
          <w:color w:val="auto"/>
        </w:rPr>
        <w:t xml:space="preserve"> </w:t>
      </w:r>
      <w:r w:rsidRPr="002B3211">
        <w:rPr>
          <w:color w:val="auto"/>
        </w:rPr>
        <w:t xml:space="preserve">housekeeping while servicing the analyzer system </w:t>
      </w:r>
    </w:p>
    <w:p w14:paraId="624EACAE" w14:textId="17E0BBBD" w:rsidR="000E7AFF" w:rsidRPr="002B3211" w:rsidRDefault="000E7AFF" w:rsidP="00644EE0">
      <w:pPr>
        <w:pStyle w:val="Default"/>
        <w:ind w:firstLine="630"/>
        <w:rPr>
          <w:color w:val="auto"/>
        </w:rPr>
      </w:pPr>
      <w:r w:rsidRPr="002B3211">
        <w:rPr>
          <w:color w:val="auto"/>
        </w:rPr>
        <w:t xml:space="preserve">at no cost to the Government. </w:t>
      </w:r>
    </w:p>
    <w:p w14:paraId="1EAB90B2" w14:textId="77777777" w:rsidR="00C11AEA" w:rsidRPr="002B3211" w:rsidRDefault="00C11AEA" w:rsidP="00644EE0">
      <w:pPr>
        <w:rPr>
          <w:sz w:val="24"/>
          <w:szCs w:val="24"/>
        </w:rPr>
      </w:pPr>
    </w:p>
    <w:p w14:paraId="0DD6034E" w14:textId="218513AC" w:rsidR="000E7AFF" w:rsidRPr="002B3211" w:rsidRDefault="000E7AFF" w:rsidP="00DF2AD8">
      <w:pPr>
        <w:rPr>
          <w:sz w:val="24"/>
          <w:szCs w:val="24"/>
        </w:rPr>
      </w:pPr>
      <w:r w:rsidRPr="002B3211">
        <w:rPr>
          <w:sz w:val="24"/>
          <w:szCs w:val="24"/>
        </w:rPr>
        <w:t>3.4.3</w:t>
      </w:r>
      <w:r w:rsidR="00CF0114" w:rsidRPr="002B3211">
        <w:rPr>
          <w:sz w:val="24"/>
          <w:szCs w:val="24"/>
        </w:rPr>
        <w:t xml:space="preserve"> </w:t>
      </w:r>
      <w:r w:rsidRPr="002B3211">
        <w:rPr>
          <w:sz w:val="24"/>
          <w:szCs w:val="24"/>
        </w:rPr>
        <w:t>The</w:t>
      </w:r>
      <w:r w:rsidR="00CF0114" w:rsidRPr="002B3211">
        <w:rPr>
          <w:sz w:val="24"/>
          <w:szCs w:val="24"/>
        </w:rPr>
        <w:t xml:space="preserve"> </w:t>
      </w:r>
      <w:r w:rsidRPr="002B3211">
        <w:rPr>
          <w:sz w:val="24"/>
          <w:szCs w:val="24"/>
        </w:rPr>
        <w:t>MTF shall provide solid, chemical and hazardous waste disposal.</w:t>
      </w:r>
    </w:p>
    <w:p w14:paraId="48A6D14A" w14:textId="77777777" w:rsidR="000E7AFF" w:rsidRPr="002B3211" w:rsidRDefault="000E7AFF" w:rsidP="00271A72">
      <w:pPr>
        <w:rPr>
          <w:b/>
          <w:sz w:val="24"/>
          <w:szCs w:val="24"/>
        </w:rPr>
      </w:pPr>
    </w:p>
    <w:p w14:paraId="56A82F33" w14:textId="2F91553F" w:rsidR="00C43282" w:rsidRPr="002B3211" w:rsidRDefault="00C43282" w:rsidP="00C43282">
      <w:pPr>
        <w:pStyle w:val="Default"/>
        <w:rPr>
          <w:b/>
          <w:color w:val="auto"/>
        </w:rPr>
      </w:pPr>
      <w:r w:rsidRPr="002B3211">
        <w:rPr>
          <w:b/>
          <w:bCs/>
          <w:color w:val="auto"/>
        </w:rPr>
        <w:t xml:space="preserve">SECTION 4 – Appendix </w:t>
      </w:r>
    </w:p>
    <w:p w14:paraId="2D241EC3" w14:textId="77777777" w:rsidR="00C179B5" w:rsidRPr="002B3211" w:rsidRDefault="00C179B5" w:rsidP="004F3FAA">
      <w:pPr>
        <w:rPr>
          <w:sz w:val="24"/>
          <w:szCs w:val="24"/>
        </w:rPr>
      </w:pPr>
    </w:p>
    <w:p w14:paraId="3B90F68F" w14:textId="0950738C" w:rsidR="00C64F18" w:rsidRPr="002B3211" w:rsidRDefault="00C64F18" w:rsidP="00C64F18">
      <w:pPr>
        <w:rPr>
          <w:b/>
          <w:sz w:val="24"/>
          <w:szCs w:val="24"/>
        </w:rPr>
      </w:pPr>
      <w:r w:rsidRPr="002B3211">
        <w:rPr>
          <w:b/>
          <w:sz w:val="24"/>
          <w:szCs w:val="24"/>
        </w:rPr>
        <w:t>4.1</w:t>
      </w:r>
      <w:r w:rsidR="008900C3" w:rsidRPr="002B3211">
        <w:rPr>
          <w:b/>
          <w:sz w:val="24"/>
          <w:szCs w:val="24"/>
        </w:rPr>
        <w:t xml:space="preserve"> </w:t>
      </w:r>
      <w:r w:rsidRPr="002B3211">
        <w:rPr>
          <w:b/>
          <w:sz w:val="24"/>
          <w:szCs w:val="24"/>
        </w:rPr>
        <w:t>Definitions, Abbreviations and Acronyms</w:t>
      </w:r>
    </w:p>
    <w:p w14:paraId="1B6B579D" w14:textId="77777777" w:rsidR="00C64F18" w:rsidRPr="002B3211" w:rsidRDefault="00C64F18" w:rsidP="00C64F18">
      <w:pPr>
        <w:rPr>
          <w:sz w:val="24"/>
          <w:szCs w:val="24"/>
        </w:rPr>
      </w:pPr>
    </w:p>
    <w:p w14:paraId="434F94A1" w14:textId="126E03A2" w:rsidR="00C64F18" w:rsidRPr="002B3211" w:rsidRDefault="00B75E81" w:rsidP="00B75E81">
      <w:pPr>
        <w:rPr>
          <w:sz w:val="24"/>
          <w:szCs w:val="24"/>
        </w:rPr>
      </w:pPr>
      <w:r w:rsidRPr="002B3211">
        <w:rPr>
          <w:sz w:val="24"/>
          <w:szCs w:val="24"/>
        </w:rPr>
        <w:t xml:space="preserve">General Definisitons as </w:t>
      </w:r>
      <w:r w:rsidR="00C64F18" w:rsidRPr="002B3211">
        <w:rPr>
          <w:sz w:val="24"/>
          <w:szCs w:val="24"/>
        </w:rPr>
        <w:t>used throughout this work statement, the following terms shall have the meaning set forth below:</w:t>
      </w:r>
    </w:p>
    <w:p w14:paraId="4219079C" w14:textId="77777777" w:rsidR="00C64F18" w:rsidRPr="002B3211" w:rsidRDefault="00C64F18" w:rsidP="00B75E81">
      <w:pPr>
        <w:ind w:left="720"/>
        <w:rPr>
          <w:sz w:val="24"/>
          <w:szCs w:val="24"/>
        </w:rPr>
      </w:pPr>
    </w:p>
    <w:p w14:paraId="7FB10DF6" w14:textId="6E6D6EF7" w:rsidR="00B75E81" w:rsidRPr="002B3211" w:rsidRDefault="00C64F18" w:rsidP="00DF2AD8">
      <w:pPr>
        <w:rPr>
          <w:sz w:val="24"/>
          <w:szCs w:val="24"/>
        </w:rPr>
      </w:pPr>
      <w:r w:rsidRPr="002B3211">
        <w:rPr>
          <w:sz w:val="24"/>
          <w:szCs w:val="24"/>
        </w:rPr>
        <w:t>4.1.</w:t>
      </w:r>
      <w:r w:rsidR="00B75E81" w:rsidRPr="002B3211">
        <w:rPr>
          <w:sz w:val="24"/>
          <w:szCs w:val="24"/>
        </w:rPr>
        <w:t>1</w:t>
      </w:r>
      <w:r w:rsidRPr="002B3211">
        <w:rPr>
          <w:sz w:val="24"/>
          <w:szCs w:val="24"/>
        </w:rPr>
        <w:t xml:space="preserve"> C</w:t>
      </w:r>
      <w:r w:rsidR="00B75E81" w:rsidRPr="002B3211">
        <w:rPr>
          <w:sz w:val="24"/>
          <w:szCs w:val="24"/>
        </w:rPr>
        <w:t>ontracting Officer</w:t>
      </w:r>
      <w:r w:rsidRPr="002B3211">
        <w:rPr>
          <w:sz w:val="24"/>
          <w:szCs w:val="24"/>
        </w:rPr>
        <w:t xml:space="preserve">: A person duly appointed with the authority to </w:t>
      </w:r>
      <w:proofErr w:type="gramStart"/>
      <w:r w:rsidRPr="002B3211">
        <w:rPr>
          <w:sz w:val="24"/>
          <w:szCs w:val="24"/>
        </w:rPr>
        <w:t>enter into</w:t>
      </w:r>
      <w:proofErr w:type="gramEnd"/>
      <w:r w:rsidRPr="002B3211">
        <w:rPr>
          <w:sz w:val="24"/>
          <w:szCs w:val="24"/>
        </w:rPr>
        <w:t xml:space="preserve">, </w:t>
      </w:r>
    </w:p>
    <w:p w14:paraId="5F05C5AB" w14:textId="5A3A0A7C" w:rsidR="00C64F18" w:rsidRPr="002B3211" w:rsidRDefault="00C64F18" w:rsidP="00644EE0">
      <w:pPr>
        <w:ind w:firstLine="630"/>
        <w:rPr>
          <w:sz w:val="24"/>
          <w:szCs w:val="24"/>
        </w:rPr>
      </w:pPr>
      <w:r w:rsidRPr="002B3211">
        <w:rPr>
          <w:sz w:val="24"/>
          <w:szCs w:val="24"/>
        </w:rPr>
        <w:t>administer, and terminate contracts on behalf of the Government.</w:t>
      </w:r>
    </w:p>
    <w:p w14:paraId="35D3BA16" w14:textId="77777777" w:rsidR="00C64F18" w:rsidRPr="002B3211" w:rsidRDefault="00C64F18" w:rsidP="00DF2AD8">
      <w:pPr>
        <w:rPr>
          <w:sz w:val="24"/>
          <w:szCs w:val="24"/>
        </w:rPr>
      </w:pPr>
    </w:p>
    <w:p w14:paraId="7B7D2183" w14:textId="7746E0E7" w:rsidR="00C64F18" w:rsidRPr="002B3211" w:rsidRDefault="00C64F18" w:rsidP="00DF2AD8">
      <w:pPr>
        <w:rPr>
          <w:sz w:val="24"/>
          <w:szCs w:val="24"/>
        </w:rPr>
      </w:pPr>
      <w:r w:rsidRPr="002B3211">
        <w:rPr>
          <w:sz w:val="24"/>
          <w:szCs w:val="24"/>
        </w:rPr>
        <w:t>4.1.</w:t>
      </w:r>
      <w:r w:rsidR="00B75E81" w:rsidRPr="002B3211">
        <w:rPr>
          <w:sz w:val="24"/>
          <w:szCs w:val="24"/>
        </w:rPr>
        <w:t>2</w:t>
      </w:r>
      <w:r w:rsidR="008900C3" w:rsidRPr="002B3211">
        <w:rPr>
          <w:sz w:val="24"/>
          <w:szCs w:val="24"/>
        </w:rPr>
        <w:t xml:space="preserve"> </w:t>
      </w:r>
      <w:r w:rsidRPr="002B3211">
        <w:rPr>
          <w:sz w:val="24"/>
          <w:szCs w:val="24"/>
        </w:rPr>
        <w:t>G</w:t>
      </w:r>
      <w:r w:rsidR="00B75E81" w:rsidRPr="002B3211">
        <w:rPr>
          <w:sz w:val="24"/>
          <w:szCs w:val="24"/>
        </w:rPr>
        <w:t>overnment</w:t>
      </w:r>
      <w:r w:rsidRPr="002B3211">
        <w:rPr>
          <w:sz w:val="24"/>
          <w:szCs w:val="24"/>
        </w:rPr>
        <w:t>: The federal Government of the United States of America.</w:t>
      </w:r>
    </w:p>
    <w:p w14:paraId="0F1F6A4A" w14:textId="77777777" w:rsidR="00C64F18" w:rsidRPr="002B3211" w:rsidRDefault="00C64F18" w:rsidP="00DF2AD8">
      <w:pPr>
        <w:rPr>
          <w:sz w:val="24"/>
          <w:szCs w:val="24"/>
        </w:rPr>
      </w:pPr>
    </w:p>
    <w:p w14:paraId="722FF2F4" w14:textId="752F02C3" w:rsidR="00B75E81" w:rsidRPr="002B3211" w:rsidRDefault="00C64F18" w:rsidP="00DF2AD8">
      <w:pPr>
        <w:rPr>
          <w:sz w:val="24"/>
          <w:szCs w:val="24"/>
        </w:rPr>
      </w:pPr>
      <w:r w:rsidRPr="002B3211">
        <w:rPr>
          <w:sz w:val="24"/>
          <w:szCs w:val="24"/>
        </w:rPr>
        <w:t>4.1.</w:t>
      </w:r>
      <w:r w:rsidR="00B75E81" w:rsidRPr="002B3211">
        <w:rPr>
          <w:sz w:val="24"/>
          <w:szCs w:val="24"/>
        </w:rPr>
        <w:t>3</w:t>
      </w:r>
      <w:r w:rsidRPr="002B3211">
        <w:rPr>
          <w:sz w:val="24"/>
          <w:szCs w:val="24"/>
        </w:rPr>
        <w:t xml:space="preserve"> G</w:t>
      </w:r>
      <w:r w:rsidR="00B75E81" w:rsidRPr="002B3211">
        <w:rPr>
          <w:sz w:val="24"/>
          <w:szCs w:val="24"/>
        </w:rPr>
        <w:t>overnment Quality Assurance</w:t>
      </w:r>
      <w:r w:rsidRPr="002B3211">
        <w:rPr>
          <w:sz w:val="24"/>
          <w:szCs w:val="24"/>
        </w:rPr>
        <w:t xml:space="preserve">: Those actions taken by the Government to assure </w:t>
      </w:r>
    </w:p>
    <w:p w14:paraId="0A7B8A1E" w14:textId="74E0E14B" w:rsidR="00C64F18" w:rsidRPr="002B3211" w:rsidRDefault="00C64F18" w:rsidP="00644EE0">
      <w:pPr>
        <w:ind w:firstLine="630"/>
        <w:rPr>
          <w:sz w:val="24"/>
          <w:szCs w:val="24"/>
        </w:rPr>
      </w:pPr>
      <w:r w:rsidRPr="002B3211">
        <w:rPr>
          <w:sz w:val="24"/>
          <w:szCs w:val="24"/>
        </w:rPr>
        <w:t>services meet the requirements of the contract.</w:t>
      </w:r>
    </w:p>
    <w:p w14:paraId="5A0EE1C9" w14:textId="77777777" w:rsidR="00C64F18" w:rsidRPr="002B3211" w:rsidRDefault="00C64F18" w:rsidP="00DF2AD8">
      <w:pPr>
        <w:rPr>
          <w:sz w:val="24"/>
          <w:szCs w:val="24"/>
        </w:rPr>
      </w:pPr>
    </w:p>
    <w:p w14:paraId="04640784" w14:textId="2789F4FE" w:rsidR="00B75E81" w:rsidRPr="002B3211" w:rsidRDefault="00C64F18" w:rsidP="00DF2AD8">
      <w:pPr>
        <w:rPr>
          <w:sz w:val="24"/>
          <w:szCs w:val="24"/>
        </w:rPr>
      </w:pPr>
      <w:r w:rsidRPr="002B3211">
        <w:rPr>
          <w:sz w:val="24"/>
          <w:szCs w:val="24"/>
        </w:rPr>
        <w:t>4.1.</w:t>
      </w:r>
      <w:r w:rsidR="00B75E81" w:rsidRPr="002B3211">
        <w:rPr>
          <w:sz w:val="24"/>
          <w:szCs w:val="24"/>
        </w:rPr>
        <w:t>4</w:t>
      </w:r>
      <w:r w:rsidRPr="002B3211">
        <w:rPr>
          <w:sz w:val="24"/>
          <w:szCs w:val="24"/>
        </w:rPr>
        <w:t xml:space="preserve"> M</w:t>
      </w:r>
      <w:r w:rsidR="00B75E81" w:rsidRPr="002B3211">
        <w:rPr>
          <w:sz w:val="24"/>
          <w:szCs w:val="24"/>
        </w:rPr>
        <w:t>edical Treatment Facility</w:t>
      </w:r>
      <w:r w:rsidRPr="002B3211">
        <w:rPr>
          <w:sz w:val="24"/>
          <w:szCs w:val="24"/>
        </w:rPr>
        <w:t xml:space="preserve"> (MTF): Government hospitals or clinics, including </w:t>
      </w:r>
    </w:p>
    <w:p w14:paraId="406E4730" w14:textId="3E48A80E" w:rsidR="00C64F18" w:rsidRPr="002B3211" w:rsidRDefault="00C64F18" w:rsidP="00644EE0">
      <w:pPr>
        <w:ind w:firstLine="540"/>
        <w:rPr>
          <w:sz w:val="24"/>
          <w:szCs w:val="24"/>
        </w:rPr>
      </w:pPr>
      <w:r w:rsidRPr="002B3211">
        <w:rPr>
          <w:sz w:val="24"/>
          <w:szCs w:val="24"/>
        </w:rPr>
        <w:t>clinical laboratory services.</w:t>
      </w:r>
    </w:p>
    <w:p w14:paraId="416C71B5" w14:textId="77777777" w:rsidR="00C64F18" w:rsidRPr="002B3211" w:rsidRDefault="00C64F18" w:rsidP="00DF2AD8">
      <w:pPr>
        <w:rPr>
          <w:sz w:val="24"/>
          <w:szCs w:val="24"/>
        </w:rPr>
      </w:pPr>
    </w:p>
    <w:p w14:paraId="07088AF5" w14:textId="72887B61" w:rsidR="00B75E81" w:rsidRPr="002B3211" w:rsidRDefault="00C64F18" w:rsidP="00DF2AD8">
      <w:pPr>
        <w:rPr>
          <w:sz w:val="24"/>
          <w:szCs w:val="24"/>
        </w:rPr>
      </w:pPr>
      <w:r w:rsidRPr="002B3211">
        <w:rPr>
          <w:sz w:val="24"/>
          <w:szCs w:val="24"/>
        </w:rPr>
        <w:t>4.1.</w:t>
      </w:r>
      <w:r w:rsidR="008900C3" w:rsidRPr="002B3211">
        <w:rPr>
          <w:sz w:val="24"/>
          <w:szCs w:val="24"/>
        </w:rPr>
        <w:t>5</w:t>
      </w:r>
      <w:r w:rsidRPr="002B3211">
        <w:rPr>
          <w:sz w:val="24"/>
          <w:szCs w:val="24"/>
        </w:rPr>
        <w:t xml:space="preserve"> C</w:t>
      </w:r>
      <w:r w:rsidR="008900C3" w:rsidRPr="002B3211">
        <w:rPr>
          <w:sz w:val="24"/>
          <w:szCs w:val="24"/>
        </w:rPr>
        <w:t>ontractor Representative</w:t>
      </w:r>
      <w:r w:rsidRPr="002B3211">
        <w:rPr>
          <w:sz w:val="24"/>
          <w:szCs w:val="24"/>
        </w:rPr>
        <w:t xml:space="preserve">: An individual who is providing direct </w:t>
      </w:r>
    </w:p>
    <w:p w14:paraId="63F6DF7E" w14:textId="4A93783B" w:rsidR="00C64F18" w:rsidRPr="002B3211" w:rsidRDefault="00C64F18" w:rsidP="00644EE0">
      <w:pPr>
        <w:ind w:firstLine="630"/>
        <w:rPr>
          <w:sz w:val="24"/>
          <w:szCs w:val="24"/>
        </w:rPr>
      </w:pPr>
      <w:r w:rsidRPr="002B3211">
        <w:rPr>
          <w:sz w:val="24"/>
          <w:szCs w:val="24"/>
        </w:rPr>
        <w:t xml:space="preserve">services for analyzers within the </w:t>
      </w:r>
      <w:r w:rsidR="000C4D40" w:rsidRPr="002B3211">
        <w:rPr>
          <w:sz w:val="24"/>
          <w:szCs w:val="24"/>
        </w:rPr>
        <w:t>59</w:t>
      </w:r>
      <w:r w:rsidR="000C4D40" w:rsidRPr="002B3211">
        <w:rPr>
          <w:sz w:val="24"/>
          <w:szCs w:val="24"/>
          <w:vertAlign w:val="superscript"/>
        </w:rPr>
        <w:t>th</w:t>
      </w:r>
      <w:r w:rsidR="000C4D40" w:rsidRPr="002B3211">
        <w:rPr>
          <w:sz w:val="24"/>
          <w:szCs w:val="24"/>
        </w:rPr>
        <w:t xml:space="preserve"> </w:t>
      </w:r>
      <w:r w:rsidRPr="002B3211">
        <w:rPr>
          <w:sz w:val="24"/>
          <w:szCs w:val="24"/>
        </w:rPr>
        <w:t>Medical</w:t>
      </w:r>
      <w:r w:rsidR="000C4D40" w:rsidRPr="002B3211">
        <w:rPr>
          <w:sz w:val="24"/>
          <w:szCs w:val="24"/>
        </w:rPr>
        <w:t xml:space="preserve"> Wing </w:t>
      </w:r>
      <w:r w:rsidRPr="002B3211">
        <w:rPr>
          <w:sz w:val="24"/>
          <w:szCs w:val="24"/>
        </w:rPr>
        <w:t xml:space="preserve">Clinical Laboratory </w:t>
      </w:r>
      <w:r w:rsidR="002B6459" w:rsidRPr="002B3211">
        <w:rPr>
          <w:sz w:val="24"/>
          <w:szCs w:val="24"/>
        </w:rPr>
        <w:t>section</w:t>
      </w:r>
      <w:r w:rsidRPr="002B3211">
        <w:rPr>
          <w:sz w:val="24"/>
          <w:szCs w:val="24"/>
        </w:rPr>
        <w:t>.</w:t>
      </w:r>
    </w:p>
    <w:p w14:paraId="667F6D8B" w14:textId="77777777" w:rsidR="00C64F18" w:rsidRPr="002B3211" w:rsidRDefault="00C64F18" w:rsidP="00DF2AD8">
      <w:pPr>
        <w:rPr>
          <w:sz w:val="24"/>
          <w:szCs w:val="24"/>
        </w:rPr>
      </w:pPr>
    </w:p>
    <w:p w14:paraId="6344FEE1" w14:textId="78F22089" w:rsidR="00B75E81" w:rsidRPr="002B3211" w:rsidRDefault="00C64F18" w:rsidP="00DF2AD8">
      <w:pPr>
        <w:rPr>
          <w:sz w:val="24"/>
          <w:szCs w:val="24"/>
        </w:rPr>
      </w:pPr>
      <w:r w:rsidRPr="002B3211">
        <w:rPr>
          <w:sz w:val="24"/>
          <w:szCs w:val="24"/>
        </w:rPr>
        <w:t>4.1.</w:t>
      </w:r>
      <w:r w:rsidR="008900C3" w:rsidRPr="002B3211">
        <w:rPr>
          <w:sz w:val="24"/>
          <w:szCs w:val="24"/>
        </w:rPr>
        <w:t xml:space="preserve">6 </w:t>
      </w:r>
      <w:r w:rsidRPr="002B3211">
        <w:rPr>
          <w:sz w:val="24"/>
          <w:szCs w:val="24"/>
        </w:rPr>
        <w:t>Q</w:t>
      </w:r>
      <w:r w:rsidR="008900C3" w:rsidRPr="002B3211">
        <w:rPr>
          <w:sz w:val="24"/>
          <w:szCs w:val="24"/>
        </w:rPr>
        <w:t>uality control</w:t>
      </w:r>
      <w:r w:rsidRPr="002B3211">
        <w:rPr>
          <w:sz w:val="24"/>
          <w:szCs w:val="24"/>
        </w:rPr>
        <w:t xml:space="preserve"> (QC): Those actions taken by a contractor to control </w:t>
      </w:r>
    </w:p>
    <w:p w14:paraId="455E98D2" w14:textId="77777777" w:rsidR="00B75E81" w:rsidRPr="002B3211" w:rsidRDefault="00C64F18" w:rsidP="00644EE0">
      <w:pPr>
        <w:ind w:firstLine="630"/>
        <w:rPr>
          <w:sz w:val="24"/>
          <w:szCs w:val="24"/>
        </w:rPr>
      </w:pPr>
      <w:r w:rsidRPr="002B3211">
        <w:rPr>
          <w:sz w:val="24"/>
          <w:szCs w:val="24"/>
        </w:rPr>
        <w:t xml:space="preserve">the quality of output to ensure conformity with contract requirements and </w:t>
      </w:r>
    </w:p>
    <w:p w14:paraId="10E8BDCB" w14:textId="69D256F3" w:rsidR="00C64F18" w:rsidRPr="002B3211" w:rsidRDefault="00C64F18" w:rsidP="00644EE0">
      <w:pPr>
        <w:ind w:firstLine="630"/>
        <w:rPr>
          <w:sz w:val="24"/>
          <w:szCs w:val="24"/>
        </w:rPr>
      </w:pPr>
      <w:r w:rsidRPr="002B3211">
        <w:rPr>
          <w:sz w:val="24"/>
          <w:szCs w:val="24"/>
        </w:rPr>
        <w:t>reasonable standards of medical care.</w:t>
      </w:r>
    </w:p>
    <w:p w14:paraId="6CF4304D" w14:textId="77777777" w:rsidR="00C64F18" w:rsidRPr="002B3211" w:rsidRDefault="00C64F18" w:rsidP="00DF2AD8">
      <w:pPr>
        <w:rPr>
          <w:sz w:val="24"/>
          <w:szCs w:val="24"/>
        </w:rPr>
      </w:pPr>
    </w:p>
    <w:p w14:paraId="43F69AD0" w14:textId="7BD721F9" w:rsidR="00B75E81" w:rsidRPr="002B3211" w:rsidRDefault="00C64F18" w:rsidP="00DF2AD8">
      <w:pPr>
        <w:rPr>
          <w:sz w:val="24"/>
          <w:szCs w:val="24"/>
        </w:rPr>
      </w:pPr>
      <w:r w:rsidRPr="002B3211">
        <w:rPr>
          <w:sz w:val="24"/>
          <w:szCs w:val="24"/>
        </w:rPr>
        <w:t>4.1</w:t>
      </w:r>
      <w:r w:rsidR="00994CA2" w:rsidRPr="002B3211">
        <w:rPr>
          <w:sz w:val="24"/>
          <w:szCs w:val="24"/>
        </w:rPr>
        <w:t>.</w:t>
      </w:r>
      <w:r w:rsidR="008900C3" w:rsidRPr="002B3211">
        <w:rPr>
          <w:sz w:val="24"/>
          <w:szCs w:val="24"/>
        </w:rPr>
        <w:t>7</w:t>
      </w:r>
      <w:r w:rsidRPr="002B3211">
        <w:rPr>
          <w:sz w:val="24"/>
          <w:szCs w:val="24"/>
        </w:rPr>
        <w:t xml:space="preserve"> A</w:t>
      </w:r>
      <w:r w:rsidR="008900C3" w:rsidRPr="002B3211">
        <w:rPr>
          <w:sz w:val="24"/>
          <w:szCs w:val="24"/>
        </w:rPr>
        <w:t>nalyzer</w:t>
      </w:r>
      <w:r w:rsidRPr="002B3211">
        <w:rPr>
          <w:sz w:val="24"/>
          <w:szCs w:val="24"/>
        </w:rPr>
        <w:t>(</w:t>
      </w:r>
      <w:r w:rsidR="008900C3" w:rsidRPr="002B3211">
        <w:rPr>
          <w:sz w:val="24"/>
          <w:szCs w:val="24"/>
        </w:rPr>
        <w:t>s</w:t>
      </w:r>
      <w:r w:rsidRPr="002B3211">
        <w:rPr>
          <w:sz w:val="24"/>
          <w:szCs w:val="24"/>
        </w:rPr>
        <w:t xml:space="preserve">): Laboratory Clinical Chemistry analyzers required to provide </w:t>
      </w:r>
    </w:p>
    <w:p w14:paraId="4BC5C021" w14:textId="26130D6B" w:rsidR="00C64F18" w:rsidRPr="002B3211" w:rsidRDefault="00C64F18" w:rsidP="00DF2AD8">
      <w:pPr>
        <w:ind w:firstLine="630"/>
        <w:rPr>
          <w:sz w:val="24"/>
          <w:szCs w:val="24"/>
        </w:rPr>
      </w:pPr>
      <w:r w:rsidRPr="002B3211">
        <w:rPr>
          <w:sz w:val="24"/>
          <w:szCs w:val="24"/>
        </w:rPr>
        <w:t>quality patient care services.</w:t>
      </w:r>
    </w:p>
    <w:p w14:paraId="22C941C0" w14:textId="77777777" w:rsidR="00C64F18" w:rsidRPr="002B3211" w:rsidRDefault="00C64F18" w:rsidP="00EB0F97">
      <w:pPr>
        <w:ind w:firstLine="720"/>
        <w:rPr>
          <w:sz w:val="24"/>
          <w:szCs w:val="24"/>
        </w:rPr>
      </w:pPr>
    </w:p>
    <w:p w14:paraId="7C689258" w14:textId="073F578E" w:rsidR="00C64F18" w:rsidRPr="002B3211" w:rsidRDefault="00C64F18" w:rsidP="008900C3">
      <w:pPr>
        <w:rPr>
          <w:b/>
          <w:sz w:val="24"/>
          <w:szCs w:val="24"/>
        </w:rPr>
      </w:pPr>
      <w:r w:rsidRPr="002B3211">
        <w:rPr>
          <w:b/>
          <w:sz w:val="24"/>
          <w:szCs w:val="24"/>
        </w:rPr>
        <w:t>4.2</w:t>
      </w:r>
      <w:r w:rsidR="008900C3" w:rsidRPr="002B3211">
        <w:rPr>
          <w:b/>
          <w:sz w:val="24"/>
          <w:szCs w:val="24"/>
        </w:rPr>
        <w:t xml:space="preserve"> </w:t>
      </w:r>
      <w:r w:rsidRPr="002B3211">
        <w:rPr>
          <w:b/>
          <w:sz w:val="24"/>
          <w:szCs w:val="24"/>
        </w:rPr>
        <w:t>H</w:t>
      </w:r>
      <w:r w:rsidR="008900C3" w:rsidRPr="002B3211">
        <w:rPr>
          <w:b/>
          <w:sz w:val="24"/>
          <w:szCs w:val="24"/>
        </w:rPr>
        <w:t>ealth Insurance Portability and Accountability Act (H</w:t>
      </w:r>
      <w:r w:rsidRPr="002B3211">
        <w:rPr>
          <w:b/>
          <w:sz w:val="24"/>
          <w:szCs w:val="24"/>
        </w:rPr>
        <w:t xml:space="preserve">IPAA) </w:t>
      </w:r>
      <w:r w:rsidR="008900C3" w:rsidRPr="002B3211">
        <w:rPr>
          <w:b/>
          <w:sz w:val="24"/>
          <w:szCs w:val="24"/>
        </w:rPr>
        <w:t>of</w:t>
      </w:r>
      <w:r w:rsidRPr="002B3211">
        <w:rPr>
          <w:b/>
          <w:sz w:val="24"/>
          <w:szCs w:val="24"/>
        </w:rPr>
        <w:t xml:space="preserve"> 1996</w:t>
      </w:r>
    </w:p>
    <w:p w14:paraId="53A6B0D1" w14:textId="77777777" w:rsidR="00C64F18" w:rsidRPr="002B3211" w:rsidRDefault="00C64F18" w:rsidP="00C64F18">
      <w:pPr>
        <w:rPr>
          <w:b/>
          <w:sz w:val="24"/>
          <w:szCs w:val="24"/>
        </w:rPr>
      </w:pPr>
    </w:p>
    <w:p w14:paraId="52C32A6F" w14:textId="04628C22" w:rsidR="00C64F18" w:rsidRPr="002B3211" w:rsidRDefault="00C64F18" w:rsidP="00C64F18">
      <w:pPr>
        <w:rPr>
          <w:b/>
          <w:sz w:val="24"/>
          <w:szCs w:val="24"/>
        </w:rPr>
      </w:pPr>
      <w:r w:rsidRPr="002B3211">
        <w:rPr>
          <w:b/>
          <w:sz w:val="24"/>
          <w:szCs w:val="24"/>
        </w:rPr>
        <w:t>Introduction</w:t>
      </w:r>
    </w:p>
    <w:p w14:paraId="27D48375" w14:textId="77777777" w:rsidR="00C64F18" w:rsidRPr="002B3211" w:rsidRDefault="00C64F18" w:rsidP="00C64F18">
      <w:pPr>
        <w:rPr>
          <w:sz w:val="24"/>
          <w:szCs w:val="24"/>
        </w:rPr>
      </w:pPr>
    </w:p>
    <w:p w14:paraId="243FD6E4" w14:textId="262F4E69" w:rsidR="00C64F18" w:rsidRPr="002B3211" w:rsidRDefault="00C64F18" w:rsidP="00C64F18">
      <w:pPr>
        <w:rPr>
          <w:sz w:val="24"/>
          <w:szCs w:val="24"/>
        </w:rPr>
      </w:pPr>
      <w:r w:rsidRPr="002B3211">
        <w:rPr>
          <w:sz w:val="24"/>
          <w:szCs w:val="24"/>
        </w:rPr>
        <w:lastRenderedPageBreak/>
        <w:t>In accordance with 45 CFR 164.502(e)(2) and 164.504(e) and paragraph C.3.4.1.3 of DoD 6025.18-R, “DoD Health Information Privacy Regulation,” January 24, 2003, this document serves as a business associate agreement (BAA) between the signatory parties for purposes of the Health Insurance Portability and Accountability Act (HIPAA) and the “HITECH Act” amendments thereof, as implemented by the HIPAA Rules and DoD HIPAA Issuances (both defined below).</w:t>
      </w:r>
      <w:r w:rsidR="008900C3" w:rsidRPr="002B3211">
        <w:rPr>
          <w:sz w:val="24"/>
          <w:szCs w:val="24"/>
        </w:rPr>
        <w:t xml:space="preserve"> </w:t>
      </w:r>
      <w:r w:rsidRPr="002B3211">
        <w:rPr>
          <w:sz w:val="24"/>
          <w:szCs w:val="24"/>
        </w:rPr>
        <w:t xml:space="preserve"> The parties are a DoD Military Health System (MHS) component, acting as a HIPAA covered entity, and a DoD contractor, acting as a HIPAA business associate.</w:t>
      </w:r>
      <w:r w:rsidR="008900C3" w:rsidRPr="002B3211">
        <w:rPr>
          <w:sz w:val="24"/>
          <w:szCs w:val="24"/>
        </w:rPr>
        <w:t xml:space="preserve"> </w:t>
      </w:r>
      <w:r w:rsidRPr="002B3211">
        <w:rPr>
          <w:sz w:val="24"/>
          <w:szCs w:val="24"/>
        </w:rPr>
        <w:t xml:space="preserve"> The HIPAA Rules require BAAs between covered entities and business associates. </w:t>
      </w:r>
      <w:r w:rsidR="00EB0F97" w:rsidRPr="002B3211">
        <w:rPr>
          <w:sz w:val="24"/>
          <w:szCs w:val="24"/>
        </w:rPr>
        <w:t xml:space="preserve"> </w:t>
      </w:r>
      <w:r w:rsidRPr="002B3211">
        <w:rPr>
          <w:sz w:val="24"/>
          <w:szCs w:val="24"/>
        </w:rPr>
        <w:t>Implementing this BAA requirement, the applicable DoD HIPAA Issuance (DoD 6025.18-R, paragraph</w:t>
      </w:r>
    </w:p>
    <w:p w14:paraId="4023B841" w14:textId="77777777" w:rsidR="00C64F18" w:rsidRPr="002B3211" w:rsidRDefault="00C64F18" w:rsidP="00C64F18">
      <w:pPr>
        <w:rPr>
          <w:sz w:val="24"/>
          <w:szCs w:val="24"/>
        </w:rPr>
      </w:pPr>
      <w:r w:rsidRPr="002B3211">
        <w:rPr>
          <w:sz w:val="24"/>
          <w:szCs w:val="24"/>
        </w:rPr>
        <w:t>C3.4.1.3) provides that requirements applicable to business associates must be incorporated (or incorporated by reference) into the contract or agreement between the parties.</w:t>
      </w:r>
    </w:p>
    <w:p w14:paraId="4CB09644" w14:textId="77777777" w:rsidR="00C64F18" w:rsidRPr="002B3211" w:rsidRDefault="00C64F18" w:rsidP="00C64F18">
      <w:pPr>
        <w:rPr>
          <w:sz w:val="24"/>
          <w:szCs w:val="24"/>
        </w:rPr>
      </w:pPr>
    </w:p>
    <w:p w14:paraId="35605DC5" w14:textId="6C7EA033" w:rsidR="00C64F18" w:rsidRPr="002B3211" w:rsidRDefault="00C64F18" w:rsidP="00C64F18">
      <w:pPr>
        <w:rPr>
          <w:sz w:val="24"/>
          <w:szCs w:val="24"/>
        </w:rPr>
      </w:pPr>
      <w:r w:rsidRPr="002B3211">
        <w:rPr>
          <w:sz w:val="24"/>
          <w:szCs w:val="24"/>
        </w:rPr>
        <w:t>(a) Catchall Definition.</w:t>
      </w:r>
      <w:r w:rsidR="00EB0F97" w:rsidRPr="002B3211">
        <w:rPr>
          <w:sz w:val="24"/>
          <w:szCs w:val="24"/>
        </w:rPr>
        <w:t xml:space="preserve"> </w:t>
      </w:r>
      <w:r w:rsidRPr="002B3211">
        <w:rPr>
          <w:sz w:val="24"/>
          <w:szCs w:val="24"/>
        </w:rPr>
        <w:t xml:space="preserve"> Except as provided otherwise in this BAA, the following terms used in this BAA shall have the same meaning as those terms in the DoD HIPAA Rules: Data Aggregation, Designated Record Set, Disclosure, Health Care Operations, Individual, Minimum Necessary, Notice of Privacy Practices (NoPP), Protected Health Information (PHI), Required By Law, Secretary, Security Incident, Subcontractor, Unsecured Protected Health Information, and Use.</w:t>
      </w:r>
    </w:p>
    <w:p w14:paraId="6CF2E2D5" w14:textId="77777777" w:rsidR="008900C3" w:rsidRPr="002B3211" w:rsidRDefault="008900C3" w:rsidP="00C64F18">
      <w:pPr>
        <w:rPr>
          <w:sz w:val="24"/>
          <w:szCs w:val="24"/>
        </w:rPr>
      </w:pPr>
    </w:p>
    <w:p w14:paraId="337714C2" w14:textId="240E8D13" w:rsidR="00C64F18" w:rsidRPr="002B3211" w:rsidRDefault="00C64F18" w:rsidP="00C64F18">
      <w:pPr>
        <w:rPr>
          <w:sz w:val="24"/>
          <w:szCs w:val="24"/>
        </w:rPr>
      </w:pPr>
      <w:r w:rsidRPr="002B3211">
        <w:rPr>
          <w:i/>
          <w:sz w:val="24"/>
          <w:szCs w:val="24"/>
        </w:rPr>
        <w:t>Breach</w:t>
      </w:r>
      <w:r w:rsidRPr="002B3211">
        <w:rPr>
          <w:sz w:val="24"/>
          <w:szCs w:val="24"/>
        </w:rPr>
        <w:t xml:space="preserve"> means actual or possible loss of control, unauthorized disclosure of or unauthorized access to PHI or other PII (which may include, but is not limited to PHI), where</w:t>
      </w:r>
      <w:r w:rsidR="00FE71EA">
        <w:rPr>
          <w:sz w:val="24"/>
          <w:szCs w:val="24"/>
        </w:rPr>
        <w:t xml:space="preserve"> </w:t>
      </w:r>
      <w:proofErr w:type="gramStart"/>
      <w:r w:rsidRPr="002B3211">
        <w:rPr>
          <w:sz w:val="24"/>
          <w:szCs w:val="24"/>
        </w:rPr>
        <w:t>persons</w:t>
      </w:r>
      <w:proofErr w:type="gramEnd"/>
      <w:r w:rsidRPr="002B3211">
        <w:rPr>
          <w:sz w:val="24"/>
          <w:szCs w:val="24"/>
        </w:rPr>
        <w:t xml:space="preserve"> other than authorized users gain access or potential access to such information for any purpose other than authorized purposes, where one or more individuals will be adversely affected.</w:t>
      </w:r>
      <w:r w:rsidR="00EB0F97" w:rsidRPr="002B3211">
        <w:rPr>
          <w:sz w:val="24"/>
          <w:szCs w:val="24"/>
        </w:rPr>
        <w:t xml:space="preserve"> </w:t>
      </w:r>
      <w:r w:rsidRPr="002B3211">
        <w:rPr>
          <w:sz w:val="24"/>
          <w:szCs w:val="24"/>
        </w:rPr>
        <w:t xml:space="preserve"> The foregoing definition is based on the definition of breach in DoD Privacy Act Issuances as defined herein.</w:t>
      </w:r>
    </w:p>
    <w:p w14:paraId="3F630FF2" w14:textId="77777777" w:rsidR="008900C3" w:rsidRPr="002B3211" w:rsidRDefault="008900C3" w:rsidP="00C64F18">
      <w:pPr>
        <w:rPr>
          <w:sz w:val="24"/>
          <w:szCs w:val="24"/>
        </w:rPr>
      </w:pPr>
    </w:p>
    <w:p w14:paraId="7A641902" w14:textId="144BEA2A" w:rsidR="00C64F18" w:rsidRPr="002B3211" w:rsidRDefault="00C64F18" w:rsidP="00C64F18">
      <w:pPr>
        <w:rPr>
          <w:sz w:val="24"/>
          <w:szCs w:val="24"/>
        </w:rPr>
      </w:pPr>
      <w:r w:rsidRPr="002B3211">
        <w:rPr>
          <w:i/>
          <w:sz w:val="24"/>
          <w:szCs w:val="24"/>
        </w:rPr>
        <w:t>Business Associate</w:t>
      </w:r>
      <w:r w:rsidRPr="002B3211">
        <w:rPr>
          <w:sz w:val="24"/>
          <w:szCs w:val="24"/>
        </w:rPr>
        <w:t xml:space="preserve"> shall generally have the same meaning as the term “business associate” in the DoD HIPAA Issuances, and in reference to this BAA.</w:t>
      </w:r>
    </w:p>
    <w:p w14:paraId="232E4E5E" w14:textId="77777777" w:rsidR="008900C3" w:rsidRPr="002B3211" w:rsidRDefault="008900C3" w:rsidP="00C64F18">
      <w:pPr>
        <w:rPr>
          <w:sz w:val="24"/>
          <w:szCs w:val="24"/>
        </w:rPr>
      </w:pPr>
    </w:p>
    <w:p w14:paraId="6D206D51" w14:textId="27026D78" w:rsidR="00C64F18" w:rsidRPr="002B3211" w:rsidRDefault="00C64F18" w:rsidP="00C64F18">
      <w:pPr>
        <w:rPr>
          <w:sz w:val="24"/>
          <w:szCs w:val="24"/>
        </w:rPr>
      </w:pPr>
      <w:r w:rsidRPr="002B3211">
        <w:rPr>
          <w:i/>
          <w:sz w:val="24"/>
          <w:szCs w:val="24"/>
        </w:rPr>
        <w:t>Agreement means</w:t>
      </w:r>
      <w:r w:rsidRPr="002B3211">
        <w:rPr>
          <w:sz w:val="24"/>
          <w:szCs w:val="24"/>
        </w:rPr>
        <w:t xml:space="preserve"> this BAA together with the documents and/or other arrangements under which the Business Associate signatory performs services involving access to PHI on behalf of the MHS component signatory to this BAA.</w:t>
      </w:r>
    </w:p>
    <w:p w14:paraId="3B41CAF0" w14:textId="77777777" w:rsidR="008900C3" w:rsidRPr="002B3211" w:rsidRDefault="008900C3" w:rsidP="00C64F18">
      <w:pPr>
        <w:rPr>
          <w:sz w:val="24"/>
          <w:szCs w:val="24"/>
        </w:rPr>
      </w:pPr>
    </w:p>
    <w:p w14:paraId="100EA58E" w14:textId="5D46C501" w:rsidR="00C64F18" w:rsidRPr="002B3211" w:rsidRDefault="00C64F18" w:rsidP="00C64F18">
      <w:pPr>
        <w:rPr>
          <w:sz w:val="24"/>
          <w:szCs w:val="24"/>
        </w:rPr>
      </w:pPr>
      <w:r w:rsidRPr="002B3211">
        <w:rPr>
          <w:b/>
          <w:sz w:val="24"/>
          <w:szCs w:val="24"/>
        </w:rPr>
        <w:t>Covered Entity</w:t>
      </w:r>
      <w:r w:rsidRPr="002B3211">
        <w:rPr>
          <w:sz w:val="24"/>
          <w:szCs w:val="24"/>
        </w:rPr>
        <w:t xml:space="preserve"> shall generally have the same meaning as the term “covered entity” in the DoD HIPAA Issuances, and in reference to this BAA, shall mean </w:t>
      </w:r>
      <w:r w:rsidR="000C4D40" w:rsidRPr="002B3211">
        <w:rPr>
          <w:sz w:val="24"/>
          <w:szCs w:val="24"/>
        </w:rPr>
        <w:t>59</w:t>
      </w:r>
      <w:r w:rsidR="000C4D40" w:rsidRPr="002B3211">
        <w:rPr>
          <w:sz w:val="24"/>
          <w:szCs w:val="24"/>
          <w:vertAlign w:val="superscript"/>
        </w:rPr>
        <w:t>th</w:t>
      </w:r>
      <w:r w:rsidRPr="002B3211">
        <w:rPr>
          <w:sz w:val="24"/>
          <w:szCs w:val="24"/>
        </w:rPr>
        <w:t xml:space="preserve"> Medical </w:t>
      </w:r>
      <w:r w:rsidR="000C4D40" w:rsidRPr="002B3211">
        <w:rPr>
          <w:sz w:val="24"/>
          <w:szCs w:val="24"/>
        </w:rPr>
        <w:t>Wing</w:t>
      </w:r>
      <w:r w:rsidRPr="002B3211">
        <w:rPr>
          <w:sz w:val="24"/>
          <w:szCs w:val="24"/>
        </w:rPr>
        <w:t>.</w:t>
      </w:r>
    </w:p>
    <w:p w14:paraId="5EE9AFB5" w14:textId="77777777" w:rsidR="008900C3" w:rsidRPr="002B3211" w:rsidRDefault="008900C3" w:rsidP="00C64F18">
      <w:pPr>
        <w:rPr>
          <w:sz w:val="24"/>
          <w:szCs w:val="24"/>
        </w:rPr>
      </w:pPr>
    </w:p>
    <w:p w14:paraId="1CF1E612" w14:textId="40F3AABB" w:rsidR="00C64F18" w:rsidRDefault="00C64F18" w:rsidP="00C64F18">
      <w:pPr>
        <w:rPr>
          <w:sz w:val="24"/>
          <w:szCs w:val="24"/>
        </w:rPr>
      </w:pPr>
      <w:r w:rsidRPr="002B3211">
        <w:rPr>
          <w:sz w:val="24"/>
          <w:szCs w:val="24"/>
          <w:u w:val="single"/>
        </w:rPr>
        <w:t>DHA Privacy Office</w:t>
      </w:r>
      <w:r w:rsidRPr="002B3211">
        <w:rPr>
          <w:sz w:val="24"/>
          <w:szCs w:val="24"/>
        </w:rPr>
        <w:t xml:space="preserve"> means the DHA Privacy and Civil Liberties Office. The DHA Privacy Office Director is the HIPAA Privacy and Security Officer for DHA, including the National Capital Region Medical Directorate (NCRMD).</w:t>
      </w:r>
    </w:p>
    <w:p w14:paraId="452F0D36" w14:textId="77777777" w:rsidR="00FE71EA" w:rsidRPr="002B3211" w:rsidRDefault="00FE71EA" w:rsidP="00C64F18">
      <w:pPr>
        <w:rPr>
          <w:sz w:val="24"/>
          <w:szCs w:val="24"/>
        </w:rPr>
      </w:pPr>
    </w:p>
    <w:p w14:paraId="0713FDD6" w14:textId="386038E5" w:rsidR="00C64F18" w:rsidRPr="002B3211" w:rsidRDefault="00C64F18" w:rsidP="00C64F18">
      <w:pPr>
        <w:rPr>
          <w:sz w:val="24"/>
          <w:szCs w:val="24"/>
        </w:rPr>
      </w:pPr>
      <w:r w:rsidRPr="002B3211">
        <w:rPr>
          <w:i/>
          <w:sz w:val="24"/>
          <w:szCs w:val="24"/>
        </w:rPr>
        <w:t>DoD HIPAA Issuances</w:t>
      </w:r>
      <w:r w:rsidRPr="002B3211">
        <w:rPr>
          <w:sz w:val="24"/>
          <w:szCs w:val="24"/>
        </w:rPr>
        <w:t xml:space="preserve"> means the DoD issuances implementing the HIPAA Rules in the DoD Military Health System (MHS).</w:t>
      </w:r>
      <w:r w:rsidR="00EB0F97" w:rsidRPr="002B3211">
        <w:rPr>
          <w:sz w:val="24"/>
          <w:szCs w:val="24"/>
        </w:rPr>
        <w:t xml:space="preserve"> </w:t>
      </w:r>
      <w:r w:rsidRPr="002B3211">
        <w:rPr>
          <w:sz w:val="24"/>
          <w:szCs w:val="24"/>
        </w:rPr>
        <w:t xml:space="preserve"> These issuances are DoD 6025.18-R (2003), DoDI 6025.18 (2009), and DoD 8580.02-R (2007).</w:t>
      </w:r>
    </w:p>
    <w:p w14:paraId="47F00B37" w14:textId="77777777" w:rsidR="008900C3" w:rsidRPr="002B3211" w:rsidRDefault="008900C3" w:rsidP="00C64F18">
      <w:pPr>
        <w:rPr>
          <w:sz w:val="24"/>
          <w:szCs w:val="24"/>
        </w:rPr>
      </w:pPr>
    </w:p>
    <w:p w14:paraId="24FD9E2F" w14:textId="4EAFC39C" w:rsidR="00C64F18" w:rsidRPr="002B3211" w:rsidRDefault="00C64F18" w:rsidP="00C64F18">
      <w:pPr>
        <w:rPr>
          <w:sz w:val="24"/>
          <w:szCs w:val="24"/>
        </w:rPr>
      </w:pPr>
      <w:r w:rsidRPr="002B3211">
        <w:rPr>
          <w:i/>
          <w:sz w:val="24"/>
          <w:szCs w:val="24"/>
        </w:rPr>
        <w:t>DoD Privacy Act Issuances</w:t>
      </w:r>
      <w:r w:rsidRPr="002B3211">
        <w:rPr>
          <w:sz w:val="24"/>
          <w:szCs w:val="24"/>
        </w:rPr>
        <w:t xml:space="preserve"> means the DoD issuances implementing the Privacy Act, which are DoDD 5400.11 (2007) and DoD 5400.11-R (2007).</w:t>
      </w:r>
    </w:p>
    <w:p w14:paraId="49224BBA" w14:textId="77777777" w:rsidR="008900C3" w:rsidRPr="002B3211" w:rsidRDefault="008900C3" w:rsidP="00C64F18">
      <w:pPr>
        <w:rPr>
          <w:sz w:val="24"/>
          <w:szCs w:val="24"/>
        </w:rPr>
      </w:pPr>
    </w:p>
    <w:p w14:paraId="30AA47B1" w14:textId="726C8B20" w:rsidR="00C64F18" w:rsidRPr="002B3211" w:rsidRDefault="00C64F18" w:rsidP="00C64F18">
      <w:pPr>
        <w:rPr>
          <w:sz w:val="24"/>
          <w:szCs w:val="24"/>
        </w:rPr>
      </w:pPr>
      <w:r w:rsidRPr="002B3211">
        <w:rPr>
          <w:i/>
          <w:sz w:val="24"/>
          <w:szCs w:val="24"/>
        </w:rPr>
        <w:lastRenderedPageBreak/>
        <w:t>HHS Breach</w:t>
      </w:r>
      <w:r w:rsidRPr="002B3211">
        <w:rPr>
          <w:sz w:val="24"/>
          <w:szCs w:val="24"/>
        </w:rPr>
        <w:t xml:space="preserve"> means a breach that satisfies the HIPAA Breach Rule definition of breach in 45 CFR 164.402.</w:t>
      </w:r>
    </w:p>
    <w:p w14:paraId="593A48DE" w14:textId="77777777" w:rsidR="008900C3" w:rsidRPr="002B3211" w:rsidRDefault="008900C3" w:rsidP="00C64F18">
      <w:pPr>
        <w:rPr>
          <w:sz w:val="24"/>
          <w:szCs w:val="24"/>
        </w:rPr>
      </w:pPr>
    </w:p>
    <w:p w14:paraId="0F8D2A3E" w14:textId="2E9C8913" w:rsidR="00C64F18" w:rsidRPr="002B3211" w:rsidRDefault="00C64F18" w:rsidP="00C64F18">
      <w:pPr>
        <w:rPr>
          <w:sz w:val="24"/>
          <w:szCs w:val="24"/>
        </w:rPr>
      </w:pPr>
      <w:r w:rsidRPr="002B3211">
        <w:rPr>
          <w:i/>
          <w:sz w:val="24"/>
          <w:szCs w:val="24"/>
        </w:rPr>
        <w:t>HIPAA Rules</w:t>
      </w:r>
      <w:r w:rsidRPr="002B3211">
        <w:rPr>
          <w:sz w:val="24"/>
          <w:szCs w:val="24"/>
        </w:rPr>
        <w:t xml:space="preserve"> means, collectively, the HIPAA Privacy, Security, Breach and Enforcement Rules, issued by the U.S. Department of Health and Human Services (HHS) and codified at 45 CFR Part 160 and Part 164, Subpart E (Privacy), Subpart C (Security), Subpart D (Breach) and Part 160, Subparts C-D (Enforcement), as amended by the 2013 modifications to those Rules, implementing the “HITECH Act” provisions of Pub. L. 111-5. See 78 FR 5566-5702 (Jan. 25, 2013) (with corrections at 78 FR 32464 (June 7, 2013)). </w:t>
      </w:r>
      <w:r w:rsidR="00EB0F97" w:rsidRPr="002B3211">
        <w:rPr>
          <w:sz w:val="24"/>
          <w:szCs w:val="24"/>
        </w:rPr>
        <w:t xml:space="preserve"> </w:t>
      </w:r>
      <w:r w:rsidRPr="002B3211">
        <w:rPr>
          <w:sz w:val="24"/>
          <w:szCs w:val="24"/>
        </w:rPr>
        <w:t>Additional HIPAA rules regarding electronic transactions and code sets (45 CFR Part 162) are not addressed in this BAA and are not included in the term HIPAA Rules.</w:t>
      </w:r>
    </w:p>
    <w:p w14:paraId="4643581F" w14:textId="77777777" w:rsidR="008D4579" w:rsidRPr="002B3211" w:rsidRDefault="008D4579" w:rsidP="00C64F18">
      <w:pPr>
        <w:rPr>
          <w:sz w:val="24"/>
          <w:szCs w:val="24"/>
        </w:rPr>
      </w:pPr>
    </w:p>
    <w:p w14:paraId="359A574E" w14:textId="77777777" w:rsidR="00C64F18" w:rsidRPr="002B3211" w:rsidRDefault="00C64F18" w:rsidP="00C64F18">
      <w:pPr>
        <w:rPr>
          <w:sz w:val="24"/>
          <w:szCs w:val="24"/>
        </w:rPr>
      </w:pPr>
      <w:r w:rsidRPr="002B3211">
        <w:rPr>
          <w:i/>
          <w:sz w:val="24"/>
          <w:szCs w:val="24"/>
        </w:rPr>
        <w:t>Service-Level Privacy Office</w:t>
      </w:r>
      <w:r w:rsidRPr="002B3211">
        <w:rPr>
          <w:sz w:val="24"/>
          <w:szCs w:val="24"/>
        </w:rPr>
        <w:t xml:space="preserve"> means one or more offices within the military services (Army, Navy, or Air Force) with oversight authority over Privacy Act and/or HIPAA privacy compliance.</w:t>
      </w:r>
    </w:p>
    <w:p w14:paraId="13D194C0" w14:textId="77777777" w:rsidR="008900C3" w:rsidRPr="002B3211" w:rsidRDefault="008900C3" w:rsidP="00C64F18">
      <w:pPr>
        <w:rPr>
          <w:sz w:val="24"/>
          <w:szCs w:val="24"/>
        </w:rPr>
      </w:pPr>
    </w:p>
    <w:p w14:paraId="7D140973" w14:textId="3302F72F" w:rsidR="00C64F18" w:rsidRPr="002B3211" w:rsidRDefault="00C64F18" w:rsidP="00C64F18">
      <w:pPr>
        <w:rPr>
          <w:b/>
          <w:sz w:val="24"/>
          <w:szCs w:val="24"/>
        </w:rPr>
      </w:pPr>
      <w:r w:rsidRPr="002B3211">
        <w:rPr>
          <w:b/>
          <w:sz w:val="24"/>
          <w:szCs w:val="24"/>
        </w:rPr>
        <w:t>I. Obligations and Activities of Business Associate</w:t>
      </w:r>
    </w:p>
    <w:p w14:paraId="389FC9C1" w14:textId="77777777" w:rsidR="008900C3" w:rsidRPr="002B3211" w:rsidRDefault="008900C3" w:rsidP="00C64F18">
      <w:pPr>
        <w:rPr>
          <w:sz w:val="24"/>
          <w:szCs w:val="24"/>
        </w:rPr>
      </w:pPr>
    </w:p>
    <w:p w14:paraId="04BB70E0" w14:textId="371841C4" w:rsidR="00C64F18" w:rsidRPr="002B3211" w:rsidRDefault="00C64F18" w:rsidP="00C64F18">
      <w:pPr>
        <w:rPr>
          <w:sz w:val="24"/>
          <w:szCs w:val="24"/>
        </w:rPr>
      </w:pPr>
      <w:r w:rsidRPr="002B3211">
        <w:rPr>
          <w:sz w:val="24"/>
          <w:szCs w:val="24"/>
        </w:rPr>
        <w:t>(a) The Business Associate shall not use or disclose PHI other than as permitted or required by this Agreement or as required by law.</w:t>
      </w:r>
    </w:p>
    <w:p w14:paraId="096FDFDB" w14:textId="77777777" w:rsidR="008900C3" w:rsidRPr="002B3211" w:rsidRDefault="008900C3" w:rsidP="00C64F18">
      <w:pPr>
        <w:rPr>
          <w:sz w:val="24"/>
          <w:szCs w:val="24"/>
        </w:rPr>
      </w:pPr>
    </w:p>
    <w:p w14:paraId="25E5EAAA" w14:textId="7F008C8E" w:rsidR="00C64F18" w:rsidRPr="002B3211" w:rsidRDefault="00C64F18" w:rsidP="00C64F18">
      <w:pPr>
        <w:rPr>
          <w:sz w:val="24"/>
          <w:szCs w:val="24"/>
        </w:rPr>
      </w:pPr>
      <w:r w:rsidRPr="002B3211">
        <w:rPr>
          <w:sz w:val="24"/>
          <w:szCs w:val="24"/>
        </w:rPr>
        <w:t>(b) The Business Associate shall use appropriate safeguards and comply with the DoD HIPAA Rules with respect to electronic PHI, to prevent use or disclosure of PHI other than as provided for by this Agreement.</w:t>
      </w:r>
    </w:p>
    <w:p w14:paraId="7F4529CB" w14:textId="77777777" w:rsidR="008900C3" w:rsidRPr="002B3211" w:rsidRDefault="008900C3" w:rsidP="00C64F18">
      <w:pPr>
        <w:rPr>
          <w:sz w:val="24"/>
          <w:szCs w:val="24"/>
        </w:rPr>
      </w:pPr>
    </w:p>
    <w:p w14:paraId="00683276" w14:textId="531D1194" w:rsidR="00C64F18" w:rsidRPr="002B3211" w:rsidRDefault="00C64F18" w:rsidP="00C64F18">
      <w:pPr>
        <w:rPr>
          <w:sz w:val="24"/>
          <w:szCs w:val="24"/>
        </w:rPr>
      </w:pPr>
      <w:r w:rsidRPr="002B3211">
        <w:rPr>
          <w:sz w:val="24"/>
          <w:szCs w:val="24"/>
        </w:rPr>
        <w:t xml:space="preserve">(c) The Business Associate shall report to Covered Entity any Breach of which it becomes aware and shall proceed with breach response steps as required by Part V of this BAA. </w:t>
      </w:r>
      <w:r w:rsidR="00EB0F97" w:rsidRPr="002B3211">
        <w:rPr>
          <w:sz w:val="24"/>
          <w:szCs w:val="24"/>
        </w:rPr>
        <w:t xml:space="preserve"> </w:t>
      </w:r>
      <w:r w:rsidRPr="002B3211">
        <w:rPr>
          <w:sz w:val="24"/>
          <w:szCs w:val="24"/>
        </w:rPr>
        <w:t>With respect to electronic PHI, the Business Associate shall also respond to any security incident of which it becomes aware in accordance with any Information Assurance provisions of this Agreement.</w:t>
      </w:r>
      <w:r w:rsidR="00EB0F97" w:rsidRPr="002B3211">
        <w:rPr>
          <w:sz w:val="24"/>
          <w:szCs w:val="24"/>
        </w:rPr>
        <w:t xml:space="preserve"> </w:t>
      </w:r>
      <w:r w:rsidRPr="002B3211">
        <w:rPr>
          <w:sz w:val="24"/>
          <w:szCs w:val="24"/>
        </w:rPr>
        <w:t xml:space="preserve"> If at any point the Business Associate becomes aware that a security incident involves a Breach, the Business Associate shall immediately initiate breach response as required by part V of this BAA.</w:t>
      </w:r>
    </w:p>
    <w:p w14:paraId="0305F13F" w14:textId="77777777" w:rsidR="008900C3" w:rsidRPr="002B3211" w:rsidRDefault="008900C3" w:rsidP="00C64F18">
      <w:pPr>
        <w:rPr>
          <w:sz w:val="24"/>
          <w:szCs w:val="24"/>
        </w:rPr>
      </w:pPr>
    </w:p>
    <w:p w14:paraId="38647CE9" w14:textId="2841E549" w:rsidR="00C64F18" w:rsidRPr="002B3211" w:rsidRDefault="00C64F18" w:rsidP="00C64F18">
      <w:pPr>
        <w:rPr>
          <w:sz w:val="24"/>
          <w:szCs w:val="24"/>
        </w:rPr>
      </w:pPr>
      <w:r w:rsidRPr="002B3211">
        <w:rPr>
          <w:sz w:val="24"/>
          <w:szCs w:val="24"/>
        </w:rPr>
        <w:t>(d) In accordance with 45 CFR 164.502(e)(1)(ii)) and 164.308(b)(2), respectively, and corresponding DoD HIPAA Issuances, as applicable, the Business Associate shall ensure that any subcontractors that create, receive, maintain, or transmit PHI on behalf of the Business Associate agree to the same restrictions, conditions, and requirements that apply to the Business Associate with respect to such PHI.</w:t>
      </w:r>
    </w:p>
    <w:p w14:paraId="28851069" w14:textId="77777777" w:rsidR="008900C3" w:rsidRPr="002B3211" w:rsidRDefault="008900C3" w:rsidP="00C64F18">
      <w:pPr>
        <w:rPr>
          <w:sz w:val="24"/>
          <w:szCs w:val="24"/>
        </w:rPr>
      </w:pPr>
    </w:p>
    <w:p w14:paraId="0218B84A" w14:textId="28BE530E" w:rsidR="00C64F18" w:rsidRPr="002B3211" w:rsidRDefault="00C64F18" w:rsidP="00C64F18">
      <w:pPr>
        <w:rPr>
          <w:sz w:val="24"/>
          <w:szCs w:val="24"/>
        </w:rPr>
      </w:pPr>
      <w:r w:rsidRPr="002B3211">
        <w:rPr>
          <w:sz w:val="24"/>
          <w:szCs w:val="24"/>
        </w:rPr>
        <w:t>(e) The Business Associate shall make available PHI in a Designated Record Set, to the Covered Entity or, as directed by the Covered Entity, to an Individual, as necessary to satisfy the Covered Entity obligations under 45 CFR 164.524 and corresponding DoD HIPAA Issuances.</w:t>
      </w:r>
    </w:p>
    <w:p w14:paraId="7F74708E" w14:textId="77777777" w:rsidR="008900C3" w:rsidRPr="002B3211" w:rsidRDefault="008900C3" w:rsidP="00C64F18">
      <w:pPr>
        <w:rPr>
          <w:sz w:val="24"/>
          <w:szCs w:val="24"/>
        </w:rPr>
      </w:pPr>
    </w:p>
    <w:p w14:paraId="09628EE1" w14:textId="1D384D7C" w:rsidR="00C64F18" w:rsidRPr="002B3211" w:rsidRDefault="00C64F18" w:rsidP="00C64F18">
      <w:pPr>
        <w:rPr>
          <w:sz w:val="24"/>
          <w:szCs w:val="24"/>
        </w:rPr>
      </w:pPr>
      <w:r w:rsidRPr="002B3211">
        <w:rPr>
          <w:sz w:val="24"/>
          <w:szCs w:val="24"/>
        </w:rPr>
        <w:t>(f) The Business Associate shall make any amendment(s) to PHI in a Designated Record Set as directed or agreed to by the Covered Entity pursuant to 45 CFR 164.526 or take other measures as necessary to satisfy Covered Entity’s obligations under 45 CFR 164.526, and corresponding DoD HIPAA Issuances.</w:t>
      </w:r>
    </w:p>
    <w:p w14:paraId="12C699E2" w14:textId="77777777" w:rsidR="008900C3" w:rsidRPr="002B3211" w:rsidRDefault="008900C3" w:rsidP="00C64F18">
      <w:pPr>
        <w:rPr>
          <w:sz w:val="24"/>
          <w:szCs w:val="24"/>
        </w:rPr>
      </w:pPr>
    </w:p>
    <w:p w14:paraId="251016B9" w14:textId="70A55BFB" w:rsidR="00C64F18" w:rsidRPr="002B3211" w:rsidRDefault="00C64F18" w:rsidP="00C64F18">
      <w:pPr>
        <w:rPr>
          <w:sz w:val="24"/>
          <w:szCs w:val="24"/>
        </w:rPr>
      </w:pPr>
      <w:r w:rsidRPr="002B3211">
        <w:rPr>
          <w:sz w:val="24"/>
          <w:szCs w:val="24"/>
        </w:rPr>
        <w:lastRenderedPageBreak/>
        <w:t>(g) The Business Associate shall maintain and make available the information required to provide an accounting of disclosures to the Covered Entity or an individual as necessary to satisfy the Covered Entity’s obligations under 45 CFR 164.528 and corresponding DoD HIPAA Issuances.</w:t>
      </w:r>
    </w:p>
    <w:p w14:paraId="377AC201" w14:textId="77777777" w:rsidR="008900C3" w:rsidRPr="002B3211" w:rsidRDefault="008900C3" w:rsidP="00C64F18">
      <w:pPr>
        <w:rPr>
          <w:sz w:val="24"/>
          <w:szCs w:val="24"/>
        </w:rPr>
      </w:pPr>
    </w:p>
    <w:p w14:paraId="75447E87" w14:textId="0A8F5349" w:rsidR="00C64F18" w:rsidRPr="002B3211" w:rsidRDefault="00C64F18" w:rsidP="00C64F18">
      <w:pPr>
        <w:rPr>
          <w:sz w:val="24"/>
          <w:szCs w:val="24"/>
        </w:rPr>
      </w:pPr>
      <w:r w:rsidRPr="002B3211">
        <w:rPr>
          <w:sz w:val="24"/>
          <w:szCs w:val="24"/>
        </w:rPr>
        <w:t xml:space="preserve">(h) To the extent the Business Associate is to carry out one or more of Covered Entity's </w:t>
      </w:r>
      <w:proofErr w:type="gramStart"/>
      <w:r w:rsidRPr="002B3211">
        <w:rPr>
          <w:sz w:val="24"/>
          <w:szCs w:val="24"/>
        </w:rPr>
        <w:t>obligation</w:t>
      </w:r>
      <w:proofErr w:type="gramEnd"/>
      <w:r w:rsidRPr="002B3211">
        <w:rPr>
          <w:sz w:val="24"/>
          <w:szCs w:val="24"/>
        </w:rPr>
        <w:t>(s) under the HIPAA Privacy Rule, the Business Associate shall comply with the requirements of the HIPAA Privacy Rule that apply to the Covered Entity in the performance of such obligation(s); and</w:t>
      </w:r>
    </w:p>
    <w:p w14:paraId="02ABED3C" w14:textId="77777777" w:rsidR="008900C3" w:rsidRPr="002B3211" w:rsidRDefault="008900C3" w:rsidP="00C64F18">
      <w:pPr>
        <w:rPr>
          <w:sz w:val="24"/>
          <w:szCs w:val="24"/>
        </w:rPr>
      </w:pPr>
    </w:p>
    <w:p w14:paraId="5FB6EF00" w14:textId="36AF6B16" w:rsidR="00C64F18" w:rsidRPr="002B3211" w:rsidRDefault="00C64F18" w:rsidP="00C64F18">
      <w:pPr>
        <w:rPr>
          <w:sz w:val="24"/>
          <w:szCs w:val="24"/>
        </w:rPr>
      </w:pPr>
      <w:r w:rsidRPr="002B3211">
        <w:rPr>
          <w:sz w:val="24"/>
          <w:szCs w:val="24"/>
        </w:rPr>
        <w:t>(i) The Business Associate shall make its internal practices, books, and records available to the Secretary for purposes of determining compliance with the HIPAA Rules.</w:t>
      </w:r>
    </w:p>
    <w:p w14:paraId="0172B3B3" w14:textId="77777777" w:rsidR="008D4579" w:rsidRPr="002B3211" w:rsidRDefault="008D4579" w:rsidP="00C64F18">
      <w:pPr>
        <w:rPr>
          <w:b/>
          <w:sz w:val="24"/>
          <w:szCs w:val="24"/>
        </w:rPr>
      </w:pPr>
    </w:p>
    <w:p w14:paraId="07FBAF17" w14:textId="7AA40578" w:rsidR="00C64F18" w:rsidRPr="002B3211" w:rsidRDefault="00C64F18" w:rsidP="00C64F18">
      <w:pPr>
        <w:rPr>
          <w:b/>
          <w:sz w:val="24"/>
          <w:szCs w:val="24"/>
        </w:rPr>
      </w:pPr>
      <w:r w:rsidRPr="002B3211">
        <w:rPr>
          <w:b/>
          <w:sz w:val="24"/>
          <w:szCs w:val="24"/>
        </w:rPr>
        <w:t>II. Permitted Uses and Disclosures by Business Associate</w:t>
      </w:r>
    </w:p>
    <w:p w14:paraId="7A2E8C9B" w14:textId="77777777" w:rsidR="00EB0F97" w:rsidRPr="002B3211" w:rsidRDefault="00EB0F97" w:rsidP="00C64F18">
      <w:pPr>
        <w:rPr>
          <w:sz w:val="24"/>
          <w:szCs w:val="24"/>
        </w:rPr>
      </w:pPr>
    </w:p>
    <w:p w14:paraId="5D78C1E5" w14:textId="07776950" w:rsidR="00C64F18" w:rsidRPr="002B3211" w:rsidRDefault="00C64F18" w:rsidP="00C64F18">
      <w:pPr>
        <w:rPr>
          <w:sz w:val="24"/>
          <w:szCs w:val="24"/>
        </w:rPr>
      </w:pPr>
      <w:r w:rsidRPr="002B3211">
        <w:rPr>
          <w:sz w:val="24"/>
          <w:szCs w:val="24"/>
        </w:rPr>
        <w:t>(a) The Business Associate may only use or disclose PHI as necessary to perform the services set forth in this Agreement or as required by law.</w:t>
      </w:r>
      <w:r w:rsidR="00EB0F97" w:rsidRPr="002B3211">
        <w:rPr>
          <w:sz w:val="24"/>
          <w:szCs w:val="24"/>
        </w:rPr>
        <w:t xml:space="preserve"> </w:t>
      </w:r>
      <w:r w:rsidRPr="002B3211">
        <w:rPr>
          <w:sz w:val="24"/>
          <w:szCs w:val="24"/>
        </w:rPr>
        <w:t xml:space="preserve"> The Business Associate is not permitted to de-identify PHI under DoD HIPAA issuances or the corresponding 45 CFR 164.514(a)-(c), nor is it permitted to use or disclose de-identified PHI, except as provided by this Agreement or directed by the Covered Entity.</w:t>
      </w:r>
    </w:p>
    <w:p w14:paraId="79FDAD59" w14:textId="77777777" w:rsidR="00EB0F97" w:rsidRPr="002B3211" w:rsidRDefault="00EB0F97" w:rsidP="00C64F18">
      <w:pPr>
        <w:rPr>
          <w:sz w:val="24"/>
          <w:szCs w:val="24"/>
        </w:rPr>
      </w:pPr>
    </w:p>
    <w:p w14:paraId="7CB36566" w14:textId="3D261B9A" w:rsidR="00C64F18" w:rsidRPr="002B3211" w:rsidRDefault="00C64F18" w:rsidP="00C64F18">
      <w:pPr>
        <w:rPr>
          <w:sz w:val="24"/>
          <w:szCs w:val="24"/>
        </w:rPr>
      </w:pPr>
      <w:r w:rsidRPr="002B3211">
        <w:rPr>
          <w:sz w:val="24"/>
          <w:szCs w:val="24"/>
        </w:rPr>
        <w:t>(b) The Business Associate agrees to use, disclose and request PHI only in accordance with the HIPAA Privacy Rule “minimum necessary” standard and corresponding DHA policies and procedures as stated in the DoD HIPAA Issuances.</w:t>
      </w:r>
    </w:p>
    <w:p w14:paraId="6B369425" w14:textId="77777777" w:rsidR="00EB0F97" w:rsidRPr="002B3211" w:rsidRDefault="00EB0F97" w:rsidP="00C64F18">
      <w:pPr>
        <w:rPr>
          <w:sz w:val="24"/>
          <w:szCs w:val="24"/>
        </w:rPr>
      </w:pPr>
    </w:p>
    <w:p w14:paraId="5C902872" w14:textId="50D4952E" w:rsidR="00C64F18" w:rsidRPr="002B3211" w:rsidRDefault="00C64F18" w:rsidP="00C64F18">
      <w:pPr>
        <w:rPr>
          <w:sz w:val="24"/>
          <w:szCs w:val="24"/>
        </w:rPr>
      </w:pPr>
      <w:r w:rsidRPr="002B3211">
        <w:rPr>
          <w:sz w:val="24"/>
          <w:szCs w:val="24"/>
        </w:rPr>
        <w:t>(c) The Business Associate shall not use or disclose PHI in a manner that would violate the DoD HIPAA</w:t>
      </w:r>
      <w:r w:rsidR="00EA3540" w:rsidRPr="002B3211">
        <w:rPr>
          <w:sz w:val="24"/>
          <w:szCs w:val="24"/>
        </w:rPr>
        <w:t xml:space="preserve"> </w:t>
      </w:r>
      <w:r w:rsidRPr="002B3211">
        <w:rPr>
          <w:sz w:val="24"/>
          <w:szCs w:val="24"/>
        </w:rPr>
        <w:t>Issuances or HIPAA Privacy Rules if done by the Covered Entity, except uses and disclosures for the Business Associate’s own management and administration and legal responsibilities or for data aggregation services as set forth in the following three paragraphs.</w:t>
      </w:r>
    </w:p>
    <w:p w14:paraId="2E354334" w14:textId="77777777" w:rsidR="00EB0F97" w:rsidRPr="002B3211" w:rsidRDefault="00EB0F97" w:rsidP="00C64F18">
      <w:pPr>
        <w:rPr>
          <w:sz w:val="24"/>
          <w:szCs w:val="24"/>
        </w:rPr>
      </w:pPr>
    </w:p>
    <w:p w14:paraId="216C72FC" w14:textId="75FF653B" w:rsidR="00C64F18" w:rsidRPr="002B3211" w:rsidRDefault="00C64F18" w:rsidP="00C64F18">
      <w:pPr>
        <w:rPr>
          <w:sz w:val="24"/>
          <w:szCs w:val="24"/>
        </w:rPr>
      </w:pPr>
      <w:r w:rsidRPr="002B3211">
        <w:rPr>
          <w:sz w:val="24"/>
          <w:szCs w:val="24"/>
        </w:rPr>
        <w:t xml:space="preserve">(d) Except as otherwise limited in this Agreement, the Business Associate may use PHI for the proper management and administration of the Business Associate or to carry out the legal responsibilities of the Business Associate. </w:t>
      </w:r>
      <w:r w:rsidR="00EB0F97" w:rsidRPr="002B3211">
        <w:rPr>
          <w:sz w:val="24"/>
          <w:szCs w:val="24"/>
        </w:rPr>
        <w:t xml:space="preserve"> </w:t>
      </w:r>
      <w:r w:rsidRPr="002B3211">
        <w:rPr>
          <w:sz w:val="24"/>
          <w:szCs w:val="24"/>
        </w:rPr>
        <w:t>The foregoing authority to use PHI does not apply to disclosure of PHI, which is covered in the next paragraph.</w:t>
      </w:r>
    </w:p>
    <w:p w14:paraId="3CAF90D7" w14:textId="77777777" w:rsidR="00EB0F97" w:rsidRPr="002B3211" w:rsidRDefault="00EB0F97" w:rsidP="00C64F18">
      <w:pPr>
        <w:rPr>
          <w:sz w:val="24"/>
          <w:szCs w:val="24"/>
        </w:rPr>
      </w:pPr>
    </w:p>
    <w:p w14:paraId="5883F1A8" w14:textId="25DA244E" w:rsidR="00C64F18" w:rsidRPr="002B3211" w:rsidRDefault="00C64F18" w:rsidP="00C64F18">
      <w:pPr>
        <w:rPr>
          <w:sz w:val="24"/>
          <w:szCs w:val="24"/>
        </w:rPr>
      </w:pPr>
      <w:r w:rsidRPr="002B3211">
        <w:rPr>
          <w:sz w:val="24"/>
          <w:szCs w:val="24"/>
        </w:rPr>
        <w:t>(e) Except as otherwise limited in this Agreement, the Business Associate may disclose PHI for the proper management and administration of the Business Associate or to carry out the legal responsibilities of the Business Associate, provided that disclosures are required by law, or the Business Associate obtains reasonable assurances from the person to whom the PHI is disclosed that it will remain confidential and used or further disclosed only as required by law or for the purposes for which it was disclosed to the person, and the person notifies the Business Associate of any instances of which it is aware in which the confidentiality of the information has been breached.</w:t>
      </w:r>
    </w:p>
    <w:p w14:paraId="395F01B9" w14:textId="77777777" w:rsidR="00EB0F97" w:rsidRPr="002B3211" w:rsidRDefault="00EB0F97" w:rsidP="00C64F18">
      <w:pPr>
        <w:rPr>
          <w:sz w:val="24"/>
          <w:szCs w:val="24"/>
        </w:rPr>
      </w:pPr>
    </w:p>
    <w:p w14:paraId="58DA9824" w14:textId="03DFBCEA" w:rsidR="00C64F18" w:rsidRPr="002B3211" w:rsidRDefault="00C64F18" w:rsidP="00C64F18">
      <w:pPr>
        <w:rPr>
          <w:sz w:val="24"/>
          <w:szCs w:val="24"/>
        </w:rPr>
      </w:pPr>
      <w:r w:rsidRPr="002B3211">
        <w:rPr>
          <w:sz w:val="24"/>
          <w:szCs w:val="24"/>
        </w:rPr>
        <w:t>(f) Except as otherwise limited in this Agreement, the Business Associate may use PHI to provide Data Aggregation services relating to the Covered Entity’s health care operations.</w:t>
      </w:r>
    </w:p>
    <w:p w14:paraId="117E26E5" w14:textId="77777777" w:rsidR="00EB0F97" w:rsidRPr="002B3211" w:rsidRDefault="00EB0F97" w:rsidP="00C64F18">
      <w:pPr>
        <w:rPr>
          <w:sz w:val="24"/>
          <w:szCs w:val="24"/>
        </w:rPr>
      </w:pPr>
    </w:p>
    <w:p w14:paraId="550B7C50" w14:textId="14F18B6A" w:rsidR="00C64F18" w:rsidRPr="002B3211" w:rsidRDefault="00C64F18" w:rsidP="00C64F18">
      <w:pPr>
        <w:rPr>
          <w:b/>
          <w:sz w:val="24"/>
          <w:szCs w:val="24"/>
        </w:rPr>
      </w:pPr>
      <w:r w:rsidRPr="002B3211">
        <w:rPr>
          <w:b/>
          <w:sz w:val="24"/>
          <w:szCs w:val="24"/>
        </w:rPr>
        <w:lastRenderedPageBreak/>
        <w:t>III. Provisions for Covered Entity to Inform Business Associate of Privacy Practices and Restrictions</w:t>
      </w:r>
    </w:p>
    <w:p w14:paraId="7A5BE412" w14:textId="77777777" w:rsidR="00EB0F97" w:rsidRPr="002B3211" w:rsidRDefault="00EB0F97" w:rsidP="00C64F18">
      <w:pPr>
        <w:rPr>
          <w:sz w:val="24"/>
          <w:szCs w:val="24"/>
        </w:rPr>
      </w:pPr>
    </w:p>
    <w:p w14:paraId="34ACDDBC" w14:textId="27621F6A" w:rsidR="00C64F18" w:rsidRPr="002B3211" w:rsidRDefault="00C64F18" w:rsidP="00C64F18">
      <w:pPr>
        <w:rPr>
          <w:sz w:val="24"/>
          <w:szCs w:val="24"/>
        </w:rPr>
      </w:pPr>
      <w:r w:rsidRPr="002B3211">
        <w:rPr>
          <w:sz w:val="24"/>
          <w:szCs w:val="24"/>
        </w:rPr>
        <w:t xml:space="preserve">(a) The Covered Entity shall notify the Business Associate of any </w:t>
      </w:r>
      <w:proofErr w:type="gramStart"/>
      <w:r w:rsidRPr="002B3211">
        <w:rPr>
          <w:sz w:val="24"/>
          <w:szCs w:val="24"/>
        </w:rPr>
        <w:t>limitation</w:t>
      </w:r>
      <w:proofErr w:type="gramEnd"/>
      <w:r w:rsidRPr="002B3211">
        <w:rPr>
          <w:sz w:val="24"/>
          <w:szCs w:val="24"/>
        </w:rPr>
        <w:t>(s) in the notice of privacy practices of the Covered Entity under 45 CFR 164.520 and the corresponding provision of the DoD HIPAA Issuances, to the extent that such limitation may affect Business Associate’s use or disclosure of PHI.</w:t>
      </w:r>
    </w:p>
    <w:p w14:paraId="0994D9E1" w14:textId="77777777" w:rsidR="00EB0F97" w:rsidRPr="002B3211" w:rsidRDefault="00EB0F97" w:rsidP="00C64F18">
      <w:pPr>
        <w:rPr>
          <w:sz w:val="24"/>
          <w:szCs w:val="24"/>
        </w:rPr>
      </w:pPr>
    </w:p>
    <w:p w14:paraId="66C33283" w14:textId="6687FA29" w:rsidR="00C64F18" w:rsidRPr="002B3211" w:rsidRDefault="00C64F18" w:rsidP="00C64F18">
      <w:pPr>
        <w:rPr>
          <w:sz w:val="24"/>
          <w:szCs w:val="24"/>
        </w:rPr>
      </w:pPr>
      <w:r w:rsidRPr="002B3211">
        <w:rPr>
          <w:sz w:val="24"/>
          <w:szCs w:val="24"/>
        </w:rPr>
        <w:t>(b) The Covered Entity shall notify the Business Associate of any changes in, or revocation of, the permission by an Individual to use or disclose his or her PHI, to the extent that such changes affect the Business Associate’s use or disclosure of PHI.</w:t>
      </w:r>
    </w:p>
    <w:p w14:paraId="6975B4C9" w14:textId="77777777" w:rsidR="00C64F18" w:rsidRPr="002B3211" w:rsidRDefault="00C64F18" w:rsidP="00C64F18">
      <w:pPr>
        <w:rPr>
          <w:sz w:val="24"/>
          <w:szCs w:val="24"/>
        </w:rPr>
      </w:pPr>
      <w:r w:rsidRPr="002B3211">
        <w:rPr>
          <w:sz w:val="24"/>
          <w:szCs w:val="24"/>
        </w:rPr>
        <w:t>(c) The Covered Entity shall notify the Business Associate of any restriction on the use or disclosure of PHI that the Covered Entity has agreed to or is required to abide by under 45 CFR 164.522 and the corresponding DoD HIPAA Issuances, to the extent that such changes may affect the Business Associate’s use or disclosure of PHI.</w:t>
      </w:r>
    </w:p>
    <w:p w14:paraId="6E8D8B63" w14:textId="77777777" w:rsidR="00EB0F97" w:rsidRPr="002B3211" w:rsidRDefault="00EB0F97" w:rsidP="00C64F18">
      <w:pPr>
        <w:rPr>
          <w:sz w:val="24"/>
          <w:szCs w:val="24"/>
        </w:rPr>
      </w:pPr>
    </w:p>
    <w:p w14:paraId="63A5841E" w14:textId="52AA6911" w:rsidR="00C64F18" w:rsidRPr="002B3211" w:rsidRDefault="00C64F18" w:rsidP="00C64F18">
      <w:pPr>
        <w:rPr>
          <w:b/>
          <w:sz w:val="24"/>
          <w:szCs w:val="24"/>
        </w:rPr>
      </w:pPr>
      <w:r w:rsidRPr="002B3211">
        <w:rPr>
          <w:b/>
          <w:sz w:val="24"/>
          <w:szCs w:val="24"/>
        </w:rPr>
        <w:t>IV. Permissible Requests by Covered Entity</w:t>
      </w:r>
    </w:p>
    <w:p w14:paraId="2FB12C33" w14:textId="77777777" w:rsidR="00EB0F97" w:rsidRPr="002B3211" w:rsidRDefault="00EB0F97" w:rsidP="00C64F18">
      <w:pPr>
        <w:rPr>
          <w:sz w:val="24"/>
          <w:szCs w:val="24"/>
        </w:rPr>
      </w:pPr>
    </w:p>
    <w:p w14:paraId="5FCA71D3" w14:textId="15927C24" w:rsidR="00C64F18" w:rsidRPr="002B3211" w:rsidRDefault="00C64F18" w:rsidP="00C64F18">
      <w:pPr>
        <w:rPr>
          <w:sz w:val="24"/>
          <w:szCs w:val="24"/>
        </w:rPr>
      </w:pPr>
      <w:r w:rsidRPr="002B3211">
        <w:rPr>
          <w:sz w:val="24"/>
          <w:szCs w:val="24"/>
        </w:rPr>
        <w:t>The Covered Entity shall not request the Business Associate to use or disclose PHI in any manner that would not be permissible under the HIPAA Privacy Rule or any applicable Government regulations (including without limitation, DoD HIPAA Issuances) if done by the Covered Entity, except for providing Data Aggregation services to the Covered Entity and for management and administrative activities of the Business Associate as otherwise permitted by this BAA.</w:t>
      </w:r>
    </w:p>
    <w:p w14:paraId="0D167C64" w14:textId="77777777" w:rsidR="00EB0F97" w:rsidRPr="002B3211" w:rsidRDefault="00EB0F97" w:rsidP="00C64F18">
      <w:pPr>
        <w:rPr>
          <w:sz w:val="24"/>
          <w:szCs w:val="24"/>
        </w:rPr>
      </w:pPr>
    </w:p>
    <w:p w14:paraId="747DA050" w14:textId="3AEC0F5F" w:rsidR="00C64F18" w:rsidRPr="002B3211" w:rsidRDefault="00C64F18" w:rsidP="00C64F18">
      <w:pPr>
        <w:rPr>
          <w:b/>
          <w:sz w:val="24"/>
          <w:szCs w:val="24"/>
        </w:rPr>
      </w:pPr>
      <w:r w:rsidRPr="002B3211">
        <w:rPr>
          <w:b/>
          <w:sz w:val="24"/>
          <w:szCs w:val="24"/>
        </w:rPr>
        <w:t>V. Breach Response</w:t>
      </w:r>
    </w:p>
    <w:p w14:paraId="23C64705" w14:textId="77777777" w:rsidR="00EB0F97" w:rsidRPr="002B3211" w:rsidRDefault="00EB0F97" w:rsidP="00C64F18">
      <w:pPr>
        <w:rPr>
          <w:sz w:val="24"/>
          <w:szCs w:val="24"/>
        </w:rPr>
      </w:pPr>
    </w:p>
    <w:p w14:paraId="127C1626" w14:textId="5BC80720" w:rsidR="00C64F18" w:rsidRPr="002B3211" w:rsidRDefault="00C64F18" w:rsidP="00C64F18">
      <w:pPr>
        <w:rPr>
          <w:sz w:val="24"/>
          <w:szCs w:val="24"/>
        </w:rPr>
      </w:pPr>
      <w:r w:rsidRPr="002B3211">
        <w:rPr>
          <w:sz w:val="24"/>
          <w:szCs w:val="24"/>
        </w:rPr>
        <w:t>(a) In general.</w:t>
      </w:r>
    </w:p>
    <w:p w14:paraId="7F2CAEE2" w14:textId="77777777" w:rsidR="00EB0F97" w:rsidRPr="002B3211" w:rsidRDefault="00EB0F97" w:rsidP="00C64F18">
      <w:pPr>
        <w:rPr>
          <w:sz w:val="24"/>
          <w:szCs w:val="24"/>
        </w:rPr>
      </w:pPr>
    </w:p>
    <w:p w14:paraId="3D6A77A9" w14:textId="2EC2B87F" w:rsidR="00C64F18" w:rsidRPr="002B3211" w:rsidRDefault="00C64F18" w:rsidP="00C64F18">
      <w:pPr>
        <w:rPr>
          <w:sz w:val="24"/>
          <w:szCs w:val="24"/>
        </w:rPr>
      </w:pPr>
      <w:r w:rsidRPr="002B3211">
        <w:rPr>
          <w:sz w:val="24"/>
          <w:szCs w:val="24"/>
        </w:rPr>
        <w:t>(1) In the event of a breach of PII/PHI held by the Business Associate, the Business Associate shall report the breach to the Covered Entity in accordance with Section VII, assess the breach incident, take mitigation actions as applicable, and notify affected individuals, as directed by the Covered Entity.</w:t>
      </w:r>
    </w:p>
    <w:p w14:paraId="3706B1FA" w14:textId="77777777" w:rsidR="00EB0F97" w:rsidRPr="002B3211" w:rsidRDefault="00EB0F97" w:rsidP="00C64F18">
      <w:pPr>
        <w:rPr>
          <w:sz w:val="24"/>
          <w:szCs w:val="24"/>
        </w:rPr>
      </w:pPr>
    </w:p>
    <w:p w14:paraId="387D6FA7" w14:textId="1055DAB6" w:rsidR="00C64F18" w:rsidRDefault="00C64F18" w:rsidP="00C64F18">
      <w:pPr>
        <w:rPr>
          <w:sz w:val="24"/>
          <w:szCs w:val="24"/>
        </w:rPr>
      </w:pPr>
      <w:r w:rsidRPr="002B3211">
        <w:rPr>
          <w:sz w:val="24"/>
          <w:szCs w:val="24"/>
        </w:rPr>
        <w:t>(2) The Business Associate shall coordinate all investigation actions with the Covered Entity, and at a minimum, follow the breach response requirements set forth in this Part V, which is designed to satisfy both the Privacy Act and HIPAA as applicable.</w:t>
      </w:r>
      <w:r w:rsidR="009B5AF9" w:rsidRPr="002B3211">
        <w:rPr>
          <w:sz w:val="24"/>
          <w:szCs w:val="24"/>
        </w:rPr>
        <w:t xml:space="preserve"> </w:t>
      </w:r>
      <w:r w:rsidRPr="002B3211">
        <w:rPr>
          <w:sz w:val="24"/>
          <w:szCs w:val="24"/>
        </w:rPr>
        <w:t xml:space="preserve"> If a breach involves PII without PHI, then the Business Associate shall comply with DoD Privacy Act Issuance breach response requirements only; if a breach involves PHI (a subset of PII), then the Business Associate shall comply with both Privacy Act and HIPAA breach response requirements.</w:t>
      </w:r>
      <w:r w:rsidR="009B5AF9" w:rsidRPr="002B3211">
        <w:rPr>
          <w:sz w:val="24"/>
          <w:szCs w:val="24"/>
        </w:rPr>
        <w:t xml:space="preserve"> </w:t>
      </w:r>
      <w:r w:rsidRPr="002B3211">
        <w:rPr>
          <w:sz w:val="24"/>
          <w:szCs w:val="24"/>
        </w:rPr>
        <w:t xml:space="preserve"> A breach involving PHI may or may not constitute an HHS Breach. </w:t>
      </w:r>
      <w:r w:rsidR="00EB0F97" w:rsidRPr="002B3211">
        <w:rPr>
          <w:sz w:val="24"/>
          <w:szCs w:val="24"/>
        </w:rPr>
        <w:t xml:space="preserve"> </w:t>
      </w:r>
      <w:r w:rsidRPr="002B3211">
        <w:rPr>
          <w:sz w:val="24"/>
          <w:szCs w:val="24"/>
        </w:rPr>
        <w:t>If a breach is not an HHS Breach, then the Business Associate has no HIPAA breach response obligations.</w:t>
      </w:r>
      <w:r w:rsidR="009B5AF9" w:rsidRPr="002B3211">
        <w:rPr>
          <w:sz w:val="24"/>
          <w:szCs w:val="24"/>
        </w:rPr>
        <w:t xml:space="preserve"> </w:t>
      </w:r>
      <w:r w:rsidRPr="002B3211">
        <w:rPr>
          <w:sz w:val="24"/>
          <w:szCs w:val="24"/>
        </w:rPr>
        <w:t xml:space="preserve"> In such cases, the Business Associate must still comply with </w:t>
      </w:r>
      <w:proofErr w:type="gramStart"/>
      <w:r w:rsidRPr="002B3211">
        <w:rPr>
          <w:sz w:val="24"/>
          <w:szCs w:val="24"/>
        </w:rPr>
        <w:t>breach</w:t>
      </w:r>
      <w:proofErr w:type="gramEnd"/>
      <w:r w:rsidRPr="002B3211">
        <w:rPr>
          <w:sz w:val="24"/>
          <w:szCs w:val="24"/>
        </w:rPr>
        <w:t xml:space="preserve"> response requirements under the DoD Privacy Act Issuances.</w:t>
      </w:r>
    </w:p>
    <w:p w14:paraId="658D3DCB" w14:textId="77777777" w:rsidR="00FE71EA" w:rsidRPr="002B3211" w:rsidRDefault="00FE71EA" w:rsidP="00C64F18">
      <w:pPr>
        <w:rPr>
          <w:sz w:val="24"/>
          <w:szCs w:val="24"/>
        </w:rPr>
      </w:pPr>
    </w:p>
    <w:p w14:paraId="3F312AAA" w14:textId="03C10D64" w:rsidR="00C64F18" w:rsidRPr="002B3211" w:rsidRDefault="00C64F18" w:rsidP="00C64F18">
      <w:pPr>
        <w:rPr>
          <w:sz w:val="24"/>
          <w:szCs w:val="24"/>
        </w:rPr>
      </w:pPr>
      <w:r w:rsidRPr="002B3211">
        <w:rPr>
          <w:sz w:val="24"/>
          <w:szCs w:val="24"/>
        </w:rPr>
        <w:lastRenderedPageBreak/>
        <w:t>(3) The Business Associate shall, at no cost to the government, bear any costs associated with a breach of PII/PHI that the Business Associate has caused or is otherwise responsible for addressing.</w:t>
      </w:r>
    </w:p>
    <w:p w14:paraId="021EFDAB" w14:textId="77777777" w:rsidR="00EB0F97" w:rsidRPr="002B3211" w:rsidRDefault="00EB0F97" w:rsidP="00C64F18">
      <w:pPr>
        <w:rPr>
          <w:sz w:val="24"/>
          <w:szCs w:val="24"/>
        </w:rPr>
      </w:pPr>
    </w:p>
    <w:p w14:paraId="5C3EA328" w14:textId="68117E16" w:rsidR="00C64F18" w:rsidRPr="002B3211" w:rsidRDefault="00C64F18" w:rsidP="00C64F18">
      <w:pPr>
        <w:rPr>
          <w:sz w:val="24"/>
          <w:szCs w:val="24"/>
        </w:rPr>
      </w:pPr>
      <w:r w:rsidRPr="002B3211">
        <w:rPr>
          <w:sz w:val="24"/>
          <w:szCs w:val="24"/>
        </w:rPr>
        <w:t>(b) Government Reporting Provisions</w:t>
      </w:r>
    </w:p>
    <w:p w14:paraId="5485B15B" w14:textId="77777777" w:rsidR="00EB0F97" w:rsidRPr="002B3211" w:rsidRDefault="00EB0F97" w:rsidP="00C64F18">
      <w:pPr>
        <w:rPr>
          <w:sz w:val="24"/>
          <w:szCs w:val="24"/>
        </w:rPr>
      </w:pPr>
    </w:p>
    <w:p w14:paraId="6A0628D8" w14:textId="79AA4B28" w:rsidR="00C64F18" w:rsidRPr="002B3211" w:rsidRDefault="00C64F18" w:rsidP="00C64F18">
      <w:pPr>
        <w:rPr>
          <w:sz w:val="24"/>
          <w:szCs w:val="24"/>
        </w:rPr>
      </w:pPr>
      <w:r w:rsidRPr="002B3211">
        <w:rPr>
          <w:sz w:val="24"/>
          <w:szCs w:val="24"/>
        </w:rPr>
        <w:t>(1) If the Covered Entity determines that a breach is an HHS Breach, then the Business Associate shall comply with both the HIPAA Breach Rule and DoD Privacy Act Issuances, as directed by the Covered Entity, regardless of where the breach occurs.</w:t>
      </w:r>
      <w:r w:rsidR="009B5AF9" w:rsidRPr="002B3211">
        <w:rPr>
          <w:sz w:val="24"/>
          <w:szCs w:val="24"/>
        </w:rPr>
        <w:t xml:space="preserve">  </w:t>
      </w:r>
      <w:r w:rsidRPr="002B3211">
        <w:rPr>
          <w:sz w:val="24"/>
          <w:szCs w:val="24"/>
        </w:rPr>
        <w:t>If the Covered Entity determines that the breach does not constitute an HHS Breach, then the Business Associate shall comply with DoD Privacy Act Issuances, as directed by the applicable Service-Level Privacy Office.</w:t>
      </w:r>
    </w:p>
    <w:p w14:paraId="3EB11BE2" w14:textId="77777777" w:rsidR="00EB0F97" w:rsidRPr="002B3211" w:rsidRDefault="00EB0F97" w:rsidP="00C64F18">
      <w:pPr>
        <w:rPr>
          <w:sz w:val="24"/>
          <w:szCs w:val="24"/>
        </w:rPr>
      </w:pPr>
    </w:p>
    <w:p w14:paraId="0959D537" w14:textId="25385C25" w:rsidR="00C64F18" w:rsidRPr="002B3211" w:rsidRDefault="00C64F18" w:rsidP="00C64F18">
      <w:pPr>
        <w:rPr>
          <w:sz w:val="24"/>
          <w:szCs w:val="24"/>
        </w:rPr>
      </w:pPr>
      <w:r w:rsidRPr="002B3211">
        <w:rPr>
          <w:sz w:val="24"/>
          <w:szCs w:val="24"/>
        </w:rPr>
        <w:t xml:space="preserve">(2) </w:t>
      </w:r>
      <w:proofErr w:type="gramStart"/>
      <w:r w:rsidRPr="002B3211">
        <w:rPr>
          <w:sz w:val="24"/>
          <w:szCs w:val="24"/>
        </w:rPr>
        <w:t>This Part</w:t>
      </w:r>
      <w:proofErr w:type="gramEnd"/>
      <w:r w:rsidRPr="002B3211">
        <w:rPr>
          <w:sz w:val="24"/>
          <w:szCs w:val="24"/>
        </w:rPr>
        <w:t xml:space="preserve"> V is designed to satisfy the DoD Privacy Act Issuances and the HIPAA Breach Rule as implemented by the DoD HIPAA Issuances.</w:t>
      </w:r>
      <w:r w:rsidR="009B5AF9" w:rsidRPr="002B3211">
        <w:rPr>
          <w:sz w:val="24"/>
          <w:szCs w:val="24"/>
        </w:rPr>
        <w:t xml:space="preserve"> </w:t>
      </w:r>
      <w:r w:rsidRPr="002B3211">
        <w:rPr>
          <w:sz w:val="24"/>
          <w:szCs w:val="24"/>
        </w:rPr>
        <w:t xml:space="preserve"> In general, for breach response, the Business Associate shall report the breach to the Covered Entity, assess the breach incident, notify affected individuals, and take mitigation actions as applicable. </w:t>
      </w:r>
      <w:r w:rsidR="009B5AF9" w:rsidRPr="002B3211">
        <w:rPr>
          <w:sz w:val="24"/>
          <w:szCs w:val="24"/>
        </w:rPr>
        <w:t xml:space="preserve"> </w:t>
      </w:r>
      <w:r w:rsidRPr="002B3211">
        <w:rPr>
          <w:sz w:val="24"/>
          <w:szCs w:val="24"/>
        </w:rPr>
        <w:t>Because DoD defines “breach” to include possible (suspected) as well as actual (confirmed) breaches, the Business Associate shall implement these breach response requirements immediately upon the Business Associate’s discovery of a possible breach.</w:t>
      </w:r>
    </w:p>
    <w:p w14:paraId="3CCD3029" w14:textId="77777777" w:rsidR="00EB0F97" w:rsidRPr="002B3211" w:rsidRDefault="00EB0F97" w:rsidP="00C64F18">
      <w:pPr>
        <w:rPr>
          <w:sz w:val="24"/>
          <w:szCs w:val="24"/>
        </w:rPr>
      </w:pPr>
    </w:p>
    <w:p w14:paraId="5655644A" w14:textId="083A39EF" w:rsidR="00C64F18" w:rsidRPr="002B3211" w:rsidRDefault="00C64F18" w:rsidP="00C64F18">
      <w:pPr>
        <w:rPr>
          <w:sz w:val="24"/>
          <w:szCs w:val="24"/>
        </w:rPr>
      </w:pPr>
      <w:r w:rsidRPr="002B3211">
        <w:rPr>
          <w:sz w:val="24"/>
          <w:szCs w:val="24"/>
        </w:rPr>
        <w:t>(3) The following provisions of Part V set forth the Business Associate’s Privacy Act and HIPAA breach response requirements for all breaches, including but not limited to HHS breaches.</w:t>
      </w:r>
    </w:p>
    <w:p w14:paraId="3B8A8230" w14:textId="77777777" w:rsidR="00EB0F97" w:rsidRPr="002B3211" w:rsidRDefault="00EB0F97" w:rsidP="00C64F18">
      <w:pPr>
        <w:rPr>
          <w:sz w:val="24"/>
          <w:szCs w:val="24"/>
        </w:rPr>
      </w:pPr>
    </w:p>
    <w:p w14:paraId="24F54566" w14:textId="5FC41D21" w:rsidR="00C64F18" w:rsidRPr="002B3211" w:rsidRDefault="00C64F18" w:rsidP="00C64F18">
      <w:pPr>
        <w:rPr>
          <w:sz w:val="24"/>
          <w:szCs w:val="24"/>
        </w:rPr>
      </w:pPr>
      <w:r w:rsidRPr="002B3211">
        <w:rPr>
          <w:sz w:val="24"/>
          <w:szCs w:val="24"/>
        </w:rPr>
        <w:t xml:space="preserve">(i) The Business Associate shall report the breach within one hour of discovery to the US Computer Emergency Readiness Team (US CERT), and, within 24 hours of discovery, to the Covered Entity, and to other parties as deemed appropriate by the Covered Entity. </w:t>
      </w:r>
      <w:r w:rsidR="009B5AF9" w:rsidRPr="002B3211">
        <w:rPr>
          <w:sz w:val="24"/>
          <w:szCs w:val="24"/>
        </w:rPr>
        <w:t xml:space="preserve"> </w:t>
      </w:r>
      <w:r w:rsidRPr="002B3211">
        <w:rPr>
          <w:sz w:val="24"/>
          <w:szCs w:val="24"/>
        </w:rPr>
        <w:t xml:space="preserve">The Business Associate is deemed to have discovered a breach as of the time a breach (suspected or confirmed) is known, or by exercising reasonable diligence would have been </w:t>
      </w:r>
      <w:proofErr w:type="gramStart"/>
      <w:r w:rsidRPr="002B3211">
        <w:rPr>
          <w:sz w:val="24"/>
          <w:szCs w:val="24"/>
        </w:rPr>
        <w:t>known,</w:t>
      </w:r>
      <w:proofErr w:type="gramEnd"/>
      <w:r w:rsidRPr="002B3211">
        <w:rPr>
          <w:sz w:val="24"/>
          <w:szCs w:val="24"/>
        </w:rPr>
        <w:t xml:space="preserve"> to any person (other than the person committing it) who is an employee, officer or other agent of the Business Associate.</w:t>
      </w:r>
    </w:p>
    <w:p w14:paraId="73C550DF" w14:textId="77777777" w:rsidR="00EB0F97" w:rsidRPr="002B3211" w:rsidRDefault="00EB0F97" w:rsidP="00C64F18">
      <w:pPr>
        <w:rPr>
          <w:sz w:val="24"/>
          <w:szCs w:val="24"/>
        </w:rPr>
      </w:pPr>
    </w:p>
    <w:p w14:paraId="70741DB6" w14:textId="3835C43A" w:rsidR="00C64F18" w:rsidRPr="002B3211" w:rsidRDefault="00C64F18" w:rsidP="00C64F18">
      <w:pPr>
        <w:rPr>
          <w:sz w:val="24"/>
          <w:szCs w:val="24"/>
        </w:rPr>
      </w:pPr>
      <w:r w:rsidRPr="002B3211">
        <w:rPr>
          <w:sz w:val="24"/>
          <w:szCs w:val="24"/>
        </w:rPr>
        <w:t xml:space="preserve">(ii) The Business Associate shall submit the US-CERT report using the online form at https://forms.us-cert.gov/report/. </w:t>
      </w:r>
      <w:r w:rsidR="009B5AF9" w:rsidRPr="002B3211">
        <w:rPr>
          <w:sz w:val="24"/>
          <w:szCs w:val="24"/>
        </w:rPr>
        <w:t xml:space="preserve"> </w:t>
      </w:r>
      <w:r w:rsidRPr="002B3211">
        <w:rPr>
          <w:sz w:val="24"/>
          <w:szCs w:val="24"/>
        </w:rPr>
        <w:t>Before submission to US-CERT, the Business Associate shall save a copy of the on-line report.</w:t>
      </w:r>
      <w:r w:rsidR="009B5AF9" w:rsidRPr="002B3211">
        <w:rPr>
          <w:sz w:val="24"/>
          <w:szCs w:val="24"/>
        </w:rPr>
        <w:t xml:space="preserve"> </w:t>
      </w:r>
      <w:r w:rsidRPr="002B3211">
        <w:rPr>
          <w:sz w:val="24"/>
          <w:szCs w:val="24"/>
        </w:rPr>
        <w:t xml:space="preserve"> After submission, the Business Associate shall record the US-CERT Reporting Number. </w:t>
      </w:r>
      <w:r w:rsidR="009B5AF9" w:rsidRPr="002B3211">
        <w:rPr>
          <w:sz w:val="24"/>
          <w:szCs w:val="24"/>
        </w:rPr>
        <w:t xml:space="preserve"> </w:t>
      </w:r>
      <w:r w:rsidRPr="002B3211">
        <w:rPr>
          <w:sz w:val="24"/>
          <w:szCs w:val="24"/>
        </w:rPr>
        <w:t xml:space="preserve">Although only limited information about the breach may be available as of the </w:t>
      </w:r>
      <w:proofErr w:type="gramStart"/>
      <w:r w:rsidRPr="002B3211">
        <w:rPr>
          <w:sz w:val="24"/>
          <w:szCs w:val="24"/>
        </w:rPr>
        <w:t>one hour</w:t>
      </w:r>
      <w:proofErr w:type="gramEnd"/>
      <w:r w:rsidRPr="002B3211">
        <w:rPr>
          <w:sz w:val="24"/>
          <w:szCs w:val="24"/>
        </w:rPr>
        <w:t xml:space="preserve"> deadline for submission, the Business Associate shall submit the US-CERT report by the deadline. </w:t>
      </w:r>
      <w:r w:rsidR="009B5AF9" w:rsidRPr="002B3211">
        <w:rPr>
          <w:sz w:val="24"/>
          <w:szCs w:val="24"/>
        </w:rPr>
        <w:t xml:space="preserve"> </w:t>
      </w:r>
      <w:r w:rsidRPr="002B3211">
        <w:rPr>
          <w:sz w:val="24"/>
          <w:szCs w:val="24"/>
        </w:rPr>
        <w:t xml:space="preserve">The Business Associate shall e-mail updated information as it is obtained, following the instructions at http://www.us-cert.gov/pgp/email.html. </w:t>
      </w:r>
      <w:r w:rsidR="009B5AF9" w:rsidRPr="002B3211">
        <w:rPr>
          <w:sz w:val="24"/>
          <w:szCs w:val="24"/>
        </w:rPr>
        <w:t xml:space="preserve"> </w:t>
      </w:r>
      <w:r w:rsidRPr="002B3211">
        <w:rPr>
          <w:sz w:val="24"/>
          <w:szCs w:val="24"/>
        </w:rPr>
        <w:t>The Business Associate shall provide a copy of the initial or updated US-CERT report to the Installation Privacy Act Officer, MTF HIPAA Privacy Officer, and the Contracting Officer (if applicable), if requested. Business Associate questions about US-CERT reporting shall be directed to</w:t>
      </w:r>
    </w:p>
    <w:p w14:paraId="31A4D025" w14:textId="77777777" w:rsidR="00C64F18" w:rsidRPr="002B3211" w:rsidRDefault="00C64F18" w:rsidP="00C64F18">
      <w:pPr>
        <w:rPr>
          <w:sz w:val="24"/>
          <w:szCs w:val="24"/>
        </w:rPr>
      </w:pPr>
      <w:r w:rsidRPr="002B3211">
        <w:rPr>
          <w:sz w:val="24"/>
          <w:szCs w:val="24"/>
        </w:rPr>
        <w:t>the Installation Privacy Act Officer or MTF HIPAA Privacy Officer, not the US-CERT office.</w:t>
      </w:r>
    </w:p>
    <w:p w14:paraId="0CEC78F0" w14:textId="77777777" w:rsidR="00EB0F97" w:rsidRPr="002B3211" w:rsidRDefault="00EB0F97" w:rsidP="00C64F18">
      <w:pPr>
        <w:rPr>
          <w:sz w:val="24"/>
          <w:szCs w:val="24"/>
        </w:rPr>
      </w:pPr>
    </w:p>
    <w:p w14:paraId="1AD1ED31" w14:textId="09C6064D" w:rsidR="00C64F18" w:rsidRPr="002B3211" w:rsidRDefault="00C64F18" w:rsidP="00C64F18">
      <w:pPr>
        <w:rPr>
          <w:sz w:val="24"/>
          <w:szCs w:val="24"/>
        </w:rPr>
      </w:pPr>
      <w:r w:rsidRPr="002B3211">
        <w:rPr>
          <w:sz w:val="24"/>
          <w:szCs w:val="24"/>
        </w:rPr>
        <w:t>(iii) The Business Associate shall comply with the Breach Timeline and Notification Flow Chart processes attached to this Agreement, to include the timelines established for completing the DD Form 2959 and the HIPAA Privacy Incident Report.</w:t>
      </w:r>
    </w:p>
    <w:p w14:paraId="02852ACD" w14:textId="58549B04" w:rsidR="00C64F18" w:rsidRPr="002B3211" w:rsidRDefault="00C64F18" w:rsidP="00C64F18">
      <w:pPr>
        <w:rPr>
          <w:sz w:val="24"/>
          <w:szCs w:val="24"/>
        </w:rPr>
      </w:pPr>
      <w:r w:rsidRPr="002B3211">
        <w:rPr>
          <w:sz w:val="24"/>
          <w:szCs w:val="24"/>
        </w:rPr>
        <w:lastRenderedPageBreak/>
        <w:t xml:space="preserve">(4) If multiple beneficiaries are affected by a single event or related set of events, then a single reportable breach may be deemed to have occurred, depending on the circumstances. </w:t>
      </w:r>
      <w:r w:rsidR="009B5AF9" w:rsidRPr="002B3211">
        <w:rPr>
          <w:sz w:val="24"/>
          <w:szCs w:val="24"/>
        </w:rPr>
        <w:t xml:space="preserve"> </w:t>
      </w:r>
      <w:r w:rsidRPr="002B3211">
        <w:rPr>
          <w:sz w:val="24"/>
          <w:szCs w:val="24"/>
        </w:rPr>
        <w:t>The Business Associate shall inform the Covered Entity as soon as possible if it believes that “single event” breach response is appropriate; the Covered Entity will determine how the Business Associate shall proceed and, if appropriate, consolidate separately reported breaches for purposes of Business Associate report updates, beneficiary notification, and mitigation.</w:t>
      </w:r>
    </w:p>
    <w:p w14:paraId="06E9608A" w14:textId="77777777" w:rsidR="00EB0F97" w:rsidRPr="002B3211" w:rsidRDefault="00EB0F97" w:rsidP="00C64F18">
      <w:pPr>
        <w:rPr>
          <w:sz w:val="24"/>
          <w:szCs w:val="24"/>
        </w:rPr>
      </w:pPr>
    </w:p>
    <w:p w14:paraId="49C79E37" w14:textId="56F8AA39" w:rsidR="00C64F18" w:rsidRPr="002B3211" w:rsidRDefault="00C64F18" w:rsidP="00C64F18">
      <w:pPr>
        <w:rPr>
          <w:sz w:val="24"/>
          <w:szCs w:val="24"/>
        </w:rPr>
      </w:pPr>
      <w:r w:rsidRPr="002B3211">
        <w:rPr>
          <w:sz w:val="24"/>
          <w:szCs w:val="24"/>
        </w:rPr>
        <w:t xml:space="preserve">(i) When a Breach Report Form initially submitted is incomplete or incorrect due to unavailable information, or when significant developments require an update, the Business Associate shall submit a revised form or forms, </w:t>
      </w:r>
      <w:proofErr w:type="gramStart"/>
      <w:r w:rsidRPr="002B3211">
        <w:rPr>
          <w:sz w:val="24"/>
          <w:szCs w:val="24"/>
        </w:rPr>
        <w:t>stating</w:t>
      </w:r>
      <w:proofErr w:type="gramEnd"/>
      <w:r w:rsidRPr="002B3211">
        <w:rPr>
          <w:sz w:val="24"/>
          <w:szCs w:val="24"/>
        </w:rPr>
        <w:t xml:space="preserve"> the updated status and previous report date(s) and showing any revisions or additions in red text.</w:t>
      </w:r>
      <w:r w:rsidR="009B5AF9" w:rsidRPr="002B3211">
        <w:rPr>
          <w:sz w:val="24"/>
          <w:szCs w:val="24"/>
        </w:rPr>
        <w:t xml:space="preserve"> </w:t>
      </w:r>
      <w:r w:rsidRPr="002B3211">
        <w:rPr>
          <w:sz w:val="24"/>
          <w:szCs w:val="24"/>
        </w:rPr>
        <w:t xml:space="preserve"> Examples of updated information the Business Associate shall report </w:t>
      </w:r>
      <w:proofErr w:type="gramStart"/>
      <w:r w:rsidRPr="002B3211">
        <w:rPr>
          <w:sz w:val="24"/>
          <w:szCs w:val="24"/>
        </w:rPr>
        <w:t>include, but</w:t>
      </w:r>
      <w:proofErr w:type="gramEnd"/>
      <w:r w:rsidRPr="002B3211">
        <w:rPr>
          <w:sz w:val="24"/>
          <w:szCs w:val="24"/>
        </w:rPr>
        <w:t xml:space="preserve"> are not limited </w:t>
      </w:r>
      <w:proofErr w:type="gramStart"/>
      <w:r w:rsidRPr="002B3211">
        <w:rPr>
          <w:sz w:val="24"/>
          <w:szCs w:val="24"/>
        </w:rPr>
        <w:t>to:</w:t>
      </w:r>
      <w:proofErr w:type="gramEnd"/>
      <w:r w:rsidRPr="002B3211">
        <w:rPr>
          <w:sz w:val="24"/>
          <w:szCs w:val="24"/>
        </w:rPr>
        <w:t xml:space="preserve"> confirmation on the exact data elements involved, the root cause of the incident, and any mitigation actions to include, sanctions, training, incident containment, and follow-up.</w:t>
      </w:r>
      <w:r w:rsidR="009B5AF9" w:rsidRPr="002B3211">
        <w:rPr>
          <w:sz w:val="24"/>
          <w:szCs w:val="24"/>
        </w:rPr>
        <w:t xml:space="preserve"> </w:t>
      </w:r>
      <w:r w:rsidRPr="002B3211">
        <w:rPr>
          <w:sz w:val="24"/>
          <w:szCs w:val="24"/>
        </w:rPr>
        <w:t xml:space="preserve"> The Business Associate shall submit these report updates within three (3) business days after the new information becomes available.</w:t>
      </w:r>
      <w:r w:rsidR="009B5AF9" w:rsidRPr="002B3211">
        <w:rPr>
          <w:sz w:val="24"/>
          <w:szCs w:val="24"/>
        </w:rPr>
        <w:t xml:space="preserve"> </w:t>
      </w:r>
      <w:r w:rsidRPr="002B3211">
        <w:rPr>
          <w:sz w:val="24"/>
          <w:szCs w:val="24"/>
        </w:rPr>
        <w:t xml:space="preserve"> Prompt reporting of updates is required to allow the Covered Entity to make timely final determinations on any subsequent notifications or reports.</w:t>
      </w:r>
      <w:r w:rsidR="009B5AF9" w:rsidRPr="002B3211">
        <w:rPr>
          <w:sz w:val="24"/>
          <w:szCs w:val="24"/>
        </w:rPr>
        <w:t xml:space="preserve"> </w:t>
      </w:r>
      <w:r w:rsidRPr="002B3211">
        <w:rPr>
          <w:sz w:val="24"/>
          <w:szCs w:val="24"/>
        </w:rPr>
        <w:t xml:space="preserve"> The Business Associate shall provide updates </w:t>
      </w:r>
      <w:proofErr w:type="gramStart"/>
      <w:r w:rsidRPr="002B3211">
        <w:rPr>
          <w:sz w:val="24"/>
          <w:szCs w:val="24"/>
        </w:rPr>
        <w:t>to</w:t>
      </w:r>
      <w:proofErr w:type="gramEnd"/>
      <w:r w:rsidRPr="002B3211">
        <w:rPr>
          <w:sz w:val="24"/>
          <w:szCs w:val="24"/>
        </w:rPr>
        <w:t xml:space="preserve"> the same parties as required for the initial Breach Reporting Form. </w:t>
      </w:r>
      <w:r w:rsidR="009B5AF9" w:rsidRPr="002B3211">
        <w:rPr>
          <w:sz w:val="24"/>
          <w:szCs w:val="24"/>
        </w:rPr>
        <w:t xml:space="preserve"> </w:t>
      </w:r>
      <w:r w:rsidRPr="002B3211">
        <w:rPr>
          <w:sz w:val="24"/>
          <w:szCs w:val="24"/>
        </w:rPr>
        <w:t xml:space="preserve">The Business Associate is responsible for reporting all information needed by the Covered Entity to make timely and accurate </w:t>
      </w:r>
      <w:proofErr w:type="gramStart"/>
      <w:r w:rsidRPr="002B3211">
        <w:rPr>
          <w:sz w:val="24"/>
          <w:szCs w:val="24"/>
        </w:rPr>
        <w:t>determinations</w:t>
      </w:r>
      <w:proofErr w:type="gramEnd"/>
      <w:r w:rsidRPr="002B3211">
        <w:rPr>
          <w:sz w:val="24"/>
          <w:szCs w:val="24"/>
        </w:rPr>
        <w:t xml:space="preserve"> on reports to HHS as required by the HHS Breach Rule and reports to the Defense Privacy and Civil Liberties Office as required by DoD Privacy Act Issuances.</w:t>
      </w:r>
    </w:p>
    <w:p w14:paraId="17CD8F18" w14:textId="77777777" w:rsidR="00EB0F97" w:rsidRPr="002B3211" w:rsidRDefault="00EB0F97" w:rsidP="00C64F18">
      <w:pPr>
        <w:rPr>
          <w:sz w:val="24"/>
          <w:szCs w:val="24"/>
        </w:rPr>
      </w:pPr>
    </w:p>
    <w:p w14:paraId="0A0D701D" w14:textId="08B80CBE" w:rsidR="00C64F18" w:rsidRPr="002B3211" w:rsidRDefault="00C64F18" w:rsidP="00C64F18">
      <w:pPr>
        <w:rPr>
          <w:sz w:val="24"/>
          <w:szCs w:val="24"/>
        </w:rPr>
      </w:pPr>
      <w:r w:rsidRPr="002B3211">
        <w:rPr>
          <w:sz w:val="24"/>
          <w:szCs w:val="24"/>
        </w:rPr>
        <w:t>(ii) In the event the Business Associate is uncertain on how to apply the above requirements, the Business Associate shall consult with the Covered Entity and Contracting Officer (if applicable) when determinations on applying the above requirements are needed.</w:t>
      </w:r>
    </w:p>
    <w:p w14:paraId="15879279" w14:textId="77777777" w:rsidR="00EB0F97" w:rsidRPr="002B3211" w:rsidRDefault="00EB0F97" w:rsidP="00C64F18">
      <w:pPr>
        <w:rPr>
          <w:sz w:val="24"/>
          <w:szCs w:val="24"/>
        </w:rPr>
      </w:pPr>
    </w:p>
    <w:p w14:paraId="4092C1A1" w14:textId="6A49351D" w:rsidR="00C64F18" w:rsidRPr="002B3211" w:rsidRDefault="00C64F18" w:rsidP="00C64F18">
      <w:pPr>
        <w:rPr>
          <w:sz w:val="24"/>
          <w:szCs w:val="24"/>
        </w:rPr>
      </w:pPr>
      <w:r w:rsidRPr="002B3211">
        <w:rPr>
          <w:sz w:val="24"/>
          <w:szCs w:val="24"/>
        </w:rPr>
        <w:t>(c) Individual Notification Provisions</w:t>
      </w:r>
    </w:p>
    <w:p w14:paraId="12BC3045" w14:textId="77777777" w:rsidR="00EB0F97" w:rsidRPr="002B3211" w:rsidRDefault="00EB0F97" w:rsidP="00C64F18">
      <w:pPr>
        <w:rPr>
          <w:sz w:val="24"/>
          <w:szCs w:val="24"/>
        </w:rPr>
      </w:pPr>
    </w:p>
    <w:p w14:paraId="591B2710" w14:textId="6CF9D851" w:rsidR="00C64F18" w:rsidRPr="002B3211" w:rsidRDefault="00C64F18" w:rsidP="00C64F18">
      <w:pPr>
        <w:rPr>
          <w:sz w:val="24"/>
          <w:szCs w:val="24"/>
        </w:rPr>
      </w:pPr>
      <w:proofErr w:type="gramStart"/>
      <w:r w:rsidRPr="002B3211">
        <w:rPr>
          <w:sz w:val="24"/>
          <w:szCs w:val="24"/>
        </w:rPr>
        <w:t>(i) If</w:t>
      </w:r>
      <w:proofErr w:type="gramEnd"/>
      <w:r w:rsidRPr="002B3211">
        <w:rPr>
          <w:sz w:val="24"/>
          <w:szCs w:val="24"/>
        </w:rPr>
        <w:t xml:space="preserve"> the Covered Entity determines that individual notification is required, the Business Associate shall provide written notification to individuals affected by the breach as soon as possible, but no later than 10 working days after the breach is discovered and the identities of the individuals are ascertained. </w:t>
      </w:r>
      <w:r w:rsidR="009B5AF9" w:rsidRPr="002B3211">
        <w:rPr>
          <w:sz w:val="24"/>
          <w:szCs w:val="24"/>
        </w:rPr>
        <w:t xml:space="preserve"> </w:t>
      </w:r>
      <w:r w:rsidRPr="002B3211">
        <w:rPr>
          <w:sz w:val="24"/>
          <w:szCs w:val="24"/>
        </w:rPr>
        <w:t xml:space="preserve">The </w:t>
      </w:r>
      <w:proofErr w:type="gramStart"/>
      <w:r w:rsidRPr="002B3211">
        <w:rPr>
          <w:sz w:val="24"/>
          <w:szCs w:val="24"/>
        </w:rPr>
        <w:t>10 day</w:t>
      </w:r>
      <w:proofErr w:type="gramEnd"/>
      <w:r w:rsidRPr="002B3211">
        <w:rPr>
          <w:sz w:val="24"/>
          <w:szCs w:val="24"/>
        </w:rPr>
        <w:t xml:space="preserve"> period begins when the Business Associate </w:t>
      </w:r>
      <w:proofErr w:type="gramStart"/>
      <w:r w:rsidRPr="002B3211">
        <w:rPr>
          <w:sz w:val="24"/>
          <w:szCs w:val="24"/>
        </w:rPr>
        <w:t>is able to</w:t>
      </w:r>
      <w:proofErr w:type="gramEnd"/>
      <w:r w:rsidRPr="002B3211">
        <w:rPr>
          <w:sz w:val="24"/>
          <w:szCs w:val="24"/>
        </w:rPr>
        <w:t xml:space="preserve"> determine the identities (including addresses) of the individuals whose records were impacted.</w:t>
      </w:r>
    </w:p>
    <w:p w14:paraId="71C4169F" w14:textId="77777777" w:rsidR="00EB0F97" w:rsidRPr="002B3211" w:rsidRDefault="00EB0F97" w:rsidP="00C64F18">
      <w:pPr>
        <w:rPr>
          <w:sz w:val="24"/>
          <w:szCs w:val="24"/>
        </w:rPr>
      </w:pPr>
    </w:p>
    <w:p w14:paraId="01B66808" w14:textId="6DC1C956" w:rsidR="00C64F18" w:rsidRPr="002B3211" w:rsidRDefault="00C64F18" w:rsidP="00C64F18">
      <w:pPr>
        <w:rPr>
          <w:sz w:val="24"/>
          <w:szCs w:val="24"/>
        </w:rPr>
      </w:pPr>
      <w:r w:rsidRPr="002B3211">
        <w:rPr>
          <w:sz w:val="24"/>
          <w:szCs w:val="24"/>
        </w:rPr>
        <w:t>(ii) The Business Associate’s proposed notification to be issued to the affected individuals shall be submitted to the parties to which reports are submitted under paragraph VII for their review, and for approval by the Covered Entity.</w:t>
      </w:r>
      <w:r w:rsidR="009B5AF9" w:rsidRPr="002B3211">
        <w:rPr>
          <w:sz w:val="24"/>
          <w:szCs w:val="24"/>
        </w:rPr>
        <w:t xml:space="preserve"> </w:t>
      </w:r>
      <w:r w:rsidRPr="002B3211">
        <w:rPr>
          <w:sz w:val="24"/>
          <w:szCs w:val="24"/>
        </w:rPr>
        <w:t xml:space="preserve"> Upon request, the Business Associate shall provide the Contracting officer and Covered Entity with the final text of the notification letter sent to the affected individuals. </w:t>
      </w:r>
      <w:r w:rsidR="009B5AF9" w:rsidRPr="002B3211">
        <w:rPr>
          <w:sz w:val="24"/>
          <w:szCs w:val="24"/>
        </w:rPr>
        <w:t xml:space="preserve"> </w:t>
      </w:r>
      <w:r w:rsidRPr="002B3211">
        <w:rPr>
          <w:sz w:val="24"/>
          <w:szCs w:val="24"/>
        </w:rPr>
        <w:t xml:space="preserve">If different groups of affected individuals receive different notification letters, then the Business Associate shall provide the text of the letter for each group (PII shall not be included with the text of the letter(s) provided). </w:t>
      </w:r>
      <w:r w:rsidR="009B5AF9" w:rsidRPr="002B3211">
        <w:rPr>
          <w:sz w:val="24"/>
          <w:szCs w:val="24"/>
        </w:rPr>
        <w:t xml:space="preserve"> </w:t>
      </w:r>
      <w:r w:rsidRPr="002B3211">
        <w:rPr>
          <w:sz w:val="24"/>
          <w:szCs w:val="24"/>
        </w:rPr>
        <w:t xml:space="preserve">Copies of further correspondence with affected individuals need not be provided unless requested by the Contracting Office or Covered Entity. </w:t>
      </w:r>
      <w:r w:rsidR="009B5AF9" w:rsidRPr="002B3211">
        <w:rPr>
          <w:sz w:val="24"/>
          <w:szCs w:val="24"/>
        </w:rPr>
        <w:t xml:space="preserve"> </w:t>
      </w:r>
      <w:r w:rsidRPr="002B3211">
        <w:rPr>
          <w:sz w:val="24"/>
          <w:szCs w:val="24"/>
        </w:rPr>
        <w:t>The Business Associate’s notification to the individuals, at a minimum, shall include the following:</w:t>
      </w:r>
    </w:p>
    <w:p w14:paraId="3C3A55E6" w14:textId="77777777" w:rsidR="00EB0F97" w:rsidRPr="002B3211" w:rsidRDefault="00EB0F97" w:rsidP="00C64F18">
      <w:pPr>
        <w:rPr>
          <w:sz w:val="24"/>
          <w:szCs w:val="24"/>
        </w:rPr>
      </w:pPr>
    </w:p>
    <w:p w14:paraId="1CC41AD4" w14:textId="3E55D590" w:rsidR="00C64F18" w:rsidRPr="002B3211" w:rsidRDefault="00C64F18" w:rsidP="00C64F18">
      <w:pPr>
        <w:rPr>
          <w:sz w:val="24"/>
          <w:szCs w:val="24"/>
        </w:rPr>
      </w:pPr>
      <w:r w:rsidRPr="002B3211">
        <w:rPr>
          <w:sz w:val="24"/>
          <w:szCs w:val="24"/>
        </w:rPr>
        <w:t xml:space="preserve">(A) The individual(s) must be advised of what specific data was involved. It is insufficient to simply state that PII has been lost. </w:t>
      </w:r>
      <w:r w:rsidR="009B5AF9" w:rsidRPr="002B3211">
        <w:rPr>
          <w:sz w:val="24"/>
          <w:szCs w:val="24"/>
        </w:rPr>
        <w:t xml:space="preserve"> </w:t>
      </w:r>
      <w:r w:rsidRPr="002B3211">
        <w:rPr>
          <w:sz w:val="24"/>
          <w:szCs w:val="24"/>
        </w:rPr>
        <w:t xml:space="preserve">Where names, Social Security Numbers (SSNs) or truncated </w:t>
      </w:r>
      <w:r w:rsidRPr="002B3211">
        <w:rPr>
          <w:sz w:val="24"/>
          <w:szCs w:val="24"/>
        </w:rPr>
        <w:lastRenderedPageBreak/>
        <w:t>SSNs, and Dates</w:t>
      </w:r>
      <w:r w:rsidR="009B5AF9" w:rsidRPr="002B3211">
        <w:rPr>
          <w:sz w:val="24"/>
          <w:szCs w:val="24"/>
        </w:rPr>
        <w:t xml:space="preserve"> </w:t>
      </w:r>
      <w:r w:rsidRPr="002B3211">
        <w:rPr>
          <w:sz w:val="24"/>
          <w:szCs w:val="24"/>
        </w:rPr>
        <w:t>of Birth (DOBs) are involved, it is critical to advise the individual that these data elements potentially have been breached.</w:t>
      </w:r>
    </w:p>
    <w:p w14:paraId="3CD57F7E" w14:textId="77777777" w:rsidR="00EB0F97" w:rsidRPr="002B3211" w:rsidRDefault="00EB0F97" w:rsidP="00C64F18">
      <w:pPr>
        <w:rPr>
          <w:sz w:val="24"/>
          <w:szCs w:val="24"/>
        </w:rPr>
      </w:pPr>
    </w:p>
    <w:p w14:paraId="2A45E8C5" w14:textId="4E80C369" w:rsidR="00C64F18" w:rsidRPr="002B3211" w:rsidRDefault="00C64F18" w:rsidP="00C64F18">
      <w:pPr>
        <w:rPr>
          <w:sz w:val="24"/>
          <w:szCs w:val="24"/>
        </w:rPr>
      </w:pPr>
      <w:r w:rsidRPr="002B3211">
        <w:rPr>
          <w:sz w:val="24"/>
          <w:szCs w:val="24"/>
        </w:rPr>
        <w:t>(B) The individual(s) must be informed of the facts and circumstances surrounding the breach. The description should be sufficiently detailed so that the individual clearly understands how the breach occurred.</w:t>
      </w:r>
    </w:p>
    <w:p w14:paraId="6D7F8C09" w14:textId="77777777" w:rsidR="00EB0F97" w:rsidRPr="002B3211" w:rsidRDefault="00EB0F97" w:rsidP="00C64F18">
      <w:pPr>
        <w:rPr>
          <w:sz w:val="24"/>
          <w:szCs w:val="24"/>
        </w:rPr>
      </w:pPr>
    </w:p>
    <w:p w14:paraId="56FF986B" w14:textId="2A1599F9" w:rsidR="00C64F18" w:rsidRPr="002B3211" w:rsidRDefault="00C64F18" w:rsidP="00C64F18">
      <w:pPr>
        <w:rPr>
          <w:sz w:val="24"/>
          <w:szCs w:val="24"/>
        </w:rPr>
      </w:pPr>
      <w:r w:rsidRPr="002B3211">
        <w:rPr>
          <w:sz w:val="24"/>
          <w:szCs w:val="24"/>
        </w:rPr>
        <w:t xml:space="preserve">(C) The </w:t>
      </w:r>
      <w:proofErr w:type="gramStart"/>
      <w:r w:rsidRPr="002B3211">
        <w:rPr>
          <w:sz w:val="24"/>
          <w:szCs w:val="24"/>
        </w:rPr>
        <w:t>individual(s)</w:t>
      </w:r>
      <w:proofErr w:type="gramEnd"/>
      <w:r w:rsidRPr="002B3211">
        <w:rPr>
          <w:sz w:val="24"/>
          <w:szCs w:val="24"/>
        </w:rPr>
        <w:t xml:space="preserve"> must be informed of what protective actions the Business Associate is </w:t>
      </w:r>
      <w:proofErr w:type="gramStart"/>
      <w:r w:rsidRPr="002B3211">
        <w:rPr>
          <w:sz w:val="24"/>
          <w:szCs w:val="24"/>
        </w:rPr>
        <w:t>taking</w:t>
      </w:r>
      <w:proofErr w:type="gramEnd"/>
      <w:r w:rsidRPr="002B3211">
        <w:rPr>
          <w:sz w:val="24"/>
          <w:szCs w:val="24"/>
        </w:rPr>
        <w:t xml:space="preserve"> or the individual can take to mitigate against potential future harm.</w:t>
      </w:r>
      <w:r w:rsidR="009B5AF9" w:rsidRPr="002B3211">
        <w:rPr>
          <w:sz w:val="24"/>
          <w:szCs w:val="24"/>
        </w:rPr>
        <w:t xml:space="preserve"> </w:t>
      </w:r>
      <w:r w:rsidRPr="002B3211">
        <w:rPr>
          <w:sz w:val="24"/>
          <w:szCs w:val="24"/>
        </w:rPr>
        <w:t xml:space="preserve"> The notice must </w:t>
      </w:r>
      <w:proofErr w:type="gramStart"/>
      <w:r w:rsidRPr="002B3211">
        <w:rPr>
          <w:sz w:val="24"/>
          <w:szCs w:val="24"/>
        </w:rPr>
        <w:t>refer</w:t>
      </w:r>
      <w:proofErr w:type="gramEnd"/>
      <w:r w:rsidRPr="002B3211">
        <w:rPr>
          <w:sz w:val="24"/>
          <w:szCs w:val="24"/>
        </w:rPr>
        <w:t xml:space="preserve"> the individual to the current Federal Trade Commission (FTC) web site pages on identity theft and the FTC’s Identity Theft Hotline, toll-free: 1-877-ID-THEFT (438-4338); TTY: 1-866-653-4261.</w:t>
      </w:r>
    </w:p>
    <w:p w14:paraId="214135ED" w14:textId="77777777" w:rsidR="00EB0F97" w:rsidRPr="002B3211" w:rsidRDefault="00EB0F97" w:rsidP="00C64F18">
      <w:pPr>
        <w:rPr>
          <w:sz w:val="24"/>
          <w:szCs w:val="24"/>
        </w:rPr>
      </w:pPr>
    </w:p>
    <w:p w14:paraId="26872C52" w14:textId="054E207E" w:rsidR="00C64F18" w:rsidRPr="002B3211" w:rsidRDefault="00C64F18" w:rsidP="00C64F18">
      <w:pPr>
        <w:rPr>
          <w:sz w:val="24"/>
          <w:szCs w:val="24"/>
        </w:rPr>
      </w:pPr>
      <w:r w:rsidRPr="002B3211">
        <w:rPr>
          <w:sz w:val="24"/>
          <w:szCs w:val="24"/>
        </w:rPr>
        <w:t>(D) A brief description of what the covered entity involved is doing to investigate the breach, to mitigate harm to individuals, and to protect against any further breaches; and</w:t>
      </w:r>
    </w:p>
    <w:p w14:paraId="5D395EDF" w14:textId="77777777" w:rsidR="00EB0F97" w:rsidRPr="002B3211" w:rsidRDefault="00EB0F97" w:rsidP="00C64F18">
      <w:pPr>
        <w:rPr>
          <w:sz w:val="24"/>
          <w:szCs w:val="24"/>
        </w:rPr>
      </w:pPr>
    </w:p>
    <w:p w14:paraId="2ABC0B66" w14:textId="0931F965" w:rsidR="00C64F18" w:rsidRPr="002B3211" w:rsidRDefault="00C64F18" w:rsidP="00C64F18">
      <w:pPr>
        <w:rPr>
          <w:sz w:val="24"/>
          <w:szCs w:val="24"/>
        </w:rPr>
      </w:pPr>
      <w:r w:rsidRPr="002B3211">
        <w:rPr>
          <w:sz w:val="24"/>
          <w:szCs w:val="24"/>
        </w:rPr>
        <w:t xml:space="preserve">(E) Contact procedures for individuals to ask questions or learn additional information, which </w:t>
      </w:r>
      <w:proofErr w:type="gramStart"/>
      <w:r w:rsidRPr="002B3211">
        <w:rPr>
          <w:sz w:val="24"/>
          <w:szCs w:val="24"/>
        </w:rPr>
        <w:t>shall</w:t>
      </w:r>
      <w:proofErr w:type="gramEnd"/>
      <w:r w:rsidRPr="002B3211">
        <w:rPr>
          <w:sz w:val="24"/>
          <w:szCs w:val="24"/>
        </w:rPr>
        <w:t xml:space="preserve"> include a toll-free telephone number, an e-mail address, Web site, or postal address</w:t>
      </w:r>
    </w:p>
    <w:p w14:paraId="2AE29739" w14:textId="77777777" w:rsidR="00EB0F97" w:rsidRPr="002B3211" w:rsidRDefault="00EB0F97" w:rsidP="00C64F18">
      <w:pPr>
        <w:rPr>
          <w:sz w:val="24"/>
          <w:szCs w:val="24"/>
        </w:rPr>
      </w:pPr>
    </w:p>
    <w:p w14:paraId="0B0E1815" w14:textId="33586A72" w:rsidR="00C64F18" w:rsidRPr="002B3211" w:rsidRDefault="00C64F18" w:rsidP="00C64F18">
      <w:pPr>
        <w:rPr>
          <w:sz w:val="24"/>
          <w:szCs w:val="24"/>
        </w:rPr>
      </w:pPr>
      <w:r w:rsidRPr="002B3211">
        <w:rPr>
          <w:sz w:val="24"/>
          <w:szCs w:val="24"/>
        </w:rPr>
        <w:t xml:space="preserve">(F) The individual(s) must also be informed of any mitigation support services (e.g., one year of free credit monitoring, identification of fraud expense coverage for affected individuals, provision of credit freezes, etc.) that the Business Associate may offer affected individuals, the process to follow to obtain those services and the period of time the services will be made available, and contact information (including a phone number, either direct or toll-free, e-mail address and postal address) for obtaining more information. </w:t>
      </w:r>
      <w:r w:rsidR="0095761B" w:rsidRPr="002B3211">
        <w:rPr>
          <w:sz w:val="24"/>
          <w:szCs w:val="24"/>
        </w:rPr>
        <w:t xml:space="preserve"> </w:t>
      </w:r>
      <w:r w:rsidRPr="002B3211">
        <w:rPr>
          <w:sz w:val="24"/>
          <w:szCs w:val="24"/>
        </w:rPr>
        <w:t>The Covered Entity will determine the appropriate level of support services.</w:t>
      </w:r>
    </w:p>
    <w:p w14:paraId="7E193D99" w14:textId="77777777" w:rsidR="00EB0F97" w:rsidRPr="002B3211" w:rsidRDefault="00EB0F97" w:rsidP="00C64F18">
      <w:pPr>
        <w:rPr>
          <w:sz w:val="24"/>
          <w:szCs w:val="24"/>
        </w:rPr>
      </w:pPr>
    </w:p>
    <w:p w14:paraId="36BE90CE" w14:textId="29C2F3E0" w:rsidR="00C64F18" w:rsidRPr="002B3211" w:rsidRDefault="00C64F18" w:rsidP="00C64F18">
      <w:pPr>
        <w:rPr>
          <w:sz w:val="24"/>
          <w:szCs w:val="24"/>
        </w:rPr>
      </w:pPr>
      <w:r w:rsidRPr="002B3211">
        <w:rPr>
          <w:sz w:val="24"/>
          <w:szCs w:val="24"/>
        </w:rPr>
        <w:t>(iii) Business Associates shall ensure any envelope containing written notifications to affected individuals are clearly labeled to alert the recipient to the importance of its contents, e.g., “Important information – do not destroy,” and that the envelope is marked with the identity of the Business Associate and/or subcontractor organization that suffered the breach.</w:t>
      </w:r>
      <w:r w:rsidR="0095761B" w:rsidRPr="002B3211">
        <w:rPr>
          <w:sz w:val="24"/>
          <w:szCs w:val="24"/>
        </w:rPr>
        <w:t xml:space="preserve"> </w:t>
      </w:r>
      <w:r w:rsidRPr="002B3211">
        <w:rPr>
          <w:sz w:val="24"/>
          <w:szCs w:val="24"/>
        </w:rPr>
        <w:t xml:space="preserve"> The letter must also include contact information for a designated POC to </w:t>
      </w:r>
      <w:proofErr w:type="gramStart"/>
      <w:r w:rsidRPr="002B3211">
        <w:rPr>
          <w:sz w:val="24"/>
          <w:szCs w:val="24"/>
        </w:rPr>
        <w:t>include,</w:t>
      </w:r>
      <w:proofErr w:type="gramEnd"/>
      <w:r w:rsidRPr="002B3211">
        <w:rPr>
          <w:sz w:val="24"/>
          <w:szCs w:val="24"/>
        </w:rPr>
        <w:t xml:space="preserve"> phone number, e-mail address, and postal address.</w:t>
      </w:r>
    </w:p>
    <w:p w14:paraId="4FF9082C" w14:textId="77777777" w:rsidR="00EB0F97" w:rsidRPr="002B3211" w:rsidRDefault="00EB0F97" w:rsidP="00C64F18">
      <w:pPr>
        <w:rPr>
          <w:sz w:val="24"/>
          <w:szCs w:val="24"/>
        </w:rPr>
      </w:pPr>
    </w:p>
    <w:p w14:paraId="47C60AFF" w14:textId="5377FCE9" w:rsidR="00C64F18" w:rsidRPr="002B3211" w:rsidRDefault="00C64F18" w:rsidP="00C64F18">
      <w:pPr>
        <w:rPr>
          <w:sz w:val="24"/>
          <w:szCs w:val="24"/>
        </w:rPr>
      </w:pPr>
      <w:proofErr w:type="gramStart"/>
      <w:r w:rsidRPr="002B3211">
        <w:rPr>
          <w:sz w:val="24"/>
          <w:szCs w:val="24"/>
        </w:rPr>
        <w:t>(iv) If</w:t>
      </w:r>
      <w:proofErr w:type="gramEnd"/>
      <w:r w:rsidRPr="002B3211">
        <w:rPr>
          <w:sz w:val="24"/>
          <w:szCs w:val="24"/>
        </w:rPr>
        <w:t xml:space="preserve"> the Business Associate determines that it cannot readily identify, or will be unable to reach, some affected individuals within the </w:t>
      </w:r>
      <w:proofErr w:type="gramStart"/>
      <w:r w:rsidRPr="002B3211">
        <w:rPr>
          <w:sz w:val="24"/>
          <w:szCs w:val="24"/>
        </w:rPr>
        <w:t>10 day</w:t>
      </w:r>
      <w:proofErr w:type="gramEnd"/>
      <w:r w:rsidRPr="002B3211">
        <w:rPr>
          <w:sz w:val="24"/>
          <w:szCs w:val="24"/>
        </w:rPr>
        <w:t xml:space="preserve"> period after discovering the breach, the Business Associate shall so indicate in the initial or updated Breach Report Form.</w:t>
      </w:r>
      <w:r w:rsidR="0095761B" w:rsidRPr="002B3211">
        <w:rPr>
          <w:sz w:val="24"/>
          <w:szCs w:val="24"/>
        </w:rPr>
        <w:t xml:space="preserve"> </w:t>
      </w:r>
      <w:r w:rsidRPr="002B3211">
        <w:rPr>
          <w:sz w:val="24"/>
          <w:szCs w:val="24"/>
        </w:rPr>
        <w:t xml:space="preserve"> Within the </w:t>
      </w:r>
      <w:proofErr w:type="gramStart"/>
      <w:r w:rsidRPr="002B3211">
        <w:rPr>
          <w:sz w:val="24"/>
          <w:szCs w:val="24"/>
        </w:rPr>
        <w:t>10 day</w:t>
      </w:r>
      <w:proofErr w:type="gramEnd"/>
      <w:r w:rsidRPr="002B3211">
        <w:rPr>
          <w:sz w:val="24"/>
          <w:szCs w:val="24"/>
        </w:rPr>
        <w:t xml:space="preserve"> period, the Business Associate shall provide the approved notification to those individuals who can be reached.</w:t>
      </w:r>
      <w:r w:rsidR="0095761B" w:rsidRPr="002B3211">
        <w:rPr>
          <w:sz w:val="24"/>
          <w:szCs w:val="24"/>
        </w:rPr>
        <w:t xml:space="preserve"> </w:t>
      </w:r>
      <w:r w:rsidRPr="002B3211">
        <w:rPr>
          <w:sz w:val="24"/>
          <w:szCs w:val="24"/>
        </w:rPr>
        <w:t xml:space="preserve"> Other individuals must be notified within 10 days after their identities and addresses are ascertained. </w:t>
      </w:r>
      <w:r w:rsidR="0095761B" w:rsidRPr="002B3211">
        <w:rPr>
          <w:sz w:val="24"/>
          <w:szCs w:val="24"/>
        </w:rPr>
        <w:t xml:space="preserve"> </w:t>
      </w:r>
      <w:r w:rsidRPr="002B3211">
        <w:rPr>
          <w:sz w:val="24"/>
          <w:szCs w:val="24"/>
        </w:rPr>
        <w:t>The Business Associate shall consult with the Covered Entity, which will determine which media notice is most likely to reach the population not otherwise identified or reached.</w:t>
      </w:r>
      <w:r w:rsidR="0095761B" w:rsidRPr="002B3211">
        <w:rPr>
          <w:sz w:val="24"/>
          <w:szCs w:val="24"/>
        </w:rPr>
        <w:t xml:space="preserve"> </w:t>
      </w:r>
      <w:r w:rsidRPr="002B3211">
        <w:rPr>
          <w:sz w:val="24"/>
          <w:szCs w:val="24"/>
        </w:rPr>
        <w:t xml:space="preserve"> The Business Associate shall issue a generalized media notice(s) to that population in accordance with the Covered Entity approval.</w:t>
      </w:r>
    </w:p>
    <w:p w14:paraId="05D3050C" w14:textId="77777777" w:rsidR="00EB0F97" w:rsidRPr="002B3211" w:rsidRDefault="00EB0F97" w:rsidP="00C64F18">
      <w:pPr>
        <w:rPr>
          <w:sz w:val="24"/>
          <w:szCs w:val="24"/>
        </w:rPr>
      </w:pPr>
    </w:p>
    <w:p w14:paraId="13A0C283" w14:textId="36293D74" w:rsidR="00C64F18" w:rsidRPr="002B3211" w:rsidRDefault="00C64F18" w:rsidP="00C64F18">
      <w:pPr>
        <w:rPr>
          <w:sz w:val="24"/>
          <w:szCs w:val="24"/>
        </w:rPr>
      </w:pPr>
      <w:r w:rsidRPr="002B3211">
        <w:rPr>
          <w:sz w:val="24"/>
          <w:szCs w:val="24"/>
        </w:rPr>
        <w:t>(d) Breaches are not to be confused with security incidents (often referred to as cyber security incidents when electronic information is involved), which may or may not involve a breach of PII/PHI.</w:t>
      </w:r>
      <w:r w:rsidR="0012188C" w:rsidRPr="002B3211">
        <w:rPr>
          <w:sz w:val="24"/>
          <w:szCs w:val="24"/>
        </w:rPr>
        <w:t xml:space="preserve"> </w:t>
      </w:r>
      <w:r w:rsidRPr="002B3211">
        <w:rPr>
          <w:sz w:val="24"/>
          <w:szCs w:val="24"/>
        </w:rPr>
        <w:t xml:space="preserve"> In the event of a security incident not involving a PII/PHI breach, the Business </w:t>
      </w:r>
      <w:r w:rsidRPr="002B3211">
        <w:rPr>
          <w:sz w:val="24"/>
          <w:szCs w:val="24"/>
        </w:rPr>
        <w:lastRenderedPageBreak/>
        <w:t xml:space="preserve">Associate shall follow applicable DoD Information Assurance requirements under its Agreement. </w:t>
      </w:r>
      <w:r w:rsidR="0012188C" w:rsidRPr="002B3211">
        <w:rPr>
          <w:sz w:val="24"/>
          <w:szCs w:val="24"/>
        </w:rPr>
        <w:t xml:space="preserve"> </w:t>
      </w:r>
      <w:r w:rsidRPr="002B3211">
        <w:rPr>
          <w:sz w:val="24"/>
          <w:szCs w:val="24"/>
        </w:rPr>
        <w:t xml:space="preserve">If at any point the Business Associate finds that a cyber security incident involves a PII/PHI breach (suspected or confirmed), the Business Associate shall immediately initiate the breach response procedures set forth here. </w:t>
      </w:r>
      <w:r w:rsidR="0012188C" w:rsidRPr="002B3211">
        <w:rPr>
          <w:sz w:val="24"/>
          <w:szCs w:val="24"/>
        </w:rPr>
        <w:t xml:space="preserve"> </w:t>
      </w:r>
      <w:r w:rsidRPr="002B3211">
        <w:rPr>
          <w:sz w:val="24"/>
          <w:szCs w:val="24"/>
        </w:rPr>
        <w:t>The Business Associate shall also continue to follow any required cyber security incident response procedures to the extent needed to address security issues, as determined by DoD/DHA.</w:t>
      </w:r>
    </w:p>
    <w:p w14:paraId="0FCF4B21" w14:textId="77777777" w:rsidR="00EB0F97" w:rsidRPr="002B3211" w:rsidRDefault="00EB0F97" w:rsidP="00C64F18">
      <w:pPr>
        <w:rPr>
          <w:sz w:val="24"/>
          <w:szCs w:val="24"/>
        </w:rPr>
      </w:pPr>
    </w:p>
    <w:p w14:paraId="1952E852" w14:textId="6DFFF7B8" w:rsidR="00C64F18" w:rsidRPr="002B3211" w:rsidRDefault="00C64F18" w:rsidP="00C64F18">
      <w:pPr>
        <w:rPr>
          <w:b/>
          <w:sz w:val="24"/>
          <w:szCs w:val="24"/>
        </w:rPr>
      </w:pPr>
      <w:r w:rsidRPr="002B3211">
        <w:rPr>
          <w:b/>
          <w:sz w:val="24"/>
          <w:szCs w:val="24"/>
        </w:rPr>
        <w:t>VI. Termination</w:t>
      </w:r>
    </w:p>
    <w:p w14:paraId="00544294" w14:textId="77777777" w:rsidR="00EB0F97" w:rsidRPr="002B3211" w:rsidRDefault="00EB0F97" w:rsidP="00C64F18">
      <w:pPr>
        <w:rPr>
          <w:sz w:val="24"/>
          <w:szCs w:val="24"/>
        </w:rPr>
      </w:pPr>
    </w:p>
    <w:p w14:paraId="1CA74544" w14:textId="6BFB6480" w:rsidR="00C64F18" w:rsidRPr="002B3211" w:rsidRDefault="00C64F18" w:rsidP="00C64F18">
      <w:pPr>
        <w:rPr>
          <w:sz w:val="24"/>
          <w:szCs w:val="24"/>
        </w:rPr>
      </w:pPr>
      <w:r w:rsidRPr="002B3211">
        <w:rPr>
          <w:sz w:val="24"/>
          <w:szCs w:val="24"/>
        </w:rPr>
        <w:t>(a) Termination. Noncompliance by the Business Associate (or any of its staff, agents, or subcontractors) with any requirement in this BAA may subject the Business Associate to termination under any applicable default or other termination provision of the underlying Contract.</w:t>
      </w:r>
    </w:p>
    <w:p w14:paraId="1FE5F22E" w14:textId="77777777" w:rsidR="0012188C" w:rsidRPr="002B3211" w:rsidRDefault="0012188C" w:rsidP="00C64F18">
      <w:pPr>
        <w:rPr>
          <w:sz w:val="24"/>
          <w:szCs w:val="24"/>
        </w:rPr>
      </w:pPr>
    </w:p>
    <w:p w14:paraId="58191360" w14:textId="342E105E" w:rsidR="00C64F18" w:rsidRPr="002B3211" w:rsidRDefault="00C64F18" w:rsidP="00C64F18">
      <w:pPr>
        <w:rPr>
          <w:sz w:val="24"/>
          <w:szCs w:val="24"/>
        </w:rPr>
      </w:pPr>
      <w:r w:rsidRPr="002B3211">
        <w:rPr>
          <w:sz w:val="24"/>
          <w:szCs w:val="24"/>
        </w:rPr>
        <w:t>(b) Effect of Termination.</w:t>
      </w:r>
    </w:p>
    <w:p w14:paraId="6636B412" w14:textId="77777777" w:rsidR="0012188C" w:rsidRPr="002B3211" w:rsidRDefault="0012188C" w:rsidP="00C64F18">
      <w:pPr>
        <w:rPr>
          <w:sz w:val="24"/>
          <w:szCs w:val="24"/>
        </w:rPr>
      </w:pPr>
    </w:p>
    <w:p w14:paraId="55092343" w14:textId="412437F0" w:rsidR="00C64F18" w:rsidRPr="002B3211" w:rsidRDefault="00C64F18" w:rsidP="00C64F18">
      <w:pPr>
        <w:rPr>
          <w:sz w:val="24"/>
          <w:szCs w:val="24"/>
        </w:rPr>
      </w:pPr>
      <w:r w:rsidRPr="002B3211">
        <w:rPr>
          <w:sz w:val="24"/>
          <w:szCs w:val="24"/>
        </w:rPr>
        <w:t>(1) If this Agreement has records management requirements, the Business Associate shall handle such records in accordance with the records management requirements.</w:t>
      </w:r>
      <w:r w:rsidR="0012188C" w:rsidRPr="002B3211">
        <w:rPr>
          <w:sz w:val="24"/>
          <w:szCs w:val="24"/>
        </w:rPr>
        <w:t xml:space="preserve"> </w:t>
      </w:r>
      <w:r w:rsidRPr="002B3211">
        <w:rPr>
          <w:sz w:val="24"/>
          <w:szCs w:val="24"/>
        </w:rPr>
        <w:t xml:space="preserve"> If this Agreement does not have records management requirements, the records should be handled in accordance with paragraphs VI.</w:t>
      </w:r>
      <w:r w:rsidR="00EB1571">
        <w:rPr>
          <w:sz w:val="24"/>
          <w:szCs w:val="24"/>
        </w:rPr>
        <w:t xml:space="preserve"> </w:t>
      </w:r>
      <w:r w:rsidRPr="002B3211">
        <w:rPr>
          <w:sz w:val="24"/>
          <w:szCs w:val="24"/>
        </w:rPr>
        <w:t>(2) and (3) below.</w:t>
      </w:r>
      <w:r w:rsidR="0012188C" w:rsidRPr="002B3211">
        <w:rPr>
          <w:sz w:val="24"/>
          <w:szCs w:val="24"/>
        </w:rPr>
        <w:t xml:space="preserve"> </w:t>
      </w:r>
      <w:r w:rsidRPr="002B3211">
        <w:rPr>
          <w:sz w:val="24"/>
          <w:szCs w:val="24"/>
        </w:rPr>
        <w:t xml:space="preserve"> If this Agreement has provisions for transfer of records and PII/PHI to a successor Business Associate, or if the Covered Entity gives directions for such transfer, the Business Associate shall handle such records and information in accordance with such Agreement provisions or the Covered Entity’s direction.</w:t>
      </w:r>
    </w:p>
    <w:p w14:paraId="5A0A9100" w14:textId="77777777" w:rsidR="0012188C" w:rsidRPr="002B3211" w:rsidRDefault="0012188C" w:rsidP="00C64F18">
      <w:pPr>
        <w:rPr>
          <w:sz w:val="24"/>
          <w:szCs w:val="24"/>
        </w:rPr>
      </w:pPr>
    </w:p>
    <w:p w14:paraId="5A9AB5ED" w14:textId="46644DCB" w:rsidR="00C64F18" w:rsidRPr="002B3211" w:rsidRDefault="00C64F18" w:rsidP="00C64F18">
      <w:pPr>
        <w:rPr>
          <w:sz w:val="24"/>
          <w:szCs w:val="24"/>
        </w:rPr>
      </w:pPr>
      <w:r w:rsidRPr="002B3211">
        <w:rPr>
          <w:sz w:val="24"/>
          <w:szCs w:val="24"/>
        </w:rPr>
        <w:t xml:space="preserve">(2) If this Agreement does not have records management requirements, except as provided in the following paragraph (3), upon termination of this Agreement, for any reason, the Business Associate shall return or destroy all PHI received from the Covered Entity, or created or received by the Business Associate on behalf of the Covered Entity that the Business Associate still maintains in any form. </w:t>
      </w:r>
      <w:r w:rsidR="0012188C" w:rsidRPr="002B3211">
        <w:rPr>
          <w:sz w:val="24"/>
          <w:szCs w:val="24"/>
        </w:rPr>
        <w:t xml:space="preserve"> </w:t>
      </w:r>
      <w:r w:rsidRPr="002B3211">
        <w:rPr>
          <w:sz w:val="24"/>
          <w:szCs w:val="24"/>
        </w:rPr>
        <w:t xml:space="preserve">This provision shall apply to PHI that is in the possession of subcontractors or agents of the Business Associate. </w:t>
      </w:r>
      <w:r w:rsidR="0012188C" w:rsidRPr="002B3211">
        <w:rPr>
          <w:sz w:val="24"/>
          <w:szCs w:val="24"/>
        </w:rPr>
        <w:t xml:space="preserve"> </w:t>
      </w:r>
      <w:r w:rsidRPr="002B3211">
        <w:rPr>
          <w:sz w:val="24"/>
          <w:szCs w:val="24"/>
        </w:rPr>
        <w:t>The Business Associate shall retain no copies of the PHI.</w:t>
      </w:r>
    </w:p>
    <w:p w14:paraId="1D8C94E4" w14:textId="77777777" w:rsidR="0012188C" w:rsidRPr="002B3211" w:rsidRDefault="0012188C" w:rsidP="00C64F18">
      <w:pPr>
        <w:rPr>
          <w:sz w:val="24"/>
          <w:szCs w:val="24"/>
        </w:rPr>
      </w:pPr>
    </w:p>
    <w:p w14:paraId="7C423736" w14:textId="750684FA" w:rsidR="00C64F18" w:rsidRDefault="00C64F18" w:rsidP="00C64F18">
      <w:pPr>
        <w:rPr>
          <w:sz w:val="24"/>
          <w:szCs w:val="24"/>
        </w:rPr>
      </w:pPr>
      <w:r w:rsidRPr="002B3211">
        <w:rPr>
          <w:sz w:val="24"/>
          <w:szCs w:val="24"/>
        </w:rPr>
        <w:t xml:space="preserve">(3) If this Agreement does not have records management provisions and the Business Associate determines that returning or destroying the PHI is infeasible, the Business Associate shall provide to the Covered Entity notification of the conditions that make return or destruction infeasible. </w:t>
      </w:r>
      <w:r w:rsidR="0012188C" w:rsidRPr="002B3211">
        <w:rPr>
          <w:sz w:val="24"/>
          <w:szCs w:val="24"/>
        </w:rPr>
        <w:t xml:space="preserve"> </w:t>
      </w:r>
      <w:r w:rsidRPr="002B3211">
        <w:rPr>
          <w:sz w:val="24"/>
          <w:szCs w:val="24"/>
        </w:rPr>
        <w:t>Upon mutual agreement of the Covered Entity and the Business Associate that return or destruction of PHI is infeasible, the Business Associate shall extend the protections of this Agreement to such PHI and limit further uses and disclosures of such PHI to those purposes that make the return or destruction infeasible, for so long as the Business Associate maintains such PHI.</w:t>
      </w:r>
    </w:p>
    <w:p w14:paraId="2E0B68D9" w14:textId="77777777" w:rsidR="00FE71EA" w:rsidRPr="002B3211" w:rsidRDefault="00FE71EA" w:rsidP="00C64F18">
      <w:pPr>
        <w:rPr>
          <w:sz w:val="24"/>
          <w:szCs w:val="24"/>
        </w:rPr>
      </w:pPr>
    </w:p>
    <w:p w14:paraId="04AED529" w14:textId="233C968F" w:rsidR="0012188C" w:rsidRPr="002B3211" w:rsidRDefault="00C64F18" w:rsidP="00C64F18">
      <w:pPr>
        <w:rPr>
          <w:b/>
          <w:sz w:val="24"/>
          <w:szCs w:val="24"/>
        </w:rPr>
      </w:pPr>
      <w:r w:rsidRPr="002B3211">
        <w:rPr>
          <w:b/>
          <w:sz w:val="24"/>
          <w:szCs w:val="24"/>
        </w:rPr>
        <w:t>VII. Notices</w:t>
      </w:r>
    </w:p>
    <w:p w14:paraId="0BEE1050" w14:textId="77777777" w:rsidR="0012188C" w:rsidRPr="002B3211" w:rsidRDefault="0012188C" w:rsidP="00C64F18">
      <w:pPr>
        <w:rPr>
          <w:b/>
          <w:sz w:val="24"/>
          <w:szCs w:val="24"/>
        </w:rPr>
      </w:pPr>
    </w:p>
    <w:p w14:paraId="134D04F6" w14:textId="09A36381" w:rsidR="00C64F18" w:rsidRPr="002B3211" w:rsidRDefault="00C64F18" w:rsidP="00C64F18">
      <w:pPr>
        <w:rPr>
          <w:sz w:val="24"/>
          <w:szCs w:val="24"/>
        </w:rPr>
      </w:pPr>
      <w:r w:rsidRPr="002B3211">
        <w:rPr>
          <w:sz w:val="24"/>
          <w:szCs w:val="24"/>
        </w:rPr>
        <w:t>Any notices to be given hereunder will be made in the most expedient manner, via e-mail, facsimile, U.S. Mail, or express courier to such party’s address.</w:t>
      </w:r>
    </w:p>
    <w:p w14:paraId="1A10BE2A" w14:textId="77777777" w:rsidR="0012188C" w:rsidRPr="002B3211" w:rsidRDefault="0012188C" w:rsidP="00C64F18">
      <w:pPr>
        <w:rPr>
          <w:sz w:val="24"/>
          <w:szCs w:val="24"/>
        </w:rPr>
      </w:pPr>
    </w:p>
    <w:p w14:paraId="0CC40C0A" w14:textId="61649135" w:rsidR="00C64F18" w:rsidRDefault="00C64F18" w:rsidP="00C64F18">
      <w:pPr>
        <w:rPr>
          <w:b/>
          <w:sz w:val="24"/>
          <w:szCs w:val="24"/>
        </w:rPr>
      </w:pPr>
      <w:r w:rsidRPr="002B3211">
        <w:rPr>
          <w:b/>
          <w:sz w:val="24"/>
          <w:szCs w:val="24"/>
        </w:rPr>
        <w:t>VIII. Miscellaneous</w:t>
      </w:r>
    </w:p>
    <w:p w14:paraId="61912D40" w14:textId="77777777" w:rsidR="00FE71EA" w:rsidRPr="002B3211" w:rsidRDefault="00FE71EA" w:rsidP="00C64F18">
      <w:pPr>
        <w:rPr>
          <w:b/>
          <w:sz w:val="24"/>
          <w:szCs w:val="24"/>
        </w:rPr>
      </w:pPr>
    </w:p>
    <w:p w14:paraId="580E97B9" w14:textId="6900DAA5" w:rsidR="00C64F18" w:rsidRPr="002B3211" w:rsidRDefault="00C64F18" w:rsidP="00C64F18">
      <w:pPr>
        <w:rPr>
          <w:sz w:val="24"/>
          <w:szCs w:val="24"/>
        </w:rPr>
      </w:pPr>
      <w:r w:rsidRPr="002B3211">
        <w:rPr>
          <w:sz w:val="24"/>
          <w:szCs w:val="24"/>
        </w:rPr>
        <w:t xml:space="preserve">(a) Survival. </w:t>
      </w:r>
      <w:r w:rsidR="0012188C" w:rsidRPr="002B3211">
        <w:rPr>
          <w:sz w:val="24"/>
          <w:szCs w:val="24"/>
        </w:rPr>
        <w:t xml:space="preserve"> </w:t>
      </w:r>
      <w:r w:rsidRPr="002B3211">
        <w:rPr>
          <w:sz w:val="24"/>
          <w:szCs w:val="24"/>
        </w:rPr>
        <w:t>The obligations of Business Associate under the “Effect of Termination” provision of this BAA shall survive the termination of this Agreement.</w:t>
      </w:r>
    </w:p>
    <w:p w14:paraId="61764598" w14:textId="77777777" w:rsidR="0012188C" w:rsidRPr="002B3211" w:rsidRDefault="0012188C" w:rsidP="00C64F18">
      <w:pPr>
        <w:rPr>
          <w:sz w:val="24"/>
          <w:szCs w:val="24"/>
        </w:rPr>
      </w:pPr>
    </w:p>
    <w:p w14:paraId="2E7B63BC" w14:textId="346D3523" w:rsidR="00C179B5" w:rsidRPr="002B3211" w:rsidRDefault="00C64F18" w:rsidP="00C83CB5">
      <w:pPr>
        <w:rPr>
          <w:color w:val="C00000"/>
          <w:sz w:val="24"/>
          <w:szCs w:val="24"/>
        </w:rPr>
      </w:pPr>
      <w:r w:rsidRPr="002B3211">
        <w:rPr>
          <w:sz w:val="24"/>
          <w:szCs w:val="24"/>
        </w:rPr>
        <w:t>(b) Interpretation.</w:t>
      </w:r>
      <w:r w:rsidR="0012188C" w:rsidRPr="002B3211">
        <w:rPr>
          <w:sz w:val="24"/>
          <w:szCs w:val="24"/>
        </w:rPr>
        <w:t xml:space="preserve"> </w:t>
      </w:r>
      <w:r w:rsidRPr="002B3211">
        <w:rPr>
          <w:sz w:val="24"/>
          <w:szCs w:val="24"/>
        </w:rPr>
        <w:t xml:space="preserve"> Any ambiguity in this Agreement shall be resolved in favor of a meaning that permits the Covered Entity and the Business Associate to comply with the HIPAA Rules and the DoD HIPAA Issuances.</w:t>
      </w:r>
    </w:p>
    <w:p w14:paraId="6AC3C24A" w14:textId="77777777" w:rsidR="003E52CC" w:rsidRPr="00DF2AD8" w:rsidRDefault="003E52CC" w:rsidP="008C7742">
      <w:pPr>
        <w:rPr>
          <w:color w:val="C00000"/>
          <w:sz w:val="24"/>
          <w:szCs w:val="24"/>
        </w:rPr>
      </w:pPr>
    </w:p>
    <w:sectPr w:rsidR="003E52CC" w:rsidRPr="00DF2AD8" w:rsidSect="00B83AC0">
      <w:headerReference w:type="default" r:id="rId13"/>
      <w:footerReference w:type="default" r:id="rId14"/>
      <w:pgSz w:w="12240" w:h="15840" w:code="1"/>
      <w:pgMar w:top="1440" w:right="1440" w:bottom="1170" w:left="1440" w:header="54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D93F9" w14:textId="77777777" w:rsidR="001657BD" w:rsidRDefault="001657BD" w:rsidP="00B74ED3">
      <w:r>
        <w:separator/>
      </w:r>
    </w:p>
  </w:endnote>
  <w:endnote w:type="continuationSeparator" w:id="0">
    <w:p w14:paraId="6CC9D8CC" w14:textId="77777777" w:rsidR="001657BD" w:rsidRDefault="001657BD" w:rsidP="00B74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Palatino Linotype"/>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433D7" w14:textId="71BF41D8" w:rsidR="007D7098" w:rsidRPr="004F38E6" w:rsidRDefault="007D7098" w:rsidP="00B83AC0">
    <w:pPr>
      <w:pStyle w:val="Footer"/>
      <w:jc w:val="right"/>
      <w:rPr>
        <w:rFonts w:ascii="Times New Roman" w:hAnsi="Times New Roman"/>
        <w:sz w:val="16"/>
        <w:szCs w:val="16"/>
      </w:rPr>
    </w:pPr>
  </w:p>
  <w:p w14:paraId="40E49B00" w14:textId="77777777" w:rsidR="007D7098" w:rsidRDefault="007D709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E45A6" w14:textId="77777777" w:rsidR="001657BD" w:rsidRDefault="001657BD" w:rsidP="00B74ED3">
      <w:r>
        <w:separator/>
      </w:r>
    </w:p>
  </w:footnote>
  <w:footnote w:type="continuationSeparator" w:id="0">
    <w:p w14:paraId="2AB75F6C" w14:textId="77777777" w:rsidR="001657BD" w:rsidRDefault="001657BD" w:rsidP="00B74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5DC7" w14:textId="083E3CAE" w:rsidR="007D7098" w:rsidRDefault="007D7098" w:rsidP="001D30E4">
    <w:pPr>
      <w:pStyle w:val="Header"/>
      <w:tabs>
        <w:tab w:val="clear" w:pos="8640"/>
        <w:tab w:val="right" w:pos="9360"/>
      </w:tabs>
      <w:ind w:right="-360"/>
    </w:pPr>
    <w:r>
      <w:tab/>
    </w:r>
    <w:r>
      <w:tab/>
      <w:t xml:space="preserve">     Attachment # 1</w:t>
    </w:r>
  </w:p>
  <w:p w14:paraId="56AA9229" w14:textId="5D4DA791" w:rsidR="007D7098" w:rsidRPr="001D30E4" w:rsidRDefault="007D7098" w:rsidP="001D30E4">
    <w:pPr>
      <w:pStyle w:val="Header"/>
      <w:tabs>
        <w:tab w:val="clear" w:pos="8640"/>
        <w:tab w:val="right" w:pos="9360"/>
      </w:tabs>
      <w:ind w:right="-360"/>
    </w:pPr>
    <w:r>
      <w:tab/>
    </w:r>
    <w:r>
      <w:tab/>
    </w:r>
    <w:r w:rsidRPr="001D30E4">
      <w:t xml:space="preserve">Page </w:t>
    </w:r>
    <w:r w:rsidRPr="00B83AC0">
      <w:rPr>
        <w:bCs/>
      </w:rPr>
      <w:fldChar w:fldCharType="begin"/>
    </w:r>
    <w:r w:rsidRPr="00B83AC0">
      <w:rPr>
        <w:bCs/>
      </w:rPr>
      <w:instrText xml:space="preserve"> PAGE  \* Arabic  \* MERGEFORMAT </w:instrText>
    </w:r>
    <w:r w:rsidRPr="00B83AC0">
      <w:rPr>
        <w:bCs/>
      </w:rPr>
      <w:fldChar w:fldCharType="separate"/>
    </w:r>
    <w:r w:rsidR="00552565">
      <w:rPr>
        <w:bCs/>
        <w:noProof/>
      </w:rPr>
      <w:t>1</w:t>
    </w:r>
    <w:r w:rsidRPr="00B83AC0">
      <w:rPr>
        <w:bCs/>
      </w:rPr>
      <w:fldChar w:fldCharType="end"/>
    </w:r>
    <w:r w:rsidRPr="001D30E4">
      <w:t xml:space="preserve"> of </w:t>
    </w:r>
    <w:r w:rsidRPr="00B83AC0">
      <w:rPr>
        <w:bCs/>
      </w:rPr>
      <w:fldChar w:fldCharType="begin"/>
    </w:r>
    <w:r w:rsidRPr="00B83AC0">
      <w:rPr>
        <w:bCs/>
      </w:rPr>
      <w:instrText xml:space="preserve"> NUMPAGES  \* Arabic  \* MERGEFORMAT </w:instrText>
    </w:r>
    <w:r w:rsidRPr="00B83AC0">
      <w:rPr>
        <w:bCs/>
      </w:rPr>
      <w:fldChar w:fldCharType="separate"/>
    </w:r>
    <w:r w:rsidR="00552565">
      <w:rPr>
        <w:bCs/>
        <w:noProof/>
      </w:rPr>
      <w:t>19</w:t>
    </w:r>
    <w:r w:rsidRPr="00B83AC0">
      <w:rPr>
        <w:bCs/>
      </w:rPr>
      <w:fldChar w:fldCharType="end"/>
    </w:r>
  </w:p>
  <w:p w14:paraId="2490D4F1" w14:textId="77777777" w:rsidR="007D7098" w:rsidRDefault="007D709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2952"/>
    <w:multiLevelType w:val="hybridMultilevel"/>
    <w:tmpl w:val="E3D86E64"/>
    <w:lvl w:ilvl="0" w:tplc="889428B4">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080245B"/>
    <w:multiLevelType w:val="hybridMultilevel"/>
    <w:tmpl w:val="ED58C690"/>
    <w:lvl w:ilvl="0" w:tplc="27D6B7BE">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0874DFF"/>
    <w:multiLevelType w:val="hybridMultilevel"/>
    <w:tmpl w:val="02FCF46C"/>
    <w:lvl w:ilvl="0" w:tplc="65562F4E">
      <w:start w:val="1"/>
      <w:numFmt w:val="upperRoman"/>
      <w:pStyle w:val="Heading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A87079"/>
    <w:multiLevelType w:val="hybridMultilevel"/>
    <w:tmpl w:val="E9701604"/>
    <w:lvl w:ilvl="0" w:tplc="4CEC5B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C64D65"/>
    <w:multiLevelType w:val="multilevel"/>
    <w:tmpl w:val="C96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3839D5"/>
    <w:multiLevelType w:val="hybridMultilevel"/>
    <w:tmpl w:val="271E0C44"/>
    <w:lvl w:ilvl="0" w:tplc="D694A2A2">
      <w:start w:val="1"/>
      <w:numFmt w:val="upperLetter"/>
      <w:pStyle w:val="Subheading1"/>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755D7C"/>
    <w:multiLevelType w:val="multilevel"/>
    <w:tmpl w:val="3E06E3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D645CDF"/>
    <w:multiLevelType w:val="hybridMultilevel"/>
    <w:tmpl w:val="E77C28BE"/>
    <w:lvl w:ilvl="0" w:tplc="676610B6">
      <w:start w:val="1"/>
      <w:numFmt w:val="bullet"/>
      <w:pStyle w:val="BulletList"/>
      <w:lvlText w:val="•"/>
      <w:lvlJc w:val="left"/>
      <w:pPr>
        <w:ind w:left="1350" w:hanging="360"/>
      </w:pPr>
      <w:rPr>
        <w:rFonts w:ascii="Times New Roman" w:eastAsiaTheme="minorHAnsi"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6F2B2719"/>
    <w:multiLevelType w:val="hybridMultilevel"/>
    <w:tmpl w:val="D7103FB8"/>
    <w:lvl w:ilvl="0" w:tplc="E2B0FB08">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12450B7"/>
    <w:multiLevelType w:val="hybridMultilevel"/>
    <w:tmpl w:val="2138C018"/>
    <w:lvl w:ilvl="0" w:tplc="0AC20EBA">
      <w:start w:val="1"/>
      <w:numFmt w:val="decimal"/>
      <w:pStyle w:val="Subheading2"/>
      <w:lvlText w:val="%1."/>
      <w:lvlJc w:val="left"/>
      <w:pPr>
        <w:ind w:left="720" w:hanging="360"/>
      </w:pPr>
      <w:rPr>
        <w:b w:val="0"/>
      </w:rPr>
    </w:lvl>
    <w:lvl w:ilvl="1" w:tplc="AB20793A">
      <w:start w:val="1"/>
      <w:numFmt w:val="decimal"/>
      <w:lvlText w:val="(%2)"/>
      <w:lvlJc w:val="left"/>
      <w:pPr>
        <w:ind w:left="1860" w:hanging="7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FC3101"/>
    <w:multiLevelType w:val="hybridMultilevel"/>
    <w:tmpl w:val="45622AB0"/>
    <w:lvl w:ilvl="0" w:tplc="197E7904">
      <w:start w:val="1"/>
      <w:numFmt w:val="lowerLetter"/>
      <w:pStyle w:val="Subheading3"/>
      <w:lvlText w:val="%1."/>
      <w:lvlJc w:val="left"/>
      <w:pPr>
        <w:ind w:left="1260" w:hanging="360"/>
      </w:pPr>
    </w:lvl>
    <w:lvl w:ilvl="1" w:tplc="F8E40D7E">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639415201">
    <w:abstractNumId w:val="11"/>
  </w:num>
  <w:num w:numId="2" w16cid:durableId="977802084">
    <w:abstractNumId w:val="2"/>
  </w:num>
  <w:num w:numId="3" w16cid:durableId="2107383700">
    <w:abstractNumId w:val="9"/>
  </w:num>
  <w:num w:numId="4" w16cid:durableId="827983872">
    <w:abstractNumId w:val="7"/>
  </w:num>
  <w:num w:numId="5" w16cid:durableId="955452881">
    <w:abstractNumId w:val="5"/>
  </w:num>
  <w:num w:numId="6" w16cid:durableId="474834362">
    <w:abstractNumId w:val="10"/>
  </w:num>
  <w:num w:numId="7" w16cid:durableId="265618174">
    <w:abstractNumId w:val="0"/>
  </w:num>
  <w:num w:numId="8" w16cid:durableId="57485453">
    <w:abstractNumId w:val="8"/>
  </w:num>
  <w:num w:numId="9" w16cid:durableId="983050298">
    <w:abstractNumId w:val="1"/>
  </w:num>
  <w:num w:numId="10" w16cid:durableId="2040858678">
    <w:abstractNumId w:val="3"/>
  </w:num>
  <w:num w:numId="11" w16cid:durableId="560486289">
    <w:abstractNumId w:val="6"/>
  </w:num>
  <w:num w:numId="12" w16cid:durableId="12733972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773787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004581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6560353">
    <w:abstractNumId w:val="4"/>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helm, Tracy L CIV USAF (USA)">
    <w15:presenceInfo w15:providerId="AD" w15:userId="S::tracy.l.wilhelm.civ@health.mil::5c60aefc-7b78-41ab-8f00-0680ea8c23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A3A"/>
    <w:rsid w:val="000035EC"/>
    <w:rsid w:val="00004786"/>
    <w:rsid w:val="000059B5"/>
    <w:rsid w:val="00007A8D"/>
    <w:rsid w:val="00007F35"/>
    <w:rsid w:val="000118A2"/>
    <w:rsid w:val="00011B74"/>
    <w:rsid w:val="000126F3"/>
    <w:rsid w:val="0001370D"/>
    <w:rsid w:val="00013DEE"/>
    <w:rsid w:val="00023023"/>
    <w:rsid w:val="0002511A"/>
    <w:rsid w:val="000300E3"/>
    <w:rsid w:val="00032529"/>
    <w:rsid w:val="00033CE9"/>
    <w:rsid w:val="0003696A"/>
    <w:rsid w:val="000417B4"/>
    <w:rsid w:val="00044590"/>
    <w:rsid w:val="00045F51"/>
    <w:rsid w:val="000468B7"/>
    <w:rsid w:val="000469BA"/>
    <w:rsid w:val="00047786"/>
    <w:rsid w:val="00050CCF"/>
    <w:rsid w:val="0005103A"/>
    <w:rsid w:val="000513BE"/>
    <w:rsid w:val="0005190B"/>
    <w:rsid w:val="000524AD"/>
    <w:rsid w:val="00053323"/>
    <w:rsid w:val="00054928"/>
    <w:rsid w:val="0005691D"/>
    <w:rsid w:val="00056A93"/>
    <w:rsid w:val="00056EC6"/>
    <w:rsid w:val="00061796"/>
    <w:rsid w:val="0006212F"/>
    <w:rsid w:val="000623D7"/>
    <w:rsid w:val="000661D5"/>
    <w:rsid w:val="00066DFC"/>
    <w:rsid w:val="00067D84"/>
    <w:rsid w:val="00067DF1"/>
    <w:rsid w:val="00067E43"/>
    <w:rsid w:val="00073828"/>
    <w:rsid w:val="00074B2E"/>
    <w:rsid w:val="000752DC"/>
    <w:rsid w:val="00076D69"/>
    <w:rsid w:val="00077858"/>
    <w:rsid w:val="00077C22"/>
    <w:rsid w:val="000807E6"/>
    <w:rsid w:val="00081CDE"/>
    <w:rsid w:val="0008352B"/>
    <w:rsid w:val="0008554E"/>
    <w:rsid w:val="00091151"/>
    <w:rsid w:val="00091C0F"/>
    <w:rsid w:val="0009383D"/>
    <w:rsid w:val="00095A45"/>
    <w:rsid w:val="000A0C80"/>
    <w:rsid w:val="000A147D"/>
    <w:rsid w:val="000A3C3C"/>
    <w:rsid w:val="000B14A8"/>
    <w:rsid w:val="000B20AD"/>
    <w:rsid w:val="000B7382"/>
    <w:rsid w:val="000B773F"/>
    <w:rsid w:val="000B7E1D"/>
    <w:rsid w:val="000C0F8C"/>
    <w:rsid w:val="000C3E61"/>
    <w:rsid w:val="000C49A0"/>
    <w:rsid w:val="000C4D40"/>
    <w:rsid w:val="000C6219"/>
    <w:rsid w:val="000D14A0"/>
    <w:rsid w:val="000D5128"/>
    <w:rsid w:val="000D6397"/>
    <w:rsid w:val="000E04AD"/>
    <w:rsid w:val="000E5161"/>
    <w:rsid w:val="000E581D"/>
    <w:rsid w:val="000E6DB1"/>
    <w:rsid w:val="000E716E"/>
    <w:rsid w:val="000E7AFF"/>
    <w:rsid w:val="000F129A"/>
    <w:rsid w:val="000F2881"/>
    <w:rsid w:val="000F4002"/>
    <w:rsid w:val="000F4C0D"/>
    <w:rsid w:val="000F54C5"/>
    <w:rsid w:val="000F5FA8"/>
    <w:rsid w:val="000F7D4E"/>
    <w:rsid w:val="001003B8"/>
    <w:rsid w:val="00100B88"/>
    <w:rsid w:val="00100C2E"/>
    <w:rsid w:val="001025EA"/>
    <w:rsid w:val="00102C0B"/>
    <w:rsid w:val="00105200"/>
    <w:rsid w:val="001102E4"/>
    <w:rsid w:val="001112A9"/>
    <w:rsid w:val="001112E9"/>
    <w:rsid w:val="0011313D"/>
    <w:rsid w:val="001137FD"/>
    <w:rsid w:val="0011426B"/>
    <w:rsid w:val="00115F3A"/>
    <w:rsid w:val="00116CFD"/>
    <w:rsid w:val="00120D4E"/>
    <w:rsid w:val="00121493"/>
    <w:rsid w:val="0012188C"/>
    <w:rsid w:val="00121895"/>
    <w:rsid w:val="00122E28"/>
    <w:rsid w:val="001233B0"/>
    <w:rsid w:val="00124BB5"/>
    <w:rsid w:val="0012784B"/>
    <w:rsid w:val="001278E7"/>
    <w:rsid w:val="001304F2"/>
    <w:rsid w:val="0013135D"/>
    <w:rsid w:val="00131843"/>
    <w:rsid w:val="00136435"/>
    <w:rsid w:val="001368CC"/>
    <w:rsid w:val="0014103A"/>
    <w:rsid w:val="0014310A"/>
    <w:rsid w:val="001450BA"/>
    <w:rsid w:val="001454A7"/>
    <w:rsid w:val="00146A8C"/>
    <w:rsid w:val="00150074"/>
    <w:rsid w:val="00150476"/>
    <w:rsid w:val="00152428"/>
    <w:rsid w:val="00154236"/>
    <w:rsid w:val="00154E1C"/>
    <w:rsid w:val="00154EB3"/>
    <w:rsid w:val="001551E5"/>
    <w:rsid w:val="001576A6"/>
    <w:rsid w:val="0016262A"/>
    <w:rsid w:val="001657BD"/>
    <w:rsid w:val="0016654C"/>
    <w:rsid w:val="00166C1D"/>
    <w:rsid w:val="00167733"/>
    <w:rsid w:val="00171374"/>
    <w:rsid w:val="0017385C"/>
    <w:rsid w:val="00181007"/>
    <w:rsid w:val="00181022"/>
    <w:rsid w:val="00184BCE"/>
    <w:rsid w:val="00186D68"/>
    <w:rsid w:val="0019133B"/>
    <w:rsid w:val="00192166"/>
    <w:rsid w:val="00194873"/>
    <w:rsid w:val="001A3A18"/>
    <w:rsid w:val="001A4BDA"/>
    <w:rsid w:val="001B0938"/>
    <w:rsid w:val="001B0A73"/>
    <w:rsid w:val="001B4FD0"/>
    <w:rsid w:val="001B7328"/>
    <w:rsid w:val="001C0C2D"/>
    <w:rsid w:val="001C0EB8"/>
    <w:rsid w:val="001C2E7A"/>
    <w:rsid w:val="001C37B5"/>
    <w:rsid w:val="001C60A3"/>
    <w:rsid w:val="001D0144"/>
    <w:rsid w:val="001D1CE4"/>
    <w:rsid w:val="001D30E4"/>
    <w:rsid w:val="001D3F96"/>
    <w:rsid w:val="001D6353"/>
    <w:rsid w:val="001E1A37"/>
    <w:rsid w:val="001E2511"/>
    <w:rsid w:val="001E2CF0"/>
    <w:rsid w:val="001E3300"/>
    <w:rsid w:val="001E6198"/>
    <w:rsid w:val="001E6D7E"/>
    <w:rsid w:val="001E73BF"/>
    <w:rsid w:val="001F03B0"/>
    <w:rsid w:val="001F0DCC"/>
    <w:rsid w:val="001F10D7"/>
    <w:rsid w:val="001F16F8"/>
    <w:rsid w:val="001F72A0"/>
    <w:rsid w:val="00202422"/>
    <w:rsid w:val="00203646"/>
    <w:rsid w:val="00203F3B"/>
    <w:rsid w:val="00210D19"/>
    <w:rsid w:val="00211FCF"/>
    <w:rsid w:val="00214FF3"/>
    <w:rsid w:val="00217723"/>
    <w:rsid w:val="002207B9"/>
    <w:rsid w:val="0022086F"/>
    <w:rsid w:val="00221289"/>
    <w:rsid w:val="002232AE"/>
    <w:rsid w:val="002243D5"/>
    <w:rsid w:val="00225856"/>
    <w:rsid w:val="00226482"/>
    <w:rsid w:val="00230519"/>
    <w:rsid w:val="00231B20"/>
    <w:rsid w:val="00236657"/>
    <w:rsid w:val="00240046"/>
    <w:rsid w:val="00242C98"/>
    <w:rsid w:val="00243679"/>
    <w:rsid w:val="002437D1"/>
    <w:rsid w:val="00245992"/>
    <w:rsid w:val="002465FE"/>
    <w:rsid w:val="00246E75"/>
    <w:rsid w:val="0024778B"/>
    <w:rsid w:val="0025009E"/>
    <w:rsid w:val="0025034A"/>
    <w:rsid w:val="00252A87"/>
    <w:rsid w:val="00252DAC"/>
    <w:rsid w:val="00253325"/>
    <w:rsid w:val="002547DD"/>
    <w:rsid w:val="0025495C"/>
    <w:rsid w:val="00257C70"/>
    <w:rsid w:val="002608A5"/>
    <w:rsid w:val="00262B4F"/>
    <w:rsid w:val="00262E76"/>
    <w:rsid w:val="00262EBB"/>
    <w:rsid w:val="0026335E"/>
    <w:rsid w:val="002637CF"/>
    <w:rsid w:val="0026426B"/>
    <w:rsid w:val="00264E08"/>
    <w:rsid w:val="002670CD"/>
    <w:rsid w:val="00267F06"/>
    <w:rsid w:val="00270BE1"/>
    <w:rsid w:val="00271A72"/>
    <w:rsid w:val="00272108"/>
    <w:rsid w:val="00274195"/>
    <w:rsid w:val="00274E82"/>
    <w:rsid w:val="002768A5"/>
    <w:rsid w:val="00280E78"/>
    <w:rsid w:val="00281074"/>
    <w:rsid w:val="00282F7C"/>
    <w:rsid w:val="00284E17"/>
    <w:rsid w:val="00286DF0"/>
    <w:rsid w:val="00291DF0"/>
    <w:rsid w:val="00292831"/>
    <w:rsid w:val="00295EAD"/>
    <w:rsid w:val="00296736"/>
    <w:rsid w:val="00297065"/>
    <w:rsid w:val="00297A6A"/>
    <w:rsid w:val="002A03FB"/>
    <w:rsid w:val="002A2DDE"/>
    <w:rsid w:val="002A5251"/>
    <w:rsid w:val="002A5D07"/>
    <w:rsid w:val="002A6753"/>
    <w:rsid w:val="002A78B7"/>
    <w:rsid w:val="002A7C96"/>
    <w:rsid w:val="002B3211"/>
    <w:rsid w:val="002B4CA4"/>
    <w:rsid w:val="002B54F5"/>
    <w:rsid w:val="002B611A"/>
    <w:rsid w:val="002B6459"/>
    <w:rsid w:val="002C295D"/>
    <w:rsid w:val="002C30F0"/>
    <w:rsid w:val="002C3BD4"/>
    <w:rsid w:val="002C4E08"/>
    <w:rsid w:val="002C5F44"/>
    <w:rsid w:val="002C6A10"/>
    <w:rsid w:val="002D0F8C"/>
    <w:rsid w:val="002D2D20"/>
    <w:rsid w:val="002D3516"/>
    <w:rsid w:val="002D4FCA"/>
    <w:rsid w:val="002D5E6B"/>
    <w:rsid w:val="002E0E5C"/>
    <w:rsid w:val="002E25AB"/>
    <w:rsid w:val="002E5D62"/>
    <w:rsid w:val="002E738B"/>
    <w:rsid w:val="002E77BD"/>
    <w:rsid w:val="002F034B"/>
    <w:rsid w:val="002F0481"/>
    <w:rsid w:val="002F0FFB"/>
    <w:rsid w:val="002F52E5"/>
    <w:rsid w:val="002F70CB"/>
    <w:rsid w:val="00300FAA"/>
    <w:rsid w:val="00303FCE"/>
    <w:rsid w:val="0030504B"/>
    <w:rsid w:val="003074A5"/>
    <w:rsid w:val="00307B63"/>
    <w:rsid w:val="003102A4"/>
    <w:rsid w:val="00313E15"/>
    <w:rsid w:val="00316BBA"/>
    <w:rsid w:val="00321823"/>
    <w:rsid w:val="00321C6E"/>
    <w:rsid w:val="003254CA"/>
    <w:rsid w:val="00326062"/>
    <w:rsid w:val="003321A9"/>
    <w:rsid w:val="003341D4"/>
    <w:rsid w:val="00334FEE"/>
    <w:rsid w:val="00335273"/>
    <w:rsid w:val="00337FD4"/>
    <w:rsid w:val="00340075"/>
    <w:rsid w:val="00340224"/>
    <w:rsid w:val="00344075"/>
    <w:rsid w:val="00344372"/>
    <w:rsid w:val="003500A2"/>
    <w:rsid w:val="003563FD"/>
    <w:rsid w:val="003570FC"/>
    <w:rsid w:val="0035747F"/>
    <w:rsid w:val="003575A9"/>
    <w:rsid w:val="0036216C"/>
    <w:rsid w:val="00362EB5"/>
    <w:rsid w:val="0036422B"/>
    <w:rsid w:val="00364CCF"/>
    <w:rsid w:val="0036676A"/>
    <w:rsid w:val="00367A01"/>
    <w:rsid w:val="0037074B"/>
    <w:rsid w:val="00370FE6"/>
    <w:rsid w:val="00371426"/>
    <w:rsid w:val="00371C59"/>
    <w:rsid w:val="00373FF2"/>
    <w:rsid w:val="0037416E"/>
    <w:rsid w:val="00374C33"/>
    <w:rsid w:val="00374C35"/>
    <w:rsid w:val="0038051A"/>
    <w:rsid w:val="003809AF"/>
    <w:rsid w:val="0038224C"/>
    <w:rsid w:val="003837B7"/>
    <w:rsid w:val="00391144"/>
    <w:rsid w:val="00394F35"/>
    <w:rsid w:val="00395570"/>
    <w:rsid w:val="00396BD8"/>
    <w:rsid w:val="00397C01"/>
    <w:rsid w:val="003A198A"/>
    <w:rsid w:val="003A2B55"/>
    <w:rsid w:val="003A3EDC"/>
    <w:rsid w:val="003A51C7"/>
    <w:rsid w:val="003B1C04"/>
    <w:rsid w:val="003B1C78"/>
    <w:rsid w:val="003B637C"/>
    <w:rsid w:val="003B7051"/>
    <w:rsid w:val="003B7CBD"/>
    <w:rsid w:val="003C2174"/>
    <w:rsid w:val="003C22F9"/>
    <w:rsid w:val="003C2482"/>
    <w:rsid w:val="003C290E"/>
    <w:rsid w:val="003C5ED2"/>
    <w:rsid w:val="003C6E45"/>
    <w:rsid w:val="003C7C8E"/>
    <w:rsid w:val="003D0A33"/>
    <w:rsid w:val="003D1FF9"/>
    <w:rsid w:val="003D3C37"/>
    <w:rsid w:val="003D4D4B"/>
    <w:rsid w:val="003D5286"/>
    <w:rsid w:val="003D6CBB"/>
    <w:rsid w:val="003E43F8"/>
    <w:rsid w:val="003E4FDD"/>
    <w:rsid w:val="003E52CC"/>
    <w:rsid w:val="003E6323"/>
    <w:rsid w:val="003E6B34"/>
    <w:rsid w:val="003E78B2"/>
    <w:rsid w:val="003F0BA8"/>
    <w:rsid w:val="003F2430"/>
    <w:rsid w:val="003F250B"/>
    <w:rsid w:val="003F2F6F"/>
    <w:rsid w:val="003F4E32"/>
    <w:rsid w:val="003F537E"/>
    <w:rsid w:val="003F74B1"/>
    <w:rsid w:val="003F7E70"/>
    <w:rsid w:val="0040131B"/>
    <w:rsid w:val="004020AF"/>
    <w:rsid w:val="00402EF4"/>
    <w:rsid w:val="0040336F"/>
    <w:rsid w:val="004069CF"/>
    <w:rsid w:val="00406DEC"/>
    <w:rsid w:val="004077B9"/>
    <w:rsid w:val="00413458"/>
    <w:rsid w:val="00414085"/>
    <w:rsid w:val="00414456"/>
    <w:rsid w:val="00415E35"/>
    <w:rsid w:val="00416460"/>
    <w:rsid w:val="00417143"/>
    <w:rsid w:val="00423C79"/>
    <w:rsid w:val="00424CA2"/>
    <w:rsid w:val="00425D9E"/>
    <w:rsid w:val="004260B0"/>
    <w:rsid w:val="004262E6"/>
    <w:rsid w:val="00426DB5"/>
    <w:rsid w:val="0042794F"/>
    <w:rsid w:val="00427960"/>
    <w:rsid w:val="004304E3"/>
    <w:rsid w:val="00431641"/>
    <w:rsid w:val="00431D35"/>
    <w:rsid w:val="004320D7"/>
    <w:rsid w:val="0043318C"/>
    <w:rsid w:val="00433698"/>
    <w:rsid w:val="0043596C"/>
    <w:rsid w:val="00436E95"/>
    <w:rsid w:val="00437E1B"/>
    <w:rsid w:val="004408DA"/>
    <w:rsid w:val="00440C75"/>
    <w:rsid w:val="00441809"/>
    <w:rsid w:val="0044373A"/>
    <w:rsid w:val="00445B1D"/>
    <w:rsid w:val="00452700"/>
    <w:rsid w:val="00452AAA"/>
    <w:rsid w:val="00453EE5"/>
    <w:rsid w:val="00455EEA"/>
    <w:rsid w:val="0045626F"/>
    <w:rsid w:val="00460E64"/>
    <w:rsid w:val="00461B4A"/>
    <w:rsid w:val="004624B3"/>
    <w:rsid w:val="004646FC"/>
    <w:rsid w:val="00464E3D"/>
    <w:rsid w:val="004666B4"/>
    <w:rsid w:val="00470A22"/>
    <w:rsid w:val="00470F42"/>
    <w:rsid w:val="00474157"/>
    <w:rsid w:val="004743DA"/>
    <w:rsid w:val="00474607"/>
    <w:rsid w:val="004773F8"/>
    <w:rsid w:val="00477FDE"/>
    <w:rsid w:val="00480CC2"/>
    <w:rsid w:val="004810C0"/>
    <w:rsid w:val="00483AA0"/>
    <w:rsid w:val="004848FF"/>
    <w:rsid w:val="004849F3"/>
    <w:rsid w:val="00485A73"/>
    <w:rsid w:val="0048708D"/>
    <w:rsid w:val="004907AE"/>
    <w:rsid w:val="004908DB"/>
    <w:rsid w:val="004913AD"/>
    <w:rsid w:val="0049155A"/>
    <w:rsid w:val="00493032"/>
    <w:rsid w:val="0049543C"/>
    <w:rsid w:val="00496D5E"/>
    <w:rsid w:val="004A144E"/>
    <w:rsid w:val="004A4958"/>
    <w:rsid w:val="004A699F"/>
    <w:rsid w:val="004A6EE9"/>
    <w:rsid w:val="004B2A6E"/>
    <w:rsid w:val="004B2BAD"/>
    <w:rsid w:val="004B55F6"/>
    <w:rsid w:val="004B5E7B"/>
    <w:rsid w:val="004C151E"/>
    <w:rsid w:val="004C4D56"/>
    <w:rsid w:val="004C575A"/>
    <w:rsid w:val="004C6328"/>
    <w:rsid w:val="004D0905"/>
    <w:rsid w:val="004D2B60"/>
    <w:rsid w:val="004D5D4E"/>
    <w:rsid w:val="004D6E2A"/>
    <w:rsid w:val="004E070C"/>
    <w:rsid w:val="004E18A5"/>
    <w:rsid w:val="004E4AA7"/>
    <w:rsid w:val="004E5B6C"/>
    <w:rsid w:val="004E773A"/>
    <w:rsid w:val="004F133D"/>
    <w:rsid w:val="004F270C"/>
    <w:rsid w:val="004F38E6"/>
    <w:rsid w:val="004F3CB2"/>
    <w:rsid w:val="004F3FAA"/>
    <w:rsid w:val="004F6D2A"/>
    <w:rsid w:val="004F7C11"/>
    <w:rsid w:val="00501042"/>
    <w:rsid w:val="00503CFD"/>
    <w:rsid w:val="005051EB"/>
    <w:rsid w:val="0051056C"/>
    <w:rsid w:val="005109DA"/>
    <w:rsid w:val="005152B5"/>
    <w:rsid w:val="0051539E"/>
    <w:rsid w:val="00517E5B"/>
    <w:rsid w:val="00517FD0"/>
    <w:rsid w:val="00526B28"/>
    <w:rsid w:val="00527825"/>
    <w:rsid w:val="00531229"/>
    <w:rsid w:val="0053143B"/>
    <w:rsid w:val="0053306F"/>
    <w:rsid w:val="005339D3"/>
    <w:rsid w:val="00534397"/>
    <w:rsid w:val="00534EEC"/>
    <w:rsid w:val="00536D51"/>
    <w:rsid w:val="00542020"/>
    <w:rsid w:val="0054470D"/>
    <w:rsid w:val="005455CC"/>
    <w:rsid w:val="00545EC0"/>
    <w:rsid w:val="00552565"/>
    <w:rsid w:val="00552595"/>
    <w:rsid w:val="00554585"/>
    <w:rsid w:val="00555996"/>
    <w:rsid w:val="00560256"/>
    <w:rsid w:val="0056177E"/>
    <w:rsid w:val="00561F67"/>
    <w:rsid w:val="00564A1D"/>
    <w:rsid w:val="00566A8D"/>
    <w:rsid w:val="0056731E"/>
    <w:rsid w:val="0057152A"/>
    <w:rsid w:val="00572DBB"/>
    <w:rsid w:val="005736E6"/>
    <w:rsid w:val="00573AF9"/>
    <w:rsid w:val="0057422C"/>
    <w:rsid w:val="005743E8"/>
    <w:rsid w:val="00575CBD"/>
    <w:rsid w:val="00577FA6"/>
    <w:rsid w:val="005801FD"/>
    <w:rsid w:val="00581F2F"/>
    <w:rsid w:val="00584E51"/>
    <w:rsid w:val="00585EE4"/>
    <w:rsid w:val="00587B09"/>
    <w:rsid w:val="00587B72"/>
    <w:rsid w:val="00592516"/>
    <w:rsid w:val="00592556"/>
    <w:rsid w:val="0059311F"/>
    <w:rsid w:val="00593553"/>
    <w:rsid w:val="00596517"/>
    <w:rsid w:val="0059693E"/>
    <w:rsid w:val="00597E7F"/>
    <w:rsid w:val="005A0BD0"/>
    <w:rsid w:val="005A1289"/>
    <w:rsid w:val="005A3016"/>
    <w:rsid w:val="005A799C"/>
    <w:rsid w:val="005B043E"/>
    <w:rsid w:val="005B1625"/>
    <w:rsid w:val="005B1C15"/>
    <w:rsid w:val="005B5B7B"/>
    <w:rsid w:val="005B73D1"/>
    <w:rsid w:val="005C0ABA"/>
    <w:rsid w:val="005C0DB5"/>
    <w:rsid w:val="005C215B"/>
    <w:rsid w:val="005C3247"/>
    <w:rsid w:val="005C3BE6"/>
    <w:rsid w:val="005C5A08"/>
    <w:rsid w:val="005C5E7E"/>
    <w:rsid w:val="005C6C67"/>
    <w:rsid w:val="005C7906"/>
    <w:rsid w:val="005C7DC0"/>
    <w:rsid w:val="005D0691"/>
    <w:rsid w:val="005D7D34"/>
    <w:rsid w:val="005E111B"/>
    <w:rsid w:val="005E2AD4"/>
    <w:rsid w:val="005E46CA"/>
    <w:rsid w:val="005E4CEE"/>
    <w:rsid w:val="005E6012"/>
    <w:rsid w:val="005E6BA6"/>
    <w:rsid w:val="005E6EF9"/>
    <w:rsid w:val="005F233F"/>
    <w:rsid w:val="005F2786"/>
    <w:rsid w:val="005F5DB2"/>
    <w:rsid w:val="0060011D"/>
    <w:rsid w:val="006040F5"/>
    <w:rsid w:val="00604562"/>
    <w:rsid w:val="00605A10"/>
    <w:rsid w:val="00605A63"/>
    <w:rsid w:val="006123DF"/>
    <w:rsid w:val="00615102"/>
    <w:rsid w:val="006153E0"/>
    <w:rsid w:val="00616F08"/>
    <w:rsid w:val="00620731"/>
    <w:rsid w:val="00622A67"/>
    <w:rsid w:val="00623727"/>
    <w:rsid w:val="00624BF0"/>
    <w:rsid w:val="00624C91"/>
    <w:rsid w:val="00625B40"/>
    <w:rsid w:val="0062620F"/>
    <w:rsid w:val="00626841"/>
    <w:rsid w:val="00626AB8"/>
    <w:rsid w:val="006319D3"/>
    <w:rsid w:val="00635A8F"/>
    <w:rsid w:val="0063700C"/>
    <w:rsid w:val="00637C54"/>
    <w:rsid w:val="00640300"/>
    <w:rsid w:val="00641B5B"/>
    <w:rsid w:val="00641E18"/>
    <w:rsid w:val="00644298"/>
    <w:rsid w:val="006444C6"/>
    <w:rsid w:val="00644EE0"/>
    <w:rsid w:val="006459FE"/>
    <w:rsid w:val="00645B1E"/>
    <w:rsid w:val="00647EE4"/>
    <w:rsid w:val="00651031"/>
    <w:rsid w:val="00653437"/>
    <w:rsid w:val="00655CD5"/>
    <w:rsid w:val="00656AE0"/>
    <w:rsid w:val="00657240"/>
    <w:rsid w:val="00660A65"/>
    <w:rsid w:val="00661769"/>
    <w:rsid w:val="00661D3D"/>
    <w:rsid w:val="006627BF"/>
    <w:rsid w:val="00664F24"/>
    <w:rsid w:val="006650C8"/>
    <w:rsid w:val="00666BB5"/>
    <w:rsid w:val="00670439"/>
    <w:rsid w:val="00670E98"/>
    <w:rsid w:val="00671459"/>
    <w:rsid w:val="006718B9"/>
    <w:rsid w:val="00672E87"/>
    <w:rsid w:val="00675B47"/>
    <w:rsid w:val="00681672"/>
    <w:rsid w:val="00681D4A"/>
    <w:rsid w:val="00683364"/>
    <w:rsid w:val="00685304"/>
    <w:rsid w:val="00685E42"/>
    <w:rsid w:val="00685EBE"/>
    <w:rsid w:val="006869DC"/>
    <w:rsid w:val="006877E9"/>
    <w:rsid w:val="00690675"/>
    <w:rsid w:val="006913EB"/>
    <w:rsid w:val="00692891"/>
    <w:rsid w:val="006931DA"/>
    <w:rsid w:val="00695C18"/>
    <w:rsid w:val="006A28AA"/>
    <w:rsid w:val="006A657D"/>
    <w:rsid w:val="006B049F"/>
    <w:rsid w:val="006B3969"/>
    <w:rsid w:val="006B3B26"/>
    <w:rsid w:val="006B4AF1"/>
    <w:rsid w:val="006B510A"/>
    <w:rsid w:val="006B64EB"/>
    <w:rsid w:val="006B7C42"/>
    <w:rsid w:val="006C0827"/>
    <w:rsid w:val="006C0975"/>
    <w:rsid w:val="006C13DC"/>
    <w:rsid w:val="006C36DD"/>
    <w:rsid w:val="006C6C12"/>
    <w:rsid w:val="006C6DD9"/>
    <w:rsid w:val="006C7DD4"/>
    <w:rsid w:val="006D2EF4"/>
    <w:rsid w:val="006D3139"/>
    <w:rsid w:val="006D56B6"/>
    <w:rsid w:val="006E1798"/>
    <w:rsid w:val="006E5894"/>
    <w:rsid w:val="006E6A3F"/>
    <w:rsid w:val="006E757F"/>
    <w:rsid w:val="006F0119"/>
    <w:rsid w:val="006F0844"/>
    <w:rsid w:val="006F0AC5"/>
    <w:rsid w:val="006F4234"/>
    <w:rsid w:val="006F4ED3"/>
    <w:rsid w:val="006F595E"/>
    <w:rsid w:val="00700F21"/>
    <w:rsid w:val="007017B8"/>
    <w:rsid w:val="00701A04"/>
    <w:rsid w:val="007031B4"/>
    <w:rsid w:val="0070354A"/>
    <w:rsid w:val="0070391C"/>
    <w:rsid w:val="007041F1"/>
    <w:rsid w:val="007043CE"/>
    <w:rsid w:val="0070464F"/>
    <w:rsid w:val="00705099"/>
    <w:rsid w:val="00705D02"/>
    <w:rsid w:val="00707AD8"/>
    <w:rsid w:val="00710F1C"/>
    <w:rsid w:val="0071261D"/>
    <w:rsid w:val="00713D12"/>
    <w:rsid w:val="00715CFD"/>
    <w:rsid w:val="00717187"/>
    <w:rsid w:val="00717A70"/>
    <w:rsid w:val="007204E1"/>
    <w:rsid w:val="00721A13"/>
    <w:rsid w:val="00725EA5"/>
    <w:rsid w:val="00726A5F"/>
    <w:rsid w:val="00726CCC"/>
    <w:rsid w:val="00727FA2"/>
    <w:rsid w:val="00732767"/>
    <w:rsid w:val="00733B98"/>
    <w:rsid w:val="00735316"/>
    <w:rsid w:val="0073717E"/>
    <w:rsid w:val="00737A0D"/>
    <w:rsid w:val="00744B3E"/>
    <w:rsid w:val="00745453"/>
    <w:rsid w:val="00745962"/>
    <w:rsid w:val="0074744C"/>
    <w:rsid w:val="00747470"/>
    <w:rsid w:val="0075160C"/>
    <w:rsid w:val="0075241F"/>
    <w:rsid w:val="00753C36"/>
    <w:rsid w:val="00754885"/>
    <w:rsid w:val="00755619"/>
    <w:rsid w:val="0075575C"/>
    <w:rsid w:val="00755E25"/>
    <w:rsid w:val="00757291"/>
    <w:rsid w:val="00760A6E"/>
    <w:rsid w:val="007628F5"/>
    <w:rsid w:val="007654EC"/>
    <w:rsid w:val="0077075B"/>
    <w:rsid w:val="00770E3D"/>
    <w:rsid w:val="007716AC"/>
    <w:rsid w:val="007722B6"/>
    <w:rsid w:val="007723B3"/>
    <w:rsid w:val="00772F70"/>
    <w:rsid w:val="007731D5"/>
    <w:rsid w:val="007732E7"/>
    <w:rsid w:val="00773413"/>
    <w:rsid w:val="00773EB0"/>
    <w:rsid w:val="00781F73"/>
    <w:rsid w:val="0078280C"/>
    <w:rsid w:val="00783AD2"/>
    <w:rsid w:val="0078608F"/>
    <w:rsid w:val="00786A9B"/>
    <w:rsid w:val="00787155"/>
    <w:rsid w:val="007872FC"/>
    <w:rsid w:val="00787E60"/>
    <w:rsid w:val="00787FA1"/>
    <w:rsid w:val="007904AF"/>
    <w:rsid w:val="00791262"/>
    <w:rsid w:val="00793621"/>
    <w:rsid w:val="00795FF7"/>
    <w:rsid w:val="00796B09"/>
    <w:rsid w:val="007A3D96"/>
    <w:rsid w:val="007A667B"/>
    <w:rsid w:val="007B08B2"/>
    <w:rsid w:val="007B0FC1"/>
    <w:rsid w:val="007B31D4"/>
    <w:rsid w:val="007B4EE7"/>
    <w:rsid w:val="007B53B2"/>
    <w:rsid w:val="007B5D56"/>
    <w:rsid w:val="007C150A"/>
    <w:rsid w:val="007C1B3F"/>
    <w:rsid w:val="007C260C"/>
    <w:rsid w:val="007C285D"/>
    <w:rsid w:val="007C2E22"/>
    <w:rsid w:val="007C319A"/>
    <w:rsid w:val="007C6EB7"/>
    <w:rsid w:val="007C6EF2"/>
    <w:rsid w:val="007D3E76"/>
    <w:rsid w:val="007D4663"/>
    <w:rsid w:val="007D4E8C"/>
    <w:rsid w:val="007D7098"/>
    <w:rsid w:val="007E01B2"/>
    <w:rsid w:val="007E08C0"/>
    <w:rsid w:val="007E2F88"/>
    <w:rsid w:val="007E3DBC"/>
    <w:rsid w:val="007E4658"/>
    <w:rsid w:val="007F1155"/>
    <w:rsid w:val="007F2CA8"/>
    <w:rsid w:val="007F37D0"/>
    <w:rsid w:val="007F53F9"/>
    <w:rsid w:val="0080063A"/>
    <w:rsid w:val="00800D0B"/>
    <w:rsid w:val="00801AE9"/>
    <w:rsid w:val="0080212B"/>
    <w:rsid w:val="00802D0D"/>
    <w:rsid w:val="00803B9E"/>
    <w:rsid w:val="0080439F"/>
    <w:rsid w:val="00804A4D"/>
    <w:rsid w:val="00805973"/>
    <w:rsid w:val="0080757F"/>
    <w:rsid w:val="008077CC"/>
    <w:rsid w:val="00807F7C"/>
    <w:rsid w:val="008106B8"/>
    <w:rsid w:val="00810E1B"/>
    <w:rsid w:val="00811A40"/>
    <w:rsid w:val="00815C67"/>
    <w:rsid w:val="00815DEF"/>
    <w:rsid w:val="00815FBC"/>
    <w:rsid w:val="00816FEF"/>
    <w:rsid w:val="008175DE"/>
    <w:rsid w:val="00817C8B"/>
    <w:rsid w:val="00820EA2"/>
    <w:rsid w:val="00820F85"/>
    <w:rsid w:val="00823C46"/>
    <w:rsid w:val="0082439A"/>
    <w:rsid w:val="00824426"/>
    <w:rsid w:val="00824C9A"/>
    <w:rsid w:val="008260BB"/>
    <w:rsid w:val="0082761F"/>
    <w:rsid w:val="00827BDF"/>
    <w:rsid w:val="00837A9D"/>
    <w:rsid w:val="00844F73"/>
    <w:rsid w:val="00845C3B"/>
    <w:rsid w:val="00846491"/>
    <w:rsid w:val="00847064"/>
    <w:rsid w:val="00847DC7"/>
    <w:rsid w:val="008502CA"/>
    <w:rsid w:val="00851F07"/>
    <w:rsid w:val="00854C26"/>
    <w:rsid w:val="00857F38"/>
    <w:rsid w:val="008626F6"/>
    <w:rsid w:val="00863DC5"/>
    <w:rsid w:val="0086424F"/>
    <w:rsid w:val="00864E26"/>
    <w:rsid w:val="008659C2"/>
    <w:rsid w:val="008730AC"/>
    <w:rsid w:val="00874D57"/>
    <w:rsid w:val="00875234"/>
    <w:rsid w:val="00877562"/>
    <w:rsid w:val="008801FE"/>
    <w:rsid w:val="00882416"/>
    <w:rsid w:val="00882A5D"/>
    <w:rsid w:val="008836E1"/>
    <w:rsid w:val="00886E24"/>
    <w:rsid w:val="008900C3"/>
    <w:rsid w:val="00890DA9"/>
    <w:rsid w:val="00891C61"/>
    <w:rsid w:val="0089202A"/>
    <w:rsid w:val="00892AAD"/>
    <w:rsid w:val="00896497"/>
    <w:rsid w:val="00897206"/>
    <w:rsid w:val="00897B70"/>
    <w:rsid w:val="008A118C"/>
    <w:rsid w:val="008A1FC4"/>
    <w:rsid w:val="008A397A"/>
    <w:rsid w:val="008A3AC4"/>
    <w:rsid w:val="008A50DE"/>
    <w:rsid w:val="008A54B9"/>
    <w:rsid w:val="008A79B0"/>
    <w:rsid w:val="008B072C"/>
    <w:rsid w:val="008B1840"/>
    <w:rsid w:val="008B1E22"/>
    <w:rsid w:val="008B2940"/>
    <w:rsid w:val="008B2EFE"/>
    <w:rsid w:val="008B3901"/>
    <w:rsid w:val="008B51BB"/>
    <w:rsid w:val="008B56F7"/>
    <w:rsid w:val="008B5A55"/>
    <w:rsid w:val="008B6606"/>
    <w:rsid w:val="008B741F"/>
    <w:rsid w:val="008B7ADD"/>
    <w:rsid w:val="008C040F"/>
    <w:rsid w:val="008C09F2"/>
    <w:rsid w:val="008C0E36"/>
    <w:rsid w:val="008C0FAC"/>
    <w:rsid w:val="008C158C"/>
    <w:rsid w:val="008C28F8"/>
    <w:rsid w:val="008C2945"/>
    <w:rsid w:val="008C6186"/>
    <w:rsid w:val="008C7742"/>
    <w:rsid w:val="008D078A"/>
    <w:rsid w:val="008D0C24"/>
    <w:rsid w:val="008D3AF6"/>
    <w:rsid w:val="008D3B36"/>
    <w:rsid w:val="008D4181"/>
    <w:rsid w:val="008D4579"/>
    <w:rsid w:val="008D4C65"/>
    <w:rsid w:val="008D4D7A"/>
    <w:rsid w:val="008D5F62"/>
    <w:rsid w:val="008D640A"/>
    <w:rsid w:val="008D6B5B"/>
    <w:rsid w:val="008D764E"/>
    <w:rsid w:val="008E33AF"/>
    <w:rsid w:val="008E3B95"/>
    <w:rsid w:val="008E4156"/>
    <w:rsid w:val="008E4B25"/>
    <w:rsid w:val="008F25C0"/>
    <w:rsid w:val="008F4634"/>
    <w:rsid w:val="008F48DE"/>
    <w:rsid w:val="008F5596"/>
    <w:rsid w:val="0090117F"/>
    <w:rsid w:val="00906DBF"/>
    <w:rsid w:val="00907858"/>
    <w:rsid w:val="00914BB3"/>
    <w:rsid w:val="00914C01"/>
    <w:rsid w:val="00916161"/>
    <w:rsid w:val="00916632"/>
    <w:rsid w:val="009167FE"/>
    <w:rsid w:val="009177C0"/>
    <w:rsid w:val="009207F7"/>
    <w:rsid w:val="00921EBA"/>
    <w:rsid w:val="00922E09"/>
    <w:rsid w:val="009242D9"/>
    <w:rsid w:val="00924B11"/>
    <w:rsid w:val="00924E25"/>
    <w:rsid w:val="009255D2"/>
    <w:rsid w:val="00927134"/>
    <w:rsid w:val="009302D4"/>
    <w:rsid w:val="009329E3"/>
    <w:rsid w:val="00935413"/>
    <w:rsid w:val="00937571"/>
    <w:rsid w:val="009375DA"/>
    <w:rsid w:val="009416FB"/>
    <w:rsid w:val="00942CBD"/>
    <w:rsid w:val="00943D55"/>
    <w:rsid w:val="00945C14"/>
    <w:rsid w:val="009477C2"/>
    <w:rsid w:val="00953192"/>
    <w:rsid w:val="00955960"/>
    <w:rsid w:val="0095761B"/>
    <w:rsid w:val="00960276"/>
    <w:rsid w:val="00961086"/>
    <w:rsid w:val="00963ED0"/>
    <w:rsid w:val="00965398"/>
    <w:rsid w:val="00970E2B"/>
    <w:rsid w:val="00971A44"/>
    <w:rsid w:val="009723F9"/>
    <w:rsid w:val="00974E5E"/>
    <w:rsid w:val="00975887"/>
    <w:rsid w:val="00976F45"/>
    <w:rsid w:val="00981E12"/>
    <w:rsid w:val="00982F77"/>
    <w:rsid w:val="00985985"/>
    <w:rsid w:val="00985B47"/>
    <w:rsid w:val="00985E21"/>
    <w:rsid w:val="00991064"/>
    <w:rsid w:val="009911DD"/>
    <w:rsid w:val="009912E7"/>
    <w:rsid w:val="00994CA2"/>
    <w:rsid w:val="009962D2"/>
    <w:rsid w:val="009A10F0"/>
    <w:rsid w:val="009A4A4D"/>
    <w:rsid w:val="009A513C"/>
    <w:rsid w:val="009A53C7"/>
    <w:rsid w:val="009A5A77"/>
    <w:rsid w:val="009A7EF2"/>
    <w:rsid w:val="009B23C5"/>
    <w:rsid w:val="009B30FC"/>
    <w:rsid w:val="009B31B5"/>
    <w:rsid w:val="009B5AF9"/>
    <w:rsid w:val="009B6295"/>
    <w:rsid w:val="009C21C5"/>
    <w:rsid w:val="009C2707"/>
    <w:rsid w:val="009C477B"/>
    <w:rsid w:val="009C5166"/>
    <w:rsid w:val="009C73BF"/>
    <w:rsid w:val="009D29A3"/>
    <w:rsid w:val="009D37F5"/>
    <w:rsid w:val="009D745E"/>
    <w:rsid w:val="009D7706"/>
    <w:rsid w:val="009E19C4"/>
    <w:rsid w:val="009E47FC"/>
    <w:rsid w:val="009E6A06"/>
    <w:rsid w:val="009E7897"/>
    <w:rsid w:val="009E78F5"/>
    <w:rsid w:val="009F1760"/>
    <w:rsid w:val="009F1C23"/>
    <w:rsid w:val="009F3AA8"/>
    <w:rsid w:val="009F78AC"/>
    <w:rsid w:val="00A00128"/>
    <w:rsid w:val="00A00359"/>
    <w:rsid w:val="00A01791"/>
    <w:rsid w:val="00A044CB"/>
    <w:rsid w:val="00A05941"/>
    <w:rsid w:val="00A06169"/>
    <w:rsid w:val="00A070A9"/>
    <w:rsid w:val="00A1384B"/>
    <w:rsid w:val="00A13FD7"/>
    <w:rsid w:val="00A14D2A"/>
    <w:rsid w:val="00A15103"/>
    <w:rsid w:val="00A1570D"/>
    <w:rsid w:val="00A176E1"/>
    <w:rsid w:val="00A21151"/>
    <w:rsid w:val="00A25319"/>
    <w:rsid w:val="00A272CB"/>
    <w:rsid w:val="00A278E7"/>
    <w:rsid w:val="00A301D8"/>
    <w:rsid w:val="00A334B8"/>
    <w:rsid w:val="00A33946"/>
    <w:rsid w:val="00A34762"/>
    <w:rsid w:val="00A4049C"/>
    <w:rsid w:val="00A40602"/>
    <w:rsid w:val="00A41445"/>
    <w:rsid w:val="00A42CD8"/>
    <w:rsid w:val="00A4586A"/>
    <w:rsid w:val="00A46412"/>
    <w:rsid w:val="00A4677D"/>
    <w:rsid w:val="00A4751F"/>
    <w:rsid w:val="00A47E34"/>
    <w:rsid w:val="00A47F19"/>
    <w:rsid w:val="00A53BB3"/>
    <w:rsid w:val="00A54E32"/>
    <w:rsid w:val="00A5634C"/>
    <w:rsid w:val="00A57619"/>
    <w:rsid w:val="00A60440"/>
    <w:rsid w:val="00A61178"/>
    <w:rsid w:val="00A636C5"/>
    <w:rsid w:val="00A644A9"/>
    <w:rsid w:val="00A64C18"/>
    <w:rsid w:val="00A661A8"/>
    <w:rsid w:val="00A67090"/>
    <w:rsid w:val="00A6719B"/>
    <w:rsid w:val="00A675D1"/>
    <w:rsid w:val="00A70ABE"/>
    <w:rsid w:val="00A71BF2"/>
    <w:rsid w:val="00A737ED"/>
    <w:rsid w:val="00A750CA"/>
    <w:rsid w:val="00A75FDF"/>
    <w:rsid w:val="00A76809"/>
    <w:rsid w:val="00A7753C"/>
    <w:rsid w:val="00A77598"/>
    <w:rsid w:val="00A80E0F"/>
    <w:rsid w:val="00A819DC"/>
    <w:rsid w:val="00A829A7"/>
    <w:rsid w:val="00A841EB"/>
    <w:rsid w:val="00A87052"/>
    <w:rsid w:val="00A922D5"/>
    <w:rsid w:val="00A92DC7"/>
    <w:rsid w:val="00A94D36"/>
    <w:rsid w:val="00A957FC"/>
    <w:rsid w:val="00A978BB"/>
    <w:rsid w:val="00AA072E"/>
    <w:rsid w:val="00AA1788"/>
    <w:rsid w:val="00AA2038"/>
    <w:rsid w:val="00AA44A3"/>
    <w:rsid w:val="00AA525F"/>
    <w:rsid w:val="00AA6F38"/>
    <w:rsid w:val="00AA70BD"/>
    <w:rsid w:val="00AB0A9E"/>
    <w:rsid w:val="00AB0C2D"/>
    <w:rsid w:val="00AB1122"/>
    <w:rsid w:val="00AB1551"/>
    <w:rsid w:val="00AB2E6A"/>
    <w:rsid w:val="00AB6701"/>
    <w:rsid w:val="00AB733B"/>
    <w:rsid w:val="00AC1D72"/>
    <w:rsid w:val="00AC2410"/>
    <w:rsid w:val="00AC4E52"/>
    <w:rsid w:val="00AD2EAE"/>
    <w:rsid w:val="00AD477F"/>
    <w:rsid w:val="00AD47DD"/>
    <w:rsid w:val="00AD540E"/>
    <w:rsid w:val="00AE0397"/>
    <w:rsid w:val="00AE03CA"/>
    <w:rsid w:val="00AE0A1F"/>
    <w:rsid w:val="00AE1044"/>
    <w:rsid w:val="00AE4047"/>
    <w:rsid w:val="00AE4765"/>
    <w:rsid w:val="00AE4881"/>
    <w:rsid w:val="00AE60FA"/>
    <w:rsid w:val="00AE62A0"/>
    <w:rsid w:val="00AE7A4D"/>
    <w:rsid w:val="00AF123D"/>
    <w:rsid w:val="00B00D19"/>
    <w:rsid w:val="00B00D89"/>
    <w:rsid w:val="00B01C47"/>
    <w:rsid w:val="00B05E65"/>
    <w:rsid w:val="00B077D2"/>
    <w:rsid w:val="00B10829"/>
    <w:rsid w:val="00B13D68"/>
    <w:rsid w:val="00B14043"/>
    <w:rsid w:val="00B16658"/>
    <w:rsid w:val="00B16805"/>
    <w:rsid w:val="00B260F8"/>
    <w:rsid w:val="00B269F3"/>
    <w:rsid w:val="00B30E89"/>
    <w:rsid w:val="00B31631"/>
    <w:rsid w:val="00B33389"/>
    <w:rsid w:val="00B338ED"/>
    <w:rsid w:val="00B33C17"/>
    <w:rsid w:val="00B346D1"/>
    <w:rsid w:val="00B36BDB"/>
    <w:rsid w:val="00B42228"/>
    <w:rsid w:val="00B46A16"/>
    <w:rsid w:val="00B50CF3"/>
    <w:rsid w:val="00B53B65"/>
    <w:rsid w:val="00B546DC"/>
    <w:rsid w:val="00B54CA9"/>
    <w:rsid w:val="00B54CB3"/>
    <w:rsid w:val="00B558DB"/>
    <w:rsid w:val="00B5639E"/>
    <w:rsid w:val="00B571B0"/>
    <w:rsid w:val="00B6125C"/>
    <w:rsid w:val="00B62FAE"/>
    <w:rsid w:val="00B67B04"/>
    <w:rsid w:val="00B70691"/>
    <w:rsid w:val="00B70ABA"/>
    <w:rsid w:val="00B70C1D"/>
    <w:rsid w:val="00B71767"/>
    <w:rsid w:val="00B72326"/>
    <w:rsid w:val="00B74289"/>
    <w:rsid w:val="00B7481C"/>
    <w:rsid w:val="00B74ED3"/>
    <w:rsid w:val="00B7566F"/>
    <w:rsid w:val="00B75E81"/>
    <w:rsid w:val="00B75FC4"/>
    <w:rsid w:val="00B770DD"/>
    <w:rsid w:val="00B80B0A"/>
    <w:rsid w:val="00B8359A"/>
    <w:rsid w:val="00B83AC0"/>
    <w:rsid w:val="00B86C7A"/>
    <w:rsid w:val="00B9109A"/>
    <w:rsid w:val="00B91392"/>
    <w:rsid w:val="00B91775"/>
    <w:rsid w:val="00B93199"/>
    <w:rsid w:val="00B949C8"/>
    <w:rsid w:val="00BA0829"/>
    <w:rsid w:val="00BA0860"/>
    <w:rsid w:val="00BA0A10"/>
    <w:rsid w:val="00BA0B8C"/>
    <w:rsid w:val="00BA0D80"/>
    <w:rsid w:val="00BA499A"/>
    <w:rsid w:val="00BA4F1E"/>
    <w:rsid w:val="00BA6783"/>
    <w:rsid w:val="00BA6FDA"/>
    <w:rsid w:val="00BB036E"/>
    <w:rsid w:val="00BB4321"/>
    <w:rsid w:val="00BB46AD"/>
    <w:rsid w:val="00BB4861"/>
    <w:rsid w:val="00BB4CDD"/>
    <w:rsid w:val="00BB51E5"/>
    <w:rsid w:val="00BB6FEA"/>
    <w:rsid w:val="00BB722B"/>
    <w:rsid w:val="00BC1A6C"/>
    <w:rsid w:val="00BC1B01"/>
    <w:rsid w:val="00BC2396"/>
    <w:rsid w:val="00BC298F"/>
    <w:rsid w:val="00BC30C7"/>
    <w:rsid w:val="00BC3330"/>
    <w:rsid w:val="00BD1422"/>
    <w:rsid w:val="00BD2A68"/>
    <w:rsid w:val="00BD36A3"/>
    <w:rsid w:val="00BD78F2"/>
    <w:rsid w:val="00BE20D9"/>
    <w:rsid w:val="00BE79E3"/>
    <w:rsid w:val="00BF1555"/>
    <w:rsid w:val="00BF2F31"/>
    <w:rsid w:val="00BF372A"/>
    <w:rsid w:val="00C01CE7"/>
    <w:rsid w:val="00C02FEE"/>
    <w:rsid w:val="00C034EB"/>
    <w:rsid w:val="00C03AC6"/>
    <w:rsid w:val="00C03EA7"/>
    <w:rsid w:val="00C04CA3"/>
    <w:rsid w:val="00C063AD"/>
    <w:rsid w:val="00C0650A"/>
    <w:rsid w:val="00C10442"/>
    <w:rsid w:val="00C1049E"/>
    <w:rsid w:val="00C10628"/>
    <w:rsid w:val="00C11AEA"/>
    <w:rsid w:val="00C121DD"/>
    <w:rsid w:val="00C12823"/>
    <w:rsid w:val="00C14302"/>
    <w:rsid w:val="00C14CC5"/>
    <w:rsid w:val="00C16825"/>
    <w:rsid w:val="00C179B5"/>
    <w:rsid w:val="00C21098"/>
    <w:rsid w:val="00C2367D"/>
    <w:rsid w:val="00C244C0"/>
    <w:rsid w:val="00C24BAF"/>
    <w:rsid w:val="00C24CA6"/>
    <w:rsid w:val="00C2620B"/>
    <w:rsid w:val="00C27369"/>
    <w:rsid w:val="00C27C6D"/>
    <w:rsid w:val="00C308F9"/>
    <w:rsid w:val="00C3126C"/>
    <w:rsid w:val="00C316D0"/>
    <w:rsid w:val="00C32FF5"/>
    <w:rsid w:val="00C334EE"/>
    <w:rsid w:val="00C351BC"/>
    <w:rsid w:val="00C35332"/>
    <w:rsid w:val="00C353F2"/>
    <w:rsid w:val="00C409B9"/>
    <w:rsid w:val="00C414C7"/>
    <w:rsid w:val="00C41E10"/>
    <w:rsid w:val="00C43141"/>
    <w:rsid w:val="00C43282"/>
    <w:rsid w:val="00C44D83"/>
    <w:rsid w:val="00C4589F"/>
    <w:rsid w:val="00C45D49"/>
    <w:rsid w:val="00C52ACA"/>
    <w:rsid w:val="00C53CD6"/>
    <w:rsid w:val="00C54BAE"/>
    <w:rsid w:val="00C54CA0"/>
    <w:rsid w:val="00C55959"/>
    <w:rsid w:val="00C5700B"/>
    <w:rsid w:val="00C60486"/>
    <w:rsid w:val="00C61B07"/>
    <w:rsid w:val="00C61D50"/>
    <w:rsid w:val="00C6250C"/>
    <w:rsid w:val="00C627A9"/>
    <w:rsid w:val="00C63667"/>
    <w:rsid w:val="00C64243"/>
    <w:rsid w:val="00C64F18"/>
    <w:rsid w:val="00C66E03"/>
    <w:rsid w:val="00C670DF"/>
    <w:rsid w:val="00C73FE0"/>
    <w:rsid w:val="00C74454"/>
    <w:rsid w:val="00C771A2"/>
    <w:rsid w:val="00C82D13"/>
    <w:rsid w:val="00C83CB5"/>
    <w:rsid w:val="00C84C5A"/>
    <w:rsid w:val="00C90818"/>
    <w:rsid w:val="00C92FEC"/>
    <w:rsid w:val="00C9323C"/>
    <w:rsid w:val="00C93828"/>
    <w:rsid w:val="00C9523B"/>
    <w:rsid w:val="00C97445"/>
    <w:rsid w:val="00CA1139"/>
    <w:rsid w:val="00CA1DF4"/>
    <w:rsid w:val="00CA2C3B"/>
    <w:rsid w:val="00CA3516"/>
    <w:rsid w:val="00CA3969"/>
    <w:rsid w:val="00CA6009"/>
    <w:rsid w:val="00CA7D44"/>
    <w:rsid w:val="00CB11A3"/>
    <w:rsid w:val="00CB18AC"/>
    <w:rsid w:val="00CB24EA"/>
    <w:rsid w:val="00CB7349"/>
    <w:rsid w:val="00CC1387"/>
    <w:rsid w:val="00CC26EF"/>
    <w:rsid w:val="00CC2945"/>
    <w:rsid w:val="00CC3BCF"/>
    <w:rsid w:val="00CC487F"/>
    <w:rsid w:val="00CC5D88"/>
    <w:rsid w:val="00CC7E09"/>
    <w:rsid w:val="00CD0EFA"/>
    <w:rsid w:val="00CD4E92"/>
    <w:rsid w:val="00CE39AD"/>
    <w:rsid w:val="00CE4828"/>
    <w:rsid w:val="00CE4941"/>
    <w:rsid w:val="00CE690B"/>
    <w:rsid w:val="00CE71C3"/>
    <w:rsid w:val="00CE72B8"/>
    <w:rsid w:val="00CF0114"/>
    <w:rsid w:val="00CF14F1"/>
    <w:rsid w:val="00CF214C"/>
    <w:rsid w:val="00CF34CE"/>
    <w:rsid w:val="00CF395A"/>
    <w:rsid w:val="00CF747C"/>
    <w:rsid w:val="00CF77D6"/>
    <w:rsid w:val="00D026EC"/>
    <w:rsid w:val="00D0406B"/>
    <w:rsid w:val="00D05425"/>
    <w:rsid w:val="00D07D0D"/>
    <w:rsid w:val="00D10CB9"/>
    <w:rsid w:val="00D10FF8"/>
    <w:rsid w:val="00D13248"/>
    <w:rsid w:val="00D142EB"/>
    <w:rsid w:val="00D14B90"/>
    <w:rsid w:val="00D21061"/>
    <w:rsid w:val="00D21D0A"/>
    <w:rsid w:val="00D24A65"/>
    <w:rsid w:val="00D24B73"/>
    <w:rsid w:val="00D27532"/>
    <w:rsid w:val="00D3256E"/>
    <w:rsid w:val="00D35EEA"/>
    <w:rsid w:val="00D368AF"/>
    <w:rsid w:val="00D40545"/>
    <w:rsid w:val="00D42027"/>
    <w:rsid w:val="00D42BFB"/>
    <w:rsid w:val="00D4399A"/>
    <w:rsid w:val="00D43C85"/>
    <w:rsid w:val="00D442DE"/>
    <w:rsid w:val="00D45E49"/>
    <w:rsid w:val="00D460CF"/>
    <w:rsid w:val="00D4645F"/>
    <w:rsid w:val="00D46D0E"/>
    <w:rsid w:val="00D46F22"/>
    <w:rsid w:val="00D472D7"/>
    <w:rsid w:val="00D514BF"/>
    <w:rsid w:val="00D53295"/>
    <w:rsid w:val="00D546E9"/>
    <w:rsid w:val="00D54DB7"/>
    <w:rsid w:val="00D555E7"/>
    <w:rsid w:val="00D605C1"/>
    <w:rsid w:val="00D60744"/>
    <w:rsid w:val="00D61D0F"/>
    <w:rsid w:val="00D62FC7"/>
    <w:rsid w:val="00D64E0A"/>
    <w:rsid w:val="00D6534D"/>
    <w:rsid w:val="00D65695"/>
    <w:rsid w:val="00D66022"/>
    <w:rsid w:val="00D66D09"/>
    <w:rsid w:val="00D671DE"/>
    <w:rsid w:val="00D70372"/>
    <w:rsid w:val="00D710DB"/>
    <w:rsid w:val="00D72A56"/>
    <w:rsid w:val="00D752CA"/>
    <w:rsid w:val="00D773E9"/>
    <w:rsid w:val="00D82B40"/>
    <w:rsid w:val="00D836F3"/>
    <w:rsid w:val="00D85191"/>
    <w:rsid w:val="00D86810"/>
    <w:rsid w:val="00D86D39"/>
    <w:rsid w:val="00D92886"/>
    <w:rsid w:val="00D9463B"/>
    <w:rsid w:val="00D949C6"/>
    <w:rsid w:val="00D94A58"/>
    <w:rsid w:val="00D95D10"/>
    <w:rsid w:val="00D95E25"/>
    <w:rsid w:val="00D96FB3"/>
    <w:rsid w:val="00DA1CA0"/>
    <w:rsid w:val="00DA3C5A"/>
    <w:rsid w:val="00DA5FCF"/>
    <w:rsid w:val="00DA6FAB"/>
    <w:rsid w:val="00DA7758"/>
    <w:rsid w:val="00DB0AF3"/>
    <w:rsid w:val="00DB4B81"/>
    <w:rsid w:val="00DB5F91"/>
    <w:rsid w:val="00DB65EB"/>
    <w:rsid w:val="00DC3926"/>
    <w:rsid w:val="00DC4C02"/>
    <w:rsid w:val="00DC4D73"/>
    <w:rsid w:val="00DC4F29"/>
    <w:rsid w:val="00DC56E7"/>
    <w:rsid w:val="00DC5FC0"/>
    <w:rsid w:val="00DC6F27"/>
    <w:rsid w:val="00DD17CA"/>
    <w:rsid w:val="00DD33F2"/>
    <w:rsid w:val="00DD36D1"/>
    <w:rsid w:val="00DD3C41"/>
    <w:rsid w:val="00DD4866"/>
    <w:rsid w:val="00DD563A"/>
    <w:rsid w:val="00DD57AB"/>
    <w:rsid w:val="00DD5B18"/>
    <w:rsid w:val="00DD6293"/>
    <w:rsid w:val="00DD6757"/>
    <w:rsid w:val="00DD67C5"/>
    <w:rsid w:val="00DE0703"/>
    <w:rsid w:val="00DE213B"/>
    <w:rsid w:val="00DE2FCA"/>
    <w:rsid w:val="00DE7737"/>
    <w:rsid w:val="00DE7B2B"/>
    <w:rsid w:val="00DF1492"/>
    <w:rsid w:val="00DF2AB1"/>
    <w:rsid w:val="00DF2AD8"/>
    <w:rsid w:val="00DF47EC"/>
    <w:rsid w:val="00DF59CB"/>
    <w:rsid w:val="00DF737A"/>
    <w:rsid w:val="00E04263"/>
    <w:rsid w:val="00E051C9"/>
    <w:rsid w:val="00E10788"/>
    <w:rsid w:val="00E11043"/>
    <w:rsid w:val="00E1328A"/>
    <w:rsid w:val="00E13EEB"/>
    <w:rsid w:val="00E1418E"/>
    <w:rsid w:val="00E153C1"/>
    <w:rsid w:val="00E2132E"/>
    <w:rsid w:val="00E22AB0"/>
    <w:rsid w:val="00E240FF"/>
    <w:rsid w:val="00E258D6"/>
    <w:rsid w:val="00E2717F"/>
    <w:rsid w:val="00E27D01"/>
    <w:rsid w:val="00E31F63"/>
    <w:rsid w:val="00E32092"/>
    <w:rsid w:val="00E33188"/>
    <w:rsid w:val="00E33DE9"/>
    <w:rsid w:val="00E34F3F"/>
    <w:rsid w:val="00E35D55"/>
    <w:rsid w:val="00E372BB"/>
    <w:rsid w:val="00E41762"/>
    <w:rsid w:val="00E435DD"/>
    <w:rsid w:val="00E4464B"/>
    <w:rsid w:val="00E45411"/>
    <w:rsid w:val="00E478CD"/>
    <w:rsid w:val="00E5050A"/>
    <w:rsid w:val="00E50B19"/>
    <w:rsid w:val="00E56BD4"/>
    <w:rsid w:val="00E60546"/>
    <w:rsid w:val="00E633FD"/>
    <w:rsid w:val="00E6385A"/>
    <w:rsid w:val="00E65F58"/>
    <w:rsid w:val="00E6735D"/>
    <w:rsid w:val="00E7075B"/>
    <w:rsid w:val="00E710E6"/>
    <w:rsid w:val="00E71D5F"/>
    <w:rsid w:val="00E72B51"/>
    <w:rsid w:val="00E72B65"/>
    <w:rsid w:val="00E738D4"/>
    <w:rsid w:val="00E73942"/>
    <w:rsid w:val="00E74189"/>
    <w:rsid w:val="00E76698"/>
    <w:rsid w:val="00E773D7"/>
    <w:rsid w:val="00E81C68"/>
    <w:rsid w:val="00E8208B"/>
    <w:rsid w:val="00E83BB7"/>
    <w:rsid w:val="00E86663"/>
    <w:rsid w:val="00E91794"/>
    <w:rsid w:val="00E94030"/>
    <w:rsid w:val="00E94515"/>
    <w:rsid w:val="00E96CCD"/>
    <w:rsid w:val="00E97064"/>
    <w:rsid w:val="00EA0C16"/>
    <w:rsid w:val="00EA213E"/>
    <w:rsid w:val="00EA2B7F"/>
    <w:rsid w:val="00EA3540"/>
    <w:rsid w:val="00EA354E"/>
    <w:rsid w:val="00EA35DB"/>
    <w:rsid w:val="00EA3768"/>
    <w:rsid w:val="00EA3AB2"/>
    <w:rsid w:val="00EA4E74"/>
    <w:rsid w:val="00EA5696"/>
    <w:rsid w:val="00EA6131"/>
    <w:rsid w:val="00EA6846"/>
    <w:rsid w:val="00EA7150"/>
    <w:rsid w:val="00EB0087"/>
    <w:rsid w:val="00EB0E8F"/>
    <w:rsid w:val="00EB0F28"/>
    <w:rsid w:val="00EB0F97"/>
    <w:rsid w:val="00EB1571"/>
    <w:rsid w:val="00EB21E0"/>
    <w:rsid w:val="00EB267A"/>
    <w:rsid w:val="00EB2FAD"/>
    <w:rsid w:val="00EB33C4"/>
    <w:rsid w:val="00EB42B5"/>
    <w:rsid w:val="00EB6562"/>
    <w:rsid w:val="00EB727E"/>
    <w:rsid w:val="00EC15A1"/>
    <w:rsid w:val="00EC421D"/>
    <w:rsid w:val="00EC4FC0"/>
    <w:rsid w:val="00EC6974"/>
    <w:rsid w:val="00ED022E"/>
    <w:rsid w:val="00ED3F7B"/>
    <w:rsid w:val="00ED51D4"/>
    <w:rsid w:val="00ED7DDF"/>
    <w:rsid w:val="00EE0D6E"/>
    <w:rsid w:val="00EE298C"/>
    <w:rsid w:val="00EE5329"/>
    <w:rsid w:val="00EE577D"/>
    <w:rsid w:val="00EF1FF8"/>
    <w:rsid w:val="00EF3410"/>
    <w:rsid w:val="00EF496F"/>
    <w:rsid w:val="00EF57C0"/>
    <w:rsid w:val="00EF5C39"/>
    <w:rsid w:val="00EF5E8F"/>
    <w:rsid w:val="00EF68AD"/>
    <w:rsid w:val="00F01D6E"/>
    <w:rsid w:val="00F03D6E"/>
    <w:rsid w:val="00F0412B"/>
    <w:rsid w:val="00F04192"/>
    <w:rsid w:val="00F04B20"/>
    <w:rsid w:val="00F138F7"/>
    <w:rsid w:val="00F14062"/>
    <w:rsid w:val="00F14657"/>
    <w:rsid w:val="00F14C4C"/>
    <w:rsid w:val="00F1520B"/>
    <w:rsid w:val="00F167E8"/>
    <w:rsid w:val="00F17754"/>
    <w:rsid w:val="00F20CCC"/>
    <w:rsid w:val="00F22D7F"/>
    <w:rsid w:val="00F35FB8"/>
    <w:rsid w:val="00F3661A"/>
    <w:rsid w:val="00F3681A"/>
    <w:rsid w:val="00F37066"/>
    <w:rsid w:val="00F43F9E"/>
    <w:rsid w:val="00F43FDD"/>
    <w:rsid w:val="00F44B3A"/>
    <w:rsid w:val="00F50071"/>
    <w:rsid w:val="00F52505"/>
    <w:rsid w:val="00F5477D"/>
    <w:rsid w:val="00F552D7"/>
    <w:rsid w:val="00F565DE"/>
    <w:rsid w:val="00F56CCD"/>
    <w:rsid w:val="00F61D7A"/>
    <w:rsid w:val="00F63635"/>
    <w:rsid w:val="00F658CD"/>
    <w:rsid w:val="00F71780"/>
    <w:rsid w:val="00F746ED"/>
    <w:rsid w:val="00F756FE"/>
    <w:rsid w:val="00F7593B"/>
    <w:rsid w:val="00F760F8"/>
    <w:rsid w:val="00F7681F"/>
    <w:rsid w:val="00F77577"/>
    <w:rsid w:val="00F77C38"/>
    <w:rsid w:val="00F8026E"/>
    <w:rsid w:val="00F80C38"/>
    <w:rsid w:val="00F81D62"/>
    <w:rsid w:val="00F8539B"/>
    <w:rsid w:val="00F900F6"/>
    <w:rsid w:val="00F94ABF"/>
    <w:rsid w:val="00F9606C"/>
    <w:rsid w:val="00FA15BB"/>
    <w:rsid w:val="00FA36B2"/>
    <w:rsid w:val="00FA3B8B"/>
    <w:rsid w:val="00FA478B"/>
    <w:rsid w:val="00FA55EA"/>
    <w:rsid w:val="00FA5E64"/>
    <w:rsid w:val="00FA664A"/>
    <w:rsid w:val="00FA67C6"/>
    <w:rsid w:val="00FB0397"/>
    <w:rsid w:val="00FB25C9"/>
    <w:rsid w:val="00FB2682"/>
    <w:rsid w:val="00FB36AF"/>
    <w:rsid w:val="00FB3C0C"/>
    <w:rsid w:val="00FB5422"/>
    <w:rsid w:val="00FB759A"/>
    <w:rsid w:val="00FC3B8B"/>
    <w:rsid w:val="00FC4891"/>
    <w:rsid w:val="00FC5E3E"/>
    <w:rsid w:val="00FC6136"/>
    <w:rsid w:val="00FC6C6D"/>
    <w:rsid w:val="00FD1F5D"/>
    <w:rsid w:val="00FE03A3"/>
    <w:rsid w:val="00FE0E0C"/>
    <w:rsid w:val="00FE1147"/>
    <w:rsid w:val="00FE121C"/>
    <w:rsid w:val="00FE12F5"/>
    <w:rsid w:val="00FE1B9F"/>
    <w:rsid w:val="00FE3C90"/>
    <w:rsid w:val="00FE534B"/>
    <w:rsid w:val="00FE6315"/>
    <w:rsid w:val="00FE71EA"/>
    <w:rsid w:val="00FF07D6"/>
    <w:rsid w:val="00FF1443"/>
    <w:rsid w:val="00FF4FDA"/>
    <w:rsid w:val="00FF7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318C6"/>
  <w15:docId w15:val="{940B0BD6-FF96-42A9-9424-B0462F60F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9" w:qFormat="1"/>
    <w:lsdException w:name="heading 3" w:semiHidden="1"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4B2E"/>
  </w:style>
  <w:style w:type="paragraph" w:styleId="Heading1">
    <w:name w:val="heading 1"/>
    <w:basedOn w:val="Normal"/>
    <w:next w:val="Normal"/>
    <w:link w:val="Heading1Char"/>
    <w:uiPriority w:val="1"/>
    <w:qFormat/>
    <w:rsid w:val="00685304"/>
    <w:pPr>
      <w:keepNext/>
      <w:jc w:val="center"/>
      <w:outlineLvl w:val="0"/>
    </w:pPr>
    <w:rPr>
      <w:b/>
      <w:sz w:val="22"/>
    </w:rPr>
  </w:style>
  <w:style w:type="paragraph" w:styleId="Heading2">
    <w:name w:val="heading 2"/>
    <w:basedOn w:val="Normal"/>
    <w:next w:val="Normal"/>
    <w:link w:val="Heading2Char"/>
    <w:uiPriority w:val="9"/>
    <w:qFormat/>
    <w:rsid w:val="00685304"/>
    <w:pPr>
      <w:keepNext/>
      <w:spacing w:before="240"/>
      <w:jc w:val="both"/>
      <w:outlineLvl w:val="1"/>
    </w:pPr>
    <w:rPr>
      <w:b/>
      <w:sz w:val="24"/>
    </w:rPr>
  </w:style>
  <w:style w:type="paragraph" w:styleId="Heading3">
    <w:name w:val="heading 3"/>
    <w:basedOn w:val="Normal"/>
    <w:next w:val="Normal"/>
    <w:link w:val="Heading3Char"/>
    <w:uiPriority w:val="9"/>
    <w:semiHidden/>
    <w:unhideWhenUsed/>
    <w:qFormat/>
    <w:rsid w:val="002F0FFB"/>
    <w:pPr>
      <w:keepNext/>
      <w:keepLines/>
      <w:spacing w:before="200" w:line="276" w:lineRule="auto"/>
      <w:outlineLvl w:val="2"/>
    </w:pPr>
    <w:rPr>
      <w:rFonts w:asciiTheme="majorHAnsi" w:eastAsiaTheme="majorEastAsia" w:hAnsiTheme="majorHAnsi"/>
      <w:b/>
      <w:bCs/>
      <w:color w:val="4F81BD" w:themeColor="accent1"/>
      <w:sz w:val="22"/>
      <w:szCs w:val="22"/>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0FFB"/>
    <w:rPr>
      <w:b/>
      <w:sz w:val="22"/>
    </w:rPr>
  </w:style>
  <w:style w:type="character" w:customStyle="1" w:styleId="Heading2Char">
    <w:name w:val="Heading 2 Char"/>
    <w:basedOn w:val="DefaultParagraphFont"/>
    <w:link w:val="Heading2"/>
    <w:uiPriority w:val="9"/>
    <w:rsid w:val="002F0FFB"/>
    <w:rPr>
      <w:b/>
      <w:sz w:val="24"/>
    </w:rPr>
  </w:style>
  <w:style w:type="paragraph" w:styleId="BodyText">
    <w:name w:val="Body Text"/>
    <w:basedOn w:val="Normal"/>
    <w:link w:val="BodyTextChar"/>
    <w:uiPriority w:val="1"/>
    <w:qFormat/>
    <w:rsid w:val="008D4181"/>
    <w:rPr>
      <w:rFonts w:ascii="Arial" w:hAnsi="Arial" w:cs="Arial"/>
      <w:sz w:val="24"/>
      <w:szCs w:val="24"/>
    </w:rPr>
  </w:style>
  <w:style w:type="character" w:customStyle="1" w:styleId="BodyTextChar">
    <w:name w:val="Body Text Char"/>
    <w:basedOn w:val="DefaultParagraphFont"/>
    <w:link w:val="BodyText"/>
    <w:uiPriority w:val="1"/>
    <w:rsid w:val="002F0FFB"/>
    <w:rPr>
      <w:rFonts w:ascii="Arial" w:hAnsi="Arial" w:cs="Arial"/>
      <w:sz w:val="24"/>
      <w:szCs w:val="24"/>
    </w:rPr>
  </w:style>
  <w:style w:type="paragraph" w:styleId="BodyText2">
    <w:name w:val="Body Text 2"/>
    <w:basedOn w:val="Normal"/>
    <w:link w:val="BodyText2Char"/>
    <w:rsid w:val="004F3FAA"/>
    <w:pPr>
      <w:spacing w:after="120" w:line="480" w:lineRule="auto"/>
    </w:pPr>
  </w:style>
  <w:style w:type="paragraph" w:styleId="Header">
    <w:name w:val="header"/>
    <w:basedOn w:val="Normal"/>
    <w:link w:val="HeaderChar"/>
    <w:uiPriority w:val="99"/>
    <w:rsid w:val="004F3FAA"/>
    <w:pPr>
      <w:tabs>
        <w:tab w:val="center" w:pos="4320"/>
        <w:tab w:val="right" w:pos="8640"/>
      </w:tabs>
    </w:pPr>
    <w:rPr>
      <w:sz w:val="24"/>
    </w:rPr>
  </w:style>
  <w:style w:type="character" w:customStyle="1" w:styleId="HeaderChar">
    <w:name w:val="Header Char"/>
    <w:basedOn w:val="DefaultParagraphFont"/>
    <w:link w:val="Header"/>
    <w:uiPriority w:val="99"/>
    <w:rsid w:val="002F0FFB"/>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1"/>
      </w:numPr>
      <w:spacing w:after="240"/>
      <w:jc w:val="left"/>
    </w:pPr>
    <w:rPr>
      <w:rFonts w:cs="Arial"/>
      <w:b w:val="0"/>
      <w:bCs/>
      <w:caps/>
      <w:smallCaps/>
      <w:kern w:val="32"/>
      <w:sz w:val="25"/>
      <w:szCs w:val="32"/>
    </w:rPr>
  </w:style>
  <w:style w:type="character" w:styleId="Hyperlink">
    <w:name w:val="Hyperlink"/>
    <w:basedOn w:val="DefaultParagraphFont"/>
    <w:uiPriority w:val="99"/>
    <w:rsid w:val="00AA6F38"/>
    <w:rPr>
      <w:color w:val="0000FF" w:themeColor="hyperlink"/>
      <w:u w:val="single"/>
    </w:rPr>
  </w:style>
  <w:style w:type="paragraph" w:styleId="NoSpacing">
    <w:name w:val="No Spacing"/>
    <w:uiPriority w:val="1"/>
    <w:qFormat/>
    <w:rsid w:val="004A144E"/>
  </w:style>
  <w:style w:type="paragraph" w:styleId="BalloonText">
    <w:name w:val="Balloon Text"/>
    <w:basedOn w:val="Normal"/>
    <w:link w:val="BalloonTextChar"/>
    <w:uiPriority w:val="99"/>
    <w:rsid w:val="00A7753C"/>
    <w:rPr>
      <w:rFonts w:ascii="Tahoma" w:hAnsi="Tahoma" w:cs="Tahoma"/>
      <w:sz w:val="16"/>
      <w:szCs w:val="16"/>
    </w:rPr>
  </w:style>
  <w:style w:type="character" w:customStyle="1" w:styleId="BalloonTextChar">
    <w:name w:val="Balloon Text Char"/>
    <w:basedOn w:val="DefaultParagraphFont"/>
    <w:link w:val="BalloonText"/>
    <w:uiPriority w:val="99"/>
    <w:rsid w:val="00A7753C"/>
    <w:rPr>
      <w:rFonts w:ascii="Tahoma" w:hAnsi="Tahoma" w:cs="Tahoma"/>
      <w:sz w:val="16"/>
      <w:szCs w:val="16"/>
    </w:rPr>
  </w:style>
  <w:style w:type="character" w:styleId="CommentReference">
    <w:name w:val="annotation reference"/>
    <w:basedOn w:val="DefaultParagraphFont"/>
    <w:uiPriority w:val="99"/>
    <w:rsid w:val="00A7753C"/>
    <w:rPr>
      <w:sz w:val="16"/>
      <w:szCs w:val="16"/>
    </w:rPr>
  </w:style>
  <w:style w:type="paragraph" w:styleId="CommentText">
    <w:name w:val="annotation text"/>
    <w:basedOn w:val="Normal"/>
    <w:link w:val="CommentTextChar"/>
    <w:uiPriority w:val="99"/>
    <w:rsid w:val="00A7753C"/>
  </w:style>
  <w:style w:type="character" w:customStyle="1" w:styleId="CommentTextChar">
    <w:name w:val="Comment Text Char"/>
    <w:basedOn w:val="DefaultParagraphFont"/>
    <w:link w:val="CommentText"/>
    <w:uiPriority w:val="99"/>
    <w:rsid w:val="00A7753C"/>
  </w:style>
  <w:style w:type="paragraph" w:styleId="CommentSubject">
    <w:name w:val="annotation subject"/>
    <w:basedOn w:val="CommentText"/>
    <w:next w:val="CommentText"/>
    <w:link w:val="CommentSubjectChar"/>
    <w:uiPriority w:val="99"/>
    <w:rsid w:val="00A7753C"/>
    <w:rPr>
      <w:b/>
      <w:bCs/>
    </w:rPr>
  </w:style>
  <w:style w:type="character" w:customStyle="1" w:styleId="CommentSubjectChar">
    <w:name w:val="Comment Subject Char"/>
    <w:basedOn w:val="CommentTextChar"/>
    <w:link w:val="CommentSubject"/>
    <w:uiPriority w:val="99"/>
    <w:rsid w:val="00A7753C"/>
    <w:rPr>
      <w:b/>
      <w:bCs/>
    </w:rPr>
  </w:style>
  <w:style w:type="character" w:customStyle="1" w:styleId="Heading3Char">
    <w:name w:val="Heading 3 Char"/>
    <w:basedOn w:val="DefaultParagraphFont"/>
    <w:link w:val="Heading3"/>
    <w:uiPriority w:val="9"/>
    <w:semiHidden/>
    <w:rsid w:val="002F0FFB"/>
    <w:rPr>
      <w:rFonts w:asciiTheme="majorHAnsi" w:eastAsiaTheme="majorEastAsia" w:hAnsiTheme="majorHAnsi"/>
      <w:b/>
      <w:bCs/>
      <w:color w:val="4F81BD" w:themeColor="accent1"/>
      <w:sz w:val="22"/>
      <w:szCs w:val="22"/>
    </w:rPr>
  </w:style>
  <w:style w:type="character" w:customStyle="1" w:styleId="FooterChar">
    <w:name w:val="Footer Char"/>
    <w:basedOn w:val="DefaultParagraphFont"/>
    <w:link w:val="Footer"/>
    <w:uiPriority w:val="99"/>
    <w:rsid w:val="002F0FFB"/>
    <w:rPr>
      <w:rFonts w:asciiTheme="minorHAnsi" w:hAnsiTheme="minorHAnsi"/>
      <w:sz w:val="22"/>
      <w:szCs w:val="22"/>
    </w:rPr>
  </w:style>
  <w:style w:type="paragraph" w:styleId="Footer">
    <w:name w:val="footer"/>
    <w:basedOn w:val="Normal"/>
    <w:link w:val="FooterChar"/>
    <w:uiPriority w:val="99"/>
    <w:unhideWhenUsed/>
    <w:rsid w:val="002F0FFB"/>
    <w:pPr>
      <w:tabs>
        <w:tab w:val="center" w:pos="4680"/>
        <w:tab w:val="right" w:pos="9360"/>
      </w:tabs>
    </w:pPr>
    <w:rPr>
      <w:rFonts w:asciiTheme="minorHAnsi" w:hAnsiTheme="minorHAnsi"/>
      <w:sz w:val="22"/>
      <w:szCs w:val="22"/>
    </w:rPr>
  </w:style>
  <w:style w:type="character" w:customStyle="1" w:styleId="PlainTextChar">
    <w:name w:val="Plain Text Char"/>
    <w:basedOn w:val="DefaultParagraphFont"/>
    <w:link w:val="PlainText"/>
    <w:uiPriority w:val="99"/>
    <w:rsid w:val="002F0FFB"/>
    <w:rPr>
      <w:rFonts w:ascii="Calibri" w:hAnsi="Calibri"/>
      <w:sz w:val="22"/>
      <w:szCs w:val="21"/>
    </w:rPr>
  </w:style>
  <w:style w:type="paragraph" w:styleId="PlainText">
    <w:name w:val="Plain Text"/>
    <w:basedOn w:val="Normal"/>
    <w:link w:val="PlainTextChar"/>
    <w:uiPriority w:val="99"/>
    <w:unhideWhenUsed/>
    <w:rsid w:val="002F0FFB"/>
    <w:rPr>
      <w:rFonts w:ascii="Calibri" w:hAnsi="Calibri"/>
      <w:sz w:val="22"/>
      <w:szCs w:val="21"/>
    </w:rPr>
  </w:style>
  <w:style w:type="character" w:customStyle="1" w:styleId="TableTextChar">
    <w:name w:val="Table Text Char"/>
    <w:link w:val="TableText"/>
    <w:semiHidden/>
    <w:locked/>
    <w:rsid w:val="002F0FFB"/>
    <w:rPr>
      <w:rFonts w:ascii="Arial" w:hAnsi="Arial"/>
      <w:bCs/>
      <w:sz w:val="18"/>
      <w:szCs w:val="24"/>
    </w:rPr>
  </w:style>
  <w:style w:type="paragraph" w:customStyle="1" w:styleId="TableText">
    <w:name w:val="Table Text"/>
    <w:link w:val="TableTextChar"/>
    <w:semiHidden/>
    <w:qFormat/>
    <w:rsid w:val="002F0FFB"/>
    <w:pPr>
      <w:spacing w:before="40" w:after="40"/>
    </w:pPr>
    <w:rPr>
      <w:rFonts w:ascii="Arial" w:hAnsi="Arial"/>
      <w:bCs/>
      <w:sz w:val="18"/>
      <w:szCs w:val="24"/>
    </w:rPr>
  </w:style>
  <w:style w:type="character" w:customStyle="1" w:styleId="BodyTextIndentChar">
    <w:name w:val="Body Text Indent Char"/>
    <w:basedOn w:val="DefaultParagraphFont"/>
    <w:link w:val="BodyTextIndent"/>
    <w:uiPriority w:val="99"/>
    <w:rsid w:val="002F0FFB"/>
    <w:rPr>
      <w:rFonts w:asciiTheme="minorHAnsi" w:eastAsiaTheme="minorHAnsi" w:hAnsiTheme="minorHAnsi" w:cstheme="minorBidi"/>
      <w:sz w:val="22"/>
      <w:szCs w:val="22"/>
    </w:rPr>
  </w:style>
  <w:style w:type="paragraph" w:styleId="BodyTextIndent">
    <w:name w:val="Body Text Indent"/>
    <w:basedOn w:val="Normal"/>
    <w:link w:val="BodyTextIndentChar"/>
    <w:uiPriority w:val="99"/>
    <w:unhideWhenUsed/>
    <w:rsid w:val="002F0FFB"/>
    <w:pPr>
      <w:spacing w:after="120" w:line="276" w:lineRule="auto"/>
      <w:ind w:left="360"/>
    </w:pPr>
    <w:rPr>
      <w:rFonts w:asciiTheme="minorHAnsi" w:eastAsiaTheme="minorHAnsi" w:hAnsiTheme="minorHAnsi" w:cstheme="minorBidi"/>
      <w:sz w:val="22"/>
      <w:szCs w:val="22"/>
    </w:rPr>
  </w:style>
  <w:style w:type="paragraph" w:styleId="ListParagraph">
    <w:name w:val="List Paragraph"/>
    <w:basedOn w:val="Normal"/>
    <w:uiPriority w:val="34"/>
    <w:qFormat/>
    <w:rsid w:val="00D72A56"/>
    <w:pPr>
      <w:ind w:left="720"/>
      <w:contextualSpacing/>
    </w:pPr>
  </w:style>
  <w:style w:type="character" w:customStyle="1" w:styleId="highlight1">
    <w:name w:val="highlight1"/>
    <w:basedOn w:val="DefaultParagraphFont"/>
    <w:rsid w:val="00701A04"/>
    <w:rPr>
      <w:shd w:val="clear" w:color="auto" w:fill="FFFF40"/>
    </w:rPr>
  </w:style>
  <w:style w:type="character" w:styleId="PlaceholderText">
    <w:name w:val="Placeholder Text"/>
    <w:basedOn w:val="DefaultParagraphFont"/>
    <w:uiPriority w:val="99"/>
    <w:semiHidden/>
    <w:rsid w:val="00D66022"/>
    <w:rPr>
      <w:color w:val="808080"/>
    </w:rPr>
  </w:style>
  <w:style w:type="paragraph" w:customStyle="1" w:styleId="Subheading3">
    <w:name w:val="Subheading 3"/>
    <w:basedOn w:val="ListParagraph"/>
    <w:qFormat/>
    <w:rsid w:val="0011426B"/>
    <w:pPr>
      <w:numPr>
        <w:numId w:val="6"/>
      </w:numPr>
      <w:spacing w:after="120"/>
      <w:contextualSpacing w:val="0"/>
    </w:pPr>
    <w:rPr>
      <w:rFonts w:eastAsiaTheme="minorHAnsi"/>
      <w:sz w:val="22"/>
      <w:szCs w:val="22"/>
    </w:rPr>
  </w:style>
  <w:style w:type="paragraph" w:customStyle="1" w:styleId="Headings">
    <w:name w:val="Headings"/>
    <w:basedOn w:val="ListParagraph"/>
    <w:qFormat/>
    <w:rsid w:val="0011426B"/>
    <w:pPr>
      <w:numPr>
        <w:numId w:val="2"/>
      </w:numPr>
      <w:spacing w:after="240"/>
      <w:ind w:left="360"/>
      <w:contextualSpacing w:val="0"/>
    </w:pPr>
    <w:rPr>
      <w:rFonts w:eastAsiaTheme="minorHAnsi"/>
      <w:b/>
      <w:sz w:val="22"/>
      <w:szCs w:val="22"/>
      <w:u w:val="single"/>
    </w:rPr>
  </w:style>
  <w:style w:type="paragraph" w:styleId="Title">
    <w:name w:val="Title"/>
    <w:basedOn w:val="Normal"/>
    <w:next w:val="Normal"/>
    <w:link w:val="TitleChar"/>
    <w:uiPriority w:val="10"/>
    <w:qFormat/>
    <w:rsid w:val="0011426B"/>
    <w:pPr>
      <w:jc w:val="center"/>
    </w:pPr>
    <w:rPr>
      <w:rFonts w:eastAsiaTheme="minorHAnsi"/>
      <w:b/>
      <w:sz w:val="22"/>
      <w:szCs w:val="22"/>
    </w:rPr>
  </w:style>
  <w:style w:type="character" w:customStyle="1" w:styleId="TitleChar">
    <w:name w:val="Title Char"/>
    <w:basedOn w:val="DefaultParagraphFont"/>
    <w:link w:val="Title"/>
    <w:uiPriority w:val="10"/>
    <w:rsid w:val="0011426B"/>
    <w:rPr>
      <w:rFonts w:eastAsiaTheme="minorHAnsi"/>
      <w:b/>
      <w:sz w:val="22"/>
      <w:szCs w:val="22"/>
    </w:rPr>
  </w:style>
  <w:style w:type="paragraph" w:customStyle="1" w:styleId="Subheading1">
    <w:name w:val="Subheading 1"/>
    <w:basedOn w:val="ListParagraph"/>
    <w:qFormat/>
    <w:rsid w:val="0011426B"/>
    <w:pPr>
      <w:numPr>
        <w:numId w:val="5"/>
      </w:numPr>
      <w:spacing w:after="120"/>
      <w:ind w:left="360"/>
    </w:pPr>
    <w:rPr>
      <w:rFonts w:eastAsiaTheme="minorHAnsi"/>
      <w:b/>
      <w:sz w:val="22"/>
      <w:szCs w:val="22"/>
    </w:rPr>
  </w:style>
  <w:style w:type="paragraph" w:customStyle="1" w:styleId="Subheading2">
    <w:name w:val="Subheading 2"/>
    <w:basedOn w:val="ListParagraph"/>
    <w:qFormat/>
    <w:rsid w:val="0011426B"/>
    <w:pPr>
      <w:numPr>
        <w:numId w:val="3"/>
      </w:numPr>
      <w:spacing w:after="120"/>
    </w:pPr>
    <w:rPr>
      <w:rFonts w:eastAsiaTheme="minorHAnsi"/>
      <w:sz w:val="22"/>
      <w:szCs w:val="22"/>
    </w:rPr>
  </w:style>
  <w:style w:type="paragraph" w:customStyle="1" w:styleId="BulletList">
    <w:name w:val="Bullet List"/>
    <w:basedOn w:val="ListParagraph"/>
    <w:qFormat/>
    <w:rsid w:val="0011426B"/>
    <w:pPr>
      <w:numPr>
        <w:numId w:val="4"/>
      </w:numPr>
      <w:spacing w:after="120"/>
    </w:pPr>
    <w:rPr>
      <w:rFonts w:eastAsiaTheme="minorHAnsi"/>
      <w:sz w:val="22"/>
      <w:szCs w:val="22"/>
    </w:rPr>
  </w:style>
  <w:style w:type="paragraph" w:customStyle="1" w:styleId="Subheading2Text">
    <w:name w:val="Subheading 2 Text"/>
    <w:basedOn w:val="Normal"/>
    <w:qFormat/>
    <w:rsid w:val="0011426B"/>
    <w:pPr>
      <w:spacing w:after="120"/>
      <w:ind w:left="360"/>
    </w:pPr>
    <w:rPr>
      <w:rFonts w:eastAsiaTheme="minorHAnsi"/>
      <w:sz w:val="22"/>
      <w:szCs w:val="22"/>
    </w:rPr>
  </w:style>
  <w:style w:type="character" w:styleId="FollowedHyperlink">
    <w:name w:val="FollowedHyperlink"/>
    <w:basedOn w:val="DefaultParagraphFont"/>
    <w:uiPriority w:val="99"/>
    <w:semiHidden/>
    <w:unhideWhenUsed/>
    <w:rsid w:val="00820EA2"/>
    <w:rPr>
      <w:color w:val="800080" w:themeColor="followedHyperlink"/>
      <w:u w:val="single"/>
    </w:rPr>
  </w:style>
  <w:style w:type="paragraph" w:styleId="Revision">
    <w:name w:val="Revision"/>
    <w:hidden/>
    <w:uiPriority w:val="99"/>
    <w:semiHidden/>
    <w:rsid w:val="0024778B"/>
  </w:style>
  <w:style w:type="character" w:customStyle="1" w:styleId="BodyText2Char">
    <w:name w:val="Body Text 2 Char"/>
    <w:basedOn w:val="DefaultParagraphFont"/>
    <w:link w:val="BodyText2"/>
    <w:rsid w:val="00AE62A0"/>
  </w:style>
  <w:style w:type="table" w:styleId="TableGrid">
    <w:name w:val="Table Grid"/>
    <w:basedOn w:val="TableNormal"/>
    <w:uiPriority w:val="39"/>
    <w:rsid w:val="00F802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836F3"/>
    <w:rPr>
      <w:b/>
      <w:bCs/>
    </w:rPr>
  </w:style>
  <w:style w:type="paragraph" w:customStyle="1" w:styleId="Default">
    <w:name w:val="Default"/>
    <w:rsid w:val="00C179B5"/>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57512">
      <w:bodyDiv w:val="1"/>
      <w:marLeft w:val="0"/>
      <w:marRight w:val="0"/>
      <w:marTop w:val="0"/>
      <w:marBottom w:val="0"/>
      <w:divBdr>
        <w:top w:val="none" w:sz="0" w:space="0" w:color="auto"/>
        <w:left w:val="none" w:sz="0" w:space="0" w:color="auto"/>
        <w:bottom w:val="none" w:sz="0" w:space="0" w:color="auto"/>
        <w:right w:val="none" w:sz="0" w:space="0" w:color="auto"/>
      </w:divBdr>
    </w:div>
    <w:div w:id="118377757">
      <w:bodyDiv w:val="1"/>
      <w:marLeft w:val="0"/>
      <w:marRight w:val="0"/>
      <w:marTop w:val="0"/>
      <w:marBottom w:val="0"/>
      <w:divBdr>
        <w:top w:val="none" w:sz="0" w:space="0" w:color="auto"/>
        <w:left w:val="none" w:sz="0" w:space="0" w:color="auto"/>
        <w:bottom w:val="none" w:sz="0" w:space="0" w:color="auto"/>
        <w:right w:val="none" w:sz="0" w:space="0" w:color="auto"/>
      </w:divBdr>
      <w:divsChild>
        <w:div w:id="536088644">
          <w:marLeft w:val="0"/>
          <w:marRight w:val="0"/>
          <w:marTop w:val="0"/>
          <w:marBottom w:val="0"/>
          <w:divBdr>
            <w:top w:val="none" w:sz="0" w:space="0" w:color="auto"/>
            <w:left w:val="none" w:sz="0" w:space="0" w:color="auto"/>
            <w:bottom w:val="none" w:sz="0" w:space="0" w:color="auto"/>
            <w:right w:val="none" w:sz="0" w:space="0" w:color="auto"/>
          </w:divBdr>
          <w:divsChild>
            <w:div w:id="1136070224">
              <w:marLeft w:val="0"/>
              <w:marRight w:val="0"/>
              <w:marTop w:val="0"/>
              <w:marBottom w:val="0"/>
              <w:divBdr>
                <w:top w:val="none" w:sz="0" w:space="0" w:color="auto"/>
                <w:left w:val="none" w:sz="0" w:space="0" w:color="auto"/>
                <w:bottom w:val="none" w:sz="0" w:space="0" w:color="auto"/>
                <w:right w:val="none" w:sz="0" w:space="0" w:color="auto"/>
              </w:divBdr>
              <w:divsChild>
                <w:div w:id="839544504">
                  <w:marLeft w:val="0"/>
                  <w:marRight w:val="0"/>
                  <w:marTop w:val="100"/>
                  <w:marBottom w:val="100"/>
                  <w:divBdr>
                    <w:top w:val="none" w:sz="0" w:space="0" w:color="auto"/>
                    <w:left w:val="none" w:sz="0" w:space="0" w:color="auto"/>
                    <w:bottom w:val="none" w:sz="0" w:space="0" w:color="auto"/>
                    <w:right w:val="none" w:sz="0" w:space="0" w:color="auto"/>
                  </w:divBdr>
                  <w:divsChild>
                    <w:div w:id="1574971814">
                      <w:marLeft w:val="0"/>
                      <w:marRight w:val="0"/>
                      <w:marTop w:val="0"/>
                      <w:marBottom w:val="0"/>
                      <w:divBdr>
                        <w:top w:val="none" w:sz="0" w:space="0" w:color="auto"/>
                        <w:left w:val="none" w:sz="0" w:space="0" w:color="auto"/>
                        <w:bottom w:val="none" w:sz="0" w:space="0" w:color="auto"/>
                        <w:right w:val="none" w:sz="0" w:space="0" w:color="auto"/>
                      </w:divBdr>
                      <w:divsChild>
                        <w:div w:id="392509029">
                          <w:marLeft w:val="0"/>
                          <w:marRight w:val="0"/>
                          <w:marTop w:val="0"/>
                          <w:marBottom w:val="0"/>
                          <w:divBdr>
                            <w:top w:val="none" w:sz="0" w:space="0" w:color="auto"/>
                            <w:left w:val="none" w:sz="0" w:space="0" w:color="auto"/>
                            <w:bottom w:val="none" w:sz="0" w:space="0" w:color="auto"/>
                            <w:right w:val="none" w:sz="0" w:space="0" w:color="auto"/>
                          </w:divBdr>
                          <w:divsChild>
                            <w:div w:id="1647130398">
                              <w:marLeft w:val="0"/>
                              <w:marRight w:val="0"/>
                              <w:marTop w:val="0"/>
                              <w:marBottom w:val="0"/>
                              <w:divBdr>
                                <w:top w:val="none" w:sz="0" w:space="0" w:color="auto"/>
                                <w:left w:val="none" w:sz="0" w:space="0" w:color="auto"/>
                                <w:bottom w:val="none" w:sz="0" w:space="0" w:color="auto"/>
                                <w:right w:val="none" w:sz="0" w:space="0" w:color="auto"/>
                              </w:divBdr>
                              <w:divsChild>
                                <w:div w:id="1902792695">
                                  <w:marLeft w:val="0"/>
                                  <w:marRight w:val="0"/>
                                  <w:marTop w:val="0"/>
                                  <w:marBottom w:val="0"/>
                                  <w:divBdr>
                                    <w:top w:val="none" w:sz="0" w:space="0" w:color="auto"/>
                                    <w:left w:val="none" w:sz="0" w:space="0" w:color="auto"/>
                                    <w:bottom w:val="none" w:sz="0" w:space="0" w:color="auto"/>
                                    <w:right w:val="none" w:sz="0" w:space="0" w:color="auto"/>
                                  </w:divBdr>
                                  <w:divsChild>
                                    <w:div w:id="674842665">
                                      <w:marLeft w:val="0"/>
                                      <w:marRight w:val="0"/>
                                      <w:marTop w:val="0"/>
                                      <w:marBottom w:val="0"/>
                                      <w:divBdr>
                                        <w:top w:val="none" w:sz="0" w:space="0" w:color="auto"/>
                                        <w:left w:val="none" w:sz="0" w:space="0" w:color="auto"/>
                                        <w:bottom w:val="none" w:sz="0" w:space="0" w:color="auto"/>
                                        <w:right w:val="none" w:sz="0" w:space="0" w:color="auto"/>
                                      </w:divBdr>
                                      <w:divsChild>
                                        <w:div w:id="561520289">
                                          <w:marLeft w:val="0"/>
                                          <w:marRight w:val="0"/>
                                          <w:marTop w:val="0"/>
                                          <w:marBottom w:val="0"/>
                                          <w:divBdr>
                                            <w:top w:val="none" w:sz="0" w:space="0" w:color="auto"/>
                                            <w:left w:val="none" w:sz="0" w:space="0" w:color="auto"/>
                                            <w:bottom w:val="none" w:sz="0" w:space="0" w:color="auto"/>
                                            <w:right w:val="none" w:sz="0" w:space="0" w:color="auto"/>
                                          </w:divBdr>
                                          <w:divsChild>
                                            <w:div w:id="52240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2309734">
      <w:bodyDiv w:val="1"/>
      <w:marLeft w:val="0"/>
      <w:marRight w:val="0"/>
      <w:marTop w:val="0"/>
      <w:marBottom w:val="0"/>
      <w:divBdr>
        <w:top w:val="none" w:sz="0" w:space="0" w:color="auto"/>
        <w:left w:val="none" w:sz="0" w:space="0" w:color="auto"/>
        <w:bottom w:val="none" w:sz="0" w:space="0" w:color="auto"/>
        <w:right w:val="none" w:sz="0" w:space="0" w:color="auto"/>
      </w:divBdr>
    </w:div>
    <w:div w:id="730662147">
      <w:bodyDiv w:val="1"/>
      <w:marLeft w:val="0"/>
      <w:marRight w:val="0"/>
      <w:marTop w:val="0"/>
      <w:marBottom w:val="0"/>
      <w:divBdr>
        <w:top w:val="none" w:sz="0" w:space="0" w:color="auto"/>
        <w:left w:val="none" w:sz="0" w:space="0" w:color="auto"/>
        <w:bottom w:val="none" w:sz="0" w:space="0" w:color="auto"/>
        <w:right w:val="none" w:sz="0" w:space="0" w:color="auto"/>
      </w:divBdr>
    </w:div>
    <w:div w:id="783501648">
      <w:bodyDiv w:val="1"/>
      <w:marLeft w:val="0"/>
      <w:marRight w:val="0"/>
      <w:marTop w:val="0"/>
      <w:marBottom w:val="0"/>
      <w:divBdr>
        <w:top w:val="none" w:sz="0" w:space="0" w:color="auto"/>
        <w:left w:val="none" w:sz="0" w:space="0" w:color="auto"/>
        <w:bottom w:val="none" w:sz="0" w:space="0" w:color="auto"/>
        <w:right w:val="none" w:sz="0" w:space="0" w:color="auto"/>
      </w:divBdr>
    </w:div>
    <w:div w:id="883565348">
      <w:bodyDiv w:val="1"/>
      <w:marLeft w:val="0"/>
      <w:marRight w:val="0"/>
      <w:marTop w:val="0"/>
      <w:marBottom w:val="0"/>
      <w:divBdr>
        <w:top w:val="none" w:sz="0" w:space="0" w:color="auto"/>
        <w:left w:val="none" w:sz="0" w:space="0" w:color="auto"/>
        <w:bottom w:val="none" w:sz="0" w:space="0" w:color="auto"/>
        <w:right w:val="none" w:sz="0" w:space="0" w:color="auto"/>
      </w:divBdr>
    </w:div>
    <w:div w:id="958071279">
      <w:bodyDiv w:val="1"/>
      <w:marLeft w:val="0"/>
      <w:marRight w:val="0"/>
      <w:marTop w:val="0"/>
      <w:marBottom w:val="0"/>
      <w:divBdr>
        <w:top w:val="none" w:sz="0" w:space="0" w:color="auto"/>
        <w:left w:val="none" w:sz="0" w:space="0" w:color="auto"/>
        <w:bottom w:val="none" w:sz="0" w:space="0" w:color="auto"/>
        <w:right w:val="none" w:sz="0" w:space="0" w:color="auto"/>
      </w:divBdr>
    </w:div>
    <w:div w:id="1294218534">
      <w:bodyDiv w:val="1"/>
      <w:marLeft w:val="0"/>
      <w:marRight w:val="0"/>
      <w:marTop w:val="0"/>
      <w:marBottom w:val="0"/>
      <w:divBdr>
        <w:top w:val="none" w:sz="0" w:space="0" w:color="auto"/>
        <w:left w:val="none" w:sz="0" w:space="0" w:color="auto"/>
        <w:bottom w:val="none" w:sz="0" w:space="0" w:color="auto"/>
        <w:right w:val="none" w:sz="0" w:space="0" w:color="auto"/>
      </w:divBdr>
    </w:div>
    <w:div w:id="1317756558">
      <w:bodyDiv w:val="1"/>
      <w:marLeft w:val="0"/>
      <w:marRight w:val="0"/>
      <w:marTop w:val="0"/>
      <w:marBottom w:val="0"/>
      <w:divBdr>
        <w:top w:val="none" w:sz="0" w:space="0" w:color="auto"/>
        <w:left w:val="none" w:sz="0" w:space="0" w:color="auto"/>
        <w:bottom w:val="none" w:sz="0" w:space="0" w:color="auto"/>
        <w:right w:val="none" w:sz="0" w:space="0" w:color="auto"/>
      </w:divBdr>
    </w:div>
    <w:div w:id="1466922399">
      <w:bodyDiv w:val="1"/>
      <w:marLeft w:val="0"/>
      <w:marRight w:val="0"/>
      <w:marTop w:val="0"/>
      <w:marBottom w:val="0"/>
      <w:divBdr>
        <w:top w:val="none" w:sz="0" w:space="0" w:color="auto"/>
        <w:left w:val="none" w:sz="0" w:space="0" w:color="auto"/>
        <w:bottom w:val="none" w:sz="0" w:space="0" w:color="auto"/>
        <w:right w:val="none" w:sz="0" w:space="0" w:color="auto"/>
      </w:divBdr>
    </w:div>
    <w:div w:id="1473205769">
      <w:bodyDiv w:val="1"/>
      <w:marLeft w:val="0"/>
      <w:marRight w:val="0"/>
      <w:marTop w:val="0"/>
      <w:marBottom w:val="0"/>
      <w:divBdr>
        <w:top w:val="none" w:sz="0" w:space="0" w:color="auto"/>
        <w:left w:val="none" w:sz="0" w:space="0" w:color="auto"/>
        <w:bottom w:val="none" w:sz="0" w:space="0" w:color="auto"/>
        <w:right w:val="none" w:sz="0" w:space="0" w:color="auto"/>
      </w:divBdr>
    </w:div>
    <w:div w:id="1537768629">
      <w:bodyDiv w:val="1"/>
      <w:marLeft w:val="0"/>
      <w:marRight w:val="0"/>
      <w:marTop w:val="0"/>
      <w:marBottom w:val="0"/>
      <w:divBdr>
        <w:top w:val="none" w:sz="0" w:space="0" w:color="auto"/>
        <w:left w:val="none" w:sz="0" w:space="0" w:color="auto"/>
        <w:bottom w:val="none" w:sz="0" w:space="0" w:color="auto"/>
        <w:right w:val="none" w:sz="0" w:space="0" w:color="auto"/>
      </w:divBdr>
    </w:div>
    <w:div w:id="1692224810">
      <w:bodyDiv w:val="1"/>
      <w:marLeft w:val="0"/>
      <w:marRight w:val="0"/>
      <w:marTop w:val="0"/>
      <w:marBottom w:val="0"/>
      <w:divBdr>
        <w:top w:val="none" w:sz="0" w:space="0" w:color="auto"/>
        <w:left w:val="none" w:sz="0" w:space="0" w:color="auto"/>
        <w:bottom w:val="none" w:sz="0" w:space="0" w:color="auto"/>
        <w:right w:val="none" w:sz="0" w:space="0" w:color="auto"/>
      </w:divBdr>
    </w:div>
    <w:div w:id="1882478726">
      <w:bodyDiv w:val="1"/>
      <w:marLeft w:val="0"/>
      <w:marRight w:val="0"/>
      <w:marTop w:val="0"/>
      <w:marBottom w:val="0"/>
      <w:divBdr>
        <w:top w:val="none" w:sz="0" w:space="0" w:color="auto"/>
        <w:left w:val="none" w:sz="0" w:space="0" w:color="auto"/>
        <w:bottom w:val="none" w:sz="0" w:space="0" w:color="auto"/>
        <w:right w:val="none" w:sz="0" w:space="0" w:color="auto"/>
      </w:divBdr>
    </w:div>
    <w:div w:id="1959144779">
      <w:bodyDiv w:val="1"/>
      <w:marLeft w:val="0"/>
      <w:marRight w:val="0"/>
      <w:marTop w:val="0"/>
      <w:marBottom w:val="0"/>
      <w:divBdr>
        <w:top w:val="none" w:sz="0" w:space="0" w:color="auto"/>
        <w:left w:val="none" w:sz="0" w:space="0" w:color="auto"/>
        <w:bottom w:val="none" w:sz="0" w:space="0" w:color="auto"/>
        <w:right w:val="none" w:sz="0" w:space="0" w:color="auto"/>
      </w:divBdr>
    </w:div>
    <w:div w:id="2029795136">
      <w:bodyDiv w:val="1"/>
      <w:marLeft w:val="0"/>
      <w:marRight w:val="0"/>
      <w:marTop w:val="0"/>
      <w:marBottom w:val="0"/>
      <w:divBdr>
        <w:top w:val="none" w:sz="0" w:space="0" w:color="auto"/>
        <w:left w:val="none" w:sz="0" w:space="0" w:color="auto"/>
        <w:bottom w:val="none" w:sz="0" w:space="0" w:color="auto"/>
        <w:right w:val="none" w:sz="0" w:space="0" w:color="auto"/>
      </w:divBdr>
    </w:div>
    <w:div w:id="206124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0A0EEA1BB1DC429A255BA2B4253FAF" ma:contentTypeVersion="18" ma:contentTypeDescription="Create a new document." ma:contentTypeScope="" ma:versionID="1c569d7aaf233454620e1dd687ac31f4">
  <xsd:schema xmlns:xsd="http://www.w3.org/2001/XMLSchema" xmlns:xs="http://www.w3.org/2001/XMLSchema" xmlns:p="http://schemas.microsoft.com/office/2006/metadata/properties" xmlns:ns2="57db5ca3-9fc4-4b6e-92ea-16b9c5f56af0" xmlns:ns3="f7d31dc7-2950-4e29-a05c-23245d2bb619" targetNamespace="http://schemas.microsoft.com/office/2006/metadata/properties" ma:root="true" ma:fieldsID="64c9cc2c633bd06ebf2314f2d7adcf49" ns2:_="" ns3:_="">
    <xsd:import namespace="57db5ca3-9fc4-4b6e-92ea-16b9c5f56af0"/>
    <xsd:import namespace="f7d31dc7-2950-4e29-a05c-23245d2bb619"/>
    <xsd:element name="properties">
      <xsd:complexType>
        <xsd:sequence>
          <xsd:element name="documentManagement">
            <xsd:complexType>
              <xsd:all>
                <xsd:element ref="ns2:Additional_x0020_Section" minOccurs="0"/>
                <xsd:element ref="ns2:Part" minOccurs="0"/>
                <xsd:element ref="ns3:Row"/>
                <xsd:element ref="ns3:Column"/>
                <xsd:element ref="ns2:Revision_x0020_Date" minOccurs="0"/>
                <xsd:element ref="ns2:Revision_x0020_Number" minOccurs="0"/>
                <xsd:element ref="ns2:_dlc_DocIdUrl" minOccurs="0"/>
                <xsd:element ref="ns2:_dlc_DocIdPersistId" minOccurs="0"/>
                <xsd:element ref="ns2:Part_x003a_Section" minOccurs="0"/>
                <xsd:element ref="ns2:Part_x003a_Part" minOccurs="0"/>
                <xsd:element ref="ns2:_dlc_DocId" minOccurs="0"/>
                <xsd:element ref="ns3:Removed" minOccurs="0"/>
                <xsd:element ref="ns3:Chart_x0020_Title"/>
                <xsd:element ref="ns2:TaxCatchAll" minOccurs="0"/>
                <xsd:element ref="ns2:TaxCatchAllLabel" minOccurs="0"/>
                <xsd:element ref="ns3:MoveToArchi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b5ca3-9fc4-4b6e-92ea-16b9c5f56af0" elementFormDefault="qualified">
    <xsd:import namespace="http://schemas.microsoft.com/office/2006/documentManagement/types"/>
    <xsd:import namespace="http://schemas.microsoft.com/office/infopath/2007/PartnerControls"/>
    <xsd:element name="Additional_x0020_Section" ma:index="2" nillable="true" ma:displayName="Additional Links" ma:internalName="Additional_x0020_Section">
      <xsd:complexType>
        <xsd:complexContent>
          <xsd:extension base="dms:MultiChoiceFillIn">
            <xsd:sequence>
              <xsd:element name="Value" maxOccurs="unbounded" minOccurs="0" nillable="true">
                <xsd:simpleType>
                  <xsd:union memberTypes="dms:Text">
                    <xsd:simpleType>
                      <xsd:restriction base="dms:Choice">
                        <xsd:enumeration value="MHS Portal"/>
                        <xsd:enumeration value="Step Home"/>
                        <xsd:enumeration value="Step 1"/>
                        <xsd:enumeration value="Step 2"/>
                        <xsd:enumeration value="Step 3"/>
                        <xsd:enumeration value="Step 4"/>
                        <xsd:enumeration value="Step 5"/>
                        <xsd:enumeration value="Step 6"/>
                        <xsd:enumeration value="Step 7"/>
                        <xsd:enumeration value="Step 8"/>
                        <xsd:enumeration value="Step 9"/>
                        <xsd:enumeration value="Step 10"/>
                        <xsd:enumeration value="Government Purchase Card Program Site"/>
                        <xsd:enumeration value="APP Part 1 - Functional Independence of Contracting Officers"/>
                        <xsd:enumeration value="APP Part 1 - Business and Contract Clearance"/>
                        <xsd:enumeration value="APP Part 1 - Implementation of Regulations"/>
                        <xsd:enumeration value="APP Part 1 - Contracting Officer Warrant Program"/>
                        <xsd:enumeration value="APP Part 1 - Clause Control"/>
                        <xsd:enumeration value="APP Part 1 - Legal Review"/>
                        <xsd:enumeration value="APP Part 1 - Contracting Officer's Representative"/>
                        <xsd:enumeration value="APP Part 1 - Unauthorized Commitments"/>
                        <xsd:enumeration value="APP Part 1 - Peer Reviews"/>
                        <xsd:enumeration value="APP Part 3 - Non-Disclosure Agreement"/>
                        <xsd:enumeration value="APP Part 3 - Safeguarding Release of Contract Documents, Data, and Information to Third Party Entities"/>
                        <xsd:enumeration value="APP Part 3 - Conflicts of Interest and Related Matters"/>
                        <xsd:enumeration value="APP Part 4 - Contract Documents Filing System"/>
                        <xsd:enumeration value="APP Part 4 - Contract Security Requirements"/>
                        <xsd:enumeration value="APP Part 4 - Annual Representations and Certification"/>
                        <xsd:enumeration value="APP Part 4 - electronic Contract File Management System"/>
                        <xsd:enumeration value="APP Part 4 - Use of PIEE Contract Closeout Module Application to Closeout DHA Contracts"/>
                        <xsd:enumeration value="APP Part 5 - Contract Award Public Announcements"/>
                        <xsd:enumeration value="APP Part 6 - Competition Advocate"/>
                        <xsd:enumeration value="APP Part 6 - Other Than Full and Open Competition - Justification and Approval"/>
                        <xsd:enumeration value="APP Part 6 - AS/AP/J&amp;A Chart"/>
                        <xsd:enumeration value="APP Part 7 - Acquisition Planning"/>
                        <xsd:enumeration value="APP Part 7 - AS/AP/J&amp;A Chart"/>
                        <xsd:enumeration value="APP Part 7 - Procurement Acquisition Lead Time"/>
                        <xsd:enumeration value="APP Part 7 - DHA – Services Contract Approval Request"/>
                        <xsd:enumeration value="APP Part 8 - Procurement of Information Technology Products and Services"/>
                        <xsd:enumeration value="APP Part 8 - GSA Reduction Fee"/>
                        <xsd:enumeration value="APP Part 8 - FAR 8.405-6 Limited Sources - Justifications &amp; Requests for Bridge Action"/>
                        <xsd:enumeration value="APP Part 8 - AS/AP/J&amp;A Chart"/>
                        <xsd:enumeration value="APP Part 9 - Organizational and Consultant Conflicts of Interest"/>
                        <xsd:enumeration value="APP Part 10 - Request for Information"/>
                        <xsd:enumeration value="APP Part 10 - Conducting Market Research"/>
                        <xsd:enumeration value="APP Part 10 - Market Research Documentation"/>
                        <xsd:enumeration value="APP Part 11 - Proper Identification of Service Contractors"/>
                        <xsd:enumeration value="APP Part 13 - Government Purchase Card Program"/>
                        <xsd:enumeration value="APP Part 13 - FAR 13.5 Simplified Procedures for Certain Commercial Items - Justifications &amp; Requests for Bridge Action"/>
                        <xsd:enumeration value="APP Part 13 - AS/AP/J&amp;A Chart"/>
                        <xsd:enumeration value="APP Part 15 - Unsolicited Proposals"/>
                        <xsd:enumeration value="APP Part 15 - Price Negotiation Memorandum"/>
                        <xsd:enumeration value="APP Part 15 - Source Selection"/>
                        <xsd:enumeration value="APP Part 15 - Resolving Contract Audit Recommendations"/>
                        <xsd:enumeration value="APP Part 15 - Cost Estimates"/>
                        <xsd:enumeration value="APP Part 16 - Contract Types"/>
                        <xsd:enumeration value="APP Part 16 - Task and Delivery Order Ombudsman"/>
                        <xsd:enumeration value="APP Part 16 - FAR 16.505 Indefinite-Delivery Contracts - Justifications &amp; Requests for Bridge Action"/>
                        <xsd:enumeration value="APP Part 16 - AS/AP/J&amp;A Chart"/>
                        <xsd:enumeration value="APP Part 17 - Assisted Interagency Acquisitions Using Economy / Non-Economy Act Authority"/>
                        <xsd:enumeration value="APP Part 17 - Contracts"/>
                        <xsd:enumeration value="APP Part 19 - ​Small Business Coordination Record"/>
                        <xsd:enumeration value="APP Part 19 - Subcontracting Plan Review"/>
                        <xsd:enumeration value="APP Part 19 - DHA Small Business Programs website"/>
                        <xsd:enumeration value="APP Part 19 - Small Business Innovation Research (SBIR) / Small Business Technology Transfer Phase III Awards"/>
                        <xsd:enumeration value="APP Part 24 - Freedom of Information Act"/>
                        <xsd:enumeration value="APP Part 24 - Personally Identifiable Information (PII), Protected Health Information (PHI), and Federal Information Requirement"/>
                        <xsd:enumeration value="APP Part 32 - Demand for Payments"/>
                        <xsd:enumeration value="APP Part 33 - Agency Level Protests"/>
                        <xsd:enumeration value="APP Part 33 - Disputes and Appeals"/>
                        <xsd:enumeration value="APP Part 37 - AS/AP/J&amp;A Chart"/>
                        <xsd:enumeration value="APP Part 37 - Acquisition of Services"/>
                        <xsd:enumeration value="APP Part 37 - ​Personal Services Contracts"/>
                        <xsd:enumeration value="APP Part 37 - ​Customer Requirements Development Process Tools"/>
                        <xsd:enumeration value="APP Part 37 - Performance Work Statement"/>
                        <xsd:enumeration value="APP Part 37 - Services Acquisition Workshop (SAW)"/>
                        <xsd:enumeration value="APP Part 37 - Continuation of Essential Contractor Services"/>
                        <xsd:enumeration value="APP Part 42 - Contractor Past Performance Information"/>
                        <xsd:enumeration value="APP Part 42 - Monitoring Contractor Performance"/>
                        <xsd:enumeration value="APP Part 42 - Contract Audit Follow-Up"/>
                        <xsd:enumeration value="APP Part 43 - Change Review Team Process"/>
                        <xsd:enumeration value="APP Part 45 - Government Furnished Property"/>
                        <xsd:enumeration value="APP Part 46 - Government Contract Quality Assurance"/>
                        <xsd:enumeration value="APP Part 54 - Contracting Determinations and Findings/Waivers"/>
                        <xsd:enumeration value="APP Part 54 - Procurement Management Program"/>
                        <xsd:enumeration value="APP Part 54 - Common Letters"/>
                        <xsd:enumeration value="APP Part 54 - The Government-Contractor Relationship"/>
                        <xsd:enumeration value="APP Part 54 - Other Resources"/>
                        <xsd:enumeration value="CWP AP-01"/>
                        <xsd:enumeration value="CWP AP-02"/>
                        <xsd:enumeration value="CWP AP-03"/>
                        <xsd:enumeration value="CWP AP-04"/>
                        <xsd:enumeration value="CWP AP-05"/>
                        <xsd:enumeration value="CWP AP-06"/>
                        <xsd:enumeration value="CWP AP-07"/>
                        <xsd:enumeration value="CWP AP-08"/>
                        <xsd:enumeration value="CWP AP-09"/>
                        <xsd:enumeration value="CWP AP-10"/>
                        <xsd:enumeration value="CWP AP-11"/>
                        <xsd:enumeration value="CWP AP-12"/>
                        <xsd:enumeration value="CWP AP-13"/>
                        <xsd:enumeration value="CWP AP-14"/>
                        <xsd:enumeration value="CWP CE-15"/>
                        <xsd:enumeration value="CWP CE-16"/>
                        <xsd:enumeration value="CWP CE-17"/>
                        <xsd:enumeration value="CWP CE-18"/>
                        <xsd:enumeration value="CWP CE-19"/>
                        <xsd:enumeration value="CWP CE-20"/>
                        <xsd:enumeration value="CWP CE-21"/>
                        <xsd:enumeration value="CWP CE-22"/>
                        <xsd:enumeration value="CWP CE-23"/>
                        <xsd:enumeration value="CWP CE-24"/>
                        <xsd:enumeration value="CWP CE-25"/>
                        <xsd:enumeration value="CWP CE-26"/>
                        <xsd:enumeration value="CWP CE-27"/>
                        <xsd:enumeration value="CWP CE-28"/>
                        <xsd:enumeration value="CWP CE-29"/>
                        <xsd:enumeration value="CWP CE-30"/>
                        <xsd:enumeration value="CWP CE-31"/>
                        <xsd:enumeration value="CWP CE-32"/>
                        <xsd:enumeration value="CWP CE-33"/>
                        <xsd:enumeration value="CWP CE-34"/>
                        <xsd:enumeration value="CWP CE-35"/>
                        <xsd:enumeration value="CWP CE-36"/>
                        <xsd:enumeration value="CWP CE-37"/>
                        <xsd:enumeration value="CWP CE-38"/>
                        <xsd:enumeration value="CWP CE-39"/>
                        <xsd:enumeration value="CWP CE-40"/>
                        <xsd:enumeration value="CWP CE-41"/>
                        <xsd:enumeration value="CWP CE-42"/>
                        <xsd:enumeration value="CWP CE-43"/>
                        <xsd:enumeration value="CWP CE-44"/>
                        <xsd:enumeration value="CWP CA-45"/>
                        <xsd:enumeration value="CWP CA-46"/>
                        <xsd:enumeration value="CWP CA-47"/>
                        <xsd:enumeration value="CWP CA-48"/>
                        <xsd:enumeration value="CWP CA-49"/>
                        <xsd:enumeration value="CWP CA-50"/>
                        <xsd:enumeration value="CWP CA-51"/>
                        <xsd:enumeration value="CWP CA-52"/>
                        <xsd:enumeration value="CWP CA-53"/>
                        <xsd:enumeration value="CWP CA-54"/>
                        <xsd:enumeration value="CWP CA-55"/>
                        <xsd:enumeration value="CWP CA-56"/>
                        <xsd:enumeration value="CWP CA-57"/>
                        <xsd:enumeration value="CWP CA-58"/>
                        <xsd:enumeration value="CWP CA-59"/>
                        <xsd:enumeration value="CWP CA-60"/>
                        <xsd:enumeration value="CWP CA-61"/>
                        <xsd:enumeration value="CWP CA-62"/>
                        <xsd:enumeration value="CWP CA-63"/>
                        <xsd:enumeration value="CWP CA-64"/>
                        <xsd:enumeration value="CWP CA-65"/>
                        <xsd:enumeration value="CWP CA-66"/>
                        <xsd:enumeration value="CWP CA-67"/>
                        <xsd:enumeration value="CAE CORT tab"/>
                        <xsd:enumeration value="CAE DAW tab"/>
                        <xsd:enumeration value="CAE P&amp;G tab"/>
                        <xsd:enumeration value="IPT Home"/>
                      </xsd:restriction>
                    </xsd:simpleType>
                  </xsd:union>
                </xsd:simpleType>
              </xsd:element>
            </xsd:sequence>
          </xsd:extension>
        </xsd:complexContent>
      </xsd:complexType>
    </xsd:element>
    <xsd:element name="Part" ma:index="3" nillable="true" ma:displayName="Part" ma:hidden="true" ma:list="{08b8a959-fc90-405a-9e3e-93633804e191}" ma:internalName="Part" ma:readOnly="false" ma:showField="Title" ma:web="57db5ca3-9fc4-4b6e-92ea-16b9c5f56af0">
      <xsd:simpleType>
        <xsd:restriction base="dms:Lookup"/>
      </xsd:simpleType>
    </xsd:element>
    <xsd:element name="Revision_x0020_Date" ma:index="6" nillable="true" ma:displayName="Revision Date" ma:format="DateOnly" ma:internalName="Revision_x0020_Date">
      <xsd:simpleType>
        <xsd:restriction base="dms:DateTime"/>
      </xsd:simpleType>
    </xsd:element>
    <xsd:element name="Revision_x0020_Number" ma:index="7" nillable="true" ma:displayName="Revision Number" ma:internalName="Revision_x0020_Number">
      <xsd:simpleType>
        <xsd:restriction base="dms:Text">
          <xsd:maxLength value="255"/>
        </xsd:restriction>
      </xsd:simpleType>
    </xsd:element>
    <xsd:element name="_dlc_DocIdUrl" ma:index="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Part_x003a_Section" ma:index="13" nillable="true" ma:displayName="Part:Section" ma:list="{08b8a959-fc90-405a-9e3e-93633804e191}" ma:internalName="Part_x003A_Section" ma:readOnly="true" ma:showField="Title" ma:web="57db5ca3-9fc4-4b6e-92ea-16b9c5f56af0">
      <xsd:simpleType>
        <xsd:restriction base="dms:Lookup"/>
      </xsd:simpleType>
    </xsd:element>
    <xsd:element name="Part_x003a_Part" ma:index="14" nillable="true" ma:displayName="Part:Part" ma:list="{08b8a959-fc90-405a-9e3e-93633804e191}" ma:internalName="Part_x003A_Part" ma:readOnly="true" ma:showField="Section" ma:web="57db5ca3-9fc4-4b6e-92ea-16b9c5f56af0">
      <xsd:simpleType>
        <xsd:restriction base="dms:Lookup"/>
      </xsd:simpleType>
    </xsd:element>
    <xsd:element name="_dlc_DocId" ma:index="18" nillable="true" ma:displayName="Document ID Value" ma:description="The value of the document ID assigned to this item." ma:internalName="_dlc_DocId" ma:readOnly="true">
      <xsd:simpleType>
        <xsd:restriction base="dms:Text"/>
      </xsd:simpleType>
    </xsd:element>
    <xsd:element name="TaxCatchAll" ma:index="21" nillable="true" ma:displayName="Taxonomy Catch All Column" ma:hidden="true" ma:list="{4b9afd63-c3e2-4087-bd94-baee469e2127}" ma:internalName="TaxCatchAll" ma:showField="CatchAllData" ma:web="57db5ca3-9fc4-4b6e-92ea-16b9c5f56af0">
      <xsd:complexType>
        <xsd:complexContent>
          <xsd:extension base="dms:MultiChoiceLookup">
            <xsd:sequence>
              <xsd:element name="Value" type="dms:Lookup" maxOccurs="unbounded" minOccurs="0" nillable="true"/>
            </xsd:sequence>
          </xsd:extension>
        </xsd:complexContent>
      </xsd:complexType>
    </xsd:element>
    <xsd:element name="TaxCatchAllLabel" ma:index="22" nillable="true" ma:displayName="Taxonomy Catch All Column1" ma:hidden="true" ma:list="{4b9afd63-c3e2-4087-bd94-baee469e2127}" ma:internalName="TaxCatchAllLabel" ma:readOnly="true" ma:showField="CatchAllDataLabel" ma:web="57db5ca3-9fc4-4b6e-92ea-16b9c5f56a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d31dc7-2950-4e29-a05c-23245d2bb619" elementFormDefault="qualified">
    <xsd:import namespace="http://schemas.microsoft.com/office/2006/documentManagement/types"/>
    <xsd:import namespace="http://schemas.microsoft.com/office/infopath/2007/PartnerControls"/>
    <xsd:element name="Row" ma:index="4" ma:displayName="Row" ma:format="Dropdown" ma:internalName="Row" ma:readOnly="false">
      <xsd:simpleType>
        <xsd:restriction base="dms:Choice">
          <xsd:enumeration value="01-01 Functional Independence of Contracting Officers"/>
          <xsd:enumeration value="01-02 Business and Contract Clearance"/>
          <xsd:enumeration value="01-02N Implementation of Regulations"/>
          <xsd:enumeration value="01-03 Contracting Officer Warrant Program"/>
          <xsd:enumeration value="01-04 Clause Control"/>
          <xsd:enumeration value="01-05 Legal Review"/>
          <xsd:enumeration value="01-06 Contracting Officer's Representative"/>
          <xsd:enumeration value="01-07 Unauthorized Commitments"/>
          <xsd:enumeration value="01-08 Peer Reviews"/>
          <xsd:enumeration value="03-01 Non-Disclosure Agreement"/>
          <xsd:enumeration value="03-02 Safeguarding Release of Contract Documents, Data, and Information to Third Party Entities"/>
          <xsd:enumeration value="03-03 Conflicts of Interest and Related Matters"/>
          <xsd:enumeration value="04-01 Contract Documents Filing System"/>
          <xsd:enumeration value="04-02 Contract Security Requirements"/>
          <xsd:enumeration value="04-03 Annual Representations and Certification"/>
          <xsd:enumeration value="04-04 electronic Contract File Management System"/>
          <xsd:enumeration value="04-05 Use of PIEE Contract Closeout Module Application to Closeout DHA Contracts"/>
          <xsd:enumeration value="05-01 Contract Award Public Announcements"/>
          <xsd:enumeration value="06-01 Competition Advocate"/>
          <xsd:enumeration value="06-02 Other Than Full and Open Competition - Justification and Approval"/>
          <xsd:enumeration value="06-03 Acq Strategy / Acq Plan / J&amp;A Threshold Approval Comparison Chart"/>
          <xsd:enumeration value="07-01 Acquisition Planning"/>
          <xsd:enumeration value="07-02 Acq Strategy / Acq Plan / J&amp;A Threshold Approval Comparison Chart"/>
          <xsd:enumeration value="07-03 Procurement Acquisition Lead Time"/>
          <xsd:enumeration value="07-04 DHA – Services Contract Approval Request"/>
          <xsd:enumeration value="08-01 Procurement of Information Technology Products and Services"/>
          <xsd:enumeration value="08-02 GSA Reduction Fee"/>
          <xsd:enumeration value="08-03 FAR 8.405-6 Limited Sources - Justifications &amp; Requests for Bridge Action"/>
          <xsd:enumeration value="08-04 Acq Strategy / Acq Plan / J&amp;A Threshold Approval Comparison Chart"/>
          <xsd:enumeration value="09-01 Organizational and Consultant Conflicts of Interest"/>
          <xsd:enumeration value="10-01 Request for Information"/>
          <xsd:enumeration value="10-02 Conducting Market Research"/>
          <xsd:enumeration value="10-03 Market Research Documentation"/>
          <xsd:enumeration value="11-01 Proper Identification of Service Contractors"/>
          <xsd:enumeration value="13-01 Government Purchase Card Program"/>
          <xsd:enumeration value="13-02 FAR 13.5 Simplified Procedures for Certain Commercial Items - Justifications &amp; Requests for Bridge Action"/>
          <xsd:enumeration value="13-03 Acq Strategy / Acq Plan / J&amp;A Threshold Approval Comparison Chart"/>
          <xsd:enumeration value="15-01 Unsolicited Proposals"/>
          <xsd:enumeration value="15-02 Price Negotiation Memorandum"/>
          <xsd:enumeration value="15-03 Source Selection"/>
          <xsd:enumeration value="15-04 Resolving Contract Audit Recommendations"/>
          <xsd:enumeration value="15-05 Cost Estimates"/>
          <xsd:enumeration value="16-01 Contract Types"/>
          <xsd:enumeration value="16-02 Task and Delivery Order Ombudsman"/>
          <xsd:enumeration value="16-03 FAR 16.505 Indefinite-Delivery Contracts - Justifications &amp; Requests for Bridge Action"/>
          <xsd:enumeration value="16-04 Acq Strategy / Acq Plan / J&amp;A Threshold Approval Comparison Chart"/>
          <xsd:enumeration value="17-01 Assisted Interagency Acquisitions Using Economy / Non-Economy Act Authority"/>
          <xsd:enumeration value="17-02 Contracts"/>
          <xsd:enumeration value="19-01 ​Small Business Coordination Record"/>
          <xsd:enumeration value="19-02 Subcontracting Plan Review"/>
          <xsd:enumeration value="19-03 DHA Small Business Programs website"/>
          <xsd:enumeration value="19-04 Small Business Innovation Research (SBIR) / Small Business Technology Transfer Phase III Awards"/>
          <xsd:enumeration value="24-01 Freedom of Information Act"/>
          <xsd:enumeration value="24-02 Personally Identifiable Information (PII), Protected Health Information (PHI), and Federal Information Requirement"/>
          <xsd:enumeration value="32-01 Demand for Payments"/>
          <xsd:enumeration value="33-01 Agency Level Protests"/>
          <xsd:enumeration value="33-02 Disputes and Appeals"/>
          <xsd:enumeration value="37-00A Acq Strategy / Acq Plan / J&amp;A Threshold Approval Comparison Chart"/>
          <xsd:enumeration value="37-00B DHA Acquisition Strategy Template"/>
          <xsd:enumeration value="37-01 ​Personal Services Contracts"/>
          <xsd:enumeration value="37-03 ​Customer Requirements Development Process Tools"/>
          <xsd:enumeration value="37-03N Performance Work Statement"/>
          <xsd:enumeration value="37-04 Services Acquisition Workshop (SAW)"/>
          <xsd:enumeration value="37-04N Continuation of Essential Contractor Services"/>
          <xsd:enumeration value="42-01 Contractor Past Performance Information"/>
          <xsd:enumeration value="42-02 Monitoring Contractor Performance"/>
          <xsd:enumeration value="42-03 Contract Audit Follow-Up"/>
          <xsd:enumeration value="43-01 Change Review Team Process"/>
          <xsd:enumeration value="45-01 Government Furnished Property"/>
          <xsd:enumeration value="46-01 Government Contract Quality Assurance"/>
          <xsd:enumeration value="52-00 DFARS Clause Matrix"/>
          <xsd:enumeration value="54-00 Contracting Determinations and Findings/Waivers"/>
          <xsd:enumeration value="54-01 Procurement Management Program"/>
          <xsd:enumeration value="54-02 Common Letters"/>
          <xsd:enumeration value="54-03 The Government-Contractor Relationship"/>
          <xsd:enumeration value="54-04 Other Resources"/>
        </xsd:restriction>
      </xsd:simpleType>
    </xsd:element>
    <xsd:element name="Column" ma:index="5" ma:displayName="Column" ma:format="Dropdown" ma:internalName="Column" ma:readOnly="false">
      <xsd:simpleType>
        <xsd:restriction base="dms:Choice">
          <xsd:enumeration value="1. Policy Memo"/>
          <xsd:enumeration value="2. Atch to Memo"/>
          <xsd:enumeration value="3. PD"/>
          <xsd:enumeration value="4. PGI"/>
          <xsd:enumeration value="5. Guide"/>
          <xsd:enumeration value="6. Forms/ Templates"/>
          <xsd:enumeration value="7. Plan"/>
          <xsd:enumeration value="8. Briefing"/>
        </xsd:restriction>
      </xsd:simpleType>
    </xsd:element>
    <xsd:element name="Removed" ma:index="19" nillable="true" ma:displayName="Removed" ma:default="0" ma:internalName="Removed">
      <xsd:simpleType>
        <xsd:restriction base="dms:Boolean"/>
      </xsd:simpleType>
    </xsd:element>
    <xsd:element name="Chart_x0020_Title" ma:index="20" ma:displayName="Chart Title" ma:internalName="Chart_x0020_Title" ma:readOnly="false">
      <xsd:simpleType>
        <xsd:restriction base="dms:Text">
          <xsd:maxLength value="255"/>
        </xsd:restriction>
      </xsd:simpleType>
    </xsd:element>
    <xsd:element name="MoveToArchive" ma:index="23" nillable="true" ma:displayName="MoveToArchive" ma:internalName="MoveToArchive">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Additional_x0020_Section xmlns="57db5ca3-9fc4-4b6e-92ea-16b9c5f56af0">
      <Value>APP Part 37 - Performance Work Statement</Value>
    </Additional_x0020_Section>
    <Part xmlns="57db5ca3-9fc4-4b6e-92ea-16b9c5f56af0">57</Part>
    <_dlc_DocId xmlns="57db5ca3-9fc4-4b6e-92ea-16b9c5f56af0">NVMPDMHV7F7X-782788591-238</_dlc_DocId>
    <_dlc_DocIdUrl xmlns="57db5ca3-9fc4-4b6e-92ea-16b9c5f56af0">
      <Url>https://info.health.mil/sites/DOP/PAC/_layouts/DocIdRedir.aspx?ID=NVMPDMHV7F7X-782788591-238</Url>
      <Description>NVMPDMHV7F7X-782788591-238</Description>
    </_dlc_DocIdUrl>
    <Row xmlns="f7d31dc7-2950-4e29-a05c-23245d2bb619">37-03N Performance Work Statement</Row>
    <Revision_x0020_Number xmlns="57db5ca3-9fc4-4b6e-92ea-16b9c5f56af0">Rev 2.0</Revision_x0020_Number>
    <Removed xmlns="f7d31dc7-2950-4e29-a05c-23245d2bb619">false</Removed>
    <Column xmlns="f7d31dc7-2950-4e29-a05c-23245d2bb619">6. Forms/ Templates</Column>
    <Chart_x0020_Title xmlns="f7d31dc7-2950-4e29-a05c-23245d2bb619">PWS Template</Chart_x0020_Title>
    <TaxCatchAll xmlns="57db5ca3-9fc4-4b6e-92ea-16b9c5f56af0"/>
    <Revision_x0020_Date xmlns="57db5ca3-9fc4-4b6e-92ea-16b9c5f56af0">2021-11-16T05:00:00+00:00</Revision_x0020_Date>
    <MoveToArchive xmlns="f7d31dc7-2950-4e29-a05c-23245d2bb619">
      <Url xsi:nil="true"/>
      <Description xsi:nil="true"/>
    </MoveToArchiv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DB615B8-EE93-47C1-BBEA-F5F073AA97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b5ca3-9fc4-4b6e-92ea-16b9c5f56af0"/>
    <ds:schemaRef ds:uri="f7d31dc7-2950-4e29-a05c-23245d2bb6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AC7589-20D3-4A25-97C7-B779B2AFB14B}">
  <ds:schemaRefs>
    <ds:schemaRef ds:uri="http://schemas.microsoft.com/sharepoint/v3/contenttype/forms"/>
  </ds:schemaRefs>
</ds:datastoreItem>
</file>

<file path=customXml/itemProps3.xml><?xml version="1.0" encoding="utf-8"?>
<ds:datastoreItem xmlns:ds="http://schemas.openxmlformats.org/officeDocument/2006/customXml" ds:itemID="{26785180-3357-4A36-88DC-92F236B3B4F5}">
  <ds:schemaRefs>
    <ds:schemaRef ds:uri="http://schemas.openxmlformats.org/officeDocument/2006/bibliography"/>
  </ds:schemaRefs>
</ds:datastoreItem>
</file>

<file path=customXml/itemProps4.xml><?xml version="1.0" encoding="utf-8"?>
<ds:datastoreItem xmlns:ds="http://schemas.openxmlformats.org/officeDocument/2006/customXml" ds:itemID="{45E9A59B-0739-4BD0-AFC6-C2D4BED8348F}">
  <ds:schemaRefs>
    <ds:schemaRef ds:uri="http://schemas.microsoft.com/office/2006/metadata/properties"/>
    <ds:schemaRef ds:uri="http://schemas.microsoft.com/office/infopath/2007/PartnerControls"/>
    <ds:schemaRef ds:uri="57db5ca3-9fc4-4b6e-92ea-16b9c5f56af0"/>
    <ds:schemaRef ds:uri="f7d31dc7-2950-4e29-a05c-23245d2bb619"/>
  </ds:schemaRefs>
</ds:datastoreItem>
</file>

<file path=customXml/itemProps5.xml><?xml version="1.0" encoding="utf-8"?>
<ds:datastoreItem xmlns:ds="http://schemas.openxmlformats.org/officeDocument/2006/customXml" ds:itemID="{022D57B4-69BA-4853-85F0-C950EA569FF8}">
  <ds:schemaRefs>
    <ds:schemaRef ds:uri="http://schemas.microsoft.com/sharepoint/events"/>
  </ds:schemaRefs>
</ds:datastoreItem>
</file>

<file path=docMetadata/LabelInfo.xml><?xml version="1.0" encoding="utf-8"?>
<clbl:labelList xmlns:clbl="http://schemas.microsoft.com/office/2020/mipLabelMetadata">
  <clbl:label id="{2de631a7-e12a-47ff-b5ad-541b82ec57a7}"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16</Pages>
  <Words>5918</Words>
  <Characters>33738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39577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dc:description/>
  <cp:lastModifiedBy>Wilhelm, Tracy L CIV USAF (USA)</cp:lastModifiedBy>
  <cp:revision>2</cp:revision>
  <cp:lastPrinted>2019-07-24T19:36:00Z</cp:lastPrinted>
  <dcterms:created xsi:type="dcterms:W3CDTF">2026-03-18T12:53:00Z</dcterms:created>
  <dcterms:modified xsi:type="dcterms:W3CDTF">2026-03-18T12:53:00Z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0x0101004C0A0EEA1BB1DC429A255BA2B4253FAF</vt:lpwstr>
  </property>
  <property fmtid="{D5CDD505-2E9C-101B-9397-08002B2CF9AE}" pid="3" name="Order">
    <vt:r8>23800</vt:r8>
  </property>
  <property fmtid="{D5CDD505-2E9C-101B-9397-08002B2CF9AE}" pid="4" name="Revision Date">
    <vt:filetime>2016-10-11T04:00:00Z</vt:filetime>
  </property>
  <property fmtid="{D5CDD505-2E9C-101B-9397-08002B2CF9AE}" pid="5" name="10 Step">
    <vt:lpwstr>Step 5</vt:lpwstr>
  </property>
  <property fmtid="{D5CDD505-2E9C-101B-9397-08002B2CF9AE}" pid="6" name="_dlc_DocIdItemGuid">
    <vt:lpwstr>23c0c3a9-8e1d-46eb-9ab0-db6f4c944018</vt:lpwstr>
  </property>
  <property fmtid="{D5CDD505-2E9C-101B-9397-08002B2CF9AE}" pid="7" name="Revision Number">
    <vt:lpwstr>Rev 2.0</vt:lpwstr>
  </property>
  <property fmtid="{D5CDD505-2E9C-101B-9397-08002B2CF9AE}" pid="8" name="Document Type">
    <vt:lpwstr>Template</vt:lpwstr>
  </property>
  <property fmtid="{D5CDD505-2E9C-101B-9397-08002B2CF9AE}" pid="9" name="Document Status">
    <vt:lpwstr/>
  </property>
  <property fmtid="{D5CDD505-2E9C-101B-9397-08002B2CF9AE}" pid="10" name="Organization">
    <vt:lpwstr/>
  </property>
  <property fmtid="{D5CDD505-2E9C-101B-9397-08002B2CF9AE}" pid="11" name="Dup">
    <vt:bool>false</vt:bool>
  </property>
</Properties>
</file>