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A3D07" w14:textId="77777777" w:rsidR="00966449" w:rsidRPr="00702A08" w:rsidRDefault="00966449" w:rsidP="00966449">
      <w:pPr>
        <w:spacing w:after="0"/>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442493" w14:paraId="5C4A3D0A" w14:textId="77777777" w:rsidTr="00761C04">
        <w:tc>
          <w:tcPr>
            <w:tcW w:w="1098" w:type="dxa"/>
            <w:hideMark/>
          </w:tcPr>
          <w:p w14:paraId="5C4A3D08" w14:textId="77777777" w:rsidR="00966449" w:rsidRPr="00D82575" w:rsidRDefault="00966449" w:rsidP="00966449">
            <w:pPr>
              <w:spacing w:after="0" w:line="276" w:lineRule="auto"/>
              <w:rPr>
                <w:rFonts w:cstheme="minorHAnsi"/>
                <w:b/>
                <w:szCs w:val="20"/>
              </w:rPr>
            </w:pPr>
            <w:r w:rsidRPr="00D82575">
              <w:rPr>
                <w:rFonts w:cstheme="minorHAnsi"/>
                <w:b/>
                <w:szCs w:val="20"/>
              </w:rPr>
              <w:t>SUBJECT*</w:t>
            </w:r>
          </w:p>
        </w:tc>
        <w:tc>
          <w:tcPr>
            <w:tcW w:w="8820" w:type="dxa"/>
            <w:hideMark/>
          </w:tcPr>
          <w:p w14:paraId="5C4A3D09" w14:textId="77777777" w:rsidR="00966449" w:rsidRDefault="00966449" w:rsidP="00966449">
            <w:pPr>
              <w:spacing w:after="0" w:line="276" w:lineRule="auto"/>
              <w:rPr>
                <w:rFonts w:cstheme="minorHAnsi"/>
              </w:rPr>
            </w:pPr>
            <w:r>
              <w:rPr>
                <w:rFonts w:cstheme="minorHAnsi"/>
              </w:rPr>
              <w:t>Notice of Intent to Sole Source - Krames on Demand/Custom</w:t>
            </w:r>
            <w:r>
              <w:rPr>
                <w:rStyle w:val="AAMSKBFill-InHighlight"/>
              </w:rPr>
              <w:t xml:space="preserve"> </w:t>
            </w:r>
            <w:r>
              <w:rPr>
                <w:rFonts w:cstheme="minorHAnsi"/>
              </w:rPr>
              <w:t>Content Builder SAAS - Minneapolis VA Medical Center</w:t>
            </w:r>
            <w:r>
              <w:rPr>
                <w:rStyle w:val="AAMSKBFill-InHighlight"/>
              </w:rPr>
              <w:t xml:space="preserve">  </w:t>
            </w:r>
          </w:p>
        </w:tc>
      </w:tr>
    </w:tbl>
    <w:p w14:paraId="5C4A3D0B" w14:textId="77777777" w:rsidR="00966449" w:rsidRDefault="00966449" w:rsidP="00966449">
      <w:pPr>
        <w:spacing w:after="0"/>
        <w:rPr>
          <w:rFonts w:eastAsia="Calibri" w:cstheme="minorHAnsi"/>
          <w:szCs w:val="20"/>
        </w:rPr>
      </w:pPr>
    </w:p>
    <w:p w14:paraId="5C4A3D0C" w14:textId="77777777" w:rsidR="00966449" w:rsidRPr="00AF196F" w:rsidRDefault="00966449" w:rsidP="00966449">
      <w:pPr>
        <w:pBdr>
          <w:top w:val="single" w:sz="4" w:space="1" w:color="auto"/>
          <w:bottom w:val="single" w:sz="4" w:space="1" w:color="auto"/>
        </w:pBdr>
        <w:spacing w:after="0"/>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442493" w14:paraId="5C4A3D0F" w14:textId="77777777" w:rsidTr="00490783">
        <w:trPr>
          <w:gridAfter w:val="1"/>
          <w:wAfter w:w="13" w:type="dxa"/>
        </w:trPr>
        <w:tc>
          <w:tcPr>
            <w:tcW w:w="4681" w:type="dxa"/>
            <w:hideMark/>
          </w:tcPr>
          <w:p w14:paraId="5C4A3D0D" w14:textId="77777777" w:rsidR="00966449" w:rsidRPr="00D82575" w:rsidRDefault="00966449" w:rsidP="00966449">
            <w:pPr>
              <w:spacing w:after="0" w:line="276" w:lineRule="auto"/>
              <w:rPr>
                <w:rFonts w:cstheme="minorHAnsi"/>
                <w:b/>
                <w:szCs w:val="20"/>
              </w:rPr>
            </w:pPr>
            <w:r w:rsidRPr="00D82575">
              <w:rPr>
                <w:rFonts w:cstheme="minorHAnsi"/>
                <w:b/>
                <w:szCs w:val="20"/>
              </w:rPr>
              <w:t>CONTRACTING OFFICE’S ZIP CODE*</w:t>
            </w:r>
          </w:p>
        </w:tc>
        <w:tc>
          <w:tcPr>
            <w:tcW w:w="5237" w:type="dxa"/>
            <w:hideMark/>
          </w:tcPr>
          <w:p w14:paraId="5C4A3D0E" w14:textId="77777777" w:rsidR="00966449" w:rsidRPr="00EE5B77" w:rsidRDefault="00966449" w:rsidP="00966449">
            <w:pPr>
              <w:spacing w:after="0" w:line="276" w:lineRule="auto"/>
              <w:rPr>
                <w:rStyle w:val="AAMSKBFill-InHighlight"/>
                <w:rFonts w:cstheme="minorHAnsi"/>
                <w:color w:val="auto"/>
              </w:rPr>
            </w:pPr>
            <w:r>
              <w:rPr>
                <w:rStyle w:val="AAMSKBFill-InHighlight"/>
                <w:rFonts w:cstheme="minorHAnsi"/>
                <w:color w:val="auto"/>
              </w:rPr>
              <w:t>55101</w:t>
            </w:r>
          </w:p>
        </w:tc>
      </w:tr>
      <w:tr w:rsidR="00442493" w14:paraId="5C4A3D12" w14:textId="77777777" w:rsidTr="00490783">
        <w:trPr>
          <w:gridAfter w:val="1"/>
          <w:wAfter w:w="13" w:type="dxa"/>
        </w:trPr>
        <w:tc>
          <w:tcPr>
            <w:tcW w:w="4681" w:type="dxa"/>
            <w:hideMark/>
          </w:tcPr>
          <w:p w14:paraId="5C4A3D10" w14:textId="77777777" w:rsidR="00966449" w:rsidRPr="00D82575" w:rsidRDefault="00966449" w:rsidP="00966449">
            <w:pPr>
              <w:spacing w:after="0" w:line="276" w:lineRule="auto"/>
              <w:rPr>
                <w:rFonts w:cstheme="minorHAnsi"/>
                <w:b/>
                <w:szCs w:val="20"/>
              </w:rPr>
            </w:pPr>
            <w:r w:rsidRPr="00D82575">
              <w:rPr>
                <w:rFonts w:cstheme="minorHAnsi"/>
                <w:b/>
                <w:szCs w:val="20"/>
              </w:rPr>
              <w:t>SOLICITATION NUMBER*</w:t>
            </w:r>
          </w:p>
        </w:tc>
        <w:tc>
          <w:tcPr>
            <w:tcW w:w="5237" w:type="dxa"/>
            <w:hideMark/>
          </w:tcPr>
          <w:p w14:paraId="5C4A3D11" w14:textId="77777777" w:rsidR="00966449" w:rsidRPr="00EE5B77" w:rsidRDefault="00966449" w:rsidP="00966449">
            <w:pPr>
              <w:spacing w:after="0" w:line="276" w:lineRule="auto"/>
              <w:rPr>
                <w:rStyle w:val="AAMSKBFill-InHighlight"/>
                <w:rFonts w:cstheme="minorHAnsi"/>
                <w:color w:val="auto"/>
              </w:rPr>
            </w:pPr>
            <w:r>
              <w:rPr>
                <w:rStyle w:val="AAMSKBFill-InHighlight"/>
                <w:rFonts w:cstheme="minorHAnsi"/>
                <w:color w:val="auto"/>
              </w:rPr>
              <w:t>36C26326Q0682</w:t>
            </w:r>
          </w:p>
        </w:tc>
      </w:tr>
      <w:tr w:rsidR="00442493" w14:paraId="5C4A3D15" w14:textId="77777777" w:rsidTr="00490783">
        <w:trPr>
          <w:gridAfter w:val="1"/>
          <w:wAfter w:w="13" w:type="dxa"/>
        </w:trPr>
        <w:tc>
          <w:tcPr>
            <w:tcW w:w="4681" w:type="dxa"/>
            <w:hideMark/>
          </w:tcPr>
          <w:p w14:paraId="5C4A3D13" w14:textId="77777777" w:rsidR="00966449" w:rsidRPr="00D82575" w:rsidRDefault="00966449" w:rsidP="00966449">
            <w:pPr>
              <w:spacing w:after="0" w:line="276" w:lineRule="auto"/>
              <w:rPr>
                <w:rFonts w:cstheme="minorHAnsi"/>
                <w:b/>
                <w:szCs w:val="20"/>
              </w:rPr>
            </w:pPr>
            <w:r w:rsidRPr="00D82575">
              <w:rPr>
                <w:rFonts w:cstheme="minorHAnsi"/>
                <w:b/>
                <w:szCs w:val="20"/>
              </w:rPr>
              <w:t>RESPONSE DATE/TIME/ZONE</w:t>
            </w:r>
          </w:p>
        </w:tc>
        <w:tc>
          <w:tcPr>
            <w:tcW w:w="5237" w:type="dxa"/>
            <w:hideMark/>
          </w:tcPr>
          <w:p w14:paraId="5C4A3D14" w14:textId="77777777" w:rsidR="00966449" w:rsidRPr="00EE5B77" w:rsidRDefault="00966449" w:rsidP="00966449">
            <w:pPr>
              <w:spacing w:after="0" w:line="276" w:lineRule="auto"/>
              <w:rPr>
                <w:rFonts w:cstheme="minorHAnsi"/>
                <w:szCs w:val="20"/>
              </w:rPr>
            </w:pPr>
            <w:r>
              <w:rPr>
                <w:rFonts w:cstheme="minorHAnsi"/>
                <w:szCs w:val="20"/>
              </w:rPr>
              <w:t>05-14-2026</w:t>
            </w:r>
            <w:r w:rsidRPr="00EE5B77">
              <w:rPr>
                <w:rStyle w:val="AAMSKBFill-InHighlight"/>
                <w:rFonts w:cstheme="minorHAnsi"/>
                <w:color w:val="auto"/>
              </w:rPr>
              <w:t xml:space="preserve"> </w:t>
            </w:r>
            <w:r>
              <w:rPr>
                <w:rFonts w:cstheme="minorHAnsi"/>
                <w:szCs w:val="20"/>
              </w:rPr>
              <w:t>12:00</w:t>
            </w:r>
            <w:r w:rsidRPr="00EE5B77">
              <w:rPr>
                <w:rStyle w:val="AAMSKBFill-InHighlight"/>
                <w:rFonts w:cstheme="minorHAnsi"/>
                <w:color w:val="auto"/>
              </w:rPr>
              <w:t xml:space="preserve"> </w:t>
            </w:r>
            <w:r>
              <w:rPr>
                <w:rFonts w:cstheme="minorHAnsi"/>
                <w:szCs w:val="20"/>
              </w:rPr>
              <w:t>CENTRAL TIME, CHICAGO, USA</w:t>
            </w:r>
          </w:p>
        </w:tc>
      </w:tr>
      <w:tr w:rsidR="00442493" w14:paraId="5C4A3D18" w14:textId="77777777" w:rsidTr="00490783">
        <w:trPr>
          <w:gridAfter w:val="1"/>
          <w:wAfter w:w="13" w:type="dxa"/>
        </w:trPr>
        <w:tc>
          <w:tcPr>
            <w:tcW w:w="4681" w:type="dxa"/>
            <w:hideMark/>
          </w:tcPr>
          <w:p w14:paraId="5C4A3D16" w14:textId="77777777" w:rsidR="00966449" w:rsidRPr="00D82575" w:rsidRDefault="00966449" w:rsidP="00966449">
            <w:pPr>
              <w:spacing w:after="0" w:line="276" w:lineRule="auto"/>
              <w:rPr>
                <w:rFonts w:cstheme="minorHAnsi"/>
                <w:b/>
                <w:szCs w:val="20"/>
              </w:rPr>
            </w:pPr>
            <w:r w:rsidRPr="00D82575">
              <w:rPr>
                <w:rFonts w:cstheme="minorHAnsi"/>
                <w:b/>
                <w:szCs w:val="20"/>
              </w:rPr>
              <w:t>ARCHIVE</w:t>
            </w:r>
          </w:p>
        </w:tc>
        <w:tc>
          <w:tcPr>
            <w:tcW w:w="5237" w:type="dxa"/>
            <w:hideMark/>
          </w:tcPr>
          <w:p w14:paraId="5C4A3D17" w14:textId="77777777" w:rsidR="00966449" w:rsidRPr="00EE5B77" w:rsidRDefault="00966449" w:rsidP="00966449">
            <w:pPr>
              <w:spacing w:after="0" w:line="276" w:lineRule="auto"/>
              <w:rPr>
                <w:rFonts w:cstheme="minorHAnsi"/>
                <w:szCs w:val="20"/>
              </w:rPr>
            </w:pPr>
            <w:r>
              <w:rPr>
                <w:rFonts w:cstheme="minorHAnsi"/>
                <w:szCs w:val="20"/>
              </w:rPr>
              <w:t>14</w:t>
            </w:r>
            <w:r w:rsidRPr="00EE5B77">
              <w:rPr>
                <w:rFonts w:eastAsiaTheme="minorHAnsi" w:cstheme="minorHAnsi"/>
                <w:szCs w:val="20"/>
                <w:bdr w:val="none" w:sz="0" w:space="0" w:color="auto" w:frame="1"/>
              </w:rPr>
              <w:t xml:space="preserve"> DAYS AFTER THE RESPONSE DATE</w:t>
            </w:r>
          </w:p>
        </w:tc>
      </w:tr>
      <w:tr w:rsidR="00442493" w14:paraId="5C4A3D1B" w14:textId="77777777" w:rsidTr="00490783">
        <w:trPr>
          <w:trHeight w:val="251"/>
        </w:trPr>
        <w:tc>
          <w:tcPr>
            <w:tcW w:w="4681" w:type="dxa"/>
            <w:hideMark/>
          </w:tcPr>
          <w:p w14:paraId="5C4A3D19" w14:textId="77777777" w:rsidR="00966449" w:rsidRDefault="00966449" w:rsidP="00966449">
            <w:pPr>
              <w:spacing w:after="0" w:line="276" w:lineRule="auto"/>
              <w:rPr>
                <w:rFonts w:cstheme="minorHAnsi"/>
                <w:b/>
              </w:rPr>
            </w:pPr>
            <w:r w:rsidRPr="000758A6">
              <w:rPr>
                <w:rFonts w:cstheme="minorHAnsi"/>
                <w:b/>
                <w:szCs w:val="20"/>
              </w:rPr>
              <w:t>SET-ASIDE</w:t>
            </w:r>
          </w:p>
        </w:tc>
        <w:tc>
          <w:tcPr>
            <w:tcW w:w="5250" w:type="dxa"/>
            <w:gridSpan w:val="2"/>
            <w:hideMark/>
          </w:tcPr>
          <w:p w14:paraId="5C4A3D1A" w14:textId="77777777" w:rsidR="00966449" w:rsidRPr="00EE5B77" w:rsidRDefault="00966449" w:rsidP="00966449">
            <w:pPr>
              <w:spacing w:after="0" w:line="276" w:lineRule="auto"/>
              <w:rPr>
                <w:rFonts w:cstheme="minorHAnsi"/>
              </w:rPr>
            </w:pPr>
          </w:p>
        </w:tc>
      </w:tr>
      <w:tr w:rsidR="00442493" w14:paraId="5C4A3D1E" w14:textId="77777777" w:rsidTr="00490783">
        <w:trPr>
          <w:trHeight w:val="267"/>
        </w:trPr>
        <w:tc>
          <w:tcPr>
            <w:tcW w:w="4681" w:type="dxa"/>
            <w:hideMark/>
          </w:tcPr>
          <w:p w14:paraId="5C4A3D1C" w14:textId="77777777" w:rsidR="00966449" w:rsidRDefault="00966449" w:rsidP="00966449">
            <w:pPr>
              <w:spacing w:after="0" w:line="276" w:lineRule="auto"/>
              <w:rPr>
                <w:rFonts w:cstheme="minorHAnsi"/>
                <w:b/>
              </w:rPr>
            </w:pPr>
            <w:r w:rsidRPr="000758A6">
              <w:rPr>
                <w:rFonts w:cstheme="minorHAnsi"/>
                <w:b/>
                <w:szCs w:val="20"/>
              </w:rPr>
              <w:t>PRODUCT SERVICE CODE*</w:t>
            </w:r>
          </w:p>
        </w:tc>
        <w:tc>
          <w:tcPr>
            <w:tcW w:w="5250" w:type="dxa"/>
            <w:gridSpan w:val="2"/>
            <w:hideMark/>
          </w:tcPr>
          <w:p w14:paraId="5C4A3D1D" w14:textId="77777777" w:rsidR="00966449" w:rsidRPr="00EE5B77" w:rsidRDefault="00966449" w:rsidP="00966449">
            <w:pPr>
              <w:spacing w:after="0" w:line="276" w:lineRule="auto"/>
              <w:rPr>
                <w:rFonts w:cstheme="minorHAnsi"/>
                <w:szCs w:val="20"/>
              </w:rPr>
            </w:pPr>
            <w:r>
              <w:rPr>
                <w:rFonts w:cstheme="minorHAnsi"/>
                <w:szCs w:val="20"/>
              </w:rPr>
              <w:t>DA10</w:t>
            </w:r>
          </w:p>
        </w:tc>
      </w:tr>
      <w:tr w:rsidR="00442493" w14:paraId="5C4A3D21" w14:textId="77777777" w:rsidTr="00490783">
        <w:trPr>
          <w:trHeight w:val="251"/>
        </w:trPr>
        <w:tc>
          <w:tcPr>
            <w:tcW w:w="4681" w:type="dxa"/>
            <w:hideMark/>
          </w:tcPr>
          <w:p w14:paraId="5C4A3D1F" w14:textId="77777777" w:rsidR="00966449" w:rsidRDefault="00966449" w:rsidP="00966449">
            <w:pPr>
              <w:spacing w:after="0" w:line="276" w:lineRule="auto"/>
              <w:rPr>
                <w:rFonts w:cstheme="minorHAnsi"/>
                <w:b/>
              </w:rPr>
            </w:pPr>
            <w:r w:rsidRPr="000758A6">
              <w:rPr>
                <w:rFonts w:cstheme="minorHAnsi"/>
                <w:b/>
                <w:szCs w:val="20"/>
              </w:rPr>
              <w:t>NAICS CODE*</w:t>
            </w:r>
          </w:p>
        </w:tc>
        <w:tc>
          <w:tcPr>
            <w:tcW w:w="5250" w:type="dxa"/>
            <w:gridSpan w:val="2"/>
            <w:hideMark/>
          </w:tcPr>
          <w:p w14:paraId="5C4A3D20" w14:textId="77777777" w:rsidR="00966449" w:rsidRPr="00EE5B77" w:rsidRDefault="00966449" w:rsidP="00966449">
            <w:pPr>
              <w:spacing w:after="0" w:line="276" w:lineRule="auto"/>
              <w:rPr>
                <w:rFonts w:cstheme="minorHAnsi"/>
                <w:szCs w:val="20"/>
              </w:rPr>
            </w:pPr>
            <w:r>
              <w:rPr>
                <w:rFonts w:cstheme="minorHAnsi"/>
                <w:szCs w:val="20"/>
              </w:rPr>
              <w:t>513210</w:t>
            </w:r>
          </w:p>
        </w:tc>
      </w:tr>
      <w:tr w:rsidR="00442493" w14:paraId="5C4A3D24" w14:textId="77777777" w:rsidTr="00490783">
        <w:trPr>
          <w:trHeight w:val="251"/>
        </w:trPr>
        <w:tc>
          <w:tcPr>
            <w:tcW w:w="4681" w:type="dxa"/>
            <w:hideMark/>
          </w:tcPr>
          <w:p w14:paraId="5C4A3D22" w14:textId="77777777" w:rsidR="00966449" w:rsidRDefault="00966449" w:rsidP="00966449">
            <w:pPr>
              <w:spacing w:after="0" w:line="276" w:lineRule="auto"/>
              <w:rPr>
                <w:rFonts w:cstheme="minorHAnsi"/>
                <w:b/>
              </w:rPr>
            </w:pPr>
            <w:r w:rsidRPr="000758A6">
              <w:rPr>
                <w:rFonts w:cstheme="minorHAnsi"/>
                <w:b/>
                <w:szCs w:val="20"/>
              </w:rPr>
              <w:t>PLACE OF PERFORMANCE</w:t>
            </w:r>
          </w:p>
        </w:tc>
        <w:tc>
          <w:tcPr>
            <w:tcW w:w="5250" w:type="dxa"/>
            <w:gridSpan w:val="2"/>
            <w:hideMark/>
          </w:tcPr>
          <w:p w14:paraId="5C4A3D23" w14:textId="6A3B3547" w:rsidR="00966449" w:rsidRPr="00EE5B77" w:rsidRDefault="00966449" w:rsidP="00966449">
            <w:pPr>
              <w:spacing w:after="0" w:line="276" w:lineRule="auto"/>
              <w:rPr>
                <w:rFonts w:cstheme="minorHAnsi"/>
                <w:szCs w:val="20"/>
              </w:rPr>
            </w:pPr>
            <w:r>
              <w:rPr>
                <w:rFonts w:cstheme="minorHAnsi"/>
                <w:szCs w:val="20"/>
              </w:rPr>
              <w:t>DEPARTMENT OF VETERANS AFFAIRS</w:t>
            </w:r>
          </w:p>
        </w:tc>
      </w:tr>
      <w:tr w:rsidR="00442493" w14:paraId="5C4A3D27" w14:textId="77777777" w:rsidTr="00490783">
        <w:trPr>
          <w:trHeight w:val="251"/>
        </w:trPr>
        <w:tc>
          <w:tcPr>
            <w:tcW w:w="4681" w:type="dxa"/>
          </w:tcPr>
          <w:p w14:paraId="5C4A3D25" w14:textId="77777777" w:rsidR="00966449" w:rsidRPr="000758A6" w:rsidRDefault="00966449" w:rsidP="00966449">
            <w:pPr>
              <w:spacing w:after="0" w:line="276" w:lineRule="auto"/>
              <w:rPr>
                <w:rFonts w:cstheme="minorHAnsi"/>
                <w:b/>
                <w:szCs w:val="20"/>
              </w:rPr>
            </w:pPr>
          </w:p>
        </w:tc>
        <w:tc>
          <w:tcPr>
            <w:tcW w:w="5250" w:type="dxa"/>
            <w:gridSpan w:val="2"/>
          </w:tcPr>
          <w:p w14:paraId="5C4A3D26" w14:textId="77777777" w:rsidR="00966449" w:rsidRPr="00EE5B77" w:rsidRDefault="00966449" w:rsidP="00966449">
            <w:pPr>
              <w:spacing w:after="0" w:line="276" w:lineRule="auto"/>
              <w:rPr>
                <w:rStyle w:val="AAMSKBFill-InHighlight"/>
                <w:rFonts w:cstheme="minorHAnsi"/>
                <w:color w:val="auto"/>
              </w:rPr>
            </w:pPr>
            <w:r>
              <w:rPr>
                <w:rStyle w:val="AAMSKBFill-InHighlight"/>
                <w:rFonts w:cstheme="minorHAnsi"/>
                <w:color w:val="auto"/>
              </w:rPr>
              <w:t>MINNEAPOLIS VA MEDICAL CENTER</w:t>
            </w:r>
          </w:p>
        </w:tc>
      </w:tr>
      <w:tr w:rsidR="00442493" w14:paraId="5C4A3D2D" w14:textId="77777777" w:rsidTr="00490783">
        <w:trPr>
          <w:trHeight w:val="251"/>
        </w:trPr>
        <w:tc>
          <w:tcPr>
            <w:tcW w:w="4681" w:type="dxa"/>
          </w:tcPr>
          <w:p w14:paraId="5C4A3D2B" w14:textId="77777777" w:rsidR="00966449" w:rsidRPr="000758A6" w:rsidRDefault="00966449" w:rsidP="00966449">
            <w:pPr>
              <w:spacing w:after="0" w:line="276" w:lineRule="auto"/>
              <w:rPr>
                <w:rFonts w:cstheme="minorHAnsi"/>
                <w:b/>
                <w:szCs w:val="20"/>
              </w:rPr>
            </w:pPr>
          </w:p>
        </w:tc>
        <w:tc>
          <w:tcPr>
            <w:tcW w:w="5250" w:type="dxa"/>
            <w:gridSpan w:val="2"/>
          </w:tcPr>
          <w:p w14:paraId="5C4A3D2C" w14:textId="77777777" w:rsidR="00966449" w:rsidRPr="00EE5B77" w:rsidRDefault="00966449" w:rsidP="00966449">
            <w:pPr>
              <w:spacing w:after="0" w:line="276" w:lineRule="auto"/>
              <w:rPr>
                <w:rStyle w:val="AAMSKBFill-InHighlight"/>
                <w:rFonts w:cstheme="minorHAnsi"/>
                <w:color w:val="auto"/>
              </w:rPr>
            </w:pPr>
            <w:r>
              <w:rPr>
                <w:rStyle w:val="AAMSKBFill-InHighlight"/>
                <w:rFonts w:cstheme="minorHAnsi"/>
                <w:color w:val="auto"/>
              </w:rPr>
              <w:t>ONE VETERANS DRIVE</w:t>
            </w:r>
          </w:p>
        </w:tc>
      </w:tr>
      <w:tr w:rsidR="00442493" w14:paraId="5C4A3D30" w14:textId="77777777" w:rsidTr="00490783">
        <w:trPr>
          <w:trHeight w:val="251"/>
        </w:trPr>
        <w:tc>
          <w:tcPr>
            <w:tcW w:w="4681" w:type="dxa"/>
          </w:tcPr>
          <w:p w14:paraId="5C4A3D2E" w14:textId="77777777" w:rsidR="00966449" w:rsidRPr="000758A6" w:rsidRDefault="00966449" w:rsidP="00966449">
            <w:pPr>
              <w:spacing w:after="0" w:line="276" w:lineRule="auto"/>
              <w:rPr>
                <w:rFonts w:cstheme="minorHAnsi"/>
                <w:b/>
                <w:szCs w:val="20"/>
              </w:rPr>
            </w:pPr>
          </w:p>
        </w:tc>
        <w:tc>
          <w:tcPr>
            <w:tcW w:w="5250" w:type="dxa"/>
            <w:gridSpan w:val="2"/>
          </w:tcPr>
          <w:p w14:paraId="5C4A3D2F" w14:textId="77777777" w:rsidR="00966449" w:rsidRPr="00EE5B77" w:rsidRDefault="00966449" w:rsidP="00966449">
            <w:pPr>
              <w:spacing w:after="0" w:line="276" w:lineRule="auto"/>
              <w:rPr>
                <w:rStyle w:val="AAMSKBFill-InHighlight"/>
                <w:rFonts w:cstheme="minorHAnsi"/>
                <w:color w:val="auto"/>
              </w:rPr>
            </w:pPr>
            <w:r>
              <w:rPr>
                <w:rStyle w:val="AAMSKBFill-InHighlight"/>
                <w:rFonts w:cstheme="minorHAnsi"/>
                <w:color w:val="auto"/>
              </w:rPr>
              <w:t>MINNEAPOLIS</w:t>
            </w:r>
            <w:r w:rsidRPr="00EE5B77">
              <w:rPr>
                <w:rFonts w:cstheme="minorHAnsi"/>
                <w:szCs w:val="20"/>
              </w:rPr>
              <w:t xml:space="preserve"> </w:t>
            </w:r>
            <w:r>
              <w:rPr>
                <w:rStyle w:val="AAMSKBFill-InHighlight"/>
                <w:rFonts w:cstheme="minorHAnsi"/>
                <w:color w:val="auto"/>
              </w:rPr>
              <w:t>MN</w:t>
            </w:r>
          </w:p>
        </w:tc>
      </w:tr>
      <w:tr w:rsidR="00442493" w14:paraId="5C4A3D33" w14:textId="77777777" w:rsidTr="00490783">
        <w:trPr>
          <w:trHeight w:val="251"/>
        </w:trPr>
        <w:tc>
          <w:tcPr>
            <w:tcW w:w="4681" w:type="dxa"/>
          </w:tcPr>
          <w:p w14:paraId="5C4A3D31" w14:textId="77777777" w:rsidR="00966449" w:rsidRPr="000758A6" w:rsidRDefault="00966449" w:rsidP="00966449">
            <w:pPr>
              <w:spacing w:after="0" w:line="276" w:lineRule="auto"/>
              <w:rPr>
                <w:rFonts w:cstheme="minorHAnsi"/>
                <w:b/>
                <w:szCs w:val="20"/>
              </w:rPr>
            </w:pPr>
            <w:r w:rsidRPr="000758A6">
              <w:rPr>
                <w:rFonts w:cstheme="minorHAnsi"/>
                <w:b/>
                <w:szCs w:val="20"/>
              </w:rPr>
              <w:t>POSTAL CODE</w:t>
            </w:r>
          </w:p>
        </w:tc>
        <w:tc>
          <w:tcPr>
            <w:tcW w:w="5250" w:type="dxa"/>
            <w:gridSpan w:val="2"/>
          </w:tcPr>
          <w:p w14:paraId="5C4A3D32" w14:textId="77777777" w:rsidR="00966449" w:rsidRPr="00EE5B77" w:rsidRDefault="00966449" w:rsidP="00966449">
            <w:pPr>
              <w:spacing w:after="0" w:line="276" w:lineRule="auto"/>
              <w:rPr>
                <w:rStyle w:val="AAMSKBFill-InHighlight"/>
                <w:rFonts w:cstheme="minorHAnsi"/>
                <w:color w:val="auto"/>
              </w:rPr>
            </w:pPr>
            <w:r>
              <w:rPr>
                <w:rStyle w:val="AAMSKBFill-InHighlight"/>
                <w:rFonts w:cstheme="minorHAnsi"/>
                <w:color w:val="auto"/>
              </w:rPr>
              <w:t>55417</w:t>
            </w:r>
          </w:p>
        </w:tc>
      </w:tr>
      <w:tr w:rsidR="00442493" w14:paraId="5C4A3D37" w14:textId="77777777" w:rsidTr="00490783">
        <w:trPr>
          <w:trHeight w:val="519"/>
        </w:trPr>
        <w:tc>
          <w:tcPr>
            <w:tcW w:w="4681" w:type="dxa"/>
          </w:tcPr>
          <w:p w14:paraId="5C4A3D34" w14:textId="77777777" w:rsidR="00966449" w:rsidRPr="000758A6" w:rsidRDefault="00966449" w:rsidP="00966449">
            <w:pPr>
              <w:spacing w:after="0" w:line="276" w:lineRule="auto"/>
              <w:rPr>
                <w:rFonts w:cstheme="minorHAnsi"/>
                <w:b/>
                <w:szCs w:val="20"/>
              </w:rPr>
            </w:pPr>
            <w:r w:rsidRPr="000758A6">
              <w:rPr>
                <w:rFonts w:cstheme="minorHAnsi"/>
                <w:b/>
                <w:szCs w:val="20"/>
              </w:rPr>
              <w:t>COUNTRY</w:t>
            </w:r>
          </w:p>
        </w:tc>
        <w:tc>
          <w:tcPr>
            <w:tcW w:w="5250" w:type="dxa"/>
            <w:gridSpan w:val="2"/>
          </w:tcPr>
          <w:p w14:paraId="5C4A3D35" w14:textId="77777777" w:rsidR="00966449" w:rsidRPr="00EE5B77" w:rsidRDefault="00966449" w:rsidP="00966449">
            <w:pPr>
              <w:spacing w:after="0" w:line="276" w:lineRule="auto"/>
              <w:rPr>
                <w:rStyle w:val="AAMSKBFill-InHighlight"/>
                <w:rFonts w:cstheme="minorHAnsi"/>
                <w:color w:val="auto"/>
              </w:rPr>
            </w:pPr>
            <w:r>
              <w:rPr>
                <w:rStyle w:val="AAMSKBFill-InHighlight"/>
                <w:rFonts w:cstheme="minorHAnsi"/>
                <w:color w:val="auto"/>
              </w:rPr>
              <w:t>USA</w:t>
            </w:r>
          </w:p>
          <w:p w14:paraId="5C4A3D36" w14:textId="77777777" w:rsidR="00966449" w:rsidRPr="00EE5B77" w:rsidRDefault="00966449" w:rsidP="00966449">
            <w:pPr>
              <w:spacing w:after="0" w:line="276" w:lineRule="auto"/>
              <w:rPr>
                <w:rStyle w:val="AAMSKBFill-InHighlight"/>
                <w:rFonts w:cstheme="minorHAnsi"/>
              </w:rPr>
            </w:pPr>
          </w:p>
        </w:tc>
      </w:tr>
    </w:tbl>
    <w:p w14:paraId="5C4A3D38" w14:textId="77777777" w:rsidR="00966449" w:rsidRPr="00AF196F" w:rsidRDefault="00966449" w:rsidP="00966449">
      <w:pPr>
        <w:pBdr>
          <w:top w:val="single" w:sz="4" w:space="1" w:color="auto"/>
          <w:bottom w:val="single" w:sz="4" w:space="1" w:color="auto"/>
        </w:pBdr>
        <w:spacing w:after="0"/>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42493" w14:paraId="5C4A3D3F" w14:textId="77777777" w:rsidTr="005B1DDF">
        <w:tc>
          <w:tcPr>
            <w:tcW w:w="4675" w:type="dxa"/>
            <w:hideMark/>
          </w:tcPr>
          <w:p w14:paraId="5C4A3D39" w14:textId="77777777" w:rsidR="00966449" w:rsidRDefault="00966449" w:rsidP="00966449">
            <w:pPr>
              <w:spacing w:after="0" w:line="276" w:lineRule="auto"/>
              <w:rPr>
                <w:rFonts w:cstheme="minorHAnsi"/>
                <w:b/>
              </w:rPr>
            </w:pPr>
            <w:r w:rsidRPr="008F13F6">
              <w:rPr>
                <w:rFonts w:cstheme="minorHAnsi"/>
                <w:b/>
                <w:szCs w:val="20"/>
              </w:rPr>
              <w:t>CONTRACTING OFFICE ADDRESS</w:t>
            </w:r>
          </w:p>
        </w:tc>
        <w:tc>
          <w:tcPr>
            <w:tcW w:w="5243" w:type="dxa"/>
            <w:hideMark/>
          </w:tcPr>
          <w:p w14:paraId="5C4A3D3A" w14:textId="77777777" w:rsidR="00966449" w:rsidRPr="00EE5B77" w:rsidRDefault="00966449" w:rsidP="00966449">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5C4A3D3C" w14:textId="0A012D80" w:rsidR="00966449" w:rsidRPr="00EE5B77" w:rsidRDefault="00966449" w:rsidP="00966449">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EE5B77">
              <w:rPr>
                <w:rStyle w:val="AAMSKBFill-InHighlight"/>
                <w:rFonts w:cstheme="minorHAnsi"/>
              </w:rPr>
              <w:t xml:space="preserve"> </w:t>
            </w:r>
          </w:p>
          <w:p w14:paraId="5C4A3D3D" w14:textId="77777777" w:rsidR="00966449" w:rsidRPr="00EE5B77" w:rsidRDefault="00966449" w:rsidP="00966449">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316 ROBERT STREET N, SUITE 506</w:t>
            </w:r>
          </w:p>
          <w:p w14:paraId="5C4A3D3E" w14:textId="77777777" w:rsidR="00966449" w:rsidRPr="00EE5B77" w:rsidRDefault="00966449" w:rsidP="00966449">
            <w:pPr>
              <w:spacing w:after="0" w:line="276" w:lineRule="auto"/>
              <w:rPr>
                <w:rFonts w:cstheme="minorHAnsi"/>
              </w:rPr>
            </w:pPr>
            <w:r>
              <w:rPr>
                <w:rFonts w:cstheme="minorHAnsi"/>
              </w:rPr>
              <w:t>SAINT PAUL MN  55101</w:t>
            </w:r>
            <w:r w:rsidRPr="00EE5B77">
              <w:rPr>
                <w:rStyle w:val="AAMSKBFill-InHighlight"/>
                <w:rFonts w:cstheme="minorHAnsi"/>
                <w:color w:val="auto"/>
              </w:rPr>
              <w:t xml:space="preserve"> </w:t>
            </w:r>
          </w:p>
        </w:tc>
      </w:tr>
      <w:tr w:rsidR="00442493" w14:paraId="5C4A3D49" w14:textId="77777777" w:rsidTr="005B1DDF">
        <w:tc>
          <w:tcPr>
            <w:tcW w:w="4675" w:type="dxa"/>
            <w:hideMark/>
          </w:tcPr>
          <w:p w14:paraId="5C4A3D40" w14:textId="77777777" w:rsidR="00966449" w:rsidRPr="008F13F6" w:rsidRDefault="00966449" w:rsidP="00966449">
            <w:pPr>
              <w:spacing w:after="0" w:line="276" w:lineRule="auto"/>
              <w:rPr>
                <w:rFonts w:cstheme="minorHAnsi"/>
                <w:b/>
                <w:szCs w:val="20"/>
              </w:rPr>
            </w:pPr>
            <w:r w:rsidRPr="008F13F6">
              <w:rPr>
                <w:rFonts w:cstheme="minorHAnsi"/>
                <w:b/>
                <w:szCs w:val="20"/>
              </w:rPr>
              <w:t>POINT OF CONTACT*</w:t>
            </w:r>
          </w:p>
          <w:p w14:paraId="5C4A3D41" w14:textId="77777777" w:rsidR="00966449" w:rsidRDefault="00966449" w:rsidP="00966449">
            <w:pPr>
              <w:spacing w:after="0" w:line="276" w:lineRule="auto"/>
              <w:rPr>
                <w:rFonts w:cstheme="minorHAnsi"/>
                <w:b/>
              </w:rPr>
            </w:pPr>
          </w:p>
        </w:tc>
        <w:tc>
          <w:tcPr>
            <w:tcW w:w="5243" w:type="dxa"/>
            <w:hideMark/>
          </w:tcPr>
          <w:p w14:paraId="5C4A3D42" w14:textId="77777777" w:rsidR="00966449" w:rsidRPr="00EE5B77" w:rsidRDefault="00966449" w:rsidP="00966449">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5C4A3D43" w14:textId="77777777" w:rsidR="00966449" w:rsidRPr="00EE5B77" w:rsidRDefault="00966449" w:rsidP="00966449">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Alisha Milander</w:t>
            </w:r>
          </w:p>
          <w:p w14:paraId="5C4A3D44" w14:textId="77777777" w:rsidR="00966449" w:rsidRPr="00EE5B77" w:rsidRDefault="00966449" w:rsidP="00966449">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Alisha.Milander@va.gov</w:t>
            </w:r>
          </w:p>
          <w:p w14:paraId="5C4A3D45" w14:textId="77777777" w:rsidR="00966449" w:rsidRPr="00EE5B77" w:rsidRDefault="00966449" w:rsidP="00966449">
            <w:pPr>
              <w:spacing w:after="0" w:line="276" w:lineRule="auto"/>
              <w:rPr>
                <w:rFonts w:eastAsiaTheme="minorHAnsi" w:cstheme="minorHAnsi"/>
                <w:szCs w:val="20"/>
                <w:bdr w:val="none" w:sz="0" w:space="0" w:color="auto" w:frame="1"/>
              </w:rPr>
            </w:pPr>
          </w:p>
          <w:p w14:paraId="5C4A3D46" w14:textId="77777777" w:rsidR="00966449" w:rsidRPr="00EE5B77" w:rsidRDefault="00966449" w:rsidP="00966449">
            <w:pPr>
              <w:spacing w:after="0" w:line="276" w:lineRule="auto"/>
              <w:rPr>
                <w:rFonts w:eastAsiaTheme="minorHAnsi" w:cstheme="minorHAnsi"/>
                <w:szCs w:val="20"/>
                <w:bdr w:val="none" w:sz="0" w:space="0" w:color="auto" w:frame="1"/>
              </w:rPr>
            </w:pPr>
          </w:p>
          <w:p w14:paraId="5C4A3D47" w14:textId="77777777" w:rsidR="00966449" w:rsidRPr="00EE5B77" w:rsidRDefault="00966449" w:rsidP="00966449">
            <w:pPr>
              <w:spacing w:after="0" w:line="276" w:lineRule="auto"/>
              <w:rPr>
                <w:rStyle w:val="AAMSKBFill-InHighlight"/>
                <w:rFonts w:cstheme="minorHAnsi"/>
                <w:color w:val="auto"/>
              </w:rPr>
            </w:pPr>
          </w:p>
          <w:p w14:paraId="5C4A3D48" w14:textId="77777777" w:rsidR="00966449" w:rsidRPr="00EE5B77" w:rsidRDefault="00966449" w:rsidP="00966449">
            <w:pPr>
              <w:spacing w:after="0" w:line="276" w:lineRule="auto"/>
              <w:rPr>
                <w:rFonts w:cstheme="minorHAnsi"/>
                <w:szCs w:val="20"/>
              </w:rPr>
            </w:pPr>
          </w:p>
        </w:tc>
      </w:tr>
    </w:tbl>
    <w:p w14:paraId="5C4A3D4A" w14:textId="77777777" w:rsidR="00966449" w:rsidRPr="00AF196F" w:rsidRDefault="00966449" w:rsidP="00966449">
      <w:pPr>
        <w:pBdr>
          <w:top w:val="single" w:sz="4" w:space="1" w:color="auto"/>
          <w:bottom w:val="single" w:sz="4" w:space="1" w:color="auto"/>
        </w:pBdr>
        <w:spacing w:after="0"/>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42493" w14:paraId="5C4A3D4D" w14:textId="77777777" w:rsidTr="005B1DDF">
        <w:tc>
          <w:tcPr>
            <w:tcW w:w="4675" w:type="dxa"/>
            <w:hideMark/>
          </w:tcPr>
          <w:p w14:paraId="5C4A3D4B" w14:textId="77777777" w:rsidR="00966449" w:rsidRPr="00D82575" w:rsidRDefault="00966449" w:rsidP="00966449">
            <w:pPr>
              <w:spacing w:after="0" w:line="276" w:lineRule="auto"/>
              <w:rPr>
                <w:rFonts w:cstheme="minorHAnsi"/>
                <w:b/>
              </w:rPr>
            </w:pPr>
            <w:r w:rsidRPr="00D82575">
              <w:rPr>
                <w:rFonts w:cstheme="minorHAnsi"/>
                <w:b/>
              </w:rPr>
              <w:t>AGENCY’S URL</w:t>
            </w:r>
          </w:p>
        </w:tc>
        <w:tc>
          <w:tcPr>
            <w:tcW w:w="5243" w:type="dxa"/>
            <w:hideMark/>
          </w:tcPr>
          <w:p w14:paraId="5C4A3D4C" w14:textId="77777777" w:rsidR="00966449" w:rsidRPr="00D82575" w:rsidRDefault="00966449" w:rsidP="00966449">
            <w:pPr>
              <w:spacing w:after="0" w:line="276" w:lineRule="auto"/>
              <w:rPr>
                <w:rFonts w:cstheme="minorHAnsi"/>
              </w:rPr>
            </w:pPr>
          </w:p>
        </w:tc>
      </w:tr>
      <w:tr w:rsidR="00442493" w14:paraId="5C4A3D50" w14:textId="77777777" w:rsidTr="005B1DDF">
        <w:tc>
          <w:tcPr>
            <w:tcW w:w="4675" w:type="dxa"/>
            <w:hideMark/>
          </w:tcPr>
          <w:p w14:paraId="5C4A3D4E" w14:textId="77777777" w:rsidR="00966449" w:rsidRPr="00D82575" w:rsidRDefault="00966449" w:rsidP="00966449">
            <w:pPr>
              <w:spacing w:after="0" w:line="276" w:lineRule="auto"/>
              <w:rPr>
                <w:rFonts w:cstheme="minorHAnsi"/>
                <w:b/>
              </w:rPr>
            </w:pPr>
            <w:r w:rsidRPr="00D82575">
              <w:rPr>
                <w:rFonts w:cstheme="minorHAnsi"/>
                <w:b/>
              </w:rPr>
              <w:t>URL DESCRIPTION</w:t>
            </w:r>
          </w:p>
        </w:tc>
        <w:tc>
          <w:tcPr>
            <w:tcW w:w="5243" w:type="dxa"/>
            <w:hideMark/>
          </w:tcPr>
          <w:p w14:paraId="5C4A3D4F" w14:textId="77777777" w:rsidR="00966449" w:rsidRPr="00D82575" w:rsidRDefault="00966449" w:rsidP="00966449">
            <w:pPr>
              <w:spacing w:after="0" w:line="276" w:lineRule="auto"/>
              <w:rPr>
                <w:rFonts w:cstheme="minorHAnsi"/>
                <w:szCs w:val="20"/>
              </w:rPr>
            </w:pPr>
          </w:p>
        </w:tc>
      </w:tr>
      <w:tr w:rsidR="00442493" w14:paraId="5C4A3D53" w14:textId="77777777" w:rsidTr="005B1DDF">
        <w:tc>
          <w:tcPr>
            <w:tcW w:w="4675" w:type="dxa"/>
            <w:hideMark/>
          </w:tcPr>
          <w:p w14:paraId="5C4A3D51" w14:textId="77777777" w:rsidR="00966449" w:rsidRPr="00D82575" w:rsidRDefault="00966449" w:rsidP="00966449">
            <w:pPr>
              <w:spacing w:after="0" w:line="276" w:lineRule="auto"/>
              <w:rPr>
                <w:rFonts w:cstheme="minorHAnsi"/>
                <w:b/>
              </w:rPr>
            </w:pPr>
            <w:r w:rsidRPr="00D82575">
              <w:rPr>
                <w:rFonts w:cstheme="minorHAnsi"/>
                <w:b/>
              </w:rPr>
              <w:t>AGENCY CONTACT’S EMAIL ADDRESS</w:t>
            </w:r>
          </w:p>
        </w:tc>
        <w:tc>
          <w:tcPr>
            <w:tcW w:w="5243" w:type="dxa"/>
            <w:hideMark/>
          </w:tcPr>
          <w:p w14:paraId="5C4A3D52" w14:textId="77777777" w:rsidR="00966449" w:rsidRPr="00D82575" w:rsidRDefault="00966449" w:rsidP="00966449">
            <w:pPr>
              <w:spacing w:after="0" w:line="276" w:lineRule="auto"/>
              <w:rPr>
                <w:rFonts w:cstheme="minorHAnsi"/>
                <w:szCs w:val="20"/>
              </w:rPr>
            </w:pPr>
            <w:r>
              <w:rPr>
                <w:rFonts w:cstheme="minorHAnsi"/>
                <w:szCs w:val="20"/>
              </w:rPr>
              <w:t>Alisha.Milander@va.gov</w:t>
            </w:r>
          </w:p>
        </w:tc>
      </w:tr>
      <w:tr w:rsidR="00442493" w14:paraId="5C4A3D56" w14:textId="77777777" w:rsidTr="005B1DDF">
        <w:tc>
          <w:tcPr>
            <w:tcW w:w="4675" w:type="dxa"/>
            <w:hideMark/>
          </w:tcPr>
          <w:p w14:paraId="5C4A3D54" w14:textId="77777777" w:rsidR="00966449" w:rsidRPr="00D82575" w:rsidRDefault="00966449" w:rsidP="00966449">
            <w:pPr>
              <w:spacing w:after="0" w:line="276" w:lineRule="auto"/>
              <w:rPr>
                <w:rFonts w:cstheme="minorHAnsi"/>
                <w:b/>
              </w:rPr>
            </w:pPr>
            <w:r w:rsidRPr="00D82575">
              <w:rPr>
                <w:rFonts w:cstheme="minorHAnsi"/>
                <w:b/>
              </w:rPr>
              <w:t>EMAIL DESCRIPTION</w:t>
            </w:r>
          </w:p>
        </w:tc>
        <w:tc>
          <w:tcPr>
            <w:tcW w:w="5243" w:type="dxa"/>
            <w:hideMark/>
          </w:tcPr>
          <w:p w14:paraId="5C4A3D55" w14:textId="77777777" w:rsidR="00966449" w:rsidRPr="00D82575" w:rsidRDefault="00966449" w:rsidP="00966449">
            <w:pPr>
              <w:spacing w:after="0" w:line="276" w:lineRule="auto"/>
              <w:rPr>
                <w:rFonts w:cstheme="minorHAnsi"/>
                <w:szCs w:val="20"/>
              </w:rPr>
            </w:pPr>
            <w:r>
              <w:rPr>
                <w:rFonts w:cstheme="minorHAnsi"/>
                <w:szCs w:val="20"/>
              </w:rPr>
              <w:t>Contracting Officer</w:t>
            </w:r>
          </w:p>
        </w:tc>
      </w:tr>
    </w:tbl>
    <w:p w14:paraId="5C4A3D57" w14:textId="77777777" w:rsidR="00966449" w:rsidRDefault="00966449" w:rsidP="00966449">
      <w:pPr>
        <w:spacing w:after="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5C4A3D58" w14:textId="77777777" w:rsidR="00966449" w:rsidRPr="00AF196F" w:rsidRDefault="00966449"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5C4A3D59" w14:textId="77777777" w:rsidR="00966449" w:rsidRDefault="00966449" w:rsidP="00D73C90">
      <w:pPr>
        <w:spacing w:after="0" w:line="240" w:lineRule="auto"/>
        <w:rPr>
          <w:rFonts w:ascii="Arial" w:hAnsi="Arial" w:cs="Arial"/>
          <w:sz w:val="24"/>
          <w:szCs w:val="24"/>
        </w:rPr>
      </w:pPr>
      <w:r w:rsidRPr="00EB0510">
        <w:rPr>
          <w:rFonts w:ascii="Arial" w:hAnsi="Arial" w:cs="Arial"/>
          <w:sz w:val="24"/>
          <w:szCs w:val="24"/>
        </w:rPr>
        <w:t>This Notice of Intent is provided to advise that the Government intends to solicit and negotiate a sole source, Firm</w:t>
      </w:r>
      <w:r>
        <w:rPr>
          <w:rFonts w:ascii="Arial" w:hAnsi="Arial" w:cs="Arial"/>
          <w:sz w:val="24"/>
          <w:szCs w:val="24"/>
        </w:rPr>
        <w:t>-</w:t>
      </w:r>
      <w:r w:rsidRPr="00EB0510">
        <w:rPr>
          <w:rFonts w:ascii="Arial" w:hAnsi="Arial" w:cs="Arial"/>
          <w:sz w:val="24"/>
          <w:szCs w:val="24"/>
        </w:rPr>
        <w:t xml:space="preserve">Fixed Price </w:t>
      </w:r>
      <w:r>
        <w:rPr>
          <w:rFonts w:ascii="Arial" w:hAnsi="Arial" w:cs="Arial"/>
          <w:sz w:val="24"/>
          <w:szCs w:val="24"/>
        </w:rPr>
        <w:t xml:space="preserve">contract </w:t>
      </w:r>
      <w:r w:rsidRPr="00EB0510">
        <w:rPr>
          <w:rFonts w:ascii="Arial" w:hAnsi="Arial" w:cs="Arial"/>
          <w:sz w:val="24"/>
          <w:szCs w:val="24"/>
        </w:rPr>
        <w:t>with only one source,</w:t>
      </w:r>
      <w:r>
        <w:rPr>
          <w:rFonts w:ascii="Arial" w:hAnsi="Arial" w:cs="Arial"/>
          <w:sz w:val="24"/>
          <w:szCs w:val="24"/>
        </w:rPr>
        <w:t xml:space="preserve"> WebMD Health Corp/The Staywell Co, LLC,</w:t>
      </w:r>
      <w:r w:rsidRPr="00EB0510">
        <w:rPr>
          <w:rFonts w:ascii="Arial" w:hAnsi="Arial" w:cs="Arial"/>
          <w:sz w:val="24"/>
          <w:szCs w:val="24"/>
        </w:rPr>
        <w:t xml:space="preserve"> to provide </w:t>
      </w:r>
      <w:r w:rsidRPr="00D73C90">
        <w:rPr>
          <w:rFonts w:ascii="Arial" w:hAnsi="Arial" w:cs="Arial"/>
          <w:bCs/>
          <w:sz w:val="24"/>
          <w:szCs w:val="24"/>
        </w:rPr>
        <w:t>Krames on Demand/Custom Content Builder Software as a Service</w:t>
      </w:r>
      <w:r w:rsidRPr="00D1704B">
        <w:rPr>
          <w:rFonts w:ascii="Arial" w:hAnsi="Arial" w:cs="Arial"/>
          <w:sz w:val="24"/>
          <w:szCs w:val="24"/>
        </w:rPr>
        <w:t xml:space="preserve"> </w:t>
      </w:r>
      <w:r>
        <w:rPr>
          <w:rFonts w:ascii="Arial" w:hAnsi="Arial" w:cs="Arial"/>
          <w:sz w:val="24"/>
          <w:szCs w:val="24"/>
        </w:rPr>
        <w:t>to</w:t>
      </w:r>
      <w:r w:rsidRPr="00D1704B">
        <w:rPr>
          <w:rFonts w:ascii="Arial" w:hAnsi="Arial" w:cs="Arial"/>
          <w:sz w:val="24"/>
          <w:szCs w:val="24"/>
        </w:rPr>
        <w:t xml:space="preserve"> the </w:t>
      </w:r>
      <w:r>
        <w:rPr>
          <w:rFonts w:ascii="Arial" w:hAnsi="Arial" w:cs="Arial"/>
          <w:sz w:val="24"/>
          <w:szCs w:val="24"/>
        </w:rPr>
        <w:t>Minneapolis VA Medical Center.</w:t>
      </w:r>
      <w:r w:rsidRPr="00EB0510">
        <w:rPr>
          <w:rFonts w:ascii="Arial" w:hAnsi="Arial" w:cs="Arial"/>
          <w:sz w:val="24"/>
          <w:szCs w:val="24"/>
        </w:rPr>
        <w:br/>
      </w:r>
      <w:r w:rsidRPr="00EB0510">
        <w:rPr>
          <w:rFonts w:ascii="Arial" w:hAnsi="Arial" w:cs="Arial"/>
          <w:sz w:val="24"/>
          <w:szCs w:val="24"/>
        </w:rPr>
        <w:br/>
        <w:t>This cont</w:t>
      </w:r>
      <w:r>
        <w:rPr>
          <w:rFonts w:ascii="Arial" w:hAnsi="Arial" w:cs="Arial"/>
          <w:sz w:val="24"/>
          <w:szCs w:val="24"/>
        </w:rPr>
        <w:t>r</w:t>
      </w:r>
      <w:r w:rsidRPr="00EB0510">
        <w:rPr>
          <w:rFonts w:ascii="Arial" w:hAnsi="Arial" w:cs="Arial"/>
          <w:sz w:val="24"/>
          <w:szCs w:val="24"/>
        </w:rPr>
        <w:t xml:space="preserve">act action is for </w:t>
      </w:r>
      <w:r>
        <w:rPr>
          <w:rFonts w:ascii="Arial" w:hAnsi="Arial" w:cs="Arial"/>
          <w:sz w:val="24"/>
          <w:szCs w:val="24"/>
        </w:rPr>
        <w:t>services</w:t>
      </w:r>
      <w:r w:rsidRPr="00EB0510">
        <w:rPr>
          <w:rFonts w:ascii="Arial" w:hAnsi="Arial" w:cs="Arial"/>
          <w:sz w:val="24"/>
          <w:szCs w:val="24"/>
        </w:rPr>
        <w:t xml:space="preserve"> for which the Government intends to solicit and negotiate a Sole Source award under the authority of </w:t>
      </w:r>
      <w:r w:rsidRPr="008276F9">
        <w:rPr>
          <w:rFonts w:ascii="Arial" w:hAnsi="Arial" w:cs="Arial"/>
          <w:sz w:val="24"/>
          <w:szCs w:val="24"/>
        </w:rPr>
        <w:t>RFO 12.201</w:t>
      </w:r>
      <w:r w:rsidRPr="008276F9">
        <w:rPr>
          <w:rFonts w:ascii="Cambria Math" w:hAnsi="Cambria Math" w:cs="Cambria Math"/>
          <w:sz w:val="24"/>
          <w:szCs w:val="24"/>
        </w:rPr>
        <w:t>‑</w:t>
      </w:r>
      <w:r w:rsidRPr="008276F9">
        <w:rPr>
          <w:rFonts w:ascii="Arial" w:hAnsi="Arial" w:cs="Arial"/>
          <w:sz w:val="24"/>
          <w:szCs w:val="24"/>
        </w:rPr>
        <w:t>1, which permits the use of simplified procedures for commercial acquisitions.</w:t>
      </w:r>
    </w:p>
    <w:p w14:paraId="5C4A3D5A" w14:textId="77777777" w:rsidR="00966449" w:rsidRDefault="00966449" w:rsidP="00D73C90">
      <w:pPr>
        <w:spacing w:after="0" w:line="240" w:lineRule="auto"/>
        <w:rPr>
          <w:rFonts w:ascii="Arial" w:hAnsi="Arial" w:cs="Arial"/>
          <w:sz w:val="24"/>
          <w:szCs w:val="24"/>
        </w:rPr>
      </w:pPr>
      <w:r w:rsidRPr="00EB0510">
        <w:rPr>
          <w:rFonts w:ascii="Arial" w:hAnsi="Arial" w:cs="Arial"/>
          <w:sz w:val="24"/>
          <w:szCs w:val="24"/>
        </w:rPr>
        <w:br/>
        <w:t xml:space="preserve">This notice of intent to award a sole source contract is not a request for competitive proposals. </w:t>
      </w:r>
      <w:r>
        <w:rPr>
          <w:rFonts w:ascii="Arial" w:hAnsi="Arial" w:cs="Arial"/>
          <w:sz w:val="24"/>
          <w:szCs w:val="24"/>
        </w:rPr>
        <w:t xml:space="preserve"> </w:t>
      </w:r>
      <w:r w:rsidRPr="00EB0510">
        <w:rPr>
          <w:rFonts w:ascii="Arial" w:hAnsi="Arial" w:cs="Arial"/>
          <w:sz w:val="24"/>
          <w:szCs w:val="24"/>
        </w:rPr>
        <w:t xml:space="preserve">However, in accordance with </w:t>
      </w:r>
      <w:r w:rsidRPr="008276F9">
        <w:rPr>
          <w:rFonts w:ascii="Arial" w:hAnsi="Arial" w:cs="Arial"/>
          <w:sz w:val="24"/>
          <w:szCs w:val="24"/>
        </w:rPr>
        <w:t>RFO Part 5 – Publicizing Contract Actions</w:t>
      </w:r>
      <w:r w:rsidRPr="00EB0510">
        <w:rPr>
          <w:rFonts w:ascii="Arial" w:hAnsi="Arial" w:cs="Arial"/>
          <w:sz w:val="24"/>
          <w:szCs w:val="24"/>
        </w:rPr>
        <w:t>, all responsible sources that feel they can meet the Government’s requirements detailed above may submit a capability statement which shall be considered by the agency.</w:t>
      </w:r>
      <w:r>
        <w:rPr>
          <w:rFonts w:ascii="Arial" w:hAnsi="Arial" w:cs="Arial"/>
          <w:sz w:val="24"/>
          <w:szCs w:val="24"/>
        </w:rPr>
        <w:t xml:space="preserve"> </w:t>
      </w:r>
      <w:r w:rsidRPr="00EB0510">
        <w:rPr>
          <w:rFonts w:ascii="Arial" w:hAnsi="Arial" w:cs="Arial"/>
          <w:sz w:val="24"/>
          <w:szCs w:val="24"/>
        </w:rPr>
        <w:t xml:space="preserve"> Responses to this notice shall contain sufficient information to establish the interested part</w:t>
      </w:r>
      <w:r>
        <w:rPr>
          <w:rFonts w:ascii="Arial" w:hAnsi="Arial" w:cs="Arial"/>
          <w:sz w:val="24"/>
          <w:szCs w:val="24"/>
        </w:rPr>
        <w:t>y</w:t>
      </w:r>
      <w:r w:rsidRPr="00EB0510">
        <w:rPr>
          <w:rFonts w:ascii="Arial" w:hAnsi="Arial" w:cs="Arial"/>
          <w:sz w:val="24"/>
          <w:szCs w:val="24"/>
        </w:rPr>
        <w:t>’</w:t>
      </w:r>
      <w:r>
        <w:rPr>
          <w:rFonts w:ascii="Arial" w:hAnsi="Arial" w:cs="Arial"/>
          <w:sz w:val="24"/>
          <w:szCs w:val="24"/>
        </w:rPr>
        <w:t>s</w:t>
      </w:r>
      <w:r w:rsidRPr="00EB0510">
        <w:rPr>
          <w:rFonts w:ascii="Arial" w:hAnsi="Arial" w:cs="Arial"/>
          <w:sz w:val="24"/>
          <w:szCs w:val="24"/>
        </w:rPr>
        <w:t xml:space="preserve"> bona-fide capabilities for fulfilling the requirement and </w:t>
      </w:r>
      <w:r>
        <w:rPr>
          <w:rFonts w:ascii="Arial" w:hAnsi="Arial" w:cs="Arial"/>
          <w:sz w:val="24"/>
          <w:szCs w:val="24"/>
        </w:rPr>
        <w:t xml:space="preserve">must </w:t>
      </w:r>
      <w:r w:rsidRPr="00EB0510">
        <w:rPr>
          <w:rFonts w:ascii="Arial" w:hAnsi="Arial" w:cs="Arial"/>
          <w:sz w:val="24"/>
          <w:szCs w:val="24"/>
        </w:rPr>
        <w:t xml:space="preserve">include </w:t>
      </w:r>
      <w:r w:rsidRPr="008276F9">
        <w:rPr>
          <w:rFonts w:ascii="Arial" w:hAnsi="Arial" w:cs="Arial"/>
          <w:sz w:val="24"/>
          <w:szCs w:val="24"/>
        </w:rPr>
        <w:t xml:space="preserve">the organization’s </w:t>
      </w:r>
      <w:r w:rsidRPr="00EB0510">
        <w:rPr>
          <w:rFonts w:ascii="Arial" w:hAnsi="Arial" w:cs="Arial"/>
          <w:sz w:val="24"/>
          <w:szCs w:val="24"/>
        </w:rPr>
        <w:t xml:space="preserve">System for Award Management (SAM) </w:t>
      </w:r>
      <w:r>
        <w:rPr>
          <w:rFonts w:ascii="Arial" w:hAnsi="Arial" w:cs="Arial"/>
          <w:sz w:val="24"/>
          <w:szCs w:val="24"/>
        </w:rPr>
        <w:t>Unique Entity ID</w:t>
      </w:r>
      <w:r w:rsidRPr="00EB0510">
        <w:rPr>
          <w:rFonts w:ascii="Arial" w:hAnsi="Arial" w:cs="Arial"/>
          <w:sz w:val="24"/>
          <w:szCs w:val="24"/>
        </w:rPr>
        <w:t xml:space="preserve"> (</w:t>
      </w:r>
      <w:r>
        <w:rPr>
          <w:rFonts w:ascii="Arial" w:hAnsi="Arial" w:cs="Arial"/>
          <w:sz w:val="24"/>
          <w:szCs w:val="24"/>
        </w:rPr>
        <w:t>UEI</w:t>
      </w:r>
      <w:r w:rsidRPr="00EB0510">
        <w:rPr>
          <w:rFonts w:ascii="Arial" w:hAnsi="Arial" w:cs="Arial"/>
          <w:sz w:val="24"/>
          <w:szCs w:val="24"/>
        </w:rPr>
        <w:t>), and the Taxpayer Identifi</w:t>
      </w:r>
      <w:r w:rsidRPr="00EB0510">
        <w:rPr>
          <w:rFonts w:ascii="Arial" w:hAnsi="Arial" w:cs="Arial"/>
          <w:sz w:val="24"/>
          <w:szCs w:val="24"/>
        </w:rPr>
        <w:t xml:space="preserve">cation Number (TIN), along with documentation </w:t>
      </w:r>
      <w:r w:rsidRPr="008276F9">
        <w:rPr>
          <w:rFonts w:ascii="Arial" w:hAnsi="Arial" w:cs="Arial"/>
          <w:sz w:val="24"/>
          <w:szCs w:val="24"/>
        </w:rPr>
        <w:t>verifying the vendor’s authorized distributor/reseller status, if applicable.</w:t>
      </w:r>
      <w:r w:rsidRPr="00EB0510">
        <w:rPr>
          <w:rFonts w:ascii="Arial" w:hAnsi="Arial" w:cs="Arial"/>
          <w:sz w:val="24"/>
          <w:szCs w:val="24"/>
        </w:rPr>
        <w:t xml:space="preserve"> </w:t>
      </w:r>
      <w:r>
        <w:rPr>
          <w:rFonts w:ascii="Arial" w:hAnsi="Arial" w:cs="Arial"/>
          <w:sz w:val="24"/>
          <w:szCs w:val="24"/>
        </w:rPr>
        <w:t xml:space="preserve"> </w:t>
      </w:r>
      <w:r w:rsidRPr="00EB0510">
        <w:rPr>
          <w:rFonts w:ascii="Arial" w:hAnsi="Arial" w:cs="Arial"/>
          <w:sz w:val="24"/>
          <w:szCs w:val="24"/>
        </w:rPr>
        <w:t>All offerors must have an active registration in SAM</w:t>
      </w:r>
      <w:r>
        <w:rPr>
          <w:rFonts w:ascii="Arial" w:hAnsi="Arial" w:cs="Arial"/>
          <w:sz w:val="24"/>
          <w:szCs w:val="24"/>
        </w:rPr>
        <w:t xml:space="preserve"> at </w:t>
      </w:r>
      <w:r w:rsidRPr="00EB0510">
        <w:rPr>
          <w:rFonts w:ascii="Arial" w:hAnsi="Arial" w:cs="Arial"/>
          <w:sz w:val="24"/>
          <w:szCs w:val="24"/>
        </w:rPr>
        <w:t xml:space="preserve">www.sam.gov. </w:t>
      </w:r>
      <w:r>
        <w:rPr>
          <w:rFonts w:ascii="Arial" w:hAnsi="Arial" w:cs="Arial"/>
          <w:sz w:val="24"/>
          <w:szCs w:val="24"/>
        </w:rPr>
        <w:t xml:space="preserve"> </w:t>
      </w:r>
      <w:r w:rsidRPr="00EB0510">
        <w:rPr>
          <w:rFonts w:ascii="Arial" w:hAnsi="Arial" w:cs="Arial"/>
          <w:sz w:val="24"/>
          <w:szCs w:val="24"/>
        </w:rPr>
        <w:t xml:space="preserve">A determination by the Government not to compete this proposed contract based upon responses to this notice is solely within the discretion of the Government. </w:t>
      </w:r>
      <w:r>
        <w:rPr>
          <w:rFonts w:ascii="Arial" w:hAnsi="Arial" w:cs="Arial"/>
          <w:sz w:val="24"/>
          <w:szCs w:val="24"/>
        </w:rPr>
        <w:t xml:space="preserve"> </w:t>
      </w:r>
      <w:r w:rsidRPr="00EB0510">
        <w:rPr>
          <w:rFonts w:ascii="Arial" w:hAnsi="Arial" w:cs="Arial"/>
          <w:sz w:val="24"/>
          <w:szCs w:val="24"/>
        </w:rPr>
        <w:t xml:space="preserve">The information </w:t>
      </w:r>
      <w:r>
        <w:rPr>
          <w:rFonts w:ascii="Arial" w:hAnsi="Arial" w:cs="Arial"/>
          <w:sz w:val="24"/>
          <w:szCs w:val="24"/>
        </w:rPr>
        <w:t xml:space="preserve">received </w:t>
      </w:r>
      <w:r w:rsidRPr="00EB0510">
        <w:rPr>
          <w:rFonts w:ascii="Arial" w:hAnsi="Arial" w:cs="Arial"/>
          <w:sz w:val="24"/>
          <w:szCs w:val="24"/>
        </w:rPr>
        <w:t>will be retained as Market Research.</w:t>
      </w:r>
      <w:r w:rsidRPr="00EB0510">
        <w:rPr>
          <w:rFonts w:ascii="Arial" w:hAnsi="Arial" w:cs="Arial"/>
          <w:sz w:val="24"/>
          <w:szCs w:val="24"/>
        </w:rPr>
        <w:br/>
      </w:r>
      <w:r w:rsidRPr="00EB0510">
        <w:rPr>
          <w:rFonts w:ascii="Arial" w:hAnsi="Arial" w:cs="Arial"/>
          <w:sz w:val="24"/>
          <w:szCs w:val="24"/>
        </w:rPr>
        <w:br/>
      </w:r>
      <w:r w:rsidRPr="00D73C90">
        <w:rPr>
          <w:rFonts w:ascii="Arial" w:hAnsi="Arial" w:cs="Arial"/>
          <w:sz w:val="24"/>
          <w:szCs w:val="24"/>
          <w:highlight w:val="yellow"/>
        </w:rPr>
        <w:t xml:space="preserve">All responses must be received by 12:00 PM Central Time on </w:t>
      </w:r>
      <w:r>
        <w:rPr>
          <w:rFonts w:ascii="Arial" w:hAnsi="Arial" w:cs="Arial"/>
          <w:sz w:val="24"/>
          <w:szCs w:val="24"/>
          <w:highlight w:val="yellow"/>
        </w:rPr>
        <w:t>Thursday</w:t>
      </w:r>
      <w:r w:rsidRPr="00D73C90">
        <w:rPr>
          <w:rFonts w:ascii="Arial" w:hAnsi="Arial" w:cs="Arial"/>
          <w:sz w:val="24"/>
          <w:szCs w:val="24"/>
          <w:highlight w:val="yellow"/>
        </w:rPr>
        <w:t>, May 1</w:t>
      </w:r>
      <w:r>
        <w:rPr>
          <w:rFonts w:ascii="Arial" w:hAnsi="Arial" w:cs="Arial"/>
          <w:sz w:val="24"/>
          <w:szCs w:val="24"/>
          <w:highlight w:val="yellow"/>
        </w:rPr>
        <w:t>4</w:t>
      </w:r>
      <w:r w:rsidRPr="00D73C90">
        <w:rPr>
          <w:rFonts w:ascii="Arial" w:hAnsi="Arial" w:cs="Arial"/>
          <w:sz w:val="24"/>
          <w:szCs w:val="24"/>
          <w:highlight w:val="yellow"/>
        </w:rPr>
        <w:t>, 2026.</w:t>
      </w:r>
      <w:r w:rsidRPr="00EB0510">
        <w:rPr>
          <w:rFonts w:ascii="Arial" w:hAnsi="Arial" w:cs="Arial"/>
          <w:sz w:val="24"/>
          <w:szCs w:val="24"/>
        </w:rPr>
        <w:br/>
      </w:r>
      <w:r w:rsidRPr="00EB0510">
        <w:rPr>
          <w:rFonts w:ascii="Arial" w:hAnsi="Arial" w:cs="Arial"/>
          <w:sz w:val="24"/>
          <w:szCs w:val="24"/>
        </w:rPr>
        <w:br/>
      </w:r>
      <w:r w:rsidRPr="00D73C90">
        <w:rPr>
          <w:rFonts w:ascii="Arial" w:hAnsi="Arial" w:cs="Arial"/>
          <w:sz w:val="24"/>
          <w:szCs w:val="24"/>
          <w:highlight w:val="yellow"/>
        </w:rPr>
        <w:t xml:space="preserve">Responses </w:t>
      </w:r>
      <w:r w:rsidRPr="00D73C90">
        <w:rPr>
          <w:rFonts w:ascii="Arial" w:hAnsi="Arial" w:cs="Arial"/>
          <w:sz w:val="24"/>
          <w:szCs w:val="24"/>
          <w:highlight w:val="yellow"/>
        </w:rPr>
        <w:t xml:space="preserve">shall be submitted electronically to Alisha Milander via email at </w:t>
      </w:r>
      <w:hyperlink r:id="rId7" w:history="1">
        <w:r w:rsidRPr="00D73C90">
          <w:rPr>
            <w:rStyle w:val="Hyperlink"/>
            <w:rFonts w:ascii="Arial" w:hAnsi="Arial" w:cs="Arial"/>
            <w:sz w:val="24"/>
            <w:szCs w:val="24"/>
            <w:highlight w:val="yellow"/>
          </w:rPr>
          <w:t>Alisha.Milander@va.gov</w:t>
        </w:r>
      </w:hyperlink>
      <w:r w:rsidRPr="00D73C90">
        <w:rPr>
          <w:rFonts w:ascii="Arial" w:hAnsi="Arial" w:cs="Arial"/>
          <w:sz w:val="24"/>
          <w:szCs w:val="24"/>
          <w:highlight w:val="yellow"/>
        </w:rPr>
        <w:t>.  Fax responses and Telephone inquiries will not be accepted.</w:t>
      </w:r>
      <w:r w:rsidRPr="00EB0510">
        <w:rPr>
          <w:rFonts w:ascii="Arial" w:hAnsi="Arial" w:cs="Arial"/>
          <w:sz w:val="24"/>
          <w:szCs w:val="24"/>
        </w:rPr>
        <w:t xml:space="preserve"> </w:t>
      </w:r>
    </w:p>
    <w:p w14:paraId="5C4A3D5B" w14:textId="77777777" w:rsidR="00966449" w:rsidRDefault="00966449"/>
    <w:p w14:paraId="5C4A3D5C" w14:textId="77777777" w:rsidR="00966449" w:rsidRDefault="00966449"/>
    <w:p w14:paraId="5C4A3D5D" w14:textId="77777777" w:rsidR="00966449" w:rsidRPr="00C4296B" w:rsidRDefault="00966449" w:rsidP="00D73C90">
      <w:pPr>
        <w:spacing w:after="0" w:line="240" w:lineRule="atLeast"/>
        <w:jc w:val="center"/>
        <w:rPr>
          <w:rFonts w:ascii="Arial" w:hAnsi="Arial" w:cs="Arial"/>
          <w:b/>
          <w:sz w:val="24"/>
          <w:szCs w:val="24"/>
        </w:rPr>
      </w:pPr>
      <w:r w:rsidRPr="00C4296B">
        <w:rPr>
          <w:rFonts w:ascii="Arial" w:hAnsi="Arial" w:cs="Arial"/>
          <w:b/>
          <w:sz w:val="24"/>
          <w:szCs w:val="24"/>
        </w:rPr>
        <w:t>DEPARTMENT OF VETERANS AFFAIRS</w:t>
      </w:r>
    </w:p>
    <w:p w14:paraId="5C4A3D5E" w14:textId="77777777" w:rsidR="00966449" w:rsidRPr="00C4296B" w:rsidRDefault="00966449" w:rsidP="00D73C90">
      <w:pPr>
        <w:spacing w:after="0" w:line="240" w:lineRule="atLeast"/>
        <w:jc w:val="center"/>
        <w:rPr>
          <w:rFonts w:ascii="Arial" w:hAnsi="Arial" w:cs="Arial"/>
          <w:b/>
          <w:sz w:val="24"/>
          <w:szCs w:val="24"/>
        </w:rPr>
      </w:pPr>
    </w:p>
    <w:p w14:paraId="5C4A3D5F" w14:textId="77777777" w:rsidR="00966449" w:rsidRPr="00C4296B" w:rsidRDefault="00966449" w:rsidP="00D73C90">
      <w:pPr>
        <w:tabs>
          <w:tab w:val="center" w:pos="5280"/>
        </w:tabs>
        <w:spacing w:after="0" w:line="240" w:lineRule="auto"/>
        <w:jc w:val="center"/>
        <w:rPr>
          <w:rFonts w:ascii="Arial" w:hAnsi="Arial" w:cs="Arial"/>
          <w:b/>
          <w:sz w:val="24"/>
          <w:szCs w:val="24"/>
        </w:rPr>
      </w:pPr>
      <w:r w:rsidRPr="00C4296B">
        <w:rPr>
          <w:rFonts w:ascii="Arial" w:hAnsi="Arial" w:cs="Arial"/>
          <w:b/>
          <w:sz w:val="24"/>
          <w:szCs w:val="24"/>
        </w:rPr>
        <w:t xml:space="preserve">Justification for Single Source Awards IAW </w:t>
      </w:r>
      <w:hyperlink r:id="rId8" w:history="1">
        <w:r w:rsidRPr="00C4296B">
          <w:rPr>
            <w:rStyle w:val="Hyperlink"/>
            <w:rFonts w:ascii="Arial" w:hAnsi="Arial" w:cs="Arial"/>
            <w:b/>
            <w:sz w:val="24"/>
            <w:szCs w:val="24"/>
          </w:rPr>
          <w:t>FAR 13.106-1</w:t>
        </w:r>
      </w:hyperlink>
    </w:p>
    <w:p w14:paraId="5C4A3D60" w14:textId="77777777" w:rsidR="00966449" w:rsidRPr="00C4296B" w:rsidRDefault="00966449" w:rsidP="00D73C90">
      <w:pPr>
        <w:spacing w:after="0" w:line="240" w:lineRule="auto"/>
        <w:jc w:val="center"/>
        <w:rPr>
          <w:rFonts w:ascii="Arial" w:hAnsi="Arial" w:cs="Arial"/>
          <w:b/>
          <w:sz w:val="24"/>
          <w:szCs w:val="24"/>
        </w:rPr>
      </w:pPr>
      <w:r w:rsidRPr="00C4296B">
        <w:rPr>
          <w:rFonts w:ascii="Arial" w:hAnsi="Arial" w:cs="Arial"/>
          <w:b/>
          <w:sz w:val="24"/>
          <w:szCs w:val="24"/>
        </w:rPr>
        <w:t>For</w:t>
      </w:r>
    </w:p>
    <w:p w14:paraId="5C4A3D61" w14:textId="77777777" w:rsidR="00966449" w:rsidRPr="00C4296B" w:rsidRDefault="00966449" w:rsidP="00D73C90">
      <w:pPr>
        <w:tabs>
          <w:tab w:val="center" w:pos="5280"/>
        </w:tabs>
        <w:spacing w:after="0" w:line="240" w:lineRule="auto"/>
        <w:jc w:val="center"/>
        <w:rPr>
          <w:rFonts w:ascii="Arial" w:hAnsi="Arial" w:cs="Arial"/>
          <w:b/>
          <w:sz w:val="24"/>
          <w:szCs w:val="24"/>
        </w:rPr>
      </w:pPr>
      <w:r w:rsidRPr="00C4296B">
        <w:rPr>
          <w:rFonts w:ascii="Arial" w:hAnsi="Arial" w:cs="Arial"/>
          <w:b/>
          <w:sz w:val="24"/>
          <w:szCs w:val="24"/>
        </w:rPr>
        <w:t>Over Micro-Purchase Threshold but Not Exceeding the S</w:t>
      </w:r>
      <w:r>
        <w:rPr>
          <w:rFonts w:ascii="Arial" w:hAnsi="Arial" w:cs="Arial"/>
          <w:b/>
          <w:sz w:val="24"/>
          <w:szCs w:val="24"/>
        </w:rPr>
        <w:t>implified Acquisition Threshold</w:t>
      </w:r>
    </w:p>
    <w:p w14:paraId="5C4A3D62" w14:textId="77777777" w:rsidR="00966449" w:rsidRPr="00C4296B" w:rsidRDefault="00966449" w:rsidP="00D73C90">
      <w:pPr>
        <w:spacing w:after="0" w:line="240" w:lineRule="auto"/>
        <w:jc w:val="center"/>
        <w:rPr>
          <w:rFonts w:ascii="Arial" w:hAnsi="Arial" w:cs="Arial"/>
          <w:b/>
          <w:sz w:val="24"/>
          <w:szCs w:val="24"/>
        </w:rPr>
      </w:pPr>
    </w:p>
    <w:p w14:paraId="5C4A3D63" w14:textId="77777777" w:rsidR="00966449" w:rsidRPr="00C4296B" w:rsidRDefault="00966449" w:rsidP="00D73C90">
      <w:pPr>
        <w:spacing w:after="0" w:line="240" w:lineRule="auto"/>
        <w:rPr>
          <w:rFonts w:ascii="Arial" w:hAnsi="Arial" w:cs="Arial"/>
          <w:b/>
          <w:sz w:val="24"/>
          <w:szCs w:val="24"/>
        </w:rPr>
      </w:pPr>
    </w:p>
    <w:p w14:paraId="5C4A3D64" w14:textId="77777777" w:rsidR="00966449" w:rsidRPr="00C4296B" w:rsidRDefault="00966449" w:rsidP="00D73C90">
      <w:pPr>
        <w:spacing w:after="0" w:line="240" w:lineRule="auto"/>
        <w:rPr>
          <w:rFonts w:ascii="Arial" w:hAnsi="Arial" w:cs="Arial"/>
          <w:b/>
          <w:color w:val="FF0000"/>
          <w:sz w:val="24"/>
          <w:szCs w:val="24"/>
        </w:rPr>
      </w:pPr>
      <w:r w:rsidRPr="00C4296B">
        <w:rPr>
          <w:rFonts w:ascii="Arial" w:hAnsi="Arial" w:cs="Arial"/>
          <w:b/>
          <w:sz w:val="24"/>
          <w:szCs w:val="24"/>
        </w:rPr>
        <w:t>Acquisition Plan Action ID:</w:t>
      </w:r>
      <w:r>
        <w:rPr>
          <w:rFonts w:ascii="Arial" w:hAnsi="Arial" w:cs="Arial"/>
          <w:b/>
          <w:sz w:val="24"/>
          <w:szCs w:val="24"/>
        </w:rPr>
        <w:t xml:space="preserve">  </w:t>
      </w:r>
      <w:r>
        <w:rPr>
          <w:rFonts w:ascii="Arial" w:hAnsi="Arial" w:cs="Arial"/>
          <w:bCs/>
          <w:sz w:val="24"/>
          <w:szCs w:val="24"/>
          <w:u w:val="single"/>
        </w:rPr>
        <w:t>[REDACTED]</w:t>
      </w:r>
    </w:p>
    <w:p w14:paraId="5C4A3D65" w14:textId="77777777" w:rsidR="00966449" w:rsidRPr="00C4296B" w:rsidRDefault="00966449" w:rsidP="00D73C90">
      <w:pPr>
        <w:spacing w:after="0" w:line="240" w:lineRule="auto"/>
        <w:rPr>
          <w:rFonts w:ascii="Arial" w:hAnsi="Arial" w:cs="Arial"/>
          <w:sz w:val="24"/>
          <w:szCs w:val="24"/>
        </w:rPr>
      </w:pPr>
    </w:p>
    <w:p w14:paraId="5C4A3D66" w14:textId="77777777" w:rsidR="00966449" w:rsidRPr="00F35F56" w:rsidRDefault="00966449" w:rsidP="00D73C90">
      <w:pPr>
        <w:numPr>
          <w:ilvl w:val="0"/>
          <w:numId w:val="1"/>
        </w:numPr>
        <w:overflowPunct w:val="0"/>
        <w:autoSpaceDE w:val="0"/>
        <w:autoSpaceDN w:val="0"/>
        <w:adjustRightInd w:val="0"/>
        <w:spacing w:after="0" w:line="240" w:lineRule="auto"/>
        <w:textAlignment w:val="baseline"/>
        <w:rPr>
          <w:rFonts w:ascii="Arial" w:hAnsi="Arial" w:cs="Arial"/>
          <w:sz w:val="24"/>
          <w:szCs w:val="24"/>
        </w:rPr>
      </w:pPr>
      <w:r w:rsidRPr="00F35F56">
        <w:rPr>
          <w:rFonts w:ascii="Arial" w:hAnsi="Arial" w:cs="Arial"/>
          <w:b/>
          <w:sz w:val="24"/>
          <w:szCs w:val="24"/>
          <w:u w:val="single"/>
        </w:rPr>
        <w:t>Contracting Activity</w:t>
      </w:r>
      <w:r w:rsidRPr="00F35F56">
        <w:rPr>
          <w:rFonts w:ascii="Arial" w:hAnsi="Arial" w:cs="Arial"/>
          <w:b/>
          <w:sz w:val="24"/>
          <w:szCs w:val="24"/>
        </w:rPr>
        <w:t>:</w:t>
      </w:r>
      <w:r w:rsidRPr="00F35F56">
        <w:rPr>
          <w:rFonts w:ascii="Arial" w:hAnsi="Arial" w:cs="Arial"/>
          <w:sz w:val="24"/>
          <w:szCs w:val="24"/>
        </w:rPr>
        <w:t xml:space="preserve">  Department of Veterans Affairs, Network 23 Contracting Office, 316 Robert St N, Ste 506, St. Paul, MN 55101</w:t>
      </w:r>
    </w:p>
    <w:p w14:paraId="5C4A3D67" w14:textId="77777777" w:rsidR="00966449" w:rsidRDefault="00966449" w:rsidP="00D73C90">
      <w:pPr>
        <w:spacing w:after="0" w:line="240" w:lineRule="auto"/>
        <w:ind w:left="360"/>
        <w:rPr>
          <w:rFonts w:ascii="Arial" w:hAnsi="Arial" w:cs="Arial"/>
          <w:bCs/>
          <w:sz w:val="24"/>
          <w:szCs w:val="24"/>
        </w:rPr>
      </w:pPr>
      <w:r w:rsidRPr="00F35F56">
        <w:rPr>
          <w:rFonts w:ascii="Arial" w:hAnsi="Arial" w:cs="Arial"/>
          <w:b/>
          <w:sz w:val="24"/>
          <w:szCs w:val="24"/>
          <w:u w:val="single"/>
        </w:rPr>
        <w:t>Requesting Activity</w:t>
      </w:r>
      <w:r w:rsidRPr="00F35F56">
        <w:rPr>
          <w:rFonts w:ascii="Arial" w:hAnsi="Arial" w:cs="Arial"/>
          <w:b/>
          <w:sz w:val="24"/>
          <w:szCs w:val="24"/>
        </w:rPr>
        <w:t xml:space="preserve">:  </w:t>
      </w:r>
      <w:r w:rsidRPr="00F35F56">
        <w:rPr>
          <w:rFonts w:ascii="Arial" w:hAnsi="Arial" w:cs="Arial"/>
          <w:bCs/>
          <w:sz w:val="24"/>
          <w:szCs w:val="24"/>
        </w:rPr>
        <w:t xml:space="preserve">Department of Veterans Affairs, </w:t>
      </w:r>
      <w:r>
        <w:rPr>
          <w:rFonts w:ascii="Arial" w:hAnsi="Arial" w:cs="Arial"/>
          <w:bCs/>
          <w:sz w:val="24"/>
          <w:szCs w:val="24"/>
        </w:rPr>
        <w:t>Minneapolis VA</w:t>
      </w:r>
      <w:r w:rsidRPr="00F35F56">
        <w:rPr>
          <w:rFonts w:ascii="Arial" w:hAnsi="Arial" w:cs="Arial"/>
          <w:bCs/>
          <w:sz w:val="24"/>
          <w:szCs w:val="24"/>
        </w:rPr>
        <w:t xml:space="preserve"> </w:t>
      </w:r>
      <w:r>
        <w:rPr>
          <w:rFonts w:ascii="Arial" w:hAnsi="Arial" w:cs="Arial"/>
          <w:bCs/>
          <w:sz w:val="24"/>
          <w:szCs w:val="24"/>
        </w:rPr>
        <w:t>Medical Center</w:t>
      </w:r>
      <w:r w:rsidRPr="00F35F56">
        <w:rPr>
          <w:rFonts w:ascii="Arial" w:hAnsi="Arial" w:cs="Arial"/>
          <w:bCs/>
          <w:sz w:val="24"/>
          <w:szCs w:val="24"/>
        </w:rPr>
        <w:t xml:space="preserve">, </w:t>
      </w:r>
      <w:r>
        <w:rPr>
          <w:rFonts w:ascii="Arial" w:hAnsi="Arial" w:cs="Arial"/>
          <w:bCs/>
          <w:sz w:val="24"/>
          <w:szCs w:val="24"/>
        </w:rPr>
        <w:t>One Veterans Drive</w:t>
      </w:r>
      <w:r w:rsidRPr="00F35F56">
        <w:rPr>
          <w:rFonts w:ascii="Arial" w:hAnsi="Arial" w:cs="Arial"/>
          <w:bCs/>
          <w:sz w:val="24"/>
          <w:szCs w:val="24"/>
        </w:rPr>
        <w:t xml:space="preserve">, </w:t>
      </w:r>
      <w:r>
        <w:rPr>
          <w:rFonts w:ascii="Arial" w:hAnsi="Arial" w:cs="Arial"/>
          <w:bCs/>
          <w:sz w:val="24"/>
          <w:szCs w:val="24"/>
        </w:rPr>
        <w:t>Minneapolis</w:t>
      </w:r>
      <w:r w:rsidRPr="00F35F56">
        <w:rPr>
          <w:rFonts w:ascii="Arial" w:hAnsi="Arial" w:cs="Arial"/>
          <w:bCs/>
          <w:sz w:val="24"/>
          <w:szCs w:val="24"/>
        </w:rPr>
        <w:t xml:space="preserve">, </w:t>
      </w:r>
      <w:r>
        <w:rPr>
          <w:rFonts w:ascii="Arial" w:hAnsi="Arial" w:cs="Arial"/>
          <w:bCs/>
          <w:sz w:val="24"/>
          <w:szCs w:val="24"/>
        </w:rPr>
        <w:t>MN 55417</w:t>
      </w:r>
    </w:p>
    <w:p w14:paraId="5C4A3D68" w14:textId="77777777" w:rsidR="00966449" w:rsidRDefault="00966449" w:rsidP="00D73C90">
      <w:pPr>
        <w:spacing w:after="0" w:line="240" w:lineRule="auto"/>
        <w:ind w:left="360"/>
        <w:rPr>
          <w:rFonts w:ascii="Arial" w:hAnsi="Arial" w:cs="Arial"/>
          <w:color w:val="FF0000"/>
          <w:sz w:val="24"/>
          <w:szCs w:val="24"/>
        </w:rPr>
      </w:pPr>
    </w:p>
    <w:p w14:paraId="5C4A3D69" w14:textId="77777777" w:rsidR="00966449" w:rsidRPr="00C4296B" w:rsidRDefault="00966449" w:rsidP="00D73C90">
      <w:pPr>
        <w:spacing w:after="0" w:line="240" w:lineRule="auto"/>
        <w:ind w:left="360"/>
        <w:rPr>
          <w:rFonts w:ascii="Arial" w:hAnsi="Arial" w:cs="Arial"/>
          <w:color w:val="FF0000"/>
          <w:sz w:val="24"/>
          <w:szCs w:val="24"/>
        </w:rPr>
      </w:pPr>
      <w:r w:rsidRPr="00F35F56">
        <w:rPr>
          <w:rFonts w:ascii="Arial" w:hAnsi="Arial" w:cs="Arial"/>
          <w:b/>
          <w:bCs/>
          <w:sz w:val="24"/>
          <w:szCs w:val="24"/>
          <w:u w:val="single"/>
        </w:rPr>
        <w:t>2237</w:t>
      </w:r>
      <w:r w:rsidRPr="00F35F56">
        <w:rPr>
          <w:rFonts w:ascii="Arial" w:hAnsi="Arial" w:cs="Arial"/>
          <w:b/>
          <w:bCs/>
          <w:sz w:val="24"/>
          <w:szCs w:val="24"/>
        </w:rPr>
        <w:t>:</w:t>
      </w:r>
      <w:r w:rsidRPr="00F35F56">
        <w:rPr>
          <w:rFonts w:ascii="Arial" w:hAnsi="Arial" w:cs="Arial"/>
          <w:sz w:val="24"/>
          <w:szCs w:val="24"/>
        </w:rPr>
        <w:t xml:space="preserve">  </w:t>
      </w:r>
      <w:r>
        <w:rPr>
          <w:rFonts w:ascii="Arial" w:hAnsi="Arial" w:cs="Arial"/>
          <w:bCs/>
          <w:sz w:val="24"/>
          <w:szCs w:val="24"/>
          <w:u w:val="single"/>
        </w:rPr>
        <w:t>[REDACTED]</w:t>
      </w:r>
    </w:p>
    <w:p w14:paraId="5C4A3D6A" w14:textId="77777777" w:rsidR="00966449" w:rsidRPr="00C4296B" w:rsidRDefault="00966449" w:rsidP="00D73C90">
      <w:pPr>
        <w:spacing w:after="0" w:line="240" w:lineRule="auto"/>
        <w:rPr>
          <w:rFonts w:ascii="Arial" w:hAnsi="Arial" w:cs="Arial"/>
          <w:sz w:val="24"/>
          <w:szCs w:val="24"/>
        </w:rPr>
      </w:pPr>
    </w:p>
    <w:p w14:paraId="5C4A3D6B" w14:textId="77777777" w:rsidR="00966449" w:rsidRPr="00C4296B" w:rsidRDefault="00966449" w:rsidP="00D73C90">
      <w:pPr>
        <w:numPr>
          <w:ilvl w:val="0"/>
          <w:numId w:val="1"/>
        </w:numPr>
        <w:overflowPunct w:val="0"/>
        <w:autoSpaceDE w:val="0"/>
        <w:autoSpaceDN w:val="0"/>
        <w:adjustRightInd w:val="0"/>
        <w:spacing w:after="0" w:line="240" w:lineRule="auto"/>
        <w:textAlignment w:val="baseline"/>
        <w:rPr>
          <w:rFonts w:ascii="Arial" w:hAnsi="Arial" w:cs="Arial"/>
          <w:b/>
          <w:sz w:val="24"/>
          <w:szCs w:val="24"/>
          <w:u w:val="single"/>
        </w:rPr>
      </w:pPr>
      <w:r w:rsidRPr="00C4296B">
        <w:rPr>
          <w:rFonts w:ascii="Arial" w:hAnsi="Arial" w:cs="Arial"/>
          <w:b/>
          <w:sz w:val="24"/>
          <w:szCs w:val="24"/>
        </w:rPr>
        <w:t>Brief Description of Supplies/ Services required and the intended use/Estimated Amount:</w:t>
      </w:r>
      <w:r w:rsidRPr="00C4296B">
        <w:rPr>
          <w:rFonts w:ascii="Arial" w:hAnsi="Arial" w:cs="Arial"/>
          <w:sz w:val="24"/>
          <w:szCs w:val="24"/>
        </w:rPr>
        <w:t xml:space="preserve">  </w:t>
      </w:r>
    </w:p>
    <w:p w14:paraId="5C4A3D6C" w14:textId="77777777" w:rsidR="00966449" w:rsidRPr="00C4296B" w:rsidRDefault="00966449" w:rsidP="00D73C90">
      <w:pPr>
        <w:overflowPunct w:val="0"/>
        <w:autoSpaceDE w:val="0"/>
        <w:autoSpaceDN w:val="0"/>
        <w:adjustRightInd w:val="0"/>
        <w:spacing w:after="0" w:line="240" w:lineRule="auto"/>
        <w:textAlignment w:val="baseline"/>
        <w:rPr>
          <w:rFonts w:ascii="Arial" w:hAnsi="Arial" w:cs="Arial"/>
          <w:b/>
          <w:sz w:val="24"/>
          <w:szCs w:val="24"/>
          <w:u w:val="single"/>
        </w:rPr>
      </w:pPr>
    </w:p>
    <w:p w14:paraId="5C4A3D6D" w14:textId="77777777" w:rsidR="00966449" w:rsidRDefault="00966449" w:rsidP="00D73C90">
      <w:pPr>
        <w:overflowPunct w:val="0"/>
        <w:adjustRightInd w:val="0"/>
        <w:spacing w:after="0" w:line="240" w:lineRule="auto"/>
        <w:ind w:left="360"/>
        <w:textAlignment w:val="baseline"/>
        <w:rPr>
          <w:rFonts w:ascii="Arial" w:hAnsi="Arial" w:cs="Arial"/>
          <w:sz w:val="24"/>
          <w:szCs w:val="24"/>
        </w:rPr>
      </w:pPr>
      <w:r>
        <w:rPr>
          <w:rFonts w:ascii="Arial" w:hAnsi="Arial" w:cs="Arial"/>
          <w:sz w:val="24"/>
          <w:szCs w:val="24"/>
        </w:rPr>
        <w:t xml:space="preserve">This procurement is for a </w:t>
      </w:r>
      <w:r w:rsidRPr="001242F4">
        <w:rPr>
          <w:rFonts w:ascii="Arial" w:hAnsi="Arial" w:cs="Arial"/>
          <w:sz w:val="24"/>
          <w:szCs w:val="24"/>
        </w:rPr>
        <w:t>Base + 4 Option Years contract for Krames on Demand/</w:t>
      </w:r>
      <w:r>
        <w:rPr>
          <w:rFonts w:ascii="Arial" w:hAnsi="Arial" w:cs="Arial"/>
          <w:sz w:val="24"/>
          <w:szCs w:val="24"/>
        </w:rPr>
        <w:t xml:space="preserve"> </w:t>
      </w:r>
      <w:r w:rsidRPr="001242F4">
        <w:rPr>
          <w:rFonts w:ascii="Arial" w:hAnsi="Arial" w:cs="Arial"/>
          <w:sz w:val="24"/>
          <w:szCs w:val="24"/>
        </w:rPr>
        <w:t>Custom Content Builder Software as a Service (SAAS)</w:t>
      </w:r>
      <w:r>
        <w:rPr>
          <w:rFonts w:ascii="Arial" w:hAnsi="Arial" w:cs="Arial"/>
          <w:sz w:val="24"/>
          <w:szCs w:val="24"/>
        </w:rPr>
        <w:t xml:space="preserve">, which is a comprehensive </w:t>
      </w:r>
      <w:r w:rsidRPr="00163848">
        <w:rPr>
          <w:rFonts w:ascii="Arial" w:hAnsi="Arial" w:cs="Arial"/>
          <w:sz w:val="24"/>
          <w:szCs w:val="24"/>
        </w:rPr>
        <w:t>patient education content platform that has the ability to import and edit VA proprietary content collection or build content from scratch, and that provides the ability to edit and customize patient education content.</w:t>
      </w:r>
    </w:p>
    <w:p w14:paraId="5C4A3D6E" w14:textId="77777777" w:rsidR="00966449" w:rsidRDefault="00966449" w:rsidP="00D73C90">
      <w:pPr>
        <w:overflowPunct w:val="0"/>
        <w:adjustRightInd w:val="0"/>
        <w:spacing w:after="0" w:line="240" w:lineRule="auto"/>
        <w:ind w:left="360"/>
        <w:textAlignment w:val="baseline"/>
        <w:rPr>
          <w:rFonts w:ascii="Arial" w:hAnsi="Arial" w:cs="Arial"/>
          <w:sz w:val="24"/>
          <w:szCs w:val="24"/>
        </w:rPr>
      </w:pPr>
    </w:p>
    <w:p w14:paraId="5C4A3D6F" w14:textId="77777777" w:rsidR="00966449" w:rsidRDefault="00966449" w:rsidP="00D73C90">
      <w:pPr>
        <w:overflowPunct w:val="0"/>
        <w:adjustRightInd w:val="0"/>
        <w:spacing w:after="0" w:line="240" w:lineRule="auto"/>
        <w:ind w:left="360"/>
        <w:textAlignment w:val="baseline"/>
        <w:rPr>
          <w:rFonts w:ascii="Arial" w:hAnsi="Arial" w:cs="Arial"/>
          <w:sz w:val="24"/>
          <w:szCs w:val="24"/>
        </w:rPr>
      </w:pPr>
      <w:r w:rsidRPr="000B4892">
        <w:rPr>
          <w:rFonts w:ascii="Arial" w:hAnsi="Arial" w:cs="Arial"/>
          <w:b/>
          <w:bCs/>
          <w:sz w:val="24"/>
          <w:szCs w:val="24"/>
          <w:u w:val="single"/>
        </w:rPr>
        <w:t>Estimated Amount:</w:t>
      </w:r>
      <w:r>
        <w:rPr>
          <w:rFonts w:ascii="Arial" w:hAnsi="Arial" w:cs="Arial"/>
          <w:sz w:val="24"/>
          <w:szCs w:val="24"/>
        </w:rPr>
        <w:t xml:space="preserve">  </w:t>
      </w:r>
      <w:r>
        <w:rPr>
          <w:rFonts w:ascii="Arial" w:hAnsi="Arial" w:cs="Arial"/>
          <w:bCs/>
          <w:sz w:val="24"/>
          <w:szCs w:val="24"/>
          <w:u w:val="single"/>
        </w:rPr>
        <w:t>[REDACTED]</w:t>
      </w:r>
    </w:p>
    <w:p w14:paraId="5C4A3D70" w14:textId="77777777" w:rsidR="00966449" w:rsidRPr="00C4296B" w:rsidRDefault="00966449" w:rsidP="00D73C90">
      <w:pPr>
        <w:overflowPunct w:val="0"/>
        <w:adjustRightInd w:val="0"/>
        <w:spacing w:after="0" w:line="240" w:lineRule="auto"/>
        <w:ind w:left="360"/>
        <w:textAlignment w:val="baseline"/>
        <w:rPr>
          <w:rFonts w:ascii="Arial" w:hAnsi="Arial" w:cs="Arial"/>
          <w:sz w:val="24"/>
          <w:szCs w:val="24"/>
        </w:rPr>
      </w:pPr>
    </w:p>
    <w:p w14:paraId="5C4A3D71" w14:textId="77777777" w:rsidR="00966449" w:rsidRPr="00C4296B" w:rsidRDefault="00966449" w:rsidP="00D73C90">
      <w:pPr>
        <w:numPr>
          <w:ilvl w:val="0"/>
          <w:numId w:val="1"/>
        </w:numPr>
        <w:overflowPunct w:val="0"/>
        <w:autoSpaceDE w:val="0"/>
        <w:autoSpaceDN w:val="0"/>
        <w:adjustRightInd w:val="0"/>
        <w:spacing w:after="0" w:line="240" w:lineRule="auto"/>
        <w:textAlignment w:val="baseline"/>
        <w:rPr>
          <w:rFonts w:ascii="Arial" w:hAnsi="Arial" w:cs="Arial"/>
          <w:i/>
          <w:color w:val="FF0000"/>
          <w:sz w:val="24"/>
          <w:szCs w:val="24"/>
        </w:rPr>
      </w:pPr>
      <w:r w:rsidRPr="00C4296B">
        <w:rPr>
          <w:rFonts w:ascii="Arial" w:hAnsi="Arial" w:cs="Arial"/>
          <w:b/>
          <w:sz w:val="24"/>
          <w:szCs w:val="24"/>
        </w:rPr>
        <w:t>Unique characteristics that limit availability to only one source, with the reason no other supplies or services can be used:</w:t>
      </w:r>
      <w:r w:rsidRPr="00C4296B">
        <w:rPr>
          <w:rFonts w:ascii="Arial" w:hAnsi="Arial" w:cs="Arial"/>
          <w:sz w:val="24"/>
          <w:szCs w:val="24"/>
        </w:rPr>
        <w:t xml:space="preserve"> </w:t>
      </w:r>
    </w:p>
    <w:p w14:paraId="5C4A3D72" w14:textId="77777777" w:rsidR="00966449" w:rsidRDefault="00966449" w:rsidP="00D73C90">
      <w:pPr>
        <w:overflowPunct w:val="0"/>
        <w:autoSpaceDE w:val="0"/>
        <w:autoSpaceDN w:val="0"/>
        <w:adjustRightInd w:val="0"/>
        <w:spacing w:after="0" w:line="240" w:lineRule="auto"/>
        <w:ind w:left="360"/>
        <w:textAlignment w:val="baseline"/>
        <w:rPr>
          <w:rFonts w:ascii="Arial" w:hAnsi="Arial" w:cs="Arial"/>
          <w:i/>
          <w:color w:val="FF0000"/>
          <w:sz w:val="24"/>
          <w:szCs w:val="24"/>
        </w:rPr>
      </w:pPr>
    </w:p>
    <w:p w14:paraId="5C4A3D73" w14:textId="77777777" w:rsidR="00966449" w:rsidRDefault="00966449" w:rsidP="00D73C90">
      <w:pPr>
        <w:overflowPunct w:val="0"/>
        <w:autoSpaceDE w:val="0"/>
        <w:autoSpaceDN w:val="0"/>
        <w:adjustRightInd w:val="0"/>
        <w:spacing w:after="0" w:line="240" w:lineRule="auto"/>
        <w:ind w:left="360"/>
        <w:textAlignment w:val="baseline"/>
        <w:rPr>
          <w:rFonts w:ascii="Arial" w:hAnsi="Arial" w:cs="Arial"/>
          <w:bCs/>
          <w:sz w:val="24"/>
          <w:szCs w:val="24"/>
        </w:rPr>
      </w:pPr>
      <w:r w:rsidRPr="00D761AF">
        <w:rPr>
          <w:rFonts w:ascii="Arial" w:hAnsi="Arial" w:cs="Arial"/>
          <w:iCs/>
          <w:sz w:val="24"/>
          <w:szCs w:val="24"/>
        </w:rPr>
        <w:t xml:space="preserve">The </w:t>
      </w:r>
      <w:r>
        <w:rPr>
          <w:rFonts w:ascii="Arial" w:hAnsi="Arial" w:cs="Arial"/>
          <w:bCs/>
          <w:sz w:val="24"/>
          <w:szCs w:val="24"/>
        </w:rPr>
        <w:t>Minneapolis VA</w:t>
      </w:r>
      <w:r w:rsidRPr="00F35F56">
        <w:rPr>
          <w:rFonts w:ascii="Arial" w:hAnsi="Arial" w:cs="Arial"/>
          <w:bCs/>
          <w:sz w:val="24"/>
          <w:szCs w:val="24"/>
        </w:rPr>
        <w:t xml:space="preserve"> </w:t>
      </w:r>
      <w:r>
        <w:rPr>
          <w:rFonts w:ascii="Arial" w:hAnsi="Arial" w:cs="Arial"/>
          <w:bCs/>
          <w:sz w:val="24"/>
          <w:szCs w:val="24"/>
        </w:rPr>
        <w:t>Medical Center (MPLS VAMC) requires a robust patient education content platform that provides the following:</w:t>
      </w:r>
    </w:p>
    <w:p w14:paraId="5C4A3D74" w14:textId="77777777" w:rsidR="00966449" w:rsidRDefault="00966449" w:rsidP="00D73C90">
      <w:pPr>
        <w:overflowPunct w:val="0"/>
        <w:autoSpaceDE w:val="0"/>
        <w:autoSpaceDN w:val="0"/>
        <w:adjustRightInd w:val="0"/>
        <w:spacing w:after="0" w:line="240" w:lineRule="auto"/>
        <w:ind w:left="360"/>
        <w:textAlignment w:val="baseline"/>
        <w:rPr>
          <w:rFonts w:ascii="Arial" w:hAnsi="Arial" w:cs="Arial"/>
          <w:bCs/>
          <w:sz w:val="24"/>
          <w:szCs w:val="24"/>
        </w:rPr>
      </w:pPr>
    </w:p>
    <w:p w14:paraId="5C4A3D75" w14:textId="77777777" w:rsidR="00966449" w:rsidRPr="00933086" w:rsidRDefault="00966449" w:rsidP="00D73C90">
      <w:pPr>
        <w:pStyle w:val="ListParagraph"/>
        <w:numPr>
          <w:ilvl w:val="0"/>
          <w:numId w:val="2"/>
        </w:numPr>
        <w:overflowPunct w:val="0"/>
        <w:autoSpaceDE w:val="0"/>
        <w:autoSpaceDN w:val="0"/>
        <w:adjustRightInd w:val="0"/>
        <w:spacing w:after="0" w:line="240" w:lineRule="auto"/>
        <w:textAlignment w:val="baseline"/>
        <w:rPr>
          <w:rFonts w:ascii="Arial" w:hAnsi="Arial" w:cs="Arial"/>
          <w:iCs/>
          <w:sz w:val="24"/>
          <w:szCs w:val="24"/>
        </w:rPr>
      </w:pPr>
      <w:r>
        <w:rPr>
          <w:rFonts w:ascii="Arial" w:hAnsi="Arial" w:cs="Arial"/>
          <w:sz w:val="24"/>
          <w:szCs w:val="24"/>
        </w:rPr>
        <w:t>A</w:t>
      </w:r>
      <w:r w:rsidRPr="00163848">
        <w:rPr>
          <w:rFonts w:ascii="Arial" w:hAnsi="Arial" w:cs="Arial"/>
          <w:sz w:val="24"/>
          <w:szCs w:val="24"/>
        </w:rPr>
        <w:t>bility to import and edit VA proprietary content collection or build content from scratch</w:t>
      </w:r>
    </w:p>
    <w:p w14:paraId="5C4A3D76" w14:textId="77777777" w:rsidR="00966449" w:rsidRPr="00526115" w:rsidRDefault="00966449" w:rsidP="00D73C90">
      <w:pPr>
        <w:pStyle w:val="ListParagraph"/>
        <w:numPr>
          <w:ilvl w:val="0"/>
          <w:numId w:val="2"/>
        </w:numPr>
        <w:overflowPunct w:val="0"/>
        <w:autoSpaceDE w:val="0"/>
        <w:autoSpaceDN w:val="0"/>
        <w:adjustRightInd w:val="0"/>
        <w:spacing w:after="0" w:line="240" w:lineRule="auto"/>
        <w:textAlignment w:val="baseline"/>
        <w:rPr>
          <w:rFonts w:ascii="Arial" w:hAnsi="Arial" w:cs="Arial"/>
          <w:iCs/>
          <w:sz w:val="24"/>
          <w:szCs w:val="24"/>
        </w:rPr>
      </w:pPr>
      <w:r>
        <w:rPr>
          <w:rFonts w:ascii="Arial" w:hAnsi="Arial" w:cs="Arial"/>
          <w:sz w:val="24"/>
          <w:szCs w:val="24"/>
        </w:rPr>
        <w:t>A</w:t>
      </w:r>
      <w:r w:rsidRPr="00163848">
        <w:rPr>
          <w:rFonts w:ascii="Arial" w:hAnsi="Arial" w:cs="Arial"/>
          <w:sz w:val="24"/>
          <w:szCs w:val="24"/>
        </w:rPr>
        <w:t>bility to edit and customize patient education content</w:t>
      </w:r>
      <w:r>
        <w:rPr>
          <w:rFonts w:ascii="Arial" w:hAnsi="Arial" w:cs="Arial"/>
          <w:sz w:val="24"/>
          <w:szCs w:val="24"/>
        </w:rPr>
        <w:t xml:space="preserve"> </w:t>
      </w:r>
      <w:r w:rsidRPr="003A7E2F">
        <w:rPr>
          <w:rFonts w:ascii="Arial" w:hAnsi="Arial" w:cs="Arial"/>
          <w:sz w:val="24"/>
          <w:szCs w:val="24"/>
        </w:rPr>
        <w:t xml:space="preserve">using </w:t>
      </w:r>
      <w:r>
        <w:rPr>
          <w:rFonts w:ascii="Arial" w:hAnsi="Arial" w:cs="Arial"/>
          <w:sz w:val="24"/>
          <w:szCs w:val="24"/>
        </w:rPr>
        <w:t>a</w:t>
      </w:r>
      <w:r w:rsidRPr="003A7E2F">
        <w:rPr>
          <w:rFonts w:ascii="Arial" w:hAnsi="Arial" w:cs="Arial"/>
          <w:sz w:val="24"/>
          <w:szCs w:val="24"/>
        </w:rPr>
        <w:t xml:space="preserve"> built</w:t>
      </w:r>
      <w:r w:rsidRPr="003A7E2F">
        <w:rPr>
          <w:rFonts w:ascii="Cambria Math" w:hAnsi="Cambria Math" w:cs="Cambria Math"/>
          <w:sz w:val="24"/>
          <w:szCs w:val="24"/>
        </w:rPr>
        <w:t>‐</w:t>
      </w:r>
      <w:r w:rsidRPr="003A7E2F">
        <w:rPr>
          <w:rFonts w:ascii="Arial" w:hAnsi="Arial" w:cs="Arial"/>
          <w:sz w:val="24"/>
          <w:szCs w:val="24"/>
        </w:rPr>
        <w:t>in editing tool</w:t>
      </w:r>
    </w:p>
    <w:p w14:paraId="5C4A3D77" w14:textId="77777777" w:rsidR="00966449" w:rsidRDefault="00966449" w:rsidP="00D73C90">
      <w:pPr>
        <w:pStyle w:val="ListParagraph"/>
        <w:numPr>
          <w:ilvl w:val="0"/>
          <w:numId w:val="2"/>
        </w:numPr>
        <w:overflowPunct w:val="0"/>
        <w:autoSpaceDE w:val="0"/>
        <w:autoSpaceDN w:val="0"/>
        <w:adjustRightInd w:val="0"/>
        <w:spacing w:after="0" w:line="240" w:lineRule="auto"/>
        <w:textAlignment w:val="baseline"/>
        <w:rPr>
          <w:rFonts w:ascii="Arial" w:hAnsi="Arial" w:cs="Arial"/>
          <w:iCs/>
          <w:sz w:val="24"/>
          <w:szCs w:val="24"/>
        </w:rPr>
      </w:pPr>
      <w:r w:rsidRPr="00526115">
        <w:rPr>
          <w:rFonts w:ascii="Arial" w:hAnsi="Arial" w:cs="Arial"/>
          <w:iCs/>
          <w:sz w:val="24"/>
          <w:szCs w:val="24"/>
        </w:rPr>
        <w:t xml:space="preserve">Discharge </w:t>
      </w:r>
      <w:r>
        <w:rPr>
          <w:rFonts w:ascii="Arial" w:hAnsi="Arial" w:cs="Arial"/>
          <w:iCs/>
          <w:sz w:val="24"/>
          <w:szCs w:val="24"/>
        </w:rPr>
        <w:t>i</w:t>
      </w:r>
      <w:r w:rsidRPr="00526115">
        <w:rPr>
          <w:rFonts w:ascii="Arial" w:hAnsi="Arial" w:cs="Arial"/>
          <w:iCs/>
          <w:sz w:val="24"/>
          <w:szCs w:val="24"/>
        </w:rPr>
        <w:t xml:space="preserve">nstructions and </w:t>
      </w:r>
      <w:r>
        <w:rPr>
          <w:rFonts w:ascii="Arial" w:hAnsi="Arial" w:cs="Arial"/>
          <w:iCs/>
          <w:sz w:val="24"/>
          <w:szCs w:val="24"/>
        </w:rPr>
        <w:t>v</w:t>
      </w:r>
      <w:r w:rsidRPr="00526115">
        <w:rPr>
          <w:rFonts w:ascii="Arial" w:hAnsi="Arial" w:cs="Arial"/>
          <w:iCs/>
          <w:sz w:val="24"/>
          <w:szCs w:val="24"/>
        </w:rPr>
        <w:t>ideo content</w:t>
      </w:r>
    </w:p>
    <w:p w14:paraId="5C4A3D78" w14:textId="77777777" w:rsidR="00966449" w:rsidRDefault="00966449" w:rsidP="00D73C90">
      <w:pPr>
        <w:pStyle w:val="ListParagraph"/>
        <w:numPr>
          <w:ilvl w:val="0"/>
          <w:numId w:val="2"/>
        </w:numPr>
        <w:overflowPunct w:val="0"/>
        <w:autoSpaceDE w:val="0"/>
        <w:autoSpaceDN w:val="0"/>
        <w:adjustRightInd w:val="0"/>
        <w:spacing w:after="0" w:line="240" w:lineRule="auto"/>
        <w:textAlignment w:val="baseline"/>
        <w:rPr>
          <w:rFonts w:ascii="Arial" w:hAnsi="Arial" w:cs="Arial"/>
          <w:iCs/>
          <w:sz w:val="24"/>
          <w:szCs w:val="24"/>
        </w:rPr>
      </w:pPr>
      <w:r w:rsidRPr="00121F08">
        <w:rPr>
          <w:rFonts w:ascii="Arial" w:hAnsi="Arial" w:cs="Arial"/>
          <w:iCs/>
          <w:sz w:val="24"/>
          <w:szCs w:val="24"/>
        </w:rPr>
        <w:t>Integrated content solution and access to the online patient education system</w:t>
      </w:r>
    </w:p>
    <w:p w14:paraId="5C4A3D79" w14:textId="77777777" w:rsidR="00966449" w:rsidRDefault="00966449" w:rsidP="00D73C90">
      <w:pPr>
        <w:pStyle w:val="ListParagraph"/>
        <w:numPr>
          <w:ilvl w:val="0"/>
          <w:numId w:val="2"/>
        </w:numPr>
        <w:overflowPunct w:val="0"/>
        <w:autoSpaceDE w:val="0"/>
        <w:autoSpaceDN w:val="0"/>
        <w:adjustRightInd w:val="0"/>
        <w:spacing w:after="0" w:line="240" w:lineRule="auto"/>
        <w:textAlignment w:val="baseline"/>
        <w:rPr>
          <w:rFonts w:ascii="Arial" w:hAnsi="Arial" w:cs="Arial"/>
          <w:iCs/>
          <w:sz w:val="24"/>
          <w:szCs w:val="24"/>
        </w:rPr>
      </w:pPr>
      <w:r w:rsidRPr="0068771D">
        <w:rPr>
          <w:rFonts w:ascii="Arial" w:hAnsi="Arial" w:cs="Arial"/>
          <w:iCs/>
          <w:sz w:val="24"/>
          <w:szCs w:val="24"/>
        </w:rPr>
        <w:t>Access to the vendor’s library of patient education images that can augment any VA content already created or that may be created in the future</w:t>
      </w:r>
    </w:p>
    <w:p w14:paraId="5C4A3D7A" w14:textId="77777777" w:rsidR="00966449" w:rsidRDefault="00966449" w:rsidP="00D73C90">
      <w:pPr>
        <w:pStyle w:val="ListParagraph"/>
        <w:numPr>
          <w:ilvl w:val="0"/>
          <w:numId w:val="2"/>
        </w:numPr>
        <w:overflowPunct w:val="0"/>
        <w:autoSpaceDE w:val="0"/>
        <w:autoSpaceDN w:val="0"/>
        <w:adjustRightInd w:val="0"/>
        <w:spacing w:after="0" w:line="240" w:lineRule="auto"/>
        <w:textAlignment w:val="baseline"/>
        <w:rPr>
          <w:rFonts w:ascii="Arial" w:hAnsi="Arial" w:cs="Arial"/>
          <w:iCs/>
          <w:sz w:val="24"/>
          <w:szCs w:val="24"/>
        </w:rPr>
      </w:pPr>
      <w:r w:rsidRPr="009A7D81">
        <w:rPr>
          <w:rFonts w:ascii="Arial" w:hAnsi="Arial" w:cs="Arial"/>
          <w:iCs/>
          <w:sz w:val="24"/>
          <w:szCs w:val="24"/>
        </w:rPr>
        <w:t>Accurate, reliable and accessible patient education</w:t>
      </w:r>
    </w:p>
    <w:p w14:paraId="5C4A3D7B" w14:textId="77777777" w:rsidR="00966449" w:rsidRDefault="00966449" w:rsidP="00D73C90">
      <w:pPr>
        <w:overflowPunct w:val="0"/>
        <w:autoSpaceDE w:val="0"/>
        <w:autoSpaceDN w:val="0"/>
        <w:adjustRightInd w:val="0"/>
        <w:spacing w:after="0" w:line="240" w:lineRule="auto"/>
        <w:textAlignment w:val="baseline"/>
        <w:rPr>
          <w:rFonts w:ascii="Arial" w:hAnsi="Arial" w:cs="Arial"/>
          <w:iCs/>
          <w:sz w:val="24"/>
          <w:szCs w:val="24"/>
        </w:rPr>
      </w:pPr>
    </w:p>
    <w:p w14:paraId="5C4A3D7C" w14:textId="77777777" w:rsidR="00966449" w:rsidRPr="00610D2C" w:rsidRDefault="00966449" w:rsidP="00D73C90">
      <w:pPr>
        <w:overflowPunct w:val="0"/>
        <w:autoSpaceDE w:val="0"/>
        <w:autoSpaceDN w:val="0"/>
        <w:adjustRightInd w:val="0"/>
        <w:spacing w:after="0" w:line="240" w:lineRule="auto"/>
        <w:ind w:left="360"/>
        <w:textAlignment w:val="baseline"/>
        <w:rPr>
          <w:rFonts w:ascii="Arial" w:hAnsi="Arial" w:cs="Arial"/>
          <w:iCs/>
          <w:sz w:val="24"/>
          <w:szCs w:val="24"/>
        </w:rPr>
      </w:pPr>
      <w:r>
        <w:rPr>
          <w:rFonts w:ascii="Arial" w:hAnsi="Arial" w:cs="Arial"/>
          <w:iCs/>
          <w:sz w:val="24"/>
          <w:szCs w:val="24"/>
        </w:rPr>
        <w:t xml:space="preserve">Market research was conducted (see Section 4 below), and no other solution was identified that provided all of the same characteristics as described in this section.  </w:t>
      </w:r>
      <w:r w:rsidRPr="001242F4">
        <w:rPr>
          <w:rFonts w:ascii="Arial" w:hAnsi="Arial" w:cs="Arial"/>
          <w:sz w:val="24"/>
          <w:szCs w:val="24"/>
        </w:rPr>
        <w:t>Krames on Demand/</w:t>
      </w:r>
      <w:r>
        <w:rPr>
          <w:rFonts w:ascii="Arial" w:hAnsi="Arial" w:cs="Arial"/>
          <w:sz w:val="24"/>
          <w:szCs w:val="24"/>
        </w:rPr>
        <w:t xml:space="preserve"> </w:t>
      </w:r>
      <w:r w:rsidRPr="001242F4">
        <w:rPr>
          <w:rFonts w:ascii="Arial" w:hAnsi="Arial" w:cs="Arial"/>
          <w:sz w:val="24"/>
          <w:szCs w:val="24"/>
        </w:rPr>
        <w:t>Custom Content Builder Software as a Service (SAAS)</w:t>
      </w:r>
      <w:r>
        <w:rPr>
          <w:rFonts w:ascii="Arial" w:hAnsi="Arial" w:cs="Arial"/>
          <w:sz w:val="24"/>
          <w:szCs w:val="24"/>
        </w:rPr>
        <w:t xml:space="preserve"> is only available through The Staywell CO, LLC.  There are no other vendors authorized to provide it.</w:t>
      </w:r>
    </w:p>
    <w:p w14:paraId="5C4A3D7D" w14:textId="77777777" w:rsidR="00966449" w:rsidRPr="00C4296B" w:rsidRDefault="00966449" w:rsidP="00D73C90">
      <w:pPr>
        <w:overflowPunct w:val="0"/>
        <w:autoSpaceDE w:val="0"/>
        <w:autoSpaceDN w:val="0"/>
        <w:adjustRightInd w:val="0"/>
        <w:spacing w:after="0" w:line="240" w:lineRule="auto"/>
        <w:textAlignment w:val="baseline"/>
        <w:rPr>
          <w:del w:id="0" w:author="Stevison, Stevi" w:date="2025-12-09T11:27:00Z"/>
          <w:rFonts w:ascii="Arial" w:hAnsi="Arial" w:cs="Arial"/>
          <w:sz w:val="24"/>
          <w:szCs w:val="24"/>
        </w:rPr>
      </w:pPr>
    </w:p>
    <w:p w14:paraId="5C4A3D7E" w14:textId="77777777" w:rsidR="00966449" w:rsidRPr="00C4296B" w:rsidRDefault="00966449" w:rsidP="00D73C90">
      <w:pPr>
        <w:numPr>
          <w:ilvl w:val="0"/>
          <w:numId w:val="1"/>
        </w:numPr>
        <w:overflowPunct w:val="0"/>
        <w:autoSpaceDE w:val="0"/>
        <w:autoSpaceDN w:val="0"/>
        <w:adjustRightInd w:val="0"/>
        <w:spacing w:after="0" w:line="240" w:lineRule="auto"/>
        <w:textAlignment w:val="baseline"/>
        <w:rPr>
          <w:rFonts w:ascii="Arial" w:hAnsi="Arial" w:cs="Arial"/>
          <w:i/>
          <w:color w:val="FF0000"/>
          <w:sz w:val="24"/>
          <w:szCs w:val="24"/>
        </w:rPr>
      </w:pPr>
      <w:r w:rsidRPr="00C4296B">
        <w:rPr>
          <w:rFonts w:ascii="Arial" w:hAnsi="Arial" w:cs="Arial"/>
          <w:b/>
          <w:sz w:val="24"/>
          <w:szCs w:val="24"/>
        </w:rPr>
        <w:t>Description of market research conducted and results or statement why it was not conducted:</w:t>
      </w:r>
      <w:r w:rsidRPr="00C4296B">
        <w:rPr>
          <w:rFonts w:ascii="Arial" w:hAnsi="Arial" w:cs="Arial"/>
          <w:sz w:val="24"/>
          <w:szCs w:val="24"/>
        </w:rPr>
        <w:t xml:space="preserve">  </w:t>
      </w:r>
    </w:p>
    <w:p w14:paraId="5C4A3D7F" w14:textId="77777777" w:rsidR="00966449" w:rsidRDefault="00966449" w:rsidP="00D73C90">
      <w:pPr>
        <w:overflowPunct w:val="0"/>
        <w:autoSpaceDE w:val="0"/>
        <w:autoSpaceDN w:val="0"/>
        <w:adjustRightInd w:val="0"/>
        <w:spacing w:after="0" w:line="240" w:lineRule="auto"/>
        <w:textAlignment w:val="baseline"/>
        <w:rPr>
          <w:rFonts w:ascii="Arial" w:hAnsi="Arial" w:cs="Arial"/>
          <w:i/>
          <w:color w:val="FF0000"/>
          <w:sz w:val="24"/>
          <w:szCs w:val="24"/>
        </w:rPr>
      </w:pPr>
    </w:p>
    <w:p w14:paraId="5C4A3D80" w14:textId="77777777" w:rsidR="00966449" w:rsidRPr="002F4AAD" w:rsidRDefault="00966449" w:rsidP="00D73C90">
      <w:pPr>
        <w:overflowPunct w:val="0"/>
        <w:autoSpaceDE w:val="0"/>
        <w:autoSpaceDN w:val="0"/>
        <w:adjustRightInd w:val="0"/>
        <w:spacing w:after="0" w:line="240" w:lineRule="auto"/>
        <w:ind w:left="360"/>
        <w:textAlignment w:val="baseline"/>
        <w:rPr>
          <w:rFonts w:ascii="Arial" w:hAnsi="Arial" w:cs="Arial"/>
          <w:iCs/>
          <w:sz w:val="24"/>
          <w:szCs w:val="24"/>
        </w:rPr>
      </w:pPr>
      <w:r>
        <w:rPr>
          <w:rFonts w:ascii="Arial" w:hAnsi="Arial" w:cs="Arial"/>
          <w:iCs/>
          <w:sz w:val="24"/>
          <w:szCs w:val="24"/>
        </w:rPr>
        <w:t xml:space="preserve">Searches on </w:t>
      </w:r>
      <w:r w:rsidRPr="00E6480D">
        <w:rPr>
          <w:rFonts w:ascii="Arial" w:hAnsi="Arial" w:cs="Arial"/>
          <w:iCs/>
          <w:sz w:val="24"/>
          <w:szCs w:val="24"/>
        </w:rPr>
        <w:t>the SBA Small Business database identified 809 SDVOSB vendors and 926 VOSB vendors</w:t>
      </w:r>
      <w:r w:rsidRPr="002F4AAD">
        <w:rPr>
          <w:rFonts w:ascii="Arial" w:hAnsi="Arial" w:cs="Arial"/>
          <w:iCs/>
          <w:sz w:val="24"/>
          <w:szCs w:val="24"/>
        </w:rPr>
        <w:t xml:space="preserve"> performing under NAICS 513210.  A Brand Name or Equal Sources Sought for the Krames on Demand/Custom Content Builder Software as a Solution (SAAS) or an equal Patient Education Content Platform was published on 04/29/2026 with a response due date of 05/06/2026 at 12:00pm Central Time.  Although one vendor sent in a submission proposing an “equal” solution, they did not provide answers to all the questions, and the vendor was </w:t>
      </w:r>
      <w:r w:rsidRPr="002F4AAD">
        <w:rPr>
          <w:rFonts w:ascii="Arial" w:hAnsi="Arial" w:cs="Arial"/>
          <w:iCs/>
          <w:sz w:val="24"/>
          <w:szCs w:val="24"/>
        </w:rPr>
        <w:t xml:space="preserve">found to be non-responsive to the sources sought.  The conclusion drawn is that no responsive vendors provided information on their capability in regard to providing a Brand Name or Equal product to the Krames on Demand/Custom Content Builder Software As A </w:t>
      </w:r>
      <w:r w:rsidRPr="002F4AAD">
        <w:rPr>
          <w:rFonts w:ascii="Arial" w:hAnsi="Arial" w:cs="Arial"/>
          <w:iCs/>
          <w:sz w:val="24"/>
          <w:szCs w:val="24"/>
        </w:rPr>
        <w:lastRenderedPageBreak/>
        <w:t>Service.  Only The Staywell Co, LLC, now WebMD Ignite, appears to be capable of meeting the needs of this requirement through the Krames on Demand/Custom Content Builder Software As A Service.  A Notice of Intent to Sole Source will be issued and a sole s</w:t>
      </w:r>
      <w:r w:rsidRPr="002F4AAD">
        <w:rPr>
          <w:rFonts w:ascii="Arial" w:hAnsi="Arial" w:cs="Arial"/>
          <w:iCs/>
          <w:sz w:val="24"/>
          <w:szCs w:val="24"/>
        </w:rPr>
        <w:t>ource award will be made to The Staywell Co, LLC to satisfy the needs of this requirement.</w:t>
      </w:r>
    </w:p>
    <w:p w14:paraId="5C4A3D81" w14:textId="77777777" w:rsidR="00966449" w:rsidRPr="00C4296B" w:rsidRDefault="00966449" w:rsidP="00D73C90">
      <w:pPr>
        <w:tabs>
          <w:tab w:val="left" w:pos="360"/>
        </w:tabs>
        <w:spacing w:after="0" w:line="240" w:lineRule="auto"/>
        <w:rPr>
          <w:rFonts w:ascii="Arial" w:hAnsi="Arial" w:cs="Arial"/>
          <w:b/>
          <w:i/>
          <w:color w:val="0033CC"/>
          <w:sz w:val="24"/>
          <w:szCs w:val="24"/>
        </w:rPr>
      </w:pPr>
      <w:r w:rsidRPr="00C4296B">
        <w:rPr>
          <w:rFonts w:ascii="Arial" w:hAnsi="Arial" w:cs="Arial"/>
          <w:sz w:val="24"/>
          <w:szCs w:val="24"/>
        </w:rPr>
        <w:tab/>
      </w:r>
    </w:p>
    <w:p w14:paraId="5C4A3D82" w14:textId="77777777" w:rsidR="00966449" w:rsidRPr="003F4DB3" w:rsidRDefault="00966449" w:rsidP="00D73C90">
      <w:pPr>
        <w:pStyle w:val="ListParagraph"/>
        <w:numPr>
          <w:ilvl w:val="0"/>
          <w:numId w:val="1"/>
        </w:numPr>
        <w:tabs>
          <w:tab w:val="left" w:pos="4680"/>
        </w:tabs>
        <w:overflowPunct w:val="0"/>
        <w:autoSpaceDE w:val="0"/>
        <w:autoSpaceDN w:val="0"/>
        <w:adjustRightInd w:val="0"/>
        <w:textAlignment w:val="baseline"/>
        <w:rPr>
          <w:rFonts w:ascii="Arial" w:hAnsi="Arial" w:cs="Arial"/>
          <w:i/>
          <w:color w:val="FF0000"/>
          <w:sz w:val="24"/>
          <w:szCs w:val="24"/>
        </w:rPr>
      </w:pPr>
      <w:r>
        <w:rPr>
          <w:rFonts w:ascii="Arial" w:hAnsi="Arial" w:cs="Arial"/>
          <w:bCs/>
          <w:sz w:val="24"/>
          <w:szCs w:val="24"/>
          <w:u w:val="single"/>
        </w:rPr>
        <w:t>[REDACTED]</w:t>
      </w:r>
      <w:r w:rsidRPr="00C4296B">
        <w:rPr>
          <w:rFonts w:ascii="Arial" w:hAnsi="Arial" w:cs="Arial"/>
          <w:i/>
          <w:sz w:val="24"/>
          <w:szCs w:val="24"/>
        </w:rPr>
        <w:t xml:space="preserve">  </w:t>
      </w:r>
    </w:p>
    <w:p w14:paraId="5C4A3D83" w14:textId="77777777" w:rsidR="00966449" w:rsidRDefault="00966449"/>
    <w:sectPr w:rsidR="00D73C90">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A3D94" w14:textId="77777777" w:rsidR="00966449" w:rsidRDefault="00966449">
      <w:pPr>
        <w:spacing w:after="0" w:line="240" w:lineRule="auto"/>
      </w:pPr>
      <w:r>
        <w:separator/>
      </w:r>
    </w:p>
  </w:endnote>
  <w:endnote w:type="continuationSeparator" w:id="0">
    <w:p w14:paraId="5C4A3D96" w14:textId="77777777" w:rsidR="00966449" w:rsidRDefault="00966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42493" w14:paraId="5C4A3D87" w14:textId="77777777" w:rsidTr="00A93DAB">
      <w:tc>
        <w:tcPr>
          <w:tcW w:w="4788" w:type="dxa"/>
        </w:tcPr>
        <w:p w14:paraId="5C4A3D85" w14:textId="77777777" w:rsidR="00966449" w:rsidRDefault="00966449" w:rsidP="00240FCD">
          <w:pPr>
            <w:pStyle w:val="Footer"/>
          </w:pPr>
        </w:p>
      </w:tc>
      <w:tc>
        <w:tcPr>
          <w:tcW w:w="4788" w:type="dxa"/>
        </w:tcPr>
        <w:p w14:paraId="5C4A3D86" w14:textId="77777777" w:rsidR="00966449" w:rsidRDefault="00966449" w:rsidP="00240FCD">
          <w:pPr>
            <w:pStyle w:val="Footer"/>
            <w:jc w:val="right"/>
          </w:pPr>
          <w:r>
            <w:t>Presolicitation Notice</w:t>
          </w:r>
        </w:p>
      </w:tc>
    </w:tr>
  </w:tbl>
  <w:p w14:paraId="5C4A3D88" w14:textId="77777777" w:rsidR="00966449" w:rsidRPr="00240FCD" w:rsidRDefault="00966449" w:rsidP="00240FCD">
    <w:pPr>
      <w:pStyle w:val="Footer"/>
    </w:pPr>
  </w:p>
  <w:p w14:paraId="5C4A3D89" w14:textId="77777777" w:rsidR="00442493" w:rsidRDefault="00966449">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42493" w14:paraId="5C4A3D8D" w14:textId="77777777" w:rsidTr="009B0DC6">
      <w:tc>
        <w:tcPr>
          <w:tcW w:w="4788" w:type="dxa"/>
        </w:tcPr>
        <w:p w14:paraId="5C4A3D8B" w14:textId="77777777" w:rsidR="00966449" w:rsidRDefault="00966449">
          <w:pPr>
            <w:pStyle w:val="Footer"/>
          </w:pPr>
          <w:r>
            <w:t>*=Required Field</w:t>
          </w:r>
        </w:p>
      </w:tc>
      <w:tc>
        <w:tcPr>
          <w:tcW w:w="4788" w:type="dxa"/>
        </w:tcPr>
        <w:p w14:paraId="5C4A3D8C" w14:textId="77777777" w:rsidR="00966449" w:rsidRDefault="00966449" w:rsidP="009B0DC6">
          <w:pPr>
            <w:pStyle w:val="Footer"/>
            <w:jc w:val="right"/>
          </w:pPr>
          <w:r>
            <w:t>Presolicitation Notice</w:t>
          </w:r>
        </w:p>
      </w:tc>
    </w:tr>
  </w:tbl>
  <w:p w14:paraId="5C4A3D8E" w14:textId="77777777" w:rsidR="00966449" w:rsidRPr="00041EE5" w:rsidRDefault="00966449" w:rsidP="009B0DC6">
    <w:pPr>
      <w:pStyle w:val="Footer"/>
    </w:pPr>
  </w:p>
  <w:p w14:paraId="5C4A3D8F" w14:textId="77777777" w:rsidR="00442493" w:rsidRDefault="0096644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A3D90" w14:textId="77777777" w:rsidR="00966449" w:rsidRDefault="00966449">
      <w:pPr>
        <w:spacing w:after="0" w:line="240" w:lineRule="auto"/>
      </w:pPr>
      <w:r>
        <w:separator/>
      </w:r>
    </w:p>
  </w:footnote>
  <w:footnote w:type="continuationSeparator" w:id="0">
    <w:p w14:paraId="5C4A3D92" w14:textId="77777777" w:rsidR="00966449" w:rsidRDefault="009664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A3D84" w14:textId="77777777" w:rsidR="00966449" w:rsidRPr="000758A6" w:rsidRDefault="00966449"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A3D8A" w14:textId="77777777" w:rsidR="00966449" w:rsidRPr="000F59BB" w:rsidRDefault="00966449"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890B4E"/>
    <w:multiLevelType w:val="hybridMultilevel"/>
    <w:tmpl w:val="3AE27EBC"/>
    <w:lvl w:ilvl="0" w:tplc="571898B6">
      <w:start w:val="1"/>
      <w:numFmt w:val="decimal"/>
      <w:lvlText w:val="%1."/>
      <w:lvlJc w:val="left"/>
      <w:pPr>
        <w:tabs>
          <w:tab w:val="num" w:pos="360"/>
        </w:tabs>
        <w:ind w:left="360" w:hanging="360"/>
      </w:pPr>
      <w:rPr>
        <w:rFonts w:hint="default"/>
        <w:b/>
        <w:i w:val="0"/>
        <w:color w:val="auto"/>
      </w:rPr>
    </w:lvl>
    <w:lvl w:ilvl="1" w:tplc="E9F4F076">
      <w:start w:val="1"/>
      <w:numFmt w:val="lowerLetter"/>
      <w:lvlText w:val="%2."/>
      <w:lvlJc w:val="left"/>
      <w:pPr>
        <w:tabs>
          <w:tab w:val="num" w:pos="990"/>
        </w:tabs>
        <w:ind w:left="990" w:hanging="360"/>
      </w:pPr>
      <w:rPr>
        <w:b w:val="0"/>
      </w:rPr>
    </w:lvl>
    <w:lvl w:ilvl="2" w:tplc="9034A7DE">
      <w:start w:val="1"/>
      <w:numFmt w:val="lowerRoman"/>
      <w:lvlText w:val="%3."/>
      <w:lvlJc w:val="right"/>
      <w:pPr>
        <w:tabs>
          <w:tab w:val="num" w:pos="1800"/>
        </w:tabs>
        <w:ind w:left="1800" w:hanging="180"/>
      </w:pPr>
    </w:lvl>
    <w:lvl w:ilvl="3" w:tplc="63CAA44A">
      <w:start w:val="1"/>
      <w:numFmt w:val="decimal"/>
      <w:lvlText w:val="%4."/>
      <w:lvlJc w:val="left"/>
      <w:pPr>
        <w:tabs>
          <w:tab w:val="num" w:pos="2520"/>
        </w:tabs>
        <w:ind w:left="2520" w:hanging="360"/>
      </w:pPr>
    </w:lvl>
    <w:lvl w:ilvl="4" w:tplc="532E9430">
      <w:start w:val="1"/>
      <w:numFmt w:val="lowerLetter"/>
      <w:lvlText w:val="%5."/>
      <w:lvlJc w:val="left"/>
      <w:pPr>
        <w:tabs>
          <w:tab w:val="num" w:pos="3240"/>
        </w:tabs>
        <w:ind w:left="3240" w:hanging="360"/>
      </w:pPr>
    </w:lvl>
    <w:lvl w:ilvl="5" w:tplc="65F0FD50">
      <w:start w:val="1"/>
      <w:numFmt w:val="lowerRoman"/>
      <w:lvlText w:val="%6."/>
      <w:lvlJc w:val="right"/>
      <w:pPr>
        <w:tabs>
          <w:tab w:val="num" w:pos="3960"/>
        </w:tabs>
        <w:ind w:left="3960" w:hanging="180"/>
      </w:pPr>
    </w:lvl>
    <w:lvl w:ilvl="6" w:tplc="A07C5B0E">
      <w:start w:val="1"/>
      <w:numFmt w:val="decimal"/>
      <w:lvlText w:val="%7."/>
      <w:lvlJc w:val="left"/>
      <w:pPr>
        <w:tabs>
          <w:tab w:val="num" w:pos="4680"/>
        </w:tabs>
        <w:ind w:left="4680" w:hanging="360"/>
      </w:pPr>
    </w:lvl>
    <w:lvl w:ilvl="7" w:tplc="C0F8A532">
      <w:start w:val="1"/>
      <w:numFmt w:val="lowerLetter"/>
      <w:lvlText w:val="%8."/>
      <w:lvlJc w:val="left"/>
      <w:pPr>
        <w:tabs>
          <w:tab w:val="num" w:pos="5400"/>
        </w:tabs>
        <w:ind w:left="5400" w:hanging="360"/>
      </w:pPr>
    </w:lvl>
    <w:lvl w:ilvl="8" w:tplc="060417CE">
      <w:start w:val="1"/>
      <w:numFmt w:val="lowerRoman"/>
      <w:lvlText w:val="%9."/>
      <w:lvlJc w:val="right"/>
      <w:pPr>
        <w:tabs>
          <w:tab w:val="num" w:pos="6120"/>
        </w:tabs>
        <w:ind w:left="6120" w:hanging="180"/>
      </w:pPr>
    </w:lvl>
  </w:abstractNum>
  <w:abstractNum w:abstractNumId="1" w15:restartNumberingAfterBreak="0">
    <w:nsid w:val="77246B8F"/>
    <w:multiLevelType w:val="hybridMultilevel"/>
    <w:tmpl w:val="46569F36"/>
    <w:lvl w:ilvl="0" w:tplc="706A2728">
      <w:start w:val="1"/>
      <w:numFmt w:val="bullet"/>
      <w:lvlText w:val=""/>
      <w:lvlJc w:val="left"/>
      <w:pPr>
        <w:ind w:left="1446" w:hanging="360"/>
      </w:pPr>
      <w:rPr>
        <w:rFonts w:ascii="Symbol" w:hAnsi="Symbol" w:hint="default"/>
      </w:rPr>
    </w:lvl>
    <w:lvl w:ilvl="1" w:tplc="A642B6FE" w:tentative="1">
      <w:start w:val="1"/>
      <w:numFmt w:val="bullet"/>
      <w:lvlText w:val="o"/>
      <w:lvlJc w:val="left"/>
      <w:pPr>
        <w:ind w:left="2166" w:hanging="360"/>
      </w:pPr>
      <w:rPr>
        <w:rFonts w:ascii="Courier New" w:hAnsi="Courier New" w:cs="Courier New" w:hint="default"/>
      </w:rPr>
    </w:lvl>
    <w:lvl w:ilvl="2" w:tplc="D4C0773C" w:tentative="1">
      <w:start w:val="1"/>
      <w:numFmt w:val="bullet"/>
      <w:lvlText w:val=""/>
      <w:lvlJc w:val="left"/>
      <w:pPr>
        <w:ind w:left="2886" w:hanging="360"/>
      </w:pPr>
      <w:rPr>
        <w:rFonts w:ascii="Wingdings" w:hAnsi="Wingdings" w:hint="default"/>
      </w:rPr>
    </w:lvl>
    <w:lvl w:ilvl="3" w:tplc="9BD256FA" w:tentative="1">
      <w:start w:val="1"/>
      <w:numFmt w:val="bullet"/>
      <w:lvlText w:val=""/>
      <w:lvlJc w:val="left"/>
      <w:pPr>
        <w:ind w:left="3606" w:hanging="360"/>
      </w:pPr>
      <w:rPr>
        <w:rFonts w:ascii="Symbol" w:hAnsi="Symbol" w:hint="default"/>
      </w:rPr>
    </w:lvl>
    <w:lvl w:ilvl="4" w:tplc="4AC6FB22" w:tentative="1">
      <w:start w:val="1"/>
      <w:numFmt w:val="bullet"/>
      <w:lvlText w:val="o"/>
      <w:lvlJc w:val="left"/>
      <w:pPr>
        <w:ind w:left="4326" w:hanging="360"/>
      </w:pPr>
      <w:rPr>
        <w:rFonts w:ascii="Courier New" w:hAnsi="Courier New" w:cs="Courier New" w:hint="default"/>
      </w:rPr>
    </w:lvl>
    <w:lvl w:ilvl="5" w:tplc="CB10C7FE" w:tentative="1">
      <w:start w:val="1"/>
      <w:numFmt w:val="bullet"/>
      <w:lvlText w:val=""/>
      <w:lvlJc w:val="left"/>
      <w:pPr>
        <w:ind w:left="5046" w:hanging="360"/>
      </w:pPr>
      <w:rPr>
        <w:rFonts w:ascii="Wingdings" w:hAnsi="Wingdings" w:hint="default"/>
      </w:rPr>
    </w:lvl>
    <w:lvl w:ilvl="6" w:tplc="17686080" w:tentative="1">
      <w:start w:val="1"/>
      <w:numFmt w:val="bullet"/>
      <w:lvlText w:val=""/>
      <w:lvlJc w:val="left"/>
      <w:pPr>
        <w:ind w:left="5766" w:hanging="360"/>
      </w:pPr>
      <w:rPr>
        <w:rFonts w:ascii="Symbol" w:hAnsi="Symbol" w:hint="default"/>
      </w:rPr>
    </w:lvl>
    <w:lvl w:ilvl="7" w:tplc="A5B82A26" w:tentative="1">
      <w:start w:val="1"/>
      <w:numFmt w:val="bullet"/>
      <w:lvlText w:val="o"/>
      <w:lvlJc w:val="left"/>
      <w:pPr>
        <w:ind w:left="6486" w:hanging="360"/>
      </w:pPr>
      <w:rPr>
        <w:rFonts w:ascii="Courier New" w:hAnsi="Courier New" w:cs="Courier New" w:hint="default"/>
      </w:rPr>
    </w:lvl>
    <w:lvl w:ilvl="8" w:tplc="7F846956" w:tentative="1">
      <w:start w:val="1"/>
      <w:numFmt w:val="bullet"/>
      <w:lvlText w:val=""/>
      <w:lvlJc w:val="left"/>
      <w:pPr>
        <w:ind w:left="7206" w:hanging="360"/>
      </w:pPr>
      <w:rPr>
        <w:rFonts w:ascii="Wingdings" w:hAnsi="Wingdings" w:hint="default"/>
      </w:rPr>
    </w:lvl>
  </w:abstractNum>
  <w:num w:numId="1" w16cid:durableId="1804733850">
    <w:abstractNumId w:val="0"/>
  </w:num>
  <w:num w:numId="2" w16cid:durableId="1140460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42493"/>
    <w:rsid w:val="00442493"/>
    <w:rsid w:val="00966449"/>
    <w:rsid w:val="00A50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A3D07"/>
  <w15:docId w15:val="{3A37F9A7-748E-451E-AE0C-4601DAD4B6A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A70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0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0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0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A70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0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0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0E2"/>
    <w:rPr>
      <w:rFonts w:eastAsiaTheme="majorEastAsia" w:cstheme="majorBidi"/>
      <w:color w:val="272727" w:themeColor="text1" w:themeTint="D8"/>
    </w:rPr>
  </w:style>
  <w:style w:type="paragraph" w:styleId="Quote">
    <w:name w:val="Quote"/>
    <w:basedOn w:val="Normal"/>
    <w:next w:val="Normal"/>
    <w:link w:val="QuoteChar"/>
    <w:uiPriority w:val="29"/>
    <w:qFormat/>
    <w:rsid w:val="002A70E2"/>
    <w:pPr>
      <w:spacing w:before="160"/>
      <w:jc w:val="center"/>
    </w:pPr>
    <w:rPr>
      <w:i/>
      <w:iCs/>
      <w:color w:val="404040" w:themeColor="text1" w:themeTint="BF"/>
    </w:rPr>
  </w:style>
  <w:style w:type="character" w:customStyle="1" w:styleId="QuoteChar">
    <w:name w:val="Quote Char"/>
    <w:basedOn w:val="DefaultParagraphFont"/>
    <w:link w:val="Quote"/>
    <w:uiPriority w:val="29"/>
    <w:rsid w:val="002A70E2"/>
    <w:rPr>
      <w:i/>
      <w:iCs/>
      <w:color w:val="404040" w:themeColor="text1" w:themeTint="BF"/>
    </w:rPr>
  </w:style>
  <w:style w:type="paragraph" w:styleId="IntenseQuote">
    <w:name w:val="Intense Quote"/>
    <w:basedOn w:val="Normal"/>
    <w:next w:val="Normal"/>
    <w:link w:val="IntenseQuoteChar"/>
    <w:uiPriority w:val="30"/>
    <w:qFormat/>
    <w:rsid w:val="002A70E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A70E2"/>
    <w:rPr>
      <w:i/>
      <w:iCs/>
      <w:color w:val="365F91" w:themeColor="accent1" w:themeShade="BF"/>
    </w:rPr>
  </w:style>
  <w:style w:type="character" w:styleId="IntenseReference">
    <w:name w:val="Intense Reference"/>
    <w:basedOn w:val="DefaultParagraphFont"/>
    <w:uiPriority w:val="32"/>
    <w:qFormat/>
    <w:rsid w:val="002A70E2"/>
    <w:rPr>
      <w:b/>
      <w:bCs/>
      <w:smallCaps/>
      <w:color w:val="365F91" w:themeColor="accent1" w:themeShade="BF"/>
      <w:spacing w:val="5"/>
    </w:rPr>
  </w:style>
  <w:style w:type="character" w:styleId="Hyperlink">
    <w:name w:val="Hyperlink"/>
    <w:basedOn w:val="DefaultParagraphFont"/>
    <w:uiPriority w:val="99"/>
    <w:unhideWhenUsed/>
    <w:rsid w:val="00D73C90"/>
    <w:rPr>
      <w:color w:val="0000FF" w:themeColor="hyperlink"/>
      <w:u w:val="single"/>
    </w:rPr>
  </w:style>
  <w:style w:type="character" w:customStyle="1" w:styleId="ListParagraphChar">
    <w:name w:val="List Paragraph Char"/>
    <w:link w:val="ListParagraph"/>
    <w:uiPriority w:val="34"/>
    <w:locked/>
    <w:rsid w:val="00D73C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acquisition.gov/?q=/browse/far/1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lisha.Milander@va.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4</Pages>
  <Words>926</Words>
  <Characters>5283</Characters>
  <Application>Microsoft Office Word</Application>
  <DocSecurity>0</DocSecurity>
  <Lines>165</Lines>
  <Paragraphs>82</Paragraphs>
  <ScaleCrop>false</ScaleCrop>
  <Company/>
  <LinksUpToDate>false</LinksUpToDate>
  <CharactersWithSpaces>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Milander, Alisha L.</cp:lastModifiedBy>
  <cp:revision>2</cp:revision>
  <dcterms:created xsi:type="dcterms:W3CDTF">2026-05-07T20:07:00Z</dcterms:created>
  <dcterms:modified xsi:type="dcterms:W3CDTF">2026-05-07T20:08:00Z</dcterms:modified>
</cp:coreProperties>
</file>