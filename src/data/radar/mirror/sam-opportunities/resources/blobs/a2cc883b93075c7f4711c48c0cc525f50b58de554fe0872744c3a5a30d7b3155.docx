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8D66" w14:textId="27940B74" w:rsidR="00DC5BA9" w:rsidRPr="00DC5BA9" w:rsidRDefault="00DC5BA9" w:rsidP="00DC5BA9">
      <w:pPr>
        <w:pStyle w:val="Heading2"/>
        <w:jc w:val="center"/>
        <w:rPr>
          <w:rFonts w:ascii="Arial" w:hAnsi="Arial" w:cs="Arial"/>
          <w:b/>
          <w:bCs/>
          <w:sz w:val="28"/>
          <w:szCs w:val="28"/>
        </w:rPr>
      </w:pPr>
      <w:bookmarkStart w:id="0" w:name="_Toc217993577"/>
      <w:bookmarkStart w:id="1" w:name="_Toc226114082"/>
      <w:r w:rsidRPr="00DC5BA9">
        <w:rPr>
          <w:rFonts w:ascii="Arial" w:hAnsi="Arial" w:cs="Arial"/>
          <w:b/>
          <w:bCs/>
          <w:sz w:val="28"/>
          <w:szCs w:val="28"/>
        </w:rPr>
        <w:t>Performance Work Statement Services</w:t>
      </w:r>
      <w:bookmarkEnd w:id="0"/>
      <w:bookmarkEnd w:id="1"/>
    </w:p>
    <w:p w14:paraId="088462B7" w14:textId="77777777" w:rsidR="00DC5BA9" w:rsidRPr="0058169D" w:rsidRDefault="00DC5BA9" w:rsidP="00DC5BA9">
      <w:pPr>
        <w:pStyle w:val="NoSpacing"/>
        <w:numPr>
          <w:ilvl w:val="0"/>
          <w:numId w:val="3"/>
        </w:numPr>
        <w:spacing w:before="120" w:after="120"/>
        <w:rPr>
          <w:rFonts w:ascii="Arial" w:hAnsi="Arial" w:cs="Arial"/>
        </w:rPr>
      </w:pPr>
      <w:r w:rsidRPr="0058169D">
        <w:rPr>
          <w:rFonts w:ascii="Arial" w:hAnsi="Arial" w:cs="Arial"/>
          <w:b/>
          <w:u w:val="single"/>
        </w:rPr>
        <w:t>GENERAL:</w:t>
      </w:r>
    </w:p>
    <w:p w14:paraId="59CBC618" w14:textId="77777777" w:rsidR="00DC5BA9" w:rsidRPr="0058169D" w:rsidRDefault="00DC5BA9" w:rsidP="00DC5BA9">
      <w:pPr>
        <w:pStyle w:val="NoSpacing"/>
        <w:numPr>
          <w:ilvl w:val="1"/>
          <w:numId w:val="3"/>
        </w:numPr>
        <w:spacing w:before="120" w:after="120"/>
        <w:rPr>
          <w:rFonts w:ascii="Arial" w:hAnsi="Arial" w:cs="Arial"/>
        </w:rPr>
      </w:pPr>
      <w:r w:rsidRPr="0058169D">
        <w:rPr>
          <w:rFonts w:ascii="Arial" w:hAnsi="Arial" w:cs="Arial"/>
          <w:u w:val="single"/>
        </w:rPr>
        <w:t>Services Provided</w:t>
      </w:r>
      <w:r w:rsidRPr="0058169D">
        <w:rPr>
          <w:rFonts w:ascii="Arial" w:hAnsi="Arial" w:cs="Arial"/>
        </w:rPr>
        <w:t>: The Contractor shall provide Board Certified or Board Eligible Tele-</w:t>
      </w:r>
      <w:r w:rsidRPr="0058169D">
        <w:rPr>
          <w:rFonts w:ascii="Arial" w:hAnsi="Arial" w:cs="Arial"/>
          <w:color w:val="000000" w:themeColor="text1"/>
        </w:rPr>
        <w:t>Radiology Physician Services</w:t>
      </w:r>
      <w:r w:rsidRPr="0058169D">
        <w:rPr>
          <w:rFonts w:ascii="Arial" w:hAnsi="Arial" w:cs="Arial"/>
        </w:rPr>
        <w:t xml:space="preserve"> in accordance with the specifications contained herein to beneficiaries of the Department of Veterans Affairs (VA) and the Veterans Integrated Services Network (VISN) 9. The VA Radiology Services follow the standards &amp; guidelines set forth by American College of Radiology (ACR) </w:t>
      </w:r>
      <w:hyperlink r:id="rId5" w:history="1">
        <w:r w:rsidRPr="0058169D">
          <w:rPr>
            <w:rStyle w:val="Hyperlink"/>
            <w:rFonts w:ascii="Arial" w:hAnsi="Arial" w:cs="Arial"/>
          </w:rPr>
          <w:t>Practice Parameters and Technical Standards | American College of Radiology (acr.org)</w:t>
        </w:r>
      </w:hyperlink>
      <w:r w:rsidRPr="0058169D">
        <w:rPr>
          <w:rFonts w:ascii="Arial" w:hAnsi="Arial" w:cs="Arial"/>
        </w:rPr>
        <w:t xml:space="preserve"> and/or the American Board of Nuclear Medicine Scope of Practice” </w:t>
      </w:r>
      <w:hyperlink r:id="rId6" w:history="1">
        <w:r w:rsidRPr="0058169D">
          <w:rPr>
            <w:rStyle w:val="Hyperlink"/>
            <w:rFonts w:ascii="Arial" w:hAnsi="Arial" w:cs="Arial"/>
          </w:rPr>
          <w:t>https://www.abnm.org/wp-content/uploads/Components_Professional_Competence.pdf</w:t>
        </w:r>
      </w:hyperlink>
      <w:r w:rsidRPr="0058169D">
        <w:rPr>
          <w:rFonts w:ascii="Arial" w:hAnsi="Arial" w:cs="Arial"/>
        </w:rPr>
        <w:t xml:space="preserve">.  A contractor providing tele-radiology services shall provide services consistent with TJC and that meet or exceed </w:t>
      </w:r>
      <w:bookmarkStart w:id="2" w:name="_Int_gftDCtqh"/>
      <w:r w:rsidRPr="0058169D">
        <w:rPr>
          <w:rFonts w:ascii="Arial" w:hAnsi="Arial" w:cs="Arial"/>
        </w:rPr>
        <w:t>VA</w:t>
      </w:r>
      <w:bookmarkEnd w:id="2"/>
      <w:r w:rsidRPr="0058169D">
        <w:rPr>
          <w:rFonts w:ascii="Arial" w:hAnsi="Arial" w:cs="Arial"/>
        </w:rPr>
        <w:t xml:space="preserve"> and the American College of Radiology Guidelines as defined in this document. A link to the MSO/VABIT PWS template is</w:t>
      </w:r>
    </w:p>
    <w:p w14:paraId="797B68B9" w14:textId="77777777" w:rsidR="00DC5BA9" w:rsidRPr="0058169D" w:rsidRDefault="00DC5BA9" w:rsidP="00DC5BA9">
      <w:pPr>
        <w:pStyle w:val="BodyText"/>
        <w:numPr>
          <w:ilvl w:val="1"/>
          <w:numId w:val="3"/>
        </w:numPr>
        <w:suppressLineNumbers/>
        <w:snapToGrid w:val="0"/>
        <w:spacing w:before="120" w:after="120" w:line="240" w:lineRule="auto"/>
        <w:rPr>
          <w:rFonts w:cs="Arial"/>
          <w:sz w:val="22"/>
          <w:szCs w:val="22"/>
          <w:u w:val="single"/>
        </w:rPr>
      </w:pPr>
      <w:r w:rsidRPr="0058169D">
        <w:rPr>
          <w:rFonts w:cs="Arial"/>
          <w:sz w:val="22"/>
          <w:szCs w:val="22"/>
          <w:u w:val="single"/>
        </w:rPr>
        <w:t>Place of Performance</w:t>
      </w:r>
      <w:r w:rsidRPr="0058169D">
        <w:rPr>
          <w:rFonts w:cs="Arial"/>
          <w:sz w:val="22"/>
          <w:szCs w:val="22"/>
        </w:rPr>
        <w:t>: Contractor shall furnish services for the Veterans Integrated Services Network (VISN) 9 Medical Centers and their associated radiology service locations.  (See Schedule of Services)</w:t>
      </w:r>
    </w:p>
    <w:p w14:paraId="0E6D7187" w14:textId="77777777" w:rsidR="00DC5BA9" w:rsidRPr="0058169D" w:rsidRDefault="00DC5BA9" w:rsidP="00DC5BA9">
      <w:pPr>
        <w:pStyle w:val="BodyText"/>
        <w:numPr>
          <w:ilvl w:val="1"/>
          <w:numId w:val="3"/>
        </w:numPr>
        <w:suppressLineNumbers/>
        <w:snapToGrid w:val="0"/>
        <w:spacing w:before="120" w:after="120" w:line="240" w:lineRule="auto"/>
        <w:rPr>
          <w:rFonts w:cs="Arial"/>
          <w:color w:val="000000"/>
          <w:sz w:val="22"/>
          <w:szCs w:val="22"/>
          <w:u w:val="single"/>
        </w:rPr>
      </w:pPr>
      <w:r w:rsidRPr="0058169D">
        <w:rPr>
          <w:rFonts w:cs="Arial"/>
          <w:sz w:val="22"/>
          <w:szCs w:val="22"/>
          <w:u w:val="single"/>
        </w:rPr>
        <w:t>Authority</w:t>
      </w:r>
      <w:r w:rsidRPr="0058169D">
        <w:rPr>
          <w:rFonts w:cs="Arial"/>
          <w:sz w:val="22"/>
          <w:szCs w:val="22"/>
        </w:rPr>
        <w:t xml:space="preserve">: </w:t>
      </w:r>
      <w:r w:rsidRPr="0058169D">
        <w:rPr>
          <w:rFonts w:cs="Arial"/>
          <w:color w:val="000000" w:themeColor="text1"/>
          <w:sz w:val="22"/>
          <w:szCs w:val="22"/>
        </w:rPr>
        <w:t xml:space="preserve">Title 38 USC 8153, Health Care Resources (HCR) </w:t>
      </w:r>
      <w:r w:rsidRPr="0058169D">
        <w:rPr>
          <w:rFonts w:cs="Arial"/>
          <w:bCs/>
          <w:color w:val="000000" w:themeColor="text1"/>
          <w:sz w:val="22"/>
          <w:szCs w:val="22"/>
        </w:rPr>
        <w:t xml:space="preserve">sharing Authority. </w:t>
      </w:r>
    </w:p>
    <w:p w14:paraId="17A90650" w14:textId="77777777" w:rsidR="00DC5BA9" w:rsidRPr="0058169D" w:rsidRDefault="00DC5BA9" w:rsidP="00DC5BA9">
      <w:pPr>
        <w:pStyle w:val="BodyText"/>
        <w:numPr>
          <w:ilvl w:val="1"/>
          <w:numId w:val="3"/>
        </w:numPr>
        <w:suppressLineNumbers/>
        <w:snapToGrid w:val="0"/>
        <w:spacing w:before="120" w:after="120" w:line="240" w:lineRule="auto"/>
        <w:rPr>
          <w:rFonts w:cs="Arial"/>
          <w:sz w:val="22"/>
          <w:szCs w:val="22"/>
        </w:rPr>
      </w:pPr>
      <w:r w:rsidRPr="0058169D">
        <w:rPr>
          <w:rFonts w:cs="Arial"/>
          <w:sz w:val="22"/>
          <w:szCs w:val="22"/>
          <w:u w:val="single"/>
        </w:rPr>
        <w:t>Policy/Directives/Handbooks.</w:t>
      </w:r>
      <w:r w:rsidRPr="0058169D">
        <w:rPr>
          <w:rFonts w:cs="Arial"/>
          <w:sz w:val="22"/>
          <w:szCs w:val="22"/>
        </w:rPr>
        <w:t xml:space="preserve"> The contractor shall be subject to the following policies, including any subsequent updates during the period of performance.  The policies listed below can be accessed electronically at the following:   </w:t>
      </w:r>
      <w:hyperlink r:id="rId7" w:history="1">
        <w:r w:rsidRPr="0058169D">
          <w:rPr>
            <w:rStyle w:val="Hyperlink"/>
            <w:rFonts w:eastAsiaTheme="minorHAnsi" w:cs="Arial"/>
            <w:sz w:val="22"/>
            <w:szCs w:val="22"/>
          </w:rPr>
          <w:t>VA Publications</w:t>
        </w:r>
      </w:hyperlink>
      <w:r w:rsidRPr="0058169D">
        <w:rPr>
          <w:rFonts w:eastAsiaTheme="minorHAnsi" w:cs="Arial"/>
          <w:sz w:val="22"/>
          <w:szCs w:val="22"/>
        </w:rPr>
        <w:t xml:space="preserve">    </w:t>
      </w:r>
      <w:r w:rsidRPr="0058169D">
        <w:rPr>
          <w:rFonts w:cs="Arial"/>
          <w:sz w:val="22"/>
          <w:szCs w:val="22"/>
        </w:rPr>
        <w:t xml:space="preserve"> </w:t>
      </w:r>
      <w:hyperlink r:id="rId8" w:history="1">
        <w:r w:rsidRPr="0058169D">
          <w:rPr>
            <w:rFonts w:eastAsiaTheme="minorHAnsi" w:cs="Arial"/>
            <w:color w:val="0000FF"/>
            <w:sz w:val="22"/>
            <w:szCs w:val="22"/>
            <w:u w:val="single"/>
          </w:rPr>
          <w:t>VHA Publications</w:t>
        </w:r>
      </w:hyperlink>
      <w:r w:rsidRPr="0058169D">
        <w:rPr>
          <w:rFonts w:eastAsiaTheme="minorHAnsi" w:cs="Arial"/>
          <w:sz w:val="22"/>
          <w:szCs w:val="22"/>
        </w:rPr>
        <w:t xml:space="preserve">   </w:t>
      </w:r>
    </w:p>
    <w:p w14:paraId="4A63DC5D" w14:textId="77777777" w:rsidR="00DC5BA9" w:rsidRPr="0058169D" w:rsidRDefault="00DC5BA9" w:rsidP="00DC5BA9">
      <w:pPr>
        <w:pStyle w:val="BodyText"/>
        <w:numPr>
          <w:ilvl w:val="2"/>
          <w:numId w:val="3"/>
        </w:numPr>
        <w:snapToGrid w:val="0"/>
        <w:spacing w:before="120" w:after="120" w:line="240" w:lineRule="auto"/>
        <w:rPr>
          <w:rFonts w:cs="Arial"/>
          <w:color w:val="000000"/>
          <w:sz w:val="22"/>
          <w:szCs w:val="22"/>
          <w:u w:val="single"/>
        </w:rPr>
      </w:pPr>
      <w:bookmarkStart w:id="3" w:name="_Hlk56083207"/>
      <w:bookmarkStart w:id="4" w:name="_Hlk134018193"/>
      <w:r w:rsidRPr="0058169D">
        <w:rPr>
          <w:rFonts w:cs="Arial"/>
          <w:color w:val="000000"/>
          <w:sz w:val="22"/>
          <w:szCs w:val="22"/>
          <w:lang w:val="en"/>
        </w:rPr>
        <w:t>VA Directive 1663: Health Care Resources (HCR) Contracting – Buying Title 38 U.S.C. 8153</w:t>
      </w:r>
    </w:p>
    <w:p w14:paraId="7409C98D" w14:textId="77777777" w:rsidR="00DC5BA9" w:rsidRPr="0058169D" w:rsidRDefault="00DC5BA9" w:rsidP="00DC5BA9">
      <w:pPr>
        <w:pStyle w:val="BodyText"/>
        <w:snapToGrid w:val="0"/>
        <w:spacing w:before="120" w:after="120" w:line="240" w:lineRule="auto"/>
        <w:ind w:left="1260" w:hanging="630"/>
        <w:rPr>
          <w:rFonts w:cs="Arial"/>
          <w:color w:val="000000" w:themeColor="text1"/>
          <w:sz w:val="22"/>
          <w:szCs w:val="22"/>
        </w:rPr>
      </w:pPr>
      <w:r w:rsidRPr="0058169D">
        <w:rPr>
          <w:rFonts w:cs="Arial"/>
          <w:color w:val="000000" w:themeColor="text1"/>
          <w:sz w:val="22"/>
          <w:szCs w:val="22"/>
        </w:rPr>
        <w:t>1.4.2.  VHA Directive 1003.04: VHA Patient Advocacy</w:t>
      </w:r>
      <w:bookmarkStart w:id="5" w:name="_Hlk121988950"/>
    </w:p>
    <w:bookmarkEnd w:id="5"/>
    <w:p w14:paraId="36862A66" w14:textId="77777777" w:rsidR="00DC5BA9" w:rsidRPr="0058169D" w:rsidRDefault="00DC5BA9" w:rsidP="00DC5BA9">
      <w:pPr>
        <w:pStyle w:val="BodyText"/>
        <w:numPr>
          <w:ilvl w:val="2"/>
          <w:numId w:val="4"/>
        </w:numPr>
        <w:snapToGrid w:val="0"/>
        <w:spacing w:before="120" w:after="120" w:line="240" w:lineRule="auto"/>
        <w:ind w:left="1296"/>
        <w:rPr>
          <w:rFonts w:cs="Arial"/>
          <w:color w:val="000000"/>
          <w:sz w:val="22"/>
          <w:szCs w:val="22"/>
        </w:rPr>
      </w:pPr>
      <w:r w:rsidRPr="0058169D">
        <w:rPr>
          <w:rFonts w:cs="Arial"/>
          <w:color w:val="000000"/>
          <w:sz w:val="22"/>
          <w:szCs w:val="22"/>
        </w:rPr>
        <w:t>VHA Directive 1065: Productivity and Staffing Guidance for Specialty Provider Group Practice</w:t>
      </w:r>
    </w:p>
    <w:p w14:paraId="54154E6A" w14:textId="77777777" w:rsidR="00DC5BA9" w:rsidRPr="0058169D" w:rsidRDefault="00DC5BA9" w:rsidP="00DC5BA9">
      <w:pPr>
        <w:pStyle w:val="BodyText"/>
        <w:numPr>
          <w:ilvl w:val="2"/>
          <w:numId w:val="4"/>
        </w:numPr>
        <w:snapToGrid w:val="0"/>
        <w:spacing w:before="120" w:after="120" w:line="240" w:lineRule="auto"/>
        <w:ind w:left="1296"/>
        <w:rPr>
          <w:rFonts w:cs="Arial"/>
          <w:color w:val="000000"/>
          <w:sz w:val="22"/>
          <w:szCs w:val="22"/>
        </w:rPr>
      </w:pPr>
      <w:r w:rsidRPr="0058169D">
        <w:rPr>
          <w:rFonts w:cs="Arial"/>
          <w:color w:val="000000"/>
          <w:sz w:val="22"/>
          <w:szCs w:val="22"/>
        </w:rPr>
        <w:t>VHA Directive 1088(1): Communicating Test Results to Providers and Patients</w:t>
      </w:r>
    </w:p>
    <w:p w14:paraId="506E1DA9" w14:textId="77777777" w:rsidR="00DC5BA9" w:rsidRPr="0058169D" w:rsidRDefault="00DC5BA9" w:rsidP="00DC5BA9">
      <w:pPr>
        <w:pStyle w:val="BodyText"/>
        <w:numPr>
          <w:ilvl w:val="2"/>
          <w:numId w:val="4"/>
        </w:numPr>
        <w:snapToGrid w:val="0"/>
        <w:spacing w:before="120" w:after="120" w:line="240" w:lineRule="auto"/>
        <w:ind w:left="1296"/>
        <w:contextualSpacing/>
        <w:rPr>
          <w:rFonts w:eastAsiaTheme="minorEastAsia" w:cs="Arial"/>
          <w:sz w:val="22"/>
          <w:szCs w:val="22"/>
        </w:rPr>
      </w:pPr>
      <w:r w:rsidRPr="0058169D">
        <w:rPr>
          <w:rFonts w:cs="Arial"/>
          <w:color w:val="000000"/>
          <w:sz w:val="22"/>
          <w:szCs w:val="22"/>
        </w:rPr>
        <w:t>VHA Directive 1100.18: Reporting and Responding to State Licensing Boards</w:t>
      </w:r>
    </w:p>
    <w:p w14:paraId="2B74BE7A" w14:textId="77777777" w:rsidR="00DC5BA9" w:rsidRPr="0058169D" w:rsidRDefault="00DC5BA9" w:rsidP="00DC5BA9">
      <w:pPr>
        <w:pStyle w:val="BodyText"/>
        <w:numPr>
          <w:ilvl w:val="2"/>
          <w:numId w:val="4"/>
        </w:numPr>
        <w:snapToGrid w:val="0"/>
        <w:spacing w:before="120" w:after="120" w:line="240" w:lineRule="auto"/>
        <w:ind w:left="1296"/>
        <w:contextualSpacing/>
        <w:rPr>
          <w:rFonts w:cs="Arial"/>
          <w:color w:val="000000"/>
          <w:sz w:val="22"/>
          <w:szCs w:val="22"/>
        </w:rPr>
      </w:pPr>
      <w:r w:rsidRPr="0058169D">
        <w:rPr>
          <w:rFonts w:cs="Arial"/>
          <w:color w:val="000000"/>
          <w:sz w:val="22"/>
          <w:szCs w:val="22"/>
        </w:rPr>
        <w:t>VHA Directive 1100.20: Credentialing of Health Care Providers</w:t>
      </w:r>
    </w:p>
    <w:p w14:paraId="38BC1F3E" w14:textId="77777777" w:rsidR="00DC5BA9" w:rsidRDefault="00DC5BA9" w:rsidP="00DC5BA9">
      <w:pPr>
        <w:pStyle w:val="BodyText"/>
        <w:numPr>
          <w:ilvl w:val="2"/>
          <w:numId w:val="4"/>
        </w:numPr>
        <w:snapToGrid w:val="0"/>
        <w:spacing w:before="120" w:after="120" w:line="240" w:lineRule="auto"/>
        <w:ind w:left="1296"/>
        <w:contextualSpacing/>
        <w:rPr>
          <w:rFonts w:cs="Arial"/>
          <w:color w:val="000000"/>
          <w:sz w:val="22"/>
          <w:szCs w:val="22"/>
          <w:lang w:val="en"/>
        </w:rPr>
      </w:pPr>
      <w:bookmarkStart w:id="6" w:name="_Hlk134018412"/>
      <w:r w:rsidRPr="0058169D">
        <w:rPr>
          <w:rFonts w:cs="Arial"/>
          <w:color w:val="000000"/>
          <w:sz w:val="22"/>
          <w:szCs w:val="22"/>
          <w:lang w:val="en"/>
        </w:rPr>
        <w:t>VHA Directive 1100.21: Privileging</w:t>
      </w:r>
    </w:p>
    <w:p w14:paraId="61D1CBCB" w14:textId="5DF2CC96" w:rsidR="00DC5BA9" w:rsidRDefault="00DC5BA9" w:rsidP="00DC5BA9">
      <w:pPr>
        <w:pStyle w:val="BodyText"/>
        <w:numPr>
          <w:ilvl w:val="2"/>
          <w:numId w:val="4"/>
        </w:numPr>
        <w:snapToGrid w:val="0"/>
        <w:spacing w:before="120" w:after="120" w:line="240" w:lineRule="auto"/>
        <w:ind w:left="1296"/>
        <w:rPr>
          <w:ins w:id="7" w:author="Bonness, Ramona I." w:date="2026-03-30T10:47:00Z" w16du:dateUtc="2026-03-30T15:47:00Z"/>
          <w:color w:val="000000"/>
          <w:sz w:val="22"/>
          <w:szCs w:val="22"/>
          <w:lang w:val="en"/>
        </w:rPr>
      </w:pPr>
      <w:ins w:id="8" w:author="Bonness, Ramona I." w:date="2026-03-30T10:48:00Z" w16du:dateUtc="2026-03-30T15:48:00Z">
        <w:r w:rsidRPr="00A01D77">
          <w:rPr>
            <w:color w:val="000000"/>
            <w:sz w:val="22"/>
            <w:szCs w:val="22"/>
            <w:lang w:val="en"/>
          </w:rPr>
          <w:t>VHA Directive 1105.05 Magnetic Resonance Safety</w:t>
        </w:r>
      </w:ins>
    </w:p>
    <w:p w14:paraId="2CA8C672" w14:textId="2F8265CD" w:rsidR="00DC5BA9" w:rsidRPr="00DC5BA9" w:rsidRDefault="00DC5BA9" w:rsidP="00DC5BA9">
      <w:pPr>
        <w:pStyle w:val="BodyText"/>
        <w:numPr>
          <w:ilvl w:val="2"/>
          <w:numId w:val="4"/>
        </w:numPr>
        <w:snapToGrid w:val="0"/>
        <w:spacing w:before="120" w:after="120" w:line="240" w:lineRule="auto"/>
        <w:ind w:left="1296"/>
        <w:rPr>
          <w:color w:val="000000"/>
          <w:sz w:val="22"/>
          <w:szCs w:val="22"/>
          <w:lang w:val="en"/>
        </w:rPr>
      </w:pPr>
      <w:ins w:id="9" w:author="Bonness, Ramona I." w:date="2026-03-30T10:47:00Z" w16du:dateUtc="2026-03-30T15:47:00Z">
        <w:r w:rsidRPr="008C4D4F">
          <w:rPr>
            <w:color w:val="000000"/>
            <w:sz w:val="22"/>
            <w:szCs w:val="22"/>
            <w:lang w:val="en"/>
          </w:rPr>
          <w:t>VHA Directive 1129, Radiation Protection for Machine Sources of Ionizing Radiation</w:t>
        </w:r>
      </w:ins>
    </w:p>
    <w:bookmarkEnd w:id="6"/>
    <w:p w14:paraId="6E8BC445" w14:textId="77777777" w:rsidR="00DC5BA9" w:rsidRPr="0058169D" w:rsidRDefault="00DC5BA9" w:rsidP="00DC5BA9">
      <w:pPr>
        <w:pStyle w:val="BodyText"/>
        <w:numPr>
          <w:ilvl w:val="2"/>
          <w:numId w:val="4"/>
        </w:numPr>
        <w:snapToGrid w:val="0"/>
        <w:spacing w:before="120" w:after="120" w:line="240" w:lineRule="auto"/>
        <w:ind w:left="1296"/>
        <w:contextualSpacing/>
        <w:rPr>
          <w:rFonts w:cs="Arial"/>
          <w:color w:val="000000"/>
          <w:sz w:val="22"/>
          <w:szCs w:val="22"/>
          <w:lang w:val="en"/>
        </w:rPr>
      </w:pPr>
      <w:r w:rsidRPr="0058169D">
        <w:rPr>
          <w:rFonts w:cs="Arial"/>
          <w:color w:val="000000"/>
          <w:sz w:val="22"/>
          <w:szCs w:val="22"/>
          <w:lang w:val="en"/>
        </w:rPr>
        <w:t>VHA Directive 1192.01: Seasonal Influenza Vaccination Program for VHA Health Care Personnel</w:t>
      </w:r>
      <w:bookmarkStart w:id="10" w:name="_Hlk506823304"/>
    </w:p>
    <w:p w14:paraId="02F57A44" w14:textId="77777777" w:rsidR="00DC5BA9" w:rsidRPr="0058169D" w:rsidRDefault="00DC5BA9" w:rsidP="00DC5BA9">
      <w:pPr>
        <w:pStyle w:val="BodyText"/>
        <w:numPr>
          <w:ilvl w:val="2"/>
          <w:numId w:val="4"/>
        </w:numPr>
        <w:snapToGrid w:val="0"/>
        <w:spacing w:before="120" w:after="120" w:line="240" w:lineRule="auto"/>
        <w:ind w:left="1296"/>
        <w:rPr>
          <w:rFonts w:cs="Arial"/>
          <w:color w:val="000000"/>
          <w:sz w:val="22"/>
          <w:szCs w:val="22"/>
        </w:rPr>
      </w:pPr>
      <w:r w:rsidRPr="0058169D">
        <w:rPr>
          <w:rFonts w:cs="Arial"/>
          <w:color w:val="000000"/>
          <w:sz w:val="22"/>
          <w:szCs w:val="22"/>
        </w:rPr>
        <w:t>VHA Directive 1220(1): Facility Procedure Complexity Designation Requirements to Perform Invasive Procedures in Any Clinical Setting</w:t>
      </w:r>
      <w:bookmarkEnd w:id="10"/>
    </w:p>
    <w:p w14:paraId="1E602519" w14:textId="77777777" w:rsidR="00DC5BA9" w:rsidRPr="0058169D" w:rsidRDefault="00DC5BA9" w:rsidP="00DC5BA9">
      <w:pPr>
        <w:pStyle w:val="BodyText"/>
        <w:numPr>
          <w:ilvl w:val="2"/>
          <w:numId w:val="4"/>
        </w:numPr>
        <w:snapToGrid w:val="0"/>
        <w:spacing w:before="120" w:after="120" w:line="240" w:lineRule="auto"/>
        <w:ind w:left="1296"/>
        <w:rPr>
          <w:rFonts w:eastAsiaTheme="minorEastAsia" w:cs="Arial"/>
          <w:sz w:val="22"/>
          <w:szCs w:val="22"/>
        </w:rPr>
      </w:pPr>
      <w:r w:rsidRPr="0058169D">
        <w:rPr>
          <w:rFonts w:eastAsiaTheme="minorEastAsia" w:cs="Arial"/>
          <w:sz w:val="22"/>
          <w:szCs w:val="22"/>
        </w:rPr>
        <w:t>VHA Directive 1605.01: Privacy and Release of Information</w:t>
      </w:r>
    </w:p>
    <w:p w14:paraId="697BF1DF" w14:textId="77777777" w:rsidR="00DC5BA9" w:rsidRPr="0058169D" w:rsidRDefault="00DC5BA9" w:rsidP="00DC5BA9">
      <w:pPr>
        <w:pStyle w:val="BodyText"/>
        <w:numPr>
          <w:ilvl w:val="2"/>
          <w:numId w:val="4"/>
        </w:numPr>
        <w:snapToGrid w:val="0"/>
        <w:spacing w:before="120" w:after="120" w:line="240" w:lineRule="auto"/>
        <w:ind w:left="1296"/>
        <w:rPr>
          <w:rFonts w:eastAsiaTheme="minorEastAsia" w:cs="Arial"/>
          <w:sz w:val="22"/>
          <w:szCs w:val="22"/>
        </w:rPr>
      </w:pPr>
      <w:r w:rsidRPr="0058169D">
        <w:rPr>
          <w:rFonts w:cs="Arial"/>
          <w:color w:val="000000"/>
          <w:sz w:val="22"/>
          <w:szCs w:val="22"/>
        </w:rPr>
        <w:t>VHA Directive 1907.01: VHA Health Information Management and Health Records</w:t>
      </w:r>
    </w:p>
    <w:bookmarkEnd w:id="3"/>
    <w:p w14:paraId="52FAD4EC" w14:textId="77777777" w:rsidR="00DC5BA9" w:rsidRPr="0058169D" w:rsidRDefault="00DC5BA9" w:rsidP="00DC5BA9">
      <w:pPr>
        <w:pStyle w:val="BodyText"/>
        <w:numPr>
          <w:ilvl w:val="2"/>
          <w:numId w:val="4"/>
        </w:numPr>
        <w:snapToGrid w:val="0"/>
        <w:spacing w:before="120" w:after="120" w:line="240" w:lineRule="auto"/>
        <w:ind w:left="1296"/>
        <w:rPr>
          <w:rStyle w:val="Hyperlink"/>
          <w:rFonts w:eastAsiaTheme="minorHAnsi" w:cs="Arial"/>
          <w:color w:val="000000"/>
          <w:sz w:val="22"/>
          <w:szCs w:val="22"/>
        </w:rPr>
      </w:pPr>
      <w:r w:rsidRPr="0058169D">
        <w:rPr>
          <w:rFonts w:cs="Arial"/>
          <w:color w:val="000000"/>
          <w:sz w:val="22"/>
          <w:szCs w:val="22"/>
        </w:rPr>
        <w:t>VHA Handbook 1100.17: National Practitioner Data Bank (NPDB) Reports</w:t>
      </w:r>
    </w:p>
    <w:p w14:paraId="7BC74490" w14:textId="77777777" w:rsidR="00DC5BA9" w:rsidRPr="0058169D" w:rsidRDefault="00DC5BA9" w:rsidP="00DC5BA9">
      <w:pPr>
        <w:pStyle w:val="BodyText"/>
        <w:numPr>
          <w:ilvl w:val="2"/>
          <w:numId w:val="4"/>
        </w:numPr>
        <w:suppressLineNumbers/>
        <w:snapToGrid w:val="0"/>
        <w:spacing w:before="120" w:after="120" w:line="240" w:lineRule="auto"/>
        <w:ind w:left="1296"/>
        <w:rPr>
          <w:rStyle w:val="Hyperlink"/>
          <w:rFonts w:eastAsiaTheme="majorEastAsia" w:cs="Arial"/>
          <w:color w:val="000000"/>
          <w:sz w:val="22"/>
          <w:szCs w:val="22"/>
        </w:rPr>
      </w:pPr>
      <w:r w:rsidRPr="0058169D">
        <w:rPr>
          <w:rFonts w:cs="Arial"/>
          <w:color w:val="000000" w:themeColor="text1"/>
          <w:sz w:val="22"/>
          <w:szCs w:val="22"/>
        </w:rPr>
        <w:lastRenderedPageBreak/>
        <w:t xml:space="preserve">Privacy Act of 1974 (5 U.S.C. 552a) as amended: </w:t>
      </w:r>
      <w:hyperlink r:id="rId9" w:history="1">
        <w:r w:rsidRPr="0058169D">
          <w:rPr>
            <w:rStyle w:val="Hyperlink"/>
            <w:rFonts w:eastAsiaTheme="minorEastAsia" w:cs="Arial"/>
            <w:sz w:val="22"/>
            <w:szCs w:val="22"/>
          </w:rPr>
          <w:t>http://www.justice.gov/oip/foia_updates/Vol_XVII_4/page2.htm</w:t>
        </w:r>
      </w:hyperlink>
    </w:p>
    <w:p w14:paraId="269E388F" w14:textId="77777777" w:rsidR="00DC5BA9" w:rsidRPr="0058169D" w:rsidRDefault="00DC5BA9" w:rsidP="00DC5BA9">
      <w:pPr>
        <w:pStyle w:val="BodyText"/>
        <w:numPr>
          <w:ilvl w:val="2"/>
          <w:numId w:val="4"/>
        </w:numPr>
        <w:suppressLineNumbers/>
        <w:snapToGrid w:val="0"/>
        <w:spacing w:before="120" w:after="120" w:line="240" w:lineRule="auto"/>
        <w:ind w:left="1296"/>
        <w:rPr>
          <w:rStyle w:val="Hyperlink"/>
          <w:rFonts w:eastAsiaTheme="majorEastAsia" w:cs="Arial"/>
          <w:color w:val="000000"/>
          <w:sz w:val="22"/>
          <w:szCs w:val="22"/>
        </w:rPr>
      </w:pPr>
      <w:r w:rsidRPr="0058169D">
        <w:rPr>
          <w:rStyle w:val="Hyperlink"/>
          <w:rFonts w:eastAsiaTheme="majorEastAsia" w:cs="Arial"/>
          <w:color w:val="000000" w:themeColor="text1"/>
          <w:sz w:val="22"/>
          <w:szCs w:val="22"/>
        </w:rPr>
        <w:t xml:space="preserve">National Institute of Standards and Technology: Federal Information Processing Standards (FIPS) </w:t>
      </w:r>
      <w:hyperlink r:id="rId10">
        <w:r w:rsidRPr="0058169D">
          <w:rPr>
            <w:rStyle w:val="Hyperlink"/>
            <w:rFonts w:eastAsiaTheme="majorEastAsia" w:cs="Arial"/>
            <w:sz w:val="22"/>
            <w:szCs w:val="22"/>
          </w:rPr>
          <w:t>http://scrc.nist.gov/pulications/fips/index.html</w:t>
        </w:r>
      </w:hyperlink>
    </w:p>
    <w:p w14:paraId="1EEC7D53" w14:textId="77777777" w:rsidR="00DC5BA9" w:rsidRPr="0058169D" w:rsidRDefault="00DC5BA9" w:rsidP="00DC5BA9">
      <w:pPr>
        <w:pStyle w:val="BodyText"/>
        <w:numPr>
          <w:ilvl w:val="2"/>
          <w:numId w:val="4"/>
        </w:numPr>
        <w:suppressLineNumbers/>
        <w:snapToGrid w:val="0"/>
        <w:spacing w:before="120" w:after="120" w:line="240" w:lineRule="auto"/>
        <w:ind w:left="1296"/>
        <w:rPr>
          <w:rStyle w:val="Hyperlink"/>
          <w:rFonts w:eastAsiaTheme="majorEastAsia" w:cs="Arial"/>
          <w:color w:val="000000"/>
          <w:sz w:val="22"/>
          <w:szCs w:val="22"/>
        </w:rPr>
      </w:pPr>
      <w:r w:rsidRPr="0058169D">
        <w:rPr>
          <w:rStyle w:val="Hyperlink"/>
          <w:rFonts w:eastAsiaTheme="majorEastAsia" w:cs="Arial"/>
          <w:color w:val="000000"/>
          <w:sz w:val="22"/>
          <w:szCs w:val="22"/>
        </w:rPr>
        <w:t xml:space="preserve">National Institute of Standards and Technology Special Publications 800 Series </w:t>
      </w:r>
      <w:hyperlink r:id="rId11" w:history="1">
        <w:r w:rsidRPr="0058169D">
          <w:rPr>
            <w:rStyle w:val="Hyperlink"/>
            <w:rFonts w:eastAsiaTheme="majorEastAsia" w:cs="Arial"/>
            <w:sz w:val="22"/>
            <w:szCs w:val="22"/>
          </w:rPr>
          <w:t>http://csrc.nist.gov/publications/nistpubs/index.html</w:t>
        </w:r>
      </w:hyperlink>
    </w:p>
    <w:bookmarkEnd w:id="4"/>
    <w:p w14:paraId="7190958B" w14:textId="77777777" w:rsidR="00DC5BA9" w:rsidRPr="0058169D" w:rsidRDefault="00DC5BA9" w:rsidP="00DC5BA9">
      <w:pPr>
        <w:pStyle w:val="BodyText"/>
        <w:numPr>
          <w:ilvl w:val="2"/>
          <w:numId w:val="4"/>
        </w:numPr>
        <w:suppressLineNumbers/>
        <w:snapToGrid w:val="0"/>
        <w:spacing w:before="120" w:after="120" w:line="240" w:lineRule="auto"/>
        <w:rPr>
          <w:rFonts w:eastAsiaTheme="majorEastAsia" w:cs="Arial"/>
          <w:color w:val="000000"/>
          <w:sz w:val="22"/>
          <w:szCs w:val="22"/>
          <w:u w:val="single"/>
        </w:rPr>
      </w:pPr>
      <w:r w:rsidRPr="0058169D">
        <w:rPr>
          <w:rFonts w:cs="Arial"/>
          <w:color w:val="000000" w:themeColor="text1"/>
          <w:sz w:val="22"/>
          <w:szCs w:val="22"/>
        </w:rPr>
        <w:t>42 Code of Federal Regulations (CFR) Part 482 Conditions of Participation Hospitals:</w:t>
      </w:r>
      <w:hyperlink r:id="rId12">
        <w:r w:rsidRPr="0058169D">
          <w:rPr>
            <w:rStyle w:val="Hyperlink"/>
            <w:rFonts w:cs="Arial"/>
            <w:sz w:val="22"/>
            <w:szCs w:val="22"/>
          </w:rPr>
          <w:t>https://www.ecfr.gov/cgi-bin/text-idx?node=pt42.5.482&amp;rgn=div5</w:t>
        </w:r>
      </w:hyperlink>
    </w:p>
    <w:p w14:paraId="52C5DEC5" w14:textId="77777777" w:rsidR="00DC5BA9" w:rsidRPr="0058169D" w:rsidRDefault="00DC5BA9" w:rsidP="00DC5BA9">
      <w:pPr>
        <w:pStyle w:val="BodyText"/>
        <w:numPr>
          <w:ilvl w:val="2"/>
          <w:numId w:val="4"/>
        </w:numPr>
        <w:suppressLineNumbers/>
        <w:spacing w:before="120" w:after="120" w:line="240" w:lineRule="auto"/>
        <w:rPr>
          <w:rFonts w:eastAsiaTheme="majorEastAsia" w:cs="Arial"/>
          <w:color w:val="000000" w:themeColor="text1"/>
          <w:sz w:val="22"/>
          <w:szCs w:val="22"/>
        </w:rPr>
      </w:pPr>
      <w:r w:rsidRPr="0058169D">
        <w:rPr>
          <w:rFonts w:eastAsiaTheme="majorEastAsia" w:cs="Arial"/>
          <w:color w:val="000000" w:themeColor="text1"/>
          <w:sz w:val="22"/>
          <w:szCs w:val="22"/>
        </w:rPr>
        <w:t>VHA Directive 1417: Lung Cancer Screening</w:t>
      </w:r>
    </w:p>
    <w:p w14:paraId="0C000D5A" w14:textId="77777777" w:rsidR="00DC5BA9" w:rsidRPr="0058169D" w:rsidRDefault="00DC5BA9" w:rsidP="00DC5BA9">
      <w:pPr>
        <w:pStyle w:val="BodyText"/>
        <w:numPr>
          <w:ilvl w:val="2"/>
          <w:numId w:val="4"/>
        </w:numPr>
        <w:suppressLineNumbers/>
        <w:spacing w:before="120" w:after="120" w:line="240" w:lineRule="auto"/>
        <w:rPr>
          <w:rFonts w:eastAsiaTheme="majorEastAsia" w:cs="Arial"/>
          <w:color w:val="000000" w:themeColor="text1"/>
          <w:sz w:val="22"/>
          <w:szCs w:val="22"/>
        </w:rPr>
      </w:pPr>
      <w:r w:rsidRPr="0058169D">
        <w:rPr>
          <w:rFonts w:eastAsiaTheme="majorEastAsia" w:cs="Arial"/>
          <w:color w:val="000000" w:themeColor="text1"/>
          <w:sz w:val="22"/>
          <w:szCs w:val="22"/>
        </w:rPr>
        <w:t>VA Handbook 6513: Secure External Connections</w:t>
      </w:r>
    </w:p>
    <w:p w14:paraId="790CEABE" w14:textId="77777777" w:rsidR="00DC5BA9" w:rsidRPr="0058169D" w:rsidRDefault="00DC5BA9" w:rsidP="00DC5BA9">
      <w:pPr>
        <w:pStyle w:val="NoSpacing"/>
        <w:spacing w:before="120" w:after="120"/>
        <w:ind w:left="720" w:hanging="396"/>
        <w:rPr>
          <w:rFonts w:ascii="Arial" w:hAnsi="Arial" w:cs="Arial"/>
        </w:rPr>
      </w:pPr>
      <w:bookmarkStart w:id="11" w:name="_Int_7EtmQwxP"/>
      <w:r w:rsidRPr="0058169D">
        <w:rPr>
          <w:rFonts w:ascii="Arial" w:hAnsi="Arial" w:cs="Arial"/>
        </w:rPr>
        <w:t xml:space="preserve">1.5  </w:t>
      </w:r>
      <w:r w:rsidRPr="0058169D">
        <w:rPr>
          <w:rFonts w:ascii="Arial" w:hAnsi="Arial" w:cs="Arial"/>
          <w:u w:val="single"/>
        </w:rPr>
        <w:t>Acronyms</w:t>
      </w:r>
      <w:bookmarkEnd w:id="11"/>
      <w:r w:rsidRPr="0058169D">
        <w:rPr>
          <w:rFonts w:ascii="Arial" w:hAnsi="Arial" w:cs="Arial"/>
          <w:u w:val="single"/>
        </w:rPr>
        <w:t>/Definitions</w:t>
      </w:r>
      <w:r w:rsidRPr="0058169D">
        <w:rPr>
          <w:rFonts w:ascii="Arial" w:hAnsi="Arial" w:cs="Arial"/>
        </w:rPr>
        <w:t>: Terms used in this contract shall be interpreted as follows unless the context expressly requires a different construction and/or interpretation. In case of a conflict in language between the Definitions and other sections of this contract, the language in this section shall govern.</w:t>
      </w:r>
    </w:p>
    <w:p w14:paraId="7F966BF0"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ACEP:</w:t>
      </w:r>
      <w:r w:rsidRPr="0058169D">
        <w:rPr>
          <w:rFonts w:cs="Arial"/>
          <w:color w:val="000000" w:themeColor="text1"/>
          <w:sz w:val="22"/>
          <w:szCs w:val="22"/>
        </w:rPr>
        <w:t xml:space="preserve"> American College of Emergency Physicians</w:t>
      </w:r>
    </w:p>
    <w:p w14:paraId="48B7CC33"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ACGME</w:t>
      </w:r>
      <w:r w:rsidRPr="0058169D">
        <w:rPr>
          <w:rFonts w:cs="Arial"/>
          <w:color w:val="000000" w:themeColor="text1"/>
          <w:sz w:val="22"/>
          <w:szCs w:val="22"/>
        </w:rPr>
        <w:t>: Accreditation Council for Graduate Medical Education</w:t>
      </w:r>
    </w:p>
    <w:p w14:paraId="4E219DAA"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 xml:space="preserve">ACO: </w:t>
      </w:r>
      <w:r w:rsidRPr="0058169D">
        <w:rPr>
          <w:rFonts w:cs="Arial"/>
          <w:color w:val="000000" w:themeColor="text1"/>
          <w:sz w:val="22"/>
          <w:szCs w:val="22"/>
        </w:rPr>
        <w:t>Administrative Contracting Officer – A Contracting Officer engaged in administering contracts</w:t>
      </w:r>
    </w:p>
    <w:p w14:paraId="7AAA5420"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 xml:space="preserve">AIS: </w:t>
      </w:r>
      <w:r w:rsidRPr="0058169D">
        <w:rPr>
          <w:rFonts w:cs="Arial"/>
          <w:color w:val="000000" w:themeColor="text1"/>
          <w:sz w:val="22"/>
          <w:szCs w:val="22"/>
        </w:rPr>
        <w:t>Automated information Security</w:t>
      </w:r>
    </w:p>
    <w:p w14:paraId="736A59DD"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 xml:space="preserve">AOD: </w:t>
      </w:r>
      <w:r w:rsidRPr="0058169D">
        <w:rPr>
          <w:rFonts w:cs="Arial"/>
          <w:color w:val="000000" w:themeColor="text1"/>
          <w:sz w:val="22"/>
          <w:szCs w:val="22"/>
        </w:rPr>
        <w:t>Admitting Officer of the Day</w:t>
      </w:r>
    </w:p>
    <w:p w14:paraId="5206786F"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 xml:space="preserve">BAA: </w:t>
      </w:r>
      <w:r w:rsidRPr="0058169D">
        <w:rPr>
          <w:rFonts w:cs="Arial"/>
          <w:color w:val="000000" w:themeColor="text1"/>
          <w:sz w:val="22"/>
          <w:szCs w:val="22"/>
        </w:rPr>
        <w:t>Business Associate Agreement – a contract between VHA and a business associate, entered into before releasing PHI to the business associate, in order for the business associate to perform a covered activity for VHA.</w:t>
      </w:r>
    </w:p>
    <w:p w14:paraId="5D470B9F"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BPE</w:t>
      </w:r>
      <w:r w:rsidRPr="0058169D">
        <w:rPr>
          <w:rFonts w:cs="Arial"/>
          <w:color w:val="000000" w:themeColor="text1"/>
          <w:sz w:val="22"/>
          <w:szCs w:val="22"/>
        </w:rPr>
        <w:t>: Business Partner Extranets are encrypted connections between the VA and an external entity (business partner, vendors, affiliate university, etc.) through one of the VA TIC gateways. BPEs use a leased circuit to connect the two partners directly, which makes the connection capable of supporting higher bandwidth requirements.</w:t>
      </w:r>
    </w:p>
    <w:p w14:paraId="0995AFAD"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CBO:</w:t>
      </w:r>
      <w:r w:rsidRPr="0058169D">
        <w:rPr>
          <w:rFonts w:cs="Arial"/>
          <w:color w:val="000000" w:themeColor="text1"/>
          <w:sz w:val="22"/>
          <w:szCs w:val="22"/>
        </w:rPr>
        <w:t xml:space="preserve"> VA Central Billing Office</w:t>
      </w:r>
    </w:p>
    <w:p w14:paraId="4E813C50"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CDC</w:t>
      </w:r>
      <w:r w:rsidRPr="0058169D">
        <w:rPr>
          <w:rFonts w:cs="Arial"/>
          <w:color w:val="000000" w:themeColor="text1"/>
          <w:sz w:val="22"/>
          <w:szCs w:val="22"/>
        </w:rPr>
        <w:t>: Centers for Disease Control and Prevention</w:t>
      </w:r>
    </w:p>
    <w:p w14:paraId="4EF3B94E"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CDR:</w:t>
      </w:r>
      <w:r w:rsidRPr="0058169D">
        <w:rPr>
          <w:rFonts w:cs="Arial"/>
          <w:color w:val="000000" w:themeColor="text1"/>
          <w:sz w:val="22"/>
          <w:szCs w:val="22"/>
        </w:rPr>
        <w:t xml:space="preserve"> Contract Discrepancy Report</w:t>
      </w:r>
    </w:p>
    <w:p w14:paraId="7718C2EB"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CEU</w:t>
      </w:r>
      <w:r w:rsidRPr="0058169D">
        <w:rPr>
          <w:rFonts w:cs="Arial"/>
          <w:color w:val="000000" w:themeColor="text1"/>
          <w:sz w:val="22"/>
          <w:szCs w:val="22"/>
        </w:rPr>
        <w:t xml:space="preserve">: Certified Education Unit </w:t>
      </w:r>
    </w:p>
    <w:p w14:paraId="0BFAAC8F"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Clinical Privileging</w:t>
      </w:r>
      <w:r w:rsidRPr="0058169D">
        <w:rPr>
          <w:rFonts w:cs="Arial"/>
          <w:sz w:val="22"/>
          <w:szCs w:val="22"/>
        </w:rPr>
        <w:t xml:space="preserve">: Clinical Privileging is the process by which a practitioner, licensed for independent practice; e.g., without supervision, direction, required sponsor, preceptor, mandatory collaboration, etc.; is permitted by law and the facility to practice independently, to provide specific medical or other patient care services within the scope of the individual’s license, based upon the individual’s clinical competence as determined by peer references, professional experience, health status, education, training and licensure. Clinical privileges must be facility-specific and provider-specific, and within available resources. </w:t>
      </w:r>
    </w:p>
    <w:p w14:paraId="2ABA8EBE"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CME</w:t>
      </w:r>
      <w:r w:rsidRPr="0058169D">
        <w:rPr>
          <w:rFonts w:cs="Arial"/>
          <w:color w:val="000000" w:themeColor="text1"/>
          <w:sz w:val="22"/>
          <w:szCs w:val="22"/>
        </w:rPr>
        <w:t>: Continuing Medical Education</w:t>
      </w:r>
    </w:p>
    <w:p w14:paraId="5202C99E"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lastRenderedPageBreak/>
        <w:t>CMS</w:t>
      </w:r>
      <w:r w:rsidRPr="0058169D">
        <w:rPr>
          <w:rFonts w:cs="Arial"/>
          <w:sz w:val="22"/>
          <w:szCs w:val="22"/>
        </w:rPr>
        <w:t>: Centers for Medicare and Medicaid Services</w:t>
      </w:r>
    </w:p>
    <w:p w14:paraId="4FFD8DE3"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Confidentiality</w:t>
      </w:r>
      <w:r w:rsidRPr="0058169D">
        <w:rPr>
          <w:rFonts w:cs="Arial"/>
          <w:sz w:val="22"/>
          <w:szCs w:val="22"/>
        </w:rPr>
        <w:t>: Preserving authorized restrictions on access and disclosure, including means for protecting personal privacy and proprietary information.  Source: 38 U.S.C §5727.</w:t>
      </w:r>
    </w:p>
    <w:p w14:paraId="4D390EFD"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CO: Contracting Officer:</w:t>
      </w:r>
      <w:r w:rsidRPr="0058169D">
        <w:rPr>
          <w:rFonts w:cs="Arial"/>
          <w:sz w:val="22"/>
          <w:szCs w:val="22"/>
        </w:rPr>
        <w:t xml:space="preserve"> The person executing this contract on behalf of the Government with the authority to enter into and administer contracts and make related determinations and findings. </w:t>
      </w:r>
    </w:p>
    <w:p w14:paraId="2100CB5D"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Continuity of Operations Plan (COOP)</w:t>
      </w:r>
      <w:r w:rsidRPr="0058169D">
        <w:rPr>
          <w:rFonts w:cs="Arial"/>
          <w:sz w:val="22"/>
          <w:szCs w:val="22"/>
        </w:rPr>
        <w:t>: A COOP provides guidance on the system restoration for emergencies, disasters, mobilization, and to maintain a state of readiness to provide the necessary level of information processing support commensurate with the mission requirements/priorities identified by the respective functional proponent. The Federal Government and its supporting agencies traditionally use this term to describe activities otherwise known as disaster recovery, business continuity, business resumption, or contingency planning.  Source: VA Handbook 6500.8.</w:t>
      </w:r>
    </w:p>
    <w:p w14:paraId="36868541"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COR: Contracting Officer’s Representative</w:t>
      </w:r>
      <w:r w:rsidRPr="0058169D">
        <w:rPr>
          <w:rFonts w:ascii="Arial" w:hAnsi="Arial" w:cs="Arial"/>
        </w:rPr>
        <w:t xml:space="preserve">: A person appointed by the CO to take necessary action to ensure the Contractor performs in accordance with and adheres to the specifications contained in the contract and to protect the interest of the Government. The COR shall report to the CO promptly any indication of non-compliance in order that appropriate action can be taken. </w:t>
      </w:r>
    </w:p>
    <w:p w14:paraId="61B2D99D"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COS</w:t>
      </w:r>
      <w:r w:rsidRPr="0058169D">
        <w:rPr>
          <w:rFonts w:cs="Arial"/>
          <w:color w:val="000000" w:themeColor="text1"/>
          <w:sz w:val="22"/>
          <w:szCs w:val="22"/>
        </w:rPr>
        <w:t>: Chief of Staff</w:t>
      </w:r>
    </w:p>
    <w:p w14:paraId="2553556C"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Covered Entity</w:t>
      </w:r>
      <w:r w:rsidRPr="0058169D">
        <w:rPr>
          <w:rFonts w:cs="Arial"/>
          <w:color w:val="000000" w:themeColor="text1"/>
          <w:sz w:val="22"/>
          <w:szCs w:val="22"/>
        </w:rPr>
        <w:t xml:space="preserve">: A Covered entity subject to the HIPAA Privacy and Security Rules is (a) a health care provider who transmits any health information in electronic form in connection with a transaction covered by the Rules: (b) a health care clearinghouse: or (c) a health insurance plan. Source: C.F.R. </w:t>
      </w:r>
      <w:r w:rsidRPr="0058169D">
        <w:rPr>
          <w:rFonts w:cs="Arial"/>
          <w:sz w:val="22"/>
          <w:szCs w:val="22"/>
        </w:rPr>
        <w:t>§160.103.</w:t>
      </w:r>
    </w:p>
    <w:p w14:paraId="0900CD9B"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CPARS</w:t>
      </w:r>
      <w:r w:rsidRPr="0058169D">
        <w:rPr>
          <w:rFonts w:cs="Arial"/>
          <w:color w:val="000000" w:themeColor="text1"/>
          <w:sz w:val="22"/>
          <w:szCs w:val="22"/>
        </w:rPr>
        <w:t>: Contractor Performance Assessment Reporting System</w:t>
      </w:r>
    </w:p>
    <w:p w14:paraId="7EDC5DB7"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 xml:space="preserve">CPRS: </w:t>
      </w:r>
      <w:r w:rsidRPr="0058169D">
        <w:rPr>
          <w:rFonts w:cs="Arial"/>
          <w:color w:val="000000" w:themeColor="text1"/>
          <w:sz w:val="22"/>
          <w:szCs w:val="22"/>
        </w:rPr>
        <w:t>Computerized Patient Recordkeeping System – electronic health record system used by the VA.</w:t>
      </w:r>
    </w:p>
    <w:p w14:paraId="67042E56"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CPT:</w:t>
      </w:r>
      <w:r w:rsidRPr="0058169D">
        <w:rPr>
          <w:rFonts w:cs="Arial"/>
          <w:color w:val="000000" w:themeColor="text1"/>
          <w:sz w:val="22"/>
          <w:szCs w:val="22"/>
        </w:rPr>
        <w:t xml:space="preserve"> Current Procedural Terminology</w:t>
      </w:r>
    </w:p>
    <w:p w14:paraId="267298FF"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sz w:val="22"/>
          <w:szCs w:val="22"/>
          <w:u w:val="single"/>
        </w:rPr>
        <w:t>Credentialing</w:t>
      </w:r>
      <w:r w:rsidRPr="0058169D">
        <w:rPr>
          <w:rFonts w:cs="Arial"/>
          <w:sz w:val="22"/>
          <w:szCs w:val="22"/>
        </w:rPr>
        <w:t xml:space="preserve">: Credentialing is the process of obtaining, verifying, and assessing the qualifications of a health care provider to provide care or services in or for the VA health care system.  Credentials are documented evidence of licensure, education, training, experience or other qualifications. </w:t>
      </w:r>
    </w:p>
    <w:p w14:paraId="15643CDD"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sz w:val="22"/>
          <w:szCs w:val="22"/>
          <w:u w:val="single"/>
        </w:rPr>
        <w:t>CV</w:t>
      </w:r>
      <w:r w:rsidRPr="0058169D">
        <w:rPr>
          <w:rFonts w:cs="Arial"/>
          <w:color w:val="000000" w:themeColor="text1"/>
          <w:sz w:val="22"/>
          <w:szCs w:val="22"/>
          <w:u w:val="single"/>
        </w:rPr>
        <w:t>:</w:t>
      </w:r>
      <w:r w:rsidRPr="0058169D">
        <w:rPr>
          <w:rFonts w:cs="Arial"/>
          <w:color w:val="000000" w:themeColor="text1"/>
          <w:sz w:val="22"/>
          <w:szCs w:val="22"/>
        </w:rPr>
        <w:t xml:space="preserve"> Curriculum Vitae</w:t>
      </w:r>
    </w:p>
    <w:p w14:paraId="417FB60A"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sz w:val="22"/>
          <w:szCs w:val="22"/>
          <w:u w:val="single"/>
        </w:rPr>
        <w:t>Data Breach:</w:t>
      </w:r>
      <w:r w:rsidRPr="0058169D">
        <w:rPr>
          <w:rFonts w:cs="Arial"/>
          <w:color w:val="000000" w:themeColor="text1"/>
          <w:sz w:val="22"/>
          <w:szCs w:val="22"/>
        </w:rPr>
        <w:t xml:space="preserve"> The loss, </w:t>
      </w:r>
      <w:r w:rsidRPr="0058169D">
        <w:rPr>
          <w:rFonts w:cs="Arial"/>
          <w:sz w:val="22"/>
          <w:szCs w:val="22"/>
        </w:rPr>
        <w:t>theft, or other unauthorized access, other than those incidental to the scope of employment, to data containing SPI, in electronic or printed form, that results in the potential compromise of the confidentiality or integrity of the data. Source: 38 U.S.C. §5727.</w:t>
      </w:r>
    </w:p>
    <w:p w14:paraId="5B77699C" w14:textId="77777777" w:rsidR="00DC5BA9" w:rsidRPr="0058169D" w:rsidRDefault="00DC5BA9" w:rsidP="00DC5BA9">
      <w:pPr>
        <w:pStyle w:val="BodyText"/>
        <w:snapToGrid w:val="0"/>
        <w:spacing w:before="120" w:after="120"/>
        <w:ind w:left="1368"/>
        <w:rPr>
          <w:rFonts w:cs="Arial"/>
          <w:color w:val="000000" w:themeColor="text1"/>
          <w:sz w:val="22"/>
          <w:szCs w:val="22"/>
          <w:u w:val="single"/>
        </w:rPr>
      </w:pPr>
      <w:r w:rsidRPr="0058169D">
        <w:rPr>
          <w:rFonts w:cs="Arial"/>
          <w:sz w:val="22"/>
          <w:szCs w:val="22"/>
        </w:rPr>
        <w:t>May</w:t>
      </w:r>
      <w:r w:rsidRPr="0058169D">
        <w:rPr>
          <w:rFonts w:cs="Arial"/>
          <w:color w:val="000000" w:themeColor="text1"/>
          <w:sz w:val="22"/>
          <w:szCs w:val="22"/>
        </w:rPr>
        <w:t xml:space="preserve"> </w:t>
      </w:r>
      <w:r w:rsidRPr="0058169D">
        <w:rPr>
          <w:rFonts w:cs="Arial"/>
          <w:sz w:val="22"/>
          <w:szCs w:val="22"/>
        </w:rPr>
        <w:t xml:space="preserve">or may not be a breach under the HIPAA Privacy and Security Rules, which define “Breach” as the unauthorized acquisition, access, use, or disclosure of PHI in violation of the HIPAA Privacy Rule which compromises the security or privacy of such information, except where an unauthorized person to show such information is disclosed would not reasonably have been able to retain such information. Under these Rules, breach of PHI excludes: </w:t>
      </w:r>
    </w:p>
    <w:p w14:paraId="0F1B668F" w14:textId="77777777" w:rsidR="00DC5BA9" w:rsidRPr="0058169D" w:rsidRDefault="00DC5BA9" w:rsidP="00DC5BA9">
      <w:pPr>
        <w:pStyle w:val="BodyText"/>
        <w:numPr>
          <w:ilvl w:val="0"/>
          <w:numId w:val="6"/>
        </w:numPr>
        <w:snapToGrid w:val="0"/>
        <w:spacing w:after="120"/>
        <w:rPr>
          <w:rFonts w:cs="Arial"/>
          <w:sz w:val="22"/>
          <w:szCs w:val="22"/>
        </w:rPr>
      </w:pPr>
      <w:r w:rsidRPr="0058169D">
        <w:rPr>
          <w:rFonts w:cs="Arial"/>
          <w:sz w:val="22"/>
          <w:szCs w:val="22"/>
        </w:rPr>
        <w:lastRenderedPageBreak/>
        <w:t xml:space="preserve">Any unintentional acquisition, access, or use of PHI by an employee or individual acting under the authority of a covered entity or business associate if such acquisition, access, or use was made in good faith and within the course and scope of the employment or other professional relationship with the covered entity or business associate and does not result in further use or disclosure. </w:t>
      </w:r>
    </w:p>
    <w:p w14:paraId="293A2A1B" w14:textId="77777777" w:rsidR="00DC5BA9" w:rsidRPr="0058169D" w:rsidRDefault="00DC5BA9" w:rsidP="00DC5BA9">
      <w:pPr>
        <w:pStyle w:val="BodyText"/>
        <w:numPr>
          <w:ilvl w:val="0"/>
          <w:numId w:val="6"/>
        </w:numPr>
        <w:snapToGrid w:val="0"/>
        <w:spacing w:after="120"/>
        <w:rPr>
          <w:rFonts w:cs="Arial"/>
          <w:sz w:val="22"/>
          <w:szCs w:val="22"/>
        </w:rPr>
      </w:pPr>
      <w:r w:rsidRPr="0058169D">
        <w:rPr>
          <w:rFonts w:cs="Arial"/>
          <w:sz w:val="22"/>
          <w:szCs w:val="22"/>
        </w:rPr>
        <w:t xml:space="preserve">Any inadvertent disclosure from an individual who is otherwise authorized to access PHI at a facility operated by a covered entity or business associated to another similarly situated individual at some facility. </w:t>
      </w:r>
    </w:p>
    <w:p w14:paraId="376E2374" w14:textId="77777777" w:rsidR="00DC5BA9" w:rsidRPr="0058169D" w:rsidRDefault="00DC5BA9" w:rsidP="00DC5BA9">
      <w:pPr>
        <w:pStyle w:val="BodyText"/>
        <w:numPr>
          <w:ilvl w:val="0"/>
          <w:numId w:val="6"/>
        </w:numPr>
        <w:snapToGrid w:val="0"/>
        <w:spacing w:after="120"/>
        <w:rPr>
          <w:rFonts w:cs="Arial"/>
          <w:sz w:val="22"/>
          <w:szCs w:val="22"/>
        </w:rPr>
      </w:pPr>
      <w:r w:rsidRPr="0058169D">
        <w:rPr>
          <w:rFonts w:cs="Arial"/>
          <w:sz w:val="22"/>
          <w:szCs w:val="22"/>
        </w:rPr>
        <w:t>Any such information received because of such disclosure is not further acquired, accessed, used, or disclosed without authorization by any person. Source: 45 C.F.R. §164.402.</w:t>
      </w:r>
    </w:p>
    <w:p w14:paraId="1752E439"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DEA</w:t>
      </w:r>
      <w:r w:rsidRPr="0058169D">
        <w:rPr>
          <w:rFonts w:cs="Arial"/>
          <w:sz w:val="22"/>
          <w:szCs w:val="22"/>
        </w:rPr>
        <w:t>: Drug Enforcement Agency</w:t>
      </w:r>
    </w:p>
    <w:p w14:paraId="620A1255"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DICOM</w:t>
      </w:r>
      <w:r w:rsidRPr="0058169D">
        <w:rPr>
          <w:rFonts w:cs="Arial"/>
          <w:sz w:val="22"/>
          <w:szCs w:val="22"/>
        </w:rPr>
        <w:t>: Digital Image and Communication in Medicine</w:t>
      </w:r>
    </w:p>
    <w:p w14:paraId="376E267D"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DIGMA</w:t>
      </w:r>
      <w:r w:rsidRPr="0058169D">
        <w:rPr>
          <w:rFonts w:cs="Arial"/>
          <w:sz w:val="22"/>
          <w:szCs w:val="22"/>
        </w:rPr>
        <w:t>: Drop-In Group Medical Appointment</w:t>
      </w:r>
    </w:p>
    <w:p w14:paraId="17C75A8F"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DSS</w:t>
      </w:r>
      <w:r w:rsidRPr="0058169D">
        <w:rPr>
          <w:rFonts w:cs="Arial"/>
          <w:sz w:val="22"/>
          <w:szCs w:val="22"/>
        </w:rPr>
        <w:t>: Decision Support Group</w:t>
      </w:r>
    </w:p>
    <w:p w14:paraId="55E9EEEC"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EHR</w:t>
      </w:r>
      <w:r w:rsidRPr="0058169D">
        <w:rPr>
          <w:rFonts w:cs="Arial"/>
          <w:color w:val="000000" w:themeColor="text1"/>
          <w:sz w:val="22"/>
          <w:szCs w:val="22"/>
        </w:rPr>
        <w:t>: Electronic Health Record - electronic health record system used by the VA</w:t>
      </w:r>
    </w:p>
    <w:p w14:paraId="0A7FBECF"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EPRP</w:t>
      </w:r>
      <w:r w:rsidRPr="0058169D">
        <w:rPr>
          <w:rFonts w:cs="Arial"/>
          <w:sz w:val="22"/>
          <w:szCs w:val="22"/>
        </w:rPr>
        <w:t>: External Peer Review Program</w:t>
      </w:r>
    </w:p>
    <w:p w14:paraId="61C7D454"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FDA</w:t>
      </w:r>
      <w:r w:rsidRPr="0058169D">
        <w:rPr>
          <w:rFonts w:cs="Arial"/>
          <w:sz w:val="22"/>
          <w:szCs w:val="22"/>
        </w:rPr>
        <w:t>: Food and Drug Administration</w:t>
      </w:r>
    </w:p>
    <w:p w14:paraId="4A297F25"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FIPS</w:t>
      </w:r>
      <w:r w:rsidRPr="0058169D">
        <w:rPr>
          <w:rFonts w:cs="Arial"/>
          <w:sz w:val="22"/>
          <w:szCs w:val="22"/>
        </w:rPr>
        <w:t>: Federal Information Processing Standards</w:t>
      </w:r>
    </w:p>
    <w:p w14:paraId="34FF861C"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FISMA</w:t>
      </w:r>
      <w:r w:rsidRPr="0058169D">
        <w:rPr>
          <w:rFonts w:cs="Arial"/>
          <w:sz w:val="22"/>
          <w:szCs w:val="22"/>
        </w:rPr>
        <w:t xml:space="preserve">: The Federal Information Security Management Act </w:t>
      </w:r>
    </w:p>
    <w:p w14:paraId="49C8A794"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FSMB</w:t>
      </w:r>
      <w:r w:rsidRPr="0058169D">
        <w:rPr>
          <w:rFonts w:cs="Arial"/>
          <w:color w:val="000000" w:themeColor="text1"/>
          <w:sz w:val="22"/>
          <w:szCs w:val="22"/>
        </w:rPr>
        <w:t xml:space="preserve">: Federation of State Medical Boards </w:t>
      </w:r>
    </w:p>
    <w:p w14:paraId="31D1B694"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FTE:</w:t>
      </w:r>
      <w:r w:rsidRPr="0058169D">
        <w:rPr>
          <w:rFonts w:cs="Arial"/>
          <w:sz w:val="22"/>
          <w:szCs w:val="22"/>
        </w:rPr>
        <w:t xml:space="preserve"> Full Time Equivalent VA’s standard definition is for full time working an equivalent of 80 hours every two weeks, 2080 hours per year.  However, providers may propose using their standard FTE definition.</w:t>
      </w:r>
    </w:p>
    <w:p w14:paraId="55560F20"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Health Information:</w:t>
      </w:r>
      <w:r w:rsidRPr="0058169D">
        <w:rPr>
          <w:rFonts w:cs="Arial"/>
          <w:sz w:val="22"/>
          <w:szCs w:val="22"/>
        </w:rPr>
        <w:t xml:space="preserve"> Health information is any information, whether oral or recorded in any form or medium, created or received by a health care provider, health plan, public health authority, employer, life insurers, school or university, or health care clearinghouse or health plan that relates to the past, present, or future physical or mental health or condition of an individual; the provision of health care to an individual.  This encompasses information pertaining to examination, medical history, diagnosis, and findings or treatment, including laboratory examinations, X-rays, microscopic slides, photographs, and prescriptions, Source: 45 C.F.C. §160.103.</w:t>
      </w:r>
    </w:p>
    <w:p w14:paraId="618F23C7"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HHS</w:t>
      </w:r>
      <w:r w:rsidRPr="0058169D">
        <w:rPr>
          <w:rFonts w:cs="Arial"/>
          <w:color w:val="000000" w:themeColor="text1"/>
          <w:sz w:val="22"/>
          <w:szCs w:val="22"/>
        </w:rPr>
        <w:t>: Department of Health and Human Services</w:t>
      </w:r>
    </w:p>
    <w:p w14:paraId="4B5C6B60"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HIMS</w:t>
      </w:r>
      <w:r w:rsidRPr="0058169D">
        <w:rPr>
          <w:rFonts w:cs="Arial"/>
          <w:sz w:val="22"/>
          <w:szCs w:val="22"/>
        </w:rPr>
        <w:t>: Health Information Management System</w:t>
      </w:r>
    </w:p>
    <w:p w14:paraId="339012CC"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HIPAA:</w:t>
      </w:r>
      <w:r w:rsidRPr="0058169D">
        <w:rPr>
          <w:rFonts w:cs="Arial"/>
          <w:color w:val="000000" w:themeColor="text1"/>
          <w:sz w:val="22"/>
          <w:szCs w:val="22"/>
        </w:rPr>
        <w:t xml:space="preserve"> Health Insurance Portability and Accountability Act</w:t>
      </w:r>
    </w:p>
    <w:p w14:paraId="392DFC8B"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HL7:</w:t>
      </w:r>
      <w:r w:rsidRPr="0058169D">
        <w:rPr>
          <w:rFonts w:cs="Arial"/>
          <w:color w:val="000000" w:themeColor="text1"/>
          <w:sz w:val="22"/>
          <w:szCs w:val="22"/>
        </w:rPr>
        <w:t xml:space="preserve"> Health Level Seven</w:t>
      </w:r>
    </w:p>
    <w:p w14:paraId="343E3192"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HR</w:t>
      </w:r>
      <w:r w:rsidRPr="0058169D">
        <w:rPr>
          <w:rFonts w:cs="Arial"/>
          <w:color w:val="000000" w:themeColor="text1"/>
          <w:sz w:val="22"/>
          <w:szCs w:val="22"/>
        </w:rPr>
        <w:t>: Human Resources</w:t>
      </w:r>
    </w:p>
    <w:p w14:paraId="5100760B"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lastRenderedPageBreak/>
        <w:t>Incident:</w:t>
      </w:r>
      <w:r w:rsidRPr="0058169D">
        <w:rPr>
          <w:rFonts w:cs="Arial"/>
          <w:color w:val="000000" w:themeColor="text1"/>
          <w:sz w:val="22"/>
          <w:szCs w:val="22"/>
        </w:rPr>
        <w:t xml:space="preserve"> An occurrence that actually or potentially jeopardizes the confidentiality, integrity, or availability of an information system or the information the system processes, stores, or transmits or that constitutes a violation or imminent threat of violation of security policies, security procedures, or acceptable use policies. Source: FIPS 200; NIST SP 800-53.</w:t>
      </w:r>
    </w:p>
    <w:p w14:paraId="19BD7331"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Individually Identifiable Health Information:</w:t>
      </w:r>
      <w:r w:rsidRPr="0058169D">
        <w:rPr>
          <w:rFonts w:cs="Arial"/>
          <w:color w:val="000000" w:themeColor="text1"/>
          <w:sz w:val="22"/>
          <w:szCs w:val="22"/>
        </w:rPr>
        <w:t xml:space="preserve"> Information, including demographic data, that (a) relates to an individual’s past, present or future physical or mental health or condition, the provision of health care to an individual, or the past, present, or future payment for the provision of health care to an individual, and (b) identifies the individual or for which there is a reasonable basis to believe it can be used to identify the individual. Source: 45 C.F.R. §160.103.</w:t>
      </w:r>
    </w:p>
    <w:p w14:paraId="13F8E78F"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ISO</w:t>
      </w:r>
      <w:r w:rsidRPr="0058169D">
        <w:rPr>
          <w:rFonts w:cs="Arial"/>
          <w:color w:val="000000" w:themeColor="text1"/>
          <w:sz w:val="22"/>
          <w:szCs w:val="22"/>
        </w:rPr>
        <w:t>: Information Security Officer</w:t>
      </w:r>
    </w:p>
    <w:p w14:paraId="4ED81ABC"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 xml:space="preserve">Information Security Requirements: </w:t>
      </w:r>
      <w:r w:rsidRPr="0058169D">
        <w:rPr>
          <w:rFonts w:cs="Arial"/>
          <w:color w:val="000000" w:themeColor="text1"/>
          <w:sz w:val="22"/>
          <w:szCs w:val="22"/>
        </w:rPr>
        <w:t>Information security requirements promulgated in accordance with law, or directed by the Secretary of Commerce, NIST, and OMB, and, as to national security systems, the President. Source: 38 U.S.C. §5727.</w:t>
      </w:r>
    </w:p>
    <w:p w14:paraId="53868A91"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Key Personnel:</w:t>
      </w:r>
      <w:r w:rsidRPr="0058169D">
        <w:rPr>
          <w:rFonts w:cs="Arial"/>
          <w:color w:val="000000" w:themeColor="text1"/>
          <w:sz w:val="22"/>
          <w:szCs w:val="22"/>
        </w:rPr>
        <w:t xml:space="preserve"> The individuals specified in this contract who are essential to work performance.</w:t>
      </w:r>
    </w:p>
    <w:p w14:paraId="6B7EC892"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Local Area Network (LAN):</w:t>
      </w:r>
      <w:r w:rsidRPr="0058169D">
        <w:rPr>
          <w:rFonts w:cs="Arial"/>
          <w:color w:val="000000" w:themeColor="text1"/>
          <w:sz w:val="22"/>
          <w:szCs w:val="22"/>
        </w:rPr>
        <w:t xml:space="preserve"> A Datacom system allowing a number of independent devices to communicate directly with each other, within a moderately sized geographic area over a physical communications channel of moderate rates. Source: FIPS 191</w:t>
      </w:r>
    </w:p>
    <w:p w14:paraId="79E17874"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MOD:</w:t>
      </w:r>
      <w:r w:rsidRPr="0058169D">
        <w:rPr>
          <w:rFonts w:cs="Arial"/>
          <w:color w:val="000000" w:themeColor="text1"/>
          <w:sz w:val="22"/>
          <w:szCs w:val="22"/>
        </w:rPr>
        <w:t xml:space="preserve"> Medical Officer of the Day</w:t>
      </w:r>
    </w:p>
    <w:p w14:paraId="59D6FE3D"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NIST:</w:t>
      </w:r>
      <w:r w:rsidRPr="0058169D">
        <w:rPr>
          <w:rFonts w:cs="Arial"/>
          <w:color w:val="000000" w:themeColor="text1"/>
          <w:sz w:val="22"/>
          <w:szCs w:val="22"/>
        </w:rPr>
        <w:t xml:space="preserve"> National Institute of Standards and Technology</w:t>
      </w:r>
    </w:p>
    <w:p w14:paraId="27E44CFE"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 xml:space="preserve">NPI: National Provider Identifier. </w:t>
      </w:r>
      <w:r w:rsidRPr="0058169D">
        <w:rPr>
          <w:rFonts w:cs="Arial"/>
          <w:color w:val="000000" w:themeColor="text1"/>
          <w:sz w:val="22"/>
          <w:szCs w:val="22"/>
        </w:rPr>
        <w:t>NPI is a standard, unique 10-digit numeric identifier required by HIPPA.  The Veterans Health Administration must use NPIs in all HIPAA-standard electronic transactions for individual (health care practitioners) and organizational entities (medical centers)</w:t>
      </w:r>
    </w:p>
    <w:p w14:paraId="7C6A7626"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NPPES:</w:t>
      </w:r>
      <w:r w:rsidRPr="0058169D">
        <w:rPr>
          <w:rFonts w:cs="Arial"/>
          <w:color w:val="000000" w:themeColor="text1"/>
          <w:sz w:val="22"/>
          <w:szCs w:val="22"/>
        </w:rPr>
        <w:t xml:space="preserve"> National Plan and Provider Enumeration System</w:t>
      </w:r>
    </w:p>
    <w:p w14:paraId="1B4393C2"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OA&amp;L:</w:t>
      </w:r>
      <w:r w:rsidRPr="0058169D">
        <w:rPr>
          <w:rFonts w:cs="Arial"/>
          <w:color w:val="000000" w:themeColor="text1"/>
          <w:sz w:val="22"/>
          <w:szCs w:val="22"/>
        </w:rPr>
        <w:t xml:space="preserve"> Office of Acquisition and Logistics</w:t>
      </w:r>
    </w:p>
    <w:p w14:paraId="0A882803"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OSHA:</w:t>
      </w:r>
      <w:r w:rsidRPr="0058169D">
        <w:rPr>
          <w:rFonts w:cs="Arial"/>
          <w:color w:val="000000" w:themeColor="text1"/>
          <w:sz w:val="22"/>
          <w:szCs w:val="22"/>
        </w:rPr>
        <w:t xml:space="preserve"> Occupational Safety and Health Administration</w:t>
      </w:r>
    </w:p>
    <w:p w14:paraId="2473A6DA"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PACS:</w:t>
      </w:r>
      <w:r w:rsidRPr="0058169D">
        <w:rPr>
          <w:rFonts w:cs="Arial"/>
          <w:color w:val="000000" w:themeColor="text1"/>
          <w:sz w:val="22"/>
          <w:szCs w:val="22"/>
        </w:rPr>
        <w:t xml:space="preserve"> Picture Archiving and Communications System</w:t>
      </w:r>
    </w:p>
    <w:p w14:paraId="03D4AFAC"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PACT:</w:t>
      </w:r>
      <w:r w:rsidRPr="0058169D">
        <w:rPr>
          <w:rFonts w:cs="Arial"/>
          <w:color w:val="000000" w:themeColor="text1"/>
          <w:sz w:val="22"/>
          <w:szCs w:val="22"/>
        </w:rPr>
        <w:t xml:space="preserve"> Patient Aligned Care Team Background and Introduction: VA Has implemented a PCMH model at all VA Primary Care sites which is referred to as PACT. This initiative supports VHA’s Universal Health Care Services Plan to redesign VHA healthcare delivery through increasing access, coordination, communication, and continuity of care. PACT provides accessible, coordinated, comprehensive, patient-centered care, in team-based environment including the active involvement of other clinical and non-clinical staff. PACT allows patients to have a more active role in their health care and is associated with increased quality improvement, patient satisfaction, and a decrease in hospital costs due to fewer hospital visits and readmissions.</w:t>
      </w:r>
    </w:p>
    <w:p w14:paraId="11640EFD"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PHI:</w:t>
      </w:r>
      <w:r w:rsidRPr="0058169D">
        <w:rPr>
          <w:rFonts w:cs="Arial"/>
          <w:color w:val="000000" w:themeColor="text1"/>
          <w:sz w:val="22"/>
          <w:szCs w:val="22"/>
        </w:rPr>
        <w:t xml:space="preserve"> Protected Health Information - </w:t>
      </w:r>
      <w:r w:rsidRPr="0058169D">
        <w:rPr>
          <w:rFonts w:cs="Arial"/>
          <w:sz w:val="22"/>
          <w:szCs w:val="22"/>
        </w:rPr>
        <w:t xml:space="preserve">Individually identifiable health information held by a covered entity or by a business associated acting on its behalf. PHI excludes </w:t>
      </w:r>
      <w:r w:rsidRPr="0058169D">
        <w:rPr>
          <w:rFonts w:cs="Arial"/>
          <w:sz w:val="22"/>
          <w:szCs w:val="22"/>
        </w:rPr>
        <w:lastRenderedPageBreak/>
        <w:t>education records covered by the Family Educational Rights and Privacy Act, as amended, 20 U.S.C. §1232g, records described at 20 U.S.C. §§1232(g)(a)(4)(B)(iv), and employment records held by a covered entity in its role as employer. Within VA, VHA is the only covered entity. Certain other VA components, such as OI&amp;T, are business associates of VHA. Source: 45 C.F.R. §160.103; VA Directive 6066.</w:t>
      </w:r>
    </w:p>
    <w:p w14:paraId="469FA78C"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PII:</w:t>
      </w:r>
      <w:r w:rsidRPr="0058169D">
        <w:rPr>
          <w:rFonts w:cs="Arial"/>
          <w:color w:val="000000" w:themeColor="text1"/>
          <w:sz w:val="22"/>
          <w:szCs w:val="22"/>
        </w:rPr>
        <w:t xml:space="preserve"> Personally Identifiable Information - </w:t>
      </w:r>
      <w:r w:rsidRPr="0058169D">
        <w:rPr>
          <w:rFonts w:cs="Arial"/>
          <w:sz w:val="22"/>
          <w:szCs w:val="22"/>
        </w:rPr>
        <w:t>Any information which can be used to distinguish or trace an individual’s identity, such as their name, social security number, biometric records, etc., alone, or when combined with other personal or identifying information which is linked or linkable to a specific individual, such as date and place of birth, mother’s maiden name, etc. Information does not have to be retrieved by any specific individual or unique identifier (i.e., covered by the Privacy Act) to be PII (See Sensitive Personal Information, below). Source: OMB M-07-16</w:t>
      </w:r>
    </w:p>
    <w:p w14:paraId="75EB8311"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PO:</w:t>
      </w:r>
      <w:r w:rsidRPr="0058169D">
        <w:rPr>
          <w:rFonts w:cs="Arial"/>
          <w:color w:val="000000" w:themeColor="text1"/>
          <w:sz w:val="22"/>
          <w:szCs w:val="22"/>
        </w:rPr>
        <w:t xml:space="preserve"> Privacy Officer – The PO </w:t>
      </w:r>
      <w:r w:rsidRPr="0058169D">
        <w:rPr>
          <w:rFonts w:cs="Arial"/>
          <w:sz w:val="22"/>
          <w:szCs w:val="22"/>
        </w:rPr>
        <w:t>is responsible for taking proactive measures to help ensure that PII collected by VA is limited to that which is legally authorized and necessary; and is maintained in a manner that precludes unwarranted intrusions upon individual privacy; thereby minimizing privacy events. Additionally, it is the defensive duty of a PO to assist in mitigating damage when PII is compromised. Source: VA Directive 6509.</w:t>
      </w:r>
    </w:p>
    <w:p w14:paraId="671021E1"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POP</w:t>
      </w:r>
      <w:r w:rsidRPr="0058169D">
        <w:rPr>
          <w:rFonts w:cs="Arial"/>
          <w:color w:val="000000" w:themeColor="text1"/>
          <w:sz w:val="22"/>
          <w:szCs w:val="22"/>
        </w:rPr>
        <w:t>: Period of Performance</w:t>
      </w:r>
    </w:p>
    <w:p w14:paraId="70F09492"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PPD</w:t>
      </w:r>
      <w:r w:rsidRPr="0058169D">
        <w:rPr>
          <w:rFonts w:cs="Arial"/>
          <w:color w:val="000000" w:themeColor="text1"/>
          <w:sz w:val="22"/>
          <w:szCs w:val="22"/>
        </w:rPr>
        <w:t>: Purified Protein Derivative</w:t>
      </w:r>
    </w:p>
    <w:p w14:paraId="58808B17"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Privacy Event</w:t>
      </w:r>
      <w:r w:rsidRPr="0058169D">
        <w:rPr>
          <w:rFonts w:cs="Arial"/>
          <w:color w:val="000000" w:themeColor="text1"/>
          <w:sz w:val="22"/>
          <w:szCs w:val="22"/>
        </w:rPr>
        <w:t xml:space="preserve">: </w:t>
      </w:r>
      <w:r w:rsidRPr="0058169D">
        <w:rPr>
          <w:rFonts w:cs="Arial"/>
          <w:sz w:val="22"/>
          <w:szCs w:val="22"/>
        </w:rPr>
        <w:t>A Privacy Event is a confirmed instance in which information protected by HIPAA; the Privacy Act of 1974; or other confidentiality statues such as 38 U.S.C. §§ 5701, 5705, or 7332 may have been improperly disclosed, and includes the loss, theft, or any other unauthorized access, or any other access than that which is incidental to the scope of employment, to data containing SPI in electronic, printed, or any other format, and results in the potential compromise of the confidentially or integrity of the data regardless of the manner in which the breach might have occurred. Source: VA Directive 6509.</w:t>
      </w:r>
    </w:p>
    <w:p w14:paraId="5664DA7B" w14:textId="77777777" w:rsidR="00DC5BA9" w:rsidRPr="0058169D" w:rsidRDefault="00DC5BA9" w:rsidP="00DC5BA9">
      <w:pPr>
        <w:pStyle w:val="BodyText"/>
        <w:numPr>
          <w:ilvl w:val="2"/>
          <w:numId w:val="5"/>
        </w:numPr>
        <w:snapToGrid w:val="0"/>
        <w:spacing w:before="120" w:after="120" w:line="240" w:lineRule="auto"/>
        <w:rPr>
          <w:rFonts w:cs="Arial"/>
          <w:color w:val="000000" w:themeColor="text1"/>
          <w:sz w:val="22"/>
          <w:szCs w:val="22"/>
          <w:u w:val="single"/>
        </w:rPr>
      </w:pPr>
      <w:r w:rsidRPr="0058169D">
        <w:rPr>
          <w:rFonts w:cs="Arial"/>
          <w:color w:val="000000" w:themeColor="text1"/>
          <w:sz w:val="22"/>
          <w:szCs w:val="22"/>
          <w:u w:val="single"/>
        </w:rPr>
        <w:t>PWS</w:t>
      </w:r>
      <w:r w:rsidRPr="0058169D">
        <w:rPr>
          <w:rFonts w:cs="Arial"/>
          <w:color w:val="000000" w:themeColor="text1"/>
          <w:sz w:val="22"/>
          <w:szCs w:val="22"/>
        </w:rPr>
        <w:t>: Performance Work Statement</w:t>
      </w:r>
      <w:bookmarkStart w:id="12" w:name="_Hlk118456241"/>
    </w:p>
    <w:bookmarkEnd w:id="12"/>
    <w:p w14:paraId="761E7473"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QA/QI</w:t>
      </w:r>
      <w:r w:rsidRPr="0058169D">
        <w:rPr>
          <w:rFonts w:cs="Arial"/>
          <w:sz w:val="22"/>
          <w:szCs w:val="22"/>
        </w:rPr>
        <w:t>: Quality Assurance/Quality Improvement</w:t>
      </w:r>
    </w:p>
    <w:p w14:paraId="096662D5"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color w:val="000000" w:themeColor="text1"/>
          <w:sz w:val="22"/>
          <w:szCs w:val="22"/>
          <w:u w:val="single"/>
        </w:rPr>
        <w:t>QASP</w:t>
      </w:r>
      <w:r w:rsidRPr="0058169D">
        <w:rPr>
          <w:rFonts w:cs="Arial"/>
          <w:color w:val="000000" w:themeColor="text1"/>
          <w:sz w:val="22"/>
          <w:szCs w:val="22"/>
        </w:rPr>
        <w:t>: Quality Assurance Surveillance Plan</w:t>
      </w:r>
    </w:p>
    <w:p w14:paraId="37EA2D04"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QM/PI</w:t>
      </w:r>
      <w:r w:rsidRPr="0058169D">
        <w:rPr>
          <w:rFonts w:cs="Arial"/>
          <w:sz w:val="22"/>
          <w:szCs w:val="22"/>
        </w:rPr>
        <w:t>: Quality Management/Performance Improvement</w:t>
      </w:r>
      <w:bookmarkStart w:id="13" w:name="_Hlk118456564"/>
    </w:p>
    <w:p w14:paraId="2DCDCFAA"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Remote Access</w:t>
      </w:r>
      <w:r w:rsidRPr="0058169D">
        <w:rPr>
          <w:rFonts w:cs="Arial"/>
          <w:sz w:val="22"/>
          <w:szCs w:val="22"/>
        </w:rPr>
        <w:t>: Access by users (or information systems) communicating externally to an information system security perimeter. Source: NIST SP 800-18.  Remote access uses telecommunications to enable authorized access to non-public VA computing services that would otherwise be inaccessible from work location outside a VA LAN or VA-controlled wide area network (WAN) computing environment. Remote Access includes access to non-public VA Information Systems and data that are exposed to the public Internet (e.g., web access to electronic mail (email) by the home user or business traveler) as well as modem, dial-up and/or Virtual Private Network (VPN) access to internal VA IT servers and desktop workstations.</w:t>
      </w:r>
    </w:p>
    <w:p w14:paraId="4BA48519"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Security Controls:</w:t>
      </w:r>
      <w:r w:rsidRPr="0058169D">
        <w:rPr>
          <w:rFonts w:cs="Arial"/>
          <w:sz w:val="22"/>
          <w:szCs w:val="22"/>
        </w:rPr>
        <w:t xml:space="preserve"> The management, operational, and technical controls (i.e., safeguards or countermeasures) prescribed for an information system to protect </w:t>
      </w:r>
      <w:r w:rsidRPr="0058169D">
        <w:rPr>
          <w:rFonts w:cs="Arial"/>
          <w:sz w:val="22"/>
          <w:szCs w:val="22"/>
        </w:rPr>
        <w:lastRenderedPageBreak/>
        <w:t>the confidentiality, integrity, and availability of the system and its information. Source: NIST SP 800-53; NIST SP 800-37; NIST SP 800-53A; NIST SP 800-60; FIPS 200; FIPS 199; CNSSI-4009.</w:t>
      </w:r>
    </w:p>
    <w:p w14:paraId="0192EFD8"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Sensitive Personal Information (SPI):</w:t>
      </w:r>
      <w:r w:rsidRPr="0058169D">
        <w:rPr>
          <w:rFonts w:cs="Arial"/>
          <w:sz w:val="22"/>
          <w:szCs w:val="22"/>
        </w:rPr>
        <w:t xml:space="preserve"> The term, with respect to an individual, means any information about the individual maintained by VA, including the following: (i) education, financial transactions, medical history, and criminal or employment history; (ii) information that can be used to distinguish or trace the individual’s identity, including name, social security number, date and place of birth, mother’s maiden name, or biometric records. Source: 38 U.S.C. §5727.</w:t>
      </w:r>
    </w:p>
    <w:p w14:paraId="7D07EA30"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SOP (Clinical):</w:t>
      </w:r>
      <w:r w:rsidRPr="0058169D">
        <w:rPr>
          <w:rFonts w:cs="Arial"/>
          <w:sz w:val="22"/>
          <w:szCs w:val="22"/>
        </w:rPr>
        <w:t xml:space="preserve"> Scope of Practice</w:t>
      </w:r>
    </w:p>
    <w:p w14:paraId="33B02089"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TIC:</w:t>
      </w:r>
      <w:r w:rsidRPr="0058169D">
        <w:rPr>
          <w:rFonts w:cs="Arial"/>
          <w:sz w:val="22"/>
          <w:szCs w:val="22"/>
        </w:rPr>
        <w:t xml:space="preserve"> Trusted Internet Connection</w:t>
      </w:r>
    </w:p>
    <w:p w14:paraId="06DCF8C5"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TJC:</w:t>
      </w:r>
      <w:r w:rsidRPr="0058169D">
        <w:rPr>
          <w:rFonts w:cs="Arial"/>
          <w:sz w:val="22"/>
          <w:szCs w:val="22"/>
        </w:rPr>
        <w:t xml:space="preserve"> The Joint Commission</w:t>
      </w:r>
    </w:p>
    <w:p w14:paraId="66405E9A"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Technical Controls:</w:t>
      </w:r>
      <w:r w:rsidRPr="0058169D">
        <w:rPr>
          <w:rFonts w:cs="Arial"/>
          <w:sz w:val="22"/>
          <w:szCs w:val="22"/>
        </w:rPr>
        <w:t xml:space="preserve"> The security controls (i.e., safeguards or countermeasures) for an information system that are primarily implemented and executed by the information system through mechanisms contained in the hardware, software, or firmware components of the systems. Source: NIST SP 800-53; NIST SP 800-53A; NIST SP 800-37; FIPS 200.</w:t>
      </w:r>
    </w:p>
    <w:p w14:paraId="4E7A2D42"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Threat:</w:t>
      </w:r>
      <w:r w:rsidRPr="0058169D">
        <w:rPr>
          <w:rFonts w:cs="Arial"/>
          <w:sz w:val="22"/>
          <w:szCs w:val="22"/>
        </w:rPr>
        <w:t xml:space="preserve"> Any circumstance or event with the potential to adversely impact organizational operations (including mission, functions, image, or reputation), organizational assets, individuals, other organizations, or the Nation through an information system via unauthorized access, destruction, disclosure, modification of information, and/or DoS. Source: NIST SP 800-53; NIST SP 800-53A; NIST SP 800-27A; SP 800-60; NIST SP 800-37; CNSSI-4009.</w:t>
      </w:r>
    </w:p>
    <w:p w14:paraId="40272BB9"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Training:</w:t>
      </w:r>
      <w:r w:rsidRPr="0058169D">
        <w:rPr>
          <w:rFonts w:cs="Arial"/>
          <w:sz w:val="22"/>
          <w:szCs w:val="22"/>
        </w:rPr>
        <w:t xml:space="preserve"> A learning experience in which an individual is taught to execute a specific information security procedure or understand the information security common body of knowledge. Source: 38 U.S.S. §5727.</w:t>
      </w:r>
    </w:p>
    <w:p w14:paraId="39C51D84"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User:</w:t>
      </w:r>
      <w:r w:rsidRPr="0058169D">
        <w:rPr>
          <w:rFonts w:cs="Arial"/>
          <w:sz w:val="22"/>
          <w:szCs w:val="22"/>
        </w:rPr>
        <w:t xml:space="preserve"> Individual or (system) process acting on behalf of an individual and authorized to access an information system. Source: NIST SP 800-53, NIST SP 800-18; CNSSI-4009. At VA, users are Department personnel, employees, contractors working under an approved contract, business associates working under approved business associate agreements, and any other individuals providing services or performing functions for, to, or on behalf of VA who have been authorized by VA to access VA information or information systems. To access VA information or VA information systems, these individuals must complete VA-approved security and privacy awareness training, sign the VA National Rules of Behavior (ROB) or Contractor ROB, and complete appropriate background screening before such access may be granted.</w:t>
      </w:r>
    </w:p>
    <w:p w14:paraId="5A0A2B77"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VA</w:t>
      </w:r>
      <w:r w:rsidRPr="0058169D">
        <w:rPr>
          <w:rFonts w:ascii="Arial" w:hAnsi="Arial" w:cs="Arial"/>
        </w:rPr>
        <w:t>: Veterans Administration</w:t>
      </w:r>
    </w:p>
    <w:p w14:paraId="53325E41"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VA Contractor Rules of Behavior</w:t>
      </w:r>
      <w:r w:rsidRPr="0058169D">
        <w:rPr>
          <w:rFonts w:ascii="Arial" w:hAnsi="Arial" w:cs="Arial"/>
        </w:rPr>
        <w:t>: A set of Department of rules that describes the responsibilities and expected behavior of contractors using VA information systems or VA sensitive information. Source: 38 U.S.C. §5727.</w:t>
      </w:r>
    </w:p>
    <w:p w14:paraId="4E56BE47"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VA Information/Data</w:t>
      </w:r>
      <w:r w:rsidRPr="0058169D">
        <w:rPr>
          <w:rFonts w:ascii="Arial" w:hAnsi="Arial" w:cs="Arial"/>
        </w:rPr>
        <w:t xml:space="preserve">: Information </w:t>
      </w:r>
      <w:r w:rsidRPr="0058169D">
        <w:rPr>
          <w:rFonts w:ascii="Arial" w:eastAsia="Times New Roman" w:hAnsi="Arial" w:cs="Arial"/>
        </w:rPr>
        <w:t>collected or maintained by or on behalf of VA. Generally, it includes information collected or maintained by a VA contractor in the performance of services under a VA contract but excludes information received from VA by entities over which VA has no statutory or operational authority, such as other Federal agencies. Source: FISMA.</w:t>
      </w:r>
    </w:p>
    <w:p w14:paraId="70CE7B63"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lastRenderedPageBreak/>
        <w:t>VAMC</w:t>
      </w:r>
      <w:r w:rsidRPr="0058169D">
        <w:rPr>
          <w:rFonts w:ascii="Arial" w:hAnsi="Arial" w:cs="Arial"/>
        </w:rPr>
        <w:t>: Veterans Affairs Medical Center – Unless identified with the name of a different VA medical center, for purposes of this contract, this term shall mean all Medical Centers within VISN 9.</w:t>
      </w:r>
    </w:p>
    <w:p w14:paraId="3C607DC0"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 xml:space="preserve">VA National Rules of Behavior: </w:t>
      </w:r>
      <w:r w:rsidRPr="0058169D">
        <w:rPr>
          <w:rFonts w:ascii="Arial" w:eastAsia="Times New Roman" w:hAnsi="Arial" w:cs="Arial"/>
        </w:rPr>
        <w:t>A set of Department rules that describes the responsibilities and expected behavior of users of VA information systems or VA information. Source: 38 U.S.C. §5727.</w:t>
      </w:r>
    </w:p>
    <w:p w14:paraId="5CC50118"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VA Sensitive Information/Data:</w:t>
      </w:r>
      <w:r w:rsidRPr="0058169D">
        <w:rPr>
          <w:rFonts w:ascii="Arial" w:hAnsi="Arial" w:cs="Arial"/>
        </w:rPr>
        <w:t xml:space="preserve"> </w:t>
      </w:r>
      <w:r w:rsidRPr="0058169D">
        <w:rPr>
          <w:rFonts w:ascii="Arial" w:eastAsia="Times New Roman" w:hAnsi="Arial" w:cs="Arial"/>
        </w:rPr>
        <w:t>All Department Information and/or data on any storage media or in any form or format, which requires protection due to the risk of harm that could result from inadvertent or deliberate disclosure, alteration, or destruction of the information. The term includes not only information that identifies an individual but also other information whose improper use or disclosure could adversely affect the ability of an agency to accomplish its mission, proprietary information, and records about individuals requiring protection under applicable confidentiality provisions. Source: 38 U.S.C. §5727.</w:t>
      </w:r>
    </w:p>
    <w:p w14:paraId="0CC7E777"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VetPro:</w:t>
      </w:r>
      <w:r w:rsidRPr="0058169D">
        <w:rPr>
          <w:rFonts w:ascii="Arial" w:hAnsi="Arial" w:cs="Arial"/>
        </w:rPr>
        <w:t xml:space="preserve"> a federal web-based credentialing program for healthcare providers.  It is VHA’s mandatory credentialing software platform to document the credentialing of VHA health care providers.  This system facilitates completion of a uniform, accurate, and complete credentials file.</w:t>
      </w:r>
    </w:p>
    <w:bookmarkEnd w:id="13"/>
    <w:p w14:paraId="6C07695D" w14:textId="77777777" w:rsidR="00DC5BA9" w:rsidRPr="0058169D" w:rsidRDefault="00DC5BA9" w:rsidP="00DC5BA9">
      <w:pPr>
        <w:pStyle w:val="BodyText"/>
        <w:numPr>
          <w:ilvl w:val="2"/>
          <w:numId w:val="5"/>
        </w:numPr>
        <w:snapToGrid w:val="0"/>
        <w:spacing w:before="120" w:after="120" w:line="240" w:lineRule="auto"/>
        <w:rPr>
          <w:rFonts w:cs="Arial"/>
          <w:sz w:val="22"/>
          <w:szCs w:val="22"/>
        </w:rPr>
      </w:pPr>
      <w:r w:rsidRPr="0058169D">
        <w:rPr>
          <w:rFonts w:cs="Arial"/>
          <w:sz w:val="22"/>
          <w:szCs w:val="22"/>
          <w:u w:val="single"/>
        </w:rPr>
        <w:t xml:space="preserve">VHA: </w:t>
      </w:r>
      <w:r w:rsidRPr="0058169D">
        <w:rPr>
          <w:rFonts w:cs="Arial"/>
          <w:sz w:val="22"/>
          <w:szCs w:val="22"/>
        </w:rPr>
        <w:t>Veterans’ Health Administration</w:t>
      </w:r>
      <w:r w:rsidRPr="0058169D">
        <w:rPr>
          <w:rFonts w:cs="Arial"/>
          <w:sz w:val="22"/>
          <w:szCs w:val="22"/>
          <w:u w:val="single"/>
        </w:rPr>
        <w:t xml:space="preserve"> </w:t>
      </w:r>
    </w:p>
    <w:p w14:paraId="73620A45"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 xml:space="preserve">VISN: </w:t>
      </w:r>
      <w:r w:rsidRPr="0058169D">
        <w:rPr>
          <w:rFonts w:ascii="Arial" w:hAnsi="Arial" w:cs="Arial"/>
        </w:rPr>
        <w:t>Veterans Integrated Services Network</w:t>
      </w:r>
      <w:r w:rsidRPr="0058169D">
        <w:rPr>
          <w:rFonts w:ascii="Arial" w:hAnsi="Arial" w:cs="Arial"/>
          <w:u w:val="single"/>
        </w:rPr>
        <w:t xml:space="preserve"> </w:t>
      </w:r>
    </w:p>
    <w:p w14:paraId="1330F214"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VISTA</w:t>
      </w:r>
      <w:r w:rsidRPr="0058169D">
        <w:rPr>
          <w:rFonts w:ascii="Arial" w:hAnsi="Arial" w:cs="Arial"/>
        </w:rPr>
        <w:t>: Veterans Information Systems Technology Architecture</w:t>
      </w:r>
    </w:p>
    <w:p w14:paraId="57C3AA3A"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VPN</w:t>
      </w:r>
      <w:r w:rsidRPr="0058169D">
        <w:rPr>
          <w:rFonts w:ascii="Arial" w:hAnsi="Arial" w:cs="Arial"/>
        </w:rPr>
        <w:t xml:space="preserve">: Virtual Private Network – </w:t>
      </w:r>
      <w:r w:rsidRPr="0058169D">
        <w:rPr>
          <w:rFonts w:ascii="Arial" w:eastAsia="Times New Roman" w:hAnsi="Arial" w:cs="Arial"/>
        </w:rPr>
        <w:t>A virtual network built on top of existing networks that can provide a secure communications mechanism for data and Internet protocol (IP) information transmitted between networks. Source: NIST SP 800-113.</w:t>
      </w:r>
    </w:p>
    <w:p w14:paraId="08665F6C"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Vulnerability:</w:t>
      </w:r>
      <w:r w:rsidRPr="0058169D">
        <w:rPr>
          <w:rFonts w:ascii="Arial" w:hAnsi="Arial" w:cs="Arial"/>
        </w:rPr>
        <w:t xml:space="preserve"> Weakness </w:t>
      </w:r>
      <w:r w:rsidRPr="0058169D">
        <w:rPr>
          <w:rFonts w:ascii="Arial" w:eastAsia="Times New Roman" w:hAnsi="Arial" w:cs="Arial"/>
        </w:rPr>
        <w:t>in an information system, system security procedures, internal controls, or implementation that could be exploited by a threat source. Source: NIST SP 800-53; NIST SP 800-53A; NIST SP 800-37; NIST SP 800-60; NIST SP 800-115; FIPS 200</w:t>
      </w:r>
    </w:p>
    <w:p w14:paraId="5A67585F" w14:textId="77777777" w:rsidR="00DC5BA9" w:rsidRPr="0058169D" w:rsidRDefault="00DC5BA9" w:rsidP="00DC5BA9">
      <w:pPr>
        <w:pStyle w:val="NoSpacing"/>
        <w:numPr>
          <w:ilvl w:val="2"/>
          <w:numId w:val="5"/>
        </w:numPr>
        <w:spacing w:before="120" w:after="120"/>
        <w:rPr>
          <w:rFonts w:ascii="Arial" w:hAnsi="Arial" w:cs="Arial"/>
        </w:rPr>
      </w:pPr>
      <w:r w:rsidRPr="0058169D">
        <w:rPr>
          <w:rFonts w:ascii="Arial" w:hAnsi="Arial" w:cs="Arial"/>
          <w:u w:val="single"/>
        </w:rPr>
        <w:t>WAN:</w:t>
      </w:r>
      <w:r w:rsidRPr="0058169D">
        <w:rPr>
          <w:rFonts w:ascii="Arial" w:hAnsi="Arial" w:cs="Arial"/>
        </w:rPr>
        <w:t xml:space="preserve"> Wide Area Network – VA’s WAN is </w:t>
      </w:r>
      <w:r w:rsidRPr="0058169D">
        <w:rPr>
          <w:rFonts w:ascii="Arial" w:eastAsia="Times New Roman" w:hAnsi="Arial" w:cs="Arial"/>
        </w:rPr>
        <w:t>a telecommunication network that covers a broad area (i.e., any network that links across metropolitan, regional, or national boundaries) and may be comprised of one or more LANs connected to each other. Source: VA Adapted</w:t>
      </w:r>
      <w:r w:rsidRPr="0058169D">
        <w:rPr>
          <w:rFonts w:ascii="Arial" w:hAnsi="Arial" w:cs="Arial"/>
        </w:rPr>
        <w:t xml:space="preserve">  </w:t>
      </w:r>
    </w:p>
    <w:p w14:paraId="49B61FCF" w14:textId="77777777" w:rsidR="00DC5BA9" w:rsidRPr="0058169D" w:rsidRDefault="00DC5BA9" w:rsidP="00DC5BA9">
      <w:pPr>
        <w:pStyle w:val="NoSpacing"/>
        <w:numPr>
          <w:ilvl w:val="0"/>
          <w:numId w:val="5"/>
        </w:numPr>
        <w:spacing w:before="120" w:after="120"/>
        <w:rPr>
          <w:rFonts w:ascii="Arial" w:hAnsi="Arial" w:cs="Arial"/>
        </w:rPr>
      </w:pPr>
      <w:r w:rsidRPr="0058169D">
        <w:rPr>
          <w:rFonts w:ascii="Arial" w:hAnsi="Arial" w:cs="Arial"/>
          <w:b/>
        </w:rPr>
        <w:t>QUALIFICATIONS:</w:t>
      </w:r>
    </w:p>
    <w:p w14:paraId="6AEF263B" w14:textId="77777777" w:rsidR="00DC5BA9" w:rsidRPr="0058169D" w:rsidRDefault="00DC5BA9" w:rsidP="00DC5BA9">
      <w:pPr>
        <w:pStyle w:val="NoSpacing"/>
        <w:numPr>
          <w:ilvl w:val="1"/>
          <w:numId w:val="7"/>
        </w:numPr>
        <w:spacing w:before="120" w:after="120"/>
        <w:rPr>
          <w:rFonts w:ascii="Arial" w:hAnsi="Arial" w:cs="Arial"/>
        </w:rPr>
      </w:pPr>
      <w:r w:rsidRPr="0058169D">
        <w:rPr>
          <w:rFonts w:ascii="Arial" w:hAnsi="Arial" w:cs="Arial"/>
        </w:rPr>
        <w:t>Staff/Facility</w:t>
      </w:r>
    </w:p>
    <w:p w14:paraId="739AA40F" w14:textId="77777777" w:rsidR="00DC5BA9" w:rsidRPr="0058169D" w:rsidRDefault="00DC5BA9" w:rsidP="00DC5BA9">
      <w:pPr>
        <w:pStyle w:val="BodyText"/>
        <w:numPr>
          <w:ilvl w:val="2"/>
          <w:numId w:val="7"/>
        </w:numPr>
        <w:suppressLineNumbers/>
        <w:spacing w:before="120" w:after="120" w:line="240" w:lineRule="auto"/>
        <w:ind w:left="1260" w:hanging="846"/>
        <w:rPr>
          <w:rFonts w:cs="Arial"/>
          <w:sz w:val="22"/>
          <w:szCs w:val="22"/>
        </w:rPr>
      </w:pPr>
      <w:r w:rsidRPr="0058169D">
        <w:rPr>
          <w:rFonts w:cs="Arial"/>
          <w:sz w:val="22"/>
          <w:szCs w:val="22"/>
          <w:u w:val="single"/>
        </w:rPr>
        <w:t>License</w:t>
      </w:r>
      <w:r w:rsidRPr="0058169D">
        <w:rPr>
          <w:rFonts w:cs="Arial"/>
          <w:sz w:val="22"/>
          <w:szCs w:val="22"/>
        </w:rPr>
        <w:t>: Contract physician(s)</w:t>
      </w:r>
      <w:r w:rsidRPr="0058169D">
        <w:rPr>
          <w:rFonts w:cs="Arial"/>
          <w:color w:val="000000" w:themeColor="text1"/>
          <w:sz w:val="22"/>
          <w:szCs w:val="22"/>
        </w:rPr>
        <w:t xml:space="preserve"> </w:t>
      </w:r>
      <w:r w:rsidRPr="0058169D">
        <w:rPr>
          <w:rFonts w:cs="Arial"/>
          <w:sz w:val="22"/>
          <w:szCs w:val="22"/>
        </w:rPr>
        <w:t>assigned by the Contractor to perform the services covered by this contract shall have a current license to practice medicine in any State, Territory, or Commonwealth of the United States or the District of Columbia</w:t>
      </w:r>
      <w:r w:rsidRPr="0058169D">
        <w:rPr>
          <w:rFonts w:cs="Arial"/>
          <w:color w:val="FF0000"/>
          <w:sz w:val="22"/>
          <w:szCs w:val="22"/>
        </w:rPr>
        <w:t>.</w:t>
      </w:r>
      <w:r w:rsidRPr="0058169D">
        <w:rPr>
          <w:rFonts w:cs="Arial"/>
          <w:sz w:val="22"/>
          <w:szCs w:val="22"/>
        </w:rPr>
        <w:t xml:space="preserve"> All licenses held by the key personnel working on this contract shall be full and unrestricted licenses. Information on state licensing in tele-radiology may be found at this site: </w:t>
      </w:r>
      <w:hyperlink r:id="rId13">
        <w:r w:rsidRPr="0058169D">
          <w:rPr>
            <w:rFonts w:eastAsiaTheme="minorEastAsia" w:cs="Arial"/>
            <w:color w:val="0000FF"/>
            <w:sz w:val="22"/>
            <w:szCs w:val="22"/>
            <w:u w:val="single"/>
          </w:rPr>
          <w:t>Teleradiology | American College of Radiology (acr.org)</w:t>
        </w:r>
      </w:hyperlink>
      <w:r w:rsidRPr="0058169D">
        <w:rPr>
          <w:rFonts w:cs="Arial"/>
          <w:sz w:val="22"/>
          <w:szCs w:val="22"/>
        </w:rPr>
        <w:t xml:space="preserve">. Contracted Teleradiology health care professionals (providers) must be compliant with state licensure requirements identical to that of VA staff, which currently require the provider to continuously hold at least one active and unrestricted license in any </w:t>
      </w:r>
      <w:r w:rsidRPr="0058169D">
        <w:rPr>
          <w:rFonts w:cs="Arial"/>
          <w:sz w:val="22"/>
          <w:szCs w:val="22"/>
        </w:rPr>
        <w:lastRenderedPageBreak/>
        <w:t xml:space="preserve">state, the absence of restrictions on any other license held, and all inactive licenses relinquished in good standing.  </w:t>
      </w:r>
    </w:p>
    <w:p w14:paraId="0E94D2C1" w14:textId="77777777" w:rsidR="00DC5BA9" w:rsidRPr="0058169D" w:rsidRDefault="00DC5BA9" w:rsidP="00DC5BA9">
      <w:pPr>
        <w:pStyle w:val="BodyText"/>
        <w:numPr>
          <w:ilvl w:val="2"/>
          <w:numId w:val="7"/>
        </w:numPr>
        <w:suppressLineNumbers/>
        <w:spacing w:before="120" w:after="120" w:line="240" w:lineRule="auto"/>
        <w:ind w:left="1260" w:hanging="846"/>
        <w:rPr>
          <w:rFonts w:cs="Arial"/>
          <w:sz w:val="22"/>
          <w:szCs w:val="22"/>
        </w:rPr>
      </w:pPr>
      <w:r w:rsidRPr="0058169D">
        <w:rPr>
          <w:rFonts w:cs="Arial"/>
          <w:sz w:val="22"/>
          <w:szCs w:val="22"/>
          <w:u w:val="single"/>
        </w:rPr>
        <w:t>Board Certification</w:t>
      </w:r>
      <w:r w:rsidRPr="0058169D">
        <w:rPr>
          <w:rFonts w:cs="Arial"/>
          <w:sz w:val="22"/>
          <w:szCs w:val="22"/>
        </w:rPr>
        <w:t xml:space="preserve">: All contract physician(s) shall be </w:t>
      </w:r>
      <w:bookmarkStart w:id="14" w:name="_Hlk120795707"/>
      <w:r w:rsidRPr="0058169D">
        <w:rPr>
          <w:rFonts w:cs="Arial"/>
          <w:sz w:val="22"/>
          <w:szCs w:val="22"/>
        </w:rPr>
        <w:t>Board Certified</w:t>
      </w:r>
      <w:bookmarkEnd w:id="14"/>
      <w:r w:rsidRPr="0058169D">
        <w:rPr>
          <w:rFonts w:cs="Arial"/>
          <w:sz w:val="22"/>
          <w:szCs w:val="22"/>
        </w:rPr>
        <w:t xml:space="preserve"> in diagnostic radiology and/or nuclear medicine. </w:t>
      </w:r>
      <w:r w:rsidRPr="0058169D">
        <w:rPr>
          <w:rFonts w:cs="Arial"/>
          <w:color w:val="000000" w:themeColor="text1"/>
          <w:sz w:val="22"/>
          <w:szCs w:val="22"/>
        </w:rPr>
        <w:t>All continuing education courses required for maintaining certification must be kept up to date at all times. Documentation verifying current certification shall be provided by the Contractor to the VA COR on an annual basis for each year of contract performance.</w:t>
      </w:r>
    </w:p>
    <w:p w14:paraId="7E6600F7" w14:textId="77777777" w:rsidR="00DC5BA9" w:rsidRPr="0058169D" w:rsidRDefault="00DC5BA9" w:rsidP="00DC5BA9">
      <w:pPr>
        <w:pStyle w:val="BodyText"/>
        <w:numPr>
          <w:ilvl w:val="2"/>
          <w:numId w:val="7"/>
        </w:numPr>
        <w:suppressLineNumbers/>
        <w:spacing w:before="120" w:after="120" w:line="240" w:lineRule="auto"/>
        <w:ind w:left="1260" w:hanging="846"/>
        <w:rPr>
          <w:rFonts w:cs="Arial"/>
          <w:sz w:val="22"/>
          <w:szCs w:val="22"/>
        </w:rPr>
      </w:pPr>
      <w:r w:rsidRPr="0058169D">
        <w:rPr>
          <w:rFonts w:cs="Arial"/>
          <w:sz w:val="22"/>
          <w:szCs w:val="22"/>
          <w:u w:val="single"/>
        </w:rPr>
        <w:t>Credentialing and Privileging</w:t>
      </w:r>
      <w:r w:rsidRPr="0058169D">
        <w:rPr>
          <w:rFonts w:cs="Arial"/>
          <w:sz w:val="22"/>
          <w:szCs w:val="22"/>
        </w:rPr>
        <w:t xml:space="preserve">: Credentialing and privileging is to be done in accordance with the provisions of VHA Directive 1100.20 and VHA Directive 1100.21 referenced above. The Contractor is responsible to ensure that proposed physician(s) possesses the requisite credentials enabling the granting of privileges. No services shall be provided by any contract physician(s) prior to obtaining approval by the Facility Medical Executive Board and Medical Center Director. </w:t>
      </w:r>
    </w:p>
    <w:p w14:paraId="2A3FEF2E" w14:textId="77777777" w:rsidR="00DC5BA9" w:rsidRPr="0058169D" w:rsidRDefault="00DC5BA9" w:rsidP="00DC5BA9">
      <w:pPr>
        <w:pStyle w:val="Default"/>
        <w:numPr>
          <w:ilvl w:val="3"/>
          <w:numId w:val="8"/>
        </w:numPr>
        <w:spacing w:before="120" w:after="120"/>
        <w:ind w:left="1620"/>
        <w:rPr>
          <w:rFonts w:ascii="Arial" w:hAnsi="Arial" w:cs="Arial"/>
          <w:color w:val="auto"/>
          <w:sz w:val="22"/>
          <w:szCs w:val="22"/>
        </w:rPr>
      </w:pPr>
      <w:r w:rsidRPr="0058169D">
        <w:rPr>
          <w:rFonts w:ascii="Arial" w:hAnsi="Arial" w:cs="Arial"/>
          <w:color w:val="auto"/>
          <w:sz w:val="22"/>
          <w:szCs w:val="22"/>
        </w:rPr>
        <w:t>If a contract physician(s) is not credentialed and privileged or has credentials/privileges suspended or revoked, the Contractor shall furnish an acceptable substitute without any additional cost to the government.</w:t>
      </w:r>
    </w:p>
    <w:p w14:paraId="71C77D77" w14:textId="77777777" w:rsidR="00DC5BA9" w:rsidRPr="0058169D" w:rsidRDefault="00DC5BA9" w:rsidP="00DC5BA9">
      <w:pPr>
        <w:pStyle w:val="Default"/>
        <w:numPr>
          <w:ilvl w:val="3"/>
          <w:numId w:val="8"/>
        </w:numPr>
        <w:spacing w:before="120" w:after="120"/>
        <w:ind w:left="1620"/>
        <w:rPr>
          <w:rFonts w:ascii="Arial" w:hAnsi="Arial" w:cs="Arial"/>
          <w:color w:val="auto"/>
          <w:sz w:val="22"/>
          <w:szCs w:val="22"/>
        </w:rPr>
      </w:pPr>
      <w:r w:rsidRPr="0058169D">
        <w:rPr>
          <w:rFonts w:ascii="Arial" w:hAnsi="Arial" w:cs="Arial"/>
          <w:color w:val="auto"/>
          <w:sz w:val="22"/>
          <w:szCs w:val="22"/>
        </w:rPr>
        <w:t>When telemedicine services are being provided by contract physician(s) who direct, diagnose, or otherwise provide clinical treatment to a patient via a telemedicine link, the contract physician(s) must be appointed, credentialed, and privileged at the VA facility (facilities) which receive the telemedicine services (patient site), as well as at the site providing the services. The following requirements apply:</w:t>
      </w:r>
    </w:p>
    <w:p w14:paraId="0D25428F" w14:textId="77777777" w:rsidR="00DC5BA9" w:rsidRPr="0058169D" w:rsidRDefault="00DC5BA9" w:rsidP="00DC5BA9">
      <w:pPr>
        <w:pStyle w:val="Default"/>
        <w:numPr>
          <w:ilvl w:val="3"/>
          <w:numId w:val="8"/>
        </w:numPr>
        <w:spacing w:before="120" w:after="120"/>
        <w:ind w:left="1620"/>
        <w:rPr>
          <w:rFonts w:ascii="Arial" w:hAnsi="Arial" w:cs="Arial"/>
          <w:color w:val="auto"/>
          <w:sz w:val="22"/>
          <w:szCs w:val="22"/>
        </w:rPr>
      </w:pPr>
      <w:r w:rsidRPr="0058169D">
        <w:rPr>
          <w:rFonts w:ascii="Arial" w:hAnsi="Arial" w:cs="Arial"/>
          <w:color w:val="auto"/>
          <w:sz w:val="22"/>
          <w:szCs w:val="22"/>
        </w:rPr>
        <w:t>Contract licensed independent practitioners must be credentialed and privileged through the VA facility’s Medical Staff Office in accordance Credentialing and Privileging Directives 1100.20 and 1100.21 and VHA Directive 1914</w:t>
      </w:r>
    </w:p>
    <w:p w14:paraId="69771308" w14:textId="77777777" w:rsidR="00DC5BA9" w:rsidRPr="0058169D" w:rsidRDefault="00DC5BA9" w:rsidP="00DC5BA9">
      <w:pPr>
        <w:pStyle w:val="Default"/>
        <w:numPr>
          <w:ilvl w:val="3"/>
          <w:numId w:val="8"/>
        </w:numPr>
        <w:spacing w:before="120" w:after="120"/>
        <w:ind w:left="1620"/>
        <w:rPr>
          <w:rFonts w:ascii="Arial" w:hAnsi="Arial" w:cs="Arial"/>
          <w:color w:val="auto"/>
          <w:sz w:val="22"/>
          <w:szCs w:val="22"/>
        </w:rPr>
      </w:pPr>
      <w:r w:rsidRPr="0058169D">
        <w:rPr>
          <w:rFonts w:ascii="Arial" w:hAnsi="Arial" w:cs="Arial"/>
          <w:color w:val="auto"/>
          <w:sz w:val="22"/>
          <w:szCs w:val="22"/>
        </w:rPr>
        <w:t xml:space="preserve">Separately delineated privileges for telemedicine services must be requested and assigned in this process. </w:t>
      </w:r>
    </w:p>
    <w:p w14:paraId="182204C2" w14:textId="77777777" w:rsidR="00DC5BA9" w:rsidRPr="0058169D" w:rsidRDefault="00DC5BA9" w:rsidP="00DC5BA9">
      <w:pPr>
        <w:pStyle w:val="Default"/>
        <w:numPr>
          <w:ilvl w:val="3"/>
          <w:numId w:val="8"/>
        </w:numPr>
        <w:spacing w:before="120" w:after="120"/>
        <w:ind w:left="1620"/>
        <w:rPr>
          <w:rFonts w:ascii="Arial" w:hAnsi="Arial" w:cs="Arial"/>
          <w:color w:val="auto"/>
          <w:sz w:val="22"/>
          <w:szCs w:val="22"/>
        </w:rPr>
      </w:pPr>
      <w:r w:rsidRPr="0058169D">
        <w:rPr>
          <w:rFonts w:ascii="Arial" w:hAnsi="Arial" w:cs="Arial"/>
          <w:color w:val="auto"/>
          <w:sz w:val="22"/>
          <w:szCs w:val="22"/>
        </w:rPr>
        <w:t xml:space="preserve">In general, the credentialing process should be started at least 60-90 days in advance of estimated entry on duty. The time required for this process may be expedited when patient care needs are urgent.   </w:t>
      </w:r>
    </w:p>
    <w:p w14:paraId="6C1D3AB3" w14:textId="77777777" w:rsidR="00DC5BA9" w:rsidRPr="0058169D" w:rsidRDefault="00DC5BA9" w:rsidP="00DC5BA9">
      <w:pPr>
        <w:pStyle w:val="Default"/>
        <w:numPr>
          <w:ilvl w:val="3"/>
          <w:numId w:val="8"/>
        </w:numPr>
        <w:spacing w:before="120" w:after="120"/>
        <w:ind w:left="1620" w:right="-270"/>
        <w:rPr>
          <w:rFonts w:ascii="Arial" w:hAnsi="Arial" w:cs="Arial"/>
          <w:color w:val="auto"/>
          <w:sz w:val="22"/>
          <w:szCs w:val="22"/>
        </w:rPr>
      </w:pPr>
      <w:r w:rsidRPr="0058169D">
        <w:rPr>
          <w:rFonts w:ascii="Arial" w:hAnsi="Arial" w:cs="Arial"/>
          <w:color w:val="auto"/>
          <w:sz w:val="22"/>
          <w:szCs w:val="22"/>
        </w:rPr>
        <w:t xml:space="preserve">The VA’s Medical Staff Office or Human Resources Management Service will provide an instruction packet containing forms and a detailed listing of required documentation, including curriculum vitae, current references, signed release of information from the candidate, and statement that the candidate does not have any physical or mental health condition that would adversely affect his/her ability to carry out the assigned duties, and additional credentialing forms. The candidate will also be required to make application through the VetPro internet-based process. The candidate will need to be enrolled in VetPro by the Credentialing Coordinator at the VA or by the Human Resources Management Service designee. The website address is: </w:t>
      </w:r>
      <w:hyperlink r:id="rId14" w:history="1">
        <w:r w:rsidRPr="0058169D">
          <w:rPr>
            <w:rStyle w:val="Hyperlink"/>
            <w:rFonts w:ascii="Arial" w:hAnsi="Arial" w:cs="Arial"/>
            <w:sz w:val="22"/>
            <w:szCs w:val="22"/>
          </w:rPr>
          <w:t>https://fcp.vetpro.org/Admin/Login/Index</w:t>
        </w:r>
      </w:hyperlink>
    </w:p>
    <w:p w14:paraId="3861D605" w14:textId="77777777" w:rsidR="00DC5BA9" w:rsidRPr="0058169D" w:rsidRDefault="00DC5BA9" w:rsidP="00DC5BA9">
      <w:pPr>
        <w:pStyle w:val="Default"/>
        <w:numPr>
          <w:ilvl w:val="3"/>
          <w:numId w:val="8"/>
        </w:numPr>
        <w:spacing w:before="120" w:after="120"/>
        <w:ind w:left="1620"/>
        <w:jc w:val="both"/>
        <w:rPr>
          <w:rFonts w:ascii="Arial" w:hAnsi="Arial" w:cs="Arial"/>
          <w:color w:val="auto"/>
          <w:sz w:val="22"/>
          <w:szCs w:val="22"/>
        </w:rPr>
      </w:pPr>
      <w:r w:rsidRPr="0058169D">
        <w:rPr>
          <w:rFonts w:ascii="Arial" w:hAnsi="Arial" w:cs="Arial"/>
          <w:color w:val="auto"/>
          <w:sz w:val="22"/>
          <w:szCs w:val="22"/>
        </w:rPr>
        <w:t xml:space="preserve">It is the Contractor’s responsibility to contact the primary assigned VISN 9 credentialing service to request a package and instructions. </w:t>
      </w:r>
    </w:p>
    <w:p w14:paraId="1C5C545C" w14:textId="77777777" w:rsidR="00DC5BA9" w:rsidRPr="0058169D" w:rsidRDefault="00DC5BA9" w:rsidP="00DC5BA9">
      <w:pPr>
        <w:pStyle w:val="Default"/>
        <w:numPr>
          <w:ilvl w:val="3"/>
          <w:numId w:val="8"/>
        </w:numPr>
        <w:spacing w:before="120" w:after="120"/>
        <w:ind w:left="1620"/>
        <w:rPr>
          <w:rFonts w:ascii="Arial" w:hAnsi="Arial" w:cs="Arial"/>
          <w:color w:val="auto"/>
          <w:sz w:val="22"/>
          <w:szCs w:val="22"/>
        </w:rPr>
      </w:pPr>
      <w:r w:rsidRPr="0058169D">
        <w:rPr>
          <w:rFonts w:ascii="Arial" w:hAnsi="Arial" w:cs="Arial"/>
          <w:color w:val="auto"/>
          <w:sz w:val="22"/>
          <w:szCs w:val="22"/>
        </w:rPr>
        <w:t xml:space="preserve">The Contractor must furnish a copy of its policy and procedures for credentialing and privileging to the Contracting Officer and COR for review to </w:t>
      </w:r>
      <w:r w:rsidRPr="0058169D">
        <w:rPr>
          <w:rFonts w:ascii="Arial" w:hAnsi="Arial" w:cs="Arial"/>
          <w:color w:val="auto"/>
          <w:sz w:val="22"/>
          <w:szCs w:val="22"/>
        </w:rPr>
        <w:lastRenderedPageBreak/>
        <w:t xml:space="preserve">ensure these meet the VA’s requirements for establishment of competence through these mechanisms.  </w:t>
      </w:r>
      <w:r w:rsidRPr="0058169D">
        <w:rPr>
          <w:rFonts w:ascii="Arial" w:hAnsi="Arial" w:cs="Arial"/>
          <w:sz w:val="22"/>
          <w:szCs w:val="22"/>
        </w:rPr>
        <w:t xml:space="preserve"> </w:t>
      </w:r>
    </w:p>
    <w:p w14:paraId="1D1D1F65" w14:textId="77777777" w:rsidR="00DC5BA9" w:rsidRPr="0058169D" w:rsidRDefault="00DC5BA9" w:rsidP="00DC5BA9">
      <w:pPr>
        <w:pStyle w:val="BodyText"/>
        <w:numPr>
          <w:ilvl w:val="2"/>
          <w:numId w:val="9"/>
        </w:numPr>
        <w:suppressLineNumbers/>
        <w:spacing w:before="120" w:after="120" w:line="240" w:lineRule="auto"/>
        <w:rPr>
          <w:rFonts w:cs="Arial"/>
          <w:sz w:val="22"/>
          <w:szCs w:val="22"/>
        </w:rPr>
      </w:pPr>
      <w:r w:rsidRPr="0058169D">
        <w:rPr>
          <w:rFonts w:cs="Arial"/>
          <w:sz w:val="22"/>
          <w:szCs w:val="22"/>
          <w:u w:val="single"/>
        </w:rPr>
        <w:t>Technical Proficiency</w:t>
      </w:r>
      <w:r w:rsidRPr="0058169D">
        <w:rPr>
          <w:rFonts w:cs="Arial"/>
          <w:sz w:val="22"/>
          <w:szCs w:val="22"/>
        </w:rPr>
        <w:t xml:space="preserve"> - Contract physician(s)</w:t>
      </w:r>
      <w:r w:rsidRPr="0058169D">
        <w:rPr>
          <w:rFonts w:cs="Arial"/>
          <w:color w:val="000000" w:themeColor="text1"/>
          <w:sz w:val="22"/>
          <w:szCs w:val="22"/>
        </w:rPr>
        <w:t xml:space="preserve"> shall be technically proficient in the skills necessary to fulfill the government’s requirements, including the ability to speak, understand, read and write English fluently. Contractor shall provide documents upon request of the CO/COR to verify current and ongoing competency, skills, certification and/or licensure related to the provision of care, treatment and/or services performed.</w:t>
      </w:r>
      <w:r w:rsidRPr="0058169D">
        <w:rPr>
          <w:rFonts w:cs="Arial"/>
          <w:sz w:val="22"/>
          <w:szCs w:val="22"/>
        </w:rPr>
        <w:t xml:space="preserve"> Contractor shall provide verifiable evidence of all educational and training experiences including any gaps in educational history for all contract physician(s) and contract physician(s) shall be responsible for abiding by the Facility's Medical Staff By-Laws, rules, and regulations (referenced herein) that govern medical staff behavior.</w:t>
      </w:r>
    </w:p>
    <w:p w14:paraId="014A3498" w14:textId="77777777" w:rsidR="00DC5BA9" w:rsidRPr="0058169D" w:rsidRDefault="00DC5BA9" w:rsidP="00DC5BA9">
      <w:pPr>
        <w:pStyle w:val="BodyText"/>
        <w:numPr>
          <w:ilvl w:val="2"/>
          <w:numId w:val="9"/>
        </w:numPr>
        <w:suppressLineNumbers/>
        <w:spacing w:before="120" w:after="120" w:line="240" w:lineRule="auto"/>
        <w:ind w:left="1260" w:hanging="846"/>
        <w:rPr>
          <w:rFonts w:cs="Arial"/>
          <w:sz w:val="22"/>
          <w:szCs w:val="22"/>
        </w:rPr>
      </w:pPr>
      <w:r w:rsidRPr="0058169D">
        <w:rPr>
          <w:rFonts w:cs="Arial"/>
          <w:sz w:val="22"/>
          <w:szCs w:val="22"/>
          <w:u w:val="single"/>
        </w:rPr>
        <w:t>Continuing Medical Education (CME)/ Certified Education Unit (CEU) Requirements</w:t>
      </w:r>
      <w:r w:rsidRPr="0058169D">
        <w:rPr>
          <w:rFonts w:cs="Arial"/>
          <w:sz w:val="22"/>
          <w:szCs w:val="22"/>
        </w:rPr>
        <w:t xml:space="preserve">: </w:t>
      </w:r>
      <w:r w:rsidRPr="0058169D">
        <w:rPr>
          <w:rFonts w:cs="Arial"/>
          <w:color w:val="000000" w:themeColor="text1"/>
          <w:sz w:val="22"/>
          <w:szCs w:val="22"/>
        </w:rPr>
        <w:t>Contractor shall provide the COR copies of current CMEs as required or requested by the Facility. Contract physician(s) registered or certified by national/medical associations shall continue to meet the minimum standards for CME to remain current</w:t>
      </w:r>
      <w:r w:rsidRPr="0058169D">
        <w:rPr>
          <w:rFonts w:cs="Arial"/>
          <w:i/>
          <w:iCs/>
          <w:color w:val="000000" w:themeColor="text1"/>
          <w:sz w:val="22"/>
          <w:szCs w:val="22"/>
        </w:rPr>
        <w:t xml:space="preserve">. </w:t>
      </w:r>
      <w:r w:rsidRPr="0058169D">
        <w:rPr>
          <w:rFonts w:cs="Arial"/>
          <w:color w:val="000000" w:themeColor="text1"/>
          <w:sz w:val="22"/>
          <w:szCs w:val="22"/>
        </w:rPr>
        <w:t>Contractor shall report CME hours to the credentials office for tracking. These documents are required for both privileging and re-privileging. Failure to provide shall result in loss of privileges for contract physician(s).</w:t>
      </w:r>
    </w:p>
    <w:p w14:paraId="16D068F6" w14:textId="77777777" w:rsidR="00DC5BA9" w:rsidRPr="0058169D" w:rsidRDefault="00DC5BA9" w:rsidP="00DC5BA9">
      <w:pPr>
        <w:pStyle w:val="BodyText"/>
        <w:numPr>
          <w:ilvl w:val="2"/>
          <w:numId w:val="9"/>
        </w:numPr>
        <w:suppressLineNumbers/>
        <w:spacing w:before="120" w:after="120" w:line="240" w:lineRule="auto"/>
        <w:ind w:left="1260" w:hanging="846"/>
        <w:rPr>
          <w:rFonts w:cs="Arial"/>
          <w:color w:val="FF0000"/>
          <w:sz w:val="22"/>
          <w:szCs w:val="22"/>
        </w:rPr>
      </w:pPr>
      <w:r w:rsidRPr="0058169D">
        <w:rPr>
          <w:rFonts w:cs="Arial"/>
          <w:sz w:val="22"/>
          <w:szCs w:val="22"/>
          <w:u w:val="single"/>
        </w:rPr>
        <w:t>Training (VA MANDATORY)</w:t>
      </w:r>
      <w:r w:rsidRPr="0058169D">
        <w:rPr>
          <w:rFonts w:cs="Arial"/>
          <w:sz w:val="22"/>
          <w:szCs w:val="22"/>
        </w:rPr>
        <w:t xml:space="preserve">: </w:t>
      </w:r>
      <w:r w:rsidRPr="0058169D">
        <w:rPr>
          <w:rFonts w:cs="Arial"/>
          <w:color w:val="000000" w:themeColor="text1"/>
          <w:sz w:val="22"/>
          <w:szCs w:val="22"/>
        </w:rPr>
        <w:t>Contractor shall meet all VA educational requirements and mandatory course requirements defined herein; all training must be completed by the contract physician(s)</w:t>
      </w:r>
      <w:r w:rsidRPr="0058169D" w:rsidDel="00AE107F">
        <w:rPr>
          <w:rFonts w:cs="Arial"/>
          <w:color w:val="000000" w:themeColor="text1"/>
          <w:sz w:val="22"/>
          <w:szCs w:val="22"/>
        </w:rPr>
        <w:t xml:space="preserve"> </w:t>
      </w:r>
      <w:r w:rsidRPr="0058169D">
        <w:rPr>
          <w:rFonts w:cs="Arial"/>
          <w:color w:val="000000" w:themeColor="text1"/>
          <w:sz w:val="22"/>
          <w:szCs w:val="22"/>
        </w:rPr>
        <w:t xml:space="preserve">as required by the VA. </w:t>
      </w:r>
    </w:p>
    <w:p w14:paraId="5457729E" w14:textId="77777777" w:rsidR="00DC5BA9" w:rsidRPr="0058169D" w:rsidRDefault="00DC5BA9" w:rsidP="00DC5BA9">
      <w:pPr>
        <w:pStyle w:val="ListParagraph"/>
        <w:spacing w:before="120" w:after="120"/>
        <w:ind w:left="936" w:firstLine="360"/>
        <w:rPr>
          <w:rFonts w:ascii="Arial" w:hAnsi="Arial" w:cs="Arial"/>
          <w:i/>
          <w:iCs/>
          <w:color w:val="FFFFFF" w:themeColor="background1"/>
        </w:rPr>
      </w:pPr>
      <w:r w:rsidRPr="0058169D">
        <w:rPr>
          <w:rFonts w:ascii="Arial" w:hAnsi="Arial" w:cs="Arial"/>
          <w:i/>
          <w:iCs/>
          <w:color w:val="FF0000"/>
        </w:rPr>
        <w:t xml:space="preserve"> </w:t>
      </w:r>
    </w:p>
    <w:tbl>
      <w:tblPr>
        <w:tblStyle w:val="TableGrid"/>
        <w:tblW w:w="0" w:type="auto"/>
        <w:tblInd w:w="1296" w:type="dxa"/>
        <w:tblLook w:val="04A0" w:firstRow="1" w:lastRow="0" w:firstColumn="1" w:lastColumn="0" w:noHBand="0" w:noVBand="1"/>
      </w:tblPr>
      <w:tblGrid>
        <w:gridCol w:w="2714"/>
        <w:gridCol w:w="2717"/>
        <w:gridCol w:w="2623"/>
      </w:tblGrid>
      <w:tr w:rsidR="00DC5BA9" w:rsidRPr="0058169D" w14:paraId="52A30828" w14:textId="77777777" w:rsidTr="00FB543F">
        <w:tc>
          <w:tcPr>
            <w:tcW w:w="3192" w:type="dxa"/>
          </w:tcPr>
          <w:p w14:paraId="39D50728" w14:textId="77777777" w:rsidR="00DC5BA9" w:rsidRPr="0058169D" w:rsidRDefault="00DC5BA9" w:rsidP="00FB543F">
            <w:pPr>
              <w:pStyle w:val="ListParagraph"/>
              <w:spacing w:before="120" w:after="120"/>
              <w:ind w:left="0"/>
              <w:contextualSpacing w:val="0"/>
              <w:rPr>
                <w:rFonts w:ascii="Arial" w:hAnsi="Arial" w:cs="Arial"/>
                <w:b/>
                <w:bCs/>
                <w:iCs/>
                <w:color w:val="FF0000"/>
              </w:rPr>
            </w:pPr>
            <w:r w:rsidRPr="0058169D">
              <w:rPr>
                <w:rFonts w:ascii="Arial" w:hAnsi="Arial" w:cs="Arial"/>
                <w:b/>
                <w:bCs/>
                <w:iCs/>
              </w:rPr>
              <w:t>Training</w:t>
            </w:r>
          </w:p>
        </w:tc>
        <w:tc>
          <w:tcPr>
            <w:tcW w:w="3192" w:type="dxa"/>
          </w:tcPr>
          <w:p w14:paraId="3C804CF8" w14:textId="77777777" w:rsidR="00DC5BA9" w:rsidRPr="0058169D" w:rsidRDefault="00DC5BA9" w:rsidP="00FB543F">
            <w:pPr>
              <w:pStyle w:val="ListParagraph"/>
              <w:spacing w:before="120" w:after="120"/>
              <w:ind w:left="0"/>
              <w:contextualSpacing w:val="0"/>
              <w:rPr>
                <w:rFonts w:ascii="Arial" w:hAnsi="Arial" w:cs="Arial"/>
                <w:i/>
                <w:color w:val="FF0000"/>
              </w:rPr>
            </w:pPr>
            <w:r w:rsidRPr="0058169D">
              <w:rPr>
                <w:rFonts w:ascii="Arial" w:hAnsi="Arial" w:cs="Arial"/>
                <w:b/>
                <w:bCs/>
                <w:iCs/>
              </w:rPr>
              <w:t xml:space="preserve">Frequency </w:t>
            </w:r>
          </w:p>
        </w:tc>
        <w:tc>
          <w:tcPr>
            <w:tcW w:w="3192" w:type="dxa"/>
          </w:tcPr>
          <w:p w14:paraId="21158BDB" w14:textId="77777777" w:rsidR="00DC5BA9" w:rsidRPr="0058169D" w:rsidRDefault="00DC5BA9" w:rsidP="00FB543F">
            <w:pPr>
              <w:pStyle w:val="ListParagraph"/>
              <w:spacing w:before="120" w:after="120"/>
              <w:ind w:left="0"/>
              <w:contextualSpacing w:val="0"/>
              <w:rPr>
                <w:rFonts w:ascii="Arial" w:hAnsi="Arial" w:cs="Arial"/>
                <w:b/>
                <w:bCs/>
                <w:i/>
                <w:color w:val="FF0000"/>
              </w:rPr>
            </w:pPr>
            <w:r w:rsidRPr="0058169D">
              <w:rPr>
                <w:rFonts w:ascii="Arial" w:hAnsi="Arial" w:cs="Arial"/>
                <w:b/>
                <w:bCs/>
                <w:i/>
              </w:rPr>
              <w:t>Annual Hours</w:t>
            </w:r>
          </w:p>
        </w:tc>
      </w:tr>
      <w:tr w:rsidR="00DC5BA9" w:rsidRPr="0058169D" w14:paraId="78387E69" w14:textId="77777777" w:rsidTr="00FB543F">
        <w:tc>
          <w:tcPr>
            <w:tcW w:w="3192" w:type="dxa"/>
          </w:tcPr>
          <w:p w14:paraId="537CB7D4" w14:textId="77777777" w:rsidR="00DC5BA9" w:rsidRPr="0058169D" w:rsidRDefault="00DC5BA9" w:rsidP="00FB543F">
            <w:pPr>
              <w:pStyle w:val="ListParagraph"/>
              <w:spacing w:before="120" w:after="120"/>
              <w:ind w:left="0"/>
              <w:contextualSpacing w:val="0"/>
              <w:rPr>
                <w:rFonts w:ascii="Arial" w:hAnsi="Arial" w:cs="Arial"/>
                <w:iCs/>
                <w:color w:val="FF0000"/>
                <w:highlight w:val="yellow"/>
              </w:rPr>
            </w:pPr>
            <w:r w:rsidRPr="0058169D">
              <w:rPr>
                <w:rFonts w:ascii="Arial" w:hAnsi="Arial" w:cs="Arial"/>
                <w:iCs/>
              </w:rPr>
              <w:t>VA Privacy and Information Security Awareness and Rules of Behavior</w:t>
            </w:r>
          </w:p>
        </w:tc>
        <w:tc>
          <w:tcPr>
            <w:tcW w:w="3192" w:type="dxa"/>
          </w:tcPr>
          <w:p w14:paraId="72A51CED" w14:textId="77777777" w:rsidR="00DC5BA9" w:rsidRPr="0058169D" w:rsidRDefault="00DC5BA9" w:rsidP="00FB543F">
            <w:pPr>
              <w:pStyle w:val="ListParagraph"/>
              <w:spacing w:before="120" w:after="120"/>
              <w:ind w:left="0"/>
              <w:contextualSpacing w:val="0"/>
              <w:rPr>
                <w:rFonts w:ascii="Arial" w:hAnsi="Arial" w:cs="Arial"/>
                <w:iCs/>
                <w:color w:val="FF0000"/>
                <w:highlight w:val="yellow"/>
              </w:rPr>
            </w:pPr>
            <w:r w:rsidRPr="0058169D">
              <w:rPr>
                <w:rFonts w:ascii="Arial" w:hAnsi="Arial" w:cs="Arial"/>
                <w:iCs/>
              </w:rPr>
              <w:t>Annual</w:t>
            </w:r>
          </w:p>
        </w:tc>
        <w:tc>
          <w:tcPr>
            <w:tcW w:w="3192" w:type="dxa"/>
          </w:tcPr>
          <w:p w14:paraId="435392EE" w14:textId="77777777" w:rsidR="00DC5BA9" w:rsidRPr="0058169D" w:rsidRDefault="00DC5BA9" w:rsidP="00FB543F">
            <w:pPr>
              <w:pStyle w:val="ListParagraph"/>
              <w:spacing w:before="120" w:after="120"/>
              <w:ind w:left="0"/>
              <w:contextualSpacing w:val="0"/>
              <w:rPr>
                <w:rFonts w:ascii="Arial" w:hAnsi="Arial" w:cs="Arial"/>
                <w:iCs/>
                <w:color w:val="FF0000"/>
                <w:highlight w:val="yellow"/>
              </w:rPr>
            </w:pPr>
            <w:r w:rsidRPr="0058169D">
              <w:rPr>
                <w:rFonts w:ascii="Arial" w:hAnsi="Arial" w:cs="Arial"/>
                <w:iCs/>
              </w:rPr>
              <w:t>1</w:t>
            </w:r>
          </w:p>
        </w:tc>
      </w:tr>
      <w:tr w:rsidR="00DC5BA9" w:rsidRPr="0058169D" w14:paraId="0F3BF01E" w14:textId="77777777" w:rsidTr="00FB543F">
        <w:tc>
          <w:tcPr>
            <w:tcW w:w="3192" w:type="dxa"/>
          </w:tcPr>
          <w:p w14:paraId="2A568D10" w14:textId="77777777" w:rsidR="00DC5BA9" w:rsidRPr="0058169D" w:rsidRDefault="00DC5BA9" w:rsidP="00FB543F">
            <w:pPr>
              <w:pStyle w:val="ListParagraph"/>
              <w:spacing w:before="120" w:after="120"/>
              <w:ind w:left="0"/>
              <w:contextualSpacing w:val="0"/>
              <w:rPr>
                <w:rFonts w:ascii="Arial" w:hAnsi="Arial" w:cs="Arial"/>
                <w:iCs/>
                <w:color w:val="FF0000"/>
                <w:highlight w:val="yellow"/>
              </w:rPr>
            </w:pPr>
            <w:r w:rsidRPr="0058169D">
              <w:rPr>
                <w:rFonts w:ascii="Arial" w:hAnsi="Arial" w:cs="Arial"/>
                <w:iCs/>
              </w:rPr>
              <w:t>Privacy and HIPAA</w:t>
            </w:r>
          </w:p>
        </w:tc>
        <w:tc>
          <w:tcPr>
            <w:tcW w:w="3192" w:type="dxa"/>
          </w:tcPr>
          <w:p w14:paraId="556E6FA9" w14:textId="77777777" w:rsidR="00DC5BA9" w:rsidRPr="0058169D" w:rsidRDefault="00DC5BA9" w:rsidP="00FB543F">
            <w:pPr>
              <w:pStyle w:val="ListParagraph"/>
              <w:spacing w:before="120" w:after="120"/>
              <w:ind w:left="0"/>
              <w:contextualSpacing w:val="0"/>
              <w:rPr>
                <w:rFonts w:ascii="Arial" w:hAnsi="Arial" w:cs="Arial"/>
                <w:iCs/>
                <w:color w:val="FF0000"/>
                <w:highlight w:val="yellow"/>
              </w:rPr>
            </w:pPr>
            <w:r w:rsidRPr="0058169D">
              <w:rPr>
                <w:rFonts w:ascii="Arial" w:hAnsi="Arial" w:cs="Arial"/>
                <w:iCs/>
              </w:rPr>
              <w:t>Annual</w:t>
            </w:r>
          </w:p>
        </w:tc>
        <w:tc>
          <w:tcPr>
            <w:tcW w:w="3192" w:type="dxa"/>
          </w:tcPr>
          <w:p w14:paraId="08BE7FDD" w14:textId="77777777" w:rsidR="00DC5BA9" w:rsidRPr="0058169D" w:rsidRDefault="00DC5BA9" w:rsidP="00FB543F">
            <w:pPr>
              <w:pStyle w:val="ListParagraph"/>
              <w:spacing w:before="120" w:after="120"/>
              <w:ind w:left="0"/>
              <w:contextualSpacing w:val="0"/>
              <w:rPr>
                <w:rFonts w:ascii="Arial" w:hAnsi="Arial" w:cs="Arial"/>
                <w:iCs/>
                <w:color w:val="FF0000"/>
                <w:highlight w:val="yellow"/>
              </w:rPr>
            </w:pPr>
            <w:r w:rsidRPr="0058169D">
              <w:rPr>
                <w:rFonts w:ascii="Arial" w:hAnsi="Arial" w:cs="Arial"/>
                <w:iCs/>
              </w:rPr>
              <w:t>1</w:t>
            </w:r>
          </w:p>
        </w:tc>
      </w:tr>
    </w:tbl>
    <w:p w14:paraId="09777689" w14:textId="77777777" w:rsidR="00DC5BA9" w:rsidRPr="0058169D" w:rsidRDefault="00DC5BA9" w:rsidP="00DC5BA9">
      <w:pPr>
        <w:pStyle w:val="BodyText"/>
        <w:suppressLineNumbers/>
        <w:tabs>
          <w:tab w:val="left" w:pos="540"/>
          <w:tab w:val="left" w:pos="1350"/>
        </w:tabs>
        <w:spacing w:before="120" w:after="120"/>
        <w:ind w:left="360"/>
        <w:rPr>
          <w:rFonts w:cs="Arial"/>
          <w:sz w:val="22"/>
          <w:szCs w:val="22"/>
        </w:rPr>
      </w:pPr>
    </w:p>
    <w:p w14:paraId="470B0BC2" w14:textId="77777777" w:rsidR="00DC5BA9" w:rsidRPr="0058169D" w:rsidRDefault="00DC5BA9" w:rsidP="00DC5BA9">
      <w:pPr>
        <w:pStyle w:val="BodyText"/>
        <w:numPr>
          <w:ilvl w:val="2"/>
          <w:numId w:val="9"/>
        </w:numPr>
        <w:suppressLineNumbers/>
        <w:spacing w:before="120" w:after="120" w:line="240" w:lineRule="auto"/>
        <w:ind w:left="1260" w:hanging="846"/>
        <w:rPr>
          <w:rFonts w:cs="Arial"/>
          <w:sz w:val="22"/>
          <w:szCs w:val="22"/>
        </w:rPr>
      </w:pPr>
      <w:r w:rsidRPr="0058169D">
        <w:rPr>
          <w:rFonts w:cs="Arial"/>
          <w:sz w:val="22"/>
          <w:szCs w:val="22"/>
          <w:u w:val="single"/>
        </w:rPr>
        <w:t>National Provider Identifier (NPI)</w:t>
      </w:r>
      <w:r w:rsidRPr="0058169D">
        <w:rPr>
          <w:rFonts w:cs="Arial"/>
          <w:sz w:val="22"/>
          <w:szCs w:val="22"/>
        </w:rPr>
        <w:t xml:space="preserve">: NPI is a standard, unique 10-digit numeric identifier required by HIPAA. The Veterans Health Administration must use NPIs in all HIPAA-standard electronic transactions for individual (health care practitioners) and organizational entities (medical facilities). The Contractor shall have or obtain appropriate NPI and if pertinent the Taxonomy Code confirmation notice issued by the Centers for Medicare and Medicaid Services (CMS) National Plan and Provider Enumeration System (NPPES) be provided to the Contracting Officer with the proposal. </w:t>
      </w:r>
    </w:p>
    <w:p w14:paraId="0DCEEED7" w14:textId="77777777" w:rsidR="00DC5BA9" w:rsidRPr="0058169D" w:rsidRDefault="00DC5BA9" w:rsidP="00DC5BA9">
      <w:pPr>
        <w:pStyle w:val="BodyText"/>
        <w:numPr>
          <w:ilvl w:val="2"/>
          <w:numId w:val="9"/>
        </w:numPr>
        <w:suppressLineNumbers/>
        <w:spacing w:before="120" w:after="120" w:line="240" w:lineRule="auto"/>
        <w:ind w:left="1260" w:hanging="846"/>
        <w:rPr>
          <w:rFonts w:cs="Arial"/>
          <w:sz w:val="22"/>
          <w:szCs w:val="22"/>
        </w:rPr>
      </w:pPr>
      <w:r w:rsidRPr="0058169D">
        <w:rPr>
          <w:rFonts w:cs="Arial"/>
          <w:sz w:val="22"/>
          <w:szCs w:val="22"/>
          <w:u w:val="single"/>
        </w:rPr>
        <w:t>Conflict of Interest</w:t>
      </w:r>
      <w:r w:rsidRPr="0058169D">
        <w:rPr>
          <w:rFonts w:cs="Arial"/>
          <w:sz w:val="22"/>
          <w:szCs w:val="22"/>
        </w:rPr>
        <w:t>: T</w:t>
      </w:r>
      <w:r w:rsidRPr="0058169D">
        <w:rPr>
          <w:rFonts w:cs="Arial"/>
          <w:color w:val="000000" w:themeColor="text1"/>
          <w:sz w:val="22"/>
          <w:szCs w:val="22"/>
        </w:rPr>
        <w:t xml:space="preserve">he Contractor and all contract physician(s) are responsible for identifying and communicating to the CO and COR conflicts of interest at the time of proposal and during the entirety of contract performance. At the time of proposal, the Contractor shall provide a statement which describes, in a concise manner, all relevant facts concerning any past, present, or currently planned </w:t>
      </w:r>
      <w:r w:rsidRPr="0058169D">
        <w:rPr>
          <w:rFonts w:cs="Arial"/>
          <w:color w:val="000000" w:themeColor="text1"/>
          <w:sz w:val="22"/>
          <w:szCs w:val="22"/>
        </w:rPr>
        <w:lastRenderedPageBreak/>
        <w:t>interest (financial, contractual, organizational, or otherwise) or actual or potential organizational conflicts of interest relating to the services to be provided. The Contractor shall also provide statements containing the same information for any identified consultants or subcontractors who shall provide services. The Contractor must also provide relevant facts that show how it’s organizational and/or management system or other actions would avoid or mitigate any actual or potential organizational conflicts of interest. These statements shall be in response to the VAAR provision 852.209-70 Organizational Conflicts of Interest and fully outlined in response to the subject attachment in Section D of the solicitation document.</w:t>
      </w:r>
    </w:p>
    <w:p w14:paraId="56AD6E05" w14:textId="77777777" w:rsidR="00DC5BA9" w:rsidRPr="0058169D" w:rsidRDefault="00DC5BA9" w:rsidP="00DC5BA9">
      <w:pPr>
        <w:pStyle w:val="BodyText"/>
        <w:numPr>
          <w:ilvl w:val="2"/>
          <w:numId w:val="9"/>
        </w:numPr>
        <w:suppressLineNumbers/>
        <w:tabs>
          <w:tab w:val="left" w:pos="540"/>
          <w:tab w:val="left" w:pos="1350"/>
        </w:tabs>
        <w:spacing w:before="120" w:after="120" w:line="240" w:lineRule="auto"/>
        <w:rPr>
          <w:rFonts w:cs="Arial"/>
          <w:sz w:val="22"/>
          <w:szCs w:val="22"/>
        </w:rPr>
      </w:pPr>
      <w:r w:rsidRPr="0058169D">
        <w:rPr>
          <w:rFonts w:cs="Arial"/>
          <w:sz w:val="22"/>
          <w:szCs w:val="22"/>
        </w:rPr>
        <w:t xml:space="preserve"> </w:t>
      </w:r>
      <w:r w:rsidRPr="0058169D">
        <w:rPr>
          <w:rFonts w:cs="Arial"/>
          <w:sz w:val="22"/>
          <w:szCs w:val="22"/>
          <w:u w:val="single"/>
        </w:rPr>
        <w:t>Citizenship related Requirements</w:t>
      </w:r>
      <w:r w:rsidRPr="0058169D">
        <w:rPr>
          <w:rFonts w:cs="Arial"/>
          <w:sz w:val="22"/>
          <w:szCs w:val="22"/>
        </w:rPr>
        <w:t xml:space="preserve">: </w:t>
      </w:r>
    </w:p>
    <w:p w14:paraId="56628D55" w14:textId="77777777" w:rsidR="00DC5BA9" w:rsidRPr="0058169D" w:rsidRDefault="00DC5BA9" w:rsidP="00DC5BA9">
      <w:pPr>
        <w:pStyle w:val="ListParagraph"/>
        <w:numPr>
          <w:ilvl w:val="3"/>
          <w:numId w:val="10"/>
        </w:numPr>
        <w:spacing w:before="120" w:after="120" w:line="240" w:lineRule="auto"/>
        <w:contextualSpacing w:val="0"/>
        <w:rPr>
          <w:rFonts w:ascii="Arial" w:hAnsi="Arial" w:cs="Arial"/>
          <w:color w:val="000000"/>
        </w:rPr>
      </w:pPr>
      <w:r w:rsidRPr="0058169D">
        <w:rPr>
          <w:rFonts w:ascii="Arial" w:hAnsi="Arial" w:cs="Arial"/>
          <w:color w:val="000000"/>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14:paraId="1DD4D5B7" w14:textId="77777777" w:rsidR="00DC5BA9" w:rsidRPr="0058169D" w:rsidRDefault="00DC5BA9" w:rsidP="00DC5BA9">
      <w:pPr>
        <w:pStyle w:val="ListParagraph"/>
        <w:numPr>
          <w:ilvl w:val="3"/>
          <w:numId w:val="10"/>
        </w:numPr>
        <w:spacing w:before="120" w:after="120" w:line="240" w:lineRule="auto"/>
        <w:contextualSpacing w:val="0"/>
        <w:rPr>
          <w:rFonts w:ascii="Arial" w:hAnsi="Arial" w:cs="Arial"/>
          <w:color w:val="FF0000"/>
        </w:rPr>
      </w:pPr>
      <w:r w:rsidRPr="0058169D">
        <w:rPr>
          <w:rFonts w:ascii="Arial" w:hAnsi="Arial" w:cs="Arial"/>
          <w:color w:val="000000"/>
        </w:rPr>
        <w:t>While performing services for the Department of Veterans Affairs, the Contractor shall not knowingly employ, contract or subcontract with an illegal alien; foreign national non-immigrant who is in violation their status, as a result of their failure to maintain or comply with the terms and conditions of their admission into the United States.</w:t>
      </w:r>
      <w:r w:rsidRPr="0058169D">
        <w:rPr>
          <w:rFonts w:ascii="Arial" w:hAnsi="Arial" w:cs="Arial"/>
          <w:color w:val="FF0000"/>
        </w:rPr>
        <w:t xml:space="preserve"> </w:t>
      </w:r>
      <w:r w:rsidRPr="0058169D">
        <w:rPr>
          <w:rFonts w:ascii="Arial" w:hAnsi="Arial" w:cs="Arial"/>
          <w:color w:val="000000"/>
        </w:rPr>
        <w:t>Additionally, the Contractor is required to comply with all “E-Verify” requirements consistent with “Executive Order 12989” and any related pertinent Amendments, as well as applicable Federal Acquisition Regulations.</w:t>
      </w:r>
    </w:p>
    <w:p w14:paraId="09178D2C" w14:textId="77777777" w:rsidR="00DC5BA9" w:rsidRPr="0058169D" w:rsidRDefault="00DC5BA9" w:rsidP="00DC5BA9">
      <w:pPr>
        <w:pStyle w:val="ListParagraph"/>
        <w:numPr>
          <w:ilvl w:val="3"/>
          <w:numId w:val="10"/>
        </w:numPr>
        <w:spacing w:before="120" w:after="120" w:line="240" w:lineRule="auto"/>
        <w:contextualSpacing w:val="0"/>
        <w:rPr>
          <w:rFonts w:ascii="Arial" w:hAnsi="Arial" w:cs="Arial"/>
          <w:color w:val="000000"/>
        </w:rPr>
      </w:pPr>
      <w:r w:rsidRPr="0058169D">
        <w:rPr>
          <w:rFonts w:ascii="Arial" w:hAnsi="Arial" w:cs="Arial"/>
          <w:color w:val="000000"/>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678F9398" w14:textId="77777777" w:rsidR="00DC5BA9" w:rsidRPr="0058169D" w:rsidRDefault="00DC5BA9" w:rsidP="00DC5BA9">
      <w:pPr>
        <w:pStyle w:val="ListParagraph"/>
        <w:numPr>
          <w:ilvl w:val="3"/>
          <w:numId w:val="10"/>
        </w:numPr>
        <w:spacing w:before="120" w:after="120" w:line="240" w:lineRule="auto"/>
        <w:contextualSpacing w:val="0"/>
        <w:rPr>
          <w:rFonts w:ascii="Arial" w:hAnsi="Arial" w:cs="Arial"/>
        </w:rPr>
      </w:pPr>
      <w:r w:rsidRPr="0058169D">
        <w:rPr>
          <w:rFonts w:ascii="Arial" w:hAnsi="Arial" w:cs="Arial"/>
          <w:color w:val="000000"/>
        </w:rPr>
        <w:t>This certification concerns a matter within the jurisdiction of an agency of the United States and the making of a false, fictitious, or fraudulent certification may render the maker subject to prosecution under 18 U.S.C. 1001.</w:t>
      </w:r>
    </w:p>
    <w:p w14:paraId="0A1E1A6B" w14:textId="77777777" w:rsidR="00DC5BA9" w:rsidRPr="0058169D" w:rsidRDefault="00DC5BA9" w:rsidP="00DC5BA9">
      <w:pPr>
        <w:pStyle w:val="BodyText"/>
        <w:numPr>
          <w:ilvl w:val="3"/>
          <w:numId w:val="10"/>
        </w:numPr>
        <w:suppressLineNumbers/>
        <w:tabs>
          <w:tab w:val="left" w:pos="540"/>
          <w:tab w:val="left" w:pos="1350"/>
        </w:tabs>
        <w:spacing w:before="120" w:after="120" w:line="240" w:lineRule="auto"/>
        <w:rPr>
          <w:rFonts w:cs="Arial"/>
          <w:color w:val="000000" w:themeColor="text1"/>
          <w:sz w:val="22"/>
          <w:szCs w:val="22"/>
        </w:rPr>
      </w:pPr>
      <w:r w:rsidRPr="0058169D">
        <w:rPr>
          <w:rFonts w:cs="Arial"/>
          <w:color w:val="000000"/>
          <w:sz w:val="22"/>
          <w:szCs w:val="22"/>
        </w:rPr>
        <w:t xml:space="preserve">The Contractor agrees to obtain a similar certification from its subcontractors. </w:t>
      </w:r>
      <w:r w:rsidRPr="0058169D">
        <w:rPr>
          <w:rFonts w:cs="Arial"/>
          <w:color w:val="000000" w:themeColor="text1"/>
          <w:sz w:val="22"/>
          <w:szCs w:val="22"/>
        </w:rPr>
        <w:t>The certification shall be made as part of the offerors response to the RFP using the subject attachment in Section D of the solicitation document.</w:t>
      </w:r>
    </w:p>
    <w:p w14:paraId="3FE83970" w14:textId="77777777" w:rsidR="00DC5BA9" w:rsidRPr="0058169D" w:rsidRDefault="00DC5BA9" w:rsidP="00DC5BA9">
      <w:pPr>
        <w:pStyle w:val="BodyText"/>
        <w:numPr>
          <w:ilvl w:val="2"/>
          <w:numId w:val="10"/>
        </w:numPr>
        <w:suppressLineNumbers/>
        <w:tabs>
          <w:tab w:val="left" w:pos="540"/>
          <w:tab w:val="left" w:pos="1350"/>
        </w:tabs>
        <w:spacing w:before="120" w:after="120" w:line="240" w:lineRule="auto"/>
        <w:rPr>
          <w:rFonts w:cs="Arial"/>
          <w:sz w:val="22"/>
          <w:szCs w:val="22"/>
        </w:rPr>
      </w:pPr>
      <w:r w:rsidRPr="0058169D">
        <w:rPr>
          <w:rFonts w:cs="Arial"/>
          <w:sz w:val="22"/>
          <w:szCs w:val="22"/>
        </w:rPr>
        <w:t xml:space="preserve"> </w:t>
      </w:r>
      <w:r w:rsidRPr="0058169D">
        <w:rPr>
          <w:rFonts w:cs="Arial"/>
          <w:sz w:val="22"/>
          <w:szCs w:val="22"/>
          <w:u w:val="single"/>
        </w:rPr>
        <w:t>Annual Office of Inspector General (OIG) Statement</w:t>
      </w:r>
      <w:r w:rsidRPr="0058169D">
        <w:rPr>
          <w:rFonts w:cs="Arial"/>
          <w:sz w:val="22"/>
          <w:szCs w:val="22"/>
        </w:rPr>
        <w:t xml:space="preserve">: </w:t>
      </w:r>
      <w:r w:rsidRPr="0058169D">
        <w:rPr>
          <w:rFonts w:cs="Arial"/>
          <w:color w:val="000000" w:themeColor="text1"/>
          <w:sz w:val="22"/>
          <w:szCs w:val="22"/>
        </w:rPr>
        <w:t xml:space="preserve">In accordance with HIPAA and the Balanced Budget Act (BBA) of 1977, the Department of Health and Human </w:t>
      </w:r>
      <w:r w:rsidRPr="0058169D">
        <w:rPr>
          <w:rFonts w:cs="Arial"/>
          <w:color w:val="000000" w:themeColor="text1"/>
          <w:sz w:val="22"/>
          <w:szCs w:val="22"/>
        </w:rPr>
        <w:lastRenderedPageBreak/>
        <w:t>Services (HHS) Office of Inspector General (OIG) has established a list of parties and entities excluded from Federal health care programs. Specifically, the listed parties and entities may not receive Federal Health Care program payments due to fraud and/or abuse of the Medicare and Medicaid programs.</w:t>
      </w:r>
    </w:p>
    <w:p w14:paraId="4AF04ADD" w14:textId="77777777" w:rsidR="00DC5BA9" w:rsidRPr="0058169D" w:rsidRDefault="00DC5BA9" w:rsidP="00DC5BA9">
      <w:pPr>
        <w:pStyle w:val="BodyText"/>
        <w:numPr>
          <w:ilvl w:val="3"/>
          <w:numId w:val="11"/>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rPr>
        <w:t xml:space="preserve">Therefore, Contractor shall review the HHS OIG List of Excluded Individuals/Entities on the HHS OIG web site at </w:t>
      </w:r>
      <w:hyperlink r:id="rId15" w:history="1">
        <w:r w:rsidRPr="0058169D">
          <w:rPr>
            <w:rStyle w:val="Hyperlink"/>
            <w:rFonts w:eastAsiaTheme="minorEastAsia" w:cs="Arial"/>
            <w:sz w:val="22"/>
            <w:szCs w:val="22"/>
          </w:rPr>
          <w:t>http://oig.hhs.gov/exclusions/index.asp</w:t>
        </w:r>
      </w:hyperlink>
      <w:r w:rsidRPr="0058169D">
        <w:rPr>
          <w:rFonts w:eastAsiaTheme="minorEastAsia" w:cs="Arial"/>
          <w:sz w:val="22"/>
          <w:szCs w:val="22"/>
        </w:rPr>
        <w:t xml:space="preserve"> </w:t>
      </w:r>
      <w:r w:rsidRPr="0058169D">
        <w:rPr>
          <w:rFonts w:cs="Arial"/>
          <w:color w:val="000000" w:themeColor="text1"/>
          <w:sz w:val="22"/>
          <w:szCs w:val="22"/>
        </w:rPr>
        <w:t xml:space="preserve"> to ensure that the proposed contract physician(s) are not listed. Contractor should note that any excluded individual or entity that submits a claim for reimbursement to a Federal health care program, </w:t>
      </w:r>
      <w:r w:rsidRPr="0058169D">
        <w:rPr>
          <w:rFonts w:cs="Arial"/>
          <w:color w:val="000000" w:themeColor="text1"/>
          <w:sz w:val="22"/>
          <w:szCs w:val="22"/>
          <w:u w:val="single"/>
        </w:rPr>
        <w:t>or causes such a claim to be submitted</w:t>
      </w:r>
      <w:r w:rsidRPr="0058169D">
        <w:rPr>
          <w:rFonts w:cs="Arial"/>
          <w:color w:val="000000" w:themeColor="text1"/>
          <w:sz w:val="22"/>
          <w:szCs w:val="22"/>
        </w:rPr>
        <w:t>, may be subject to a Civil Monetary Penalty (CMP) for each item or service furnished during a period that the person was excluded and may also be subject to treble damages for the amount claimed for each item or service. CMP’s may also be imposed against the Contractor that employ or enter into contracts with excluded individuals to provide items or services to Federal program beneficiaries.</w:t>
      </w:r>
    </w:p>
    <w:p w14:paraId="7F74DD91" w14:textId="77777777" w:rsidR="00DC5BA9" w:rsidRPr="0058169D" w:rsidRDefault="00DC5BA9" w:rsidP="00DC5BA9">
      <w:pPr>
        <w:pStyle w:val="BodyText"/>
        <w:numPr>
          <w:ilvl w:val="3"/>
          <w:numId w:val="11"/>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rPr>
        <w:t>By submitting their proposal, the Contractor certifies that the HHS OIG List of Excluded Individuals/Entities has been reviewed and that the Contractors are and/or firm is not listed as of the date the offer/bid was signed.</w:t>
      </w:r>
    </w:p>
    <w:p w14:paraId="41650959" w14:textId="77777777" w:rsidR="00DC5BA9" w:rsidRPr="0058169D" w:rsidRDefault="00DC5BA9" w:rsidP="00DC5BA9">
      <w:pPr>
        <w:pStyle w:val="BodyText"/>
        <w:numPr>
          <w:ilvl w:val="1"/>
          <w:numId w:val="11"/>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u w:val="single"/>
        </w:rPr>
        <w:t>Clinical/Professional Direction</w:t>
      </w:r>
      <w:r w:rsidRPr="0058169D">
        <w:rPr>
          <w:rFonts w:cs="Arial"/>
          <w:color w:val="000000" w:themeColor="text1"/>
          <w:sz w:val="22"/>
          <w:szCs w:val="22"/>
        </w:rPr>
        <w:t>: The qualifications of Contractor personnel are subject to review by VA Medical Facility COS or his/her clinical designee and approval by the Medical Facility Director as provided in VHA Directive 1100.20 and VHA Directive 1100.21. Clinical/Professional direction of all clinical personnel covered by this contract for quality purposes will be provided by the Facility COS and/or the Chief of the Service or his designee. A clinical COR may be appointed, however, only the CO is authorized to consider any contract modification request and/or make changes to the contract during the administration of the resultant contract.</w:t>
      </w:r>
    </w:p>
    <w:p w14:paraId="5C2476F8" w14:textId="77777777" w:rsidR="00DC5BA9" w:rsidRPr="0058169D" w:rsidRDefault="00DC5BA9" w:rsidP="00DC5BA9">
      <w:pPr>
        <w:pStyle w:val="BodyText"/>
        <w:numPr>
          <w:ilvl w:val="1"/>
          <w:numId w:val="11"/>
        </w:numPr>
        <w:suppressLineNumbers/>
        <w:tabs>
          <w:tab w:val="left" w:pos="540"/>
          <w:tab w:val="left" w:pos="1350"/>
          <w:tab w:val="left" w:pos="1980"/>
        </w:tabs>
        <w:spacing w:before="120" w:after="120" w:line="240" w:lineRule="auto"/>
        <w:rPr>
          <w:rFonts w:cs="Arial"/>
          <w:sz w:val="22"/>
          <w:szCs w:val="22"/>
        </w:rPr>
      </w:pPr>
      <w:r w:rsidRPr="0058169D">
        <w:rPr>
          <w:rFonts w:cs="Arial"/>
          <w:sz w:val="22"/>
          <w:szCs w:val="22"/>
          <w:u w:val="single"/>
        </w:rPr>
        <w:t>Non-Personal Healthcare Services</w:t>
      </w:r>
      <w:r w:rsidRPr="0058169D">
        <w:rPr>
          <w:rFonts w:cs="Arial"/>
          <w:sz w:val="22"/>
          <w:szCs w:val="22"/>
        </w:rPr>
        <w:t xml:space="preserve">: </w:t>
      </w:r>
      <w:r w:rsidRPr="0058169D">
        <w:rPr>
          <w:rFonts w:cs="Arial"/>
          <w:color w:val="000000" w:themeColor="text1"/>
          <w:sz w:val="22"/>
          <w:szCs w:val="22"/>
        </w:rPr>
        <w:t>The parties agree that the Contractor and all contract physician(s) shall not be considered VA employees for any purpose.</w:t>
      </w:r>
    </w:p>
    <w:p w14:paraId="7DF4E78D" w14:textId="77777777" w:rsidR="00DC5BA9" w:rsidRPr="0058169D" w:rsidRDefault="00DC5BA9" w:rsidP="00DC5BA9">
      <w:pPr>
        <w:pStyle w:val="ListParagraph"/>
        <w:numPr>
          <w:ilvl w:val="1"/>
          <w:numId w:val="11"/>
        </w:numPr>
        <w:spacing w:after="0" w:line="240" w:lineRule="auto"/>
        <w:rPr>
          <w:rFonts w:ascii="Arial" w:eastAsia="Times New Roman" w:hAnsi="Arial" w:cs="Arial"/>
        </w:rPr>
      </w:pPr>
      <w:r w:rsidRPr="0058169D">
        <w:rPr>
          <w:rFonts w:ascii="Arial" w:eastAsia="Times New Roman" w:hAnsi="Arial" w:cs="Arial"/>
          <w:u w:val="single"/>
        </w:rPr>
        <w:t>Indemnification</w:t>
      </w:r>
      <w:r w:rsidRPr="0058169D">
        <w:rPr>
          <w:rFonts w:ascii="Arial" w:eastAsia="Times New Roman" w:hAnsi="Arial" w:cs="Arial"/>
        </w:rPr>
        <w:t>: The Contractor shall be liable for, and shall indemnify and hold harmless the Government against, all actions or claims for loss of or damage to property or the injury or death of persons, arising out of or resulting from the fault, negligence, or act or omission of the Contractor, its agents, or employees.</w:t>
      </w:r>
    </w:p>
    <w:p w14:paraId="3763F5CC" w14:textId="77777777" w:rsidR="00DC5BA9" w:rsidRPr="0058169D" w:rsidRDefault="00DC5BA9" w:rsidP="00DC5BA9">
      <w:pPr>
        <w:pStyle w:val="ListParagraph"/>
        <w:numPr>
          <w:ilvl w:val="1"/>
          <w:numId w:val="11"/>
        </w:numPr>
        <w:spacing w:after="0" w:line="240" w:lineRule="auto"/>
        <w:rPr>
          <w:rFonts w:ascii="Arial" w:eastAsia="Times New Roman" w:hAnsi="Arial" w:cs="Arial"/>
        </w:rPr>
      </w:pPr>
      <w:r w:rsidRPr="0058169D">
        <w:rPr>
          <w:rFonts w:ascii="Arial" w:eastAsia="Times New Roman" w:hAnsi="Arial" w:cs="Arial"/>
          <w:u w:val="single"/>
        </w:rPr>
        <w:t>Prohibition Against Self-Referral</w:t>
      </w:r>
      <w:r w:rsidRPr="0058169D">
        <w:rPr>
          <w:rFonts w:ascii="Arial" w:eastAsia="Times New Roman" w:hAnsi="Arial" w:cs="Arial"/>
        </w:rPr>
        <w:t>: Contractor’s physicians are prohibited from referring VA patients to contractor’s or their own practice(s)</w:t>
      </w:r>
    </w:p>
    <w:p w14:paraId="10D96A67" w14:textId="77777777" w:rsidR="00DC5BA9" w:rsidRPr="0058169D" w:rsidRDefault="00DC5BA9" w:rsidP="00DC5BA9">
      <w:pPr>
        <w:pStyle w:val="BodyText"/>
        <w:numPr>
          <w:ilvl w:val="1"/>
          <w:numId w:val="11"/>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u w:val="single"/>
        </w:rPr>
        <w:t>Inherent Government Functions</w:t>
      </w:r>
      <w:r w:rsidRPr="0058169D">
        <w:rPr>
          <w:rFonts w:cs="Arial"/>
          <w:color w:val="000000" w:themeColor="text1"/>
          <w:sz w:val="22"/>
          <w:szCs w:val="22"/>
        </w:rPr>
        <w:t>: Contractor and Contract physician(s) shall not perform inherently governmental functions. This includes, but is not limited to, determination of agency policy, determination of Federal program priorities for budget requests, direction and control of government employees (outside a clinical context), selection or non-selection of individuals for Federal Government employment including the interviewing of individuals for employment, approval of position descriptions and performance standards for Federal employees, approving any contractual documents, approval of Federal licensing actions and inspections, and/or determination of budget policy, guidance, and strategy.</w:t>
      </w:r>
    </w:p>
    <w:p w14:paraId="7FD3BC58" w14:textId="77777777" w:rsidR="00DC5BA9" w:rsidRPr="0058169D" w:rsidRDefault="00DC5BA9" w:rsidP="00DC5BA9">
      <w:pPr>
        <w:pStyle w:val="BodyText"/>
        <w:numPr>
          <w:ilvl w:val="1"/>
          <w:numId w:val="11"/>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u w:val="single"/>
        </w:rPr>
        <w:t>No Employee status</w:t>
      </w:r>
      <w:r w:rsidRPr="0058169D">
        <w:rPr>
          <w:rFonts w:cs="Arial"/>
          <w:color w:val="000000" w:themeColor="text1"/>
          <w:sz w:val="22"/>
          <w:szCs w:val="22"/>
        </w:rPr>
        <w:t xml:space="preserve">: </w:t>
      </w:r>
      <w:r w:rsidRPr="0058169D">
        <w:rPr>
          <w:rFonts w:cs="Arial"/>
          <w:bCs/>
          <w:color w:val="000000" w:themeColor="text1"/>
          <w:sz w:val="22"/>
          <w:szCs w:val="22"/>
        </w:rPr>
        <w:t xml:space="preserve">The Contractor shall be responsible for protecting </w:t>
      </w:r>
      <w:r w:rsidRPr="0058169D">
        <w:rPr>
          <w:rFonts w:cs="Arial"/>
          <w:color w:val="000000" w:themeColor="text1"/>
          <w:sz w:val="22"/>
          <w:szCs w:val="22"/>
        </w:rPr>
        <w:t xml:space="preserve">Contract physician(s) </w:t>
      </w:r>
      <w:r w:rsidRPr="0058169D">
        <w:rPr>
          <w:rFonts w:cs="Arial"/>
          <w:bCs/>
          <w:color w:val="000000" w:themeColor="text1"/>
          <w:sz w:val="22"/>
          <w:szCs w:val="22"/>
        </w:rPr>
        <w:t xml:space="preserve">furnishing services. To carry out this responsibility, the Contractor shall </w:t>
      </w:r>
      <w:r w:rsidRPr="0058169D">
        <w:rPr>
          <w:rFonts w:cs="Arial"/>
          <w:bCs/>
          <w:color w:val="000000" w:themeColor="text1"/>
          <w:sz w:val="22"/>
          <w:szCs w:val="22"/>
        </w:rPr>
        <w:lastRenderedPageBreak/>
        <w:t>provide or certify that the following is provided for all their staff providing services under the resultant contract:</w:t>
      </w:r>
    </w:p>
    <w:p w14:paraId="78ED6E62" w14:textId="77777777" w:rsidR="00DC5BA9" w:rsidRPr="0058169D" w:rsidRDefault="00DC5BA9" w:rsidP="00DC5BA9">
      <w:pPr>
        <w:pStyle w:val="ListParagraph"/>
        <w:numPr>
          <w:ilvl w:val="2"/>
          <w:numId w:val="12"/>
        </w:numPr>
        <w:tabs>
          <w:tab w:val="left" w:pos="360"/>
          <w:tab w:val="left" w:pos="990"/>
          <w:tab w:val="left" w:pos="1440"/>
          <w:tab w:val="left" w:pos="1620"/>
          <w:tab w:val="left" w:pos="1710"/>
        </w:tabs>
        <w:spacing w:before="120" w:after="120" w:line="240" w:lineRule="auto"/>
        <w:ind w:left="1440"/>
        <w:contextualSpacing w:val="0"/>
        <w:rPr>
          <w:rFonts w:ascii="Arial" w:hAnsi="Arial" w:cs="Arial"/>
          <w:bCs/>
          <w:color w:val="000000" w:themeColor="text1"/>
        </w:rPr>
      </w:pPr>
      <w:r w:rsidRPr="0058169D">
        <w:rPr>
          <w:rFonts w:ascii="Arial" w:hAnsi="Arial" w:cs="Arial"/>
          <w:bCs/>
          <w:color w:val="000000" w:themeColor="text1"/>
        </w:rPr>
        <w:t>Workers’ compensation</w:t>
      </w:r>
    </w:p>
    <w:p w14:paraId="47B08D87" w14:textId="77777777" w:rsidR="00DC5BA9" w:rsidRPr="0058169D" w:rsidRDefault="00DC5BA9" w:rsidP="00DC5BA9">
      <w:pPr>
        <w:pStyle w:val="ListParagraph"/>
        <w:numPr>
          <w:ilvl w:val="2"/>
          <w:numId w:val="12"/>
        </w:numPr>
        <w:tabs>
          <w:tab w:val="left" w:pos="990"/>
          <w:tab w:val="left" w:pos="1440"/>
          <w:tab w:val="left" w:pos="1620"/>
          <w:tab w:val="left" w:pos="1710"/>
        </w:tabs>
        <w:spacing w:before="120" w:after="120" w:line="240" w:lineRule="auto"/>
        <w:ind w:left="990" w:hanging="270"/>
        <w:contextualSpacing w:val="0"/>
        <w:rPr>
          <w:rFonts w:ascii="Arial" w:hAnsi="Arial" w:cs="Arial"/>
          <w:bCs/>
          <w:color w:val="000000" w:themeColor="text1"/>
        </w:rPr>
      </w:pPr>
      <w:r w:rsidRPr="0058169D">
        <w:rPr>
          <w:rFonts w:ascii="Arial" w:hAnsi="Arial" w:cs="Arial"/>
          <w:bCs/>
          <w:color w:val="000000" w:themeColor="text1"/>
        </w:rPr>
        <w:t>Professional liability insurance</w:t>
      </w:r>
    </w:p>
    <w:p w14:paraId="5B324B7C" w14:textId="77777777" w:rsidR="00DC5BA9" w:rsidRPr="0058169D" w:rsidRDefault="00DC5BA9" w:rsidP="00DC5BA9">
      <w:pPr>
        <w:pStyle w:val="ListParagraph"/>
        <w:numPr>
          <w:ilvl w:val="2"/>
          <w:numId w:val="12"/>
        </w:numPr>
        <w:tabs>
          <w:tab w:val="left" w:pos="990"/>
          <w:tab w:val="left" w:pos="1440"/>
          <w:tab w:val="left" w:pos="1620"/>
          <w:tab w:val="left" w:pos="1710"/>
        </w:tabs>
        <w:spacing w:before="120" w:after="120" w:line="240" w:lineRule="auto"/>
        <w:ind w:left="990" w:hanging="270"/>
        <w:contextualSpacing w:val="0"/>
        <w:rPr>
          <w:rFonts w:ascii="Arial" w:hAnsi="Arial" w:cs="Arial"/>
          <w:bCs/>
          <w:color w:val="000000" w:themeColor="text1"/>
        </w:rPr>
      </w:pPr>
      <w:r w:rsidRPr="0058169D">
        <w:rPr>
          <w:rFonts w:ascii="Arial" w:hAnsi="Arial" w:cs="Arial"/>
          <w:bCs/>
          <w:color w:val="000000" w:themeColor="text1"/>
        </w:rPr>
        <w:t>Health examinations</w:t>
      </w:r>
    </w:p>
    <w:p w14:paraId="3386ACEA" w14:textId="77777777" w:rsidR="00DC5BA9" w:rsidRPr="0058169D" w:rsidRDefault="00DC5BA9" w:rsidP="00DC5BA9">
      <w:pPr>
        <w:pStyle w:val="ListParagraph"/>
        <w:numPr>
          <w:ilvl w:val="2"/>
          <w:numId w:val="12"/>
        </w:numPr>
        <w:tabs>
          <w:tab w:val="left" w:pos="990"/>
          <w:tab w:val="left" w:pos="1440"/>
          <w:tab w:val="left" w:pos="1620"/>
          <w:tab w:val="left" w:pos="1710"/>
        </w:tabs>
        <w:spacing w:before="120" w:after="120" w:line="240" w:lineRule="auto"/>
        <w:ind w:left="990" w:hanging="270"/>
        <w:contextualSpacing w:val="0"/>
        <w:rPr>
          <w:rFonts w:ascii="Arial" w:hAnsi="Arial" w:cs="Arial"/>
          <w:bCs/>
          <w:color w:val="000000" w:themeColor="text1"/>
        </w:rPr>
      </w:pPr>
      <w:r w:rsidRPr="0058169D">
        <w:rPr>
          <w:rFonts w:ascii="Arial" w:hAnsi="Arial" w:cs="Arial"/>
          <w:bCs/>
          <w:color w:val="000000" w:themeColor="text1"/>
        </w:rPr>
        <w:t>Income tax withholding, and</w:t>
      </w:r>
    </w:p>
    <w:p w14:paraId="50A450D1" w14:textId="77777777" w:rsidR="00DC5BA9" w:rsidRPr="0058169D" w:rsidRDefault="00DC5BA9" w:rsidP="00DC5BA9">
      <w:pPr>
        <w:pStyle w:val="ListParagraph"/>
        <w:numPr>
          <w:ilvl w:val="2"/>
          <w:numId w:val="12"/>
        </w:numPr>
        <w:tabs>
          <w:tab w:val="left" w:pos="990"/>
          <w:tab w:val="left" w:pos="1440"/>
          <w:tab w:val="left" w:pos="1620"/>
          <w:tab w:val="left" w:pos="1710"/>
        </w:tabs>
        <w:spacing w:before="120" w:after="120" w:line="240" w:lineRule="auto"/>
        <w:ind w:left="990" w:hanging="270"/>
        <w:contextualSpacing w:val="0"/>
        <w:rPr>
          <w:rFonts w:ascii="Arial" w:hAnsi="Arial" w:cs="Arial"/>
          <w:bCs/>
          <w:color w:val="000000" w:themeColor="text1"/>
        </w:rPr>
      </w:pPr>
      <w:r w:rsidRPr="0058169D">
        <w:rPr>
          <w:rFonts w:ascii="Arial" w:hAnsi="Arial" w:cs="Arial"/>
          <w:bCs/>
          <w:color w:val="000000" w:themeColor="text1"/>
        </w:rPr>
        <w:t>Social security payments.</w:t>
      </w:r>
    </w:p>
    <w:p w14:paraId="4ABD4A86" w14:textId="77777777" w:rsidR="00DC5BA9" w:rsidRPr="0058169D" w:rsidRDefault="00DC5BA9" w:rsidP="00DC5BA9">
      <w:pPr>
        <w:pStyle w:val="BodyText"/>
        <w:numPr>
          <w:ilvl w:val="1"/>
          <w:numId w:val="12"/>
        </w:numPr>
        <w:suppressLineNumbers/>
        <w:tabs>
          <w:tab w:val="left" w:pos="540"/>
          <w:tab w:val="left" w:pos="1350"/>
          <w:tab w:val="left" w:pos="1980"/>
        </w:tabs>
        <w:spacing w:before="120" w:after="120" w:line="240" w:lineRule="auto"/>
        <w:rPr>
          <w:rFonts w:cs="Arial"/>
          <w:sz w:val="22"/>
          <w:szCs w:val="22"/>
        </w:rPr>
      </w:pPr>
      <w:r w:rsidRPr="0058169D">
        <w:rPr>
          <w:rFonts w:eastAsia="Calibri" w:cs="Arial"/>
          <w:color w:val="000000" w:themeColor="text1"/>
          <w:sz w:val="22"/>
          <w:szCs w:val="22"/>
          <w:u w:val="single"/>
        </w:rPr>
        <w:t>Tort Liability</w:t>
      </w:r>
      <w:r w:rsidRPr="0058169D">
        <w:rPr>
          <w:rFonts w:eastAsia="Calibri" w:cs="Arial"/>
          <w:color w:val="000000" w:themeColor="text1"/>
          <w:sz w:val="22"/>
          <w:szCs w:val="22"/>
        </w:rPr>
        <w:t xml:space="preserve">: </w:t>
      </w:r>
      <w:r w:rsidRPr="0058169D">
        <w:rPr>
          <w:rFonts w:eastAsia="Calibri" w:cs="Arial"/>
          <w:bCs/>
          <w:color w:val="000000" w:themeColor="text1"/>
          <w:sz w:val="22"/>
          <w:szCs w:val="22"/>
        </w:rPr>
        <w:t>The Federal Tort Claims Act does not cover Contractor or contract physician(s). When a Contractor or contract physician(s) has been identified as a provider in a tort claim, the Contractor shall be responsible for notifying their legal counsel and/or insurance carrier. Any settlement or judgment arising from a Contractor’s (or contract physician(s)) action or non-action shall be the responsibility of the Contractor and/or insurance carrier.</w:t>
      </w:r>
    </w:p>
    <w:p w14:paraId="5AE0E665" w14:textId="77777777" w:rsidR="00DC5BA9" w:rsidRPr="0058169D" w:rsidRDefault="00DC5BA9" w:rsidP="00DC5BA9">
      <w:pPr>
        <w:pStyle w:val="BodyText"/>
        <w:numPr>
          <w:ilvl w:val="1"/>
          <w:numId w:val="12"/>
        </w:numPr>
        <w:suppressLineNumbers/>
        <w:tabs>
          <w:tab w:val="left" w:pos="540"/>
          <w:tab w:val="left" w:pos="1350"/>
          <w:tab w:val="left" w:pos="1980"/>
        </w:tabs>
        <w:spacing w:before="120" w:after="120" w:line="240" w:lineRule="auto"/>
        <w:rPr>
          <w:rFonts w:cs="Arial"/>
          <w:sz w:val="22"/>
          <w:szCs w:val="22"/>
        </w:rPr>
      </w:pPr>
      <w:r w:rsidRPr="0058169D">
        <w:rPr>
          <w:rFonts w:cs="Arial"/>
          <w:bCs/>
          <w:color w:val="000000" w:themeColor="text1"/>
          <w:sz w:val="22"/>
          <w:szCs w:val="22"/>
          <w:u w:val="single"/>
        </w:rPr>
        <w:t>Contingency Plan</w:t>
      </w:r>
      <w:r w:rsidRPr="0058169D">
        <w:rPr>
          <w:rFonts w:cs="Arial"/>
          <w:bCs/>
          <w:color w:val="000000" w:themeColor="text1"/>
          <w:sz w:val="22"/>
          <w:szCs w:val="22"/>
        </w:rPr>
        <w:t xml:space="preserve">: Because continuity of care is an essential part of the Facility’s medical services, The Contractor shall have a contingency plan in place to be utilized if the contract physician(s) leaves Contractor’s employment or is unable to continue performance in accordance with the terms and conditions of the resulting contract. </w:t>
      </w:r>
    </w:p>
    <w:p w14:paraId="00F3AA3B" w14:textId="77777777" w:rsidR="00DC5BA9" w:rsidRPr="0058169D" w:rsidRDefault="00DC5BA9" w:rsidP="00DC5BA9">
      <w:pPr>
        <w:pStyle w:val="BodyText"/>
        <w:numPr>
          <w:ilvl w:val="2"/>
          <w:numId w:val="12"/>
        </w:numPr>
        <w:tabs>
          <w:tab w:val="left" w:pos="1080"/>
        </w:tabs>
        <w:snapToGrid w:val="0"/>
        <w:spacing w:before="120" w:after="120" w:line="240" w:lineRule="auto"/>
        <w:ind w:left="990" w:hanging="630"/>
        <w:rPr>
          <w:rFonts w:cs="Arial"/>
          <w:color w:val="000000" w:themeColor="text1"/>
          <w:sz w:val="22"/>
          <w:szCs w:val="22"/>
        </w:rPr>
      </w:pPr>
      <w:r w:rsidRPr="0058169D">
        <w:rPr>
          <w:rFonts w:cs="Arial"/>
          <w:color w:val="000000" w:themeColor="text1"/>
          <w:sz w:val="22"/>
          <w:szCs w:val="22"/>
        </w:rPr>
        <w:t xml:space="preserve">Contractor shall submit a listing of proposed key personnel performing technical delivery of services    in the following format:  </w:t>
      </w:r>
    </w:p>
    <w:p w14:paraId="1ED63E60" w14:textId="77777777" w:rsidR="00DC5BA9" w:rsidRPr="0058169D" w:rsidRDefault="00DC5BA9" w:rsidP="00DC5BA9">
      <w:pPr>
        <w:pStyle w:val="BodyText"/>
        <w:tabs>
          <w:tab w:val="left" w:pos="1080"/>
        </w:tabs>
        <w:snapToGrid w:val="0"/>
        <w:spacing w:before="120" w:after="120"/>
        <w:ind w:left="1224"/>
        <w:rPr>
          <w:rFonts w:cs="Arial"/>
          <w:color w:val="000000" w:themeColor="text1"/>
          <w:sz w:val="22"/>
          <w:szCs w:val="22"/>
        </w:rPr>
      </w:pPr>
      <w:r w:rsidRPr="0058169D">
        <w:rPr>
          <w:rFonts w:cs="Arial"/>
          <w:color w:val="000000" w:themeColor="text1"/>
          <w:sz w:val="22"/>
          <w:szCs w:val="22"/>
        </w:rPr>
        <w:t>Provider Name: __________________ Title/Rank: ____________________.</w:t>
      </w:r>
    </w:p>
    <w:p w14:paraId="1C23B169" w14:textId="77777777" w:rsidR="00DC5BA9" w:rsidRPr="0058169D" w:rsidRDefault="00DC5BA9" w:rsidP="00DC5BA9">
      <w:pPr>
        <w:pStyle w:val="BodyText"/>
        <w:numPr>
          <w:ilvl w:val="2"/>
          <w:numId w:val="13"/>
        </w:numPr>
        <w:tabs>
          <w:tab w:val="left" w:pos="1080"/>
        </w:tabs>
        <w:snapToGrid w:val="0"/>
        <w:spacing w:before="120" w:after="120" w:line="240" w:lineRule="auto"/>
        <w:ind w:left="1080"/>
        <w:rPr>
          <w:rFonts w:cs="Arial"/>
          <w:color w:val="000000" w:themeColor="text1"/>
          <w:sz w:val="22"/>
          <w:szCs w:val="22"/>
        </w:rPr>
      </w:pPr>
      <w:r w:rsidRPr="0058169D">
        <w:rPr>
          <w:rFonts w:cs="Arial"/>
          <w:color w:val="000000" w:themeColor="text1"/>
          <w:sz w:val="22"/>
          <w:szCs w:val="22"/>
        </w:rPr>
        <w:t>Curriculum Vitae and qualification documents of each key personnel shall be submitted with the proposal.</w:t>
      </w:r>
    </w:p>
    <w:p w14:paraId="2059C188" w14:textId="77777777" w:rsidR="00DC5BA9" w:rsidRPr="0058169D" w:rsidRDefault="00DC5BA9" w:rsidP="00DC5BA9">
      <w:pPr>
        <w:pStyle w:val="BodyText"/>
        <w:numPr>
          <w:ilvl w:val="2"/>
          <w:numId w:val="13"/>
        </w:numPr>
        <w:tabs>
          <w:tab w:val="left" w:pos="1080"/>
        </w:tabs>
        <w:snapToGrid w:val="0"/>
        <w:spacing w:before="120" w:after="120" w:line="240" w:lineRule="auto"/>
        <w:ind w:left="1080"/>
        <w:rPr>
          <w:rFonts w:cs="Arial"/>
          <w:color w:val="000000" w:themeColor="text1"/>
          <w:sz w:val="22"/>
          <w:szCs w:val="22"/>
        </w:rPr>
      </w:pPr>
      <w:r w:rsidRPr="0058169D">
        <w:rPr>
          <w:rFonts w:cs="Arial"/>
          <w:sz w:val="22"/>
          <w:szCs w:val="22"/>
        </w:rPr>
        <w:t>Data telecommunications contingency planning will ensure continuity of teleradiology services supporting the VA during the temporary and long-term loss of data communication connectivity with the VA.</w:t>
      </w:r>
    </w:p>
    <w:p w14:paraId="2E6238F7" w14:textId="77777777" w:rsidR="00DC5BA9" w:rsidRPr="0058169D" w:rsidRDefault="00DC5BA9" w:rsidP="00DC5BA9">
      <w:pPr>
        <w:pStyle w:val="BodyText"/>
        <w:numPr>
          <w:ilvl w:val="1"/>
          <w:numId w:val="12"/>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u w:val="single"/>
        </w:rPr>
        <w:t>Emergency Substitutions:</w:t>
      </w:r>
      <w:r w:rsidRPr="0058169D">
        <w:rPr>
          <w:rFonts w:cs="Arial"/>
          <w:color w:val="000000" w:themeColor="text1"/>
          <w:sz w:val="22"/>
          <w:szCs w:val="22"/>
        </w:rPr>
        <w:t xml:space="preserve"> During the first ninety (90) calendar days of performance, the Contractor shall make NO substitutions of key personnel unless the substitution is necessitated by illness, death or termination of employment. The Contractor shall notify the CO, in writing, within 15 calendar day (s) after the occurrence of any of these events and provide the information required below. After 90 days, the Contractor shall submit the information required below to the CO at least 15 calendar days prior to making any permanent substitutions</w:t>
      </w:r>
    </w:p>
    <w:p w14:paraId="0930208E" w14:textId="77777777" w:rsidR="00DC5BA9" w:rsidRPr="0058169D" w:rsidRDefault="00DC5BA9" w:rsidP="00DC5BA9">
      <w:pPr>
        <w:pStyle w:val="BodyText"/>
        <w:numPr>
          <w:ilvl w:val="2"/>
          <w:numId w:val="12"/>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rPr>
        <w:t xml:space="preserve">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 The CO will notify the Contractor within 15 calendar days </w:t>
      </w:r>
      <w:proofErr w:type="gramStart"/>
      <w:r w:rsidRPr="0058169D">
        <w:rPr>
          <w:rFonts w:cs="Arial"/>
          <w:color w:val="000000" w:themeColor="text1"/>
          <w:sz w:val="22"/>
          <w:szCs w:val="22"/>
        </w:rPr>
        <w:t>after</w:t>
      </w:r>
      <w:proofErr w:type="gramEnd"/>
      <w:r w:rsidRPr="0058169D">
        <w:rPr>
          <w:rFonts w:cs="Arial"/>
          <w:color w:val="000000" w:themeColor="text1"/>
          <w:sz w:val="22"/>
          <w:szCs w:val="22"/>
        </w:rPr>
        <w:t xml:space="preserve"> receipt of all required information of the decision on the proposed substitutes. The contract will be </w:t>
      </w:r>
      <w:r w:rsidRPr="0058169D">
        <w:rPr>
          <w:rFonts w:cs="Arial"/>
          <w:sz w:val="22"/>
          <w:szCs w:val="22"/>
        </w:rPr>
        <w:t>modified to reflect any approved changes of key personnel</w:t>
      </w:r>
    </w:p>
    <w:p w14:paraId="165DA7FD" w14:textId="77777777" w:rsidR="00DC5BA9" w:rsidRPr="0058169D" w:rsidRDefault="00DC5BA9" w:rsidP="00DC5BA9">
      <w:pPr>
        <w:pStyle w:val="BodyText"/>
        <w:numPr>
          <w:ilvl w:val="2"/>
          <w:numId w:val="12"/>
        </w:numPr>
        <w:snapToGrid w:val="0"/>
        <w:spacing w:before="120" w:after="120" w:line="240" w:lineRule="auto"/>
        <w:rPr>
          <w:rFonts w:cs="Arial"/>
          <w:caps/>
          <w:color w:val="000000"/>
          <w:sz w:val="22"/>
          <w:szCs w:val="22"/>
        </w:rPr>
      </w:pPr>
      <w:r w:rsidRPr="0058169D">
        <w:rPr>
          <w:rFonts w:cs="Arial"/>
          <w:sz w:val="22"/>
          <w:szCs w:val="22"/>
        </w:rPr>
        <w:t xml:space="preserve">For temporary substitutions where the key person shall not be reporting to work for three 3 consecutive </w:t>
      </w:r>
      <w:bookmarkStart w:id="15" w:name="_Int_9EhBEvCS"/>
      <w:r w:rsidRPr="0058169D">
        <w:rPr>
          <w:rFonts w:cs="Arial"/>
          <w:color w:val="000000" w:themeColor="text1"/>
          <w:sz w:val="22"/>
          <w:szCs w:val="22"/>
        </w:rPr>
        <w:t>work days</w:t>
      </w:r>
      <w:bookmarkEnd w:id="15"/>
      <w:r w:rsidRPr="0058169D">
        <w:rPr>
          <w:rFonts w:cs="Arial"/>
          <w:color w:val="000000" w:themeColor="text1"/>
          <w:sz w:val="22"/>
          <w:szCs w:val="22"/>
        </w:rPr>
        <w:t xml:space="preserve"> or more, the Contractor shall provide a qualified replacement for the key person. The substitute shall have comparable qualifications to the key person. Any period exceeding two weeks will require the procedure as</w:t>
      </w:r>
      <w:r w:rsidRPr="0058169D">
        <w:rPr>
          <w:rFonts w:cs="Arial"/>
          <w:color w:val="0E2841" w:themeColor="text2"/>
          <w:sz w:val="22"/>
          <w:szCs w:val="22"/>
        </w:rPr>
        <w:t xml:space="preserve"> </w:t>
      </w:r>
      <w:r w:rsidRPr="0058169D">
        <w:rPr>
          <w:rFonts w:cs="Arial"/>
          <w:color w:val="000000" w:themeColor="text1"/>
          <w:sz w:val="22"/>
          <w:szCs w:val="22"/>
        </w:rPr>
        <w:t>stated above.</w:t>
      </w:r>
    </w:p>
    <w:p w14:paraId="2202602E" w14:textId="77777777" w:rsidR="00DC5BA9" w:rsidRPr="0058169D" w:rsidRDefault="00DC5BA9" w:rsidP="00DC5BA9">
      <w:pPr>
        <w:pStyle w:val="BodyText"/>
        <w:numPr>
          <w:ilvl w:val="0"/>
          <w:numId w:val="12"/>
        </w:numPr>
        <w:suppressLineNumbers/>
        <w:tabs>
          <w:tab w:val="left" w:pos="540"/>
          <w:tab w:val="left" w:pos="1350"/>
          <w:tab w:val="left" w:pos="1980"/>
        </w:tabs>
        <w:spacing w:before="120" w:after="120" w:line="240" w:lineRule="auto"/>
        <w:rPr>
          <w:rFonts w:cs="Arial"/>
          <w:b/>
          <w:sz w:val="22"/>
          <w:szCs w:val="22"/>
        </w:rPr>
      </w:pPr>
      <w:r w:rsidRPr="0058169D">
        <w:rPr>
          <w:rFonts w:cs="Arial"/>
          <w:b/>
          <w:caps/>
          <w:sz w:val="22"/>
          <w:szCs w:val="22"/>
          <w:u w:val="single"/>
        </w:rPr>
        <w:lastRenderedPageBreak/>
        <w:t>VA Hours of Operation/SCHEDULING</w:t>
      </w:r>
      <w:r w:rsidRPr="0058169D">
        <w:rPr>
          <w:rFonts w:cs="Arial"/>
          <w:b/>
          <w:caps/>
          <w:sz w:val="22"/>
          <w:szCs w:val="22"/>
        </w:rPr>
        <w:t xml:space="preserve"> </w:t>
      </w:r>
    </w:p>
    <w:p w14:paraId="50307693" w14:textId="77777777" w:rsidR="00DC5BA9" w:rsidRPr="0058169D" w:rsidRDefault="00DC5BA9" w:rsidP="00DC5BA9">
      <w:pPr>
        <w:pStyle w:val="BodyText"/>
        <w:numPr>
          <w:ilvl w:val="1"/>
          <w:numId w:val="14"/>
        </w:numPr>
        <w:snapToGrid w:val="0"/>
        <w:spacing w:before="120" w:after="120" w:line="240" w:lineRule="auto"/>
        <w:rPr>
          <w:rFonts w:cs="Arial"/>
          <w:sz w:val="22"/>
          <w:szCs w:val="22"/>
        </w:rPr>
      </w:pPr>
      <w:r w:rsidRPr="0058169D">
        <w:rPr>
          <w:rFonts w:cs="Arial"/>
          <w:sz w:val="22"/>
          <w:szCs w:val="22"/>
          <w:u w:val="single"/>
        </w:rPr>
        <w:t>Business Hours</w:t>
      </w:r>
      <w:r w:rsidRPr="0058169D">
        <w:rPr>
          <w:rFonts w:cs="Arial"/>
          <w:sz w:val="22"/>
          <w:szCs w:val="22"/>
        </w:rPr>
        <w:t>:</w:t>
      </w:r>
      <w:r w:rsidRPr="0058169D">
        <w:rPr>
          <w:rFonts w:cs="Arial"/>
          <w:color w:val="C00000"/>
          <w:sz w:val="22"/>
          <w:szCs w:val="22"/>
        </w:rPr>
        <w:t xml:space="preserve"> </w:t>
      </w:r>
      <w:r w:rsidRPr="0058169D">
        <w:rPr>
          <w:rFonts w:cs="Arial"/>
          <w:iCs/>
          <w:sz w:val="22"/>
          <w:szCs w:val="22"/>
        </w:rPr>
        <w:t>The VISN 9 VAMCs normal hours of operations are Monday through Friday, 8:00 am till 4:30pm (local time- NOTE: VISN 9 geographical area covers two (2) time zones: Eastern Time and Central Time),  except for Federal Holidays identified in paragraph 3.3. (NOTE: Federal holidays falling on Saturday are normally observed on the preceding Friday and holidays falling on Sunday are normally observed the following Monday.)   VISN 9 VAMCs provide primary healthcare, urgent/emergency care, and mental healthcare 24- hours a day, 7 days a week, 52 weeks a year.</w:t>
      </w:r>
    </w:p>
    <w:p w14:paraId="6E41CDE3" w14:textId="77777777" w:rsidR="00DC5BA9" w:rsidRPr="0058169D" w:rsidRDefault="00DC5BA9" w:rsidP="00DC5BA9">
      <w:pPr>
        <w:pStyle w:val="DPLevel2"/>
        <w:numPr>
          <w:ilvl w:val="1"/>
          <w:numId w:val="14"/>
        </w:numPr>
        <w:spacing w:before="120" w:after="120" w:line="240" w:lineRule="auto"/>
        <w:rPr>
          <w:rFonts w:cs="Arial"/>
          <w:szCs w:val="22"/>
        </w:rPr>
      </w:pPr>
      <w:r w:rsidRPr="0058169D">
        <w:rPr>
          <w:rFonts w:cs="Arial"/>
          <w:szCs w:val="22"/>
        </w:rPr>
        <w:t>Contractor shall be available to the Facility for consultation and interpretation 24 hours a day, 7 days a week, 52 weeks a year for stat, urgent, and routine exams.</w:t>
      </w:r>
    </w:p>
    <w:p w14:paraId="6D8475F2" w14:textId="77777777" w:rsidR="00DC5BA9" w:rsidRPr="0058169D" w:rsidRDefault="00DC5BA9" w:rsidP="00DC5BA9">
      <w:pPr>
        <w:pStyle w:val="BodyText"/>
        <w:numPr>
          <w:ilvl w:val="1"/>
          <w:numId w:val="14"/>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u w:val="single"/>
        </w:rPr>
        <w:t>Federal Holidays</w:t>
      </w:r>
      <w:r w:rsidRPr="0058169D">
        <w:rPr>
          <w:rFonts w:cs="Arial"/>
          <w:color w:val="000000" w:themeColor="text1"/>
          <w:sz w:val="22"/>
          <w:szCs w:val="22"/>
        </w:rPr>
        <w:t xml:space="preserve">: The following holidays are observed by the Department of Veterans Affairs: </w:t>
      </w:r>
    </w:p>
    <w:p w14:paraId="0DADC81E"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New Year’s Day</w:t>
      </w:r>
    </w:p>
    <w:p w14:paraId="5EE2DC78"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Martin Luther King’s Birthday</w:t>
      </w:r>
    </w:p>
    <w:p w14:paraId="4030E2ED"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President’s Day</w:t>
      </w:r>
    </w:p>
    <w:p w14:paraId="2E7E7730"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Memorial Day</w:t>
      </w:r>
    </w:p>
    <w:p w14:paraId="44AF4527"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Juneteenth</w:t>
      </w:r>
    </w:p>
    <w:p w14:paraId="12FCC568"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Independence Day</w:t>
      </w:r>
    </w:p>
    <w:p w14:paraId="062DF144"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Labor Day</w:t>
      </w:r>
    </w:p>
    <w:p w14:paraId="2B8D5FF2"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Columbus Day</w:t>
      </w:r>
    </w:p>
    <w:p w14:paraId="69A6A120"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Veterans Day</w:t>
      </w:r>
    </w:p>
    <w:p w14:paraId="38803D24"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Thanksgiving</w:t>
      </w:r>
    </w:p>
    <w:p w14:paraId="2AB652DD"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Christmas</w:t>
      </w:r>
    </w:p>
    <w:p w14:paraId="2F95B863" w14:textId="77777777" w:rsidR="00DC5BA9" w:rsidRPr="0058169D" w:rsidRDefault="00DC5BA9" w:rsidP="00DC5BA9">
      <w:pPr>
        <w:pStyle w:val="ListParagraph"/>
        <w:numPr>
          <w:ilvl w:val="0"/>
          <w:numId w:val="15"/>
        </w:numPr>
        <w:suppressLineNumbers/>
        <w:tabs>
          <w:tab w:val="left" w:pos="540"/>
          <w:tab w:val="left" w:pos="2520"/>
        </w:tabs>
        <w:spacing w:before="120" w:after="120" w:line="240" w:lineRule="auto"/>
        <w:ind w:left="1170"/>
        <w:contextualSpacing w:val="0"/>
        <w:rPr>
          <w:rFonts w:ascii="Arial" w:eastAsia="Times New Roman" w:hAnsi="Arial" w:cs="Arial"/>
          <w:color w:val="000000" w:themeColor="text1"/>
        </w:rPr>
      </w:pPr>
      <w:r w:rsidRPr="0058169D">
        <w:rPr>
          <w:rFonts w:ascii="Arial" w:eastAsia="Times New Roman" w:hAnsi="Arial" w:cs="Arial"/>
          <w:color w:val="000000" w:themeColor="text1"/>
        </w:rPr>
        <w:t xml:space="preserve">Any day specifically declared by President of the United States to be a national holiday. </w:t>
      </w:r>
    </w:p>
    <w:p w14:paraId="1DCF681D" w14:textId="77777777" w:rsidR="00DC5BA9" w:rsidRPr="0058169D" w:rsidRDefault="00DC5BA9" w:rsidP="00DC5BA9">
      <w:pPr>
        <w:pStyle w:val="BodyText"/>
        <w:numPr>
          <w:ilvl w:val="1"/>
          <w:numId w:val="14"/>
        </w:numPr>
        <w:suppressLineNumbers/>
        <w:tabs>
          <w:tab w:val="left" w:pos="540"/>
          <w:tab w:val="left" w:pos="1350"/>
          <w:tab w:val="left" w:pos="1980"/>
        </w:tabs>
        <w:spacing w:before="120" w:after="120" w:line="240" w:lineRule="auto"/>
        <w:rPr>
          <w:rFonts w:cs="Arial"/>
          <w:sz w:val="22"/>
          <w:szCs w:val="22"/>
        </w:rPr>
      </w:pPr>
      <w:r w:rsidRPr="0058169D">
        <w:rPr>
          <w:rFonts w:cs="Arial"/>
          <w:color w:val="000000" w:themeColor="text1"/>
          <w:sz w:val="22"/>
          <w:szCs w:val="22"/>
          <w:u w:val="single"/>
        </w:rPr>
        <w:t>Continuity of services under contact</w:t>
      </w:r>
      <w:r w:rsidRPr="0058169D">
        <w:rPr>
          <w:rFonts w:cs="Arial"/>
          <w:color w:val="000000" w:themeColor="text1"/>
          <w:sz w:val="22"/>
          <w:szCs w:val="22"/>
        </w:rPr>
        <w:t xml:space="preserve">: </w:t>
      </w:r>
      <w:r w:rsidRPr="0058169D">
        <w:rPr>
          <w:rFonts w:cs="Arial"/>
          <w:sz w:val="22"/>
          <w:szCs w:val="22"/>
        </w:rPr>
        <w:t>Unless a state of emergency has been declared or services are otherwise cancelled by the VAMC, the Contractor shall be responsible for providing services.</w:t>
      </w:r>
    </w:p>
    <w:p w14:paraId="38D9D237" w14:textId="77777777" w:rsidR="00DC5BA9" w:rsidRPr="0058169D" w:rsidRDefault="00DC5BA9" w:rsidP="00DC5BA9">
      <w:pPr>
        <w:pStyle w:val="ListParagraph"/>
        <w:numPr>
          <w:ilvl w:val="2"/>
          <w:numId w:val="14"/>
        </w:numPr>
        <w:spacing w:before="120" w:after="120" w:line="240" w:lineRule="auto"/>
        <w:contextualSpacing w:val="0"/>
        <w:rPr>
          <w:rFonts w:ascii="Arial" w:hAnsi="Arial" w:cs="Arial"/>
        </w:rPr>
      </w:pPr>
      <w:r w:rsidRPr="0058169D">
        <w:rPr>
          <w:rFonts w:ascii="Arial" w:hAnsi="Arial" w:cs="Arial"/>
        </w:rPr>
        <w:t>Contractor is responsible for providing qualified personnel to read radiology/nuclear medicine images. Contractor is responsible to provide back-up staff if scheduled staff becomes unavailable due to illness or emergency.</w:t>
      </w:r>
    </w:p>
    <w:p w14:paraId="17624BDE" w14:textId="77777777" w:rsidR="00DC5BA9" w:rsidRPr="0058169D" w:rsidRDefault="00DC5BA9" w:rsidP="00DC5BA9">
      <w:pPr>
        <w:pStyle w:val="ListParagraph"/>
        <w:numPr>
          <w:ilvl w:val="2"/>
          <w:numId w:val="14"/>
        </w:numPr>
        <w:spacing w:before="120" w:after="120" w:line="240" w:lineRule="auto"/>
        <w:contextualSpacing w:val="0"/>
        <w:rPr>
          <w:rFonts w:ascii="Arial" w:hAnsi="Arial" w:cs="Arial"/>
          <w:bCs/>
        </w:rPr>
      </w:pPr>
      <w:r w:rsidRPr="0058169D">
        <w:rPr>
          <w:rFonts w:ascii="Arial" w:hAnsi="Arial" w:cs="Arial"/>
        </w:rPr>
        <w:t xml:space="preserve">The contractor shall maintain open and professional communication with members of the VISN and Facility Diagnostic Imaging staff. The contractor shall provide up-to-date points of contact to facilitate communication on clinical, technical and administrative issues. Clinical staff will be available by phone and pager 24/7. </w:t>
      </w:r>
      <w:r w:rsidRPr="0058169D">
        <w:rPr>
          <w:rFonts w:ascii="Arial" w:hAnsi="Arial" w:cs="Arial"/>
          <w:bCs/>
        </w:rPr>
        <w:t>The Contractor will provide a schedule of radiologists with telephone numbers for consultation by VA technologists and referring physicians. Any changes of contact information will be provided to the VA within 24 hours of the applicable change.</w:t>
      </w:r>
    </w:p>
    <w:p w14:paraId="31054CDB" w14:textId="77777777" w:rsidR="00DC5BA9" w:rsidRPr="0058169D" w:rsidRDefault="00DC5BA9" w:rsidP="00DC5BA9">
      <w:pPr>
        <w:pStyle w:val="ListParagraph"/>
        <w:numPr>
          <w:ilvl w:val="2"/>
          <w:numId w:val="14"/>
        </w:numPr>
        <w:spacing w:before="120" w:after="120" w:line="240" w:lineRule="auto"/>
        <w:contextualSpacing w:val="0"/>
        <w:rPr>
          <w:rFonts w:ascii="Arial" w:hAnsi="Arial" w:cs="Arial"/>
          <w:color w:val="000000"/>
        </w:rPr>
      </w:pPr>
      <w:r w:rsidRPr="0058169D">
        <w:rPr>
          <w:rFonts w:ascii="Arial" w:hAnsi="Arial" w:cs="Arial"/>
          <w:bCs/>
        </w:rPr>
        <w:t xml:space="preserve">The Contractor shall provide a single phone number which is staffed 24-hours a day, seven days per week, 365 days per year to resolve issues and/or expedite </w:t>
      </w:r>
      <w:r w:rsidRPr="0058169D">
        <w:rPr>
          <w:rFonts w:ascii="Arial" w:hAnsi="Arial" w:cs="Arial"/>
          <w:bCs/>
        </w:rPr>
        <w:lastRenderedPageBreak/>
        <w:t>communications between ordering physicians and assigned tele-radiologist providing the evaluation.</w:t>
      </w:r>
    </w:p>
    <w:p w14:paraId="336232CB" w14:textId="77777777" w:rsidR="00DC5BA9" w:rsidRPr="0058169D" w:rsidRDefault="00DC5BA9" w:rsidP="00DC5BA9">
      <w:pPr>
        <w:pStyle w:val="ListParagraph"/>
        <w:numPr>
          <w:ilvl w:val="2"/>
          <w:numId w:val="14"/>
        </w:numPr>
        <w:spacing w:before="120" w:after="120" w:line="240" w:lineRule="auto"/>
        <w:rPr>
          <w:rFonts w:ascii="Arial" w:hAnsi="Arial" w:cs="Arial"/>
          <w:color w:val="000000"/>
        </w:rPr>
      </w:pPr>
      <w:r w:rsidRPr="0058169D">
        <w:rPr>
          <w:rFonts w:ascii="Arial" w:hAnsi="Arial" w:cs="Arial"/>
        </w:rPr>
        <w:t>The Contractor shall provide phone numbers and email addresses for communication with VAMC personnel.  Contractor shall be readily and bidirectionally available and consistent with the ACR Practice Guideline for Communication of Diagnostic Imaging Findings.  Pathway of easy and prompt communication should be well established, agreed upon, and facilitated by both parties.  Although various delivery formats are available, including a landline telephone, smart phone, electronic medical record, e-mail and voicemail, the delivery methos should be the choice of the referring VA provider.</w:t>
      </w:r>
    </w:p>
    <w:p w14:paraId="5943694A" w14:textId="77777777" w:rsidR="00DC5BA9" w:rsidRPr="0058169D" w:rsidRDefault="00DC5BA9" w:rsidP="00DC5BA9">
      <w:pPr>
        <w:pStyle w:val="ListParagraph"/>
        <w:numPr>
          <w:ilvl w:val="2"/>
          <w:numId w:val="14"/>
        </w:numPr>
        <w:spacing w:before="120" w:after="120" w:line="240" w:lineRule="auto"/>
        <w:rPr>
          <w:rFonts w:ascii="Arial" w:hAnsi="Arial" w:cs="Arial"/>
          <w:color w:val="000000"/>
        </w:rPr>
      </w:pPr>
      <w:r w:rsidRPr="0058169D">
        <w:rPr>
          <w:rFonts w:ascii="Arial" w:hAnsi="Arial" w:cs="Arial"/>
        </w:rPr>
        <w:t>The Contractor shall provide a web-based portal for management of Radiology exams that is utilized by technologists and administrative personnel.</w:t>
      </w:r>
    </w:p>
    <w:p w14:paraId="0A2B2A08" w14:textId="77777777" w:rsidR="00DC5BA9" w:rsidRPr="0058169D" w:rsidRDefault="00DC5BA9" w:rsidP="00DC5BA9">
      <w:pPr>
        <w:pStyle w:val="ListParagraph"/>
        <w:numPr>
          <w:ilvl w:val="2"/>
          <w:numId w:val="14"/>
        </w:numPr>
        <w:spacing w:before="120" w:after="120" w:line="240" w:lineRule="auto"/>
        <w:contextualSpacing w:val="0"/>
        <w:rPr>
          <w:rFonts w:ascii="Arial" w:hAnsi="Arial" w:cs="Arial"/>
          <w:color w:val="000000"/>
        </w:rPr>
      </w:pPr>
      <w:r w:rsidRPr="0058169D">
        <w:rPr>
          <w:rFonts w:ascii="Arial" w:hAnsi="Arial" w:cs="Arial"/>
          <w:bCs/>
        </w:rPr>
        <w:t xml:space="preserve">American College of Radiology, ACR practice guideline for communication of diagnostic imaging findings. </w:t>
      </w:r>
      <w:hyperlink r:id="rId16" w:history="1">
        <w:r w:rsidRPr="0058169D">
          <w:rPr>
            <w:rFonts w:ascii="Arial" w:eastAsia="Times New Roman" w:hAnsi="Arial" w:cs="Arial"/>
            <w:color w:val="0000FF"/>
            <w:u w:val="single"/>
          </w:rPr>
          <w:t>Practice Parameters and Technical Standards | American College of Radiology (acr.org)</w:t>
        </w:r>
      </w:hyperlink>
      <w:r w:rsidRPr="0058169D">
        <w:rPr>
          <w:rFonts w:ascii="Arial" w:hAnsi="Arial" w:cs="Arial"/>
          <w:bCs/>
        </w:rPr>
        <w:t>.</w:t>
      </w:r>
    </w:p>
    <w:p w14:paraId="34F828D5" w14:textId="77777777" w:rsidR="00DC5BA9" w:rsidRPr="0058169D" w:rsidRDefault="00DC5BA9" w:rsidP="00DC5BA9">
      <w:pPr>
        <w:pStyle w:val="ListParagraph"/>
        <w:numPr>
          <w:ilvl w:val="2"/>
          <w:numId w:val="14"/>
        </w:numPr>
        <w:spacing w:before="120" w:after="120" w:line="240" w:lineRule="auto"/>
        <w:contextualSpacing w:val="0"/>
        <w:rPr>
          <w:rFonts w:ascii="Arial" w:hAnsi="Arial" w:cs="Arial"/>
          <w:color w:val="000000"/>
        </w:rPr>
      </w:pPr>
      <w:r w:rsidRPr="0058169D">
        <w:rPr>
          <w:rFonts w:ascii="Arial" w:hAnsi="Arial" w:cs="Arial"/>
          <w:color w:val="000000"/>
        </w:rPr>
        <w:t xml:space="preserve">The Contractor’s </w:t>
      </w:r>
      <w:r w:rsidRPr="0058169D">
        <w:rPr>
          <w:rFonts w:ascii="Arial" w:hAnsi="Arial" w:cs="Arial"/>
          <w:bCs/>
        </w:rPr>
        <w:t>teleradiologist/Telehealth provider shall escalate their efforts to communicate when a provider cannot be reached immediately when results require synchronous (usually via telephone) physician-to-physician communications.</w:t>
      </w:r>
    </w:p>
    <w:p w14:paraId="2F434880" w14:textId="77777777" w:rsidR="00DC5BA9" w:rsidRPr="0058169D" w:rsidRDefault="00DC5BA9" w:rsidP="00DC5BA9">
      <w:pPr>
        <w:pStyle w:val="ListParagraph"/>
        <w:numPr>
          <w:ilvl w:val="2"/>
          <w:numId w:val="14"/>
        </w:numPr>
        <w:spacing w:before="120" w:after="120" w:line="240" w:lineRule="auto"/>
        <w:rPr>
          <w:rFonts w:ascii="Arial" w:hAnsi="Arial" w:cs="Arial"/>
          <w:color w:val="000000"/>
        </w:rPr>
      </w:pPr>
      <w:r w:rsidRPr="0058169D">
        <w:rPr>
          <w:rFonts w:ascii="Arial" w:hAnsi="Arial" w:cs="Arial"/>
        </w:rPr>
        <w:t>The Contractor shall provide an update schedule of tele-radiologists supporting this contract to the assigned COR and/or designee within 24 hours of any changes.  This will include contact information for each teleradiologist.</w:t>
      </w:r>
    </w:p>
    <w:p w14:paraId="4341172A" w14:textId="77777777" w:rsidR="00DC5BA9" w:rsidRPr="0058169D" w:rsidRDefault="00DC5BA9" w:rsidP="00DC5BA9">
      <w:pPr>
        <w:pStyle w:val="ListParagraph"/>
        <w:numPr>
          <w:ilvl w:val="2"/>
          <w:numId w:val="14"/>
        </w:numPr>
        <w:spacing w:before="120" w:after="120" w:line="240" w:lineRule="auto"/>
        <w:rPr>
          <w:rFonts w:ascii="Arial" w:hAnsi="Arial" w:cs="Arial"/>
          <w:color w:val="000000"/>
        </w:rPr>
      </w:pPr>
      <w:r w:rsidRPr="0058169D">
        <w:rPr>
          <w:rFonts w:ascii="Arial" w:hAnsi="Arial" w:cs="Arial"/>
        </w:rPr>
        <w:t>The contractor’s interpreting teleradiologist shall be available for consultation with the ordering physician/clinician and with other VA radiologists.</w:t>
      </w:r>
    </w:p>
    <w:p w14:paraId="332276BB" w14:textId="77777777" w:rsidR="00DC5BA9" w:rsidRPr="0058169D" w:rsidRDefault="00DC5BA9" w:rsidP="00DC5BA9">
      <w:pPr>
        <w:spacing w:before="120" w:after="120"/>
        <w:ind w:left="360"/>
        <w:rPr>
          <w:rFonts w:ascii="Arial" w:hAnsi="Arial" w:cs="Arial"/>
          <w:color w:val="000000"/>
        </w:rPr>
      </w:pPr>
    </w:p>
    <w:p w14:paraId="4C31C0EB" w14:textId="77777777" w:rsidR="00DC5BA9" w:rsidRPr="0058169D" w:rsidRDefault="00DC5BA9" w:rsidP="00DC5BA9">
      <w:pPr>
        <w:pStyle w:val="PlainText"/>
        <w:numPr>
          <w:ilvl w:val="2"/>
          <w:numId w:val="14"/>
        </w:numPr>
        <w:spacing w:before="120" w:after="120" w:line="240" w:lineRule="auto"/>
        <w:rPr>
          <w:rFonts w:ascii="Arial" w:hAnsi="Arial" w:cs="Arial"/>
          <w:sz w:val="22"/>
          <w:szCs w:val="22"/>
        </w:rPr>
      </w:pPr>
      <w:r w:rsidRPr="0058169D">
        <w:rPr>
          <w:rFonts w:ascii="Arial" w:hAnsi="Arial" w:cs="Arial"/>
          <w:sz w:val="22"/>
          <w:szCs w:val="22"/>
        </w:rPr>
        <w:t>Tele-Communications</w:t>
      </w:r>
    </w:p>
    <w:p w14:paraId="2BC2E12C" w14:textId="77777777" w:rsidR="00DC5BA9" w:rsidRPr="0058169D" w:rsidRDefault="00DC5BA9" w:rsidP="00DC5BA9">
      <w:pPr>
        <w:pStyle w:val="PlainText"/>
        <w:numPr>
          <w:ilvl w:val="3"/>
          <w:numId w:val="14"/>
        </w:numPr>
        <w:spacing w:before="120" w:after="120" w:line="240" w:lineRule="auto"/>
        <w:rPr>
          <w:rFonts w:ascii="Arial" w:eastAsia="MS Mincho" w:hAnsi="Arial" w:cs="Arial"/>
          <w:sz w:val="22"/>
          <w:szCs w:val="22"/>
        </w:rPr>
      </w:pPr>
      <w:r w:rsidRPr="0058169D">
        <w:rPr>
          <w:rFonts w:ascii="Arial" w:eastAsia="MS Mincho" w:hAnsi="Arial" w:cs="Arial"/>
          <w:sz w:val="22"/>
          <w:szCs w:val="22"/>
        </w:rPr>
        <w:t xml:space="preserve">The contractor will secure and maintain the communications link between the contractor’s facility and the VAMCs’ facilities at the contractor’s expense. </w:t>
      </w:r>
    </w:p>
    <w:p w14:paraId="6E451ABD" w14:textId="77777777" w:rsidR="00DC5BA9" w:rsidRPr="0058169D" w:rsidRDefault="00DC5BA9" w:rsidP="00DC5BA9">
      <w:pPr>
        <w:pStyle w:val="PlainText"/>
        <w:numPr>
          <w:ilvl w:val="3"/>
          <w:numId w:val="14"/>
        </w:numPr>
        <w:spacing w:before="120" w:after="120" w:line="240" w:lineRule="auto"/>
        <w:rPr>
          <w:rFonts w:ascii="Arial" w:eastAsia="MS Mincho" w:hAnsi="Arial" w:cs="Arial"/>
          <w:sz w:val="22"/>
          <w:szCs w:val="22"/>
        </w:rPr>
      </w:pPr>
      <w:r w:rsidRPr="0058169D">
        <w:rPr>
          <w:rFonts w:ascii="Arial" w:hAnsi="Arial" w:cs="Arial"/>
          <w:sz w:val="22"/>
          <w:szCs w:val="22"/>
        </w:rPr>
        <w:t>The contractor shall plan and be prepared to receive radiographic orders and images and then communicate the results via HL7.  During loss of data telecommunications services, an alternate means of communication must be in place to ensure continuation of services.  The alternate means of communication must ensure protection of personal health information.</w:t>
      </w:r>
    </w:p>
    <w:p w14:paraId="6C1FC8FB" w14:textId="77777777" w:rsidR="00DC5BA9" w:rsidRPr="0058169D" w:rsidRDefault="00DC5BA9" w:rsidP="00DC5BA9">
      <w:pPr>
        <w:pStyle w:val="PlainText"/>
        <w:numPr>
          <w:ilvl w:val="3"/>
          <w:numId w:val="14"/>
        </w:numPr>
        <w:spacing w:before="120" w:after="120" w:line="240" w:lineRule="auto"/>
        <w:rPr>
          <w:rFonts w:ascii="Arial" w:eastAsia="MS Mincho" w:hAnsi="Arial" w:cs="Arial"/>
          <w:sz w:val="22"/>
          <w:szCs w:val="22"/>
        </w:rPr>
      </w:pPr>
      <w:r w:rsidRPr="0058169D">
        <w:rPr>
          <w:rFonts w:ascii="Arial" w:eastAsia="MS Mincho" w:hAnsi="Arial" w:cs="Arial"/>
          <w:sz w:val="22"/>
          <w:szCs w:val="22"/>
        </w:rPr>
        <w:t>The contractor shall make provisions for the proper maintenance and functioning of all imaging, teleradiology and associated equipment, facilities and fixtures as may reasonably be required by Contract Physicians to perform services hereunder.</w:t>
      </w:r>
    </w:p>
    <w:p w14:paraId="1A6E3CFF" w14:textId="77777777" w:rsidR="00DC5BA9" w:rsidRPr="0058169D" w:rsidRDefault="00DC5BA9" w:rsidP="00DC5BA9">
      <w:pPr>
        <w:pStyle w:val="BodyText"/>
        <w:numPr>
          <w:ilvl w:val="0"/>
          <w:numId w:val="14"/>
        </w:numPr>
        <w:snapToGrid w:val="0"/>
        <w:spacing w:before="120" w:after="120" w:line="240" w:lineRule="auto"/>
        <w:rPr>
          <w:rFonts w:cs="Arial"/>
          <w:b/>
          <w:color w:val="000000"/>
          <w:sz w:val="22"/>
          <w:szCs w:val="22"/>
          <w:u w:val="single"/>
        </w:rPr>
      </w:pPr>
      <w:r w:rsidRPr="0058169D">
        <w:rPr>
          <w:rFonts w:cs="Arial"/>
          <w:b/>
          <w:color w:val="000000"/>
          <w:sz w:val="22"/>
          <w:szCs w:val="22"/>
          <w:u w:val="single"/>
        </w:rPr>
        <w:t>CONTRACTOR RESPONSIBILITIES</w:t>
      </w:r>
    </w:p>
    <w:p w14:paraId="1226C733" w14:textId="77777777" w:rsidR="00DC5BA9" w:rsidRPr="0058169D" w:rsidRDefault="00DC5BA9" w:rsidP="00DC5BA9">
      <w:pPr>
        <w:pStyle w:val="BodyText"/>
        <w:numPr>
          <w:ilvl w:val="1"/>
          <w:numId w:val="14"/>
        </w:numPr>
        <w:snapToGrid w:val="0"/>
        <w:spacing w:before="120" w:after="120" w:line="240" w:lineRule="auto"/>
        <w:rPr>
          <w:rFonts w:cs="Arial"/>
          <w:caps/>
          <w:color w:val="000000"/>
          <w:sz w:val="22"/>
          <w:szCs w:val="22"/>
        </w:rPr>
      </w:pPr>
      <w:r w:rsidRPr="0058169D">
        <w:rPr>
          <w:rFonts w:cs="Arial"/>
          <w:sz w:val="22"/>
          <w:szCs w:val="22"/>
          <w:u w:val="single"/>
        </w:rPr>
        <w:t>Clinical Personnel Required</w:t>
      </w:r>
      <w:r w:rsidRPr="0058169D">
        <w:rPr>
          <w:rFonts w:cs="Arial"/>
          <w:sz w:val="22"/>
          <w:szCs w:val="22"/>
        </w:rPr>
        <w:t xml:space="preserve">: The Contractor shall provide </w:t>
      </w:r>
      <w:r w:rsidRPr="0058169D">
        <w:rPr>
          <w:rFonts w:cs="Arial"/>
          <w:color w:val="000000" w:themeColor="text1"/>
          <w:sz w:val="22"/>
          <w:szCs w:val="22"/>
        </w:rPr>
        <w:t>contract physician(s)</w:t>
      </w:r>
      <w:r w:rsidRPr="0058169D">
        <w:rPr>
          <w:rFonts w:cs="Arial"/>
          <w:sz w:val="22"/>
          <w:szCs w:val="22"/>
        </w:rPr>
        <w:t xml:space="preserve"> who are competent, qualified per this performance work statement and adequately trained to perform assigned duties. </w:t>
      </w:r>
    </w:p>
    <w:p w14:paraId="74B4AAB8" w14:textId="77777777" w:rsidR="00DC5BA9" w:rsidRPr="0058169D" w:rsidRDefault="00DC5BA9" w:rsidP="00DC5BA9">
      <w:pPr>
        <w:pStyle w:val="ListParagraph"/>
        <w:numPr>
          <w:ilvl w:val="1"/>
          <w:numId w:val="14"/>
        </w:numPr>
        <w:spacing w:before="120" w:after="120" w:line="240" w:lineRule="auto"/>
        <w:contextualSpacing w:val="0"/>
        <w:rPr>
          <w:rFonts w:ascii="Arial" w:hAnsi="Arial" w:cs="Arial"/>
          <w:color w:val="000000" w:themeColor="text1"/>
          <w:u w:val="single"/>
        </w:rPr>
      </w:pPr>
      <w:r w:rsidRPr="0058169D">
        <w:rPr>
          <w:rFonts w:ascii="Arial" w:hAnsi="Arial" w:cs="Arial"/>
          <w:color w:val="000000" w:themeColor="text1"/>
          <w:u w:val="single"/>
        </w:rPr>
        <w:t>Management and Supervision</w:t>
      </w:r>
      <w:r w:rsidRPr="0058169D">
        <w:rPr>
          <w:rFonts w:ascii="Arial" w:hAnsi="Arial" w:cs="Arial"/>
          <w:color w:val="000000" w:themeColor="text1"/>
        </w:rPr>
        <w:t>:</w:t>
      </w:r>
    </w:p>
    <w:p w14:paraId="520641B7" w14:textId="77777777" w:rsidR="00DC5BA9" w:rsidRPr="0058169D" w:rsidRDefault="00DC5BA9" w:rsidP="00DC5BA9">
      <w:pPr>
        <w:pStyle w:val="ListParagraph"/>
        <w:numPr>
          <w:ilvl w:val="2"/>
          <w:numId w:val="16"/>
        </w:numPr>
        <w:spacing w:before="120" w:after="120" w:line="240" w:lineRule="auto"/>
        <w:ind w:left="1710"/>
        <w:contextualSpacing w:val="0"/>
        <w:rPr>
          <w:rFonts w:ascii="Arial" w:hAnsi="Arial" w:cs="Arial"/>
        </w:rPr>
      </w:pPr>
      <w:r w:rsidRPr="0058169D">
        <w:rPr>
          <w:rFonts w:ascii="Arial" w:hAnsi="Arial" w:cs="Arial"/>
        </w:rPr>
        <w:t>The Contractor shall be responsible for supervising the daily services provided under this contract by the Contractor’s staff.</w:t>
      </w:r>
    </w:p>
    <w:p w14:paraId="5513E079" w14:textId="77777777" w:rsidR="00DC5BA9" w:rsidRPr="0058169D" w:rsidRDefault="00DC5BA9" w:rsidP="00DC5BA9">
      <w:pPr>
        <w:pStyle w:val="ListParagraph"/>
        <w:numPr>
          <w:ilvl w:val="2"/>
          <w:numId w:val="16"/>
        </w:numPr>
        <w:spacing w:before="120" w:after="120" w:line="240" w:lineRule="auto"/>
        <w:ind w:left="1800" w:hanging="810"/>
        <w:contextualSpacing w:val="0"/>
        <w:rPr>
          <w:rFonts w:ascii="Arial" w:hAnsi="Arial" w:cs="Arial"/>
        </w:rPr>
      </w:pPr>
      <w:r w:rsidRPr="0058169D">
        <w:rPr>
          <w:rFonts w:ascii="Arial" w:hAnsi="Arial" w:cs="Arial"/>
        </w:rPr>
        <w:lastRenderedPageBreak/>
        <w:t xml:space="preserve">The Contractor shall have written policies and procedures regarding staff credentials and privileging. </w:t>
      </w:r>
    </w:p>
    <w:p w14:paraId="7697575F" w14:textId="77777777" w:rsidR="00DC5BA9" w:rsidRPr="0058169D" w:rsidRDefault="00DC5BA9" w:rsidP="00DC5BA9">
      <w:pPr>
        <w:pStyle w:val="ListParagraph"/>
        <w:numPr>
          <w:ilvl w:val="2"/>
          <w:numId w:val="16"/>
        </w:numPr>
        <w:spacing w:before="120" w:after="120" w:line="240" w:lineRule="auto"/>
        <w:ind w:left="1710"/>
        <w:contextualSpacing w:val="0"/>
        <w:rPr>
          <w:rFonts w:ascii="Arial" w:hAnsi="Arial" w:cs="Arial"/>
        </w:rPr>
      </w:pPr>
      <w:r w:rsidRPr="0058169D">
        <w:rPr>
          <w:rFonts w:ascii="Arial" w:hAnsi="Arial" w:cs="Arial"/>
        </w:rPr>
        <w:t>The Contractor will provide a FIPS web-based means for the electronic transmission of radiographic orders.</w:t>
      </w:r>
    </w:p>
    <w:p w14:paraId="26FFDA6A" w14:textId="77777777" w:rsidR="00DC5BA9" w:rsidRPr="0058169D" w:rsidRDefault="00DC5BA9" w:rsidP="00DC5BA9">
      <w:pPr>
        <w:pStyle w:val="ListParagraph"/>
        <w:numPr>
          <w:ilvl w:val="2"/>
          <w:numId w:val="16"/>
        </w:numPr>
        <w:spacing w:before="120" w:after="120" w:line="240" w:lineRule="auto"/>
        <w:ind w:left="1710"/>
        <w:contextualSpacing w:val="0"/>
        <w:rPr>
          <w:rFonts w:ascii="Arial" w:hAnsi="Arial" w:cs="Arial"/>
        </w:rPr>
      </w:pPr>
      <w:r w:rsidRPr="0058169D">
        <w:rPr>
          <w:rFonts w:ascii="Arial" w:hAnsi="Arial" w:cs="Arial"/>
        </w:rPr>
        <w:t>The VAMC will provide to the Contractor policies, procedures and processes necessary to allow cooperative functioning between the agency and Facility. Updates and refreshers will be provided to the Contractor upon request and when policy procedures or process changes.</w:t>
      </w:r>
    </w:p>
    <w:p w14:paraId="406AD492" w14:textId="77777777" w:rsidR="00DC5BA9" w:rsidRPr="0058169D" w:rsidRDefault="00DC5BA9" w:rsidP="00DC5BA9">
      <w:pPr>
        <w:pStyle w:val="ListParagraph"/>
        <w:numPr>
          <w:ilvl w:val="2"/>
          <w:numId w:val="16"/>
        </w:numPr>
        <w:spacing w:before="120" w:after="120" w:line="240" w:lineRule="auto"/>
        <w:ind w:left="1710"/>
        <w:rPr>
          <w:rFonts w:ascii="Arial" w:hAnsi="Arial" w:cs="Arial"/>
        </w:rPr>
      </w:pPr>
      <w:r w:rsidRPr="0058169D">
        <w:rPr>
          <w:rFonts w:ascii="Arial" w:hAnsi="Arial" w:cs="Arial"/>
        </w:rPr>
        <w:t>The Contractor shall complete background investigations to ensure that employees do not have a record of criminal offenses or substantiated incidents of patient abuse; and, if required to perform their duties, employees are properly licensed and insured to operate motor vehicles.</w:t>
      </w:r>
    </w:p>
    <w:p w14:paraId="5D69CA7E" w14:textId="77777777" w:rsidR="00DC5BA9" w:rsidRPr="0058169D" w:rsidRDefault="00DC5BA9" w:rsidP="00DC5BA9">
      <w:pPr>
        <w:pStyle w:val="NoSpacing"/>
        <w:numPr>
          <w:ilvl w:val="1"/>
          <w:numId w:val="16"/>
        </w:numPr>
        <w:spacing w:before="120" w:after="120"/>
        <w:rPr>
          <w:rFonts w:ascii="Arial" w:hAnsi="Arial" w:cs="Arial"/>
        </w:rPr>
      </w:pPr>
      <w:r w:rsidRPr="0058169D">
        <w:rPr>
          <w:rFonts w:ascii="Arial" w:hAnsi="Arial" w:cs="Arial"/>
          <w:color w:val="000000" w:themeColor="text1"/>
          <w:u w:val="single"/>
        </w:rPr>
        <w:t>Standards of Care</w:t>
      </w:r>
      <w:r w:rsidRPr="0058169D">
        <w:rPr>
          <w:rFonts w:ascii="Arial" w:hAnsi="Arial" w:cs="Arial"/>
          <w:color w:val="000000" w:themeColor="text1"/>
        </w:rPr>
        <w:t xml:space="preserve">: The contract </w:t>
      </w:r>
      <w:r w:rsidRPr="0058169D">
        <w:rPr>
          <w:rFonts w:ascii="Arial" w:hAnsi="Arial" w:cs="Arial"/>
        </w:rPr>
        <w:t xml:space="preserve">physician(s)’ </w:t>
      </w:r>
      <w:r w:rsidRPr="0058169D">
        <w:rPr>
          <w:rFonts w:ascii="Arial" w:hAnsi="Arial" w:cs="Arial"/>
          <w:color w:val="000000" w:themeColor="text1"/>
        </w:rPr>
        <w:t xml:space="preserve">care shall cover the range of Radiology services as would be provided in a state-of-the-art civilian medical treatment facility and the standard of care </w:t>
      </w:r>
      <w:r w:rsidRPr="0058169D">
        <w:rPr>
          <w:rFonts w:ascii="Arial" w:hAnsi="Arial" w:cs="Arial"/>
        </w:rPr>
        <w:t xml:space="preserve">shall be of a quality, meeting or </w:t>
      </w:r>
      <w:bookmarkStart w:id="16" w:name="_Int_Y6Me01q5"/>
      <w:r w:rsidRPr="0058169D">
        <w:rPr>
          <w:rFonts w:ascii="Arial" w:hAnsi="Arial" w:cs="Arial"/>
        </w:rPr>
        <w:t>exceeding</w:t>
      </w:r>
      <w:bookmarkEnd w:id="16"/>
      <w:r w:rsidRPr="0058169D">
        <w:rPr>
          <w:rFonts w:ascii="Arial" w:hAnsi="Arial" w:cs="Arial"/>
        </w:rPr>
        <w:t xml:space="preserve"> the currently recognized national standards as established by:</w:t>
      </w:r>
    </w:p>
    <w:p w14:paraId="3E8A1B5D" w14:textId="77777777" w:rsidR="00DC5BA9" w:rsidRPr="0058169D" w:rsidRDefault="00DC5BA9" w:rsidP="00DC5BA9">
      <w:pPr>
        <w:pStyle w:val="ListParagraph"/>
        <w:numPr>
          <w:ilvl w:val="2"/>
          <w:numId w:val="16"/>
        </w:numPr>
        <w:tabs>
          <w:tab w:val="left" w:pos="900"/>
        </w:tabs>
        <w:overflowPunct w:val="0"/>
        <w:autoSpaceDE w:val="0"/>
        <w:autoSpaceDN w:val="0"/>
        <w:adjustRightInd w:val="0"/>
        <w:spacing w:before="120" w:after="120" w:line="240" w:lineRule="auto"/>
        <w:ind w:left="1710" w:hanging="900"/>
        <w:contextualSpacing w:val="0"/>
        <w:textAlignment w:val="baseline"/>
        <w:rPr>
          <w:rFonts w:ascii="Arial" w:hAnsi="Arial" w:cs="Arial"/>
        </w:rPr>
      </w:pPr>
      <w:r w:rsidRPr="0058169D">
        <w:rPr>
          <w:rFonts w:ascii="Arial" w:hAnsi="Arial" w:cs="Arial"/>
        </w:rPr>
        <w:t xml:space="preserve">The American College of Radiology Guidelines: </w:t>
      </w:r>
      <w:hyperlink r:id="rId17" w:history="1">
        <w:r w:rsidRPr="0058169D">
          <w:rPr>
            <w:rFonts w:ascii="Arial" w:eastAsia="Times New Roman" w:hAnsi="Arial" w:cs="Arial"/>
            <w:color w:val="0563C1"/>
            <w:u w:val="single"/>
          </w:rPr>
          <w:t>https://www.acr.org/-/media/ACR/Files/Practice-Parameters/IRClin-Prac-Mgmt.pdf.pdf</w:t>
        </w:r>
      </w:hyperlink>
    </w:p>
    <w:p w14:paraId="5348A596" w14:textId="77777777" w:rsidR="00DC5BA9" w:rsidRPr="0058169D" w:rsidRDefault="00DC5BA9" w:rsidP="00DC5BA9">
      <w:pPr>
        <w:pStyle w:val="ListParagraph"/>
        <w:numPr>
          <w:ilvl w:val="2"/>
          <w:numId w:val="16"/>
        </w:numPr>
        <w:tabs>
          <w:tab w:val="left" w:pos="900"/>
          <w:tab w:val="left" w:pos="1620"/>
        </w:tabs>
        <w:overflowPunct w:val="0"/>
        <w:autoSpaceDE w:val="0"/>
        <w:autoSpaceDN w:val="0"/>
        <w:adjustRightInd w:val="0"/>
        <w:spacing w:before="120" w:after="120" w:line="240" w:lineRule="auto"/>
        <w:ind w:left="900" w:hanging="90"/>
        <w:contextualSpacing w:val="0"/>
        <w:textAlignment w:val="baseline"/>
        <w:rPr>
          <w:rFonts w:ascii="Arial" w:hAnsi="Arial" w:cs="Arial"/>
        </w:rPr>
      </w:pPr>
      <w:r w:rsidRPr="0058169D">
        <w:rPr>
          <w:rFonts w:ascii="Arial" w:hAnsi="Arial" w:cs="Arial"/>
        </w:rPr>
        <w:t xml:space="preserve">ACR Practice Parameter for Communication of Diagnostic Imaging Findings: </w:t>
      </w:r>
      <w:hyperlink r:id="rId18" w:history="1">
        <w:r w:rsidRPr="0058169D">
          <w:rPr>
            <w:rFonts w:ascii="Arial" w:hAnsi="Arial" w:cs="Arial"/>
            <w:color w:val="0000FF"/>
            <w:u w:val="single"/>
          </w:rPr>
          <w:t>communicationDiag (acr.org)</w:t>
        </w:r>
      </w:hyperlink>
    </w:p>
    <w:p w14:paraId="25054D6D" w14:textId="77777777" w:rsidR="00DC5BA9" w:rsidRPr="0058169D" w:rsidRDefault="00DC5BA9" w:rsidP="00DC5BA9">
      <w:pPr>
        <w:pStyle w:val="ListParagraph"/>
        <w:numPr>
          <w:ilvl w:val="2"/>
          <w:numId w:val="16"/>
        </w:numPr>
        <w:tabs>
          <w:tab w:val="left" w:pos="900"/>
        </w:tabs>
        <w:overflowPunct w:val="0"/>
        <w:autoSpaceDE w:val="0"/>
        <w:autoSpaceDN w:val="0"/>
        <w:adjustRightInd w:val="0"/>
        <w:spacing w:before="120" w:after="120" w:line="240" w:lineRule="auto"/>
        <w:ind w:left="900" w:hanging="90"/>
        <w:contextualSpacing w:val="0"/>
        <w:textAlignment w:val="baseline"/>
        <w:rPr>
          <w:rFonts w:ascii="Arial" w:hAnsi="Arial" w:cs="Arial"/>
        </w:rPr>
      </w:pPr>
      <w:r w:rsidRPr="0058169D">
        <w:rPr>
          <w:rFonts w:ascii="Arial" w:hAnsi="Arial" w:cs="Arial"/>
          <w:color w:val="000000" w:themeColor="text1"/>
        </w:rPr>
        <w:t xml:space="preserve">VA Standards: The </w:t>
      </w:r>
      <w:r w:rsidRPr="0058169D">
        <w:rPr>
          <w:rFonts w:ascii="Arial" w:eastAsiaTheme="minorHAnsi" w:hAnsi="Arial" w:cs="Arial"/>
          <w:color w:val="000000" w:themeColor="text1"/>
        </w:rPr>
        <w:t>diagnostic imaging results must be electronically transferred to each VAMC VA VistA System via Health Level Seven (HL7) compatible means. Contractor will conform to the most current published Radiology/Nuclear medicine 5.0 HL7 interface specification for a bi-directional HL7 interface to support the transfer of requests/orders and publishing final reports by the teleradiology / Tele-health Providers.</w:t>
      </w:r>
    </w:p>
    <w:p w14:paraId="57781195" w14:textId="77777777" w:rsidR="00DC5BA9" w:rsidRPr="0058169D" w:rsidRDefault="00DC5BA9" w:rsidP="00DC5BA9">
      <w:pPr>
        <w:pStyle w:val="ListParagraph"/>
        <w:tabs>
          <w:tab w:val="left" w:pos="900"/>
        </w:tabs>
        <w:overflowPunct w:val="0"/>
        <w:autoSpaceDE w:val="0"/>
        <w:autoSpaceDN w:val="0"/>
        <w:adjustRightInd w:val="0"/>
        <w:spacing w:before="120" w:after="120"/>
        <w:ind w:left="1260"/>
        <w:contextualSpacing w:val="0"/>
        <w:textAlignment w:val="baseline"/>
        <w:rPr>
          <w:rFonts w:ascii="Arial" w:hAnsi="Arial" w:cs="Arial"/>
          <w:color w:val="000000" w:themeColor="text1"/>
        </w:rPr>
      </w:pPr>
      <w:r w:rsidRPr="0058169D">
        <w:rPr>
          <w:rFonts w:ascii="Arial" w:hAnsi="Arial" w:cs="Arial"/>
          <w:color w:val="000000" w:themeColor="text1"/>
        </w:rPr>
        <w:t>4.3.3.1.  Specifications can be found on the VA Software Documentation library website.  Specifications at the time of this solicitation are indicated below:</w:t>
      </w:r>
    </w:p>
    <w:p w14:paraId="344769CE" w14:textId="77777777" w:rsidR="00DC5BA9" w:rsidRPr="0058169D" w:rsidRDefault="00DC5BA9" w:rsidP="00DC5BA9">
      <w:pPr>
        <w:ind w:left="1260" w:hanging="1080"/>
        <w:rPr>
          <w:rFonts w:ascii="Arial" w:hAnsi="Arial" w:cs="Arial"/>
          <w:color w:val="000000" w:themeColor="text1"/>
        </w:rPr>
      </w:pPr>
      <w:r w:rsidRPr="0058169D">
        <w:rPr>
          <w:rFonts w:ascii="Arial" w:hAnsi="Arial" w:cs="Arial"/>
        </w:rPr>
        <w:t xml:space="preserve">               </w:t>
      </w:r>
      <w:hyperlink r:id="rId19" w:history="1">
        <w:r w:rsidRPr="00931C3B">
          <w:rPr>
            <w:rStyle w:val="Hyperlink"/>
            <w:rFonts w:ascii="Arial" w:hAnsi="Arial" w:cs="Arial"/>
          </w:rPr>
          <w:t>http://www.va.gov/vdl/documents/Clinical/Radiology_Nuclear_Med/ra5_0hl7is_vr.pdf</w:t>
        </w:r>
      </w:hyperlink>
      <w:r w:rsidRPr="0058169D">
        <w:rPr>
          <w:rFonts w:ascii="Arial" w:hAnsi="Arial" w:cs="Arial"/>
          <w:color w:val="000000" w:themeColor="text1"/>
        </w:rPr>
        <w:t xml:space="preserve"> </w:t>
      </w:r>
    </w:p>
    <w:p w14:paraId="32B2D429" w14:textId="77777777" w:rsidR="00DC5BA9" w:rsidRPr="0058169D" w:rsidRDefault="00DC5BA9" w:rsidP="00DC5BA9">
      <w:pPr>
        <w:ind w:left="90"/>
        <w:rPr>
          <w:rFonts w:ascii="Arial" w:hAnsi="Arial" w:cs="Arial"/>
        </w:rPr>
      </w:pPr>
      <w:r w:rsidRPr="0058169D">
        <w:rPr>
          <w:rFonts w:ascii="Arial" w:hAnsi="Arial" w:cs="Arial"/>
        </w:rPr>
        <w:t xml:space="preserve">                </w:t>
      </w:r>
      <w:hyperlink r:id="rId20" w:history="1">
        <w:r w:rsidRPr="0058169D">
          <w:rPr>
            <w:rStyle w:val="Hyperlink"/>
            <w:rFonts w:ascii="Arial" w:hAnsi="Arial" w:cs="Arial"/>
          </w:rPr>
          <w:t>http://www.va.gov/vdl/documents/Clinical/Radiology_Nuclear_Med/ra5_0hl7is.pdf</w:t>
        </w:r>
      </w:hyperlink>
    </w:p>
    <w:p w14:paraId="1181F7F2" w14:textId="77777777" w:rsidR="00DC5BA9" w:rsidRPr="0058169D" w:rsidRDefault="00DC5BA9" w:rsidP="00DC5BA9">
      <w:pPr>
        <w:ind w:left="1260" w:hanging="270"/>
        <w:rPr>
          <w:rFonts w:ascii="Arial" w:hAnsi="Arial" w:cs="Arial"/>
        </w:rPr>
      </w:pPr>
      <w:r w:rsidRPr="0058169D">
        <w:rPr>
          <w:rFonts w:ascii="Arial" w:hAnsi="Arial" w:cs="Arial"/>
        </w:rPr>
        <w:t xml:space="preserve">    4.3.3.2.  During emergencies such as VistA downtime and other unforeseen incidences that does not allow for final report to be transmitted via LH7 interface, the VA shall allow for faxed report from Teleradiology/Tele-health Providers be inputted into the patient’s medical records in accordance with HIMS regulations if it is deemed as an acceptable means of transmission.  Final electronic report shall be transmitted via HL7 interface once VistA system/s has been restored.</w:t>
      </w:r>
    </w:p>
    <w:p w14:paraId="4211CA98" w14:textId="77777777" w:rsidR="00DC5BA9" w:rsidRPr="0058169D" w:rsidRDefault="00DC5BA9" w:rsidP="00DC5BA9">
      <w:pPr>
        <w:ind w:left="1260" w:hanging="180"/>
        <w:rPr>
          <w:rFonts w:ascii="Arial" w:hAnsi="Arial" w:cs="Arial"/>
        </w:rPr>
      </w:pPr>
      <w:r w:rsidRPr="0058169D">
        <w:rPr>
          <w:rFonts w:ascii="Arial" w:hAnsi="Arial" w:cs="Arial"/>
        </w:rPr>
        <w:t xml:space="preserve">   4.3.3.3.  Contractor dictation system must interface and transmit final reports via HL7 messaging to VistA and include use of VA established National Diagnostic Codes.  Every final report must include at minimum one diagnostic code.</w:t>
      </w:r>
    </w:p>
    <w:p w14:paraId="3F95EE3A" w14:textId="77777777" w:rsidR="00DC5BA9" w:rsidRPr="0058169D" w:rsidRDefault="00DC5BA9" w:rsidP="00DC5BA9">
      <w:pPr>
        <w:pStyle w:val="ListParagraph"/>
        <w:numPr>
          <w:ilvl w:val="2"/>
          <w:numId w:val="16"/>
        </w:numPr>
        <w:tabs>
          <w:tab w:val="left" w:pos="900"/>
        </w:tabs>
        <w:overflowPunct w:val="0"/>
        <w:autoSpaceDE w:val="0"/>
        <w:autoSpaceDN w:val="0"/>
        <w:adjustRightInd w:val="0"/>
        <w:spacing w:before="120" w:after="120" w:line="240" w:lineRule="auto"/>
        <w:ind w:hanging="270"/>
        <w:contextualSpacing w:val="0"/>
        <w:textAlignment w:val="baseline"/>
        <w:rPr>
          <w:rFonts w:ascii="Arial" w:hAnsi="Arial" w:cs="Arial"/>
        </w:rPr>
      </w:pPr>
      <w:r w:rsidRPr="0058169D">
        <w:rPr>
          <w:rFonts w:ascii="Arial" w:hAnsi="Arial" w:cs="Arial"/>
          <w:color w:val="000000" w:themeColor="text1"/>
        </w:rPr>
        <w:t>The professional standards of the Joint Commission (TJC):</w:t>
      </w:r>
      <w:r w:rsidRPr="0058169D">
        <w:rPr>
          <w:rFonts w:ascii="Arial" w:hAnsi="Arial" w:cs="Arial"/>
        </w:rPr>
        <w:t xml:space="preserve"> </w:t>
      </w:r>
      <w:hyperlink r:id="rId21" w:history="1">
        <w:r w:rsidRPr="0058169D">
          <w:rPr>
            <w:rStyle w:val="Hyperlink"/>
            <w:rFonts w:ascii="Arial" w:hAnsi="Arial" w:cs="Arial"/>
          </w:rPr>
          <w:t>http://www.jointcommission.org/standards_information/hap_requirements.aspx</w:t>
        </w:r>
      </w:hyperlink>
      <w:r w:rsidRPr="0058169D">
        <w:rPr>
          <w:rFonts w:ascii="Arial" w:hAnsi="Arial" w:cs="Arial"/>
        </w:rPr>
        <w:t xml:space="preserve"> </w:t>
      </w:r>
    </w:p>
    <w:p w14:paraId="75E10C12" w14:textId="77777777" w:rsidR="00DC5BA9" w:rsidRPr="0058169D" w:rsidRDefault="00DC5BA9" w:rsidP="00DC5BA9">
      <w:pPr>
        <w:pStyle w:val="NoSpacing"/>
        <w:numPr>
          <w:ilvl w:val="2"/>
          <w:numId w:val="16"/>
        </w:numPr>
        <w:spacing w:before="120" w:after="120"/>
        <w:ind w:hanging="270"/>
        <w:rPr>
          <w:rFonts w:ascii="Arial" w:hAnsi="Arial" w:cs="Arial"/>
        </w:rPr>
      </w:pPr>
      <w:r w:rsidRPr="0058169D">
        <w:rPr>
          <w:rFonts w:ascii="Arial" w:hAnsi="Arial" w:cs="Arial"/>
        </w:rPr>
        <w:lastRenderedPageBreak/>
        <w:t xml:space="preserve">The standards of the American Hospital Association (AHA): </w:t>
      </w:r>
      <w:hyperlink r:id="rId22" w:history="1">
        <w:r w:rsidRPr="0058169D">
          <w:rPr>
            <w:rStyle w:val="Hyperlink"/>
            <w:rFonts w:ascii="Arial" w:hAnsi="Arial" w:cs="Arial"/>
          </w:rPr>
          <w:t>http://www.hpoe.org/resources?show=100&amp;type=8</w:t>
        </w:r>
      </w:hyperlink>
      <w:r w:rsidRPr="0058169D">
        <w:rPr>
          <w:rFonts w:ascii="Arial" w:hAnsi="Arial" w:cs="Arial"/>
        </w:rPr>
        <w:t xml:space="preserve">  and;</w:t>
      </w:r>
    </w:p>
    <w:p w14:paraId="5599090C" w14:textId="77777777" w:rsidR="00DC5BA9" w:rsidRPr="0058169D" w:rsidRDefault="00DC5BA9" w:rsidP="00DC5BA9">
      <w:pPr>
        <w:pStyle w:val="NoSpacing"/>
        <w:numPr>
          <w:ilvl w:val="2"/>
          <w:numId w:val="16"/>
        </w:numPr>
        <w:spacing w:before="120" w:after="120"/>
        <w:ind w:hanging="270"/>
        <w:rPr>
          <w:rFonts w:ascii="Arial" w:hAnsi="Arial" w:cs="Arial"/>
        </w:rPr>
      </w:pPr>
      <w:r w:rsidRPr="0058169D">
        <w:rPr>
          <w:rFonts w:ascii="Arial" w:hAnsi="Arial" w:cs="Arial"/>
          <w:color w:val="000000" w:themeColor="text1"/>
        </w:rPr>
        <w:t xml:space="preserve">The requirements contained in this PWS </w:t>
      </w:r>
    </w:p>
    <w:p w14:paraId="6AFCEA99" w14:textId="77777777" w:rsidR="00DC5BA9" w:rsidRPr="0058169D" w:rsidRDefault="00DC5BA9" w:rsidP="00DC5BA9">
      <w:pPr>
        <w:pStyle w:val="NoSpacing"/>
        <w:numPr>
          <w:ilvl w:val="2"/>
          <w:numId w:val="16"/>
        </w:numPr>
        <w:spacing w:before="120" w:after="120"/>
        <w:ind w:hanging="270"/>
        <w:rPr>
          <w:rFonts w:ascii="Arial" w:hAnsi="Arial" w:cs="Arial"/>
        </w:rPr>
      </w:pPr>
      <w:r w:rsidRPr="0058169D">
        <w:rPr>
          <w:rFonts w:ascii="Arial" w:hAnsi="Arial" w:cs="Arial"/>
          <w:color w:val="000000" w:themeColor="text1"/>
        </w:rPr>
        <w:t>The contractor will be responsible to ensure all sub-contractors meet or exceed the requirements within the PWS.  Small business concerns and/or other than small business concerns shall provide in their original proposal the following information:</w:t>
      </w:r>
    </w:p>
    <w:p w14:paraId="03C0D63D" w14:textId="77777777" w:rsidR="00DC5BA9" w:rsidRPr="0058169D" w:rsidRDefault="00DC5BA9" w:rsidP="00DC5BA9">
      <w:pPr>
        <w:pStyle w:val="ListParagraph"/>
        <w:spacing w:before="120" w:after="120"/>
        <w:ind w:left="1260"/>
        <w:contextualSpacing w:val="0"/>
        <w:rPr>
          <w:rFonts w:ascii="Arial" w:hAnsi="Arial" w:cs="Arial"/>
        </w:rPr>
      </w:pPr>
    </w:p>
    <w:p w14:paraId="17E78FF2" w14:textId="77777777" w:rsidR="00DC5BA9" w:rsidRPr="0058169D" w:rsidRDefault="00DC5BA9" w:rsidP="00DC5BA9">
      <w:pPr>
        <w:pStyle w:val="ListParagraph"/>
        <w:numPr>
          <w:ilvl w:val="0"/>
          <w:numId w:val="17"/>
        </w:numPr>
        <w:snapToGrid w:val="0"/>
        <w:spacing w:before="120" w:after="120" w:line="240" w:lineRule="auto"/>
        <w:contextualSpacing w:val="0"/>
        <w:rPr>
          <w:rFonts w:ascii="Arial" w:eastAsia="Times New Roman" w:hAnsi="Arial" w:cs="Arial"/>
          <w:b/>
          <w:caps/>
          <w:vanish/>
          <w:color w:val="000000"/>
          <w:u w:val="single"/>
        </w:rPr>
      </w:pPr>
    </w:p>
    <w:p w14:paraId="2989E9B8" w14:textId="77777777" w:rsidR="00DC5BA9" w:rsidRPr="0058169D" w:rsidRDefault="00DC5BA9" w:rsidP="00DC5BA9">
      <w:pPr>
        <w:pStyle w:val="BodyText"/>
        <w:numPr>
          <w:ilvl w:val="1"/>
          <w:numId w:val="17"/>
        </w:numPr>
        <w:snapToGrid w:val="0"/>
        <w:spacing w:before="120" w:after="120" w:line="240" w:lineRule="auto"/>
        <w:rPr>
          <w:rFonts w:cs="Arial"/>
          <w:caps/>
          <w:color w:val="000000"/>
          <w:sz w:val="22"/>
          <w:szCs w:val="22"/>
        </w:rPr>
      </w:pPr>
      <w:r w:rsidRPr="0058169D">
        <w:rPr>
          <w:rFonts w:cs="Arial"/>
          <w:b/>
          <w:caps/>
          <w:color w:val="000000"/>
          <w:sz w:val="22"/>
          <w:szCs w:val="22"/>
          <w:u w:val="single"/>
        </w:rPr>
        <w:t xml:space="preserve">Medical Records </w:t>
      </w:r>
    </w:p>
    <w:p w14:paraId="2AD7F12A" w14:textId="77777777" w:rsidR="00DC5BA9" w:rsidRPr="0058169D" w:rsidRDefault="00DC5BA9" w:rsidP="00DC5BA9">
      <w:pPr>
        <w:pStyle w:val="BodyText"/>
        <w:numPr>
          <w:ilvl w:val="2"/>
          <w:numId w:val="17"/>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u w:val="single"/>
        </w:rPr>
        <w:t>Authorities</w:t>
      </w:r>
      <w:r w:rsidRPr="0058169D">
        <w:rPr>
          <w:rFonts w:cs="Arial"/>
          <w:sz w:val="22"/>
          <w:szCs w:val="22"/>
        </w:rPr>
        <w:t xml:space="preserve">: Contractor’s physician(s) providing healthcare services to VA patients shall be considered as part of the Department Healthcare Activity and shall comply with the 5 U.S.C.552a (Privacy Act), 38 U.S.C. 5701 (Confidentiality of claimants records), 5 U.S.C. 552 (FOIA), 38 U.S.C. 5705 (Confidentiality of Medical Quality Assurance Records) 38 U.S.C. 7332 (Confidentiality of certain medical records), Title 5 U.S.C. § 522a (Records Maintained on Individuals) as well as 45 C.F.R. Parts 160, 162, and 164 (HIPAA). </w:t>
      </w:r>
    </w:p>
    <w:p w14:paraId="394BB060" w14:textId="77777777" w:rsidR="00DC5BA9" w:rsidRPr="0058169D" w:rsidRDefault="00DC5BA9" w:rsidP="00DC5BA9">
      <w:pPr>
        <w:pStyle w:val="BodyText"/>
        <w:numPr>
          <w:ilvl w:val="2"/>
          <w:numId w:val="17"/>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u w:val="single"/>
        </w:rPr>
        <w:t>HIPAA</w:t>
      </w:r>
      <w:r w:rsidRPr="0058169D">
        <w:rPr>
          <w:rFonts w:cs="Arial"/>
          <w:sz w:val="22"/>
          <w:szCs w:val="22"/>
        </w:rPr>
        <w:t xml:space="preserve">: This contract and its requirements meet exception in 45 CFR 164.502(e), and do not require a BAA in order for Covered Entity to disclose Protected Health Information to: a health care provider for treatment of VA patients. Based on this exception, a BAA is not required for this contract. Health records generated by this contract or provided to the Contractors by the VA are covered by the VA Privacy Act system of records entitled </w:t>
      </w:r>
      <w:r w:rsidRPr="0058169D">
        <w:rPr>
          <w:rFonts w:cs="Arial"/>
          <w:sz w:val="22"/>
          <w:szCs w:val="22"/>
          <w:u w:val="single"/>
        </w:rPr>
        <w:t>‘Patient Medical Records-VA’ (24VA10A7)</w:t>
      </w:r>
      <w:r w:rsidRPr="0058169D">
        <w:rPr>
          <w:rFonts w:cs="Arial"/>
          <w:sz w:val="22"/>
          <w:szCs w:val="22"/>
        </w:rPr>
        <w:t xml:space="preserve">. Contractor generated VA Patient records are the property of the VA and shall not be accessed, released, transferred, or destroyed except in accordance with applicable laws and regulations. Contractor shall ensure that all records pertaining to medical care and services provided to VA patients are captured in the VA electronic health record system as required by VA policy as discussed in 4.5.4. </w:t>
      </w:r>
    </w:p>
    <w:p w14:paraId="27BA1DBB" w14:textId="77777777" w:rsidR="00DC5BA9" w:rsidRPr="0058169D" w:rsidRDefault="00DC5BA9" w:rsidP="00DC5BA9">
      <w:pPr>
        <w:pStyle w:val="BodyText"/>
        <w:numPr>
          <w:ilvl w:val="2"/>
          <w:numId w:val="17"/>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u w:val="single"/>
        </w:rPr>
        <w:t>Disclosure</w:t>
      </w:r>
      <w:r w:rsidRPr="0058169D">
        <w:rPr>
          <w:rFonts w:cs="Arial"/>
          <w:sz w:val="22"/>
          <w:szCs w:val="22"/>
        </w:rPr>
        <w:t>: Contractor’s physician(s) may have access to patient medical records for the purpose of providing medical care and services to VA patients and performing services under the contract. VA authorizes the Contractor to discuss patient health information for coordination of care with community health care providers in compliance with VA regulations, HIPAA and VHA Directive 1605.01, Privacy and Release of Information. The VA will provide the Contractor with a copy of VHA Directive 1907.01, Health Information Management and Health Records and VHA Directive 1605.1, Privacy and Release of Information.  The penalties and liabilities for the unauthorized disclosure of VA patient information mandated by the statutes and regulations mentioned above, apply to the Contractor.</w:t>
      </w:r>
    </w:p>
    <w:p w14:paraId="2A135405" w14:textId="77777777" w:rsidR="00DC5BA9" w:rsidRPr="0058169D" w:rsidRDefault="00DC5BA9" w:rsidP="00DC5BA9">
      <w:pPr>
        <w:pStyle w:val="BodyText"/>
        <w:numPr>
          <w:ilvl w:val="2"/>
          <w:numId w:val="17"/>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u w:val="single"/>
        </w:rPr>
        <w:t>Professional Standards for Documenting Care</w:t>
      </w:r>
      <w:r w:rsidRPr="0058169D">
        <w:rPr>
          <w:rFonts w:cs="Arial"/>
          <w:color w:val="000000" w:themeColor="text1"/>
          <w:sz w:val="22"/>
          <w:szCs w:val="22"/>
        </w:rPr>
        <w:t xml:space="preserve">: Care shall be appropriately documented in medical records in accordance with standard commercial practice and guidelines established by VHA Directive 1907.01 </w:t>
      </w:r>
      <w:r w:rsidRPr="0058169D">
        <w:rPr>
          <w:rFonts w:cs="Arial"/>
          <w:i/>
          <w:color w:val="000000" w:themeColor="text1"/>
          <w:sz w:val="22"/>
          <w:szCs w:val="22"/>
        </w:rPr>
        <w:t>Health Information Management and Health Records</w:t>
      </w:r>
      <w:r w:rsidRPr="0058169D">
        <w:rPr>
          <w:rFonts w:cs="Arial"/>
          <w:color w:val="000000" w:themeColor="text1"/>
          <w:sz w:val="22"/>
          <w:szCs w:val="22"/>
        </w:rPr>
        <w:t xml:space="preserve">: </w:t>
      </w:r>
      <w:hyperlink r:id="rId23" w:history="1">
        <w:r w:rsidRPr="0058169D">
          <w:rPr>
            <w:rStyle w:val="Hyperlink"/>
            <w:rFonts w:cs="Arial"/>
            <w:sz w:val="22"/>
            <w:szCs w:val="22"/>
          </w:rPr>
          <w:t>https://www.va.gov/vhapublications/ViewPublication.asp?pub_ID=9235</w:t>
        </w:r>
      </w:hyperlink>
      <w:r w:rsidRPr="0058169D">
        <w:rPr>
          <w:rFonts w:cs="Arial"/>
          <w:color w:val="000000" w:themeColor="text1"/>
          <w:sz w:val="22"/>
          <w:szCs w:val="22"/>
        </w:rPr>
        <w:t xml:space="preserve">  and all guidelines provided by the facility.  </w:t>
      </w:r>
    </w:p>
    <w:p w14:paraId="428B096D" w14:textId="77777777" w:rsidR="00DC5BA9" w:rsidRPr="0058169D" w:rsidRDefault="00DC5BA9" w:rsidP="00DC5BA9">
      <w:pPr>
        <w:pStyle w:val="DPLevel2"/>
        <w:numPr>
          <w:ilvl w:val="3"/>
          <w:numId w:val="17"/>
        </w:numPr>
        <w:spacing w:before="120" w:after="120" w:line="240" w:lineRule="auto"/>
        <w:rPr>
          <w:rFonts w:cs="Arial"/>
          <w:color w:val="0000FF"/>
          <w:szCs w:val="22"/>
        </w:rPr>
      </w:pPr>
      <w:r w:rsidRPr="0058169D">
        <w:rPr>
          <w:rFonts w:cs="Arial"/>
          <w:szCs w:val="22"/>
        </w:rPr>
        <w:t xml:space="preserve">All radiology imaging interpretations will either meet or exceed established VISN  standards of timeliness,  accuracy, content and signature. Only VAMC approved abbreviations will be used for documentation of the patient health record. All imaging exam interpretations shall either meet or exceed established standards </w:t>
      </w:r>
      <w:r w:rsidRPr="0058169D">
        <w:rPr>
          <w:rFonts w:cs="Arial"/>
          <w:szCs w:val="22"/>
        </w:rPr>
        <w:lastRenderedPageBreak/>
        <w:t xml:space="preserve">of timeliness, accuracy, content, and signature. Only medical abbreviations from The Joint Commission’s National Patient Safety Goals, current edition, will be used for documentation of the patient health record. The contractor shall not use non-approved abbreviations when documenting VA patient health records. </w:t>
      </w:r>
    </w:p>
    <w:p w14:paraId="6AF56A9E" w14:textId="77777777" w:rsidR="00DC5BA9" w:rsidRPr="0058169D" w:rsidRDefault="00DC5BA9" w:rsidP="00DC5BA9">
      <w:pPr>
        <w:pStyle w:val="DPLevel2"/>
        <w:numPr>
          <w:ilvl w:val="3"/>
          <w:numId w:val="17"/>
        </w:numPr>
        <w:spacing w:before="120" w:after="120" w:line="240" w:lineRule="auto"/>
        <w:rPr>
          <w:rFonts w:cs="Arial"/>
          <w:szCs w:val="22"/>
        </w:rPr>
      </w:pPr>
      <w:r w:rsidRPr="0058169D">
        <w:rPr>
          <w:rFonts w:cs="Arial"/>
          <w:szCs w:val="22"/>
        </w:rPr>
        <w:t>Interpretations shall include the following information:</w:t>
      </w:r>
    </w:p>
    <w:p w14:paraId="64082F4D" w14:textId="77777777" w:rsidR="00DC5BA9" w:rsidRPr="0058169D" w:rsidRDefault="00DC5BA9" w:rsidP="00DC5BA9">
      <w:pPr>
        <w:pStyle w:val="DPLevel2"/>
        <w:tabs>
          <w:tab w:val="clear" w:pos="360"/>
        </w:tabs>
        <w:spacing w:before="120" w:after="120"/>
        <w:ind w:left="1710"/>
        <w:rPr>
          <w:rStyle w:val="DeltaViewInsertion"/>
          <w:rFonts w:cs="Arial"/>
          <w:b w:val="0"/>
          <w:bCs w:val="0"/>
          <w:szCs w:val="22"/>
        </w:rPr>
      </w:pPr>
      <w:r w:rsidRPr="0058169D">
        <w:rPr>
          <w:rFonts w:cs="Arial"/>
          <w:szCs w:val="22"/>
        </w:rPr>
        <w:t>4.4.4.2.1  Patient’s full name, SSN, date of birth, clinical history, exam case number (accession number), date of interpretation, requesting physician, exam type, interpretation with an impression section specifically using the word “Impression:”, diagnostic code,  and signature of contract radiologist providing interpretation.</w:t>
      </w:r>
      <w:r w:rsidRPr="0058169D">
        <w:rPr>
          <w:rFonts w:cs="Arial"/>
          <w:color w:val="FF0000"/>
          <w:szCs w:val="22"/>
        </w:rPr>
        <w:t xml:space="preserve"> </w:t>
      </w:r>
    </w:p>
    <w:p w14:paraId="290B7936" w14:textId="77777777" w:rsidR="00DC5BA9" w:rsidRPr="0058169D" w:rsidRDefault="00DC5BA9" w:rsidP="00DC5BA9">
      <w:pPr>
        <w:pStyle w:val="ListParagraph"/>
        <w:numPr>
          <w:ilvl w:val="4"/>
          <w:numId w:val="18"/>
        </w:numPr>
        <w:tabs>
          <w:tab w:val="left" w:pos="1668"/>
        </w:tabs>
        <w:spacing w:before="120" w:after="120" w:line="240" w:lineRule="auto"/>
        <w:ind w:left="2520" w:hanging="810"/>
        <w:contextualSpacing w:val="0"/>
        <w:rPr>
          <w:rFonts w:ascii="Arial" w:hAnsi="Arial" w:cs="Arial"/>
        </w:rPr>
      </w:pPr>
      <w:r w:rsidRPr="0058169D">
        <w:rPr>
          <w:rFonts w:ascii="Arial" w:hAnsi="Arial" w:cs="Arial"/>
        </w:rPr>
        <w:t>Every report interpretation must include Impression: section.</w:t>
      </w:r>
    </w:p>
    <w:p w14:paraId="3835D719" w14:textId="77777777" w:rsidR="00DC5BA9" w:rsidRPr="0058169D" w:rsidRDefault="00DC5BA9" w:rsidP="00DC5BA9">
      <w:pPr>
        <w:pStyle w:val="ListParagraph"/>
        <w:numPr>
          <w:ilvl w:val="4"/>
          <w:numId w:val="18"/>
        </w:numPr>
        <w:tabs>
          <w:tab w:val="left" w:pos="1668"/>
        </w:tabs>
        <w:spacing w:before="120" w:after="120" w:line="240" w:lineRule="auto"/>
        <w:ind w:left="1710" w:firstLine="0"/>
        <w:contextualSpacing w:val="0"/>
        <w:rPr>
          <w:rFonts w:ascii="Arial" w:hAnsi="Arial" w:cs="Arial"/>
        </w:rPr>
      </w:pPr>
      <w:r w:rsidRPr="0058169D">
        <w:rPr>
          <w:rFonts w:ascii="Arial" w:hAnsi="Arial" w:cs="Arial"/>
        </w:rPr>
        <w:t xml:space="preserve">Critical findings documentation when applicable. Reference VAMC Critical Findings Policy attached.  Critical </w:t>
      </w:r>
      <w:r w:rsidRPr="0058169D">
        <w:rPr>
          <w:rFonts w:ascii="Arial" w:eastAsia="Times New Roman" w:hAnsi="Arial" w:cs="Arial"/>
          <w:noProof/>
        </w:rPr>
        <w:t>findings must include the full name of the clinician, time of communication, date of communication, as well as confirmation that the provided critical finding(s) is/are understood and read back confirmation of these findings.  Read back confirmation must be documented in the interpretation, i.e., Critical Findings called to Dr. Mouse at 08:00 EST via telephone with read back.  The word “discussed or discussion” can not be substituted for the word read back.</w:t>
      </w:r>
    </w:p>
    <w:p w14:paraId="0489A2B1" w14:textId="77777777" w:rsidR="00DC5BA9" w:rsidRPr="0058169D" w:rsidRDefault="00DC5BA9" w:rsidP="00DC5BA9">
      <w:pPr>
        <w:pStyle w:val="ListParagraph"/>
        <w:numPr>
          <w:ilvl w:val="4"/>
          <w:numId w:val="18"/>
        </w:numPr>
        <w:tabs>
          <w:tab w:val="left" w:pos="1668"/>
          <w:tab w:val="left" w:pos="2880"/>
        </w:tabs>
        <w:spacing w:before="120" w:after="120" w:line="240" w:lineRule="auto"/>
        <w:ind w:left="2700" w:hanging="990"/>
        <w:contextualSpacing w:val="0"/>
        <w:rPr>
          <w:rFonts w:ascii="Arial" w:hAnsi="Arial" w:cs="Arial"/>
        </w:rPr>
      </w:pPr>
      <w:r w:rsidRPr="0058169D">
        <w:rPr>
          <w:rFonts w:ascii="Arial" w:hAnsi="Arial" w:cs="Arial"/>
        </w:rPr>
        <w:t xml:space="preserve">  Document comparison if performed.</w:t>
      </w:r>
    </w:p>
    <w:p w14:paraId="2F331427" w14:textId="77777777" w:rsidR="00DC5BA9" w:rsidRPr="0058169D" w:rsidRDefault="00DC5BA9" w:rsidP="00DC5BA9">
      <w:pPr>
        <w:pStyle w:val="ListParagraph"/>
        <w:numPr>
          <w:ilvl w:val="4"/>
          <w:numId w:val="18"/>
        </w:numPr>
        <w:tabs>
          <w:tab w:val="left" w:pos="1668"/>
        </w:tabs>
        <w:spacing w:before="120" w:after="120" w:line="240" w:lineRule="auto"/>
        <w:ind w:left="2790"/>
        <w:contextualSpacing w:val="0"/>
        <w:rPr>
          <w:rFonts w:ascii="Arial" w:hAnsi="Arial" w:cs="Arial"/>
        </w:rPr>
      </w:pPr>
      <w:r w:rsidRPr="0058169D">
        <w:rPr>
          <w:rFonts w:ascii="Arial" w:hAnsi="Arial" w:cs="Arial"/>
        </w:rPr>
        <w:t>All IV contrast, type and dose must be documented in imaging report.</w:t>
      </w:r>
    </w:p>
    <w:p w14:paraId="5598EA51" w14:textId="77777777" w:rsidR="00DC5BA9" w:rsidRPr="0058169D" w:rsidRDefault="00DC5BA9" w:rsidP="00DC5BA9">
      <w:pPr>
        <w:pStyle w:val="ListParagraph"/>
        <w:numPr>
          <w:ilvl w:val="4"/>
          <w:numId w:val="18"/>
        </w:numPr>
        <w:tabs>
          <w:tab w:val="left" w:pos="1668"/>
        </w:tabs>
        <w:spacing w:after="0" w:line="240" w:lineRule="auto"/>
        <w:ind w:left="2610" w:hanging="900"/>
        <w:contextualSpacing w:val="0"/>
        <w:rPr>
          <w:rFonts w:ascii="Arial" w:hAnsi="Arial" w:cs="Arial"/>
        </w:rPr>
      </w:pPr>
      <w:r w:rsidRPr="0058169D">
        <w:rPr>
          <w:rFonts w:ascii="Arial" w:hAnsi="Arial" w:cs="Arial"/>
        </w:rPr>
        <w:t xml:space="preserve">   Other information may be required in reports as policies or requirements </w:t>
      </w:r>
    </w:p>
    <w:p w14:paraId="66621092" w14:textId="77777777" w:rsidR="00DC5BA9" w:rsidRPr="0058169D" w:rsidRDefault="00DC5BA9" w:rsidP="00DC5BA9">
      <w:pPr>
        <w:pStyle w:val="ListParagraph"/>
        <w:tabs>
          <w:tab w:val="left" w:pos="1668"/>
        </w:tabs>
        <w:ind w:left="2700"/>
        <w:contextualSpacing w:val="0"/>
        <w:rPr>
          <w:rFonts w:ascii="Arial" w:hAnsi="Arial" w:cs="Arial"/>
        </w:rPr>
      </w:pPr>
      <w:r w:rsidRPr="0058169D">
        <w:rPr>
          <w:rFonts w:ascii="Arial" w:hAnsi="Arial" w:cs="Arial"/>
        </w:rPr>
        <w:t xml:space="preserve">  governing bodies change.</w:t>
      </w:r>
    </w:p>
    <w:p w14:paraId="5B22A780" w14:textId="77777777" w:rsidR="00DC5BA9" w:rsidRPr="0058169D" w:rsidRDefault="00DC5BA9" w:rsidP="00DC5BA9">
      <w:pPr>
        <w:pStyle w:val="ListParagraph"/>
        <w:numPr>
          <w:ilvl w:val="4"/>
          <w:numId w:val="18"/>
        </w:numPr>
        <w:spacing w:before="120" w:after="120" w:line="240" w:lineRule="auto"/>
        <w:ind w:left="2880" w:hanging="1170"/>
        <w:contextualSpacing w:val="0"/>
        <w:rPr>
          <w:rFonts w:ascii="Arial" w:hAnsi="Arial" w:cs="Arial"/>
        </w:rPr>
      </w:pPr>
      <w:r w:rsidRPr="0058169D">
        <w:rPr>
          <w:rFonts w:ascii="Arial" w:hAnsi="Arial" w:cs="Arial"/>
        </w:rPr>
        <w:t>Dictation System must automatically populate the date and time the final report was signed and submitted.</w:t>
      </w:r>
    </w:p>
    <w:p w14:paraId="5B80BA02" w14:textId="77777777" w:rsidR="00DC5BA9" w:rsidRPr="0058169D" w:rsidRDefault="00DC5BA9" w:rsidP="00DC5BA9">
      <w:pPr>
        <w:pStyle w:val="ListParagraph"/>
        <w:numPr>
          <w:ilvl w:val="4"/>
          <w:numId w:val="18"/>
        </w:numPr>
        <w:tabs>
          <w:tab w:val="left" w:pos="1668"/>
        </w:tabs>
        <w:spacing w:before="120" w:after="120" w:line="240" w:lineRule="auto"/>
        <w:ind w:left="2880" w:hanging="1170"/>
        <w:rPr>
          <w:rFonts w:ascii="Arial" w:hAnsi="Arial" w:cs="Arial"/>
        </w:rPr>
      </w:pPr>
      <w:r w:rsidRPr="0058169D">
        <w:rPr>
          <w:rFonts w:ascii="Arial" w:hAnsi="Arial" w:cs="Arial"/>
        </w:rPr>
        <w:t xml:space="preserve">Reports requiring editing must be done so with addendum.  If there are errors/addenda impacting clinical care/outcome, a phone call to the provider must be made immediately when error discovered with documentation within the corrected report. </w:t>
      </w:r>
    </w:p>
    <w:p w14:paraId="746CB6C4"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rPr>
        <w:t xml:space="preserve">Contractor radiologists shall compare the exam being interpreted to any relevant </w:t>
      </w:r>
      <w:proofErr w:type="gramStart"/>
      <w:r w:rsidRPr="0058169D">
        <w:rPr>
          <w:rFonts w:cs="Arial"/>
          <w:sz w:val="22"/>
          <w:szCs w:val="22"/>
        </w:rPr>
        <w:t>priors</w:t>
      </w:r>
      <w:proofErr w:type="gramEnd"/>
      <w:r w:rsidRPr="0058169D">
        <w:rPr>
          <w:rFonts w:cs="Arial"/>
          <w:sz w:val="22"/>
          <w:szCs w:val="22"/>
        </w:rPr>
        <w:t xml:space="preserve"> which will consist of same modality and/or of same body region performed in different modality.  Interpretation will include appropriate references to the comparison exam/s.  Contractor shall be responsible for accessing and obtaining via query electronic retrieval of prior images and reports from VA system if not readily available in contractor system at the time of interpretation.  Contractor shall not contact VA staff to routinely push relevant priors unless contractor is unsuccessful in querying.  Technical issues prohibiting contractor’s ability to query retrieve shall immediately be addressed with cooperation between Contractor and VA technical support.  Contingent on timely completion of MOU/ISA agreement at time of contract activation.  Continued progress for successful completed MOU/ISA with full implementation of query retrieve must be achieved in a timely manner during base year of contract.</w:t>
      </w:r>
    </w:p>
    <w:p w14:paraId="09AC6775"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rPr>
        <w:lastRenderedPageBreak/>
        <w:t>If the study is technically limited or incomplete, and cannot be interpreted with certainty, the contractor must notify the VA technologist so that the study may be repeated.  If this is not feasible, cannot be done immediately, or is not likely to be productive, the study must be reported, and the technical limitations of the exam described in the report.</w:t>
      </w:r>
    </w:p>
    <w:p w14:paraId="3609967F"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rPr>
        <w:t>Contractor will provide interpretation per routine exam to the respective VAMC within 24 hours after images become available at the point of demarcation, (TIC Gateway).  Upon request, Contractor shall be able to provide a detailed report of imaging exams demarcation time stamps and overall turn-around time reports.</w:t>
      </w:r>
    </w:p>
    <w:p w14:paraId="28DF594F"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rPr>
        <w:t>Contractor will provide an automated update each morning via email of unread exam statuses for each VAMC facility to include Accession Number, modality, facility, procedure description, study age, and contractor worklist age.</w:t>
      </w:r>
    </w:p>
    <w:p w14:paraId="1B71F701"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u w:val="single"/>
        </w:rPr>
        <w:t>Release of Information</w:t>
      </w:r>
      <w:r w:rsidRPr="0058169D">
        <w:rPr>
          <w:rFonts w:cs="Arial"/>
          <w:sz w:val="22"/>
          <w:szCs w:val="22"/>
        </w:rPr>
        <w:t>: The VA shall maintain control of releasing any copies of patient health information or health records and will follow policies and standards as defined but not limited to Privacy Act requirements. Contractor will not release or disclose copies of records and will refer all such requests to the Release of Information Department at the VA facility where assigned.</w:t>
      </w:r>
    </w:p>
    <w:p w14:paraId="7E1DA9E4"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u w:val="single"/>
        </w:rPr>
        <w:t>Management for Medical Records</w:t>
      </w:r>
      <w:r w:rsidRPr="0058169D">
        <w:rPr>
          <w:rFonts w:cs="Arial"/>
          <w:sz w:val="22"/>
          <w:szCs w:val="22"/>
        </w:rPr>
        <w:t>: National Archives and Records Administration record disposition requirements are found in RCS 10-1 Chapter 6, 6000 series.</w:t>
      </w:r>
    </w:p>
    <w:p w14:paraId="530B8970"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cs="Arial"/>
          <w:sz w:val="22"/>
          <w:szCs w:val="22"/>
          <w:u w:val="single"/>
        </w:rPr>
        <w:t>MEDICAL RECORDS/COMPUTERIZED RECORD SYSTEMS/ DISCLOSURE/ RECORD RETENTION:</w:t>
      </w:r>
      <w:r w:rsidRPr="0058169D">
        <w:rPr>
          <w:rFonts w:cs="Arial"/>
          <w:sz w:val="22"/>
          <w:szCs w:val="22"/>
        </w:rPr>
        <w:t xml:space="preserve">   All records created from these actions shall be managed per Record Control Schedule (RCS) 10-1. Close attention shall be given to disposition schedule found in RCS 10-1 Chapter 4, 4000 series (General Record Schedule 1.1). Other records included but not limited to Chapter 1, 1180.15 and 1180.23 (GRS 1.1), Chapter 5, 5020.5 (GRS 5.4). There are some specific special contracting record schedules in RCS 10-1 for individual groups of records.</w:t>
      </w:r>
    </w:p>
    <w:p w14:paraId="7CA46008"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eastAsia="Calibri" w:cs="Arial"/>
          <w:sz w:val="22"/>
          <w:szCs w:val="22"/>
          <w:u w:val="single"/>
        </w:rPr>
        <w:t>MEDICAL RECORDS REQUIREMENTS</w:t>
      </w:r>
      <w:r w:rsidRPr="0058169D">
        <w:rPr>
          <w:rFonts w:eastAsia="Calibri" w:cs="Arial"/>
          <w:sz w:val="22"/>
          <w:szCs w:val="22"/>
        </w:rPr>
        <w:t>: Authorities: Contractor providing treatment and healthcare services to VHA patients in the community shall comply with 45 C.F.R. Parts 160, 162, and 164 (Health Insurance Portability and Accountability Act’s Privacy Rule) and any other applicable law regarding health information, including contractual obligations as outlined in the Community Care Network (CCN) contract.</w:t>
      </w:r>
    </w:p>
    <w:p w14:paraId="490504A6"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eastAsia="Calibri" w:cs="Arial"/>
          <w:sz w:val="22"/>
          <w:szCs w:val="22"/>
        </w:rPr>
        <w:t xml:space="preserve">Health records provided to the Contractor by the VA for the medical care and services to VA patients are covered by VHA Privacy Act system of records entitled ‘Patient Medical Records-VA’ 24VA10A7 at </w:t>
      </w:r>
      <w:hyperlink r:id="rId24">
        <w:r w:rsidRPr="0058169D">
          <w:rPr>
            <w:rStyle w:val="Hyperlink"/>
            <w:rFonts w:eastAsiaTheme="majorEastAsia" w:cs="Arial"/>
            <w:sz w:val="22"/>
            <w:szCs w:val="22"/>
          </w:rPr>
          <w:t>http://vaww.oprm.va.gov/docs/Current_SORN_List_11_13_2020.pdf</w:t>
        </w:r>
      </w:hyperlink>
      <w:r w:rsidRPr="0058169D">
        <w:rPr>
          <w:rFonts w:cs="Arial"/>
          <w:sz w:val="22"/>
          <w:szCs w:val="22"/>
        </w:rPr>
        <w:t xml:space="preserve">. </w:t>
      </w:r>
      <w:r w:rsidRPr="0058169D">
        <w:rPr>
          <w:rFonts w:eastAsia="Calibri" w:cs="Arial"/>
          <w:sz w:val="22"/>
          <w:szCs w:val="22"/>
        </w:rPr>
        <w:t>Address and authority exist to disclosure these records to the Contractor for treatment purposes.</w:t>
      </w:r>
    </w:p>
    <w:p w14:paraId="609023F4" w14:textId="77777777" w:rsidR="00DC5BA9" w:rsidRPr="0058169D" w:rsidRDefault="00DC5BA9" w:rsidP="00DC5BA9">
      <w:pPr>
        <w:pStyle w:val="BodyText"/>
        <w:numPr>
          <w:ilvl w:val="2"/>
          <w:numId w:val="18"/>
        </w:numPr>
        <w:suppressLineNumbers/>
        <w:tabs>
          <w:tab w:val="left" w:pos="540"/>
          <w:tab w:val="left" w:pos="900"/>
          <w:tab w:val="left" w:pos="1350"/>
          <w:tab w:val="left" w:pos="1890"/>
          <w:tab w:val="left" w:pos="2520"/>
        </w:tabs>
        <w:snapToGrid w:val="0"/>
        <w:spacing w:before="120" w:after="120" w:line="240" w:lineRule="auto"/>
        <w:rPr>
          <w:rFonts w:cs="Arial"/>
          <w:sz w:val="22"/>
          <w:szCs w:val="22"/>
        </w:rPr>
      </w:pPr>
      <w:r w:rsidRPr="0058169D">
        <w:rPr>
          <w:rFonts w:eastAsia="Calibri" w:cs="Arial"/>
          <w:sz w:val="22"/>
          <w:szCs w:val="22"/>
        </w:rPr>
        <w:t>Contractor generated patient medical records are the property of the contractor and shall not be accessed, released, transferred, or destroyed except in accordance with applicable laws and regulations. Contractor shall ensure that copies of all health records pertaining to medical care and services provided to VHA patients are available for transmission and release when requested by VHA in accordance with the CCN contract, for treatment or payment purposes. As part of reimbursing the contractor for medical care and services provided to VHA patients, copies of health records may be required for payment and quality reviews.</w:t>
      </w:r>
    </w:p>
    <w:p w14:paraId="14C024B4" w14:textId="77777777" w:rsidR="00DC5BA9" w:rsidRPr="0058169D" w:rsidRDefault="00DC5BA9" w:rsidP="00DC5BA9">
      <w:pPr>
        <w:pStyle w:val="BodyText"/>
        <w:numPr>
          <w:ilvl w:val="1"/>
          <w:numId w:val="18"/>
        </w:numPr>
        <w:suppressLineNumbers/>
        <w:tabs>
          <w:tab w:val="left" w:pos="360"/>
          <w:tab w:val="left" w:pos="540"/>
          <w:tab w:val="left" w:pos="810"/>
          <w:tab w:val="left" w:pos="900"/>
          <w:tab w:val="left" w:pos="1260"/>
          <w:tab w:val="left" w:pos="1350"/>
          <w:tab w:val="left" w:pos="1440"/>
          <w:tab w:val="left" w:pos="1890"/>
          <w:tab w:val="left" w:pos="2520"/>
        </w:tabs>
        <w:snapToGrid w:val="0"/>
        <w:spacing w:before="120" w:after="120" w:line="240" w:lineRule="auto"/>
        <w:rPr>
          <w:rFonts w:cs="Arial"/>
          <w:color w:val="000000" w:themeColor="text1"/>
          <w:sz w:val="22"/>
          <w:szCs w:val="22"/>
        </w:rPr>
      </w:pPr>
      <w:r w:rsidRPr="0058169D">
        <w:rPr>
          <w:rFonts w:cs="Arial"/>
          <w:color w:val="000000"/>
          <w:sz w:val="22"/>
          <w:szCs w:val="22"/>
          <w:u w:val="single"/>
        </w:rPr>
        <w:t>Direct Patient Care</w:t>
      </w:r>
      <w:r w:rsidRPr="0058169D">
        <w:rPr>
          <w:rFonts w:cs="Arial"/>
          <w:color w:val="000000"/>
          <w:sz w:val="22"/>
          <w:szCs w:val="22"/>
        </w:rPr>
        <w:t>:</w:t>
      </w:r>
      <w:r w:rsidRPr="0058169D">
        <w:rPr>
          <w:rFonts w:cs="Arial"/>
          <w:color w:val="0E2841" w:themeColor="text2"/>
          <w:sz w:val="22"/>
          <w:szCs w:val="22"/>
        </w:rPr>
        <w:t xml:space="preserve"> </w:t>
      </w:r>
      <w:r w:rsidRPr="0058169D">
        <w:rPr>
          <w:rFonts w:cs="Arial"/>
          <w:color w:val="000000" w:themeColor="text1"/>
          <w:sz w:val="22"/>
          <w:szCs w:val="22"/>
        </w:rPr>
        <w:t>estimated 99%</w:t>
      </w:r>
      <w:r w:rsidRPr="0058169D">
        <w:rPr>
          <w:rFonts w:cs="Arial"/>
          <w:color w:val="000000"/>
          <w:sz w:val="22"/>
          <w:szCs w:val="22"/>
        </w:rPr>
        <w:t xml:space="preserve"> of the time involved in direct patient care. </w:t>
      </w:r>
    </w:p>
    <w:p w14:paraId="2A4CD7CC" w14:textId="77777777" w:rsidR="00DC5BA9" w:rsidRPr="0058169D" w:rsidRDefault="00DC5BA9" w:rsidP="00DC5BA9">
      <w:pPr>
        <w:pStyle w:val="ListParagraph"/>
        <w:numPr>
          <w:ilvl w:val="2"/>
          <w:numId w:val="19"/>
        </w:numPr>
        <w:spacing w:before="120" w:after="120" w:line="240" w:lineRule="auto"/>
        <w:rPr>
          <w:rFonts w:ascii="Arial" w:hAnsi="Arial" w:cs="Arial"/>
          <w:u w:val="single"/>
        </w:rPr>
      </w:pPr>
      <w:r w:rsidRPr="0058169D">
        <w:rPr>
          <w:rFonts w:ascii="Arial" w:hAnsi="Arial" w:cs="Arial"/>
          <w:u w:val="single"/>
        </w:rPr>
        <w:lastRenderedPageBreak/>
        <w:t>Scope of Care</w:t>
      </w:r>
      <w:r w:rsidRPr="0058169D">
        <w:rPr>
          <w:rFonts w:ascii="Arial" w:hAnsi="Arial" w:cs="Arial"/>
        </w:rPr>
        <w:t>: Contract physician(s) shall be responsible for providing the following (Including, but not limited to):</w:t>
      </w:r>
    </w:p>
    <w:p w14:paraId="60FF6EBF" w14:textId="77777777" w:rsidR="00DC5BA9" w:rsidRPr="0058169D" w:rsidRDefault="00DC5BA9" w:rsidP="00DC5BA9">
      <w:pPr>
        <w:pStyle w:val="ListParagraph"/>
        <w:spacing w:before="120" w:after="120" w:line="240" w:lineRule="auto"/>
        <w:ind w:left="1260"/>
        <w:rPr>
          <w:rFonts w:ascii="Arial" w:hAnsi="Arial" w:cs="Arial"/>
          <w:u w:val="single"/>
        </w:rPr>
      </w:pPr>
    </w:p>
    <w:p w14:paraId="424873B9" w14:textId="77777777" w:rsidR="00DC5BA9" w:rsidRPr="0058169D" w:rsidRDefault="00DC5BA9" w:rsidP="00DC5BA9">
      <w:pPr>
        <w:pStyle w:val="ListParagraph"/>
        <w:numPr>
          <w:ilvl w:val="3"/>
          <w:numId w:val="20"/>
        </w:numPr>
        <w:spacing w:before="120" w:after="120" w:line="240" w:lineRule="auto"/>
        <w:rPr>
          <w:rFonts w:ascii="Arial" w:hAnsi="Arial" w:cs="Arial"/>
        </w:rPr>
      </w:pPr>
      <w:r w:rsidRPr="0058169D">
        <w:rPr>
          <w:rFonts w:ascii="Arial" w:hAnsi="Arial" w:cs="Arial"/>
        </w:rPr>
        <w:t>Physicians provided in satisfaction of this contract shall be required to perform their assigned duties with regards to all admitted patients, outpatients, and eligible beneficiaries regardless of underlying disease process or physical condition of such patients or beneficiaries. The contract shall provide physicians who shall:</w:t>
      </w:r>
    </w:p>
    <w:p w14:paraId="708C4DFB" w14:textId="77777777" w:rsidR="00DC5BA9" w:rsidRPr="0058169D" w:rsidRDefault="00DC5BA9" w:rsidP="00DC5BA9">
      <w:pPr>
        <w:pStyle w:val="ListParagraph"/>
        <w:numPr>
          <w:ilvl w:val="3"/>
          <w:numId w:val="20"/>
        </w:numPr>
        <w:spacing w:before="120" w:after="120" w:line="240" w:lineRule="auto"/>
        <w:rPr>
          <w:rFonts w:ascii="Arial" w:hAnsi="Arial" w:cs="Arial"/>
        </w:rPr>
      </w:pPr>
      <w:r w:rsidRPr="0058169D">
        <w:rPr>
          <w:rFonts w:ascii="Arial" w:hAnsi="Arial" w:cs="Arial"/>
        </w:rPr>
        <w:t>Contractor shall provide board certified Radiologists to perform final teleradiology Interpretation services. Examination images captured by VISN medical centers will be transmitted to the contractor using the DICOM protocol and the Federal Information Processing Standard (FIPS) compliant encryption. Upon receipt of captured image and patient information from a VISN facility, the contractor shall provide an interpretation for studies within the time constraints specified in the PWS. Time allotments begin when the DICOM images are available at the point of demarcation at the TIC Gateway. VISN personnel will inform the contractor once images are ready for viewing once the images are sent using the PACS electronic system. These procedures will be rendered in writing once the contract is awarded.</w:t>
      </w:r>
    </w:p>
    <w:p w14:paraId="519884DA" w14:textId="77777777" w:rsidR="00DC5BA9" w:rsidRPr="0058169D" w:rsidRDefault="00DC5BA9" w:rsidP="00DC5BA9">
      <w:pPr>
        <w:pStyle w:val="ListParagraph"/>
        <w:numPr>
          <w:ilvl w:val="3"/>
          <w:numId w:val="20"/>
        </w:numPr>
        <w:spacing w:before="120" w:after="120" w:line="240" w:lineRule="auto"/>
        <w:contextualSpacing w:val="0"/>
        <w:rPr>
          <w:rStyle w:val="DeltaViewInsertion"/>
          <w:rFonts w:ascii="Arial" w:hAnsi="Arial" w:cs="Arial"/>
          <w:b w:val="0"/>
          <w:bCs w:val="0"/>
        </w:rPr>
      </w:pPr>
      <w:r w:rsidRPr="0058169D">
        <w:rPr>
          <w:rFonts w:ascii="Arial" w:hAnsi="Arial" w:cs="Arial"/>
        </w:rPr>
        <w:t>The Contract physician(s) shall dictate all interpreted studies and transmit them electronically into the VAMCs electronic medical record via HLY compatible interface. Contract Radiologists will have control of the reporting process from dictation to report sign-off/electronic signature/approval.  The contract Radiologist dictates self-edits and approves their reports within their approved system application.  No transcription services will be provided.  Report quality/content will follow ACR standards of report structure and communication of results.  Contract Radiologist(s) will notify clinicians of critical findings in accordance with American College of Radiology (ACR) standards, VHA and the VISN "alert notification" policies and in a manner appropriate to the clinical urgency of the case.  When required by policy, contract Radiologists will supplement critical finding reporting methods by use of the VISN 9 diagnostic code system. If the Contractor prefers to use alternate voice recognition software programs, the product must be integrated into the VA VistA/CPRS and function as outlined above. The VA is shifting to a new Electronic Health Record (HER) patient record, and the contractor shall work with the VAMC to integrate into this new VA VistA/HER system when it comes on-line. The VAMCs will provide necessary procedures for reports to be reviewed, edited (if required), and electronic signature approval by the contractor. We should provide them the workflow of editing any released/finalized reports requiring direct communication to the ordering provider if there is any significant change in the released/completed report. Refer to NRPO policy about changing finalized reports, you can contact Jennifer Colvin if you have further questions.</w:t>
      </w:r>
    </w:p>
    <w:p w14:paraId="632D83F9" w14:textId="77777777" w:rsidR="00DC5BA9" w:rsidRPr="0058169D" w:rsidRDefault="00DC5BA9" w:rsidP="00DC5BA9">
      <w:pPr>
        <w:pStyle w:val="ListParagraph"/>
        <w:numPr>
          <w:ilvl w:val="3"/>
          <w:numId w:val="20"/>
        </w:numPr>
        <w:spacing w:before="120" w:after="120" w:line="240" w:lineRule="auto"/>
        <w:rPr>
          <w:rFonts w:ascii="Arial" w:hAnsi="Arial" w:cs="Arial"/>
        </w:rPr>
      </w:pPr>
      <w:r w:rsidRPr="0058169D">
        <w:rPr>
          <w:rFonts w:ascii="Arial" w:hAnsi="Arial" w:cs="Arial"/>
        </w:rPr>
        <w:t>If a Critical Finding is identified during the interpretation, the report shall be immediately called in telephonically to the attention of VISN 9 medical facility’s designated requesting physician or their surrogate Licensed Independent Practitioner (LIP) for their information and action as per Critical Findings policy (Communication of test results).  Reference Communication of Test Results attached.  Changes and/or updates will be supplied for the duration of the contract.</w:t>
      </w:r>
    </w:p>
    <w:p w14:paraId="642CCD0F" w14:textId="77777777" w:rsidR="00DC5BA9" w:rsidRPr="0058169D" w:rsidRDefault="00DC5BA9" w:rsidP="00DC5BA9">
      <w:pPr>
        <w:pStyle w:val="ListParagraph"/>
        <w:numPr>
          <w:ilvl w:val="3"/>
          <w:numId w:val="20"/>
        </w:numPr>
        <w:spacing w:before="120" w:after="120" w:line="240" w:lineRule="auto"/>
        <w:contextualSpacing w:val="0"/>
        <w:rPr>
          <w:rFonts w:ascii="Arial" w:hAnsi="Arial" w:cs="Arial"/>
        </w:rPr>
      </w:pPr>
      <w:r w:rsidRPr="0058169D">
        <w:rPr>
          <w:rFonts w:ascii="Arial" w:hAnsi="Arial" w:cs="Arial"/>
        </w:rPr>
        <w:lastRenderedPageBreak/>
        <w:t>All STAT imaging requests generated from the Emergency Department or other requestors will be expedited and prioritized in reference to the clinical information provided by the requestor.  The critical results will be reported back to the requestor or designated surrogate within the 60 minutes of the interpretation.  Note: Final reports are to be submitted in the required timeframes already defined within the statement of work.</w:t>
      </w:r>
    </w:p>
    <w:p w14:paraId="25C39DFB" w14:textId="77777777" w:rsidR="00DC5BA9" w:rsidRPr="0058169D" w:rsidRDefault="00DC5BA9" w:rsidP="00DC5BA9">
      <w:pPr>
        <w:pStyle w:val="ListParagraph"/>
        <w:numPr>
          <w:ilvl w:val="3"/>
          <w:numId w:val="20"/>
        </w:numPr>
        <w:spacing w:before="120" w:after="120" w:line="240" w:lineRule="auto"/>
        <w:rPr>
          <w:rFonts w:ascii="Arial" w:hAnsi="Arial" w:cs="Arial"/>
        </w:rPr>
      </w:pPr>
      <w:r w:rsidRPr="0058169D">
        <w:rPr>
          <w:rFonts w:ascii="Arial" w:hAnsi="Arial" w:cs="Arial"/>
        </w:rPr>
        <w:t>The following instances are of a critical nature and will generate a telephone call from the Radiologist to the responsible physician and or surrogate as outlined in Communication of Test Results.</w:t>
      </w:r>
    </w:p>
    <w:p w14:paraId="5C905E61" w14:textId="77777777" w:rsidR="00DC5BA9" w:rsidRPr="0058169D" w:rsidRDefault="00DC5BA9" w:rsidP="00DC5BA9">
      <w:pPr>
        <w:pStyle w:val="ListParagraph"/>
        <w:numPr>
          <w:ilvl w:val="3"/>
          <w:numId w:val="20"/>
        </w:numPr>
        <w:spacing w:before="120" w:after="120" w:line="240" w:lineRule="auto"/>
        <w:rPr>
          <w:rFonts w:ascii="Arial" w:hAnsi="Arial" w:cs="Arial"/>
          <w:b/>
          <w:bCs/>
        </w:rPr>
      </w:pPr>
      <w:r w:rsidRPr="0058169D">
        <w:rPr>
          <w:rFonts w:ascii="Arial" w:hAnsi="Arial" w:cs="Arial"/>
          <w:b/>
          <w:bCs/>
        </w:rPr>
        <w:t xml:space="preserve">ALL STAT exams, </w:t>
      </w:r>
      <w:r w:rsidRPr="0058169D">
        <w:rPr>
          <w:rFonts w:ascii="Arial" w:hAnsi="Arial" w:cs="Arial"/>
        </w:rPr>
        <w:t xml:space="preserve">when properly identified, will be performed and the results communicated within 45 minutes of the time DICOM images are available at the point of demarcation at the TIC Gateway. </w:t>
      </w:r>
      <w:r w:rsidRPr="0058169D">
        <w:rPr>
          <w:rFonts w:ascii="Arial" w:hAnsi="Arial" w:cs="Arial"/>
          <w:b/>
          <w:bCs/>
        </w:rPr>
        <w:t xml:space="preserve">Stroke protocol CTs shall be reported within 30 minutes from the time DICOM images are available at the point of demarcation at the TIC Gateway. </w:t>
      </w:r>
      <w:r w:rsidRPr="0058169D">
        <w:rPr>
          <w:rFonts w:ascii="Arial" w:hAnsi="Arial" w:cs="Arial"/>
        </w:rPr>
        <w:t xml:space="preserve">STAT exams shall be identified automatically by the Contractor supplied PACS based on urgency status indicated in the electronic submission, however, urgency status can change based indication of need.  Any change in original urgency status must be communicated via telephone call to the contractor or by another electronic means within a secured portal system. ALL STAT exams must be identified at or prior to receipt of the images and paperwork by contractor. For STAT exams, a final reading will be provided by a radiologist within the timelines discussed above. A final reading will be transmitted back to the referral site within the time specified above of the image being transmitted to the reading site. </w:t>
      </w:r>
    </w:p>
    <w:p w14:paraId="298191EC" w14:textId="77777777" w:rsidR="00DC5BA9" w:rsidRPr="0058169D" w:rsidRDefault="00DC5BA9" w:rsidP="00DC5BA9">
      <w:pPr>
        <w:pStyle w:val="ListParagraph"/>
        <w:numPr>
          <w:ilvl w:val="3"/>
          <w:numId w:val="20"/>
        </w:numPr>
        <w:spacing w:before="120" w:after="120" w:line="240" w:lineRule="auto"/>
        <w:rPr>
          <w:rFonts w:ascii="Arial" w:hAnsi="Arial" w:cs="Arial"/>
        </w:rPr>
      </w:pPr>
      <w:r w:rsidRPr="0058169D">
        <w:rPr>
          <w:rFonts w:ascii="Arial" w:hAnsi="Arial" w:cs="Arial"/>
        </w:rPr>
        <w:t xml:space="preserve">Final interpretation and official signature will be electronically uploaded into the VA VISTA Radiology package </w:t>
      </w:r>
      <w:r w:rsidRPr="0058169D">
        <w:rPr>
          <w:rFonts w:ascii="Arial" w:hAnsi="Arial" w:cs="Arial"/>
          <w:color w:val="000000"/>
        </w:rPr>
        <w:t>and electronically signed in VISTA by</w:t>
      </w:r>
      <w:r w:rsidRPr="0058169D">
        <w:rPr>
          <w:rFonts w:ascii="Arial" w:hAnsi="Arial" w:cs="Arial"/>
        </w:rPr>
        <w:t xml:space="preserve"> an attending radiologist within 24 hours of after images become available at the point of demarcation, (TIC Gateway). </w:t>
      </w:r>
    </w:p>
    <w:p w14:paraId="6AC7C6AD" w14:textId="77777777" w:rsidR="00DC5BA9" w:rsidRPr="0058169D" w:rsidRDefault="00DC5BA9" w:rsidP="00DC5BA9">
      <w:pPr>
        <w:pStyle w:val="ListParagraph"/>
        <w:numPr>
          <w:ilvl w:val="3"/>
          <w:numId w:val="20"/>
        </w:numPr>
        <w:spacing w:before="120" w:after="120" w:line="240" w:lineRule="auto"/>
        <w:ind w:left="1526"/>
        <w:contextualSpacing w:val="0"/>
        <w:rPr>
          <w:rFonts w:ascii="Arial" w:hAnsi="Arial" w:cs="Arial"/>
          <w:b/>
        </w:rPr>
      </w:pPr>
      <w:r w:rsidRPr="0058169D">
        <w:rPr>
          <w:rFonts w:ascii="Arial" w:hAnsi="Arial" w:cs="Arial"/>
        </w:rPr>
        <w:t>Availability to consult with a radiologist to determine the most appropriate study for the clinical scenario involved; although for the most part, pre-defined protocols would be used. Fees may be charged for such consults if the consultation does not result in an imaging study being performed.</w:t>
      </w:r>
    </w:p>
    <w:p w14:paraId="0D1DC0AE" w14:textId="77777777" w:rsidR="00DC5BA9" w:rsidRPr="0058169D" w:rsidRDefault="00DC5BA9" w:rsidP="00DC5BA9">
      <w:pPr>
        <w:pStyle w:val="ListParagraph"/>
        <w:numPr>
          <w:ilvl w:val="3"/>
          <w:numId w:val="20"/>
        </w:numPr>
        <w:spacing w:before="120" w:after="120" w:line="240" w:lineRule="auto"/>
        <w:ind w:left="1440" w:hanging="810"/>
        <w:rPr>
          <w:rFonts w:ascii="Arial" w:hAnsi="Arial" w:cs="Arial"/>
          <w:b/>
        </w:rPr>
      </w:pPr>
      <w:r w:rsidRPr="0058169D">
        <w:rPr>
          <w:rFonts w:ascii="Arial" w:hAnsi="Arial" w:cs="Arial"/>
          <w:bCs/>
        </w:rPr>
        <w:t>Mechanisms must be in-place to provide notification of test results for patients   receiving care in accordance with VHA Directive 1088, Communicating Test Results to Providers and Patients.</w:t>
      </w:r>
    </w:p>
    <w:p w14:paraId="497580FE" w14:textId="77777777" w:rsidR="00DC5BA9" w:rsidRPr="0058169D" w:rsidRDefault="00DC5BA9" w:rsidP="00DC5BA9">
      <w:pPr>
        <w:pStyle w:val="BodyText"/>
        <w:numPr>
          <w:ilvl w:val="1"/>
          <w:numId w:val="20"/>
        </w:numPr>
        <w:suppressLineNumbers/>
        <w:tabs>
          <w:tab w:val="left" w:pos="360"/>
          <w:tab w:val="left" w:pos="540"/>
          <w:tab w:val="left" w:pos="810"/>
          <w:tab w:val="left" w:pos="900"/>
          <w:tab w:val="left" w:pos="1260"/>
          <w:tab w:val="left" w:pos="1350"/>
          <w:tab w:val="left" w:pos="1440"/>
          <w:tab w:val="left" w:pos="1890"/>
          <w:tab w:val="left" w:pos="2520"/>
        </w:tabs>
        <w:snapToGrid w:val="0"/>
        <w:spacing w:before="120" w:after="120" w:line="240" w:lineRule="auto"/>
        <w:rPr>
          <w:rFonts w:cs="Arial"/>
          <w:color w:val="000000" w:themeColor="text1"/>
          <w:sz w:val="22"/>
          <w:szCs w:val="22"/>
        </w:rPr>
      </w:pPr>
      <w:r w:rsidRPr="0058169D">
        <w:rPr>
          <w:rFonts w:cs="Arial"/>
          <w:b/>
          <w:color w:val="000000"/>
          <w:sz w:val="22"/>
          <w:szCs w:val="22"/>
          <w:u w:val="single"/>
        </w:rPr>
        <w:t>ADMINISTRATIVE</w:t>
      </w:r>
      <w:r w:rsidRPr="0058169D">
        <w:rPr>
          <w:rFonts w:cs="Arial"/>
          <w:b/>
          <w:color w:val="000000"/>
          <w:sz w:val="22"/>
          <w:szCs w:val="22"/>
        </w:rPr>
        <w:t>:</w:t>
      </w:r>
      <w:r w:rsidRPr="0058169D">
        <w:rPr>
          <w:rFonts w:cs="Arial"/>
          <w:color w:val="000000"/>
          <w:sz w:val="22"/>
          <w:szCs w:val="22"/>
        </w:rPr>
        <w:t xml:space="preserve"> estimated 1% of time not involved in direct patient care </w:t>
      </w:r>
    </w:p>
    <w:p w14:paraId="3BE26970" w14:textId="77777777" w:rsidR="00DC5BA9" w:rsidRPr="0058169D" w:rsidRDefault="00DC5BA9" w:rsidP="00DC5BA9">
      <w:pPr>
        <w:pStyle w:val="ListParagraph"/>
        <w:numPr>
          <w:ilvl w:val="2"/>
          <w:numId w:val="20"/>
        </w:numPr>
        <w:spacing w:before="120" w:after="120" w:line="240" w:lineRule="auto"/>
        <w:rPr>
          <w:rFonts w:ascii="Arial" w:hAnsi="Arial" w:cs="Arial"/>
        </w:rPr>
      </w:pPr>
      <w:r w:rsidRPr="0058169D">
        <w:rPr>
          <w:rFonts w:ascii="Arial" w:hAnsi="Arial" w:cs="Arial"/>
        </w:rPr>
        <w:t>Must take part in medical staff functions as required to meet the standards of the Joint Commission on Accreditation of Health Care Organizations.</w:t>
      </w:r>
    </w:p>
    <w:p w14:paraId="77F3CD5E" w14:textId="77777777" w:rsidR="00DC5BA9" w:rsidRPr="0058169D" w:rsidRDefault="00DC5BA9" w:rsidP="00DC5BA9">
      <w:pPr>
        <w:pStyle w:val="ListParagraph"/>
        <w:numPr>
          <w:ilvl w:val="2"/>
          <w:numId w:val="20"/>
        </w:numPr>
        <w:spacing w:before="120" w:after="120" w:line="240" w:lineRule="auto"/>
        <w:contextualSpacing w:val="0"/>
        <w:rPr>
          <w:rFonts w:ascii="Arial" w:hAnsi="Arial" w:cs="Arial"/>
        </w:rPr>
      </w:pPr>
      <w:r w:rsidRPr="0058169D">
        <w:rPr>
          <w:rFonts w:ascii="Arial" w:hAnsi="Arial" w:cs="Arial"/>
          <w:u w:val="single"/>
        </w:rPr>
        <w:t>QA/QI documentation</w:t>
      </w:r>
      <w:r w:rsidRPr="0058169D">
        <w:rPr>
          <w:rFonts w:ascii="Arial" w:hAnsi="Arial" w:cs="Arial"/>
        </w:rPr>
        <w:t>: The contract physician(s) shall complete the appropriate QM/PI documentation pertaining to all procedures, complications and outcome of examinations. Designated point of contact at the affected VAMC facilities shall be notified within 15 minutes of any administrative or equipment malfunctions/deficiencies that would hinder the delivery of services.</w:t>
      </w:r>
    </w:p>
    <w:p w14:paraId="5F1A8DA0" w14:textId="77777777" w:rsidR="00DC5BA9" w:rsidRPr="0058169D" w:rsidRDefault="00DC5BA9" w:rsidP="00DC5BA9">
      <w:pPr>
        <w:pStyle w:val="ListParagraph"/>
        <w:numPr>
          <w:ilvl w:val="2"/>
          <w:numId w:val="20"/>
        </w:numPr>
        <w:spacing w:before="120" w:after="120" w:line="240" w:lineRule="auto"/>
        <w:contextualSpacing w:val="0"/>
        <w:rPr>
          <w:rFonts w:ascii="Arial" w:hAnsi="Arial" w:cs="Arial"/>
        </w:rPr>
      </w:pPr>
      <w:r w:rsidRPr="0058169D">
        <w:rPr>
          <w:rFonts w:ascii="Arial" w:hAnsi="Arial" w:cs="Arial"/>
        </w:rPr>
        <w:t>The Contract shall identify record and track the time of receipt of studies and completion of reports.  The data shall be reported daily and upon request.</w:t>
      </w:r>
    </w:p>
    <w:p w14:paraId="18B82458" w14:textId="77777777" w:rsidR="00DC5BA9" w:rsidRPr="0058169D" w:rsidRDefault="00DC5BA9" w:rsidP="00DC5BA9">
      <w:pPr>
        <w:pStyle w:val="ListParagraph"/>
        <w:numPr>
          <w:ilvl w:val="1"/>
          <w:numId w:val="20"/>
        </w:numPr>
        <w:spacing w:before="120" w:after="120" w:line="240" w:lineRule="auto"/>
        <w:contextualSpacing w:val="0"/>
        <w:rPr>
          <w:rFonts w:ascii="Arial" w:hAnsi="Arial" w:cs="Arial"/>
          <w:b/>
        </w:rPr>
      </w:pPr>
      <w:r w:rsidRPr="0058169D">
        <w:rPr>
          <w:rFonts w:ascii="Arial" w:hAnsi="Arial" w:cs="Arial"/>
          <w:b/>
        </w:rPr>
        <w:t>SYSTEM REQUIREMENTS:</w:t>
      </w:r>
    </w:p>
    <w:p w14:paraId="6B57090D" w14:textId="77777777" w:rsidR="00DC5BA9" w:rsidRPr="0058169D" w:rsidRDefault="00DC5BA9" w:rsidP="00DC5BA9">
      <w:pPr>
        <w:pStyle w:val="ListParagraph"/>
        <w:numPr>
          <w:ilvl w:val="2"/>
          <w:numId w:val="20"/>
        </w:numPr>
        <w:spacing w:before="120" w:after="120" w:line="240" w:lineRule="auto"/>
        <w:rPr>
          <w:rFonts w:ascii="Arial" w:hAnsi="Arial" w:cs="Arial"/>
          <w:b/>
        </w:rPr>
      </w:pPr>
      <w:r w:rsidRPr="0058169D">
        <w:rPr>
          <w:rFonts w:ascii="Arial" w:hAnsi="Arial" w:cs="Arial"/>
        </w:rPr>
        <w:t>Contractor shall a Teleradiology system that is reliable and functional to prevent any disruption in the delivery of services.</w:t>
      </w:r>
    </w:p>
    <w:p w14:paraId="050323B3" w14:textId="77777777" w:rsidR="00DC5BA9" w:rsidRPr="0058169D" w:rsidRDefault="00DC5BA9" w:rsidP="00DC5BA9">
      <w:pPr>
        <w:pStyle w:val="ListParagraph"/>
        <w:numPr>
          <w:ilvl w:val="2"/>
          <w:numId w:val="20"/>
        </w:numPr>
        <w:spacing w:before="120" w:after="120" w:line="240" w:lineRule="auto"/>
        <w:contextualSpacing w:val="0"/>
        <w:rPr>
          <w:rFonts w:ascii="Arial" w:hAnsi="Arial" w:cs="Arial"/>
          <w:b/>
        </w:rPr>
      </w:pPr>
      <w:r w:rsidRPr="0058169D">
        <w:rPr>
          <w:rFonts w:ascii="Arial" w:hAnsi="Arial" w:cs="Arial"/>
        </w:rPr>
        <w:lastRenderedPageBreak/>
        <w:t>Contractor Tele-radiologist(s) shall be available physically and through the Business Partners Entranet (BPE) connection 24 hours a day, seven days a week, 365 days per year to perform radiological examinations as prescribed in the Performance Work Statement.</w:t>
      </w:r>
    </w:p>
    <w:p w14:paraId="647D33C3" w14:textId="77777777" w:rsidR="00DC5BA9" w:rsidRPr="0058169D" w:rsidRDefault="00DC5BA9" w:rsidP="00DC5BA9">
      <w:pPr>
        <w:pStyle w:val="ListParagraph"/>
        <w:numPr>
          <w:ilvl w:val="2"/>
          <w:numId w:val="20"/>
        </w:numPr>
        <w:spacing w:before="120" w:after="120" w:line="240" w:lineRule="auto"/>
        <w:contextualSpacing w:val="0"/>
        <w:rPr>
          <w:rFonts w:ascii="Arial" w:eastAsia="MS Mincho" w:hAnsi="Arial" w:cs="Arial"/>
        </w:rPr>
      </w:pPr>
      <w:r w:rsidRPr="0058169D">
        <w:rPr>
          <w:rFonts w:ascii="Arial" w:eastAsia="MS Mincho" w:hAnsi="Arial" w:cs="Arial"/>
        </w:rPr>
        <w:t xml:space="preserve">Contractor warrants that any data containing patient-specific identifiers will be handled in such a way as to prevent disclosure to unauthorized parties. This includes transmission of the data (from the point at which the data leaves the VA network to the point at which the images are interpreted) as well as storage of the data by the Contractor. Contractor agrees to comply with all applicable data security laws and guidelines, as well as HIPAA and various JCAHO provisions. </w:t>
      </w:r>
      <w:r w:rsidRPr="0058169D">
        <w:rPr>
          <w:rFonts w:ascii="Arial" w:hAnsi="Arial" w:cs="Arial"/>
          <w:color w:val="000000"/>
        </w:rPr>
        <w:t xml:space="preserve">The contractor will provide utmost care and attention to patient data. All patients will be assured of their privacy and personal dignity in accordance with applicable laws, rules and regulations. Refer to </w:t>
      </w:r>
      <w:r w:rsidRPr="0058169D">
        <w:rPr>
          <w:rFonts w:ascii="Arial" w:hAnsi="Arial" w:cs="Arial"/>
          <w:color w:val="000000" w:themeColor="text1"/>
        </w:rPr>
        <w:t xml:space="preserve">6500.6 Attachment A </w:t>
      </w:r>
      <w:r w:rsidRPr="0058169D">
        <w:rPr>
          <w:rFonts w:ascii="Arial" w:hAnsi="Arial" w:cs="Arial"/>
          <w:color w:val="000000"/>
        </w:rPr>
        <w:t xml:space="preserve">for specific guidelines regarding protected health information. </w:t>
      </w:r>
      <w:r w:rsidRPr="0058169D">
        <w:rPr>
          <w:rFonts w:ascii="Arial" w:eastAsia="MS Mincho" w:hAnsi="Arial" w:cs="Arial"/>
        </w:rPr>
        <w:t xml:space="preserve">All patient information remains the sole property of the US Government and may not be used for any purpose other than those stipulated in this agreement. </w:t>
      </w:r>
    </w:p>
    <w:p w14:paraId="3237A059" w14:textId="77777777" w:rsidR="00DC5BA9" w:rsidRPr="0058169D" w:rsidRDefault="00DC5BA9" w:rsidP="00DC5BA9">
      <w:pPr>
        <w:pStyle w:val="ListParagraph"/>
        <w:numPr>
          <w:ilvl w:val="2"/>
          <w:numId w:val="20"/>
        </w:numPr>
        <w:spacing w:before="120" w:after="120" w:line="240" w:lineRule="auto"/>
        <w:contextualSpacing w:val="0"/>
        <w:rPr>
          <w:rFonts w:ascii="Arial" w:eastAsia="MS Mincho" w:hAnsi="Arial" w:cs="Arial"/>
        </w:rPr>
      </w:pPr>
      <w:r w:rsidRPr="0058169D">
        <w:rPr>
          <w:rFonts w:ascii="Arial" w:eastAsia="MS Mincho" w:hAnsi="Arial" w:cs="Arial"/>
        </w:rPr>
        <w:t xml:space="preserve">VA will act as primary custodian of the patient information (including both the image data and the report) for all purposes related to VA and Government records retention requirements. </w:t>
      </w:r>
    </w:p>
    <w:p w14:paraId="1B0F4E60" w14:textId="77777777" w:rsidR="00DC5BA9" w:rsidRPr="0058169D" w:rsidRDefault="00DC5BA9" w:rsidP="00DC5BA9">
      <w:pPr>
        <w:pStyle w:val="ListParagraph"/>
        <w:numPr>
          <w:ilvl w:val="2"/>
          <w:numId w:val="20"/>
        </w:numPr>
        <w:spacing w:before="120" w:after="120" w:line="240" w:lineRule="auto"/>
        <w:contextualSpacing w:val="0"/>
        <w:rPr>
          <w:rFonts w:ascii="Arial" w:eastAsia="MS Mincho" w:hAnsi="Arial" w:cs="Arial"/>
        </w:rPr>
      </w:pPr>
      <w:r w:rsidRPr="0058169D">
        <w:rPr>
          <w:rFonts w:ascii="Arial" w:eastAsia="MS Mincho" w:hAnsi="Arial" w:cs="Arial"/>
        </w:rPr>
        <w:t xml:space="preserve">Patient information, including images, will be retained by the Contractor only for the minimum period of time required to comply with any applicable laws, and should then be purged. </w:t>
      </w:r>
    </w:p>
    <w:p w14:paraId="353E7CC3" w14:textId="77777777" w:rsidR="00DC5BA9" w:rsidRPr="0058169D" w:rsidRDefault="00DC5BA9" w:rsidP="00DC5BA9">
      <w:pPr>
        <w:pStyle w:val="ListParagraph"/>
        <w:numPr>
          <w:ilvl w:val="2"/>
          <w:numId w:val="20"/>
        </w:numPr>
        <w:spacing w:before="120" w:after="120" w:line="240" w:lineRule="auto"/>
        <w:rPr>
          <w:rFonts w:ascii="Arial" w:eastAsia="MS Mincho" w:hAnsi="Arial" w:cs="Arial"/>
        </w:rPr>
      </w:pPr>
      <w:r w:rsidRPr="0058169D">
        <w:rPr>
          <w:rFonts w:ascii="Arial" w:eastAsia="MS Mincho" w:hAnsi="Arial" w:cs="Arial"/>
        </w:rPr>
        <w:t>Upon request, Contractor will provide VA with access to information pertaining to the way in which the Contractor maintains VA patient data and the steps taken on an ongoing basis to assure the privacy and security thereof. This includes, but is not limited to, information regarding computer network architecture, configuration of firewall(s), routers, and other pieces of networking equipment, information about installed security software, and audits of patches of known security vulnerabilities. All relevant security-related patches and anti-virus updates must be installed within 30 days of initial release.</w:t>
      </w:r>
    </w:p>
    <w:p w14:paraId="39450E0C" w14:textId="77777777" w:rsidR="00DC5BA9" w:rsidRPr="0058169D" w:rsidRDefault="00DC5BA9" w:rsidP="00DC5BA9">
      <w:pPr>
        <w:pStyle w:val="ListParagraph"/>
        <w:numPr>
          <w:ilvl w:val="2"/>
          <w:numId w:val="20"/>
        </w:numPr>
        <w:spacing w:before="120" w:after="120" w:line="240" w:lineRule="auto"/>
        <w:rPr>
          <w:rFonts w:ascii="Arial" w:eastAsia="MS Mincho" w:hAnsi="Arial" w:cs="Arial"/>
        </w:rPr>
      </w:pPr>
      <w:r w:rsidRPr="0058169D">
        <w:rPr>
          <w:rFonts w:ascii="Arial" w:eastAsia="MS Mincho" w:hAnsi="Arial" w:cs="Arial"/>
        </w:rPr>
        <w:t>Patient medical data transfer and storage complies with the American College of Radiology (ACR) and Digital Imaging and Communication of Medicine (DICOM) standards and meets and anticipates all current, known CONFIDENTIALITY requirements and regulations.</w:t>
      </w:r>
    </w:p>
    <w:p w14:paraId="2938A798" w14:textId="77777777" w:rsidR="00DC5BA9" w:rsidRPr="0058169D" w:rsidRDefault="00DC5BA9" w:rsidP="00DC5BA9">
      <w:pPr>
        <w:pStyle w:val="ListParagraph"/>
        <w:numPr>
          <w:ilvl w:val="2"/>
          <w:numId w:val="20"/>
        </w:numPr>
        <w:spacing w:before="120" w:after="120" w:line="240" w:lineRule="auto"/>
        <w:contextualSpacing w:val="0"/>
        <w:rPr>
          <w:rFonts w:ascii="Arial" w:eastAsia="MS Mincho" w:hAnsi="Arial" w:cs="Arial"/>
        </w:rPr>
      </w:pPr>
      <w:r w:rsidRPr="0058169D">
        <w:rPr>
          <w:rFonts w:ascii="Arial" w:eastAsia="MS Mincho" w:hAnsi="Arial" w:cs="Arial"/>
        </w:rPr>
        <w:t>Contractor radiologists shall be available to receive phone calls from the VAMCs’ physicians (e.g. Emergency Room STAT requests after normal operating hours) in reference to the most appropriate study to perform in the given clinical situation. If an additional study is needed, the local VAMC referring provider will be contacted by the respective Contractor’s staff to communicate the need for the study.</w:t>
      </w:r>
    </w:p>
    <w:p w14:paraId="7D8245C3" w14:textId="77777777" w:rsidR="00DC5BA9" w:rsidRPr="0058169D" w:rsidRDefault="00DC5BA9" w:rsidP="00DC5BA9">
      <w:pPr>
        <w:pStyle w:val="ListParagraph"/>
        <w:numPr>
          <w:ilvl w:val="2"/>
          <w:numId w:val="20"/>
        </w:numPr>
        <w:spacing w:before="120" w:after="120" w:line="240" w:lineRule="auto"/>
        <w:contextualSpacing w:val="0"/>
        <w:rPr>
          <w:rFonts w:ascii="Arial" w:eastAsia="MS Mincho" w:hAnsi="Arial" w:cs="Arial"/>
        </w:rPr>
      </w:pPr>
      <w:r w:rsidRPr="0058169D">
        <w:rPr>
          <w:rFonts w:ascii="Arial" w:eastAsia="MS Mincho" w:hAnsi="Arial" w:cs="Arial"/>
        </w:rPr>
        <w:t>Contractor shall provide Health Level Seven (HL7) interface conforming to VA’s published HL7 Specifications for VistA Radiology/Nuclear Medicine package to support the transfer of requests / orders and publishing final reports by the Tele-radiologist / Tele-health providers. The diagnostic imaging results must be electronically transferred to each medical center’s separate VA VistA instance via HL7 compatible means within the timeframes indicated in the Performance Work Statement. Contractor will provide an HL7 interface that conforms to the VA’s published HL7 Specifications for VISTA Radiology/Nuclear Medicine package.</w:t>
      </w:r>
    </w:p>
    <w:p w14:paraId="09BB37FD" w14:textId="77777777" w:rsidR="00DC5BA9" w:rsidRPr="0058169D" w:rsidRDefault="00DC5BA9" w:rsidP="00DC5BA9">
      <w:pPr>
        <w:pStyle w:val="ListParagraph"/>
        <w:numPr>
          <w:ilvl w:val="2"/>
          <w:numId w:val="20"/>
        </w:numPr>
        <w:spacing w:after="120" w:line="240" w:lineRule="auto"/>
        <w:contextualSpacing w:val="0"/>
        <w:rPr>
          <w:rFonts w:ascii="Arial" w:eastAsia="MS Mincho" w:hAnsi="Arial" w:cs="Arial"/>
        </w:rPr>
      </w:pPr>
      <w:r w:rsidRPr="0058169D">
        <w:rPr>
          <w:rFonts w:ascii="Arial" w:eastAsia="MS Mincho" w:hAnsi="Arial" w:cs="Arial"/>
        </w:rPr>
        <w:lastRenderedPageBreak/>
        <w:t>Contractor shall provide diagnostic interpretation of images from all sources indicated in the Performance Work Statement for VISN 9. Contractor shall maintain its teleradiology equipment in good working order and in accordance with the specifications of the manufacturer. Equipment quality control shall be performed in accordance with manufacturer's specifications. Records of equipment quality control activities shall be made available to VA for review upon request.</w:t>
      </w:r>
    </w:p>
    <w:p w14:paraId="6E5F98FC" w14:textId="77777777" w:rsidR="00DC5BA9" w:rsidRPr="0058169D" w:rsidRDefault="00DC5BA9" w:rsidP="00DC5BA9">
      <w:pPr>
        <w:pStyle w:val="ListParagraph"/>
        <w:numPr>
          <w:ilvl w:val="2"/>
          <w:numId w:val="20"/>
        </w:numPr>
        <w:spacing w:before="120" w:after="120" w:line="240" w:lineRule="auto"/>
        <w:contextualSpacing w:val="0"/>
        <w:rPr>
          <w:rFonts w:ascii="Arial" w:eastAsia="MS Mincho" w:hAnsi="Arial" w:cs="Arial"/>
        </w:rPr>
      </w:pPr>
      <w:r w:rsidRPr="0058169D">
        <w:rPr>
          <w:rFonts w:ascii="Arial" w:eastAsia="MS Mincho" w:hAnsi="Arial" w:cs="Arial"/>
        </w:rPr>
        <w:t>Contractor shall provide a physical and logical network diagram in VISIO format within 15 days of contract award and within 10 days for any changes made to the network infrastructure during the contract period.  Additionally, the contractor shall provide a process workflow diagram for Routine and STAT orders in PDF format.</w:t>
      </w:r>
    </w:p>
    <w:p w14:paraId="647CDE9A" w14:textId="77777777" w:rsidR="00DC5BA9" w:rsidRPr="0058169D" w:rsidRDefault="00DC5BA9" w:rsidP="00DC5BA9">
      <w:pPr>
        <w:pStyle w:val="BodyText"/>
        <w:numPr>
          <w:ilvl w:val="1"/>
          <w:numId w:val="20"/>
        </w:numPr>
        <w:snapToGrid w:val="0"/>
        <w:spacing w:before="120" w:after="120" w:line="240" w:lineRule="auto"/>
        <w:rPr>
          <w:rFonts w:cs="Arial"/>
          <w:b/>
          <w:color w:val="000000"/>
          <w:sz w:val="22"/>
          <w:szCs w:val="22"/>
          <w:u w:val="single"/>
        </w:rPr>
      </w:pPr>
      <w:r w:rsidRPr="0058169D">
        <w:rPr>
          <w:rFonts w:cs="Arial"/>
          <w:b/>
          <w:color w:val="000000"/>
          <w:sz w:val="22"/>
          <w:szCs w:val="22"/>
          <w:u w:val="single"/>
        </w:rPr>
        <w:t>PERFORMANCE STANDARDS, QUALITY ASSURANCE (QA) AND QUALITY IMPROVEMENT(QI)</w:t>
      </w:r>
    </w:p>
    <w:p w14:paraId="257498E2" w14:textId="77777777" w:rsidR="00DC5BA9" w:rsidRPr="0058169D" w:rsidRDefault="00DC5BA9" w:rsidP="00DC5BA9">
      <w:pPr>
        <w:pStyle w:val="BodyText"/>
        <w:numPr>
          <w:ilvl w:val="2"/>
          <w:numId w:val="20"/>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u w:val="single"/>
        </w:rPr>
        <w:t>Quality Management/Quality Assurance Surveillance</w:t>
      </w:r>
      <w:r w:rsidRPr="0058169D">
        <w:rPr>
          <w:rFonts w:cs="Arial"/>
          <w:sz w:val="22"/>
          <w:szCs w:val="22"/>
        </w:rPr>
        <w:t xml:space="preserve">: Contract personnel shall be subject to Quality Management measures, such as patient satisfaction surveys, timely completion of medical records, and Peer Reviews. Methods of Surveillance: Focused Provider Practice Evaluation (FPPE) and Ongoing Provider Practice Evaluation (OPPE). Contractor performance will be monitored by the government using the standards as outlined in this Performance Work Statement (PWS) and methods of surveillance detailed in the Quality Assurance Surveillance Plan (QASP). The QASP shall be attached to the resultant contract and shall define the methods and frequency of surveillance conducted. </w:t>
      </w:r>
    </w:p>
    <w:p w14:paraId="0519CEE7" w14:textId="77777777" w:rsidR="00DC5BA9" w:rsidRPr="0058169D" w:rsidRDefault="00DC5BA9" w:rsidP="00DC5BA9">
      <w:pPr>
        <w:pStyle w:val="BodyText"/>
        <w:numPr>
          <w:ilvl w:val="3"/>
          <w:numId w:val="20"/>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rPr>
        <w:t>OPPE and Peer Reviews</w:t>
      </w:r>
    </w:p>
    <w:p w14:paraId="4A231B41"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t>Teleradiology contractor will provide 100 peer reviews on full-time radiologists and 50 peer reviews on part-time radiologist to the VA COR by September 1</w:t>
      </w:r>
      <w:r w:rsidRPr="0058169D">
        <w:rPr>
          <w:rFonts w:cs="Arial"/>
          <w:i/>
          <w:iCs/>
          <w:color w:val="000000" w:themeColor="text1"/>
          <w:sz w:val="22"/>
          <w:szCs w:val="22"/>
        </w:rPr>
        <w:t>st</w:t>
      </w:r>
      <w:r w:rsidRPr="0058169D">
        <w:rPr>
          <w:rFonts w:cs="Arial"/>
          <w:color w:val="000000" w:themeColor="text1"/>
          <w:sz w:val="22"/>
          <w:szCs w:val="22"/>
        </w:rPr>
        <w:t xml:space="preserve">.  </w:t>
      </w:r>
    </w:p>
    <w:p w14:paraId="3FD97450"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t>Date of peer reviews will run October 1 to August 31. </w:t>
      </w:r>
    </w:p>
    <w:p w14:paraId="145009E4"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t>Contractor will provide quarterly updates of progress to VISN COR or other designee.</w:t>
      </w:r>
    </w:p>
    <w:p w14:paraId="5D9827B9"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t>Peer review document will include total number of peers completed for each provider and scoring categories of those peers.  </w:t>
      </w:r>
    </w:p>
    <w:p w14:paraId="3138D161"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t>Contractor will provide documentation of action completed for any reviews 2b or higher.  Any validated 2b or higher peer review requires communication to performing facility Radiology Chief and associated requesting providers as determined by Radiology Chief.</w:t>
      </w:r>
    </w:p>
    <w:p w14:paraId="6BC542AA"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t>Teleradiology contractor will provide a VISN 9 wide excel report quarterly (Oct-Dec, Jan-Mar, Apr-June-Jul-Sep) of all VISN 9 exams reads that includes Accession Number, Facility, Exam Description, and Interpreting Teleradiology Provider.  One abbreviated report will be required at the end of August for 4</w:t>
      </w:r>
      <w:r w:rsidRPr="0058169D">
        <w:rPr>
          <w:rFonts w:cs="Arial"/>
          <w:color w:val="000000" w:themeColor="text1"/>
          <w:sz w:val="22"/>
          <w:szCs w:val="22"/>
          <w:vertAlign w:val="superscript"/>
        </w:rPr>
        <w:t>th</w:t>
      </w:r>
      <w:r w:rsidRPr="0058169D">
        <w:rPr>
          <w:rFonts w:cs="Arial"/>
          <w:color w:val="000000" w:themeColor="text1"/>
          <w:sz w:val="22"/>
          <w:szCs w:val="22"/>
        </w:rPr>
        <w:t xml:space="preserve"> quarter report, but it is not to replace full 4</w:t>
      </w:r>
      <w:r w:rsidRPr="0058169D">
        <w:rPr>
          <w:rFonts w:cs="Arial"/>
          <w:color w:val="000000" w:themeColor="text1"/>
          <w:sz w:val="22"/>
          <w:szCs w:val="22"/>
          <w:vertAlign w:val="superscript"/>
        </w:rPr>
        <w:t>th</w:t>
      </w:r>
      <w:r w:rsidRPr="0058169D">
        <w:rPr>
          <w:rFonts w:cs="Arial"/>
          <w:color w:val="000000" w:themeColor="text1"/>
          <w:sz w:val="22"/>
          <w:szCs w:val="22"/>
        </w:rPr>
        <w:t xml:space="preserve"> quarter report due at end of 4</w:t>
      </w:r>
      <w:r w:rsidRPr="0058169D">
        <w:rPr>
          <w:rFonts w:cs="Arial"/>
          <w:color w:val="000000" w:themeColor="text1"/>
          <w:sz w:val="22"/>
          <w:szCs w:val="22"/>
          <w:vertAlign w:val="superscript"/>
        </w:rPr>
        <w:t>th</w:t>
      </w:r>
      <w:r w:rsidRPr="0058169D">
        <w:rPr>
          <w:rFonts w:cs="Arial"/>
          <w:color w:val="000000" w:themeColor="text1"/>
          <w:sz w:val="22"/>
          <w:szCs w:val="22"/>
        </w:rPr>
        <w:t xml:space="preserve"> quarter.</w:t>
      </w:r>
    </w:p>
    <w:p w14:paraId="099B5817"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t xml:space="preserve">Completed OPPE forms will be sent from the VA by October 1st of each year to the teleradiology contractor to gain provider signature.  Teleradiology contractor will return all signed OPPEs by October 15th.  </w:t>
      </w:r>
    </w:p>
    <w:p w14:paraId="278F263A"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r w:rsidRPr="0058169D">
        <w:rPr>
          <w:rFonts w:cs="Arial"/>
          <w:color w:val="000000" w:themeColor="text1"/>
          <w:sz w:val="22"/>
          <w:szCs w:val="22"/>
        </w:rPr>
        <w:lastRenderedPageBreak/>
        <w:t xml:space="preserve">Final reviews will be completed at the end of the contract period, and a report will be required for CPARS at the conclusion of the contract.  </w:t>
      </w:r>
    </w:p>
    <w:p w14:paraId="39BA3791"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p>
    <w:p w14:paraId="37F28DDE" w14:textId="77777777" w:rsidR="00DC5BA9" w:rsidRPr="0058169D" w:rsidRDefault="00DC5BA9" w:rsidP="00DC5BA9">
      <w:pPr>
        <w:pStyle w:val="BodyText"/>
        <w:numPr>
          <w:ilvl w:val="2"/>
          <w:numId w:val="20"/>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u w:val="single"/>
        </w:rPr>
        <w:t>Patient Complaints</w:t>
      </w:r>
      <w:r w:rsidRPr="0058169D">
        <w:rPr>
          <w:rFonts w:cs="Arial"/>
          <w:sz w:val="22"/>
          <w:szCs w:val="22"/>
        </w:rPr>
        <w:t xml:space="preserve">: The CO will resolve complaints concerning Contractor relations with the Government employees or patients. All complaints shall be submitted timely and in writing. The CO is final authority on validating complaints. In the event that The Contractor is involved and named in a validated patient complaint, the Government reserves the right to refuse acceptance of the services of such personnel. This does not preclude refusal in the event of incidents involving physical or verbal abuse.  </w:t>
      </w:r>
    </w:p>
    <w:p w14:paraId="6F394F78" w14:textId="77777777" w:rsidR="00DC5BA9" w:rsidRPr="0058169D" w:rsidRDefault="00DC5BA9" w:rsidP="00DC5BA9">
      <w:pPr>
        <w:pStyle w:val="BodyTextIndent"/>
        <w:numPr>
          <w:ilvl w:val="2"/>
          <w:numId w:val="20"/>
        </w:numPr>
        <w:tabs>
          <w:tab w:val="left" w:pos="360"/>
          <w:tab w:val="left" w:pos="810"/>
          <w:tab w:val="left" w:pos="1170"/>
          <w:tab w:val="left" w:pos="1440"/>
        </w:tabs>
        <w:snapToGrid w:val="0"/>
        <w:spacing w:before="120" w:line="240" w:lineRule="auto"/>
        <w:ind w:left="1170"/>
        <w:rPr>
          <w:rFonts w:ascii="Arial" w:hAnsi="Arial" w:cs="Arial"/>
          <w:u w:val="single"/>
        </w:rPr>
      </w:pPr>
      <w:r w:rsidRPr="0058169D">
        <w:rPr>
          <w:rFonts w:ascii="Arial" w:hAnsi="Arial" w:cs="Arial"/>
          <w:u w:val="single"/>
        </w:rPr>
        <w:t>Performance Standards</w:t>
      </w:r>
      <w:r w:rsidRPr="0058169D">
        <w:rPr>
          <w:rFonts w:ascii="Arial" w:hAnsi="Arial" w:cs="Arial"/>
        </w:rPr>
        <w:t xml:space="preserve">: </w:t>
      </w:r>
    </w:p>
    <w:p w14:paraId="04AA95EC" w14:textId="77777777" w:rsidR="00DC5BA9" w:rsidRPr="0058169D" w:rsidRDefault="00DC5BA9" w:rsidP="00DC5BA9">
      <w:pPr>
        <w:pStyle w:val="ListParagraph"/>
        <w:numPr>
          <w:ilvl w:val="3"/>
          <w:numId w:val="21"/>
        </w:numPr>
        <w:tabs>
          <w:tab w:val="left" w:pos="0"/>
        </w:tabs>
        <w:spacing w:before="120" w:after="120" w:line="240" w:lineRule="auto"/>
        <w:contextualSpacing w:val="0"/>
        <w:rPr>
          <w:rFonts w:ascii="Arial" w:hAnsi="Arial" w:cs="Arial"/>
        </w:rPr>
      </w:pPr>
      <w:r w:rsidRPr="0058169D">
        <w:rPr>
          <w:rFonts w:ascii="Arial" w:hAnsi="Arial" w:cs="Arial"/>
          <w:u w:val="single"/>
        </w:rPr>
        <w:t>Measure</w:t>
      </w:r>
      <w:r w:rsidRPr="0058169D">
        <w:rPr>
          <w:rFonts w:ascii="Arial" w:hAnsi="Arial" w:cs="Arial"/>
        </w:rPr>
        <w:t>: Timeliness of Reports</w:t>
      </w:r>
    </w:p>
    <w:p w14:paraId="1F4644CB" w14:textId="77777777" w:rsidR="00DC5BA9" w:rsidRPr="0058169D" w:rsidRDefault="00DC5BA9" w:rsidP="00DC5BA9">
      <w:pPr>
        <w:spacing w:before="120" w:after="120"/>
        <w:ind w:left="1710"/>
        <w:rPr>
          <w:rFonts w:ascii="Arial" w:hAnsi="Arial" w:cs="Arial"/>
          <w:highlight w:val="yellow"/>
        </w:rPr>
      </w:pPr>
      <w:r w:rsidRPr="0058169D">
        <w:rPr>
          <w:rFonts w:ascii="Arial" w:hAnsi="Arial" w:cs="Arial"/>
          <w:u w:val="single"/>
        </w:rPr>
        <w:t>Performance Requirement</w:t>
      </w:r>
      <w:r w:rsidRPr="0058169D">
        <w:rPr>
          <w:rFonts w:ascii="Arial" w:hAnsi="Arial" w:cs="Arial"/>
        </w:rPr>
        <w:t>: Prompt delivery (timeliness) of interpretations and return for routine/stat/immediate</w:t>
      </w:r>
    </w:p>
    <w:p w14:paraId="65C9F337" w14:textId="4D5BDC74" w:rsidR="00DC5BA9" w:rsidRPr="0058169D" w:rsidRDefault="00DC5BA9" w:rsidP="00DC5BA9">
      <w:pPr>
        <w:tabs>
          <w:tab w:val="left" w:pos="0"/>
        </w:tabs>
        <w:spacing w:before="120" w:after="120"/>
        <w:ind w:left="1710"/>
        <w:rPr>
          <w:rFonts w:ascii="Arial" w:hAnsi="Arial" w:cs="Arial"/>
          <w:highlight w:val="yellow"/>
        </w:rPr>
      </w:pPr>
      <w:r w:rsidRPr="0058169D">
        <w:rPr>
          <w:rFonts w:ascii="Arial" w:hAnsi="Arial" w:cs="Arial"/>
          <w:u w:val="single"/>
        </w:rPr>
        <w:t>Standard</w:t>
      </w:r>
      <w:r w:rsidRPr="0058169D">
        <w:rPr>
          <w:rFonts w:ascii="Arial" w:hAnsi="Arial" w:cs="Arial"/>
        </w:rPr>
        <w:t xml:space="preserve">: Delivery of reports </w:t>
      </w:r>
      <w:r>
        <w:rPr>
          <w:rFonts w:ascii="Arial" w:hAnsi="Arial" w:cs="Arial"/>
        </w:rPr>
        <w:t>95</w:t>
      </w:r>
      <w:r w:rsidRPr="0058169D">
        <w:rPr>
          <w:rFonts w:ascii="Arial" w:hAnsi="Arial" w:cs="Arial"/>
        </w:rPr>
        <w:t>% of the time.</w:t>
      </w:r>
    </w:p>
    <w:p w14:paraId="0F846C29" w14:textId="543169D3" w:rsidR="00DC5BA9" w:rsidRPr="0058169D" w:rsidRDefault="00DC5BA9" w:rsidP="00DC5BA9">
      <w:pPr>
        <w:tabs>
          <w:tab w:val="left" w:pos="0"/>
        </w:tabs>
        <w:spacing w:before="120" w:after="120"/>
        <w:ind w:left="1710"/>
        <w:rPr>
          <w:rFonts w:ascii="Arial" w:hAnsi="Arial" w:cs="Arial"/>
          <w:highlight w:val="yellow"/>
        </w:rPr>
      </w:pPr>
      <w:r w:rsidRPr="0058169D">
        <w:rPr>
          <w:rFonts w:ascii="Arial" w:hAnsi="Arial" w:cs="Arial"/>
          <w:u w:val="single"/>
        </w:rPr>
        <w:t>Acceptable Quality Level</w:t>
      </w:r>
      <w:r w:rsidRPr="0058169D">
        <w:rPr>
          <w:rFonts w:ascii="Arial" w:hAnsi="Arial" w:cs="Arial"/>
        </w:rPr>
        <w:t xml:space="preserve">: </w:t>
      </w:r>
      <w:r>
        <w:rPr>
          <w:rFonts w:ascii="Arial" w:hAnsi="Arial" w:cs="Arial"/>
        </w:rPr>
        <w:t>95</w:t>
      </w:r>
      <w:r w:rsidRPr="0058169D">
        <w:rPr>
          <w:rFonts w:ascii="Arial" w:hAnsi="Arial" w:cs="Arial"/>
        </w:rPr>
        <w:t>% meet timeliness standards</w:t>
      </w:r>
    </w:p>
    <w:p w14:paraId="663618F0" w14:textId="77777777" w:rsidR="00DC5BA9" w:rsidRPr="0058169D" w:rsidRDefault="00DC5BA9" w:rsidP="00DC5BA9">
      <w:pPr>
        <w:tabs>
          <w:tab w:val="left" w:pos="0"/>
        </w:tabs>
        <w:spacing w:before="120" w:after="120"/>
        <w:ind w:left="1710"/>
        <w:rPr>
          <w:rFonts w:ascii="Arial" w:hAnsi="Arial" w:cs="Arial"/>
          <w:highlight w:val="yellow"/>
        </w:rPr>
      </w:pPr>
      <w:r w:rsidRPr="0058169D">
        <w:rPr>
          <w:rFonts w:ascii="Arial" w:hAnsi="Arial" w:cs="Arial"/>
          <w:u w:val="single"/>
        </w:rPr>
        <w:t>Surveillance Method</w:t>
      </w:r>
      <w:r w:rsidRPr="0058169D">
        <w:rPr>
          <w:rFonts w:ascii="Arial" w:hAnsi="Arial" w:cs="Arial"/>
        </w:rPr>
        <w:t xml:space="preserve">: </w:t>
      </w:r>
      <w:r w:rsidRPr="0058169D">
        <w:rPr>
          <w:rFonts w:ascii="Arial" w:hAnsi="Arial" w:cs="Arial"/>
          <w:bCs/>
        </w:rPr>
        <w:t>management Information Systems (MIS) and supplemented with periodic inspection</w:t>
      </w:r>
    </w:p>
    <w:p w14:paraId="4467AA4B" w14:textId="77777777" w:rsidR="00DC5BA9" w:rsidRPr="0058169D" w:rsidRDefault="00DC5BA9" w:rsidP="00DC5BA9">
      <w:pPr>
        <w:tabs>
          <w:tab w:val="left" w:pos="0"/>
        </w:tabs>
        <w:spacing w:before="120" w:after="120"/>
        <w:ind w:left="1710"/>
        <w:rPr>
          <w:rFonts w:ascii="Arial" w:hAnsi="Arial" w:cs="Arial"/>
          <w:highlight w:val="yellow"/>
        </w:rPr>
      </w:pPr>
      <w:r w:rsidRPr="0058169D">
        <w:rPr>
          <w:rFonts w:ascii="Arial" w:hAnsi="Arial" w:cs="Arial"/>
          <w:u w:val="single"/>
        </w:rPr>
        <w:t>Frequency</w:t>
      </w:r>
      <w:r w:rsidRPr="0058169D">
        <w:rPr>
          <w:rFonts w:ascii="Arial" w:hAnsi="Arial" w:cs="Arial"/>
        </w:rPr>
        <w:t>: General surveillance/periodic inspection may be conducted daily, weekly, monthly, quarterly, or annually as required.</w:t>
      </w:r>
    </w:p>
    <w:p w14:paraId="57FCE9CB" w14:textId="77777777" w:rsidR="00DC5BA9" w:rsidRPr="0058169D" w:rsidRDefault="00DC5BA9" w:rsidP="00DC5BA9">
      <w:pPr>
        <w:pStyle w:val="ListParagraph"/>
        <w:numPr>
          <w:ilvl w:val="3"/>
          <w:numId w:val="21"/>
        </w:numPr>
        <w:tabs>
          <w:tab w:val="left" w:pos="0"/>
        </w:tabs>
        <w:spacing w:before="120" w:after="120" w:line="240" w:lineRule="auto"/>
        <w:contextualSpacing w:val="0"/>
        <w:rPr>
          <w:rFonts w:ascii="Arial" w:hAnsi="Arial" w:cs="Arial"/>
        </w:rPr>
      </w:pPr>
      <w:r w:rsidRPr="0058169D">
        <w:rPr>
          <w:rFonts w:ascii="Arial" w:hAnsi="Arial" w:cs="Arial"/>
          <w:u w:val="single"/>
        </w:rPr>
        <w:t>Measure</w:t>
      </w:r>
      <w:r w:rsidRPr="0058169D">
        <w:rPr>
          <w:rFonts w:ascii="Arial" w:hAnsi="Arial" w:cs="Arial"/>
        </w:rPr>
        <w:t xml:space="preserve">: Provider Quality Performance </w:t>
      </w:r>
    </w:p>
    <w:p w14:paraId="1CA1F5D4" w14:textId="77777777" w:rsidR="00DC5BA9" w:rsidRPr="0058169D" w:rsidRDefault="00DC5BA9" w:rsidP="00DC5BA9">
      <w:pPr>
        <w:tabs>
          <w:tab w:val="left" w:pos="0"/>
        </w:tabs>
        <w:spacing w:before="120" w:after="120"/>
        <w:ind w:left="1710"/>
        <w:rPr>
          <w:rFonts w:ascii="Arial" w:hAnsi="Arial" w:cs="Arial"/>
        </w:rPr>
      </w:pPr>
      <w:r w:rsidRPr="0058169D">
        <w:rPr>
          <w:rFonts w:ascii="Arial" w:hAnsi="Arial" w:cs="Arial"/>
          <w:u w:val="single"/>
        </w:rPr>
        <w:t>Performance Requirement</w:t>
      </w:r>
      <w:r w:rsidRPr="0058169D">
        <w:rPr>
          <w:rFonts w:ascii="Arial" w:hAnsi="Arial" w:cs="Arial"/>
        </w:rPr>
        <w:t>: All contract physician(s) shall perform in accordance with clinical standards provided by the VA for Ongoing Professional Performance Evaluation</w:t>
      </w:r>
    </w:p>
    <w:p w14:paraId="0C607AC5" w14:textId="77777777" w:rsidR="00DC5BA9" w:rsidRPr="0058169D" w:rsidRDefault="00DC5BA9" w:rsidP="00DC5BA9">
      <w:pPr>
        <w:tabs>
          <w:tab w:val="left" w:pos="0"/>
        </w:tabs>
        <w:spacing w:before="120" w:after="120"/>
        <w:ind w:left="1710"/>
        <w:rPr>
          <w:rFonts w:ascii="Arial" w:hAnsi="Arial" w:cs="Arial"/>
          <w:highlight w:val="yellow"/>
        </w:rPr>
      </w:pPr>
      <w:r w:rsidRPr="0058169D">
        <w:rPr>
          <w:rFonts w:ascii="Arial" w:hAnsi="Arial" w:cs="Arial"/>
          <w:u w:val="single"/>
        </w:rPr>
        <w:t>Standard</w:t>
      </w:r>
      <w:r w:rsidRPr="0058169D">
        <w:rPr>
          <w:rFonts w:ascii="Arial" w:hAnsi="Arial" w:cs="Arial"/>
        </w:rPr>
        <w:t>: OPPE documentation for all (95%) staff providing services under the contract. All staff (95%) meet Standards.</w:t>
      </w:r>
    </w:p>
    <w:p w14:paraId="6C52863F" w14:textId="77777777" w:rsidR="00DC5BA9" w:rsidRPr="0058169D" w:rsidRDefault="00DC5BA9" w:rsidP="00DC5BA9">
      <w:pPr>
        <w:tabs>
          <w:tab w:val="left" w:pos="0"/>
        </w:tabs>
        <w:spacing w:before="120" w:after="120"/>
        <w:ind w:left="1710"/>
        <w:rPr>
          <w:rFonts w:ascii="Arial" w:hAnsi="Arial" w:cs="Arial"/>
          <w:highlight w:val="yellow"/>
        </w:rPr>
      </w:pPr>
      <w:r w:rsidRPr="0058169D">
        <w:rPr>
          <w:rFonts w:ascii="Arial" w:hAnsi="Arial" w:cs="Arial"/>
          <w:u w:val="single"/>
        </w:rPr>
        <w:t>Acceptable Quality Level</w:t>
      </w:r>
      <w:r w:rsidRPr="0058169D">
        <w:rPr>
          <w:rFonts w:ascii="Arial" w:hAnsi="Arial" w:cs="Arial"/>
        </w:rPr>
        <w:t>: 95% meet Standards</w:t>
      </w:r>
    </w:p>
    <w:p w14:paraId="34F4FEF2" w14:textId="77777777" w:rsidR="00DC5BA9" w:rsidRPr="0058169D" w:rsidRDefault="00DC5BA9" w:rsidP="00DC5BA9">
      <w:pPr>
        <w:tabs>
          <w:tab w:val="left" w:pos="0"/>
        </w:tabs>
        <w:spacing w:before="120" w:after="120"/>
        <w:ind w:left="1710"/>
        <w:rPr>
          <w:rFonts w:ascii="Arial" w:hAnsi="Arial" w:cs="Arial"/>
        </w:rPr>
      </w:pPr>
      <w:r w:rsidRPr="0058169D">
        <w:rPr>
          <w:rFonts w:ascii="Arial" w:hAnsi="Arial" w:cs="Arial"/>
          <w:u w:val="single"/>
        </w:rPr>
        <w:t>Surveillance Method</w:t>
      </w:r>
      <w:r w:rsidRPr="0058169D">
        <w:rPr>
          <w:rFonts w:ascii="Arial" w:hAnsi="Arial" w:cs="Arial"/>
        </w:rPr>
        <w:t xml:space="preserve">: OPPE data pertinent to care performed for each provider working under this contract. OPPE data will review the following elements: </w:t>
      </w:r>
    </w:p>
    <w:p w14:paraId="35E55EA9" w14:textId="77777777" w:rsidR="00DC5BA9" w:rsidRPr="0058169D" w:rsidRDefault="00DC5BA9" w:rsidP="00DC5BA9">
      <w:pPr>
        <w:pStyle w:val="ListParagraph"/>
        <w:numPr>
          <w:ilvl w:val="0"/>
          <w:numId w:val="22"/>
        </w:numPr>
        <w:tabs>
          <w:tab w:val="left" w:pos="450"/>
        </w:tabs>
        <w:spacing w:before="120" w:after="120" w:line="240" w:lineRule="auto"/>
        <w:ind w:left="2070"/>
        <w:rPr>
          <w:rFonts w:ascii="Arial" w:hAnsi="Arial" w:cs="Arial"/>
        </w:rPr>
      </w:pPr>
      <w:r w:rsidRPr="0058169D">
        <w:rPr>
          <w:rFonts w:ascii="Arial" w:hAnsi="Arial" w:cs="Arial"/>
        </w:rPr>
        <w:t>Patient Care Performance</w:t>
      </w:r>
    </w:p>
    <w:p w14:paraId="3B6D3D94" w14:textId="77777777" w:rsidR="00DC5BA9" w:rsidRPr="0058169D" w:rsidRDefault="00DC5BA9" w:rsidP="00DC5BA9">
      <w:pPr>
        <w:pStyle w:val="ListParagraph"/>
        <w:numPr>
          <w:ilvl w:val="0"/>
          <w:numId w:val="22"/>
        </w:numPr>
        <w:tabs>
          <w:tab w:val="left" w:pos="450"/>
        </w:tabs>
        <w:spacing w:before="120" w:after="120" w:line="240" w:lineRule="auto"/>
        <w:ind w:left="2070"/>
        <w:rPr>
          <w:rFonts w:ascii="Arial" w:hAnsi="Arial" w:cs="Arial"/>
        </w:rPr>
      </w:pPr>
      <w:r w:rsidRPr="0058169D">
        <w:rPr>
          <w:rFonts w:ascii="Arial" w:hAnsi="Arial" w:cs="Arial"/>
        </w:rPr>
        <w:t>Medical/Clinical Knowledge</w:t>
      </w:r>
    </w:p>
    <w:p w14:paraId="68E03BD7" w14:textId="77777777" w:rsidR="00DC5BA9" w:rsidRPr="0058169D" w:rsidRDefault="00DC5BA9" w:rsidP="00DC5BA9">
      <w:pPr>
        <w:pStyle w:val="ListParagraph"/>
        <w:numPr>
          <w:ilvl w:val="0"/>
          <w:numId w:val="22"/>
        </w:numPr>
        <w:tabs>
          <w:tab w:val="left" w:pos="450"/>
        </w:tabs>
        <w:spacing w:before="120" w:after="120" w:line="240" w:lineRule="auto"/>
        <w:ind w:left="2070"/>
        <w:rPr>
          <w:rFonts w:ascii="Arial" w:hAnsi="Arial" w:cs="Arial"/>
        </w:rPr>
      </w:pPr>
      <w:r w:rsidRPr="0058169D">
        <w:rPr>
          <w:rFonts w:ascii="Arial" w:hAnsi="Arial" w:cs="Arial"/>
        </w:rPr>
        <w:t>Practiced Based Learning and Improvement</w:t>
      </w:r>
    </w:p>
    <w:p w14:paraId="7D64A894" w14:textId="77777777" w:rsidR="00DC5BA9" w:rsidRPr="0058169D" w:rsidRDefault="00DC5BA9" w:rsidP="00DC5BA9">
      <w:pPr>
        <w:pStyle w:val="ListParagraph"/>
        <w:numPr>
          <w:ilvl w:val="0"/>
          <w:numId w:val="22"/>
        </w:numPr>
        <w:tabs>
          <w:tab w:val="left" w:pos="450"/>
        </w:tabs>
        <w:spacing w:before="120" w:after="120" w:line="240" w:lineRule="auto"/>
        <w:ind w:left="2070"/>
        <w:rPr>
          <w:rFonts w:ascii="Arial" w:hAnsi="Arial" w:cs="Arial"/>
        </w:rPr>
      </w:pPr>
      <w:r w:rsidRPr="0058169D">
        <w:rPr>
          <w:rFonts w:ascii="Arial" w:hAnsi="Arial" w:cs="Arial"/>
        </w:rPr>
        <w:t>Interpersonal and Communication Skills</w:t>
      </w:r>
    </w:p>
    <w:p w14:paraId="19A4312D" w14:textId="77777777" w:rsidR="00DC5BA9" w:rsidRPr="0058169D" w:rsidRDefault="00DC5BA9" w:rsidP="00DC5BA9">
      <w:pPr>
        <w:pStyle w:val="ListParagraph"/>
        <w:numPr>
          <w:ilvl w:val="0"/>
          <w:numId w:val="22"/>
        </w:numPr>
        <w:tabs>
          <w:tab w:val="left" w:pos="450"/>
        </w:tabs>
        <w:spacing w:before="120" w:after="120" w:line="240" w:lineRule="auto"/>
        <w:ind w:left="2070"/>
        <w:rPr>
          <w:rFonts w:ascii="Arial" w:hAnsi="Arial" w:cs="Arial"/>
        </w:rPr>
      </w:pPr>
      <w:r w:rsidRPr="0058169D">
        <w:rPr>
          <w:rFonts w:ascii="Arial" w:hAnsi="Arial" w:cs="Arial"/>
        </w:rPr>
        <w:t>Professionalism</w:t>
      </w:r>
    </w:p>
    <w:p w14:paraId="4AFF451E" w14:textId="77777777" w:rsidR="00DC5BA9" w:rsidRPr="0058169D" w:rsidRDefault="00DC5BA9" w:rsidP="00DC5BA9">
      <w:pPr>
        <w:pStyle w:val="ListParagraph"/>
        <w:numPr>
          <w:ilvl w:val="0"/>
          <w:numId w:val="22"/>
        </w:numPr>
        <w:tabs>
          <w:tab w:val="left" w:pos="450"/>
        </w:tabs>
        <w:spacing w:before="120" w:after="120" w:line="240" w:lineRule="auto"/>
        <w:ind w:left="2070"/>
        <w:rPr>
          <w:rFonts w:ascii="Arial" w:hAnsi="Arial" w:cs="Arial"/>
        </w:rPr>
      </w:pPr>
      <w:r w:rsidRPr="0058169D">
        <w:rPr>
          <w:rFonts w:ascii="Arial" w:hAnsi="Arial" w:cs="Arial"/>
        </w:rPr>
        <w:t>System Based Practice</w:t>
      </w:r>
    </w:p>
    <w:p w14:paraId="3E0B6B76" w14:textId="77777777" w:rsidR="00DC5BA9" w:rsidRPr="0058169D" w:rsidRDefault="00DC5BA9" w:rsidP="00DC5BA9">
      <w:pPr>
        <w:tabs>
          <w:tab w:val="left" w:pos="0"/>
        </w:tabs>
        <w:spacing w:before="120" w:after="120"/>
        <w:ind w:left="1710"/>
        <w:rPr>
          <w:rFonts w:ascii="Arial" w:hAnsi="Arial" w:cs="Arial"/>
        </w:rPr>
      </w:pPr>
      <w:r w:rsidRPr="0058169D">
        <w:rPr>
          <w:rFonts w:ascii="Arial" w:hAnsi="Arial" w:cs="Arial"/>
          <w:u w:val="single"/>
        </w:rPr>
        <w:t>Frequency</w:t>
      </w:r>
      <w:r w:rsidRPr="0058169D">
        <w:rPr>
          <w:rFonts w:ascii="Arial" w:hAnsi="Arial" w:cs="Arial"/>
        </w:rPr>
        <w:t>: OPPE reporting bi-annually, general surveillance/periodic inspection may be conducted daily, weekly, monthly, quarterly, or annually as required.</w:t>
      </w:r>
    </w:p>
    <w:p w14:paraId="5726665B" w14:textId="77777777" w:rsidR="00DC5BA9" w:rsidRPr="0058169D" w:rsidRDefault="00DC5BA9" w:rsidP="00DC5BA9">
      <w:pPr>
        <w:pStyle w:val="BodyTextIndent"/>
        <w:numPr>
          <w:ilvl w:val="3"/>
          <w:numId w:val="21"/>
        </w:numPr>
        <w:tabs>
          <w:tab w:val="left" w:pos="360"/>
          <w:tab w:val="left" w:pos="810"/>
          <w:tab w:val="left" w:pos="1170"/>
          <w:tab w:val="left" w:pos="1440"/>
        </w:tabs>
        <w:snapToGrid w:val="0"/>
        <w:spacing w:before="120" w:line="240" w:lineRule="auto"/>
        <w:rPr>
          <w:rFonts w:ascii="Arial" w:hAnsi="Arial" w:cs="Arial"/>
          <w:u w:val="single"/>
        </w:rPr>
      </w:pPr>
      <w:r w:rsidRPr="0058169D">
        <w:rPr>
          <w:rFonts w:ascii="Arial" w:hAnsi="Arial" w:cs="Arial"/>
          <w:u w:val="single"/>
        </w:rPr>
        <w:t>Measure</w:t>
      </w:r>
      <w:r w:rsidRPr="0058169D">
        <w:rPr>
          <w:rFonts w:ascii="Arial" w:hAnsi="Arial" w:cs="Arial"/>
        </w:rPr>
        <w:t>: Qualifications of Key Personnel</w:t>
      </w:r>
    </w:p>
    <w:p w14:paraId="77319EC0" w14:textId="77777777" w:rsidR="00DC5BA9" w:rsidRPr="0058169D" w:rsidRDefault="00DC5BA9" w:rsidP="00DC5BA9">
      <w:pPr>
        <w:tabs>
          <w:tab w:val="left" w:pos="720"/>
          <w:tab w:val="left" w:pos="990"/>
        </w:tabs>
        <w:snapToGrid w:val="0"/>
        <w:spacing w:before="120" w:after="120"/>
        <w:ind w:left="1728"/>
        <w:rPr>
          <w:rFonts w:ascii="Arial" w:hAnsi="Arial" w:cs="Arial"/>
        </w:rPr>
      </w:pPr>
      <w:r w:rsidRPr="0058169D">
        <w:rPr>
          <w:rFonts w:ascii="Arial" w:hAnsi="Arial" w:cs="Arial"/>
          <w:u w:val="single"/>
        </w:rPr>
        <w:lastRenderedPageBreak/>
        <w:t>Performance Requirement</w:t>
      </w:r>
      <w:r w:rsidRPr="0058169D">
        <w:rPr>
          <w:rFonts w:ascii="Arial" w:hAnsi="Arial" w:cs="Arial"/>
        </w:rPr>
        <w:t xml:space="preserve">: All Contractor’s physician(s) shall be </w:t>
      </w:r>
      <w:bookmarkStart w:id="17" w:name="_Hlk120795889"/>
      <w:r w:rsidRPr="0058169D">
        <w:rPr>
          <w:rFonts w:ascii="Arial" w:hAnsi="Arial" w:cs="Arial"/>
        </w:rPr>
        <w:t>Board Certified</w:t>
      </w:r>
      <w:bookmarkEnd w:id="17"/>
      <w:r w:rsidRPr="0058169D">
        <w:rPr>
          <w:rFonts w:ascii="Arial" w:hAnsi="Arial" w:cs="Arial"/>
        </w:rPr>
        <w:t xml:space="preserve"> in accordance with ACR Standards. </w:t>
      </w:r>
    </w:p>
    <w:p w14:paraId="45A428F5" w14:textId="2840D4B2"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Standard</w:t>
      </w:r>
      <w:r w:rsidRPr="0058169D">
        <w:rPr>
          <w:rFonts w:ascii="Arial" w:hAnsi="Arial" w:cs="Arial"/>
        </w:rPr>
        <w:t>: All (</w:t>
      </w:r>
      <w:r>
        <w:rPr>
          <w:rFonts w:ascii="Arial" w:hAnsi="Arial" w:cs="Arial"/>
        </w:rPr>
        <w:t>100</w:t>
      </w:r>
      <w:r w:rsidRPr="0058169D">
        <w:rPr>
          <w:rFonts w:ascii="Arial" w:hAnsi="Arial" w:cs="Arial"/>
        </w:rPr>
        <w:t>%) contract physicians are Board Certified.</w:t>
      </w:r>
    </w:p>
    <w:p w14:paraId="45C4068F" w14:textId="3E319BAD"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Acceptable Quality Level</w:t>
      </w:r>
      <w:r w:rsidRPr="0058169D">
        <w:rPr>
          <w:rFonts w:ascii="Arial" w:hAnsi="Arial" w:cs="Arial"/>
        </w:rPr>
        <w:t xml:space="preserve">: </w:t>
      </w:r>
      <w:r>
        <w:rPr>
          <w:rFonts w:ascii="Arial" w:hAnsi="Arial" w:cs="Arial"/>
          <w:bCs/>
          <w:color w:val="000000" w:themeColor="text1"/>
        </w:rPr>
        <w:t>100</w:t>
      </w:r>
      <w:r w:rsidRPr="0058169D">
        <w:rPr>
          <w:rFonts w:ascii="Arial" w:hAnsi="Arial" w:cs="Arial"/>
          <w:bCs/>
          <w:color w:val="000000" w:themeColor="text1"/>
        </w:rPr>
        <w:t>% No deviations accepted.</w:t>
      </w:r>
    </w:p>
    <w:p w14:paraId="0C3C87B3" w14:textId="77777777" w:rsidR="00DC5BA9" w:rsidRPr="0058169D" w:rsidRDefault="00DC5BA9" w:rsidP="00DC5BA9">
      <w:pPr>
        <w:spacing w:before="120" w:after="120"/>
        <w:ind w:left="1728"/>
        <w:rPr>
          <w:rFonts w:ascii="Arial" w:hAnsi="Arial" w:cs="Arial"/>
        </w:rPr>
      </w:pPr>
      <w:r w:rsidRPr="0058169D">
        <w:rPr>
          <w:rFonts w:ascii="Arial" w:hAnsi="Arial" w:cs="Arial"/>
          <w:u w:val="single"/>
        </w:rPr>
        <w:t>Surveillance Method</w:t>
      </w:r>
      <w:r w:rsidRPr="0058169D">
        <w:rPr>
          <w:rFonts w:ascii="Arial" w:hAnsi="Arial" w:cs="Arial"/>
        </w:rPr>
        <w:t>: Periodic Inspection or Random Sampling of qualification documents</w:t>
      </w:r>
    </w:p>
    <w:p w14:paraId="092E9926"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Frequency</w:t>
      </w:r>
      <w:r w:rsidRPr="0058169D">
        <w:rPr>
          <w:rFonts w:ascii="Arial" w:hAnsi="Arial" w:cs="Arial"/>
        </w:rPr>
        <w:t>: Sampling schedule daily, weekly, monthly, quarterly, or annually or unscheduled.</w:t>
      </w:r>
    </w:p>
    <w:p w14:paraId="5BB60658" w14:textId="77777777" w:rsidR="00DC5BA9" w:rsidRPr="0058169D" w:rsidRDefault="00DC5BA9" w:rsidP="00DC5BA9">
      <w:pPr>
        <w:pStyle w:val="BodyTextIndent"/>
        <w:numPr>
          <w:ilvl w:val="3"/>
          <w:numId w:val="21"/>
        </w:numPr>
        <w:tabs>
          <w:tab w:val="left" w:pos="360"/>
          <w:tab w:val="left" w:pos="810"/>
          <w:tab w:val="left" w:pos="1170"/>
          <w:tab w:val="left" w:pos="1440"/>
        </w:tabs>
        <w:snapToGrid w:val="0"/>
        <w:spacing w:before="120" w:line="240" w:lineRule="auto"/>
        <w:rPr>
          <w:rFonts w:ascii="Arial" w:hAnsi="Arial" w:cs="Arial"/>
          <w:u w:val="single"/>
        </w:rPr>
      </w:pPr>
      <w:r w:rsidRPr="0058169D">
        <w:rPr>
          <w:rFonts w:ascii="Arial" w:hAnsi="Arial" w:cs="Arial"/>
          <w:u w:val="single"/>
        </w:rPr>
        <w:t>Measure</w:t>
      </w:r>
      <w:r w:rsidRPr="0058169D">
        <w:rPr>
          <w:rFonts w:ascii="Arial" w:hAnsi="Arial" w:cs="Arial"/>
        </w:rPr>
        <w:t xml:space="preserve">: Scope of Practice/Privileging </w:t>
      </w:r>
    </w:p>
    <w:p w14:paraId="711E3901" w14:textId="77777777" w:rsidR="00DC5BA9" w:rsidRPr="0058169D" w:rsidRDefault="00DC5BA9" w:rsidP="00DC5BA9">
      <w:pPr>
        <w:pStyle w:val="BodyText"/>
        <w:suppressLineNumbers/>
        <w:tabs>
          <w:tab w:val="left" w:pos="0"/>
          <w:tab w:val="left" w:pos="540"/>
          <w:tab w:val="left" w:pos="900"/>
          <w:tab w:val="left" w:pos="1350"/>
          <w:tab w:val="left" w:pos="1890"/>
          <w:tab w:val="left" w:pos="2520"/>
        </w:tabs>
        <w:snapToGrid w:val="0"/>
        <w:spacing w:before="120" w:after="120"/>
        <w:ind w:left="1728"/>
        <w:rPr>
          <w:rFonts w:cs="Arial"/>
          <w:sz w:val="22"/>
          <w:szCs w:val="22"/>
        </w:rPr>
      </w:pPr>
      <w:r w:rsidRPr="0058169D">
        <w:rPr>
          <w:rFonts w:cs="Arial"/>
          <w:sz w:val="22"/>
          <w:szCs w:val="22"/>
          <w:u w:val="single"/>
        </w:rPr>
        <w:t>Performance Requirement</w:t>
      </w:r>
      <w:r w:rsidRPr="0058169D">
        <w:rPr>
          <w:rFonts w:cs="Arial"/>
          <w:sz w:val="22"/>
          <w:szCs w:val="22"/>
        </w:rPr>
        <w:t xml:space="preserve">: </w:t>
      </w:r>
      <w:r w:rsidRPr="0058169D">
        <w:rPr>
          <w:rFonts w:cs="Arial"/>
          <w:color w:val="000000" w:themeColor="text1"/>
          <w:sz w:val="22"/>
          <w:szCs w:val="22"/>
        </w:rPr>
        <w:t>Contract physician(s) performs within their individual scopes of practice/privileging.</w:t>
      </w:r>
    </w:p>
    <w:p w14:paraId="2F7DCFCE" w14:textId="4A01074F" w:rsidR="00DC5BA9" w:rsidRPr="0058169D" w:rsidRDefault="00DC5BA9" w:rsidP="00DC5BA9">
      <w:pPr>
        <w:pStyle w:val="BodyText"/>
        <w:suppressLineNumbers/>
        <w:tabs>
          <w:tab w:val="left" w:pos="0"/>
          <w:tab w:val="left" w:pos="540"/>
          <w:tab w:val="left" w:pos="900"/>
          <w:tab w:val="left" w:pos="1350"/>
          <w:tab w:val="left" w:pos="1890"/>
          <w:tab w:val="left" w:pos="2520"/>
        </w:tabs>
        <w:snapToGrid w:val="0"/>
        <w:spacing w:before="120" w:after="120"/>
        <w:ind w:left="1728"/>
        <w:rPr>
          <w:rFonts w:cs="Arial"/>
          <w:sz w:val="22"/>
          <w:szCs w:val="22"/>
        </w:rPr>
      </w:pPr>
      <w:r w:rsidRPr="0058169D">
        <w:rPr>
          <w:rFonts w:cs="Arial"/>
          <w:sz w:val="22"/>
          <w:szCs w:val="22"/>
          <w:u w:val="single"/>
        </w:rPr>
        <w:t>Standard</w:t>
      </w:r>
      <w:r w:rsidRPr="0058169D">
        <w:rPr>
          <w:rFonts w:cs="Arial"/>
          <w:sz w:val="22"/>
          <w:szCs w:val="22"/>
        </w:rPr>
        <w:t>: All (</w:t>
      </w:r>
      <w:r>
        <w:rPr>
          <w:rFonts w:cs="Arial"/>
          <w:sz w:val="22"/>
          <w:szCs w:val="22"/>
        </w:rPr>
        <w:t>100</w:t>
      </w:r>
      <w:r w:rsidRPr="0058169D">
        <w:rPr>
          <w:rFonts w:cs="Arial"/>
          <w:sz w:val="22"/>
          <w:szCs w:val="22"/>
        </w:rPr>
        <w:t xml:space="preserve">%) contract physician(s) perform within their scope of practice/privileges </w:t>
      </w:r>
      <w:r>
        <w:rPr>
          <w:rFonts w:cs="Arial"/>
          <w:sz w:val="22"/>
          <w:szCs w:val="22"/>
        </w:rPr>
        <w:t>100</w:t>
      </w:r>
      <w:r w:rsidRPr="0058169D">
        <w:rPr>
          <w:rFonts w:cs="Arial"/>
          <w:sz w:val="22"/>
          <w:szCs w:val="22"/>
        </w:rPr>
        <w:t>% of the time.</w:t>
      </w:r>
    </w:p>
    <w:p w14:paraId="0899CFCE" w14:textId="5057DE15" w:rsidR="00DC5BA9" w:rsidRPr="0058169D" w:rsidRDefault="00DC5BA9" w:rsidP="00DC5BA9">
      <w:pPr>
        <w:pStyle w:val="BodyText"/>
        <w:suppressLineNumbers/>
        <w:tabs>
          <w:tab w:val="left" w:pos="0"/>
          <w:tab w:val="left" w:pos="540"/>
          <w:tab w:val="left" w:pos="900"/>
          <w:tab w:val="left" w:pos="1350"/>
          <w:tab w:val="left" w:pos="1890"/>
          <w:tab w:val="left" w:pos="2520"/>
        </w:tabs>
        <w:snapToGrid w:val="0"/>
        <w:spacing w:before="120" w:after="120"/>
        <w:ind w:left="1728"/>
        <w:rPr>
          <w:rFonts w:cs="Arial"/>
          <w:sz w:val="22"/>
          <w:szCs w:val="22"/>
        </w:rPr>
      </w:pPr>
      <w:r w:rsidRPr="0058169D">
        <w:rPr>
          <w:rFonts w:cs="Arial"/>
          <w:sz w:val="22"/>
          <w:szCs w:val="22"/>
          <w:u w:val="single"/>
        </w:rPr>
        <w:t>Acceptable Quality Level</w:t>
      </w:r>
      <w:r w:rsidRPr="0058169D">
        <w:rPr>
          <w:rFonts w:cs="Arial"/>
          <w:sz w:val="22"/>
          <w:szCs w:val="22"/>
        </w:rPr>
        <w:t xml:space="preserve">: </w:t>
      </w:r>
      <w:r>
        <w:rPr>
          <w:rFonts w:cs="Arial"/>
          <w:sz w:val="22"/>
          <w:szCs w:val="22"/>
        </w:rPr>
        <w:t>100</w:t>
      </w:r>
      <w:r w:rsidRPr="0058169D">
        <w:rPr>
          <w:rFonts w:cs="Arial"/>
          <w:sz w:val="22"/>
          <w:szCs w:val="22"/>
        </w:rPr>
        <w:t xml:space="preserve">% Contractor’s physician(s) perform within their scope of practice/privileges </w:t>
      </w:r>
      <w:r>
        <w:rPr>
          <w:rFonts w:cs="Arial"/>
          <w:sz w:val="22"/>
          <w:szCs w:val="22"/>
        </w:rPr>
        <w:t>100</w:t>
      </w:r>
      <w:r w:rsidRPr="0058169D">
        <w:rPr>
          <w:rFonts w:cs="Arial"/>
          <w:sz w:val="22"/>
          <w:szCs w:val="22"/>
        </w:rPr>
        <w:t>% of the time.</w:t>
      </w:r>
    </w:p>
    <w:p w14:paraId="0FC5CDA2" w14:textId="77777777" w:rsidR="00DC5BA9" w:rsidRPr="0058169D" w:rsidRDefault="00DC5BA9" w:rsidP="00DC5BA9">
      <w:pPr>
        <w:pStyle w:val="BodyText"/>
        <w:suppressLineNumbers/>
        <w:tabs>
          <w:tab w:val="left" w:pos="0"/>
          <w:tab w:val="left" w:pos="540"/>
          <w:tab w:val="left" w:pos="900"/>
          <w:tab w:val="left" w:pos="1350"/>
          <w:tab w:val="left" w:pos="1890"/>
          <w:tab w:val="left" w:pos="2520"/>
        </w:tabs>
        <w:snapToGrid w:val="0"/>
        <w:spacing w:before="120" w:after="120"/>
        <w:ind w:left="1728"/>
        <w:rPr>
          <w:rFonts w:cs="Arial"/>
          <w:sz w:val="22"/>
          <w:szCs w:val="22"/>
        </w:rPr>
      </w:pPr>
      <w:r w:rsidRPr="0058169D">
        <w:rPr>
          <w:rFonts w:cs="Arial"/>
          <w:sz w:val="22"/>
          <w:szCs w:val="22"/>
          <w:u w:val="single"/>
        </w:rPr>
        <w:t>Surveillance Method</w:t>
      </w:r>
      <w:r w:rsidRPr="0058169D">
        <w:rPr>
          <w:rFonts w:cs="Arial"/>
          <w:sz w:val="22"/>
          <w:szCs w:val="22"/>
        </w:rPr>
        <w:t xml:space="preserve">: </w:t>
      </w:r>
      <w:r w:rsidRPr="0058169D">
        <w:rPr>
          <w:rFonts w:cs="Arial"/>
          <w:bCs/>
          <w:sz w:val="22"/>
          <w:szCs w:val="22"/>
        </w:rPr>
        <w:t>Periodic Inspection or Random Sampling of records.</w:t>
      </w:r>
    </w:p>
    <w:p w14:paraId="326E7161" w14:textId="77777777" w:rsidR="00DC5BA9" w:rsidRPr="0058169D" w:rsidRDefault="00DC5BA9" w:rsidP="00DC5BA9">
      <w:pPr>
        <w:spacing w:before="120" w:after="120"/>
        <w:ind w:left="1728"/>
        <w:rPr>
          <w:rFonts w:ascii="Arial" w:hAnsi="Arial" w:cs="Arial"/>
        </w:rPr>
      </w:pPr>
      <w:r w:rsidRPr="0058169D">
        <w:rPr>
          <w:rFonts w:ascii="Arial" w:hAnsi="Arial" w:cs="Arial"/>
          <w:u w:val="single"/>
        </w:rPr>
        <w:t>Frequency</w:t>
      </w:r>
      <w:r w:rsidRPr="0058169D">
        <w:rPr>
          <w:rFonts w:ascii="Arial" w:hAnsi="Arial" w:cs="Arial"/>
        </w:rPr>
        <w:t>: Sampling schedule daily, weekly, monthly, quarterly, or annually or unscheduled.</w:t>
      </w:r>
    </w:p>
    <w:p w14:paraId="5200728D" w14:textId="77777777" w:rsidR="00DC5BA9" w:rsidRPr="0058169D" w:rsidRDefault="00DC5BA9" w:rsidP="00DC5BA9">
      <w:pPr>
        <w:pStyle w:val="BodyTextIndent"/>
        <w:numPr>
          <w:ilvl w:val="3"/>
          <w:numId w:val="21"/>
        </w:numPr>
        <w:tabs>
          <w:tab w:val="left" w:pos="360"/>
          <w:tab w:val="left" w:pos="810"/>
          <w:tab w:val="left" w:pos="1170"/>
          <w:tab w:val="left" w:pos="1440"/>
        </w:tabs>
        <w:snapToGrid w:val="0"/>
        <w:spacing w:before="120" w:line="240" w:lineRule="auto"/>
        <w:rPr>
          <w:rFonts w:ascii="Arial" w:hAnsi="Arial" w:cs="Arial"/>
          <w:color w:val="000000" w:themeColor="text1"/>
        </w:rPr>
      </w:pPr>
      <w:r w:rsidRPr="0058169D">
        <w:rPr>
          <w:rFonts w:ascii="Arial" w:hAnsi="Arial" w:cs="Arial"/>
          <w:u w:val="single"/>
        </w:rPr>
        <w:t>Measure</w:t>
      </w:r>
      <w:r w:rsidRPr="0058169D">
        <w:rPr>
          <w:rFonts w:ascii="Arial" w:hAnsi="Arial" w:cs="Arial"/>
        </w:rPr>
        <w:t>: Patient Access</w:t>
      </w:r>
    </w:p>
    <w:p w14:paraId="76375CAB" w14:textId="77777777" w:rsidR="00DC5BA9" w:rsidRPr="0058169D" w:rsidRDefault="00DC5BA9" w:rsidP="00DC5BA9">
      <w:pPr>
        <w:tabs>
          <w:tab w:val="left" w:pos="720"/>
          <w:tab w:val="left" w:pos="990"/>
        </w:tabs>
        <w:snapToGrid w:val="0"/>
        <w:spacing w:before="120" w:after="120"/>
        <w:ind w:left="1728"/>
        <w:rPr>
          <w:rFonts w:ascii="Arial" w:hAnsi="Arial" w:cs="Arial"/>
        </w:rPr>
      </w:pPr>
      <w:r w:rsidRPr="0058169D">
        <w:rPr>
          <w:rFonts w:ascii="Arial" w:hAnsi="Arial" w:cs="Arial"/>
          <w:u w:val="single"/>
        </w:rPr>
        <w:t>Performance Requirement</w:t>
      </w:r>
      <w:r w:rsidRPr="0058169D">
        <w:rPr>
          <w:rFonts w:ascii="Arial" w:hAnsi="Arial" w:cs="Arial"/>
        </w:rPr>
        <w:t>: The Contractor shall provide Contractor’s physician(s) in accordance with the schedule outlined in this PWS.</w:t>
      </w:r>
    </w:p>
    <w:p w14:paraId="44EAF6F8"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Standard</w:t>
      </w:r>
      <w:r w:rsidRPr="0058169D">
        <w:rPr>
          <w:rFonts w:ascii="Arial" w:hAnsi="Arial" w:cs="Arial"/>
        </w:rPr>
        <w:t>: All (95%) contract physician(s) are on time and available to perform services.</w:t>
      </w:r>
    </w:p>
    <w:p w14:paraId="051162D6"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Acceptable Quality Level</w:t>
      </w:r>
      <w:r w:rsidRPr="0058169D">
        <w:rPr>
          <w:rFonts w:ascii="Arial" w:hAnsi="Arial" w:cs="Arial"/>
        </w:rPr>
        <w:t xml:space="preserve">: </w:t>
      </w:r>
      <w:r w:rsidRPr="0058169D">
        <w:rPr>
          <w:rFonts w:ascii="Arial" w:hAnsi="Arial" w:cs="Arial"/>
          <w:bCs/>
        </w:rPr>
        <w:t>Contract physician(s) are available to perform services 99% of the time to include BPE connection for the transmission of radiological examinations.</w:t>
      </w:r>
    </w:p>
    <w:p w14:paraId="07095DF3" w14:textId="77777777" w:rsidR="00DC5BA9" w:rsidRPr="0058169D" w:rsidRDefault="00DC5BA9" w:rsidP="00DC5BA9">
      <w:pPr>
        <w:spacing w:before="120" w:after="120"/>
        <w:ind w:left="1728"/>
        <w:rPr>
          <w:rFonts w:ascii="Arial" w:hAnsi="Arial" w:cs="Arial"/>
        </w:rPr>
      </w:pPr>
      <w:r w:rsidRPr="0058169D">
        <w:rPr>
          <w:rFonts w:ascii="Arial" w:hAnsi="Arial" w:cs="Arial"/>
          <w:u w:val="single"/>
        </w:rPr>
        <w:t>Surveillance Method</w:t>
      </w:r>
      <w:r w:rsidRPr="0058169D">
        <w:rPr>
          <w:rFonts w:ascii="Arial" w:hAnsi="Arial" w:cs="Arial"/>
        </w:rPr>
        <w:t>: Periodic Inspection or Random Sampling, i.e. reports of timeliness reports, documentations of delay in care</w:t>
      </w:r>
    </w:p>
    <w:p w14:paraId="0D65DB38"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Frequency</w:t>
      </w:r>
      <w:r w:rsidRPr="0058169D">
        <w:rPr>
          <w:rFonts w:ascii="Arial" w:hAnsi="Arial" w:cs="Arial"/>
        </w:rPr>
        <w:t xml:space="preserve">: </w:t>
      </w:r>
      <w:bookmarkStart w:id="18" w:name="_Hlk164162117"/>
      <w:r w:rsidRPr="0058169D">
        <w:rPr>
          <w:rFonts w:ascii="Arial" w:hAnsi="Arial" w:cs="Arial"/>
        </w:rPr>
        <w:t>Sampling schedule daily, weekly, monthly, quarterly, or annually or unscheduled.</w:t>
      </w:r>
      <w:bookmarkEnd w:id="18"/>
    </w:p>
    <w:p w14:paraId="17979FB4" w14:textId="77777777" w:rsidR="00DC5BA9" w:rsidRPr="0058169D" w:rsidRDefault="00DC5BA9" w:rsidP="00DC5BA9">
      <w:pPr>
        <w:pStyle w:val="ListParagraph"/>
        <w:numPr>
          <w:ilvl w:val="3"/>
          <w:numId w:val="21"/>
        </w:numPr>
        <w:tabs>
          <w:tab w:val="left" w:pos="0"/>
        </w:tabs>
        <w:spacing w:before="120" w:after="120" w:line="240" w:lineRule="auto"/>
        <w:contextualSpacing w:val="0"/>
        <w:rPr>
          <w:rFonts w:ascii="Arial" w:hAnsi="Arial" w:cs="Arial"/>
        </w:rPr>
      </w:pPr>
      <w:r w:rsidRPr="0058169D">
        <w:rPr>
          <w:rFonts w:ascii="Arial" w:hAnsi="Arial" w:cs="Arial"/>
          <w:u w:val="single"/>
        </w:rPr>
        <w:t>Measure</w:t>
      </w:r>
      <w:r w:rsidRPr="0058169D">
        <w:rPr>
          <w:rFonts w:ascii="Arial" w:hAnsi="Arial" w:cs="Arial"/>
        </w:rPr>
        <w:t>: Maintains licensing, registration, and certification</w:t>
      </w:r>
    </w:p>
    <w:p w14:paraId="2ED68440" w14:textId="77777777" w:rsidR="00DC5BA9" w:rsidRPr="0058169D" w:rsidRDefault="00DC5BA9" w:rsidP="00DC5BA9">
      <w:pPr>
        <w:tabs>
          <w:tab w:val="left" w:pos="720"/>
          <w:tab w:val="left" w:pos="990"/>
        </w:tabs>
        <w:snapToGrid w:val="0"/>
        <w:spacing w:before="120" w:after="120"/>
        <w:ind w:left="1728"/>
        <w:rPr>
          <w:rFonts w:ascii="Arial" w:hAnsi="Arial" w:cs="Arial"/>
        </w:rPr>
      </w:pPr>
      <w:r w:rsidRPr="0058169D">
        <w:rPr>
          <w:rFonts w:ascii="Arial" w:hAnsi="Arial" w:cs="Arial"/>
          <w:u w:val="single"/>
        </w:rPr>
        <w:t>Performance Requirement</w:t>
      </w:r>
      <w:r w:rsidRPr="0058169D">
        <w:rPr>
          <w:rFonts w:ascii="Arial" w:hAnsi="Arial" w:cs="Arial"/>
        </w:rPr>
        <w:t>: Updated Licensing, registration and certification shall be provided as they are renewed.</w:t>
      </w:r>
      <w:r w:rsidRPr="0058169D">
        <w:rPr>
          <w:rFonts w:ascii="Arial" w:hAnsi="Arial" w:cs="Arial"/>
          <w:iCs/>
        </w:rPr>
        <w:t xml:space="preserve"> Licensing and registration information kept current.</w:t>
      </w:r>
    </w:p>
    <w:p w14:paraId="769C4624"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Standard</w:t>
      </w:r>
      <w:r w:rsidRPr="0058169D">
        <w:rPr>
          <w:rFonts w:ascii="Arial" w:hAnsi="Arial" w:cs="Arial"/>
        </w:rPr>
        <w:t>: All (100%) licensing, registration(s) and certification(s) for contract physician(s) shall be provided as they are renewed.</w:t>
      </w:r>
      <w:r w:rsidRPr="0058169D">
        <w:rPr>
          <w:rFonts w:ascii="Arial" w:hAnsi="Arial" w:cs="Arial"/>
          <w:iCs/>
        </w:rPr>
        <w:t xml:space="preserve"> Licensing and registration information kept current.</w:t>
      </w:r>
    </w:p>
    <w:p w14:paraId="643BCA70"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lastRenderedPageBreak/>
        <w:t>Acceptable Quality Level</w:t>
      </w:r>
      <w:r w:rsidRPr="0058169D">
        <w:rPr>
          <w:rFonts w:ascii="Arial" w:hAnsi="Arial" w:cs="Arial"/>
        </w:rPr>
        <w:t>: 100% licensing, registration(s) and certification(s) for Contractor’s physician(s) shall be provided as they are renewed.</w:t>
      </w:r>
      <w:r w:rsidRPr="0058169D">
        <w:rPr>
          <w:rFonts w:ascii="Arial" w:hAnsi="Arial" w:cs="Arial"/>
          <w:iCs/>
        </w:rPr>
        <w:t xml:space="preserve"> Licensing and registration information kept current</w:t>
      </w:r>
      <w:r w:rsidRPr="0058169D">
        <w:rPr>
          <w:rFonts w:ascii="Arial" w:hAnsi="Arial" w:cs="Arial"/>
          <w:b/>
          <w:bCs/>
          <w:iCs/>
        </w:rPr>
        <w:t>.</w:t>
      </w:r>
      <w:r w:rsidRPr="0058169D">
        <w:rPr>
          <w:rFonts w:ascii="Arial" w:hAnsi="Arial" w:cs="Arial"/>
          <w:b/>
          <w:bCs/>
        </w:rPr>
        <w:t xml:space="preserve"> No acceptable deviation.</w:t>
      </w:r>
    </w:p>
    <w:p w14:paraId="64D21229"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Surveillance Method</w:t>
      </w:r>
      <w:r w:rsidRPr="0058169D">
        <w:rPr>
          <w:rFonts w:ascii="Arial" w:hAnsi="Arial" w:cs="Arial"/>
        </w:rPr>
        <w:t xml:space="preserve">: </w:t>
      </w:r>
      <w:r w:rsidRPr="0058169D">
        <w:rPr>
          <w:rFonts w:ascii="Arial" w:hAnsi="Arial" w:cs="Arial"/>
          <w:bCs/>
        </w:rPr>
        <w:t>Periodic Inspection or Random Sampling</w:t>
      </w:r>
    </w:p>
    <w:p w14:paraId="6A0FA92D"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Frequency</w:t>
      </w:r>
      <w:r w:rsidRPr="0058169D">
        <w:rPr>
          <w:rFonts w:ascii="Arial" w:hAnsi="Arial" w:cs="Arial"/>
        </w:rPr>
        <w:t>: Sampling schedule daily, weekly, monthly, quarterly, or annually or unscheduled.</w:t>
      </w:r>
    </w:p>
    <w:p w14:paraId="75DA0DF8" w14:textId="77777777" w:rsidR="00DC5BA9" w:rsidRPr="0058169D" w:rsidRDefault="00DC5BA9" w:rsidP="00DC5BA9">
      <w:pPr>
        <w:pStyle w:val="ListParagraph"/>
        <w:numPr>
          <w:ilvl w:val="3"/>
          <w:numId w:val="21"/>
        </w:numPr>
        <w:tabs>
          <w:tab w:val="left" w:pos="0"/>
        </w:tabs>
        <w:spacing w:before="120" w:after="120" w:line="240" w:lineRule="auto"/>
        <w:contextualSpacing w:val="0"/>
        <w:rPr>
          <w:rFonts w:ascii="Arial" w:hAnsi="Arial" w:cs="Arial"/>
        </w:rPr>
      </w:pPr>
      <w:r w:rsidRPr="0058169D">
        <w:rPr>
          <w:rFonts w:ascii="Arial" w:hAnsi="Arial" w:cs="Arial"/>
          <w:u w:val="single"/>
        </w:rPr>
        <w:t>Measure</w:t>
      </w:r>
      <w:r w:rsidRPr="0058169D">
        <w:rPr>
          <w:rFonts w:ascii="Arial" w:hAnsi="Arial" w:cs="Arial"/>
        </w:rPr>
        <w:t xml:space="preserve">: </w:t>
      </w:r>
      <w:r w:rsidRPr="0058169D">
        <w:rPr>
          <w:rFonts w:ascii="Arial" w:hAnsi="Arial" w:cs="Arial"/>
          <w:bCs/>
        </w:rPr>
        <w:t>Mandatory Training</w:t>
      </w:r>
    </w:p>
    <w:p w14:paraId="4956CF24" w14:textId="77777777" w:rsidR="00DC5BA9" w:rsidRPr="0058169D" w:rsidRDefault="00DC5BA9" w:rsidP="00DC5BA9">
      <w:pPr>
        <w:tabs>
          <w:tab w:val="left" w:pos="720"/>
          <w:tab w:val="left" w:pos="990"/>
        </w:tabs>
        <w:snapToGrid w:val="0"/>
        <w:spacing w:before="120" w:after="120"/>
        <w:ind w:left="1728"/>
        <w:rPr>
          <w:rFonts w:ascii="Arial" w:hAnsi="Arial" w:cs="Arial"/>
        </w:rPr>
      </w:pPr>
      <w:r w:rsidRPr="0058169D">
        <w:rPr>
          <w:rFonts w:ascii="Arial" w:hAnsi="Arial" w:cs="Arial"/>
          <w:u w:val="single"/>
        </w:rPr>
        <w:t>Performance Requirement</w:t>
      </w:r>
      <w:r w:rsidRPr="0058169D">
        <w:rPr>
          <w:rFonts w:ascii="Arial" w:hAnsi="Arial" w:cs="Arial"/>
        </w:rPr>
        <w:t xml:space="preserve">: </w:t>
      </w:r>
      <w:r w:rsidRPr="0058169D">
        <w:rPr>
          <w:rFonts w:ascii="Arial" w:hAnsi="Arial" w:cs="Arial"/>
          <w:bCs/>
        </w:rPr>
        <w:t>Contractor shall complete all required training on time per Facility policy</w:t>
      </w:r>
    </w:p>
    <w:p w14:paraId="22556F39"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Standard</w:t>
      </w:r>
      <w:r w:rsidRPr="0058169D">
        <w:rPr>
          <w:rFonts w:ascii="Arial" w:hAnsi="Arial" w:cs="Arial"/>
        </w:rPr>
        <w:t>: All (95%) of required training is completed on time by Contractor’s physician(s).</w:t>
      </w:r>
    </w:p>
    <w:p w14:paraId="42989AB3"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Acceptable Quality Level</w:t>
      </w:r>
      <w:r w:rsidRPr="0058169D">
        <w:rPr>
          <w:rFonts w:ascii="Arial" w:hAnsi="Arial" w:cs="Arial"/>
        </w:rPr>
        <w:t>: 95% completions.</w:t>
      </w:r>
    </w:p>
    <w:p w14:paraId="73739952"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Surveillance Method</w:t>
      </w:r>
      <w:r w:rsidRPr="0058169D">
        <w:rPr>
          <w:rFonts w:ascii="Arial" w:hAnsi="Arial" w:cs="Arial"/>
        </w:rPr>
        <w:t xml:space="preserve">: </w:t>
      </w:r>
      <w:r w:rsidRPr="0058169D">
        <w:rPr>
          <w:rFonts w:ascii="Arial" w:hAnsi="Arial" w:cs="Arial"/>
          <w:bCs/>
        </w:rPr>
        <w:t>Periodic Inspection or Random Sampling</w:t>
      </w:r>
    </w:p>
    <w:p w14:paraId="34CDC5E4"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Frequency</w:t>
      </w:r>
      <w:r w:rsidRPr="0058169D">
        <w:rPr>
          <w:rFonts w:ascii="Arial" w:hAnsi="Arial" w:cs="Arial"/>
        </w:rPr>
        <w:t xml:space="preserve">: </w:t>
      </w:r>
    </w:p>
    <w:p w14:paraId="552D9345" w14:textId="77777777" w:rsidR="00DC5BA9" w:rsidRPr="0058169D" w:rsidRDefault="00DC5BA9" w:rsidP="00DC5BA9">
      <w:pPr>
        <w:pStyle w:val="ListParagraph"/>
        <w:numPr>
          <w:ilvl w:val="3"/>
          <w:numId w:val="21"/>
        </w:numPr>
        <w:tabs>
          <w:tab w:val="left" w:pos="0"/>
        </w:tabs>
        <w:spacing w:before="120" w:after="120" w:line="240" w:lineRule="auto"/>
        <w:contextualSpacing w:val="0"/>
        <w:rPr>
          <w:rFonts w:ascii="Arial" w:hAnsi="Arial" w:cs="Arial"/>
        </w:rPr>
      </w:pPr>
      <w:r w:rsidRPr="0058169D">
        <w:rPr>
          <w:rFonts w:ascii="Arial" w:hAnsi="Arial" w:cs="Arial"/>
          <w:u w:val="single"/>
        </w:rPr>
        <w:t>Measure</w:t>
      </w:r>
      <w:r w:rsidRPr="0058169D">
        <w:rPr>
          <w:rFonts w:ascii="Arial" w:hAnsi="Arial" w:cs="Arial"/>
        </w:rPr>
        <w:t xml:space="preserve">: </w:t>
      </w:r>
      <w:r w:rsidRPr="0058169D">
        <w:rPr>
          <w:rFonts w:ascii="Arial" w:hAnsi="Arial" w:cs="Arial"/>
          <w:bCs/>
        </w:rPr>
        <w:t>Privacy, Confidentiality and HIPAA</w:t>
      </w:r>
    </w:p>
    <w:p w14:paraId="507796EE" w14:textId="77777777" w:rsidR="00DC5BA9" w:rsidRPr="0058169D" w:rsidRDefault="00DC5BA9" w:rsidP="00DC5BA9">
      <w:pPr>
        <w:tabs>
          <w:tab w:val="left" w:pos="720"/>
          <w:tab w:val="left" w:pos="990"/>
        </w:tabs>
        <w:snapToGrid w:val="0"/>
        <w:spacing w:before="120"/>
        <w:ind w:left="1710"/>
        <w:rPr>
          <w:rFonts w:ascii="Arial" w:hAnsi="Arial" w:cs="Arial"/>
        </w:rPr>
      </w:pPr>
      <w:r w:rsidRPr="0058169D">
        <w:rPr>
          <w:rFonts w:ascii="Arial" w:hAnsi="Arial" w:cs="Arial"/>
          <w:u w:val="single"/>
        </w:rPr>
        <w:t>Performance Requirement</w:t>
      </w:r>
      <w:r w:rsidRPr="0058169D">
        <w:rPr>
          <w:rFonts w:ascii="Arial" w:hAnsi="Arial" w:cs="Arial"/>
        </w:rPr>
        <w:t xml:space="preserve">: Contractor is aware of all laws, regulations, </w:t>
      </w:r>
    </w:p>
    <w:p w14:paraId="16E612A3" w14:textId="77777777" w:rsidR="00DC5BA9" w:rsidRPr="0058169D" w:rsidRDefault="00DC5BA9" w:rsidP="00DC5BA9">
      <w:pPr>
        <w:tabs>
          <w:tab w:val="left" w:pos="720"/>
          <w:tab w:val="left" w:pos="990"/>
        </w:tabs>
        <w:snapToGrid w:val="0"/>
        <w:ind w:left="1710"/>
        <w:rPr>
          <w:rFonts w:ascii="Arial" w:hAnsi="Arial" w:cs="Arial"/>
        </w:rPr>
      </w:pPr>
      <w:r w:rsidRPr="0058169D">
        <w:rPr>
          <w:rFonts w:ascii="Arial" w:hAnsi="Arial" w:cs="Arial"/>
        </w:rPr>
        <w:t>policies and procedures relating to Privacy, Confidentiality and HIPAA and</w:t>
      </w:r>
    </w:p>
    <w:p w14:paraId="1365B974" w14:textId="77777777" w:rsidR="00DC5BA9" w:rsidRPr="0058169D" w:rsidRDefault="00DC5BA9" w:rsidP="00DC5BA9">
      <w:pPr>
        <w:tabs>
          <w:tab w:val="left" w:pos="720"/>
          <w:tab w:val="left" w:pos="990"/>
        </w:tabs>
        <w:snapToGrid w:val="0"/>
        <w:spacing w:after="120"/>
        <w:ind w:left="1728"/>
        <w:rPr>
          <w:rFonts w:ascii="Arial" w:hAnsi="Arial" w:cs="Arial"/>
        </w:rPr>
      </w:pPr>
      <w:r w:rsidRPr="0058169D">
        <w:rPr>
          <w:rFonts w:ascii="Arial" w:hAnsi="Arial" w:cs="Arial"/>
        </w:rPr>
        <w:t>complies with all standards. Zero breaches of privacy or confidentiality.</w:t>
      </w:r>
    </w:p>
    <w:p w14:paraId="4088607F"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Standard</w:t>
      </w:r>
      <w:r w:rsidRPr="0058169D">
        <w:rPr>
          <w:rFonts w:ascii="Arial" w:hAnsi="Arial" w:cs="Arial"/>
        </w:rPr>
        <w:t xml:space="preserve">: All (100%) Contractor’s physician(s) comply with </w:t>
      </w:r>
      <w:r w:rsidRPr="0058169D">
        <w:rPr>
          <w:rFonts w:ascii="Arial" w:hAnsi="Arial" w:cs="Arial"/>
          <w:bCs/>
        </w:rPr>
        <w:t xml:space="preserve">all laws, regulations, policies and procedures relating to Privacy, Confidentiality and HIPAA </w:t>
      </w:r>
    </w:p>
    <w:p w14:paraId="4AEABB4F"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Acceptable Quality Level</w:t>
      </w:r>
      <w:r w:rsidRPr="0058169D">
        <w:rPr>
          <w:rFonts w:ascii="Arial" w:hAnsi="Arial" w:cs="Arial"/>
        </w:rPr>
        <w:t>:100% compliance.</w:t>
      </w:r>
    </w:p>
    <w:p w14:paraId="2A209101" w14:textId="77777777" w:rsidR="00DC5BA9" w:rsidRPr="0058169D" w:rsidRDefault="00DC5BA9" w:rsidP="00DC5BA9">
      <w:pPr>
        <w:tabs>
          <w:tab w:val="left" w:pos="0"/>
        </w:tabs>
        <w:spacing w:before="120" w:after="120"/>
        <w:rPr>
          <w:rFonts w:ascii="Arial" w:hAnsi="Arial" w:cs="Arial"/>
          <w:bCs/>
        </w:rPr>
      </w:pPr>
      <w:r w:rsidRPr="0058169D">
        <w:rPr>
          <w:rFonts w:ascii="Arial" w:hAnsi="Arial" w:cs="Arial"/>
        </w:rPr>
        <w:tab/>
      </w:r>
      <w:r w:rsidRPr="0058169D">
        <w:rPr>
          <w:rFonts w:ascii="Arial" w:hAnsi="Arial" w:cs="Arial"/>
        </w:rPr>
        <w:tab/>
        <w:t xml:space="preserve">     </w:t>
      </w:r>
      <w:r w:rsidRPr="0058169D">
        <w:rPr>
          <w:rFonts w:ascii="Arial" w:hAnsi="Arial" w:cs="Arial"/>
          <w:u w:val="single"/>
        </w:rPr>
        <w:t>Surveillance Method</w:t>
      </w:r>
      <w:r w:rsidRPr="0058169D">
        <w:rPr>
          <w:rFonts w:ascii="Arial" w:hAnsi="Arial" w:cs="Arial"/>
        </w:rPr>
        <w:t xml:space="preserve">: </w:t>
      </w:r>
      <w:r w:rsidRPr="0058169D">
        <w:rPr>
          <w:rFonts w:ascii="Arial" w:hAnsi="Arial" w:cs="Arial"/>
          <w:bCs/>
        </w:rPr>
        <w:t>Periodic Inspection</w:t>
      </w:r>
      <w:r w:rsidRPr="0058169D">
        <w:rPr>
          <w:rFonts w:ascii="Arial" w:hAnsi="Arial" w:cs="Arial"/>
        </w:rPr>
        <w:t xml:space="preserve">; </w:t>
      </w:r>
      <w:r w:rsidRPr="0058169D">
        <w:rPr>
          <w:rFonts w:ascii="Arial" w:hAnsi="Arial" w:cs="Arial"/>
          <w:bCs/>
        </w:rPr>
        <w:t xml:space="preserve">Contractor shall provide evidence of </w:t>
      </w:r>
    </w:p>
    <w:p w14:paraId="3E679BE5" w14:textId="77777777" w:rsidR="00DC5BA9" w:rsidRPr="0058169D" w:rsidRDefault="00DC5BA9" w:rsidP="00DC5BA9">
      <w:pPr>
        <w:tabs>
          <w:tab w:val="left" w:pos="0"/>
        </w:tabs>
        <w:spacing w:after="120"/>
        <w:rPr>
          <w:rFonts w:ascii="Arial" w:hAnsi="Arial" w:cs="Arial"/>
          <w:bCs/>
        </w:rPr>
      </w:pPr>
      <w:r w:rsidRPr="0058169D">
        <w:rPr>
          <w:rFonts w:ascii="Arial" w:hAnsi="Arial" w:cs="Arial"/>
          <w:bCs/>
        </w:rPr>
        <w:tab/>
      </w:r>
      <w:r w:rsidRPr="0058169D">
        <w:rPr>
          <w:rFonts w:ascii="Arial" w:hAnsi="Arial" w:cs="Arial"/>
          <w:bCs/>
        </w:rPr>
        <w:tab/>
        <w:t xml:space="preserve">     annual training required by the facility, reports violations per VA Handbook</w:t>
      </w:r>
    </w:p>
    <w:p w14:paraId="27D47370" w14:textId="77777777" w:rsidR="00DC5BA9" w:rsidRPr="0058169D" w:rsidRDefault="00DC5BA9" w:rsidP="00DC5BA9">
      <w:pPr>
        <w:tabs>
          <w:tab w:val="left" w:pos="0"/>
        </w:tabs>
        <w:spacing w:after="120"/>
        <w:rPr>
          <w:rFonts w:ascii="Arial" w:hAnsi="Arial" w:cs="Arial"/>
        </w:rPr>
      </w:pPr>
      <w:r w:rsidRPr="0058169D">
        <w:rPr>
          <w:rFonts w:ascii="Arial" w:hAnsi="Arial" w:cs="Arial"/>
          <w:bCs/>
        </w:rPr>
        <w:t xml:space="preserve">                             6500.6.</w:t>
      </w:r>
    </w:p>
    <w:p w14:paraId="1C5D61F6" w14:textId="77777777" w:rsidR="00DC5BA9" w:rsidRPr="0058169D" w:rsidRDefault="00DC5BA9" w:rsidP="00DC5BA9">
      <w:pPr>
        <w:tabs>
          <w:tab w:val="left" w:pos="0"/>
        </w:tabs>
        <w:spacing w:before="120" w:after="120"/>
        <w:ind w:left="1728"/>
        <w:rPr>
          <w:rFonts w:ascii="Arial" w:hAnsi="Arial" w:cs="Arial"/>
        </w:rPr>
      </w:pPr>
      <w:r w:rsidRPr="0058169D">
        <w:rPr>
          <w:rFonts w:ascii="Arial" w:hAnsi="Arial" w:cs="Arial"/>
          <w:u w:val="single"/>
        </w:rPr>
        <w:t>Frequency</w:t>
      </w:r>
      <w:r w:rsidRPr="0058169D">
        <w:rPr>
          <w:rFonts w:ascii="Arial" w:hAnsi="Arial" w:cs="Arial"/>
        </w:rPr>
        <w:t>: In accordance with VA Directive 6500.6</w:t>
      </w:r>
    </w:p>
    <w:p w14:paraId="4583DEC7" w14:textId="77777777" w:rsidR="00DC5BA9" w:rsidRPr="0058169D" w:rsidRDefault="00DC5BA9" w:rsidP="00DC5BA9">
      <w:pPr>
        <w:pStyle w:val="BodyText"/>
        <w:numPr>
          <w:ilvl w:val="2"/>
          <w:numId w:val="21"/>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u w:val="single"/>
        </w:rPr>
      </w:pPr>
      <w:r w:rsidRPr="0058169D">
        <w:rPr>
          <w:rFonts w:cs="Arial"/>
          <w:sz w:val="22"/>
          <w:szCs w:val="22"/>
          <w:u w:val="single"/>
        </w:rPr>
        <w:t xml:space="preserve">Registration with Contractor Performance Assessment Reporting System </w:t>
      </w:r>
    </w:p>
    <w:p w14:paraId="6F064BE9" w14:textId="77777777" w:rsidR="00DC5BA9" w:rsidRPr="0058169D" w:rsidRDefault="00DC5BA9" w:rsidP="00DC5BA9">
      <w:pPr>
        <w:pStyle w:val="BodyText"/>
        <w:numPr>
          <w:ilvl w:val="3"/>
          <w:numId w:val="21"/>
        </w:numPr>
        <w:snapToGrid w:val="0"/>
        <w:spacing w:before="120" w:after="120" w:line="240" w:lineRule="auto"/>
        <w:rPr>
          <w:rFonts w:cs="Arial"/>
          <w:color w:val="000000" w:themeColor="text1"/>
          <w:sz w:val="22"/>
          <w:szCs w:val="22"/>
        </w:rPr>
      </w:pPr>
      <w:r w:rsidRPr="0058169D">
        <w:rPr>
          <w:rFonts w:cs="Arial"/>
          <w:color w:val="000000" w:themeColor="text1"/>
          <w:sz w:val="22"/>
          <w:szCs w:val="22"/>
        </w:rPr>
        <w:t xml:space="preserve">As prescribed in Federal Acquisition Regulation (FAR) Part 42.15, the Department of Veterans Affairs (VA) evaluates Contractor past performance on all contracts that exceed the Simplified Acquisition Threshold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by the Naval Sea Logistics Center in Portsmouth, New Hampshire. CPARS has connectivity with the Past Performance Information Retrieval System (PPIRS) database, which is available to all Federal agencies. PPIRS is </w:t>
      </w:r>
      <w:r w:rsidRPr="0058169D">
        <w:rPr>
          <w:rFonts w:cs="Arial"/>
          <w:color w:val="000000" w:themeColor="text1"/>
          <w:sz w:val="22"/>
          <w:szCs w:val="22"/>
        </w:rPr>
        <w:lastRenderedPageBreak/>
        <w:t>the system used to collect and retrieve performance assessment reports used in source selection determinations and completed CPARS report cards transferred to PPIRS. CPARS also includes access to the federal awardee performance and integrity information system (FAPIIS). FAPIIS is a web-enabled application accessed via CPARS for Contractor responsibility determination information.</w:t>
      </w:r>
    </w:p>
    <w:p w14:paraId="5F9B1EC1" w14:textId="77777777" w:rsidR="00DC5BA9" w:rsidRPr="0058169D" w:rsidRDefault="00DC5BA9" w:rsidP="00DC5BA9">
      <w:pPr>
        <w:pStyle w:val="BodyText"/>
        <w:numPr>
          <w:ilvl w:val="3"/>
          <w:numId w:val="21"/>
        </w:numPr>
        <w:snapToGrid w:val="0"/>
        <w:spacing w:before="120" w:after="120" w:line="240" w:lineRule="auto"/>
        <w:rPr>
          <w:rFonts w:cs="Arial"/>
          <w:strike/>
          <w:color w:val="000000" w:themeColor="text1"/>
          <w:sz w:val="22"/>
          <w:szCs w:val="22"/>
        </w:rPr>
      </w:pPr>
      <w:r w:rsidRPr="0058169D">
        <w:rPr>
          <w:rFonts w:cs="Arial"/>
          <w:color w:val="000000" w:themeColor="text1"/>
          <w:sz w:val="22"/>
          <w:szCs w:val="22"/>
        </w:rPr>
        <w:t xml:space="preserve">Each Contractor whose contract award is estimated to exceed the Simplified Acquisition Threshold requires a CPARS evaluation.   A government Focal Point will register your contract within thirty days after contract award and, at that time, you will receive an email message with a User ID (to be used when reviewing evaluations).  Additional information regarding the evaluation process can be found at </w:t>
      </w:r>
      <w:hyperlink r:id="rId25">
        <w:r w:rsidRPr="0058169D">
          <w:rPr>
            <w:rStyle w:val="Hyperlink"/>
            <w:rFonts w:eastAsiaTheme="majorEastAsia" w:cs="Arial"/>
            <w:color w:val="000000" w:themeColor="text1"/>
            <w:sz w:val="22"/>
            <w:szCs w:val="22"/>
          </w:rPr>
          <w:t>www.cpars.gov</w:t>
        </w:r>
      </w:hyperlink>
      <w:r w:rsidRPr="0058169D">
        <w:rPr>
          <w:rFonts w:cs="Arial"/>
          <w:color w:val="000000" w:themeColor="text1"/>
          <w:sz w:val="22"/>
          <w:szCs w:val="22"/>
        </w:rPr>
        <w:t xml:space="preserve"> or if you have any questions, you may contact the Customer Support Desk @ DSN: 684-1690 or COMM: 207-438-1690. </w:t>
      </w:r>
    </w:p>
    <w:p w14:paraId="5CF7CEB8" w14:textId="77777777" w:rsidR="00DC5BA9" w:rsidRPr="0058169D" w:rsidRDefault="00DC5BA9" w:rsidP="00DC5BA9">
      <w:pPr>
        <w:pStyle w:val="BodyText"/>
        <w:numPr>
          <w:ilvl w:val="3"/>
          <w:numId w:val="21"/>
        </w:numPr>
        <w:snapToGrid w:val="0"/>
        <w:spacing w:before="120" w:after="120" w:line="240" w:lineRule="auto"/>
        <w:rPr>
          <w:rFonts w:cs="Arial"/>
          <w:color w:val="000000" w:themeColor="text1"/>
          <w:sz w:val="22"/>
          <w:szCs w:val="22"/>
        </w:rPr>
      </w:pPr>
      <w:r w:rsidRPr="0058169D">
        <w:rPr>
          <w:rFonts w:cs="Arial"/>
          <w:color w:val="000000" w:themeColor="text1"/>
          <w:sz w:val="22"/>
          <w:szCs w:val="22"/>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sixty (60) days to submit any comments and re-assign the report to the CO.</w:t>
      </w:r>
    </w:p>
    <w:p w14:paraId="29C2454F" w14:textId="77777777" w:rsidR="00DC5BA9" w:rsidRPr="0058169D" w:rsidRDefault="00DC5BA9" w:rsidP="00DC5BA9">
      <w:pPr>
        <w:pStyle w:val="BodyText"/>
        <w:numPr>
          <w:ilvl w:val="3"/>
          <w:numId w:val="21"/>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rPr>
        <w:t>Failure for the Contractor’s representative to respond to the evaluation within those sixty (60)  days, will result in the Government’s evaluation being placed on file in the database with a statement that the Contractor failed to respond; the Contractor’s representative will be “locked out” of the evaluation and may no longer send comments.</w:t>
      </w:r>
      <w:r w:rsidRPr="0058169D">
        <w:rPr>
          <w:rFonts w:cs="Arial"/>
          <w:sz w:val="22"/>
          <w:szCs w:val="22"/>
        </w:rPr>
        <w:t xml:space="preserve"> </w:t>
      </w:r>
    </w:p>
    <w:p w14:paraId="1CE9A0B9" w14:textId="77777777" w:rsidR="00DC5BA9" w:rsidRPr="0058169D" w:rsidRDefault="00DC5BA9" w:rsidP="00DC5BA9">
      <w:pPr>
        <w:pStyle w:val="BodyText"/>
        <w:numPr>
          <w:ilvl w:val="0"/>
          <w:numId w:val="21"/>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b/>
          <w:color w:val="000000" w:themeColor="text1"/>
          <w:sz w:val="22"/>
          <w:szCs w:val="22"/>
          <w:u w:val="single"/>
        </w:rPr>
        <w:t>GOVERNMENT RESPONSIBILITIES</w:t>
      </w:r>
    </w:p>
    <w:p w14:paraId="49C79573" w14:textId="77777777" w:rsidR="00DC5BA9" w:rsidRPr="0058169D" w:rsidRDefault="00DC5BA9" w:rsidP="00DC5BA9">
      <w:pPr>
        <w:pStyle w:val="BodyText"/>
        <w:numPr>
          <w:ilvl w:val="1"/>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u w:val="single"/>
        </w:rPr>
        <w:t>VA Support Personnel, Services or Equipment</w:t>
      </w:r>
      <w:r w:rsidRPr="0058169D">
        <w:rPr>
          <w:rFonts w:cs="Arial"/>
          <w:sz w:val="22"/>
          <w:szCs w:val="22"/>
        </w:rPr>
        <w:t>:</w:t>
      </w:r>
    </w:p>
    <w:p w14:paraId="08BD381E" w14:textId="77777777" w:rsidR="00DC5BA9" w:rsidRPr="0058169D" w:rsidRDefault="00DC5BA9" w:rsidP="00DC5BA9">
      <w:pPr>
        <w:pStyle w:val="PlainText"/>
        <w:numPr>
          <w:ilvl w:val="2"/>
          <w:numId w:val="23"/>
        </w:numPr>
        <w:spacing w:before="120" w:after="120" w:line="240" w:lineRule="auto"/>
        <w:rPr>
          <w:rFonts w:ascii="Arial" w:hAnsi="Arial" w:cs="Arial"/>
          <w:sz w:val="22"/>
          <w:szCs w:val="22"/>
        </w:rPr>
      </w:pPr>
      <w:r w:rsidRPr="0058169D">
        <w:rPr>
          <w:rFonts w:ascii="Arial" w:hAnsi="Arial" w:cs="Arial"/>
          <w:sz w:val="22"/>
          <w:szCs w:val="22"/>
        </w:rPr>
        <w:t xml:space="preserve">The </w:t>
      </w:r>
      <w:r w:rsidRPr="0058169D">
        <w:rPr>
          <w:rFonts w:ascii="Arial" w:hAnsi="Arial" w:cs="Arial"/>
          <w:color w:val="000000" w:themeColor="text1"/>
          <w:sz w:val="22"/>
          <w:szCs w:val="22"/>
        </w:rPr>
        <w:t>connectivity must be approved for compliance of all security requirements by the Network Information Security Officer (ISO) or designee prior to acceptance. System functionality must be approved and verified by the designed COR prior to acceptance.</w:t>
      </w:r>
      <w:r w:rsidRPr="0058169D">
        <w:rPr>
          <w:rFonts w:ascii="Arial" w:hAnsi="Arial" w:cs="Arial"/>
          <w:sz w:val="22"/>
          <w:szCs w:val="22"/>
        </w:rPr>
        <w:t xml:space="preserve">  </w:t>
      </w:r>
    </w:p>
    <w:p w14:paraId="5E1E9A7B" w14:textId="77777777" w:rsidR="00DC5BA9" w:rsidRPr="0058169D" w:rsidRDefault="00DC5BA9" w:rsidP="00DC5BA9">
      <w:pPr>
        <w:pStyle w:val="PlainText"/>
        <w:numPr>
          <w:ilvl w:val="2"/>
          <w:numId w:val="23"/>
        </w:numPr>
        <w:spacing w:before="120" w:after="120" w:line="240" w:lineRule="auto"/>
        <w:rPr>
          <w:rFonts w:ascii="Arial" w:hAnsi="Arial" w:cs="Arial"/>
          <w:color w:val="000000" w:themeColor="text1"/>
          <w:sz w:val="22"/>
          <w:szCs w:val="22"/>
        </w:rPr>
      </w:pPr>
      <w:r w:rsidRPr="0058169D">
        <w:rPr>
          <w:rFonts w:ascii="Arial" w:hAnsi="Arial" w:cs="Arial"/>
          <w:color w:val="000000" w:themeColor="text1"/>
          <w:sz w:val="22"/>
          <w:szCs w:val="22"/>
        </w:rPr>
        <w:t>COR shall validate proper report closure via HL7 interface or by other means indicated in the Performance Work Statement prior to acceptance.</w:t>
      </w:r>
    </w:p>
    <w:p w14:paraId="57195ABE" w14:textId="77777777" w:rsidR="00DC5BA9" w:rsidRPr="0058169D" w:rsidRDefault="00DC5BA9" w:rsidP="00DC5BA9">
      <w:pPr>
        <w:pStyle w:val="PlainText"/>
        <w:numPr>
          <w:ilvl w:val="2"/>
          <w:numId w:val="23"/>
        </w:numPr>
        <w:spacing w:before="120" w:after="120" w:line="240" w:lineRule="auto"/>
        <w:rPr>
          <w:rFonts w:ascii="Arial" w:hAnsi="Arial" w:cs="Arial"/>
          <w:sz w:val="22"/>
          <w:szCs w:val="22"/>
        </w:rPr>
      </w:pPr>
      <w:r w:rsidRPr="0058169D">
        <w:rPr>
          <w:rFonts w:ascii="Arial" w:hAnsi="Arial" w:cs="Arial"/>
          <w:sz w:val="22"/>
          <w:szCs w:val="22"/>
        </w:rPr>
        <w:t>Contractor shall be jointly responsible along with VISN Chief Medical Officer or designee in developing criteria for monitoring quality assurance, quality control, utilization review, procedures relevant to radiology services in order to assure compliance with the current Joint Commission on accreditation of Healthcare Organizations standards. Contractor will be required to furnish peer review results at time of credentialing and as required in deliverables.</w:t>
      </w:r>
    </w:p>
    <w:p w14:paraId="02BB00BF" w14:textId="77777777" w:rsidR="00DC5BA9" w:rsidRPr="0058169D" w:rsidRDefault="00DC5BA9" w:rsidP="00DC5BA9">
      <w:pPr>
        <w:pStyle w:val="ListParagraph"/>
        <w:numPr>
          <w:ilvl w:val="2"/>
          <w:numId w:val="23"/>
        </w:numPr>
        <w:spacing w:before="120" w:after="120" w:line="240" w:lineRule="auto"/>
        <w:contextualSpacing w:val="0"/>
        <w:rPr>
          <w:rFonts w:ascii="Arial" w:hAnsi="Arial" w:cs="Arial"/>
          <w:color w:val="000000"/>
        </w:rPr>
      </w:pPr>
      <w:r w:rsidRPr="0058169D">
        <w:rPr>
          <w:rFonts w:ascii="Arial" w:hAnsi="Arial" w:cs="Arial"/>
          <w:color w:val="000000"/>
        </w:rPr>
        <w:t xml:space="preserve">VISN 9 </w:t>
      </w:r>
      <w:r w:rsidRPr="0058169D">
        <w:rPr>
          <w:rFonts w:ascii="Arial" w:eastAsia="Times New Roman" w:hAnsi="Arial" w:cs="Arial"/>
        </w:rPr>
        <w:t>facilities will forward DICOM from various sources to include Laurel Bridge Compass routers, Commercial PACS, VISTA RAD / VISTA Imaging Systems and for contingencies; directly from modalities to VA Trusted Internet Connection (TIC) Gateway which will constitute the VA’s point of demarcation. The contractor shall determine the bandwidth required to service VISN 9. VA will take appropriate measures with respective Network ISO or security personnel for compliance with security measures.</w:t>
      </w:r>
    </w:p>
    <w:p w14:paraId="5B184B12" w14:textId="77777777" w:rsidR="00DC5BA9" w:rsidRPr="0058169D" w:rsidRDefault="00DC5BA9" w:rsidP="00DC5BA9">
      <w:pPr>
        <w:pStyle w:val="ListParagraph"/>
        <w:numPr>
          <w:ilvl w:val="2"/>
          <w:numId w:val="23"/>
        </w:numPr>
        <w:spacing w:before="120" w:after="120" w:line="240" w:lineRule="auto"/>
        <w:contextualSpacing w:val="0"/>
        <w:rPr>
          <w:rFonts w:ascii="Arial" w:eastAsia="MS Mincho" w:hAnsi="Arial" w:cs="Arial"/>
          <w:color w:val="000000"/>
        </w:rPr>
      </w:pPr>
      <w:r w:rsidRPr="0058169D">
        <w:rPr>
          <w:rFonts w:ascii="Arial" w:eastAsia="MS Mincho" w:hAnsi="Arial" w:cs="Arial"/>
          <w:color w:val="000000"/>
        </w:rPr>
        <w:lastRenderedPageBreak/>
        <w:t xml:space="preserve">The VA shall make available to Contractor copies of their internal policies, procedures, and necessary forms which physicians will require in performing their duties hereunder. </w:t>
      </w:r>
    </w:p>
    <w:p w14:paraId="4E04C769" w14:textId="77777777" w:rsidR="00DC5BA9" w:rsidRPr="0058169D" w:rsidRDefault="00DC5BA9" w:rsidP="00DC5BA9">
      <w:pPr>
        <w:pStyle w:val="ListParagraph"/>
        <w:numPr>
          <w:ilvl w:val="2"/>
          <w:numId w:val="23"/>
        </w:numPr>
        <w:spacing w:before="120" w:after="120" w:line="240" w:lineRule="auto"/>
        <w:contextualSpacing w:val="0"/>
        <w:rPr>
          <w:rFonts w:ascii="Arial" w:eastAsia="MS Mincho" w:hAnsi="Arial" w:cs="Arial"/>
          <w:color w:val="000000"/>
        </w:rPr>
      </w:pPr>
      <w:r w:rsidRPr="0058169D">
        <w:rPr>
          <w:rFonts w:ascii="Arial" w:eastAsia="MS Mincho" w:hAnsi="Arial" w:cs="Arial"/>
          <w:color w:val="000000"/>
        </w:rPr>
        <w:t xml:space="preserve">The VA warrants that the radiology departments meet or exceed all requirements for state licensing and any applicable accrediting or regulatory body, such as the Joint Commission. </w:t>
      </w:r>
    </w:p>
    <w:p w14:paraId="2862D7C5" w14:textId="77777777" w:rsidR="00DC5BA9" w:rsidRPr="0058169D" w:rsidRDefault="00DC5BA9" w:rsidP="00DC5BA9">
      <w:pPr>
        <w:pStyle w:val="ListParagraph"/>
        <w:numPr>
          <w:ilvl w:val="2"/>
          <w:numId w:val="23"/>
        </w:numPr>
        <w:tabs>
          <w:tab w:val="left" w:pos="1668"/>
        </w:tabs>
        <w:spacing w:before="120" w:after="120" w:line="240" w:lineRule="auto"/>
        <w:contextualSpacing w:val="0"/>
        <w:rPr>
          <w:rFonts w:ascii="Arial" w:hAnsi="Arial" w:cs="Arial"/>
          <w:color w:val="000000"/>
        </w:rPr>
      </w:pPr>
      <w:r w:rsidRPr="0058169D">
        <w:rPr>
          <w:rFonts w:ascii="Arial" w:hAnsi="Arial" w:cs="Arial"/>
          <w:color w:val="000000"/>
        </w:rPr>
        <w:t>The VA will use qualified personnel (i.e. registered radiologic technologists, or radiology residents) to operate equipment necessary to produce adequate images for interpretation.</w:t>
      </w:r>
    </w:p>
    <w:p w14:paraId="72FC651F" w14:textId="77777777" w:rsidR="00DC5BA9" w:rsidRPr="0058169D" w:rsidRDefault="00DC5BA9" w:rsidP="00DC5BA9">
      <w:pPr>
        <w:pStyle w:val="BodyText"/>
        <w:numPr>
          <w:ilvl w:val="1"/>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u w:val="single"/>
        </w:rPr>
        <w:t>Contract Administration/Performance Monitoring</w:t>
      </w:r>
      <w:r w:rsidRPr="0058169D">
        <w:rPr>
          <w:rFonts w:cs="Arial"/>
          <w:color w:val="000000" w:themeColor="text1"/>
          <w:sz w:val="22"/>
          <w:szCs w:val="22"/>
        </w:rPr>
        <w:t>: After award of contract, all inquiries and correspondence relative to the administration of the contract shall be addressed to assigned Contracting Officer, Administrative Contracting Officer, Contracting Officer Representative (COR), and the Medical Center Clinical Representative ordering the imaging evaluation.</w:t>
      </w:r>
      <w:r w:rsidRPr="0058169D">
        <w:rPr>
          <w:rFonts w:cs="Arial"/>
          <w:color w:val="FF0000"/>
          <w:sz w:val="22"/>
          <w:szCs w:val="22"/>
        </w:rPr>
        <w:t xml:space="preserve"> </w:t>
      </w:r>
    </w:p>
    <w:p w14:paraId="57C05E2E" w14:textId="77777777" w:rsidR="00DC5BA9" w:rsidRPr="0058169D" w:rsidRDefault="00DC5BA9" w:rsidP="00DC5BA9">
      <w:pPr>
        <w:pStyle w:val="BodyText"/>
        <w:numPr>
          <w:ilvl w:val="2"/>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u w:val="single"/>
        </w:rPr>
        <w:t>CO RESPONSIBILITIES</w:t>
      </w:r>
      <w:r w:rsidRPr="0058169D">
        <w:rPr>
          <w:rFonts w:cs="Arial"/>
          <w:color w:val="000000" w:themeColor="text1"/>
          <w:sz w:val="22"/>
          <w:szCs w:val="22"/>
        </w:rPr>
        <w:t xml:space="preserve">: </w:t>
      </w:r>
    </w:p>
    <w:p w14:paraId="09E9F7BC"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line="240" w:lineRule="auto"/>
        <w:ind w:left="1296"/>
        <w:contextualSpacing/>
        <w:rPr>
          <w:rFonts w:cs="Arial"/>
          <w:color w:val="000000" w:themeColor="text1"/>
          <w:sz w:val="22"/>
          <w:szCs w:val="22"/>
        </w:rPr>
      </w:pPr>
      <w:r w:rsidRPr="0058169D">
        <w:rPr>
          <w:rFonts w:cs="Arial"/>
          <w:color w:val="000000" w:themeColor="text1"/>
          <w:sz w:val="22"/>
          <w:szCs w:val="22"/>
        </w:rPr>
        <w:t>CS – Ramona Bonness</w:t>
      </w:r>
    </w:p>
    <w:p w14:paraId="6FD1A5C9"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line="240" w:lineRule="auto"/>
        <w:ind w:left="1296"/>
        <w:contextualSpacing/>
        <w:rPr>
          <w:rFonts w:cs="Arial"/>
          <w:color w:val="000000" w:themeColor="text1"/>
          <w:sz w:val="22"/>
          <w:szCs w:val="22"/>
        </w:rPr>
      </w:pPr>
      <w:r w:rsidRPr="0058169D">
        <w:rPr>
          <w:rFonts w:cs="Arial"/>
          <w:color w:val="000000" w:themeColor="text1"/>
          <w:sz w:val="22"/>
          <w:szCs w:val="22"/>
        </w:rPr>
        <w:t>Network Contracting Office 9 (NCO 9)</w:t>
      </w:r>
    </w:p>
    <w:p w14:paraId="58D1FC97"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line="240" w:lineRule="auto"/>
        <w:ind w:left="1296"/>
        <w:contextualSpacing/>
        <w:rPr>
          <w:rFonts w:cs="Arial"/>
          <w:color w:val="000000" w:themeColor="text1"/>
          <w:sz w:val="22"/>
          <w:szCs w:val="22"/>
        </w:rPr>
      </w:pPr>
      <w:r w:rsidRPr="0058169D">
        <w:rPr>
          <w:rFonts w:cs="Arial"/>
          <w:color w:val="000000" w:themeColor="text1"/>
          <w:sz w:val="22"/>
          <w:szCs w:val="22"/>
        </w:rPr>
        <w:t>1639 Medical Center Parkway, Suite 204</w:t>
      </w:r>
    </w:p>
    <w:p w14:paraId="0AD40E57"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line="240" w:lineRule="auto"/>
        <w:ind w:left="1296"/>
        <w:contextualSpacing/>
        <w:rPr>
          <w:rFonts w:cs="Arial"/>
          <w:color w:val="000000" w:themeColor="text1"/>
          <w:sz w:val="22"/>
          <w:szCs w:val="22"/>
        </w:rPr>
      </w:pPr>
      <w:r w:rsidRPr="0058169D">
        <w:rPr>
          <w:rFonts w:cs="Arial"/>
          <w:color w:val="000000" w:themeColor="text1"/>
          <w:sz w:val="22"/>
          <w:szCs w:val="22"/>
        </w:rPr>
        <w:t>Murfreesboro, TN 37129</w:t>
      </w:r>
    </w:p>
    <w:p w14:paraId="0436DF26"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line="240" w:lineRule="auto"/>
        <w:ind w:left="1296"/>
        <w:contextualSpacing/>
        <w:rPr>
          <w:rFonts w:cs="Arial"/>
          <w:color w:val="000000" w:themeColor="text1"/>
          <w:sz w:val="22"/>
          <w:szCs w:val="22"/>
        </w:rPr>
      </w:pPr>
      <w:hyperlink r:id="rId26" w:history="1">
        <w:r w:rsidRPr="0058169D">
          <w:rPr>
            <w:rStyle w:val="Hyperlink"/>
            <w:rFonts w:cs="Arial"/>
            <w:sz w:val="22"/>
            <w:szCs w:val="22"/>
          </w:rPr>
          <w:t>ramona.bonness@va.gov</w:t>
        </w:r>
      </w:hyperlink>
    </w:p>
    <w:p w14:paraId="481B697B"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line="240" w:lineRule="auto"/>
        <w:ind w:left="1296"/>
        <w:contextualSpacing/>
        <w:rPr>
          <w:rFonts w:cs="Arial"/>
          <w:color w:val="000000" w:themeColor="text1"/>
          <w:sz w:val="22"/>
          <w:szCs w:val="22"/>
        </w:rPr>
      </w:pPr>
      <w:r w:rsidRPr="0058169D">
        <w:rPr>
          <w:rFonts w:cs="Arial"/>
          <w:color w:val="000000" w:themeColor="text1"/>
          <w:sz w:val="22"/>
          <w:szCs w:val="22"/>
        </w:rPr>
        <w:t>615-225-5843</w:t>
      </w:r>
    </w:p>
    <w:p w14:paraId="5EAA61C2"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line="240" w:lineRule="auto"/>
        <w:ind w:left="1296"/>
        <w:contextualSpacing/>
        <w:rPr>
          <w:rFonts w:cs="Arial"/>
          <w:color w:val="000000" w:themeColor="text1"/>
          <w:sz w:val="22"/>
          <w:szCs w:val="22"/>
        </w:rPr>
      </w:pPr>
    </w:p>
    <w:p w14:paraId="497533A8"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rPr>
        <w:t xml:space="preserve">The Contracting Officer is the only person authorized to approve changes or modify any of the requirements of this contract. The Contractor shall communicate with the Contracting Officer on all matters pertaining to contract administration. Only the Contracting Officer is authorized to make commitments or issue any modification to include (but not limited to) terms affecting price, quantity or quality of performance of this contract. </w:t>
      </w:r>
    </w:p>
    <w:p w14:paraId="304B8840"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rPr>
        <w:t xml:space="preserve">The Contracting Officer shall resolve complaints concerning Contractor relations with the Government employees or patients. The Contracting Officer is final authority on validating complaints. In the event the Contractor effects any such change at the direction of any person other than the Contracting Officer without authority, no adjustment shall be made in the contract price to cover an increase in costs incurred as a result thereof. </w:t>
      </w:r>
    </w:p>
    <w:p w14:paraId="5CB6DF62"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color w:val="000000" w:themeColor="text1"/>
          <w:sz w:val="22"/>
          <w:szCs w:val="22"/>
        </w:rPr>
        <w:t>In the event that contracted services do not meet quality and/or safety expectations, the best remedy will be implemented, to include but not limited to a targeted and time-limited performance improvement plan; increased monitoring of the contracted services; consultation or training for Contractor personnel to be provided by the VA; replacement of the contract personnel and/or renegotiation of the contract terms or termination of the contract.</w:t>
      </w:r>
    </w:p>
    <w:p w14:paraId="6EA48E29" w14:textId="77777777" w:rsidR="00DC5BA9" w:rsidRPr="0058169D" w:rsidRDefault="00DC5BA9" w:rsidP="00DC5BA9">
      <w:pPr>
        <w:pStyle w:val="BodyText"/>
        <w:numPr>
          <w:ilvl w:val="2"/>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u w:val="single"/>
        </w:rPr>
        <w:t>COR Responsibilities</w:t>
      </w:r>
      <w:r w:rsidRPr="0058169D">
        <w:rPr>
          <w:rFonts w:cs="Arial"/>
          <w:sz w:val="22"/>
          <w:szCs w:val="22"/>
        </w:rPr>
        <w:t>:</w:t>
      </w:r>
    </w:p>
    <w:p w14:paraId="39EEB9C0"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296"/>
        <w:rPr>
          <w:rFonts w:cs="Arial"/>
          <w:sz w:val="22"/>
          <w:szCs w:val="22"/>
        </w:rPr>
      </w:pPr>
      <w:r w:rsidRPr="0058169D">
        <w:rPr>
          <w:rFonts w:cs="Arial"/>
          <w:color w:val="000000" w:themeColor="text1"/>
          <w:sz w:val="22"/>
          <w:szCs w:val="22"/>
        </w:rPr>
        <w:t xml:space="preserve">The COR for this contract is: </w:t>
      </w:r>
      <w:r w:rsidRPr="0058169D">
        <w:rPr>
          <w:rFonts w:cs="Arial"/>
          <w:sz w:val="22"/>
          <w:szCs w:val="22"/>
        </w:rPr>
        <w:t>Debbie Thompson</w:t>
      </w:r>
    </w:p>
    <w:p w14:paraId="1658C229"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296"/>
        <w:rPr>
          <w:rFonts w:cs="Arial"/>
          <w:sz w:val="22"/>
          <w:szCs w:val="22"/>
        </w:rPr>
      </w:pPr>
      <w:r w:rsidRPr="0058169D">
        <w:rPr>
          <w:rFonts w:cs="Arial"/>
          <w:sz w:val="22"/>
          <w:szCs w:val="22"/>
        </w:rPr>
        <w:t>VA MidSouth Healthcare System, (VISN 9)</w:t>
      </w:r>
    </w:p>
    <w:p w14:paraId="661D5657"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296"/>
        <w:rPr>
          <w:rFonts w:cs="Arial"/>
          <w:sz w:val="22"/>
          <w:szCs w:val="22"/>
        </w:rPr>
      </w:pPr>
      <w:r w:rsidRPr="0058169D">
        <w:rPr>
          <w:rFonts w:cs="Arial"/>
          <w:sz w:val="22"/>
          <w:szCs w:val="22"/>
        </w:rPr>
        <w:t>615-589-0944</w:t>
      </w:r>
    </w:p>
    <w:p w14:paraId="0E863155"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296"/>
        <w:rPr>
          <w:rFonts w:cs="Arial"/>
          <w:sz w:val="22"/>
          <w:szCs w:val="22"/>
        </w:rPr>
      </w:pPr>
      <w:hyperlink r:id="rId27" w:history="1">
        <w:r w:rsidRPr="0058169D">
          <w:rPr>
            <w:rStyle w:val="Hyperlink"/>
            <w:rFonts w:cs="Arial"/>
            <w:sz w:val="22"/>
            <w:szCs w:val="22"/>
          </w:rPr>
          <w:t>Debbie.thompson@va.gov</w:t>
        </w:r>
      </w:hyperlink>
    </w:p>
    <w:p w14:paraId="4D1F48AB"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rPr>
        <w:lastRenderedPageBreak/>
        <w:t>The COR shall be the VA official responsible for verifying contract compliance. After contract award, any incidents of Contractor noncompliance as evidenced by the monitoring procedures shall be forwarded immediately to the Contracting Officer.</w:t>
      </w:r>
    </w:p>
    <w:p w14:paraId="4433AA34"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rPr>
        <w:t>The COR will be responsible for monitoring the Contractor’s performance to ensure all specifications and requirements are fulfilled. Quality Improvement data that will be collected for ongoing monitoring includes but is not limited to enter data that may be collected.</w:t>
      </w:r>
    </w:p>
    <w:p w14:paraId="0D155DD1"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rPr>
        <w:t>The COR for each VISN 9 facility will maintain a record-keeping system of services by station on a monthly basis.  The COR will review this data monthly when invoices are received and certify all invoices for payment by comparing the procedures documented on the VA record-keeping system and those on the invoices. Any evidence of the Contractor's non-compliance as evidenced by the monitoring procedures shall be forwarded immediately to the Contracting Officer.  Primary COR will provide oversight.</w:t>
      </w:r>
    </w:p>
    <w:p w14:paraId="07BCD500"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rPr>
        <w:t>The COR will review and certify monthly invoices for payment. If in the event the Contractor fails to provide the services in this contract, payments will be adjusted to compensate the Government for the difference.</w:t>
      </w:r>
    </w:p>
    <w:p w14:paraId="72440BB5"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rPr>
        <w:t xml:space="preserve">All contract administration functions will be retained by the VA. </w:t>
      </w:r>
    </w:p>
    <w:p w14:paraId="37820D20" w14:textId="77777777" w:rsidR="00DC5BA9" w:rsidRPr="0058169D" w:rsidRDefault="00DC5BA9" w:rsidP="00DC5BA9">
      <w:pPr>
        <w:pStyle w:val="BodyText"/>
        <w:suppressLineNumbers/>
        <w:tabs>
          <w:tab w:val="left" w:pos="540"/>
          <w:tab w:val="left" w:pos="900"/>
          <w:tab w:val="left" w:pos="1350"/>
          <w:tab w:val="left" w:pos="1890"/>
          <w:tab w:val="left" w:pos="2520"/>
        </w:tabs>
        <w:snapToGrid w:val="0"/>
        <w:spacing w:before="120" w:after="120"/>
        <w:ind w:left="1530"/>
        <w:rPr>
          <w:rFonts w:cs="Arial"/>
          <w:color w:val="000000" w:themeColor="text1"/>
          <w:sz w:val="22"/>
          <w:szCs w:val="22"/>
        </w:rPr>
      </w:pPr>
    </w:p>
    <w:p w14:paraId="133E4D89" w14:textId="77777777" w:rsidR="00DC5BA9" w:rsidRPr="0058169D" w:rsidRDefault="00DC5BA9" w:rsidP="00DC5BA9">
      <w:pPr>
        <w:pStyle w:val="BodyText"/>
        <w:numPr>
          <w:ilvl w:val="0"/>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b/>
          <w:sz w:val="22"/>
          <w:szCs w:val="22"/>
          <w:u w:val="single"/>
        </w:rPr>
        <w:t>SPECIAL CONTRACT REQUIREMENTS</w:t>
      </w:r>
    </w:p>
    <w:p w14:paraId="58312A21" w14:textId="77777777" w:rsidR="00DC5BA9" w:rsidRPr="0058169D" w:rsidRDefault="00DC5BA9" w:rsidP="00DC5BA9">
      <w:pPr>
        <w:pStyle w:val="ListParagraph"/>
        <w:numPr>
          <w:ilvl w:val="1"/>
          <w:numId w:val="23"/>
        </w:numPr>
        <w:tabs>
          <w:tab w:val="left" w:pos="0"/>
        </w:tabs>
        <w:spacing w:before="120" w:after="120" w:line="240" w:lineRule="auto"/>
        <w:contextualSpacing w:val="0"/>
        <w:rPr>
          <w:rFonts w:ascii="Arial" w:hAnsi="Arial" w:cs="Arial"/>
        </w:rPr>
      </w:pPr>
      <w:r w:rsidRPr="0058169D">
        <w:rPr>
          <w:rFonts w:ascii="Arial" w:hAnsi="Arial" w:cs="Arial"/>
          <w:color w:val="000000" w:themeColor="text1"/>
          <w:u w:val="single"/>
        </w:rPr>
        <w:t>Reports/Deliverables</w:t>
      </w:r>
      <w:r w:rsidRPr="0058169D">
        <w:rPr>
          <w:rFonts w:ascii="Arial" w:hAnsi="Arial" w:cs="Arial"/>
          <w:color w:val="000000" w:themeColor="text1"/>
        </w:rPr>
        <w:t xml:space="preserve">: </w:t>
      </w:r>
      <w:r w:rsidRPr="0058169D">
        <w:rPr>
          <w:rFonts w:ascii="Arial" w:hAnsi="Arial" w:cs="Arial"/>
        </w:rPr>
        <w:t xml:space="preserve">The Contractor shall be responsible for complying with all reporting requirements established by the Contract. Contractor shall be responsible for assuring the accuracy and completeness of all reports and other documents as well as the timely submission of each. Contractor shall comply with contract requirements regarding the appropriate reporting formats, instructions, submission timetables, and technical assistance as required.  </w:t>
      </w:r>
    </w:p>
    <w:p w14:paraId="712A1804" w14:textId="77777777" w:rsidR="00DC5BA9" w:rsidRPr="0058169D" w:rsidRDefault="00DC5BA9" w:rsidP="00DC5BA9">
      <w:pPr>
        <w:pStyle w:val="ListParagraph"/>
        <w:numPr>
          <w:ilvl w:val="2"/>
          <w:numId w:val="23"/>
        </w:numPr>
        <w:tabs>
          <w:tab w:val="left" w:pos="0"/>
        </w:tabs>
        <w:spacing w:before="120" w:after="120" w:line="240" w:lineRule="auto"/>
        <w:contextualSpacing w:val="0"/>
        <w:rPr>
          <w:rFonts w:ascii="Arial" w:hAnsi="Arial" w:cs="Arial"/>
        </w:rPr>
      </w:pPr>
      <w:r w:rsidRPr="0058169D">
        <w:rPr>
          <w:rFonts w:ascii="Arial" w:hAnsi="Arial" w:cs="Arial"/>
        </w:rPr>
        <w:t xml:space="preserve">The following are brief descriptions of required documents that must be submitted by Contractor: upon award; weekly; monthly; quarterly’; annually, etc. identified throughout the PWS and is provided here as a guide for Contractor convenience. If an item is within the PWS and not listed here, the Contractor remains responsible for the delivery of the item.   </w:t>
      </w:r>
    </w:p>
    <w:tbl>
      <w:tblPr>
        <w:tblW w:w="4700"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1"/>
        <w:gridCol w:w="3196"/>
        <w:gridCol w:w="1342"/>
      </w:tblGrid>
      <w:tr w:rsidR="00DC5BA9" w:rsidRPr="0058169D" w14:paraId="55BC029C"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76E83E19" w14:textId="77777777" w:rsidR="00DC5BA9" w:rsidRPr="0058169D" w:rsidRDefault="00DC5BA9" w:rsidP="00FB543F">
            <w:pPr>
              <w:spacing w:before="120" w:after="120"/>
              <w:ind w:left="360"/>
              <w:rPr>
                <w:rFonts w:ascii="Arial" w:hAnsi="Arial" w:cs="Arial"/>
                <w:b/>
              </w:rPr>
            </w:pPr>
            <w:r w:rsidRPr="0058169D">
              <w:rPr>
                <w:rFonts w:ascii="Arial" w:hAnsi="Arial" w:cs="Arial"/>
                <w:b/>
              </w:rPr>
              <w:t>What</w:t>
            </w:r>
          </w:p>
        </w:tc>
        <w:tc>
          <w:tcPr>
            <w:tcW w:w="1818" w:type="pct"/>
            <w:tcBorders>
              <w:top w:val="single" w:sz="4" w:space="0" w:color="auto"/>
              <w:left w:val="single" w:sz="4" w:space="0" w:color="auto"/>
              <w:bottom w:val="single" w:sz="4" w:space="0" w:color="auto"/>
              <w:right w:val="single" w:sz="4" w:space="0" w:color="auto"/>
            </w:tcBorders>
            <w:hideMark/>
          </w:tcPr>
          <w:p w14:paraId="46A32D9B" w14:textId="77777777" w:rsidR="00DC5BA9" w:rsidRPr="0058169D" w:rsidRDefault="00DC5BA9" w:rsidP="00FB543F">
            <w:pPr>
              <w:spacing w:before="120" w:after="120"/>
              <w:ind w:left="360"/>
              <w:rPr>
                <w:rFonts w:ascii="Arial" w:hAnsi="Arial" w:cs="Arial"/>
                <w:b/>
                <w:bCs/>
              </w:rPr>
            </w:pPr>
            <w:r w:rsidRPr="0058169D">
              <w:rPr>
                <w:rFonts w:ascii="Arial" w:hAnsi="Arial" w:cs="Arial"/>
                <w:b/>
                <w:bCs/>
              </w:rPr>
              <w:t xml:space="preserve">Submit as noted </w:t>
            </w:r>
          </w:p>
        </w:tc>
        <w:tc>
          <w:tcPr>
            <w:tcW w:w="763" w:type="pct"/>
            <w:tcBorders>
              <w:top w:val="single" w:sz="4" w:space="0" w:color="auto"/>
              <w:left w:val="single" w:sz="4" w:space="0" w:color="auto"/>
              <w:bottom w:val="single" w:sz="4" w:space="0" w:color="auto"/>
              <w:right w:val="single" w:sz="4" w:space="0" w:color="auto"/>
            </w:tcBorders>
            <w:hideMark/>
          </w:tcPr>
          <w:p w14:paraId="7D197C21" w14:textId="77777777" w:rsidR="00DC5BA9" w:rsidRPr="0058169D" w:rsidRDefault="00DC5BA9" w:rsidP="00FB543F">
            <w:pPr>
              <w:spacing w:before="120" w:after="120"/>
              <w:rPr>
                <w:rFonts w:ascii="Arial" w:hAnsi="Arial" w:cs="Arial"/>
                <w:b/>
              </w:rPr>
            </w:pPr>
            <w:r w:rsidRPr="0058169D">
              <w:rPr>
                <w:rFonts w:ascii="Arial" w:hAnsi="Arial" w:cs="Arial"/>
                <w:b/>
              </w:rPr>
              <w:t>Submit To</w:t>
            </w:r>
          </w:p>
        </w:tc>
      </w:tr>
      <w:tr w:rsidR="00DC5BA9" w:rsidRPr="0058169D" w14:paraId="465ECEF4"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28BD07FE" w14:textId="77777777" w:rsidR="00DC5BA9" w:rsidRPr="0058169D" w:rsidRDefault="00DC5BA9" w:rsidP="00FB543F">
            <w:pPr>
              <w:spacing w:before="120" w:after="120"/>
              <w:rPr>
                <w:rFonts w:ascii="Arial" w:hAnsi="Arial" w:cs="Arial"/>
              </w:rPr>
            </w:pPr>
            <w:r w:rsidRPr="0058169D">
              <w:rPr>
                <w:rFonts w:ascii="Arial" w:hAnsi="Arial" w:cs="Arial"/>
              </w:rPr>
              <w:t>Quality Control Plan: Description and reporting reflecting the contractor’s plan for meeting of contract requirements and performance standards</w:t>
            </w:r>
          </w:p>
        </w:tc>
        <w:tc>
          <w:tcPr>
            <w:tcW w:w="1818" w:type="pct"/>
            <w:tcBorders>
              <w:top w:val="single" w:sz="4" w:space="0" w:color="auto"/>
              <w:left w:val="single" w:sz="4" w:space="0" w:color="auto"/>
              <w:bottom w:val="single" w:sz="4" w:space="0" w:color="auto"/>
              <w:right w:val="single" w:sz="4" w:space="0" w:color="auto"/>
            </w:tcBorders>
          </w:tcPr>
          <w:p w14:paraId="76E875A2" w14:textId="77777777" w:rsidR="00DC5BA9" w:rsidRPr="0058169D" w:rsidRDefault="00DC5BA9" w:rsidP="00FB543F">
            <w:pPr>
              <w:spacing w:before="120" w:after="120"/>
              <w:rPr>
                <w:rFonts w:ascii="Arial" w:hAnsi="Arial" w:cs="Arial"/>
              </w:rPr>
            </w:pPr>
            <w:r w:rsidRPr="0058169D">
              <w:rPr>
                <w:rFonts w:ascii="Arial" w:hAnsi="Arial" w:cs="Arial"/>
              </w:rPr>
              <w:t>Upon proposal and as frequently as indicated in the performance standards.</w:t>
            </w:r>
          </w:p>
        </w:tc>
        <w:tc>
          <w:tcPr>
            <w:tcW w:w="763" w:type="pct"/>
            <w:tcBorders>
              <w:top w:val="single" w:sz="4" w:space="0" w:color="auto"/>
              <w:left w:val="single" w:sz="4" w:space="0" w:color="auto"/>
              <w:bottom w:val="single" w:sz="4" w:space="0" w:color="auto"/>
              <w:right w:val="single" w:sz="4" w:space="0" w:color="auto"/>
            </w:tcBorders>
          </w:tcPr>
          <w:p w14:paraId="4EF5CA4D"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7FF12086"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3E363E75" w14:textId="77777777" w:rsidR="00DC5BA9" w:rsidRPr="0058169D" w:rsidRDefault="00DC5BA9" w:rsidP="00FB543F">
            <w:pPr>
              <w:spacing w:before="120" w:after="120"/>
              <w:rPr>
                <w:rFonts w:ascii="Arial" w:hAnsi="Arial" w:cs="Arial"/>
              </w:rPr>
            </w:pPr>
            <w:r w:rsidRPr="0058169D">
              <w:rPr>
                <w:rFonts w:ascii="Arial" w:hAnsi="Arial" w:cs="Arial"/>
              </w:rPr>
              <w:t xml:space="preserve">Other than Cost and Price Information </w:t>
            </w:r>
          </w:p>
        </w:tc>
        <w:tc>
          <w:tcPr>
            <w:tcW w:w="1818" w:type="pct"/>
            <w:tcBorders>
              <w:top w:val="single" w:sz="4" w:space="0" w:color="auto"/>
              <w:left w:val="single" w:sz="4" w:space="0" w:color="auto"/>
              <w:bottom w:val="single" w:sz="4" w:space="0" w:color="auto"/>
              <w:right w:val="single" w:sz="4" w:space="0" w:color="auto"/>
            </w:tcBorders>
          </w:tcPr>
          <w:p w14:paraId="4206E3D9" w14:textId="77777777" w:rsidR="00DC5BA9" w:rsidRPr="0058169D" w:rsidRDefault="00DC5BA9" w:rsidP="00FB543F">
            <w:pPr>
              <w:spacing w:before="120" w:after="120"/>
              <w:rPr>
                <w:rFonts w:ascii="Arial" w:hAnsi="Arial" w:cs="Arial"/>
              </w:rPr>
            </w:pPr>
            <w:r w:rsidRPr="0058169D">
              <w:rPr>
                <w:rFonts w:ascii="Arial" w:hAnsi="Arial" w:cs="Arial"/>
              </w:rPr>
              <w:t>Upon proposal and upon change in key personnel</w:t>
            </w:r>
          </w:p>
        </w:tc>
        <w:tc>
          <w:tcPr>
            <w:tcW w:w="763" w:type="pct"/>
            <w:tcBorders>
              <w:top w:val="single" w:sz="4" w:space="0" w:color="auto"/>
              <w:left w:val="single" w:sz="4" w:space="0" w:color="auto"/>
              <w:bottom w:val="single" w:sz="4" w:space="0" w:color="auto"/>
              <w:right w:val="single" w:sz="4" w:space="0" w:color="auto"/>
            </w:tcBorders>
          </w:tcPr>
          <w:p w14:paraId="1D5FD167"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38222F93"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6079B927" w14:textId="77777777" w:rsidR="00DC5BA9" w:rsidRPr="0058169D" w:rsidRDefault="00DC5BA9" w:rsidP="00FB543F">
            <w:pPr>
              <w:spacing w:before="120" w:after="120"/>
              <w:rPr>
                <w:rFonts w:ascii="Arial" w:hAnsi="Arial" w:cs="Arial"/>
              </w:rPr>
            </w:pPr>
            <w:r w:rsidRPr="0058169D">
              <w:rPr>
                <w:rFonts w:ascii="Arial" w:hAnsi="Arial" w:cs="Arial"/>
              </w:rPr>
              <w:lastRenderedPageBreak/>
              <w:t>Detailed description of technical systems utilized to perform work as described in PWS., i.e. Dictation system type, PACS type, networking architecture</w:t>
            </w:r>
          </w:p>
        </w:tc>
        <w:tc>
          <w:tcPr>
            <w:tcW w:w="1818" w:type="pct"/>
            <w:tcBorders>
              <w:top w:val="single" w:sz="4" w:space="0" w:color="auto"/>
              <w:left w:val="single" w:sz="4" w:space="0" w:color="auto"/>
              <w:bottom w:val="single" w:sz="4" w:space="0" w:color="auto"/>
              <w:right w:val="single" w:sz="4" w:space="0" w:color="auto"/>
            </w:tcBorders>
          </w:tcPr>
          <w:p w14:paraId="38C0EC67" w14:textId="77777777" w:rsidR="00DC5BA9" w:rsidRPr="0058169D" w:rsidRDefault="00DC5BA9" w:rsidP="00FB543F">
            <w:pPr>
              <w:spacing w:before="120" w:after="120"/>
              <w:rPr>
                <w:rFonts w:ascii="Arial" w:hAnsi="Arial" w:cs="Arial"/>
              </w:rPr>
            </w:pPr>
            <w:r w:rsidRPr="0058169D">
              <w:rPr>
                <w:rFonts w:ascii="Arial" w:hAnsi="Arial" w:cs="Arial"/>
              </w:rPr>
              <w:t>Upon proposal and as updated</w:t>
            </w:r>
          </w:p>
        </w:tc>
        <w:tc>
          <w:tcPr>
            <w:tcW w:w="763" w:type="pct"/>
            <w:tcBorders>
              <w:top w:val="single" w:sz="4" w:space="0" w:color="auto"/>
              <w:left w:val="single" w:sz="4" w:space="0" w:color="auto"/>
              <w:bottom w:val="single" w:sz="4" w:space="0" w:color="auto"/>
              <w:right w:val="single" w:sz="4" w:space="0" w:color="auto"/>
            </w:tcBorders>
          </w:tcPr>
          <w:p w14:paraId="5C3A0016"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2C3B4291"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1287DD3E" w14:textId="77777777" w:rsidR="00DC5BA9" w:rsidRPr="0058169D" w:rsidRDefault="00DC5BA9" w:rsidP="00FB543F">
            <w:pPr>
              <w:spacing w:before="120" w:after="120"/>
              <w:rPr>
                <w:rFonts w:ascii="Arial" w:hAnsi="Arial" w:cs="Arial"/>
              </w:rPr>
            </w:pPr>
            <w:r w:rsidRPr="0058169D">
              <w:rPr>
                <w:rFonts w:ascii="Arial" w:hAnsi="Arial" w:cs="Arial"/>
              </w:rPr>
              <w:t xml:space="preserve">Copies of any and all licenses, board certifications, CVS, NPI, to include primary source verification of all licensed and certified staff </w:t>
            </w:r>
          </w:p>
        </w:tc>
        <w:tc>
          <w:tcPr>
            <w:tcW w:w="1818" w:type="pct"/>
            <w:tcBorders>
              <w:top w:val="single" w:sz="4" w:space="0" w:color="auto"/>
              <w:left w:val="single" w:sz="4" w:space="0" w:color="auto"/>
              <w:bottom w:val="single" w:sz="4" w:space="0" w:color="auto"/>
              <w:right w:val="single" w:sz="4" w:space="0" w:color="auto"/>
            </w:tcBorders>
            <w:hideMark/>
          </w:tcPr>
          <w:p w14:paraId="013F47E7" w14:textId="77777777" w:rsidR="00DC5BA9" w:rsidRPr="0058169D" w:rsidRDefault="00DC5BA9" w:rsidP="00FB543F">
            <w:pPr>
              <w:spacing w:before="120" w:after="120"/>
              <w:rPr>
                <w:rFonts w:ascii="Arial" w:hAnsi="Arial" w:cs="Arial"/>
              </w:rPr>
            </w:pPr>
            <w:r w:rsidRPr="0058169D">
              <w:rPr>
                <w:rFonts w:ascii="Arial" w:hAnsi="Arial" w:cs="Arial"/>
              </w:rPr>
              <w:t>Upon proposal and upon renewal of licenses and upon renewal of ordering periods or change of key personnel.</w:t>
            </w:r>
          </w:p>
        </w:tc>
        <w:tc>
          <w:tcPr>
            <w:tcW w:w="763" w:type="pct"/>
            <w:tcBorders>
              <w:top w:val="single" w:sz="4" w:space="0" w:color="auto"/>
              <w:left w:val="single" w:sz="4" w:space="0" w:color="auto"/>
              <w:bottom w:val="single" w:sz="4" w:space="0" w:color="auto"/>
              <w:right w:val="single" w:sz="4" w:space="0" w:color="auto"/>
            </w:tcBorders>
            <w:hideMark/>
          </w:tcPr>
          <w:p w14:paraId="73B61B1E"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5BE44845"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78756CA5" w14:textId="77777777" w:rsidR="00DC5BA9" w:rsidRPr="0058169D" w:rsidRDefault="00DC5BA9" w:rsidP="00FB543F">
            <w:pPr>
              <w:spacing w:before="120" w:after="120"/>
              <w:rPr>
                <w:rFonts w:ascii="Arial" w:hAnsi="Arial" w:cs="Arial"/>
              </w:rPr>
            </w:pPr>
            <w:r w:rsidRPr="0058169D">
              <w:rPr>
                <w:rFonts w:ascii="Arial" w:hAnsi="Arial" w:cs="Arial"/>
              </w:rPr>
              <w:t>Certification that staff list has been compared to OIG list</w:t>
            </w:r>
          </w:p>
        </w:tc>
        <w:tc>
          <w:tcPr>
            <w:tcW w:w="1818" w:type="pct"/>
            <w:tcBorders>
              <w:top w:val="single" w:sz="4" w:space="0" w:color="auto"/>
              <w:left w:val="single" w:sz="4" w:space="0" w:color="auto"/>
              <w:bottom w:val="single" w:sz="4" w:space="0" w:color="auto"/>
              <w:right w:val="single" w:sz="4" w:space="0" w:color="auto"/>
            </w:tcBorders>
            <w:hideMark/>
          </w:tcPr>
          <w:p w14:paraId="4BD5EA14" w14:textId="77777777" w:rsidR="00DC5BA9" w:rsidRPr="0058169D" w:rsidRDefault="00DC5BA9" w:rsidP="00FB543F">
            <w:pPr>
              <w:spacing w:before="120" w:after="120"/>
              <w:rPr>
                <w:rFonts w:ascii="Arial" w:hAnsi="Arial" w:cs="Arial"/>
              </w:rPr>
            </w:pPr>
            <w:r w:rsidRPr="0058169D">
              <w:rPr>
                <w:rFonts w:ascii="Arial" w:hAnsi="Arial" w:cs="Arial"/>
              </w:rPr>
              <w:t>Upon proposal and upon new hires.</w:t>
            </w:r>
          </w:p>
        </w:tc>
        <w:tc>
          <w:tcPr>
            <w:tcW w:w="763" w:type="pct"/>
            <w:tcBorders>
              <w:top w:val="single" w:sz="4" w:space="0" w:color="auto"/>
              <w:left w:val="single" w:sz="4" w:space="0" w:color="auto"/>
              <w:bottom w:val="single" w:sz="4" w:space="0" w:color="auto"/>
              <w:right w:val="single" w:sz="4" w:space="0" w:color="auto"/>
            </w:tcBorders>
            <w:hideMark/>
          </w:tcPr>
          <w:p w14:paraId="6881F015"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71AECECD"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5FB55575" w14:textId="77777777" w:rsidR="00DC5BA9" w:rsidRPr="0058169D" w:rsidRDefault="00DC5BA9" w:rsidP="00FB543F">
            <w:pPr>
              <w:spacing w:before="120" w:after="120"/>
              <w:rPr>
                <w:rFonts w:ascii="Arial" w:hAnsi="Arial" w:cs="Arial"/>
              </w:rPr>
            </w:pPr>
            <w:r w:rsidRPr="0058169D">
              <w:rPr>
                <w:rFonts w:ascii="Arial" w:hAnsi="Arial" w:cs="Arial"/>
              </w:rPr>
              <w:t xml:space="preserve">Proof of Indemnification and Medical Liability Insurance </w:t>
            </w:r>
          </w:p>
        </w:tc>
        <w:tc>
          <w:tcPr>
            <w:tcW w:w="1818" w:type="pct"/>
            <w:tcBorders>
              <w:top w:val="single" w:sz="4" w:space="0" w:color="auto"/>
              <w:left w:val="single" w:sz="4" w:space="0" w:color="auto"/>
              <w:bottom w:val="single" w:sz="4" w:space="0" w:color="auto"/>
              <w:right w:val="single" w:sz="4" w:space="0" w:color="auto"/>
            </w:tcBorders>
            <w:hideMark/>
          </w:tcPr>
          <w:p w14:paraId="4A9C53E7" w14:textId="77777777" w:rsidR="00DC5BA9" w:rsidRPr="0058169D" w:rsidRDefault="00DC5BA9" w:rsidP="00FB543F">
            <w:pPr>
              <w:spacing w:before="120" w:after="120"/>
              <w:rPr>
                <w:rFonts w:ascii="Arial" w:hAnsi="Arial" w:cs="Arial"/>
              </w:rPr>
            </w:pPr>
            <w:r w:rsidRPr="0058169D">
              <w:rPr>
                <w:rFonts w:ascii="Arial" w:hAnsi="Arial" w:cs="Arial"/>
              </w:rPr>
              <w:t>Upon proposal and upon renewals.</w:t>
            </w:r>
          </w:p>
        </w:tc>
        <w:tc>
          <w:tcPr>
            <w:tcW w:w="763" w:type="pct"/>
            <w:tcBorders>
              <w:top w:val="single" w:sz="4" w:space="0" w:color="auto"/>
              <w:left w:val="single" w:sz="4" w:space="0" w:color="auto"/>
              <w:bottom w:val="single" w:sz="4" w:space="0" w:color="auto"/>
              <w:right w:val="single" w:sz="4" w:space="0" w:color="auto"/>
            </w:tcBorders>
            <w:hideMark/>
          </w:tcPr>
          <w:p w14:paraId="6A4B9C0F"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37B567DE" w14:textId="77777777" w:rsidTr="00FB543F">
        <w:trPr>
          <w:cantSplit/>
          <w:trHeight w:val="854"/>
        </w:trPr>
        <w:tc>
          <w:tcPr>
            <w:tcW w:w="2419" w:type="pct"/>
            <w:tcBorders>
              <w:top w:val="single" w:sz="4" w:space="0" w:color="auto"/>
              <w:left w:val="single" w:sz="4" w:space="0" w:color="auto"/>
              <w:bottom w:val="single" w:sz="4" w:space="0" w:color="auto"/>
              <w:right w:val="single" w:sz="4" w:space="0" w:color="auto"/>
            </w:tcBorders>
          </w:tcPr>
          <w:p w14:paraId="5A408921" w14:textId="77777777" w:rsidR="00DC5BA9" w:rsidRPr="0058169D" w:rsidRDefault="00DC5BA9" w:rsidP="00FB543F">
            <w:pPr>
              <w:spacing w:before="120" w:after="120"/>
              <w:rPr>
                <w:rFonts w:ascii="Arial" w:hAnsi="Arial" w:cs="Arial"/>
              </w:rPr>
            </w:pPr>
            <w:r w:rsidRPr="0058169D">
              <w:rPr>
                <w:rFonts w:ascii="Arial" w:hAnsi="Arial" w:cs="Arial"/>
              </w:rPr>
              <w:t xml:space="preserve">Certificates of Completion for Privacy and Security and Patient Privacy HIPPA Training Courses </w:t>
            </w:r>
          </w:p>
        </w:tc>
        <w:tc>
          <w:tcPr>
            <w:tcW w:w="1818" w:type="pct"/>
            <w:tcBorders>
              <w:top w:val="single" w:sz="4" w:space="0" w:color="auto"/>
              <w:left w:val="single" w:sz="4" w:space="0" w:color="auto"/>
              <w:bottom w:val="single" w:sz="4" w:space="0" w:color="auto"/>
              <w:right w:val="single" w:sz="4" w:space="0" w:color="auto"/>
            </w:tcBorders>
            <w:hideMark/>
          </w:tcPr>
          <w:p w14:paraId="78D99E29" w14:textId="77777777" w:rsidR="00DC5BA9" w:rsidRPr="0058169D" w:rsidRDefault="00DC5BA9" w:rsidP="00FB543F">
            <w:pPr>
              <w:spacing w:before="120" w:after="120"/>
              <w:rPr>
                <w:rFonts w:ascii="Arial" w:hAnsi="Arial" w:cs="Arial"/>
              </w:rPr>
            </w:pPr>
            <w:r w:rsidRPr="0058169D">
              <w:rPr>
                <w:rFonts w:ascii="Arial" w:hAnsi="Arial" w:cs="Arial"/>
              </w:rPr>
              <w:t>Before receiving an account on VA Network and annual training and new hires.</w:t>
            </w:r>
          </w:p>
        </w:tc>
        <w:tc>
          <w:tcPr>
            <w:tcW w:w="763" w:type="pct"/>
            <w:tcBorders>
              <w:top w:val="single" w:sz="4" w:space="0" w:color="auto"/>
              <w:left w:val="single" w:sz="4" w:space="0" w:color="auto"/>
              <w:bottom w:val="single" w:sz="4" w:space="0" w:color="auto"/>
              <w:right w:val="single" w:sz="4" w:space="0" w:color="auto"/>
            </w:tcBorders>
            <w:hideMark/>
          </w:tcPr>
          <w:p w14:paraId="4F958FAB"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01500872"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455E73D5" w14:textId="77777777" w:rsidR="00DC5BA9" w:rsidRPr="0058169D" w:rsidRDefault="00DC5BA9" w:rsidP="00FB543F">
            <w:pPr>
              <w:spacing w:before="120" w:after="120"/>
              <w:rPr>
                <w:rFonts w:ascii="Arial" w:hAnsi="Arial" w:cs="Arial"/>
              </w:rPr>
            </w:pPr>
            <w:r w:rsidRPr="0058169D">
              <w:rPr>
                <w:rFonts w:ascii="Arial" w:hAnsi="Arial" w:cs="Arial"/>
                <w:color w:val="000000" w:themeColor="text1"/>
              </w:rPr>
              <w:t>Contingency plan for replacing key personnel to maintain services as required under the terms of the contract</w:t>
            </w:r>
          </w:p>
        </w:tc>
        <w:tc>
          <w:tcPr>
            <w:tcW w:w="1818" w:type="pct"/>
            <w:tcBorders>
              <w:top w:val="single" w:sz="4" w:space="0" w:color="auto"/>
              <w:left w:val="single" w:sz="4" w:space="0" w:color="auto"/>
              <w:bottom w:val="single" w:sz="4" w:space="0" w:color="auto"/>
              <w:right w:val="single" w:sz="4" w:space="0" w:color="auto"/>
            </w:tcBorders>
          </w:tcPr>
          <w:p w14:paraId="538E9775" w14:textId="77777777" w:rsidR="00DC5BA9" w:rsidRPr="0058169D" w:rsidRDefault="00DC5BA9" w:rsidP="00FB543F">
            <w:pPr>
              <w:spacing w:before="120" w:after="120"/>
              <w:rPr>
                <w:rFonts w:ascii="Arial" w:hAnsi="Arial" w:cs="Arial"/>
              </w:rPr>
            </w:pPr>
            <w:r w:rsidRPr="0058169D">
              <w:rPr>
                <w:rFonts w:ascii="Arial" w:hAnsi="Arial" w:cs="Arial"/>
              </w:rPr>
              <w:t>Upon proposal and as updated</w:t>
            </w:r>
          </w:p>
        </w:tc>
        <w:tc>
          <w:tcPr>
            <w:tcW w:w="763" w:type="pct"/>
            <w:tcBorders>
              <w:top w:val="single" w:sz="4" w:space="0" w:color="auto"/>
              <w:left w:val="single" w:sz="4" w:space="0" w:color="auto"/>
              <w:bottom w:val="single" w:sz="4" w:space="0" w:color="auto"/>
              <w:right w:val="single" w:sz="4" w:space="0" w:color="auto"/>
            </w:tcBorders>
          </w:tcPr>
          <w:p w14:paraId="20553E9E" w14:textId="77777777" w:rsidR="00DC5BA9" w:rsidRPr="0058169D" w:rsidRDefault="00DC5BA9" w:rsidP="00FB543F">
            <w:pPr>
              <w:spacing w:before="120" w:after="120"/>
              <w:rPr>
                <w:rFonts w:ascii="Arial" w:hAnsi="Arial" w:cs="Arial"/>
              </w:rPr>
            </w:pPr>
            <w:r w:rsidRPr="0058169D">
              <w:rPr>
                <w:rFonts w:ascii="Arial" w:hAnsi="Arial" w:cs="Arial"/>
              </w:rPr>
              <w:t>COR</w:t>
            </w:r>
          </w:p>
        </w:tc>
      </w:tr>
      <w:tr w:rsidR="00DC5BA9" w:rsidRPr="0058169D" w14:paraId="3FAA5CEA"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7660B71B" w14:textId="77777777" w:rsidR="00DC5BA9" w:rsidRPr="0058169D" w:rsidRDefault="00DC5BA9" w:rsidP="00FB543F">
            <w:pPr>
              <w:spacing w:before="120" w:after="120"/>
              <w:rPr>
                <w:rFonts w:ascii="Arial" w:hAnsi="Arial" w:cs="Arial"/>
                <w:color w:val="000000" w:themeColor="text1"/>
              </w:rPr>
            </w:pPr>
            <w:r w:rsidRPr="0058169D">
              <w:rPr>
                <w:rFonts w:ascii="Arial" w:hAnsi="Arial" w:cs="Arial"/>
                <w:color w:val="000000" w:themeColor="text1"/>
              </w:rPr>
              <w:t>Contingency plan for all technical resources required to do business with VA and to fulfill this contract</w:t>
            </w:r>
          </w:p>
        </w:tc>
        <w:tc>
          <w:tcPr>
            <w:tcW w:w="1818" w:type="pct"/>
            <w:tcBorders>
              <w:top w:val="single" w:sz="4" w:space="0" w:color="auto"/>
              <w:left w:val="single" w:sz="4" w:space="0" w:color="auto"/>
              <w:bottom w:val="single" w:sz="4" w:space="0" w:color="auto"/>
              <w:right w:val="single" w:sz="4" w:space="0" w:color="auto"/>
            </w:tcBorders>
          </w:tcPr>
          <w:p w14:paraId="775D81C4" w14:textId="77777777" w:rsidR="00DC5BA9" w:rsidRPr="0058169D" w:rsidRDefault="00DC5BA9" w:rsidP="00FB543F">
            <w:pPr>
              <w:spacing w:before="120" w:after="120"/>
              <w:rPr>
                <w:rFonts w:ascii="Arial" w:hAnsi="Arial" w:cs="Arial"/>
              </w:rPr>
            </w:pPr>
            <w:r w:rsidRPr="0058169D">
              <w:rPr>
                <w:rFonts w:ascii="Arial" w:hAnsi="Arial" w:cs="Arial"/>
              </w:rPr>
              <w:t>Upon proposal and as updated</w:t>
            </w:r>
          </w:p>
        </w:tc>
        <w:tc>
          <w:tcPr>
            <w:tcW w:w="763" w:type="pct"/>
            <w:tcBorders>
              <w:top w:val="single" w:sz="4" w:space="0" w:color="auto"/>
              <w:left w:val="single" w:sz="4" w:space="0" w:color="auto"/>
              <w:bottom w:val="single" w:sz="4" w:space="0" w:color="auto"/>
              <w:right w:val="single" w:sz="4" w:space="0" w:color="auto"/>
            </w:tcBorders>
          </w:tcPr>
          <w:p w14:paraId="5948246D" w14:textId="77777777" w:rsidR="00DC5BA9" w:rsidRPr="0058169D" w:rsidRDefault="00DC5BA9" w:rsidP="00FB543F">
            <w:pPr>
              <w:spacing w:before="120" w:after="120"/>
              <w:rPr>
                <w:rFonts w:ascii="Arial" w:hAnsi="Arial" w:cs="Arial"/>
              </w:rPr>
            </w:pPr>
            <w:r w:rsidRPr="0058169D">
              <w:rPr>
                <w:rFonts w:ascii="Arial" w:hAnsi="Arial" w:cs="Arial"/>
              </w:rPr>
              <w:t>Contracting Officer</w:t>
            </w:r>
          </w:p>
        </w:tc>
      </w:tr>
      <w:tr w:rsidR="00DC5BA9" w:rsidRPr="0058169D" w14:paraId="0F157699" w14:textId="77777777" w:rsidTr="00FB543F">
        <w:trPr>
          <w:cantSplit/>
        </w:trPr>
        <w:tc>
          <w:tcPr>
            <w:tcW w:w="2419" w:type="pct"/>
            <w:tcBorders>
              <w:top w:val="single" w:sz="4" w:space="0" w:color="auto"/>
              <w:left w:val="single" w:sz="4" w:space="0" w:color="auto"/>
              <w:bottom w:val="single" w:sz="4" w:space="0" w:color="auto"/>
              <w:right w:val="single" w:sz="4" w:space="0" w:color="auto"/>
            </w:tcBorders>
          </w:tcPr>
          <w:p w14:paraId="05BB4564" w14:textId="77777777" w:rsidR="00DC5BA9" w:rsidRPr="0058169D" w:rsidRDefault="00DC5BA9" w:rsidP="00FB543F">
            <w:pPr>
              <w:spacing w:before="120" w:after="120"/>
              <w:rPr>
                <w:rFonts w:ascii="Arial" w:hAnsi="Arial" w:cs="Arial"/>
                <w:bCs/>
                <w:color w:val="000000" w:themeColor="text1"/>
              </w:rPr>
            </w:pPr>
            <w:r w:rsidRPr="0058169D">
              <w:rPr>
                <w:rFonts w:ascii="Arial" w:hAnsi="Arial" w:cs="Arial"/>
                <w:bCs/>
                <w:color w:val="000000" w:themeColor="text1"/>
              </w:rPr>
              <w:t>Excel report of all VISN 9 exams reads to include accession number, exam description, reporting radiologist</w:t>
            </w:r>
          </w:p>
        </w:tc>
        <w:tc>
          <w:tcPr>
            <w:tcW w:w="1818" w:type="pct"/>
            <w:tcBorders>
              <w:top w:val="single" w:sz="4" w:space="0" w:color="auto"/>
              <w:left w:val="single" w:sz="4" w:space="0" w:color="auto"/>
              <w:bottom w:val="single" w:sz="4" w:space="0" w:color="auto"/>
              <w:right w:val="single" w:sz="4" w:space="0" w:color="auto"/>
            </w:tcBorders>
          </w:tcPr>
          <w:p w14:paraId="7C61D2A2" w14:textId="77777777" w:rsidR="00DC5BA9" w:rsidRPr="0058169D" w:rsidRDefault="00DC5BA9" w:rsidP="00FB543F">
            <w:pPr>
              <w:spacing w:before="120" w:after="120"/>
              <w:rPr>
                <w:rFonts w:ascii="Arial" w:hAnsi="Arial" w:cs="Arial"/>
              </w:rPr>
            </w:pPr>
            <w:r w:rsidRPr="0058169D">
              <w:rPr>
                <w:rFonts w:ascii="Arial" w:hAnsi="Arial" w:cs="Arial"/>
              </w:rPr>
              <w:t>Quarterly (Oct – Dec, Jan – Mar, April – June, July – Sep), or as requested</w:t>
            </w:r>
          </w:p>
        </w:tc>
        <w:tc>
          <w:tcPr>
            <w:tcW w:w="763" w:type="pct"/>
            <w:tcBorders>
              <w:top w:val="single" w:sz="4" w:space="0" w:color="auto"/>
              <w:left w:val="single" w:sz="4" w:space="0" w:color="auto"/>
              <w:bottom w:val="single" w:sz="4" w:space="0" w:color="auto"/>
              <w:right w:val="single" w:sz="4" w:space="0" w:color="auto"/>
            </w:tcBorders>
          </w:tcPr>
          <w:p w14:paraId="4FDA91BA" w14:textId="77777777" w:rsidR="00DC5BA9" w:rsidRPr="0058169D" w:rsidRDefault="00DC5BA9" w:rsidP="00FB543F">
            <w:pPr>
              <w:spacing w:before="120" w:after="120"/>
              <w:rPr>
                <w:rFonts w:ascii="Arial" w:hAnsi="Arial" w:cs="Arial"/>
              </w:rPr>
            </w:pPr>
            <w:r w:rsidRPr="0058169D">
              <w:rPr>
                <w:rFonts w:ascii="Arial" w:hAnsi="Arial" w:cs="Arial"/>
              </w:rPr>
              <w:t>COR/s</w:t>
            </w:r>
          </w:p>
        </w:tc>
      </w:tr>
    </w:tbl>
    <w:p w14:paraId="45737FE2" w14:textId="77777777" w:rsidR="00DC5BA9" w:rsidRPr="0058169D" w:rsidRDefault="00DC5BA9" w:rsidP="00DC5BA9">
      <w:pPr>
        <w:pStyle w:val="BodyText"/>
        <w:numPr>
          <w:ilvl w:val="1"/>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u w:val="single"/>
        </w:rPr>
        <w:t>Billing</w:t>
      </w:r>
      <w:r w:rsidRPr="0058169D">
        <w:rPr>
          <w:rFonts w:cs="Arial"/>
          <w:sz w:val="22"/>
          <w:szCs w:val="22"/>
        </w:rPr>
        <w:t>:</w:t>
      </w:r>
      <w:r w:rsidRPr="0058169D">
        <w:rPr>
          <w:rFonts w:cs="Arial"/>
          <w:color w:val="000000" w:themeColor="text1"/>
          <w:sz w:val="22"/>
          <w:szCs w:val="22"/>
        </w:rPr>
        <w:t xml:space="preserve"> </w:t>
      </w:r>
    </w:p>
    <w:p w14:paraId="7AFDD2B2" w14:textId="77777777" w:rsidR="00DC5BA9" w:rsidRPr="0058169D" w:rsidRDefault="00DC5BA9" w:rsidP="00DC5BA9">
      <w:pPr>
        <w:pStyle w:val="BodyText"/>
        <w:numPr>
          <w:ilvl w:val="2"/>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u w:val="single"/>
        </w:rPr>
        <w:t>Invoice requirements and supporting documentation</w:t>
      </w:r>
      <w:r w:rsidRPr="0058169D">
        <w:rPr>
          <w:rFonts w:cs="Arial"/>
          <w:sz w:val="22"/>
          <w:szCs w:val="22"/>
        </w:rPr>
        <w:t>: Supporting documentation to include itemized line items per accession number and invoice must be submitted no later than 10 workdays of the following month in which services were rendered. The itemized line-item invoice shall be submitted for and to VISN 9 stations individually and all stations to VISN 9 COR. Subsequent changes or corrections shall be submitted by separate invoice. Payment to the Contractor shall be made monthly, in arrears, upon receipt of a properly prepared invoice.  Payment for services will be at the rates specified in the Schedule of Services. All invoice exam line items shall be billed as one unit only.  Multiple units cannot be billed for single line item, e.g. Bilateral Hips, Bilateral Carotid Ultrasound, Bilateral Venous Ultrasound are all single line items. In addition to information required for submission of a “proper” invoice in accordance with FAR 52.212-4 (g), all invoices must include:</w:t>
      </w:r>
    </w:p>
    <w:p w14:paraId="7688EF72"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ind w:hanging="378"/>
        <w:rPr>
          <w:rFonts w:cs="Arial"/>
          <w:color w:val="000000" w:themeColor="text1"/>
          <w:sz w:val="22"/>
          <w:szCs w:val="22"/>
        </w:rPr>
      </w:pPr>
      <w:r w:rsidRPr="0058169D">
        <w:rPr>
          <w:rFonts w:cs="Arial"/>
          <w:sz w:val="22"/>
          <w:szCs w:val="22"/>
        </w:rPr>
        <w:lastRenderedPageBreak/>
        <w:t>Name and Address of Contractor</w:t>
      </w:r>
    </w:p>
    <w:p w14:paraId="7E56E11F"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ind w:hanging="378"/>
        <w:rPr>
          <w:rFonts w:cs="Arial"/>
          <w:color w:val="000000" w:themeColor="text1"/>
          <w:sz w:val="22"/>
          <w:szCs w:val="22"/>
        </w:rPr>
      </w:pPr>
      <w:r w:rsidRPr="0058169D">
        <w:rPr>
          <w:rFonts w:cs="Arial"/>
          <w:sz w:val="22"/>
          <w:szCs w:val="22"/>
        </w:rPr>
        <w:t>Invoice Date and Invoice Number</w:t>
      </w:r>
    </w:p>
    <w:p w14:paraId="66075413"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ind w:hanging="378"/>
        <w:rPr>
          <w:rFonts w:cs="Arial"/>
          <w:color w:val="000000" w:themeColor="text1"/>
          <w:sz w:val="22"/>
          <w:szCs w:val="22"/>
        </w:rPr>
      </w:pPr>
      <w:r w:rsidRPr="0058169D">
        <w:rPr>
          <w:rFonts w:cs="Arial"/>
          <w:sz w:val="22"/>
          <w:szCs w:val="22"/>
        </w:rPr>
        <w:t>Contract Number, Delivery/Task Order Number and Purchase Order Number</w:t>
      </w:r>
    </w:p>
    <w:p w14:paraId="423159CF"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ind w:hanging="378"/>
        <w:rPr>
          <w:rFonts w:cs="Arial"/>
          <w:color w:val="000000" w:themeColor="text1"/>
          <w:sz w:val="22"/>
          <w:szCs w:val="22"/>
        </w:rPr>
      </w:pPr>
      <w:r w:rsidRPr="0058169D">
        <w:rPr>
          <w:rFonts w:cs="Arial"/>
          <w:sz w:val="22"/>
          <w:szCs w:val="22"/>
        </w:rPr>
        <w:t>Date of Service</w:t>
      </w:r>
    </w:p>
    <w:p w14:paraId="7A4F2C2B"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ind w:hanging="378"/>
        <w:rPr>
          <w:rFonts w:cs="Arial"/>
          <w:color w:val="000000" w:themeColor="text1"/>
          <w:sz w:val="22"/>
          <w:szCs w:val="22"/>
        </w:rPr>
      </w:pPr>
      <w:r w:rsidRPr="0058169D">
        <w:rPr>
          <w:rFonts w:cs="Arial"/>
          <w:sz w:val="22"/>
          <w:szCs w:val="22"/>
        </w:rPr>
        <w:t xml:space="preserve">Contract Interpreting physician(s) </w:t>
      </w:r>
    </w:p>
    <w:p w14:paraId="4A5E62E2"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ind w:hanging="378"/>
        <w:rPr>
          <w:rFonts w:cs="Arial"/>
          <w:sz w:val="22"/>
          <w:szCs w:val="22"/>
        </w:rPr>
      </w:pPr>
      <w:r w:rsidRPr="0058169D">
        <w:rPr>
          <w:rFonts w:cs="Arial"/>
          <w:sz w:val="22"/>
          <w:szCs w:val="22"/>
        </w:rPr>
        <w:t>Rate per Modality or Modality Group</w:t>
      </w:r>
    </w:p>
    <w:p w14:paraId="22045C48" w14:textId="77777777" w:rsidR="00DC5BA9" w:rsidRPr="0058169D" w:rsidRDefault="00DC5BA9" w:rsidP="00DC5BA9">
      <w:pPr>
        <w:pStyle w:val="BodyText"/>
        <w:numPr>
          <w:ilvl w:val="3"/>
          <w:numId w:val="23"/>
        </w:numPr>
        <w:suppressLineNumbers/>
        <w:tabs>
          <w:tab w:val="left" w:pos="540"/>
          <w:tab w:val="left" w:pos="900"/>
          <w:tab w:val="left" w:pos="1350"/>
          <w:tab w:val="left" w:pos="1890"/>
          <w:tab w:val="left" w:pos="2520"/>
        </w:tabs>
        <w:snapToGrid w:val="0"/>
        <w:spacing w:before="120" w:after="120" w:line="240" w:lineRule="auto"/>
        <w:ind w:hanging="378"/>
        <w:rPr>
          <w:rFonts w:cs="Arial"/>
          <w:color w:val="000000" w:themeColor="text1"/>
          <w:sz w:val="22"/>
          <w:szCs w:val="22"/>
        </w:rPr>
      </w:pPr>
      <w:r w:rsidRPr="0058169D">
        <w:rPr>
          <w:rFonts w:cs="Arial"/>
          <w:sz w:val="22"/>
          <w:szCs w:val="22"/>
        </w:rPr>
        <w:t>Quantity of units per Modality Classification</w:t>
      </w:r>
    </w:p>
    <w:p w14:paraId="1C550A61" w14:textId="77777777" w:rsidR="00DC5BA9" w:rsidRPr="0058169D" w:rsidRDefault="00DC5BA9" w:rsidP="00DC5BA9">
      <w:pPr>
        <w:pStyle w:val="BodyText"/>
        <w:numPr>
          <w:ilvl w:val="3"/>
          <w:numId w:val="23"/>
        </w:numPr>
        <w:suppressLineNumbers/>
        <w:shd w:val="clear" w:color="auto" w:fill="FFFFFF"/>
        <w:tabs>
          <w:tab w:val="left" w:pos="540"/>
          <w:tab w:val="left" w:pos="900"/>
          <w:tab w:val="left" w:pos="1350"/>
          <w:tab w:val="left" w:pos="1890"/>
          <w:tab w:val="left" w:pos="2520"/>
        </w:tabs>
        <w:snapToGrid w:val="0"/>
        <w:spacing w:before="120" w:after="120" w:line="240" w:lineRule="auto"/>
        <w:ind w:hanging="378"/>
        <w:rPr>
          <w:rFonts w:cs="Arial"/>
          <w:sz w:val="22"/>
          <w:szCs w:val="22"/>
        </w:rPr>
      </w:pPr>
      <w:r w:rsidRPr="0058169D">
        <w:rPr>
          <w:rFonts w:cs="Arial"/>
          <w:sz w:val="22"/>
          <w:szCs w:val="22"/>
        </w:rPr>
        <w:t>Total price with summary per Modality Classification</w:t>
      </w:r>
    </w:p>
    <w:p w14:paraId="057BE503" w14:textId="77777777" w:rsidR="00DC5BA9" w:rsidRPr="0058169D" w:rsidRDefault="00DC5BA9" w:rsidP="00DC5BA9">
      <w:pPr>
        <w:pStyle w:val="NormalWeb"/>
        <w:numPr>
          <w:ilvl w:val="2"/>
          <w:numId w:val="23"/>
        </w:numPr>
        <w:spacing w:before="120" w:beforeAutospacing="0" w:after="120" w:afterAutospacing="0" w:line="240" w:lineRule="auto"/>
        <w:rPr>
          <w:rFonts w:ascii="Arial" w:hAnsi="Arial" w:cs="Arial"/>
        </w:rPr>
      </w:pPr>
      <w:r w:rsidRPr="0058169D">
        <w:rPr>
          <w:rStyle w:val="va-bold"/>
          <w:rFonts w:ascii="Arial" w:eastAsiaTheme="minorEastAsia" w:hAnsi="Arial" w:cs="Arial"/>
          <w:u w:val="single"/>
        </w:rPr>
        <w:t>Vendor Electronic Invoice Submission Methods</w:t>
      </w:r>
      <w:r w:rsidRPr="0058169D">
        <w:rPr>
          <w:rFonts w:ascii="Arial" w:hAnsi="Arial" w:cs="Arial"/>
        </w:rPr>
        <w:br/>
        <w:t xml:space="preserve">Invoices will be electronically submitted to the Tungsten website at </w:t>
      </w:r>
      <w:hyperlink r:id="rId28" w:history="1">
        <w:r w:rsidRPr="0058169D">
          <w:rPr>
            <w:rStyle w:val="Hyperlink"/>
            <w:rFonts w:ascii="Arial" w:hAnsi="Arial" w:cs="Arial"/>
          </w:rPr>
          <w:t>https://www.tungstenautomation.com</w:t>
        </w:r>
      </w:hyperlink>
      <w:r w:rsidRPr="0058169D">
        <w:rPr>
          <w:rFonts w:ascii="Arial" w:hAnsi="Arial" w:cs="Arial"/>
        </w:rPr>
        <w:t xml:space="preserve"> Tungsten direct vendor support number is 877-489-6135 for VA contracts. The VA-FSC pays all associated transaction fees for VA orders. During Implementation (technical set-up) Tungsten will confirm your Tax Payer ID Number with the VA-FSC. This process can take up to 5 business days to complete to ensure your invoice is automatically routed to your Certifying Official for approval and payment. In order to successfully submit an invoice to VA-FSC please review “How to Create an Invoice” within the how to guides. All invoices submitted through Tungsten to the VA-FSC should mirror your current submission of Invoice, with the following items required. Clarification of additional requirements should be confirmed with your Certifying Official (your CO or buyer). The VA-FSC requires specific information in compliance with the Prompt Pay Act and Business Requirements. For additional information, please contact:</w:t>
      </w:r>
    </w:p>
    <w:p w14:paraId="7D0D5949" w14:textId="77777777" w:rsidR="00DC5BA9" w:rsidRPr="0058169D" w:rsidRDefault="00DC5BA9" w:rsidP="00DC5BA9">
      <w:pPr>
        <w:pStyle w:val="NormalWeb"/>
        <w:spacing w:before="120" w:beforeAutospacing="0" w:after="120" w:afterAutospacing="0"/>
        <w:ind w:left="1296"/>
        <w:rPr>
          <w:rFonts w:ascii="Arial" w:hAnsi="Arial" w:cs="Arial"/>
        </w:rPr>
      </w:pPr>
      <w:r w:rsidRPr="0058169D">
        <w:rPr>
          <w:rFonts w:ascii="Arial" w:hAnsi="Arial" w:cs="Arial"/>
          <w:b/>
          <w:bCs/>
        </w:rPr>
        <w:t>Tungsten Support</w:t>
      </w:r>
    </w:p>
    <w:p w14:paraId="04274461" w14:textId="77777777" w:rsidR="00DC5BA9" w:rsidRPr="0058169D" w:rsidRDefault="00DC5BA9" w:rsidP="00DC5BA9">
      <w:pPr>
        <w:pStyle w:val="NormalWeb"/>
        <w:spacing w:before="120" w:beforeAutospacing="0" w:after="120" w:afterAutospacing="0"/>
        <w:ind w:left="1296"/>
        <w:rPr>
          <w:rFonts w:ascii="Arial" w:hAnsi="Arial" w:cs="Arial"/>
        </w:rPr>
      </w:pPr>
      <w:r w:rsidRPr="0058169D">
        <w:rPr>
          <w:rFonts w:ascii="Arial" w:hAnsi="Arial" w:cs="Arial"/>
        </w:rPr>
        <w:t>Phone: 1-877-489-6135</w:t>
      </w:r>
    </w:p>
    <w:p w14:paraId="7176DE47" w14:textId="77777777" w:rsidR="00DC5BA9" w:rsidRPr="0058169D" w:rsidRDefault="00DC5BA9" w:rsidP="00DC5BA9">
      <w:pPr>
        <w:pStyle w:val="NormalWeb"/>
        <w:spacing w:before="120" w:beforeAutospacing="0" w:after="120" w:afterAutospacing="0"/>
        <w:ind w:left="1296"/>
        <w:rPr>
          <w:rFonts w:ascii="Arial" w:hAnsi="Arial" w:cs="Arial"/>
        </w:rPr>
      </w:pPr>
      <w:r w:rsidRPr="0058169D">
        <w:rPr>
          <w:rFonts w:ascii="Arial" w:hAnsi="Arial" w:cs="Arial"/>
        </w:rPr>
        <w:t xml:space="preserve">Website: </w:t>
      </w:r>
      <w:hyperlink r:id="rId29" w:history="1">
        <w:r w:rsidRPr="0058169D">
          <w:rPr>
            <w:rStyle w:val="Hyperlink"/>
            <w:rFonts w:ascii="Arial" w:eastAsiaTheme="minorEastAsia" w:hAnsi="Arial" w:cs="Arial"/>
          </w:rPr>
          <w:t>https://www.fsc.va.gov/einvoice.asp</w:t>
        </w:r>
      </w:hyperlink>
      <w:r w:rsidRPr="0058169D">
        <w:rPr>
          <w:rFonts w:ascii="Arial" w:hAnsi="Arial" w:cs="Arial"/>
        </w:rPr>
        <w:t xml:space="preserve"> </w:t>
      </w:r>
    </w:p>
    <w:p w14:paraId="783A4DF7" w14:textId="77777777" w:rsidR="00DC5BA9" w:rsidRPr="0058169D" w:rsidRDefault="00DC5BA9" w:rsidP="00DC5BA9">
      <w:pPr>
        <w:pStyle w:val="NormalWeb"/>
        <w:spacing w:before="120" w:beforeAutospacing="0" w:after="120" w:afterAutospacing="0"/>
        <w:ind w:left="1296"/>
        <w:rPr>
          <w:rFonts w:ascii="Arial" w:hAnsi="Arial" w:cs="Arial"/>
        </w:rPr>
      </w:pPr>
      <w:r w:rsidRPr="0058169D">
        <w:rPr>
          <w:rFonts w:ascii="Arial" w:hAnsi="Arial" w:cs="Arial"/>
          <w:b/>
          <w:bCs/>
        </w:rPr>
        <w:t>Department of Veterans Affairs Financial Service Center</w:t>
      </w:r>
    </w:p>
    <w:p w14:paraId="6FCDE674" w14:textId="77777777" w:rsidR="00DC5BA9" w:rsidRPr="0058169D" w:rsidRDefault="00DC5BA9" w:rsidP="00DC5BA9">
      <w:pPr>
        <w:pStyle w:val="BodyText"/>
        <w:suppressLineNumbers/>
        <w:shd w:val="clear" w:color="auto" w:fill="FFFFFF"/>
        <w:tabs>
          <w:tab w:val="left" w:pos="540"/>
          <w:tab w:val="left" w:pos="900"/>
          <w:tab w:val="left" w:pos="1350"/>
          <w:tab w:val="left" w:pos="1890"/>
          <w:tab w:val="left" w:pos="2520"/>
        </w:tabs>
        <w:snapToGrid w:val="0"/>
        <w:spacing w:before="120" w:after="120"/>
        <w:ind w:left="1296"/>
        <w:rPr>
          <w:rFonts w:cs="Arial"/>
          <w:color w:val="000000" w:themeColor="text1"/>
          <w:sz w:val="22"/>
          <w:szCs w:val="22"/>
        </w:rPr>
      </w:pPr>
      <w:r w:rsidRPr="0058169D">
        <w:rPr>
          <w:rFonts w:cs="Arial"/>
          <w:sz w:val="22"/>
          <w:szCs w:val="22"/>
        </w:rPr>
        <w:t xml:space="preserve">Phone: 1-877-353-9791 Email: </w:t>
      </w:r>
      <w:hyperlink r:id="rId30" w:history="1">
        <w:r w:rsidRPr="0058169D">
          <w:rPr>
            <w:rStyle w:val="Hyperlink"/>
            <w:rFonts w:eastAsiaTheme="majorEastAsia" w:cs="Arial"/>
            <w:sz w:val="22"/>
            <w:szCs w:val="22"/>
          </w:rPr>
          <w:t>vafsccshd@va.gov</w:t>
        </w:r>
      </w:hyperlink>
    </w:p>
    <w:p w14:paraId="490ED55E" w14:textId="77777777" w:rsidR="00DC5BA9" w:rsidRPr="0058169D" w:rsidRDefault="00DC5BA9" w:rsidP="00DC5BA9">
      <w:pPr>
        <w:pStyle w:val="BodyText"/>
        <w:numPr>
          <w:ilvl w:val="1"/>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u w:val="single"/>
        </w:rPr>
        <w:t>Payments in full/no billing VA beneficiaries</w:t>
      </w:r>
      <w:r w:rsidRPr="0058169D">
        <w:rPr>
          <w:rFonts w:cs="Arial"/>
          <w:sz w:val="22"/>
          <w:szCs w:val="22"/>
        </w:rPr>
        <w:t xml:space="preserve">: The Contractor shall accept payment for services rendered under this contract as payment in full. VA beneficiaries shall not under any circumstances be charged nor their insurance companies charged for services rendered by the Contractor, even if VA does not pay for those services. This provision shall survive the termination or ending of the contract. </w:t>
      </w:r>
    </w:p>
    <w:p w14:paraId="591C6046" w14:textId="77777777" w:rsidR="00DC5BA9" w:rsidRPr="0058169D" w:rsidRDefault="00DC5BA9" w:rsidP="00DC5BA9">
      <w:pPr>
        <w:pStyle w:val="BodyText"/>
        <w:numPr>
          <w:ilvl w:val="2"/>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rPr>
        <w:t xml:space="preserve">To the extent that the Veteran desires services which are not a VA benefit or covered under the terms of this contract, the Contractor must notify the Veteran that there will be a charge for such service and that the VA will not be responsible for payment. </w:t>
      </w:r>
    </w:p>
    <w:p w14:paraId="30A63133" w14:textId="77777777" w:rsidR="00DC5BA9" w:rsidRPr="0058169D" w:rsidRDefault="00DC5BA9" w:rsidP="00DC5BA9">
      <w:pPr>
        <w:pStyle w:val="BodyText"/>
        <w:numPr>
          <w:ilvl w:val="2"/>
          <w:numId w:val="23"/>
        </w:numPr>
        <w:suppressLineNumbers/>
        <w:tabs>
          <w:tab w:val="left" w:pos="540"/>
          <w:tab w:val="left" w:pos="900"/>
          <w:tab w:val="left" w:pos="1350"/>
          <w:tab w:val="left" w:pos="1890"/>
          <w:tab w:val="left" w:pos="2520"/>
        </w:tabs>
        <w:snapToGrid w:val="0"/>
        <w:spacing w:before="120" w:after="120" w:line="240" w:lineRule="auto"/>
        <w:rPr>
          <w:rFonts w:cs="Arial"/>
          <w:color w:val="000000" w:themeColor="text1"/>
          <w:sz w:val="22"/>
          <w:szCs w:val="22"/>
        </w:rPr>
      </w:pPr>
      <w:r w:rsidRPr="0058169D">
        <w:rPr>
          <w:rFonts w:cs="Arial"/>
          <w:sz w:val="22"/>
          <w:szCs w:val="22"/>
        </w:rPr>
        <w:t xml:space="preserve">The Contractor shall not bill, charge, collect a deposit from, seek compensation, remuneration, or reimbursement from, or have any recourse against, any person or entity other than VA for services provided pursuant to this contract. It shall be considered fraudulent for the Contractor to bill other third-party insurance sources (including Medicare) for services rendered to Veteran enrollees under this contract. </w:t>
      </w:r>
    </w:p>
    <w:p w14:paraId="72BA4E36" w14:textId="77777777" w:rsidR="00DC5BA9" w:rsidRPr="0058169D" w:rsidRDefault="00DC5BA9" w:rsidP="00DC5BA9">
      <w:pPr>
        <w:pStyle w:val="BodyText"/>
        <w:numPr>
          <w:ilvl w:val="1"/>
          <w:numId w:val="23"/>
        </w:numPr>
        <w:suppressLineNumbers/>
        <w:tabs>
          <w:tab w:val="left" w:pos="540"/>
          <w:tab w:val="left" w:pos="900"/>
          <w:tab w:val="left" w:pos="1350"/>
          <w:tab w:val="left" w:pos="1890"/>
          <w:tab w:val="left" w:pos="2520"/>
        </w:tabs>
        <w:snapToGrid w:val="0"/>
        <w:spacing w:before="120" w:after="120"/>
        <w:ind w:left="900"/>
        <w:rPr>
          <w:rFonts w:cs="Arial"/>
          <w:b/>
          <w:sz w:val="22"/>
          <w:szCs w:val="22"/>
        </w:rPr>
      </w:pPr>
      <w:r w:rsidRPr="0058169D">
        <w:rPr>
          <w:rFonts w:cs="Arial"/>
          <w:sz w:val="22"/>
          <w:szCs w:val="22"/>
        </w:rPr>
        <w:lastRenderedPageBreak/>
        <w:t xml:space="preserve">      Contractor Security Requirements (VA Handbook 6500.6) (See section B.4 below and Acquisition Policy Flash! 24-03 - Office of Acquisition and Logistics (OAL) (va.gov)) </w:t>
      </w:r>
    </w:p>
    <w:p w14:paraId="631774FF" w14:textId="77777777" w:rsidR="00425DC9" w:rsidRDefault="00425DC9"/>
    <w:sectPr w:rsidR="00425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JPDEN+TimesNew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1ECC6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453C1"/>
    <w:multiLevelType w:val="hybridMultilevel"/>
    <w:tmpl w:val="921A88C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C07F29"/>
    <w:multiLevelType w:val="multilevel"/>
    <w:tmpl w:val="76168E16"/>
    <w:lvl w:ilvl="0">
      <w:start w:val="2"/>
      <w:numFmt w:val="bullet"/>
      <w:lvlText w:val=""/>
      <w:lvlJc w:val="left"/>
      <w:pPr>
        <w:ind w:left="1584" w:hanging="360"/>
      </w:pPr>
      <w:rPr>
        <w:rFonts w:ascii="Symbol" w:eastAsiaTheme="minorHAnsi" w:hAnsi="Symbol" w:cstheme="minorBidi" w:hint="default"/>
      </w:r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3" w15:restartNumberingAfterBreak="0">
    <w:nsid w:val="078D4C9F"/>
    <w:multiLevelType w:val="multilevel"/>
    <w:tmpl w:val="E092EDA0"/>
    <w:lvl w:ilvl="0">
      <w:start w:val="2"/>
      <w:numFmt w:val="decimal"/>
      <w:lvlText w:val="%1."/>
      <w:lvlJc w:val="left"/>
      <w:pPr>
        <w:ind w:left="365" w:hanging="365"/>
      </w:pPr>
      <w:rPr>
        <w:rFonts w:hint="default"/>
      </w:rPr>
    </w:lvl>
    <w:lvl w:ilvl="1">
      <w:start w:val="1"/>
      <w:numFmt w:val="decimal"/>
      <w:lvlText w:val="%1.%2."/>
      <w:lvlJc w:val="left"/>
      <w:pPr>
        <w:ind w:left="1044" w:hanging="720"/>
      </w:pPr>
      <w:rPr>
        <w:rFonts w:hint="default"/>
      </w:rPr>
    </w:lvl>
    <w:lvl w:ilvl="2">
      <w:start w:val="1"/>
      <w:numFmt w:val="decimal"/>
      <w:lvlText w:val="%1.%2.%3."/>
      <w:lvlJc w:val="left"/>
      <w:pPr>
        <w:ind w:left="1080" w:hanging="720"/>
      </w:pPr>
      <w:rPr>
        <w:rFonts w:hint="default"/>
        <w:color w:val="auto"/>
      </w:rPr>
    </w:lvl>
    <w:lvl w:ilvl="3">
      <w:start w:val="1"/>
      <w:numFmt w:val="decimal"/>
      <w:lvlText w:val="%1.%2.%3.%4."/>
      <w:lvlJc w:val="left"/>
      <w:pPr>
        <w:ind w:left="2052" w:hanging="1080"/>
      </w:pPr>
      <w:rPr>
        <w:rFonts w:hint="default"/>
        <w:color w:val="auto"/>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4" w15:restartNumberingAfterBreak="0">
    <w:nsid w:val="087D4C2C"/>
    <w:multiLevelType w:val="hybridMultilevel"/>
    <w:tmpl w:val="13AA9E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791572"/>
    <w:multiLevelType w:val="multilevel"/>
    <w:tmpl w:val="EE9C5828"/>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4A165C"/>
    <w:multiLevelType w:val="multilevel"/>
    <w:tmpl w:val="EA3C9804"/>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ascii="Arial" w:hAnsi="Arial" w:hint="default"/>
        <w:b w:val="0"/>
        <w:i w:val="0"/>
        <w:color w:val="000000" w:themeColor="text1"/>
        <w:sz w:val="22"/>
        <w:szCs w:val="22"/>
      </w:rPr>
    </w:lvl>
    <w:lvl w:ilvl="2">
      <w:start w:val="1"/>
      <w:numFmt w:val="decimal"/>
      <w:lvlText w:val="%1.%2.%3."/>
      <w:lvlJc w:val="left"/>
      <w:pPr>
        <w:ind w:left="1296" w:hanging="648"/>
      </w:pPr>
      <w:rPr>
        <w:rFonts w:ascii="Arial" w:hAnsi="Arial" w:hint="default"/>
        <w:b w:val="0"/>
        <w:i w:val="0"/>
        <w:color w:val="000000" w:themeColor="text1"/>
        <w:sz w:val="22"/>
        <w:szCs w:val="22"/>
      </w:rPr>
    </w:lvl>
    <w:lvl w:ilvl="3">
      <w:start w:val="1"/>
      <w:numFmt w:val="decimal"/>
      <w:lvlText w:val="%1.%2.%3.%4."/>
      <w:lvlJc w:val="left"/>
      <w:pPr>
        <w:ind w:left="1674" w:hanging="864"/>
      </w:pPr>
      <w:rPr>
        <w:rFonts w:ascii="Arial" w:hAnsi="Arial" w:cs="Arial" w:hint="default"/>
        <w:b w:val="0"/>
        <w:i w:val="0"/>
        <w:strike w:val="0"/>
        <w:color w:val="000000" w:themeColor="text1"/>
        <w:sz w:val="22"/>
        <w:szCs w:val="22"/>
      </w:rPr>
    </w:lvl>
    <w:lvl w:ilvl="4">
      <w:start w:val="1"/>
      <w:numFmt w:val="decimal"/>
      <w:lvlText w:val="%1.%2.%3.%4.%5."/>
      <w:lvlJc w:val="left"/>
      <w:pPr>
        <w:ind w:left="2232" w:hanging="936"/>
      </w:pPr>
      <w:rPr>
        <w:rFonts w:hint="default"/>
        <w:b w:val="0"/>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0182AA8"/>
    <w:multiLevelType w:val="hybridMultilevel"/>
    <w:tmpl w:val="1F8821EE"/>
    <w:lvl w:ilvl="0" w:tplc="FFFFFFFF">
      <w:start w:val="1"/>
      <w:numFmt w:val="lowerLetter"/>
      <w:lvlText w:val="%1."/>
      <w:lvlJc w:val="left"/>
      <w:pPr>
        <w:ind w:left="720" w:hanging="360"/>
      </w:pPr>
    </w:lvl>
    <w:lvl w:ilvl="1" w:tplc="E9644CBA">
      <w:start w:val="1"/>
      <w:numFmt w:val="decimal"/>
      <w:lvlText w:val="(%2)"/>
      <w:lvlJc w:val="left"/>
      <w:pPr>
        <w:ind w:left="1440" w:hanging="360"/>
      </w:pPr>
      <w:rPr>
        <w:rFonts w:ascii="Arial" w:eastAsia="Arial" w:hAnsi="Arial" w:cs="Arial" w:hint="default"/>
        <w:b w:val="0"/>
        <w:bCs w:val="0"/>
        <w:i w:val="0"/>
        <w:iCs w:val="0"/>
        <w:spacing w:val="-1"/>
        <w:w w:val="100"/>
        <w:sz w:val="24"/>
        <w:szCs w:val="24"/>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D828CA"/>
    <w:multiLevelType w:val="hybridMultilevel"/>
    <w:tmpl w:val="98DA6F3A"/>
    <w:lvl w:ilvl="0" w:tplc="2540895E">
      <w:start w:val="1"/>
      <w:numFmt w:val="lowerLetter"/>
      <w:lvlText w:val="%1."/>
      <w:lvlJc w:val="left"/>
      <w:pPr>
        <w:ind w:left="720" w:hanging="360"/>
      </w:pPr>
    </w:lvl>
    <w:lvl w:ilvl="1" w:tplc="3E3AB782">
      <w:start w:val="1"/>
      <w:numFmt w:val="lowerLetter"/>
      <w:lvlText w:val="%2."/>
      <w:lvlJc w:val="left"/>
      <w:pPr>
        <w:ind w:left="1440" w:hanging="360"/>
      </w:pPr>
    </w:lvl>
    <w:lvl w:ilvl="2" w:tplc="704232BC">
      <w:start w:val="1"/>
      <w:numFmt w:val="lowerRoman"/>
      <w:lvlText w:val="%3."/>
      <w:lvlJc w:val="right"/>
      <w:pPr>
        <w:ind w:left="2160" w:hanging="180"/>
      </w:pPr>
    </w:lvl>
    <w:lvl w:ilvl="3" w:tplc="D78481C0">
      <w:start w:val="1"/>
      <w:numFmt w:val="decimal"/>
      <w:lvlText w:val="%4."/>
      <w:lvlJc w:val="left"/>
      <w:pPr>
        <w:ind w:left="2880" w:hanging="360"/>
      </w:pPr>
    </w:lvl>
    <w:lvl w:ilvl="4" w:tplc="17324A8C">
      <w:start w:val="1"/>
      <w:numFmt w:val="lowerLetter"/>
      <w:lvlText w:val="%5."/>
      <w:lvlJc w:val="left"/>
      <w:pPr>
        <w:ind w:left="3600" w:hanging="360"/>
      </w:pPr>
    </w:lvl>
    <w:lvl w:ilvl="5" w:tplc="2CCA8ED4">
      <w:start w:val="1"/>
      <w:numFmt w:val="lowerRoman"/>
      <w:lvlText w:val="%6."/>
      <w:lvlJc w:val="right"/>
      <w:pPr>
        <w:ind w:left="4320" w:hanging="180"/>
      </w:pPr>
    </w:lvl>
    <w:lvl w:ilvl="6" w:tplc="ECF4DACC">
      <w:start w:val="1"/>
      <w:numFmt w:val="decimal"/>
      <w:lvlText w:val="%7."/>
      <w:lvlJc w:val="left"/>
      <w:pPr>
        <w:ind w:left="5040" w:hanging="360"/>
      </w:pPr>
    </w:lvl>
    <w:lvl w:ilvl="7" w:tplc="71A8B1F8">
      <w:start w:val="1"/>
      <w:numFmt w:val="lowerLetter"/>
      <w:lvlText w:val="%8."/>
      <w:lvlJc w:val="left"/>
      <w:pPr>
        <w:ind w:left="5760" w:hanging="360"/>
      </w:pPr>
    </w:lvl>
    <w:lvl w:ilvl="8" w:tplc="F1722E0C">
      <w:start w:val="1"/>
      <w:numFmt w:val="lowerRoman"/>
      <w:lvlText w:val="%9."/>
      <w:lvlJc w:val="right"/>
      <w:pPr>
        <w:ind w:left="6480" w:hanging="180"/>
      </w:pPr>
    </w:lvl>
  </w:abstractNum>
  <w:abstractNum w:abstractNumId="9" w15:restartNumberingAfterBreak="0">
    <w:nsid w:val="13740E13"/>
    <w:multiLevelType w:val="hybridMultilevel"/>
    <w:tmpl w:val="4A2CF4C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1002E3"/>
    <w:multiLevelType w:val="multilevel"/>
    <w:tmpl w:val="1C266084"/>
    <w:lvl w:ilvl="0">
      <w:start w:val="2"/>
      <w:numFmt w:val="decimal"/>
      <w:lvlText w:val="%1."/>
      <w:lvlJc w:val="left"/>
      <w:pPr>
        <w:ind w:left="365" w:hanging="365"/>
      </w:pPr>
      <w:rPr>
        <w:rFonts w:hint="default"/>
      </w:rPr>
    </w:lvl>
    <w:lvl w:ilvl="1">
      <w:start w:val="1"/>
      <w:numFmt w:val="decimal"/>
      <w:lvlText w:val="%1.%2."/>
      <w:lvlJc w:val="left"/>
      <w:pPr>
        <w:ind w:left="1044" w:hanging="720"/>
      </w:pPr>
      <w:rPr>
        <w:rFonts w:hint="default"/>
      </w:rPr>
    </w:lvl>
    <w:lvl w:ilvl="2">
      <w:start w:val="9"/>
      <w:numFmt w:val="decimal"/>
      <w:lvlText w:val="%1.%2.%3."/>
      <w:lvlJc w:val="left"/>
      <w:pPr>
        <w:ind w:left="1080" w:hanging="720"/>
      </w:pPr>
      <w:rPr>
        <w:rFonts w:hint="default"/>
        <w:color w:val="auto"/>
      </w:rPr>
    </w:lvl>
    <w:lvl w:ilvl="3">
      <w:start w:val="1"/>
      <w:numFmt w:val="decimal"/>
      <w:lvlText w:val="%1.%2.%3.%4."/>
      <w:lvlJc w:val="left"/>
      <w:pPr>
        <w:ind w:left="2052" w:hanging="1080"/>
      </w:pPr>
      <w:rPr>
        <w:rFonts w:hint="default"/>
        <w:color w:val="auto"/>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11" w15:restartNumberingAfterBreak="0">
    <w:nsid w:val="1E4028F6"/>
    <w:multiLevelType w:val="hybridMultilevel"/>
    <w:tmpl w:val="0916FF1C"/>
    <w:lvl w:ilvl="0" w:tplc="7982FD24">
      <w:start w:val="1"/>
      <w:numFmt w:val="upperLetter"/>
      <w:lvlText w:val="%1."/>
      <w:lvlJc w:val="left"/>
      <w:pPr>
        <w:ind w:left="2520" w:hanging="360"/>
      </w:pPr>
      <w:rPr>
        <w:rFonts w:hint="default"/>
      </w:rPr>
    </w:lvl>
    <w:lvl w:ilvl="1" w:tplc="095C697E" w:tentative="1">
      <w:start w:val="1"/>
      <w:numFmt w:val="lowerLetter"/>
      <w:lvlText w:val="%2."/>
      <w:lvlJc w:val="left"/>
      <w:pPr>
        <w:ind w:left="3240" w:hanging="360"/>
      </w:pPr>
    </w:lvl>
    <w:lvl w:ilvl="2" w:tplc="88C45CE0" w:tentative="1">
      <w:start w:val="1"/>
      <w:numFmt w:val="lowerRoman"/>
      <w:lvlText w:val="%3."/>
      <w:lvlJc w:val="right"/>
      <w:pPr>
        <w:ind w:left="3960" w:hanging="180"/>
      </w:pPr>
    </w:lvl>
    <w:lvl w:ilvl="3" w:tplc="5B52E47C" w:tentative="1">
      <w:start w:val="1"/>
      <w:numFmt w:val="decimal"/>
      <w:lvlText w:val="%4."/>
      <w:lvlJc w:val="left"/>
      <w:pPr>
        <w:ind w:left="4680" w:hanging="360"/>
      </w:pPr>
    </w:lvl>
    <w:lvl w:ilvl="4" w:tplc="FDFA1A40" w:tentative="1">
      <w:start w:val="1"/>
      <w:numFmt w:val="lowerLetter"/>
      <w:lvlText w:val="%5."/>
      <w:lvlJc w:val="left"/>
      <w:pPr>
        <w:ind w:left="5400" w:hanging="360"/>
      </w:pPr>
    </w:lvl>
    <w:lvl w:ilvl="5" w:tplc="5C7ED456" w:tentative="1">
      <w:start w:val="1"/>
      <w:numFmt w:val="lowerRoman"/>
      <w:lvlText w:val="%6."/>
      <w:lvlJc w:val="right"/>
      <w:pPr>
        <w:ind w:left="6120" w:hanging="180"/>
      </w:pPr>
    </w:lvl>
    <w:lvl w:ilvl="6" w:tplc="842893F8" w:tentative="1">
      <w:start w:val="1"/>
      <w:numFmt w:val="decimal"/>
      <w:lvlText w:val="%7."/>
      <w:lvlJc w:val="left"/>
      <w:pPr>
        <w:ind w:left="6840" w:hanging="360"/>
      </w:pPr>
    </w:lvl>
    <w:lvl w:ilvl="7" w:tplc="2EC0E836" w:tentative="1">
      <w:start w:val="1"/>
      <w:numFmt w:val="lowerLetter"/>
      <w:lvlText w:val="%8."/>
      <w:lvlJc w:val="left"/>
      <w:pPr>
        <w:ind w:left="7560" w:hanging="360"/>
      </w:pPr>
    </w:lvl>
    <w:lvl w:ilvl="8" w:tplc="FB22EF10" w:tentative="1">
      <w:start w:val="1"/>
      <w:numFmt w:val="lowerRoman"/>
      <w:lvlText w:val="%9."/>
      <w:lvlJc w:val="right"/>
      <w:pPr>
        <w:ind w:left="8280" w:hanging="180"/>
      </w:pPr>
    </w:lvl>
  </w:abstractNum>
  <w:abstractNum w:abstractNumId="12" w15:restartNumberingAfterBreak="0">
    <w:nsid w:val="215B565A"/>
    <w:multiLevelType w:val="hybridMultilevel"/>
    <w:tmpl w:val="7D8A909E"/>
    <w:lvl w:ilvl="0" w:tplc="FFFFFFFF">
      <w:start w:val="1"/>
      <w:numFmt w:val="lowerLetter"/>
      <w:lvlText w:val="%1."/>
      <w:lvlJc w:val="left"/>
      <w:pPr>
        <w:ind w:left="1080" w:hanging="360"/>
      </w:pPr>
    </w:lvl>
    <w:lvl w:ilvl="1" w:tplc="E9644CBA">
      <w:start w:val="1"/>
      <w:numFmt w:val="decimal"/>
      <w:lvlText w:val="(%2)"/>
      <w:lvlJc w:val="left"/>
      <w:pPr>
        <w:ind w:left="1440" w:hanging="360"/>
      </w:pPr>
      <w:rPr>
        <w:rFonts w:ascii="Arial" w:eastAsia="Arial" w:hAnsi="Arial" w:cs="Arial" w:hint="default"/>
        <w:b w:val="0"/>
        <w:bCs w:val="0"/>
        <w:i w:val="0"/>
        <w:iCs w:val="0"/>
        <w:spacing w:val="-1"/>
        <w:w w:val="100"/>
        <w:sz w:val="24"/>
        <w:szCs w:val="24"/>
        <w:lang w:val="en-US" w:eastAsia="en-US" w:bidi="ar-SA"/>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1EB7D63"/>
    <w:multiLevelType w:val="multilevel"/>
    <w:tmpl w:val="63DEA01C"/>
    <w:lvl w:ilvl="0">
      <w:start w:val="4"/>
      <w:numFmt w:val="decimal"/>
      <w:lvlText w:val="%1"/>
      <w:lvlJc w:val="left"/>
      <w:pPr>
        <w:ind w:left="360" w:hanging="360"/>
      </w:pPr>
      <w:rPr>
        <w:rFonts w:hint="default"/>
        <w:color w:val="000000" w:themeColor="text1"/>
        <w:u w:val="none"/>
      </w:rPr>
    </w:lvl>
    <w:lvl w:ilvl="1">
      <w:start w:val="4"/>
      <w:numFmt w:val="decimal"/>
      <w:lvlText w:val="%1.%2"/>
      <w:lvlJc w:val="left"/>
      <w:pPr>
        <w:ind w:left="630" w:hanging="360"/>
      </w:pPr>
      <w:rPr>
        <w:rFonts w:hint="default"/>
        <w:b/>
        <w:bCs/>
        <w:color w:val="000000" w:themeColor="text1"/>
        <w:u w:val="none"/>
      </w:rPr>
    </w:lvl>
    <w:lvl w:ilvl="2">
      <w:start w:val="1"/>
      <w:numFmt w:val="decimal"/>
      <w:lvlText w:val="%1.%2.%3"/>
      <w:lvlJc w:val="left"/>
      <w:pPr>
        <w:ind w:left="1260" w:hanging="720"/>
      </w:pPr>
      <w:rPr>
        <w:rFonts w:hint="default"/>
        <w:b w:val="0"/>
        <w:bCs/>
        <w:color w:val="000000" w:themeColor="text1"/>
        <w:u w:val="none"/>
      </w:rPr>
    </w:lvl>
    <w:lvl w:ilvl="3">
      <w:start w:val="1"/>
      <w:numFmt w:val="decimal"/>
      <w:lvlText w:val="%1.%2.%3.%4"/>
      <w:lvlJc w:val="left"/>
      <w:pPr>
        <w:ind w:left="1530" w:hanging="720"/>
      </w:pPr>
      <w:rPr>
        <w:rFonts w:hint="default"/>
        <w:b w:val="0"/>
        <w:bCs/>
        <w:strike w:val="0"/>
        <w:color w:val="000000" w:themeColor="text1"/>
        <w:u w:val="none"/>
      </w:rPr>
    </w:lvl>
    <w:lvl w:ilvl="4">
      <w:start w:val="1"/>
      <w:numFmt w:val="decimal"/>
      <w:lvlText w:val="%1.%2.%3.%4.%5"/>
      <w:lvlJc w:val="left"/>
      <w:pPr>
        <w:ind w:left="2160" w:hanging="1080"/>
      </w:pPr>
      <w:rPr>
        <w:rFonts w:hint="default"/>
        <w:b w:val="0"/>
        <w:bCs/>
        <w:color w:val="000000" w:themeColor="text1"/>
        <w:u w:val="none"/>
      </w:rPr>
    </w:lvl>
    <w:lvl w:ilvl="5">
      <w:start w:val="1"/>
      <w:numFmt w:val="decimal"/>
      <w:lvlText w:val="%1.%2.%3.%4.%5.%6"/>
      <w:lvlJc w:val="left"/>
      <w:pPr>
        <w:ind w:left="2430" w:hanging="1080"/>
      </w:pPr>
      <w:rPr>
        <w:rFonts w:hint="default"/>
        <w:color w:val="000000" w:themeColor="text1"/>
        <w:u w:val="single"/>
      </w:rPr>
    </w:lvl>
    <w:lvl w:ilvl="6">
      <w:start w:val="1"/>
      <w:numFmt w:val="decimal"/>
      <w:lvlText w:val="%1.%2.%3.%4.%5.%6.%7"/>
      <w:lvlJc w:val="left"/>
      <w:pPr>
        <w:ind w:left="3060" w:hanging="1440"/>
      </w:pPr>
      <w:rPr>
        <w:rFonts w:hint="default"/>
        <w:color w:val="000000" w:themeColor="text1"/>
        <w:u w:val="single"/>
      </w:rPr>
    </w:lvl>
    <w:lvl w:ilvl="7">
      <w:start w:val="1"/>
      <w:numFmt w:val="decimal"/>
      <w:lvlText w:val="%1.%2.%3.%4.%5.%6.%7.%8"/>
      <w:lvlJc w:val="left"/>
      <w:pPr>
        <w:ind w:left="3330" w:hanging="1440"/>
      </w:pPr>
      <w:rPr>
        <w:rFonts w:hint="default"/>
        <w:color w:val="000000" w:themeColor="text1"/>
        <w:u w:val="single"/>
      </w:rPr>
    </w:lvl>
    <w:lvl w:ilvl="8">
      <w:start w:val="1"/>
      <w:numFmt w:val="decimal"/>
      <w:lvlText w:val="%1.%2.%3.%4.%5.%6.%7.%8.%9"/>
      <w:lvlJc w:val="left"/>
      <w:pPr>
        <w:ind w:left="3960" w:hanging="1800"/>
      </w:pPr>
      <w:rPr>
        <w:rFonts w:hint="default"/>
        <w:color w:val="000000" w:themeColor="text1"/>
        <w:u w:val="single"/>
      </w:rPr>
    </w:lvl>
  </w:abstractNum>
  <w:abstractNum w:abstractNumId="14" w15:restartNumberingAfterBreak="0">
    <w:nsid w:val="279F3672"/>
    <w:multiLevelType w:val="hybridMultilevel"/>
    <w:tmpl w:val="8526816C"/>
    <w:lvl w:ilvl="0" w:tplc="C2C2038A">
      <w:start w:val="1"/>
      <w:numFmt w:val="lowerLetter"/>
      <w:lvlText w:val="%1."/>
      <w:lvlJc w:val="left"/>
      <w:pPr>
        <w:ind w:left="630" w:hanging="360"/>
      </w:pPr>
      <w:rPr>
        <w:rFonts w:asciiTheme="minorHAnsi" w:hAnsiTheme="minorHAnsi" w:cstheme="minorHAnsi" w:hint="default"/>
        <w:b w:val="0"/>
        <w:i w:val="0"/>
        <w:color w:val="auto"/>
        <w:sz w:val="22"/>
        <w:szCs w:val="22"/>
      </w:rPr>
    </w:lvl>
    <w:lvl w:ilvl="1" w:tplc="3D22C294">
      <w:start w:val="1"/>
      <w:numFmt w:val="lowerLetter"/>
      <w:lvlText w:val="%2."/>
      <w:lvlJc w:val="left"/>
      <w:pPr>
        <w:ind w:left="1080" w:hanging="360"/>
      </w:pPr>
    </w:lvl>
    <w:lvl w:ilvl="2" w:tplc="3FDC3D50">
      <w:start w:val="1"/>
      <w:numFmt w:val="decimal"/>
      <w:lvlText w:val="%3."/>
      <w:lvlJc w:val="left"/>
      <w:pPr>
        <w:ind w:left="1080" w:hanging="360"/>
      </w:pPr>
    </w:lvl>
    <w:lvl w:ilvl="3" w:tplc="A5985B24">
      <w:start w:val="1"/>
      <w:numFmt w:val="decimal"/>
      <w:lvlText w:val="%4."/>
      <w:lvlJc w:val="left"/>
      <w:pPr>
        <w:ind w:left="2790" w:hanging="360"/>
      </w:pPr>
    </w:lvl>
    <w:lvl w:ilvl="4" w:tplc="E662F98C">
      <w:start w:val="1"/>
      <w:numFmt w:val="lowerLetter"/>
      <w:lvlText w:val="%5."/>
      <w:lvlJc w:val="left"/>
      <w:pPr>
        <w:ind w:left="3510" w:hanging="360"/>
      </w:pPr>
    </w:lvl>
    <w:lvl w:ilvl="5" w:tplc="F8F6A7B4">
      <w:start w:val="1"/>
      <w:numFmt w:val="lowerRoman"/>
      <w:lvlText w:val="%6."/>
      <w:lvlJc w:val="right"/>
      <w:pPr>
        <w:ind w:left="4230" w:hanging="180"/>
      </w:pPr>
    </w:lvl>
    <w:lvl w:ilvl="6" w:tplc="419C5B5A">
      <w:start w:val="1"/>
      <w:numFmt w:val="decimal"/>
      <w:lvlText w:val="%7."/>
      <w:lvlJc w:val="left"/>
      <w:pPr>
        <w:ind w:left="4950" w:hanging="360"/>
      </w:pPr>
    </w:lvl>
    <w:lvl w:ilvl="7" w:tplc="FFF4D8C4">
      <w:start w:val="1"/>
      <w:numFmt w:val="lowerLetter"/>
      <w:lvlText w:val="%8."/>
      <w:lvlJc w:val="left"/>
      <w:pPr>
        <w:ind w:left="5670" w:hanging="360"/>
      </w:pPr>
    </w:lvl>
    <w:lvl w:ilvl="8" w:tplc="749ABE2E">
      <w:start w:val="1"/>
      <w:numFmt w:val="lowerRoman"/>
      <w:lvlText w:val="%9."/>
      <w:lvlJc w:val="right"/>
      <w:pPr>
        <w:ind w:left="6390" w:hanging="180"/>
      </w:pPr>
    </w:lvl>
  </w:abstractNum>
  <w:abstractNum w:abstractNumId="15" w15:restartNumberingAfterBreak="0">
    <w:nsid w:val="29444E95"/>
    <w:multiLevelType w:val="multilevel"/>
    <w:tmpl w:val="C652D5C6"/>
    <w:lvl w:ilvl="0">
      <w:start w:val="2"/>
      <w:numFmt w:val="decimal"/>
      <w:lvlText w:val="%1"/>
      <w:lvlJc w:val="left"/>
      <w:pPr>
        <w:ind w:left="480" w:hanging="480"/>
      </w:pPr>
      <w:rPr>
        <w:rFonts w:hint="default"/>
      </w:rPr>
    </w:lvl>
    <w:lvl w:ilvl="1">
      <w:start w:val="9"/>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BB03E02"/>
    <w:multiLevelType w:val="hybridMultilevel"/>
    <w:tmpl w:val="7E14527E"/>
    <w:lvl w:ilvl="0" w:tplc="FFFFFFFF">
      <w:start w:val="1"/>
      <w:numFmt w:val="lowerLetter"/>
      <w:lvlText w:val="%1."/>
      <w:lvlJc w:val="left"/>
      <w:pPr>
        <w:ind w:left="720" w:hanging="360"/>
      </w:pPr>
    </w:lvl>
    <w:lvl w:ilvl="1" w:tplc="E9644CBA">
      <w:start w:val="1"/>
      <w:numFmt w:val="decimal"/>
      <w:lvlText w:val="(%2)"/>
      <w:lvlJc w:val="left"/>
      <w:pPr>
        <w:ind w:left="1440" w:hanging="360"/>
      </w:pPr>
      <w:rPr>
        <w:rFonts w:ascii="Arial" w:eastAsia="Arial" w:hAnsi="Arial" w:cs="Arial" w:hint="default"/>
        <w:b w:val="0"/>
        <w:bCs w:val="0"/>
        <w:i w:val="0"/>
        <w:iCs w:val="0"/>
        <w:spacing w:val="-1"/>
        <w:w w:val="100"/>
        <w:sz w:val="24"/>
        <w:szCs w:val="24"/>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D1264A"/>
    <w:multiLevelType w:val="hybridMultilevel"/>
    <w:tmpl w:val="E52C43EC"/>
    <w:lvl w:ilvl="0" w:tplc="F5185A30">
      <w:start w:val="1"/>
      <w:numFmt w:val="decimal"/>
      <w:lvlText w:val="%1."/>
      <w:lvlJc w:val="left"/>
      <w:pPr>
        <w:ind w:left="1080" w:hanging="360"/>
      </w:pPr>
    </w:lvl>
    <w:lvl w:ilvl="1" w:tplc="3692DA22">
      <w:start w:val="1"/>
      <w:numFmt w:val="lowerLetter"/>
      <w:lvlText w:val="%2."/>
      <w:lvlJc w:val="left"/>
      <w:pPr>
        <w:ind w:left="1800" w:hanging="360"/>
      </w:pPr>
    </w:lvl>
    <w:lvl w:ilvl="2" w:tplc="F224FF58">
      <w:start w:val="1"/>
      <w:numFmt w:val="lowerRoman"/>
      <w:lvlText w:val="%3."/>
      <w:lvlJc w:val="right"/>
      <w:pPr>
        <w:ind w:left="2520" w:hanging="180"/>
      </w:pPr>
    </w:lvl>
    <w:lvl w:ilvl="3" w:tplc="76DC32BC">
      <w:start w:val="1"/>
      <w:numFmt w:val="decimal"/>
      <w:lvlText w:val="%4."/>
      <w:lvlJc w:val="left"/>
      <w:pPr>
        <w:ind w:left="3240" w:hanging="360"/>
      </w:pPr>
    </w:lvl>
    <w:lvl w:ilvl="4" w:tplc="B8E6D696">
      <w:start w:val="1"/>
      <w:numFmt w:val="lowerLetter"/>
      <w:lvlText w:val="%5."/>
      <w:lvlJc w:val="left"/>
      <w:pPr>
        <w:ind w:left="3960" w:hanging="360"/>
      </w:pPr>
    </w:lvl>
    <w:lvl w:ilvl="5" w:tplc="B37AD06E">
      <w:start w:val="1"/>
      <w:numFmt w:val="lowerRoman"/>
      <w:lvlText w:val="%6."/>
      <w:lvlJc w:val="right"/>
      <w:pPr>
        <w:ind w:left="4680" w:hanging="180"/>
      </w:pPr>
    </w:lvl>
    <w:lvl w:ilvl="6" w:tplc="8AF8B742">
      <w:start w:val="1"/>
      <w:numFmt w:val="decimal"/>
      <w:lvlText w:val="%7."/>
      <w:lvlJc w:val="left"/>
      <w:pPr>
        <w:ind w:left="5400" w:hanging="360"/>
      </w:pPr>
    </w:lvl>
    <w:lvl w:ilvl="7" w:tplc="E612EFE4">
      <w:start w:val="1"/>
      <w:numFmt w:val="lowerLetter"/>
      <w:lvlText w:val="%8."/>
      <w:lvlJc w:val="left"/>
      <w:pPr>
        <w:ind w:left="6120" w:hanging="360"/>
      </w:pPr>
    </w:lvl>
    <w:lvl w:ilvl="8" w:tplc="C3229442">
      <w:start w:val="1"/>
      <w:numFmt w:val="lowerRoman"/>
      <w:lvlText w:val="%9."/>
      <w:lvlJc w:val="right"/>
      <w:pPr>
        <w:ind w:left="6840" w:hanging="180"/>
      </w:pPr>
    </w:lvl>
  </w:abstractNum>
  <w:abstractNum w:abstractNumId="18" w15:restartNumberingAfterBreak="0">
    <w:nsid w:val="30532B8A"/>
    <w:multiLevelType w:val="hybridMultilevel"/>
    <w:tmpl w:val="92F8BAC4"/>
    <w:lvl w:ilvl="0" w:tplc="FFFFFFFF">
      <w:start w:val="1"/>
      <w:numFmt w:val="lowerLetter"/>
      <w:lvlText w:val="%1."/>
      <w:lvlJc w:val="left"/>
      <w:pPr>
        <w:ind w:left="1080" w:hanging="360"/>
      </w:pPr>
    </w:lvl>
    <w:lvl w:ilvl="1" w:tplc="E9644CBA">
      <w:start w:val="1"/>
      <w:numFmt w:val="decimal"/>
      <w:lvlText w:val="(%2)"/>
      <w:lvlJc w:val="left"/>
      <w:pPr>
        <w:ind w:left="1440" w:hanging="360"/>
      </w:pPr>
      <w:rPr>
        <w:rFonts w:ascii="Arial" w:eastAsia="Arial" w:hAnsi="Arial" w:cs="Arial" w:hint="default"/>
        <w:b w:val="0"/>
        <w:bCs w:val="0"/>
        <w:i w:val="0"/>
        <w:iCs w:val="0"/>
        <w:spacing w:val="-1"/>
        <w:w w:val="100"/>
        <w:sz w:val="24"/>
        <w:szCs w:val="24"/>
        <w:lang w:val="en-US" w:eastAsia="en-US" w:bidi="ar-SA"/>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3BB4B36"/>
    <w:multiLevelType w:val="hybridMultilevel"/>
    <w:tmpl w:val="56A440B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42B147C"/>
    <w:multiLevelType w:val="hybridMultilevel"/>
    <w:tmpl w:val="DCF084BC"/>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48F0C9F"/>
    <w:multiLevelType w:val="multilevel"/>
    <w:tmpl w:val="4C3C15AA"/>
    <w:lvl w:ilvl="0">
      <w:start w:val="4"/>
      <w:numFmt w:val="decimal"/>
      <w:lvlText w:val="%1."/>
      <w:lvlJc w:val="left"/>
      <w:pPr>
        <w:ind w:left="365" w:hanging="365"/>
      </w:pPr>
      <w:rPr>
        <w:rFonts w:hint="default"/>
      </w:rPr>
    </w:lvl>
    <w:lvl w:ilvl="1">
      <w:start w:val="2"/>
      <w:numFmt w:val="decimal"/>
      <w:lvlText w:val="%1.%2."/>
      <w:lvlJc w:val="left"/>
      <w:pPr>
        <w:ind w:left="1044" w:hanging="720"/>
      </w:pPr>
      <w:rPr>
        <w:rFonts w:hint="default"/>
      </w:rPr>
    </w:lvl>
    <w:lvl w:ilvl="2">
      <w:start w:val="1"/>
      <w:numFmt w:val="decimal"/>
      <w:lvlText w:val="%1.%2.%3."/>
      <w:lvlJc w:val="left"/>
      <w:pPr>
        <w:ind w:left="1080" w:hanging="720"/>
      </w:pPr>
      <w:rPr>
        <w:rFonts w:hint="default"/>
        <w:color w:val="auto"/>
      </w:rPr>
    </w:lvl>
    <w:lvl w:ilvl="3">
      <w:start w:val="3"/>
      <w:numFmt w:val="decimal"/>
      <w:lvlText w:val="%1.%2.%3.%4."/>
      <w:lvlJc w:val="left"/>
      <w:pPr>
        <w:ind w:left="2052" w:hanging="1080"/>
      </w:pPr>
      <w:rPr>
        <w:rFonts w:hint="default"/>
        <w:color w:val="auto"/>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22" w15:restartNumberingAfterBreak="0">
    <w:nsid w:val="3566421C"/>
    <w:multiLevelType w:val="hybridMultilevel"/>
    <w:tmpl w:val="709C932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E9644CBA">
      <w:start w:val="1"/>
      <w:numFmt w:val="decimal"/>
      <w:lvlText w:val="(%3)"/>
      <w:lvlJc w:val="left"/>
      <w:pPr>
        <w:ind w:left="1440" w:hanging="360"/>
      </w:pPr>
      <w:rPr>
        <w:rFonts w:ascii="Arial" w:eastAsia="Arial" w:hAnsi="Arial" w:cs="Arial" w:hint="default"/>
        <w:b w:val="0"/>
        <w:bCs w:val="0"/>
        <w:i w:val="0"/>
        <w:iCs w:val="0"/>
        <w:spacing w:val="-1"/>
        <w:w w:val="100"/>
        <w:sz w:val="24"/>
        <w:szCs w:val="24"/>
        <w:lang w:val="en-US" w:eastAsia="en-US" w:bidi="ar-SA"/>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5681477"/>
    <w:multiLevelType w:val="hybridMultilevel"/>
    <w:tmpl w:val="ED9283FE"/>
    <w:lvl w:ilvl="0" w:tplc="04090019">
      <w:start w:val="1"/>
      <w:numFmt w:val="lowerLetter"/>
      <w:lvlText w:val="%1."/>
      <w:lvlJc w:val="left"/>
      <w:pPr>
        <w:ind w:left="1080" w:hanging="360"/>
      </w:pPr>
      <w:rPr>
        <w:rFonts w:hint="default"/>
        <w:b w:val="0"/>
        <w:bCs w:val="0"/>
        <w:i w:val="0"/>
        <w:iCs w:val="0"/>
        <w:spacing w:val="-1"/>
        <w:w w:val="100"/>
        <w:sz w:val="24"/>
        <w:szCs w:val="24"/>
        <w:lang w:val="en-US" w:eastAsia="en-US" w:bidi="ar-SA"/>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8E31B78"/>
    <w:multiLevelType w:val="multilevel"/>
    <w:tmpl w:val="1A36D7BA"/>
    <w:lvl w:ilvl="0">
      <w:start w:val="4"/>
      <w:numFmt w:val="decimal"/>
      <w:lvlText w:val="%1"/>
      <w:lvlJc w:val="left"/>
      <w:pPr>
        <w:ind w:left="360" w:hanging="360"/>
      </w:pPr>
      <w:rPr>
        <w:rFonts w:hint="default"/>
        <w:color w:val="000000" w:themeColor="text1"/>
        <w:u w:val="none"/>
      </w:rPr>
    </w:lvl>
    <w:lvl w:ilvl="1">
      <w:start w:val="4"/>
      <w:numFmt w:val="decimal"/>
      <w:lvlText w:val="%1.%2"/>
      <w:lvlJc w:val="left"/>
      <w:pPr>
        <w:ind w:left="630" w:hanging="360"/>
      </w:pPr>
      <w:rPr>
        <w:rFonts w:hint="default"/>
        <w:b w:val="0"/>
        <w:bCs w:val="0"/>
        <w:color w:val="000000" w:themeColor="text1"/>
        <w:u w:val="none"/>
      </w:rPr>
    </w:lvl>
    <w:lvl w:ilvl="2">
      <w:start w:val="4"/>
      <w:numFmt w:val="decimal"/>
      <w:lvlText w:val="%1.%2.%3"/>
      <w:lvlJc w:val="left"/>
      <w:pPr>
        <w:ind w:left="1260" w:hanging="720"/>
      </w:pPr>
      <w:rPr>
        <w:rFonts w:hint="default"/>
        <w:b w:val="0"/>
        <w:bCs/>
        <w:color w:val="000000" w:themeColor="text1"/>
        <w:u w:val="none"/>
      </w:rPr>
    </w:lvl>
    <w:lvl w:ilvl="3">
      <w:start w:val="2"/>
      <w:numFmt w:val="decimal"/>
      <w:lvlText w:val="%1.%2.%3.%4"/>
      <w:lvlJc w:val="left"/>
      <w:pPr>
        <w:ind w:left="1530" w:hanging="720"/>
      </w:pPr>
      <w:rPr>
        <w:rFonts w:hint="default"/>
        <w:b w:val="0"/>
        <w:bCs/>
        <w:strike w:val="0"/>
        <w:color w:val="000000" w:themeColor="text1"/>
        <w:u w:val="none"/>
      </w:rPr>
    </w:lvl>
    <w:lvl w:ilvl="4">
      <w:start w:val="2"/>
      <w:numFmt w:val="decimal"/>
      <w:lvlText w:val="%1.%2.%3.%4.%5"/>
      <w:lvlJc w:val="left"/>
      <w:pPr>
        <w:ind w:left="2160" w:hanging="1080"/>
      </w:pPr>
      <w:rPr>
        <w:rFonts w:hint="default"/>
        <w:b w:val="0"/>
        <w:bCs/>
        <w:color w:val="000000" w:themeColor="text1"/>
        <w:u w:val="none"/>
      </w:rPr>
    </w:lvl>
    <w:lvl w:ilvl="5">
      <w:start w:val="1"/>
      <w:numFmt w:val="decimal"/>
      <w:lvlText w:val="%1.%2.%3.%4.%5.%6"/>
      <w:lvlJc w:val="left"/>
      <w:pPr>
        <w:ind w:left="2430" w:hanging="1080"/>
      </w:pPr>
      <w:rPr>
        <w:rFonts w:hint="default"/>
        <w:color w:val="000000" w:themeColor="text1"/>
        <w:u w:val="single"/>
      </w:rPr>
    </w:lvl>
    <w:lvl w:ilvl="6">
      <w:start w:val="1"/>
      <w:numFmt w:val="decimal"/>
      <w:lvlText w:val="%1.%2.%3.%4.%5.%6.%7"/>
      <w:lvlJc w:val="left"/>
      <w:pPr>
        <w:ind w:left="3060" w:hanging="1440"/>
      </w:pPr>
      <w:rPr>
        <w:rFonts w:hint="default"/>
        <w:color w:val="000000" w:themeColor="text1"/>
        <w:u w:val="single"/>
      </w:rPr>
    </w:lvl>
    <w:lvl w:ilvl="7">
      <w:start w:val="1"/>
      <w:numFmt w:val="decimal"/>
      <w:lvlText w:val="%1.%2.%3.%4.%5.%6.%7.%8"/>
      <w:lvlJc w:val="left"/>
      <w:pPr>
        <w:ind w:left="3330" w:hanging="1440"/>
      </w:pPr>
      <w:rPr>
        <w:rFonts w:hint="default"/>
        <w:color w:val="000000" w:themeColor="text1"/>
        <w:u w:val="single"/>
      </w:rPr>
    </w:lvl>
    <w:lvl w:ilvl="8">
      <w:start w:val="1"/>
      <w:numFmt w:val="decimal"/>
      <w:lvlText w:val="%1.%2.%3.%4.%5.%6.%7.%8.%9"/>
      <w:lvlJc w:val="left"/>
      <w:pPr>
        <w:ind w:left="3960" w:hanging="1800"/>
      </w:pPr>
      <w:rPr>
        <w:rFonts w:hint="default"/>
        <w:color w:val="000000" w:themeColor="text1"/>
        <w:u w:val="single"/>
      </w:rPr>
    </w:lvl>
  </w:abstractNum>
  <w:abstractNum w:abstractNumId="25" w15:restartNumberingAfterBreak="0">
    <w:nsid w:val="3AEF2227"/>
    <w:multiLevelType w:val="multilevel"/>
    <w:tmpl w:val="7B20F848"/>
    <w:lvl w:ilvl="0">
      <w:start w:val="5"/>
      <w:numFmt w:val="decimal"/>
      <w:lvlText w:val="%1"/>
      <w:lvlJc w:val="left"/>
      <w:pPr>
        <w:ind w:left="360" w:hanging="360"/>
      </w:pPr>
      <w:rPr>
        <w:rFonts w:hint="default"/>
        <w:color w:val="auto"/>
        <w:u w:val="none"/>
      </w:rPr>
    </w:lvl>
    <w:lvl w:ilvl="1">
      <w:start w:val="1"/>
      <w:numFmt w:val="decimal"/>
      <w:lvlText w:val="%1.%2"/>
      <w:lvlJc w:val="left"/>
      <w:pPr>
        <w:ind w:left="630" w:hanging="360"/>
      </w:pPr>
      <w:rPr>
        <w:rFonts w:hint="default"/>
        <w:b w:val="0"/>
        <w:bCs/>
        <w:i w:val="0"/>
        <w:iCs/>
        <w:color w:val="auto"/>
        <w:u w:val="none"/>
      </w:rPr>
    </w:lvl>
    <w:lvl w:ilvl="2">
      <w:start w:val="1"/>
      <w:numFmt w:val="decimal"/>
      <w:lvlText w:val="%1.%2.%3"/>
      <w:lvlJc w:val="left"/>
      <w:pPr>
        <w:ind w:left="1260" w:hanging="720"/>
      </w:pPr>
      <w:rPr>
        <w:rFonts w:hint="default"/>
        <w:color w:val="auto"/>
        <w:u w:val="none"/>
      </w:rPr>
    </w:lvl>
    <w:lvl w:ilvl="3">
      <w:start w:val="1"/>
      <w:numFmt w:val="decimal"/>
      <w:lvlText w:val="%1.%2.%3.%4"/>
      <w:lvlJc w:val="left"/>
      <w:pPr>
        <w:ind w:left="1530" w:hanging="720"/>
      </w:pPr>
      <w:rPr>
        <w:rFonts w:hint="default"/>
        <w:color w:val="auto"/>
        <w:u w:val="none"/>
      </w:rPr>
    </w:lvl>
    <w:lvl w:ilvl="4">
      <w:start w:val="1"/>
      <w:numFmt w:val="decimal"/>
      <w:lvlText w:val="%1.%2.%3.%4.%5"/>
      <w:lvlJc w:val="left"/>
      <w:pPr>
        <w:ind w:left="2160" w:hanging="1080"/>
      </w:pPr>
      <w:rPr>
        <w:rFonts w:hint="default"/>
        <w:color w:val="auto"/>
        <w:u w:val="single"/>
      </w:rPr>
    </w:lvl>
    <w:lvl w:ilvl="5">
      <w:start w:val="1"/>
      <w:numFmt w:val="decimal"/>
      <w:lvlText w:val="%1.%2.%3.%4.%5.%6"/>
      <w:lvlJc w:val="left"/>
      <w:pPr>
        <w:ind w:left="2430" w:hanging="1080"/>
      </w:pPr>
      <w:rPr>
        <w:rFonts w:hint="default"/>
        <w:color w:val="auto"/>
        <w:u w:val="single"/>
      </w:rPr>
    </w:lvl>
    <w:lvl w:ilvl="6">
      <w:start w:val="1"/>
      <w:numFmt w:val="decimal"/>
      <w:lvlText w:val="%1.%2.%3.%4.%5.%6.%7"/>
      <w:lvlJc w:val="left"/>
      <w:pPr>
        <w:ind w:left="3060" w:hanging="1440"/>
      </w:pPr>
      <w:rPr>
        <w:rFonts w:hint="default"/>
        <w:color w:val="auto"/>
        <w:u w:val="single"/>
      </w:rPr>
    </w:lvl>
    <w:lvl w:ilvl="7">
      <w:start w:val="1"/>
      <w:numFmt w:val="decimal"/>
      <w:lvlText w:val="%1.%2.%3.%4.%5.%6.%7.%8"/>
      <w:lvlJc w:val="left"/>
      <w:pPr>
        <w:ind w:left="3330" w:hanging="1440"/>
      </w:pPr>
      <w:rPr>
        <w:rFonts w:hint="default"/>
        <w:color w:val="auto"/>
        <w:u w:val="single"/>
      </w:rPr>
    </w:lvl>
    <w:lvl w:ilvl="8">
      <w:start w:val="1"/>
      <w:numFmt w:val="decimal"/>
      <w:lvlText w:val="%1.%2.%3.%4.%5.%6.%7.%8.%9"/>
      <w:lvlJc w:val="left"/>
      <w:pPr>
        <w:ind w:left="3960" w:hanging="1800"/>
      </w:pPr>
      <w:rPr>
        <w:rFonts w:hint="default"/>
        <w:color w:val="auto"/>
        <w:u w:val="single"/>
      </w:rPr>
    </w:lvl>
  </w:abstractNum>
  <w:abstractNum w:abstractNumId="26" w15:restartNumberingAfterBreak="0">
    <w:nsid w:val="3B7A07CD"/>
    <w:multiLevelType w:val="multilevel"/>
    <w:tmpl w:val="61300710"/>
    <w:lvl w:ilvl="0">
      <w:start w:val="2"/>
      <w:numFmt w:val="decimal"/>
      <w:lvlText w:val="%1."/>
      <w:lvlJc w:val="left"/>
      <w:pPr>
        <w:ind w:left="365" w:hanging="365"/>
      </w:pPr>
      <w:rPr>
        <w:rFonts w:hint="default"/>
      </w:rPr>
    </w:lvl>
    <w:lvl w:ilvl="1">
      <w:start w:val="7"/>
      <w:numFmt w:val="decimal"/>
      <w:lvlText w:val="%1.%2."/>
      <w:lvlJc w:val="left"/>
      <w:pPr>
        <w:ind w:left="1044" w:hanging="720"/>
      </w:pPr>
      <w:rPr>
        <w:rFonts w:hint="default"/>
      </w:rPr>
    </w:lvl>
    <w:lvl w:ilvl="2">
      <w:start w:val="1"/>
      <w:numFmt w:val="decimal"/>
      <w:lvlText w:val="%1.%2.%3."/>
      <w:lvlJc w:val="left"/>
      <w:pPr>
        <w:ind w:left="1080" w:hanging="720"/>
      </w:pPr>
      <w:rPr>
        <w:rFonts w:hint="default"/>
        <w:color w:val="auto"/>
      </w:rPr>
    </w:lvl>
    <w:lvl w:ilvl="3">
      <w:start w:val="1"/>
      <w:numFmt w:val="decimal"/>
      <w:lvlText w:val="%1.%2.%3.%4."/>
      <w:lvlJc w:val="left"/>
      <w:pPr>
        <w:ind w:left="2052" w:hanging="1080"/>
      </w:pPr>
      <w:rPr>
        <w:rFonts w:hint="default"/>
        <w:color w:val="auto"/>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27" w15:restartNumberingAfterBreak="0">
    <w:nsid w:val="3BA86032"/>
    <w:multiLevelType w:val="hybridMultilevel"/>
    <w:tmpl w:val="76BEB63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DAB1C9B"/>
    <w:multiLevelType w:val="multilevel"/>
    <w:tmpl w:val="2E141A1E"/>
    <w:lvl w:ilvl="0">
      <w:start w:val="4"/>
      <w:numFmt w:val="decimal"/>
      <w:lvlText w:val="%1"/>
      <w:lvlJc w:val="left"/>
      <w:pPr>
        <w:ind w:left="360" w:hanging="360"/>
      </w:pPr>
      <w:rPr>
        <w:rFonts w:hint="default"/>
        <w:color w:val="000000" w:themeColor="text1"/>
        <w:u w:val="none"/>
      </w:rPr>
    </w:lvl>
    <w:lvl w:ilvl="1">
      <w:start w:val="8"/>
      <w:numFmt w:val="decimal"/>
      <w:lvlText w:val="%1.%2"/>
      <w:lvlJc w:val="left"/>
      <w:pPr>
        <w:ind w:left="630" w:hanging="360"/>
      </w:pPr>
      <w:rPr>
        <w:rFonts w:hint="default"/>
        <w:b/>
        <w:bCs/>
        <w:color w:val="000000" w:themeColor="text1"/>
        <w:u w:val="none"/>
      </w:rPr>
    </w:lvl>
    <w:lvl w:ilvl="2">
      <w:start w:val="3"/>
      <w:numFmt w:val="decimal"/>
      <w:lvlText w:val="%1.%2.%3"/>
      <w:lvlJc w:val="left"/>
      <w:pPr>
        <w:ind w:left="1260" w:hanging="720"/>
      </w:pPr>
      <w:rPr>
        <w:rFonts w:hint="default"/>
        <w:b w:val="0"/>
        <w:bCs/>
        <w:color w:val="000000" w:themeColor="text1"/>
        <w:u w:val="none"/>
      </w:rPr>
    </w:lvl>
    <w:lvl w:ilvl="3">
      <w:start w:val="1"/>
      <w:numFmt w:val="decimal"/>
      <w:lvlText w:val="%1.%2.%3.%4"/>
      <w:lvlJc w:val="left"/>
      <w:pPr>
        <w:ind w:left="1530" w:hanging="720"/>
      </w:pPr>
      <w:rPr>
        <w:rFonts w:hint="default"/>
        <w:b w:val="0"/>
        <w:bCs/>
        <w:strike w:val="0"/>
        <w:color w:val="000000" w:themeColor="text1"/>
        <w:u w:val="none"/>
      </w:rPr>
    </w:lvl>
    <w:lvl w:ilvl="4">
      <w:start w:val="1"/>
      <w:numFmt w:val="decimal"/>
      <w:lvlText w:val="%1.%2.%3.%4.%5"/>
      <w:lvlJc w:val="left"/>
      <w:pPr>
        <w:ind w:left="2160" w:hanging="1080"/>
      </w:pPr>
      <w:rPr>
        <w:rFonts w:hint="default"/>
        <w:b w:val="0"/>
        <w:bCs/>
        <w:color w:val="000000" w:themeColor="text1"/>
        <w:u w:val="none"/>
      </w:rPr>
    </w:lvl>
    <w:lvl w:ilvl="5">
      <w:start w:val="1"/>
      <w:numFmt w:val="decimal"/>
      <w:lvlText w:val="%1.%2.%3.%4.%5.%6"/>
      <w:lvlJc w:val="left"/>
      <w:pPr>
        <w:ind w:left="2430" w:hanging="1080"/>
      </w:pPr>
      <w:rPr>
        <w:rFonts w:hint="default"/>
        <w:color w:val="000000" w:themeColor="text1"/>
        <w:u w:val="single"/>
      </w:rPr>
    </w:lvl>
    <w:lvl w:ilvl="6">
      <w:start w:val="1"/>
      <w:numFmt w:val="decimal"/>
      <w:lvlText w:val="%1.%2.%3.%4.%5.%6.%7"/>
      <w:lvlJc w:val="left"/>
      <w:pPr>
        <w:ind w:left="3060" w:hanging="1440"/>
      </w:pPr>
      <w:rPr>
        <w:rFonts w:hint="default"/>
        <w:color w:val="000000" w:themeColor="text1"/>
        <w:u w:val="single"/>
      </w:rPr>
    </w:lvl>
    <w:lvl w:ilvl="7">
      <w:start w:val="1"/>
      <w:numFmt w:val="decimal"/>
      <w:lvlText w:val="%1.%2.%3.%4.%5.%6.%7.%8"/>
      <w:lvlJc w:val="left"/>
      <w:pPr>
        <w:ind w:left="3330" w:hanging="1440"/>
      </w:pPr>
      <w:rPr>
        <w:rFonts w:hint="default"/>
        <w:color w:val="000000" w:themeColor="text1"/>
        <w:u w:val="single"/>
      </w:rPr>
    </w:lvl>
    <w:lvl w:ilvl="8">
      <w:start w:val="1"/>
      <w:numFmt w:val="decimal"/>
      <w:lvlText w:val="%1.%2.%3.%4.%5.%6.%7.%8.%9"/>
      <w:lvlJc w:val="left"/>
      <w:pPr>
        <w:ind w:left="3960" w:hanging="1800"/>
      </w:pPr>
      <w:rPr>
        <w:rFonts w:hint="default"/>
        <w:color w:val="000000" w:themeColor="text1"/>
        <w:u w:val="single"/>
      </w:rPr>
    </w:lvl>
  </w:abstractNum>
  <w:abstractNum w:abstractNumId="29" w15:restartNumberingAfterBreak="0">
    <w:nsid w:val="411B7119"/>
    <w:multiLevelType w:val="hybridMultilevel"/>
    <w:tmpl w:val="178A6C5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26E4349"/>
    <w:multiLevelType w:val="multilevel"/>
    <w:tmpl w:val="5D027E00"/>
    <w:lvl w:ilvl="0">
      <w:start w:val="4"/>
      <w:numFmt w:val="decimal"/>
      <w:lvlText w:val="%1"/>
      <w:lvlJc w:val="left"/>
      <w:pPr>
        <w:ind w:left="360" w:hanging="360"/>
      </w:pPr>
      <w:rPr>
        <w:rFonts w:hint="default"/>
        <w:color w:val="000000" w:themeColor="text1"/>
        <w:u w:val="none"/>
      </w:rPr>
    </w:lvl>
    <w:lvl w:ilvl="1">
      <w:start w:val="5"/>
      <w:numFmt w:val="decimal"/>
      <w:lvlText w:val="%1.%2"/>
      <w:lvlJc w:val="left"/>
      <w:pPr>
        <w:ind w:left="630" w:hanging="360"/>
      </w:pPr>
      <w:rPr>
        <w:rFonts w:hint="default"/>
        <w:b/>
        <w:bCs/>
        <w:color w:val="000000" w:themeColor="text1"/>
        <w:u w:val="none"/>
      </w:rPr>
    </w:lvl>
    <w:lvl w:ilvl="2">
      <w:start w:val="1"/>
      <w:numFmt w:val="decimal"/>
      <w:lvlText w:val="%1.%2.%3"/>
      <w:lvlJc w:val="left"/>
      <w:pPr>
        <w:ind w:left="1260" w:hanging="720"/>
      </w:pPr>
      <w:rPr>
        <w:rFonts w:hint="default"/>
        <w:b w:val="0"/>
        <w:bCs/>
        <w:color w:val="000000" w:themeColor="text1"/>
        <w:u w:val="none"/>
      </w:rPr>
    </w:lvl>
    <w:lvl w:ilvl="3">
      <w:start w:val="1"/>
      <w:numFmt w:val="decimal"/>
      <w:lvlText w:val="%1.%2.%3.%4"/>
      <w:lvlJc w:val="left"/>
      <w:pPr>
        <w:ind w:left="1530" w:hanging="720"/>
      </w:pPr>
      <w:rPr>
        <w:rFonts w:hint="default"/>
        <w:b w:val="0"/>
        <w:bCs/>
        <w:strike w:val="0"/>
        <w:color w:val="000000" w:themeColor="text1"/>
        <w:u w:val="none"/>
      </w:rPr>
    </w:lvl>
    <w:lvl w:ilvl="4">
      <w:start w:val="1"/>
      <w:numFmt w:val="decimal"/>
      <w:lvlText w:val="%1.%2.%3.%4.%5"/>
      <w:lvlJc w:val="left"/>
      <w:pPr>
        <w:ind w:left="2160" w:hanging="1080"/>
      </w:pPr>
      <w:rPr>
        <w:rFonts w:hint="default"/>
        <w:b w:val="0"/>
        <w:bCs/>
        <w:color w:val="000000" w:themeColor="text1"/>
        <w:u w:val="none"/>
      </w:rPr>
    </w:lvl>
    <w:lvl w:ilvl="5">
      <w:start w:val="1"/>
      <w:numFmt w:val="decimal"/>
      <w:lvlText w:val="%1.%2.%3.%4.%5.%6"/>
      <w:lvlJc w:val="left"/>
      <w:pPr>
        <w:ind w:left="2430" w:hanging="1080"/>
      </w:pPr>
      <w:rPr>
        <w:rFonts w:hint="default"/>
        <w:color w:val="000000" w:themeColor="text1"/>
        <w:u w:val="single"/>
      </w:rPr>
    </w:lvl>
    <w:lvl w:ilvl="6">
      <w:start w:val="1"/>
      <w:numFmt w:val="decimal"/>
      <w:lvlText w:val="%1.%2.%3.%4.%5.%6.%7"/>
      <w:lvlJc w:val="left"/>
      <w:pPr>
        <w:ind w:left="3060" w:hanging="1440"/>
      </w:pPr>
      <w:rPr>
        <w:rFonts w:hint="default"/>
        <w:color w:val="000000" w:themeColor="text1"/>
        <w:u w:val="single"/>
      </w:rPr>
    </w:lvl>
    <w:lvl w:ilvl="7">
      <w:start w:val="1"/>
      <w:numFmt w:val="decimal"/>
      <w:lvlText w:val="%1.%2.%3.%4.%5.%6.%7.%8"/>
      <w:lvlJc w:val="left"/>
      <w:pPr>
        <w:ind w:left="3330" w:hanging="1440"/>
      </w:pPr>
      <w:rPr>
        <w:rFonts w:hint="default"/>
        <w:color w:val="000000" w:themeColor="text1"/>
        <w:u w:val="single"/>
      </w:rPr>
    </w:lvl>
    <w:lvl w:ilvl="8">
      <w:start w:val="1"/>
      <w:numFmt w:val="decimal"/>
      <w:lvlText w:val="%1.%2.%3.%4.%5.%6.%7.%8.%9"/>
      <w:lvlJc w:val="left"/>
      <w:pPr>
        <w:ind w:left="3960" w:hanging="1800"/>
      </w:pPr>
      <w:rPr>
        <w:rFonts w:hint="default"/>
        <w:color w:val="000000" w:themeColor="text1"/>
        <w:u w:val="single"/>
      </w:rPr>
    </w:lvl>
  </w:abstractNum>
  <w:abstractNum w:abstractNumId="31" w15:restartNumberingAfterBreak="0">
    <w:nsid w:val="430E3CF4"/>
    <w:multiLevelType w:val="hybridMultilevel"/>
    <w:tmpl w:val="724AE4FE"/>
    <w:lvl w:ilvl="0" w:tplc="E4682B78">
      <w:start w:val="1"/>
      <w:numFmt w:val="lowerLetter"/>
      <w:lvlText w:val="%1."/>
      <w:lvlJc w:val="left"/>
      <w:pPr>
        <w:ind w:left="1440" w:hanging="360"/>
      </w:pPr>
      <w:rPr>
        <w:b w:val="0"/>
        <w:caps w:val="0"/>
      </w:rPr>
    </w:lvl>
    <w:lvl w:ilvl="1" w:tplc="14E61F52" w:tentative="1">
      <w:start w:val="1"/>
      <w:numFmt w:val="lowerLetter"/>
      <w:lvlText w:val="%2."/>
      <w:lvlJc w:val="left"/>
      <w:pPr>
        <w:ind w:left="2160" w:hanging="360"/>
      </w:pPr>
    </w:lvl>
    <w:lvl w:ilvl="2" w:tplc="F47AA346" w:tentative="1">
      <w:start w:val="1"/>
      <w:numFmt w:val="lowerRoman"/>
      <w:lvlText w:val="%3."/>
      <w:lvlJc w:val="right"/>
      <w:pPr>
        <w:ind w:left="2880" w:hanging="180"/>
      </w:pPr>
    </w:lvl>
    <w:lvl w:ilvl="3" w:tplc="63201A0A" w:tentative="1">
      <w:start w:val="1"/>
      <w:numFmt w:val="decimal"/>
      <w:lvlText w:val="%4."/>
      <w:lvlJc w:val="left"/>
      <w:pPr>
        <w:ind w:left="3600" w:hanging="360"/>
      </w:pPr>
    </w:lvl>
    <w:lvl w:ilvl="4" w:tplc="6CC2AE16" w:tentative="1">
      <w:start w:val="1"/>
      <w:numFmt w:val="lowerLetter"/>
      <w:lvlText w:val="%5."/>
      <w:lvlJc w:val="left"/>
      <w:pPr>
        <w:ind w:left="4320" w:hanging="360"/>
      </w:pPr>
    </w:lvl>
    <w:lvl w:ilvl="5" w:tplc="F26EE5E4" w:tentative="1">
      <w:start w:val="1"/>
      <w:numFmt w:val="lowerRoman"/>
      <w:lvlText w:val="%6."/>
      <w:lvlJc w:val="right"/>
      <w:pPr>
        <w:ind w:left="5040" w:hanging="180"/>
      </w:pPr>
    </w:lvl>
    <w:lvl w:ilvl="6" w:tplc="DA6CE05C" w:tentative="1">
      <w:start w:val="1"/>
      <w:numFmt w:val="decimal"/>
      <w:lvlText w:val="%7."/>
      <w:lvlJc w:val="left"/>
      <w:pPr>
        <w:ind w:left="5760" w:hanging="360"/>
      </w:pPr>
    </w:lvl>
    <w:lvl w:ilvl="7" w:tplc="A928EC5C" w:tentative="1">
      <w:start w:val="1"/>
      <w:numFmt w:val="lowerLetter"/>
      <w:lvlText w:val="%8."/>
      <w:lvlJc w:val="left"/>
      <w:pPr>
        <w:ind w:left="6480" w:hanging="360"/>
      </w:pPr>
    </w:lvl>
    <w:lvl w:ilvl="8" w:tplc="417CB78A" w:tentative="1">
      <w:start w:val="1"/>
      <w:numFmt w:val="lowerRoman"/>
      <w:lvlText w:val="%9."/>
      <w:lvlJc w:val="right"/>
      <w:pPr>
        <w:ind w:left="7200" w:hanging="180"/>
      </w:pPr>
    </w:lvl>
  </w:abstractNum>
  <w:abstractNum w:abstractNumId="32" w15:restartNumberingAfterBreak="0">
    <w:nsid w:val="52723061"/>
    <w:multiLevelType w:val="multilevel"/>
    <w:tmpl w:val="001A4E2E"/>
    <w:lvl w:ilvl="0">
      <w:start w:val="3"/>
      <w:numFmt w:val="decimal"/>
      <w:lvlText w:val="%1."/>
      <w:lvlJc w:val="left"/>
      <w:pPr>
        <w:ind w:left="365" w:hanging="365"/>
      </w:pPr>
      <w:rPr>
        <w:rFonts w:hint="default"/>
      </w:rPr>
    </w:lvl>
    <w:lvl w:ilvl="1">
      <w:start w:val="1"/>
      <w:numFmt w:val="decimal"/>
      <w:lvlText w:val="%1.%2."/>
      <w:lvlJc w:val="left"/>
      <w:pPr>
        <w:ind w:left="1044" w:hanging="720"/>
      </w:pPr>
      <w:rPr>
        <w:rFonts w:hint="default"/>
      </w:rPr>
    </w:lvl>
    <w:lvl w:ilvl="2">
      <w:start w:val="1"/>
      <w:numFmt w:val="decimal"/>
      <w:lvlText w:val="%1.%2.%3."/>
      <w:lvlJc w:val="left"/>
      <w:pPr>
        <w:ind w:left="1080" w:hanging="720"/>
      </w:pPr>
      <w:rPr>
        <w:rFonts w:hint="default"/>
        <w:color w:val="auto"/>
      </w:rPr>
    </w:lvl>
    <w:lvl w:ilvl="3">
      <w:start w:val="1"/>
      <w:numFmt w:val="decimal"/>
      <w:lvlText w:val="%1.%2.%3.%4."/>
      <w:lvlJc w:val="left"/>
      <w:pPr>
        <w:ind w:left="2052" w:hanging="1080"/>
      </w:pPr>
      <w:rPr>
        <w:rFonts w:hint="default"/>
        <w:color w:val="auto"/>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33" w15:restartNumberingAfterBreak="0">
    <w:nsid w:val="55D21B03"/>
    <w:multiLevelType w:val="hybridMultilevel"/>
    <w:tmpl w:val="CE9A70C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2B177A"/>
    <w:multiLevelType w:val="multilevel"/>
    <w:tmpl w:val="ABF8EDBA"/>
    <w:lvl w:ilvl="0">
      <w:start w:val="1"/>
      <w:numFmt w:val="decimal"/>
      <w:lvlText w:val="%1."/>
      <w:lvlJc w:val="left"/>
      <w:pPr>
        <w:ind w:left="510" w:hanging="510"/>
      </w:pPr>
      <w:rPr>
        <w:rFonts w:hint="default"/>
      </w:rPr>
    </w:lvl>
    <w:lvl w:ilvl="1">
      <w:start w:val="5"/>
      <w:numFmt w:val="decimal"/>
      <w:lvlText w:val="%1.%2."/>
      <w:lvlJc w:val="left"/>
      <w:pPr>
        <w:ind w:left="834" w:hanging="51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35" w15:restartNumberingAfterBreak="0">
    <w:nsid w:val="5B7849AE"/>
    <w:multiLevelType w:val="multilevel"/>
    <w:tmpl w:val="5650A4CC"/>
    <w:lvl w:ilvl="0">
      <w:start w:val="4"/>
      <w:numFmt w:val="decimal"/>
      <w:lvlText w:val="%1"/>
      <w:lvlJc w:val="left"/>
      <w:pPr>
        <w:ind w:left="360" w:hanging="360"/>
      </w:pPr>
      <w:rPr>
        <w:rFonts w:hint="default"/>
        <w:color w:val="000000" w:themeColor="text1"/>
        <w:u w:val="none"/>
      </w:rPr>
    </w:lvl>
    <w:lvl w:ilvl="1">
      <w:start w:val="5"/>
      <w:numFmt w:val="decimal"/>
      <w:lvlText w:val="%1.%2"/>
      <w:lvlJc w:val="left"/>
      <w:pPr>
        <w:ind w:left="630" w:hanging="360"/>
      </w:pPr>
      <w:rPr>
        <w:rFonts w:hint="default"/>
        <w:b/>
        <w:bCs/>
        <w:color w:val="000000" w:themeColor="text1"/>
        <w:u w:val="none"/>
      </w:rPr>
    </w:lvl>
    <w:lvl w:ilvl="2">
      <w:start w:val="1"/>
      <w:numFmt w:val="decimal"/>
      <w:lvlText w:val="%1.%2.%3"/>
      <w:lvlJc w:val="left"/>
      <w:pPr>
        <w:ind w:left="1260" w:hanging="720"/>
      </w:pPr>
      <w:rPr>
        <w:rFonts w:hint="default"/>
        <w:b w:val="0"/>
        <w:bCs/>
        <w:color w:val="000000" w:themeColor="text1"/>
        <w:u w:val="none"/>
      </w:rPr>
    </w:lvl>
    <w:lvl w:ilvl="3">
      <w:start w:val="2"/>
      <w:numFmt w:val="decimal"/>
      <w:lvlText w:val="%1.%2.%3.%4"/>
      <w:lvlJc w:val="left"/>
      <w:pPr>
        <w:ind w:left="1530" w:hanging="720"/>
      </w:pPr>
      <w:rPr>
        <w:rFonts w:hint="default"/>
        <w:b w:val="0"/>
        <w:bCs/>
        <w:strike w:val="0"/>
        <w:color w:val="000000" w:themeColor="text1"/>
        <w:u w:val="none"/>
      </w:rPr>
    </w:lvl>
    <w:lvl w:ilvl="4">
      <w:start w:val="2"/>
      <w:numFmt w:val="decimal"/>
      <w:lvlText w:val="%1.%2.%3.%4.%5"/>
      <w:lvlJc w:val="left"/>
      <w:pPr>
        <w:ind w:left="2160" w:hanging="1080"/>
      </w:pPr>
      <w:rPr>
        <w:rFonts w:hint="default"/>
        <w:b w:val="0"/>
        <w:bCs/>
        <w:color w:val="000000" w:themeColor="text1"/>
        <w:u w:val="none"/>
      </w:rPr>
    </w:lvl>
    <w:lvl w:ilvl="5">
      <w:start w:val="1"/>
      <w:numFmt w:val="decimal"/>
      <w:lvlText w:val="%1.%2.%3.%4.%5.%6"/>
      <w:lvlJc w:val="left"/>
      <w:pPr>
        <w:ind w:left="2430" w:hanging="1080"/>
      </w:pPr>
      <w:rPr>
        <w:rFonts w:hint="default"/>
        <w:color w:val="000000" w:themeColor="text1"/>
        <w:u w:val="single"/>
      </w:rPr>
    </w:lvl>
    <w:lvl w:ilvl="6">
      <w:start w:val="1"/>
      <w:numFmt w:val="decimal"/>
      <w:lvlText w:val="%1.%2.%3.%4.%5.%6.%7"/>
      <w:lvlJc w:val="left"/>
      <w:pPr>
        <w:ind w:left="3060" w:hanging="1440"/>
      </w:pPr>
      <w:rPr>
        <w:rFonts w:hint="default"/>
        <w:color w:val="000000" w:themeColor="text1"/>
        <w:u w:val="single"/>
      </w:rPr>
    </w:lvl>
    <w:lvl w:ilvl="7">
      <w:start w:val="1"/>
      <w:numFmt w:val="decimal"/>
      <w:lvlText w:val="%1.%2.%3.%4.%5.%6.%7.%8"/>
      <w:lvlJc w:val="left"/>
      <w:pPr>
        <w:ind w:left="3330" w:hanging="1440"/>
      </w:pPr>
      <w:rPr>
        <w:rFonts w:hint="default"/>
        <w:color w:val="000000" w:themeColor="text1"/>
        <w:u w:val="single"/>
      </w:rPr>
    </w:lvl>
    <w:lvl w:ilvl="8">
      <w:start w:val="1"/>
      <w:numFmt w:val="decimal"/>
      <w:lvlText w:val="%1.%2.%3.%4.%5.%6.%7.%8.%9"/>
      <w:lvlJc w:val="left"/>
      <w:pPr>
        <w:ind w:left="3960" w:hanging="1800"/>
      </w:pPr>
      <w:rPr>
        <w:rFonts w:hint="default"/>
        <w:color w:val="000000" w:themeColor="text1"/>
        <w:u w:val="single"/>
      </w:rPr>
    </w:lvl>
  </w:abstractNum>
  <w:abstractNum w:abstractNumId="36" w15:restartNumberingAfterBreak="0">
    <w:nsid w:val="67C95604"/>
    <w:multiLevelType w:val="multilevel"/>
    <w:tmpl w:val="788CFC7A"/>
    <w:lvl w:ilvl="0">
      <w:start w:val="2"/>
      <w:numFmt w:val="decimal"/>
      <w:lvlText w:val="%1."/>
      <w:lvlJc w:val="left"/>
      <w:pPr>
        <w:ind w:left="365" w:hanging="365"/>
      </w:pPr>
      <w:rPr>
        <w:rFonts w:hint="default"/>
      </w:rPr>
    </w:lvl>
    <w:lvl w:ilvl="1">
      <w:start w:val="1"/>
      <w:numFmt w:val="decimal"/>
      <w:lvlText w:val="%1.%2."/>
      <w:lvlJc w:val="left"/>
      <w:pPr>
        <w:ind w:left="1044" w:hanging="720"/>
      </w:pPr>
      <w:rPr>
        <w:rFonts w:hint="default"/>
      </w:rPr>
    </w:lvl>
    <w:lvl w:ilvl="2">
      <w:start w:val="10"/>
      <w:numFmt w:val="decimal"/>
      <w:lvlText w:val="%1.%2.%3."/>
      <w:lvlJc w:val="left"/>
      <w:pPr>
        <w:ind w:left="1080" w:hanging="720"/>
      </w:pPr>
      <w:rPr>
        <w:rFonts w:hint="default"/>
        <w:color w:val="auto"/>
      </w:rPr>
    </w:lvl>
    <w:lvl w:ilvl="3">
      <w:start w:val="1"/>
      <w:numFmt w:val="decimal"/>
      <w:lvlText w:val="%1.%2.%3.%4."/>
      <w:lvlJc w:val="left"/>
      <w:pPr>
        <w:ind w:left="2052" w:hanging="1080"/>
      </w:pPr>
      <w:rPr>
        <w:rFonts w:hint="default"/>
        <w:color w:val="auto"/>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37" w15:restartNumberingAfterBreak="0">
    <w:nsid w:val="685270F3"/>
    <w:multiLevelType w:val="multilevel"/>
    <w:tmpl w:val="AA82F216"/>
    <w:lvl w:ilvl="0">
      <w:start w:val="2"/>
      <w:numFmt w:val="decimal"/>
      <w:lvlText w:val="%1."/>
      <w:lvlJc w:val="left"/>
      <w:pPr>
        <w:ind w:left="365" w:hanging="365"/>
      </w:pPr>
      <w:rPr>
        <w:rFonts w:hint="default"/>
      </w:rPr>
    </w:lvl>
    <w:lvl w:ilvl="1">
      <w:start w:val="1"/>
      <w:numFmt w:val="decimal"/>
      <w:lvlText w:val="%1.%2."/>
      <w:lvlJc w:val="left"/>
      <w:pPr>
        <w:ind w:left="1044" w:hanging="720"/>
      </w:pPr>
      <w:rPr>
        <w:rFonts w:hint="default"/>
      </w:rPr>
    </w:lvl>
    <w:lvl w:ilvl="2">
      <w:start w:val="4"/>
      <w:numFmt w:val="decimal"/>
      <w:lvlText w:val="%1.%2.%3."/>
      <w:lvlJc w:val="left"/>
      <w:pPr>
        <w:ind w:left="1080" w:hanging="720"/>
      </w:pPr>
      <w:rPr>
        <w:rFonts w:hint="default"/>
        <w:color w:val="auto"/>
      </w:rPr>
    </w:lvl>
    <w:lvl w:ilvl="3">
      <w:start w:val="3"/>
      <w:numFmt w:val="decimal"/>
      <w:lvlText w:val="%1.%2.%3.%4."/>
      <w:lvlJc w:val="left"/>
      <w:pPr>
        <w:ind w:left="2052" w:hanging="1080"/>
      </w:pPr>
      <w:rPr>
        <w:rFonts w:hint="default"/>
        <w:color w:val="auto"/>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38" w15:restartNumberingAfterBreak="0">
    <w:nsid w:val="68D87330"/>
    <w:multiLevelType w:val="hybridMultilevel"/>
    <w:tmpl w:val="90BA9BA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343C40"/>
    <w:multiLevelType w:val="hybridMultilevel"/>
    <w:tmpl w:val="A6407C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FBB28D1"/>
    <w:multiLevelType w:val="hybridMultilevel"/>
    <w:tmpl w:val="8D3A820E"/>
    <w:lvl w:ilvl="0" w:tplc="FFFFFFFF">
      <w:start w:val="1"/>
      <w:numFmt w:val="lowerLetter"/>
      <w:lvlText w:val="%1."/>
      <w:lvlJc w:val="left"/>
      <w:pPr>
        <w:ind w:left="1080" w:hanging="360"/>
      </w:pPr>
    </w:lvl>
    <w:lvl w:ilvl="1" w:tplc="EBFCB54A">
      <w:start w:val="1"/>
      <w:numFmt w:val="lowerLetter"/>
      <w:lvlText w:val="(%2)"/>
      <w:lvlJc w:val="left"/>
      <w:pPr>
        <w:ind w:left="1440" w:hanging="360"/>
      </w:pPr>
      <w:rPr>
        <w:rFonts w:ascii="Arial" w:eastAsia="Arial" w:hAnsi="Arial" w:cs="Arial" w:hint="default"/>
        <w:b w:val="0"/>
        <w:bCs w:val="0"/>
        <w:i w:val="0"/>
        <w:iCs w:val="0"/>
        <w:spacing w:val="-1"/>
        <w:w w:val="100"/>
        <w:sz w:val="24"/>
        <w:szCs w:val="24"/>
        <w:lang w:val="en-US" w:eastAsia="en-US" w:bidi="ar-SA"/>
      </w:rPr>
    </w:lvl>
    <w:lvl w:ilvl="2" w:tplc="FFFFFFFF">
      <w:start w:val="1"/>
      <w:numFmt w:val="lowerLetter"/>
      <w:lvlText w:val="(%3)"/>
      <w:lvlJc w:val="left"/>
      <w:pPr>
        <w:ind w:left="2700" w:hanging="360"/>
      </w:pPr>
      <w:rPr>
        <w:rFonts w:ascii="Arial" w:eastAsia="Arial" w:hAnsi="Arial" w:cs="Arial" w:hint="default"/>
        <w:b w:val="0"/>
        <w:bCs w:val="0"/>
        <w:i w:val="0"/>
        <w:iCs w:val="0"/>
        <w:spacing w:val="-1"/>
        <w:w w:val="100"/>
        <w:sz w:val="24"/>
        <w:szCs w:val="24"/>
        <w:lang w:val="en-US" w:eastAsia="en-US" w:bidi="ar-SA"/>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9D11FE1"/>
    <w:multiLevelType w:val="hybridMultilevel"/>
    <w:tmpl w:val="8A6CE6B4"/>
    <w:lvl w:ilvl="0" w:tplc="526C84CE">
      <w:start w:val="1"/>
      <w:numFmt w:val="lowerLetter"/>
      <w:lvlText w:val="%1."/>
      <w:lvlJc w:val="left"/>
      <w:pPr>
        <w:ind w:left="1998" w:hanging="360"/>
      </w:pPr>
      <w:rPr>
        <w:rFonts w:hint="default"/>
      </w:rPr>
    </w:lvl>
    <w:lvl w:ilvl="1" w:tplc="6038B4CA" w:tentative="1">
      <w:start w:val="1"/>
      <w:numFmt w:val="lowerLetter"/>
      <w:lvlText w:val="%2."/>
      <w:lvlJc w:val="left"/>
      <w:pPr>
        <w:ind w:left="2718" w:hanging="360"/>
      </w:pPr>
    </w:lvl>
    <w:lvl w:ilvl="2" w:tplc="5AAA7D62" w:tentative="1">
      <w:start w:val="1"/>
      <w:numFmt w:val="lowerRoman"/>
      <w:lvlText w:val="%3."/>
      <w:lvlJc w:val="right"/>
      <w:pPr>
        <w:ind w:left="3438" w:hanging="180"/>
      </w:pPr>
    </w:lvl>
    <w:lvl w:ilvl="3" w:tplc="A32087E8" w:tentative="1">
      <w:start w:val="1"/>
      <w:numFmt w:val="decimal"/>
      <w:lvlText w:val="%4."/>
      <w:lvlJc w:val="left"/>
      <w:pPr>
        <w:ind w:left="4158" w:hanging="360"/>
      </w:pPr>
    </w:lvl>
    <w:lvl w:ilvl="4" w:tplc="6D0AA0B4" w:tentative="1">
      <w:start w:val="1"/>
      <w:numFmt w:val="lowerLetter"/>
      <w:lvlText w:val="%5."/>
      <w:lvlJc w:val="left"/>
      <w:pPr>
        <w:ind w:left="4878" w:hanging="360"/>
      </w:pPr>
    </w:lvl>
    <w:lvl w:ilvl="5" w:tplc="8070C172" w:tentative="1">
      <w:start w:val="1"/>
      <w:numFmt w:val="lowerRoman"/>
      <w:lvlText w:val="%6."/>
      <w:lvlJc w:val="right"/>
      <w:pPr>
        <w:ind w:left="5598" w:hanging="180"/>
      </w:pPr>
    </w:lvl>
    <w:lvl w:ilvl="6" w:tplc="ABD80C44" w:tentative="1">
      <w:start w:val="1"/>
      <w:numFmt w:val="decimal"/>
      <w:lvlText w:val="%7."/>
      <w:lvlJc w:val="left"/>
      <w:pPr>
        <w:ind w:left="6318" w:hanging="360"/>
      </w:pPr>
    </w:lvl>
    <w:lvl w:ilvl="7" w:tplc="05284A52" w:tentative="1">
      <w:start w:val="1"/>
      <w:numFmt w:val="lowerLetter"/>
      <w:lvlText w:val="%8."/>
      <w:lvlJc w:val="left"/>
      <w:pPr>
        <w:ind w:left="7038" w:hanging="360"/>
      </w:pPr>
    </w:lvl>
    <w:lvl w:ilvl="8" w:tplc="A05EB976" w:tentative="1">
      <w:start w:val="1"/>
      <w:numFmt w:val="lowerRoman"/>
      <w:lvlText w:val="%9."/>
      <w:lvlJc w:val="right"/>
      <w:pPr>
        <w:ind w:left="7758" w:hanging="180"/>
      </w:pPr>
    </w:lvl>
  </w:abstractNum>
  <w:abstractNum w:abstractNumId="42" w15:restartNumberingAfterBreak="0">
    <w:nsid w:val="7A891E23"/>
    <w:multiLevelType w:val="multilevel"/>
    <w:tmpl w:val="E034E844"/>
    <w:lvl w:ilvl="0">
      <w:start w:val="1"/>
      <w:numFmt w:val="decimal"/>
      <w:lvlText w:val="%1."/>
      <w:lvlJc w:val="left"/>
      <w:pPr>
        <w:ind w:left="360" w:hanging="360"/>
      </w:pPr>
      <w:rPr>
        <w:rFonts w:hint="default"/>
        <w:b/>
        <w:i w:val="0"/>
      </w:rPr>
    </w:lvl>
    <w:lvl w:ilvl="1">
      <w:start w:val="4"/>
      <w:numFmt w:val="decimal"/>
      <w:lvlText w:val="%1.%2."/>
      <w:lvlJc w:val="left"/>
      <w:pPr>
        <w:ind w:left="792" w:hanging="432"/>
      </w:pPr>
      <w:rPr>
        <w:rFonts w:ascii="Arial" w:hAnsi="Arial" w:hint="default"/>
        <w:b w:val="0"/>
        <w:i w:val="0"/>
        <w:color w:val="000000" w:themeColor="text1"/>
        <w:sz w:val="20"/>
      </w:rPr>
    </w:lvl>
    <w:lvl w:ilvl="2">
      <w:start w:val="3"/>
      <w:numFmt w:val="decimal"/>
      <w:lvlText w:val="%1.%2.%3."/>
      <w:lvlJc w:val="left"/>
      <w:pPr>
        <w:ind w:left="1368" w:hanging="648"/>
      </w:pPr>
      <w:rPr>
        <w:rFonts w:ascii="Arial" w:hAnsi="Arial" w:hint="default"/>
        <w:b w:val="0"/>
        <w:i w:val="0"/>
        <w:color w:val="000000" w:themeColor="text1"/>
        <w:sz w:val="22"/>
        <w:szCs w:val="22"/>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BEC58A7"/>
    <w:multiLevelType w:val="hybridMultilevel"/>
    <w:tmpl w:val="B0BA3C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C6792D"/>
    <w:multiLevelType w:val="hybridMultilevel"/>
    <w:tmpl w:val="26F00C48"/>
    <w:lvl w:ilvl="0" w:tplc="2C225E3E">
      <w:start w:val="1"/>
      <w:numFmt w:val="decimal"/>
      <w:lvlText w:val="%1."/>
      <w:lvlJc w:val="left"/>
      <w:pPr>
        <w:ind w:left="720" w:hanging="360"/>
      </w:pPr>
      <w:rPr>
        <w:rFonts w:hint="default"/>
      </w:rPr>
    </w:lvl>
    <w:lvl w:ilvl="1" w:tplc="0E7C0414">
      <w:start w:val="1"/>
      <w:numFmt w:val="lowerLetter"/>
      <w:lvlText w:val="%2."/>
      <w:lvlJc w:val="left"/>
      <w:pPr>
        <w:ind w:left="1440" w:hanging="360"/>
      </w:pPr>
    </w:lvl>
    <w:lvl w:ilvl="2" w:tplc="DEB43E0C" w:tentative="1">
      <w:start w:val="1"/>
      <w:numFmt w:val="lowerRoman"/>
      <w:lvlText w:val="%3."/>
      <w:lvlJc w:val="right"/>
      <w:pPr>
        <w:ind w:left="2160" w:hanging="180"/>
      </w:pPr>
    </w:lvl>
    <w:lvl w:ilvl="3" w:tplc="CCCA213C" w:tentative="1">
      <w:start w:val="1"/>
      <w:numFmt w:val="decimal"/>
      <w:lvlText w:val="%4."/>
      <w:lvlJc w:val="left"/>
      <w:pPr>
        <w:ind w:left="2880" w:hanging="360"/>
      </w:pPr>
    </w:lvl>
    <w:lvl w:ilvl="4" w:tplc="40F08A40" w:tentative="1">
      <w:start w:val="1"/>
      <w:numFmt w:val="lowerLetter"/>
      <w:lvlText w:val="%5."/>
      <w:lvlJc w:val="left"/>
      <w:pPr>
        <w:ind w:left="3600" w:hanging="360"/>
      </w:pPr>
    </w:lvl>
    <w:lvl w:ilvl="5" w:tplc="61E26FA4" w:tentative="1">
      <w:start w:val="1"/>
      <w:numFmt w:val="lowerRoman"/>
      <w:lvlText w:val="%6."/>
      <w:lvlJc w:val="right"/>
      <w:pPr>
        <w:ind w:left="4320" w:hanging="180"/>
      </w:pPr>
    </w:lvl>
    <w:lvl w:ilvl="6" w:tplc="49B28DEC" w:tentative="1">
      <w:start w:val="1"/>
      <w:numFmt w:val="decimal"/>
      <w:lvlText w:val="%7."/>
      <w:lvlJc w:val="left"/>
      <w:pPr>
        <w:ind w:left="5040" w:hanging="360"/>
      </w:pPr>
    </w:lvl>
    <w:lvl w:ilvl="7" w:tplc="1EE20442" w:tentative="1">
      <w:start w:val="1"/>
      <w:numFmt w:val="lowerLetter"/>
      <w:lvlText w:val="%8."/>
      <w:lvlJc w:val="left"/>
      <w:pPr>
        <w:ind w:left="5760" w:hanging="360"/>
      </w:pPr>
    </w:lvl>
    <w:lvl w:ilvl="8" w:tplc="A004276E" w:tentative="1">
      <w:start w:val="1"/>
      <w:numFmt w:val="lowerRoman"/>
      <w:lvlText w:val="%9."/>
      <w:lvlJc w:val="right"/>
      <w:pPr>
        <w:ind w:left="6480" w:hanging="180"/>
      </w:pPr>
    </w:lvl>
  </w:abstractNum>
  <w:num w:numId="1" w16cid:durableId="1725979591">
    <w:abstractNumId w:val="44"/>
  </w:num>
  <w:num w:numId="2" w16cid:durableId="160203277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3818925">
    <w:abstractNumId w:val="6"/>
  </w:num>
  <w:num w:numId="4" w16cid:durableId="128714937">
    <w:abstractNumId w:val="42"/>
  </w:num>
  <w:num w:numId="5" w16cid:durableId="408962990">
    <w:abstractNumId w:val="34"/>
  </w:num>
  <w:num w:numId="6" w16cid:durableId="1139494697">
    <w:abstractNumId w:val="41"/>
  </w:num>
  <w:num w:numId="7" w16cid:durableId="524252629">
    <w:abstractNumId w:val="3"/>
  </w:num>
  <w:num w:numId="8" w16cid:durableId="787507089">
    <w:abstractNumId w:val="5"/>
  </w:num>
  <w:num w:numId="9" w16cid:durableId="458884639">
    <w:abstractNumId w:val="37"/>
  </w:num>
  <w:num w:numId="10" w16cid:durableId="305549610">
    <w:abstractNumId w:val="10"/>
  </w:num>
  <w:num w:numId="11" w16cid:durableId="286012527">
    <w:abstractNumId w:val="36"/>
  </w:num>
  <w:num w:numId="12" w16cid:durableId="1558319907">
    <w:abstractNumId w:val="26"/>
  </w:num>
  <w:num w:numId="13" w16cid:durableId="151872003">
    <w:abstractNumId w:val="15"/>
  </w:num>
  <w:num w:numId="14" w16cid:durableId="240600819">
    <w:abstractNumId w:val="32"/>
  </w:num>
  <w:num w:numId="15" w16cid:durableId="1645965127">
    <w:abstractNumId w:val="2"/>
  </w:num>
  <w:num w:numId="16" w16cid:durableId="738553667">
    <w:abstractNumId w:val="21"/>
  </w:num>
  <w:num w:numId="17" w16cid:durableId="1534001300">
    <w:abstractNumId w:val="13"/>
  </w:num>
  <w:num w:numId="18" w16cid:durableId="2102412356">
    <w:abstractNumId w:val="24"/>
  </w:num>
  <w:num w:numId="19" w16cid:durableId="1474063535">
    <w:abstractNumId w:val="35"/>
  </w:num>
  <w:num w:numId="20" w16cid:durableId="149447015">
    <w:abstractNumId w:val="30"/>
  </w:num>
  <w:num w:numId="21" w16cid:durableId="1025793796">
    <w:abstractNumId w:val="28"/>
  </w:num>
  <w:num w:numId="22" w16cid:durableId="1715155881">
    <w:abstractNumId w:val="11"/>
  </w:num>
  <w:num w:numId="23" w16cid:durableId="311908868">
    <w:abstractNumId w:val="25"/>
  </w:num>
  <w:num w:numId="24" w16cid:durableId="2392911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108141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9687727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324764">
    <w:abstractNumId w:val="31"/>
  </w:num>
  <w:num w:numId="28" w16cid:durableId="904411121">
    <w:abstractNumId w:val="39"/>
  </w:num>
  <w:num w:numId="29" w16cid:durableId="311713524">
    <w:abstractNumId w:val="20"/>
  </w:num>
  <w:num w:numId="30" w16cid:durableId="100956739">
    <w:abstractNumId w:val="16"/>
  </w:num>
  <w:num w:numId="31" w16cid:durableId="1833183500">
    <w:abstractNumId w:val="43"/>
  </w:num>
  <w:num w:numId="32" w16cid:durableId="929850257">
    <w:abstractNumId w:val="7"/>
  </w:num>
  <w:num w:numId="33" w16cid:durableId="1592545263">
    <w:abstractNumId w:val="22"/>
  </w:num>
  <w:num w:numId="34" w16cid:durableId="1286619343">
    <w:abstractNumId w:val="23"/>
  </w:num>
  <w:num w:numId="35" w16cid:durableId="1526360849">
    <w:abstractNumId w:val="27"/>
  </w:num>
  <w:num w:numId="36" w16cid:durableId="1677923295">
    <w:abstractNumId w:val="4"/>
  </w:num>
  <w:num w:numId="37" w16cid:durableId="1053309006">
    <w:abstractNumId w:val="29"/>
  </w:num>
  <w:num w:numId="38" w16cid:durableId="1232472608">
    <w:abstractNumId w:val="9"/>
  </w:num>
  <w:num w:numId="39" w16cid:durableId="1364138041">
    <w:abstractNumId w:val="38"/>
  </w:num>
  <w:num w:numId="40" w16cid:durableId="1214192759">
    <w:abstractNumId w:val="19"/>
  </w:num>
  <w:num w:numId="41" w16cid:durableId="2053536033">
    <w:abstractNumId w:val="12"/>
  </w:num>
  <w:num w:numId="42" w16cid:durableId="457458265">
    <w:abstractNumId w:val="1"/>
  </w:num>
  <w:num w:numId="43" w16cid:durableId="100537967">
    <w:abstractNumId w:val="18"/>
  </w:num>
  <w:num w:numId="44" w16cid:durableId="281302233">
    <w:abstractNumId w:val="40"/>
  </w:num>
  <w:num w:numId="45" w16cid:durableId="1601182339">
    <w:abstractNumId w:val="33"/>
  </w:num>
  <w:num w:numId="46" w16cid:durableId="20559625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nness, Ramona I.">
    <w15:presenceInfo w15:providerId="AD" w15:userId="S::Ramona.Bonness@va.gov::93e696df-2399-4def-af6b-38b02fe9f5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A9"/>
    <w:rsid w:val="000B6485"/>
    <w:rsid w:val="001D787B"/>
    <w:rsid w:val="00425DC9"/>
    <w:rsid w:val="00524429"/>
    <w:rsid w:val="00B84D6C"/>
    <w:rsid w:val="00DC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CB8E"/>
  <w15:chartTrackingRefBased/>
  <w15:docId w15:val="{004D594F-F384-481D-BB37-2D6A07E5A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A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C5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BA9"/>
    <w:rPr>
      <w:rFonts w:eastAsiaTheme="majorEastAsia" w:cstheme="majorBidi"/>
      <w:color w:val="272727" w:themeColor="text1" w:themeTint="D8"/>
    </w:rPr>
  </w:style>
  <w:style w:type="paragraph" w:styleId="Title">
    <w:name w:val="Title"/>
    <w:basedOn w:val="Normal"/>
    <w:next w:val="Normal"/>
    <w:link w:val="TitleChar"/>
    <w:uiPriority w:val="10"/>
    <w:qFormat/>
    <w:rsid w:val="00DC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BA9"/>
    <w:pPr>
      <w:spacing w:before="160"/>
      <w:jc w:val="center"/>
    </w:pPr>
    <w:rPr>
      <w:i/>
      <w:iCs/>
      <w:color w:val="404040" w:themeColor="text1" w:themeTint="BF"/>
    </w:rPr>
  </w:style>
  <w:style w:type="character" w:customStyle="1" w:styleId="QuoteChar">
    <w:name w:val="Quote Char"/>
    <w:basedOn w:val="DefaultParagraphFont"/>
    <w:link w:val="Quote"/>
    <w:uiPriority w:val="29"/>
    <w:rsid w:val="00DC5BA9"/>
    <w:rPr>
      <w:i/>
      <w:iCs/>
      <w:color w:val="404040" w:themeColor="text1" w:themeTint="BF"/>
    </w:rPr>
  </w:style>
  <w:style w:type="paragraph" w:styleId="ListParagraph">
    <w:name w:val="List Paragraph"/>
    <w:basedOn w:val="Normal"/>
    <w:link w:val="ListParagraphChar"/>
    <w:uiPriority w:val="34"/>
    <w:qFormat/>
    <w:rsid w:val="00DC5BA9"/>
    <w:pPr>
      <w:ind w:left="720"/>
      <w:contextualSpacing/>
    </w:pPr>
  </w:style>
  <w:style w:type="character" w:styleId="IntenseEmphasis">
    <w:name w:val="Intense Emphasis"/>
    <w:basedOn w:val="DefaultParagraphFont"/>
    <w:uiPriority w:val="21"/>
    <w:qFormat/>
    <w:rsid w:val="00DC5BA9"/>
    <w:rPr>
      <w:i/>
      <w:iCs/>
      <w:color w:val="0F4761" w:themeColor="accent1" w:themeShade="BF"/>
    </w:rPr>
  </w:style>
  <w:style w:type="paragraph" w:styleId="IntenseQuote">
    <w:name w:val="Intense Quote"/>
    <w:basedOn w:val="Normal"/>
    <w:next w:val="Normal"/>
    <w:link w:val="IntenseQuoteChar"/>
    <w:uiPriority w:val="30"/>
    <w:qFormat/>
    <w:rsid w:val="00DC5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BA9"/>
    <w:rPr>
      <w:i/>
      <w:iCs/>
      <w:color w:val="0F4761" w:themeColor="accent1" w:themeShade="BF"/>
    </w:rPr>
  </w:style>
  <w:style w:type="character" w:styleId="IntenseReference">
    <w:name w:val="Intense Reference"/>
    <w:basedOn w:val="DefaultParagraphFont"/>
    <w:uiPriority w:val="32"/>
    <w:qFormat/>
    <w:rsid w:val="00DC5BA9"/>
    <w:rPr>
      <w:b/>
      <w:bCs/>
      <w:smallCaps/>
      <w:color w:val="0F4761" w:themeColor="accent1" w:themeShade="BF"/>
      <w:spacing w:val="5"/>
    </w:rPr>
  </w:style>
  <w:style w:type="paragraph" w:styleId="NoSpacing">
    <w:name w:val="No Spacing"/>
    <w:uiPriority w:val="1"/>
    <w:qFormat/>
    <w:rsid w:val="00DC5BA9"/>
    <w:pPr>
      <w:spacing w:after="0" w:line="240" w:lineRule="auto"/>
    </w:pPr>
    <w:rPr>
      <w:kern w:val="0"/>
      <w:sz w:val="22"/>
      <w:szCs w:val="22"/>
      <w14:ligatures w14:val="none"/>
    </w:rPr>
  </w:style>
  <w:style w:type="paragraph" w:styleId="Header">
    <w:name w:val="header"/>
    <w:basedOn w:val="Normal"/>
    <w:link w:val="HeaderChar"/>
    <w:uiPriority w:val="99"/>
    <w:rsid w:val="00DC5BA9"/>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DC5BA9"/>
    <w:rPr>
      <w:rFonts w:eastAsiaTheme="minorEastAsia"/>
      <w:b/>
      <w:bCs/>
      <w:kern w:val="0"/>
      <w:sz w:val="22"/>
      <w:szCs w:val="22"/>
      <w14:ligatures w14:val="none"/>
    </w:rPr>
  </w:style>
  <w:style w:type="paragraph" w:styleId="Footer">
    <w:name w:val="footer"/>
    <w:basedOn w:val="Normal"/>
    <w:link w:val="FooterChar"/>
    <w:uiPriority w:val="99"/>
    <w:rsid w:val="00DC5BA9"/>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DC5BA9"/>
    <w:rPr>
      <w:rFonts w:eastAsiaTheme="minorEastAsia"/>
      <w:b/>
      <w:bCs/>
      <w:kern w:val="0"/>
      <w:sz w:val="22"/>
      <w:szCs w:val="22"/>
      <w14:ligatures w14:val="none"/>
    </w:rPr>
  </w:style>
  <w:style w:type="paragraph" w:styleId="TOCHeading">
    <w:name w:val="TOC Heading"/>
    <w:basedOn w:val="Normal"/>
    <w:next w:val="Normal"/>
    <w:uiPriority w:val="39"/>
    <w:qFormat/>
    <w:rsid w:val="00DC5BA9"/>
    <w:pPr>
      <w:jc w:val="center"/>
    </w:pPr>
    <w:rPr>
      <w:b/>
      <w:bCs/>
      <w:sz w:val="24"/>
      <w:szCs w:val="24"/>
    </w:rPr>
  </w:style>
  <w:style w:type="paragraph" w:styleId="TOC1">
    <w:name w:val="toc 1"/>
    <w:basedOn w:val="Normal"/>
    <w:next w:val="Normal"/>
    <w:autoRedefine/>
    <w:uiPriority w:val="39"/>
    <w:rsid w:val="00DC5BA9"/>
    <w:pPr>
      <w:spacing w:before="120" w:after="120"/>
    </w:pPr>
    <w:rPr>
      <w:b/>
      <w:bCs/>
    </w:rPr>
  </w:style>
  <w:style w:type="paragraph" w:styleId="TOC2">
    <w:name w:val="toc 2"/>
    <w:basedOn w:val="Normal"/>
    <w:next w:val="Normal"/>
    <w:autoRedefine/>
    <w:uiPriority w:val="39"/>
    <w:rsid w:val="00DC5BA9"/>
    <w:pPr>
      <w:spacing w:after="0"/>
      <w:ind w:left="720"/>
    </w:pPr>
  </w:style>
  <w:style w:type="paragraph" w:styleId="TOC3">
    <w:name w:val="toc 3"/>
    <w:basedOn w:val="Normal"/>
    <w:next w:val="Normal"/>
    <w:autoRedefine/>
    <w:uiPriority w:val="39"/>
    <w:rsid w:val="00DC5BA9"/>
    <w:pPr>
      <w:spacing w:after="0"/>
      <w:ind w:left="1080"/>
    </w:pPr>
  </w:style>
  <w:style w:type="paragraph" w:styleId="TOC4">
    <w:name w:val="toc 4"/>
    <w:basedOn w:val="Normal"/>
    <w:next w:val="Normal"/>
    <w:autoRedefine/>
    <w:uiPriority w:val="39"/>
    <w:rsid w:val="00DC5BA9"/>
    <w:pPr>
      <w:spacing w:after="0"/>
      <w:ind w:left="1080"/>
    </w:pPr>
  </w:style>
  <w:style w:type="paragraph" w:customStyle="1" w:styleId="NoWrap">
    <w:name w:val="No Wrap"/>
    <w:rsid w:val="00DC5BA9"/>
    <w:pPr>
      <w:spacing w:after="0" w:line="276" w:lineRule="auto"/>
    </w:pPr>
    <w:rPr>
      <w:rFonts w:ascii="Courier New" w:eastAsiaTheme="minorEastAsia" w:hAnsi="Courier New" w:cstheme="majorBidi"/>
      <w:kern w:val="0"/>
      <w:sz w:val="22"/>
      <w:szCs w:val="22"/>
      <w14:ligatures w14:val="none"/>
    </w:rPr>
  </w:style>
  <w:style w:type="paragraph" w:customStyle="1" w:styleId="ByReference">
    <w:name w:val="By Reference"/>
    <w:basedOn w:val="Normal"/>
    <w:rsid w:val="00DC5BA9"/>
    <w:pPr>
      <w:spacing w:after="0"/>
    </w:pPr>
  </w:style>
  <w:style w:type="paragraph" w:customStyle="1" w:styleId="DraftInformationText">
    <w:name w:val="Draft Information Text"/>
    <w:basedOn w:val="Normal"/>
    <w:rsid w:val="00DC5BA9"/>
    <w:pPr>
      <w:spacing w:before="120" w:after="120"/>
    </w:pPr>
    <w:rPr>
      <w:b/>
      <w:bCs/>
      <w:i/>
    </w:rPr>
  </w:style>
  <w:style w:type="character" w:styleId="SubtleEmphasis">
    <w:name w:val="Subtle Emphasis"/>
    <w:basedOn w:val="DefaultParagraphFont"/>
    <w:uiPriority w:val="19"/>
    <w:qFormat/>
    <w:rsid w:val="00DC5BA9"/>
    <w:rPr>
      <w:i/>
      <w:iCs/>
      <w:color w:val="808080" w:themeColor="text1" w:themeTint="7F"/>
    </w:rPr>
  </w:style>
  <w:style w:type="paragraph" w:styleId="CommentText">
    <w:name w:val="annotation text"/>
    <w:basedOn w:val="Normal"/>
    <w:link w:val="CommentTextChar"/>
    <w:uiPriority w:val="99"/>
    <w:rsid w:val="00DC5BA9"/>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DC5BA9"/>
    <w:rPr>
      <w:rFonts w:eastAsiaTheme="minorEastAsia"/>
      <w:i/>
      <w:color w:val="808080" w:themeColor="background1" w:themeShade="80"/>
      <w:kern w:val="0"/>
      <w:sz w:val="22"/>
      <w:szCs w:val="20"/>
      <w14:ligatures w14:val="none"/>
    </w:rPr>
  </w:style>
  <w:style w:type="character" w:customStyle="1" w:styleId="AAMSKBFill-InHighlight">
    <w:name w:val="AAMS KB Fill-In Highlight"/>
    <w:basedOn w:val="DefaultParagraphFont"/>
    <w:uiPriority w:val="99"/>
    <w:rsid w:val="00DC5BA9"/>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DC5BA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BA9"/>
    <w:rPr>
      <w:rFonts w:ascii="Tahoma" w:eastAsiaTheme="minorEastAsia" w:hAnsi="Tahoma" w:cs="Tahoma"/>
      <w:kern w:val="0"/>
      <w:sz w:val="16"/>
      <w:szCs w:val="16"/>
      <w14:ligatures w14:val="none"/>
    </w:rPr>
  </w:style>
  <w:style w:type="character" w:styleId="PlaceholderText">
    <w:name w:val="Placeholder Text"/>
    <w:basedOn w:val="DefaultParagraphFont"/>
    <w:uiPriority w:val="99"/>
    <w:semiHidden/>
    <w:rsid w:val="00DC5BA9"/>
    <w:rPr>
      <w:color w:val="808080"/>
    </w:rPr>
  </w:style>
  <w:style w:type="paragraph" w:styleId="DocumentMap">
    <w:name w:val="Document Map"/>
    <w:basedOn w:val="Normal"/>
    <w:link w:val="DocumentMapChar"/>
    <w:uiPriority w:val="99"/>
    <w:semiHidden/>
    <w:unhideWhenUsed/>
    <w:rsid w:val="00DC5BA9"/>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C5BA9"/>
    <w:rPr>
      <w:rFonts w:ascii="Tahoma" w:eastAsiaTheme="minorEastAsia"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DC5BA9"/>
    <w:rPr>
      <w:color w:val="00B050"/>
    </w:rPr>
  </w:style>
  <w:style w:type="character" w:customStyle="1" w:styleId="AAMSKBSegmentDirective">
    <w:name w:val="AAMS KB Segment Directive"/>
    <w:basedOn w:val="DefaultParagraphFont"/>
    <w:uiPriority w:val="1"/>
    <w:rsid w:val="00DC5BA9"/>
    <w:rPr>
      <w:color w:val="BF4E14" w:themeColor="accent2" w:themeShade="BF"/>
    </w:rPr>
  </w:style>
  <w:style w:type="table" w:styleId="TableGrid">
    <w:name w:val="Table Grid"/>
    <w:basedOn w:val="TableNormal"/>
    <w:uiPriority w:val="59"/>
    <w:rsid w:val="00DC5BA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5BA9"/>
    <w:rPr>
      <w:color w:val="0000FF"/>
      <w:u w:val="single"/>
    </w:rPr>
  </w:style>
  <w:style w:type="table" w:styleId="LightList-Accent1">
    <w:name w:val="Light List Accent 1"/>
    <w:basedOn w:val="TableNormal"/>
    <w:uiPriority w:val="61"/>
    <w:rsid w:val="00DC5BA9"/>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BodyText">
    <w:name w:val="Body Text"/>
    <w:basedOn w:val="Normal"/>
    <w:link w:val="BodyTextChar"/>
    <w:uiPriority w:val="99"/>
    <w:rsid w:val="00DC5BA9"/>
    <w:rPr>
      <w:rFonts w:ascii="Arial" w:eastAsia="Times New Roman" w:hAnsi="Arial"/>
      <w:sz w:val="12"/>
      <w:szCs w:val="20"/>
    </w:rPr>
  </w:style>
  <w:style w:type="character" w:customStyle="1" w:styleId="BodyTextChar">
    <w:name w:val="Body Text Char"/>
    <w:basedOn w:val="DefaultParagraphFont"/>
    <w:link w:val="BodyText"/>
    <w:uiPriority w:val="99"/>
    <w:rsid w:val="00DC5BA9"/>
    <w:rPr>
      <w:rFonts w:ascii="Arial" w:eastAsia="Times New Roman" w:hAnsi="Arial"/>
      <w:kern w:val="0"/>
      <w:sz w:val="12"/>
      <w:szCs w:val="20"/>
      <w14:ligatures w14:val="none"/>
    </w:rPr>
  </w:style>
  <w:style w:type="paragraph" w:styleId="BodyText2">
    <w:name w:val="Body Text 2"/>
    <w:basedOn w:val="Normal"/>
    <w:link w:val="BodyText2Char"/>
    <w:uiPriority w:val="99"/>
    <w:rsid w:val="00DC5BA9"/>
    <w:pPr>
      <w:jc w:val="center"/>
    </w:pPr>
    <w:rPr>
      <w:rFonts w:eastAsia="Times New Roman"/>
      <w:b/>
      <w:bCs/>
      <w:sz w:val="20"/>
      <w:szCs w:val="20"/>
    </w:rPr>
  </w:style>
  <w:style w:type="character" w:customStyle="1" w:styleId="BodyText2Char">
    <w:name w:val="Body Text 2 Char"/>
    <w:basedOn w:val="DefaultParagraphFont"/>
    <w:link w:val="BodyText2"/>
    <w:uiPriority w:val="99"/>
    <w:rsid w:val="00DC5BA9"/>
    <w:rPr>
      <w:rFonts w:eastAsia="Times New Roman"/>
      <w:b/>
      <w:bCs/>
      <w:kern w:val="0"/>
      <w:sz w:val="20"/>
      <w:szCs w:val="20"/>
      <w14:ligatures w14:val="none"/>
    </w:rPr>
  </w:style>
  <w:style w:type="paragraph" w:styleId="List">
    <w:name w:val="List"/>
    <w:basedOn w:val="Normal"/>
    <w:uiPriority w:val="99"/>
    <w:rsid w:val="00DC5BA9"/>
    <w:pPr>
      <w:ind w:left="360" w:hanging="360"/>
    </w:pPr>
    <w:rPr>
      <w:rFonts w:eastAsia="Times New Roman"/>
      <w:szCs w:val="20"/>
    </w:rPr>
  </w:style>
  <w:style w:type="paragraph" w:styleId="BodyText3">
    <w:name w:val="Body Text 3"/>
    <w:basedOn w:val="Normal"/>
    <w:link w:val="BodyText3Char"/>
    <w:uiPriority w:val="99"/>
    <w:rsid w:val="00DC5BA9"/>
    <w:rPr>
      <w:rFonts w:eastAsia="Times New Roman"/>
      <w:szCs w:val="20"/>
      <w:u w:val="single"/>
    </w:rPr>
  </w:style>
  <w:style w:type="character" w:customStyle="1" w:styleId="BodyText3Char">
    <w:name w:val="Body Text 3 Char"/>
    <w:basedOn w:val="DefaultParagraphFont"/>
    <w:link w:val="BodyText3"/>
    <w:uiPriority w:val="99"/>
    <w:rsid w:val="00DC5BA9"/>
    <w:rPr>
      <w:rFonts w:eastAsia="Times New Roman"/>
      <w:kern w:val="0"/>
      <w:sz w:val="22"/>
      <w:szCs w:val="20"/>
      <w:u w:val="single"/>
      <w14:ligatures w14:val="none"/>
    </w:rPr>
  </w:style>
  <w:style w:type="character" w:customStyle="1" w:styleId="ListParagraphChar">
    <w:name w:val="List Paragraph Char"/>
    <w:basedOn w:val="DefaultParagraphFont"/>
    <w:link w:val="ListParagraph"/>
    <w:uiPriority w:val="34"/>
    <w:rsid w:val="00DC5BA9"/>
  </w:style>
  <w:style w:type="paragraph" w:styleId="NormalWeb">
    <w:name w:val="Normal (Web)"/>
    <w:basedOn w:val="Normal"/>
    <w:uiPriority w:val="99"/>
    <w:unhideWhenUsed/>
    <w:rsid w:val="00DC5BA9"/>
    <w:pPr>
      <w:spacing w:before="100" w:beforeAutospacing="1" w:after="100" w:afterAutospacing="1"/>
    </w:pPr>
    <w:rPr>
      <w:rFonts w:eastAsia="Times New Roman"/>
    </w:rPr>
  </w:style>
  <w:style w:type="paragraph" w:customStyle="1" w:styleId="page-title">
    <w:name w:val="page-title"/>
    <w:basedOn w:val="Normal"/>
    <w:rsid w:val="00DC5BA9"/>
    <w:pPr>
      <w:spacing w:after="100" w:afterAutospacing="1"/>
    </w:pPr>
    <w:rPr>
      <w:rFonts w:eastAsia="Times New Roman"/>
      <w:b/>
      <w:bCs/>
      <w:sz w:val="30"/>
      <w:szCs w:val="30"/>
    </w:rPr>
  </w:style>
  <w:style w:type="character" w:customStyle="1" w:styleId="va-large1">
    <w:name w:val="va-large1"/>
    <w:basedOn w:val="DefaultParagraphFont"/>
    <w:rsid w:val="00DC5BA9"/>
    <w:rPr>
      <w:sz w:val="28"/>
      <w:szCs w:val="28"/>
    </w:rPr>
  </w:style>
  <w:style w:type="paragraph" w:customStyle="1" w:styleId="centerplain">
    <w:name w:val="center plain"/>
    <w:aliases w:val="cp"/>
    <w:basedOn w:val="Normal"/>
    <w:rsid w:val="00DC5BA9"/>
    <w:pPr>
      <w:jc w:val="center"/>
    </w:pPr>
    <w:rPr>
      <w:rFonts w:eastAsia="Times New Roman"/>
      <w:szCs w:val="20"/>
    </w:rPr>
  </w:style>
  <w:style w:type="character" w:styleId="PageNumber">
    <w:name w:val="page number"/>
    <w:basedOn w:val="DefaultParagraphFont"/>
    <w:rsid w:val="00DC5BA9"/>
    <w:rPr>
      <w:rFonts w:cs="Times New Roman"/>
    </w:rPr>
  </w:style>
  <w:style w:type="character" w:styleId="Strong">
    <w:name w:val="Strong"/>
    <w:basedOn w:val="DefaultParagraphFont"/>
    <w:uiPriority w:val="22"/>
    <w:qFormat/>
    <w:rsid w:val="00DC5BA9"/>
    <w:rPr>
      <w:rFonts w:cs="Times New Roman"/>
      <w:b/>
      <w:bCs/>
    </w:rPr>
  </w:style>
  <w:style w:type="character" w:styleId="FollowedHyperlink">
    <w:name w:val="FollowedHyperlink"/>
    <w:basedOn w:val="DefaultParagraphFont"/>
    <w:uiPriority w:val="99"/>
    <w:semiHidden/>
    <w:unhideWhenUsed/>
    <w:rsid w:val="00DC5BA9"/>
    <w:rPr>
      <w:color w:val="96607D" w:themeColor="followedHyperlink"/>
      <w:u w:val="single"/>
    </w:rPr>
  </w:style>
  <w:style w:type="paragraph" w:customStyle="1" w:styleId="indenta">
    <w:name w:val="indenta"/>
    <w:basedOn w:val="Normal"/>
    <w:uiPriority w:val="99"/>
    <w:rsid w:val="00DC5BA9"/>
    <w:pPr>
      <w:spacing w:before="100" w:beforeAutospacing="1" w:after="100" w:afterAutospacing="1"/>
    </w:pPr>
    <w:rPr>
      <w:rFonts w:eastAsia="Times New Roman"/>
    </w:rPr>
  </w:style>
  <w:style w:type="paragraph" w:styleId="BodyTextIndent">
    <w:name w:val="Body Text Indent"/>
    <w:basedOn w:val="Normal"/>
    <w:link w:val="BodyTextIndentChar"/>
    <w:uiPriority w:val="99"/>
    <w:unhideWhenUsed/>
    <w:rsid w:val="00DC5BA9"/>
    <w:pPr>
      <w:spacing w:after="120"/>
      <w:ind w:left="360"/>
    </w:pPr>
  </w:style>
  <w:style w:type="character" w:customStyle="1" w:styleId="BodyTextIndentChar">
    <w:name w:val="Body Text Indent Char"/>
    <w:basedOn w:val="DefaultParagraphFont"/>
    <w:link w:val="BodyTextIndent"/>
    <w:uiPriority w:val="99"/>
    <w:rsid w:val="00DC5BA9"/>
    <w:rPr>
      <w:rFonts w:eastAsiaTheme="minorEastAsia"/>
      <w:kern w:val="0"/>
      <w:sz w:val="22"/>
      <w:szCs w:val="22"/>
      <w14:ligatures w14:val="none"/>
    </w:rPr>
  </w:style>
  <w:style w:type="paragraph" w:styleId="List3">
    <w:name w:val="List 3"/>
    <w:basedOn w:val="Normal"/>
    <w:uiPriority w:val="99"/>
    <w:semiHidden/>
    <w:unhideWhenUsed/>
    <w:rsid w:val="00DC5BA9"/>
    <w:pPr>
      <w:ind w:left="1080" w:hanging="360"/>
      <w:contextualSpacing/>
    </w:pPr>
  </w:style>
  <w:style w:type="paragraph" w:customStyle="1" w:styleId="Default">
    <w:name w:val="Default"/>
    <w:rsid w:val="00DC5BA9"/>
    <w:pPr>
      <w:autoSpaceDE w:val="0"/>
      <w:autoSpaceDN w:val="0"/>
      <w:adjustRightInd w:val="0"/>
      <w:spacing w:after="0" w:line="240" w:lineRule="auto"/>
    </w:pPr>
    <w:rPr>
      <w:rFonts w:ascii="GJPDEN+TimesNewRoman" w:eastAsia="Times New Roman" w:hAnsi="GJPDEN+TimesNewRoman" w:cs="GJPDEN+TimesNewRoman"/>
      <w:color w:val="000000"/>
      <w:kern w:val="0"/>
      <w14:ligatures w14:val="none"/>
    </w:rPr>
  </w:style>
  <w:style w:type="paragraph" w:styleId="Revision">
    <w:name w:val="Revision"/>
    <w:hidden/>
    <w:uiPriority w:val="99"/>
    <w:semiHidden/>
    <w:rsid w:val="00DC5BA9"/>
    <w:pPr>
      <w:spacing w:after="0" w:line="240" w:lineRule="auto"/>
    </w:pPr>
    <w:rPr>
      <w:rFonts w:ascii="Times New Roman" w:eastAsiaTheme="minorEastAsia" w:hAnsi="Times New Roman" w:cs="Times New Roman"/>
      <w:kern w:val="0"/>
      <w14:ligatures w14:val="none"/>
    </w:rPr>
  </w:style>
  <w:style w:type="character" w:styleId="CommentReference">
    <w:name w:val="annotation reference"/>
    <w:basedOn w:val="DefaultParagraphFont"/>
    <w:uiPriority w:val="99"/>
    <w:semiHidden/>
    <w:unhideWhenUsed/>
    <w:rsid w:val="00DC5BA9"/>
    <w:rPr>
      <w:sz w:val="16"/>
      <w:szCs w:val="16"/>
    </w:rPr>
  </w:style>
  <w:style w:type="paragraph" w:styleId="CommentSubject">
    <w:name w:val="annotation subject"/>
    <w:basedOn w:val="CommentText"/>
    <w:next w:val="CommentText"/>
    <w:link w:val="CommentSubjectChar"/>
    <w:uiPriority w:val="99"/>
    <w:semiHidden/>
    <w:unhideWhenUsed/>
    <w:rsid w:val="00DC5BA9"/>
    <w:rPr>
      <w:b/>
      <w:bCs/>
    </w:rPr>
  </w:style>
  <w:style w:type="character" w:customStyle="1" w:styleId="CommentSubjectChar">
    <w:name w:val="Comment Subject Char"/>
    <w:basedOn w:val="CommentTextChar"/>
    <w:link w:val="CommentSubject"/>
    <w:uiPriority w:val="99"/>
    <w:semiHidden/>
    <w:rsid w:val="00DC5BA9"/>
    <w:rPr>
      <w:rFonts w:eastAsiaTheme="minorEastAsia"/>
      <w:b/>
      <w:bCs/>
      <w:i/>
      <w:color w:val="808080" w:themeColor="background1" w:themeShade="80"/>
      <w:kern w:val="0"/>
      <w:sz w:val="22"/>
      <w:szCs w:val="20"/>
      <w14:ligatures w14:val="none"/>
    </w:rPr>
  </w:style>
  <w:style w:type="character" w:customStyle="1" w:styleId="va-bold">
    <w:name w:val="va-bold"/>
    <w:basedOn w:val="DefaultParagraphFont"/>
    <w:rsid w:val="00DC5BA9"/>
  </w:style>
  <w:style w:type="paragraph" w:styleId="PlainText">
    <w:name w:val="Plain Text"/>
    <w:basedOn w:val="Normal"/>
    <w:link w:val="PlainTextChar"/>
    <w:rsid w:val="00DC5BA9"/>
    <w:rPr>
      <w:rFonts w:ascii="Courier New" w:eastAsia="Times New Roman" w:hAnsi="Courier New" w:cs="Courier New"/>
      <w:sz w:val="20"/>
      <w:szCs w:val="20"/>
    </w:rPr>
  </w:style>
  <w:style w:type="character" w:customStyle="1" w:styleId="PlainTextChar">
    <w:name w:val="Plain Text Char"/>
    <w:basedOn w:val="DefaultParagraphFont"/>
    <w:link w:val="PlainText"/>
    <w:rsid w:val="00DC5BA9"/>
    <w:rPr>
      <w:rFonts w:ascii="Courier New" w:eastAsia="Times New Roman" w:hAnsi="Courier New" w:cs="Courier New"/>
      <w:kern w:val="0"/>
      <w:sz w:val="20"/>
      <w:szCs w:val="20"/>
      <w14:ligatures w14:val="none"/>
    </w:rPr>
  </w:style>
  <w:style w:type="character" w:customStyle="1" w:styleId="DeltaViewInsertion">
    <w:name w:val="DeltaView Insertion"/>
    <w:rsid w:val="00DC5BA9"/>
    <w:rPr>
      <w:b/>
      <w:bCs/>
      <w:color w:val="000000"/>
      <w:spacing w:val="0"/>
      <w:u w:val="double"/>
    </w:rPr>
  </w:style>
  <w:style w:type="paragraph" w:customStyle="1" w:styleId="DPLevel2">
    <w:name w:val="DP Level_2"/>
    <w:basedOn w:val="Normal"/>
    <w:rsid w:val="00DC5BA9"/>
    <w:pPr>
      <w:keepNext/>
      <w:tabs>
        <w:tab w:val="num" w:pos="360"/>
      </w:tabs>
      <w:spacing w:before="60" w:after="60"/>
    </w:pPr>
    <w:rPr>
      <w:rFonts w:ascii="Arial" w:eastAsia="Times New Roman" w:hAnsi="Arial"/>
      <w:noProof/>
      <w:szCs w:val="20"/>
    </w:rPr>
  </w:style>
  <w:style w:type="paragraph" w:customStyle="1" w:styleId="Vendor2">
    <w:name w:val="Vendor_2"/>
    <w:basedOn w:val="Normal"/>
    <w:rsid w:val="00DC5BA9"/>
    <w:pPr>
      <w:tabs>
        <w:tab w:val="num" w:pos="360"/>
      </w:tabs>
      <w:spacing w:before="60" w:after="60"/>
      <w:ind w:left="576"/>
    </w:pPr>
    <w:rPr>
      <w:rFonts w:ascii="Arial" w:eastAsia="Times New Roman" w:hAnsi="Arial"/>
      <w:noProof/>
      <w:sz w:val="20"/>
      <w:szCs w:val="20"/>
    </w:rPr>
  </w:style>
  <w:style w:type="character" w:customStyle="1" w:styleId="UnresolvedMention1">
    <w:name w:val="Unresolved Mention1"/>
    <w:basedOn w:val="DefaultParagraphFont"/>
    <w:uiPriority w:val="99"/>
    <w:semiHidden/>
    <w:unhideWhenUsed/>
    <w:rsid w:val="00DC5BA9"/>
    <w:rPr>
      <w:color w:val="605E5C"/>
      <w:shd w:val="clear" w:color="auto" w:fill="E1DFDD"/>
    </w:rPr>
  </w:style>
  <w:style w:type="character" w:customStyle="1" w:styleId="normaltextrun">
    <w:name w:val="normaltextrun"/>
    <w:basedOn w:val="DefaultParagraphFont"/>
    <w:rsid w:val="00DC5BA9"/>
  </w:style>
  <w:style w:type="paragraph" w:customStyle="1" w:styleId="NumberedList-SecondLevel">
    <w:name w:val="Numbered List - Second Level"/>
    <w:basedOn w:val="Normal"/>
    <w:uiPriority w:val="99"/>
    <w:semiHidden/>
    <w:qFormat/>
    <w:rsid w:val="00DC5BA9"/>
    <w:pPr>
      <w:spacing w:line="288" w:lineRule="auto"/>
      <w:ind w:left="360" w:hanging="360"/>
      <w:contextualSpacing/>
    </w:pPr>
    <w:rPr>
      <w:rFonts w:eastAsia="Times New Roman"/>
      <w:sz w:val="18"/>
    </w:rPr>
  </w:style>
  <w:style w:type="paragraph" w:styleId="HTMLPreformatted">
    <w:name w:val="HTML Preformatted"/>
    <w:basedOn w:val="Normal"/>
    <w:link w:val="HTMLPreformattedChar"/>
    <w:uiPriority w:val="99"/>
    <w:semiHidden/>
    <w:unhideWhenUsed/>
    <w:rsid w:val="00DC5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C5BA9"/>
    <w:rPr>
      <w:rFonts w:ascii="Courier New" w:eastAsia="Times New Roman" w:hAnsi="Courier New" w:cs="Courier New"/>
      <w:kern w:val="0"/>
      <w:sz w:val="22"/>
      <w:szCs w:val="20"/>
      <w14:ligatures w14:val="none"/>
    </w:rPr>
  </w:style>
  <w:style w:type="paragraph" w:styleId="EndnoteText">
    <w:name w:val="endnote text"/>
    <w:basedOn w:val="Normal"/>
    <w:link w:val="EndnoteTextChar"/>
    <w:unhideWhenUsed/>
    <w:rsid w:val="00DC5BA9"/>
    <w:pPr>
      <w:spacing w:after="0" w:line="240" w:lineRule="auto"/>
    </w:pPr>
    <w:rPr>
      <w:rFonts w:ascii="Arial" w:eastAsia="Times New Roman" w:hAnsi="Arial" w:cs="Arial"/>
      <w:sz w:val="24"/>
      <w:szCs w:val="20"/>
    </w:rPr>
  </w:style>
  <w:style w:type="character" w:customStyle="1" w:styleId="EndnoteTextChar">
    <w:name w:val="Endnote Text Char"/>
    <w:basedOn w:val="DefaultParagraphFont"/>
    <w:link w:val="EndnoteText"/>
    <w:rsid w:val="00DC5BA9"/>
    <w:rPr>
      <w:rFonts w:ascii="Arial" w:eastAsia="Times New Roman" w:hAnsi="Arial" w:cs="Arial"/>
      <w:kern w:val="0"/>
      <w:szCs w:val="20"/>
      <w14:ligatures w14:val="none"/>
    </w:rPr>
  </w:style>
  <w:style w:type="paragraph" w:customStyle="1" w:styleId="p">
    <w:name w:val="p"/>
    <w:basedOn w:val="Normal"/>
    <w:rsid w:val="00DC5B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DC5BA9"/>
  </w:style>
  <w:style w:type="character" w:styleId="Emphasis">
    <w:name w:val="Emphasis"/>
    <w:basedOn w:val="DefaultParagraphFont"/>
    <w:uiPriority w:val="20"/>
    <w:qFormat/>
    <w:rsid w:val="00DC5BA9"/>
    <w:rPr>
      <w:i/>
      <w:iCs/>
    </w:rPr>
  </w:style>
  <w:style w:type="character" w:styleId="UnresolvedMention">
    <w:name w:val="Unresolved Mention"/>
    <w:basedOn w:val="DefaultParagraphFont"/>
    <w:uiPriority w:val="99"/>
    <w:semiHidden/>
    <w:unhideWhenUsed/>
    <w:rsid w:val="00DC5BA9"/>
    <w:rPr>
      <w:color w:val="605E5C"/>
      <w:shd w:val="clear" w:color="auto" w:fill="E1DFDD"/>
    </w:rPr>
  </w:style>
  <w:style w:type="character" w:customStyle="1" w:styleId="ui-provider">
    <w:name w:val="ui-provider"/>
    <w:basedOn w:val="DefaultParagraphFont"/>
    <w:rsid w:val="00DC5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vhapublications/index.cfm" TargetMode="External"/><Relationship Id="rId13" Type="http://schemas.openxmlformats.org/officeDocument/2006/relationships/hyperlink" Target="https://www.acr.org/Advocacy-and-Economics/Legislative-Issues/Teleradiology" TargetMode="External"/><Relationship Id="rId18" Type="http://schemas.openxmlformats.org/officeDocument/2006/relationships/hyperlink" Target="https://www.acr.org/-/media/ACR/Files/Practice-Parameters/CommunicationDiag.pdf" TargetMode="External"/><Relationship Id="rId26" Type="http://schemas.openxmlformats.org/officeDocument/2006/relationships/hyperlink" Target="mailto:ramona.bonness@va.gov" TargetMode="External"/><Relationship Id="rId3" Type="http://schemas.openxmlformats.org/officeDocument/2006/relationships/settings" Target="settings.xml"/><Relationship Id="rId21" Type="http://schemas.openxmlformats.org/officeDocument/2006/relationships/hyperlink" Target="http://www.jointcommission.org/standards_information/hap_requirements.aspx" TargetMode="External"/><Relationship Id="rId7" Type="http://schemas.openxmlformats.org/officeDocument/2006/relationships/hyperlink" Target="https://www.va.gov/vapubs/" TargetMode="External"/><Relationship Id="rId12" Type="http://schemas.openxmlformats.org/officeDocument/2006/relationships/hyperlink" Target="https://www.ecfr.gov/cgi-bin/text-idx?node=pt42.5.482&amp;rgn=div5" TargetMode="External"/><Relationship Id="rId17" Type="http://schemas.openxmlformats.org/officeDocument/2006/relationships/hyperlink" Target="https://gcc02.safelinks.protection.outlook.com/?url=https%3A%2F%2Fwww.acr.org%2F-%2Fmedia%2FACR%2FFiles%2FPractice-Parameters%2FIRClin-Prac-Mgmt.pdf&amp;data=05%7C01%7C%7Cfbebfe3d62c64c22e31408dae41f5b2a%7Ce95f1b23abaf45ee821db7ab251ab3bf%7C0%7C0%7C638073120564733355%7CUnknown%7CTWFpbGZsb3d8eyJWIjoiMC4wLjAwMDAiLCJQIjoiV2luMzIiLCJBTiI6Ik1haWwiLCJXVCI6Mn0%3D%7C3000%7C%7C%7C&amp;sdata=v68r5%2F8MYnkdMH%2B28jJ%2FS%2BVar75uNMInK03HRFw53OY%3D&amp;reserved=0" TargetMode="External"/><Relationship Id="rId25" Type="http://schemas.openxmlformats.org/officeDocument/2006/relationships/hyperlink" Target="http://www.cpars.gov"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cc02.safelinks.protection.outlook.com/?url=https%3A%2F%2Fwww.acr.org%2FClinical-Resources%2FPractice-Parameters-and-Technical-Standards&amp;data=05%7C02%7C%7C253687c82b95445e0e4e08dde4b066d9%7Ce95f1b23abaf45ee821db7ab251ab3bf%7C0%7C0%7C638918168474461721%7CUnknown%7CTWFpbGZsb3d8eyJFbXB0eU1hcGkiOnRydWUsIlYiOiIwLjAuMDAwMCIsIlAiOiJXaW4zMiIsIkFOIjoiTWFpbCIsIldUIjoyfQ%3D%3D%7C0%7C%7C%7C&amp;sdata=XLQR8jU838AWHSM7qQI7jVekiUnhlRtFEyz7B%2FR%2BH84%3D&amp;reserved=0" TargetMode="External"/><Relationship Id="rId20" Type="http://schemas.openxmlformats.org/officeDocument/2006/relationships/hyperlink" Target="http://www.va.gov/vdl/documents/Clinical/Radiology_Nuclear_Med/ra5_0hl7is.pdf" TargetMode="External"/><Relationship Id="rId29" Type="http://schemas.openxmlformats.org/officeDocument/2006/relationships/hyperlink" Target="https://www.fsc.va.gov/einvoice.asp" TargetMode="External"/><Relationship Id="rId1" Type="http://schemas.openxmlformats.org/officeDocument/2006/relationships/numbering" Target="numbering.xml"/><Relationship Id="rId6" Type="http://schemas.openxmlformats.org/officeDocument/2006/relationships/hyperlink" Target="https://www.abnm.org/wp-content/uploads/Components_Professional_Competence.pdf" TargetMode="External"/><Relationship Id="rId11" Type="http://schemas.openxmlformats.org/officeDocument/2006/relationships/hyperlink" Target="http://csrc.nist.gov/publications/nistpubs/index.html" TargetMode="External"/><Relationship Id="rId24" Type="http://schemas.openxmlformats.org/officeDocument/2006/relationships/hyperlink" Target="https://gcc01.safelinks.protection.outlook.com/?url=http%3A%2F%2Fvaww.oprm.va.gov%2Fdocs%2FCurrent_SORN_List_11_13_2020.pdf&amp;data=04%7C01%7C%7Cc66452587fc44c6deb4608d8a055d408%7Ce95f1b23abaf45ee821db7ab251ab3bf%7C0%7C0%7C637435637771171322%7CUnknown%7CTWFpbGZsb3d8eyJWIjoiMC4wLjAwMDAiLCJQIjoiV2luMzIiLCJBTiI6Ik1haWwiLCJXVCI6Mn0%3D%7C1000&amp;sdata=4U%2BrGJomJeiGTEd24JVolp%2FMFuyeCmVV4SM2dbzrRL0%3D&amp;reserved=0" TargetMode="External"/><Relationship Id="rId32" Type="http://schemas.microsoft.com/office/2011/relationships/people" Target="people.xml"/><Relationship Id="rId5" Type="http://schemas.openxmlformats.org/officeDocument/2006/relationships/hyperlink" Target="https://gcc02.safelinks.protection.outlook.com/?url=https%3A%2F%2Fwww.acr.org%2FClinical-Resources%2FPractice-Parameters-and-Technical-Standards&amp;data=05%7C02%7C%7C253687c82b95445e0e4e08dde4b066d9%7Ce95f1b23abaf45ee821db7ab251ab3bf%7C0%7C0%7C638918168474461721%7CUnknown%7CTWFpbGZsb3d8eyJFbXB0eU1hcGkiOnRydWUsIlYiOiIwLjAuMDAwMCIsIlAiOiJXaW4zMiIsIkFOIjoiTWFpbCIsIldUIjoyfQ%3D%3D%7C0%7C%7C%7C&amp;sdata=XLQR8jU838AWHSM7qQI7jVekiUnhlRtFEyz7B%2FR%2BH84%3D&amp;reserved=0" TargetMode="External"/><Relationship Id="rId15" Type="http://schemas.openxmlformats.org/officeDocument/2006/relationships/hyperlink" Target="http://oig.hhs.gov/exclusions/index.asp" TargetMode="External"/><Relationship Id="rId23" Type="http://schemas.openxmlformats.org/officeDocument/2006/relationships/hyperlink" Target="https://www.va.gov/vhapublications/ViewPublication.asp?pub_ID=9235" TargetMode="External"/><Relationship Id="rId28" Type="http://schemas.openxmlformats.org/officeDocument/2006/relationships/hyperlink" Target="https://www.tungstenautomation.com" TargetMode="External"/><Relationship Id="rId10" Type="http://schemas.openxmlformats.org/officeDocument/2006/relationships/hyperlink" Target="http://scrc.nist.gov/pulications/fips/index.html" TargetMode="External"/><Relationship Id="rId19" Type="http://schemas.openxmlformats.org/officeDocument/2006/relationships/hyperlink" Target="http://www.va.gov/vdl/documents/Clinical/Radiology_Nuclear_Med/ra5_0hl7is_vr.pd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justice.gov/oip/foia_updates/Vol_XVII_4/page2.htm" TargetMode="External"/><Relationship Id="rId14" Type="http://schemas.openxmlformats.org/officeDocument/2006/relationships/hyperlink" Target="https://fcp.vetpro.org/Admin/Login/Index" TargetMode="External"/><Relationship Id="rId22" Type="http://schemas.openxmlformats.org/officeDocument/2006/relationships/hyperlink" Target="http://www.hpoe.org/resources?show=100&amp;type=8" TargetMode="External"/><Relationship Id="rId27" Type="http://schemas.openxmlformats.org/officeDocument/2006/relationships/hyperlink" Target="mailto:Debbie.thompson@va.gov" TargetMode="External"/><Relationship Id="rId30" Type="http://schemas.openxmlformats.org/officeDocument/2006/relationships/hyperlink" Target="https://dvagov.sharepoint.com/sites/VHAProcurement/RPOC/BIT/Shared%20Documents/Cardiology%20(Onsite)%20Services/vafsccshd@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32</Pages>
  <Words>13119</Words>
  <Characters>79111</Characters>
  <Application>Microsoft Office Word</Application>
  <DocSecurity>0</DocSecurity>
  <Lines>1438</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Bonness, Ramona I.</dc:creator>
  <cp:keywords/>
  <dc:description/>
  <cp:lastModifiedBy>Bonness, Ramona I.</cp:lastModifiedBy>
  <cp:revision>1</cp:revision>
  <dcterms:created xsi:type="dcterms:W3CDTF">2026-04-03T18:17:00Z</dcterms:created>
  <dcterms:modified xsi:type="dcterms:W3CDTF">2026-04-03T18:34:00Z</dcterms:modified>
</cp:coreProperties>
</file>