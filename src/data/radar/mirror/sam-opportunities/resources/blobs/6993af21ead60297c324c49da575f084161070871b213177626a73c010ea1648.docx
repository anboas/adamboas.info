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15.6.0.0 -->
  <w:body>
    <w:p w:rsidR="00D11D95" w:rsidRPr="004F36A7" w:rsidP="00D11D95">
      <w:pPr>
        <w:rPr>
          <w:rFonts w:cstheme="minorHAnsi"/>
          <w:szCs w:val="20"/>
        </w:rPr>
      </w:pP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278"/>
        <w:gridCol w:w="8640"/>
      </w:tblGrid>
      <w:tr w:rsidTr="00231CE2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rPr>
          <w:trHeight w:val="287"/>
        </w:trPr>
        <w:tc>
          <w:tcPr>
            <w:tcW w:w="1278" w:type="dxa"/>
          </w:tcPr>
          <w:p w:rsidR="005B0401" w:rsidRPr="005B0401">
            <w:pPr>
              <w:spacing w:before="0"/>
              <w:rPr>
                <w:rFonts w:cstheme="minorHAnsi"/>
                <w:b/>
                <w:szCs w:val="20"/>
              </w:rPr>
            </w:pPr>
            <w:r>
              <w:rPr>
                <w:rFonts w:cstheme="minorHAnsi"/>
                <w:b/>
                <w:szCs w:val="20"/>
              </w:rPr>
              <w:t>SUBJECT*</w:t>
            </w:r>
          </w:p>
        </w:tc>
        <w:tc>
          <w:tcPr>
            <w:tcW w:w="8640" w:type="dxa"/>
          </w:tcPr>
          <w:p w:rsidR="005B0401" w:rsidRPr="00F43FAC" w:rsidP="00F43FAC">
            <w:pPr>
              <w:spacing w:before="0"/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Boiler Interface Display - Minneapolis VA Health Care System</w:t>
            </w:r>
            <w:r w:rsidRPr="00F43FAC">
              <w:rPr>
                <w:rStyle w:val="AAMSKBFill-InHighlight"/>
                <w:color w:val="auto"/>
              </w:rPr>
              <w:t xml:space="preserve"> </w:t>
            </w:r>
            <w:r>
              <w:rPr>
                <w:rStyle w:val="AAMSKBFill-InHighlight"/>
                <w:color w:val="auto"/>
              </w:rPr>
              <w:t>(MVAHCS)</w:t>
            </w:r>
            <w:r w:rsidRPr="00F43FAC">
              <w:rPr>
                <w:rStyle w:val="AAMSKBFill-InHighlight"/>
                <w:color w:val="auto"/>
              </w:rPr>
              <w:t xml:space="preserve"> </w:t>
            </w:r>
            <w:r w:rsidR="00F43FAC">
              <w:rPr>
                <w:rStyle w:val="AAMSKBFill-InHighlight"/>
                <w:color w:val="auto"/>
              </w:rPr>
              <w:t xml:space="preserve"> </w:t>
            </w:r>
          </w:p>
        </w:tc>
      </w:tr>
    </w:tbl>
    <w:p w:rsidR="00D11D95" w:rsidRPr="004F36A7" w:rsidP="00D11D95">
      <w:pPr>
        <w:spacing w:before="0" w:after="160" w:line="254" w:lineRule="auto"/>
        <w:rPr>
          <w:rFonts w:eastAsia="Calibri" w:cstheme="minorHAnsi"/>
          <w:szCs w:val="20"/>
        </w:rPr>
      </w:pPr>
    </w:p>
    <w:p w:rsidR="00D11D95" w:rsidRPr="004F36A7" w:rsidP="00963A95">
      <w:pPr>
        <w:pBdr>
          <w:top w:val="single" w:sz="4" w:space="1" w:color="auto"/>
          <w:bottom w:val="single" w:sz="4" w:space="1" w:color="auto"/>
        </w:pBdr>
        <w:spacing w:before="0" w:after="160" w:line="254" w:lineRule="auto"/>
        <w:jc w:val="center"/>
        <w:rPr>
          <w:rFonts w:eastAsia="Calibri" w:cstheme="minorHAnsi"/>
          <w:b/>
          <w:szCs w:val="20"/>
        </w:rPr>
      </w:pPr>
      <w:r>
        <w:rPr>
          <w:b/>
          <w:color w:val="4F81BD" w:themeColor="accent1"/>
          <w:sz w:val="28"/>
          <w:szCs w:val="28"/>
          <w:bdr w:val="none" w:sz="0" w:space="0" w:color="auto" w:frame="1"/>
        </w:rPr>
        <w:t>GENERAL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98"/>
        <w:gridCol w:w="5220"/>
      </w:tblGrid>
      <w:tr w:rsidTr="009738F0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98" w:type="dxa"/>
            <w:hideMark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CONTRACTING OFFICE’S ZIP CODE*</w:t>
            </w:r>
          </w:p>
        </w:tc>
        <w:tc>
          <w:tcPr>
            <w:tcW w:w="5220" w:type="dxa"/>
            <w:hideMark/>
          </w:tcPr>
          <w:p w:rsidR="004F36A7" w:rsidRPr="005B0401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52241</w:t>
            </w: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SOLICITATION NUMBER*</w:t>
            </w:r>
          </w:p>
        </w:tc>
        <w:tc>
          <w:tcPr>
            <w:tcW w:w="5220" w:type="dxa"/>
            <w:hideMark/>
          </w:tcPr>
          <w:p w:rsidR="004F36A7" w:rsidRPr="005B0401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36C26326Q0390</w:t>
            </w: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9738F0" w:rsidRPr="009738F0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9738F0">
              <w:rPr>
                <w:rFonts w:asciiTheme="minorHAnsi" w:hAnsiTheme="minorHAnsi" w:cstheme="minorHAnsi"/>
                <w:b/>
                <w:szCs w:val="20"/>
              </w:rPr>
              <w:t>RESPONSE DATE/TIME/ZONE</w:t>
            </w:r>
          </w:p>
        </w:tc>
        <w:tc>
          <w:tcPr>
            <w:tcW w:w="5220" w:type="dxa"/>
          </w:tcPr>
          <w:p w:rsidR="009738F0" w:rsidRPr="00DD3F7D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05-14-2026</w:t>
            </w:r>
            <w:r w:rsidRPr="009738F0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17:00</w:t>
            </w:r>
            <w:r w:rsidRPr="009738F0">
              <w:rPr>
                <w:rStyle w:val="AAMSKBFill-InHighlight"/>
                <w:color w:val="auto"/>
              </w:rPr>
              <w:t xml:space="preserve"> </w:t>
            </w: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CENTRAL TIME, CHICAGO, USA</w:t>
            </w: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ARCHIVE</w:t>
            </w:r>
          </w:p>
        </w:tc>
        <w:tc>
          <w:tcPr>
            <w:tcW w:w="5220" w:type="dxa"/>
            <w:hideMark/>
          </w:tcPr>
          <w:p w:rsidR="00D11D95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60</w:t>
            </w:r>
            <w:r w:rsidRPr="001A0872">
              <w:rPr>
                <w:rFonts w:asciiTheme="minorHAnsi" w:hAnsiTheme="minorHAnsi" w:cstheme="minorHAnsi"/>
                <w:szCs w:val="20"/>
                <w:bdr w:val="none" w:sz="0" w:space="0" w:color="auto" w:frame="1"/>
              </w:rPr>
              <w:t xml:space="preserve"> DA</w:t>
            </w:r>
            <w:r w:rsidRPr="004F36A7">
              <w:rPr>
                <w:rFonts w:asciiTheme="minorHAnsi" w:hAnsiTheme="minorHAnsi" w:cstheme="minorHAnsi"/>
                <w:szCs w:val="20"/>
                <w:bdr w:val="none" w:sz="0" w:space="0" w:color="auto" w:frame="1"/>
              </w:rPr>
              <w:t>YS AFTER THE RESPONSE DATE</w:t>
            </w: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RECOVERY ACT FUNDS</w:t>
            </w:r>
          </w:p>
        </w:tc>
        <w:tc>
          <w:tcPr>
            <w:tcW w:w="5220" w:type="dxa"/>
            <w:hideMark/>
          </w:tcPr>
          <w:p w:rsidR="00D11D95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N</w:t>
            </w: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F92EEF" w:rsidRPr="005B0401">
            <w:pPr>
              <w:spacing w:before="0"/>
              <w:rPr>
                <w:rFonts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PRODUCT SERVICE CODE*</w:t>
            </w:r>
          </w:p>
        </w:tc>
        <w:tc>
          <w:tcPr>
            <w:tcW w:w="5220" w:type="dxa"/>
          </w:tcPr>
          <w:p w:rsidR="00F92EEF" w:rsidRPr="00DA1922" w:rsidP="00A91E71">
            <w:pPr>
              <w:spacing w:before="0"/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6685</w:t>
            </w: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NAICS CODE*</w:t>
            </w:r>
          </w:p>
        </w:tc>
        <w:tc>
          <w:tcPr>
            <w:tcW w:w="5220" w:type="dxa"/>
            <w:hideMark/>
          </w:tcPr>
          <w:p w:rsidR="00D11D95" w:rsidRPr="006E60E3" w:rsidP="00A91E71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334512</w:t>
            </w: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CONTRACTING OFFICE ADDRESS</w:t>
            </w:r>
          </w:p>
        </w:tc>
        <w:tc>
          <w:tcPr>
            <w:tcW w:w="5220" w:type="dxa"/>
          </w:tcPr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DEPARTMENT OF VETERANS AFFAIRS</w:t>
            </w:r>
            <w:r w:rsidRPr="004F36A7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NETWORK CONTRACTING OFFICE 23</w:t>
            </w:r>
            <w:r w:rsidRPr="004F36A7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 w:rsidRPr="004F36A7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1303 5TH STREET, SUITE 300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CORALVILLE IA  52241</w:t>
            </w:r>
            <w:r w:rsidRPr="004F36A7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D11D95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POINT OF CONTACT*</w:t>
            </w:r>
          </w:p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</w:tc>
        <w:tc>
          <w:tcPr>
            <w:tcW w:w="5220" w:type="dxa"/>
            <w:hideMark/>
          </w:tcPr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Contract Specialist</w:t>
            </w:r>
            <w:r w:rsidRPr="004F36A7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Brian Whalen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brian.whalen-crichton@va.gov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319-688-3754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D11D95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D11D95" w:rsidRPr="004F36A7" w:rsidP="00D11D95">
      <w:pPr>
        <w:rPr>
          <w:rFonts w:cstheme="minorHAnsi"/>
          <w:szCs w:val="20"/>
        </w:rPr>
      </w:pPr>
    </w:p>
    <w:p w:rsidR="00A23C13" w:rsidRPr="004F36A7" w:rsidP="005B0401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>
        <w:rPr>
          <w:b/>
          <w:color w:val="4F81BD" w:themeColor="accent1"/>
          <w:sz w:val="28"/>
          <w:szCs w:val="28"/>
          <w:bdr w:val="none" w:sz="0" w:space="0" w:color="auto" w:frame="1"/>
        </w:rPr>
        <w:t>ADDITIONAL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057B35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A23C13" w:rsidRPr="005B0401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5B0401">
              <w:rPr>
                <w:rFonts w:asciiTheme="minorHAnsi" w:hAnsiTheme="minorHAnsi" w:cstheme="minorHAnsi"/>
                <w:b/>
              </w:rPr>
              <w:t>AGENCY’S URL</w:t>
            </w:r>
          </w:p>
        </w:tc>
        <w:tc>
          <w:tcPr>
            <w:tcW w:w="5243" w:type="dxa"/>
            <w:hideMark/>
          </w:tcPr>
          <w:p w:rsidR="00A23C13" w:rsidRPr="004F36A7">
            <w:pPr>
              <w:spacing w:before="0"/>
              <w:rPr>
                <w:rFonts w:asciiTheme="minorHAnsi" w:hAnsiTheme="minorHAnsi" w:cstheme="minorHAnsi"/>
              </w:rPr>
            </w:pPr>
          </w:p>
        </w:tc>
      </w:tr>
      <w:tr w:rsidTr="00057B35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A23C13" w:rsidRPr="005B0401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5B0401">
              <w:rPr>
                <w:rFonts w:asciiTheme="minorHAnsi" w:hAnsiTheme="minorHAnsi" w:cstheme="minorHAnsi"/>
                <w:b/>
              </w:rPr>
              <w:t>URL DESCRIPTION</w:t>
            </w:r>
          </w:p>
        </w:tc>
        <w:tc>
          <w:tcPr>
            <w:tcW w:w="5243" w:type="dxa"/>
            <w:hideMark/>
          </w:tcPr>
          <w:p w:rsidR="00A23C13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057B35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A23C13" w:rsidRPr="005B0401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5B0401">
              <w:rPr>
                <w:rFonts w:asciiTheme="minorHAnsi" w:hAnsiTheme="minorHAnsi" w:cstheme="minorHAnsi"/>
                <w:b/>
              </w:rPr>
              <w:t>AGENCY CONTACT’S EMAIL ADDRESS</w:t>
            </w:r>
          </w:p>
        </w:tc>
        <w:tc>
          <w:tcPr>
            <w:tcW w:w="5243" w:type="dxa"/>
            <w:hideMark/>
          </w:tcPr>
          <w:p w:rsidR="00A23C13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057B35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A23C13" w:rsidRPr="005B0401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5B0401">
              <w:rPr>
                <w:rFonts w:asciiTheme="minorHAnsi" w:hAnsiTheme="minorHAnsi" w:cstheme="minorHAnsi"/>
                <w:b/>
              </w:rPr>
              <w:t>EMAIL DESCRIPTION</w:t>
            </w:r>
          </w:p>
        </w:tc>
        <w:tc>
          <w:tcPr>
            <w:tcW w:w="5243" w:type="dxa"/>
            <w:hideMark/>
          </w:tcPr>
          <w:p w:rsidR="00A23C13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E52D1F">
      <w:pPr>
        <w:spacing w:before="0" w:after="200"/>
        <w:rPr>
          <w:b/>
          <w:color w:val="4F81BD" w:themeColor="accent1"/>
          <w:sz w:val="28"/>
          <w:szCs w:val="28"/>
          <w:bdr w:val="none" w:sz="0" w:space="0" w:color="auto" w:frame="1"/>
        </w:rPr>
      </w:pPr>
      <w:r>
        <w:rPr>
          <w:b/>
          <w:color w:val="4F81BD" w:themeColor="accent1"/>
          <w:sz w:val="28"/>
          <w:szCs w:val="28"/>
          <w:bdr w:val="none" w:sz="0" w:space="0" w:color="auto" w:frame="1"/>
        </w:rPr>
        <w:br w:type="page"/>
      </w:r>
    </w:p>
    <w:p w:rsidR="00C15B5B" w:rsidRPr="00A3522F" w:rsidP="00A3522F">
      <w:pPr>
        <w:pBdr>
          <w:top w:val="single" w:sz="4" w:space="1" w:color="auto"/>
          <w:bottom w:val="single" w:sz="4" w:space="1" w:color="auto"/>
        </w:pBdr>
        <w:jc w:val="center"/>
        <w:rPr>
          <w:rFonts w:cstheme="minorHAnsi"/>
          <w:b/>
          <w:sz w:val="22"/>
        </w:rPr>
        <w:sectPr>
          <w:headerReference w:type="default" r:id="rId4"/>
          <w:footerReference w:type="default" r:id="rId5"/>
          <w:headerReference w:type="first" r:id="rId6"/>
          <w:footerReference w:type="first" r:id="rId7"/>
          <w:type w:val="continuous"/>
          <w:pgSz w:w="12240" w:h="15840"/>
          <w:pgMar w:top="1080" w:right="1440" w:bottom="1080" w:left="1440" w:header="360" w:footer="360"/>
          <w:cols w:space="720"/>
          <w:titlePg/>
          <w:docGrid w:linePitch="360"/>
        </w:sectPr>
      </w:pPr>
      <w:r w:rsidRPr="005B0401">
        <w:rPr>
          <w:b/>
          <w:color w:val="4F81BD" w:themeColor="accent1"/>
          <w:sz w:val="28"/>
          <w:szCs w:val="28"/>
          <w:bdr w:val="none" w:sz="0" w:space="0" w:color="auto" w:frame="1"/>
        </w:rPr>
        <w:t>DESCRIPTION</w:t>
      </w:r>
    </w:p>
    <w:p w:rsidR="00117012" w:rsidRPr="00C4296B" w:rsidP="00146180">
      <w:pPr>
        <w:spacing w:after="0"/>
        <w:jc w:val="center"/>
        <w:rPr>
          <w:rFonts w:ascii="Arial" w:hAnsi="Arial" w:cs="Arial"/>
          <w:b/>
          <w:sz w:val="24"/>
          <w:szCs w:val="24"/>
        </w:rPr>
      </w:pPr>
      <w:r w:rsidRPr="00C4296B">
        <w:rPr>
          <w:rFonts w:ascii="Arial" w:hAnsi="Arial" w:cs="Arial"/>
          <w:b/>
          <w:sz w:val="24"/>
          <w:szCs w:val="24"/>
        </w:rPr>
        <w:t>DEPARTMENT OF VETERANS AFFAIRS</w:t>
      </w:r>
    </w:p>
    <w:p w:rsidR="00117012" w:rsidRPr="00C4296B" w:rsidP="00146180">
      <w:pPr>
        <w:spacing w:after="0"/>
        <w:jc w:val="center"/>
        <w:rPr>
          <w:rFonts w:ascii="Arial" w:hAnsi="Arial" w:cs="Arial"/>
          <w:b/>
          <w:sz w:val="24"/>
          <w:szCs w:val="24"/>
        </w:rPr>
      </w:pPr>
    </w:p>
    <w:p w:rsidR="00117012" w:rsidRPr="00C4296B" w:rsidP="00146180">
      <w:pPr>
        <w:tabs>
          <w:tab w:val="center" w:pos="5280"/>
        </w:tabs>
        <w:spacing w:after="0"/>
        <w:jc w:val="center"/>
        <w:rPr>
          <w:rFonts w:ascii="Arial" w:hAnsi="Arial" w:cs="Arial"/>
          <w:b/>
          <w:sz w:val="24"/>
          <w:szCs w:val="24"/>
        </w:rPr>
      </w:pPr>
      <w:r w:rsidRPr="00C4296B">
        <w:rPr>
          <w:rFonts w:ascii="Arial" w:hAnsi="Arial" w:cs="Arial"/>
          <w:b/>
          <w:sz w:val="24"/>
          <w:szCs w:val="24"/>
        </w:rPr>
        <w:t xml:space="preserve">Justification for Single Source Awards IAW </w:t>
      </w:r>
      <w:r>
        <w:fldChar w:fldCharType="begin"/>
      </w:r>
      <w:r>
        <w:instrText xml:space="preserve"> HYPERLINK "https://www.acquisition.gov/?q=/browse/far/13" </w:instrText>
      </w:r>
      <w:r>
        <w:fldChar w:fldCharType="separate"/>
      </w:r>
      <w:r w:rsidRPr="00C4296B">
        <w:rPr>
          <w:rStyle w:val="Hyperlink"/>
          <w:rFonts w:ascii="Arial" w:hAnsi="Arial" w:cs="Arial"/>
          <w:b/>
          <w:sz w:val="24"/>
          <w:szCs w:val="24"/>
        </w:rPr>
        <w:t>FAR 13.106-1</w:t>
      </w:r>
      <w:r>
        <w:fldChar w:fldCharType="end"/>
      </w:r>
    </w:p>
    <w:p w:rsidR="00117012" w:rsidRPr="00C4296B" w:rsidP="00146180">
      <w:pPr>
        <w:spacing w:after="0"/>
        <w:jc w:val="center"/>
        <w:rPr>
          <w:rFonts w:ascii="Arial" w:hAnsi="Arial" w:cs="Arial"/>
          <w:b/>
          <w:sz w:val="24"/>
          <w:szCs w:val="24"/>
        </w:rPr>
      </w:pPr>
      <w:r w:rsidRPr="00C4296B">
        <w:rPr>
          <w:rFonts w:ascii="Arial" w:hAnsi="Arial" w:cs="Arial"/>
          <w:b/>
          <w:sz w:val="24"/>
          <w:szCs w:val="24"/>
        </w:rPr>
        <w:t>For</w:t>
      </w:r>
    </w:p>
    <w:p w:rsidR="00117012" w:rsidRPr="00C4296B" w:rsidP="00146180">
      <w:pPr>
        <w:tabs>
          <w:tab w:val="center" w:pos="5280"/>
        </w:tabs>
        <w:spacing w:after="0"/>
        <w:jc w:val="center"/>
        <w:rPr>
          <w:rFonts w:ascii="Arial" w:hAnsi="Arial" w:cs="Arial"/>
          <w:b/>
          <w:sz w:val="24"/>
          <w:szCs w:val="24"/>
        </w:rPr>
      </w:pPr>
      <w:r w:rsidRPr="00C4296B">
        <w:rPr>
          <w:rFonts w:ascii="Arial" w:hAnsi="Arial" w:cs="Arial"/>
          <w:b/>
          <w:sz w:val="24"/>
          <w:szCs w:val="24"/>
        </w:rPr>
        <w:t>Over Micro-Purchase Threshold but Not Exceeding the S</w:t>
      </w:r>
      <w:r w:rsidR="00416FB0">
        <w:rPr>
          <w:rFonts w:ascii="Arial" w:hAnsi="Arial" w:cs="Arial"/>
          <w:b/>
          <w:sz w:val="24"/>
          <w:szCs w:val="24"/>
        </w:rPr>
        <w:t>implified Acquisition Threshold</w:t>
      </w:r>
    </w:p>
    <w:p w:rsidR="00117012" w:rsidRPr="00C4296B" w:rsidP="00146180">
      <w:pPr>
        <w:spacing w:after="0"/>
        <w:rPr>
          <w:rFonts w:ascii="Arial" w:hAnsi="Arial" w:cs="Arial"/>
          <w:b/>
          <w:sz w:val="24"/>
          <w:szCs w:val="24"/>
        </w:rPr>
      </w:pPr>
    </w:p>
    <w:p w:rsidR="00117012" w:rsidRPr="00C4296B" w:rsidP="00146180">
      <w:pPr>
        <w:spacing w:after="0"/>
        <w:rPr>
          <w:rFonts w:ascii="Arial" w:hAnsi="Arial" w:cs="Arial"/>
          <w:b/>
          <w:color w:val="FF0000"/>
          <w:sz w:val="24"/>
          <w:szCs w:val="24"/>
        </w:rPr>
      </w:pPr>
      <w:r w:rsidRPr="00C4296B">
        <w:rPr>
          <w:rFonts w:ascii="Arial" w:hAnsi="Arial" w:cs="Arial"/>
          <w:b/>
          <w:sz w:val="24"/>
          <w:szCs w:val="24"/>
        </w:rPr>
        <w:t>Acquisition Plan Action ID:</w:t>
      </w:r>
      <w:r w:rsidR="00F61951">
        <w:rPr>
          <w:rFonts w:ascii="Arial" w:hAnsi="Arial" w:cs="Arial"/>
          <w:b/>
          <w:sz w:val="24"/>
          <w:szCs w:val="24"/>
        </w:rPr>
        <w:t xml:space="preserve">  </w:t>
      </w:r>
      <w:r w:rsidRPr="00E71B89" w:rsidR="00E71B89">
        <w:rPr>
          <w:rFonts w:ascii="Arial" w:hAnsi="Arial" w:cs="Arial"/>
          <w:bCs/>
          <w:sz w:val="24"/>
          <w:szCs w:val="24"/>
        </w:rPr>
        <w:t>[REDACTED]</w:t>
      </w:r>
    </w:p>
    <w:p w:rsidR="00117012" w:rsidRPr="00C4296B" w:rsidP="00146180">
      <w:pPr>
        <w:spacing w:after="0"/>
        <w:rPr>
          <w:rFonts w:ascii="Arial" w:hAnsi="Arial" w:cs="Arial"/>
          <w:sz w:val="24"/>
          <w:szCs w:val="24"/>
        </w:rPr>
      </w:pPr>
    </w:p>
    <w:p w:rsidR="00AA61D0" w:rsidRPr="00AA61D0" w:rsidP="00146180">
      <w:pPr>
        <w:numPr>
          <w:ilvl w:val="0"/>
          <w:numId w:val="1"/>
        </w:numPr>
        <w:overflowPunct w:val="0"/>
        <w:autoSpaceDE w:val="0"/>
        <w:autoSpaceDN w:val="0"/>
        <w:adjustRightInd w:val="0"/>
        <w:spacing w:after="0"/>
        <w:textAlignment w:val="baseline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sz w:val="24"/>
          <w:szCs w:val="24"/>
          <w:u w:val="single"/>
        </w:rPr>
        <w:t>C</w:t>
      </w:r>
      <w:r w:rsidRPr="00F35F56">
        <w:rPr>
          <w:rFonts w:ascii="Arial" w:hAnsi="Arial" w:cs="Arial"/>
          <w:b/>
          <w:sz w:val="24"/>
          <w:szCs w:val="24"/>
          <w:u w:val="single"/>
        </w:rPr>
        <w:t>ontracting Activity</w:t>
      </w:r>
      <w:r w:rsidRPr="00F35F56">
        <w:rPr>
          <w:rFonts w:ascii="Arial" w:hAnsi="Arial" w:cs="Arial"/>
          <w:b/>
          <w:sz w:val="24"/>
          <w:szCs w:val="24"/>
        </w:rPr>
        <w:t>:</w:t>
      </w:r>
      <w:r w:rsidRPr="00F35F56">
        <w:rPr>
          <w:rFonts w:ascii="Arial" w:hAnsi="Arial" w:cs="Arial"/>
          <w:sz w:val="24"/>
          <w:szCs w:val="24"/>
        </w:rPr>
        <w:t xml:space="preserve"> Department of Veterans Affairs, Network 23 Contracting Office, </w:t>
      </w:r>
      <w:r w:rsidRPr="00AA61D0">
        <w:rPr>
          <w:rFonts w:ascii="Arial" w:hAnsi="Arial" w:cs="Arial"/>
          <w:sz w:val="24"/>
          <w:szCs w:val="24"/>
        </w:rPr>
        <w:t>1303 5</w:t>
      </w:r>
      <w:r w:rsidRPr="00AA61D0">
        <w:rPr>
          <w:rFonts w:ascii="Arial" w:hAnsi="Arial" w:cs="Arial"/>
          <w:sz w:val="24"/>
          <w:szCs w:val="24"/>
          <w:vertAlign w:val="superscript"/>
        </w:rPr>
        <w:t>th</w:t>
      </w:r>
      <w:r>
        <w:rPr>
          <w:rFonts w:ascii="Arial" w:hAnsi="Arial" w:cs="Arial"/>
          <w:sz w:val="24"/>
          <w:szCs w:val="24"/>
        </w:rPr>
        <w:t xml:space="preserve"> Street</w:t>
      </w:r>
      <w:r w:rsidRPr="00AA61D0">
        <w:rPr>
          <w:rFonts w:ascii="Arial" w:hAnsi="Arial" w:cs="Arial"/>
          <w:sz w:val="24"/>
          <w:szCs w:val="24"/>
        </w:rPr>
        <w:t xml:space="preserve">, </w:t>
      </w:r>
      <w:r>
        <w:rPr>
          <w:rFonts w:ascii="Arial" w:hAnsi="Arial" w:cs="Arial"/>
          <w:sz w:val="24"/>
          <w:szCs w:val="24"/>
        </w:rPr>
        <w:t>Suite</w:t>
      </w:r>
      <w:r w:rsidRPr="00AA61D0">
        <w:rPr>
          <w:rFonts w:ascii="Arial" w:hAnsi="Arial" w:cs="Arial"/>
          <w:sz w:val="24"/>
          <w:szCs w:val="24"/>
        </w:rPr>
        <w:t xml:space="preserve"> 300</w:t>
      </w:r>
      <w:r w:rsidRPr="00F35F56">
        <w:rPr>
          <w:rFonts w:ascii="Arial" w:hAnsi="Arial" w:cs="Arial"/>
          <w:sz w:val="24"/>
          <w:szCs w:val="24"/>
        </w:rPr>
        <w:t xml:space="preserve">, </w:t>
      </w:r>
      <w:r>
        <w:rPr>
          <w:rFonts w:ascii="Arial" w:hAnsi="Arial" w:cs="Arial"/>
          <w:sz w:val="24"/>
          <w:szCs w:val="24"/>
        </w:rPr>
        <w:t>Coralville, IA</w:t>
      </w:r>
      <w:r w:rsidRPr="00F35F56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52241</w:t>
      </w:r>
    </w:p>
    <w:p w:rsidR="00117012" w:rsidP="00146180">
      <w:pPr>
        <w:overflowPunct w:val="0"/>
        <w:autoSpaceDE w:val="0"/>
        <w:autoSpaceDN w:val="0"/>
        <w:adjustRightInd w:val="0"/>
        <w:spacing w:after="0"/>
        <w:ind w:left="360"/>
        <w:textAlignment w:val="baseline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sz w:val="24"/>
          <w:szCs w:val="24"/>
          <w:u w:val="single"/>
        </w:rPr>
        <w:t>Requesting</w:t>
      </w:r>
      <w:r w:rsidRPr="00C4296B">
        <w:rPr>
          <w:rFonts w:ascii="Arial" w:hAnsi="Arial" w:cs="Arial"/>
          <w:b/>
          <w:sz w:val="24"/>
          <w:szCs w:val="24"/>
          <w:u w:val="single"/>
        </w:rPr>
        <w:t xml:space="preserve"> Activity</w:t>
      </w:r>
      <w:r w:rsidRPr="00C4296B">
        <w:rPr>
          <w:rFonts w:ascii="Arial" w:hAnsi="Arial" w:cs="Arial"/>
          <w:b/>
          <w:sz w:val="24"/>
          <w:szCs w:val="24"/>
        </w:rPr>
        <w:t>:</w:t>
      </w:r>
      <w:r w:rsidRPr="00C4296B">
        <w:rPr>
          <w:rFonts w:ascii="Arial" w:hAnsi="Arial" w:cs="Arial"/>
          <w:sz w:val="24"/>
          <w:szCs w:val="24"/>
        </w:rPr>
        <w:t xml:space="preserve">  Department of Veterans Affairs, VISN </w:t>
      </w:r>
      <w:r w:rsidR="00F61951">
        <w:rPr>
          <w:rFonts w:ascii="Arial" w:hAnsi="Arial" w:cs="Arial"/>
          <w:sz w:val="24"/>
          <w:szCs w:val="24"/>
        </w:rPr>
        <w:t>23</w:t>
      </w:r>
      <w:r w:rsidRPr="00C4296B">
        <w:rPr>
          <w:rFonts w:ascii="Arial" w:hAnsi="Arial" w:cs="Arial"/>
          <w:sz w:val="24"/>
          <w:szCs w:val="24"/>
        </w:rPr>
        <w:t xml:space="preserve">,  </w:t>
      </w:r>
      <w:r w:rsidRPr="00117C7A" w:rsidR="00F61951">
        <w:rPr>
          <w:rFonts w:ascii="Arial" w:hAnsi="Arial" w:cs="Arial"/>
          <w:iCs/>
          <w:sz w:val="24"/>
          <w:szCs w:val="24"/>
        </w:rPr>
        <w:t>Minneapolis</w:t>
      </w:r>
      <w:r w:rsidRPr="00117C7A" w:rsidR="00117C7A">
        <w:rPr>
          <w:rFonts w:ascii="Arial" w:hAnsi="Arial" w:cs="Arial"/>
          <w:iCs/>
          <w:sz w:val="24"/>
          <w:szCs w:val="24"/>
        </w:rPr>
        <w:t xml:space="preserve"> VA</w:t>
      </w:r>
      <w:r w:rsidRPr="00C4296B">
        <w:rPr>
          <w:rFonts w:ascii="Arial" w:hAnsi="Arial" w:cs="Arial"/>
          <w:i/>
          <w:color w:val="FF0000"/>
          <w:sz w:val="24"/>
          <w:szCs w:val="24"/>
        </w:rPr>
        <w:t xml:space="preserve"> </w:t>
      </w:r>
      <w:r w:rsidR="00117C7A">
        <w:rPr>
          <w:rFonts w:ascii="Arial" w:hAnsi="Arial" w:cs="Arial"/>
          <w:sz w:val="24"/>
          <w:szCs w:val="24"/>
        </w:rPr>
        <w:t>Health Care System</w:t>
      </w:r>
      <w:r>
        <w:rPr>
          <w:rFonts w:ascii="Arial" w:hAnsi="Arial" w:cs="Arial"/>
          <w:sz w:val="24"/>
          <w:szCs w:val="24"/>
        </w:rPr>
        <w:t>, One Veterans Drive, Minneapolis, MN 55417</w:t>
      </w:r>
    </w:p>
    <w:p w:rsidR="00F61951" w:rsidRPr="00C4296B" w:rsidP="00146180">
      <w:pPr>
        <w:overflowPunct w:val="0"/>
        <w:autoSpaceDE w:val="0"/>
        <w:autoSpaceDN w:val="0"/>
        <w:adjustRightInd w:val="0"/>
        <w:spacing w:after="0"/>
        <w:ind w:left="360"/>
        <w:textAlignment w:val="baseline"/>
        <w:rPr>
          <w:rFonts w:ascii="Arial" w:hAnsi="Arial" w:cs="Arial"/>
          <w:sz w:val="24"/>
          <w:szCs w:val="24"/>
        </w:rPr>
      </w:pPr>
    </w:p>
    <w:p w:rsidR="00117012" w:rsidRPr="00EE33C9" w:rsidP="00146180">
      <w:pPr>
        <w:spacing w:after="0"/>
        <w:ind w:left="360"/>
        <w:rPr>
          <w:rFonts w:ascii="Arial" w:hAnsi="Arial" w:cs="Arial"/>
          <w:iCs/>
          <w:sz w:val="24"/>
          <w:szCs w:val="24"/>
        </w:rPr>
      </w:pPr>
      <w:r w:rsidRPr="00EE33C9">
        <w:rPr>
          <w:rFonts w:ascii="Arial" w:hAnsi="Arial" w:cs="Arial"/>
          <w:b/>
          <w:bCs/>
          <w:iCs/>
          <w:sz w:val="24"/>
          <w:szCs w:val="24"/>
          <w:u w:val="single"/>
        </w:rPr>
        <w:t>2237:</w:t>
      </w:r>
      <w:r w:rsidR="00EE33C9">
        <w:rPr>
          <w:rFonts w:ascii="Arial" w:hAnsi="Arial" w:cs="Arial"/>
          <w:iCs/>
          <w:sz w:val="24"/>
          <w:szCs w:val="24"/>
        </w:rPr>
        <w:t xml:space="preserve"> </w:t>
      </w:r>
      <w:r w:rsidRPr="00E71B89" w:rsidR="00E71B89">
        <w:rPr>
          <w:rFonts w:ascii="Arial" w:hAnsi="Arial" w:cs="Arial"/>
          <w:bCs/>
          <w:sz w:val="24"/>
          <w:szCs w:val="24"/>
        </w:rPr>
        <w:t>[REDACTED]</w:t>
      </w:r>
    </w:p>
    <w:p w:rsidR="00117012" w:rsidRPr="00C4296B" w:rsidP="00146180">
      <w:pPr>
        <w:spacing w:after="0"/>
        <w:rPr>
          <w:rFonts w:ascii="Arial" w:hAnsi="Arial" w:cs="Arial"/>
          <w:sz w:val="24"/>
          <w:szCs w:val="24"/>
        </w:rPr>
      </w:pPr>
    </w:p>
    <w:p w:rsidR="00CC70C3" w:rsidP="00146180">
      <w:pPr>
        <w:numPr>
          <w:ilvl w:val="0"/>
          <w:numId w:val="1"/>
        </w:numPr>
        <w:spacing w:after="0"/>
        <w:rPr>
          <w:rFonts w:ascii="Arial" w:hAnsi="Arial" w:cs="Arial"/>
          <w:sz w:val="24"/>
          <w:szCs w:val="24"/>
        </w:rPr>
      </w:pPr>
      <w:r w:rsidRPr="00C4296B">
        <w:rPr>
          <w:rFonts w:ascii="Arial" w:hAnsi="Arial" w:cs="Arial"/>
          <w:b/>
          <w:sz w:val="24"/>
          <w:szCs w:val="24"/>
        </w:rPr>
        <w:t>Brief Description of Supplies/ Services required and the intended use/Estimated Amount:</w:t>
      </w:r>
      <w:r w:rsidRPr="00C4296B">
        <w:rPr>
          <w:rFonts w:ascii="Arial" w:hAnsi="Arial" w:cs="Arial"/>
          <w:sz w:val="24"/>
          <w:szCs w:val="24"/>
        </w:rPr>
        <w:t xml:space="preserve">  </w:t>
      </w:r>
    </w:p>
    <w:p w:rsidR="00CC70C3" w:rsidP="00146180">
      <w:pPr>
        <w:spacing w:after="0"/>
        <w:ind w:left="360"/>
        <w:rPr>
          <w:rFonts w:ascii="Arial" w:hAnsi="Arial" w:cs="Arial"/>
          <w:sz w:val="24"/>
          <w:szCs w:val="24"/>
        </w:rPr>
      </w:pPr>
    </w:p>
    <w:p w:rsidR="00A0667E" w:rsidP="00146180">
      <w:pPr>
        <w:spacing w:after="0"/>
        <w:ind w:left="360"/>
        <w:rPr>
          <w:rFonts w:ascii="Arial" w:hAnsi="Arial" w:cs="Arial"/>
          <w:sz w:val="24"/>
          <w:szCs w:val="24"/>
        </w:rPr>
      </w:pPr>
      <w:r w:rsidRPr="00CC70C3">
        <w:rPr>
          <w:rFonts w:ascii="Arial" w:hAnsi="Arial" w:cs="Arial"/>
          <w:sz w:val="24"/>
          <w:szCs w:val="24"/>
        </w:rPr>
        <w:t xml:space="preserve">The Minneapolis VA Health Care System (MVAHCS) requires the purchase of four Preferred Instruments Operator Interface Terminal Displays – BMU-OIT15X-W – used on the Cleaver Brooks model DL-68-RH and DL-72-RH boilers.  Purchase </w:t>
      </w:r>
      <w:r w:rsidR="00DD7CF6">
        <w:rPr>
          <w:rFonts w:ascii="Arial" w:hAnsi="Arial" w:cs="Arial"/>
          <w:sz w:val="24"/>
          <w:szCs w:val="24"/>
        </w:rPr>
        <w:t xml:space="preserve">is </w:t>
      </w:r>
      <w:r w:rsidRPr="00CC70C3">
        <w:rPr>
          <w:rFonts w:ascii="Arial" w:hAnsi="Arial" w:cs="Arial"/>
          <w:sz w:val="24"/>
          <w:szCs w:val="24"/>
        </w:rPr>
        <w:t>to include</w:t>
      </w:r>
      <w:r w:rsidRPr="00CC70C3">
        <w:rPr>
          <w:rFonts w:ascii="Arial" w:hAnsi="Arial" w:cs="Arial"/>
          <w:sz w:val="24"/>
          <w:szCs w:val="24"/>
        </w:rPr>
        <w:t xml:space="preserve"> technician travel; installation, programming, and operations checks of equipment; training</w:t>
      </w:r>
      <w:r w:rsidR="00DD7CF6">
        <w:rPr>
          <w:rFonts w:ascii="Arial" w:hAnsi="Arial" w:cs="Arial"/>
          <w:sz w:val="24"/>
          <w:szCs w:val="24"/>
        </w:rPr>
        <w:t>;</w:t>
      </w:r>
      <w:r w:rsidRPr="00CC70C3">
        <w:rPr>
          <w:rFonts w:ascii="Arial" w:hAnsi="Arial" w:cs="Arial"/>
          <w:sz w:val="24"/>
          <w:szCs w:val="24"/>
        </w:rPr>
        <w:t xml:space="preserve"> and </w:t>
      </w:r>
      <w:r w:rsidR="00DD7CF6">
        <w:rPr>
          <w:rFonts w:ascii="Arial" w:hAnsi="Arial" w:cs="Arial"/>
          <w:sz w:val="24"/>
          <w:szCs w:val="24"/>
        </w:rPr>
        <w:t xml:space="preserve">a </w:t>
      </w:r>
      <w:r w:rsidRPr="00CC70C3">
        <w:rPr>
          <w:rFonts w:ascii="Arial" w:hAnsi="Arial" w:cs="Arial"/>
          <w:sz w:val="24"/>
          <w:szCs w:val="24"/>
        </w:rPr>
        <w:t>1-year warranty on the equipment purchased.</w:t>
      </w:r>
    </w:p>
    <w:p w:rsidR="00CC70C3" w:rsidP="00146180">
      <w:pPr>
        <w:spacing w:after="0"/>
        <w:ind w:left="360"/>
        <w:rPr>
          <w:rFonts w:ascii="Arial" w:hAnsi="Arial" w:cs="Arial"/>
          <w:sz w:val="24"/>
          <w:szCs w:val="24"/>
        </w:rPr>
      </w:pPr>
    </w:p>
    <w:p w:rsidR="00CC70C3" w:rsidP="00146180">
      <w:pPr>
        <w:spacing w:after="0"/>
        <w:ind w:left="360"/>
        <w:rPr>
          <w:rFonts w:ascii="Arial" w:hAnsi="Arial" w:cs="Arial"/>
          <w:b/>
          <w:sz w:val="24"/>
          <w:szCs w:val="24"/>
          <w:u w:val="single"/>
        </w:rPr>
      </w:pPr>
      <w:r w:rsidRPr="00CC70C3">
        <w:rPr>
          <w:rFonts w:ascii="Arial" w:hAnsi="Arial" w:cs="Arial"/>
          <w:b/>
          <w:bCs/>
          <w:sz w:val="24"/>
          <w:szCs w:val="24"/>
          <w:u w:val="single"/>
        </w:rPr>
        <w:t>Estimated Amount:</w:t>
      </w:r>
      <w:r>
        <w:rPr>
          <w:rFonts w:ascii="Arial" w:hAnsi="Arial" w:cs="Arial"/>
          <w:sz w:val="24"/>
          <w:szCs w:val="24"/>
        </w:rPr>
        <w:t xml:space="preserve">  </w:t>
      </w:r>
      <w:r w:rsidRPr="00E71B89" w:rsidR="00E71B89">
        <w:rPr>
          <w:rFonts w:ascii="Arial" w:hAnsi="Arial" w:cs="Arial"/>
          <w:bCs/>
          <w:sz w:val="24"/>
          <w:szCs w:val="24"/>
        </w:rPr>
        <w:t>[REDACTED]</w:t>
      </w:r>
    </w:p>
    <w:p w:rsidR="00CC70C3" w:rsidRPr="00C4296B" w:rsidP="00146180">
      <w:pPr>
        <w:overflowPunct w:val="0"/>
        <w:autoSpaceDE w:val="0"/>
        <w:autoSpaceDN w:val="0"/>
        <w:adjustRightInd w:val="0"/>
        <w:spacing w:after="0"/>
        <w:ind w:left="360"/>
        <w:textAlignment w:val="baseline"/>
        <w:rPr>
          <w:rFonts w:ascii="Arial" w:hAnsi="Arial" w:cs="Arial"/>
          <w:b/>
          <w:sz w:val="24"/>
          <w:szCs w:val="24"/>
          <w:u w:val="single"/>
        </w:rPr>
      </w:pPr>
    </w:p>
    <w:p w:rsidR="00E42F55" w:rsidRPr="00A0667E" w:rsidP="00146180">
      <w:pPr>
        <w:numPr>
          <w:ilvl w:val="0"/>
          <w:numId w:val="1"/>
        </w:numPr>
        <w:overflowPunct w:val="0"/>
        <w:autoSpaceDE w:val="0"/>
        <w:autoSpaceDN w:val="0"/>
        <w:adjustRightInd w:val="0"/>
        <w:spacing w:after="0"/>
        <w:textAlignment w:val="baseline"/>
        <w:rPr>
          <w:rFonts w:ascii="Arial" w:hAnsi="Arial" w:cs="Arial"/>
          <w:i/>
          <w:color w:val="FF0000"/>
          <w:sz w:val="24"/>
          <w:szCs w:val="24"/>
        </w:rPr>
      </w:pPr>
      <w:r w:rsidRPr="00C4296B">
        <w:rPr>
          <w:rFonts w:ascii="Arial" w:hAnsi="Arial" w:cs="Arial"/>
          <w:b/>
          <w:sz w:val="24"/>
          <w:szCs w:val="24"/>
        </w:rPr>
        <w:t>Unique characteristics that limit availability to only one source, with the reason no other supplies or services can be used:</w:t>
      </w:r>
      <w:r w:rsidRPr="00C4296B">
        <w:rPr>
          <w:rFonts w:ascii="Arial" w:hAnsi="Arial" w:cs="Arial"/>
          <w:sz w:val="24"/>
          <w:szCs w:val="24"/>
        </w:rPr>
        <w:t xml:space="preserve"> </w:t>
      </w:r>
    </w:p>
    <w:p w:rsidR="00CC70C3" w:rsidP="00146180">
      <w:pPr>
        <w:overflowPunct w:val="0"/>
        <w:autoSpaceDE w:val="0"/>
        <w:autoSpaceDN w:val="0"/>
        <w:adjustRightInd w:val="0"/>
        <w:spacing w:after="0"/>
        <w:ind w:left="360"/>
        <w:textAlignment w:val="baseline"/>
        <w:rPr>
          <w:rFonts w:ascii="Arial" w:hAnsi="Arial" w:cs="Arial"/>
          <w:sz w:val="24"/>
          <w:szCs w:val="24"/>
        </w:rPr>
      </w:pPr>
    </w:p>
    <w:p w:rsidR="00117012" w:rsidRPr="00A0667E" w:rsidP="00146180">
      <w:pPr>
        <w:overflowPunct w:val="0"/>
        <w:autoSpaceDE w:val="0"/>
        <w:autoSpaceDN w:val="0"/>
        <w:adjustRightInd w:val="0"/>
        <w:spacing w:after="0"/>
        <w:ind w:left="360"/>
        <w:textAlignment w:val="baseline"/>
        <w:rPr>
          <w:rFonts w:ascii="Arial" w:hAnsi="Arial" w:cs="Arial"/>
          <w:i/>
          <w:sz w:val="24"/>
          <w:szCs w:val="24"/>
        </w:rPr>
      </w:pPr>
      <w:r w:rsidRPr="00CC70C3">
        <w:rPr>
          <w:rFonts w:ascii="Arial" w:hAnsi="Arial" w:cs="Arial"/>
          <w:sz w:val="24"/>
          <w:szCs w:val="24"/>
        </w:rPr>
        <w:t>The current displays are currently non-functional and need to be replaced.</w:t>
      </w:r>
      <w:r>
        <w:rPr>
          <w:rFonts w:ascii="Arial" w:hAnsi="Arial" w:cs="Arial"/>
          <w:sz w:val="24"/>
          <w:szCs w:val="24"/>
        </w:rPr>
        <w:t xml:space="preserve">  </w:t>
      </w:r>
      <w:r w:rsidRPr="00770DF2" w:rsidR="00E630FB">
        <w:rPr>
          <w:rFonts w:ascii="Arial" w:hAnsi="Arial" w:cs="Arial"/>
          <w:iCs/>
          <w:sz w:val="24"/>
          <w:szCs w:val="24"/>
        </w:rPr>
        <w:t xml:space="preserve">Preferred Utilities Manufacturing </w:t>
      </w:r>
      <w:r>
        <w:rPr>
          <w:rFonts w:ascii="Arial" w:hAnsi="Arial" w:cs="Arial"/>
          <w:iCs/>
          <w:sz w:val="24"/>
          <w:szCs w:val="24"/>
        </w:rPr>
        <w:t xml:space="preserve">Corporation </w:t>
      </w:r>
      <w:r w:rsidRPr="00770DF2" w:rsidR="00E630FB">
        <w:rPr>
          <w:rFonts w:ascii="Arial" w:hAnsi="Arial" w:cs="Arial"/>
          <w:iCs/>
          <w:sz w:val="24"/>
          <w:szCs w:val="24"/>
        </w:rPr>
        <w:t>is the manufacturer of the boiler</w:t>
      </w:r>
      <w:r w:rsidR="00E630FB">
        <w:rPr>
          <w:rFonts w:ascii="Arial" w:hAnsi="Arial" w:cs="Arial"/>
          <w:iCs/>
          <w:sz w:val="24"/>
          <w:szCs w:val="24"/>
        </w:rPr>
        <w:t xml:space="preserve">s that are installed at the MVAHCS. </w:t>
      </w:r>
      <w:r w:rsidR="00DD7CF6">
        <w:rPr>
          <w:rFonts w:ascii="Arial" w:hAnsi="Arial" w:cs="Arial"/>
          <w:iCs/>
          <w:sz w:val="24"/>
          <w:szCs w:val="24"/>
        </w:rPr>
        <w:t xml:space="preserve"> </w:t>
      </w:r>
      <w:r w:rsidR="00E630FB">
        <w:rPr>
          <w:rFonts w:ascii="Arial" w:hAnsi="Arial" w:cs="Arial"/>
          <w:iCs/>
          <w:sz w:val="24"/>
          <w:szCs w:val="24"/>
        </w:rPr>
        <w:t>The boilers are proprietary equipment for which the manufacturer only allows their designated vendor to provide supplies and installation.</w:t>
      </w:r>
      <w:r w:rsidRPr="00770DF2" w:rsidR="00E630FB">
        <w:rPr>
          <w:rFonts w:ascii="Arial" w:hAnsi="Arial" w:cs="Arial"/>
          <w:iCs/>
          <w:sz w:val="24"/>
          <w:szCs w:val="24"/>
        </w:rPr>
        <w:t xml:space="preserve"> </w:t>
      </w:r>
      <w:r w:rsidR="00DD7CF6">
        <w:rPr>
          <w:rFonts w:ascii="Arial" w:hAnsi="Arial" w:cs="Arial"/>
          <w:iCs/>
          <w:sz w:val="24"/>
          <w:szCs w:val="24"/>
        </w:rPr>
        <w:t xml:space="preserve"> </w:t>
      </w:r>
      <w:r w:rsidR="00E630FB">
        <w:rPr>
          <w:rFonts w:ascii="Arial" w:hAnsi="Arial" w:cs="Arial"/>
          <w:iCs/>
          <w:sz w:val="24"/>
          <w:szCs w:val="24"/>
        </w:rPr>
        <w:t xml:space="preserve">The only alternative would be to purchase new boiler equipment, which is cost prohibitive and will not be considered until the life of the </w:t>
      </w:r>
      <w:r w:rsidR="00146180">
        <w:rPr>
          <w:rFonts w:ascii="Arial" w:hAnsi="Arial" w:cs="Arial"/>
          <w:iCs/>
          <w:sz w:val="24"/>
          <w:szCs w:val="24"/>
        </w:rPr>
        <w:t xml:space="preserve">current </w:t>
      </w:r>
      <w:r w:rsidR="00E630FB">
        <w:rPr>
          <w:rFonts w:ascii="Arial" w:hAnsi="Arial" w:cs="Arial"/>
          <w:iCs/>
          <w:sz w:val="24"/>
          <w:szCs w:val="24"/>
        </w:rPr>
        <w:t>equipment is past</w:t>
      </w:r>
      <w:r w:rsidR="00146180">
        <w:rPr>
          <w:rFonts w:ascii="Arial" w:hAnsi="Arial" w:cs="Arial"/>
          <w:iCs/>
          <w:sz w:val="24"/>
          <w:szCs w:val="24"/>
        </w:rPr>
        <w:t>,</w:t>
      </w:r>
      <w:r w:rsidR="00E630FB">
        <w:rPr>
          <w:rFonts w:ascii="Arial" w:hAnsi="Arial" w:cs="Arial"/>
          <w:iCs/>
          <w:sz w:val="24"/>
          <w:szCs w:val="24"/>
        </w:rPr>
        <w:t xml:space="preserve"> and new equipment needs to be purchased as a replacement.</w:t>
      </w:r>
      <w:r w:rsidR="00DD7CF6">
        <w:rPr>
          <w:rFonts w:ascii="Arial" w:hAnsi="Arial" w:cs="Arial"/>
          <w:iCs/>
          <w:sz w:val="24"/>
          <w:szCs w:val="24"/>
        </w:rPr>
        <w:t xml:space="preserve"> </w:t>
      </w:r>
      <w:r w:rsidR="00E630FB">
        <w:rPr>
          <w:rFonts w:ascii="Arial" w:hAnsi="Arial" w:cs="Arial"/>
          <w:iCs/>
          <w:sz w:val="24"/>
          <w:szCs w:val="24"/>
        </w:rPr>
        <w:t xml:space="preserve"> </w:t>
      </w:r>
      <w:r w:rsidRPr="00EE3319" w:rsidR="00E630FB">
        <w:rPr>
          <w:rFonts w:ascii="Arial" w:hAnsi="Arial" w:cs="Arial"/>
          <w:iCs/>
          <w:sz w:val="24"/>
          <w:szCs w:val="24"/>
        </w:rPr>
        <w:t xml:space="preserve">Preferred Utilities </w:t>
      </w:r>
      <w:r w:rsidR="00146180">
        <w:rPr>
          <w:rFonts w:ascii="Arial" w:hAnsi="Arial" w:cs="Arial"/>
          <w:iCs/>
          <w:sz w:val="24"/>
          <w:szCs w:val="24"/>
        </w:rPr>
        <w:t xml:space="preserve">Manufacturing Corporation </w:t>
      </w:r>
      <w:r w:rsidRPr="00EE3319" w:rsidR="00E630FB">
        <w:rPr>
          <w:rFonts w:ascii="Arial" w:hAnsi="Arial" w:cs="Arial"/>
          <w:iCs/>
          <w:sz w:val="24"/>
          <w:szCs w:val="24"/>
        </w:rPr>
        <w:t xml:space="preserve">has designated </w:t>
      </w:r>
      <w:r w:rsidR="00146180">
        <w:rPr>
          <w:rFonts w:ascii="Arial" w:hAnsi="Arial" w:cs="Arial"/>
          <w:iCs/>
          <w:sz w:val="24"/>
          <w:szCs w:val="24"/>
        </w:rPr>
        <w:t>the small business</w:t>
      </w:r>
      <w:r w:rsidR="00E630FB">
        <w:rPr>
          <w:rFonts w:ascii="Arial" w:hAnsi="Arial" w:cs="Arial"/>
          <w:iCs/>
          <w:sz w:val="24"/>
          <w:szCs w:val="24"/>
        </w:rPr>
        <w:t xml:space="preserve"> </w:t>
      </w:r>
      <w:r w:rsidRPr="00EE3319" w:rsidR="00E630FB">
        <w:rPr>
          <w:rFonts w:ascii="Arial" w:hAnsi="Arial" w:cs="Arial"/>
          <w:iCs/>
          <w:sz w:val="24"/>
          <w:szCs w:val="24"/>
        </w:rPr>
        <w:t>Simoneau Sterling</w:t>
      </w:r>
      <w:r w:rsidR="00146180">
        <w:rPr>
          <w:rFonts w:ascii="Arial" w:hAnsi="Arial" w:cs="Arial"/>
          <w:iCs/>
          <w:sz w:val="24"/>
          <w:szCs w:val="24"/>
        </w:rPr>
        <w:t xml:space="preserve"> Midwest Corp</w:t>
      </w:r>
      <w:r w:rsidRPr="00EE3319" w:rsidR="00E630FB">
        <w:rPr>
          <w:rFonts w:ascii="Arial" w:hAnsi="Arial" w:cs="Arial"/>
          <w:iCs/>
          <w:sz w:val="24"/>
          <w:szCs w:val="24"/>
        </w:rPr>
        <w:t xml:space="preserve"> as their vendor for the Midwest</w:t>
      </w:r>
      <w:r w:rsidR="00E630FB">
        <w:rPr>
          <w:rFonts w:ascii="Arial" w:hAnsi="Arial" w:cs="Arial"/>
          <w:iCs/>
          <w:sz w:val="24"/>
          <w:szCs w:val="24"/>
        </w:rPr>
        <w:t xml:space="preserve"> </w:t>
      </w:r>
      <w:r w:rsidRPr="00B40AF9" w:rsidR="00E630FB">
        <w:rPr>
          <w:rFonts w:ascii="Arial" w:hAnsi="Arial" w:cs="Arial"/>
          <w:iCs/>
          <w:sz w:val="24"/>
          <w:szCs w:val="24"/>
        </w:rPr>
        <w:t>region including Minnesota.</w:t>
      </w:r>
      <w:r w:rsidRPr="00A0667E" w:rsidR="00A0667E">
        <w:rPr>
          <w:rFonts w:ascii="Arial" w:hAnsi="Arial" w:cs="Arial"/>
          <w:iCs/>
          <w:sz w:val="24"/>
          <w:szCs w:val="24"/>
        </w:rPr>
        <w:t xml:space="preserve"> </w:t>
      </w:r>
      <w:r w:rsidR="00DD7CF6">
        <w:rPr>
          <w:rFonts w:ascii="Arial" w:hAnsi="Arial" w:cs="Arial"/>
          <w:iCs/>
          <w:sz w:val="24"/>
          <w:szCs w:val="24"/>
        </w:rPr>
        <w:t xml:space="preserve"> </w:t>
      </w:r>
      <w:r w:rsidR="00E630FB">
        <w:rPr>
          <w:rFonts w:ascii="Arial" w:hAnsi="Arial" w:cs="Arial"/>
          <w:iCs/>
          <w:sz w:val="24"/>
          <w:szCs w:val="24"/>
        </w:rPr>
        <w:t>Third party interface displays are not allowed due to their proprietary nature.</w:t>
      </w:r>
      <w:r w:rsidRPr="00A0667E" w:rsidR="00A0667E">
        <w:rPr>
          <w:rFonts w:ascii="Arial" w:hAnsi="Arial" w:cs="Arial"/>
          <w:iCs/>
          <w:sz w:val="24"/>
          <w:szCs w:val="24"/>
        </w:rPr>
        <w:t xml:space="preserve"> </w:t>
      </w:r>
      <w:r w:rsidR="00DD7CF6">
        <w:rPr>
          <w:rFonts w:ascii="Arial" w:hAnsi="Arial" w:cs="Arial"/>
          <w:iCs/>
          <w:sz w:val="24"/>
          <w:szCs w:val="24"/>
        </w:rPr>
        <w:t xml:space="preserve"> </w:t>
      </w:r>
      <w:r w:rsidRPr="00A0667E" w:rsidR="00A0667E">
        <w:rPr>
          <w:rFonts w:ascii="Arial" w:hAnsi="Arial" w:cs="Arial"/>
          <w:iCs/>
          <w:sz w:val="24"/>
          <w:szCs w:val="24"/>
        </w:rPr>
        <w:t xml:space="preserve">See </w:t>
      </w:r>
      <w:r w:rsidR="00146180">
        <w:rPr>
          <w:rFonts w:ascii="Arial" w:hAnsi="Arial" w:cs="Arial"/>
          <w:iCs/>
          <w:sz w:val="24"/>
          <w:szCs w:val="24"/>
        </w:rPr>
        <w:t xml:space="preserve">the </w:t>
      </w:r>
      <w:r w:rsidRPr="00A0667E" w:rsidR="00A0667E">
        <w:rPr>
          <w:rFonts w:ascii="Arial" w:hAnsi="Arial" w:cs="Arial"/>
          <w:iCs/>
          <w:sz w:val="24"/>
          <w:szCs w:val="24"/>
        </w:rPr>
        <w:t xml:space="preserve">P02 Sole Source letter in </w:t>
      </w:r>
      <w:r w:rsidR="00146180">
        <w:rPr>
          <w:rFonts w:ascii="Arial" w:hAnsi="Arial" w:cs="Arial"/>
          <w:iCs/>
          <w:sz w:val="24"/>
          <w:szCs w:val="24"/>
        </w:rPr>
        <w:t xml:space="preserve">the </w:t>
      </w:r>
      <w:r w:rsidRPr="00A0667E" w:rsidR="00A0667E">
        <w:rPr>
          <w:rFonts w:ascii="Arial" w:hAnsi="Arial" w:cs="Arial"/>
          <w:iCs/>
          <w:sz w:val="24"/>
          <w:szCs w:val="24"/>
        </w:rPr>
        <w:t>eCMS</w:t>
      </w:r>
      <w:r w:rsidRPr="00A0667E" w:rsidR="00A0667E">
        <w:rPr>
          <w:rFonts w:ascii="Arial" w:hAnsi="Arial" w:cs="Arial"/>
          <w:iCs/>
          <w:sz w:val="24"/>
          <w:szCs w:val="24"/>
        </w:rPr>
        <w:t xml:space="preserve"> </w:t>
      </w:r>
      <w:r w:rsidRPr="00A0667E" w:rsidR="00A0667E">
        <w:rPr>
          <w:rFonts w:ascii="Arial" w:hAnsi="Arial" w:cs="Arial"/>
          <w:iCs/>
          <w:sz w:val="24"/>
          <w:szCs w:val="24"/>
        </w:rPr>
        <w:t>Acq</w:t>
      </w:r>
      <w:r w:rsidRPr="00A0667E" w:rsidR="00A0667E">
        <w:rPr>
          <w:rFonts w:ascii="Arial" w:hAnsi="Arial" w:cs="Arial"/>
          <w:iCs/>
          <w:sz w:val="24"/>
          <w:szCs w:val="24"/>
        </w:rPr>
        <w:t>-Plan briefcase.</w:t>
      </w:r>
      <w:r w:rsidR="00146180">
        <w:rPr>
          <w:rFonts w:ascii="Arial" w:hAnsi="Arial" w:cs="Arial"/>
          <w:iCs/>
          <w:sz w:val="24"/>
          <w:szCs w:val="24"/>
        </w:rPr>
        <w:t xml:space="preserve">  </w:t>
      </w:r>
      <w:r w:rsidRPr="00146180" w:rsidR="00146180">
        <w:rPr>
          <w:rFonts w:ascii="Arial" w:hAnsi="Arial" w:cs="Arial"/>
          <w:iCs/>
          <w:sz w:val="24"/>
          <w:szCs w:val="24"/>
        </w:rPr>
        <w:t xml:space="preserve">These </w:t>
      </w:r>
      <w:r w:rsidR="00146180">
        <w:rPr>
          <w:rFonts w:ascii="Arial" w:hAnsi="Arial" w:cs="Arial"/>
          <w:iCs/>
          <w:sz w:val="24"/>
          <w:szCs w:val="24"/>
        </w:rPr>
        <w:t>supplies</w:t>
      </w:r>
      <w:r w:rsidRPr="00146180" w:rsidR="00146180">
        <w:rPr>
          <w:rFonts w:ascii="Arial" w:hAnsi="Arial" w:cs="Arial"/>
          <w:iCs/>
          <w:sz w:val="24"/>
          <w:szCs w:val="24"/>
        </w:rPr>
        <w:t xml:space="preserve"> will be </w:t>
      </w:r>
      <w:r w:rsidR="00146180">
        <w:rPr>
          <w:rFonts w:ascii="Arial" w:hAnsi="Arial" w:cs="Arial"/>
          <w:iCs/>
          <w:sz w:val="24"/>
          <w:szCs w:val="24"/>
        </w:rPr>
        <w:t>purchased</w:t>
      </w:r>
      <w:r w:rsidRPr="00146180" w:rsidR="00146180">
        <w:rPr>
          <w:rFonts w:ascii="Arial" w:hAnsi="Arial" w:cs="Arial"/>
          <w:iCs/>
          <w:sz w:val="24"/>
          <w:szCs w:val="24"/>
        </w:rPr>
        <w:t xml:space="preserve"> under a sole source award to Simoneau Sterling Midwest Corp.  Neither the VA Rule of Two nor the SBA rule of two could be met.</w:t>
      </w:r>
    </w:p>
    <w:p w:rsidR="00117012" w:rsidRPr="00C4296B" w:rsidP="00146180">
      <w:pPr>
        <w:overflowPunct w:val="0"/>
        <w:autoSpaceDE w:val="0"/>
        <w:autoSpaceDN w:val="0"/>
        <w:adjustRightInd w:val="0"/>
        <w:spacing w:after="0"/>
        <w:textAlignment w:val="baseline"/>
        <w:rPr>
          <w:del w:id="0" w:author="Stevison, Stevi" w:date="2025-12-09T11:27:00Z"/>
          <w:rFonts w:ascii="Arial" w:hAnsi="Arial" w:cs="Arial"/>
          <w:sz w:val="24"/>
          <w:szCs w:val="24"/>
        </w:rPr>
      </w:pPr>
    </w:p>
    <w:p w:rsidR="00117012" w:rsidRPr="00C4296B" w:rsidP="00146180">
      <w:pPr>
        <w:numPr>
          <w:ilvl w:val="0"/>
          <w:numId w:val="1"/>
        </w:numPr>
        <w:overflowPunct w:val="0"/>
        <w:autoSpaceDE w:val="0"/>
        <w:autoSpaceDN w:val="0"/>
        <w:adjustRightInd w:val="0"/>
        <w:spacing w:after="0"/>
        <w:textAlignment w:val="baseline"/>
        <w:rPr>
          <w:rFonts w:ascii="Arial" w:hAnsi="Arial" w:cs="Arial"/>
          <w:i/>
          <w:color w:val="FF0000"/>
          <w:sz w:val="24"/>
          <w:szCs w:val="24"/>
        </w:rPr>
      </w:pPr>
      <w:r w:rsidRPr="00C4296B">
        <w:rPr>
          <w:rFonts w:ascii="Arial" w:hAnsi="Arial" w:cs="Arial"/>
          <w:b/>
          <w:sz w:val="24"/>
          <w:szCs w:val="24"/>
        </w:rPr>
        <w:t>Description of market research conducted and results or statement why it was not conducted:</w:t>
      </w:r>
      <w:r w:rsidRPr="00C4296B">
        <w:rPr>
          <w:rFonts w:ascii="Arial" w:hAnsi="Arial" w:cs="Arial"/>
          <w:sz w:val="24"/>
          <w:szCs w:val="24"/>
        </w:rPr>
        <w:t xml:space="preserve">  </w:t>
      </w:r>
    </w:p>
    <w:p w:rsidR="00146180" w:rsidP="00146180">
      <w:pPr>
        <w:spacing w:after="0"/>
        <w:ind w:left="360"/>
        <w:rPr>
          <w:rFonts w:ascii="Arial" w:hAnsi="Arial" w:cs="Arial"/>
          <w:iCs/>
          <w:sz w:val="24"/>
          <w:szCs w:val="24"/>
        </w:rPr>
      </w:pPr>
    </w:p>
    <w:p w:rsidR="00E630FB" w:rsidRPr="00B10644" w:rsidP="00146180">
      <w:pPr>
        <w:spacing w:after="0"/>
        <w:ind w:left="36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iCs/>
          <w:sz w:val="24"/>
          <w:szCs w:val="24"/>
        </w:rPr>
        <w:t>Although there are 160 VOSB</w:t>
      </w:r>
      <w:r w:rsidR="00146180">
        <w:rPr>
          <w:rFonts w:ascii="Arial" w:hAnsi="Arial" w:cs="Arial"/>
          <w:iCs/>
          <w:sz w:val="24"/>
          <w:szCs w:val="24"/>
        </w:rPr>
        <w:t>s</w:t>
      </w:r>
      <w:r>
        <w:rPr>
          <w:rFonts w:ascii="Arial" w:hAnsi="Arial" w:cs="Arial"/>
          <w:iCs/>
          <w:sz w:val="24"/>
          <w:szCs w:val="24"/>
        </w:rPr>
        <w:t xml:space="preserve"> and 145 SDVOSB</w:t>
      </w:r>
      <w:r w:rsidR="00146180">
        <w:rPr>
          <w:rFonts w:ascii="Arial" w:hAnsi="Arial" w:cs="Arial"/>
          <w:iCs/>
          <w:sz w:val="24"/>
          <w:szCs w:val="24"/>
        </w:rPr>
        <w:t>s</w:t>
      </w:r>
      <w:r>
        <w:rPr>
          <w:rFonts w:ascii="Arial" w:hAnsi="Arial" w:cs="Arial"/>
          <w:iCs/>
          <w:sz w:val="24"/>
          <w:szCs w:val="24"/>
        </w:rPr>
        <w:t xml:space="preserve"> identified through </w:t>
      </w:r>
      <w:r w:rsidRPr="00146180" w:rsidR="00146180">
        <w:rPr>
          <w:rFonts w:ascii="Arial" w:hAnsi="Arial" w:cs="Arial"/>
          <w:iCs/>
          <w:sz w:val="24"/>
          <w:szCs w:val="24"/>
        </w:rPr>
        <w:t>the SBA Small Business Search website</w:t>
      </w:r>
      <w:r>
        <w:rPr>
          <w:rFonts w:ascii="Arial" w:hAnsi="Arial" w:cs="Arial"/>
          <w:iCs/>
          <w:sz w:val="24"/>
          <w:szCs w:val="24"/>
        </w:rPr>
        <w:t xml:space="preserve"> as performing work under NAICS 334512, the existing equipment is proprietary. </w:t>
      </w:r>
      <w:r w:rsidR="00146180">
        <w:rPr>
          <w:rFonts w:ascii="Arial" w:hAnsi="Arial" w:cs="Arial"/>
          <w:iCs/>
          <w:sz w:val="24"/>
          <w:szCs w:val="24"/>
        </w:rPr>
        <w:t xml:space="preserve"> </w:t>
      </w:r>
      <w:r w:rsidRPr="00770DF2">
        <w:rPr>
          <w:rFonts w:ascii="Arial" w:hAnsi="Arial" w:cs="Arial"/>
          <w:iCs/>
          <w:sz w:val="24"/>
          <w:szCs w:val="24"/>
        </w:rPr>
        <w:t>Preferred Utilities Manufacturing</w:t>
      </w:r>
      <w:r w:rsidR="00146180">
        <w:rPr>
          <w:rFonts w:ascii="Arial" w:hAnsi="Arial" w:cs="Arial"/>
          <w:iCs/>
          <w:sz w:val="24"/>
          <w:szCs w:val="24"/>
        </w:rPr>
        <w:t xml:space="preserve"> Corporation</w:t>
      </w:r>
      <w:r w:rsidRPr="00770DF2">
        <w:rPr>
          <w:rFonts w:ascii="Arial" w:hAnsi="Arial" w:cs="Arial"/>
          <w:iCs/>
          <w:sz w:val="24"/>
          <w:szCs w:val="24"/>
        </w:rPr>
        <w:t xml:space="preserve"> is the manufacturer of the boiler</w:t>
      </w:r>
      <w:r>
        <w:rPr>
          <w:rFonts w:ascii="Arial" w:hAnsi="Arial" w:cs="Arial"/>
          <w:iCs/>
          <w:sz w:val="24"/>
          <w:szCs w:val="24"/>
        </w:rPr>
        <w:t xml:space="preserve">s that are installed at the MVAHCS. </w:t>
      </w:r>
      <w:r w:rsidR="00146180">
        <w:rPr>
          <w:rFonts w:ascii="Arial" w:hAnsi="Arial" w:cs="Arial"/>
          <w:iCs/>
          <w:sz w:val="24"/>
          <w:szCs w:val="24"/>
        </w:rPr>
        <w:t xml:space="preserve"> </w:t>
      </w:r>
      <w:r>
        <w:rPr>
          <w:rFonts w:ascii="Arial" w:hAnsi="Arial" w:cs="Arial"/>
          <w:iCs/>
          <w:sz w:val="24"/>
          <w:szCs w:val="24"/>
        </w:rPr>
        <w:t>The boilers are proprietary equipment for which the manufacturer only allows their designated vendor to provide supplies and installation.</w:t>
      </w:r>
      <w:r w:rsidR="00146180">
        <w:rPr>
          <w:rFonts w:ascii="Arial" w:hAnsi="Arial" w:cs="Arial"/>
          <w:iCs/>
          <w:sz w:val="24"/>
          <w:szCs w:val="24"/>
        </w:rPr>
        <w:t xml:space="preserve"> </w:t>
      </w:r>
      <w:r w:rsidRPr="00770DF2">
        <w:rPr>
          <w:rFonts w:ascii="Arial" w:hAnsi="Arial" w:cs="Arial"/>
          <w:iCs/>
          <w:sz w:val="24"/>
          <w:szCs w:val="24"/>
        </w:rPr>
        <w:t xml:space="preserve"> </w:t>
      </w:r>
      <w:r w:rsidRPr="00EE3319">
        <w:rPr>
          <w:rFonts w:ascii="Arial" w:hAnsi="Arial" w:cs="Arial"/>
          <w:iCs/>
          <w:sz w:val="24"/>
          <w:szCs w:val="24"/>
        </w:rPr>
        <w:t xml:space="preserve">Preferred Utilities </w:t>
      </w:r>
      <w:r w:rsidRPr="00770DF2" w:rsidR="00146180">
        <w:rPr>
          <w:rFonts w:ascii="Arial" w:hAnsi="Arial" w:cs="Arial"/>
          <w:iCs/>
          <w:sz w:val="24"/>
          <w:szCs w:val="24"/>
        </w:rPr>
        <w:t>Manufacturing</w:t>
      </w:r>
      <w:r w:rsidR="00146180">
        <w:rPr>
          <w:rFonts w:ascii="Arial" w:hAnsi="Arial" w:cs="Arial"/>
          <w:iCs/>
          <w:sz w:val="24"/>
          <w:szCs w:val="24"/>
        </w:rPr>
        <w:t xml:space="preserve"> Corporation</w:t>
      </w:r>
      <w:r w:rsidRPr="00770DF2" w:rsidR="00146180">
        <w:rPr>
          <w:rFonts w:ascii="Arial" w:hAnsi="Arial" w:cs="Arial"/>
          <w:iCs/>
          <w:sz w:val="24"/>
          <w:szCs w:val="24"/>
        </w:rPr>
        <w:t xml:space="preserve"> </w:t>
      </w:r>
      <w:r w:rsidRPr="00EE3319">
        <w:rPr>
          <w:rFonts w:ascii="Arial" w:hAnsi="Arial" w:cs="Arial"/>
          <w:iCs/>
          <w:sz w:val="24"/>
          <w:szCs w:val="24"/>
        </w:rPr>
        <w:t xml:space="preserve">has designated Simoneau Sterling </w:t>
      </w:r>
      <w:r w:rsidRPr="00146180" w:rsidR="00146180">
        <w:rPr>
          <w:rFonts w:ascii="Arial" w:hAnsi="Arial" w:cs="Arial"/>
          <w:iCs/>
          <w:sz w:val="24"/>
          <w:szCs w:val="24"/>
        </w:rPr>
        <w:t xml:space="preserve">Midwest Corp </w:t>
      </w:r>
      <w:r w:rsidRPr="00EE3319">
        <w:rPr>
          <w:rFonts w:ascii="Arial" w:hAnsi="Arial" w:cs="Arial"/>
          <w:iCs/>
          <w:sz w:val="24"/>
          <w:szCs w:val="24"/>
        </w:rPr>
        <w:t>as their vendor for the Midwest</w:t>
      </w:r>
      <w:r>
        <w:rPr>
          <w:rFonts w:ascii="Arial" w:hAnsi="Arial" w:cs="Arial"/>
          <w:iCs/>
          <w:sz w:val="24"/>
          <w:szCs w:val="24"/>
        </w:rPr>
        <w:t xml:space="preserve"> </w:t>
      </w:r>
      <w:r w:rsidRPr="00B40AF9">
        <w:rPr>
          <w:rFonts w:ascii="Arial" w:hAnsi="Arial" w:cs="Arial"/>
          <w:iCs/>
          <w:sz w:val="24"/>
          <w:szCs w:val="24"/>
        </w:rPr>
        <w:t xml:space="preserve">region including Minnesota. </w:t>
      </w:r>
      <w:r w:rsidR="00146180">
        <w:rPr>
          <w:rFonts w:ascii="Arial" w:hAnsi="Arial" w:cs="Arial"/>
          <w:iCs/>
          <w:sz w:val="24"/>
          <w:szCs w:val="24"/>
        </w:rPr>
        <w:t xml:space="preserve"> </w:t>
      </w:r>
      <w:r w:rsidRPr="00146180" w:rsidR="00146180">
        <w:rPr>
          <w:rFonts w:ascii="Arial" w:hAnsi="Arial" w:cs="Arial"/>
          <w:iCs/>
          <w:sz w:val="24"/>
          <w:szCs w:val="24"/>
        </w:rPr>
        <w:t xml:space="preserve">A sole source letter stating this information is filed in the </w:t>
      </w:r>
      <w:r w:rsidRPr="00146180" w:rsidR="00146180">
        <w:rPr>
          <w:rFonts w:ascii="Arial" w:hAnsi="Arial" w:cs="Arial"/>
          <w:iCs/>
          <w:sz w:val="24"/>
          <w:szCs w:val="24"/>
        </w:rPr>
        <w:t>eCMS</w:t>
      </w:r>
      <w:r w:rsidRPr="00146180" w:rsidR="00146180">
        <w:rPr>
          <w:rFonts w:ascii="Arial" w:hAnsi="Arial" w:cs="Arial"/>
          <w:iCs/>
          <w:sz w:val="24"/>
          <w:szCs w:val="24"/>
        </w:rPr>
        <w:t xml:space="preserve"> briefcase.</w:t>
      </w:r>
      <w:r w:rsidR="00146180">
        <w:rPr>
          <w:rFonts w:ascii="Arial" w:hAnsi="Arial" w:cs="Arial"/>
          <w:iCs/>
          <w:sz w:val="24"/>
          <w:szCs w:val="24"/>
        </w:rPr>
        <w:t xml:space="preserve">  </w:t>
      </w:r>
      <w:r w:rsidRPr="00B40AF9">
        <w:rPr>
          <w:rFonts w:ascii="Arial" w:hAnsi="Arial" w:cs="Arial"/>
          <w:iCs/>
          <w:sz w:val="24"/>
          <w:szCs w:val="24"/>
        </w:rPr>
        <w:t xml:space="preserve">A </w:t>
      </w:r>
      <w:r w:rsidRPr="00B40AF9">
        <w:rPr>
          <w:rFonts w:ascii="Arial" w:hAnsi="Arial" w:cs="Arial"/>
          <w:iCs/>
          <w:sz w:val="24"/>
          <w:szCs w:val="24"/>
        </w:rPr>
        <w:t>sources</w:t>
      </w:r>
      <w:r w:rsidRPr="00B40AF9">
        <w:rPr>
          <w:rFonts w:ascii="Arial" w:hAnsi="Arial" w:cs="Arial"/>
          <w:iCs/>
          <w:sz w:val="24"/>
          <w:szCs w:val="24"/>
        </w:rPr>
        <w:t xml:space="preserve"> sought was issued with only </w:t>
      </w:r>
      <w:r>
        <w:rPr>
          <w:rFonts w:ascii="Arial" w:hAnsi="Arial" w:cs="Arial"/>
          <w:iCs/>
          <w:sz w:val="24"/>
          <w:szCs w:val="24"/>
        </w:rPr>
        <w:t>Simoneau Sterling</w:t>
      </w:r>
      <w:r w:rsidRPr="00B40AF9">
        <w:rPr>
          <w:rFonts w:ascii="Arial" w:hAnsi="Arial" w:cs="Arial"/>
          <w:iCs/>
          <w:sz w:val="24"/>
          <w:szCs w:val="24"/>
        </w:rPr>
        <w:t xml:space="preserve"> </w:t>
      </w:r>
      <w:r w:rsidRPr="00146180" w:rsidR="00146180">
        <w:rPr>
          <w:rFonts w:ascii="Arial" w:hAnsi="Arial" w:cs="Arial"/>
          <w:iCs/>
          <w:sz w:val="24"/>
          <w:szCs w:val="24"/>
        </w:rPr>
        <w:t xml:space="preserve">Midwest Corp </w:t>
      </w:r>
      <w:r w:rsidRPr="00B40AF9">
        <w:rPr>
          <w:rFonts w:ascii="Arial" w:hAnsi="Arial" w:cs="Arial"/>
          <w:iCs/>
          <w:sz w:val="24"/>
          <w:szCs w:val="24"/>
        </w:rPr>
        <w:t xml:space="preserve">responding. </w:t>
      </w:r>
      <w:r w:rsidR="00146180">
        <w:rPr>
          <w:rFonts w:ascii="Arial" w:hAnsi="Arial" w:cs="Arial"/>
          <w:iCs/>
          <w:sz w:val="24"/>
          <w:szCs w:val="24"/>
        </w:rPr>
        <w:t xml:space="preserve"> </w:t>
      </w:r>
    </w:p>
    <w:p w:rsidR="00A0667E" w:rsidRPr="00C4296B" w:rsidP="00146180">
      <w:pPr>
        <w:tabs>
          <w:tab w:val="left" w:pos="360"/>
        </w:tabs>
        <w:spacing w:after="0"/>
        <w:ind w:left="360"/>
        <w:rPr>
          <w:rFonts w:ascii="Arial" w:hAnsi="Arial" w:cs="Arial"/>
          <w:b/>
          <w:i/>
          <w:color w:val="0033CC"/>
          <w:sz w:val="24"/>
          <w:szCs w:val="24"/>
        </w:rPr>
      </w:pPr>
    </w:p>
    <w:p w:rsidR="00406C8C" w:rsidRPr="00E71B89" w:rsidP="00E71B89">
      <w:pPr>
        <w:pStyle w:val="ListParagraph"/>
        <w:numPr>
          <w:ilvl w:val="0"/>
          <w:numId w:val="1"/>
        </w:numPr>
        <w:spacing w:after="0"/>
        <w:rPr>
          <w:rFonts w:ascii="Arial" w:hAnsi="Arial" w:cs="Arial"/>
          <w:sz w:val="24"/>
          <w:szCs w:val="24"/>
        </w:rPr>
      </w:pPr>
      <w:r w:rsidRPr="00E71B89">
        <w:rPr>
          <w:rFonts w:ascii="Arial" w:hAnsi="Arial" w:cs="Arial"/>
          <w:bCs/>
          <w:sz w:val="24"/>
          <w:szCs w:val="24"/>
        </w:rPr>
        <w:t>[REDACTED]</w:t>
      </w:r>
    </w:p>
    <w:sectPr>
      <w:footerReference w:type="default" r:id="rId8"/>
      <w:type w:val="continuous"/>
      <w:pgSz w:w="12240" w:h="15840"/>
      <w:pgMar w:top="1080" w:right="1440" w:bottom="1080" w:left="1440" w:header="360" w:footer="36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9A409F">
      <w:tblPrEx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9A409F" w:rsidP="009A409F">
          <w:pPr>
            <w:pStyle w:val="Footer"/>
            <w:rPr>
              <w:rFonts w:cstheme="minorHAnsi"/>
            </w:rPr>
          </w:pPr>
        </w:p>
      </w:tc>
      <w:tc>
        <w:tcPr>
          <w:tcW w:w="4788" w:type="dxa"/>
        </w:tcPr>
        <w:p w:rsidR="009A409F" w:rsidP="009A409F">
          <w:pPr>
            <w:pStyle w:val="Footer"/>
            <w:jc w:val="right"/>
            <w:rPr>
              <w:rFonts w:cstheme="minorHAnsi"/>
            </w:rPr>
          </w:pPr>
          <w:r>
            <w:rPr>
              <w:rFonts w:cstheme="minorHAnsi"/>
            </w:rPr>
            <w:t>Special Notice</w:t>
          </w:r>
        </w:p>
      </w:tc>
    </w:tr>
  </w:tbl>
  <w:p w:rsidR="00975C97" w:rsidRPr="00975C97" w:rsidP="009A409F">
    <w:pPr>
      <w:pStyle w:val="Footer"/>
      <w:rPr>
        <w:rFonts w:cstheme="minorHAnsi"/>
      </w:rPr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4</w:t>
    </w:r>
    <w:r>
      <w:fldChar w:fldCharType="end"/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9A409F">
      <w:tblPrEx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9A409F" w:rsidP="009A409F">
          <w:pPr>
            <w:pStyle w:val="Footer"/>
            <w:rPr>
              <w:rFonts w:cstheme="minorHAnsi"/>
            </w:rPr>
          </w:pPr>
          <w:r w:rsidRPr="009A409F">
            <w:rPr>
              <w:rFonts w:cstheme="minorHAnsi"/>
            </w:rPr>
            <w:t>*= Required Field</w:t>
          </w:r>
        </w:p>
      </w:tc>
      <w:tc>
        <w:tcPr>
          <w:tcW w:w="4788" w:type="dxa"/>
        </w:tcPr>
        <w:p w:rsidR="009A409F" w:rsidP="00637F97">
          <w:pPr>
            <w:pStyle w:val="Footer"/>
            <w:jc w:val="right"/>
            <w:rPr>
              <w:rFonts w:cstheme="minorHAnsi"/>
            </w:rPr>
          </w:pPr>
          <w:r>
            <w:rPr>
              <w:rFonts w:cstheme="minorHAnsi"/>
            </w:rPr>
            <w:t>Special Notice</w:t>
          </w:r>
        </w:p>
      </w:tc>
    </w:tr>
  </w:tbl>
  <w:p w:rsidR="00E52D1F" w:rsidRPr="00E52D1F" w:rsidP="00637F97">
    <w:pPr>
      <w:pStyle w:val="Footer"/>
      <w:jc w:val="right"/>
      <w:rPr>
        <w:rFonts w:cstheme="minorHAnsi"/>
      </w:rPr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4</w:t>
    </w:r>
    <w:r>
      <w:fldChar w:fldCharType="end"/>
    </w: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91A98" w:rsidRPr="00C4296B" w:rsidP="00953242">
    <w:pPr>
      <w:pStyle w:val="Footer"/>
      <w:tabs>
        <w:tab w:val="left" w:pos="720"/>
      </w:tabs>
      <w:rPr>
        <w:rFonts w:ascii="Arial" w:hAnsi="Arial" w:cs="Arial"/>
        <w:bCs/>
        <w:sz w:val="24"/>
        <w:szCs w:val="24"/>
      </w:rPr>
    </w:pPr>
    <w:r w:rsidRPr="00C4296B">
      <w:rPr>
        <w:rFonts w:ascii="Arial" w:hAnsi="Arial" w:cs="Arial"/>
        <w:bCs/>
        <w:sz w:val="24"/>
        <w:szCs w:val="24"/>
      </w:rPr>
      <w:t xml:space="preserve">Revision: </w:t>
    </w:r>
    <w:r w:rsidR="007A61AC">
      <w:rPr>
        <w:rFonts w:ascii="Arial" w:hAnsi="Arial" w:cs="Arial"/>
        <w:bCs/>
        <w:sz w:val="24"/>
        <w:szCs w:val="24"/>
      </w:rPr>
      <w:t>02</w:t>
    </w:r>
  </w:p>
  <w:p w:rsidR="00953242" w:rsidRPr="00C4296B" w:rsidP="00953242">
    <w:pPr>
      <w:pStyle w:val="Footer"/>
      <w:tabs>
        <w:tab w:val="left" w:pos="720"/>
      </w:tabs>
      <w:rPr>
        <w:rFonts w:ascii="Arial" w:hAnsi="Arial" w:cs="Arial"/>
        <w:bCs/>
        <w:sz w:val="24"/>
        <w:szCs w:val="24"/>
      </w:rPr>
    </w:pPr>
    <w:r w:rsidRPr="00C4296B">
      <w:rPr>
        <w:rFonts w:ascii="Arial" w:hAnsi="Arial" w:cs="Arial"/>
        <w:bCs/>
        <w:sz w:val="24"/>
        <w:szCs w:val="24"/>
      </w:rPr>
      <w:t xml:space="preserve">Effective Date: </w:t>
    </w:r>
    <w:r w:rsidR="00B94DDB">
      <w:rPr>
        <w:rFonts w:ascii="Arial" w:hAnsi="Arial" w:cs="Arial"/>
        <w:bCs/>
        <w:sz w:val="24"/>
        <w:szCs w:val="24"/>
      </w:rPr>
      <w:t>12/30/2025</w:t>
    </w:r>
    <w:r w:rsidRPr="00C4296B" w:rsidR="00E71CD3">
      <w:rPr>
        <w:rFonts w:ascii="Arial" w:hAnsi="Arial" w:cs="Arial"/>
        <w:bCs/>
        <w:sz w:val="24"/>
        <w:szCs w:val="24"/>
      </w:rPr>
      <w:tab/>
    </w:r>
    <w:r w:rsidRPr="00C4296B">
      <w:rPr>
        <w:rFonts w:ascii="Arial" w:hAnsi="Arial" w:cs="Arial"/>
        <w:bCs/>
        <w:sz w:val="24"/>
        <w:szCs w:val="24"/>
      </w:rPr>
      <w:t xml:space="preserve">Page </w:t>
    </w:r>
    <w:r w:rsidRPr="00C4296B">
      <w:rPr>
        <w:rFonts w:ascii="Arial" w:hAnsi="Arial" w:cs="Arial"/>
        <w:bCs/>
        <w:sz w:val="24"/>
        <w:szCs w:val="24"/>
      </w:rPr>
      <w:fldChar w:fldCharType="begin"/>
    </w:r>
    <w:r w:rsidRPr="00C4296B">
      <w:rPr>
        <w:rFonts w:ascii="Arial" w:hAnsi="Arial" w:cs="Arial"/>
        <w:bCs/>
        <w:sz w:val="24"/>
        <w:szCs w:val="24"/>
      </w:rPr>
      <w:instrText xml:space="preserve"> PAGE </w:instrText>
    </w:r>
    <w:r w:rsidRPr="00C4296B">
      <w:rPr>
        <w:rFonts w:ascii="Arial" w:hAnsi="Arial" w:cs="Arial"/>
        <w:bCs/>
        <w:sz w:val="24"/>
        <w:szCs w:val="24"/>
      </w:rPr>
      <w:fldChar w:fldCharType="separate"/>
    </w:r>
    <w:r w:rsidRPr="00C4296B">
      <w:rPr>
        <w:rFonts w:ascii="Arial" w:hAnsi="Arial" w:cs="Arial"/>
        <w:bCs/>
        <w:sz w:val="24"/>
        <w:szCs w:val="24"/>
      </w:rPr>
      <w:t>4</w:t>
    </w:r>
    <w:r w:rsidRPr="00C4296B">
      <w:rPr>
        <w:rFonts w:ascii="Arial" w:hAnsi="Arial" w:cs="Arial"/>
        <w:bCs/>
        <w:sz w:val="24"/>
        <w:szCs w:val="24"/>
      </w:rPr>
      <w:fldChar w:fldCharType="end"/>
    </w:r>
    <w:r w:rsidRPr="00C4296B">
      <w:rPr>
        <w:rFonts w:ascii="Arial" w:hAnsi="Arial" w:cs="Arial"/>
        <w:bCs/>
        <w:sz w:val="24"/>
        <w:szCs w:val="24"/>
      </w:rPr>
      <w:t xml:space="preserve"> of </w:t>
    </w:r>
    <w:r w:rsidRPr="00C4296B">
      <w:rPr>
        <w:rFonts w:ascii="Arial" w:hAnsi="Arial" w:cs="Arial"/>
        <w:bCs/>
        <w:sz w:val="24"/>
        <w:szCs w:val="24"/>
      </w:rPr>
      <w:fldChar w:fldCharType="begin"/>
    </w:r>
    <w:r w:rsidRPr="00C4296B">
      <w:rPr>
        <w:rFonts w:ascii="Arial" w:hAnsi="Arial" w:cs="Arial"/>
        <w:bCs/>
        <w:sz w:val="24"/>
        <w:szCs w:val="24"/>
      </w:rPr>
      <w:instrText xml:space="preserve"> NUMPAGES  </w:instrText>
    </w:r>
    <w:r w:rsidRPr="00C4296B">
      <w:rPr>
        <w:rFonts w:ascii="Arial" w:hAnsi="Arial" w:cs="Arial"/>
        <w:bCs/>
        <w:sz w:val="24"/>
        <w:szCs w:val="24"/>
      </w:rPr>
      <w:fldChar w:fldCharType="separate"/>
    </w:r>
    <w:r w:rsidRPr="00C4296B">
      <w:rPr>
        <w:rFonts w:ascii="Arial" w:hAnsi="Arial" w:cs="Arial"/>
        <w:bCs/>
        <w:sz w:val="24"/>
        <w:szCs w:val="24"/>
      </w:rPr>
      <w:t>4</w:t>
    </w:r>
    <w:r w:rsidRPr="00C4296B">
      <w:rPr>
        <w:rFonts w:ascii="Arial" w:hAnsi="Arial" w:cs="Arial"/>
        <w:bCs/>
        <w:sz w:val="24"/>
        <w:szCs w:val="24"/>
      </w:rPr>
      <w:fldChar w:fldCharType="end"/>
    </w:r>
  </w:p>
  <w:p w:rsidR="00C72BE5" w:rsidRPr="00C4296B" w:rsidP="008D66D2">
    <w:pPr>
      <w:spacing w:after="0" w:line="240" w:lineRule="auto"/>
      <w:rPr>
        <w:rFonts w:ascii="Arial" w:hAnsi="Arial" w:cs="Arial"/>
        <w:bCs/>
        <w:sz w:val="24"/>
        <w:szCs w:val="24"/>
      </w:rPr>
    </w:pPr>
    <w:r>
      <w:rPr>
        <w:rFonts w:ascii="Arial" w:hAnsi="Arial" w:cs="Arial"/>
        <w:bCs/>
        <w:sz w:val="24"/>
        <w:szCs w:val="24"/>
      </w:rPr>
      <w:t>Acquisition ID#</w:t>
    </w:r>
    <w:r w:rsidR="00E71B89">
      <w:rPr>
        <w:rFonts w:ascii="Arial" w:hAnsi="Arial" w:cs="Arial"/>
        <w:bCs/>
        <w:sz w:val="24"/>
        <w:szCs w:val="24"/>
      </w:rPr>
      <w:t xml:space="preserve">: </w:t>
    </w:r>
    <w:r w:rsidR="00E40871">
      <w:rPr>
        <w:rFonts w:ascii="Arial" w:hAnsi="Arial" w:cs="Arial"/>
        <w:bCs/>
        <w:sz w:val="24"/>
        <w:szCs w:val="24"/>
      </w:rPr>
      <w:t xml:space="preserve"> </w:t>
    </w:r>
    <w:r w:rsidRPr="00E71B89" w:rsidR="00E71B89">
      <w:rPr>
        <w:rFonts w:ascii="Arial" w:hAnsi="Arial" w:cs="Arial"/>
        <w:bCs/>
        <w:sz w:val="24"/>
        <w:szCs w:val="24"/>
      </w:rPr>
      <w:t>[REDACTED]</w:t>
    </w: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4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4</w:t>
    </w:r>
    <w:r>
      <w:fldChar w:fldCharType="end"/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B0401" w:rsidRPr="00C326BA" w:rsidP="00C326BA">
    <w:pPr>
      <w:pStyle w:val="Heading1"/>
      <w:jc w:val="center"/>
      <w:rPr>
        <w:rFonts w:eastAsia="Times New Roman"/>
        <w:sz w:val="36"/>
        <w:szCs w:val="24"/>
      </w:rPr>
    </w:pPr>
    <w:r w:rsidRPr="00C326BA">
      <w:rPr>
        <w:rFonts w:eastAsia="Times New Roman"/>
        <w:sz w:val="36"/>
        <w:szCs w:val="24"/>
      </w:rPr>
      <w:t>Special Notice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52D1F" w:rsidRPr="00C326BA" w:rsidP="00C326BA">
    <w:pPr>
      <w:pStyle w:val="Heading1"/>
      <w:jc w:val="center"/>
      <w:rPr>
        <w:rFonts w:eastAsia="Times New Roman"/>
        <w:sz w:val="36"/>
        <w:szCs w:val="24"/>
      </w:rPr>
    </w:pPr>
    <w:r w:rsidRPr="00C326BA">
      <w:rPr>
        <w:rFonts w:eastAsia="Times New Roman"/>
        <w:sz w:val="36"/>
        <w:szCs w:val="24"/>
      </w:rPr>
      <w:t>Special Notice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E890B4E"/>
    <w:multiLevelType w:val="hybridMultilevel"/>
    <w:tmpl w:val="3AE27EB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/>
        <w:i w:val="0"/>
        <w:color w:val="auto"/>
      </w:rPr>
    </w:lvl>
    <w:lvl w:ilvl="1">
      <w:start w:val="1"/>
      <w:numFmt w:val="lowerLetter"/>
      <w:lvlText w:val="%2."/>
      <w:lvlJc w:val="left"/>
      <w:pPr>
        <w:tabs>
          <w:tab w:val="num" w:pos="990"/>
        </w:tabs>
        <w:ind w:left="990" w:hanging="360"/>
      </w:pPr>
      <w:rPr>
        <w:b w:val="0"/>
      </w:r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ocumentProtection w:edit="readOnly" w:enforcement="1"/>
  <w:defaultTabStop w:val="720"/>
  <w:characterSpacingControl w:val="doNotCompress"/>
  <w:compat/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semiHidden="0" w:uiPriority="39" w:unhideWhenUsed="0"/>
    <w:lsdException w:name="toc 2" w:semiHidden="0" w:uiPriority="39" w:unhideWhenUsed="0"/>
    <w:lsdException w:name="toc 3" w:semiHidden="0" w:uiPriority="39" w:unhideWhenUsed="0"/>
    <w:lsdException w:name="toc 4" w:semiHidden="0" w:uiPriority="39" w:unhideWhenUsed="0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unhideWhenUsed="0"/>
    <w:lsdException w:name="footer" w:semiHidden="0" w:unhideWhenUsed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semiHidden="0" w:uiPriority="39" w:unhideWhenUsed="0" w:qFormat="1"/>
  </w:latentStyles>
  <w:style w:type="paragraph" w:default="1" w:styleId="Normal">
    <w:name w:val="Normal"/>
    <w:qFormat/>
    <w:rsid w:val="00D17E43"/>
    <w:pPr>
      <w:spacing w:before="0" w:after="200"/>
      <w:ind w:left="0"/>
      <w:jc w:val="left"/>
    </w:pPr>
    <w:rPr>
      <w:rFonts w:asciiTheme="minorAscii" w:eastAsiaTheme="minorEastAsia" w:hAnsiTheme="minorHAnsi" w:cstheme="minorBid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Asci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Asci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Asci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Asci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  <w:outlineLvl w:val="9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before="0" w:after="0"/>
      <w:ind w:left="0"/>
      <w:jc w:val="left"/>
    </w:pPr>
    <w:rPr>
      <w:rFonts w:ascii="Courier New" w:hAnsi="Courier New" w:eastAsiaTheme="minorEastAsia" w:cstheme="majorBidi"/>
      <w:sz w:val="22"/>
      <w:szCs w:val="22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customStyle="1" w:styleId="TableGrid1">
    <w:name w:val="Table Grid1"/>
    <w:basedOn w:val="TableNormal"/>
    <w:uiPriority w:val="39"/>
    <w:rsid w:val="00D11D95"/>
    <w:pPr>
      <w:spacing w:after="0" w:line="240" w:lineRule="auto"/>
    </w:pPr>
    <w:rPr>
      <w:rFonts w:ascii="Calibri" w:eastAsia="Calibri" w:hAnsi="Calibri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59"/>
    <w:rsid w:val="009A409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unhideWhenUsed/>
    <w:rsid w:val="00117012"/>
    <w:rPr>
      <w:color w:val="0000FF"/>
      <w:u w:val="single"/>
    </w:rPr>
  </w:style>
  <w:style w:type="character" w:customStyle="1" w:styleId="ListParagraphChar">
    <w:name w:val="List Paragraph Char"/>
    <w:link w:val="ListParagraph"/>
    <w:uiPriority w:val="34"/>
    <w:locked/>
    <w:rsid w:val="00117012"/>
    <w:rPr>
      <w:rFonts w:ascii="Calibri" w:eastAsia="Calibri" w:hAnsi="Calibri" w:cs="Times New Roman"/>
      <w:sz w:val="20"/>
      <w:szCs w:val="20"/>
    </w:rPr>
  </w:style>
  <w:style w:type="character" w:customStyle="1" w:styleId="style681">
    <w:name w:val="style681"/>
    <w:rsid w:val="008F1A5E"/>
    <w:rPr>
      <w:rFonts w:ascii="Myriad Pro" w:hAnsi="Myriad Pro" w:hint="default"/>
    </w:rPr>
  </w:style>
  <w:style w:type="character" w:customStyle="1" w:styleId="UnresolvedMention">
    <w:name w:val="Unresolved Mention"/>
    <w:uiPriority w:val="99"/>
    <w:semiHidden/>
    <w:unhideWhenUsed/>
    <w:rsid w:val="00E42F55"/>
    <w:rPr>
      <w:color w:val="605E5C"/>
      <w:shd w:val="clear" w:color="auto" w:fill="E1DFDD"/>
    </w:rPr>
  </w:style>
  <w:style w:type="character" w:customStyle="1" w:styleId="style1281">
    <w:name w:val="style1281"/>
    <w:rsid w:val="00E42F55"/>
    <w:rPr>
      <w:rFonts w:ascii="Arial" w:hAnsi="Arial" w:cs="Arial" w:hint="default"/>
    </w:rPr>
  </w:style>
  <w:style w:type="character" w:styleId="FollowedHyperlink">
    <w:name w:val="FollowedHyperlink"/>
    <w:uiPriority w:val="99"/>
    <w:semiHidden/>
    <w:unhideWhenUsed/>
    <w:rsid w:val="005663B7"/>
    <w:rPr>
      <w:color w:val="954F72"/>
      <w:u w:val="single"/>
    </w:rPr>
  </w:style>
  <w:style w:type="paragraph" w:styleId="Revision">
    <w:name w:val="Revision"/>
    <w:hidden/>
    <w:uiPriority w:val="99"/>
    <w:semiHidden/>
    <w:rsid w:val="00C72BE5"/>
    <w:rPr>
      <w:sz w:val="22"/>
      <w:szCs w:val="22"/>
    </w:rPr>
  </w:style>
  <w:style w:type="character" w:styleId="CommentReference">
    <w:name w:val="annotation reference"/>
    <w:uiPriority w:val="99"/>
    <w:semiHidden/>
    <w:unhideWhenUsed/>
    <w:rsid w:val="000A3FA7"/>
    <w:rPr>
      <w:sz w:val="16"/>
      <w:szCs w:val="16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A3FA7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0A3FA7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  <w:pixelsPerInch w:val="19"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numbering" Target="numbering.xml" /><Relationship Id="rId11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header" Target="header2.xml" /><Relationship Id="rId7" Type="http://schemas.openxmlformats.org/officeDocument/2006/relationships/footer" Target="footer2.xml" /><Relationship Id="rId8" Type="http://schemas.openxmlformats.org/officeDocument/2006/relationships/footer" Target="footer3.xml" /><Relationship Id="rId9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38</Words>
  <Characters>223</Characters>
  <Application>Microsoft Office Word</Application>
  <DocSecurity>8</DocSecurity>
  <Lines>1</Lines>
  <Paragraphs>1</Paragraphs>
  <ScaleCrop>false</ScaleCrop>
  <Company/>
  <LinksUpToDate>false</LinksUpToDate>
  <CharactersWithSpaces>260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2026-05-07T16:22:16Z</dcterms:created>
  <dcterms:modified xsi:type="dcterms:W3CDTF">2026-05-07T16:22:16Z</dcterms:modified>
</cp:coreProperties>
</file>