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7AF7" w14:textId="77777777" w:rsidR="000529F8" w:rsidRPr="004C7C18" w:rsidRDefault="000529F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94AE2" w14:paraId="306F7AFA" w14:textId="77777777" w:rsidTr="00917C3B">
        <w:tc>
          <w:tcPr>
            <w:tcW w:w="1098" w:type="dxa"/>
          </w:tcPr>
          <w:p w14:paraId="306F7AF8" w14:textId="77777777" w:rsidR="000529F8" w:rsidRPr="000762B6" w:rsidRDefault="000529F8">
            <w:pPr>
              <w:rPr>
                <w:rFonts w:cstheme="minorHAnsi"/>
                <w:b/>
                <w:szCs w:val="20"/>
              </w:rPr>
            </w:pPr>
            <w:r w:rsidRPr="000762B6">
              <w:rPr>
                <w:rFonts w:cstheme="minorHAnsi"/>
                <w:b/>
                <w:szCs w:val="20"/>
              </w:rPr>
              <w:t>SUBJECT*</w:t>
            </w:r>
          </w:p>
        </w:tc>
        <w:tc>
          <w:tcPr>
            <w:tcW w:w="8820" w:type="dxa"/>
          </w:tcPr>
          <w:p w14:paraId="306F7AF9" w14:textId="77777777" w:rsidR="000529F8" w:rsidRPr="000104D7" w:rsidRDefault="000529F8">
            <w:pPr>
              <w:rPr>
                <w:rStyle w:val="AAMSKBFill-InHighlight"/>
                <w:color w:val="auto"/>
              </w:rPr>
            </w:pPr>
            <w:r>
              <w:rPr>
                <w:rStyle w:val="AAMSKBFill-InHighlight"/>
                <w:color w:val="auto"/>
              </w:rPr>
              <w:t>Liquid Nitrogen Precision Freezer Controller System</w:t>
            </w:r>
            <w:r w:rsidRPr="000104D7">
              <w:rPr>
                <w:rStyle w:val="AAMSKBFill-InHighlight"/>
                <w:color w:val="auto"/>
              </w:rPr>
              <w:t xml:space="preserve">   </w:t>
            </w:r>
          </w:p>
        </w:tc>
      </w:tr>
    </w:tbl>
    <w:p w14:paraId="306F7AFB" w14:textId="77777777" w:rsidR="000529F8" w:rsidRPr="004C7C18" w:rsidRDefault="000529F8" w:rsidP="00783A50">
      <w:pPr>
        <w:spacing w:after="160" w:line="254" w:lineRule="auto"/>
        <w:rPr>
          <w:rFonts w:eastAsia="Calibri" w:cstheme="minorHAnsi"/>
          <w:szCs w:val="20"/>
        </w:rPr>
      </w:pPr>
    </w:p>
    <w:p w14:paraId="306F7AFC" w14:textId="77777777" w:rsidR="000529F8" w:rsidRPr="004C7C18" w:rsidRDefault="000529F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94AE2" w14:paraId="306F7AFF" w14:textId="77777777" w:rsidTr="006E6FE5">
        <w:tc>
          <w:tcPr>
            <w:tcW w:w="4698" w:type="dxa"/>
            <w:hideMark/>
          </w:tcPr>
          <w:p w14:paraId="306F7AFD" w14:textId="77777777" w:rsidR="000529F8" w:rsidRPr="000762B6" w:rsidRDefault="000529F8">
            <w:pPr>
              <w:rPr>
                <w:rFonts w:cstheme="minorHAnsi"/>
                <w:b/>
                <w:szCs w:val="20"/>
              </w:rPr>
            </w:pPr>
            <w:r w:rsidRPr="000762B6">
              <w:rPr>
                <w:rFonts w:cstheme="minorHAnsi"/>
                <w:b/>
                <w:szCs w:val="20"/>
              </w:rPr>
              <w:t>CONTRACTING OFFICE’S ZIP CODE*</w:t>
            </w:r>
          </w:p>
        </w:tc>
        <w:tc>
          <w:tcPr>
            <w:tcW w:w="5220" w:type="dxa"/>
            <w:hideMark/>
          </w:tcPr>
          <w:p w14:paraId="306F7AFE" w14:textId="77777777" w:rsidR="000529F8" w:rsidRPr="000762B6" w:rsidRDefault="000529F8">
            <w:pPr>
              <w:rPr>
                <w:rFonts w:cstheme="minorHAnsi"/>
              </w:rPr>
            </w:pPr>
            <w:r>
              <w:rPr>
                <w:rFonts w:cstheme="minorHAnsi"/>
              </w:rPr>
              <w:t>90815</w:t>
            </w:r>
          </w:p>
        </w:tc>
      </w:tr>
      <w:tr w:rsidR="00194AE2" w14:paraId="306F7B02" w14:textId="77777777" w:rsidTr="006E6FE5">
        <w:tc>
          <w:tcPr>
            <w:tcW w:w="4698" w:type="dxa"/>
            <w:hideMark/>
          </w:tcPr>
          <w:p w14:paraId="306F7B00" w14:textId="77777777" w:rsidR="000529F8" w:rsidRPr="000762B6" w:rsidRDefault="000529F8">
            <w:pPr>
              <w:rPr>
                <w:rFonts w:cstheme="minorHAnsi"/>
                <w:b/>
                <w:szCs w:val="20"/>
              </w:rPr>
            </w:pPr>
            <w:r w:rsidRPr="000762B6">
              <w:rPr>
                <w:rFonts w:cstheme="minorHAnsi"/>
                <w:b/>
                <w:szCs w:val="20"/>
              </w:rPr>
              <w:t>SOLICITATION NUMBER*</w:t>
            </w:r>
          </w:p>
        </w:tc>
        <w:tc>
          <w:tcPr>
            <w:tcW w:w="5220" w:type="dxa"/>
            <w:hideMark/>
          </w:tcPr>
          <w:p w14:paraId="306F7B01" w14:textId="77777777" w:rsidR="000529F8" w:rsidRPr="000762B6" w:rsidRDefault="000529F8">
            <w:pPr>
              <w:rPr>
                <w:rFonts w:cstheme="minorHAnsi"/>
              </w:rPr>
            </w:pPr>
            <w:r>
              <w:rPr>
                <w:rFonts w:cstheme="minorHAnsi"/>
              </w:rPr>
              <w:t>36C26226Q0636</w:t>
            </w:r>
          </w:p>
        </w:tc>
      </w:tr>
      <w:tr w:rsidR="00194AE2" w14:paraId="306F7B05" w14:textId="77777777" w:rsidTr="006E6FE5">
        <w:tc>
          <w:tcPr>
            <w:tcW w:w="4698" w:type="dxa"/>
            <w:hideMark/>
          </w:tcPr>
          <w:p w14:paraId="306F7B03" w14:textId="77777777" w:rsidR="000529F8" w:rsidRPr="000762B6" w:rsidRDefault="000529F8">
            <w:pPr>
              <w:rPr>
                <w:rFonts w:cstheme="minorHAnsi"/>
                <w:b/>
                <w:szCs w:val="20"/>
              </w:rPr>
            </w:pPr>
            <w:r w:rsidRPr="000762B6">
              <w:rPr>
                <w:rFonts w:cstheme="minorHAnsi"/>
                <w:b/>
                <w:szCs w:val="20"/>
              </w:rPr>
              <w:t>RESPONSE DATE/TIME/ZONE</w:t>
            </w:r>
          </w:p>
        </w:tc>
        <w:tc>
          <w:tcPr>
            <w:tcW w:w="5220" w:type="dxa"/>
            <w:hideMark/>
          </w:tcPr>
          <w:p w14:paraId="306F7B04" w14:textId="77777777" w:rsidR="000529F8" w:rsidRPr="004C7C18" w:rsidRDefault="000529F8">
            <w:pPr>
              <w:rPr>
                <w:rFonts w:cstheme="minorHAnsi"/>
                <w:szCs w:val="20"/>
              </w:rPr>
            </w:pPr>
            <w:r>
              <w:rPr>
                <w:rFonts w:cstheme="minorHAnsi"/>
                <w:szCs w:val="20"/>
              </w:rPr>
              <w:t>04-23-2026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PACIFIC TIME, LOS ANGELES, USA</w:t>
            </w:r>
          </w:p>
        </w:tc>
      </w:tr>
      <w:tr w:rsidR="00194AE2" w14:paraId="306F7B08" w14:textId="77777777" w:rsidTr="006E6FE5">
        <w:tc>
          <w:tcPr>
            <w:tcW w:w="4698" w:type="dxa"/>
          </w:tcPr>
          <w:p w14:paraId="306F7B06" w14:textId="77777777" w:rsidR="000529F8" w:rsidRPr="000762B6" w:rsidRDefault="000529F8">
            <w:pPr>
              <w:rPr>
                <w:rFonts w:cstheme="minorHAnsi"/>
                <w:b/>
                <w:szCs w:val="20"/>
              </w:rPr>
            </w:pPr>
            <w:r w:rsidRPr="000762B6">
              <w:rPr>
                <w:rFonts w:cstheme="minorHAnsi"/>
                <w:b/>
                <w:szCs w:val="20"/>
              </w:rPr>
              <w:t>ARCHIVE</w:t>
            </w:r>
          </w:p>
        </w:tc>
        <w:tc>
          <w:tcPr>
            <w:tcW w:w="5220" w:type="dxa"/>
            <w:hideMark/>
          </w:tcPr>
          <w:p w14:paraId="306F7B07" w14:textId="77777777" w:rsidR="000529F8" w:rsidRPr="004C7C18" w:rsidRDefault="000529F8">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94AE2" w14:paraId="306F7B0B" w14:textId="77777777" w:rsidTr="006E6FE5">
        <w:tc>
          <w:tcPr>
            <w:tcW w:w="4698" w:type="dxa"/>
          </w:tcPr>
          <w:p w14:paraId="306F7B09" w14:textId="77777777" w:rsidR="000529F8" w:rsidRPr="000762B6" w:rsidRDefault="000529F8">
            <w:pPr>
              <w:rPr>
                <w:rFonts w:cstheme="minorHAnsi"/>
                <w:b/>
                <w:szCs w:val="20"/>
              </w:rPr>
            </w:pPr>
            <w:r w:rsidRPr="000762B6">
              <w:rPr>
                <w:rFonts w:cstheme="minorHAnsi"/>
                <w:b/>
                <w:szCs w:val="20"/>
              </w:rPr>
              <w:t>RECOVERY ACT FUNDS</w:t>
            </w:r>
          </w:p>
        </w:tc>
        <w:tc>
          <w:tcPr>
            <w:tcW w:w="5220" w:type="dxa"/>
            <w:hideMark/>
          </w:tcPr>
          <w:p w14:paraId="306F7B0A" w14:textId="77777777" w:rsidR="000529F8" w:rsidRPr="004C7C18" w:rsidRDefault="000529F8">
            <w:pPr>
              <w:rPr>
                <w:rFonts w:cstheme="minorHAnsi"/>
                <w:szCs w:val="20"/>
              </w:rPr>
            </w:pPr>
            <w:r>
              <w:rPr>
                <w:rFonts w:cstheme="minorHAnsi"/>
                <w:szCs w:val="20"/>
              </w:rPr>
              <w:t>N</w:t>
            </w:r>
          </w:p>
        </w:tc>
      </w:tr>
      <w:tr w:rsidR="00194AE2" w14:paraId="306F7B0E" w14:textId="77777777" w:rsidTr="006E6FE5">
        <w:tc>
          <w:tcPr>
            <w:tcW w:w="4698" w:type="dxa"/>
          </w:tcPr>
          <w:p w14:paraId="306F7B0C" w14:textId="77777777" w:rsidR="000529F8" w:rsidRPr="000762B6" w:rsidRDefault="000529F8">
            <w:pPr>
              <w:rPr>
                <w:rFonts w:cstheme="minorHAnsi"/>
                <w:b/>
                <w:szCs w:val="20"/>
              </w:rPr>
            </w:pPr>
            <w:r w:rsidRPr="000762B6">
              <w:rPr>
                <w:rFonts w:cstheme="minorHAnsi"/>
                <w:b/>
                <w:szCs w:val="20"/>
              </w:rPr>
              <w:t>SET-ASIDE</w:t>
            </w:r>
          </w:p>
        </w:tc>
        <w:tc>
          <w:tcPr>
            <w:tcW w:w="5220" w:type="dxa"/>
            <w:hideMark/>
          </w:tcPr>
          <w:p w14:paraId="306F7B0D" w14:textId="77777777" w:rsidR="000529F8" w:rsidRPr="00C838FE" w:rsidRDefault="000529F8">
            <w:pPr>
              <w:rPr>
                <w:rFonts w:cstheme="minorHAnsi"/>
                <w:szCs w:val="20"/>
              </w:rPr>
            </w:pPr>
          </w:p>
        </w:tc>
      </w:tr>
      <w:tr w:rsidR="00194AE2" w14:paraId="306F7B11" w14:textId="77777777" w:rsidTr="006E6FE5">
        <w:tc>
          <w:tcPr>
            <w:tcW w:w="4698" w:type="dxa"/>
          </w:tcPr>
          <w:p w14:paraId="306F7B0F" w14:textId="77777777" w:rsidR="000529F8" w:rsidRPr="000762B6" w:rsidRDefault="000529F8">
            <w:pPr>
              <w:rPr>
                <w:rFonts w:cstheme="minorHAnsi"/>
                <w:b/>
                <w:szCs w:val="20"/>
              </w:rPr>
            </w:pPr>
            <w:r w:rsidRPr="000762B6">
              <w:rPr>
                <w:rFonts w:cstheme="minorHAnsi"/>
                <w:b/>
                <w:szCs w:val="20"/>
              </w:rPr>
              <w:t>PRODUCT SERVICE CODE*</w:t>
            </w:r>
          </w:p>
        </w:tc>
        <w:tc>
          <w:tcPr>
            <w:tcW w:w="5220" w:type="dxa"/>
          </w:tcPr>
          <w:p w14:paraId="306F7B10" w14:textId="77777777" w:rsidR="000529F8" w:rsidRPr="00C71F9E" w:rsidRDefault="000529F8">
            <w:pPr>
              <w:rPr>
                <w:rStyle w:val="AAMSKBFill-InHighlight"/>
                <w:color w:val="auto"/>
              </w:rPr>
            </w:pPr>
            <w:r>
              <w:rPr>
                <w:rStyle w:val="AAMSKBFill-InHighlight"/>
                <w:color w:val="auto"/>
              </w:rPr>
              <w:t>4110</w:t>
            </w:r>
          </w:p>
        </w:tc>
      </w:tr>
      <w:tr w:rsidR="00194AE2" w14:paraId="306F7B14" w14:textId="77777777" w:rsidTr="006E6FE5">
        <w:tc>
          <w:tcPr>
            <w:tcW w:w="4698" w:type="dxa"/>
          </w:tcPr>
          <w:p w14:paraId="306F7B12" w14:textId="77777777" w:rsidR="000529F8" w:rsidRPr="000762B6" w:rsidRDefault="000529F8">
            <w:pPr>
              <w:rPr>
                <w:rFonts w:cstheme="minorHAnsi"/>
                <w:b/>
                <w:szCs w:val="20"/>
              </w:rPr>
            </w:pPr>
            <w:r w:rsidRPr="000762B6">
              <w:rPr>
                <w:rFonts w:cstheme="minorHAnsi"/>
                <w:b/>
                <w:szCs w:val="20"/>
              </w:rPr>
              <w:t>NAICS CODE*</w:t>
            </w:r>
          </w:p>
        </w:tc>
        <w:tc>
          <w:tcPr>
            <w:tcW w:w="5220" w:type="dxa"/>
            <w:hideMark/>
          </w:tcPr>
          <w:p w14:paraId="306F7B13" w14:textId="77777777" w:rsidR="000529F8" w:rsidRPr="004C7C18" w:rsidRDefault="000529F8">
            <w:pPr>
              <w:rPr>
                <w:rFonts w:cstheme="minorHAnsi"/>
                <w:szCs w:val="20"/>
              </w:rPr>
            </w:pPr>
            <w:r>
              <w:rPr>
                <w:rFonts w:cstheme="minorHAnsi"/>
                <w:szCs w:val="20"/>
              </w:rPr>
              <w:t>333415</w:t>
            </w:r>
          </w:p>
        </w:tc>
      </w:tr>
      <w:tr w:rsidR="00194AE2" w14:paraId="306F7B1C" w14:textId="77777777" w:rsidTr="006E6FE5">
        <w:tc>
          <w:tcPr>
            <w:tcW w:w="4698" w:type="dxa"/>
            <w:hideMark/>
          </w:tcPr>
          <w:p w14:paraId="306F7B15" w14:textId="77777777" w:rsidR="000529F8" w:rsidRPr="000762B6" w:rsidRDefault="000529F8">
            <w:pPr>
              <w:rPr>
                <w:rFonts w:cstheme="minorHAnsi"/>
                <w:b/>
                <w:szCs w:val="20"/>
              </w:rPr>
            </w:pPr>
            <w:r w:rsidRPr="000762B6">
              <w:rPr>
                <w:rFonts w:cstheme="minorHAnsi"/>
                <w:b/>
                <w:szCs w:val="20"/>
              </w:rPr>
              <w:t>CONTRACTING OFFICE ADDRESS</w:t>
            </w:r>
          </w:p>
        </w:tc>
        <w:tc>
          <w:tcPr>
            <w:tcW w:w="5220" w:type="dxa"/>
          </w:tcPr>
          <w:p w14:paraId="306F7B16" w14:textId="77777777" w:rsidR="000529F8" w:rsidRPr="004C7C18" w:rsidRDefault="000529F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06F7B17" w14:textId="77777777" w:rsidR="000529F8" w:rsidRPr="004C7C18" w:rsidRDefault="000529F8">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306F7B18" w14:textId="77777777" w:rsidR="000529F8" w:rsidRPr="004C7C18" w:rsidRDefault="000529F8">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306F7B19" w14:textId="77777777" w:rsidR="000529F8" w:rsidRPr="004C7C18" w:rsidRDefault="000529F8">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306F7B1A" w14:textId="77777777" w:rsidR="000529F8" w:rsidRPr="004C7C18" w:rsidRDefault="000529F8">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306F7B1B" w14:textId="77777777" w:rsidR="000529F8" w:rsidRPr="004C7C18" w:rsidRDefault="000529F8">
            <w:pPr>
              <w:rPr>
                <w:rFonts w:cstheme="minorHAnsi"/>
                <w:szCs w:val="20"/>
              </w:rPr>
            </w:pPr>
          </w:p>
        </w:tc>
      </w:tr>
      <w:tr w:rsidR="00194AE2" w14:paraId="306F7B26" w14:textId="77777777" w:rsidTr="006E6FE5">
        <w:tc>
          <w:tcPr>
            <w:tcW w:w="4698" w:type="dxa"/>
          </w:tcPr>
          <w:p w14:paraId="306F7B1D" w14:textId="77777777" w:rsidR="000529F8" w:rsidRPr="000762B6" w:rsidRDefault="000529F8">
            <w:pPr>
              <w:rPr>
                <w:rFonts w:cstheme="minorHAnsi"/>
                <w:b/>
                <w:szCs w:val="20"/>
              </w:rPr>
            </w:pPr>
            <w:r w:rsidRPr="000762B6">
              <w:rPr>
                <w:rFonts w:cstheme="minorHAnsi"/>
                <w:b/>
                <w:szCs w:val="20"/>
              </w:rPr>
              <w:t>POINT OF CONTACT*</w:t>
            </w:r>
          </w:p>
          <w:p w14:paraId="306F7B1E" w14:textId="77777777" w:rsidR="000529F8" w:rsidRPr="000762B6" w:rsidRDefault="000529F8">
            <w:pPr>
              <w:rPr>
                <w:rFonts w:cstheme="minorHAnsi"/>
                <w:b/>
                <w:szCs w:val="20"/>
              </w:rPr>
            </w:pPr>
          </w:p>
          <w:p w14:paraId="306F7B1F" w14:textId="77777777" w:rsidR="000529F8" w:rsidRPr="000762B6" w:rsidRDefault="000529F8" w:rsidP="000762B6">
            <w:pPr>
              <w:rPr>
                <w:rFonts w:cstheme="minorHAnsi"/>
                <w:b/>
                <w:szCs w:val="20"/>
              </w:rPr>
            </w:pPr>
          </w:p>
        </w:tc>
        <w:tc>
          <w:tcPr>
            <w:tcW w:w="5220" w:type="dxa"/>
            <w:hideMark/>
          </w:tcPr>
          <w:p w14:paraId="306F7B20" w14:textId="77777777" w:rsidR="000529F8" w:rsidRPr="004C7C18" w:rsidRDefault="000529F8">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06F7B21" w14:textId="77777777" w:rsidR="000529F8" w:rsidRPr="004C7C18" w:rsidRDefault="000529F8">
            <w:pPr>
              <w:rPr>
                <w:rFonts w:eastAsiaTheme="minorHAnsi" w:cstheme="minorHAnsi"/>
                <w:szCs w:val="20"/>
                <w:bdr w:val="none" w:sz="0" w:space="0" w:color="auto" w:frame="1"/>
              </w:rPr>
            </w:pPr>
            <w:r>
              <w:rPr>
                <w:rFonts w:eastAsiaTheme="minorHAnsi" w:cstheme="minorHAnsi"/>
                <w:szCs w:val="20"/>
                <w:bdr w:val="none" w:sz="0" w:space="0" w:color="auto" w:frame="1"/>
              </w:rPr>
              <w:t>Melissa Ramirez</w:t>
            </w:r>
          </w:p>
          <w:p w14:paraId="306F7B22" w14:textId="77777777" w:rsidR="000529F8" w:rsidRPr="004C7C18" w:rsidRDefault="000529F8">
            <w:pPr>
              <w:rPr>
                <w:rFonts w:eastAsiaTheme="minorHAnsi" w:cstheme="minorHAnsi"/>
                <w:szCs w:val="20"/>
                <w:bdr w:val="none" w:sz="0" w:space="0" w:color="auto" w:frame="1"/>
              </w:rPr>
            </w:pPr>
            <w:r>
              <w:rPr>
                <w:rFonts w:eastAsiaTheme="minorHAnsi" w:cstheme="minorHAnsi"/>
                <w:szCs w:val="20"/>
                <w:bdr w:val="none" w:sz="0" w:space="0" w:color="auto" w:frame="1"/>
              </w:rPr>
              <w:t>Melissa.Ramirez8@va.gov</w:t>
            </w:r>
          </w:p>
          <w:p w14:paraId="306F7B23" w14:textId="77777777" w:rsidR="000529F8" w:rsidRPr="004C7C18" w:rsidRDefault="000529F8">
            <w:pPr>
              <w:rPr>
                <w:rFonts w:eastAsiaTheme="minorHAnsi" w:cstheme="minorHAnsi"/>
                <w:szCs w:val="20"/>
                <w:bdr w:val="none" w:sz="0" w:space="0" w:color="auto" w:frame="1"/>
              </w:rPr>
            </w:pPr>
          </w:p>
          <w:p w14:paraId="306F7B24" w14:textId="77777777" w:rsidR="000529F8" w:rsidRPr="004C7C18" w:rsidRDefault="000529F8">
            <w:pPr>
              <w:rPr>
                <w:rFonts w:eastAsiaTheme="minorHAnsi" w:cstheme="minorHAnsi"/>
                <w:szCs w:val="20"/>
                <w:bdr w:val="none" w:sz="0" w:space="0" w:color="auto" w:frame="1"/>
              </w:rPr>
            </w:pPr>
          </w:p>
          <w:p w14:paraId="306F7B25" w14:textId="77777777" w:rsidR="000529F8" w:rsidRPr="004C7C18" w:rsidRDefault="000529F8">
            <w:pPr>
              <w:rPr>
                <w:rFonts w:cstheme="minorHAnsi"/>
                <w:szCs w:val="20"/>
              </w:rPr>
            </w:pPr>
          </w:p>
        </w:tc>
      </w:tr>
    </w:tbl>
    <w:p w14:paraId="306F7B27" w14:textId="77777777" w:rsidR="000529F8" w:rsidRPr="004C7C18" w:rsidRDefault="000529F8" w:rsidP="00783A50">
      <w:pPr>
        <w:rPr>
          <w:rFonts w:cstheme="minorHAnsi"/>
          <w:szCs w:val="20"/>
        </w:rPr>
      </w:pPr>
    </w:p>
    <w:p w14:paraId="306F7B28" w14:textId="77777777" w:rsidR="000529F8" w:rsidRPr="004C7C18" w:rsidRDefault="000529F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94AE2" w14:paraId="306F7B2B" w14:textId="77777777" w:rsidTr="000E2EDD">
        <w:tc>
          <w:tcPr>
            <w:tcW w:w="4675" w:type="dxa"/>
          </w:tcPr>
          <w:p w14:paraId="306F7B29" w14:textId="77777777" w:rsidR="000529F8" w:rsidRPr="000762B6" w:rsidRDefault="000529F8">
            <w:pPr>
              <w:rPr>
                <w:rFonts w:cstheme="minorHAnsi"/>
                <w:b/>
                <w:szCs w:val="20"/>
              </w:rPr>
            </w:pPr>
            <w:r w:rsidRPr="000762B6">
              <w:rPr>
                <w:rFonts w:cstheme="minorHAnsi"/>
                <w:b/>
                <w:szCs w:val="20"/>
              </w:rPr>
              <w:t>ADDRESS</w:t>
            </w:r>
          </w:p>
        </w:tc>
        <w:tc>
          <w:tcPr>
            <w:tcW w:w="5243" w:type="dxa"/>
          </w:tcPr>
          <w:p w14:paraId="306F7B2A" w14:textId="77777777" w:rsidR="000529F8" w:rsidRPr="00CB2EE9" w:rsidRDefault="000529F8">
            <w:pPr>
              <w:rPr>
                <w:rStyle w:val="AAMSKBFill-InHighlight"/>
                <w:rFonts w:cstheme="minorHAnsi"/>
                <w:color w:val="auto"/>
              </w:rPr>
            </w:pPr>
            <w:r>
              <w:rPr>
                <w:rStyle w:val="AAMSKBFill-InHighlight"/>
                <w:rFonts w:cstheme="minorHAnsi"/>
                <w:color w:val="auto"/>
              </w:rPr>
              <w:t>Department of Veterans Affairs</w:t>
            </w:r>
          </w:p>
        </w:tc>
      </w:tr>
      <w:tr w:rsidR="00194AE2" w14:paraId="306F7B2E" w14:textId="77777777" w:rsidTr="000E2EDD">
        <w:tc>
          <w:tcPr>
            <w:tcW w:w="4675" w:type="dxa"/>
          </w:tcPr>
          <w:p w14:paraId="306F7B2C" w14:textId="77777777" w:rsidR="000529F8" w:rsidRPr="000762B6" w:rsidRDefault="000529F8">
            <w:pPr>
              <w:rPr>
                <w:rFonts w:cstheme="minorHAnsi"/>
                <w:b/>
                <w:szCs w:val="20"/>
              </w:rPr>
            </w:pPr>
          </w:p>
        </w:tc>
        <w:tc>
          <w:tcPr>
            <w:tcW w:w="5243" w:type="dxa"/>
          </w:tcPr>
          <w:p w14:paraId="306F7B2D" w14:textId="77777777" w:rsidR="000529F8" w:rsidRPr="00CB2EE9" w:rsidRDefault="000529F8">
            <w:pPr>
              <w:rPr>
                <w:rStyle w:val="AAMSKBFill-InHighlight"/>
                <w:rFonts w:cstheme="minorHAnsi"/>
                <w:color w:val="auto"/>
              </w:rPr>
            </w:pPr>
            <w:r>
              <w:rPr>
                <w:rStyle w:val="AAMSKBFill-InHighlight"/>
                <w:rFonts w:cstheme="minorHAnsi"/>
                <w:color w:val="auto"/>
              </w:rPr>
              <w:t>VA San Diego Healthcare System</w:t>
            </w:r>
          </w:p>
        </w:tc>
      </w:tr>
      <w:tr w:rsidR="00194AE2" w14:paraId="306F7B31" w14:textId="77777777" w:rsidTr="000E2EDD">
        <w:tc>
          <w:tcPr>
            <w:tcW w:w="4675" w:type="dxa"/>
          </w:tcPr>
          <w:p w14:paraId="306F7B2F" w14:textId="77777777" w:rsidR="000529F8" w:rsidRPr="000762B6" w:rsidRDefault="000529F8">
            <w:pPr>
              <w:rPr>
                <w:rFonts w:cstheme="minorHAnsi"/>
                <w:b/>
                <w:szCs w:val="20"/>
              </w:rPr>
            </w:pPr>
          </w:p>
        </w:tc>
        <w:tc>
          <w:tcPr>
            <w:tcW w:w="5243" w:type="dxa"/>
          </w:tcPr>
          <w:p w14:paraId="306F7B30" w14:textId="77777777" w:rsidR="000529F8" w:rsidRPr="00CB2EE9" w:rsidRDefault="000529F8">
            <w:pPr>
              <w:rPr>
                <w:rStyle w:val="AAMSKBFill-InHighlight"/>
                <w:rFonts w:cstheme="minorHAnsi"/>
                <w:color w:val="auto"/>
              </w:rPr>
            </w:pPr>
            <w:r>
              <w:rPr>
                <w:rStyle w:val="AAMSKBFill-InHighlight"/>
                <w:rFonts w:cstheme="minorHAnsi"/>
                <w:color w:val="auto"/>
              </w:rPr>
              <w:t>Research Service</w:t>
            </w:r>
          </w:p>
        </w:tc>
      </w:tr>
      <w:tr w:rsidR="00194AE2" w14:paraId="306F7B34" w14:textId="77777777" w:rsidTr="000E2EDD">
        <w:tc>
          <w:tcPr>
            <w:tcW w:w="4675" w:type="dxa"/>
          </w:tcPr>
          <w:p w14:paraId="306F7B32" w14:textId="77777777" w:rsidR="000529F8" w:rsidRPr="000762B6" w:rsidRDefault="000529F8">
            <w:pPr>
              <w:rPr>
                <w:rFonts w:cstheme="minorHAnsi"/>
                <w:b/>
                <w:szCs w:val="20"/>
              </w:rPr>
            </w:pPr>
          </w:p>
        </w:tc>
        <w:tc>
          <w:tcPr>
            <w:tcW w:w="5243" w:type="dxa"/>
          </w:tcPr>
          <w:p w14:paraId="306F7B33" w14:textId="77777777" w:rsidR="000529F8" w:rsidRPr="00CB2EE9" w:rsidRDefault="000529F8">
            <w:pPr>
              <w:rPr>
                <w:rStyle w:val="AAMSKBFill-InHighlight"/>
                <w:rFonts w:cstheme="minorHAnsi"/>
                <w:color w:val="auto"/>
              </w:rPr>
            </w:pPr>
            <w:r>
              <w:rPr>
                <w:rStyle w:val="AAMSKBFill-InHighlight"/>
                <w:rFonts w:cstheme="minorHAnsi"/>
                <w:color w:val="auto"/>
              </w:rPr>
              <w:t>3350 La Jolla Village Drive</w:t>
            </w:r>
          </w:p>
        </w:tc>
      </w:tr>
      <w:tr w:rsidR="00194AE2" w14:paraId="306F7B37" w14:textId="77777777" w:rsidTr="000E2EDD">
        <w:tc>
          <w:tcPr>
            <w:tcW w:w="4675" w:type="dxa"/>
          </w:tcPr>
          <w:p w14:paraId="306F7B35" w14:textId="77777777" w:rsidR="000529F8" w:rsidRPr="000762B6" w:rsidRDefault="000529F8">
            <w:pPr>
              <w:rPr>
                <w:rFonts w:cstheme="minorHAnsi"/>
                <w:b/>
                <w:szCs w:val="20"/>
              </w:rPr>
            </w:pPr>
          </w:p>
        </w:tc>
        <w:tc>
          <w:tcPr>
            <w:tcW w:w="5243" w:type="dxa"/>
          </w:tcPr>
          <w:p w14:paraId="306F7B36" w14:textId="77777777" w:rsidR="000529F8" w:rsidRPr="00CB2EE9" w:rsidRDefault="000529F8">
            <w:pPr>
              <w:rPr>
                <w:rStyle w:val="AAMSKBFill-InHighlight"/>
                <w:rFonts w:cstheme="minorHAnsi"/>
                <w:color w:val="auto"/>
              </w:rPr>
            </w:pPr>
            <w:r>
              <w:rPr>
                <w:rStyle w:val="AAMSKBFill-InHighlight"/>
                <w:rFonts w:cstheme="minorHAnsi"/>
                <w:color w:val="auto"/>
              </w:rPr>
              <w:t>San Diego</w:t>
            </w:r>
            <w:r w:rsidRPr="004C7C18">
              <w:rPr>
                <w:rFonts w:cstheme="minorHAnsi"/>
                <w:szCs w:val="20"/>
              </w:rPr>
              <w:t xml:space="preserve"> </w:t>
            </w:r>
            <w:r>
              <w:rPr>
                <w:rStyle w:val="AAMSKBFill-InHighlight"/>
                <w:rFonts w:cstheme="minorHAnsi"/>
                <w:color w:val="auto"/>
              </w:rPr>
              <w:t>CA</w:t>
            </w:r>
          </w:p>
        </w:tc>
      </w:tr>
      <w:tr w:rsidR="00194AE2" w14:paraId="306F7B3A" w14:textId="77777777" w:rsidTr="000E2EDD">
        <w:tc>
          <w:tcPr>
            <w:tcW w:w="4675" w:type="dxa"/>
            <w:hideMark/>
          </w:tcPr>
          <w:p w14:paraId="306F7B38" w14:textId="77777777" w:rsidR="000529F8" w:rsidRPr="000762B6" w:rsidRDefault="000529F8">
            <w:pPr>
              <w:rPr>
                <w:rFonts w:cstheme="minorHAnsi"/>
                <w:b/>
                <w:szCs w:val="20"/>
              </w:rPr>
            </w:pPr>
            <w:r w:rsidRPr="000762B6">
              <w:rPr>
                <w:rFonts w:cstheme="minorHAnsi"/>
                <w:b/>
                <w:szCs w:val="20"/>
              </w:rPr>
              <w:t>POSTAL CODE</w:t>
            </w:r>
          </w:p>
        </w:tc>
        <w:tc>
          <w:tcPr>
            <w:tcW w:w="5243" w:type="dxa"/>
            <w:hideMark/>
          </w:tcPr>
          <w:p w14:paraId="306F7B39" w14:textId="77777777" w:rsidR="000529F8" w:rsidRPr="00CB2EE9" w:rsidRDefault="000529F8">
            <w:pPr>
              <w:rPr>
                <w:rFonts w:cstheme="minorHAnsi"/>
                <w:szCs w:val="20"/>
              </w:rPr>
            </w:pPr>
            <w:r>
              <w:rPr>
                <w:rFonts w:cstheme="minorHAnsi"/>
                <w:szCs w:val="20"/>
              </w:rPr>
              <w:t>92161</w:t>
            </w:r>
          </w:p>
        </w:tc>
      </w:tr>
      <w:tr w:rsidR="00194AE2" w14:paraId="306F7B3D" w14:textId="77777777" w:rsidTr="000E2EDD">
        <w:tc>
          <w:tcPr>
            <w:tcW w:w="4675" w:type="dxa"/>
            <w:hideMark/>
          </w:tcPr>
          <w:p w14:paraId="306F7B3B" w14:textId="77777777" w:rsidR="000529F8" w:rsidRPr="000762B6" w:rsidRDefault="000529F8">
            <w:pPr>
              <w:rPr>
                <w:rFonts w:cstheme="minorHAnsi"/>
                <w:b/>
                <w:szCs w:val="20"/>
              </w:rPr>
            </w:pPr>
            <w:r w:rsidRPr="000762B6">
              <w:rPr>
                <w:rFonts w:cstheme="minorHAnsi"/>
                <w:b/>
                <w:szCs w:val="20"/>
              </w:rPr>
              <w:t>COUNTRY</w:t>
            </w:r>
          </w:p>
        </w:tc>
        <w:tc>
          <w:tcPr>
            <w:tcW w:w="5243" w:type="dxa"/>
            <w:hideMark/>
          </w:tcPr>
          <w:p w14:paraId="306F7B3C" w14:textId="77777777" w:rsidR="000529F8" w:rsidRPr="00CB2EE9" w:rsidRDefault="000529F8">
            <w:pPr>
              <w:rPr>
                <w:rFonts w:cstheme="minorHAnsi"/>
                <w:szCs w:val="20"/>
              </w:rPr>
            </w:pPr>
          </w:p>
        </w:tc>
      </w:tr>
    </w:tbl>
    <w:p w14:paraId="306F7B3E" w14:textId="77777777" w:rsidR="000529F8" w:rsidRPr="004C7C18" w:rsidRDefault="000529F8" w:rsidP="004C7C18">
      <w:pPr>
        <w:spacing w:after="160" w:line="252" w:lineRule="auto"/>
        <w:jc w:val="center"/>
        <w:rPr>
          <w:rFonts w:eastAsia="Calibri" w:cstheme="minorHAnsi"/>
          <w:b/>
        </w:rPr>
      </w:pPr>
    </w:p>
    <w:p w14:paraId="306F7B3F" w14:textId="77777777" w:rsidR="000529F8" w:rsidRPr="004C7C18" w:rsidRDefault="000529F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94AE2" w14:paraId="306F7B42" w14:textId="77777777" w:rsidTr="009C37D0">
        <w:tc>
          <w:tcPr>
            <w:tcW w:w="4675" w:type="dxa"/>
            <w:hideMark/>
          </w:tcPr>
          <w:p w14:paraId="306F7B40" w14:textId="77777777" w:rsidR="000529F8" w:rsidRPr="000762B6" w:rsidRDefault="000529F8">
            <w:pPr>
              <w:rPr>
                <w:rFonts w:cstheme="minorHAnsi"/>
                <w:b/>
              </w:rPr>
            </w:pPr>
            <w:r w:rsidRPr="000762B6">
              <w:rPr>
                <w:rFonts w:cstheme="minorHAnsi"/>
                <w:b/>
              </w:rPr>
              <w:t>AGENCY’S URL</w:t>
            </w:r>
          </w:p>
        </w:tc>
        <w:tc>
          <w:tcPr>
            <w:tcW w:w="5243" w:type="dxa"/>
            <w:hideMark/>
          </w:tcPr>
          <w:p w14:paraId="306F7B41" w14:textId="77777777" w:rsidR="000529F8" w:rsidRPr="004C7C18" w:rsidRDefault="000529F8">
            <w:pPr>
              <w:rPr>
                <w:rFonts w:cstheme="minorHAnsi"/>
              </w:rPr>
            </w:pPr>
          </w:p>
        </w:tc>
      </w:tr>
      <w:tr w:rsidR="00194AE2" w14:paraId="306F7B45" w14:textId="77777777" w:rsidTr="009C37D0">
        <w:tc>
          <w:tcPr>
            <w:tcW w:w="4675" w:type="dxa"/>
            <w:hideMark/>
          </w:tcPr>
          <w:p w14:paraId="306F7B43" w14:textId="77777777" w:rsidR="000529F8" w:rsidRPr="000762B6" w:rsidRDefault="000529F8">
            <w:pPr>
              <w:rPr>
                <w:rFonts w:cstheme="minorHAnsi"/>
                <w:b/>
              </w:rPr>
            </w:pPr>
            <w:r w:rsidRPr="000762B6">
              <w:rPr>
                <w:rFonts w:cstheme="minorHAnsi"/>
                <w:b/>
              </w:rPr>
              <w:t>URL DESCRIPTION</w:t>
            </w:r>
          </w:p>
        </w:tc>
        <w:tc>
          <w:tcPr>
            <w:tcW w:w="5243" w:type="dxa"/>
            <w:hideMark/>
          </w:tcPr>
          <w:p w14:paraId="306F7B44" w14:textId="77777777" w:rsidR="000529F8" w:rsidRPr="004C7C18" w:rsidRDefault="000529F8">
            <w:pPr>
              <w:rPr>
                <w:rFonts w:cstheme="minorHAnsi"/>
                <w:szCs w:val="20"/>
              </w:rPr>
            </w:pPr>
          </w:p>
        </w:tc>
      </w:tr>
      <w:tr w:rsidR="00194AE2" w14:paraId="306F7B48" w14:textId="77777777" w:rsidTr="009C37D0">
        <w:tc>
          <w:tcPr>
            <w:tcW w:w="4675" w:type="dxa"/>
            <w:hideMark/>
          </w:tcPr>
          <w:p w14:paraId="306F7B46" w14:textId="77777777" w:rsidR="000529F8" w:rsidRPr="000762B6" w:rsidRDefault="000529F8">
            <w:pPr>
              <w:rPr>
                <w:rFonts w:cstheme="minorHAnsi"/>
                <w:b/>
              </w:rPr>
            </w:pPr>
            <w:r w:rsidRPr="000762B6">
              <w:rPr>
                <w:rFonts w:cstheme="minorHAnsi"/>
                <w:b/>
              </w:rPr>
              <w:t>AGENCY CONTACT’S EMAIL ADDRESS</w:t>
            </w:r>
          </w:p>
        </w:tc>
        <w:tc>
          <w:tcPr>
            <w:tcW w:w="5243" w:type="dxa"/>
            <w:hideMark/>
          </w:tcPr>
          <w:p w14:paraId="306F7B47" w14:textId="77777777" w:rsidR="000529F8" w:rsidRPr="004C7C18" w:rsidRDefault="000529F8">
            <w:pPr>
              <w:rPr>
                <w:rFonts w:cstheme="minorHAnsi"/>
                <w:szCs w:val="20"/>
              </w:rPr>
            </w:pPr>
          </w:p>
        </w:tc>
      </w:tr>
      <w:tr w:rsidR="00194AE2" w14:paraId="306F7B4B" w14:textId="77777777" w:rsidTr="009C37D0">
        <w:trPr>
          <w:trHeight w:val="233"/>
        </w:trPr>
        <w:tc>
          <w:tcPr>
            <w:tcW w:w="4675" w:type="dxa"/>
            <w:hideMark/>
          </w:tcPr>
          <w:p w14:paraId="306F7B49" w14:textId="77777777" w:rsidR="000529F8" w:rsidRPr="000762B6" w:rsidRDefault="000529F8">
            <w:pPr>
              <w:rPr>
                <w:rFonts w:cstheme="minorHAnsi"/>
                <w:b/>
              </w:rPr>
            </w:pPr>
            <w:r w:rsidRPr="000762B6">
              <w:rPr>
                <w:rFonts w:cstheme="minorHAnsi"/>
                <w:b/>
              </w:rPr>
              <w:t>EMAIL DESCRIPTION</w:t>
            </w:r>
          </w:p>
        </w:tc>
        <w:tc>
          <w:tcPr>
            <w:tcW w:w="5243" w:type="dxa"/>
            <w:hideMark/>
          </w:tcPr>
          <w:p w14:paraId="306F7B4A" w14:textId="77777777" w:rsidR="000529F8" w:rsidRPr="004C7C18" w:rsidRDefault="000529F8">
            <w:pPr>
              <w:rPr>
                <w:rFonts w:cstheme="minorHAnsi"/>
                <w:szCs w:val="20"/>
              </w:rPr>
            </w:pPr>
          </w:p>
        </w:tc>
      </w:tr>
    </w:tbl>
    <w:p w14:paraId="306F7B4C" w14:textId="77777777" w:rsidR="000529F8" w:rsidRDefault="000529F8">
      <w:r>
        <w:br w:type="page"/>
      </w:r>
    </w:p>
    <w:p w14:paraId="306F7B4D" w14:textId="77777777" w:rsidR="000529F8" w:rsidRPr="00917C3B" w:rsidRDefault="000529F8"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06F7B4E" w14:textId="77777777" w:rsidR="000529F8" w:rsidRPr="00277415" w:rsidRDefault="000529F8" w:rsidP="00DE2EF1">
      <w:pPr>
        <w:jc w:val="both"/>
        <w:rPr>
          <w:rFonts w:ascii="Arial" w:eastAsia="Times New Roman" w:hAnsi="Arial" w:cs="Arial"/>
          <w:b/>
          <w:sz w:val="24"/>
          <w:szCs w:val="24"/>
        </w:rPr>
      </w:pPr>
      <w:bookmarkStart w:id="0" w:name="_Hlk201758253"/>
      <w:r w:rsidRPr="00277415">
        <w:rPr>
          <w:rFonts w:ascii="Arial" w:eastAsia="Times New Roman" w:hAnsi="Arial" w:cs="Arial"/>
          <w:b/>
          <w:sz w:val="24"/>
          <w:szCs w:val="24"/>
        </w:rPr>
        <w:t>THIS REQUEST FOR INFORMATION (RFI) /</w:t>
      </w:r>
      <w:ins w:id="1" w:author="Levin, Jared M. (OGC)" w:date="2024-07-01T14:37:00Z">
        <w:r w:rsidRPr="00277415">
          <w:rPr>
            <w:rFonts w:ascii="Arial" w:eastAsia="Times New Roman" w:hAnsi="Arial" w:cs="Arial"/>
            <w:b/>
            <w:sz w:val="24"/>
            <w:szCs w:val="24"/>
          </w:rPr>
          <w:t xml:space="preserve"> </w:t>
        </w:r>
      </w:ins>
      <w:r w:rsidRPr="00277415">
        <w:rPr>
          <w:rFonts w:ascii="Arial" w:eastAsia="Times New Roman" w:hAnsi="Arial" w:cs="Arial"/>
          <w:b/>
          <w:sz w:val="24"/>
          <w:szCs w:val="24"/>
        </w:rPr>
        <w:t xml:space="preserve">SOURCES SOUGHT NOTICE </w:t>
      </w:r>
      <w:proofErr w:type="gramStart"/>
      <w:r w:rsidRPr="00277415">
        <w:rPr>
          <w:rFonts w:ascii="Arial" w:eastAsia="Times New Roman" w:hAnsi="Arial" w:cs="Arial"/>
          <w:b/>
          <w:sz w:val="24"/>
          <w:szCs w:val="24"/>
        </w:rPr>
        <w:t>IS ISSUED</w:t>
      </w:r>
      <w:proofErr w:type="gramEnd"/>
      <w:r w:rsidRPr="00277415">
        <w:rPr>
          <w:rFonts w:ascii="Arial" w:eastAsia="Times New Roman" w:hAnsi="Arial" w:cs="Arial"/>
          <w:b/>
          <w:sz w:val="24"/>
          <w:szCs w:val="24"/>
        </w:rPr>
        <w:t xml:space="preserve"> SOLELY FOR INFORMATION AND PLANNING PURPOSES. </w:t>
      </w:r>
      <w:r w:rsidRPr="00277415">
        <w:rPr>
          <w:rFonts w:ascii="Arial" w:eastAsia="Times New Roman" w:hAnsi="Arial" w:cs="Arial"/>
          <w:b/>
          <w:sz w:val="24"/>
          <w:szCs w:val="24"/>
          <w:u w:val="single"/>
        </w:rPr>
        <w:t>THIS IS NOT A SOLICITATION.</w:t>
      </w:r>
    </w:p>
    <w:p w14:paraId="306F7B4F"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SUBMISSION OF INFORMATION ABOUT PRICING, DELIVERY, THE MARKET, AND CAPABILITIES IS HIGHLY ENCOURAGED AND ALLOWED UNDER THIS RFI FOR PLANNING PURPOSES IN ACCORDANCE WITH (IAW) FAR 15.201(e).</w:t>
      </w:r>
    </w:p>
    <w:p w14:paraId="306F7B50"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DISCLAIMER</w:t>
      </w:r>
    </w:p>
    <w:p w14:paraId="306F7B51" w14:textId="77777777" w:rsidR="000529F8" w:rsidRPr="00277415" w:rsidRDefault="000529F8" w:rsidP="00DE2EF1">
      <w:pPr>
        <w:jc w:val="both"/>
        <w:rPr>
          <w:rFonts w:ascii="Arial" w:eastAsia="Times New Roman" w:hAnsi="Arial" w:cs="Arial"/>
          <w:sz w:val="24"/>
          <w:szCs w:val="24"/>
        </w:rPr>
      </w:pPr>
      <w:r w:rsidRPr="00277415">
        <w:rPr>
          <w:rFonts w:ascii="Arial" w:eastAsia="Times New Roman" w:hAnsi="Arial" w:cs="Arial"/>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306F7B52"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SOURCES SOUGHT/RFI DESCRIPTION</w:t>
      </w:r>
    </w:p>
    <w:p w14:paraId="306F7B53" w14:textId="77777777" w:rsidR="000529F8" w:rsidRPr="00277415" w:rsidRDefault="000529F8" w:rsidP="00DE2EF1">
      <w:pPr>
        <w:jc w:val="both"/>
        <w:rPr>
          <w:rFonts w:ascii="Arial" w:eastAsia="Times New Roman" w:hAnsi="Arial" w:cs="Arial"/>
          <w:sz w:val="24"/>
          <w:szCs w:val="24"/>
        </w:rPr>
      </w:pPr>
      <w:r w:rsidRPr="00277415">
        <w:rPr>
          <w:rFonts w:ascii="Arial" w:eastAsia="Times New Roman" w:hAnsi="Arial" w:cs="Arial"/>
          <w:sz w:val="24"/>
          <w:szCs w:val="24"/>
        </w:rPr>
        <w:t xml:space="preserve">This is NOT a solicitation announcement.  This is a Sources Sought Notice / RFI only.  The purpose of this Sources Sought Notice / RFI is to gain information about potential qualified sources and their size classification relative to NAICS </w:t>
      </w:r>
      <w:r w:rsidRPr="00277415">
        <w:t>333415</w:t>
      </w:r>
      <w:r w:rsidRPr="00277415">
        <w:rPr>
          <w:rFonts w:ascii="Arial" w:eastAsia="Times New Roman" w:hAnsi="Arial" w:cs="Arial"/>
          <w:sz w:val="24"/>
          <w:szCs w:val="24"/>
        </w:rPr>
        <w:t xml:space="preserve"> (size standard of</w:t>
      </w:r>
      <w:r w:rsidRPr="00277415">
        <w:t xml:space="preserve"> 1,250 Employees</w:t>
      </w:r>
      <w:r w:rsidRPr="00277415">
        <w:rPr>
          <w:rFonts w:ascii="Arial" w:eastAsia="Times New Roman" w:hAnsi="Arial" w:cs="Arial"/>
          <w:sz w:val="24"/>
          <w:szCs w:val="24"/>
        </w:rPr>
        <w:t xml:space="preserve">). Responses to this Sources Sought Notice / RFI will be used by the Government to make appropriate acquisition decisions.  After review of the responses to this Sources Sought Notice / RFI, further RFIs and/or a solicitation or other announcements may be published.  </w:t>
      </w:r>
    </w:p>
    <w:p w14:paraId="306F7B54"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sz w:val="24"/>
          <w:szCs w:val="24"/>
        </w:rPr>
        <w:t>The Department of Veterans Affairs (VA) is seeking sources capable of providing freezer controller system and accessories equivalent to</w:t>
      </w:r>
      <w:r w:rsidRPr="00277415">
        <w:rPr>
          <w:rFonts w:ascii="Arial" w:hAnsi="Arial" w:cs="Arial"/>
          <w:sz w:val="24"/>
          <w:szCs w:val="24"/>
        </w:rPr>
        <w:t xml:space="preserve"> </w:t>
      </w:r>
      <w:r w:rsidRPr="00277415">
        <w:rPr>
          <w:rFonts w:ascii="Arial" w:eastAsia="Times New Roman" w:hAnsi="Arial" w:cs="Arial"/>
          <w:sz w:val="24"/>
          <w:szCs w:val="24"/>
        </w:rPr>
        <w:t>brand IC Biomedical.</w:t>
      </w:r>
    </w:p>
    <w:tbl>
      <w:tblPr>
        <w:tblStyle w:val="PlainTable11"/>
        <w:tblW w:w="0" w:type="auto"/>
        <w:tblLook w:val="04A0" w:firstRow="1" w:lastRow="0" w:firstColumn="1" w:lastColumn="0" w:noHBand="0" w:noVBand="1"/>
      </w:tblPr>
      <w:tblGrid>
        <w:gridCol w:w="1049"/>
        <w:gridCol w:w="6686"/>
        <w:gridCol w:w="818"/>
        <w:gridCol w:w="797"/>
      </w:tblGrid>
      <w:tr w:rsidR="00194AE2" w14:paraId="306F7B59" w14:textId="77777777" w:rsidTr="00194AE2">
        <w:trPr>
          <w:cnfStyle w:val="100000000000" w:firstRow="1" w:lastRow="0" w:firstColumn="0" w:lastColumn="0" w:oddVBand="0" w:evenVBand="0" w:oddHBand="0"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49" w:type="dxa"/>
            <w:noWrap/>
            <w:hideMark/>
          </w:tcPr>
          <w:p w14:paraId="306F7B55" w14:textId="77777777" w:rsidR="000529F8" w:rsidRPr="00277415" w:rsidRDefault="000529F8" w:rsidP="00541928">
            <w:pPr>
              <w:spacing w:after="0"/>
              <w:rPr>
                <w:rFonts w:ascii="Arial" w:eastAsia="Times New Roman" w:hAnsi="Arial" w:cs="Arial"/>
                <w:sz w:val="24"/>
                <w:szCs w:val="24"/>
              </w:rPr>
            </w:pPr>
            <w:r w:rsidRPr="00277415">
              <w:rPr>
                <w:rFonts w:ascii="Arial" w:eastAsia="Times New Roman" w:hAnsi="Arial" w:cs="Arial"/>
                <w:sz w:val="24"/>
                <w:szCs w:val="24"/>
              </w:rPr>
              <w:t>CLIN</w:t>
            </w:r>
          </w:p>
        </w:tc>
        <w:tc>
          <w:tcPr>
            <w:tcW w:w="6686" w:type="dxa"/>
            <w:noWrap/>
            <w:hideMark/>
          </w:tcPr>
          <w:p w14:paraId="306F7B56" w14:textId="77777777" w:rsidR="000529F8" w:rsidRPr="00277415" w:rsidRDefault="000529F8" w:rsidP="00541928">
            <w:pPr>
              <w:spacing w:after="0"/>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7415">
              <w:rPr>
                <w:rFonts w:ascii="Arial" w:eastAsia="Times New Roman" w:hAnsi="Arial" w:cs="Arial"/>
                <w:sz w:val="24"/>
                <w:szCs w:val="24"/>
              </w:rPr>
              <w:t>DESCRIPTION</w:t>
            </w:r>
          </w:p>
        </w:tc>
        <w:tc>
          <w:tcPr>
            <w:tcW w:w="818" w:type="dxa"/>
            <w:noWrap/>
            <w:hideMark/>
          </w:tcPr>
          <w:p w14:paraId="306F7B57" w14:textId="77777777" w:rsidR="000529F8" w:rsidRPr="00277415" w:rsidRDefault="000529F8" w:rsidP="00541928">
            <w:pPr>
              <w:spacing w:after="0"/>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7415">
              <w:rPr>
                <w:rFonts w:ascii="Arial" w:eastAsia="Times New Roman" w:hAnsi="Arial" w:cs="Arial"/>
                <w:sz w:val="24"/>
                <w:szCs w:val="24"/>
              </w:rPr>
              <w:t>QTY</w:t>
            </w:r>
          </w:p>
        </w:tc>
        <w:tc>
          <w:tcPr>
            <w:tcW w:w="797" w:type="dxa"/>
            <w:noWrap/>
            <w:hideMark/>
          </w:tcPr>
          <w:p w14:paraId="306F7B58" w14:textId="77777777" w:rsidR="000529F8" w:rsidRPr="00277415" w:rsidRDefault="000529F8" w:rsidP="00541928">
            <w:pPr>
              <w:spacing w:after="0"/>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7415">
              <w:rPr>
                <w:rFonts w:ascii="Arial" w:eastAsia="Times New Roman" w:hAnsi="Arial" w:cs="Arial"/>
                <w:sz w:val="24"/>
                <w:szCs w:val="24"/>
              </w:rPr>
              <w:t>UOM</w:t>
            </w:r>
          </w:p>
        </w:tc>
      </w:tr>
      <w:tr w:rsidR="00194AE2" w14:paraId="306F7B5E" w14:textId="77777777" w:rsidTr="00194AE2">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049" w:type="dxa"/>
            <w:noWrap/>
            <w:hideMark/>
          </w:tcPr>
          <w:p w14:paraId="306F7B5A" w14:textId="77777777" w:rsidR="000529F8" w:rsidRPr="00277415" w:rsidRDefault="000529F8" w:rsidP="00541928">
            <w:pPr>
              <w:spacing w:after="0"/>
              <w:rPr>
                <w:rFonts w:ascii="Arial" w:eastAsia="Times New Roman" w:hAnsi="Arial" w:cs="Arial"/>
                <w:sz w:val="24"/>
                <w:szCs w:val="24"/>
              </w:rPr>
            </w:pPr>
            <w:bookmarkStart w:id="2" w:name="_Hlk223946011"/>
            <w:bookmarkStart w:id="3" w:name="_Hlk221536032"/>
            <w:r w:rsidRPr="00277415">
              <w:rPr>
                <w:rFonts w:ascii="Arial" w:eastAsia="Times New Roman" w:hAnsi="Arial" w:cs="Arial"/>
                <w:sz w:val="24"/>
                <w:szCs w:val="24"/>
              </w:rPr>
              <w:t>0001</w:t>
            </w:r>
          </w:p>
        </w:tc>
        <w:tc>
          <w:tcPr>
            <w:tcW w:w="6686" w:type="dxa"/>
            <w:noWrap/>
            <w:hideMark/>
          </w:tcPr>
          <w:p w14:paraId="306F7B5B" w14:textId="77777777" w:rsidR="000529F8" w:rsidRPr="00277415" w:rsidRDefault="000529F8" w:rsidP="00541928">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277415">
              <w:rPr>
                <w:rFonts w:ascii="Arial" w:eastAsia="Times New Roman" w:hAnsi="Arial" w:cs="Arial"/>
                <w:sz w:val="24"/>
                <w:szCs w:val="24"/>
              </w:rPr>
              <w:t>IC Biomedical Liquid Nitrogen Freezer Model# LABS20K-PRECISION or equal</w:t>
            </w:r>
          </w:p>
        </w:tc>
        <w:tc>
          <w:tcPr>
            <w:tcW w:w="818" w:type="dxa"/>
            <w:noWrap/>
            <w:hideMark/>
          </w:tcPr>
          <w:p w14:paraId="306F7B5C" w14:textId="77777777" w:rsidR="000529F8" w:rsidRPr="00277415" w:rsidRDefault="000529F8" w:rsidP="00541928">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rPr>
            </w:pPr>
            <w:r w:rsidRPr="00277415">
              <w:rPr>
                <w:rFonts w:ascii="Arial" w:eastAsia="Times New Roman" w:hAnsi="Arial" w:cs="Arial"/>
                <w:color w:val="000000"/>
                <w:sz w:val="24"/>
                <w:szCs w:val="24"/>
              </w:rPr>
              <w:t>1</w:t>
            </w:r>
          </w:p>
        </w:tc>
        <w:tc>
          <w:tcPr>
            <w:tcW w:w="797" w:type="dxa"/>
            <w:noWrap/>
            <w:hideMark/>
          </w:tcPr>
          <w:p w14:paraId="306F7B5D" w14:textId="77777777" w:rsidR="000529F8" w:rsidRPr="00277415" w:rsidRDefault="000529F8" w:rsidP="00541928">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277415">
              <w:rPr>
                <w:rFonts w:ascii="Arial" w:eastAsia="Times New Roman" w:hAnsi="Arial" w:cs="Arial"/>
                <w:sz w:val="24"/>
                <w:szCs w:val="24"/>
              </w:rPr>
              <w:t>EA</w:t>
            </w:r>
          </w:p>
        </w:tc>
      </w:tr>
      <w:bookmarkEnd w:id="2"/>
      <w:tr w:rsidR="00194AE2" w14:paraId="306F7B63" w14:textId="77777777" w:rsidTr="00194AE2">
        <w:trPr>
          <w:trHeight w:val="625"/>
        </w:trPr>
        <w:tc>
          <w:tcPr>
            <w:cnfStyle w:val="001000000000" w:firstRow="0" w:lastRow="0" w:firstColumn="1" w:lastColumn="0" w:oddVBand="0" w:evenVBand="0" w:oddHBand="0" w:evenHBand="0" w:firstRowFirstColumn="0" w:firstRowLastColumn="0" w:lastRowFirstColumn="0" w:lastRowLastColumn="0"/>
            <w:tcW w:w="1049" w:type="dxa"/>
            <w:noWrap/>
          </w:tcPr>
          <w:p w14:paraId="306F7B5F" w14:textId="77777777" w:rsidR="000529F8" w:rsidRPr="00277415" w:rsidRDefault="000529F8" w:rsidP="00541928">
            <w:pPr>
              <w:spacing w:after="0"/>
              <w:rPr>
                <w:rFonts w:ascii="Arial" w:eastAsia="Times New Roman" w:hAnsi="Arial" w:cs="Arial"/>
                <w:sz w:val="24"/>
                <w:szCs w:val="24"/>
              </w:rPr>
            </w:pPr>
            <w:r w:rsidRPr="00277415">
              <w:rPr>
                <w:rFonts w:ascii="Arial" w:eastAsia="Times New Roman" w:hAnsi="Arial" w:cs="Arial"/>
                <w:sz w:val="24"/>
                <w:szCs w:val="24"/>
              </w:rPr>
              <w:t>0002</w:t>
            </w:r>
          </w:p>
        </w:tc>
        <w:tc>
          <w:tcPr>
            <w:tcW w:w="6686" w:type="dxa"/>
            <w:noWrap/>
          </w:tcPr>
          <w:p w14:paraId="306F7B60" w14:textId="77777777" w:rsidR="000529F8" w:rsidRPr="00277415" w:rsidRDefault="000529F8" w:rsidP="00541928">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bookmarkStart w:id="4" w:name="_Hlk223946049"/>
            <w:r w:rsidRPr="00277415">
              <w:rPr>
                <w:rFonts w:ascii="Arial" w:eastAsia="Times New Roman" w:hAnsi="Arial" w:cs="Arial"/>
                <w:sz w:val="24"/>
                <w:szCs w:val="24"/>
              </w:rPr>
              <w:t>IC Biomedical Rack for Freezer Model# BTI-CF-13-2-S-MC or equal</w:t>
            </w:r>
            <w:bookmarkEnd w:id="4"/>
          </w:p>
        </w:tc>
        <w:tc>
          <w:tcPr>
            <w:tcW w:w="818" w:type="dxa"/>
            <w:noWrap/>
          </w:tcPr>
          <w:p w14:paraId="306F7B61" w14:textId="77777777" w:rsidR="000529F8" w:rsidRPr="00277415" w:rsidRDefault="000529F8" w:rsidP="00541928">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277415">
              <w:rPr>
                <w:rFonts w:ascii="Arial" w:eastAsia="Times New Roman" w:hAnsi="Arial" w:cs="Arial"/>
                <w:color w:val="000000"/>
                <w:sz w:val="24"/>
                <w:szCs w:val="24"/>
              </w:rPr>
              <w:t>14</w:t>
            </w:r>
          </w:p>
        </w:tc>
        <w:tc>
          <w:tcPr>
            <w:tcW w:w="797" w:type="dxa"/>
            <w:noWrap/>
          </w:tcPr>
          <w:p w14:paraId="306F7B62" w14:textId="77777777" w:rsidR="000529F8" w:rsidRPr="00277415" w:rsidRDefault="000529F8" w:rsidP="00541928">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7415">
              <w:rPr>
                <w:rFonts w:ascii="Arial" w:eastAsia="Times New Roman" w:hAnsi="Arial" w:cs="Arial"/>
                <w:sz w:val="24"/>
                <w:szCs w:val="24"/>
              </w:rPr>
              <w:t>EA</w:t>
            </w:r>
          </w:p>
        </w:tc>
      </w:tr>
      <w:bookmarkEnd w:id="3"/>
    </w:tbl>
    <w:p w14:paraId="306F7B64" w14:textId="77777777" w:rsidR="000529F8" w:rsidRPr="00277415" w:rsidRDefault="000529F8" w:rsidP="00DE2EF1">
      <w:pPr>
        <w:widowControl w:val="0"/>
        <w:autoSpaceDE w:val="0"/>
        <w:autoSpaceDN w:val="0"/>
        <w:spacing w:line="240" w:lineRule="auto"/>
        <w:rPr>
          <w:rFonts w:ascii="Arial" w:eastAsia="Arial" w:hAnsi="Arial" w:cs="Arial"/>
          <w:b/>
          <w:sz w:val="24"/>
          <w:szCs w:val="24"/>
          <w:highlight w:val="yellow"/>
          <w:u w:val="single"/>
        </w:rPr>
      </w:pPr>
    </w:p>
    <w:p w14:paraId="306F7B65" w14:textId="77777777" w:rsidR="000529F8" w:rsidRPr="00277415" w:rsidRDefault="000529F8" w:rsidP="00DE2EF1">
      <w:pPr>
        <w:autoSpaceDE w:val="0"/>
        <w:autoSpaceDN w:val="0"/>
        <w:adjustRightInd w:val="0"/>
        <w:spacing w:after="0" w:line="240" w:lineRule="auto"/>
        <w:rPr>
          <w:rFonts w:ascii="Arial" w:hAnsi="Arial" w:cs="Arial"/>
          <w:b/>
          <w:bCs/>
          <w:sz w:val="24"/>
          <w:szCs w:val="24"/>
          <w:u w:val="single"/>
        </w:rPr>
      </w:pPr>
      <w:bookmarkStart w:id="5" w:name="_Hlk221872482"/>
      <w:bookmarkStart w:id="6" w:name="_Hlk224047456"/>
      <w:r w:rsidRPr="00277415">
        <w:rPr>
          <w:rFonts w:ascii="Arial" w:hAnsi="Arial" w:cs="Arial"/>
          <w:b/>
          <w:bCs/>
          <w:sz w:val="24"/>
          <w:szCs w:val="24"/>
          <w:u w:val="single"/>
        </w:rPr>
        <w:t>SALIENT CHARACTERISTICS</w:t>
      </w:r>
    </w:p>
    <w:p w14:paraId="306F7B66" w14:textId="77777777" w:rsidR="000529F8" w:rsidRPr="00277415" w:rsidRDefault="000529F8" w:rsidP="00DE2EF1">
      <w:pPr>
        <w:autoSpaceDE w:val="0"/>
        <w:autoSpaceDN w:val="0"/>
        <w:adjustRightInd w:val="0"/>
        <w:spacing w:after="0" w:line="240" w:lineRule="auto"/>
        <w:rPr>
          <w:rFonts w:ascii="Arial" w:hAnsi="Arial" w:cs="Arial"/>
          <w:sz w:val="24"/>
          <w:szCs w:val="24"/>
          <w:highlight w:val="yellow"/>
        </w:rPr>
      </w:pPr>
    </w:p>
    <w:bookmarkEnd w:id="5"/>
    <w:p w14:paraId="306F7B67" w14:textId="77777777" w:rsidR="000529F8" w:rsidRPr="00277415" w:rsidRDefault="000529F8" w:rsidP="00DE2EF1">
      <w:pPr>
        <w:autoSpaceDE w:val="0"/>
        <w:autoSpaceDN w:val="0"/>
        <w:adjustRightInd w:val="0"/>
        <w:spacing w:after="0" w:line="240" w:lineRule="auto"/>
        <w:rPr>
          <w:rFonts w:ascii="Arial" w:eastAsiaTheme="minorHAnsi" w:hAnsi="Arial" w:cs="Arial"/>
          <w:b/>
          <w:bCs/>
          <w:color w:val="262626"/>
          <w:sz w:val="24"/>
          <w:szCs w:val="24"/>
          <w14:ligatures w14:val="standardContextual"/>
        </w:rPr>
      </w:pPr>
      <w:r w:rsidRPr="00277415">
        <w:rPr>
          <w:rFonts w:ascii="Arial" w:eastAsiaTheme="minorHAnsi" w:hAnsi="Arial" w:cs="Arial"/>
          <w:b/>
          <w:bCs/>
          <w:color w:val="262626"/>
          <w:sz w:val="24"/>
          <w:szCs w:val="24"/>
          <w14:ligatures w14:val="standardContextual"/>
        </w:rPr>
        <w:t>CLIN 0001 IC Biomedical Liquid Nitrogen Freezer Model# LABS20K-PRECISION or equal–Quantity: 1EA</w:t>
      </w:r>
      <w:bookmarkStart w:id="7" w:name="_Hlk224040293"/>
    </w:p>
    <w:p w14:paraId="306F7B68"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 xml:space="preserve">Must have a user-friendly touchscreen with intuitive interface for simple user interaction.  </w:t>
      </w:r>
    </w:p>
    <w:p w14:paraId="306F7B69"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lastRenderedPageBreak/>
        <w:t>Must come with full audit trail records of all actions undertaken by a signed-in individual, including time and date stamps.</w:t>
      </w:r>
    </w:p>
    <w:p w14:paraId="306F7B6A"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 xml:space="preserve">Must have programmable logic controller (PLC) system to provide enhanced sample security. </w:t>
      </w:r>
    </w:p>
    <w:p w14:paraId="306F7B6B"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 xml:space="preserve">Must have a hinged lid with locking capability for securing inventory. </w:t>
      </w:r>
    </w:p>
    <w:p w14:paraId="306F7B6C"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Must have a stainless-steel tabletop to provide a working surface.</w:t>
      </w:r>
    </w:p>
    <w:p w14:paraId="306F7B6D"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Must have a single pivot-point aluminum turntable design with smooth rotation that is ergonomic for easier movement and accessibility.</w:t>
      </w:r>
    </w:p>
    <w:p w14:paraId="306F7B6E"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Must have segmented and labeled turntable for easy inventory storage access and management.</w:t>
      </w:r>
    </w:p>
    <w:p w14:paraId="306F7B6F"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Must have convenient access to measure liquid nitrogen (LN2) levels.</w:t>
      </w:r>
    </w:p>
    <w:p w14:paraId="306F7B70"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Must have Differential Pressure Sensors to ensure reliability of LN2 levels.</w:t>
      </w:r>
    </w:p>
    <w:p w14:paraId="306F7B71"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Must come with internal LED lighting and automatic defog function when opened for faster sample visibility.</w:t>
      </w:r>
    </w:p>
    <w:p w14:paraId="306F7B72"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Must have a user management system that allows for the creation of unlimited user profiles with individual permissions.</w:t>
      </w:r>
    </w:p>
    <w:p w14:paraId="306F7B73"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 xml:space="preserve">Must have a fold-down full-sized step for securing step when stowed. </w:t>
      </w:r>
    </w:p>
    <w:p w14:paraId="306F7B74"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 xml:space="preserve">Must be an </w:t>
      </w:r>
      <w:proofErr w:type="gramStart"/>
      <w:r w:rsidRPr="00277415">
        <w:rPr>
          <w:rFonts w:ascii="Arial" w:eastAsiaTheme="minorHAnsi" w:hAnsi="Arial" w:cs="Arial"/>
          <w:sz w:val="24"/>
          <w:szCs w:val="24"/>
          <w14:ligatures w14:val="standardContextual"/>
        </w:rPr>
        <w:t>all stainless-steel</w:t>
      </w:r>
      <w:proofErr w:type="gramEnd"/>
      <w:r w:rsidRPr="00277415">
        <w:rPr>
          <w:rFonts w:ascii="Arial" w:eastAsiaTheme="minorHAnsi" w:hAnsi="Arial" w:cs="Arial"/>
          <w:sz w:val="24"/>
          <w:szCs w:val="24"/>
          <w14:ligatures w14:val="standardContextual"/>
        </w:rPr>
        <w:t xml:space="preserve"> construction to provide precise temperature control for LN2. </w:t>
      </w:r>
    </w:p>
    <w:p w14:paraId="306F7B75"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Must include warm gas bypass for stable operation.</w:t>
      </w:r>
    </w:p>
    <w:p w14:paraId="306F7B76"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Must come with battery backup.</w:t>
      </w:r>
    </w:p>
    <w:p w14:paraId="306F7B77"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Must be able to store LN2 in either liquid or vapor phase.</w:t>
      </w:r>
    </w:p>
    <w:p w14:paraId="306F7B78"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Must be able to operate at -190°C vapor phase with extended temperature hold.</w:t>
      </w:r>
    </w:p>
    <w:p w14:paraId="306F7B79" w14:textId="77777777" w:rsidR="000529F8" w:rsidRPr="00277415" w:rsidRDefault="000529F8" w:rsidP="00DE2EF1">
      <w:pPr>
        <w:pStyle w:val="ListParagraph"/>
        <w:numPr>
          <w:ilvl w:val="0"/>
          <w:numId w:val="1"/>
        </w:numPr>
        <w:rPr>
          <w:rFonts w:ascii="Arial" w:eastAsiaTheme="minorHAnsi" w:hAnsi="Arial" w:cs="Arial"/>
          <w:sz w:val="24"/>
          <w:szCs w:val="24"/>
          <w14:ligatures w14:val="standardContextual"/>
        </w:rPr>
      </w:pPr>
      <w:r w:rsidRPr="00277415">
        <w:rPr>
          <w:rFonts w:ascii="Arial" w:eastAsiaTheme="minorHAnsi" w:hAnsi="Arial" w:cs="Arial"/>
          <w:sz w:val="24"/>
          <w:szCs w:val="24"/>
          <w14:ligatures w14:val="standardContextual"/>
        </w:rPr>
        <w:t>Must be highly efficient with low LN2 consumption for environment sustainability.</w:t>
      </w:r>
    </w:p>
    <w:bookmarkEnd w:id="7"/>
    <w:p w14:paraId="306F7B7A" w14:textId="77777777" w:rsidR="000529F8" w:rsidRPr="00277415" w:rsidRDefault="000529F8" w:rsidP="00DE2EF1">
      <w:pPr>
        <w:autoSpaceDE w:val="0"/>
        <w:autoSpaceDN w:val="0"/>
        <w:adjustRightInd w:val="0"/>
        <w:spacing w:after="0" w:line="240" w:lineRule="auto"/>
        <w:rPr>
          <w:rFonts w:ascii="Arial" w:eastAsiaTheme="minorHAnsi" w:hAnsi="Arial" w:cs="Arial"/>
          <w:b/>
          <w:bCs/>
          <w:color w:val="262626"/>
          <w:sz w:val="24"/>
          <w:szCs w:val="24"/>
          <w14:ligatures w14:val="standardContextual"/>
        </w:rPr>
      </w:pPr>
      <w:r w:rsidRPr="00277415">
        <w:rPr>
          <w:rFonts w:ascii="Arial" w:eastAsiaTheme="minorHAnsi" w:hAnsi="Arial" w:cs="Arial"/>
          <w:b/>
          <w:bCs/>
          <w:color w:val="262626"/>
          <w:sz w:val="24"/>
          <w:szCs w:val="24"/>
          <w14:ligatures w14:val="standardContextual"/>
        </w:rPr>
        <w:t>CLIN 0002 IC Biomedical Rack for Freezer Model# BTI-CF-13-2-S-MC or equal -Quantity: 14EA</w:t>
      </w:r>
    </w:p>
    <w:p w14:paraId="306F7B7B" w14:textId="77777777" w:rsidR="000529F8" w:rsidRPr="00277415" w:rsidRDefault="000529F8" w:rsidP="00DE2EF1">
      <w:pPr>
        <w:pStyle w:val="ListParagraph"/>
        <w:numPr>
          <w:ilvl w:val="0"/>
          <w:numId w:val="1"/>
        </w:numPr>
        <w:autoSpaceDE w:val="0"/>
        <w:autoSpaceDN w:val="0"/>
        <w:adjustRightInd w:val="0"/>
        <w:spacing w:after="0" w:line="240" w:lineRule="auto"/>
        <w:rPr>
          <w:rFonts w:ascii="Arial" w:eastAsiaTheme="minorHAnsi" w:hAnsi="Arial" w:cs="Arial"/>
          <w:color w:val="262626"/>
          <w:sz w:val="24"/>
          <w:szCs w:val="24"/>
          <w14:ligatures w14:val="standardContextual"/>
        </w:rPr>
      </w:pPr>
      <w:r w:rsidRPr="00277415">
        <w:rPr>
          <w:rFonts w:ascii="Arial" w:eastAsiaTheme="minorHAnsi" w:hAnsi="Arial" w:cs="Arial"/>
          <w:color w:val="262626"/>
          <w:sz w:val="24"/>
          <w:szCs w:val="24"/>
          <w14:ligatures w14:val="standardContextual"/>
        </w:rPr>
        <w:t>Must be compatible with CLIN 0001.</w:t>
      </w:r>
    </w:p>
    <w:p w14:paraId="306F7B7C" w14:textId="77777777" w:rsidR="000529F8" w:rsidRPr="00277415" w:rsidRDefault="000529F8" w:rsidP="00DE2EF1">
      <w:pPr>
        <w:pStyle w:val="ListParagraph"/>
        <w:numPr>
          <w:ilvl w:val="0"/>
          <w:numId w:val="1"/>
        </w:numPr>
        <w:autoSpaceDE w:val="0"/>
        <w:autoSpaceDN w:val="0"/>
        <w:adjustRightInd w:val="0"/>
        <w:spacing w:after="0" w:line="240" w:lineRule="auto"/>
        <w:rPr>
          <w:rFonts w:ascii="Arial" w:eastAsiaTheme="minorHAnsi" w:hAnsi="Arial" w:cs="Arial"/>
          <w:color w:val="262626"/>
          <w:sz w:val="24"/>
          <w:szCs w:val="24"/>
          <w14:ligatures w14:val="standardContextual"/>
        </w:rPr>
      </w:pPr>
      <w:r w:rsidRPr="00277415">
        <w:rPr>
          <w:rFonts w:ascii="Arial" w:eastAsiaTheme="minorHAnsi" w:hAnsi="Arial" w:cs="Arial"/>
          <w:color w:val="262626"/>
          <w:sz w:val="24"/>
          <w:szCs w:val="24"/>
          <w14:ligatures w14:val="standardContextual"/>
        </w:rPr>
        <w:t>Must be designed for laboratory chest and liquid nitrogen freezers.</w:t>
      </w:r>
    </w:p>
    <w:p w14:paraId="306F7B7D" w14:textId="77777777" w:rsidR="000529F8" w:rsidRPr="00277415" w:rsidRDefault="000529F8" w:rsidP="00DE2EF1">
      <w:pPr>
        <w:pStyle w:val="ListParagraph"/>
        <w:numPr>
          <w:ilvl w:val="0"/>
          <w:numId w:val="1"/>
        </w:numPr>
        <w:autoSpaceDE w:val="0"/>
        <w:autoSpaceDN w:val="0"/>
        <w:adjustRightInd w:val="0"/>
        <w:spacing w:after="0" w:line="240" w:lineRule="auto"/>
        <w:rPr>
          <w:rFonts w:ascii="Arial" w:eastAsiaTheme="minorHAnsi" w:hAnsi="Arial" w:cs="Arial"/>
          <w:color w:val="262626"/>
          <w:sz w:val="24"/>
          <w:szCs w:val="24"/>
          <w14:ligatures w14:val="standardContextual"/>
        </w:rPr>
      </w:pPr>
      <w:proofErr w:type="gramStart"/>
      <w:r w:rsidRPr="00277415">
        <w:rPr>
          <w:rFonts w:ascii="Arial" w:eastAsiaTheme="minorHAnsi" w:hAnsi="Arial" w:cs="Arial"/>
          <w:color w:val="262626"/>
          <w:sz w:val="24"/>
          <w:szCs w:val="24"/>
          <w14:ligatures w14:val="standardContextual"/>
        </w:rPr>
        <w:t>Must</w:t>
      </w:r>
      <w:proofErr w:type="gramEnd"/>
      <w:r w:rsidRPr="00277415">
        <w:rPr>
          <w:rFonts w:ascii="Arial" w:eastAsiaTheme="minorHAnsi" w:hAnsi="Arial" w:cs="Arial"/>
          <w:color w:val="262626"/>
          <w:sz w:val="24"/>
          <w:szCs w:val="24"/>
          <w14:ligatures w14:val="standardContextual"/>
        </w:rPr>
        <w:t xml:space="preserve"> be a vertical freezer rack with spring clip locks for secure storage. </w:t>
      </w:r>
    </w:p>
    <w:p w14:paraId="306F7B7E" w14:textId="77777777" w:rsidR="000529F8" w:rsidRPr="00277415" w:rsidRDefault="000529F8" w:rsidP="00DE2EF1">
      <w:pPr>
        <w:pStyle w:val="ListParagraph"/>
        <w:numPr>
          <w:ilvl w:val="0"/>
          <w:numId w:val="1"/>
        </w:numPr>
        <w:autoSpaceDE w:val="0"/>
        <w:autoSpaceDN w:val="0"/>
        <w:adjustRightInd w:val="0"/>
        <w:spacing w:after="0" w:line="240" w:lineRule="auto"/>
        <w:rPr>
          <w:rFonts w:ascii="Arial" w:eastAsiaTheme="minorHAnsi" w:hAnsi="Arial" w:cs="Arial"/>
          <w:color w:val="262626"/>
          <w:sz w:val="24"/>
          <w:szCs w:val="24"/>
          <w14:ligatures w14:val="standardContextual"/>
        </w:rPr>
      </w:pPr>
      <w:proofErr w:type="gramStart"/>
      <w:r w:rsidRPr="00277415">
        <w:rPr>
          <w:rFonts w:ascii="Arial" w:eastAsiaTheme="minorHAnsi" w:hAnsi="Arial" w:cs="Arial"/>
          <w:color w:val="262626"/>
          <w:sz w:val="24"/>
          <w:szCs w:val="24"/>
          <w14:ligatures w14:val="standardContextual"/>
        </w:rPr>
        <w:t>Must</w:t>
      </w:r>
      <w:proofErr w:type="gramEnd"/>
      <w:r w:rsidRPr="00277415">
        <w:rPr>
          <w:rFonts w:ascii="Arial" w:eastAsiaTheme="minorHAnsi" w:hAnsi="Arial" w:cs="Arial"/>
          <w:color w:val="262626"/>
          <w:sz w:val="24"/>
          <w:szCs w:val="24"/>
          <w14:ligatures w14:val="standardContextual"/>
        </w:rPr>
        <w:t xml:space="preserve"> be for standard 2’’ boxes.</w:t>
      </w:r>
    </w:p>
    <w:p w14:paraId="306F7B7F" w14:textId="77777777" w:rsidR="000529F8" w:rsidRPr="00277415" w:rsidRDefault="000529F8" w:rsidP="00DE2EF1">
      <w:pPr>
        <w:pStyle w:val="ListParagraph"/>
        <w:numPr>
          <w:ilvl w:val="0"/>
          <w:numId w:val="1"/>
        </w:numPr>
        <w:autoSpaceDE w:val="0"/>
        <w:autoSpaceDN w:val="0"/>
        <w:adjustRightInd w:val="0"/>
        <w:spacing w:after="0" w:line="240" w:lineRule="auto"/>
        <w:rPr>
          <w:rFonts w:ascii="Arial" w:eastAsiaTheme="minorHAnsi" w:hAnsi="Arial" w:cs="Arial"/>
          <w:color w:val="262626"/>
          <w:sz w:val="24"/>
          <w:szCs w:val="24"/>
          <w14:ligatures w14:val="standardContextual"/>
        </w:rPr>
      </w:pPr>
      <w:r w:rsidRPr="00277415">
        <w:rPr>
          <w:rFonts w:ascii="Arial" w:eastAsiaTheme="minorHAnsi" w:hAnsi="Arial" w:cs="Arial"/>
          <w:color w:val="262626"/>
          <w:sz w:val="24"/>
          <w:szCs w:val="24"/>
          <w14:ligatures w14:val="standardContextual"/>
        </w:rPr>
        <w:t>Must have stainless steel construction to provide high corrosion resistance.</w:t>
      </w:r>
    </w:p>
    <w:p w14:paraId="306F7B80" w14:textId="77777777" w:rsidR="000529F8" w:rsidRPr="00277415" w:rsidRDefault="000529F8" w:rsidP="00DE2EF1">
      <w:pPr>
        <w:pStyle w:val="ListParagraph"/>
        <w:numPr>
          <w:ilvl w:val="0"/>
          <w:numId w:val="1"/>
        </w:numPr>
        <w:autoSpaceDE w:val="0"/>
        <w:autoSpaceDN w:val="0"/>
        <w:adjustRightInd w:val="0"/>
        <w:spacing w:after="0" w:line="240" w:lineRule="auto"/>
        <w:rPr>
          <w:rFonts w:ascii="Arial" w:eastAsiaTheme="minorHAnsi" w:hAnsi="Arial" w:cs="Arial"/>
          <w:color w:val="262626"/>
          <w:sz w:val="24"/>
          <w:szCs w:val="24"/>
          <w14:ligatures w14:val="standardContextual"/>
        </w:rPr>
      </w:pPr>
      <w:r w:rsidRPr="00277415">
        <w:rPr>
          <w:rFonts w:ascii="Arial" w:eastAsiaTheme="minorHAnsi" w:hAnsi="Arial" w:cs="Arial"/>
          <w:color w:val="262626"/>
          <w:sz w:val="24"/>
          <w:szCs w:val="24"/>
          <w14:ligatures w14:val="standardContextual"/>
        </w:rPr>
        <w:t>Must have reduced footprint to allow for easy removal and placement into the freezer during sample access.</w:t>
      </w:r>
    </w:p>
    <w:p w14:paraId="306F7B81" w14:textId="77777777" w:rsidR="000529F8" w:rsidRPr="00277415" w:rsidRDefault="000529F8" w:rsidP="00DE2EF1">
      <w:pPr>
        <w:pStyle w:val="ListParagraph"/>
        <w:autoSpaceDE w:val="0"/>
        <w:autoSpaceDN w:val="0"/>
        <w:adjustRightInd w:val="0"/>
        <w:spacing w:after="0" w:line="240" w:lineRule="auto"/>
        <w:rPr>
          <w:rFonts w:ascii="Arial" w:eastAsiaTheme="minorHAnsi" w:hAnsi="Arial" w:cs="Arial"/>
          <w:color w:val="262626"/>
          <w:sz w:val="24"/>
          <w:szCs w:val="24"/>
          <w:highlight w:val="yellow"/>
          <w14:ligatures w14:val="standardContextual"/>
        </w:rPr>
      </w:pPr>
    </w:p>
    <w:bookmarkEnd w:id="6"/>
    <w:p w14:paraId="306F7B82" w14:textId="77777777" w:rsidR="000529F8" w:rsidRPr="00277415" w:rsidRDefault="000529F8" w:rsidP="00DE2EF1">
      <w:pPr>
        <w:jc w:val="both"/>
        <w:rPr>
          <w:rFonts w:ascii="Arial" w:eastAsia="Times New Roman" w:hAnsi="Arial" w:cs="Arial"/>
          <w:sz w:val="24"/>
          <w:szCs w:val="24"/>
        </w:rPr>
      </w:pPr>
      <w:r w:rsidRPr="00277415">
        <w:rPr>
          <w:rFonts w:ascii="Arial" w:eastAsia="Times New Roman" w:hAnsi="Arial" w:cs="Arial"/>
          <w:sz w:val="24"/>
          <w:szCs w:val="24"/>
        </w:rPr>
        <w:t xml:space="preserve">The list of freezer controller system and accessories characteristics is intended to be descriptive, not restrictive, of the supplies/services that are required. </w:t>
      </w:r>
    </w:p>
    <w:p w14:paraId="306F7B83"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sz w:val="24"/>
          <w:szCs w:val="24"/>
        </w:rPr>
        <w:t xml:space="preserve">If your company is </w:t>
      </w:r>
      <w:proofErr w:type="gramStart"/>
      <w:r w:rsidRPr="00277415">
        <w:rPr>
          <w:rFonts w:ascii="Arial" w:eastAsia="Times New Roman" w:hAnsi="Arial" w:cs="Arial"/>
          <w:sz w:val="24"/>
          <w:szCs w:val="24"/>
        </w:rPr>
        <w:t>interested</w:t>
      </w:r>
      <w:proofErr w:type="gramEnd"/>
      <w:r w:rsidRPr="00277415">
        <w:rPr>
          <w:rFonts w:ascii="Arial" w:eastAsia="Times New Roman" w:hAnsi="Arial" w:cs="Arial"/>
          <w:sz w:val="24"/>
          <w:szCs w:val="24"/>
        </w:rPr>
        <w:t xml:space="preserve"> and capable of providing the required supplies/services, please provide the information indicated below.</w:t>
      </w:r>
      <w:r w:rsidRPr="00277415">
        <w:rPr>
          <w:rFonts w:ascii="Arial" w:eastAsia="Times New Roman" w:hAnsi="Arial" w:cs="Arial"/>
          <w:b/>
          <w:bCs/>
          <w:sz w:val="24"/>
          <w:szCs w:val="24"/>
          <w:u w:val="single"/>
        </w:rPr>
        <w:t xml:space="preserve"> Incomplete responses to the questions below this notice will not be accepted</w:t>
      </w:r>
      <w:r w:rsidRPr="00277415">
        <w:rPr>
          <w:rFonts w:ascii="Arial" w:eastAsia="Times New Roman" w:hAnsi="Arial" w:cs="Arial"/>
          <w:sz w:val="24"/>
          <w:szCs w:val="24"/>
        </w:rPr>
        <w:t>. Response to this notice should include company name, address, point of contact, size of business pursuant to the following questions:</w:t>
      </w:r>
      <w:r w:rsidRPr="00277415">
        <w:rPr>
          <w:rFonts w:ascii="Arial" w:eastAsia="Times New Roman" w:hAnsi="Arial" w:cs="Arial"/>
          <w:b/>
          <w:sz w:val="24"/>
          <w:szCs w:val="24"/>
        </w:rPr>
        <w:t xml:space="preserve">  </w:t>
      </w:r>
    </w:p>
    <w:p w14:paraId="306F7B84" w14:textId="77777777" w:rsidR="000529F8" w:rsidRPr="00277415" w:rsidRDefault="000529F8" w:rsidP="00DE2EF1">
      <w:pPr>
        <w:jc w:val="both"/>
        <w:rPr>
          <w:rFonts w:ascii="Arial" w:eastAsia="Times New Roman" w:hAnsi="Arial" w:cs="Arial"/>
          <w:b/>
          <w:sz w:val="24"/>
          <w:szCs w:val="24"/>
          <w:u w:val="single"/>
        </w:rPr>
      </w:pPr>
      <w:r w:rsidRPr="00277415">
        <w:rPr>
          <w:rFonts w:ascii="Arial" w:eastAsia="Times New Roman" w:hAnsi="Arial" w:cs="Arial"/>
          <w:b/>
          <w:sz w:val="24"/>
          <w:szCs w:val="24"/>
        </w:rPr>
        <w:lastRenderedPageBreak/>
        <w:t xml:space="preserve">(1) Submit your capabilities statement illustrating how your organization can/cannot meet the SALIENT CHARACTERISTICS.  For instances where your company cannot meet </w:t>
      </w:r>
      <w:proofErr w:type="gramStart"/>
      <w:r w:rsidRPr="00277415">
        <w:rPr>
          <w:rFonts w:ascii="Arial" w:eastAsia="Times New Roman" w:hAnsi="Arial" w:cs="Arial"/>
          <w:b/>
          <w:sz w:val="24"/>
          <w:szCs w:val="24"/>
        </w:rPr>
        <w:t>the SALIENT</w:t>
      </w:r>
      <w:proofErr w:type="gramEnd"/>
      <w:r w:rsidRPr="00277415">
        <w:rPr>
          <w:rFonts w:ascii="Arial" w:eastAsia="Times New Roman" w:hAnsi="Arial" w:cs="Arial"/>
          <w:b/>
          <w:sz w:val="24"/>
          <w:szCs w:val="24"/>
        </w:rPr>
        <w:t xml:space="preserve"> CHARACTERISTICS, please explain.  For instances where your company can meet the SALIENT CHARACTERISTICS requirement(s), </w:t>
      </w:r>
      <w:r w:rsidRPr="00277415">
        <w:rPr>
          <w:rFonts w:ascii="Arial" w:eastAsia="Times New Roman" w:hAnsi="Arial" w:cs="Arial"/>
          <w:b/>
          <w:sz w:val="24"/>
          <w:szCs w:val="24"/>
          <w:u w:val="single"/>
        </w:rPr>
        <w:t xml:space="preserve">please show how your company meets/exceeds each requirement.  </w:t>
      </w:r>
    </w:p>
    <w:p w14:paraId="306F7B85"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(2) Please review the SALIENT CHARACTERISTICS and provide any additional feedback or suggestions.  If none, please reply as N/A.</w:t>
      </w:r>
    </w:p>
    <w:p w14:paraId="306F7B86"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(3) Please indicate the size status and representations of your business, such as but not limited to: Service-Disabled Veteran-Owned Small Business (SDVOSB), Veteran-Owned Small Business (VOSB), HUBZone, Woman Owned Small Business (WOSB), Large Business, etc.</w:t>
      </w:r>
    </w:p>
    <w:p w14:paraId="306F7B87"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(4) Is your company considered small under the NAICS code identified in this RFI?</w:t>
      </w:r>
    </w:p>
    <w:p w14:paraId="306F7B88"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(5) Are you the manufacturer, authorized distributor, and/or can your company provide a solution to the required supplies/services described in the list of SALIENT CHARACTERISTICS?</w:t>
      </w:r>
    </w:p>
    <w:p w14:paraId="306F7B89"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(6) If you are a large business, do you have any designated/authorized distributors? If so, please provide their company name, telephone, point of contact and size status (if available).</w:t>
      </w:r>
    </w:p>
    <w:p w14:paraId="306F7B8A"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 xml:space="preserve">(7) If you’re a small business and you are an authorized distributor/reseller for the items identified above, do you alter; </w:t>
      </w:r>
      <w:proofErr w:type="gramStart"/>
      <w:r w:rsidRPr="00277415">
        <w:rPr>
          <w:rFonts w:ascii="Arial" w:eastAsia="Times New Roman" w:hAnsi="Arial" w:cs="Arial"/>
          <w:b/>
          <w:sz w:val="24"/>
          <w:szCs w:val="24"/>
        </w:rPr>
        <w:t>assemble</w:t>
      </w:r>
      <w:proofErr w:type="gramEnd"/>
      <w:r w:rsidRPr="00277415">
        <w:rPr>
          <w:rFonts w:ascii="Arial" w:eastAsia="Times New Roman" w:hAnsi="Arial" w:cs="Arial"/>
          <w:b/>
          <w:sz w:val="24"/>
          <w:szCs w:val="24"/>
        </w:rPr>
        <w:t>; modify; the items requested in any way? If you do, state how and what is altered; assembled; modified.</w:t>
      </w:r>
    </w:p>
    <w:p w14:paraId="306F7B8B"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 xml:space="preserve">(8) Limitations on Subcontracting: How does your business ensure compliance with the limitations on subcontracting as outlined in 13 CFR § 125.6? </w:t>
      </w:r>
    </w:p>
    <w:p w14:paraId="306F7B8C"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 xml:space="preserve">(9) Are the items </w:t>
      </w:r>
      <w:proofErr w:type="gramStart"/>
      <w:r w:rsidRPr="00277415">
        <w:rPr>
          <w:rFonts w:ascii="Arial" w:eastAsia="Times New Roman" w:hAnsi="Arial" w:cs="Arial"/>
          <w:b/>
          <w:sz w:val="24"/>
          <w:szCs w:val="24"/>
        </w:rPr>
        <w:t>you are</w:t>
      </w:r>
      <w:proofErr w:type="gramEnd"/>
      <w:r w:rsidRPr="00277415">
        <w:rPr>
          <w:rFonts w:ascii="Arial" w:eastAsia="Times New Roman" w:hAnsi="Arial" w:cs="Arial"/>
          <w:b/>
          <w:sz w:val="24"/>
          <w:szCs w:val="24"/>
        </w:rPr>
        <w:t xml:space="preserve"> identifying/providing considered Commercial of the Shelf (COTS) items as defined in FAR Part 2.101 under commercial items?</w:t>
      </w:r>
    </w:p>
    <w:p w14:paraId="306F7B8D" w14:textId="77777777" w:rsidR="000529F8" w:rsidRPr="00277415" w:rsidRDefault="000529F8" w:rsidP="00DE2EF1">
      <w:pPr>
        <w:pStyle w:val="indent-3"/>
        <w:rPr>
          <w:rFonts w:ascii="Arial" w:hAnsi="Arial" w:cs="Arial"/>
          <w:b/>
        </w:rPr>
      </w:pPr>
      <w:r w:rsidRPr="00277415">
        <w:rPr>
          <w:rFonts w:ascii="Arial" w:hAnsi="Arial" w:cs="Arial"/>
          <w:b/>
        </w:rPr>
        <w:t xml:space="preserve">(10) Non-Manufacturer Rule: If applicable, can you confirm your business complies with the </w:t>
      </w:r>
      <w:proofErr w:type="gramStart"/>
      <w:r w:rsidRPr="00277415">
        <w:rPr>
          <w:rFonts w:ascii="Arial" w:hAnsi="Arial" w:cs="Arial"/>
          <w:b/>
        </w:rPr>
        <w:t>Non-Manufacturer</w:t>
      </w:r>
      <w:proofErr w:type="gramEnd"/>
      <w:r w:rsidRPr="00277415">
        <w:rPr>
          <w:rFonts w:ascii="Arial" w:hAnsi="Arial" w:cs="Arial"/>
          <w:b/>
        </w:rPr>
        <w:t xml:space="preserve"> rule? Specifically, does your company: Provide a product from a small business manufacturer or processor? Not exceed 500 employees? Primarily engage in </w:t>
      </w:r>
      <w:proofErr w:type="gramStart"/>
      <w:r w:rsidRPr="00277415">
        <w:rPr>
          <w:rFonts w:ascii="Arial" w:hAnsi="Arial" w:cs="Arial"/>
          <w:b/>
        </w:rPr>
        <w:t>the retail</w:t>
      </w:r>
      <w:proofErr w:type="gramEnd"/>
      <w:r w:rsidRPr="00277415">
        <w:rPr>
          <w:rFonts w:ascii="Arial" w:hAnsi="Arial" w:cs="Arial"/>
          <w:b/>
        </w:rPr>
        <w:t xml:space="preserve"> or wholesale trade and normally sell the type of item being supplied? Take ownership or possession of the item(s) with its personnel, equipment or facilities in a manner consistent with industry practice? </w:t>
      </w:r>
    </w:p>
    <w:p w14:paraId="306F7B8E"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(11) Please indicate whether your product conforms to the requirements of the Buy American Act?</w:t>
      </w:r>
    </w:p>
    <w:p w14:paraId="306F7B8F"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lastRenderedPageBreak/>
        <w:t>(12) What is your lead time to deliver a single unit with all components?  Is there scale in lead time with greater quantities? Please elaborate.</w:t>
      </w:r>
    </w:p>
    <w:p w14:paraId="306F7B90"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(13) What is estimated life span of your solution?  What support/services does that entail?</w:t>
      </w:r>
    </w:p>
    <w:p w14:paraId="306F7B91" w14:textId="77777777" w:rsidR="000529F8" w:rsidRPr="00277415" w:rsidRDefault="000529F8" w:rsidP="00DE2EF1">
      <w:pPr>
        <w:rPr>
          <w:rFonts w:ascii="Arial" w:hAnsi="Arial" w:cs="Arial"/>
          <w:b/>
          <w:bCs/>
          <w:sz w:val="24"/>
          <w:szCs w:val="24"/>
        </w:rPr>
      </w:pPr>
      <w:r w:rsidRPr="00277415">
        <w:rPr>
          <w:rFonts w:ascii="Arial" w:hAnsi="Arial" w:cs="Arial"/>
          <w:b/>
          <w:bCs/>
          <w:sz w:val="24"/>
          <w:szCs w:val="24"/>
        </w:rPr>
        <w:t>(14) Does your proposed equipment have FDA clearance?  Please specify what FDA clearance(s) have been obtained.</w:t>
      </w:r>
    </w:p>
    <w:p w14:paraId="306F7B92"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(15) Does your organization offer a leasing solution?  Please elaborate.</w:t>
      </w:r>
    </w:p>
    <w:p w14:paraId="306F7B93"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(16) Does your company have a Federal Supply Schedule (FSS) GSA/NAC/SAC/BPA/NASA SEWP or any other Federal Government contract? If so, please provide the contract number(s).</w:t>
      </w:r>
    </w:p>
    <w:p w14:paraId="306F7B94"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(17) If you are an FSS GSA/NAC/SAC/BPA/NASA SEWP or any other Federal Government contract holder, are all the items/solutions you are providing information about available on your schedule/contract? Please state if all or some items are available on the contract.</w:t>
      </w:r>
    </w:p>
    <w:p w14:paraId="306F7B95"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 xml:space="preserve">(18) General pricing of your products/solution is encouraged. Pricing will be used for the purpose of </w:t>
      </w:r>
      <w:r w:rsidRPr="00277415">
        <w:rPr>
          <w:rFonts w:ascii="Arial" w:eastAsia="Times New Roman" w:hAnsi="Arial" w:cs="Arial"/>
          <w:b/>
          <w:sz w:val="24"/>
          <w:szCs w:val="24"/>
          <w:u w:val="single"/>
        </w:rPr>
        <w:t>market research only</w:t>
      </w:r>
      <w:r w:rsidRPr="00277415">
        <w:rPr>
          <w:rFonts w:ascii="Arial" w:eastAsia="Times New Roman" w:hAnsi="Arial" w:cs="Arial"/>
          <w:b/>
          <w:sz w:val="24"/>
          <w:szCs w:val="24"/>
        </w:rPr>
        <w:t xml:space="preserve">. It will not be used to </w:t>
      </w:r>
      <w:proofErr w:type="gramStart"/>
      <w:r w:rsidRPr="00277415">
        <w:rPr>
          <w:rFonts w:ascii="Arial" w:eastAsia="Times New Roman" w:hAnsi="Arial" w:cs="Arial"/>
          <w:b/>
          <w:sz w:val="24"/>
          <w:szCs w:val="24"/>
        </w:rPr>
        <w:t>evaluate for</w:t>
      </w:r>
      <w:proofErr w:type="gramEnd"/>
      <w:r w:rsidRPr="00277415">
        <w:rPr>
          <w:rFonts w:ascii="Arial" w:eastAsia="Times New Roman" w:hAnsi="Arial" w:cs="Arial"/>
          <w:b/>
          <w:sz w:val="24"/>
          <w:szCs w:val="24"/>
        </w:rPr>
        <w:t xml:space="preserve"> any type of award.</w:t>
      </w:r>
    </w:p>
    <w:p w14:paraId="306F7B96" w14:textId="77777777" w:rsidR="000529F8" w:rsidRPr="00277415" w:rsidRDefault="000529F8" w:rsidP="00DE2EF1">
      <w:pPr>
        <w:jc w:val="both"/>
        <w:rPr>
          <w:rFonts w:ascii="Arial" w:eastAsia="Times New Roman" w:hAnsi="Arial" w:cs="Arial"/>
          <w:b/>
          <w:sz w:val="24"/>
          <w:szCs w:val="24"/>
        </w:rPr>
      </w:pPr>
      <w:r w:rsidRPr="00277415">
        <w:rPr>
          <w:rFonts w:ascii="Arial" w:eastAsia="Times New Roman" w:hAnsi="Arial" w:cs="Arial"/>
          <w:b/>
          <w:sz w:val="24"/>
          <w:szCs w:val="24"/>
        </w:rPr>
        <w:t>(19) Please provide your SAM.gov Unique Entity ID/Cage Code number.</w:t>
      </w:r>
    </w:p>
    <w:p w14:paraId="306F7B97" w14:textId="77777777" w:rsidR="000529F8" w:rsidRPr="00277415" w:rsidRDefault="000529F8" w:rsidP="00DE2EF1">
      <w:pPr>
        <w:jc w:val="both"/>
        <w:rPr>
          <w:rFonts w:ascii="Arial" w:eastAsia="Times New Roman" w:hAnsi="Arial" w:cs="Arial"/>
          <w:sz w:val="24"/>
          <w:szCs w:val="24"/>
        </w:rPr>
      </w:pPr>
      <w:r w:rsidRPr="00277415">
        <w:rPr>
          <w:rFonts w:ascii="Arial" w:eastAsia="Times New Roman" w:hAnsi="Arial" w:cs="Arial"/>
          <w:sz w:val="24"/>
          <w:szCs w:val="24"/>
        </w:rPr>
        <w:t xml:space="preserve">Responses to this notice shall be submitted via email to </w:t>
      </w:r>
      <w:r w:rsidRPr="00277415">
        <w:t>Melissa.Ramirez8</w:t>
      </w:r>
      <w:r w:rsidRPr="00277415">
        <w:rPr>
          <w:rFonts w:ascii="Arial" w:eastAsia="Times New Roman" w:hAnsi="Arial" w:cs="Arial"/>
          <w:sz w:val="24"/>
          <w:szCs w:val="24"/>
        </w:rPr>
        <w:t xml:space="preserve">@va.gov. </w:t>
      </w:r>
      <w:r w:rsidRPr="00277415">
        <w:rPr>
          <w:rFonts w:ascii="Arial" w:eastAsia="Times New Roman" w:hAnsi="Arial" w:cs="Arial"/>
          <w:b/>
          <w:bCs/>
          <w:sz w:val="24"/>
          <w:szCs w:val="24"/>
          <w:u w:val="single"/>
        </w:rPr>
        <w:t>Telephone responses will not be accepted</w:t>
      </w:r>
      <w:r w:rsidRPr="00277415">
        <w:rPr>
          <w:rFonts w:ascii="Arial" w:eastAsia="Times New Roman" w:hAnsi="Arial" w:cs="Arial"/>
          <w:sz w:val="24"/>
          <w:szCs w:val="24"/>
        </w:rPr>
        <w:t xml:space="preserve">.  Responses must be received no later than </w:t>
      </w:r>
      <w:r w:rsidRPr="00277415">
        <w:t xml:space="preserve">Thursday, April </w:t>
      </w:r>
      <w:r w:rsidRPr="00277415">
        <w:t>23rd</w:t>
      </w:r>
      <w:r w:rsidRPr="00277415">
        <w:t xml:space="preserve">, </w:t>
      </w:r>
      <w:proofErr w:type="gramStart"/>
      <w:r w:rsidRPr="00277415">
        <w:t>2026</w:t>
      </w:r>
      <w:proofErr w:type="gramEnd"/>
      <w:r w:rsidRPr="00277415">
        <w:t xml:space="preserve"> by 10:00 AM Pacific Local Time</w:t>
      </w:r>
      <w:r w:rsidRPr="00277415">
        <w:rPr>
          <w:rFonts w:ascii="Arial" w:eastAsia="Times New Roman" w:hAnsi="Arial" w:cs="Arial"/>
          <w:sz w:val="24"/>
          <w:szCs w:val="24"/>
        </w:rPr>
        <w:t xml:space="preserve">.  </w:t>
      </w:r>
    </w:p>
    <w:p w14:paraId="306F7B98" w14:textId="77777777" w:rsidR="000529F8" w:rsidRPr="00DE2EF1" w:rsidRDefault="000529F8" w:rsidP="00DE2EF1">
      <w:pPr>
        <w:jc w:val="both"/>
        <w:rPr>
          <w:rFonts w:ascii="Arial" w:eastAsia="Times New Roman" w:hAnsi="Arial" w:cs="Arial"/>
          <w:sz w:val="24"/>
          <w:szCs w:val="24"/>
        </w:rPr>
      </w:pPr>
      <w:r w:rsidRPr="00277415">
        <w:rPr>
          <w:rFonts w:ascii="Arial" w:eastAsia="Times New Roman" w:hAnsi="Arial" w:cs="Arial"/>
          <w:sz w:val="24"/>
          <w:szCs w:val="24"/>
        </w:rPr>
        <w:t xml:space="preserve">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w:t>
      </w:r>
      <w:proofErr w:type="gramStart"/>
      <w:r w:rsidRPr="00277415">
        <w:rPr>
          <w:rFonts w:ascii="Arial" w:eastAsia="Times New Roman" w:hAnsi="Arial" w:cs="Arial"/>
          <w:sz w:val="24"/>
          <w:szCs w:val="24"/>
        </w:rPr>
        <w:t>as a result of</w:t>
      </w:r>
      <w:proofErr w:type="gramEnd"/>
      <w:r w:rsidRPr="00277415">
        <w:rPr>
          <w:rFonts w:ascii="Arial" w:eastAsia="Times New Roman" w:hAnsi="Arial" w:cs="Arial"/>
          <w:sz w:val="24"/>
          <w:szCs w:val="24"/>
        </w:rPr>
        <w:t xml:space="preserve"> the information provided from this RFI, all interested parties must respond to the specific posting separately IAW the specifications of that announcement. </w:t>
      </w:r>
      <w:bookmarkEnd w:id="0"/>
    </w:p>
    <w:sectPr w:rsidR="00417856" w:rsidRPr="00DE2EF1">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F7BA9" w14:textId="77777777" w:rsidR="000529F8" w:rsidRDefault="000529F8">
      <w:pPr>
        <w:spacing w:after="0" w:line="240" w:lineRule="auto"/>
      </w:pPr>
      <w:r>
        <w:separator/>
      </w:r>
    </w:p>
  </w:endnote>
  <w:endnote w:type="continuationSeparator" w:id="0">
    <w:p w14:paraId="306F7BAB" w14:textId="77777777" w:rsidR="000529F8" w:rsidRDefault="00052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94AE2" w14:paraId="306F7B9C" w14:textId="77777777" w:rsidTr="009C37D0">
      <w:tc>
        <w:tcPr>
          <w:tcW w:w="4788" w:type="dxa"/>
        </w:tcPr>
        <w:p w14:paraId="306F7B9A" w14:textId="77777777" w:rsidR="000529F8" w:rsidRDefault="000529F8" w:rsidP="009C37D0">
          <w:pPr>
            <w:pStyle w:val="Footer"/>
          </w:pPr>
        </w:p>
      </w:tc>
      <w:tc>
        <w:tcPr>
          <w:tcW w:w="4788" w:type="dxa"/>
        </w:tcPr>
        <w:p w14:paraId="306F7B9B" w14:textId="77777777" w:rsidR="000529F8" w:rsidRDefault="000529F8" w:rsidP="009C37D0">
          <w:pPr>
            <w:pStyle w:val="Footer"/>
            <w:jc w:val="right"/>
          </w:pPr>
          <w:r>
            <w:t>Sources Sought Notice</w:t>
          </w:r>
        </w:p>
      </w:tc>
    </w:tr>
  </w:tbl>
  <w:p w14:paraId="306F7B9D" w14:textId="77777777" w:rsidR="000529F8" w:rsidRDefault="000529F8" w:rsidP="00C838FE">
    <w:pPr>
      <w:pStyle w:val="Footer"/>
    </w:pPr>
  </w:p>
  <w:p w14:paraId="306F7B9E" w14:textId="77777777" w:rsidR="00194AE2" w:rsidRDefault="000529F8">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94AE2" w14:paraId="306F7BA2" w14:textId="77777777" w:rsidTr="009C37D0">
      <w:tc>
        <w:tcPr>
          <w:tcW w:w="4788" w:type="dxa"/>
        </w:tcPr>
        <w:p w14:paraId="306F7BA0" w14:textId="77777777" w:rsidR="000529F8" w:rsidRDefault="000529F8">
          <w:pPr>
            <w:pStyle w:val="Footer"/>
          </w:pPr>
          <w:r w:rsidRPr="009C37D0">
            <w:t>*= Required Field</w:t>
          </w:r>
        </w:p>
      </w:tc>
      <w:tc>
        <w:tcPr>
          <w:tcW w:w="4788" w:type="dxa"/>
        </w:tcPr>
        <w:p w14:paraId="306F7BA1" w14:textId="77777777" w:rsidR="000529F8" w:rsidRDefault="000529F8" w:rsidP="009C37D0">
          <w:pPr>
            <w:pStyle w:val="Footer"/>
            <w:jc w:val="right"/>
          </w:pPr>
          <w:r>
            <w:t>Sources Sought Notice</w:t>
          </w:r>
        </w:p>
      </w:tc>
    </w:tr>
  </w:tbl>
  <w:p w14:paraId="306F7BA3" w14:textId="77777777" w:rsidR="000529F8" w:rsidRDefault="000529F8">
    <w:pPr>
      <w:pStyle w:val="Footer"/>
    </w:pPr>
  </w:p>
  <w:p w14:paraId="306F7BA4" w14:textId="77777777" w:rsidR="00194AE2" w:rsidRDefault="000529F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F7BA5" w14:textId="77777777" w:rsidR="000529F8" w:rsidRDefault="000529F8">
      <w:pPr>
        <w:spacing w:after="0" w:line="240" w:lineRule="auto"/>
      </w:pPr>
      <w:r>
        <w:separator/>
      </w:r>
    </w:p>
  </w:footnote>
  <w:footnote w:type="continuationSeparator" w:id="0">
    <w:p w14:paraId="306F7BA7" w14:textId="77777777" w:rsidR="000529F8" w:rsidRDefault="000529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7B99" w14:textId="77777777" w:rsidR="000529F8" w:rsidRPr="00B830CF" w:rsidRDefault="000529F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7B9F" w14:textId="77777777" w:rsidR="000529F8" w:rsidRPr="003D4081" w:rsidRDefault="000529F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C4231"/>
    <w:multiLevelType w:val="hybridMultilevel"/>
    <w:tmpl w:val="58A8AF7C"/>
    <w:lvl w:ilvl="0" w:tplc="D520B524">
      <w:start w:val="1"/>
      <w:numFmt w:val="bullet"/>
      <w:lvlText w:val=""/>
      <w:lvlJc w:val="left"/>
      <w:pPr>
        <w:ind w:left="720" w:hanging="360"/>
      </w:pPr>
      <w:rPr>
        <w:rFonts w:ascii="Symbol" w:hAnsi="Symbol" w:hint="default"/>
      </w:rPr>
    </w:lvl>
    <w:lvl w:ilvl="1" w:tplc="AFF862B0" w:tentative="1">
      <w:start w:val="1"/>
      <w:numFmt w:val="bullet"/>
      <w:lvlText w:val="o"/>
      <w:lvlJc w:val="left"/>
      <w:pPr>
        <w:ind w:left="1440" w:hanging="360"/>
      </w:pPr>
      <w:rPr>
        <w:rFonts w:ascii="Courier New" w:hAnsi="Courier New" w:cs="Courier New" w:hint="default"/>
      </w:rPr>
    </w:lvl>
    <w:lvl w:ilvl="2" w:tplc="64348F4E" w:tentative="1">
      <w:start w:val="1"/>
      <w:numFmt w:val="bullet"/>
      <w:lvlText w:val=""/>
      <w:lvlJc w:val="left"/>
      <w:pPr>
        <w:ind w:left="2160" w:hanging="360"/>
      </w:pPr>
      <w:rPr>
        <w:rFonts w:ascii="Wingdings" w:hAnsi="Wingdings" w:hint="default"/>
      </w:rPr>
    </w:lvl>
    <w:lvl w:ilvl="3" w:tplc="491408CC" w:tentative="1">
      <w:start w:val="1"/>
      <w:numFmt w:val="bullet"/>
      <w:lvlText w:val=""/>
      <w:lvlJc w:val="left"/>
      <w:pPr>
        <w:ind w:left="2880" w:hanging="360"/>
      </w:pPr>
      <w:rPr>
        <w:rFonts w:ascii="Symbol" w:hAnsi="Symbol" w:hint="default"/>
      </w:rPr>
    </w:lvl>
    <w:lvl w:ilvl="4" w:tplc="E9C6FE00" w:tentative="1">
      <w:start w:val="1"/>
      <w:numFmt w:val="bullet"/>
      <w:lvlText w:val="o"/>
      <w:lvlJc w:val="left"/>
      <w:pPr>
        <w:ind w:left="3600" w:hanging="360"/>
      </w:pPr>
      <w:rPr>
        <w:rFonts w:ascii="Courier New" w:hAnsi="Courier New" w:cs="Courier New" w:hint="default"/>
      </w:rPr>
    </w:lvl>
    <w:lvl w:ilvl="5" w:tplc="1004A59E" w:tentative="1">
      <w:start w:val="1"/>
      <w:numFmt w:val="bullet"/>
      <w:lvlText w:val=""/>
      <w:lvlJc w:val="left"/>
      <w:pPr>
        <w:ind w:left="4320" w:hanging="360"/>
      </w:pPr>
      <w:rPr>
        <w:rFonts w:ascii="Wingdings" w:hAnsi="Wingdings" w:hint="default"/>
      </w:rPr>
    </w:lvl>
    <w:lvl w:ilvl="6" w:tplc="1DF24352" w:tentative="1">
      <w:start w:val="1"/>
      <w:numFmt w:val="bullet"/>
      <w:lvlText w:val=""/>
      <w:lvlJc w:val="left"/>
      <w:pPr>
        <w:ind w:left="5040" w:hanging="360"/>
      </w:pPr>
      <w:rPr>
        <w:rFonts w:ascii="Symbol" w:hAnsi="Symbol" w:hint="default"/>
      </w:rPr>
    </w:lvl>
    <w:lvl w:ilvl="7" w:tplc="207C8162" w:tentative="1">
      <w:start w:val="1"/>
      <w:numFmt w:val="bullet"/>
      <w:lvlText w:val="o"/>
      <w:lvlJc w:val="left"/>
      <w:pPr>
        <w:ind w:left="5760" w:hanging="360"/>
      </w:pPr>
      <w:rPr>
        <w:rFonts w:ascii="Courier New" w:hAnsi="Courier New" w:cs="Courier New" w:hint="default"/>
      </w:rPr>
    </w:lvl>
    <w:lvl w:ilvl="8" w:tplc="04D00AD4" w:tentative="1">
      <w:start w:val="1"/>
      <w:numFmt w:val="bullet"/>
      <w:lvlText w:val=""/>
      <w:lvlJc w:val="left"/>
      <w:pPr>
        <w:ind w:left="6480" w:hanging="360"/>
      </w:pPr>
      <w:rPr>
        <w:rFonts w:ascii="Wingdings" w:hAnsi="Wingdings" w:hint="default"/>
      </w:rPr>
    </w:lvl>
  </w:abstractNum>
  <w:num w:numId="1" w16cid:durableId="127470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AE2"/>
    <w:rsid w:val="000529F8"/>
    <w:rsid w:val="00194AE2"/>
    <w:rsid w:val="00227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F7AF7"/>
  <w15:docId w15:val="{60CCC674-A134-49BD-B405-7ADEE567B2C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36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36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38A"/>
    <w:rPr>
      <w:rFonts w:eastAsiaTheme="majorEastAsia" w:cstheme="majorBidi"/>
      <w:color w:val="272727" w:themeColor="text1" w:themeTint="D8"/>
    </w:rPr>
  </w:style>
  <w:style w:type="paragraph" w:styleId="Quote">
    <w:name w:val="Quote"/>
    <w:basedOn w:val="Normal"/>
    <w:next w:val="Normal"/>
    <w:link w:val="QuoteChar"/>
    <w:uiPriority w:val="29"/>
    <w:qFormat/>
    <w:rsid w:val="0063638A"/>
    <w:pPr>
      <w:spacing w:before="160"/>
      <w:jc w:val="center"/>
    </w:pPr>
    <w:rPr>
      <w:i/>
      <w:iCs/>
      <w:color w:val="404040" w:themeColor="text1" w:themeTint="BF"/>
    </w:rPr>
  </w:style>
  <w:style w:type="character" w:customStyle="1" w:styleId="QuoteChar">
    <w:name w:val="Quote Char"/>
    <w:basedOn w:val="DefaultParagraphFont"/>
    <w:link w:val="Quote"/>
    <w:uiPriority w:val="29"/>
    <w:rsid w:val="0063638A"/>
    <w:rPr>
      <w:i/>
      <w:iCs/>
      <w:color w:val="404040" w:themeColor="text1" w:themeTint="BF"/>
    </w:rPr>
  </w:style>
  <w:style w:type="paragraph" w:styleId="IntenseQuote">
    <w:name w:val="Intense Quote"/>
    <w:basedOn w:val="Normal"/>
    <w:next w:val="Normal"/>
    <w:link w:val="IntenseQuoteChar"/>
    <w:uiPriority w:val="30"/>
    <w:qFormat/>
    <w:rsid w:val="0063638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3638A"/>
    <w:rPr>
      <w:i/>
      <w:iCs/>
      <w:color w:val="365F91" w:themeColor="accent1" w:themeShade="BF"/>
    </w:rPr>
  </w:style>
  <w:style w:type="character" w:styleId="IntenseReference">
    <w:name w:val="Intense Reference"/>
    <w:basedOn w:val="DefaultParagraphFont"/>
    <w:uiPriority w:val="32"/>
    <w:qFormat/>
    <w:rsid w:val="0063638A"/>
    <w:rPr>
      <w:b/>
      <w:bCs/>
      <w:smallCaps/>
      <w:color w:val="365F91" w:themeColor="accent1" w:themeShade="BF"/>
      <w:spacing w:val="5"/>
    </w:rPr>
  </w:style>
  <w:style w:type="paragraph" w:customStyle="1" w:styleId="indent-3">
    <w:name w:val="indent-3"/>
    <w:basedOn w:val="Normal"/>
    <w:rsid w:val="00DE2EF1"/>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PlainTable11">
    <w:name w:val="Plain Table 11"/>
    <w:basedOn w:val="TableNormal"/>
    <w:next w:val="PlainTable12"/>
    <w:uiPriority w:val="41"/>
    <w:rsid w:val="00DE2EF1"/>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2">
    <w:name w:val="Plain Table 12"/>
    <w:basedOn w:val="TableNormal"/>
    <w:uiPriority w:val="41"/>
    <w:rsid w:val="00DE2E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6</Pages>
  <Words>1391</Words>
  <Characters>7972</Characters>
  <Application>Microsoft Office Word</Application>
  <DocSecurity>0</DocSecurity>
  <Lines>221</Lines>
  <Paragraphs>131</Paragraphs>
  <ScaleCrop>false</ScaleCrop>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Ramirez, Melissa J.</cp:lastModifiedBy>
  <cp:revision>2</cp:revision>
  <cp:lastPrinted>2026-04-15T16:28:00Z</cp:lastPrinted>
  <dcterms:created xsi:type="dcterms:W3CDTF">2026-04-15T16:27:00Z</dcterms:created>
  <dcterms:modified xsi:type="dcterms:W3CDTF">2026-04-15T16:31:00Z</dcterms:modified>
</cp:coreProperties>
</file>