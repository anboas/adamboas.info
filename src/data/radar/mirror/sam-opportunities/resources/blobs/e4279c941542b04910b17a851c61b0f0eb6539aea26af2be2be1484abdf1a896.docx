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2346B" w14:textId="77777777" w:rsidR="00484E6A" w:rsidRPr="004C7C18" w:rsidRDefault="00484E6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B4FD6" w14:paraId="4EF2346E" w14:textId="77777777" w:rsidTr="00917C3B">
        <w:tc>
          <w:tcPr>
            <w:tcW w:w="1098" w:type="dxa"/>
          </w:tcPr>
          <w:p w14:paraId="4EF2346C" w14:textId="77777777" w:rsidR="00484E6A" w:rsidRPr="000762B6" w:rsidRDefault="00484E6A">
            <w:pPr>
              <w:rPr>
                <w:rFonts w:cstheme="minorHAnsi"/>
                <w:b/>
                <w:szCs w:val="20"/>
              </w:rPr>
            </w:pPr>
            <w:r w:rsidRPr="000762B6">
              <w:rPr>
                <w:rFonts w:cstheme="minorHAnsi"/>
                <w:b/>
                <w:szCs w:val="20"/>
              </w:rPr>
              <w:t>SUBJECT*</w:t>
            </w:r>
          </w:p>
        </w:tc>
        <w:tc>
          <w:tcPr>
            <w:tcW w:w="8820" w:type="dxa"/>
          </w:tcPr>
          <w:p w14:paraId="4EF2346D" w14:textId="77777777" w:rsidR="00484E6A" w:rsidRPr="000104D7" w:rsidRDefault="00484E6A">
            <w:pPr>
              <w:rPr>
                <w:rStyle w:val="AAMSKBFill-InHighlight"/>
                <w:color w:val="auto"/>
              </w:rPr>
            </w:pPr>
            <w:r>
              <w:rPr>
                <w:rStyle w:val="AAMSKBFill-InHighlight"/>
                <w:color w:val="auto"/>
              </w:rPr>
              <w:t>MEDICAL GAS DISTRO SYSTEM INSPECTION</w:t>
            </w:r>
            <w:r w:rsidRPr="000104D7">
              <w:rPr>
                <w:rStyle w:val="AAMSKBFill-InHighlight"/>
                <w:color w:val="auto"/>
              </w:rPr>
              <w:t xml:space="preserve">   </w:t>
            </w:r>
          </w:p>
        </w:tc>
      </w:tr>
    </w:tbl>
    <w:p w14:paraId="4EF2346F" w14:textId="77777777" w:rsidR="00484E6A" w:rsidRPr="004C7C18" w:rsidRDefault="00484E6A" w:rsidP="00783A50">
      <w:pPr>
        <w:spacing w:after="160" w:line="254" w:lineRule="auto"/>
        <w:rPr>
          <w:rFonts w:eastAsia="Calibri" w:cstheme="minorHAnsi"/>
          <w:szCs w:val="20"/>
        </w:rPr>
      </w:pPr>
    </w:p>
    <w:p w14:paraId="4EF23470" w14:textId="77777777" w:rsidR="00484E6A" w:rsidRPr="004C7C18" w:rsidRDefault="00484E6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B4FD6" w14:paraId="4EF23473" w14:textId="77777777" w:rsidTr="006E6FE5">
        <w:tc>
          <w:tcPr>
            <w:tcW w:w="4698" w:type="dxa"/>
            <w:hideMark/>
          </w:tcPr>
          <w:p w14:paraId="4EF23471" w14:textId="77777777" w:rsidR="00484E6A" w:rsidRPr="000762B6" w:rsidRDefault="00484E6A">
            <w:pPr>
              <w:rPr>
                <w:rFonts w:cstheme="minorHAnsi"/>
                <w:b/>
                <w:szCs w:val="20"/>
              </w:rPr>
            </w:pPr>
            <w:r w:rsidRPr="000762B6">
              <w:rPr>
                <w:rFonts w:cstheme="minorHAnsi"/>
                <w:b/>
                <w:szCs w:val="20"/>
              </w:rPr>
              <w:t>CONTRACTING OFFICE’S ZIP CODE*</w:t>
            </w:r>
          </w:p>
        </w:tc>
        <w:tc>
          <w:tcPr>
            <w:tcW w:w="5220" w:type="dxa"/>
            <w:hideMark/>
          </w:tcPr>
          <w:p w14:paraId="4EF23472" w14:textId="77777777" w:rsidR="00484E6A" w:rsidRPr="000762B6" w:rsidRDefault="00484E6A">
            <w:pPr>
              <w:rPr>
                <w:rFonts w:cstheme="minorHAnsi"/>
              </w:rPr>
            </w:pPr>
            <w:r>
              <w:rPr>
                <w:rFonts w:cstheme="minorHAnsi"/>
              </w:rPr>
              <w:t>85297</w:t>
            </w:r>
          </w:p>
        </w:tc>
      </w:tr>
      <w:tr w:rsidR="00CB4FD6" w14:paraId="4EF23476" w14:textId="77777777" w:rsidTr="006E6FE5">
        <w:tc>
          <w:tcPr>
            <w:tcW w:w="4698" w:type="dxa"/>
            <w:hideMark/>
          </w:tcPr>
          <w:p w14:paraId="4EF23474" w14:textId="77777777" w:rsidR="00484E6A" w:rsidRPr="000762B6" w:rsidRDefault="00484E6A">
            <w:pPr>
              <w:rPr>
                <w:rFonts w:cstheme="minorHAnsi"/>
                <w:b/>
                <w:szCs w:val="20"/>
              </w:rPr>
            </w:pPr>
            <w:r w:rsidRPr="000762B6">
              <w:rPr>
                <w:rFonts w:cstheme="minorHAnsi"/>
                <w:b/>
                <w:szCs w:val="20"/>
              </w:rPr>
              <w:t>SOLICITATION NUMBER*</w:t>
            </w:r>
          </w:p>
        </w:tc>
        <w:tc>
          <w:tcPr>
            <w:tcW w:w="5220" w:type="dxa"/>
            <w:hideMark/>
          </w:tcPr>
          <w:p w14:paraId="4EF23475" w14:textId="77777777" w:rsidR="00484E6A" w:rsidRPr="000762B6" w:rsidRDefault="00484E6A">
            <w:pPr>
              <w:rPr>
                <w:rFonts w:cstheme="minorHAnsi"/>
              </w:rPr>
            </w:pPr>
            <w:r>
              <w:rPr>
                <w:rFonts w:cstheme="minorHAnsi"/>
              </w:rPr>
              <w:t>36C26226Q0438</w:t>
            </w:r>
          </w:p>
        </w:tc>
      </w:tr>
      <w:tr w:rsidR="00CB4FD6" w14:paraId="4EF23479" w14:textId="77777777" w:rsidTr="006E6FE5">
        <w:tc>
          <w:tcPr>
            <w:tcW w:w="4698" w:type="dxa"/>
            <w:hideMark/>
          </w:tcPr>
          <w:p w14:paraId="4EF23477" w14:textId="77777777" w:rsidR="00484E6A" w:rsidRPr="000762B6" w:rsidRDefault="00484E6A">
            <w:pPr>
              <w:rPr>
                <w:rFonts w:cstheme="minorHAnsi"/>
                <w:b/>
                <w:szCs w:val="20"/>
              </w:rPr>
            </w:pPr>
            <w:r w:rsidRPr="000762B6">
              <w:rPr>
                <w:rFonts w:cstheme="minorHAnsi"/>
                <w:b/>
                <w:szCs w:val="20"/>
              </w:rPr>
              <w:t>RESPONSE DATE/TIME/ZONE</w:t>
            </w:r>
          </w:p>
        </w:tc>
        <w:tc>
          <w:tcPr>
            <w:tcW w:w="5220" w:type="dxa"/>
            <w:hideMark/>
          </w:tcPr>
          <w:p w14:paraId="4EF23478" w14:textId="77777777" w:rsidR="00484E6A" w:rsidRPr="004C7C18" w:rsidRDefault="00484E6A">
            <w:pPr>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3PM</w:t>
            </w:r>
            <w:r w:rsidRPr="004C7C18">
              <w:rPr>
                <w:rStyle w:val="AAMSKBFill-InHighlight"/>
                <w:rFonts w:cstheme="minorHAnsi"/>
              </w:rPr>
              <w:t xml:space="preserve"> </w:t>
            </w:r>
            <w:r>
              <w:rPr>
                <w:rFonts w:cstheme="minorHAnsi"/>
                <w:szCs w:val="20"/>
              </w:rPr>
              <w:t>MOUNTAIN TIME, DENVER, USA</w:t>
            </w:r>
          </w:p>
        </w:tc>
      </w:tr>
      <w:tr w:rsidR="00CB4FD6" w14:paraId="4EF2347C" w14:textId="77777777" w:rsidTr="006E6FE5">
        <w:tc>
          <w:tcPr>
            <w:tcW w:w="4698" w:type="dxa"/>
          </w:tcPr>
          <w:p w14:paraId="4EF2347A" w14:textId="77777777" w:rsidR="00484E6A" w:rsidRPr="000762B6" w:rsidRDefault="00484E6A">
            <w:pPr>
              <w:rPr>
                <w:rFonts w:cstheme="minorHAnsi"/>
                <w:b/>
                <w:szCs w:val="20"/>
              </w:rPr>
            </w:pPr>
            <w:r w:rsidRPr="000762B6">
              <w:rPr>
                <w:rFonts w:cstheme="minorHAnsi"/>
                <w:b/>
                <w:szCs w:val="20"/>
              </w:rPr>
              <w:t>ARCHIVE</w:t>
            </w:r>
          </w:p>
        </w:tc>
        <w:tc>
          <w:tcPr>
            <w:tcW w:w="5220" w:type="dxa"/>
            <w:hideMark/>
          </w:tcPr>
          <w:p w14:paraId="4EF2347B" w14:textId="77777777" w:rsidR="00484E6A" w:rsidRPr="004C7C18" w:rsidRDefault="00484E6A">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B4FD6" w14:paraId="4EF2347F" w14:textId="77777777" w:rsidTr="006E6FE5">
        <w:tc>
          <w:tcPr>
            <w:tcW w:w="4698" w:type="dxa"/>
          </w:tcPr>
          <w:p w14:paraId="4EF2347D" w14:textId="77777777" w:rsidR="00484E6A" w:rsidRPr="000762B6" w:rsidRDefault="00484E6A">
            <w:pPr>
              <w:rPr>
                <w:rFonts w:cstheme="minorHAnsi"/>
                <w:b/>
                <w:szCs w:val="20"/>
              </w:rPr>
            </w:pPr>
            <w:r w:rsidRPr="000762B6">
              <w:rPr>
                <w:rFonts w:cstheme="minorHAnsi"/>
                <w:b/>
                <w:szCs w:val="20"/>
              </w:rPr>
              <w:t>RECOVERY ACT FUNDS</w:t>
            </w:r>
          </w:p>
        </w:tc>
        <w:tc>
          <w:tcPr>
            <w:tcW w:w="5220" w:type="dxa"/>
            <w:hideMark/>
          </w:tcPr>
          <w:p w14:paraId="4EF2347E" w14:textId="77777777" w:rsidR="00484E6A" w:rsidRPr="004C7C18" w:rsidRDefault="00484E6A">
            <w:pPr>
              <w:rPr>
                <w:rFonts w:cstheme="minorHAnsi"/>
                <w:szCs w:val="20"/>
              </w:rPr>
            </w:pPr>
            <w:r>
              <w:rPr>
                <w:rFonts w:cstheme="minorHAnsi"/>
                <w:szCs w:val="20"/>
              </w:rPr>
              <w:t>N</w:t>
            </w:r>
          </w:p>
        </w:tc>
      </w:tr>
      <w:tr w:rsidR="00CB4FD6" w14:paraId="4EF23482" w14:textId="77777777" w:rsidTr="006E6FE5">
        <w:tc>
          <w:tcPr>
            <w:tcW w:w="4698" w:type="dxa"/>
          </w:tcPr>
          <w:p w14:paraId="4EF23480" w14:textId="77777777" w:rsidR="00484E6A" w:rsidRPr="000762B6" w:rsidRDefault="00484E6A">
            <w:pPr>
              <w:rPr>
                <w:rFonts w:cstheme="minorHAnsi"/>
                <w:b/>
                <w:szCs w:val="20"/>
              </w:rPr>
            </w:pPr>
            <w:r w:rsidRPr="000762B6">
              <w:rPr>
                <w:rFonts w:cstheme="minorHAnsi"/>
                <w:b/>
                <w:szCs w:val="20"/>
              </w:rPr>
              <w:t>SET-ASIDE</w:t>
            </w:r>
          </w:p>
        </w:tc>
        <w:tc>
          <w:tcPr>
            <w:tcW w:w="5220" w:type="dxa"/>
            <w:hideMark/>
          </w:tcPr>
          <w:p w14:paraId="4EF23481" w14:textId="77777777" w:rsidR="00484E6A" w:rsidRPr="00C838FE" w:rsidRDefault="00484E6A">
            <w:pPr>
              <w:rPr>
                <w:rFonts w:cstheme="minorHAnsi"/>
                <w:szCs w:val="20"/>
              </w:rPr>
            </w:pPr>
            <w:r>
              <w:rPr>
                <w:rFonts w:cstheme="minorHAnsi"/>
                <w:szCs w:val="20"/>
              </w:rPr>
              <w:t>SDVOSBC</w:t>
            </w:r>
          </w:p>
        </w:tc>
      </w:tr>
      <w:tr w:rsidR="00CB4FD6" w14:paraId="4EF23485" w14:textId="77777777" w:rsidTr="006E6FE5">
        <w:tc>
          <w:tcPr>
            <w:tcW w:w="4698" w:type="dxa"/>
          </w:tcPr>
          <w:p w14:paraId="4EF23483" w14:textId="77777777" w:rsidR="00484E6A" w:rsidRPr="000762B6" w:rsidRDefault="00484E6A">
            <w:pPr>
              <w:rPr>
                <w:rFonts w:cstheme="minorHAnsi"/>
                <w:b/>
                <w:szCs w:val="20"/>
              </w:rPr>
            </w:pPr>
            <w:r w:rsidRPr="000762B6">
              <w:rPr>
                <w:rFonts w:cstheme="minorHAnsi"/>
                <w:b/>
                <w:szCs w:val="20"/>
              </w:rPr>
              <w:t>PRODUCT SERVICE CODE*</w:t>
            </w:r>
          </w:p>
        </w:tc>
        <w:tc>
          <w:tcPr>
            <w:tcW w:w="5220" w:type="dxa"/>
          </w:tcPr>
          <w:p w14:paraId="4EF23484" w14:textId="77777777" w:rsidR="00484E6A" w:rsidRPr="00C71F9E" w:rsidRDefault="00484E6A">
            <w:pPr>
              <w:rPr>
                <w:rStyle w:val="AAMSKBFill-InHighlight"/>
                <w:color w:val="auto"/>
              </w:rPr>
            </w:pPr>
            <w:r>
              <w:rPr>
                <w:rStyle w:val="AAMSKBFill-InHighlight"/>
                <w:color w:val="auto"/>
              </w:rPr>
              <w:t>R425</w:t>
            </w:r>
          </w:p>
        </w:tc>
      </w:tr>
      <w:tr w:rsidR="00CB4FD6" w14:paraId="4EF23488" w14:textId="77777777" w:rsidTr="006E6FE5">
        <w:tc>
          <w:tcPr>
            <w:tcW w:w="4698" w:type="dxa"/>
          </w:tcPr>
          <w:p w14:paraId="4EF23486" w14:textId="77777777" w:rsidR="00484E6A" w:rsidRPr="000762B6" w:rsidRDefault="00484E6A">
            <w:pPr>
              <w:rPr>
                <w:rFonts w:cstheme="minorHAnsi"/>
                <w:b/>
                <w:szCs w:val="20"/>
              </w:rPr>
            </w:pPr>
            <w:r w:rsidRPr="000762B6">
              <w:rPr>
                <w:rFonts w:cstheme="minorHAnsi"/>
                <w:b/>
                <w:szCs w:val="20"/>
              </w:rPr>
              <w:t>NAICS CODE*</w:t>
            </w:r>
          </w:p>
        </w:tc>
        <w:tc>
          <w:tcPr>
            <w:tcW w:w="5220" w:type="dxa"/>
            <w:hideMark/>
          </w:tcPr>
          <w:p w14:paraId="4EF23487" w14:textId="77777777" w:rsidR="00484E6A" w:rsidRPr="004C7C18" w:rsidRDefault="00484E6A">
            <w:pPr>
              <w:rPr>
                <w:rFonts w:cstheme="minorHAnsi"/>
                <w:szCs w:val="20"/>
              </w:rPr>
            </w:pPr>
            <w:r>
              <w:rPr>
                <w:rFonts w:cstheme="minorHAnsi"/>
                <w:szCs w:val="20"/>
              </w:rPr>
              <w:t>325120</w:t>
            </w:r>
          </w:p>
        </w:tc>
      </w:tr>
      <w:tr w:rsidR="00CB4FD6" w14:paraId="4EF23490" w14:textId="77777777" w:rsidTr="006E6FE5">
        <w:tc>
          <w:tcPr>
            <w:tcW w:w="4698" w:type="dxa"/>
            <w:hideMark/>
          </w:tcPr>
          <w:p w14:paraId="4EF23489" w14:textId="77777777" w:rsidR="00484E6A" w:rsidRPr="000762B6" w:rsidRDefault="00484E6A">
            <w:pPr>
              <w:rPr>
                <w:rFonts w:cstheme="minorHAnsi"/>
                <w:b/>
                <w:szCs w:val="20"/>
              </w:rPr>
            </w:pPr>
            <w:r w:rsidRPr="000762B6">
              <w:rPr>
                <w:rFonts w:cstheme="minorHAnsi"/>
                <w:b/>
                <w:szCs w:val="20"/>
              </w:rPr>
              <w:t>CONTRACTING OFFICE ADDRESS</w:t>
            </w:r>
          </w:p>
        </w:tc>
        <w:tc>
          <w:tcPr>
            <w:tcW w:w="5220" w:type="dxa"/>
          </w:tcPr>
          <w:p w14:paraId="4EF2348A"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NCO 22</w:t>
            </w:r>
            <w:r w:rsidRPr="004C7C18">
              <w:rPr>
                <w:rStyle w:val="AAMSKBFill-InHighlight"/>
                <w:rFonts w:cstheme="minorHAnsi"/>
              </w:rPr>
              <w:t xml:space="preserve"> </w:t>
            </w:r>
          </w:p>
          <w:p w14:paraId="4EF2348B"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EF2348C"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NCO 22 - Gilbert Network Contracting</w:t>
            </w:r>
            <w:r w:rsidRPr="004C7C18">
              <w:rPr>
                <w:rStyle w:val="AAMSKBFill-InHighlight"/>
                <w:rFonts w:cstheme="minorHAnsi"/>
              </w:rPr>
              <w:t xml:space="preserve"> </w:t>
            </w:r>
          </w:p>
          <w:p w14:paraId="4EF2348D"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335 East Germann Road</w:t>
            </w:r>
          </w:p>
          <w:p w14:paraId="4EF2348E"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Gilbert AZ  85297</w:t>
            </w:r>
            <w:r w:rsidRPr="004C7C18">
              <w:rPr>
                <w:rStyle w:val="AAMSKBFill-InHighlight"/>
                <w:rFonts w:cstheme="minorHAnsi"/>
              </w:rPr>
              <w:t xml:space="preserve"> </w:t>
            </w:r>
          </w:p>
          <w:p w14:paraId="4EF2348F" w14:textId="77777777" w:rsidR="00484E6A" w:rsidRPr="004C7C18" w:rsidRDefault="00484E6A">
            <w:pPr>
              <w:rPr>
                <w:rFonts w:cstheme="minorHAnsi"/>
                <w:szCs w:val="20"/>
              </w:rPr>
            </w:pPr>
          </w:p>
        </w:tc>
      </w:tr>
      <w:tr w:rsidR="00CB4FD6" w14:paraId="4EF2349A" w14:textId="77777777" w:rsidTr="006E6FE5">
        <w:tc>
          <w:tcPr>
            <w:tcW w:w="4698" w:type="dxa"/>
          </w:tcPr>
          <w:p w14:paraId="4EF23491" w14:textId="77777777" w:rsidR="00484E6A" w:rsidRPr="000762B6" w:rsidRDefault="00484E6A">
            <w:pPr>
              <w:rPr>
                <w:rFonts w:cstheme="minorHAnsi"/>
                <w:b/>
                <w:szCs w:val="20"/>
              </w:rPr>
            </w:pPr>
            <w:r w:rsidRPr="000762B6">
              <w:rPr>
                <w:rFonts w:cstheme="minorHAnsi"/>
                <w:b/>
                <w:szCs w:val="20"/>
              </w:rPr>
              <w:t>POINT OF CONTACT*</w:t>
            </w:r>
          </w:p>
          <w:p w14:paraId="4EF23492" w14:textId="77777777" w:rsidR="00484E6A" w:rsidRPr="000762B6" w:rsidRDefault="00484E6A">
            <w:pPr>
              <w:rPr>
                <w:rFonts w:cstheme="minorHAnsi"/>
                <w:b/>
                <w:szCs w:val="20"/>
              </w:rPr>
            </w:pPr>
          </w:p>
          <w:p w14:paraId="4EF23493" w14:textId="77777777" w:rsidR="00484E6A" w:rsidRPr="000762B6" w:rsidRDefault="00484E6A" w:rsidP="000762B6">
            <w:pPr>
              <w:rPr>
                <w:rFonts w:cstheme="minorHAnsi"/>
                <w:b/>
                <w:szCs w:val="20"/>
              </w:rPr>
            </w:pPr>
          </w:p>
        </w:tc>
        <w:tc>
          <w:tcPr>
            <w:tcW w:w="5220" w:type="dxa"/>
            <w:hideMark/>
          </w:tcPr>
          <w:p w14:paraId="4EF23494"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EF23495"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Jasmon Cornick</w:t>
            </w:r>
          </w:p>
          <w:p w14:paraId="4EF23496"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jasmon.cornick@va.gov</w:t>
            </w:r>
          </w:p>
          <w:p w14:paraId="4EF23497" w14:textId="77777777" w:rsidR="00484E6A" w:rsidRPr="004C7C18" w:rsidRDefault="00484E6A">
            <w:pPr>
              <w:rPr>
                <w:rFonts w:eastAsiaTheme="minorHAnsi" w:cstheme="minorHAnsi"/>
                <w:szCs w:val="20"/>
                <w:bdr w:val="none" w:sz="0" w:space="0" w:color="auto" w:frame="1"/>
              </w:rPr>
            </w:pPr>
            <w:r>
              <w:rPr>
                <w:rFonts w:eastAsiaTheme="minorHAnsi" w:cstheme="minorHAnsi"/>
                <w:szCs w:val="20"/>
                <w:bdr w:val="none" w:sz="0" w:space="0" w:color="auto" w:frame="1"/>
              </w:rPr>
              <w:t>480-466-7924</w:t>
            </w:r>
          </w:p>
          <w:p w14:paraId="4EF23498" w14:textId="77777777" w:rsidR="00484E6A" w:rsidRPr="004C7C18" w:rsidRDefault="00484E6A">
            <w:pPr>
              <w:rPr>
                <w:rFonts w:eastAsiaTheme="minorHAnsi" w:cstheme="minorHAnsi"/>
                <w:szCs w:val="20"/>
                <w:bdr w:val="none" w:sz="0" w:space="0" w:color="auto" w:frame="1"/>
              </w:rPr>
            </w:pPr>
          </w:p>
          <w:p w14:paraId="4EF23499" w14:textId="77777777" w:rsidR="00484E6A" w:rsidRPr="004C7C18" w:rsidRDefault="00484E6A">
            <w:pPr>
              <w:rPr>
                <w:rFonts w:cstheme="minorHAnsi"/>
                <w:szCs w:val="20"/>
              </w:rPr>
            </w:pPr>
          </w:p>
        </w:tc>
      </w:tr>
    </w:tbl>
    <w:p w14:paraId="4EF2349B" w14:textId="77777777" w:rsidR="00484E6A" w:rsidRPr="004C7C18" w:rsidRDefault="00484E6A" w:rsidP="00783A50">
      <w:pPr>
        <w:rPr>
          <w:rFonts w:cstheme="minorHAnsi"/>
          <w:szCs w:val="20"/>
        </w:rPr>
      </w:pPr>
    </w:p>
    <w:p w14:paraId="4EF2349C" w14:textId="77777777" w:rsidR="00484E6A" w:rsidRPr="004C7C18" w:rsidRDefault="00484E6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4FD6" w14:paraId="4EF2349F" w14:textId="77777777" w:rsidTr="000E2EDD">
        <w:tc>
          <w:tcPr>
            <w:tcW w:w="4675" w:type="dxa"/>
          </w:tcPr>
          <w:p w14:paraId="4EF2349D" w14:textId="77777777" w:rsidR="00484E6A" w:rsidRPr="000762B6" w:rsidRDefault="00484E6A">
            <w:pPr>
              <w:rPr>
                <w:rFonts w:cstheme="minorHAnsi"/>
                <w:b/>
                <w:szCs w:val="20"/>
              </w:rPr>
            </w:pPr>
            <w:r w:rsidRPr="000762B6">
              <w:rPr>
                <w:rFonts w:cstheme="minorHAnsi"/>
                <w:b/>
                <w:szCs w:val="20"/>
              </w:rPr>
              <w:t>ADDRESS</w:t>
            </w:r>
          </w:p>
        </w:tc>
        <w:tc>
          <w:tcPr>
            <w:tcW w:w="5243" w:type="dxa"/>
          </w:tcPr>
          <w:p w14:paraId="4EF2349E" w14:textId="77777777" w:rsidR="00484E6A" w:rsidRPr="00CB2EE9" w:rsidRDefault="00484E6A">
            <w:pPr>
              <w:rPr>
                <w:rStyle w:val="AAMSKBFill-InHighlight"/>
                <w:rFonts w:cstheme="minorHAnsi"/>
                <w:color w:val="auto"/>
              </w:rPr>
            </w:pPr>
            <w:r>
              <w:rPr>
                <w:rStyle w:val="AAMSKBFill-InHighlight"/>
                <w:rFonts w:cstheme="minorHAnsi"/>
                <w:color w:val="auto"/>
              </w:rPr>
              <w:t>Department of Veteran Affairs</w:t>
            </w:r>
          </w:p>
        </w:tc>
      </w:tr>
      <w:tr w:rsidR="00CB4FD6" w14:paraId="4EF234A2" w14:textId="77777777" w:rsidTr="000E2EDD">
        <w:tc>
          <w:tcPr>
            <w:tcW w:w="4675" w:type="dxa"/>
          </w:tcPr>
          <w:p w14:paraId="4EF234A0" w14:textId="77777777" w:rsidR="00484E6A" w:rsidRPr="000762B6" w:rsidRDefault="00484E6A">
            <w:pPr>
              <w:rPr>
                <w:rFonts w:cstheme="minorHAnsi"/>
                <w:b/>
                <w:szCs w:val="20"/>
              </w:rPr>
            </w:pPr>
          </w:p>
        </w:tc>
        <w:tc>
          <w:tcPr>
            <w:tcW w:w="5243" w:type="dxa"/>
          </w:tcPr>
          <w:p w14:paraId="4EF234A1" w14:textId="77777777" w:rsidR="00484E6A" w:rsidRPr="00CB2EE9" w:rsidRDefault="00484E6A">
            <w:pPr>
              <w:rPr>
                <w:rStyle w:val="AAMSKBFill-InHighlight"/>
                <w:rFonts w:cstheme="minorHAnsi"/>
                <w:color w:val="auto"/>
              </w:rPr>
            </w:pPr>
            <w:r>
              <w:rPr>
                <w:rStyle w:val="AAMSKBFill-InHighlight"/>
                <w:rFonts w:cstheme="minorHAnsi"/>
                <w:color w:val="auto"/>
              </w:rPr>
              <w:t>Jennifer Moreno VA Medical Center</w:t>
            </w:r>
          </w:p>
        </w:tc>
      </w:tr>
      <w:tr w:rsidR="00CB4FD6" w14:paraId="4EF234A5" w14:textId="77777777" w:rsidTr="000E2EDD">
        <w:tc>
          <w:tcPr>
            <w:tcW w:w="4675" w:type="dxa"/>
          </w:tcPr>
          <w:p w14:paraId="4EF234A3" w14:textId="77777777" w:rsidR="00484E6A" w:rsidRPr="000762B6" w:rsidRDefault="00484E6A">
            <w:pPr>
              <w:rPr>
                <w:rFonts w:cstheme="minorHAnsi"/>
                <w:b/>
                <w:szCs w:val="20"/>
              </w:rPr>
            </w:pPr>
          </w:p>
        </w:tc>
        <w:tc>
          <w:tcPr>
            <w:tcW w:w="5243" w:type="dxa"/>
          </w:tcPr>
          <w:p w14:paraId="4EF234A4" w14:textId="77777777" w:rsidR="00484E6A" w:rsidRPr="00CB2EE9" w:rsidRDefault="00484E6A">
            <w:pPr>
              <w:rPr>
                <w:rStyle w:val="AAMSKBFill-InHighlight"/>
                <w:rFonts w:cstheme="minorHAnsi"/>
                <w:color w:val="auto"/>
              </w:rPr>
            </w:pPr>
            <w:r>
              <w:rPr>
                <w:rStyle w:val="AAMSKBFill-InHighlight"/>
                <w:rFonts w:cstheme="minorHAnsi"/>
                <w:color w:val="auto"/>
              </w:rPr>
              <w:t>San Diego VA Healthcare System</w:t>
            </w:r>
          </w:p>
        </w:tc>
      </w:tr>
      <w:tr w:rsidR="00CB4FD6" w14:paraId="4EF234A8" w14:textId="77777777" w:rsidTr="000E2EDD">
        <w:tc>
          <w:tcPr>
            <w:tcW w:w="4675" w:type="dxa"/>
          </w:tcPr>
          <w:p w14:paraId="4EF234A6" w14:textId="77777777" w:rsidR="00484E6A" w:rsidRPr="000762B6" w:rsidRDefault="00484E6A">
            <w:pPr>
              <w:rPr>
                <w:rFonts w:cstheme="minorHAnsi"/>
                <w:b/>
                <w:szCs w:val="20"/>
              </w:rPr>
            </w:pPr>
          </w:p>
        </w:tc>
        <w:tc>
          <w:tcPr>
            <w:tcW w:w="5243" w:type="dxa"/>
          </w:tcPr>
          <w:p w14:paraId="4EF234A7" w14:textId="77777777" w:rsidR="00484E6A" w:rsidRPr="00CB2EE9" w:rsidRDefault="00484E6A">
            <w:pPr>
              <w:rPr>
                <w:rStyle w:val="AAMSKBFill-InHighlight"/>
                <w:rFonts w:cstheme="minorHAnsi"/>
                <w:color w:val="auto"/>
              </w:rPr>
            </w:pPr>
            <w:r>
              <w:rPr>
                <w:rStyle w:val="AAMSKBFill-InHighlight"/>
                <w:rFonts w:cstheme="minorHAnsi"/>
                <w:color w:val="auto"/>
              </w:rPr>
              <w:t>3350 La Jolla Village Drive</w:t>
            </w:r>
          </w:p>
        </w:tc>
      </w:tr>
      <w:tr w:rsidR="00CB4FD6" w14:paraId="4EF234AB" w14:textId="77777777" w:rsidTr="000E2EDD">
        <w:tc>
          <w:tcPr>
            <w:tcW w:w="4675" w:type="dxa"/>
          </w:tcPr>
          <w:p w14:paraId="4EF234A9" w14:textId="77777777" w:rsidR="00484E6A" w:rsidRPr="000762B6" w:rsidRDefault="00484E6A">
            <w:pPr>
              <w:rPr>
                <w:rFonts w:cstheme="minorHAnsi"/>
                <w:b/>
                <w:szCs w:val="20"/>
              </w:rPr>
            </w:pPr>
          </w:p>
        </w:tc>
        <w:tc>
          <w:tcPr>
            <w:tcW w:w="5243" w:type="dxa"/>
          </w:tcPr>
          <w:p w14:paraId="4EF234AA" w14:textId="77777777" w:rsidR="00484E6A" w:rsidRPr="00CB2EE9" w:rsidRDefault="00484E6A">
            <w:pPr>
              <w:rPr>
                <w:rStyle w:val="AAMSKBFill-InHighlight"/>
                <w:rFonts w:cstheme="minorHAnsi"/>
                <w:color w:val="auto"/>
              </w:rPr>
            </w:pPr>
            <w:r>
              <w:rPr>
                <w:rStyle w:val="AAMSKBFill-InHighlight"/>
                <w:rFonts w:cstheme="minorHAnsi"/>
                <w:color w:val="auto"/>
              </w:rPr>
              <w:t>San Diego</w:t>
            </w:r>
            <w:r w:rsidRPr="004C7C18">
              <w:rPr>
                <w:rFonts w:cstheme="minorHAnsi"/>
                <w:szCs w:val="20"/>
              </w:rPr>
              <w:t xml:space="preserve"> </w:t>
            </w:r>
            <w:r>
              <w:rPr>
                <w:rStyle w:val="AAMSKBFill-InHighlight"/>
                <w:rFonts w:cstheme="minorHAnsi"/>
                <w:color w:val="auto"/>
              </w:rPr>
              <w:t>CA</w:t>
            </w:r>
          </w:p>
        </w:tc>
      </w:tr>
      <w:tr w:rsidR="00CB4FD6" w14:paraId="4EF234AE" w14:textId="77777777" w:rsidTr="000E2EDD">
        <w:tc>
          <w:tcPr>
            <w:tcW w:w="4675" w:type="dxa"/>
            <w:hideMark/>
          </w:tcPr>
          <w:p w14:paraId="4EF234AC" w14:textId="77777777" w:rsidR="00484E6A" w:rsidRPr="000762B6" w:rsidRDefault="00484E6A">
            <w:pPr>
              <w:rPr>
                <w:rFonts w:cstheme="minorHAnsi"/>
                <w:b/>
                <w:szCs w:val="20"/>
              </w:rPr>
            </w:pPr>
            <w:r w:rsidRPr="000762B6">
              <w:rPr>
                <w:rFonts w:cstheme="minorHAnsi"/>
                <w:b/>
                <w:szCs w:val="20"/>
              </w:rPr>
              <w:lastRenderedPageBreak/>
              <w:t>POSTAL CODE</w:t>
            </w:r>
          </w:p>
        </w:tc>
        <w:tc>
          <w:tcPr>
            <w:tcW w:w="5243" w:type="dxa"/>
            <w:hideMark/>
          </w:tcPr>
          <w:p w14:paraId="4EF234AD" w14:textId="77777777" w:rsidR="00484E6A" w:rsidRPr="00CB2EE9" w:rsidRDefault="00484E6A">
            <w:pPr>
              <w:rPr>
                <w:rFonts w:cstheme="minorHAnsi"/>
                <w:szCs w:val="20"/>
              </w:rPr>
            </w:pPr>
            <w:r>
              <w:rPr>
                <w:rFonts w:cstheme="minorHAnsi"/>
                <w:szCs w:val="20"/>
              </w:rPr>
              <w:t>92161</w:t>
            </w:r>
          </w:p>
        </w:tc>
      </w:tr>
      <w:tr w:rsidR="00CB4FD6" w14:paraId="4EF234B1" w14:textId="77777777" w:rsidTr="000E2EDD">
        <w:tc>
          <w:tcPr>
            <w:tcW w:w="4675" w:type="dxa"/>
            <w:hideMark/>
          </w:tcPr>
          <w:p w14:paraId="4EF234AF" w14:textId="77777777" w:rsidR="00484E6A" w:rsidRPr="000762B6" w:rsidRDefault="00484E6A">
            <w:pPr>
              <w:rPr>
                <w:rFonts w:cstheme="minorHAnsi"/>
                <w:b/>
                <w:szCs w:val="20"/>
              </w:rPr>
            </w:pPr>
            <w:r w:rsidRPr="000762B6">
              <w:rPr>
                <w:rFonts w:cstheme="minorHAnsi"/>
                <w:b/>
                <w:szCs w:val="20"/>
              </w:rPr>
              <w:t>COUNTRY</w:t>
            </w:r>
          </w:p>
        </w:tc>
        <w:tc>
          <w:tcPr>
            <w:tcW w:w="5243" w:type="dxa"/>
            <w:hideMark/>
          </w:tcPr>
          <w:p w14:paraId="4EF234B0" w14:textId="77777777" w:rsidR="00484E6A" w:rsidRPr="00CB2EE9" w:rsidRDefault="00484E6A">
            <w:pPr>
              <w:rPr>
                <w:rFonts w:cstheme="minorHAnsi"/>
                <w:szCs w:val="20"/>
              </w:rPr>
            </w:pPr>
            <w:r>
              <w:rPr>
                <w:rFonts w:cstheme="minorHAnsi"/>
                <w:szCs w:val="20"/>
              </w:rPr>
              <w:t>USA</w:t>
            </w:r>
          </w:p>
        </w:tc>
      </w:tr>
    </w:tbl>
    <w:p w14:paraId="4EF234B2" w14:textId="77777777" w:rsidR="00484E6A" w:rsidRPr="004C7C18" w:rsidRDefault="00484E6A" w:rsidP="004C7C18">
      <w:pPr>
        <w:spacing w:after="160" w:line="252" w:lineRule="auto"/>
        <w:jc w:val="center"/>
        <w:rPr>
          <w:rFonts w:eastAsia="Calibri" w:cstheme="minorHAnsi"/>
          <w:b/>
        </w:rPr>
      </w:pPr>
    </w:p>
    <w:p w14:paraId="4EF234B3" w14:textId="77777777" w:rsidR="00484E6A" w:rsidRPr="004C7C18" w:rsidRDefault="00484E6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B4FD6" w14:paraId="4EF234B6" w14:textId="77777777" w:rsidTr="009C37D0">
        <w:tc>
          <w:tcPr>
            <w:tcW w:w="4675" w:type="dxa"/>
            <w:hideMark/>
          </w:tcPr>
          <w:p w14:paraId="4EF234B4" w14:textId="77777777" w:rsidR="00484E6A" w:rsidRPr="000762B6" w:rsidRDefault="00484E6A">
            <w:pPr>
              <w:rPr>
                <w:rFonts w:cstheme="minorHAnsi"/>
                <w:b/>
              </w:rPr>
            </w:pPr>
            <w:r w:rsidRPr="000762B6">
              <w:rPr>
                <w:rFonts w:cstheme="minorHAnsi"/>
                <w:b/>
              </w:rPr>
              <w:t>AGENCY’S URL</w:t>
            </w:r>
          </w:p>
        </w:tc>
        <w:tc>
          <w:tcPr>
            <w:tcW w:w="5243" w:type="dxa"/>
            <w:hideMark/>
          </w:tcPr>
          <w:p w14:paraId="4EF234B5" w14:textId="77777777" w:rsidR="00484E6A" w:rsidRPr="004C7C18" w:rsidRDefault="00484E6A">
            <w:pPr>
              <w:rPr>
                <w:rFonts w:cstheme="minorHAnsi"/>
              </w:rPr>
            </w:pPr>
          </w:p>
        </w:tc>
      </w:tr>
      <w:tr w:rsidR="00CB4FD6" w14:paraId="4EF234B9" w14:textId="77777777" w:rsidTr="009C37D0">
        <w:tc>
          <w:tcPr>
            <w:tcW w:w="4675" w:type="dxa"/>
            <w:hideMark/>
          </w:tcPr>
          <w:p w14:paraId="4EF234B7" w14:textId="77777777" w:rsidR="00484E6A" w:rsidRPr="000762B6" w:rsidRDefault="00484E6A">
            <w:pPr>
              <w:rPr>
                <w:rFonts w:cstheme="minorHAnsi"/>
                <w:b/>
              </w:rPr>
            </w:pPr>
            <w:r w:rsidRPr="000762B6">
              <w:rPr>
                <w:rFonts w:cstheme="minorHAnsi"/>
                <w:b/>
              </w:rPr>
              <w:t>URL DESCRIPTION</w:t>
            </w:r>
          </w:p>
        </w:tc>
        <w:tc>
          <w:tcPr>
            <w:tcW w:w="5243" w:type="dxa"/>
            <w:hideMark/>
          </w:tcPr>
          <w:p w14:paraId="4EF234B8" w14:textId="77777777" w:rsidR="00484E6A" w:rsidRPr="004C7C18" w:rsidRDefault="00484E6A">
            <w:pPr>
              <w:rPr>
                <w:rFonts w:cstheme="minorHAnsi"/>
                <w:szCs w:val="20"/>
              </w:rPr>
            </w:pPr>
          </w:p>
        </w:tc>
      </w:tr>
      <w:tr w:rsidR="00CB4FD6" w14:paraId="4EF234BC" w14:textId="77777777" w:rsidTr="009C37D0">
        <w:tc>
          <w:tcPr>
            <w:tcW w:w="4675" w:type="dxa"/>
            <w:hideMark/>
          </w:tcPr>
          <w:p w14:paraId="4EF234BA" w14:textId="77777777" w:rsidR="00484E6A" w:rsidRPr="000762B6" w:rsidRDefault="00484E6A">
            <w:pPr>
              <w:rPr>
                <w:rFonts w:cstheme="minorHAnsi"/>
                <w:b/>
              </w:rPr>
            </w:pPr>
            <w:r w:rsidRPr="000762B6">
              <w:rPr>
                <w:rFonts w:cstheme="minorHAnsi"/>
                <w:b/>
              </w:rPr>
              <w:t>AGENCY CONTACT’S EMAIL ADDRESS</w:t>
            </w:r>
          </w:p>
        </w:tc>
        <w:tc>
          <w:tcPr>
            <w:tcW w:w="5243" w:type="dxa"/>
            <w:hideMark/>
          </w:tcPr>
          <w:p w14:paraId="4EF234BB" w14:textId="77777777" w:rsidR="00484E6A" w:rsidRPr="004C7C18" w:rsidRDefault="00484E6A">
            <w:pPr>
              <w:rPr>
                <w:rFonts w:cstheme="minorHAnsi"/>
                <w:szCs w:val="20"/>
              </w:rPr>
            </w:pPr>
          </w:p>
        </w:tc>
      </w:tr>
      <w:tr w:rsidR="00CB4FD6" w14:paraId="4EF234BF" w14:textId="77777777" w:rsidTr="009C37D0">
        <w:trPr>
          <w:trHeight w:val="233"/>
        </w:trPr>
        <w:tc>
          <w:tcPr>
            <w:tcW w:w="4675" w:type="dxa"/>
            <w:hideMark/>
          </w:tcPr>
          <w:p w14:paraId="4EF234BD" w14:textId="77777777" w:rsidR="00484E6A" w:rsidRPr="000762B6" w:rsidRDefault="00484E6A">
            <w:pPr>
              <w:rPr>
                <w:rFonts w:cstheme="minorHAnsi"/>
                <w:b/>
              </w:rPr>
            </w:pPr>
            <w:r w:rsidRPr="000762B6">
              <w:rPr>
                <w:rFonts w:cstheme="minorHAnsi"/>
                <w:b/>
              </w:rPr>
              <w:t>EMAIL DESCRIPTION</w:t>
            </w:r>
          </w:p>
        </w:tc>
        <w:tc>
          <w:tcPr>
            <w:tcW w:w="5243" w:type="dxa"/>
            <w:hideMark/>
          </w:tcPr>
          <w:p w14:paraId="4EF234BE" w14:textId="77777777" w:rsidR="00484E6A" w:rsidRPr="004C7C18" w:rsidRDefault="00484E6A">
            <w:pPr>
              <w:rPr>
                <w:rFonts w:cstheme="minorHAnsi"/>
                <w:szCs w:val="20"/>
              </w:rPr>
            </w:pPr>
          </w:p>
        </w:tc>
      </w:tr>
    </w:tbl>
    <w:p w14:paraId="4EF234C0" w14:textId="77777777" w:rsidR="00484E6A" w:rsidRDefault="00484E6A">
      <w:r>
        <w:br w:type="page"/>
      </w:r>
    </w:p>
    <w:p w14:paraId="142DCB08" w14:textId="77777777" w:rsidR="00484E6A" w:rsidRDefault="00484E6A" w:rsidP="00484E6A">
      <w:pPr>
        <w:pBdr>
          <w:top w:val="single" w:sz="4" w:space="1" w:color="auto"/>
          <w:bottom w:val="single" w:sz="4" w:space="1" w:color="auto"/>
        </w:pBdr>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4EDA4626" w14:textId="77777777" w:rsidR="00484E6A" w:rsidRDefault="00484E6A" w:rsidP="00484E6A">
      <w:pPr>
        <w:autoSpaceDE w:val="0"/>
        <w:autoSpaceDN w:val="0"/>
        <w:adjustRightInd w:val="0"/>
        <w:spacing w:after="0" w:line="240" w:lineRule="auto"/>
        <w:rPr>
          <w:rFonts w:ascii="Times New Roman" w:eastAsia="Arial" w:hAnsi="Times New Roman" w:cs="Times New Roman"/>
          <w:color w:val="000000"/>
        </w:rPr>
      </w:pPr>
    </w:p>
    <w:p w14:paraId="39F4F82C" w14:textId="7BC8510C" w:rsidR="00484E6A" w:rsidRPr="00484E6A" w:rsidRDefault="00484E6A" w:rsidP="00484E6A">
      <w:pPr>
        <w:autoSpaceDE w:val="0"/>
        <w:autoSpaceDN w:val="0"/>
        <w:adjustRightInd w:val="0"/>
        <w:spacing w:after="0" w:line="240" w:lineRule="auto"/>
        <w:rPr>
          <w:rFonts w:ascii="Times New Roman" w:eastAsia="Arial" w:hAnsi="Times New Roman" w:cs="Times New Roman"/>
          <w:color w:val="000000"/>
        </w:rPr>
      </w:pPr>
      <w:r w:rsidRPr="00484E6A">
        <w:rPr>
          <w:rFonts w:ascii="Times New Roman" w:eastAsia="Arial" w:hAnsi="Times New Roman" w:cs="Times New Roman"/>
          <w:color w:val="000000"/>
        </w:rPr>
        <w:t xml:space="preserve">This is a SOURCES SOUGHT ANNOUNCEMENT ONLY. It is neither a solicitation </w:t>
      </w:r>
    </w:p>
    <w:p w14:paraId="4EF234C3" w14:textId="77777777" w:rsidR="00484E6A" w:rsidRPr="00C41641" w:rsidRDefault="00484E6A" w:rsidP="00C41641">
      <w:pPr>
        <w:autoSpaceDE w:val="0"/>
        <w:autoSpaceDN w:val="0"/>
        <w:adjustRightInd w:val="0"/>
        <w:spacing w:after="0" w:line="240" w:lineRule="auto"/>
        <w:rPr>
          <w:rFonts w:ascii="Times New Roman" w:eastAsia="Arial" w:hAnsi="Times New Roman" w:cs="Times New Roman"/>
          <w:color w:val="000000"/>
        </w:rPr>
      </w:pPr>
      <w:r w:rsidRPr="00C41641">
        <w:rPr>
          <w:rFonts w:ascii="Times New Roman" w:eastAsia="Arial" w:hAnsi="Times New Roman" w:cs="Times New Roman"/>
          <w:color w:val="000000"/>
        </w:rPr>
        <w:t>a</w:t>
      </w:r>
      <w:r w:rsidRPr="00C41641">
        <w:rPr>
          <w:rFonts w:ascii="Times New Roman" w:eastAsia="Arial" w:hAnsi="Times New Roman" w:cs="Times New Roman"/>
          <w:color w:val="000000"/>
        </w:rPr>
        <w:t xml:space="preserve">nnouncement nor a request for proposals or quotes and does not obligate the Government to award a contract. Requests for a solicitation will not receive a response. Responses to this sources sought must be in writing. The purpose of this sources sought announcement is for market research to make appropriate acquisition decisions and to gain knowledge of potential qualified Small Businesses interested and capable of providing the services described below. The priority is to find two or more Service-Disabled </w:t>
      </w:r>
      <w:r w:rsidRPr="00C41641">
        <w:rPr>
          <w:rFonts w:ascii="Times New Roman" w:eastAsia="Arial" w:hAnsi="Times New Roman" w:cs="Times New Roman"/>
          <w:color w:val="000000"/>
        </w:rPr>
        <w:t xml:space="preserve">Veteran Owned Small Businesses (SDVOSB), Veteran-Owned Small Businesses (VOSB). </w:t>
      </w:r>
    </w:p>
    <w:p w14:paraId="4EF234C4" w14:textId="77777777" w:rsidR="00484E6A" w:rsidRPr="00C41641" w:rsidRDefault="00484E6A" w:rsidP="00C41641">
      <w:pPr>
        <w:autoSpaceDE w:val="0"/>
        <w:autoSpaceDN w:val="0"/>
        <w:adjustRightInd w:val="0"/>
        <w:spacing w:after="0" w:line="240" w:lineRule="auto"/>
        <w:rPr>
          <w:rFonts w:ascii="Times New Roman" w:eastAsia="Arial" w:hAnsi="Times New Roman" w:cs="Times New Roman"/>
          <w:color w:val="000000"/>
        </w:rPr>
      </w:pPr>
      <w:r w:rsidRPr="00C41641">
        <w:rPr>
          <w:rFonts w:ascii="Times New Roman" w:eastAsia="Arial" w:hAnsi="Times New Roman" w:cs="Times New Roman"/>
          <w:color w:val="000000"/>
        </w:rPr>
        <w:t xml:space="preserve">Documentation of technical expertise must be presented in sufficient detail for the Government to determine that your company possesses the necessary functional area expertise and experience to compete for this acquisition. </w:t>
      </w:r>
    </w:p>
    <w:p w14:paraId="4EF234C5" w14:textId="77777777" w:rsidR="00484E6A" w:rsidRPr="00C41641" w:rsidRDefault="00484E6A" w:rsidP="00C41641">
      <w:pPr>
        <w:autoSpaceDE w:val="0"/>
        <w:autoSpaceDN w:val="0"/>
        <w:adjustRightInd w:val="0"/>
        <w:spacing w:after="0" w:line="240" w:lineRule="auto"/>
        <w:rPr>
          <w:rFonts w:ascii="Times New Roman" w:eastAsia="Arial" w:hAnsi="Times New Roman" w:cs="Times New Roman"/>
          <w:color w:val="000000"/>
        </w:rPr>
      </w:pPr>
      <w:r w:rsidRPr="00C41641">
        <w:rPr>
          <w:rFonts w:ascii="Times New Roman" w:eastAsia="Arial" w:hAnsi="Times New Roman" w:cs="Times New Roman"/>
          <w:color w:val="000000"/>
        </w:rPr>
        <w:t xml:space="preserve">Responses to this notice shall include the following: (a) company name (b) address (c) point of contact (d) phone, fax, and email (e) DUNS number (f) Cage Code (g) Tax ID Number and (h) must provide a capability statement that addresses the organizations qualifications and ability to perform as a contractor for the work described below. </w:t>
      </w:r>
    </w:p>
    <w:p w14:paraId="4EF234C6" w14:textId="77777777" w:rsidR="00484E6A" w:rsidRPr="00C41641" w:rsidRDefault="00484E6A" w:rsidP="00C41641">
      <w:pPr>
        <w:autoSpaceDE w:val="0"/>
        <w:autoSpaceDN w:val="0"/>
        <w:adjustRightInd w:val="0"/>
        <w:spacing w:after="0" w:line="240" w:lineRule="auto"/>
        <w:rPr>
          <w:rFonts w:ascii="Times New Roman" w:eastAsia="Arial" w:hAnsi="Times New Roman" w:cs="Times New Roman"/>
          <w:color w:val="000000"/>
        </w:rPr>
      </w:pPr>
    </w:p>
    <w:p w14:paraId="4EF234C7" w14:textId="77777777" w:rsidR="00484E6A" w:rsidRPr="00C41641" w:rsidRDefault="00484E6A" w:rsidP="00C41641">
      <w:pPr>
        <w:autoSpaceDE w:val="0"/>
        <w:autoSpaceDN w:val="0"/>
        <w:adjustRightInd w:val="0"/>
        <w:spacing w:after="0" w:line="240" w:lineRule="auto"/>
        <w:rPr>
          <w:rFonts w:ascii="Times New Roman" w:eastAsia="Arial" w:hAnsi="Times New Roman" w:cs="Times New Roman"/>
          <w:color w:val="000000"/>
        </w:rPr>
      </w:pPr>
    </w:p>
    <w:p w14:paraId="4EF234C8" w14:textId="77777777" w:rsidR="00484E6A" w:rsidRPr="00C41641" w:rsidRDefault="00484E6A" w:rsidP="00C41641">
      <w:pPr>
        <w:rPr>
          <w:rFonts w:ascii="Arial" w:eastAsia="Times New Roman" w:hAnsi="Arial" w:cs="Arial"/>
          <w:b/>
          <w:bCs/>
          <w:sz w:val="32"/>
          <w:szCs w:val="32"/>
        </w:rPr>
      </w:pPr>
      <w:r w:rsidRPr="00C41641">
        <w:rPr>
          <w:rFonts w:ascii="Arial" w:eastAsia="Times New Roman" w:hAnsi="Arial" w:cs="Arial"/>
          <w:b/>
          <w:bCs/>
          <w:sz w:val="32"/>
          <w:szCs w:val="32"/>
        </w:rPr>
        <w:t>CONTRACT REQUIREMENTS</w:t>
      </w:r>
    </w:p>
    <w:p w14:paraId="4EF234CA" w14:textId="77777777" w:rsidR="00484E6A" w:rsidRPr="00484E6A" w:rsidRDefault="00484E6A" w:rsidP="00484E6A">
      <w:pPr>
        <w:spacing w:after="0"/>
        <w:rPr>
          <w:rFonts w:ascii="Times New Roman" w:hAnsi="Times New Roman" w:cs="Times New Roman"/>
          <w:b/>
          <w:bCs/>
          <w:u w:val="single"/>
        </w:rPr>
      </w:pPr>
      <w:r w:rsidRPr="00484E6A">
        <w:rPr>
          <w:rFonts w:ascii="Times New Roman" w:hAnsi="Times New Roman" w:cs="Times New Roman"/>
          <w:b/>
          <w:bCs/>
          <w:u w:val="single"/>
        </w:rPr>
        <w:t>Contract Title:</w:t>
      </w:r>
      <w:r w:rsidRPr="00484E6A">
        <w:rPr>
          <w:rFonts w:ascii="Times New Roman" w:hAnsi="Times New Roman" w:cs="Times New Roman"/>
          <w:b/>
          <w:bCs/>
          <w:u w:val="single"/>
        </w:rPr>
        <w:t xml:space="preserve"> </w:t>
      </w:r>
    </w:p>
    <w:p w14:paraId="4EF234CB" w14:textId="77777777" w:rsidR="00484E6A" w:rsidRDefault="00484E6A" w:rsidP="00484E6A">
      <w:pPr>
        <w:spacing w:after="0"/>
        <w:rPr>
          <w:rFonts w:ascii="Times New Roman" w:hAnsi="Times New Roman" w:cs="Times New Roman"/>
        </w:rPr>
      </w:pPr>
      <w:r w:rsidRPr="00484E6A">
        <w:rPr>
          <w:rFonts w:ascii="Times New Roman" w:hAnsi="Times New Roman" w:cs="Times New Roman"/>
        </w:rPr>
        <w:t xml:space="preserve">Medical Gas </w:t>
      </w:r>
      <w:r w:rsidRPr="00484E6A">
        <w:rPr>
          <w:rFonts w:ascii="Times New Roman" w:hAnsi="Times New Roman" w:cs="Times New Roman"/>
        </w:rPr>
        <w:t>Testing and Inspection</w:t>
      </w:r>
    </w:p>
    <w:p w14:paraId="5F9D2978" w14:textId="77777777" w:rsidR="00484E6A" w:rsidRPr="00484E6A" w:rsidRDefault="00484E6A" w:rsidP="00484E6A">
      <w:pPr>
        <w:spacing w:after="0"/>
        <w:rPr>
          <w:rFonts w:ascii="Times New Roman" w:hAnsi="Times New Roman" w:cs="Times New Roman"/>
        </w:rPr>
      </w:pPr>
    </w:p>
    <w:p w14:paraId="4EF234CC" w14:textId="77777777" w:rsidR="00484E6A" w:rsidRPr="00484E6A" w:rsidRDefault="00484E6A" w:rsidP="00484E6A">
      <w:pPr>
        <w:spacing w:after="0"/>
        <w:rPr>
          <w:rFonts w:ascii="Times New Roman" w:hAnsi="Times New Roman" w:cs="Times New Roman"/>
          <w:b/>
          <w:bCs/>
          <w:u w:val="single"/>
        </w:rPr>
      </w:pPr>
      <w:r w:rsidRPr="00484E6A">
        <w:rPr>
          <w:rFonts w:ascii="Times New Roman" w:hAnsi="Times New Roman" w:cs="Times New Roman"/>
          <w:b/>
          <w:bCs/>
          <w:u w:val="single"/>
        </w:rPr>
        <w:t>Place of Performance:</w:t>
      </w:r>
    </w:p>
    <w:p w14:paraId="3C1CE907" w14:textId="6215DDC6" w:rsidR="00484E6A" w:rsidRDefault="00484E6A" w:rsidP="00484E6A">
      <w:pPr>
        <w:spacing w:after="0"/>
        <w:rPr>
          <w:rFonts w:ascii="Times New Roman" w:hAnsi="Times New Roman" w:cs="Times New Roman"/>
        </w:rPr>
      </w:pPr>
      <w:r w:rsidRPr="00484E6A">
        <w:rPr>
          <w:rFonts w:ascii="Times New Roman" w:hAnsi="Times New Roman" w:cs="Times New Roman"/>
        </w:rPr>
        <w:t xml:space="preserve">VASDHS, 3350 La Jolla Village Drive, </w:t>
      </w:r>
      <w:r w:rsidRPr="00484E6A">
        <w:rPr>
          <w:rFonts w:ascii="Times New Roman" w:hAnsi="Times New Roman" w:cs="Times New Roman"/>
        </w:rPr>
        <w:t>S</w:t>
      </w:r>
      <w:r w:rsidRPr="00484E6A">
        <w:rPr>
          <w:rFonts w:ascii="Times New Roman" w:hAnsi="Times New Roman" w:cs="Times New Roman"/>
        </w:rPr>
        <w:t>an Diego CA 92161</w:t>
      </w:r>
    </w:p>
    <w:p w14:paraId="4EF234CD" w14:textId="2B4CCB38" w:rsidR="00484E6A" w:rsidRPr="00484E6A" w:rsidRDefault="00484E6A" w:rsidP="00484E6A">
      <w:pPr>
        <w:spacing w:after="0"/>
        <w:rPr>
          <w:rFonts w:ascii="Times New Roman" w:hAnsi="Times New Roman" w:cs="Times New Roman"/>
        </w:rPr>
      </w:pPr>
      <w:r w:rsidRPr="00484E6A">
        <w:rPr>
          <w:rFonts w:ascii="Times New Roman" w:hAnsi="Times New Roman" w:cs="Times New Roman"/>
        </w:rPr>
        <w:t xml:space="preserve"> </w:t>
      </w:r>
    </w:p>
    <w:p w14:paraId="4EF234CE" w14:textId="77777777" w:rsidR="00484E6A" w:rsidRPr="00484E6A" w:rsidRDefault="00484E6A" w:rsidP="00484E6A">
      <w:pPr>
        <w:spacing w:after="0"/>
        <w:rPr>
          <w:rFonts w:ascii="Times New Roman" w:hAnsi="Times New Roman" w:cs="Times New Roman"/>
          <w:u w:val="single"/>
        </w:rPr>
      </w:pPr>
      <w:r w:rsidRPr="00484E6A">
        <w:rPr>
          <w:rFonts w:ascii="Times New Roman" w:hAnsi="Times New Roman" w:cs="Times New Roman"/>
          <w:b/>
          <w:bCs/>
          <w:u w:val="single"/>
        </w:rPr>
        <w:t xml:space="preserve">Background: </w:t>
      </w:r>
    </w:p>
    <w:p w14:paraId="4EF234CF" w14:textId="77777777" w:rsidR="00484E6A" w:rsidRDefault="00484E6A" w:rsidP="00484E6A">
      <w:pPr>
        <w:spacing w:after="0"/>
        <w:rPr>
          <w:rFonts w:ascii="Times New Roman" w:hAnsi="Times New Roman" w:cs="Times New Roman"/>
        </w:rPr>
      </w:pPr>
      <w:r w:rsidRPr="00484E6A">
        <w:rPr>
          <w:rFonts w:ascii="Times New Roman" w:hAnsi="Times New Roman" w:cs="Times New Roman"/>
        </w:rPr>
        <w:t xml:space="preserve">The VASDHS at 3350 La Jolla Village Drive, San Diego CA, CA 92161 is part of the Desert Pacific Healthcare Network (VISN 22), and is one of the most diversified tertiary health care providers in the VA. It is a teaching hospital, providing a full range of patient services, with state-of-the art technology as well as education and research. </w:t>
      </w:r>
    </w:p>
    <w:p w14:paraId="531B6BA1" w14:textId="77777777" w:rsidR="00484E6A" w:rsidRPr="00484E6A" w:rsidRDefault="00484E6A" w:rsidP="00484E6A">
      <w:pPr>
        <w:spacing w:after="0"/>
        <w:rPr>
          <w:rFonts w:ascii="Times New Roman" w:hAnsi="Times New Roman" w:cs="Times New Roman"/>
        </w:rPr>
      </w:pPr>
    </w:p>
    <w:p w14:paraId="4EF234D0" w14:textId="77777777" w:rsidR="00484E6A" w:rsidRPr="00484E6A" w:rsidRDefault="00484E6A" w:rsidP="00484E6A">
      <w:pPr>
        <w:spacing w:after="0"/>
        <w:rPr>
          <w:rFonts w:ascii="Times New Roman" w:hAnsi="Times New Roman" w:cs="Times New Roman"/>
          <w:u w:val="single"/>
        </w:rPr>
      </w:pPr>
      <w:r w:rsidRPr="00484E6A">
        <w:rPr>
          <w:rFonts w:ascii="Times New Roman" w:hAnsi="Times New Roman" w:cs="Times New Roman"/>
          <w:b/>
          <w:bCs/>
          <w:u w:val="single"/>
        </w:rPr>
        <w:t xml:space="preserve">Scope: </w:t>
      </w:r>
    </w:p>
    <w:p w14:paraId="4EF234D1" w14:textId="77777777" w:rsidR="00484E6A" w:rsidRDefault="00484E6A" w:rsidP="00484E6A">
      <w:pPr>
        <w:spacing w:after="0"/>
        <w:rPr>
          <w:rFonts w:ascii="Times New Roman" w:hAnsi="Times New Roman" w:cs="Times New Roman"/>
        </w:rPr>
      </w:pPr>
      <w:r w:rsidRPr="00484E6A">
        <w:rPr>
          <w:rFonts w:ascii="Times New Roman" w:hAnsi="Times New Roman" w:cs="Times New Roman"/>
        </w:rPr>
        <w:t xml:space="preserve">To test the VA San Diego Medical Gas System for a condition of compliance with NFPA 99 Healthcare Facilities Code. </w:t>
      </w:r>
    </w:p>
    <w:p w14:paraId="48A2F7C1" w14:textId="77777777" w:rsidR="00484E6A" w:rsidRPr="00484E6A" w:rsidRDefault="00484E6A" w:rsidP="00484E6A">
      <w:pPr>
        <w:spacing w:after="0"/>
        <w:rPr>
          <w:rFonts w:ascii="Times New Roman" w:hAnsi="Times New Roman" w:cs="Times New Roman"/>
        </w:rPr>
      </w:pPr>
    </w:p>
    <w:p w14:paraId="4EF234D2" w14:textId="77777777" w:rsidR="00484E6A" w:rsidRPr="00484E6A" w:rsidRDefault="00484E6A" w:rsidP="00484E6A">
      <w:pPr>
        <w:spacing w:after="0"/>
        <w:rPr>
          <w:rFonts w:ascii="Times New Roman" w:hAnsi="Times New Roman" w:cs="Times New Roman"/>
          <w:u w:val="single"/>
        </w:rPr>
      </w:pPr>
      <w:r w:rsidRPr="00484E6A">
        <w:rPr>
          <w:rFonts w:ascii="Times New Roman" w:hAnsi="Times New Roman" w:cs="Times New Roman"/>
          <w:b/>
          <w:bCs/>
          <w:u w:val="single"/>
        </w:rPr>
        <w:t xml:space="preserve">Specific Tasks: </w:t>
      </w:r>
    </w:p>
    <w:p w14:paraId="4EF234D3" w14:textId="77777777" w:rsidR="00484E6A" w:rsidRPr="00484E6A" w:rsidRDefault="00484E6A" w:rsidP="00484E6A">
      <w:pPr>
        <w:spacing w:after="0"/>
        <w:rPr>
          <w:rFonts w:ascii="Times New Roman" w:hAnsi="Times New Roman" w:cs="Times New Roman"/>
        </w:rPr>
      </w:pPr>
      <w:r w:rsidRPr="00484E6A">
        <w:rPr>
          <w:rFonts w:ascii="Times New Roman" w:hAnsi="Times New Roman" w:cs="Times New Roman"/>
        </w:rPr>
        <w:t>The basis of work for this SOW is to conduct inspection</w:t>
      </w:r>
      <w:r w:rsidRPr="00484E6A">
        <w:rPr>
          <w:rFonts w:ascii="Times New Roman" w:hAnsi="Times New Roman" w:cs="Times New Roman"/>
        </w:rPr>
        <w:t>s</w:t>
      </w:r>
      <w:r w:rsidRPr="00484E6A">
        <w:rPr>
          <w:rFonts w:ascii="Times New Roman" w:hAnsi="Times New Roman" w:cs="Times New Roman"/>
        </w:rPr>
        <w:t xml:space="preserve"> of VA San Diego’s Medical Gas System. The inspection must be conducted by certified medical gas inspectors. Inspectors must verify all medical gas systems including but not limited to patient terminal outlets/inlets, alarm systems (master, area, and local), shut off valves (zones, isolation, service, source, and main), and source equipment. </w:t>
      </w:r>
    </w:p>
    <w:p w14:paraId="4EF234D4" w14:textId="77777777" w:rsidR="00484E6A" w:rsidRDefault="00484E6A" w:rsidP="00484E6A">
      <w:pPr>
        <w:spacing w:after="0"/>
        <w:rPr>
          <w:rFonts w:ascii="Times New Roman" w:hAnsi="Times New Roman" w:cs="Times New Roman"/>
        </w:rPr>
      </w:pPr>
      <w:r w:rsidRPr="00484E6A">
        <w:rPr>
          <w:rFonts w:ascii="Times New Roman" w:hAnsi="Times New Roman" w:cs="Times New Roman"/>
        </w:rPr>
        <w:t xml:space="preserve">Report all findings. Any previous changes made to the medical gas system shall be re-certified as directed by NFPA 99. </w:t>
      </w:r>
    </w:p>
    <w:p w14:paraId="50A842C2" w14:textId="77777777" w:rsidR="00484E6A" w:rsidRPr="00484E6A" w:rsidRDefault="00484E6A" w:rsidP="00484E6A">
      <w:pPr>
        <w:spacing w:after="0"/>
        <w:rPr>
          <w:rFonts w:ascii="Times New Roman" w:hAnsi="Times New Roman" w:cs="Times New Roman"/>
        </w:rPr>
      </w:pPr>
    </w:p>
    <w:p w14:paraId="4EF234D5" w14:textId="77777777" w:rsidR="00484E6A" w:rsidRPr="00484E6A" w:rsidRDefault="00484E6A" w:rsidP="00085350">
      <w:pPr>
        <w:rPr>
          <w:rFonts w:ascii="Times New Roman" w:hAnsi="Times New Roman" w:cs="Times New Roman"/>
          <w:b/>
          <w:bCs/>
        </w:rPr>
      </w:pPr>
      <w:r w:rsidRPr="00484E6A">
        <w:rPr>
          <w:rFonts w:ascii="Times New Roman" w:hAnsi="Times New Roman" w:cs="Times New Roman"/>
          <w:b/>
          <w:bCs/>
        </w:rPr>
        <w:t xml:space="preserve">A. Scope: </w:t>
      </w:r>
    </w:p>
    <w:p w14:paraId="4EF234D6" w14:textId="77777777" w:rsidR="00484E6A" w:rsidRPr="00484E6A" w:rsidRDefault="00484E6A" w:rsidP="00085350">
      <w:pPr>
        <w:rPr>
          <w:ins w:id="0" w:author="Esmele, Myles D. III" w:date="2026-02-23T14:29:00Z"/>
          <w:rFonts w:ascii="Times New Roman" w:hAnsi="Times New Roman" w:cs="Times New Roman"/>
          <w:b/>
          <w:bCs/>
        </w:rPr>
      </w:pPr>
      <w:r w:rsidRPr="00484E6A">
        <w:rPr>
          <w:rFonts w:ascii="Times New Roman" w:hAnsi="Times New Roman" w:cs="Times New Roman"/>
        </w:rPr>
        <w:t xml:space="preserve"> </w:t>
      </w:r>
      <w:r w:rsidRPr="00484E6A">
        <w:rPr>
          <w:rFonts w:ascii="Times New Roman" w:hAnsi="Times New Roman" w:cs="Times New Roman"/>
          <w:b/>
          <w:bCs/>
        </w:rPr>
        <w:t>Task 1: Test all positive and negative pressure medical gases accordance with the most current NFPA99</w:t>
      </w:r>
      <w:r w:rsidRPr="00484E6A">
        <w:rPr>
          <w:rFonts w:ascii="Times New Roman" w:hAnsi="Times New Roman" w:cs="Times New Roman"/>
          <w:b/>
          <w:bCs/>
        </w:rPr>
        <w:t xml:space="preserve"> and ASSE 6000</w:t>
      </w:r>
      <w:r w:rsidRPr="00484E6A">
        <w:rPr>
          <w:rFonts w:ascii="Times New Roman" w:hAnsi="Times New Roman" w:cs="Times New Roman"/>
          <w:b/>
          <w:bCs/>
        </w:rPr>
        <w:t xml:space="preserve"> requirements. Conduct the following </w:t>
      </w:r>
      <w:r w:rsidRPr="00484E6A">
        <w:rPr>
          <w:rFonts w:ascii="Times New Roman" w:hAnsi="Times New Roman" w:cs="Times New Roman"/>
          <w:b/>
          <w:bCs/>
        </w:rPr>
        <w:t>tests/inspections</w:t>
      </w:r>
      <w:r w:rsidRPr="00484E6A">
        <w:rPr>
          <w:rFonts w:ascii="Times New Roman" w:hAnsi="Times New Roman" w:cs="Times New Roman"/>
          <w:b/>
          <w:bCs/>
        </w:rPr>
        <w:t xml:space="preserve">: </w:t>
      </w:r>
    </w:p>
    <w:p w14:paraId="4EF234D7"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1.</w:t>
      </w:r>
      <w:r w:rsidRPr="00484E6A">
        <w:rPr>
          <w:rFonts w:ascii="Times New Roman" w:hAnsi="Times New Roman" w:cs="Times New Roman"/>
        </w:rPr>
        <w:t xml:space="preserve"> Standing Pressure Test NFPA 5.1.12.4.2 </w:t>
      </w:r>
    </w:p>
    <w:p w14:paraId="4EF234D8"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lastRenderedPageBreak/>
        <w:t>2</w:t>
      </w:r>
      <w:r w:rsidRPr="00484E6A">
        <w:rPr>
          <w:rFonts w:ascii="Times New Roman" w:hAnsi="Times New Roman" w:cs="Times New Roman"/>
        </w:rPr>
        <w:t xml:space="preserve">. Cross-connection Test NFPA 5.1.12.4.3 </w:t>
      </w:r>
    </w:p>
    <w:p w14:paraId="4EF234D9"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3</w:t>
      </w:r>
      <w:r w:rsidRPr="00484E6A">
        <w:rPr>
          <w:rFonts w:ascii="Times New Roman" w:hAnsi="Times New Roman" w:cs="Times New Roman"/>
        </w:rPr>
        <w:t xml:space="preserve">. Valve Test NFPA 5.1.12.4.4 </w:t>
      </w:r>
    </w:p>
    <w:p w14:paraId="4EF234DA"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4</w:t>
      </w:r>
      <w:r w:rsidRPr="00484E6A">
        <w:rPr>
          <w:rFonts w:ascii="Times New Roman" w:hAnsi="Times New Roman" w:cs="Times New Roman"/>
        </w:rPr>
        <w:t xml:space="preserve">. Alarms NFPA 5.1.12.4.5 </w:t>
      </w:r>
    </w:p>
    <w:p w14:paraId="4EF234DB"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5</w:t>
      </w:r>
      <w:r w:rsidRPr="00484E6A">
        <w:rPr>
          <w:rFonts w:ascii="Times New Roman" w:hAnsi="Times New Roman" w:cs="Times New Roman"/>
        </w:rPr>
        <w:t xml:space="preserve">. Piping Purge Test NFPA 5.1.12.4.6 </w:t>
      </w:r>
    </w:p>
    <w:p w14:paraId="4EF234DC"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6.</w:t>
      </w:r>
      <w:r w:rsidRPr="00484E6A">
        <w:rPr>
          <w:rFonts w:ascii="Times New Roman" w:hAnsi="Times New Roman" w:cs="Times New Roman"/>
        </w:rPr>
        <w:t xml:space="preserve"> Piping particulates Test NFPA 5.1.12.4.7 </w:t>
      </w:r>
    </w:p>
    <w:p w14:paraId="4EF234DD"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7</w:t>
      </w:r>
      <w:r w:rsidRPr="00484E6A">
        <w:rPr>
          <w:rFonts w:ascii="Times New Roman" w:hAnsi="Times New Roman" w:cs="Times New Roman"/>
        </w:rPr>
        <w:t xml:space="preserve">. Piping Purity Test NFPA 5.1.12.4.8 </w:t>
      </w:r>
    </w:p>
    <w:p w14:paraId="4EF234DE" w14:textId="77777777" w:rsidR="00484E6A" w:rsidRPr="00484E6A" w:rsidRDefault="00484E6A" w:rsidP="00085350">
      <w:pPr>
        <w:spacing w:after="0"/>
        <w:rPr>
          <w:rFonts w:ascii="Times New Roman" w:hAnsi="Times New Roman" w:cs="Times New Roman"/>
        </w:rPr>
      </w:pPr>
      <w:r w:rsidRPr="00484E6A">
        <w:rPr>
          <w:rFonts w:ascii="Times New Roman" w:hAnsi="Times New Roman" w:cs="Times New Roman"/>
        </w:rPr>
        <w:t>8</w:t>
      </w:r>
      <w:r w:rsidRPr="00484E6A">
        <w:rPr>
          <w:rFonts w:ascii="Times New Roman" w:hAnsi="Times New Roman" w:cs="Times New Roman"/>
        </w:rPr>
        <w:t xml:space="preserve">. Medical Air Purity Test NFPA 5.1.12 </w:t>
      </w:r>
    </w:p>
    <w:p w14:paraId="4EF234DF" w14:textId="77777777" w:rsidR="00484E6A" w:rsidRPr="00484E6A" w:rsidRDefault="00484E6A" w:rsidP="00085350">
      <w:pPr>
        <w:pStyle w:val="BodyText"/>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9</w:t>
      </w:r>
      <w:r w:rsidRPr="00484E6A">
        <w:rPr>
          <w:rFonts w:ascii="Times New Roman" w:hAnsi="Times New Roman" w:cs="Times New Roman"/>
          <w:sz w:val="24"/>
          <w:szCs w:val="24"/>
        </w:rPr>
        <w:t>.</w:t>
      </w:r>
      <w:r w:rsidRPr="00484E6A">
        <w:rPr>
          <w:rFonts w:ascii="Times New Roman" w:hAnsi="Times New Roman" w:cs="Times New Roman"/>
          <w:sz w:val="24"/>
          <w:szCs w:val="24"/>
        </w:rPr>
        <w:t xml:space="preserve"> </w:t>
      </w:r>
      <w:r w:rsidRPr="00484E6A">
        <w:rPr>
          <w:rFonts w:ascii="Times New Roman" w:hAnsi="Times New Roman" w:cs="Times New Roman"/>
          <w:sz w:val="24"/>
          <w:szCs w:val="24"/>
        </w:rPr>
        <w:t>Monthly</w:t>
      </w:r>
    </w:p>
    <w:p w14:paraId="4EF234E0"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Area Alarm: Activate all audible and visual signals using test button.</w:t>
      </w:r>
    </w:p>
    <w:p w14:paraId="4EF234E1"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Test master alarm functions for audible and visual signals.</w:t>
      </w:r>
    </w:p>
    <w:p w14:paraId="4EF234E2"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Vacuum area alarm panel with test buttons: Activate the audible and visual alarm signals</w:t>
      </w:r>
    </w:p>
    <w:p w14:paraId="4EF234E3"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Area alarm panel gauges/pressure readouts: Check line pressure</w:t>
      </w:r>
    </w:p>
    <w:p w14:paraId="4EF234E4"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System main line low- and high-pressure alarms: Test audible and visual signals at the master alarm panels.</w:t>
      </w:r>
    </w:p>
    <w:p w14:paraId="4EF234E5"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Manifold reserve in use alarm: Test the audible and visual signals.</w:t>
      </w:r>
    </w:p>
    <w:p w14:paraId="4EF234E6"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Reserve Supply Low warning signals: Test audible and visual signals.</w:t>
      </w:r>
    </w:p>
    <w:p w14:paraId="4EF234E7"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De point and CO alarm: Test audible and visual signals.</w:t>
      </w:r>
    </w:p>
    <w:p w14:paraId="4EF234E8"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Vacuum main line low pressure alarm: Test audible and visual signals at the master alarm panel(s).</w:t>
      </w:r>
    </w:p>
    <w:p w14:paraId="4EF234E9"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Medical air compressors and vacuum pumps: Check for proper operation and preventive maintenance per manufacturers specifications.</w:t>
      </w:r>
    </w:p>
    <w:p w14:paraId="4EF234EA"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Pressure check across filters.</w:t>
      </w:r>
    </w:p>
    <w:p w14:paraId="4EF234EB" w14:textId="77777777" w:rsidR="00484E6A" w:rsidRPr="00484E6A" w:rsidRDefault="00484E6A" w:rsidP="00085350">
      <w:pPr>
        <w:pStyle w:val="BodyText"/>
        <w:numPr>
          <w:ilvl w:val="0"/>
          <w:numId w:val="1"/>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Oxygen concentrator units: Check for proper operation and preventive maintenance per manufacturers specifications.</w:t>
      </w:r>
    </w:p>
    <w:p w14:paraId="4EF234ED" w14:textId="77777777" w:rsidR="00484E6A" w:rsidRPr="00484E6A" w:rsidRDefault="00484E6A" w:rsidP="00085350">
      <w:pPr>
        <w:pStyle w:val="BodyText"/>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10</w:t>
      </w:r>
      <w:r w:rsidRPr="00484E6A">
        <w:rPr>
          <w:rFonts w:ascii="Times New Roman" w:hAnsi="Times New Roman" w:cs="Times New Roman"/>
          <w:sz w:val="24"/>
          <w:szCs w:val="24"/>
        </w:rPr>
        <w:t>.</w:t>
      </w:r>
      <w:r w:rsidRPr="00484E6A">
        <w:rPr>
          <w:rFonts w:ascii="Times New Roman" w:hAnsi="Times New Roman" w:cs="Times New Roman"/>
          <w:sz w:val="24"/>
          <w:szCs w:val="24"/>
        </w:rPr>
        <w:t xml:space="preserve"> </w:t>
      </w:r>
      <w:r w:rsidRPr="00484E6A">
        <w:rPr>
          <w:rFonts w:ascii="Times New Roman" w:hAnsi="Times New Roman" w:cs="Times New Roman"/>
          <w:sz w:val="24"/>
          <w:szCs w:val="24"/>
        </w:rPr>
        <w:t>Quarterly</w:t>
      </w:r>
    </w:p>
    <w:p w14:paraId="4EF234EE" w14:textId="77777777" w:rsidR="00484E6A" w:rsidRPr="00484E6A" w:rsidRDefault="00484E6A" w:rsidP="00085350">
      <w:pPr>
        <w:pStyle w:val="BodyText"/>
        <w:numPr>
          <w:ilvl w:val="0"/>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Intake for medical air compressors: Check intake location and filter for trash and debris.</w:t>
      </w:r>
    </w:p>
    <w:p w14:paraId="4EF234EF" w14:textId="77777777" w:rsidR="00484E6A" w:rsidRPr="00484E6A" w:rsidRDefault="00484E6A" w:rsidP="00085350">
      <w:pPr>
        <w:pStyle w:val="BodyText"/>
        <w:numPr>
          <w:ilvl w:val="0"/>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Source evaluation on medical air and vacuum systems:</w:t>
      </w:r>
    </w:p>
    <w:p w14:paraId="4EF234F0" w14:textId="77777777" w:rsidR="00484E6A" w:rsidRPr="00484E6A" w:rsidRDefault="00484E6A" w:rsidP="00085350">
      <w:pPr>
        <w:pStyle w:val="BodyText"/>
        <w:numPr>
          <w:ilvl w:val="1"/>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Function of automatic alternating controls</w:t>
      </w:r>
    </w:p>
    <w:p w14:paraId="4EF234F1" w14:textId="77777777" w:rsidR="00484E6A" w:rsidRPr="00484E6A" w:rsidRDefault="00484E6A" w:rsidP="00085350">
      <w:pPr>
        <w:pStyle w:val="BodyText"/>
        <w:numPr>
          <w:ilvl w:val="1"/>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Correct pressure/vacuum switch</w:t>
      </w:r>
    </w:p>
    <w:p w14:paraId="4EF234F2" w14:textId="77777777" w:rsidR="00484E6A" w:rsidRPr="00484E6A" w:rsidRDefault="00484E6A" w:rsidP="00085350">
      <w:pPr>
        <w:pStyle w:val="BodyText"/>
        <w:numPr>
          <w:ilvl w:val="1"/>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Frequency of pump starts and duration of runs</w:t>
      </w:r>
    </w:p>
    <w:p w14:paraId="4EF234F3" w14:textId="77777777" w:rsidR="00484E6A" w:rsidRPr="00484E6A" w:rsidRDefault="00484E6A" w:rsidP="00085350">
      <w:pPr>
        <w:pStyle w:val="BodyText"/>
        <w:numPr>
          <w:ilvl w:val="1"/>
          <w:numId w:val="2"/>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Cut in/out pressure/vacuum</w:t>
      </w:r>
    </w:p>
    <w:p w14:paraId="4EF234F5" w14:textId="77777777" w:rsidR="00484E6A" w:rsidRPr="00484E6A" w:rsidRDefault="00484E6A" w:rsidP="00085350">
      <w:pPr>
        <w:pStyle w:val="BodyText"/>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11</w:t>
      </w:r>
      <w:r w:rsidRPr="00484E6A">
        <w:rPr>
          <w:rFonts w:ascii="Times New Roman" w:hAnsi="Times New Roman" w:cs="Times New Roman"/>
          <w:sz w:val="24"/>
          <w:szCs w:val="24"/>
        </w:rPr>
        <w:t>.</w:t>
      </w:r>
      <w:r w:rsidRPr="00484E6A">
        <w:rPr>
          <w:rFonts w:ascii="Times New Roman" w:hAnsi="Times New Roman" w:cs="Times New Roman"/>
          <w:sz w:val="24"/>
          <w:szCs w:val="24"/>
        </w:rPr>
        <w:t xml:space="preserve"> </w:t>
      </w:r>
      <w:r w:rsidRPr="00484E6A">
        <w:rPr>
          <w:rFonts w:ascii="Times New Roman" w:hAnsi="Times New Roman" w:cs="Times New Roman"/>
          <w:sz w:val="24"/>
          <w:szCs w:val="24"/>
        </w:rPr>
        <w:t>Semi-Annually</w:t>
      </w:r>
    </w:p>
    <w:p w14:paraId="4EF234F6" w14:textId="77777777" w:rsidR="00484E6A" w:rsidRPr="00484E6A" w:rsidRDefault="00484E6A" w:rsidP="00085350">
      <w:pPr>
        <w:pStyle w:val="BodyText"/>
        <w:spacing w:before="12" w:line="267" w:lineRule="auto"/>
        <w:ind w:left="720" w:right="886"/>
        <w:rPr>
          <w:rFonts w:ascii="Times New Roman" w:hAnsi="Times New Roman" w:cs="Times New Roman"/>
          <w:sz w:val="24"/>
          <w:szCs w:val="24"/>
        </w:rPr>
      </w:pPr>
      <w:r w:rsidRPr="00484E6A">
        <w:rPr>
          <w:rFonts w:ascii="Times New Roman" w:hAnsi="Times New Roman" w:cs="Times New Roman"/>
          <w:sz w:val="24"/>
          <w:szCs w:val="24"/>
        </w:rPr>
        <w:t>Manifold system: Leak check (i.e. valves, pigtails, and regulators). Visually inspect cylinder pigtails for physical damage.</w:t>
      </w:r>
    </w:p>
    <w:p w14:paraId="4EF234F8" w14:textId="77777777" w:rsidR="00484E6A" w:rsidRPr="00484E6A" w:rsidRDefault="00484E6A" w:rsidP="00085350">
      <w:pPr>
        <w:pStyle w:val="BodyText"/>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12</w:t>
      </w:r>
      <w:r w:rsidRPr="00484E6A">
        <w:rPr>
          <w:rFonts w:ascii="Times New Roman" w:hAnsi="Times New Roman" w:cs="Times New Roman"/>
          <w:sz w:val="24"/>
          <w:szCs w:val="24"/>
        </w:rPr>
        <w:t>.</w:t>
      </w:r>
      <w:r w:rsidRPr="00484E6A">
        <w:rPr>
          <w:rFonts w:ascii="Times New Roman" w:hAnsi="Times New Roman" w:cs="Times New Roman"/>
          <w:sz w:val="24"/>
          <w:szCs w:val="24"/>
        </w:rPr>
        <w:t xml:space="preserve"> </w:t>
      </w:r>
      <w:r w:rsidRPr="00484E6A">
        <w:rPr>
          <w:rFonts w:ascii="Times New Roman" w:hAnsi="Times New Roman" w:cs="Times New Roman"/>
          <w:sz w:val="24"/>
          <w:szCs w:val="24"/>
        </w:rPr>
        <w:t>Annually</w:t>
      </w:r>
    </w:p>
    <w:p w14:paraId="4EF234F9"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Check all outlets in critical care areas: Flow, pressure/vacuum, damage and wear (e.g. ICU, CCU, NICU, Surgery, Recovery, ER).</w:t>
      </w:r>
    </w:p>
    <w:p w14:paraId="4EF234FA"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Bulk liquid systems: Test the operation of the reserve and activation of the reserve-in-use signals.</w:t>
      </w:r>
    </w:p>
    <w:p w14:paraId="4EF234FB"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Cryogenic fluid central supply systems: Check proper level activating switch.</w:t>
      </w:r>
    </w:p>
    <w:p w14:paraId="4EF234FC"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Manifold reserve-in-use alarm: Test proper function of switch</w:t>
      </w:r>
    </w:p>
    <w:p w14:paraId="4EF234FD"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Manifold: Test operation of the changeover for the secondary supply</w:t>
      </w:r>
    </w:p>
    <w:p w14:paraId="4EF234FE"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lastRenderedPageBreak/>
        <w:t>Pressure gauges: Assure gauges are mechanically functional</w:t>
      </w:r>
    </w:p>
    <w:p w14:paraId="4EF234FF"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Air compressor: Performance testing</w:t>
      </w:r>
    </w:p>
    <w:p w14:paraId="4EF23500"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Dew point and CO Monitors: Calibrate and test operation</w:t>
      </w:r>
    </w:p>
    <w:p w14:paraId="4EF23501" w14:textId="77777777" w:rsidR="00484E6A" w:rsidRPr="00484E6A" w:rsidRDefault="00484E6A" w:rsidP="00085350">
      <w:pPr>
        <w:pStyle w:val="BodyText"/>
        <w:numPr>
          <w:ilvl w:val="0"/>
          <w:numId w:val="3"/>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Maintenance and periodic testing of the cryogenic fluid supply system in conjunction with the supplier of cryogenic fluid central supply.</w:t>
      </w:r>
    </w:p>
    <w:p w14:paraId="4EF23503" w14:textId="77777777" w:rsidR="00484E6A" w:rsidRPr="00484E6A" w:rsidRDefault="00484E6A" w:rsidP="00085350">
      <w:pPr>
        <w:pStyle w:val="BodyText"/>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13</w:t>
      </w:r>
      <w:r w:rsidRPr="00484E6A">
        <w:rPr>
          <w:rFonts w:ascii="Times New Roman" w:hAnsi="Times New Roman" w:cs="Times New Roman"/>
          <w:sz w:val="24"/>
          <w:szCs w:val="24"/>
        </w:rPr>
        <w:t>.</w:t>
      </w:r>
      <w:r w:rsidRPr="00484E6A">
        <w:rPr>
          <w:rFonts w:ascii="Times New Roman" w:hAnsi="Times New Roman" w:cs="Times New Roman"/>
          <w:sz w:val="24"/>
          <w:szCs w:val="24"/>
        </w:rPr>
        <w:t xml:space="preserve"> </w:t>
      </w:r>
      <w:r w:rsidRPr="00484E6A">
        <w:rPr>
          <w:rFonts w:ascii="Times New Roman" w:hAnsi="Times New Roman" w:cs="Times New Roman"/>
          <w:sz w:val="24"/>
          <w:szCs w:val="24"/>
        </w:rPr>
        <w:t>Periodically</w:t>
      </w:r>
    </w:p>
    <w:p w14:paraId="4EF23504" w14:textId="77777777" w:rsidR="00484E6A" w:rsidRPr="00484E6A" w:rsidRDefault="00484E6A" w:rsidP="00085350">
      <w:pPr>
        <w:pStyle w:val="BodyText"/>
        <w:numPr>
          <w:ilvl w:val="0"/>
          <w:numId w:val="4"/>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Shut-off valves: External leakage test</w:t>
      </w:r>
    </w:p>
    <w:p w14:paraId="4EF23505" w14:textId="77777777" w:rsidR="00484E6A" w:rsidRPr="00484E6A" w:rsidRDefault="00484E6A" w:rsidP="00085350">
      <w:pPr>
        <w:pStyle w:val="BodyText"/>
        <w:numPr>
          <w:ilvl w:val="0"/>
          <w:numId w:val="4"/>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Station outlets and inlets: Check for leakage and flow</w:t>
      </w:r>
    </w:p>
    <w:p w14:paraId="4EF23506" w14:textId="77777777" w:rsidR="00484E6A" w:rsidRPr="00484E6A" w:rsidRDefault="00484E6A" w:rsidP="00085350">
      <w:pPr>
        <w:pStyle w:val="BodyText"/>
        <w:numPr>
          <w:ilvl w:val="0"/>
          <w:numId w:val="4"/>
        </w:numPr>
        <w:spacing w:before="12" w:line="267" w:lineRule="auto"/>
        <w:ind w:right="886"/>
        <w:rPr>
          <w:rFonts w:ascii="Times New Roman" w:hAnsi="Times New Roman" w:cs="Times New Roman"/>
          <w:sz w:val="24"/>
          <w:szCs w:val="24"/>
        </w:rPr>
      </w:pPr>
      <w:r w:rsidRPr="00484E6A">
        <w:rPr>
          <w:rFonts w:ascii="Times New Roman" w:hAnsi="Times New Roman" w:cs="Times New Roman"/>
          <w:sz w:val="24"/>
          <w:szCs w:val="24"/>
        </w:rPr>
        <w:t>Calibration of pressure gauges</w:t>
      </w:r>
    </w:p>
    <w:p w14:paraId="4EF23507" w14:textId="77777777" w:rsidR="00484E6A" w:rsidRPr="00484E6A" w:rsidRDefault="00484E6A" w:rsidP="00085350">
      <w:pPr>
        <w:pStyle w:val="BodyText"/>
        <w:numPr>
          <w:ilvl w:val="0"/>
          <w:numId w:val="4"/>
        </w:numPr>
        <w:spacing w:line="267" w:lineRule="auto"/>
        <w:ind w:right="886"/>
        <w:rPr>
          <w:rFonts w:ascii="Times New Roman" w:hAnsi="Times New Roman" w:cs="Times New Roman"/>
          <w:sz w:val="24"/>
          <w:szCs w:val="24"/>
        </w:rPr>
      </w:pPr>
      <w:r w:rsidRPr="00484E6A">
        <w:rPr>
          <w:rFonts w:ascii="Times New Roman" w:hAnsi="Times New Roman" w:cs="Times New Roman"/>
          <w:sz w:val="24"/>
          <w:szCs w:val="24"/>
        </w:rPr>
        <w:t>Inspection and test of EOSC for proper operation.</w:t>
      </w:r>
    </w:p>
    <w:p w14:paraId="4EF23508" w14:textId="77777777" w:rsidR="00484E6A" w:rsidRDefault="00484E6A" w:rsidP="00085350">
      <w:pPr>
        <w:rPr>
          <w:b/>
          <w:bCs/>
        </w:rPr>
      </w:pPr>
    </w:p>
    <w:p w14:paraId="4EF23567" w14:textId="77777777" w:rsidR="00484E6A" w:rsidRDefault="00484E6A" w:rsidP="00085350"/>
    <w:p w14:paraId="4EF23568" w14:textId="77777777" w:rsidR="00484E6A" w:rsidRDefault="00484E6A"/>
    <w:sectPr w:rsidR="00405D84">
      <w:headerReference w:type="default" r:id="rId7"/>
      <w:footerReference w:type="default" r:id="rId8"/>
      <w:footerReference w:type="first" r:id="rId9"/>
      <w:type w:val="continuous"/>
      <w:pgSz w:w="12240" w:h="16340"/>
      <w:pgMar w:top="1080" w:right="1440" w:bottom="1080" w:left="1440" w:header="36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2357C" w14:textId="77777777" w:rsidR="00484E6A" w:rsidRDefault="00484E6A">
      <w:pPr>
        <w:spacing w:after="0" w:line="240" w:lineRule="auto"/>
      </w:pPr>
      <w:r>
        <w:separator/>
      </w:r>
    </w:p>
  </w:endnote>
  <w:endnote w:type="continuationSeparator" w:id="0">
    <w:p w14:paraId="4EF2357E" w14:textId="77777777" w:rsidR="00484E6A" w:rsidRDefault="00484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3576" w14:textId="77777777" w:rsidR="00CB4FD6" w:rsidRDefault="00484E6A">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3577" w14:textId="77777777" w:rsidR="00CB4FD6" w:rsidRDefault="00484E6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23578" w14:textId="77777777" w:rsidR="00484E6A" w:rsidRDefault="00484E6A">
      <w:pPr>
        <w:spacing w:after="0" w:line="240" w:lineRule="auto"/>
      </w:pPr>
      <w:r>
        <w:separator/>
      </w:r>
    </w:p>
  </w:footnote>
  <w:footnote w:type="continuationSeparator" w:id="0">
    <w:p w14:paraId="4EF2357A" w14:textId="77777777" w:rsidR="00484E6A" w:rsidRDefault="00484E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23575" w14:textId="77777777" w:rsidR="00484E6A" w:rsidRDefault="00484E6A" w:rsidP="003C425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4AC"/>
    <w:multiLevelType w:val="hybridMultilevel"/>
    <w:tmpl w:val="A03468C0"/>
    <w:lvl w:ilvl="0" w:tplc="B7EC7DAE">
      <w:start w:val="1"/>
      <w:numFmt w:val="lowerLetter"/>
      <w:lvlText w:val="%1)"/>
      <w:lvlJc w:val="left"/>
      <w:pPr>
        <w:ind w:left="1125" w:hanging="405"/>
      </w:pPr>
      <w:rPr>
        <w:rFonts w:hint="default"/>
      </w:rPr>
    </w:lvl>
    <w:lvl w:ilvl="1" w:tplc="D94E469A" w:tentative="1">
      <w:start w:val="1"/>
      <w:numFmt w:val="lowerLetter"/>
      <w:lvlText w:val="%2."/>
      <w:lvlJc w:val="left"/>
      <w:pPr>
        <w:ind w:left="1440" w:hanging="360"/>
      </w:pPr>
    </w:lvl>
    <w:lvl w:ilvl="2" w:tplc="11649508" w:tentative="1">
      <w:start w:val="1"/>
      <w:numFmt w:val="lowerRoman"/>
      <w:lvlText w:val="%3."/>
      <w:lvlJc w:val="right"/>
      <w:pPr>
        <w:ind w:left="2160" w:hanging="180"/>
      </w:pPr>
    </w:lvl>
    <w:lvl w:ilvl="3" w:tplc="BDC22CA2" w:tentative="1">
      <w:start w:val="1"/>
      <w:numFmt w:val="decimal"/>
      <w:lvlText w:val="%4."/>
      <w:lvlJc w:val="left"/>
      <w:pPr>
        <w:ind w:left="2880" w:hanging="360"/>
      </w:pPr>
    </w:lvl>
    <w:lvl w:ilvl="4" w:tplc="B5A89CDA" w:tentative="1">
      <w:start w:val="1"/>
      <w:numFmt w:val="lowerLetter"/>
      <w:lvlText w:val="%5."/>
      <w:lvlJc w:val="left"/>
      <w:pPr>
        <w:ind w:left="3600" w:hanging="360"/>
      </w:pPr>
    </w:lvl>
    <w:lvl w:ilvl="5" w:tplc="E68E771C" w:tentative="1">
      <w:start w:val="1"/>
      <w:numFmt w:val="lowerRoman"/>
      <w:lvlText w:val="%6."/>
      <w:lvlJc w:val="right"/>
      <w:pPr>
        <w:ind w:left="4320" w:hanging="180"/>
      </w:pPr>
    </w:lvl>
    <w:lvl w:ilvl="6" w:tplc="D8F4B91E" w:tentative="1">
      <w:start w:val="1"/>
      <w:numFmt w:val="decimal"/>
      <w:lvlText w:val="%7."/>
      <w:lvlJc w:val="left"/>
      <w:pPr>
        <w:ind w:left="5040" w:hanging="360"/>
      </w:pPr>
    </w:lvl>
    <w:lvl w:ilvl="7" w:tplc="3A4027A8" w:tentative="1">
      <w:start w:val="1"/>
      <w:numFmt w:val="lowerLetter"/>
      <w:lvlText w:val="%8."/>
      <w:lvlJc w:val="left"/>
      <w:pPr>
        <w:ind w:left="5760" w:hanging="360"/>
      </w:pPr>
    </w:lvl>
    <w:lvl w:ilvl="8" w:tplc="B946431C" w:tentative="1">
      <w:start w:val="1"/>
      <w:numFmt w:val="lowerRoman"/>
      <w:lvlText w:val="%9."/>
      <w:lvlJc w:val="right"/>
      <w:pPr>
        <w:ind w:left="6480" w:hanging="180"/>
      </w:pPr>
    </w:lvl>
  </w:abstractNum>
  <w:abstractNum w:abstractNumId="1" w15:restartNumberingAfterBreak="0">
    <w:nsid w:val="28A85FA0"/>
    <w:multiLevelType w:val="multilevel"/>
    <w:tmpl w:val="ECE25212"/>
    <w:lvl w:ilvl="0">
      <w:start w:val="1"/>
      <w:numFmt w:val="decimal"/>
      <w:lvlText w:val="%1."/>
      <w:lvlJc w:val="left"/>
      <w:pPr>
        <w:ind w:left="360" w:hanging="360"/>
      </w:pPr>
      <w:rPr>
        <w:rFonts w:hint="default"/>
        <w:b/>
        <w:u w:val="none"/>
      </w:rPr>
    </w:lvl>
    <w:lvl w:ilvl="1">
      <w:start w:val="1"/>
      <w:numFmt w:val="decimal"/>
      <w:lvlText w:val="%1.%2."/>
      <w:lvlJc w:val="left"/>
      <w:pPr>
        <w:ind w:left="792" w:hanging="432"/>
      </w:pPr>
      <w:rPr>
        <w:b/>
        <w:color w:val="auto"/>
      </w:rPr>
    </w:lvl>
    <w:lvl w:ilvl="2">
      <w:start w:val="1"/>
      <w:numFmt w:val="decimal"/>
      <w:lvlText w:val="%1.%2.%3."/>
      <w:lvlJc w:val="left"/>
      <w:pPr>
        <w:ind w:left="1224" w:hanging="504"/>
      </w:pPr>
      <w:rPr>
        <w:b/>
        <w:i w:val="0"/>
        <w:color w:val="auto"/>
      </w:rPr>
    </w:lvl>
    <w:lvl w:ilvl="3">
      <w:start w:val="1"/>
      <w:numFmt w:val="decimal"/>
      <w:lvlText w:val="%1.%2.%3.%4."/>
      <w:lvlJc w:val="left"/>
      <w:pPr>
        <w:ind w:left="1728"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71E3F10"/>
    <w:multiLevelType w:val="hybridMultilevel"/>
    <w:tmpl w:val="30BC2292"/>
    <w:lvl w:ilvl="0" w:tplc="6D8C0662">
      <w:start w:val="1"/>
      <w:numFmt w:val="lowerLetter"/>
      <w:lvlText w:val="%1)"/>
      <w:lvlJc w:val="left"/>
      <w:pPr>
        <w:ind w:left="1125" w:hanging="405"/>
      </w:pPr>
      <w:rPr>
        <w:rFonts w:hint="default"/>
      </w:rPr>
    </w:lvl>
    <w:lvl w:ilvl="1" w:tplc="2DC8CEFA">
      <w:start w:val="1"/>
      <w:numFmt w:val="lowerLetter"/>
      <w:lvlText w:val="%2."/>
      <w:lvlJc w:val="left"/>
      <w:pPr>
        <w:ind w:left="1440" w:hanging="360"/>
      </w:pPr>
    </w:lvl>
    <w:lvl w:ilvl="2" w:tplc="D0A85562" w:tentative="1">
      <w:start w:val="1"/>
      <w:numFmt w:val="lowerRoman"/>
      <w:lvlText w:val="%3."/>
      <w:lvlJc w:val="right"/>
      <w:pPr>
        <w:ind w:left="2160" w:hanging="180"/>
      </w:pPr>
    </w:lvl>
    <w:lvl w:ilvl="3" w:tplc="ED009C84" w:tentative="1">
      <w:start w:val="1"/>
      <w:numFmt w:val="decimal"/>
      <w:lvlText w:val="%4."/>
      <w:lvlJc w:val="left"/>
      <w:pPr>
        <w:ind w:left="2880" w:hanging="360"/>
      </w:pPr>
    </w:lvl>
    <w:lvl w:ilvl="4" w:tplc="2060477C" w:tentative="1">
      <w:start w:val="1"/>
      <w:numFmt w:val="lowerLetter"/>
      <w:lvlText w:val="%5."/>
      <w:lvlJc w:val="left"/>
      <w:pPr>
        <w:ind w:left="3600" w:hanging="360"/>
      </w:pPr>
    </w:lvl>
    <w:lvl w:ilvl="5" w:tplc="E990CA8E" w:tentative="1">
      <w:start w:val="1"/>
      <w:numFmt w:val="lowerRoman"/>
      <w:lvlText w:val="%6."/>
      <w:lvlJc w:val="right"/>
      <w:pPr>
        <w:ind w:left="4320" w:hanging="180"/>
      </w:pPr>
    </w:lvl>
    <w:lvl w:ilvl="6" w:tplc="21B47C62" w:tentative="1">
      <w:start w:val="1"/>
      <w:numFmt w:val="decimal"/>
      <w:lvlText w:val="%7."/>
      <w:lvlJc w:val="left"/>
      <w:pPr>
        <w:ind w:left="5040" w:hanging="360"/>
      </w:pPr>
    </w:lvl>
    <w:lvl w:ilvl="7" w:tplc="23F8439C" w:tentative="1">
      <w:start w:val="1"/>
      <w:numFmt w:val="lowerLetter"/>
      <w:lvlText w:val="%8."/>
      <w:lvlJc w:val="left"/>
      <w:pPr>
        <w:ind w:left="5760" w:hanging="360"/>
      </w:pPr>
    </w:lvl>
    <w:lvl w:ilvl="8" w:tplc="2BE68A8E" w:tentative="1">
      <w:start w:val="1"/>
      <w:numFmt w:val="lowerRoman"/>
      <w:lvlText w:val="%9."/>
      <w:lvlJc w:val="right"/>
      <w:pPr>
        <w:ind w:left="6480" w:hanging="180"/>
      </w:pPr>
    </w:lvl>
  </w:abstractNum>
  <w:abstractNum w:abstractNumId="3" w15:restartNumberingAfterBreak="0">
    <w:nsid w:val="64944EB9"/>
    <w:multiLevelType w:val="hybridMultilevel"/>
    <w:tmpl w:val="42DE8D5C"/>
    <w:lvl w:ilvl="0" w:tplc="13086006">
      <w:start w:val="1"/>
      <w:numFmt w:val="lowerLetter"/>
      <w:lvlText w:val="%1)"/>
      <w:lvlJc w:val="left"/>
      <w:pPr>
        <w:ind w:left="1125" w:hanging="405"/>
      </w:pPr>
      <w:rPr>
        <w:rFonts w:hint="default"/>
      </w:rPr>
    </w:lvl>
    <w:lvl w:ilvl="1" w:tplc="5F8E4AA8" w:tentative="1">
      <w:start w:val="1"/>
      <w:numFmt w:val="lowerLetter"/>
      <w:lvlText w:val="%2."/>
      <w:lvlJc w:val="left"/>
      <w:pPr>
        <w:ind w:left="1800" w:hanging="360"/>
      </w:pPr>
    </w:lvl>
    <w:lvl w:ilvl="2" w:tplc="7CDA4E04" w:tentative="1">
      <w:start w:val="1"/>
      <w:numFmt w:val="lowerRoman"/>
      <w:lvlText w:val="%3."/>
      <w:lvlJc w:val="right"/>
      <w:pPr>
        <w:ind w:left="2520" w:hanging="180"/>
      </w:pPr>
    </w:lvl>
    <w:lvl w:ilvl="3" w:tplc="435C7C86" w:tentative="1">
      <w:start w:val="1"/>
      <w:numFmt w:val="decimal"/>
      <w:lvlText w:val="%4."/>
      <w:lvlJc w:val="left"/>
      <w:pPr>
        <w:ind w:left="3240" w:hanging="360"/>
      </w:pPr>
    </w:lvl>
    <w:lvl w:ilvl="4" w:tplc="83B8D1EA" w:tentative="1">
      <w:start w:val="1"/>
      <w:numFmt w:val="lowerLetter"/>
      <w:lvlText w:val="%5."/>
      <w:lvlJc w:val="left"/>
      <w:pPr>
        <w:ind w:left="3960" w:hanging="360"/>
      </w:pPr>
    </w:lvl>
    <w:lvl w:ilvl="5" w:tplc="9D821DD6" w:tentative="1">
      <w:start w:val="1"/>
      <w:numFmt w:val="lowerRoman"/>
      <w:lvlText w:val="%6."/>
      <w:lvlJc w:val="right"/>
      <w:pPr>
        <w:ind w:left="4680" w:hanging="180"/>
      </w:pPr>
    </w:lvl>
    <w:lvl w:ilvl="6" w:tplc="1B6092D8" w:tentative="1">
      <w:start w:val="1"/>
      <w:numFmt w:val="decimal"/>
      <w:lvlText w:val="%7."/>
      <w:lvlJc w:val="left"/>
      <w:pPr>
        <w:ind w:left="5400" w:hanging="360"/>
      </w:pPr>
    </w:lvl>
    <w:lvl w:ilvl="7" w:tplc="0A363EBE" w:tentative="1">
      <w:start w:val="1"/>
      <w:numFmt w:val="lowerLetter"/>
      <w:lvlText w:val="%8."/>
      <w:lvlJc w:val="left"/>
      <w:pPr>
        <w:ind w:left="6120" w:hanging="360"/>
      </w:pPr>
    </w:lvl>
    <w:lvl w:ilvl="8" w:tplc="60FAF150" w:tentative="1">
      <w:start w:val="1"/>
      <w:numFmt w:val="lowerRoman"/>
      <w:lvlText w:val="%9."/>
      <w:lvlJc w:val="right"/>
      <w:pPr>
        <w:ind w:left="6840" w:hanging="180"/>
      </w:pPr>
    </w:lvl>
  </w:abstractNum>
  <w:abstractNum w:abstractNumId="4" w15:restartNumberingAfterBreak="0">
    <w:nsid w:val="64C105F2"/>
    <w:multiLevelType w:val="hybridMultilevel"/>
    <w:tmpl w:val="9FA4E986"/>
    <w:lvl w:ilvl="0" w:tplc="D840A0E2">
      <w:start w:val="1"/>
      <w:numFmt w:val="lowerLetter"/>
      <w:lvlText w:val="%1)"/>
      <w:lvlJc w:val="left"/>
      <w:pPr>
        <w:ind w:left="1125" w:hanging="405"/>
      </w:pPr>
      <w:rPr>
        <w:rFonts w:hint="default"/>
      </w:rPr>
    </w:lvl>
    <w:lvl w:ilvl="1" w:tplc="7F5C686E" w:tentative="1">
      <w:start w:val="1"/>
      <w:numFmt w:val="lowerLetter"/>
      <w:lvlText w:val="%2."/>
      <w:lvlJc w:val="left"/>
      <w:pPr>
        <w:ind w:left="1440" w:hanging="360"/>
      </w:pPr>
    </w:lvl>
    <w:lvl w:ilvl="2" w:tplc="D74AC2DA" w:tentative="1">
      <w:start w:val="1"/>
      <w:numFmt w:val="lowerRoman"/>
      <w:lvlText w:val="%3."/>
      <w:lvlJc w:val="right"/>
      <w:pPr>
        <w:ind w:left="2160" w:hanging="180"/>
      </w:pPr>
    </w:lvl>
    <w:lvl w:ilvl="3" w:tplc="BC767DC4" w:tentative="1">
      <w:start w:val="1"/>
      <w:numFmt w:val="decimal"/>
      <w:lvlText w:val="%4."/>
      <w:lvlJc w:val="left"/>
      <w:pPr>
        <w:ind w:left="2880" w:hanging="360"/>
      </w:pPr>
    </w:lvl>
    <w:lvl w:ilvl="4" w:tplc="58F07EAA" w:tentative="1">
      <w:start w:val="1"/>
      <w:numFmt w:val="lowerLetter"/>
      <w:lvlText w:val="%5."/>
      <w:lvlJc w:val="left"/>
      <w:pPr>
        <w:ind w:left="3600" w:hanging="360"/>
      </w:pPr>
    </w:lvl>
    <w:lvl w:ilvl="5" w:tplc="A266AD80" w:tentative="1">
      <w:start w:val="1"/>
      <w:numFmt w:val="lowerRoman"/>
      <w:lvlText w:val="%6."/>
      <w:lvlJc w:val="right"/>
      <w:pPr>
        <w:ind w:left="4320" w:hanging="180"/>
      </w:pPr>
    </w:lvl>
    <w:lvl w:ilvl="6" w:tplc="7C36A532" w:tentative="1">
      <w:start w:val="1"/>
      <w:numFmt w:val="decimal"/>
      <w:lvlText w:val="%7."/>
      <w:lvlJc w:val="left"/>
      <w:pPr>
        <w:ind w:left="5040" w:hanging="360"/>
      </w:pPr>
    </w:lvl>
    <w:lvl w:ilvl="7" w:tplc="1B4A41BC" w:tentative="1">
      <w:start w:val="1"/>
      <w:numFmt w:val="lowerLetter"/>
      <w:lvlText w:val="%8."/>
      <w:lvlJc w:val="left"/>
      <w:pPr>
        <w:ind w:left="5760" w:hanging="360"/>
      </w:pPr>
    </w:lvl>
    <w:lvl w:ilvl="8" w:tplc="317246BE" w:tentative="1">
      <w:start w:val="1"/>
      <w:numFmt w:val="lowerRoman"/>
      <w:lvlText w:val="%9."/>
      <w:lvlJc w:val="right"/>
      <w:pPr>
        <w:ind w:left="6480" w:hanging="180"/>
      </w:pPr>
    </w:lvl>
  </w:abstractNum>
  <w:num w:numId="1" w16cid:durableId="172769802">
    <w:abstractNumId w:val="3"/>
  </w:num>
  <w:num w:numId="2" w16cid:durableId="586884959">
    <w:abstractNumId w:val="2"/>
  </w:num>
  <w:num w:numId="3" w16cid:durableId="1218013255">
    <w:abstractNumId w:val="4"/>
  </w:num>
  <w:num w:numId="4" w16cid:durableId="1686440771">
    <w:abstractNumId w:val="0"/>
  </w:num>
  <w:num w:numId="5" w16cid:durableId="144277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FD6"/>
    <w:rsid w:val="00484E6A"/>
    <w:rsid w:val="005348DC"/>
    <w:rsid w:val="00CB4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2346B"/>
  <w15:docId w15:val="{C4AE377F-4F9F-44B3-844A-6BEDF52B73AE}"/>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70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70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F84"/>
    <w:rPr>
      <w:rFonts w:eastAsiaTheme="majorEastAsia" w:cstheme="majorBidi"/>
      <w:color w:val="272727" w:themeColor="text1" w:themeTint="D8"/>
    </w:rPr>
  </w:style>
  <w:style w:type="paragraph" w:styleId="Quote">
    <w:name w:val="Quote"/>
    <w:basedOn w:val="Normal"/>
    <w:next w:val="Normal"/>
    <w:link w:val="QuoteChar"/>
    <w:uiPriority w:val="29"/>
    <w:qFormat/>
    <w:rsid w:val="00370F84"/>
    <w:pPr>
      <w:spacing w:before="160"/>
      <w:jc w:val="center"/>
    </w:pPr>
    <w:rPr>
      <w:i/>
      <w:iCs/>
      <w:color w:val="404040" w:themeColor="text1" w:themeTint="BF"/>
    </w:rPr>
  </w:style>
  <w:style w:type="character" w:customStyle="1" w:styleId="QuoteChar">
    <w:name w:val="Quote Char"/>
    <w:basedOn w:val="DefaultParagraphFont"/>
    <w:link w:val="Quote"/>
    <w:uiPriority w:val="29"/>
    <w:rsid w:val="00370F84"/>
    <w:rPr>
      <w:i/>
      <w:iCs/>
      <w:color w:val="404040" w:themeColor="text1" w:themeTint="BF"/>
    </w:rPr>
  </w:style>
  <w:style w:type="paragraph" w:styleId="IntenseQuote">
    <w:name w:val="Intense Quote"/>
    <w:basedOn w:val="Normal"/>
    <w:next w:val="Normal"/>
    <w:link w:val="IntenseQuoteChar"/>
    <w:uiPriority w:val="30"/>
    <w:qFormat/>
    <w:rsid w:val="00370F8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70F84"/>
    <w:rPr>
      <w:i/>
      <w:iCs/>
      <w:color w:val="365F91" w:themeColor="accent1" w:themeShade="BF"/>
    </w:rPr>
  </w:style>
  <w:style w:type="character" w:styleId="IntenseReference">
    <w:name w:val="Intense Reference"/>
    <w:basedOn w:val="DefaultParagraphFont"/>
    <w:uiPriority w:val="32"/>
    <w:qFormat/>
    <w:rsid w:val="00370F84"/>
    <w:rPr>
      <w:b/>
      <w:bCs/>
      <w:smallCaps/>
      <w:color w:val="365F91" w:themeColor="accent1" w:themeShade="BF"/>
      <w:spacing w:val="5"/>
    </w:rPr>
  </w:style>
  <w:style w:type="paragraph" w:styleId="BodyText">
    <w:name w:val="Body Text"/>
    <w:basedOn w:val="Normal"/>
    <w:link w:val="BodyTextChar"/>
    <w:uiPriority w:val="1"/>
    <w:qFormat/>
    <w:rsid w:val="00085350"/>
    <w:pPr>
      <w:widowControl w:val="0"/>
      <w:spacing w:after="0" w:line="240" w:lineRule="auto"/>
    </w:pPr>
    <w:rPr>
      <w:rFonts w:ascii="Arial" w:eastAsia="Arial" w:hAnsi="Arial"/>
      <w:sz w:val="20"/>
      <w:szCs w:val="20"/>
    </w:rPr>
  </w:style>
  <w:style w:type="character" w:customStyle="1" w:styleId="BodyTextChar">
    <w:name w:val="Body Text Char"/>
    <w:basedOn w:val="DefaultParagraphFont"/>
    <w:link w:val="BodyText"/>
    <w:uiPriority w:val="1"/>
    <w:rsid w:val="00085350"/>
    <w:rPr>
      <w:rFonts w:ascii="Arial" w:eastAsia="Arial" w:hAnsi="Arial"/>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9</TotalTime>
  <Pages>5</Pages>
  <Words>927</Words>
  <Characters>5241</Characters>
  <Application>Microsoft Office Word</Application>
  <DocSecurity>0</DocSecurity>
  <Lines>127</Lines>
  <Paragraphs>80</Paragraphs>
  <ScaleCrop>false</ScaleCrop>
  <Company/>
  <LinksUpToDate>false</LinksUpToDate>
  <CharactersWithSpaces>6088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Cornick, Jasmon C.</cp:lastModifiedBy>
  <cp:revision>2</cp:revision>
  <dcterms:created xsi:type="dcterms:W3CDTF">2026-03-03T20:48:00Z</dcterms:created>
  <dcterms:modified xsi:type="dcterms:W3CDTF">2026-03-03T20:54:00Z</dcterms:modified>
</cp:coreProperties>
</file>