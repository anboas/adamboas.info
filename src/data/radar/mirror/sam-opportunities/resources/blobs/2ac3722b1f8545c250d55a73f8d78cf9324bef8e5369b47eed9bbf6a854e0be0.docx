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28649" w14:textId="41C4D91F" w:rsidR="541D762D" w:rsidRPr="0052326A" w:rsidRDefault="541D762D" w:rsidP="0052326A">
      <w:pPr>
        <w:pStyle w:val="ListParagraph"/>
        <w:numPr>
          <w:ilvl w:val="0"/>
          <w:numId w:val="1"/>
        </w:numPr>
        <w:tabs>
          <w:tab w:val="left" w:pos="719"/>
        </w:tabs>
        <w:spacing w:before="77" w:after="240"/>
        <w:ind w:right="0"/>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w w:val="105"/>
          <w:sz w:val="24"/>
          <w:szCs w:val="24"/>
        </w:rPr>
        <w:t>What</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NAICS</w:t>
      </w:r>
      <w:r w:rsidRPr="00A463E3">
        <w:rPr>
          <w:rFonts w:ascii="Times New Roman" w:eastAsiaTheme="minorEastAsia" w:hAnsi="Times New Roman" w:cs="Times New Roman"/>
          <w:b/>
          <w:spacing w:val="6"/>
          <w:w w:val="105"/>
          <w:sz w:val="24"/>
          <w:szCs w:val="24"/>
        </w:rPr>
        <w:t xml:space="preserve"> </w:t>
      </w:r>
      <w:r w:rsidRPr="00A463E3">
        <w:rPr>
          <w:rFonts w:ascii="Times New Roman" w:eastAsiaTheme="minorEastAsia" w:hAnsi="Times New Roman" w:cs="Times New Roman"/>
          <w:b/>
          <w:w w:val="105"/>
          <w:sz w:val="24"/>
          <w:szCs w:val="24"/>
        </w:rPr>
        <w:t>Code</w:t>
      </w:r>
      <w:r w:rsidRPr="00A463E3">
        <w:rPr>
          <w:rFonts w:ascii="Times New Roman" w:eastAsiaTheme="minorEastAsia" w:hAnsi="Times New Roman" w:cs="Times New Roman"/>
          <w:b/>
          <w:spacing w:val="8"/>
          <w:w w:val="105"/>
          <w:sz w:val="24"/>
          <w:szCs w:val="24"/>
        </w:rPr>
        <w:t xml:space="preserve"> </w:t>
      </w:r>
      <w:r w:rsidRPr="00A463E3">
        <w:rPr>
          <w:rFonts w:ascii="Times New Roman" w:eastAsiaTheme="minorEastAsia" w:hAnsi="Times New Roman" w:cs="Times New Roman"/>
          <w:b/>
          <w:w w:val="105"/>
          <w:sz w:val="24"/>
          <w:szCs w:val="24"/>
        </w:rPr>
        <w:t>does</w:t>
      </w:r>
      <w:r w:rsidRPr="00A463E3">
        <w:rPr>
          <w:rFonts w:ascii="Times New Roman" w:eastAsiaTheme="minorEastAsia" w:hAnsi="Times New Roman" w:cs="Times New Roman"/>
          <w:b/>
          <w:spacing w:val="6"/>
          <w:w w:val="105"/>
          <w:sz w:val="24"/>
          <w:szCs w:val="24"/>
        </w:rPr>
        <w:t xml:space="preserve"> </w:t>
      </w:r>
      <w:r w:rsidRPr="00A463E3">
        <w:rPr>
          <w:rFonts w:ascii="Times New Roman" w:eastAsiaTheme="minorEastAsia" w:hAnsi="Times New Roman" w:cs="Times New Roman"/>
          <w:b/>
          <w:w w:val="105"/>
          <w:sz w:val="24"/>
          <w:szCs w:val="24"/>
        </w:rPr>
        <w:t>CBP</w:t>
      </w:r>
      <w:r w:rsidRPr="00A463E3">
        <w:rPr>
          <w:rFonts w:ascii="Times New Roman" w:eastAsiaTheme="minorEastAsia" w:hAnsi="Times New Roman" w:cs="Times New Roman"/>
          <w:b/>
          <w:spacing w:val="5"/>
          <w:w w:val="105"/>
          <w:sz w:val="24"/>
          <w:szCs w:val="24"/>
        </w:rPr>
        <w:t xml:space="preserve"> </w:t>
      </w:r>
      <w:r w:rsidRPr="00A463E3">
        <w:rPr>
          <w:rFonts w:ascii="Times New Roman" w:eastAsiaTheme="minorEastAsia" w:hAnsi="Times New Roman" w:cs="Times New Roman"/>
          <w:b/>
          <w:w w:val="105"/>
          <w:sz w:val="24"/>
          <w:szCs w:val="24"/>
        </w:rPr>
        <w:t>anticipate</w:t>
      </w:r>
      <w:r w:rsidRPr="00A463E3">
        <w:rPr>
          <w:rFonts w:ascii="Times New Roman" w:eastAsiaTheme="minorEastAsia" w:hAnsi="Times New Roman" w:cs="Times New Roman"/>
          <w:b/>
          <w:spacing w:val="6"/>
          <w:w w:val="105"/>
          <w:sz w:val="24"/>
          <w:szCs w:val="24"/>
        </w:rPr>
        <w:t xml:space="preserve"> </w:t>
      </w:r>
      <w:r w:rsidRPr="00A463E3">
        <w:rPr>
          <w:rFonts w:ascii="Times New Roman" w:eastAsiaTheme="minorEastAsia" w:hAnsi="Times New Roman" w:cs="Times New Roman"/>
          <w:b/>
          <w:w w:val="105"/>
          <w:sz w:val="24"/>
          <w:szCs w:val="24"/>
        </w:rPr>
        <w:t>for</w:t>
      </w:r>
      <w:r w:rsidRPr="00A463E3">
        <w:rPr>
          <w:rFonts w:ascii="Times New Roman" w:eastAsiaTheme="minorEastAsia" w:hAnsi="Times New Roman" w:cs="Times New Roman"/>
          <w:b/>
          <w:spacing w:val="6"/>
          <w:w w:val="105"/>
          <w:sz w:val="24"/>
          <w:szCs w:val="24"/>
        </w:rPr>
        <w:t xml:space="preserve"> </w:t>
      </w:r>
      <w:r w:rsidRPr="00A463E3">
        <w:rPr>
          <w:rFonts w:ascii="Times New Roman" w:eastAsiaTheme="minorEastAsia" w:hAnsi="Times New Roman" w:cs="Times New Roman"/>
          <w:b/>
          <w:w w:val="105"/>
          <w:sz w:val="24"/>
          <w:szCs w:val="24"/>
        </w:rPr>
        <w:t>this</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spacing w:val="-2"/>
          <w:w w:val="105"/>
          <w:sz w:val="24"/>
          <w:szCs w:val="24"/>
        </w:rPr>
        <w:t>requirement?</w:t>
      </w:r>
    </w:p>
    <w:p w14:paraId="5E1E67F2" w14:textId="499C08BD" w:rsidR="0052326A" w:rsidRPr="0052326A" w:rsidRDefault="0D26553C" w:rsidP="0052326A">
      <w:pPr>
        <w:pStyle w:val="ListParagraph"/>
        <w:tabs>
          <w:tab w:val="left" w:pos="719"/>
        </w:tabs>
        <w:spacing w:before="120"/>
        <w:ind w:left="360" w:right="0" w:firstLine="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 xml:space="preserve">A: </w:t>
      </w:r>
      <w:r w:rsidR="7A09869D" w:rsidRPr="00A463E3">
        <w:rPr>
          <w:rFonts w:ascii="Times New Roman" w:eastAsiaTheme="minorEastAsia" w:hAnsi="Times New Roman" w:cs="Times New Roman"/>
          <w:color w:val="000000" w:themeColor="text1"/>
          <w:sz w:val="24"/>
          <w:szCs w:val="24"/>
        </w:rPr>
        <w:t>517112 - Wireless Telecommunications Carriers</w:t>
      </w:r>
    </w:p>
    <w:p w14:paraId="6FA83FA0" w14:textId="77777777" w:rsidR="00AE5513" w:rsidRPr="00A463E3" w:rsidRDefault="541D762D" w:rsidP="0052326A">
      <w:pPr>
        <w:pStyle w:val="ListParagraph"/>
        <w:numPr>
          <w:ilvl w:val="0"/>
          <w:numId w:val="1"/>
        </w:numPr>
        <w:tabs>
          <w:tab w:val="left" w:pos="720"/>
        </w:tabs>
        <w:spacing w:before="206" w:line="278" w:lineRule="auto"/>
        <w:ind w:right="691"/>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sz w:val="24"/>
          <w:szCs w:val="24"/>
        </w:rPr>
        <w:t>Does CBP have a notional budget or Rough Order of Magnitude (ROM) they can</w:t>
      </w:r>
      <w:r w:rsidRPr="00A463E3">
        <w:rPr>
          <w:rFonts w:ascii="Times New Roman" w:eastAsiaTheme="minorEastAsia" w:hAnsi="Times New Roman" w:cs="Times New Roman"/>
          <w:b/>
          <w:spacing w:val="80"/>
          <w:sz w:val="24"/>
          <w:szCs w:val="24"/>
        </w:rPr>
        <w:t xml:space="preserve"> </w:t>
      </w:r>
      <w:r w:rsidRPr="00A463E3">
        <w:rPr>
          <w:rFonts w:ascii="Times New Roman" w:eastAsiaTheme="minorEastAsia" w:hAnsi="Times New Roman" w:cs="Times New Roman"/>
          <w:b/>
          <w:sz w:val="24"/>
          <w:szCs w:val="24"/>
        </w:rPr>
        <w:t>provide</w:t>
      </w:r>
      <w:r w:rsidRPr="00A463E3">
        <w:rPr>
          <w:rFonts w:ascii="Times New Roman" w:eastAsiaTheme="minorEastAsia" w:hAnsi="Times New Roman" w:cs="Times New Roman"/>
          <w:b/>
          <w:spacing w:val="26"/>
          <w:sz w:val="24"/>
          <w:szCs w:val="24"/>
        </w:rPr>
        <w:t xml:space="preserve"> </w:t>
      </w:r>
      <w:r w:rsidRPr="00A463E3">
        <w:rPr>
          <w:rFonts w:ascii="Times New Roman" w:eastAsiaTheme="minorEastAsia" w:hAnsi="Times New Roman" w:cs="Times New Roman"/>
          <w:b/>
          <w:sz w:val="24"/>
          <w:szCs w:val="24"/>
        </w:rPr>
        <w:t>to industry</w:t>
      </w:r>
      <w:r w:rsidRPr="00A463E3">
        <w:rPr>
          <w:rFonts w:ascii="Times New Roman" w:eastAsiaTheme="minorEastAsia" w:hAnsi="Times New Roman" w:cs="Times New Roman"/>
          <w:b/>
          <w:spacing w:val="28"/>
          <w:sz w:val="24"/>
          <w:szCs w:val="24"/>
        </w:rPr>
        <w:t xml:space="preserve"> </w:t>
      </w:r>
      <w:r w:rsidRPr="00A463E3">
        <w:rPr>
          <w:rFonts w:ascii="Times New Roman" w:eastAsiaTheme="minorEastAsia" w:hAnsi="Times New Roman" w:cs="Times New Roman"/>
          <w:b/>
          <w:sz w:val="24"/>
          <w:szCs w:val="24"/>
        </w:rPr>
        <w:t>for</w:t>
      </w:r>
      <w:r w:rsidRPr="00A463E3">
        <w:rPr>
          <w:rFonts w:ascii="Times New Roman" w:eastAsiaTheme="minorEastAsia" w:hAnsi="Times New Roman" w:cs="Times New Roman"/>
          <w:b/>
          <w:spacing w:val="28"/>
          <w:sz w:val="24"/>
          <w:szCs w:val="24"/>
        </w:rPr>
        <w:t xml:space="preserve"> </w:t>
      </w:r>
      <w:r w:rsidRPr="00A463E3">
        <w:rPr>
          <w:rFonts w:ascii="Times New Roman" w:eastAsiaTheme="minorEastAsia" w:hAnsi="Times New Roman" w:cs="Times New Roman"/>
          <w:b/>
          <w:sz w:val="24"/>
          <w:szCs w:val="24"/>
        </w:rPr>
        <w:t>this</w:t>
      </w:r>
      <w:r w:rsidRPr="00A463E3">
        <w:rPr>
          <w:rFonts w:ascii="Times New Roman" w:eastAsiaTheme="minorEastAsia" w:hAnsi="Times New Roman" w:cs="Times New Roman"/>
          <w:b/>
          <w:spacing w:val="26"/>
          <w:sz w:val="24"/>
          <w:szCs w:val="24"/>
        </w:rPr>
        <w:t xml:space="preserve"> </w:t>
      </w:r>
      <w:r w:rsidRPr="00A463E3">
        <w:rPr>
          <w:rFonts w:ascii="Times New Roman" w:eastAsiaTheme="minorEastAsia" w:hAnsi="Times New Roman" w:cs="Times New Roman"/>
          <w:b/>
          <w:sz w:val="24"/>
          <w:szCs w:val="24"/>
        </w:rPr>
        <w:t>potential requirement? If</w:t>
      </w:r>
      <w:r w:rsidRPr="00A463E3">
        <w:rPr>
          <w:rFonts w:ascii="Times New Roman" w:eastAsiaTheme="minorEastAsia" w:hAnsi="Times New Roman" w:cs="Times New Roman"/>
          <w:b/>
          <w:spacing w:val="28"/>
          <w:sz w:val="24"/>
          <w:szCs w:val="24"/>
        </w:rPr>
        <w:t xml:space="preserve"> </w:t>
      </w:r>
      <w:r w:rsidRPr="00A463E3">
        <w:rPr>
          <w:rFonts w:ascii="Times New Roman" w:eastAsiaTheme="minorEastAsia" w:hAnsi="Times New Roman" w:cs="Times New Roman"/>
          <w:b/>
          <w:sz w:val="24"/>
          <w:szCs w:val="24"/>
        </w:rPr>
        <w:t>not,</w:t>
      </w:r>
      <w:r w:rsidRPr="00A463E3">
        <w:rPr>
          <w:rFonts w:ascii="Times New Roman" w:eastAsiaTheme="minorEastAsia" w:hAnsi="Times New Roman" w:cs="Times New Roman"/>
          <w:b/>
          <w:spacing w:val="26"/>
          <w:sz w:val="24"/>
          <w:szCs w:val="24"/>
        </w:rPr>
        <w:t xml:space="preserve"> </w:t>
      </w:r>
      <w:r w:rsidRPr="00A463E3">
        <w:rPr>
          <w:rFonts w:ascii="Times New Roman" w:eastAsiaTheme="minorEastAsia" w:hAnsi="Times New Roman" w:cs="Times New Roman"/>
          <w:b/>
          <w:sz w:val="24"/>
          <w:szCs w:val="24"/>
        </w:rPr>
        <w:t>is</w:t>
      </w:r>
      <w:r w:rsidRPr="00A463E3">
        <w:rPr>
          <w:rFonts w:ascii="Times New Roman" w:eastAsiaTheme="minorEastAsia" w:hAnsi="Times New Roman" w:cs="Times New Roman"/>
          <w:b/>
          <w:spacing w:val="26"/>
          <w:sz w:val="24"/>
          <w:szCs w:val="24"/>
        </w:rPr>
        <w:t xml:space="preserve"> </w:t>
      </w:r>
      <w:r w:rsidRPr="00A463E3">
        <w:rPr>
          <w:rFonts w:ascii="Times New Roman" w:eastAsiaTheme="minorEastAsia" w:hAnsi="Times New Roman" w:cs="Times New Roman"/>
          <w:b/>
          <w:sz w:val="24"/>
          <w:szCs w:val="24"/>
        </w:rPr>
        <w:t>CBP</w:t>
      </w:r>
      <w:r w:rsidRPr="00A463E3">
        <w:rPr>
          <w:rFonts w:ascii="Times New Roman" w:eastAsiaTheme="minorEastAsia" w:hAnsi="Times New Roman" w:cs="Times New Roman"/>
          <w:b/>
          <w:spacing w:val="26"/>
          <w:sz w:val="24"/>
          <w:szCs w:val="24"/>
        </w:rPr>
        <w:t xml:space="preserve"> </w:t>
      </w:r>
      <w:r w:rsidRPr="00A463E3">
        <w:rPr>
          <w:rFonts w:ascii="Times New Roman" w:eastAsiaTheme="minorEastAsia" w:hAnsi="Times New Roman" w:cs="Times New Roman"/>
          <w:b/>
          <w:sz w:val="24"/>
          <w:szCs w:val="24"/>
        </w:rPr>
        <w:t xml:space="preserve">seeking feedback </w:t>
      </w:r>
      <w:r w:rsidRPr="00A463E3">
        <w:rPr>
          <w:rFonts w:ascii="Times New Roman" w:eastAsiaTheme="minorEastAsia" w:hAnsi="Times New Roman" w:cs="Times New Roman"/>
          <w:b/>
          <w:spacing w:val="-2"/>
          <w:w w:val="110"/>
          <w:sz w:val="24"/>
          <w:szCs w:val="24"/>
        </w:rPr>
        <w:t>from</w:t>
      </w:r>
      <w:r w:rsidRPr="00A463E3">
        <w:rPr>
          <w:rFonts w:ascii="Times New Roman" w:eastAsiaTheme="minorEastAsia" w:hAnsi="Times New Roman" w:cs="Times New Roman"/>
          <w:b/>
          <w:spacing w:val="-11"/>
          <w:w w:val="110"/>
          <w:sz w:val="24"/>
          <w:szCs w:val="24"/>
        </w:rPr>
        <w:t xml:space="preserve"> </w:t>
      </w:r>
      <w:r w:rsidRPr="00A463E3">
        <w:rPr>
          <w:rFonts w:ascii="Times New Roman" w:eastAsiaTheme="minorEastAsia" w:hAnsi="Times New Roman" w:cs="Times New Roman"/>
          <w:b/>
          <w:spacing w:val="-2"/>
          <w:w w:val="110"/>
          <w:sz w:val="24"/>
          <w:szCs w:val="24"/>
        </w:rPr>
        <w:t>industry</w:t>
      </w:r>
      <w:r w:rsidRPr="00A463E3">
        <w:rPr>
          <w:rFonts w:ascii="Times New Roman" w:eastAsiaTheme="minorEastAsia" w:hAnsi="Times New Roman" w:cs="Times New Roman"/>
          <w:b/>
          <w:spacing w:val="-9"/>
          <w:w w:val="110"/>
          <w:sz w:val="24"/>
          <w:szCs w:val="24"/>
        </w:rPr>
        <w:t xml:space="preserve"> </w:t>
      </w:r>
      <w:r w:rsidRPr="00A463E3">
        <w:rPr>
          <w:rFonts w:ascii="Times New Roman" w:eastAsiaTheme="minorEastAsia" w:hAnsi="Times New Roman" w:cs="Times New Roman"/>
          <w:b/>
          <w:spacing w:val="-2"/>
          <w:w w:val="110"/>
          <w:sz w:val="24"/>
          <w:szCs w:val="24"/>
        </w:rPr>
        <w:t>on</w:t>
      </w:r>
      <w:r w:rsidRPr="00A463E3">
        <w:rPr>
          <w:rFonts w:ascii="Times New Roman" w:eastAsiaTheme="minorEastAsia" w:hAnsi="Times New Roman" w:cs="Times New Roman"/>
          <w:b/>
          <w:spacing w:val="-9"/>
          <w:w w:val="110"/>
          <w:sz w:val="24"/>
          <w:szCs w:val="24"/>
        </w:rPr>
        <w:t xml:space="preserve"> </w:t>
      </w:r>
      <w:r w:rsidRPr="00A463E3">
        <w:rPr>
          <w:rFonts w:ascii="Times New Roman" w:eastAsiaTheme="minorEastAsia" w:hAnsi="Times New Roman" w:cs="Times New Roman"/>
          <w:b/>
          <w:spacing w:val="-2"/>
          <w:w w:val="110"/>
          <w:sz w:val="24"/>
          <w:szCs w:val="24"/>
        </w:rPr>
        <w:t>the</w:t>
      </w:r>
      <w:r w:rsidRPr="00A463E3">
        <w:rPr>
          <w:rFonts w:ascii="Times New Roman" w:eastAsiaTheme="minorEastAsia" w:hAnsi="Times New Roman" w:cs="Times New Roman"/>
          <w:b/>
          <w:spacing w:val="-10"/>
          <w:w w:val="110"/>
          <w:sz w:val="24"/>
          <w:szCs w:val="24"/>
        </w:rPr>
        <w:t xml:space="preserve"> </w:t>
      </w:r>
      <w:r w:rsidRPr="00A463E3">
        <w:rPr>
          <w:rFonts w:ascii="Times New Roman" w:eastAsiaTheme="minorEastAsia" w:hAnsi="Times New Roman" w:cs="Times New Roman"/>
          <w:b/>
          <w:spacing w:val="-2"/>
          <w:w w:val="110"/>
          <w:sz w:val="24"/>
          <w:szCs w:val="24"/>
        </w:rPr>
        <w:t>potential</w:t>
      </w:r>
      <w:r w:rsidRPr="00A463E3">
        <w:rPr>
          <w:rFonts w:ascii="Times New Roman" w:eastAsiaTheme="minorEastAsia" w:hAnsi="Times New Roman" w:cs="Times New Roman"/>
          <w:b/>
          <w:spacing w:val="-11"/>
          <w:w w:val="110"/>
          <w:sz w:val="24"/>
          <w:szCs w:val="24"/>
        </w:rPr>
        <w:t xml:space="preserve"> </w:t>
      </w:r>
      <w:r w:rsidRPr="00A463E3">
        <w:rPr>
          <w:rFonts w:ascii="Times New Roman" w:eastAsiaTheme="minorEastAsia" w:hAnsi="Times New Roman" w:cs="Times New Roman"/>
          <w:b/>
          <w:spacing w:val="-2"/>
          <w:w w:val="110"/>
          <w:sz w:val="24"/>
          <w:szCs w:val="24"/>
        </w:rPr>
        <w:t>costs</w:t>
      </w:r>
      <w:r w:rsidRPr="00A463E3">
        <w:rPr>
          <w:rFonts w:ascii="Times New Roman" w:eastAsiaTheme="minorEastAsia" w:hAnsi="Times New Roman" w:cs="Times New Roman"/>
          <w:b/>
          <w:spacing w:val="-10"/>
          <w:w w:val="110"/>
          <w:sz w:val="24"/>
          <w:szCs w:val="24"/>
        </w:rPr>
        <w:t xml:space="preserve"> </w:t>
      </w:r>
      <w:r w:rsidRPr="00A463E3">
        <w:rPr>
          <w:rFonts w:ascii="Times New Roman" w:eastAsiaTheme="minorEastAsia" w:hAnsi="Times New Roman" w:cs="Times New Roman"/>
          <w:b/>
          <w:spacing w:val="-2"/>
          <w:w w:val="110"/>
          <w:sz w:val="24"/>
          <w:szCs w:val="24"/>
        </w:rPr>
        <w:t>associated</w:t>
      </w:r>
      <w:r w:rsidRPr="00A463E3">
        <w:rPr>
          <w:rFonts w:ascii="Times New Roman" w:eastAsiaTheme="minorEastAsia" w:hAnsi="Times New Roman" w:cs="Times New Roman"/>
          <w:b/>
          <w:spacing w:val="-7"/>
          <w:w w:val="110"/>
          <w:sz w:val="24"/>
          <w:szCs w:val="24"/>
        </w:rPr>
        <w:t xml:space="preserve"> </w:t>
      </w:r>
      <w:r w:rsidRPr="00A463E3">
        <w:rPr>
          <w:rFonts w:ascii="Times New Roman" w:eastAsiaTheme="minorEastAsia" w:hAnsi="Times New Roman" w:cs="Times New Roman"/>
          <w:b/>
          <w:spacing w:val="-2"/>
          <w:w w:val="110"/>
          <w:sz w:val="24"/>
          <w:szCs w:val="24"/>
        </w:rPr>
        <w:t>with</w:t>
      </w:r>
      <w:r w:rsidRPr="00A463E3">
        <w:rPr>
          <w:rFonts w:ascii="Times New Roman" w:eastAsiaTheme="minorEastAsia" w:hAnsi="Times New Roman" w:cs="Times New Roman"/>
          <w:b/>
          <w:spacing w:val="-11"/>
          <w:w w:val="110"/>
          <w:sz w:val="24"/>
          <w:szCs w:val="24"/>
        </w:rPr>
        <w:t xml:space="preserve"> </w:t>
      </w:r>
      <w:r w:rsidRPr="00A463E3">
        <w:rPr>
          <w:rFonts w:ascii="Times New Roman" w:eastAsiaTheme="minorEastAsia" w:hAnsi="Times New Roman" w:cs="Times New Roman"/>
          <w:b/>
          <w:spacing w:val="-2"/>
          <w:w w:val="110"/>
          <w:sz w:val="24"/>
          <w:szCs w:val="24"/>
        </w:rPr>
        <w:t>one</w:t>
      </w:r>
      <w:r w:rsidRPr="00A463E3">
        <w:rPr>
          <w:rFonts w:ascii="Times New Roman" w:eastAsiaTheme="minorEastAsia" w:hAnsi="Times New Roman" w:cs="Times New Roman"/>
          <w:b/>
          <w:spacing w:val="-10"/>
          <w:w w:val="110"/>
          <w:sz w:val="24"/>
          <w:szCs w:val="24"/>
        </w:rPr>
        <w:t xml:space="preserve"> </w:t>
      </w:r>
      <w:r w:rsidRPr="00A463E3">
        <w:rPr>
          <w:rFonts w:ascii="Times New Roman" w:eastAsiaTheme="minorEastAsia" w:hAnsi="Times New Roman" w:cs="Times New Roman"/>
          <w:b/>
          <w:spacing w:val="-2"/>
          <w:w w:val="110"/>
          <w:sz w:val="24"/>
          <w:szCs w:val="24"/>
        </w:rPr>
        <w:t>instance</w:t>
      </w:r>
      <w:r w:rsidRPr="00A463E3">
        <w:rPr>
          <w:rFonts w:ascii="Times New Roman" w:eastAsiaTheme="minorEastAsia" w:hAnsi="Times New Roman" w:cs="Times New Roman"/>
          <w:b/>
          <w:spacing w:val="-10"/>
          <w:w w:val="110"/>
          <w:sz w:val="24"/>
          <w:szCs w:val="24"/>
        </w:rPr>
        <w:t xml:space="preserve"> </w:t>
      </w:r>
      <w:r w:rsidRPr="00A463E3">
        <w:rPr>
          <w:rFonts w:ascii="Times New Roman" w:eastAsiaTheme="minorEastAsia" w:hAnsi="Times New Roman" w:cs="Times New Roman"/>
          <w:b/>
          <w:spacing w:val="-2"/>
          <w:w w:val="110"/>
          <w:sz w:val="24"/>
          <w:szCs w:val="24"/>
        </w:rPr>
        <w:t>of</w:t>
      </w:r>
      <w:r w:rsidRPr="00A463E3">
        <w:rPr>
          <w:rFonts w:ascii="Times New Roman" w:eastAsiaTheme="minorEastAsia" w:hAnsi="Times New Roman" w:cs="Times New Roman"/>
          <w:b/>
          <w:spacing w:val="-9"/>
          <w:w w:val="110"/>
          <w:sz w:val="24"/>
          <w:szCs w:val="24"/>
        </w:rPr>
        <w:t xml:space="preserve"> </w:t>
      </w:r>
      <w:r w:rsidRPr="00A463E3">
        <w:rPr>
          <w:rFonts w:ascii="Times New Roman" w:eastAsiaTheme="minorEastAsia" w:hAnsi="Times New Roman" w:cs="Times New Roman"/>
          <w:b/>
          <w:spacing w:val="-2"/>
          <w:w w:val="110"/>
          <w:sz w:val="24"/>
          <w:szCs w:val="24"/>
        </w:rPr>
        <w:t>a</w:t>
      </w:r>
      <w:r w:rsidRPr="00A463E3">
        <w:rPr>
          <w:rFonts w:ascii="Times New Roman" w:eastAsiaTheme="minorEastAsia" w:hAnsi="Times New Roman" w:cs="Times New Roman"/>
          <w:b/>
          <w:spacing w:val="-9"/>
          <w:w w:val="110"/>
          <w:sz w:val="24"/>
          <w:szCs w:val="24"/>
        </w:rPr>
        <w:t xml:space="preserve"> </w:t>
      </w:r>
      <w:r w:rsidRPr="00A463E3">
        <w:rPr>
          <w:rFonts w:ascii="Times New Roman" w:eastAsiaTheme="minorEastAsia" w:hAnsi="Times New Roman" w:cs="Times New Roman"/>
          <w:b/>
          <w:spacing w:val="-2"/>
          <w:w w:val="110"/>
          <w:sz w:val="24"/>
          <w:szCs w:val="24"/>
        </w:rPr>
        <w:t>mobile communications solution</w:t>
      </w:r>
      <w:r w:rsidRPr="00A463E3">
        <w:rPr>
          <w:rFonts w:ascii="Times New Roman" w:eastAsiaTheme="minorEastAsia" w:hAnsi="Times New Roman" w:cs="Times New Roman"/>
          <w:b/>
          <w:spacing w:val="-3"/>
          <w:w w:val="110"/>
          <w:sz w:val="24"/>
          <w:szCs w:val="24"/>
        </w:rPr>
        <w:t xml:space="preserve"> </w:t>
      </w:r>
      <w:r w:rsidRPr="00A463E3">
        <w:rPr>
          <w:rFonts w:ascii="Times New Roman" w:eastAsiaTheme="minorEastAsia" w:hAnsi="Times New Roman" w:cs="Times New Roman"/>
          <w:b/>
          <w:spacing w:val="-2"/>
          <w:w w:val="110"/>
          <w:sz w:val="24"/>
          <w:szCs w:val="24"/>
        </w:rPr>
        <w:t>deﬁned</w:t>
      </w:r>
      <w:r w:rsidRPr="00A463E3">
        <w:rPr>
          <w:rFonts w:ascii="Times New Roman" w:eastAsiaTheme="minorEastAsia" w:hAnsi="Times New Roman" w:cs="Times New Roman"/>
          <w:b/>
          <w:spacing w:val="-3"/>
          <w:w w:val="110"/>
          <w:sz w:val="24"/>
          <w:szCs w:val="24"/>
        </w:rPr>
        <w:t xml:space="preserve"> </w:t>
      </w:r>
      <w:r w:rsidRPr="00A463E3">
        <w:rPr>
          <w:rFonts w:ascii="Times New Roman" w:eastAsiaTheme="minorEastAsia" w:hAnsi="Times New Roman" w:cs="Times New Roman"/>
          <w:b/>
          <w:spacing w:val="-2"/>
          <w:w w:val="110"/>
          <w:sz w:val="24"/>
          <w:szCs w:val="24"/>
        </w:rPr>
        <w:t>in</w:t>
      </w:r>
      <w:r w:rsidRPr="00A463E3">
        <w:rPr>
          <w:rFonts w:ascii="Times New Roman" w:eastAsiaTheme="minorEastAsia" w:hAnsi="Times New Roman" w:cs="Times New Roman"/>
          <w:b/>
          <w:spacing w:val="-3"/>
          <w:w w:val="110"/>
          <w:sz w:val="24"/>
          <w:szCs w:val="24"/>
        </w:rPr>
        <w:t xml:space="preserve"> </w:t>
      </w:r>
      <w:r w:rsidRPr="00A463E3">
        <w:rPr>
          <w:rFonts w:ascii="Times New Roman" w:eastAsiaTheme="minorEastAsia" w:hAnsi="Times New Roman" w:cs="Times New Roman"/>
          <w:b/>
          <w:spacing w:val="-2"/>
          <w:w w:val="110"/>
          <w:sz w:val="24"/>
          <w:szCs w:val="24"/>
        </w:rPr>
        <w:t>the technical</w:t>
      </w:r>
      <w:r w:rsidRPr="00A463E3">
        <w:rPr>
          <w:rFonts w:ascii="Times New Roman" w:eastAsiaTheme="minorEastAsia" w:hAnsi="Times New Roman" w:cs="Times New Roman"/>
          <w:b/>
          <w:spacing w:val="-3"/>
          <w:w w:val="110"/>
          <w:sz w:val="24"/>
          <w:szCs w:val="24"/>
        </w:rPr>
        <w:t xml:space="preserve"> </w:t>
      </w:r>
      <w:r w:rsidRPr="00A463E3">
        <w:rPr>
          <w:rFonts w:ascii="Times New Roman" w:eastAsiaTheme="minorEastAsia" w:hAnsi="Times New Roman" w:cs="Times New Roman"/>
          <w:b/>
          <w:spacing w:val="-2"/>
          <w:w w:val="110"/>
          <w:sz w:val="24"/>
          <w:szCs w:val="24"/>
        </w:rPr>
        <w:t>requirements?</w:t>
      </w:r>
    </w:p>
    <w:p w14:paraId="6A4C9917" w14:textId="2DF9220D" w:rsidR="23D3F978" w:rsidRPr="00A463E3" w:rsidRDefault="23D3F978" w:rsidP="00A463E3">
      <w:pPr>
        <w:pStyle w:val="ListParagraph"/>
        <w:tabs>
          <w:tab w:val="left" w:pos="720"/>
        </w:tabs>
        <w:spacing w:before="206" w:line="278" w:lineRule="auto"/>
        <w:ind w:left="720" w:right="687"/>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A</w:t>
      </w:r>
      <w:proofErr w:type="gramStart"/>
      <w:r w:rsidRPr="00A463E3">
        <w:rPr>
          <w:rFonts w:ascii="Times New Roman" w:eastAsiaTheme="minorEastAsia" w:hAnsi="Times New Roman" w:cs="Times New Roman"/>
          <w:sz w:val="24"/>
          <w:szCs w:val="24"/>
        </w:rPr>
        <w:t xml:space="preserve">: </w:t>
      </w:r>
      <w:r w:rsidR="2B617395" w:rsidRPr="00A463E3">
        <w:rPr>
          <w:rFonts w:ascii="Times New Roman" w:eastAsiaTheme="minorEastAsia" w:hAnsi="Times New Roman" w:cs="Times New Roman"/>
          <w:sz w:val="24"/>
          <w:szCs w:val="24"/>
        </w:rPr>
        <w:t xml:space="preserve"> </w:t>
      </w:r>
      <w:r w:rsidR="3F3B84CE" w:rsidRPr="00A463E3">
        <w:rPr>
          <w:rFonts w:ascii="Times New Roman" w:eastAsiaTheme="minorEastAsia" w:hAnsi="Times New Roman" w:cs="Times New Roman"/>
          <w:sz w:val="24"/>
          <w:szCs w:val="24"/>
        </w:rPr>
        <w:t>CBP</w:t>
      </w:r>
      <w:proofErr w:type="gramEnd"/>
      <w:r w:rsidR="3F3B84CE" w:rsidRPr="00A463E3">
        <w:rPr>
          <w:rFonts w:ascii="Times New Roman" w:eastAsiaTheme="minorEastAsia" w:hAnsi="Times New Roman" w:cs="Times New Roman"/>
          <w:sz w:val="24"/>
          <w:szCs w:val="24"/>
        </w:rPr>
        <w:t xml:space="preserve"> has funding set aside for this requirement but does not have a finalized notional budget or Rough Order of Magnitude (ROM) </w:t>
      </w:r>
      <w:proofErr w:type="gramStart"/>
      <w:r w:rsidR="3F3B84CE" w:rsidRPr="00A463E3">
        <w:rPr>
          <w:rFonts w:ascii="Times New Roman" w:eastAsiaTheme="minorEastAsia" w:hAnsi="Times New Roman" w:cs="Times New Roman"/>
          <w:sz w:val="24"/>
          <w:szCs w:val="24"/>
        </w:rPr>
        <w:t>at this time</w:t>
      </w:r>
      <w:proofErr w:type="gramEnd"/>
      <w:r w:rsidR="3F3B84CE" w:rsidRPr="00A463E3">
        <w:rPr>
          <w:rFonts w:ascii="Times New Roman" w:eastAsiaTheme="minorEastAsia" w:hAnsi="Times New Roman" w:cs="Times New Roman"/>
          <w:sz w:val="24"/>
          <w:szCs w:val="24"/>
        </w:rPr>
        <w:t>. CBP is seeking cost estimates and feedback from industry to determine best value solutions for the government based on the technical requirements.</w:t>
      </w:r>
    </w:p>
    <w:p w14:paraId="58D46E16" w14:textId="77777777" w:rsidR="00AE5513" w:rsidRPr="00A463E3" w:rsidRDefault="541D762D" w:rsidP="00A463E3">
      <w:pPr>
        <w:pStyle w:val="ListParagraph"/>
        <w:numPr>
          <w:ilvl w:val="0"/>
          <w:numId w:val="1"/>
        </w:numPr>
        <w:tabs>
          <w:tab w:val="left" w:pos="719"/>
        </w:tabs>
        <w:spacing w:before="157" w:line="278" w:lineRule="auto"/>
        <w:ind w:left="719" w:right="371"/>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w w:val="105"/>
          <w:sz w:val="24"/>
          <w:szCs w:val="24"/>
        </w:rPr>
        <w:t>Is</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CBP</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able</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to</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disclose the</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potential place(s)</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of performance</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for</w:t>
      </w:r>
      <w:r w:rsidRPr="00A463E3">
        <w:rPr>
          <w:rFonts w:ascii="Times New Roman" w:eastAsiaTheme="minorEastAsia" w:hAnsi="Times New Roman" w:cs="Times New Roman"/>
          <w:b/>
          <w:spacing w:val="-3"/>
          <w:w w:val="105"/>
          <w:sz w:val="24"/>
          <w:szCs w:val="24"/>
        </w:rPr>
        <w:t xml:space="preserve"> </w:t>
      </w:r>
      <w:r w:rsidRPr="00A463E3">
        <w:rPr>
          <w:rFonts w:ascii="Times New Roman" w:eastAsiaTheme="minorEastAsia" w:hAnsi="Times New Roman" w:cs="Times New Roman"/>
          <w:b/>
          <w:w w:val="105"/>
          <w:sz w:val="24"/>
          <w:szCs w:val="24"/>
        </w:rPr>
        <w:t>this</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requirement?</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 xml:space="preserve">If sensitive, can CBP provide the potential U.S. states where the described solution is </w:t>
      </w:r>
      <w:r w:rsidRPr="00A463E3">
        <w:rPr>
          <w:rFonts w:ascii="Times New Roman" w:eastAsiaTheme="minorEastAsia" w:hAnsi="Times New Roman" w:cs="Times New Roman"/>
          <w:b/>
          <w:spacing w:val="-2"/>
          <w:w w:val="105"/>
          <w:sz w:val="24"/>
          <w:szCs w:val="24"/>
        </w:rPr>
        <w:t>needed?</w:t>
      </w:r>
    </w:p>
    <w:p w14:paraId="76E48079" w14:textId="3350A14A" w:rsidR="4EF5CDE5" w:rsidRPr="00A463E3" w:rsidRDefault="4EF5CDE5" w:rsidP="00A463E3">
      <w:pPr>
        <w:pStyle w:val="ListParagraph"/>
        <w:tabs>
          <w:tab w:val="left" w:pos="719"/>
        </w:tabs>
        <w:spacing w:before="157" w:line="278" w:lineRule="auto"/>
        <w:ind w:right="371"/>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A</w:t>
      </w:r>
      <w:proofErr w:type="gramStart"/>
      <w:r w:rsidRPr="00A463E3">
        <w:rPr>
          <w:rFonts w:ascii="Times New Roman" w:eastAsiaTheme="minorEastAsia" w:hAnsi="Times New Roman" w:cs="Times New Roman"/>
          <w:sz w:val="24"/>
          <w:szCs w:val="24"/>
        </w:rPr>
        <w:t xml:space="preserve">: </w:t>
      </w:r>
      <w:r w:rsidR="5245EB7D" w:rsidRPr="00A463E3">
        <w:rPr>
          <w:rFonts w:ascii="Times New Roman" w:eastAsiaTheme="minorEastAsia" w:hAnsi="Times New Roman" w:cs="Times New Roman"/>
          <w:sz w:val="24"/>
          <w:szCs w:val="24"/>
        </w:rPr>
        <w:t xml:space="preserve"> </w:t>
      </w:r>
      <w:r w:rsidR="5DEEBEB0" w:rsidRPr="00A463E3">
        <w:rPr>
          <w:rFonts w:ascii="Times New Roman" w:eastAsiaTheme="minorEastAsia" w:hAnsi="Times New Roman" w:cs="Times New Roman"/>
          <w:sz w:val="24"/>
          <w:szCs w:val="24"/>
        </w:rPr>
        <w:t>The</w:t>
      </w:r>
      <w:proofErr w:type="gramEnd"/>
      <w:r w:rsidR="5DEEBEB0" w:rsidRPr="00A463E3">
        <w:rPr>
          <w:rFonts w:ascii="Times New Roman" w:eastAsiaTheme="minorEastAsia" w:hAnsi="Times New Roman" w:cs="Times New Roman"/>
          <w:sz w:val="24"/>
          <w:szCs w:val="24"/>
        </w:rPr>
        <w:t xml:space="preserve"> Proof of Concept will be held in the</w:t>
      </w:r>
      <w:r w:rsidR="4A7460E1" w:rsidRPr="00A463E3">
        <w:rPr>
          <w:rFonts w:ascii="Times New Roman" w:eastAsiaTheme="minorEastAsia" w:hAnsi="Times New Roman" w:cs="Times New Roman"/>
          <w:sz w:val="24"/>
          <w:szCs w:val="24"/>
        </w:rPr>
        <w:t xml:space="preserve"> state of </w:t>
      </w:r>
      <w:r w:rsidR="605BEDB7" w:rsidRPr="00A463E3">
        <w:rPr>
          <w:rFonts w:ascii="Times New Roman" w:eastAsiaTheme="minorEastAsia" w:hAnsi="Times New Roman" w:cs="Times New Roman"/>
          <w:sz w:val="24"/>
          <w:szCs w:val="24"/>
        </w:rPr>
        <w:t>Arizona, Yuma</w:t>
      </w:r>
      <w:r w:rsidR="5DEEBEB0" w:rsidRPr="00A463E3">
        <w:rPr>
          <w:rFonts w:ascii="Times New Roman" w:eastAsiaTheme="minorEastAsia" w:hAnsi="Times New Roman" w:cs="Times New Roman"/>
          <w:sz w:val="24"/>
          <w:szCs w:val="24"/>
        </w:rPr>
        <w:t xml:space="preserve"> </w:t>
      </w:r>
      <w:r w:rsidR="11EF230E" w:rsidRPr="00A463E3">
        <w:rPr>
          <w:rFonts w:ascii="Times New Roman" w:eastAsiaTheme="minorEastAsia" w:hAnsi="Times New Roman" w:cs="Times New Roman"/>
          <w:sz w:val="24"/>
          <w:szCs w:val="24"/>
        </w:rPr>
        <w:t>Area</w:t>
      </w:r>
      <w:r w:rsidR="12C1B6ED" w:rsidRPr="00A463E3">
        <w:rPr>
          <w:rFonts w:ascii="Times New Roman" w:eastAsiaTheme="minorEastAsia" w:hAnsi="Times New Roman" w:cs="Times New Roman"/>
          <w:sz w:val="24"/>
          <w:szCs w:val="24"/>
        </w:rPr>
        <w:t xml:space="preserve">, </w:t>
      </w:r>
      <w:r w:rsidR="5DEEBEB0" w:rsidRPr="00A463E3">
        <w:rPr>
          <w:rFonts w:ascii="Times New Roman" w:eastAsiaTheme="minorEastAsia" w:hAnsi="Times New Roman" w:cs="Times New Roman"/>
          <w:sz w:val="24"/>
          <w:szCs w:val="24"/>
        </w:rPr>
        <w:t xml:space="preserve">with specific location(s) to be provided </w:t>
      </w:r>
      <w:r w:rsidR="0047013A">
        <w:rPr>
          <w:rFonts w:ascii="Times New Roman" w:eastAsiaTheme="minorEastAsia" w:hAnsi="Times New Roman" w:cs="Times New Roman"/>
          <w:sz w:val="24"/>
          <w:szCs w:val="24"/>
        </w:rPr>
        <w:t xml:space="preserve">in the solicitation. </w:t>
      </w:r>
    </w:p>
    <w:p w14:paraId="484607AD" w14:textId="77777777" w:rsidR="00AE5513" w:rsidRPr="00A463E3" w:rsidRDefault="541D762D" w:rsidP="00A463E3">
      <w:pPr>
        <w:pStyle w:val="ListParagraph"/>
        <w:numPr>
          <w:ilvl w:val="0"/>
          <w:numId w:val="1"/>
        </w:numPr>
        <w:tabs>
          <w:tab w:val="left" w:pos="719"/>
        </w:tabs>
        <w:spacing w:before="159" w:line="278" w:lineRule="auto"/>
        <w:ind w:left="719" w:right="718"/>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Given the RFI’s requirement</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for the vendor</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to deliver</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the solution as a managed service, including continuous monitoring, log retention per DHS/CBP policy, FIPS 140-2–validated encryption, MFA/RBAC, WPA3-Enterprise security, and incident response, can CBP conﬁrm that the prime contractor is expected to operate a dedicated, contractor-controlled NOC and SOC to ensure 24×7 monitoring, compliance, and end-to-end accountability for the service?</w:t>
      </w:r>
    </w:p>
    <w:p w14:paraId="6A48E756" w14:textId="79A379CE" w:rsidR="4A3403AF" w:rsidRPr="00A463E3" w:rsidRDefault="4A3403AF" w:rsidP="00A463E3">
      <w:pPr>
        <w:pStyle w:val="ListParagraph"/>
        <w:tabs>
          <w:tab w:val="left" w:pos="719"/>
        </w:tabs>
        <w:spacing w:before="159" w:line="278" w:lineRule="auto"/>
        <w:ind w:right="718"/>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 xml:space="preserve">A: </w:t>
      </w:r>
      <w:r w:rsidR="6BFBC04F" w:rsidRPr="00A463E3">
        <w:rPr>
          <w:rFonts w:ascii="Times New Roman" w:eastAsiaTheme="minorEastAsia" w:hAnsi="Times New Roman" w:cs="Times New Roman"/>
          <w:sz w:val="24"/>
          <w:szCs w:val="24"/>
        </w:rPr>
        <w:t xml:space="preserve"> At this time, we do not believe the prime contractor is expected to operate a dedicated, contractor-controlled NOC or SOC. CBP </w:t>
      </w:r>
      <w:r w:rsidR="001242B4">
        <w:rPr>
          <w:rFonts w:ascii="Times New Roman" w:eastAsiaTheme="minorEastAsia" w:hAnsi="Times New Roman" w:cs="Times New Roman"/>
          <w:sz w:val="24"/>
          <w:szCs w:val="24"/>
        </w:rPr>
        <w:t>intends to</w:t>
      </w:r>
      <w:r w:rsidR="6BFBC04F" w:rsidRPr="00A463E3">
        <w:rPr>
          <w:rFonts w:ascii="Times New Roman" w:eastAsiaTheme="minorEastAsia" w:hAnsi="Times New Roman" w:cs="Times New Roman"/>
          <w:sz w:val="24"/>
          <w:szCs w:val="24"/>
        </w:rPr>
        <w:t xml:space="preserve"> leverage its internal NOC and SOC to provide the required monitoring, compliance, and security capabilities.</w:t>
      </w:r>
      <w:r w:rsidR="00454370" w:rsidRPr="00A463E3">
        <w:rPr>
          <w:rFonts w:ascii="Times New Roman" w:eastAsiaTheme="minorEastAsia" w:hAnsi="Times New Roman" w:cs="Times New Roman"/>
          <w:sz w:val="24"/>
          <w:szCs w:val="24"/>
        </w:rPr>
        <w:t xml:space="preserve"> </w:t>
      </w:r>
      <w:r w:rsidR="00454370" w:rsidRPr="00A463E3">
        <w:rPr>
          <w:rFonts w:ascii="Times New Roman" w:eastAsiaTheme="minorEastAsia" w:hAnsi="Times New Roman" w:cs="Times New Roman"/>
          <w:color w:val="000000" w:themeColor="text1"/>
          <w:sz w:val="24"/>
          <w:szCs w:val="24"/>
        </w:rPr>
        <w:t xml:space="preserve">See response to </w:t>
      </w:r>
      <w:r w:rsidR="00F74888" w:rsidRPr="00A463E3">
        <w:rPr>
          <w:rFonts w:ascii="Times New Roman" w:eastAsiaTheme="minorEastAsia" w:hAnsi="Times New Roman" w:cs="Times New Roman"/>
          <w:color w:val="000000" w:themeColor="text1"/>
          <w:sz w:val="24"/>
          <w:szCs w:val="24"/>
        </w:rPr>
        <w:t>q</w:t>
      </w:r>
      <w:r w:rsidR="00A36DF1" w:rsidRPr="00A463E3">
        <w:rPr>
          <w:rFonts w:ascii="Times New Roman" w:eastAsiaTheme="minorEastAsia" w:hAnsi="Times New Roman" w:cs="Times New Roman"/>
          <w:color w:val="000000" w:themeColor="text1"/>
          <w:sz w:val="24"/>
          <w:szCs w:val="24"/>
        </w:rPr>
        <w:t xml:space="preserve">uestion #18. </w:t>
      </w:r>
    </w:p>
    <w:p w14:paraId="2889DF90" w14:textId="77777777" w:rsidR="00AE5513" w:rsidRPr="00A463E3" w:rsidRDefault="541D762D" w:rsidP="00A463E3">
      <w:pPr>
        <w:pStyle w:val="ListParagraph"/>
        <w:numPr>
          <w:ilvl w:val="0"/>
          <w:numId w:val="1"/>
        </w:numPr>
        <w:tabs>
          <w:tab w:val="left" w:pos="719"/>
        </w:tabs>
        <w:spacing w:before="157" w:line="278" w:lineRule="auto"/>
        <w:ind w:left="719" w:right="355"/>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w w:val="105"/>
          <w:sz w:val="24"/>
          <w:szCs w:val="24"/>
        </w:rPr>
        <w:t>Can</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CBP clarify</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the primary</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operational</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problem</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statement</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this effort</w:t>
      </w:r>
      <w:r w:rsidRPr="00A463E3">
        <w:rPr>
          <w:rFonts w:ascii="Times New Roman" w:eastAsiaTheme="minorEastAsia" w:hAnsi="Times New Roman" w:cs="Times New Roman"/>
          <w:b/>
          <w:spacing w:val="-2"/>
          <w:w w:val="105"/>
          <w:sz w:val="24"/>
          <w:szCs w:val="24"/>
        </w:rPr>
        <w:t xml:space="preserve"> </w:t>
      </w:r>
      <w:r w:rsidRPr="00A463E3">
        <w:rPr>
          <w:rFonts w:ascii="Times New Roman" w:eastAsiaTheme="minorEastAsia" w:hAnsi="Times New Roman" w:cs="Times New Roman"/>
          <w:b/>
          <w:w w:val="105"/>
          <w:sz w:val="24"/>
          <w:szCs w:val="24"/>
        </w:rPr>
        <w:t>is intended</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to solve,</w:t>
      </w:r>
      <w:r w:rsidRPr="00A463E3">
        <w:rPr>
          <w:rFonts w:ascii="Times New Roman" w:eastAsiaTheme="minorEastAsia" w:hAnsi="Times New Roman" w:cs="Times New Roman"/>
          <w:b/>
          <w:spacing w:val="-14"/>
          <w:w w:val="105"/>
          <w:sz w:val="24"/>
          <w:szCs w:val="24"/>
        </w:rPr>
        <w:t xml:space="preserve"> </w:t>
      </w:r>
      <w:r w:rsidRPr="00A463E3">
        <w:rPr>
          <w:rFonts w:ascii="Times New Roman" w:eastAsiaTheme="minorEastAsia" w:hAnsi="Times New Roman" w:cs="Times New Roman"/>
          <w:b/>
          <w:w w:val="105"/>
          <w:sz w:val="24"/>
          <w:szCs w:val="24"/>
        </w:rPr>
        <w:t>speciﬁcally</w:t>
      </w:r>
      <w:r w:rsidRPr="00A463E3">
        <w:rPr>
          <w:rFonts w:ascii="Times New Roman" w:eastAsiaTheme="minorEastAsia" w:hAnsi="Times New Roman" w:cs="Times New Roman"/>
          <w:b/>
          <w:spacing w:val="-14"/>
          <w:w w:val="105"/>
          <w:sz w:val="24"/>
          <w:szCs w:val="24"/>
        </w:rPr>
        <w:t xml:space="preserve"> </w:t>
      </w:r>
      <w:r w:rsidRPr="00A463E3">
        <w:rPr>
          <w:rFonts w:ascii="Times New Roman" w:eastAsiaTheme="minorEastAsia" w:hAnsi="Times New Roman" w:cs="Times New Roman"/>
          <w:b/>
          <w:w w:val="105"/>
          <w:sz w:val="24"/>
          <w:szCs w:val="24"/>
        </w:rPr>
        <w:t>whether</w:t>
      </w:r>
      <w:r w:rsidRPr="00A463E3">
        <w:rPr>
          <w:rFonts w:ascii="Times New Roman" w:eastAsiaTheme="minorEastAsia" w:hAnsi="Times New Roman" w:cs="Times New Roman"/>
          <w:b/>
          <w:spacing w:val="-15"/>
          <w:w w:val="105"/>
          <w:sz w:val="24"/>
          <w:szCs w:val="24"/>
        </w:rPr>
        <w:t xml:space="preserve"> </w:t>
      </w:r>
      <w:r w:rsidRPr="00A463E3">
        <w:rPr>
          <w:rFonts w:ascii="Times New Roman" w:eastAsiaTheme="minorEastAsia" w:hAnsi="Times New Roman" w:cs="Times New Roman"/>
          <w:b/>
          <w:w w:val="105"/>
          <w:sz w:val="24"/>
          <w:szCs w:val="24"/>
        </w:rPr>
        <w:t>the</w:t>
      </w:r>
      <w:r w:rsidRPr="00A463E3">
        <w:rPr>
          <w:rFonts w:ascii="Times New Roman" w:eastAsiaTheme="minorEastAsia" w:hAnsi="Times New Roman" w:cs="Times New Roman"/>
          <w:b/>
          <w:spacing w:val="-12"/>
          <w:w w:val="105"/>
          <w:sz w:val="24"/>
          <w:szCs w:val="24"/>
        </w:rPr>
        <w:t xml:space="preserve"> </w:t>
      </w:r>
      <w:r w:rsidRPr="00A463E3">
        <w:rPr>
          <w:rFonts w:ascii="Times New Roman" w:eastAsiaTheme="minorEastAsia" w:hAnsi="Times New Roman" w:cs="Times New Roman"/>
          <w:b/>
          <w:w w:val="105"/>
          <w:sz w:val="24"/>
          <w:szCs w:val="24"/>
        </w:rPr>
        <w:t>objective</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is</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end-user</w:t>
      </w:r>
      <w:r w:rsidRPr="00A463E3">
        <w:rPr>
          <w:rFonts w:ascii="Times New Roman" w:eastAsiaTheme="minorEastAsia" w:hAnsi="Times New Roman" w:cs="Times New Roman"/>
          <w:b/>
          <w:spacing w:val="-15"/>
          <w:w w:val="105"/>
          <w:sz w:val="24"/>
          <w:szCs w:val="24"/>
        </w:rPr>
        <w:t xml:space="preserve"> </w:t>
      </w:r>
      <w:r w:rsidRPr="00A463E3">
        <w:rPr>
          <w:rFonts w:ascii="Times New Roman" w:eastAsiaTheme="minorEastAsia" w:hAnsi="Times New Roman" w:cs="Times New Roman"/>
          <w:b/>
          <w:w w:val="105"/>
          <w:sz w:val="24"/>
          <w:szCs w:val="24"/>
        </w:rPr>
        <w:t>connectivity</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for</w:t>
      </w:r>
      <w:r w:rsidRPr="00A463E3">
        <w:rPr>
          <w:rFonts w:ascii="Times New Roman" w:eastAsiaTheme="minorEastAsia" w:hAnsi="Times New Roman" w:cs="Times New Roman"/>
          <w:b/>
          <w:spacing w:val="-15"/>
          <w:w w:val="105"/>
          <w:sz w:val="24"/>
          <w:szCs w:val="24"/>
        </w:rPr>
        <w:t xml:space="preserve"> </w:t>
      </w:r>
      <w:r w:rsidRPr="00A463E3">
        <w:rPr>
          <w:rFonts w:ascii="Times New Roman" w:eastAsiaTheme="minorEastAsia" w:hAnsi="Times New Roman" w:cs="Times New Roman"/>
          <w:b/>
          <w:w w:val="105"/>
          <w:sz w:val="24"/>
          <w:szCs w:val="24"/>
        </w:rPr>
        <w:t>patrol</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personnel, backhaul</w:t>
      </w:r>
      <w:r w:rsidRPr="00A463E3">
        <w:rPr>
          <w:rFonts w:ascii="Times New Roman" w:eastAsiaTheme="minorEastAsia" w:hAnsi="Times New Roman" w:cs="Times New Roman"/>
          <w:b/>
          <w:spacing w:val="-3"/>
          <w:w w:val="105"/>
          <w:sz w:val="24"/>
          <w:szCs w:val="24"/>
        </w:rPr>
        <w:t xml:space="preserve"> </w:t>
      </w:r>
      <w:r w:rsidRPr="00A463E3">
        <w:rPr>
          <w:rFonts w:ascii="Times New Roman" w:eastAsiaTheme="minorEastAsia" w:hAnsi="Times New Roman" w:cs="Times New Roman"/>
          <w:b/>
          <w:w w:val="105"/>
          <w:sz w:val="24"/>
          <w:szCs w:val="24"/>
        </w:rPr>
        <w:t>for</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existing</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LGDS</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sensing</w:t>
      </w:r>
      <w:r w:rsidRPr="00A463E3">
        <w:rPr>
          <w:rFonts w:ascii="Times New Roman" w:eastAsiaTheme="minorEastAsia" w:hAnsi="Times New Roman" w:cs="Times New Roman"/>
          <w:b/>
          <w:spacing w:val="-4"/>
          <w:w w:val="105"/>
          <w:sz w:val="24"/>
          <w:szCs w:val="24"/>
        </w:rPr>
        <w:t xml:space="preserve"> </w:t>
      </w:r>
      <w:r w:rsidRPr="00A463E3">
        <w:rPr>
          <w:rFonts w:ascii="Times New Roman" w:eastAsiaTheme="minorEastAsia" w:hAnsi="Times New Roman" w:cs="Times New Roman"/>
          <w:b/>
          <w:w w:val="105"/>
          <w:sz w:val="24"/>
          <w:szCs w:val="24"/>
        </w:rPr>
        <w:t>traffic,</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or</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a combined</w:t>
      </w:r>
      <w:r w:rsidRPr="00A463E3">
        <w:rPr>
          <w:rFonts w:ascii="Times New Roman" w:eastAsiaTheme="minorEastAsia" w:hAnsi="Times New Roman" w:cs="Times New Roman"/>
          <w:b/>
          <w:spacing w:val="-3"/>
          <w:w w:val="105"/>
          <w:sz w:val="24"/>
          <w:szCs w:val="24"/>
        </w:rPr>
        <w:t xml:space="preserve"> </w:t>
      </w:r>
      <w:r w:rsidRPr="00A463E3">
        <w:rPr>
          <w:rFonts w:ascii="Times New Roman" w:eastAsiaTheme="minorEastAsia" w:hAnsi="Times New Roman" w:cs="Times New Roman"/>
          <w:b/>
          <w:w w:val="105"/>
          <w:sz w:val="24"/>
          <w:szCs w:val="24"/>
        </w:rPr>
        <w:t>solution? (CBP</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MTPON</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RFI, Introduction, p. 1; Current Status, p. 2)</w:t>
      </w:r>
    </w:p>
    <w:p w14:paraId="2205464A" w14:textId="7E92A898" w:rsidR="00EF38F5" w:rsidRPr="00A463E3" w:rsidRDefault="66843C6C" w:rsidP="00A463E3">
      <w:pPr>
        <w:pStyle w:val="ListParagraph"/>
        <w:tabs>
          <w:tab w:val="left" w:pos="719"/>
        </w:tabs>
        <w:spacing w:before="157" w:line="278" w:lineRule="auto"/>
        <w:ind w:right="355"/>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 xml:space="preserve">A: </w:t>
      </w:r>
      <w:r w:rsidR="35797B93" w:rsidRPr="00A463E3">
        <w:rPr>
          <w:rFonts w:ascii="Times New Roman" w:eastAsiaTheme="minorEastAsia" w:hAnsi="Times New Roman" w:cs="Times New Roman"/>
          <w:sz w:val="24"/>
          <w:szCs w:val="24"/>
        </w:rPr>
        <w:t xml:space="preserve"> </w:t>
      </w:r>
      <w:r w:rsidR="2F4491BB" w:rsidRPr="00A463E3">
        <w:rPr>
          <w:rFonts w:ascii="Times New Roman" w:eastAsiaTheme="minorEastAsia" w:hAnsi="Times New Roman" w:cs="Times New Roman"/>
          <w:sz w:val="24"/>
          <w:szCs w:val="24"/>
        </w:rPr>
        <w:t>The</w:t>
      </w:r>
      <w:r w:rsidR="35797B93" w:rsidRPr="00A463E3">
        <w:rPr>
          <w:rFonts w:ascii="Times New Roman" w:eastAsiaTheme="minorEastAsia" w:hAnsi="Times New Roman" w:cs="Times New Roman"/>
          <w:sz w:val="24"/>
          <w:szCs w:val="24"/>
        </w:rPr>
        <w:t xml:space="preserve"> primary operational objective is a combined solution: through the LGDS‑Connect initiative, CBP seeks a managed MTPON communications service that leverages existing LGDS fiber to deliver secure, high‑bandwidth backhaul for </w:t>
      </w:r>
      <w:r w:rsidR="35797B93" w:rsidRPr="00A463E3">
        <w:rPr>
          <w:rFonts w:ascii="Times New Roman" w:eastAsiaTheme="minorEastAsia" w:hAnsi="Times New Roman" w:cs="Times New Roman"/>
          <w:sz w:val="24"/>
          <w:szCs w:val="24"/>
        </w:rPr>
        <w:lastRenderedPageBreak/>
        <w:t xml:space="preserve">LGDS and other CBP technologies, while simultaneously providing </w:t>
      </w:r>
      <w:proofErr w:type="spellStart"/>
      <w:r w:rsidR="35797B93" w:rsidRPr="00A463E3">
        <w:rPr>
          <w:rFonts w:ascii="Times New Roman" w:eastAsiaTheme="minorEastAsia" w:hAnsi="Times New Roman" w:cs="Times New Roman"/>
          <w:sz w:val="24"/>
          <w:szCs w:val="24"/>
        </w:rPr>
        <w:t>WiFi</w:t>
      </w:r>
      <w:proofErr w:type="spellEnd"/>
      <w:r w:rsidR="35797B93" w:rsidRPr="00A463E3">
        <w:rPr>
          <w:rFonts w:ascii="Times New Roman" w:eastAsiaTheme="minorEastAsia" w:hAnsi="Times New Roman" w:cs="Times New Roman"/>
          <w:sz w:val="24"/>
          <w:szCs w:val="24"/>
        </w:rPr>
        <w:t>-based end‑user connectivity and persistent, wide‑area communications (data, video, and situational awareness) in remote, unreliable, or congested network environments along the border.</w:t>
      </w:r>
    </w:p>
    <w:p w14:paraId="672A6659" w14:textId="77777777" w:rsidR="00AE5513" w:rsidRPr="00A463E3" w:rsidRDefault="00AE5513" w:rsidP="00A463E3">
      <w:pPr>
        <w:pStyle w:val="BodyText"/>
        <w:spacing w:before="45"/>
        <w:rPr>
          <w:rFonts w:ascii="Times New Roman" w:eastAsiaTheme="minorEastAsia" w:hAnsi="Times New Roman" w:cs="Times New Roman"/>
        </w:rPr>
      </w:pPr>
    </w:p>
    <w:p w14:paraId="344D17E9" w14:textId="77777777" w:rsidR="00AE5513" w:rsidRPr="00A463E3" w:rsidRDefault="00756FC8" w:rsidP="00A463E3">
      <w:pPr>
        <w:pStyle w:val="ListParagraph"/>
        <w:numPr>
          <w:ilvl w:val="0"/>
          <w:numId w:val="1"/>
        </w:numPr>
        <w:tabs>
          <w:tab w:val="left" w:pos="719"/>
        </w:tabs>
        <w:spacing w:line="278" w:lineRule="auto"/>
        <w:ind w:left="719"/>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Which technical elements should vendors treat as exploratory versus ﬁrm for solutioning,</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especially</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ﬁve-mile</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coverage</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target,</w:t>
      </w:r>
      <w:r w:rsidRPr="00A463E3">
        <w:rPr>
          <w:rFonts w:ascii="Times New Roman" w:eastAsiaTheme="minorEastAsia" w:hAnsi="Times New Roman" w:cs="Times New Roman"/>
          <w:b/>
          <w:color w:val="000000" w:themeColor="text1"/>
          <w:spacing w:val="-10"/>
          <w:w w:val="105"/>
          <w:sz w:val="24"/>
          <w:szCs w:val="24"/>
        </w:rPr>
        <w:t xml:space="preserve"> </w:t>
      </w:r>
      <w:proofErr w:type="spellStart"/>
      <w:r w:rsidRPr="00A463E3">
        <w:rPr>
          <w:rFonts w:ascii="Times New Roman" w:eastAsiaTheme="minorEastAsia" w:hAnsi="Times New Roman" w:cs="Times New Roman"/>
          <w:b/>
          <w:color w:val="000000" w:themeColor="text1"/>
          <w:w w:val="105"/>
          <w:sz w:val="24"/>
          <w:szCs w:val="24"/>
        </w:rPr>
        <w:t>WiFi</w:t>
      </w:r>
      <w:proofErr w:type="spellEnd"/>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access</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method,</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and</w:t>
      </w:r>
      <w:r w:rsidRPr="00A463E3">
        <w:rPr>
          <w:rFonts w:ascii="Times New Roman" w:eastAsiaTheme="minorEastAsia" w:hAnsi="Times New Roman" w:cs="Times New Roman"/>
          <w:b/>
          <w:color w:val="000000" w:themeColor="text1"/>
          <w:spacing w:val="-11"/>
          <w:w w:val="105"/>
          <w:sz w:val="24"/>
          <w:szCs w:val="24"/>
        </w:rPr>
        <w:t xml:space="preserve"> </w:t>
      </w:r>
      <w:r w:rsidRPr="00A463E3">
        <w:rPr>
          <w:rFonts w:ascii="Times New Roman" w:eastAsiaTheme="minorEastAsia" w:hAnsi="Times New Roman" w:cs="Times New Roman"/>
          <w:b/>
          <w:color w:val="000000" w:themeColor="text1"/>
          <w:w w:val="105"/>
          <w:sz w:val="24"/>
          <w:szCs w:val="24"/>
        </w:rPr>
        <w:t>mobile platform assumptions? (CBP MTPON RFI, Note preceding Technical Requirements,</w:t>
      </w:r>
      <w:r w:rsidRPr="00A463E3">
        <w:rPr>
          <w:rFonts w:ascii="Times New Roman" w:eastAsiaTheme="minorEastAsia" w:hAnsi="Times New Roman" w:cs="Times New Roman"/>
          <w:b/>
          <w:color w:val="000000" w:themeColor="text1"/>
          <w:spacing w:val="40"/>
          <w:w w:val="105"/>
          <w:sz w:val="24"/>
          <w:szCs w:val="24"/>
        </w:rPr>
        <w:t xml:space="preserve"> </w:t>
      </w:r>
      <w:r w:rsidRPr="00A463E3">
        <w:rPr>
          <w:rFonts w:ascii="Times New Roman" w:eastAsiaTheme="minorEastAsia" w:hAnsi="Times New Roman" w:cs="Times New Roman"/>
          <w:b/>
          <w:color w:val="000000" w:themeColor="text1"/>
          <w:w w:val="105"/>
          <w:sz w:val="24"/>
          <w:szCs w:val="24"/>
        </w:rPr>
        <w:t>p.</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2)</w:t>
      </w:r>
    </w:p>
    <w:p w14:paraId="12E1A6D5" w14:textId="1A014DB5" w:rsidR="4AA15591" w:rsidRPr="00A463E3" w:rsidRDefault="4AA15591" w:rsidP="00A463E3">
      <w:pPr>
        <w:pStyle w:val="ListParagraph"/>
        <w:tabs>
          <w:tab w:val="left" w:pos="719"/>
        </w:tabs>
        <w:spacing w:line="278" w:lineRule="auto"/>
        <w:jc w:val="left"/>
        <w:rPr>
          <w:rFonts w:ascii="Times New Roman" w:eastAsiaTheme="minorEastAsia" w:hAnsi="Times New Roman" w:cs="Times New Roman"/>
          <w:sz w:val="24"/>
          <w:szCs w:val="24"/>
        </w:rPr>
      </w:pPr>
    </w:p>
    <w:p w14:paraId="0A37501D" w14:textId="4D8A2537" w:rsidR="00AE5513" w:rsidRPr="00A463E3" w:rsidRDefault="1AEB8108" w:rsidP="00A463E3">
      <w:pPr>
        <w:pStyle w:val="ListParagraph"/>
        <w:tabs>
          <w:tab w:val="left" w:pos="719"/>
        </w:tabs>
        <w:spacing w:line="278" w:lineRule="auto"/>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A</w:t>
      </w:r>
      <w:proofErr w:type="gramStart"/>
      <w:r w:rsidRPr="00A463E3">
        <w:rPr>
          <w:rFonts w:ascii="Times New Roman" w:eastAsiaTheme="minorEastAsia" w:hAnsi="Times New Roman" w:cs="Times New Roman"/>
          <w:sz w:val="24"/>
          <w:szCs w:val="24"/>
        </w:rPr>
        <w:t>:  Vendors</w:t>
      </w:r>
      <w:proofErr w:type="gramEnd"/>
      <w:r w:rsidRPr="00A463E3">
        <w:rPr>
          <w:rFonts w:ascii="Times New Roman" w:eastAsiaTheme="minorEastAsia" w:hAnsi="Times New Roman" w:cs="Times New Roman"/>
          <w:sz w:val="24"/>
          <w:szCs w:val="24"/>
        </w:rPr>
        <w:t xml:space="preserve"> should treat the specific technical parameters in the RFI as exploratory design objectives rather than firm requirements at this stage. The five‑mile continuous coverage distance, the specific </w:t>
      </w:r>
      <w:proofErr w:type="spellStart"/>
      <w:r w:rsidRPr="00A463E3">
        <w:rPr>
          <w:rFonts w:ascii="Times New Roman" w:eastAsiaTheme="minorEastAsia" w:hAnsi="Times New Roman" w:cs="Times New Roman"/>
          <w:sz w:val="24"/>
          <w:szCs w:val="24"/>
        </w:rPr>
        <w:t>WiFi</w:t>
      </w:r>
      <w:proofErr w:type="spellEnd"/>
      <w:r w:rsidRPr="00A463E3">
        <w:rPr>
          <w:rFonts w:ascii="Times New Roman" w:eastAsiaTheme="minorEastAsia" w:hAnsi="Times New Roman" w:cs="Times New Roman"/>
          <w:sz w:val="24"/>
          <w:szCs w:val="24"/>
        </w:rPr>
        <w:t xml:space="preserve"> access method, and the described mobile platform characteristics (e.g., configuration, form factor) are all notional and may be refined prior to any solicitation. Vendors should address how their solutions can reasonably achieve or improve upon the notional five‑mile coverage and </w:t>
      </w:r>
      <w:proofErr w:type="spellStart"/>
      <w:r w:rsidRPr="00A463E3">
        <w:rPr>
          <w:rFonts w:ascii="Times New Roman" w:eastAsiaTheme="minorEastAsia" w:hAnsi="Times New Roman" w:cs="Times New Roman"/>
          <w:sz w:val="24"/>
          <w:szCs w:val="24"/>
        </w:rPr>
        <w:t>WiFi</w:t>
      </w:r>
      <w:proofErr w:type="spellEnd"/>
      <w:r w:rsidRPr="00A463E3">
        <w:rPr>
          <w:rFonts w:ascii="Times New Roman" w:eastAsiaTheme="minorEastAsia" w:hAnsi="Times New Roman" w:cs="Times New Roman"/>
          <w:sz w:val="24"/>
          <w:szCs w:val="24"/>
        </w:rPr>
        <w:t>‑based end‑user access using a mobile, self‑sufficient platform, but are encouraged to propose alternative technical approaches, architectures, or configurations—along with supporting rationale, performance data, and trade‑off discussion—that still satisfy the overarching operational need for secure, reliable, wide‑area connectivity leveraging LGDS fiber infrastructure.</w:t>
      </w:r>
      <w:r w:rsidR="00405224" w:rsidRPr="00A463E3">
        <w:rPr>
          <w:rFonts w:ascii="Times New Roman" w:eastAsiaTheme="minorEastAsia" w:hAnsi="Times New Roman" w:cs="Times New Roman"/>
          <w:sz w:val="24"/>
          <w:szCs w:val="24"/>
        </w:rPr>
        <w:t xml:space="preserve"> </w:t>
      </w:r>
      <w:r w:rsidR="00405224" w:rsidRPr="00A463E3">
        <w:rPr>
          <w:rFonts w:ascii="Times New Roman" w:eastAsiaTheme="minorEastAsia" w:hAnsi="Times New Roman" w:cs="Times New Roman"/>
          <w:color w:val="000000" w:themeColor="text1"/>
          <w:sz w:val="24"/>
          <w:szCs w:val="24"/>
        </w:rPr>
        <w:t xml:space="preserve">Specific requirements will be provided </w:t>
      </w:r>
      <w:r w:rsidR="001E759C">
        <w:rPr>
          <w:rFonts w:ascii="Times New Roman" w:eastAsiaTheme="minorEastAsia" w:hAnsi="Times New Roman" w:cs="Times New Roman"/>
          <w:color w:val="000000" w:themeColor="text1"/>
          <w:sz w:val="24"/>
          <w:szCs w:val="24"/>
        </w:rPr>
        <w:t xml:space="preserve">in the solicitation.  </w:t>
      </w:r>
    </w:p>
    <w:p w14:paraId="5DAB6C7B" w14:textId="77777777" w:rsidR="00AE5513" w:rsidRPr="00A463E3" w:rsidRDefault="00AE5513" w:rsidP="00A463E3">
      <w:pPr>
        <w:pStyle w:val="BodyText"/>
        <w:spacing w:before="92"/>
        <w:rPr>
          <w:rFonts w:ascii="Times New Roman" w:eastAsiaTheme="minorEastAsia" w:hAnsi="Times New Roman" w:cs="Times New Roman"/>
        </w:rPr>
      </w:pPr>
    </w:p>
    <w:p w14:paraId="57D590EA" w14:textId="77777777" w:rsidR="0036317B" w:rsidRPr="00A463E3" w:rsidRDefault="00756FC8" w:rsidP="00A463E3">
      <w:pPr>
        <w:pStyle w:val="ListParagraph"/>
        <w:numPr>
          <w:ilvl w:val="0"/>
          <w:numId w:val="1"/>
        </w:numPr>
        <w:tabs>
          <w:tab w:val="left" w:pos="719"/>
        </w:tabs>
        <w:spacing w:line="278" w:lineRule="auto"/>
        <w:ind w:left="719"/>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For</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requirement</w:t>
      </w:r>
      <w:r w:rsidRPr="00A463E3">
        <w:rPr>
          <w:rFonts w:ascii="Times New Roman" w:eastAsiaTheme="minorEastAsia" w:hAnsi="Times New Roman" w:cs="Times New Roman"/>
          <w:b/>
          <w:color w:val="000000" w:themeColor="text1"/>
          <w:spacing w:val="-11"/>
          <w:w w:val="105"/>
          <w:sz w:val="24"/>
          <w:szCs w:val="24"/>
        </w:rPr>
        <w:t xml:space="preserve"> </w:t>
      </w:r>
      <w:r w:rsidRPr="00A463E3">
        <w:rPr>
          <w:rFonts w:ascii="Times New Roman" w:eastAsiaTheme="minorEastAsia" w:hAnsi="Times New Roman" w:cs="Times New Roman"/>
          <w:b/>
          <w:color w:val="000000" w:themeColor="text1"/>
          <w:w w:val="105"/>
          <w:sz w:val="24"/>
          <w:szCs w:val="24"/>
        </w:rPr>
        <w:t>for</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"continuous</w:t>
      </w:r>
      <w:r w:rsidRPr="00A463E3">
        <w:rPr>
          <w:rFonts w:ascii="Times New Roman" w:eastAsiaTheme="minorEastAsia" w:hAnsi="Times New Roman" w:cs="Times New Roman"/>
          <w:b/>
          <w:color w:val="000000" w:themeColor="text1"/>
          <w:spacing w:val="-9"/>
          <w:w w:val="105"/>
          <w:sz w:val="24"/>
          <w:szCs w:val="24"/>
        </w:rPr>
        <w:t xml:space="preserve"> </w:t>
      </w:r>
      <w:proofErr w:type="spellStart"/>
      <w:r w:rsidRPr="00A463E3">
        <w:rPr>
          <w:rFonts w:ascii="Times New Roman" w:eastAsiaTheme="minorEastAsia" w:hAnsi="Times New Roman" w:cs="Times New Roman"/>
          <w:b/>
          <w:color w:val="000000" w:themeColor="text1"/>
          <w:w w:val="105"/>
          <w:sz w:val="24"/>
          <w:szCs w:val="24"/>
        </w:rPr>
        <w:t>WiFi</w:t>
      </w:r>
      <w:proofErr w:type="spellEnd"/>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coverage</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for</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up</w:t>
      </w:r>
      <w:r w:rsidRPr="00A463E3">
        <w:rPr>
          <w:rFonts w:ascii="Times New Roman" w:eastAsiaTheme="minorEastAsia" w:hAnsi="Times New Roman" w:cs="Times New Roman"/>
          <w:b/>
          <w:color w:val="000000" w:themeColor="text1"/>
          <w:spacing w:val="-11"/>
          <w:w w:val="105"/>
          <w:sz w:val="24"/>
          <w:szCs w:val="24"/>
        </w:rPr>
        <w:t xml:space="preserve"> </w:t>
      </w:r>
      <w:r w:rsidRPr="00A463E3">
        <w:rPr>
          <w:rFonts w:ascii="Times New Roman" w:eastAsiaTheme="minorEastAsia" w:hAnsi="Times New Roman" w:cs="Times New Roman"/>
          <w:b/>
          <w:color w:val="000000" w:themeColor="text1"/>
          <w:w w:val="105"/>
          <w:sz w:val="24"/>
          <w:szCs w:val="24"/>
        </w:rPr>
        <w:t>to</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ﬁve</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(5)</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miles,"</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does</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 xml:space="preserve">CBP </w:t>
      </w:r>
      <w:r w:rsidRPr="00A463E3">
        <w:rPr>
          <w:rFonts w:ascii="Times New Roman" w:eastAsiaTheme="minorEastAsia" w:hAnsi="Times New Roman" w:cs="Times New Roman"/>
          <w:b/>
          <w:color w:val="000000" w:themeColor="text1"/>
          <w:spacing w:val="-2"/>
          <w:w w:val="105"/>
          <w:sz w:val="24"/>
          <w:szCs w:val="24"/>
        </w:rPr>
        <w:t>mean</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a</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ﬁve-mile</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linear</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corridor,</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a</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ﬁve-mile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radius</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from</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a</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single</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platform,</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or</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spacing w:val="-2"/>
          <w:w w:val="105"/>
          <w:sz w:val="24"/>
          <w:szCs w:val="24"/>
        </w:rPr>
        <w:t xml:space="preserve">aggregate </w:t>
      </w:r>
      <w:r w:rsidRPr="00A463E3">
        <w:rPr>
          <w:rFonts w:ascii="Times New Roman" w:eastAsiaTheme="minorEastAsia" w:hAnsi="Times New Roman" w:cs="Times New Roman"/>
          <w:b/>
          <w:color w:val="000000" w:themeColor="text1"/>
          <w:w w:val="105"/>
          <w:sz w:val="24"/>
          <w:szCs w:val="24"/>
        </w:rPr>
        <w:t>coverage achieved through multiple platforms? (CBP MTPON RFI, Technical Requirements 1.c, p. 2)</w:t>
      </w:r>
    </w:p>
    <w:p w14:paraId="0B17A182" w14:textId="09882169" w:rsidR="3F2BEA93" w:rsidRPr="00A463E3" w:rsidRDefault="3F2BEA93" w:rsidP="00A463E3">
      <w:pPr>
        <w:pStyle w:val="ListParagraph"/>
        <w:tabs>
          <w:tab w:val="left" w:pos="719"/>
        </w:tabs>
        <w:spacing w:line="278" w:lineRule="auto"/>
        <w:jc w:val="left"/>
        <w:rPr>
          <w:rFonts w:ascii="Times New Roman" w:eastAsiaTheme="minorEastAsia" w:hAnsi="Times New Roman" w:cs="Times New Roman"/>
          <w:sz w:val="24"/>
          <w:szCs w:val="24"/>
        </w:rPr>
      </w:pPr>
    </w:p>
    <w:p w14:paraId="090D3E92" w14:textId="54AC0311" w:rsidR="16916C09" w:rsidRPr="00A463E3" w:rsidRDefault="16916C09" w:rsidP="00A463E3">
      <w:pPr>
        <w:pStyle w:val="ListParagraph"/>
        <w:tabs>
          <w:tab w:val="left" w:pos="719"/>
        </w:tabs>
        <w:spacing w:line="278" w:lineRule="auto"/>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 xml:space="preserve">A:  The government requires continuous </w:t>
      </w:r>
      <w:proofErr w:type="spellStart"/>
      <w:r w:rsidRPr="00A463E3">
        <w:rPr>
          <w:rFonts w:ascii="Times New Roman" w:eastAsiaTheme="minorEastAsia" w:hAnsi="Times New Roman" w:cs="Times New Roman"/>
          <w:sz w:val="24"/>
          <w:szCs w:val="24"/>
        </w:rPr>
        <w:t>WiFi</w:t>
      </w:r>
      <w:proofErr w:type="spellEnd"/>
      <w:r w:rsidRPr="00A463E3">
        <w:rPr>
          <w:rFonts w:ascii="Times New Roman" w:eastAsiaTheme="minorEastAsia" w:hAnsi="Times New Roman" w:cs="Times New Roman"/>
          <w:sz w:val="24"/>
          <w:szCs w:val="24"/>
        </w:rPr>
        <w:t xml:space="preserve"> coverage along a linear corridor extending up to five (5) miles in length, with a corridor width of approximately 100–200 meters. This width may be subject to change based on operational needs. Coverage must support reliable connectivity for end-user devices used by Border Patrol agents throughout the corridor.</w:t>
      </w:r>
    </w:p>
    <w:p w14:paraId="3BABA26A" w14:textId="4D5DAC81" w:rsidR="3F2BEA93" w:rsidRPr="00A463E3" w:rsidRDefault="3F2BEA93" w:rsidP="00A463E3">
      <w:pPr>
        <w:pStyle w:val="ListParagraph"/>
        <w:tabs>
          <w:tab w:val="left" w:pos="719"/>
        </w:tabs>
        <w:spacing w:line="278" w:lineRule="auto"/>
        <w:jc w:val="left"/>
        <w:rPr>
          <w:rFonts w:ascii="Times New Roman" w:eastAsiaTheme="minorEastAsia" w:hAnsi="Times New Roman" w:cs="Times New Roman"/>
          <w:sz w:val="24"/>
          <w:szCs w:val="24"/>
        </w:rPr>
      </w:pPr>
    </w:p>
    <w:p w14:paraId="37EF8C0E" w14:textId="60DB58B3" w:rsidR="3F2BEA93" w:rsidRPr="00A463E3" w:rsidRDefault="16916C09" w:rsidP="00A463E3">
      <w:pPr>
        <w:pStyle w:val="ListParagraph"/>
        <w:tabs>
          <w:tab w:val="left" w:pos="719"/>
        </w:tabs>
        <w:spacing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 xml:space="preserve">      To meet this requirement, the government does not </w:t>
      </w:r>
      <w:r w:rsidR="0047013A">
        <w:rPr>
          <w:rFonts w:ascii="Times New Roman" w:eastAsiaTheme="minorEastAsia" w:hAnsi="Times New Roman" w:cs="Times New Roman"/>
          <w:sz w:val="24"/>
          <w:szCs w:val="24"/>
        </w:rPr>
        <w:t xml:space="preserve">intend to </w:t>
      </w:r>
      <w:r w:rsidRPr="00A463E3">
        <w:rPr>
          <w:rFonts w:ascii="Times New Roman" w:eastAsiaTheme="minorEastAsia" w:hAnsi="Times New Roman" w:cs="Times New Roman"/>
          <w:sz w:val="24"/>
          <w:szCs w:val="24"/>
        </w:rPr>
        <w:t xml:space="preserve">mandate the use of a single mobile tower or platform. Multiple mobile towers, access points, or relay stations may be </w:t>
      </w:r>
      <w:r w:rsidRPr="00A463E3">
        <w:rPr>
          <w:rFonts w:ascii="Times New Roman" w:eastAsiaTheme="minorEastAsia" w:hAnsi="Times New Roman" w:cs="Times New Roman"/>
          <w:color w:val="000000" w:themeColor="text1"/>
          <w:sz w:val="24"/>
          <w:szCs w:val="24"/>
        </w:rPr>
        <w:t>deployed as necessary to ensure continuous coverage across the specified corridor. Solutions should be designed to provide seamless connectivity for standard end-user devices along the entire five-mile corridor.</w:t>
      </w:r>
      <w:r w:rsidR="00D949FA" w:rsidRPr="00A463E3">
        <w:rPr>
          <w:rFonts w:ascii="Times New Roman" w:eastAsiaTheme="minorEastAsia" w:hAnsi="Times New Roman" w:cs="Times New Roman"/>
          <w:color w:val="000000" w:themeColor="text1"/>
          <w:sz w:val="24"/>
          <w:szCs w:val="24"/>
        </w:rPr>
        <w:t xml:space="preserve"> (Also refer to </w:t>
      </w:r>
      <w:proofErr w:type="gramStart"/>
      <w:r w:rsidR="00DA17C6" w:rsidRPr="00A463E3">
        <w:rPr>
          <w:rFonts w:ascii="Times New Roman" w:eastAsiaTheme="minorEastAsia" w:hAnsi="Times New Roman" w:cs="Times New Roman"/>
          <w:color w:val="000000" w:themeColor="text1"/>
          <w:sz w:val="24"/>
          <w:szCs w:val="24"/>
        </w:rPr>
        <w:t>answer to question #</w:t>
      </w:r>
      <w:proofErr w:type="gramEnd"/>
      <w:r w:rsidR="00DA17C6" w:rsidRPr="00A463E3">
        <w:rPr>
          <w:rFonts w:ascii="Times New Roman" w:eastAsiaTheme="minorEastAsia" w:hAnsi="Times New Roman" w:cs="Times New Roman"/>
          <w:color w:val="000000" w:themeColor="text1"/>
          <w:sz w:val="24"/>
          <w:szCs w:val="24"/>
        </w:rPr>
        <w:t>8).</w:t>
      </w:r>
    </w:p>
    <w:p w14:paraId="4CDFC096" w14:textId="004E00DD" w:rsidR="00AE5513" w:rsidRPr="00A463E3" w:rsidRDefault="541D762D" w:rsidP="00A463E3">
      <w:pPr>
        <w:pStyle w:val="ListParagraph"/>
        <w:numPr>
          <w:ilvl w:val="0"/>
          <w:numId w:val="1"/>
        </w:numPr>
        <w:tabs>
          <w:tab w:val="left" w:pos="719"/>
        </w:tabs>
        <w:spacing w:before="240" w:line="278" w:lineRule="auto"/>
        <w:ind w:left="719"/>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sz w:val="24"/>
          <w:szCs w:val="24"/>
        </w:rPr>
        <w:lastRenderedPageBreak/>
        <w:t xml:space="preserve">If multiple mobile platforms are acceptable, what level of overlap, roaming, and handoff continuity is required between platforms to meet the "without service interruption" standard? (CBP MTPON RFI, Technical Requirements 1.c, p. 2). </w:t>
      </w:r>
    </w:p>
    <w:p w14:paraId="18B9669C" w14:textId="5EF43135" w:rsidR="00AE5513" w:rsidRPr="00A463E3" w:rsidRDefault="10ED17F9" w:rsidP="00A463E3">
      <w:pPr>
        <w:pStyle w:val="ListParagraph"/>
        <w:tabs>
          <w:tab w:val="left" w:pos="719"/>
        </w:tabs>
        <w:spacing w:before="240"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A</w:t>
      </w:r>
      <w:proofErr w:type="gramStart"/>
      <w:r w:rsidRPr="00A463E3">
        <w:rPr>
          <w:rFonts w:ascii="Times New Roman" w:eastAsiaTheme="minorEastAsia" w:hAnsi="Times New Roman" w:cs="Times New Roman"/>
          <w:color w:val="000000" w:themeColor="text1"/>
          <w:sz w:val="24"/>
          <w:szCs w:val="24"/>
        </w:rPr>
        <w:t xml:space="preserve">:  </w:t>
      </w:r>
      <w:r w:rsidR="4FFB07F3" w:rsidRPr="00A463E3">
        <w:rPr>
          <w:rFonts w:ascii="Times New Roman" w:eastAsiaTheme="minorEastAsia" w:hAnsi="Times New Roman" w:cs="Times New Roman"/>
          <w:color w:val="000000" w:themeColor="text1"/>
          <w:sz w:val="24"/>
          <w:szCs w:val="24"/>
        </w:rPr>
        <w:t>Yes</w:t>
      </w:r>
      <w:proofErr w:type="gramEnd"/>
      <w:r w:rsidR="4FFB07F3" w:rsidRPr="00A463E3">
        <w:rPr>
          <w:rFonts w:ascii="Times New Roman" w:eastAsiaTheme="minorEastAsia" w:hAnsi="Times New Roman" w:cs="Times New Roman"/>
          <w:color w:val="000000" w:themeColor="text1"/>
          <w:sz w:val="24"/>
          <w:szCs w:val="24"/>
        </w:rPr>
        <w:t xml:space="preserve">, multiple mobile platforms are acceptable. Contractors should design their solution to provide overlapping coverage, fast and automatic roaming, and seamless handoff continuity, ensuring uninterrupted </w:t>
      </w:r>
      <w:proofErr w:type="spellStart"/>
      <w:r w:rsidR="4FFB07F3" w:rsidRPr="00A463E3">
        <w:rPr>
          <w:rFonts w:ascii="Times New Roman" w:eastAsiaTheme="minorEastAsia" w:hAnsi="Times New Roman" w:cs="Times New Roman"/>
          <w:color w:val="000000" w:themeColor="text1"/>
          <w:sz w:val="24"/>
          <w:szCs w:val="24"/>
        </w:rPr>
        <w:t>WiFi</w:t>
      </w:r>
      <w:proofErr w:type="spellEnd"/>
      <w:r w:rsidR="4FFB07F3" w:rsidRPr="00A463E3">
        <w:rPr>
          <w:rFonts w:ascii="Times New Roman" w:eastAsiaTheme="minorEastAsia" w:hAnsi="Times New Roman" w:cs="Times New Roman"/>
          <w:color w:val="000000" w:themeColor="text1"/>
          <w:sz w:val="24"/>
          <w:szCs w:val="24"/>
        </w:rPr>
        <w:t xml:space="preserve"> service for users moving across the five-mile coverage area, regardless of the number or type of mobile platforms deployed. Contractors are encouraged to reference and incorporate industry best practices and lessons learned from previous deployments to optimize coverage, reliability, and handoff performance.</w:t>
      </w:r>
    </w:p>
    <w:p w14:paraId="227569AD" w14:textId="77777777" w:rsidR="00AE5513" w:rsidRPr="00A463E3" w:rsidRDefault="00AE5513" w:rsidP="00A463E3">
      <w:pPr>
        <w:tabs>
          <w:tab w:val="left" w:pos="719"/>
        </w:tabs>
        <w:spacing w:line="278" w:lineRule="auto"/>
        <w:ind w:left="1440" w:right="357"/>
        <w:rPr>
          <w:rFonts w:ascii="Times New Roman" w:eastAsiaTheme="minorEastAsia" w:hAnsi="Times New Roman" w:cs="Times New Roman"/>
          <w:color w:val="00B0F0"/>
          <w:sz w:val="24"/>
          <w:szCs w:val="24"/>
        </w:rPr>
      </w:pPr>
    </w:p>
    <w:p w14:paraId="4FE43E11" w14:textId="150274EE" w:rsidR="00AE5513" w:rsidRPr="00A463E3" w:rsidRDefault="00756FC8" w:rsidP="00A463E3">
      <w:pPr>
        <w:pStyle w:val="ListParagraph"/>
        <w:numPr>
          <w:ilvl w:val="0"/>
          <w:numId w:val="1"/>
        </w:numPr>
        <w:tabs>
          <w:tab w:val="left" w:pos="720"/>
        </w:tabs>
        <w:spacing w:before="77" w:line="278" w:lineRule="auto"/>
        <w:ind w:right="354"/>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w w:val="105"/>
          <w:sz w:val="24"/>
          <w:szCs w:val="24"/>
        </w:rPr>
        <w:t xml:space="preserve">Is </w:t>
      </w:r>
      <w:proofErr w:type="spellStart"/>
      <w:r w:rsidRPr="00A463E3">
        <w:rPr>
          <w:rFonts w:ascii="Times New Roman" w:eastAsiaTheme="minorEastAsia" w:hAnsi="Times New Roman" w:cs="Times New Roman"/>
          <w:w w:val="105"/>
          <w:sz w:val="24"/>
          <w:szCs w:val="24"/>
        </w:rPr>
        <w:t>WiFi</w:t>
      </w:r>
      <w:proofErr w:type="spellEnd"/>
      <w:r w:rsidRPr="00A463E3">
        <w:rPr>
          <w:rFonts w:ascii="Times New Roman" w:eastAsiaTheme="minorEastAsia" w:hAnsi="Times New Roman" w:cs="Times New Roman"/>
          <w:w w:val="105"/>
          <w:sz w:val="24"/>
          <w:szCs w:val="24"/>
        </w:rPr>
        <w:t xml:space="preserve"> the only acceptable end-user access technology, or will CBP consider LTE/5G/private cellular or hybrid architectures if they better satisfy mobility and coverage objectives while still leveraging the LGDS ﬁber/PON backhaul? (CBP MTPON RFI, Introduction, p. 1; Technical Requirements 1.c-</w:t>
      </w:r>
      <w:proofErr w:type="gramStart"/>
      <w:r w:rsidRPr="00A463E3">
        <w:rPr>
          <w:rFonts w:ascii="Times New Roman" w:eastAsiaTheme="minorEastAsia" w:hAnsi="Times New Roman" w:cs="Times New Roman"/>
          <w:w w:val="105"/>
          <w:sz w:val="24"/>
          <w:szCs w:val="24"/>
        </w:rPr>
        <w:t>1.d</w:t>
      </w:r>
      <w:proofErr w:type="gramEnd"/>
      <w:r w:rsidRPr="00A463E3">
        <w:rPr>
          <w:rFonts w:ascii="Times New Roman" w:eastAsiaTheme="minorEastAsia" w:hAnsi="Times New Roman" w:cs="Times New Roman"/>
          <w:w w:val="105"/>
          <w:sz w:val="24"/>
          <w:szCs w:val="24"/>
        </w:rPr>
        <w:t>, p. 2)</w:t>
      </w:r>
    </w:p>
    <w:p w14:paraId="3396DBAE" w14:textId="0D9E2BE1" w:rsidR="2F67AEAB" w:rsidRPr="00A463E3" w:rsidRDefault="2F67AEAB" w:rsidP="00A463E3">
      <w:pPr>
        <w:pStyle w:val="ListParagraph"/>
        <w:tabs>
          <w:tab w:val="left" w:pos="720"/>
        </w:tabs>
        <w:spacing w:before="77" w:line="278" w:lineRule="auto"/>
        <w:ind w:left="720" w:right="354"/>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A</w:t>
      </w:r>
      <w:proofErr w:type="gramStart"/>
      <w:r w:rsidRPr="00A463E3">
        <w:rPr>
          <w:rFonts w:ascii="Times New Roman" w:eastAsiaTheme="minorEastAsia" w:hAnsi="Times New Roman" w:cs="Times New Roman"/>
          <w:sz w:val="24"/>
          <w:szCs w:val="24"/>
        </w:rPr>
        <w:t xml:space="preserve">:  </w:t>
      </w:r>
      <w:r w:rsidRPr="00A463E3">
        <w:rPr>
          <w:rFonts w:ascii="Times New Roman" w:eastAsiaTheme="minorEastAsia" w:hAnsi="Times New Roman" w:cs="Times New Roman"/>
          <w:color w:val="323130"/>
          <w:sz w:val="24"/>
          <w:szCs w:val="24"/>
        </w:rPr>
        <w:t>For</w:t>
      </w:r>
      <w:proofErr w:type="gramEnd"/>
      <w:r w:rsidRPr="00A463E3">
        <w:rPr>
          <w:rFonts w:ascii="Times New Roman" w:eastAsiaTheme="minorEastAsia" w:hAnsi="Times New Roman" w:cs="Times New Roman"/>
          <w:color w:val="323130"/>
          <w:sz w:val="24"/>
          <w:szCs w:val="24"/>
        </w:rPr>
        <w:t xml:space="preserve"> this proof of concept, </w:t>
      </w:r>
      <w:r w:rsidR="0047013A">
        <w:rPr>
          <w:rFonts w:ascii="Times New Roman" w:eastAsiaTheme="minorEastAsia" w:hAnsi="Times New Roman" w:cs="Times New Roman"/>
          <w:color w:val="323130"/>
          <w:sz w:val="24"/>
          <w:szCs w:val="24"/>
        </w:rPr>
        <w:t xml:space="preserve">it is intended that </w:t>
      </w:r>
      <w:proofErr w:type="spellStart"/>
      <w:r w:rsidRPr="00A463E3">
        <w:rPr>
          <w:rFonts w:ascii="Times New Roman" w:eastAsiaTheme="minorEastAsia" w:hAnsi="Times New Roman" w:cs="Times New Roman"/>
          <w:color w:val="323130"/>
          <w:sz w:val="24"/>
          <w:szCs w:val="24"/>
        </w:rPr>
        <w:t>WiFi</w:t>
      </w:r>
      <w:proofErr w:type="spellEnd"/>
      <w:r w:rsidRPr="00A463E3">
        <w:rPr>
          <w:rFonts w:ascii="Times New Roman" w:eastAsiaTheme="minorEastAsia" w:hAnsi="Times New Roman" w:cs="Times New Roman"/>
          <w:color w:val="323130"/>
          <w:sz w:val="24"/>
          <w:szCs w:val="24"/>
        </w:rPr>
        <w:t xml:space="preserve"> </w:t>
      </w:r>
      <w:r w:rsidR="0047013A">
        <w:rPr>
          <w:rFonts w:ascii="Times New Roman" w:eastAsiaTheme="minorEastAsia" w:hAnsi="Times New Roman" w:cs="Times New Roman"/>
          <w:color w:val="323130"/>
          <w:sz w:val="24"/>
          <w:szCs w:val="24"/>
        </w:rPr>
        <w:t>will be</w:t>
      </w:r>
      <w:r w:rsidRPr="00A463E3">
        <w:rPr>
          <w:rFonts w:ascii="Times New Roman" w:eastAsiaTheme="minorEastAsia" w:hAnsi="Times New Roman" w:cs="Times New Roman"/>
          <w:color w:val="323130"/>
          <w:sz w:val="24"/>
          <w:szCs w:val="24"/>
        </w:rPr>
        <w:t xml:space="preserve"> the required and only acceptable end‑user access technology, and vendors should center their technical approaches and </w:t>
      </w:r>
      <w:proofErr w:type="gramStart"/>
      <w:r w:rsidRPr="00A463E3">
        <w:rPr>
          <w:rFonts w:ascii="Times New Roman" w:eastAsiaTheme="minorEastAsia" w:hAnsi="Times New Roman" w:cs="Times New Roman"/>
          <w:color w:val="323130"/>
          <w:sz w:val="24"/>
          <w:szCs w:val="24"/>
        </w:rPr>
        <w:t>architectures</w:t>
      </w:r>
      <w:proofErr w:type="gramEnd"/>
      <w:r w:rsidRPr="00A463E3">
        <w:rPr>
          <w:rFonts w:ascii="Times New Roman" w:eastAsiaTheme="minorEastAsia" w:hAnsi="Times New Roman" w:cs="Times New Roman"/>
          <w:color w:val="323130"/>
          <w:sz w:val="24"/>
          <w:szCs w:val="24"/>
        </w:rPr>
        <w:t xml:space="preserve"> on </w:t>
      </w:r>
      <w:proofErr w:type="spellStart"/>
      <w:r w:rsidRPr="00A463E3">
        <w:rPr>
          <w:rFonts w:ascii="Times New Roman" w:eastAsiaTheme="minorEastAsia" w:hAnsi="Times New Roman" w:cs="Times New Roman"/>
          <w:color w:val="323130"/>
          <w:sz w:val="24"/>
          <w:szCs w:val="24"/>
        </w:rPr>
        <w:t>WiFi</w:t>
      </w:r>
      <w:proofErr w:type="spellEnd"/>
      <w:r w:rsidRPr="00A463E3">
        <w:rPr>
          <w:rFonts w:ascii="Times New Roman" w:eastAsiaTheme="minorEastAsia" w:hAnsi="Times New Roman" w:cs="Times New Roman"/>
          <w:color w:val="323130"/>
          <w:sz w:val="24"/>
          <w:szCs w:val="24"/>
        </w:rPr>
        <w:t xml:space="preserve">-based access while leveraging the LGDS fiber/PON backhaul. CBP is, however, </w:t>
      </w:r>
      <w:r w:rsidRPr="00A463E3">
        <w:rPr>
          <w:rFonts w:ascii="Times New Roman" w:eastAsiaTheme="minorEastAsia" w:hAnsi="Times New Roman" w:cs="Times New Roman"/>
          <w:color w:val="000000" w:themeColor="text1"/>
          <w:sz w:val="24"/>
          <w:szCs w:val="24"/>
        </w:rPr>
        <w:t xml:space="preserve">exploring additional technologies and capabilities under separate and future proof‑of‑concept efforts, and vendors may provide high-level feedback on such options for the Government’s awareness, understanding that they will not be evaluated as part of this specific MTPON </w:t>
      </w:r>
      <w:proofErr w:type="spellStart"/>
      <w:r w:rsidRPr="00A463E3">
        <w:rPr>
          <w:rFonts w:ascii="Times New Roman" w:eastAsiaTheme="minorEastAsia" w:hAnsi="Times New Roman" w:cs="Times New Roman"/>
          <w:color w:val="000000" w:themeColor="text1"/>
          <w:sz w:val="24"/>
          <w:szCs w:val="24"/>
        </w:rPr>
        <w:t>WiFi</w:t>
      </w:r>
      <w:proofErr w:type="spellEnd"/>
      <w:r w:rsidRPr="00A463E3">
        <w:rPr>
          <w:rFonts w:ascii="Times New Roman" w:eastAsiaTheme="minorEastAsia" w:hAnsi="Times New Roman" w:cs="Times New Roman"/>
          <w:color w:val="000000" w:themeColor="text1"/>
          <w:sz w:val="24"/>
          <w:szCs w:val="24"/>
        </w:rPr>
        <w:t>-focused effort.</w:t>
      </w:r>
    </w:p>
    <w:p w14:paraId="5A39BBE3" w14:textId="77777777" w:rsidR="00AE5513" w:rsidRPr="00A463E3" w:rsidRDefault="00AE5513" w:rsidP="00A463E3">
      <w:pPr>
        <w:pStyle w:val="BodyText"/>
        <w:spacing w:before="44"/>
        <w:rPr>
          <w:rFonts w:ascii="Times New Roman" w:eastAsiaTheme="minorEastAsia" w:hAnsi="Times New Roman" w:cs="Times New Roman"/>
          <w:color w:val="000000" w:themeColor="text1"/>
        </w:rPr>
      </w:pPr>
    </w:p>
    <w:p w14:paraId="2E7F5757" w14:textId="0C896209" w:rsidR="00AE5513" w:rsidRPr="00A463E3" w:rsidRDefault="66FEAF2C" w:rsidP="00A463E3">
      <w:pPr>
        <w:pStyle w:val="ListParagraph"/>
        <w:numPr>
          <w:ilvl w:val="0"/>
          <w:numId w:val="1"/>
        </w:numPr>
        <w:tabs>
          <w:tab w:val="left" w:pos="720"/>
        </w:tabs>
        <w:spacing w:line="278" w:lineRule="auto"/>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For</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requirement</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to</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"tie</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into</w:t>
      </w:r>
      <w:r w:rsidRPr="00A463E3">
        <w:rPr>
          <w:rFonts w:ascii="Times New Roman" w:eastAsiaTheme="minorEastAsia" w:hAnsi="Times New Roman" w:cs="Times New Roman"/>
          <w:b/>
          <w:color w:val="000000" w:themeColor="text1"/>
          <w:spacing w:val="-7"/>
          <w:w w:val="105"/>
          <w:sz w:val="24"/>
          <w:szCs w:val="24"/>
        </w:rPr>
        <w:t xml:space="preserve"> </w:t>
      </w:r>
      <w:proofErr w:type="spellStart"/>
      <w:r w:rsidRPr="00A463E3">
        <w:rPr>
          <w:rFonts w:ascii="Times New Roman" w:eastAsiaTheme="minorEastAsia" w:hAnsi="Times New Roman" w:cs="Times New Roman"/>
          <w:b/>
          <w:color w:val="000000" w:themeColor="text1"/>
          <w:w w:val="105"/>
          <w:sz w:val="24"/>
          <w:szCs w:val="24"/>
        </w:rPr>
        <w:t>WiFi</w:t>
      </w:r>
      <w:proofErr w:type="spellEnd"/>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antennas"</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and</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provide</w:t>
      </w:r>
      <w:r w:rsidRPr="00A463E3">
        <w:rPr>
          <w:rFonts w:ascii="Times New Roman" w:eastAsiaTheme="minorEastAsia" w:hAnsi="Times New Roman" w:cs="Times New Roman"/>
          <w:b/>
          <w:color w:val="000000" w:themeColor="text1"/>
          <w:spacing w:val="-9"/>
          <w:w w:val="105"/>
          <w:sz w:val="24"/>
          <w:szCs w:val="24"/>
        </w:rPr>
        <w:t xml:space="preserve"> </w:t>
      </w:r>
      <w:proofErr w:type="spellStart"/>
      <w:r w:rsidRPr="00A463E3">
        <w:rPr>
          <w:rFonts w:ascii="Times New Roman" w:eastAsiaTheme="minorEastAsia" w:hAnsi="Times New Roman" w:cs="Times New Roman"/>
          <w:b/>
          <w:color w:val="000000" w:themeColor="text1"/>
          <w:w w:val="105"/>
          <w:sz w:val="24"/>
          <w:szCs w:val="24"/>
        </w:rPr>
        <w:t>WiFi</w:t>
      </w:r>
      <w:proofErr w:type="spellEnd"/>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connectivity,</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is</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CBP expecting a complete outdoor WLAN solution, including access points, controllers, roaming design, and client authentication services, or only the transport/backhaul portion? (CBP MTPON RFI, Current Status, p. 2; Technical Requirements 1.d and 1.g, p.</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2)</w:t>
      </w:r>
    </w:p>
    <w:p w14:paraId="49B092BC" w14:textId="1B5B4453" w:rsidR="00163B2E" w:rsidRPr="00A463E3" w:rsidRDefault="00163B2E" w:rsidP="00A463E3">
      <w:pPr>
        <w:pStyle w:val="ListParagraph"/>
        <w:tabs>
          <w:tab w:val="left" w:pos="720"/>
        </w:tabs>
        <w:spacing w:line="278" w:lineRule="auto"/>
        <w:ind w:left="720"/>
        <w:jc w:val="left"/>
        <w:rPr>
          <w:rFonts w:ascii="Times New Roman" w:eastAsiaTheme="minorEastAsia" w:hAnsi="Times New Roman" w:cs="Times New Roman"/>
          <w:color w:val="00B050"/>
          <w:sz w:val="24"/>
          <w:szCs w:val="24"/>
        </w:rPr>
      </w:pPr>
    </w:p>
    <w:p w14:paraId="493EADDF" w14:textId="4727EB31" w:rsidR="1AB442CD" w:rsidRPr="00A463E3" w:rsidRDefault="03F8A9C9" w:rsidP="00A463E3">
      <w:pPr>
        <w:pStyle w:val="ListParagraph"/>
        <w:tabs>
          <w:tab w:val="left" w:pos="720"/>
        </w:tabs>
        <w:spacing w:line="278" w:lineRule="auto"/>
        <w:ind w:left="720"/>
        <w:jc w:val="left"/>
        <w:rPr>
          <w:rFonts w:ascii="Times New Roman" w:eastAsiaTheme="minorEastAsia" w:hAnsi="Times New Roman" w:cs="Times New Roman"/>
          <w:color w:val="00B050"/>
          <w:sz w:val="24"/>
          <w:szCs w:val="24"/>
        </w:rPr>
      </w:pPr>
      <w:r w:rsidRPr="00A463E3">
        <w:rPr>
          <w:rFonts w:ascii="Times New Roman" w:eastAsiaTheme="minorEastAsia" w:hAnsi="Times New Roman" w:cs="Times New Roman"/>
          <w:color w:val="000000" w:themeColor="text1"/>
          <w:sz w:val="24"/>
          <w:szCs w:val="24"/>
        </w:rPr>
        <w:t xml:space="preserve">A: </w:t>
      </w:r>
      <w:r w:rsidR="0003732D" w:rsidRPr="00A463E3">
        <w:rPr>
          <w:rFonts w:ascii="Times New Roman" w:eastAsiaTheme="minorEastAsia" w:hAnsi="Times New Roman" w:cs="Times New Roman"/>
          <w:color w:val="000000" w:themeColor="text1"/>
          <w:sz w:val="24"/>
          <w:szCs w:val="24"/>
        </w:rPr>
        <w:t>Yes</w:t>
      </w:r>
      <w:r w:rsidR="003047D5" w:rsidRPr="00A463E3">
        <w:rPr>
          <w:rFonts w:ascii="Times New Roman" w:eastAsiaTheme="minorEastAsia" w:hAnsi="Times New Roman" w:cs="Times New Roman"/>
          <w:color w:val="000000" w:themeColor="text1"/>
          <w:sz w:val="24"/>
          <w:szCs w:val="24"/>
        </w:rPr>
        <w:t>,</w:t>
      </w:r>
      <w:r w:rsidR="0003732D" w:rsidRPr="00A463E3">
        <w:rPr>
          <w:rFonts w:ascii="Times New Roman" w:eastAsiaTheme="minorEastAsia" w:hAnsi="Times New Roman" w:cs="Times New Roman"/>
          <w:color w:val="000000" w:themeColor="text1"/>
          <w:sz w:val="24"/>
          <w:szCs w:val="24"/>
        </w:rPr>
        <w:t xml:space="preserve"> CBP is expecting a </w:t>
      </w:r>
      <w:r w:rsidR="00622980" w:rsidRPr="00A463E3">
        <w:rPr>
          <w:rFonts w:ascii="Times New Roman" w:eastAsiaTheme="minorEastAsia" w:hAnsi="Times New Roman" w:cs="Times New Roman"/>
          <w:color w:val="000000" w:themeColor="text1"/>
          <w:sz w:val="24"/>
          <w:szCs w:val="24"/>
        </w:rPr>
        <w:t xml:space="preserve">comprehensive </w:t>
      </w:r>
      <w:r w:rsidR="00971BB1" w:rsidRPr="00A463E3">
        <w:rPr>
          <w:rFonts w:ascii="Times New Roman" w:eastAsiaTheme="minorEastAsia" w:hAnsi="Times New Roman" w:cs="Times New Roman"/>
          <w:color w:val="000000" w:themeColor="text1"/>
          <w:sz w:val="24"/>
          <w:szCs w:val="24"/>
        </w:rPr>
        <w:t xml:space="preserve">solution. </w:t>
      </w:r>
      <w:r w:rsidR="004B69FC" w:rsidRPr="00A463E3">
        <w:rPr>
          <w:rFonts w:ascii="Times New Roman" w:eastAsiaTheme="minorEastAsia" w:hAnsi="Times New Roman" w:cs="Times New Roman"/>
          <w:color w:val="000000" w:themeColor="text1"/>
          <w:sz w:val="24"/>
          <w:szCs w:val="24"/>
        </w:rPr>
        <w:t>C</w:t>
      </w:r>
      <w:r w:rsidR="00163B2E" w:rsidRPr="00A463E3">
        <w:rPr>
          <w:rFonts w:ascii="Times New Roman" w:eastAsiaTheme="minorEastAsia" w:hAnsi="Times New Roman" w:cs="Times New Roman"/>
          <w:color w:val="000000" w:themeColor="text1"/>
          <w:sz w:val="24"/>
          <w:szCs w:val="24"/>
        </w:rPr>
        <w:t xml:space="preserve">ontractors are responsible for providing, deploying, and maintaining all necessary end devices, including Optical Network Terminals (ONTs) and </w:t>
      </w:r>
      <w:proofErr w:type="spellStart"/>
      <w:r w:rsidR="00163B2E" w:rsidRPr="00A463E3">
        <w:rPr>
          <w:rFonts w:ascii="Times New Roman" w:eastAsiaTheme="minorEastAsia" w:hAnsi="Times New Roman" w:cs="Times New Roman"/>
          <w:color w:val="000000" w:themeColor="text1"/>
          <w:sz w:val="24"/>
          <w:szCs w:val="24"/>
        </w:rPr>
        <w:t>WiFi</w:t>
      </w:r>
      <w:proofErr w:type="spellEnd"/>
      <w:r w:rsidR="00163B2E" w:rsidRPr="00A463E3">
        <w:rPr>
          <w:rFonts w:ascii="Times New Roman" w:eastAsiaTheme="minorEastAsia" w:hAnsi="Times New Roman" w:cs="Times New Roman"/>
          <w:color w:val="000000" w:themeColor="text1"/>
          <w:sz w:val="24"/>
          <w:szCs w:val="24"/>
        </w:rPr>
        <w:t xml:space="preserve"> access points. Devices must be suitable for the operational environment, support the required coverage and performance specifications, and be maintained to ensure continuous, reliable service.</w:t>
      </w:r>
      <w:r w:rsidR="00735D59" w:rsidRPr="00A463E3">
        <w:rPr>
          <w:rFonts w:ascii="Times New Roman" w:eastAsiaTheme="minorEastAsia" w:hAnsi="Times New Roman" w:cs="Times New Roman"/>
          <w:color w:val="000000" w:themeColor="text1"/>
          <w:sz w:val="24"/>
          <w:szCs w:val="24"/>
        </w:rPr>
        <w:t xml:space="preserve"> </w:t>
      </w:r>
      <w:r w:rsidR="004B69FC" w:rsidRPr="00A463E3">
        <w:rPr>
          <w:rFonts w:ascii="Times New Roman" w:eastAsiaTheme="minorEastAsia" w:hAnsi="Times New Roman" w:cs="Times New Roman"/>
          <w:color w:val="000000" w:themeColor="text1"/>
          <w:sz w:val="24"/>
          <w:szCs w:val="24"/>
        </w:rPr>
        <w:t>CBP w</w:t>
      </w:r>
      <w:r w:rsidR="00D80F07" w:rsidRPr="00A463E3">
        <w:rPr>
          <w:rFonts w:ascii="Times New Roman" w:eastAsiaTheme="minorEastAsia" w:hAnsi="Times New Roman" w:cs="Times New Roman"/>
          <w:color w:val="000000" w:themeColor="text1"/>
          <w:sz w:val="24"/>
          <w:szCs w:val="24"/>
        </w:rPr>
        <w:t xml:space="preserve">ill provide </w:t>
      </w:r>
      <w:proofErr w:type="gramStart"/>
      <w:r w:rsidR="00D80F07" w:rsidRPr="00A463E3">
        <w:rPr>
          <w:rFonts w:ascii="Times New Roman" w:eastAsiaTheme="minorEastAsia" w:hAnsi="Times New Roman" w:cs="Times New Roman"/>
          <w:color w:val="000000" w:themeColor="text1"/>
          <w:sz w:val="24"/>
          <w:szCs w:val="24"/>
        </w:rPr>
        <w:t xml:space="preserve">the </w:t>
      </w:r>
      <w:r w:rsidR="007503FC" w:rsidRPr="00A463E3">
        <w:rPr>
          <w:rFonts w:ascii="Times New Roman" w:eastAsiaTheme="minorEastAsia" w:hAnsi="Times New Roman" w:cs="Times New Roman"/>
          <w:color w:val="000000" w:themeColor="text1"/>
          <w:sz w:val="24"/>
          <w:szCs w:val="24"/>
        </w:rPr>
        <w:t>fiber</w:t>
      </w:r>
      <w:proofErr w:type="gramEnd"/>
      <w:r w:rsidR="007503FC" w:rsidRPr="00A463E3">
        <w:rPr>
          <w:rFonts w:ascii="Times New Roman" w:eastAsiaTheme="minorEastAsia" w:hAnsi="Times New Roman" w:cs="Times New Roman"/>
          <w:color w:val="000000" w:themeColor="text1"/>
          <w:sz w:val="24"/>
          <w:szCs w:val="24"/>
        </w:rPr>
        <w:t xml:space="preserve"> backhaul</w:t>
      </w:r>
      <w:r w:rsidR="001C22A3" w:rsidRPr="00A463E3">
        <w:rPr>
          <w:rFonts w:ascii="Times New Roman" w:eastAsiaTheme="minorEastAsia" w:hAnsi="Times New Roman" w:cs="Times New Roman"/>
          <w:color w:val="000000" w:themeColor="text1"/>
          <w:sz w:val="24"/>
          <w:szCs w:val="24"/>
        </w:rPr>
        <w:t xml:space="preserve"> via the LGDS </w:t>
      </w:r>
      <w:r w:rsidR="00BD7C37" w:rsidRPr="00A463E3">
        <w:rPr>
          <w:rFonts w:ascii="Times New Roman" w:eastAsiaTheme="minorEastAsia" w:hAnsi="Times New Roman" w:cs="Times New Roman"/>
          <w:color w:val="000000" w:themeColor="text1"/>
          <w:sz w:val="24"/>
          <w:szCs w:val="24"/>
        </w:rPr>
        <w:t>system</w:t>
      </w:r>
      <w:r w:rsidR="00BD7C37" w:rsidRPr="00A463E3">
        <w:rPr>
          <w:rFonts w:ascii="Times New Roman" w:eastAsiaTheme="minorEastAsia" w:hAnsi="Times New Roman" w:cs="Times New Roman"/>
          <w:color w:val="00B050"/>
          <w:sz w:val="24"/>
          <w:szCs w:val="24"/>
        </w:rPr>
        <w:t>.</w:t>
      </w:r>
    </w:p>
    <w:p w14:paraId="41C8F396" w14:textId="77777777" w:rsidR="00AE5513" w:rsidRPr="00A463E3" w:rsidRDefault="00AE5513" w:rsidP="00A463E3">
      <w:pPr>
        <w:pStyle w:val="BodyText"/>
        <w:rPr>
          <w:rFonts w:ascii="Times New Roman" w:eastAsiaTheme="minorEastAsia" w:hAnsi="Times New Roman" w:cs="Times New Roman"/>
        </w:rPr>
      </w:pPr>
    </w:p>
    <w:p w14:paraId="66D012A7" w14:textId="3A147013" w:rsidR="006E05E2" w:rsidRPr="00A463E3" w:rsidRDefault="66FEAF2C" w:rsidP="00A463E3">
      <w:pPr>
        <w:pStyle w:val="ListParagraph"/>
        <w:numPr>
          <w:ilvl w:val="0"/>
          <w:numId w:val="1"/>
        </w:numPr>
        <w:tabs>
          <w:tab w:val="left" w:pos="720"/>
        </w:tabs>
        <w:spacing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b/>
          <w:color w:val="000000" w:themeColor="text1"/>
          <w:w w:val="105"/>
          <w:sz w:val="24"/>
          <w:szCs w:val="24"/>
        </w:rPr>
        <w:t xml:space="preserve">Can CBP deﬁne the expected demarcation </w:t>
      </w:r>
      <w:proofErr w:type="gramStart"/>
      <w:r w:rsidRPr="00A463E3">
        <w:rPr>
          <w:rFonts w:ascii="Times New Roman" w:eastAsiaTheme="minorEastAsia" w:hAnsi="Times New Roman" w:cs="Times New Roman"/>
          <w:b/>
          <w:color w:val="000000" w:themeColor="text1"/>
          <w:w w:val="105"/>
          <w:sz w:val="24"/>
          <w:szCs w:val="24"/>
        </w:rPr>
        <w:t>point</w:t>
      </w:r>
      <w:proofErr w:type="gramEnd"/>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and handoff</w:t>
      </w:r>
      <w:r w:rsidRPr="00A463E3">
        <w:rPr>
          <w:rFonts w:ascii="Times New Roman" w:eastAsiaTheme="minorEastAsia" w:hAnsi="Times New Roman" w:cs="Times New Roman"/>
          <w:b/>
          <w:color w:val="000000" w:themeColor="text1"/>
          <w:spacing w:val="-1"/>
          <w:w w:val="105"/>
          <w:sz w:val="24"/>
          <w:szCs w:val="24"/>
        </w:rPr>
        <w:t xml:space="preserve"> </w:t>
      </w:r>
      <w:r w:rsidRPr="00A463E3">
        <w:rPr>
          <w:rFonts w:ascii="Times New Roman" w:eastAsiaTheme="minorEastAsia" w:hAnsi="Times New Roman" w:cs="Times New Roman"/>
          <w:b/>
          <w:color w:val="000000" w:themeColor="text1"/>
          <w:w w:val="105"/>
          <w:sz w:val="24"/>
          <w:szCs w:val="24"/>
        </w:rPr>
        <w:t xml:space="preserve">method to the existing LGDS ﬁber optic cable, including ﬁber type, connector/interface, </w:t>
      </w:r>
      <w:r w:rsidRPr="00A463E3">
        <w:rPr>
          <w:rFonts w:ascii="Times New Roman" w:eastAsiaTheme="minorEastAsia" w:hAnsi="Times New Roman" w:cs="Times New Roman"/>
          <w:b/>
          <w:color w:val="000000" w:themeColor="text1"/>
          <w:w w:val="105"/>
          <w:sz w:val="24"/>
          <w:szCs w:val="24"/>
        </w:rPr>
        <w:lastRenderedPageBreak/>
        <w:t>available strands, optical</w:t>
      </w:r>
      <w:r w:rsidRPr="00A463E3">
        <w:rPr>
          <w:rFonts w:ascii="Times New Roman" w:eastAsiaTheme="minorEastAsia" w:hAnsi="Times New Roman" w:cs="Times New Roman"/>
          <w:b/>
          <w:color w:val="000000" w:themeColor="text1"/>
          <w:spacing w:val="-11"/>
          <w:w w:val="105"/>
          <w:sz w:val="24"/>
          <w:szCs w:val="24"/>
        </w:rPr>
        <w:t xml:space="preserve"> </w:t>
      </w:r>
      <w:r w:rsidRPr="00A463E3">
        <w:rPr>
          <w:rFonts w:ascii="Times New Roman" w:eastAsiaTheme="minorEastAsia" w:hAnsi="Times New Roman" w:cs="Times New Roman"/>
          <w:b/>
          <w:color w:val="000000" w:themeColor="text1"/>
          <w:w w:val="105"/>
          <w:sz w:val="24"/>
          <w:szCs w:val="24"/>
        </w:rPr>
        <w:t>budget,</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and</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whether</w:t>
      </w:r>
      <w:r w:rsidRPr="00A463E3">
        <w:rPr>
          <w:rFonts w:ascii="Times New Roman" w:eastAsiaTheme="minorEastAsia" w:hAnsi="Times New Roman" w:cs="Times New Roman"/>
          <w:b/>
          <w:color w:val="000000" w:themeColor="text1"/>
          <w:spacing w:val="-12"/>
          <w:w w:val="105"/>
          <w:sz w:val="24"/>
          <w:szCs w:val="24"/>
        </w:rPr>
        <w:t xml:space="preserve"> </w:t>
      </w:r>
      <w:r w:rsidRPr="00A463E3">
        <w:rPr>
          <w:rFonts w:ascii="Times New Roman" w:eastAsiaTheme="minorEastAsia" w:hAnsi="Times New Roman" w:cs="Times New Roman"/>
          <w:b/>
          <w:color w:val="000000" w:themeColor="text1"/>
          <w:w w:val="105"/>
          <w:sz w:val="24"/>
          <w:szCs w:val="24"/>
        </w:rPr>
        <w:t>vendors</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are</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connecting</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into</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an</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existing</w:t>
      </w:r>
      <w:r w:rsidRPr="00A463E3">
        <w:rPr>
          <w:rFonts w:ascii="Times New Roman" w:eastAsiaTheme="minorEastAsia" w:hAnsi="Times New Roman" w:cs="Times New Roman"/>
          <w:b/>
          <w:color w:val="000000" w:themeColor="text1"/>
          <w:spacing w:val="-12"/>
          <w:w w:val="105"/>
          <w:sz w:val="24"/>
          <w:szCs w:val="24"/>
        </w:rPr>
        <w:t xml:space="preserve"> </w:t>
      </w:r>
      <w:r w:rsidRPr="00A463E3">
        <w:rPr>
          <w:rFonts w:ascii="Times New Roman" w:eastAsiaTheme="minorEastAsia" w:hAnsi="Times New Roman" w:cs="Times New Roman"/>
          <w:b/>
          <w:color w:val="000000" w:themeColor="text1"/>
          <w:w w:val="105"/>
          <w:sz w:val="24"/>
          <w:szCs w:val="24"/>
        </w:rPr>
        <w:t>PON</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segment</w:t>
      </w:r>
      <w:r w:rsidRPr="00A463E3">
        <w:rPr>
          <w:rFonts w:ascii="Times New Roman" w:eastAsiaTheme="minorEastAsia" w:hAnsi="Times New Roman" w:cs="Times New Roman"/>
          <w:b/>
          <w:color w:val="000000" w:themeColor="text1"/>
          <w:spacing w:val="-9"/>
          <w:w w:val="105"/>
          <w:sz w:val="24"/>
          <w:szCs w:val="24"/>
        </w:rPr>
        <w:t xml:space="preserve"> </w:t>
      </w:r>
      <w:r w:rsidRPr="00A463E3">
        <w:rPr>
          <w:rFonts w:ascii="Times New Roman" w:eastAsiaTheme="minorEastAsia" w:hAnsi="Times New Roman" w:cs="Times New Roman"/>
          <w:b/>
          <w:color w:val="000000" w:themeColor="text1"/>
          <w:w w:val="105"/>
          <w:sz w:val="24"/>
          <w:szCs w:val="24"/>
        </w:rPr>
        <w:t>or a separate overlay? (CBP MTPON RFI, Current Status, p. 2; Technical Requirements 1.e, p. 2; Response - White Paper Item 4, p. 3)</w:t>
      </w:r>
      <w:r w:rsidR="00FF22B7" w:rsidRPr="00A463E3">
        <w:rPr>
          <w:rFonts w:ascii="Times New Roman" w:eastAsiaTheme="minorEastAsia" w:hAnsi="Times New Roman" w:cs="Times New Roman"/>
          <w:b/>
          <w:color w:val="000000" w:themeColor="text1"/>
          <w:w w:val="105"/>
          <w:sz w:val="24"/>
          <w:szCs w:val="24"/>
        </w:rPr>
        <w:t>. Demarc</w:t>
      </w:r>
      <w:r w:rsidR="006026DD" w:rsidRPr="00A463E3">
        <w:rPr>
          <w:rFonts w:ascii="Times New Roman" w:eastAsiaTheme="minorEastAsia" w:hAnsi="Times New Roman" w:cs="Times New Roman"/>
          <w:b/>
          <w:color w:val="000000" w:themeColor="text1"/>
          <w:w w:val="105"/>
          <w:sz w:val="24"/>
          <w:szCs w:val="24"/>
        </w:rPr>
        <w:t xml:space="preserve">ation will be </w:t>
      </w:r>
    </w:p>
    <w:p w14:paraId="6E62CB6A" w14:textId="698BF8E3" w:rsidR="006E05E2" w:rsidRPr="00A463E3" w:rsidRDefault="006E05E2" w:rsidP="00A463E3">
      <w:pPr>
        <w:pStyle w:val="ListParagraph"/>
        <w:tabs>
          <w:tab w:val="left" w:pos="720"/>
        </w:tabs>
        <w:spacing w:line="278" w:lineRule="auto"/>
        <w:ind w:left="720"/>
        <w:jc w:val="left"/>
        <w:rPr>
          <w:rFonts w:ascii="Times New Roman" w:eastAsiaTheme="minorEastAsia" w:hAnsi="Times New Roman" w:cs="Times New Roman"/>
          <w:color w:val="000000" w:themeColor="text1"/>
          <w:sz w:val="24"/>
          <w:szCs w:val="24"/>
        </w:rPr>
      </w:pPr>
    </w:p>
    <w:p w14:paraId="0D0B940D" w14:textId="709F17C7" w:rsidR="00AE5513" w:rsidRPr="00A463E3" w:rsidRDefault="009E6769" w:rsidP="00A463E3">
      <w:pPr>
        <w:pStyle w:val="ListParagraph"/>
        <w:tabs>
          <w:tab w:val="left" w:pos="720"/>
        </w:tabs>
        <w:spacing w:line="278" w:lineRule="auto"/>
        <w:ind w:left="72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A</w:t>
      </w:r>
      <w:proofErr w:type="gramStart"/>
      <w:r w:rsidRPr="00A463E3">
        <w:rPr>
          <w:rFonts w:ascii="Times New Roman" w:eastAsiaTheme="minorEastAsia" w:hAnsi="Times New Roman" w:cs="Times New Roman"/>
          <w:color w:val="000000" w:themeColor="text1"/>
          <w:sz w:val="24"/>
          <w:szCs w:val="24"/>
        </w:rPr>
        <w:t xml:space="preserve">:  </w:t>
      </w:r>
      <w:r w:rsidR="006E05E2" w:rsidRPr="00A463E3">
        <w:rPr>
          <w:rFonts w:ascii="Times New Roman" w:eastAsiaTheme="minorEastAsia" w:hAnsi="Times New Roman" w:cs="Times New Roman"/>
          <w:color w:val="000000" w:themeColor="text1"/>
          <w:sz w:val="24"/>
          <w:szCs w:val="24"/>
        </w:rPr>
        <w:t>The</w:t>
      </w:r>
      <w:proofErr w:type="gramEnd"/>
      <w:r w:rsidR="006E05E2" w:rsidRPr="00A463E3">
        <w:rPr>
          <w:rFonts w:ascii="Times New Roman" w:eastAsiaTheme="minorEastAsia" w:hAnsi="Times New Roman" w:cs="Times New Roman"/>
          <w:color w:val="000000" w:themeColor="text1"/>
          <w:sz w:val="24"/>
          <w:szCs w:val="24"/>
        </w:rPr>
        <w:t xml:space="preserve"> demarcation point will be at the fiber handholds, which are spaced approximately 7 feet apart. Connections can be made from the handhold to the PON system, utilizing the fiber as backhaul. The LGDS system uses specialized 24-strand single-mode optical fiber cable designed for low-attenuation performance to optimize sensor capabilities. LGDS currently uses 2 strands </w:t>
      </w:r>
      <w:proofErr w:type="gramStart"/>
      <w:r w:rsidR="006E05E2" w:rsidRPr="00A463E3">
        <w:rPr>
          <w:rFonts w:ascii="Times New Roman" w:eastAsiaTheme="minorEastAsia" w:hAnsi="Times New Roman" w:cs="Times New Roman"/>
          <w:color w:val="000000" w:themeColor="text1"/>
          <w:sz w:val="24"/>
          <w:szCs w:val="24"/>
        </w:rPr>
        <w:t>of</w:t>
      </w:r>
      <w:proofErr w:type="gramEnd"/>
      <w:r w:rsidR="006E05E2" w:rsidRPr="00A463E3">
        <w:rPr>
          <w:rFonts w:ascii="Times New Roman" w:eastAsiaTheme="minorEastAsia" w:hAnsi="Times New Roman" w:cs="Times New Roman"/>
          <w:color w:val="000000" w:themeColor="text1"/>
          <w:sz w:val="24"/>
          <w:szCs w:val="24"/>
        </w:rPr>
        <w:t xml:space="preserve"> the 24-strand cable, leaving 22 strands available for other </w:t>
      </w:r>
      <w:proofErr w:type="gramStart"/>
      <w:r w:rsidR="006E05E2" w:rsidRPr="00A463E3">
        <w:rPr>
          <w:rFonts w:ascii="Times New Roman" w:eastAsiaTheme="minorEastAsia" w:hAnsi="Times New Roman" w:cs="Times New Roman"/>
          <w:color w:val="000000" w:themeColor="text1"/>
          <w:sz w:val="24"/>
          <w:szCs w:val="24"/>
        </w:rPr>
        <w:t>technology</w:t>
      </w:r>
      <w:proofErr w:type="gramEnd"/>
      <w:r w:rsidR="006E05E2" w:rsidRPr="00A463E3">
        <w:rPr>
          <w:rFonts w:ascii="Times New Roman" w:eastAsiaTheme="minorEastAsia" w:hAnsi="Times New Roman" w:cs="Times New Roman"/>
          <w:color w:val="000000" w:themeColor="text1"/>
          <w:sz w:val="24"/>
          <w:szCs w:val="24"/>
        </w:rPr>
        <w:t xml:space="preserve"> integrations. Detailed specifications of the actual cable will be </w:t>
      </w:r>
      <w:proofErr w:type="gramStart"/>
      <w:r w:rsidR="006E05E2" w:rsidRPr="00A463E3">
        <w:rPr>
          <w:rFonts w:ascii="Times New Roman" w:eastAsiaTheme="minorEastAsia" w:hAnsi="Times New Roman" w:cs="Times New Roman"/>
          <w:color w:val="000000" w:themeColor="text1"/>
          <w:sz w:val="24"/>
          <w:szCs w:val="24"/>
        </w:rPr>
        <w:t>provided</w:t>
      </w:r>
      <w:proofErr w:type="gramEnd"/>
      <w:r w:rsidR="006E05E2" w:rsidRPr="00A463E3">
        <w:rPr>
          <w:rFonts w:ascii="Times New Roman" w:eastAsiaTheme="minorEastAsia" w:hAnsi="Times New Roman" w:cs="Times New Roman"/>
          <w:color w:val="000000" w:themeColor="text1"/>
          <w:sz w:val="24"/>
          <w:szCs w:val="24"/>
        </w:rPr>
        <w:t xml:space="preserve"> post-award.</w:t>
      </w:r>
    </w:p>
    <w:p w14:paraId="49B219B8" w14:textId="77777777" w:rsidR="006E05E2" w:rsidRPr="00A463E3" w:rsidRDefault="006E05E2" w:rsidP="00A463E3">
      <w:pPr>
        <w:pStyle w:val="BodyText"/>
        <w:spacing w:before="43"/>
        <w:rPr>
          <w:rFonts w:ascii="Times New Roman" w:eastAsiaTheme="minorEastAsia" w:hAnsi="Times New Roman" w:cs="Times New Roman"/>
        </w:rPr>
      </w:pPr>
    </w:p>
    <w:p w14:paraId="4BD3C555" w14:textId="26197E88" w:rsidR="00AE5513" w:rsidRPr="00A463E3" w:rsidRDefault="66FEAF2C" w:rsidP="00A463E3">
      <w:pPr>
        <w:pStyle w:val="ListParagraph"/>
        <w:numPr>
          <w:ilvl w:val="0"/>
          <w:numId w:val="1"/>
        </w:numPr>
        <w:tabs>
          <w:tab w:val="left" w:pos="720"/>
        </w:tabs>
        <w:spacing w:line="278" w:lineRule="auto"/>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Is</w:t>
      </w:r>
      <w:r w:rsidRPr="00A463E3">
        <w:rPr>
          <w:rFonts w:ascii="Times New Roman" w:eastAsiaTheme="minorEastAsia" w:hAnsi="Times New Roman" w:cs="Times New Roman"/>
          <w:b/>
          <w:color w:val="000000" w:themeColor="text1"/>
          <w:spacing w:val="-4"/>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intent</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for</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vendor</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solution</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to</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use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the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existing</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LGDS</w:t>
      </w:r>
      <w:r w:rsidRPr="00A463E3">
        <w:rPr>
          <w:rFonts w:ascii="Times New Roman" w:eastAsiaTheme="minorEastAsia" w:hAnsi="Times New Roman" w:cs="Times New Roman"/>
          <w:b/>
          <w:color w:val="000000" w:themeColor="text1"/>
          <w:spacing w:val="-4"/>
          <w:w w:val="105"/>
          <w:sz w:val="24"/>
          <w:szCs w:val="24"/>
        </w:rPr>
        <w:t xml:space="preserve"> </w:t>
      </w:r>
      <w:r w:rsidRPr="00A463E3">
        <w:rPr>
          <w:rFonts w:ascii="Times New Roman" w:eastAsiaTheme="minorEastAsia" w:hAnsi="Times New Roman" w:cs="Times New Roman"/>
          <w:b/>
          <w:color w:val="000000" w:themeColor="text1"/>
          <w:w w:val="105"/>
          <w:sz w:val="24"/>
          <w:szCs w:val="24"/>
        </w:rPr>
        <w:t>infrastructure</w:t>
      </w:r>
      <w:r w:rsidRPr="00A463E3">
        <w:rPr>
          <w:rFonts w:ascii="Times New Roman" w:eastAsiaTheme="minorEastAsia" w:hAnsi="Times New Roman" w:cs="Times New Roman"/>
          <w:b/>
          <w:color w:val="000000" w:themeColor="text1"/>
          <w:spacing w:val="-5"/>
          <w:w w:val="105"/>
          <w:sz w:val="24"/>
          <w:szCs w:val="24"/>
        </w:rPr>
        <w:t xml:space="preserve"> </w:t>
      </w:r>
      <w:r w:rsidRPr="00A463E3">
        <w:rPr>
          <w:rFonts w:ascii="Times New Roman" w:eastAsiaTheme="minorEastAsia" w:hAnsi="Times New Roman" w:cs="Times New Roman"/>
          <w:b/>
          <w:color w:val="000000" w:themeColor="text1"/>
          <w:w w:val="105"/>
          <w:sz w:val="24"/>
          <w:szCs w:val="24"/>
        </w:rPr>
        <w:t>strictly</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as backhaul for supplemental wireless access, or also to close transport gaps affecting the underlying sensing or telemetry network? (CBP MTPON RFI, Introduction, p. 1; Current Status, p. 2)</w:t>
      </w:r>
      <w:r w:rsidR="003C1258" w:rsidRPr="00A463E3">
        <w:rPr>
          <w:rFonts w:ascii="Times New Roman" w:eastAsiaTheme="minorEastAsia" w:hAnsi="Times New Roman" w:cs="Times New Roman"/>
          <w:b/>
          <w:color w:val="000000" w:themeColor="text1"/>
          <w:w w:val="105"/>
          <w:sz w:val="24"/>
          <w:szCs w:val="24"/>
        </w:rPr>
        <w:t>.</w:t>
      </w:r>
    </w:p>
    <w:p w14:paraId="779BFC34" w14:textId="3D02891D" w:rsidR="003C1258" w:rsidRPr="00A463E3" w:rsidRDefault="003C1258" w:rsidP="00A463E3">
      <w:pPr>
        <w:pStyle w:val="ListParagraph"/>
        <w:tabs>
          <w:tab w:val="left" w:pos="720"/>
        </w:tabs>
        <w:spacing w:line="278" w:lineRule="auto"/>
        <w:ind w:left="720"/>
        <w:jc w:val="left"/>
        <w:rPr>
          <w:rFonts w:ascii="Times New Roman" w:eastAsiaTheme="minorEastAsia" w:hAnsi="Times New Roman" w:cs="Times New Roman"/>
          <w:color w:val="000000" w:themeColor="text1"/>
          <w:sz w:val="24"/>
          <w:szCs w:val="24"/>
        </w:rPr>
      </w:pPr>
    </w:p>
    <w:p w14:paraId="0E27B00A" w14:textId="42BA0008" w:rsidR="00AE5513" w:rsidRPr="00A463E3" w:rsidRDefault="46C5F88B" w:rsidP="00A463E3">
      <w:pPr>
        <w:pStyle w:val="ListParagraph"/>
        <w:tabs>
          <w:tab w:val="left" w:pos="720"/>
        </w:tabs>
        <w:spacing w:line="278" w:lineRule="auto"/>
        <w:ind w:left="72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 xml:space="preserve">A:   </w:t>
      </w:r>
      <w:r w:rsidR="00E51E61" w:rsidRPr="00A463E3">
        <w:rPr>
          <w:rFonts w:ascii="Times New Roman" w:eastAsiaTheme="minorEastAsia" w:hAnsi="Times New Roman" w:cs="Times New Roman"/>
          <w:color w:val="000000" w:themeColor="text1"/>
          <w:sz w:val="24"/>
          <w:szCs w:val="24"/>
        </w:rPr>
        <w:t xml:space="preserve">The intent is for the vendor’s solution to utilize the LGDS fiber as </w:t>
      </w:r>
      <w:r w:rsidR="001D408B" w:rsidRPr="00A463E3">
        <w:rPr>
          <w:rFonts w:ascii="Times New Roman" w:eastAsiaTheme="minorEastAsia" w:hAnsi="Times New Roman" w:cs="Times New Roman"/>
          <w:color w:val="000000" w:themeColor="text1"/>
          <w:sz w:val="24"/>
          <w:szCs w:val="24"/>
        </w:rPr>
        <w:t xml:space="preserve">the </w:t>
      </w:r>
      <w:r w:rsidR="00E51E61" w:rsidRPr="00A463E3">
        <w:rPr>
          <w:rFonts w:ascii="Times New Roman" w:eastAsiaTheme="minorEastAsia" w:hAnsi="Times New Roman" w:cs="Times New Roman"/>
          <w:color w:val="000000" w:themeColor="text1"/>
          <w:sz w:val="24"/>
          <w:szCs w:val="24"/>
        </w:rPr>
        <w:t>backhaul transport</w:t>
      </w:r>
      <w:r w:rsidR="004A4F8F" w:rsidRPr="00A463E3">
        <w:rPr>
          <w:rFonts w:ascii="Times New Roman" w:eastAsiaTheme="minorEastAsia" w:hAnsi="Times New Roman" w:cs="Times New Roman"/>
          <w:color w:val="000000" w:themeColor="text1"/>
          <w:sz w:val="24"/>
          <w:szCs w:val="24"/>
        </w:rPr>
        <w:t xml:space="preserve"> data</w:t>
      </w:r>
      <w:r w:rsidR="00E51E61" w:rsidRPr="00A463E3">
        <w:rPr>
          <w:rFonts w:ascii="Times New Roman" w:eastAsiaTheme="minorEastAsia" w:hAnsi="Times New Roman" w:cs="Times New Roman"/>
          <w:color w:val="000000" w:themeColor="text1"/>
          <w:sz w:val="24"/>
          <w:szCs w:val="24"/>
        </w:rPr>
        <w:t xml:space="preserve"> to the CBP network. </w:t>
      </w:r>
      <w:r w:rsidR="000410B3" w:rsidRPr="00A463E3">
        <w:rPr>
          <w:rFonts w:ascii="Times New Roman" w:eastAsiaTheme="minorEastAsia" w:hAnsi="Times New Roman" w:cs="Times New Roman"/>
          <w:color w:val="000000" w:themeColor="text1"/>
          <w:sz w:val="24"/>
          <w:szCs w:val="24"/>
        </w:rPr>
        <w:t>R</w:t>
      </w:r>
      <w:r w:rsidR="00E51E61" w:rsidRPr="00A463E3">
        <w:rPr>
          <w:rFonts w:ascii="Times New Roman" w:eastAsiaTheme="minorEastAsia" w:hAnsi="Times New Roman" w:cs="Times New Roman"/>
          <w:color w:val="000000" w:themeColor="text1"/>
          <w:sz w:val="24"/>
          <w:szCs w:val="24"/>
        </w:rPr>
        <w:t>efer to the response provided for Question #10.</w:t>
      </w:r>
    </w:p>
    <w:p w14:paraId="60061E4C" w14:textId="77777777" w:rsidR="00AE5513" w:rsidRPr="00A463E3" w:rsidRDefault="00AE5513" w:rsidP="00A463E3">
      <w:pPr>
        <w:pStyle w:val="BodyText"/>
        <w:spacing w:before="92"/>
        <w:rPr>
          <w:rFonts w:ascii="Times New Roman" w:eastAsiaTheme="minorEastAsia" w:hAnsi="Times New Roman" w:cs="Times New Roman"/>
        </w:rPr>
      </w:pPr>
    </w:p>
    <w:p w14:paraId="797A9FB3" w14:textId="3B2C5EBB" w:rsidR="00AE5513" w:rsidRPr="00A463E3" w:rsidRDefault="00756FC8" w:rsidP="00A463E3">
      <w:pPr>
        <w:pStyle w:val="ListParagraph"/>
        <w:numPr>
          <w:ilvl w:val="0"/>
          <w:numId w:val="1"/>
        </w:numPr>
        <w:tabs>
          <w:tab w:val="left" w:pos="720"/>
        </w:tabs>
        <w:spacing w:line="278" w:lineRule="auto"/>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w w:val="105"/>
          <w:sz w:val="24"/>
          <w:szCs w:val="24"/>
        </w:rPr>
        <w:t>Can CBP provide the anticipated user and device proﬁle by deployment area, including device types, approximate concurrent users, and whether the solution must support voice, video, sensor traffic, laptops/tablets, vehicle-mounted devices, or</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other</w:t>
      </w:r>
      <w:r w:rsidRPr="00A463E3">
        <w:rPr>
          <w:rFonts w:ascii="Times New Roman" w:eastAsiaTheme="minorEastAsia" w:hAnsi="Times New Roman" w:cs="Times New Roman"/>
          <w:b/>
          <w:spacing w:val="-13"/>
          <w:w w:val="105"/>
          <w:sz w:val="24"/>
          <w:szCs w:val="24"/>
        </w:rPr>
        <w:t xml:space="preserve"> </w:t>
      </w:r>
      <w:r w:rsidRPr="00A463E3">
        <w:rPr>
          <w:rFonts w:ascii="Times New Roman" w:eastAsiaTheme="minorEastAsia" w:hAnsi="Times New Roman" w:cs="Times New Roman"/>
          <w:b/>
          <w:w w:val="105"/>
          <w:sz w:val="24"/>
          <w:szCs w:val="24"/>
        </w:rPr>
        <w:t>endpoints?</w:t>
      </w:r>
      <w:r w:rsidRPr="00A463E3">
        <w:rPr>
          <w:rFonts w:ascii="Times New Roman" w:eastAsiaTheme="minorEastAsia" w:hAnsi="Times New Roman" w:cs="Times New Roman"/>
          <w:b/>
          <w:spacing w:val="-12"/>
          <w:w w:val="105"/>
          <w:sz w:val="24"/>
          <w:szCs w:val="24"/>
        </w:rPr>
        <w:t xml:space="preserve"> </w:t>
      </w:r>
      <w:r w:rsidRPr="00A463E3">
        <w:rPr>
          <w:rFonts w:ascii="Times New Roman" w:eastAsiaTheme="minorEastAsia" w:hAnsi="Times New Roman" w:cs="Times New Roman"/>
          <w:b/>
          <w:w w:val="105"/>
          <w:sz w:val="24"/>
          <w:szCs w:val="24"/>
        </w:rPr>
        <w:t>(CBP</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MTPON</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RFI,</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Introduction,</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p.</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1;</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Technical</w:t>
      </w:r>
      <w:r w:rsidRPr="00A463E3">
        <w:rPr>
          <w:rFonts w:ascii="Times New Roman" w:eastAsiaTheme="minorEastAsia" w:hAnsi="Times New Roman" w:cs="Times New Roman"/>
          <w:b/>
          <w:spacing w:val="-12"/>
          <w:w w:val="105"/>
          <w:sz w:val="24"/>
          <w:szCs w:val="24"/>
        </w:rPr>
        <w:t xml:space="preserve"> </w:t>
      </w:r>
      <w:r w:rsidRPr="00A463E3">
        <w:rPr>
          <w:rFonts w:ascii="Times New Roman" w:eastAsiaTheme="minorEastAsia" w:hAnsi="Times New Roman" w:cs="Times New Roman"/>
          <w:b/>
          <w:w w:val="105"/>
          <w:sz w:val="24"/>
          <w:szCs w:val="24"/>
        </w:rPr>
        <w:t>Requirements</w:t>
      </w:r>
      <w:r w:rsidRPr="00A463E3">
        <w:rPr>
          <w:rFonts w:ascii="Times New Roman" w:eastAsiaTheme="minorEastAsia" w:hAnsi="Times New Roman" w:cs="Times New Roman"/>
          <w:b/>
          <w:spacing w:val="-10"/>
          <w:w w:val="105"/>
          <w:sz w:val="24"/>
          <w:szCs w:val="24"/>
        </w:rPr>
        <w:t xml:space="preserve"> </w:t>
      </w:r>
      <w:r w:rsidRPr="00A463E3">
        <w:rPr>
          <w:rFonts w:ascii="Times New Roman" w:eastAsiaTheme="minorEastAsia" w:hAnsi="Times New Roman" w:cs="Times New Roman"/>
          <w:b/>
          <w:w w:val="105"/>
          <w:sz w:val="24"/>
          <w:szCs w:val="24"/>
        </w:rPr>
        <w:t>1.g, p.</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2)</w:t>
      </w:r>
    </w:p>
    <w:p w14:paraId="4F23EC7E" w14:textId="29650EDA" w:rsidR="00AE5513" w:rsidRPr="00A463E3" w:rsidRDefault="00AE5513" w:rsidP="00A463E3">
      <w:pPr>
        <w:pStyle w:val="ListParagraph"/>
        <w:tabs>
          <w:tab w:val="left" w:pos="720"/>
        </w:tabs>
        <w:spacing w:line="278" w:lineRule="auto"/>
        <w:ind w:left="720"/>
        <w:jc w:val="left"/>
        <w:rPr>
          <w:rFonts w:ascii="Times New Roman" w:eastAsiaTheme="minorEastAsia" w:hAnsi="Times New Roman" w:cs="Times New Roman"/>
          <w:sz w:val="24"/>
          <w:szCs w:val="24"/>
        </w:rPr>
      </w:pPr>
    </w:p>
    <w:p w14:paraId="519A841B" w14:textId="3BFBEA55" w:rsidR="00AE5513" w:rsidRPr="00A463E3" w:rsidRDefault="14C8A569" w:rsidP="00A463E3">
      <w:pPr>
        <w:pStyle w:val="ListParagraph"/>
        <w:tabs>
          <w:tab w:val="left" w:pos="720"/>
        </w:tabs>
        <w:spacing w:line="278" w:lineRule="auto"/>
        <w:ind w:left="72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A</w:t>
      </w:r>
      <w:proofErr w:type="gramStart"/>
      <w:r w:rsidRPr="00A463E3">
        <w:rPr>
          <w:rFonts w:ascii="Times New Roman" w:eastAsiaTheme="minorEastAsia" w:hAnsi="Times New Roman" w:cs="Times New Roman"/>
          <w:sz w:val="24"/>
          <w:szCs w:val="24"/>
        </w:rPr>
        <w:t>:  CBP</w:t>
      </w:r>
      <w:proofErr w:type="gramEnd"/>
      <w:r w:rsidRPr="00A463E3">
        <w:rPr>
          <w:rFonts w:ascii="Times New Roman" w:eastAsiaTheme="minorEastAsia" w:hAnsi="Times New Roman" w:cs="Times New Roman"/>
          <w:sz w:val="24"/>
          <w:szCs w:val="24"/>
        </w:rPr>
        <w:t xml:space="preserve"> is currently developing a detailed list of deployment area types (Austre/</w:t>
      </w:r>
      <w:r w:rsidR="54623D35" w:rsidRPr="00A463E3">
        <w:rPr>
          <w:rFonts w:ascii="Times New Roman" w:eastAsiaTheme="minorEastAsia" w:hAnsi="Times New Roman" w:cs="Times New Roman"/>
          <w:sz w:val="24"/>
          <w:szCs w:val="24"/>
        </w:rPr>
        <w:t>R</w:t>
      </w:r>
      <w:r w:rsidRPr="00A463E3">
        <w:rPr>
          <w:rFonts w:ascii="Times New Roman" w:eastAsiaTheme="minorEastAsia" w:hAnsi="Times New Roman" w:cs="Times New Roman"/>
          <w:sz w:val="24"/>
          <w:szCs w:val="24"/>
        </w:rPr>
        <w:t xml:space="preserve">emote and Heavily Trafficked as an example), user types, and associated devices and systems, and cannot yet provide a finalized user/device profile by area. For purposes of this RFI, contractors are correct in focusing on support for voice, video, sensor traffic, and common end-user devices such as laptops and tablets, as well as other operational endpoints (e.g., vehicle‑mounted devices and field sensors). Vendors should propose scalable solutions that can accommodate varying numbers of concurrent users and mixed traffic types, with assumptions clearly stated to assist CBP in refining its </w:t>
      </w:r>
      <w:r w:rsidRPr="00A463E3">
        <w:rPr>
          <w:rFonts w:ascii="Times New Roman" w:eastAsiaTheme="minorEastAsia" w:hAnsi="Times New Roman" w:cs="Times New Roman"/>
          <w:color w:val="000000" w:themeColor="text1"/>
          <w:sz w:val="24"/>
          <w:szCs w:val="24"/>
        </w:rPr>
        <w:t>requirements.</w:t>
      </w:r>
    </w:p>
    <w:p w14:paraId="44EAFD9C" w14:textId="77777777" w:rsidR="00AE5513" w:rsidRPr="00A463E3" w:rsidRDefault="00AE5513" w:rsidP="00A463E3">
      <w:pPr>
        <w:pStyle w:val="BodyText"/>
        <w:spacing w:before="43"/>
        <w:rPr>
          <w:rFonts w:ascii="Times New Roman" w:eastAsiaTheme="minorEastAsia" w:hAnsi="Times New Roman" w:cs="Times New Roman"/>
          <w:color w:val="000000" w:themeColor="text1"/>
        </w:rPr>
      </w:pPr>
    </w:p>
    <w:p w14:paraId="0285A687" w14:textId="7651CE9E" w:rsidR="00AE5513" w:rsidRPr="00A463E3" w:rsidRDefault="541D762D" w:rsidP="00A463E3">
      <w:pPr>
        <w:pStyle w:val="ListParagraph"/>
        <w:numPr>
          <w:ilvl w:val="0"/>
          <w:numId w:val="1"/>
        </w:numPr>
        <w:tabs>
          <w:tab w:val="left" w:pos="720"/>
        </w:tabs>
        <w:spacing w:line="278" w:lineRule="auto"/>
        <w:ind w:right="355"/>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spacing w:val="-2"/>
          <w:w w:val="110"/>
          <w:sz w:val="24"/>
          <w:szCs w:val="24"/>
        </w:rPr>
        <w:t>What</w:t>
      </w:r>
      <w:r w:rsidRPr="00A463E3">
        <w:rPr>
          <w:rFonts w:ascii="Times New Roman" w:eastAsiaTheme="minorEastAsia" w:hAnsi="Times New Roman" w:cs="Times New Roman"/>
          <w:b/>
          <w:color w:val="000000" w:themeColor="text1"/>
          <w:spacing w:val="-12"/>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bandwidth,</w:t>
      </w:r>
      <w:r w:rsidRPr="00A463E3">
        <w:rPr>
          <w:rFonts w:ascii="Times New Roman" w:eastAsiaTheme="minorEastAsia" w:hAnsi="Times New Roman" w:cs="Times New Roman"/>
          <w:b/>
          <w:color w:val="000000" w:themeColor="text1"/>
          <w:spacing w:val="-9"/>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latency,</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QoS,</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and</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traffic</w:t>
      </w:r>
      <w:r w:rsidRPr="00A463E3">
        <w:rPr>
          <w:rFonts w:ascii="Times New Roman" w:eastAsiaTheme="minorEastAsia" w:hAnsi="Times New Roman" w:cs="Times New Roman"/>
          <w:b/>
          <w:color w:val="000000" w:themeColor="text1"/>
          <w:spacing w:val="-12"/>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prioritization</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thresholds</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should</w:t>
      </w:r>
      <w:r w:rsidRPr="00A463E3">
        <w:rPr>
          <w:rFonts w:ascii="Times New Roman" w:eastAsiaTheme="minorEastAsia" w:hAnsi="Times New Roman" w:cs="Times New Roman"/>
          <w:b/>
          <w:color w:val="000000" w:themeColor="text1"/>
          <w:spacing w:val="-11"/>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 xml:space="preserve">vendors </w:t>
      </w:r>
      <w:r w:rsidR="00D20939" w:rsidRPr="00A463E3">
        <w:rPr>
          <w:rFonts w:ascii="Times New Roman" w:eastAsiaTheme="minorEastAsia" w:hAnsi="Times New Roman" w:cs="Times New Roman"/>
          <w:b/>
          <w:color w:val="000000" w:themeColor="text1"/>
          <w:spacing w:val="-2"/>
          <w:w w:val="110"/>
          <w:sz w:val="24"/>
          <w:szCs w:val="24"/>
        </w:rPr>
        <w:t>design</w:t>
      </w:r>
      <w:r w:rsidRPr="00A463E3">
        <w:rPr>
          <w:rFonts w:ascii="Times New Roman" w:eastAsiaTheme="minorEastAsia" w:hAnsi="Times New Roman" w:cs="Times New Roman"/>
          <w:b/>
          <w:color w:val="000000" w:themeColor="text1"/>
          <w:spacing w:val="-5"/>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for</w:t>
      </w:r>
      <w:r w:rsidRPr="00A463E3">
        <w:rPr>
          <w:rFonts w:ascii="Times New Roman" w:eastAsiaTheme="minorEastAsia" w:hAnsi="Times New Roman" w:cs="Times New Roman"/>
          <w:b/>
          <w:color w:val="000000" w:themeColor="text1"/>
          <w:spacing w:val="-6"/>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operational</w:t>
      </w:r>
      <w:r w:rsidRPr="00A463E3">
        <w:rPr>
          <w:rFonts w:ascii="Times New Roman" w:eastAsiaTheme="minorEastAsia" w:hAnsi="Times New Roman" w:cs="Times New Roman"/>
          <w:b/>
          <w:color w:val="000000" w:themeColor="text1"/>
          <w:spacing w:val="-5"/>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applications</w:t>
      </w:r>
      <w:r w:rsidRPr="00A463E3">
        <w:rPr>
          <w:rFonts w:ascii="Times New Roman" w:eastAsiaTheme="minorEastAsia" w:hAnsi="Times New Roman" w:cs="Times New Roman"/>
          <w:b/>
          <w:color w:val="000000" w:themeColor="text1"/>
          <w:spacing w:val="-4"/>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such</w:t>
      </w:r>
      <w:r w:rsidRPr="00A463E3">
        <w:rPr>
          <w:rFonts w:ascii="Times New Roman" w:eastAsiaTheme="minorEastAsia" w:hAnsi="Times New Roman" w:cs="Times New Roman"/>
          <w:b/>
          <w:color w:val="000000" w:themeColor="text1"/>
          <w:spacing w:val="-5"/>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as video,</w:t>
      </w:r>
      <w:r w:rsidRPr="00A463E3">
        <w:rPr>
          <w:rFonts w:ascii="Times New Roman" w:eastAsiaTheme="minorEastAsia" w:hAnsi="Times New Roman" w:cs="Times New Roman"/>
          <w:b/>
          <w:color w:val="000000" w:themeColor="text1"/>
          <w:spacing w:val="-4"/>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situational</w:t>
      </w:r>
      <w:r w:rsidRPr="00A463E3">
        <w:rPr>
          <w:rFonts w:ascii="Times New Roman" w:eastAsiaTheme="minorEastAsia" w:hAnsi="Times New Roman" w:cs="Times New Roman"/>
          <w:b/>
          <w:color w:val="000000" w:themeColor="text1"/>
          <w:spacing w:val="-5"/>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awareness,</w:t>
      </w:r>
      <w:r w:rsidRPr="00A463E3">
        <w:rPr>
          <w:rFonts w:ascii="Times New Roman" w:eastAsiaTheme="minorEastAsia" w:hAnsi="Times New Roman" w:cs="Times New Roman"/>
          <w:b/>
          <w:color w:val="000000" w:themeColor="text1"/>
          <w:spacing w:val="-4"/>
          <w:w w:val="110"/>
          <w:sz w:val="24"/>
          <w:szCs w:val="24"/>
        </w:rPr>
        <w:t xml:space="preserve"> </w:t>
      </w:r>
      <w:r w:rsidRPr="00A463E3">
        <w:rPr>
          <w:rFonts w:ascii="Times New Roman" w:eastAsiaTheme="minorEastAsia" w:hAnsi="Times New Roman" w:cs="Times New Roman"/>
          <w:b/>
          <w:color w:val="000000" w:themeColor="text1"/>
          <w:spacing w:val="-2"/>
          <w:w w:val="110"/>
          <w:sz w:val="24"/>
          <w:szCs w:val="24"/>
        </w:rPr>
        <w:t xml:space="preserve">sensor </w:t>
      </w:r>
      <w:r w:rsidRPr="00A463E3">
        <w:rPr>
          <w:rFonts w:ascii="Times New Roman" w:eastAsiaTheme="minorEastAsia" w:hAnsi="Times New Roman" w:cs="Times New Roman"/>
          <w:b/>
          <w:color w:val="000000" w:themeColor="text1"/>
          <w:w w:val="110"/>
          <w:sz w:val="24"/>
          <w:szCs w:val="24"/>
        </w:rPr>
        <w:t>data,</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and</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ﬁeld-user</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communications?</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(CBP</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MTPON</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lastRenderedPageBreak/>
        <w:t>RFI,</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Introduction,</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p.</w:t>
      </w:r>
      <w:r w:rsidRPr="00A463E3">
        <w:rPr>
          <w:rFonts w:ascii="Times New Roman" w:eastAsiaTheme="minorEastAsia" w:hAnsi="Times New Roman" w:cs="Times New Roman"/>
          <w:b/>
          <w:color w:val="000000" w:themeColor="text1"/>
          <w:spacing w:val="-15"/>
          <w:w w:val="110"/>
          <w:sz w:val="24"/>
          <w:szCs w:val="24"/>
        </w:rPr>
        <w:t xml:space="preserve"> </w:t>
      </w:r>
      <w:r w:rsidRPr="00A463E3">
        <w:rPr>
          <w:rFonts w:ascii="Times New Roman" w:eastAsiaTheme="minorEastAsia" w:hAnsi="Times New Roman" w:cs="Times New Roman"/>
          <w:b/>
          <w:color w:val="000000" w:themeColor="text1"/>
          <w:w w:val="110"/>
          <w:sz w:val="24"/>
          <w:szCs w:val="24"/>
        </w:rPr>
        <w:t>1)</w:t>
      </w:r>
      <w:r w:rsidR="007B78C8" w:rsidRPr="00A463E3">
        <w:rPr>
          <w:rFonts w:ascii="Times New Roman" w:eastAsiaTheme="minorEastAsia" w:hAnsi="Times New Roman" w:cs="Times New Roman"/>
          <w:b/>
          <w:color w:val="000000" w:themeColor="text1"/>
          <w:w w:val="110"/>
          <w:sz w:val="24"/>
          <w:szCs w:val="24"/>
        </w:rPr>
        <w:t>.</w:t>
      </w:r>
    </w:p>
    <w:p w14:paraId="3D5EF146" w14:textId="242CF129" w:rsidR="00811D71" w:rsidRPr="00A463E3" w:rsidRDefault="00811D71" w:rsidP="00A463E3">
      <w:pPr>
        <w:pStyle w:val="ListParagraph"/>
        <w:tabs>
          <w:tab w:val="left" w:pos="720"/>
        </w:tabs>
        <w:spacing w:line="278" w:lineRule="auto"/>
        <w:ind w:left="720" w:right="355"/>
        <w:jc w:val="left"/>
        <w:rPr>
          <w:rFonts w:ascii="Times New Roman" w:eastAsiaTheme="minorEastAsia" w:hAnsi="Times New Roman" w:cs="Times New Roman"/>
          <w:color w:val="000000" w:themeColor="text1"/>
          <w:sz w:val="24"/>
          <w:szCs w:val="24"/>
        </w:rPr>
      </w:pPr>
    </w:p>
    <w:p w14:paraId="6361E020" w14:textId="7E1A8EF3" w:rsidR="007B78C8" w:rsidRPr="00A463E3" w:rsidRDefault="6C907873" w:rsidP="00A463E3">
      <w:pPr>
        <w:pStyle w:val="ListParagraph"/>
        <w:tabs>
          <w:tab w:val="left" w:pos="720"/>
        </w:tabs>
        <w:spacing w:line="278" w:lineRule="auto"/>
        <w:ind w:left="720" w:right="355"/>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A</w:t>
      </w:r>
      <w:proofErr w:type="gramStart"/>
      <w:r w:rsidRPr="00A463E3">
        <w:rPr>
          <w:rFonts w:ascii="Times New Roman" w:eastAsiaTheme="minorEastAsia" w:hAnsi="Times New Roman" w:cs="Times New Roman"/>
          <w:color w:val="000000" w:themeColor="text1"/>
          <w:sz w:val="24"/>
          <w:szCs w:val="24"/>
        </w:rPr>
        <w:t xml:space="preserve">:  </w:t>
      </w:r>
      <w:r w:rsidR="007B78C8" w:rsidRPr="00A463E3">
        <w:rPr>
          <w:rFonts w:ascii="Times New Roman" w:eastAsiaTheme="minorEastAsia" w:hAnsi="Times New Roman" w:cs="Times New Roman"/>
          <w:color w:val="000000" w:themeColor="text1"/>
          <w:sz w:val="24"/>
          <w:szCs w:val="24"/>
        </w:rPr>
        <w:t>CBP</w:t>
      </w:r>
      <w:proofErr w:type="gramEnd"/>
      <w:r w:rsidR="007B78C8" w:rsidRPr="00A463E3">
        <w:rPr>
          <w:rFonts w:ascii="Times New Roman" w:eastAsiaTheme="minorEastAsia" w:hAnsi="Times New Roman" w:cs="Times New Roman"/>
          <w:color w:val="000000" w:themeColor="text1"/>
          <w:sz w:val="24"/>
          <w:szCs w:val="24"/>
        </w:rPr>
        <w:t xml:space="preserve"> encourages vendors to propose solutions for bandwidth, latency, QoS, and traffic prioritization that leverage industry best practices and proven approaches from similar operational environments. Vendors should ensure their solutions support operational applications such as video, situational awareness, sensor data, and field-user communications, and </w:t>
      </w:r>
      <w:proofErr w:type="gramStart"/>
      <w:r w:rsidR="007B78C8" w:rsidRPr="00A463E3">
        <w:rPr>
          <w:rFonts w:ascii="Times New Roman" w:eastAsiaTheme="minorEastAsia" w:hAnsi="Times New Roman" w:cs="Times New Roman"/>
          <w:color w:val="000000" w:themeColor="text1"/>
          <w:sz w:val="24"/>
          <w:szCs w:val="24"/>
        </w:rPr>
        <w:t>are capable of meeting</w:t>
      </w:r>
      <w:proofErr w:type="gramEnd"/>
      <w:r w:rsidR="007B78C8" w:rsidRPr="00A463E3">
        <w:rPr>
          <w:rFonts w:ascii="Times New Roman" w:eastAsiaTheme="minorEastAsia" w:hAnsi="Times New Roman" w:cs="Times New Roman"/>
          <w:color w:val="000000" w:themeColor="text1"/>
          <w:sz w:val="24"/>
          <w:szCs w:val="24"/>
        </w:rPr>
        <w:t xml:space="preserve"> mission-critical requirements for reliability and performance.</w:t>
      </w:r>
      <w:r w:rsidR="00811D71" w:rsidRPr="00A463E3">
        <w:rPr>
          <w:rFonts w:ascii="Times New Roman" w:eastAsiaTheme="minorEastAsia" w:hAnsi="Times New Roman" w:cs="Times New Roman"/>
          <w:color w:val="000000" w:themeColor="text1"/>
          <w:sz w:val="24"/>
          <w:szCs w:val="24"/>
        </w:rPr>
        <w:t xml:space="preserve"> Specific requirements </w:t>
      </w:r>
      <w:r w:rsidR="002A6D98" w:rsidRPr="00A463E3">
        <w:rPr>
          <w:rFonts w:ascii="Times New Roman" w:eastAsiaTheme="minorEastAsia" w:hAnsi="Times New Roman" w:cs="Times New Roman"/>
          <w:color w:val="000000" w:themeColor="text1"/>
          <w:sz w:val="24"/>
          <w:szCs w:val="24"/>
        </w:rPr>
        <w:t xml:space="preserve">will be </w:t>
      </w:r>
      <w:r w:rsidR="00D941BD">
        <w:rPr>
          <w:rFonts w:ascii="Times New Roman" w:eastAsiaTheme="minorEastAsia" w:hAnsi="Times New Roman" w:cs="Times New Roman"/>
          <w:color w:val="000000" w:themeColor="text1"/>
          <w:sz w:val="24"/>
          <w:szCs w:val="24"/>
        </w:rPr>
        <w:t xml:space="preserve">provided in the solicitation. </w:t>
      </w:r>
    </w:p>
    <w:p w14:paraId="4B94D5A5" w14:textId="77777777" w:rsidR="00AE5513" w:rsidRPr="00A463E3" w:rsidRDefault="00AE5513" w:rsidP="00A463E3">
      <w:pPr>
        <w:pStyle w:val="BodyText"/>
        <w:rPr>
          <w:rFonts w:ascii="Times New Roman" w:eastAsiaTheme="minorEastAsia" w:hAnsi="Times New Roman" w:cs="Times New Roman"/>
          <w:color w:val="000000" w:themeColor="text1"/>
        </w:rPr>
      </w:pPr>
    </w:p>
    <w:p w14:paraId="2B42F959" w14:textId="52E0107C" w:rsidR="00AE5513" w:rsidRPr="00276329" w:rsidRDefault="541D762D" w:rsidP="00276329">
      <w:pPr>
        <w:pStyle w:val="ListParagraph"/>
        <w:numPr>
          <w:ilvl w:val="0"/>
          <w:numId w:val="1"/>
        </w:numPr>
        <w:tabs>
          <w:tab w:val="left" w:pos="720"/>
        </w:tabs>
        <w:spacing w:before="77"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w w:val="105"/>
          <w:sz w:val="24"/>
          <w:szCs w:val="24"/>
        </w:rPr>
        <w:t>Can</w:t>
      </w:r>
      <w:r w:rsidRPr="00A463E3">
        <w:rPr>
          <w:rFonts w:ascii="Times New Roman" w:eastAsiaTheme="minorEastAsia" w:hAnsi="Times New Roman" w:cs="Times New Roman"/>
          <w:color w:val="000000" w:themeColor="text1"/>
          <w:spacing w:val="-2"/>
          <w:w w:val="105"/>
          <w:sz w:val="24"/>
          <w:szCs w:val="24"/>
        </w:rPr>
        <w:t xml:space="preserve"> </w:t>
      </w:r>
      <w:r w:rsidRPr="00A463E3">
        <w:rPr>
          <w:rFonts w:ascii="Times New Roman" w:eastAsiaTheme="minorEastAsia" w:hAnsi="Times New Roman" w:cs="Times New Roman"/>
          <w:color w:val="000000" w:themeColor="text1"/>
          <w:w w:val="105"/>
          <w:sz w:val="24"/>
          <w:szCs w:val="24"/>
        </w:rPr>
        <w:t>CBP provide the environmental design thresholds vendors</w:t>
      </w:r>
      <w:r w:rsidRPr="00A463E3">
        <w:rPr>
          <w:rFonts w:ascii="Times New Roman" w:eastAsiaTheme="minorEastAsia" w:hAnsi="Times New Roman" w:cs="Times New Roman"/>
          <w:color w:val="000000" w:themeColor="text1"/>
          <w:spacing w:val="-1"/>
          <w:w w:val="105"/>
          <w:sz w:val="24"/>
          <w:szCs w:val="24"/>
        </w:rPr>
        <w:t xml:space="preserve"> </w:t>
      </w:r>
      <w:r w:rsidRPr="00A463E3">
        <w:rPr>
          <w:rFonts w:ascii="Times New Roman" w:eastAsiaTheme="minorEastAsia" w:hAnsi="Times New Roman" w:cs="Times New Roman"/>
          <w:color w:val="000000" w:themeColor="text1"/>
          <w:w w:val="105"/>
          <w:sz w:val="24"/>
          <w:szCs w:val="24"/>
        </w:rPr>
        <w:t>should use, including temperature ranges, wind loading, precipitation, snow/ice, dust/sand, altitude, and any ingress protection</w:t>
      </w:r>
      <w:r w:rsidRPr="00A463E3">
        <w:rPr>
          <w:rFonts w:ascii="Times New Roman" w:eastAsiaTheme="minorEastAsia" w:hAnsi="Times New Roman" w:cs="Times New Roman"/>
          <w:color w:val="000000" w:themeColor="text1"/>
          <w:spacing w:val="21"/>
          <w:w w:val="105"/>
          <w:sz w:val="24"/>
          <w:szCs w:val="24"/>
        </w:rPr>
        <w:t xml:space="preserve"> </w:t>
      </w:r>
      <w:r w:rsidRPr="00A463E3">
        <w:rPr>
          <w:rFonts w:ascii="Times New Roman" w:eastAsiaTheme="minorEastAsia" w:hAnsi="Times New Roman" w:cs="Times New Roman"/>
          <w:color w:val="000000" w:themeColor="text1"/>
          <w:w w:val="105"/>
          <w:sz w:val="24"/>
          <w:szCs w:val="24"/>
        </w:rPr>
        <w:t>or survivability standards for southern and northern border</w:t>
      </w:r>
      <w:r w:rsidR="00D20939" w:rsidRPr="00A463E3">
        <w:rPr>
          <w:rFonts w:ascii="Times New Roman" w:eastAsiaTheme="minorEastAsia" w:hAnsi="Times New Roman" w:cs="Times New Roman"/>
          <w:color w:val="000000" w:themeColor="text1"/>
          <w:w w:val="105"/>
          <w:sz w:val="24"/>
          <w:szCs w:val="24"/>
        </w:rPr>
        <w:t xml:space="preserve"> </w:t>
      </w:r>
      <w:r w:rsidRPr="00A463E3">
        <w:rPr>
          <w:rFonts w:ascii="Times New Roman" w:eastAsiaTheme="minorEastAsia" w:hAnsi="Times New Roman" w:cs="Times New Roman"/>
          <w:color w:val="000000" w:themeColor="text1"/>
          <w:sz w:val="24"/>
          <w:szCs w:val="24"/>
        </w:rPr>
        <w:t>deployments?</w:t>
      </w:r>
      <w:r w:rsidRPr="00A463E3">
        <w:rPr>
          <w:rFonts w:ascii="Times New Roman" w:eastAsiaTheme="minorEastAsia" w:hAnsi="Times New Roman" w:cs="Times New Roman"/>
          <w:color w:val="000000" w:themeColor="text1"/>
          <w:spacing w:val="36"/>
          <w:sz w:val="24"/>
          <w:szCs w:val="24"/>
        </w:rPr>
        <w:t xml:space="preserve"> </w:t>
      </w:r>
      <w:r w:rsidRPr="00A463E3">
        <w:rPr>
          <w:rFonts w:ascii="Times New Roman" w:eastAsiaTheme="minorEastAsia" w:hAnsi="Times New Roman" w:cs="Times New Roman"/>
          <w:color w:val="000000" w:themeColor="text1"/>
          <w:sz w:val="24"/>
          <w:szCs w:val="24"/>
        </w:rPr>
        <w:t>(CBP</w:t>
      </w:r>
      <w:r w:rsidRPr="00A463E3">
        <w:rPr>
          <w:rFonts w:ascii="Times New Roman" w:eastAsiaTheme="minorEastAsia" w:hAnsi="Times New Roman" w:cs="Times New Roman"/>
          <w:color w:val="000000" w:themeColor="text1"/>
          <w:spacing w:val="39"/>
          <w:sz w:val="24"/>
          <w:szCs w:val="24"/>
        </w:rPr>
        <w:t xml:space="preserve"> </w:t>
      </w:r>
      <w:r w:rsidRPr="00A463E3">
        <w:rPr>
          <w:rFonts w:ascii="Times New Roman" w:eastAsiaTheme="minorEastAsia" w:hAnsi="Times New Roman" w:cs="Times New Roman"/>
          <w:color w:val="000000" w:themeColor="text1"/>
          <w:sz w:val="24"/>
          <w:szCs w:val="24"/>
        </w:rPr>
        <w:t>MTPON</w:t>
      </w:r>
      <w:r w:rsidRPr="00A463E3">
        <w:rPr>
          <w:rFonts w:ascii="Times New Roman" w:eastAsiaTheme="minorEastAsia" w:hAnsi="Times New Roman" w:cs="Times New Roman"/>
          <w:color w:val="000000" w:themeColor="text1"/>
          <w:spacing w:val="38"/>
          <w:sz w:val="24"/>
          <w:szCs w:val="24"/>
        </w:rPr>
        <w:t xml:space="preserve"> </w:t>
      </w:r>
      <w:r w:rsidRPr="00A463E3">
        <w:rPr>
          <w:rFonts w:ascii="Times New Roman" w:eastAsiaTheme="minorEastAsia" w:hAnsi="Times New Roman" w:cs="Times New Roman"/>
          <w:color w:val="000000" w:themeColor="text1"/>
          <w:sz w:val="24"/>
          <w:szCs w:val="24"/>
        </w:rPr>
        <w:t>RFI,</w:t>
      </w:r>
      <w:r w:rsidRPr="00A463E3">
        <w:rPr>
          <w:rFonts w:ascii="Times New Roman" w:eastAsiaTheme="minorEastAsia" w:hAnsi="Times New Roman" w:cs="Times New Roman"/>
          <w:color w:val="000000" w:themeColor="text1"/>
          <w:spacing w:val="39"/>
          <w:sz w:val="24"/>
          <w:szCs w:val="24"/>
        </w:rPr>
        <w:t xml:space="preserve"> </w:t>
      </w:r>
      <w:r w:rsidRPr="00A463E3">
        <w:rPr>
          <w:rFonts w:ascii="Times New Roman" w:eastAsiaTheme="minorEastAsia" w:hAnsi="Times New Roman" w:cs="Times New Roman"/>
          <w:color w:val="000000" w:themeColor="text1"/>
          <w:sz w:val="24"/>
          <w:szCs w:val="24"/>
        </w:rPr>
        <w:t>Current</w:t>
      </w:r>
      <w:r w:rsidRPr="00A463E3">
        <w:rPr>
          <w:rFonts w:ascii="Times New Roman" w:eastAsiaTheme="minorEastAsia" w:hAnsi="Times New Roman" w:cs="Times New Roman"/>
          <w:color w:val="000000" w:themeColor="text1"/>
          <w:spacing w:val="35"/>
          <w:sz w:val="24"/>
          <w:szCs w:val="24"/>
        </w:rPr>
        <w:t xml:space="preserve"> </w:t>
      </w:r>
      <w:r w:rsidRPr="00A463E3">
        <w:rPr>
          <w:rFonts w:ascii="Times New Roman" w:eastAsiaTheme="minorEastAsia" w:hAnsi="Times New Roman" w:cs="Times New Roman"/>
          <w:color w:val="000000" w:themeColor="text1"/>
          <w:sz w:val="24"/>
          <w:szCs w:val="24"/>
        </w:rPr>
        <w:t>Status,</w:t>
      </w:r>
      <w:r w:rsidRPr="00A463E3">
        <w:rPr>
          <w:rFonts w:ascii="Times New Roman" w:eastAsiaTheme="minorEastAsia" w:hAnsi="Times New Roman" w:cs="Times New Roman"/>
          <w:color w:val="000000" w:themeColor="text1"/>
          <w:spacing w:val="38"/>
          <w:sz w:val="24"/>
          <w:szCs w:val="24"/>
        </w:rPr>
        <w:t xml:space="preserve"> </w:t>
      </w:r>
      <w:r w:rsidRPr="00A463E3">
        <w:rPr>
          <w:rFonts w:ascii="Times New Roman" w:eastAsiaTheme="minorEastAsia" w:hAnsi="Times New Roman" w:cs="Times New Roman"/>
          <w:color w:val="000000" w:themeColor="text1"/>
          <w:sz w:val="24"/>
          <w:szCs w:val="24"/>
        </w:rPr>
        <w:t>p.2;</w:t>
      </w:r>
      <w:r w:rsidRPr="00A463E3">
        <w:rPr>
          <w:rFonts w:ascii="Times New Roman" w:eastAsiaTheme="minorEastAsia" w:hAnsi="Times New Roman" w:cs="Times New Roman"/>
          <w:color w:val="000000" w:themeColor="text1"/>
          <w:spacing w:val="38"/>
          <w:sz w:val="24"/>
          <w:szCs w:val="24"/>
        </w:rPr>
        <w:t xml:space="preserve"> </w:t>
      </w:r>
      <w:r w:rsidRPr="00A463E3">
        <w:rPr>
          <w:rFonts w:ascii="Times New Roman" w:eastAsiaTheme="minorEastAsia" w:hAnsi="Times New Roman" w:cs="Times New Roman"/>
          <w:color w:val="000000" w:themeColor="text1"/>
          <w:sz w:val="24"/>
          <w:szCs w:val="24"/>
        </w:rPr>
        <w:t>Technical</w:t>
      </w:r>
      <w:r w:rsidRPr="00A463E3">
        <w:rPr>
          <w:rFonts w:ascii="Times New Roman" w:eastAsiaTheme="minorEastAsia" w:hAnsi="Times New Roman" w:cs="Times New Roman"/>
          <w:color w:val="000000" w:themeColor="text1"/>
          <w:spacing w:val="37"/>
          <w:sz w:val="24"/>
          <w:szCs w:val="24"/>
        </w:rPr>
        <w:t xml:space="preserve"> </w:t>
      </w:r>
      <w:r w:rsidRPr="00A463E3">
        <w:rPr>
          <w:rFonts w:ascii="Times New Roman" w:eastAsiaTheme="minorEastAsia" w:hAnsi="Times New Roman" w:cs="Times New Roman"/>
          <w:color w:val="000000" w:themeColor="text1"/>
          <w:sz w:val="24"/>
          <w:szCs w:val="24"/>
        </w:rPr>
        <w:t>Requirements</w:t>
      </w:r>
      <w:r w:rsidRPr="00A463E3">
        <w:rPr>
          <w:rFonts w:ascii="Times New Roman" w:eastAsiaTheme="minorEastAsia" w:hAnsi="Times New Roman" w:cs="Times New Roman"/>
          <w:color w:val="000000" w:themeColor="text1"/>
          <w:spacing w:val="38"/>
          <w:sz w:val="24"/>
          <w:szCs w:val="24"/>
        </w:rPr>
        <w:t xml:space="preserve"> </w:t>
      </w:r>
      <w:r w:rsidRPr="00A463E3">
        <w:rPr>
          <w:rFonts w:ascii="Times New Roman" w:eastAsiaTheme="minorEastAsia" w:hAnsi="Times New Roman" w:cs="Times New Roman"/>
          <w:color w:val="000000" w:themeColor="text1"/>
          <w:sz w:val="24"/>
          <w:szCs w:val="24"/>
        </w:rPr>
        <w:t>1.f,</w:t>
      </w:r>
      <w:r w:rsidRPr="00A463E3">
        <w:rPr>
          <w:rFonts w:ascii="Times New Roman" w:eastAsiaTheme="minorEastAsia" w:hAnsi="Times New Roman" w:cs="Times New Roman"/>
          <w:color w:val="000000" w:themeColor="text1"/>
          <w:spacing w:val="39"/>
          <w:sz w:val="24"/>
          <w:szCs w:val="24"/>
        </w:rPr>
        <w:t xml:space="preserve"> </w:t>
      </w:r>
      <w:r w:rsidRPr="00A463E3">
        <w:rPr>
          <w:rFonts w:ascii="Times New Roman" w:eastAsiaTheme="minorEastAsia" w:hAnsi="Times New Roman" w:cs="Times New Roman"/>
          <w:color w:val="000000" w:themeColor="text1"/>
          <w:spacing w:val="-5"/>
          <w:sz w:val="24"/>
          <w:szCs w:val="24"/>
        </w:rPr>
        <w:t>p.</w:t>
      </w:r>
      <w:r w:rsidRPr="00276329">
        <w:rPr>
          <w:rFonts w:ascii="Times New Roman" w:eastAsiaTheme="minorEastAsia" w:hAnsi="Times New Roman" w:cs="Times New Roman"/>
          <w:color w:val="000000" w:themeColor="text1"/>
          <w:spacing w:val="-5"/>
        </w:rPr>
        <w:t>2)</w:t>
      </w:r>
      <w:r w:rsidR="005A301B" w:rsidRPr="00276329">
        <w:rPr>
          <w:rFonts w:ascii="Times New Roman" w:eastAsiaTheme="minorEastAsia" w:hAnsi="Times New Roman" w:cs="Times New Roman"/>
          <w:color w:val="000000" w:themeColor="text1"/>
          <w:spacing w:val="-5"/>
        </w:rPr>
        <w:t xml:space="preserve">. </w:t>
      </w:r>
    </w:p>
    <w:p w14:paraId="71D8475C" w14:textId="36FC506F" w:rsidR="00AE5513" w:rsidRPr="00A463E3" w:rsidRDefault="00AE5513" w:rsidP="00A463E3">
      <w:pPr>
        <w:pStyle w:val="BodyText"/>
        <w:spacing w:before="45"/>
        <w:ind w:firstLine="720"/>
        <w:rPr>
          <w:rFonts w:ascii="Times New Roman" w:eastAsiaTheme="minorEastAsia" w:hAnsi="Times New Roman" w:cs="Times New Roman"/>
          <w:color w:val="000000" w:themeColor="text1"/>
        </w:rPr>
      </w:pPr>
    </w:p>
    <w:p w14:paraId="6CB2FE80" w14:textId="2A90D143" w:rsidR="00AE5513" w:rsidRPr="00A463E3" w:rsidRDefault="765216A6" w:rsidP="00A463E3">
      <w:pPr>
        <w:pStyle w:val="BodyText"/>
        <w:spacing w:before="45"/>
        <w:rPr>
          <w:rFonts w:ascii="Times New Roman" w:eastAsiaTheme="minorEastAsia" w:hAnsi="Times New Roman" w:cs="Times New Roman"/>
          <w:color w:val="000000" w:themeColor="text1"/>
        </w:rPr>
      </w:pPr>
      <w:r w:rsidRPr="00A463E3">
        <w:rPr>
          <w:rFonts w:ascii="Times New Roman" w:eastAsiaTheme="minorEastAsia" w:hAnsi="Times New Roman" w:cs="Times New Roman"/>
          <w:color w:val="000000" w:themeColor="text1"/>
          <w:spacing w:val="-5"/>
        </w:rPr>
        <w:t xml:space="preserve">       </w:t>
      </w:r>
      <w:r w:rsidR="713BE485" w:rsidRPr="00A463E3">
        <w:rPr>
          <w:rFonts w:ascii="Times New Roman" w:eastAsiaTheme="minorEastAsia" w:hAnsi="Times New Roman" w:cs="Times New Roman"/>
          <w:color w:val="000000" w:themeColor="text1"/>
          <w:spacing w:val="-5"/>
        </w:rPr>
        <w:t>A</w:t>
      </w:r>
      <w:proofErr w:type="gramStart"/>
      <w:r w:rsidR="713BE485" w:rsidRPr="00A463E3">
        <w:rPr>
          <w:rFonts w:ascii="Times New Roman" w:eastAsiaTheme="minorEastAsia" w:hAnsi="Times New Roman" w:cs="Times New Roman"/>
          <w:color w:val="000000" w:themeColor="text1"/>
          <w:spacing w:val="-5"/>
        </w:rPr>
        <w:t xml:space="preserve">: </w:t>
      </w:r>
      <w:r w:rsidR="55CBEEDE" w:rsidRPr="00A463E3">
        <w:rPr>
          <w:rFonts w:ascii="Times New Roman" w:eastAsiaTheme="minorEastAsia" w:hAnsi="Times New Roman" w:cs="Times New Roman"/>
          <w:color w:val="000000" w:themeColor="text1"/>
          <w:spacing w:val="-5"/>
        </w:rPr>
        <w:t xml:space="preserve"> </w:t>
      </w:r>
      <w:r w:rsidR="00013157" w:rsidRPr="00A463E3">
        <w:rPr>
          <w:rFonts w:ascii="Times New Roman" w:eastAsiaTheme="minorEastAsia" w:hAnsi="Times New Roman" w:cs="Times New Roman"/>
          <w:color w:val="000000" w:themeColor="text1"/>
          <w:spacing w:val="-5"/>
        </w:rPr>
        <w:t>For</w:t>
      </w:r>
      <w:proofErr w:type="gramEnd"/>
      <w:r w:rsidR="00013157" w:rsidRPr="00A463E3">
        <w:rPr>
          <w:rFonts w:ascii="Times New Roman" w:eastAsiaTheme="minorEastAsia" w:hAnsi="Times New Roman" w:cs="Times New Roman"/>
          <w:color w:val="000000" w:themeColor="text1"/>
          <w:spacing w:val="-5"/>
        </w:rPr>
        <w:t xml:space="preserve"> the southern border, vendors should use Yuma, AZ environmental conditions as a </w:t>
      </w:r>
      <w:r w:rsidR="541D762D" w:rsidRPr="00A463E3">
        <w:rPr>
          <w:rFonts w:ascii="Times New Roman" w:hAnsi="Times New Roman" w:cs="Times New Roman"/>
        </w:rPr>
        <w:tab/>
      </w:r>
      <w:r w:rsidR="71599165" w:rsidRPr="00A463E3">
        <w:rPr>
          <w:rFonts w:ascii="Times New Roman" w:eastAsiaTheme="minorEastAsia" w:hAnsi="Times New Roman" w:cs="Times New Roman"/>
          <w:color w:val="000000" w:themeColor="text1"/>
          <w:spacing w:val="-5"/>
        </w:rPr>
        <w:t>r</w:t>
      </w:r>
      <w:del w:id="0" w:author="HUBBY, NICOLE" w:date="2026-03-26T15:30:00Z" w16du:dateUtc="2026-03-26T19:30:00Z">
        <w:r w:rsidR="541D762D" w:rsidRPr="00A463E3" w:rsidDel="00D941BD">
          <w:rPr>
            <w:rFonts w:ascii="Times New Roman" w:hAnsi="Times New Roman" w:cs="Times New Roman"/>
          </w:rPr>
          <w:tab/>
        </w:r>
      </w:del>
      <w:r w:rsidR="71599165" w:rsidRPr="00A463E3">
        <w:rPr>
          <w:rFonts w:ascii="Times New Roman" w:eastAsiaTheme="minorEastAsia" w:hAnsi="Times New Roman" w:cs="Times New Roman"/>
          <w:color w:val="000000" w:themeColor="text1"/>
          <w:spacing w:val="-5"/>
        </w:rPr>
        <w:t>eference.</w:t>
      </w:r>
      <w:r w:rsidR="00013157" w:rsidRPr="00A463E3">
        <w:rPr>
          <w:rFonts w:ascii="Times New Roman" w:eastAsiaTheme="minorEastAsia" w:hAnsi="Times New Roman" w:cs="Times New Roman"/>
          <w:color w:val="000000" w:themeColor="text1"/>
          <w:spacing w:val="-5"/>
        </w:rPr>
        <w:t xml:space="preserve"> For the northern border, environmental conditions include a frost line up to 7 </w:t>
      </w:r>
      <w:r w:rsidR="541D762D" w:rsidRPr="00A463E3">
        <w:rPr>
          <w:rFonts w:ascii="Times New Roman" w:hAnsi="Times New Roman" w:cs="Times New Roman"/>
        </w:rPr>
        <w:tab/>
      </w:r>
    </w:p>
    <w:p w14:paraId="27CB51B7" w14:textId="20A88603" w:rsidR="00092777" w:rsidRPr="00A463E3" w:rsidRDefault="00013157" w:rsidP="00A463E3">
      <w:pPr>
        <w:pStyle w:val="BodyText"/>
        <w:spacing w:before="45"/>
        <w:ind w:firstLine="720"/>
        <w:rPr>
          <w:rFonts w:ascii="Times New Roman" w:eastAsiaTheme="minorEastAsia" w:hAnsi="Times New Roman" w:cs="Times New Roman"/>
          <w:color w:val="000000" w:themeColor="text1"/>
          <w:spacing w:val="-5"/>
        </w:rPr>
      </w:pPr>
      <w:r w:rsidRPr="00A463E3">
        <w:rPr>
          <w:rFonts w:ascii="Times New Roman" w:eastAsiaTheme="minorEastAsia" w:hAnsi="Times New Roman" w:cs="Times New Roman"/>
          <w:color w:val="000000" w:themeColor="text1"/>
          <w:spacing w:val="-5"/>
        </w:rPr>
        <w:t xml:space="preserve">feet, temperatures down to -40 degrees Fahrenheit, heavy foliage and trees, marshy land </w:t>
      </w:r>
      <w:r w:rsidR="541D762D" w:rsidRPr="00A463E3">
        <w:rPr>
          <w:rFonts w:ascii="Times New Roman" w:hAnsi="Times New Roman" w:cs="Times New Roman"/>
        </w:rPr>
        <w:tab/>
      </w:r>
      <w:r w:rsidRPr="00A463E3">
        <w:rPr>
          <w:rFonts w:ascii="Times New Roman" w:eastAsiaTheme="minorEastAsia" w:hAnsi="Times New Roman" w:cs="Times New Roman"/>
          <w:color w:val="000000" w:themeColor="text1"/>
          <w:spacing w:val="-5"/>
        </w:rPr>
        <w:t xml:space="preserve">areas, salt lakes, mountainous terrain, and rolling hills. Specific functional and operational </w:t>
      </w:r>
      <w:r w:rsidR="541D762D" w:rsidRPr="00A463E3">
        <w:rPr>
          <w:rFonts w:ascii="Times New Roman" w:hAnsi="Times New Roman" w:cs="Times New Roman"/>
        </w:rPr>
        <w:tab/>
      </w:r>
      <w:r w:rsidRPr="00A463E3">
        <w:rPr>
          <w:rFonts w:ascii="Times New Roman" w:eastAsiaTheme="minorEastAsia" w:hAnsi="Times New Roman" w:cs="Times New Roman"/>
          <w:color w:val="000000" w:themeColor="text1"/>
          <w:spacing w:val="-5"/>
        </w:rPr>
        <w:t xml:space="preserve">requirements for design thresholds—including temperature ranges, wind loading, </w:t>
      </w:r>
      <w:r w:rsidR="541D762D" w:rsidRPr="00A463E3">
        <w:rPr>
          <w:rFonts w:ascii="Times New Roman" w:hAnsi="Times New Roman" w:cs="Times New Roman"/>
        </w:rPr>
        <w:tab/>
      </w:r>
      <w:r w:rsidR="541D762D" w:rsidRPr="00A463E3">
        <w:rPr>
          <w:rFonts w:ascii="Times New Roman" w:hAnsi="Times New Roman" w:cs="Times New Roman"/>
        </w:rPr>
        <w:tab/>
      </w:r>
      <w:r w:rsidRPr="00A463E3">
        <w:rPr>
          <w:rFonts w:ascii="Times New Roman" w:eastAsiaTheme="minorEastAsia" w:hAnsi="Times New Roman" w:cs="Times New Roman"/>
          <w:color w:val="000000" w:themeColor="text1"/>
          <w:spacing w:val="-5"/>
        </w:rPr>
        <w:t xml:space="preserve">precipitation, snow/ice, dust/sand, altitude, and any ingress protection or survivability </w:t>
      </w:r>
      <w:r w:rsidR="541D762D" w:rsidRPr="00A463E3">
        <w:rPr>
          <w:rFonts w:ascii="Times New Roman" w:hAnsi="Times New Roman" w:cs="Times New Roman"/>
        </w:rPr>
        <w:tab/>
      </w:r>
      <w:r w:rsidR="541D762D" w:rsidRPr="00A463E3">
        <w:rPr>
          <w:rFonts w:ascii="Times New Roman" w:hAnsi="Times New Roman" w:cs="Times New Roman"/>
        </w:rPr>
        <w:tab/>
      </w:r>
      <w:r w:rsidRPr="00A463E3">
        <w:rPr>
          <w:rFonts w:ascii="Times New Roman" w:eastAsiaTheme="minorEastAsia" w:hAnsi="Times New Roman" w:cs="Times New Roman"/>
          <w:color w:val="000000" w:themeColor="text1"/>
          <w:spacing w:val="-5"/>
        </w:rPr>
        <w:t>standards for both the southern and northern borders</w:t>
      </w:r>
      <w:r w:rsidR="006274AC" w:rsidRPr="00A463E3">
        <w:rPr>
          <w:rFonts w:ascii="Times New Roman" w:eastAsiaTheme="minorEastAsia" w:hAnsi="Times New Roman" w:cs="Times New Roman"/>
          <w:color w:val="000000" w:themeColor="text1"/>
          <w:spacing w:val="-5"/>
        </w:rPr>
        <w:t xml:space="preserve">, </w:t>
      </w:r>
      <w:r w:rsidRPr="00A463E3">
        <w:rPr>
          <w:rFonts w:ascii="Times New Roman" w:eastAsiaTheme="minorEastAsia" w:hAnsi="Times New Roman" w:cs="Times New Roman"/>
          <w:color w:val="000000" w:themeColor="text1"/>
          <w:spacing w:val="-5"/>
        </w:rPr>
        <w:t xml:space="preserve">will be provided </w:t>
      </w:r>
      <w:r w:rsidR="00D941BD">
        <w:rPr>
          <w:rFonts w:ascii="Times New Roman" w:eastAsiaTheme="minorEastAsia" w:hAnsi="Times New Roman" w:cs="Times New Roman"/>
          <w:color w:val="000000" w:themeColor="text1"/>
          <w:spacing w:val="-5"/>
        </w:rPr>
        <w:t xml:space="preserve">in the solicitation. </w:t>
      </w:r>
    </w:p>
    <w:p w14:paraId="2CB267A7" w14:textId="77777777" w:rsidR="00013157" w:rsidRPr="00A463E3" w:rsidRDefault="00013157" w:rsidP="00A463E3">
      <w:pPr>
        <w:pStyle w:val="BodyText"/>
        <w:spacing w:before="93"/>
        <w:ind w:left="720"/>
        <w:rPr>
          <w:rFonts w:ascii="Times New Roman" w:eastAsiaTheme="minorEastAsia" w:hAnsi="Times New Roman" w:cs="Times New Roman"/>
          <w:color w:val="000000" w:themeColor="text1"/>
        </w:rPr>
      </w:pPr>
    </w:p>
    <w:p w14:paraId="4537C15E" w14:textId="77777777" w:rsidR="00AE5513" w:rsidRPr="00A463E3" w:rsidRDefault="00756FC8" w:rsidP="00A463E3">
      <w:pPr>
        <w:pStyle w:val="ListParagraph"/>
        <w:numPr>
          <w:ilvl w:val="0"/>
          <w:numId w:val="1"/>
        </w:numPr>
        <w:tabs>
          <w:tab w:val="left" w:pos="719"/>
        </w:tabs>
        <w:spacing w:line="278" w:lineRule="auto"/>
        <w:ind w:left="719"/>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For the 3-day self-sufficient mobile platform requirement, what duty cycle, power draw assumptions, recharge/refuel expectations, and restrictions on generator use or</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solar</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footprint</w:t>
      </w:r>
      <w:r w:rsidRPr="00A463E3">
        <w:rPr>
          <w:rFonts w:ascii="Times New Roman" w:eastAsiaTheme="minorEastAsia" w:hAnsi="Times New Roman" w:cs="Times New Roman"/>
          <w:b/>
          <w:color w:val="000000" w:themeColor="text1"/>
          <w:spacing w:val="-10"/>
          <w:w w:val="105"/>
          <w:sz w:val="24"/>
          <w:szCs w:val="24"/>
        </w:rPr>
        <w:t xml:space="preserve"> </w:t>
      </w:r>
      <w:r w:rsidRPr="00A463E3">
        <w:rPr>
          <w:rFonts w:ascii="Times New Roman" w:eastAsiaTheme="minorEastAsia" w:hAnsi="Times New Roman" w:cs="Times New Roman"/>
          <w:b/>
          <w:color w:val="000000" w:themeColor="text1"/>
          <w:w w:val="105"/>
          <w:sz w:val="24"/>
          <w:szCs w:val="24"/>
        </w:rPr>
        <w:t>should</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vendors</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assume?</w:t>
      </w:r>
      <w:r w:rsidRPr="00A463E3">
        <w:rPr>
          <w:rFonts w:ascii="Times New Roman" w:eastAsiaTheme="minorEastAsia" w:hAnsi="Times New Roman" w:cs="Times New Roman"/>
          <w:b/>
          <w:color w:val="000000" w:themeColor="text1"/>
          <w:spacing w:val="-6"/>
          <w:w w:val="105"/>
          <w:sz w:val="24"/>
          <w:szCs w:val="24"/>
        </w:rPr>
        <w:t xml:space="preserve"> </w:t>
      </w:r>
      <w:r w:rsidRPr="00A463E3">
        <w:rPr>
          <w:rFonts w:ascii="Times New Roman" w:eastAsiaTheme="minorEastAsia" w:hAnsi="Times New Roman" w:cs="Times New Roman"/>
          <w:b/>
          <w:color w:val="000000" w:themeColor="text1"/>
          <w:w w:val="105"/>
          <w:sz w:val="24"/>
          <w:szCs w:val="24"/>
        </w:rPr>
        <w:t>(CBP</w:t>
      </w:r>
      <w:r w:rsidRPr="00A463E3">
        <w:rPr>
          <w:rFonts w:ascii="Times New Roman" w:eastAsiaTheme="minorEastAsia" w:hAnsi="Times New Roman" w:cs="Times New Roman"/>
          <w:b/>
          <w:color w:val="000000" w:themeColor="text1"/>
          <w:spacing w:val="-4"/>
          <w:w w:val="105"/>
          <w:sz w:val="24"/>
          <w:szCs w:val="24"/>
        </w:rPr>
        <w:t xml:space="preserve"> </w:t>
      </w:r>
      <w:r w:rsidRPr="00A463E3">
        <w:rPr>
          <w:rFonts w:ascii="Times New Roman" w:eastAsiaTheme="minorEastAsia" w:hAnsi="Times New Roman" w:cs="Times New Roman"/>
          <w:b/>
          <w:color w:val="000000" w:themeColor="text1"/>
          <w:w w:val="105"/>
          <w:sz w:val="24"/>
          <w:szCs w:val="24"/>
        </w:rPr>
        <w:t>MTPON</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RFI,</w:t>
      </w:r>
      <w:r w:rsidRPr="00A463E3">
        <w:rPr>
          <w:rFonts w:ascii="Times New Roman" w:eastAsiaTheme="minorEastAsia" w:hAnsi="Times New Roman" w:cs="Times New Roman"/>
          <w:b/>
          <w:color w:val="000000" w:themeColor="text1"/>
          <w:spacing w:val="-7"/>
          <w:w w:val="105"/>
          <w:sz w:val="24"/>
          <w:szCs w:val="24"/>
        </w:rPr>
        <w:t xml:space="preserve"> </w:t>
      </w:r>
      <w:r w:rsidRPr="00A463E3">
        <w:rPr>
          <w:rFonts w:ascii="Times New Roman" w:eastAsiaTheme="minorEastAsia" w:hAnsi="Times New Roman" w:cs="Times New Roman"/>
          <w:b/>
          <w:color w:val="000000" w:themeColor="text1"/>
          <w:w w:val="105"/>
          <w:sz w:val="24"/>
          <w:szCs w:val="24"/>
        </w:rPr>
        <w:t>Technical</w:t>
      </w:r>
      <w:r w:rsidRPr="00A463E3">
        <w:rPr>
          <w:rFonts w:ascii="Times New Roman" w:eastAsiaTheme="minorEastAsia" w:hAnsi="Times New Roman" w:cs="Times New Roman"/>
          <w:b/>
          <w:color w:val="000000" w:themeColor="text1"/>
          <w:spacing w:val="-8"/>
          <w:w w:val="105"/>
          <w:sz w:val="24"/>
          <w:szCs w:val="24"/>
        </w:rPr>
        <w:t xml:space="preserve"> </w:t>
      </w:r>
      <w:r w:rsidRPr="00A463E3">
        <w:rPr>
          <w:rFonts w:ascii="Times New Roman" w:eastAsiaTheme="minorEastAsia" w:hAnsi="Times New Roman" w:cs="Times New Roman"/>
          <w:b/>
          <w:color w:val="000000" w:themeColor="text1"/>
          <w:w w:val="105"/>
          <w:sz w:val="24"/>
          <w:szCs w:val="24"/>
        </w:rPr>
        <w:t>Requirements 1.a, p. 2)</w:t>
      </w:r>
    </w:p>
    <w:p w14:paraId="457D97A7" w14:textId="26101E92" w:rsidR="00AE5513" w:rsidRPr="00A463E3" w:rsidRDefault="00AE5513" w:rsidP="00A463E3">
      <w:pPr>
        <w:pStyle w:val="ListParagraph"/>
        <w:tabs>
          <w:tab w:val="left" w:pos="719"/>
        </w:tabs>
        <w:spacing w:line="278" w:lineRule="auto"/>
        <w:jc w:val="left"/>
        <w:rPr>
          <w:rFonts w:ascii="Times New Roman" w:eastAsiaTheme="minorEastAsia" w:hAnsi="Times New Roman" w:cs="Times New Roman"/>
          <w:sz w:val="24"/>
          <w:szCs w:val="24"/>
        </w:rPr>
      </w:pPr>
    </w:p>
    <w:p w14:paraId="4996172D" w14:textId="42D0F772" w:rsidR="00AE5513" w:rsidRPr="00A463E3" w:rsidRDefault="34817C51" w:rsidP="00A463E3">
      <w:pPr>
        <w:pStyle w:val="ListParagraph"/>
        <w:tabs>
          <w:tab w:val="left" w:pos="719"/>
        </w:tabs>
        <w:spacing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sz w:val="24"/>
          <w:szCs w:val="24"/>
        </w:rPr>
        <w:t xml:space="preserve">A:  </w:t>
      </w:r>
      <w:r w:rsidRPr="00276329">
        <w:rPr>
          <w:rFonts w:ascii="Times New Roman" w:eastAsiaTheme="minorEastAsia" w:hAnsi="Times New Roman" w:cs="Times New Roman"/>
          <w:sz w:val="24"/>
          <w:szCs w:val="24"/>
        </w:rPr>
        <w:t xml:space="preserve">For this effort, vendors should assume a 24x7 duty cycle at a representative operational load and design the mobile platform to be fully self‑sustaining (no external fuel or power resupply) for a minimum of 72 hours. All primary and backup power generation (e.g., batteries, solar, generator) should be fixed to the mobile platform to enable rapid relocation without separate setup/teardown of power assets. CBP anticipates these platforms may remain </w:t>
      </w:r>
      <w:proofErr w:type="gramStart"/>
      <w:r w:rsidRPr="00276329">
        <w:rPr>
          <w:rFonts w:ascii="Times New Roman" w:eastAsiaTheme="minorEastAsia" w:hAnsi="Times New Roman" w:cs="Times New Roman"/>
          <w:sz w:val="24"/>
          <w:szCs w:val="24"/>
        </w:rPr>
        <w:t>in a given</w:t>
      </w:r>
      <w:proofErr w:type="gramEnd"/>
      <w:r w:rsidRPr="00276329">
        <w:rPr>
          <w:rFonts w:ascii="Times New Roman" w:eastAsiaTheme="minorEastAsia" w:hAnsi="Times New Roman" w:cs="Times New Roman"/>
          <w:sz w:val="24"/>
          <w:szCs w:val="24"/>
        </w:rPr>
        <w:t xml:space="preserve"> location from days to years, so solutions should be designed for long‑term, reliable operation with periodic refuel/recharge and maintenance as needed.</w:t>
      </w:r>
      <w:r w:rsidR="00E626E7" w:rsidRPr="00276329">
        <w:rPr>
          <w:rFonts w:ascii="Times New Roman" w:eastAsiaTheme="minorEastAsia" w:hAnsi="Times New Roman" w:cs="Times New Roman"/>
          <w:sz w:val="24"/>
          <w:szCs w:val="24"/>
        </w:rPr>
        <w:t xml:space="preserve"> </w:t>
      </w:r>
    </w:p>
    <w:p w14:paraId="4CA3CB86" w14:textId="5C3595DF" w:rsidR="00AE5513" w:rsidRPr="00A463E3" w:rsidRDefault="00AE5513" w:rsidP="00A463E3">
      <w:pPr>
        <w:pStyle w:val="ListParagraph"/>
        <w:tabs>
          <w:tab w:val="left" w:pos="719"/>
        </w:tabs>
        <w:spacing w:line="278" w:lineRule="auto"/>
        <w:jc w:val="left"/>
        <w:rPr>
          <w:rFonts w:ascii="Times New Roman" w:eastAsiaTheme="minorEastAsia" w:hAnsi="Times New Roman" w:cs="Times New Roman"/>
          <w:color w:val="000000" w:themeColor="text1"/>
          <w:sz w:val="24"/>
          <w:szCs w:val="24"/>
        </w:rPr>
      </w:pPr>
    </w:p>
    <w:p w14:paraId="1B2833AF" w14:textId="35E74A5D" w:rsidR="00AE5513" w:rsidRPr="00A463E3" w:rsidRDefault="34817C51" w:rsidP="00A463E3">
      <w:pPr>
        <w:pStyle w:val="ListParagraph"/>
        <w:tabs>
          <w:tab w:val="left" w:pos="719"/>
        </w:tabs>
        <w:spacing w:line="278" w:lineRule="auto"/>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 xml:space="preserve">     CBP </w:t>
      </w:r>
      <w:r w:rsidR="00D941BD">
        <w:rPr>
          <w:rFonts w:ascii="Times New Roman" w:eastAsiaTheme="minorEastAsia" w:hAnsi="Times New Roman" w:cs="Times New Roman"/>
          <w:color w:val="000000" w:themeColor="text1"/>
          <w:sz w:val="24"/>
          <w:szCs w:val="24"/>
        </w:rPr>
        <w:t xml:space="preserve">does not </w:t>
      </w:r>
      <w:proofErr w:type="gramStart"/>
      <w:r w:rsidR="00D941BD">
        <w:rPr>
          <w:rFonts w:ascii="Times New Roman" w:eastAsiaTheme="minorEastAsia" w:hAnsi="Times New Roman" w:cs="Times New Roman"/>
          <w:color w:val="000000" w:themeColor="text1"/>
          <w:sz w:val="24"/>
          <w:szCs w:val="24"/>
        </w:rPr>
        <w:t xml:space="preserve">anticipate </w:t>
      </w:r>
      <w:r w:rsidRPr="00A463E3">
        <w:rPr>
          <w:rFonts w:ascii="Times New Roman" w:eastAsiaTheme="minorEastAsia" w:hAnsi="Times New Roman" w:cs="Times New Roman"/>
          <w:color w:val="000000" w:themeColor="text1"/>
          <w:sz w:val="24"/>
          <w:szCs w:val="24"/>
        </w:rPr>
        <w:t>not</w:t>
      </w:r>
      <w:proofErr w:type="gramEnd"/>
      <w:r w:rsidRPr="00A463E3">
        <w:rPr>
          <w:rFonts w:ascii="Times New Roman" w:eastAsiaTheme="minorEastAsia" w:hAnsi="Times New Roman" w:cs="Times New Roman"/>
          <w:color w:val="000000" w:themeColor="text1"/>
          <w:sz w:val="24"/>
          <w:szCs w:val="24"/>
        </w:rPr>
        <w:t xml:space="preserve"> prescribing specific power draw values, generator duty cycles, or solar array footprints beyond safety and applicable environmental/noise requirements. Vendors should propose an optimal power architecture (battery capacity, solar contribution, generator sizing, and shore‑power use where available), </w:t>
      </w:r>
      <w:r w:rsidRPr="00A463E3">
        <w:rPr>
          <w:rFonts w:ascii="Times New Roman" w:eastAsiaTheme="minorEastAsia" w:hAnsi="Times New Roman" w:cs="Times New Roman"/>
          <w:color w:val="000000" w:themeColor="text1"/>
          <w:sz w:val="24"/>
          <w:szCs w:val="24"/>
        </w:rPr>
        <w:lastRenderedPageBreak/>
        <w:t>clearly state all load and usage assumptions, and describe how their design maintains at least three days of autonomous operation while supporting long‑term deployments.</w:t>
      </w:r>
    </w:p>
    <w:p w14:paraId="53128261" w14:textId="535C1532" w:rsidR="00AE5513" w:rsidRPr="00A463E3" w:rsidRDefault="00AE5513" w:rsidP="00A463E3">
      <w:pPr>
        <w:pStyle w:val="BodyText"/>
        <w:tabs>
          <w:tab w:val="left" w:pos="719"/>
        </w:tabs>
        <w:spacing w:before="93" w:line="278" w:lineRule="auto"/>
        <w:ind w:left="359"/>
        <w:rPr>
          <w:rFonts w:ascii="Times New Roman" w:eastAsiaTheme="minorEastAsia" w:hAnsi="Times New Roman" w:cs="Times New Roman"/>
          <w:color w:val="000000" w:themeColor="text1"/>
        </w:rPr>
      </w:pPr>
    </w:p>
    <w:p w14:paraId="09FCDAEF" w14:textId="77777777" w:rsidR="00AE5513" w:rsidRPr="00A463E3" w:rsidRDefault="541D762D" w:rsidP="00276329">
      <w:pPr>
        <w:pStyle w:val="ListParagraph"/>
        <w:numPr>
          <w:ilvl w:val="0"/>
          <w:numId w:val="1"/>
        </w:numPr>
        <w:tabs>
          <w:tab w:val="left" w:pos="719"/>
        </w:tabs>
        <w:spacing w:line="278" w:lineRule="auto"/>
        <w:ind w:right="360"/>
        <w:jc w:val="left"/>
        <w:rPr>
          <w:rFonts w:ascii="Times New Roman" w:eastAsiaTheme="minorEastAsia" w:hAnsi="Times New Roman" w:cs="Times New Roman"/>
          <w:b/>
          <w:color w:val="000000" w:themeColor="text1"/>
          <w:sz w:val="24"/>
          <w:szCs w:val="24"/>
        </w:rPr>
      </w:pPr>
      <w:r w:rsidRPr="00A463E3">
        <w:rPr>
          <w:rFonts w:ascii="Times New Roman" w:eastAsiaTheme="minorEastAsia" w:hAnsi="Times New Roman" w:cs="Times New Roman"/>
          <w:b/>
          <w:color w:val="000000" w:themeColor="text1"/>
          <w:w w:val="105"/>
          <w:sz w:val="24"/>
          <w:szCs w:val="24"/>
        </w:rPr>
        <w:t xml:space="preserve">For the 20-60 ft deployable mast requirement, are there setup time limits, stowed/deployed transport constraints, wind survivability thresholds, or site approval </w:t>
      </w:r>
      <w:proofErr w:type="gramStart"/>
      <w:r w:rsidRPr="00A463E3">
        <w:rPr>
          <w:rFonts w:ascii="Times New Roman" w:eastAsiaTheme="minorEastAsia" w:hAnsi="Times New Roman" w:cs="Times New Roman"/>
          <w:b/>
          <w:color w:val="000000" w:themeColor="text1"/>
          <w:w w:val="105"/>
          <w:sz w:val="24"/>
          <w:szCs w:val="24"/>
        </w:rPr>
        <w:t>requirements vendors</w:t>
      </w:r>
      <w:proofErr w:type="gramEnd"/>
      <w:r w:rsidRPr="00A463E3">
        <w:rPr>
          <w:rFonts w:ascii="Times New Roman" w:eastAsiaTheme="minorEastAsia" w:hAnsi="Times New Roman" w:cs="Times New Roman"/>
          <w:b/>
          <w:color w:val="000000" w:themeColor="text1"/>
          <w:w w:val="105"/>
          <w:sz w:val="24"/>
          <w:szCs w:val="24"/>
        </w:rPr>
        <w:t xml:space="preserve"> should plan around? (CBP MTPON RFI, Technical Requirements 1.b, p. 2)</w:t>
      </w:r>
    </w:p>
    <w:p w14:paraId="6F77A38C" w14:textId="74E64E0A" w:rsidR="00AE5513" w:rsidRPr="00A463E3" w:rsidRDefault="00AE5513" w:rsidP="00A463E3">
      <w:pPr>
        <w:pStyle w:val="ListParagraph"/>
        <w:tabs>
          <w:tab w:val="left" w:pos="719"/>
        </w:tabs>
        <w:spacing w:line="278" w:lineRule="auto"/>
        <w:ind w:right="355"/>
        <w:jc w:val="left"/>
        <w:rPr>
          <w:rFonts w:ascii="Times New Roman" w:eastAsiaTheme="minorEastAsia" w:hAnsi="Times New Roman" w:cs="Times New Roman"/>
          <w:color w:val="000000" w:themeColor="text1"/>
          <w:sz w:val="24"/>
          <w:szCs w:val="24"/>
        </w:rPr>
      </w:pPr>
    </w:p>
    <w:p w14:paraId="684BF532" w14:textId="1C22DD8C" w:rsidR="00F563EC" w:rsidRPr="00A463E3" w:rsidRDefault="2F3A078A" w:rsidP="00A463E3">
      <w:pPr>
        <w:pStyle w:val="ListParagraph"/>
        <w:tabs>
          <w:tab w:val="left" w:pos="719"/>
        </w:tabs>
        <w:spacing w:line="278" w:lineRule="auto"/>
        <w:ind w:right="355"/>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 xml:space="preserve">A: </w:t>
      </w:r>
      <w:r w:rsidR="00FC2F89" w:rsidRPr="00A463E3">
        <w:rPr>
          <w:rFonts w:ascii="Times New Roman" w:eastAsiaTheme="minorEastAsia" w:hAnsi="Times New Roman" w:cs="Times New Roman"/>
          <w:color w:val="000000" w:themeColor="text1"/>
          <w:sz w:val="24"/>
          <w:szCs w:val="24"/>
        </w:rPr>
        <w:t xml:space="preserve">There are no </w:t>
      </w:r>
      <w:r w:rsidR="00D941BD">
        <w:rPr>
          <w:rFonts w:ascii="Times New Roman" w:eastAsiaTheme="minorEastAsia" w:hAnsi="Times New Roman" w:cs="Times New Roman"/>
          <w:color w:val="000000" w:themeColor="text1"/>
          <w:sz w:val="24"/>
          <w:szCs w:val="24"/>
        </w:rPr>
        <w:t xml:space="preserve">anticipated </w:t>
      </w:r>
      <w:r w:rsidR="00FC2F89" w:rsidRPr="00A463E3">
        <w:rPr>
          <w:rFonts w:ascii="Times New Roman" w:eastAsiaTheme="minorEastAsia" w:hAnsi="Times New Roman" w:cs="Times New Roman"/>
          <w:color w:val="000000" w:themeColor="text1"/>
          <w:sz w:val="24"/>
          <w:szCs w:val="24"/>
        </w:rPr>
        <w:t xml:space="preserve">specific requirements regarding setup time limits, stowed/deployed transport constraints, wind survivability thresholds, or site approval for the 20-60 ft deployable mast </w:t>
      </w:r>
      <w:proofErr w:type="gramStart"/>
      <w:r w:rsidR="00FC2F89" w:rsidRPr="00A463E3">
        <w:rPr>
          <w:rFonts w:ascii="Times New Roman" w:eastAsiaTheme="minorEastAsia" w:hAnsi="Times New Roman" w:cs="Times New Roman"/>
          <w:color w:val="000000" w:themeColor="text1"/>
          <w:sz w:val="24"/>
          <w:szCs w:val="24"/>
        </w:rPr>
        <w:t>at this time</w:t>
      </w:r>
      <w:proofErr w:type="gramEnd"/>
      <w:r w:rsidR="00FC2F89" w:rsidRPr="00A463E3">
        <w:rPr>
          <w:rFonts w:ascii="Times New Roman" w:eastAsiaTheme="minorEastAsia" w:hAnsi="Times New Roman" w:cs="Times New Roman"/>
          <w:color w:val="000000" w:themeColor="text1"/>
          <w:sz w:val="24"/>
          <w:szCs w:val="24"/>
        </w:rPr>
        <w:t>. Vendors are encouraged to provide recommendations and share best practices based on their experience and industry standards. Additionally, please consider environmental factors relevant to Yuma, AZ, such as high temperatures, arid conditions, and potential for strong winds, when proposing solutions.</w:t>
      </w:r>
    </w:p>
    <w:p w14:paraId="62486C05" w14:textId="77777777" w:rsidR="00AE5513" w:rsidRPr="00A463E3" w:rsidRDefault="00AE5513" w:rsidP="00A463E3">
      <w:pPr>
        <w:pStyle w:val="BodyText"/>
        <w:spacing w:before="44"/>
        <w:rPr>
          <w:rFonts w:ascii="Times New Roman" w:eastAsiaTheme="minorEastAsia" w:hAnsi="Times New Roman" w:cs="Times New Roman"/>
          <w:color w:val="000000" w:themeColor="text1"/>
        </w:rPr>
      </w:pPr>
    </w:p>
    <w:p w14:paraId="61C06128" w14:textId="77777777" w:rsidR="00AE5513" w:rsidRPr="00A463E3" w:rsidRDefault="541D762D" w:rsidP="00A463E3">
      <w:pPr>
        <w:pStyle w:val="ListParagraph"/>
        <w:numPr>
          <w:ilvl w:val="0"/>
          <w:numId w:val="1"/>
        </w:numPr>
        <w:tabs>
          <w:tab w:val="left" w:pos="719"/>
        </w:tabs>
        <w:spacing w:line="278" w:lineRule="auto"/>
        <w:ind w:left="719" w:right="354"/>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b/>
          <w:color w:val="000000" w:themeColor="text1"/>
          <w:w w:val="105"/>
          <w:sz w:val="24"/>
          <w:szCs w:val="24"/>
        </w:rPr>
        <w:t>Can CBP clarify the speciﬁc DHS/CBP policy requirements for cryptographic validation, MFA integration, RBAC/segmentation, log retention, monitoring/SIEM integration, and incident reporting timelines, including whether newer validated cryptographic modules are acceptable in lieu of FIPS 140-2 modules? (CBP MTPON RFI, Technical Requirements 1.i and 1.k, pp. 2-3)</w:t>
      </w:r>
    </w:p>
    <w:p w14:paraId="441DD41F" w14:textId="4CC131A2" w:rsidR="00782535" w:rsidRPr="00A463E3" w:rsidRDefault="00782535" w:rsidP="00A463E3">
      <w:pPr>
        <w:pStyle w:val="ListParagraph"/>
        <w:tabs>
          <w:tab w:val="left" w:pos="719"/>
        </w:tabs>
        <w:spacing w:line="278" w:lineRule="auto"/>
        <w:ind w:right="354"/>
        <w:jc w:val="left"/>
        <w:rPr>
          <w:rFonts w:ascii="Times New Roman" w:eastAsiaTheme="minorEastAsia" w:hAnsi="Times New Roman" w:cs="Times New Roman"/>
          <w:color w:val="000000" w:themeColor="text1"/>
          <w:sz w:val="24"/>
          <w:szCs w:val="24"/>
        </w:rPr>
      </w:pPr>
    </w:p>
    <w:p w14:paraId="55AA66EC" w14:textId="7ABEE15B" w:rsidR="0045324C" w:rsidRPr="00A463E3" w:rsidRDefault="306303BB" w:rsidP="00A463E3">
      <w:pPr>
        <w:pStyle w:val="ListParagraph"/>
        <w:tabs>
          <w:tab w:val="left" w:pos="719"/>
        </w:tabs>
        <w:spacing w:line="278" w:lineRule="auto"/>
        <w:ind w:right="354"/>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A</w:t>
      </w:r>
      <w:proofErr w:type="gramStart"/>
      <w:r w:rsidRPr="00A463E3">
        <w:rPr>
          <w:rFonts w:ascii="Times New Roman" w:eastAsiaTheme="minorEastAsia" w:hAnsi="Times New Roman" w:cs="Times New Roman"/>
          <w:color w:val="000000" w:themeColor="text1"/>
          <w:sz w:val="24"/>
          <w:szCs w:val="24"/>
        </w:rPr>
        <w:t xml:space="preserve">:  </w:t>
      </w:r>
      <w:r w:rsidR="0045324C" w:rsidRPr="00A463E3">
        <w:rPr>
          <w:rFonts w:ascii="Times New Roman" w:eastAsiaTheme="minorEastAsia" w:hAnsi="Times New Roman" w:cs="Times New Roman"/>
          <w:color w:val="000000" w:themeColor="text1"/>
          <w:sz w:val="24"/>
          <w:szCs w:val="24"/>
        </w:rPr>
        <w:t>CBP</w:t>
      </w:r>
      <w:proofErr w:type="gramEnd"/>
      <w:r w:rsidR="0045324C" w:rsidRPr="00A463E3">
        <w:rPr>
          <w:rFonts w:ascii="Times New Roman" w:eastAsiaTheme="minorEastAsia" w:hAnsi="Times New Roman" w:cs="Times New Roman"/>
          <w:color w:val="000000" w:themeColor="text1"/>
          <w:sz w:val="24"/>
          <w:szCs w:val="24"/>
        </w:rPr>
        <w:t xml:space="preserve"> systems and solutions must comply with all applicable DHS and CBP cybersecurity policies, standards, and directives. This includes requirements for cryptographic validation, multi-factor authentication (MFA) integration, role-based access control (RBAC) and network segmentation, log retention, monitoring/SIEM integration, and incident reporting timelines.</w:t>
      </w:r>
    </w:p>
    <w:p w14:paraId="3F65506C" w14:textId="44F7E94B" w:rsidR="00F61457" w:rsidRPr="00A463E3" w:rsidRDefault="00F61457" w:rsidP="00A463E3">
      <w:pPr>
        <w:pStyle w:val="ListParagraph"/>
        <w:tabs>
          <w:tab w:val="left" w:pos="719"/>
        </w:tabs>
        <w:spacing w:line="278" w:lineRule="auto"/>
        <w:ind w:right="354"/>
        <w:jc w:val="left"/>
        <w:rPr>
          <w:rFonts w:ascii="Times New Roman" w:eastAsiaTheme="minorEastAsia" w:hAnsi="Times New Roman" w:cs="Times New Roman"/>
          <w:color w:val="000000" w:themeColor="text1"/>
          <w:sz w:val="24"/>
          <w:szCs w:val="24"/>
        </w:rPr>
      </w:pPr>
    </w:p>
    <w:p w14:paraId="7EB8AE29" w14:textId="6BE92FA0" w:rsidR="0045324C" w:rsidRPr="00A463E3" w:rsidRDefault="0045324C" w:rsidP="00A463E3">
      <w:pPr>
        <w:pStyle w:val="ListParagraph"/>
        <w:tabs>
          <w:tab w:val="left" w:pos="719"/>
        </w:tabs>
        <w:spacing w:line="278" w:lineRule="auto"/>
        <w:ind w:right="354" w:firstLine="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Cryptographic Validation: FIPS 140-2 validated cryptographic modules are currently required unless otherwise specified by DHS policy. The acceptability of newer validated cryptographic modules (e.g., FIPS 140-3) will be determined in accordance with DHS and CBP guidance in effect at the time of implementation.</w:t>
      </w:r>
    </w:p>
    <w:p w14:paraId="64352A5B" w14:textId="6D3C4805" w:rsidR="00F61457" w:rsidRPr="00A463E3" w:rsidRDefault="00F61457" w:rsidP="00A463E3">
      <w:pPr>
        <w:pStyle w:val="ListParagraph"/>
        <w:tabs>
          <w:tab w:val="left" w:pos="719"/>
        </w:tabs>
        <w:spacing w:line="278" w:lineRule="auto"/>
        <w:ind w:right="354" w:firstLine="0"/>
        <w:jc w:val="left"/>
        <w:rPr>
          <w:rFonts w:ascii="Times New Roman" w:eastAsiaTheme="minorEastAsia" w:hAnsi="Times New Roman" w:cs="Times New Roman"/>
          <w:color w:val="000000" w:themeColor="text1"/>
          <w:sz w:val="24"/>
          <w:szCs w:val="24"/>
        </w:rPr>
      </w:pPr>
    </w:p>
    <w:p w14:paraId="63C5DC08" w14:textId="4DB4604A" w:rsidR="0045324C" w:rsidRPr="00A463E3" w:rsidRDefault="0045324C" w:rsidP="00A463E3">
      <w:pPr>
        <w:pStyle w:val="ListParagraph"/>
        <w:tabs>
          <w:tab w:val="left" w:pos="719"/>
        </w:tabs>
        <w:spacing w:line="278" w:lineRule="auto"/>
        <w:ind w:right="354" w:firstLine="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MFA, RBAC/Segmentation, Log Retention, Monitoring/SIEM, and Incident Reporting: Solutions must align with current DHS and CBP cybersecurity policies and best practices. Specific requirements, including timelines and technical standards, will be provided in the solicitation or contract documentation.</w:t>
      </w:r>
    </w:p>
    <w:p w14:paraId="15A064EE" w14:textId="1F92EEAA" w:rsidR="00BF5B6B" w:rsidRPr="00A463E3" w:rsidRDefault="00BF5B6B" w:rsidP="00A463E3">
      <w:pPr>
        <w:pStyle w:val="ListParagraph"/>
        <w:tabs>
          <w:tab w:val="left" w:pos="719"/>
        </w:tabs>
        <w:spacing w:line="278" w:lineRule="auto"/>
        <w:ind w:right="354" w:firstLine="0"/>
        <w:jc w:val="left"/>
        <w:rPr>
          <w:rFonts w:ascii="Times New Roman" w:eastAsiaTheme="minorEastAsia" w:hAnsi="Times New Roman" w:cs="Times New Roman"/>
          <w:color w:val="000000" w:themeColor="text1"/>
          <w:sz w:val="24"/>
          <w:szCs w:val="24"/>
        </w:rPr>
      </w:pPr>
    </w:p>
    <w:p w14:paraId="2B5111DE" w14:textId="7A7C0C69" w:rsidR="0045324C" w:rsidRPr="00A463E3" w:rsidRDefault="0045324C" w:rsidP="00A463E3">
      <w:pPr>
        <w:pStyle w:val="ListParagraph"/>
        <w:tabs>
          <w:tab w:val="left" w:pos="719"/>
        </w:tabs>
        <w:spacing w:line="278" w:lineRule="auto"/>
        <w:ind w:right="354" w:firstLine="0"/>
        <w:jc w:val="left"/>
        <w:rPr>
          <w:rFonts w:ascii="Times New Roman" w:eastAsiaTheme="minorEastAsia" w:hAnsi="Times New Roman" w:cs="Times New Roman"/>
          <w:color w:val="000000" w:themeColor="text1"/>
          <w:sz w:val="24"/>
          <w:szCs w:val="24"/>
        </w:rPr>
      </w:pPr>
      <w:r w:rsidRPr="00A463E3">
        <w:rPr>
          <w:rFonts w:ascii="Times New Roman" w:eastAsiaTheme="minorEastAsia" w:hAnsi="Times New Roman" w:cs="Times New Roman"/>
          <w:color w:val="000000" w:themeColor="text1"/>
          <w:sz w:val="24"/>
          <w:szCs w:val="24"/>
        </w:rPr>
        <w:t xml:space="preserve">Vendors are expected to follow industry best practices in addition to meeting all DHS </w:t>
      </w:r>
      <w:r w:rsidRPr="00A463E3">
        <w:rPr>
          <w:rFonts w:ascii="Times New Roman" w:eastAsiaTheme="minorEastAsia" w:hAnsi="Times New Roman" w:cs="Times New Roman"/>
          <w:color w:val="000000" w:themeColor="text1"/>
          <w:sz w:val="24"/>
          <w:szCs w:val="24"/>
        </w:rPr>
        <w:lastRenderedPageBreak/>
        <w:t xml:space="preserve">and CBP policy requirements. Any updates or clarifications to these requirements will </w:t>
      </w:r>
      <w:r w:rsidR="00D941BD">
        <w:rPr>
          <w:rFonts w:ascii="Times New Roman" w:eastAsiaTheme="minorEastAsia" w:hAnsi="Times New Roman" w:cs="Times New Roman"/>
          <w:color w:val="000000" w:themeColor="text1"/>
          <w:sz w:val="24"/>
          <w:szCs w:val="24"/>
        </w:rPr>
        <w:t xml:space="preserve">be provided in the solicitation. </w:t>
      </w:r>
      <w:r w:rsidRPr="00A463E3">
        <w:rPr>
          <w:rFonts w:ascii="Times New Roman" w:eastAsiaTheme="minorEastAsia" w:hAnsi="Times New Roman" w:cs="Times New Roman"/>
          <w:color w:val="000000" w:themeColor="text1"/>
          <w:sz w:val="24"/>
          <w:szCs w:val="24"/>
        </w:rPr>
        <w:t xml:space="preserve"> </w:t>
      </w:r>
    </w:p>
    <w:p w14:paraId="08929911" w14:textId="77777777" w:rsidR="0045324C" w:rsidRPr="00A463E3" w:rsidRDefault="0045324C" w:rsidP="00A463E3">
      <w:pPr>
        <w:pStyle w:val="ListParagraph"/>
        <w:tabs>
          <w:tab w:val="left" w:pos="719"/>
        </w:tabs>
        <w:spacing w:line="278" w:lineRule="auto"/>
        <w:ind w:left="1080" w:right="354" w:firstLine="0"/>
        <w:jc w:val="left"/>
        <w:rPr>
          <w:rFonts w:ascii="Times New Roman" w:eastAsiaTheme="minorEastAsia" w:hAnsi="Times New Roman" w:cs="Times New Roman"/>
          <w:color w:val="00B0F0"/>
          <w:sz w:val="24"/>
          <w:szCs w:val="24"/>
        </w:rPr>
      </w:pPr>
    </w:p>
    <w:p w14:paraId="28D5283D" w14:textId="77777777" w:rsidR="00AE5513" w:rsidRPr="00A463E3" w:rsidRDefault="00756FC8" w:rsidP="00A463E3">
      <w:pPr>
        <w:pStyle w:val="ListParagraph"/>
        <w:numPr>
          <w:ilvl w:val="0"/>
          <w:numId w:val="1"/>
        </w:numPr>
        <w:tabs>
          <w:tab w:val="left" w:pos="719"/>
        </w:tabs>
        <w:spacing w:before="1" w:line="278" w:lineRule="auto"/>
        <w:ind w:left="719" w:right="358"/>
        <w:jc w:val="left"/>
        <w:rPr>
          <w:rFonts w:ascii="Times New Roman" w:eastAsiaTheme="minorEastAsia" w:hAnsi="Times New Roman" w:cs="Times New Roman"/>
          <w:b/>
          <w:sz w:val="24"/>
          <w:szCs w:val="24"/>
        </w:rPr>
      </w:pPr>
      <w:r w:rsidRPr="00A463E3">
        <w:rPr>
          <w:rFonts w:ascii="Times New Roman" w:eastAsiaTheme="minorEastAsia" w:hAnsi="Times New Roman" w:cs="Times New Roman"/>
          <w:b/>
          <w:w w:val="105"/>
          <w:sz w:val="24"/>
          <w:szCs w:val="24"/>
        </w:rPr>
        <w:t xml:space="preserve">Does </w:t>
      </w:r>
      <w:proofErr w:type="gramStart"/>
      <w:r w:rsidRPr="00A463E3">
        <w:rPr>
          <w:rFonts w:ascii="Times New Roman" w:eastAsiaTheme="minorEastAsia" w:hAnsi="Times New Roman" w:cs="Times New Roman"/>
          <w:b/>
          <w:w w:val="105"/>
          <w:sz w:val="24"/>
          <w:szCs w:val="24"/>
        </w:rPr>
        <w:t>the September</w:t>
      </w:r>
      <w:proofErr w:type="gramEnd"/>
      <w:r w:rsidRPr="00A463E3">
        <w:rPr>
          <w:rFonts w:ascii="Times New Roman" w:eastAsiaTheme="minorEastAsia" w:hAnsi="Times New Roman" w:cs="Times New Roman"/>
          <w:b/>
          <w:w w:val="105"/>
          <w:sz w:val="24"/>
          <w:szCs w:val="24"/>
        </w:rPr>
        <w:t xml:space="preserve"> </w:t>
      </w:r>
      <w:proofErr w:type="gramStart"/>
      <w:r w:rsidRPr="00A463E3">
        <w:rPr>
          <w:rFonts w:ascii="Times New Roman" w:eastAsiaTheme="minorEastAsia" w:hAnsi="Times New Roman" w:cs="Times New Roman"/>
          <w:b/>
          <w:w w:val="105"/>
          <w:sz w:val="24"/>
          <w:szCs w:val="24"/>
        </w:rPr>
        <w:t>2026 date</w:t>
      </w:r>
      <w:proofErr w:type="gramEnd"/>
      <w:r w:rsidRPr="00A463E3">
        <w:rPr>
          <w:rFonts w:ascii="Times New Roman" w:eastAsiaTheme="minorEastAsia" w:hAnsi="Times New Roman" w:cs="Times New Roman"/>
          <w:b/>
          <w:w w:val="105"/>
          <w:sz w:val="24"/>
          <w:szCs w:val="24"/>
        </w:rPr>
        <w:t xml:space="preserve"> represent initial operational capability for a pilot deployment, or full operational capability across all contemplated border</w:t>
      </w:r>
      <w:r w:rsidRPr="00A463E3">
        <w:rPr>
          <w:rFonts w:ascii="Times New Roman" w:eastAsiaTheme="minorEastAsia" w:hAnsi="Times New Roman" w:cs="Times New Roman"/>
          <w:b/>
          <w:spacing w:val="-1"/>
          <w:w w:val="105"/>
          <w:sz w:val="24"/>
          <w:szCs w:val="24"/>
        </w:rPr>
        <w:t xml:space="preserve"> </w:t>
      </w:r>
      <w:r w:rsidRPr="00A463E3">
        <w:rPr>
          <w:rFonts w:ascii="Times New Roman" w:eastAsiaTheme="minorEastAsia" w:hAnsi="Times New Roman" w:cs="Times New Roman"/>
          <w:b/>
          <w:w w:val="105"/>
          <w:sz w:val="24"/>
          <w:szCs w:val="24"/>
        </w:rPr>
        <w:t xml:space="preserve">locations? (CBP MTPON RFI, Service Requirements 2.2, p. 3; Response - White Paper Item 6, p. </w:t>
      </w:r>
      <w:r w:rsidRPr="00A463E3">
        <w:rPr>
          <w:rFonts w:ascii="Times New Roman" w:eastAsiaTheme="minorEastAsia" w:hAnsi="Times New Roman" w:cs="Times New Roman"/>
          <w:b/>
          <w:spacing w:val="-6"/>
          <w:w w:val="105"/>
          <w:sz w:val="24"/>
          <w:szCs w:val="24"/>
        </w:rPr>
        <w:t>3)</w:t>
      </w:r>
    </w:p>
    <w:p w14:paraId="3C4A9FEB" w14:textId="550CC992" w:rsidR="2134B811" w:rsidRPr="00A463E3" w:rsidRDefault="2134B811" w:rsidP="00A463E3">
      <w:pPr>
        <w:pStyle w:val="ListParagraph"/>
        <w:tabs>
          <w:tab w:val="left" w:pos="719"/>
        </w:tabs>
        <w:spacing w:before="1" w:line="278" w:lineRule="auto"/>
        <w:ind w:right="358"/>
        <w:jc w:val="left"/>
        <w:rPr>
          <w:rFonts w:ascii="Times New Roman" w:eastAsiaTheme="minorEastAsia" w:hAnsi="Times New Roman" w:cs="Times New Roman"/>
          <w:sz w:val="24"/>
          <w:szCs w:val="24"/>
        </w:rPr>
      </w:pPr>
    </w:p>
    <w:p w14:paraId="062CB942" w14:textId="28CC4D59" w:rsidR="00AE5513" w:rsidRPr="00A463E3" w:rsidRDefault="3CCF27BB" w:rsidP="00A463E3">
      <w:pPr>
        <w:pStyle w:val="ListParagraph"/>
        <w:tabs>
          <w:tab w:val="left" w:pos="719"/>
        </w:tabs>
        <w:spacing w:before="1" w:line="278" w:lineRule="auto"/>
        <w:ind w:right="358"/>
        <w:jc w:val="left"/>
        <w:rPr>
          <w:rFonts w:ascii="Times New Roman" w:eastAsiaTheme="minorEastAsia" w:hAnsi="Times New Roman" w:cs="Times New Roman"/>
          <w:sz w:val="24"/>
          <w:szCs w:val="24"/>
        </w:rPr>
      </w:pPr>
      <w:r w:rsidRPr="00A463E3">
        <w:rPr>
          <w:rFonts w:ascii="Times New Roman" w:eastAsiaTheme="minorEastAsia" w:hAnsi="Times New Roman" w:cs="Times New Roman"/>
          <w:sz w:val="24"/>
          <w:szCs w:val="24"/>
        </w:rPr>
        <w:t xml:space="preserve">A: The September 2026 date represents full operational capability for the scope of the planned proof‑of‑concept deployment under this effort, not </w:t>
      </w:r>
      <w:proofErr w:type="spellStart"/>
      <w:r w:rsidRPr="00A463E3">
        <w:rPr>
          <w:rFonts w:ascii="Times New Roman" w:eastAsiaTheme="minorEastAsia" w:hAnsi="Times New Roman" w:cs="Times New Roman"/>
          <w:sz w:val="24"/>
          <w:szCs w:val="24"/>
        </w:rPr>
        <w:t>full</w:t>
      </w:r>
      <w:proofErr w:type="spellEnd"/>
      <w:r w:rsidRPr="00A463E3">
        <w:rPr>
          <w:rFonts w:ascii="Times New Roman" w:eastAsiaTheme="minorEastAsia" w:hAnsi="Times New Roman" w:cs="Times New Roman"/>
          <w:sz w:val="24"/>
          <w:szCs w:val="24"/>
        </w:rPr>
        <w:t xml:space="preserve"> operational capability across all potential border locations. </w:t>
      </w:r>
    </w:p>
    <w:p w14:paraId="1BB3FC1C" w14:textId="5A421087" w:rsidR="3B2AA650" w:rsidRPr="00A463E3" w:rsidRDefault="3B2AA650" w:rsidP="00A463E3">
      <w:pPr>
        <w:pStyle w:val="ListParagraph"/>
        <w:tabs>
          <w:tab w:val="left" w:pos="719"/>
        </w:tabs>
        <w:spacing w:before="1" w:line="278" w:lineRule="auto"/>
        <w:ind w:right="358"/>
        <w:jc w:val="left"/>
        <w:rPr>
          <w:rFonts w:ascii="Times New Roman" w:eastAsiaTheme="minorEastAsia" w:hAnsi="Times New Roman" w:cs="Times New Roman"/>
          <w:sz w:val="24"/>
          <w:szCs w:val="24"/>
        </w:rPr>
      </w:pPr>
    </w:p>
    <w:p w14:paraId="070F51F1" w14:textId="42D26022" w:rsidR="405FB6C4" w:rsidRPr="00A463E3" w:rsidRDefault="405FB6C4"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r w:rsidRPr="00A463E3">
        <w:rPr>
          <w:rFonts w:ascii="Times New Roman" w:hAnsi="Times New Roman" w:cs="Times New Roman"/>
          <w:b/>
          <w:bCs/>
          <w:color w:val="000000" w:themeColor="text1"/>
          <w:sz w:val="24"/>
          <w:szCs w:val="24"/>
        </w:rPr>
        <w:t>20. Are there dark fiber strands already allocated and available specifically for the MTPON overlay, or will vendors be required to coordinate strand assignment with the LGDS Program Office?</w:t>
      </w:r>
    </w:p>
    <w:p w14:paraId="1E6F25F7" w14:textId="7EF12CA5" w:rsidR="3B2AA650" w:rsidRPr="00A463E3" w:rsidRDefault="3B2AA650"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p>
    <w:p w14:paraId="53E822F1" w14:textId="5E14EDEA" w:rsidR="405FB6C4" w:rsidRDefault="405FB6C4"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 xml:space="preserve">A: Yes, </w:t>
      </w:r>
      <w:r w:rsidR="00D941BD">
        <w:rPr>
          <w:rFonts w:ascii="Times New Roman" w:hAnsi="Times New Roman" w:cs="Times New Roman"/>
          <w:color w:val="000000" w:themeColor="text1"/>
          <w:sz w:val="24"/>
          <w:szCs w:val="24"/>
        </w:rPr>
        <w:t xml:space="preserve">it is anticipated that </w:t>
      </w:r>
      <w:r w:rsidRPr="00A463E3">
        <w:rPr>
          <w:rFonts w:ascii="Times New Roman" w:hAnsi="Times New Roman" w:cs="Times New Roman"/>
          <w:color w:val="000000" w:themeColor="text1"/>
          <w:sz w:val="24"/>
          <w:szCs w:val="24"/>
        </w:rPr>
        <w:t xml:space="preserve">dark fiber will be made available as Government Provided Equipment (GFE).  Coordination will be required between the contractor and government for connection between fiber and MTPON. </w:t>
      </w:r>
    </w:p>
    <w:p w14:paraId="6EB1FB25" w14:textId="77777777" w:rsidR="00276329" w:rsidRPr="00A463E3" w:rsidRDefault="00276329"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p>
    <w:p w14:paraId="52A87DEF" w14:textId="77A630A7" w:rsidR="405FB6C4" w:rsidRPr="00A463E3" w:rsidRDefault="405FB6C4"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r w:rsidRPr="00A463E3">
        <w:rPr>
          <w:rFonts w:ascii="Times New Roman" w:hAnsi="Times New Roman" w:cs="Times New Roman"/>
          <w:b/>
          <w:bCs/>
          <w:color w:val="000000" w:themeColor="text1"/>
          <w:sz w:val="24"/>
          <w:szCs w:val="24"/>
        </w:rPr>
        <w:t xml:space="preserve">21. Will data </w:t>
      </w:r>
      <w:proofErr w:type="gramStart"/>
      <w:r w:rsidRPr="00A463E3">
        <w:rPr>
          <w:rFonts w:ascii="Times New Roman" w:hAnsi="Times New Roman" w:cs="Times New Roman"/>
          <w:b/>
          <w:bCs/>
          <w:color w:val="000000" w:themeColor="text1"/>
          <w:sz w:val="24"/>
          <w:szCs w:val="24"/>
        </w:rPr>
        <w:t>transmitted</w:t>
      </w:r>
      <w:proofErr w:type="gramEnd"/>
      <w:r w:rsidRPr="00A463E3">
        <w:rPr>
          <w:rFonts w:ascii="Times New Roman" w:hAnsi="Times New Roman" w:cs="Times New Roman"/>
          <w:b/>
          <w:bCs/>
          <w:color w:val="000000" w:themeColor="text1"/>
          <w:sz w:val="24"/>
          <w:szCs w:val="24"/>
        </w:rPr>
        <w:t xml:space="preserve"> over the MTPON network include classified information </w:t>
      </w:r>
      <w:proofErr w:type="gramStart"/>
      <w:r w:rsidRPr="00A463E3">
        <w:rPr>
          <w:rFonts w:ascii="Times New Roman" w:hAnsi="Times New Roman" w:cs="Times New Roman"/>
          <w:b/>
          <w:bCs/>
          <w:color w:val="000000" w:themeColor="text1"/>
          <w:sz w:val="24"/>
          <w:szCs w:val="24"/>
        </w:rPr>
        <w:t>or  Controlled</w:t>
      </w:r>
      <w:proofErr w:type="gramEnd"/>
      <w:r w:rsidRPr="00A463E3">
        <w:rPr>
          <w:rFonts w:ascii="Times New Roman" w:hAnsi="Times New Roman" w:cs="Times New Roman"/>
          <w:b/>
          <w:bCs/>
          <w:color w:val="000000" w:themeColor="text1"/>
          <w:sz w:val="24"/>
          <w:szCs w:val="24"/>
        </w:rPr>
        <w:t xml:space="preserve"> Unclassified Information (CUI)? This will directly </w:t>
      </w:r>
      <w:proofErr w:type="gramStart"/>
      <w:r w:rsidRPr="00A463E3">
        <w:rPr>
          <w:rFonts w:ascii="Times New Roman" w:hAnsi="Times New Roman" w:cs="Times New Roman"/>
          <w:b/>
          <w:bCs/>
          <w:color w:val="000000" w:themeColor="text1"/>
          <w:sz w:val="24"/>
          <w:szCs w:val="24"/>
        </w:rPr>
        <w:t>impact</w:t>
      </w:r>
      <w:proofErr w:type="gramEnd"/>
      <w:r w:rsidRPr="00A463E3">
        <w:rPr>
          <w:rFonts w:ascii="Times New Roman" w:hAnsi="Times New Roman" w:cs="Times New Roman"/>
          <w:b/>
          <w:bCs/>
          <w:color w:val="000000" w:themeColor="text1"/>
          <w:sz w:val="24"/>
          <w:szCs w:val="24"/>
        </w:rPr>
        <w:t xml:space="preserve"> encryption architecture, and overall solution design</w:t>
      </w:r>
      <w:r w:rsidRPr="00A463E3">
        <w:rPr>
          <w:rFonts w:ascii="Times New Roman" w:hAnsi="Times New Roman" w:cs="Times New Roman"/>
          <w:color w:val="000000" w:themeColor="text1"/>
          <w:sz w:val="24"/>
          <w:szCs w:val="24"/>
        </w:rPr>
        <w:t>.</w:t>
      </w:r>
    </w:p>
    <w:p w14:paraId="0D85D647" w14:textId="72106463" w:rsidR="3B2AA650" w:rsidRPr="00A463E3" w:rsidRDefault="3B2AA650"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p>
    <w:p w14:paraId="18CF5222" w14:textId="3CFCB89F" w:rsidR="405FB6C4" w:rsidRPr="00A463E3" w:rsidRDefault="405FB6C4" w:rsidP="00A463E3">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A</w:t>
      </w:r>
      <w:proofErr w:type="gramStart"/>
      <w:r w:rsidRPr="00A463E3">
        <w:rPr>
          <w:rFonts w:ascii="Times New Roman" w:hAnsi="Times New Roman" w:cs="Times New Roman"/>
          <w:color w:val="000000" w:themeColor="text1"/>
          <w:sz w:val="24"/>
          <w:szCs w:val="24"/>
        </w:rPr>
        <w:t>:  Yes</w:t>
      </w:r>
      <w:proofErr w:type="gramEnd"/>
      <w:r w:rsidRPr="00A463E3">
        <w:rPr>
          <w:rFonts w:ascii="Times New Roman" w:hAnsi="Times New Roman" w:cs="Times New Roman"/>
          <w:color w:val="000000" w:themeColor="text1"/>
          <w:sz w:val="24"/>
          <w:szCs w:val="24"/>
        </w:rPr>
        <w:t>, data transmitted over the MTPON network may include CUI or CUI-like data, such as Law Enforcement Sensitive (LES), For Official Use Only (FOUO), Sensitive Security Information (SSI), and Personally Identifiable Information (PII) specific to CBP.</w:t>
      </w:r>
    </w:p>
    <w:p w14:paraId="7B144AD8" w14:textId="759798CF" w:rsidR="405FB6C4" w:rsidRPr="00A463E3" w:rsidRDefault="405FB6C4" w:rsidP="00A463E3">
      <w:pPr>
        <w:pStyle w:val="ListParagraph"/>
        <w:tabs>
          <w:tab w:val="left" w:pos="719"/>
        </w:tabs>
        <w:spacing w:before="1" w:line="278" w:lineRule="auto"/>
        <w:ind w:right="358" w:firstLine="0"/>
        <w:jc w:val="left"/>
        <w:rPr>
          <w:rFonts w:ascii="Times New Roman" w:hAnsi="Times New Roman" w:cs="Times New Roman"/>
          <w:color w:val="000000" w:themeColor="text1"/>
          <w:sz w:val="24"/>
          <w:szCs w:val="24"/>
        </w:rPr>
      </w:pPr>
      <w:r w:rsidRPr="00A463E3">
        <w:rPr>
          <w:rFonts w:ascii="Times New Roman" w:hAnsi="Times New Roman" w:cs="Times New Roman"/>
          <w:b/>
          <w:bCs/>
          <w:color w:val="000000" w:themeColor="text1"/>
          <w:sz w:val="24"/>
          <w:szCs w:val="24"/>
        </w:rPr>
        <w:t>Security references:</w:t>
      </w:r>
    </w:p>
    <w:p w14:paraId="7D81CA2D" w14:textId="3506315D" w:rsidR="405FB6C4" w:rsidRPr="00A463E3" w:rsidRDefault="405FB6C4" w:rsidP="3B2AA650">
      <w:pPr>
        <w:pStyle w:val="ListParagraph"/>
        <w:numPr>
          <w:ilvl w:val="0"/>
          <w:numId w:val="7"/>
        </w:numPr>
        <w:tabs>
          <w:tab w:val="left" w:pos="719"/>
        </w:tabs>
        <w:spacing w:before="1" w:line="278" w:lineRule="auto"/>
        <w:ind w:left="1080" w:right="358" w:firstLine="720"/>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CBP Handbook 1400-05D</w:t>
      </w:r>
    </w:p>
    <w:p w14:paraId="37E6BE36" w14:textId="4954E8A3" w:rsidR="405FB6C4" w:rsidRPr="00A463E3" w:rsidRDefault="405FB6C4" w:rsidP="3B2AA650">
      <w:pPr>
        <w:pStyle w:val="ListParagraph"/>
        <w:numPr>
          <w:ilvl w:val="0"/>
          <w:numId w:val="7"/>
        </w:numPr>
        <w:tabs>
          <w:tab w:val="left" w:pos="719"/>
        </w:tabs>
        <w:spacing w:before="1" w:line="278" w:lineRule="auto"/>
        <w:ind w:left="1080" w:right="358" w:firstLine="720"/>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DHS Sensitive Systems Policy Directive 4300A</w:t>
      </w:r>
    </w:p>
    <w:p w14:paraId="307C5005" w14:textId="3E1BA1F7" w:rsidR="405FB6C4" w:rsidRPr="00A463E3" w:rsidRDefault="405FB6C4" w:rsidP="3B2AA650">
      <w:pPr>
        <w:pStyle w:val="ListParagraph"/>
        <w:numPr>
          <w:ilvl w:val="0"/>
          <w:numId w:val="7"/>
        </w:numPr>
        <w:tabs>
          <w:tab w:val="left" w:pos="719"/>
        </w:tabs>
        <w:spacing w:before="1" w:line="278" w:lineRule="auto"/>
        <w:ind w:left="1080" w:right="358" w:firstLine="720"/>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NIST SP 800-53</w:t>
      </w:r>
    </w:p>
    <w:p w14:paraId="3259D93B" w14:textId="1171E858" w:rsidR="405FB6C4" w:rsidRPr="00A463E3" w:rsidRDefault="405FB6C4" w:rsidP="3B2AA650">
      <w:pPr>
        <w:pStyle w:val="ListParagraph"/>
        <w:numPr>
          <w:ilvl w:val="0"/>
          <w:numId w:val="7"/>
        </w:numPr>
        <w:tabs>
          <w:tab w:val="left" w:pos="719"/>
        </w:tabs>
        <w:spacing w:before="1" w:line="278" w:lineRule="auto"/>
        <w:ind w:left="1080" w:right="358" w:firstLine="720"/>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DHS Instruction Manual 121-01-011</w:t>
      </w:r>
    </w:p>
    <w:p w14:paraId="694BFB9E" w14:textId="47E47158" w:rsidR="405FB6C4" w:rsidRPr="00A463E3" w:rsidRDefault="405FB6C4" w:rsidP="3B2AA650">
      <w:pPr>
        <w:pStyle w:val="ListParagraph"/>
        <w:tabs>
          <w:tab w:val="left" w:pos="719"/>
        </w:tabs>
        <w:spacing w:before="1" w:line="278" w:lineRule="auto"/>
        <w:ind w:right="358" w:firstLine="0"/>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Encryption architecture must comply with DHS and CBP requirements (e.g., FIPS 140-2) to protect sensitive information in transit.</w:t>
      </w:r>
    </w:p>
    <w:p w14:paraId="2914DFBF" w14:textId="60B7D310" w:rsidR="3B2AA650" w:rsidRPr="00A463E3" w:rsidRDefault="3B2AA650" w:rsidP="3B2AA650">
      <w:pPr>
        <w:pStyle w:val="ListParagraph"/>
        <w:tabs>
          <w:tab w:val="left" w:pos="719"/>
        </w:tabs>
        <w:spacing w:before="1" w:line="278" w:lineRule="auto"/>
        <w:ind w:right="358"/>
        <w:rPr>
          <w:rFonts w:ascii="Times New Roman" w:hAnsi="Times New Roman" w:cs="Times New Roman"/>
          <w:color w:val="000000" w:themeColor="text1"/>
          <w:sz w:val="24"/>
          <w:szCs w:val="24"/>
        </w:rPr>
      </w:pPr>
    </w:p>
    <w:p w14:paraId="624398D3" w14:textId="002BC197" w:rsidR="405FB6C4" w:rsidRPr="00A463E3" w:rsidRDefault="405FB6C4" w:rsidP="3B2AA650">
      <w:pPr>
        <w:pStyle w:val="ListParagraph"/>
        <w:tabs>
          <w:tab w:val="left" w:pos="719"/>
        </w:tabs>
        <w:spacing w:before="1" w:line="278" w:lineRule="auto"/>
        <w:ind w:right="358"/>
        <w:rPr>
          <w:rFonts w:ascii="Times New Roman" w:hAnsi="Times New Roman" w:cs="Times New Roman"/>
          <w:color w:val="000000" w:themeColor="text1"/>
          <w:sz w:val="24"/>
          <w:szCs w:val="24"/>
        </w:rPr>
      </w:pPr>
      <w:r w:rsidRPr="00A463E3">
        <w:rPr>
          <w:rFonts w:ascii="Times New Roman" w:hAnsi="Times New Roman" w:cs="Times New Roman"/>
          <w:b/>
          <w:bCs/>
          <w:color w:val="000000" w:themeColor="text1"/>
          <w:sz w:val="24"/>
          <w:szCs w:val="24"/>
        </w:rPr>
        <w:t>22. Does CBP anticipate the need to relocate mobile platforms after initial deployment. If so, will relocation logistics and associated costs be the responsibility of the vendor under the managed service agreement, or will CBP provide transportation and site preparation support?</w:t>
      </w:r>
    </w:p>
    <w:p w14:paraId="3EB8D6D8" w14:textId="558A6C6E" w:rsidR="3B2AA650" w:rsidRPr="00A463E3" w:rsidRDefault="3B2AA650" w:rsidP="3B2AA650">
      <w:pPr>
        <w:pStyle w:val="ListParagraph"/>
        <w:tabs>
          <w:tab w:val="left" w:pos="719"/>
        </w:tabs>
        <w:spacing w:before="1" w:line="278" w:lineRule="auto"/>
        <w:ind w:right="358"/>
        <w:rPr>
          <w:rFonts w:ascii="Times New Roman" w:hAnsi="Times New Roman" w:cs="Times New Roman"/>
          <w:color w:val="000000" w:themeColor="text1"/>
          <w:sz w:val="24"/>
          <w:szCs w:val="24"/>
        </w:rPr>
      </w:pPr>
    </w:p>
    <w:p w14:paraId="0F3B8E01" w14:textId="0EB2BE27" w:rsidR="405FB6C4" w:rsidRPr="00A463E3" w:rsidRDefault="405FB6C4" w:rsidP="3B2AA650">
      <w:pPr>
        <w:pStyle w:val="ListParagraph"/>
        <w:tabs>
          <w:tab w:val="left" w:pos="719"/>
        </w:tabs>
        <w:spacing w:before="1" w:line="278" w:lineRule="auto"/>
        <w:ind w:right="358"/>
        <w:jc w:val="left"/>
        <w:rPr>
          <w:rFonts w:ascii="Times New Roman" w:hAnsi="Times New Roman" w:cs="Times New Roman"/>
          <w:color w:val="000000" w:themeColor="text1"/>
          <w:sz w:val="24"/>
          <w:szCs w:val="24"/>
        </w:rPr>
      </w:pPr>
      <w:r w:rsidRPr="00A463E3">
        <w:rPr>
          <w:rFonts w:ascii="Times New Roman" w:hAnsi="Times New Roman" w:cs="Times New Roman"/>
          <w:color w:val="000000" w:themeColor="text1"/>
          <w:sz w:val="24"/>
          <w:szCs w:val="24"/>
        </w:rPr>
        <w:t>A:   CBP anticipates that relocation of mobile platforms may be required after initial deployment. Under the managed service agreement, the vendor is responsible for all logistics, transportation, and site preparation associated with emplacement and relocation, as directed by CBP.</w:t>
      </w:r>
    </w:p>
    <w:p w14:paraId="76A53DB7" w14:textId="34D45AE6" w:rsidR="00AE5513" w:rsidRPr="00A463E3" w:rsidRDefault="00AE5513" w:rsidP="2134B811">
      <w:pPr>
        <w:pStyle w:val="ListParagraph"/>
        <w:tabs>
          <w:tab w:val="left" w:pos="719"/>
        </w:tabs>
        <w:spacing w:before="1" w:line="278" w:lineRule="auto"/>
        <w:ind w:right="358"/>
        <w:rPr>
          <w:rFonts w:ascii="Times New Roman" w:eastAsiaTheme="minorEastAsia" w:hAnsi="Times New Roman" w:cs="Times New Roman"/>
          <w:sz w:val="24"/>
          <w:szCs w:val="24"/>
        </w:rPr>
      </w:pPr>
    </w:p>
    <w:sectPr w:rsidR="00AE5513" w:rsidRPr="00A463E3" w:rsidSect="00276329">
      <w:footerReference w:type="default" r:id="rId1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6ABB4" w14:textId="77777777" w:rsidR="00276329" w:rsidRDefault="00276329" w:rsidP="00276329">
      <w:r>
        <w:separator/>
      </w:r>
    </w:p>
  </w:endnote>
  <w:endnote w:type="continuationSeparator" w:id="0">
    <w:p w14:paraId="5602B328" w14:textId="77777777" w:rsidR="00276329" w:rsidRDefault="00276329" w:rsidP="00276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31439"/>
      <w:docPartObj>
        <w:docPartGallery w:val="Page Numbers (Bottom of Page)"/>
        <w:docPartUnique/>
      </w:docPartObj>
    </w:sdtPr>
    <w:sdtEndPr>
      <w:rPr>
        <w:rFonts w:ascii="Times New Roman" w:hAnsi="Times New Roman" w:cs="Times New Roman"/>
        <w:noProof/>
      </w:rPr>
    </w:sdtEndPr>
    <w:sdtContent>
      <w:p w14:paraId="44C21B03" w14:textId="7E0C8B68" w:rsidR="00276329" w:rsidRPr="00276329" w:rsidRDefault="00276329">
        <w:pPr>
          <w:pStyle w:val="Footer"/>
          <w:jc w:val="center"/>
          <w:rPr>
            <w:rFonts w:ascii="Times New Roman" w:hAnsi="Times New Roman" w:cs="Times New Roman"/>
          </w:rPr>
        </w:pPr>
        <w:r w:rsidRPr="00276329">
          <w:rPr>
            <w:rFonts w:ascii="Times New Roman" w:hAnsi="Times New Roman" w:cs="Times New Roman"/>
          </w:rPr>
          <w:fldChar w:fldCharType="begin"/>
        </w:r>
        <w:r w:rsidRPr="00276329">
          <w:rPr>
            <w:rFonts w:ascii="Times New Roman" w:hAnsi="Times New Roman" w:cs="Times New Roman"/>
          </w:rPr>
          <w:instrText xml:space="preserve"> PAGE   \* MERGEFORMAT </w:instrText>
        </w:r>
        <w:r w:rsidRPr="00276329">
          <w:rPr>
            <w:rFonts w:ascii="Times New Roman" w:hAnsi="Times New Roman" w:cs="Times New Roman"/>
          </w:rPr>
          <w:fldChar w:fldCharType="separate"/>
        </w:r>
        <w:r w:rsidRPr="00276329">
          <w:rPr>
            <w:rFonts w:ascii="Times New Roman" w:hAnsi="Times New Roman" w:cs="Times New Roman"/>
            <w:noProof/>
          </w:rPr>
          <w:t>2</w:t>
        </w:r>
        <w:r w:rsidRPr="00276329">
          <w:rPr>
            <w:rFonts w:ascii="Times New Roman" w:hAnsi="Times New Roman" w:cs="Times New Roman"/>
            <w:noProof/>
          </w:rPr>
          <w:fldChar w:fldCharType="end"/>
        </w:r>
      </w:p>
    </w:sdtContent>
  </w:sdt>
  <w:p w14:paraId="2296220B" w14:textId="77777777" w:rsidR="00276329" w:rsidRDefault="00276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4EBF5" w14:textId="77777777" w:rsidR="00276329" w:rsidRDefault="00276329" w:rsidP="00276329">
      <w:r>
        <w:separator/>
      </w:r>
    </w:p>
  </w:footnote>
  <w:footnote w:type="continuationSeparator" w:id="0">
    <w:p w14:paraId="67C4EC6E" w14:textId="77777777" w:rsidR="00276329" w:rsidRDefault="00276329" w:rsidP="00276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66A"/>
    <w:multiLevelType w:val="hybridMultilevel"/>
    <w:tmpl w:val="2758DAAC"/>
    <w:lvl w:ilvl="0" w:tplc="FFFFFFFF">
      <w:start w:val="1"/>
      <w:numFmt w:val="upperLetter"/>
      <w:lvlText w:val="%1."/>
      <w:lvlJc w:val="left"/>
      <w:pPr>
        <w:ind w:left="1799" w:hanging="360"/>
      </w:pPr>
    </w:lvl>
    <w:lvl w:ilvl="1" w:tplc="04090015">
      <w:start w:val="1"/>
      <w:numFmt w:val="upperLetter"/>
      <w:lvlText w:val="%2."/>
      <w:lvlJc w:val="left"/>
      <w:pPr>
        <w:ind w:left="1080" w:hanging="360"/>
      </w:pPr>
    </w:lvl>
    <w:lvl w:ilvl="2" w:tplc="FFFFFFFF" w:tentative="1">
      <w:start w:val="1"/>
      <w:numFmt w:val="lowerRoman"/>
      <w:lvlText w:val="%3."/>
      <w:lvlJc w:val="right"/>
      <w:pPr>
        <w:ind w:left="3239" w:hanging="180"/>
      </w:pPr>
    </w:lvl>
    <w:lvl w:ilvl="3" w:tplc="FFFFFFFF" w:tentative="1">
      <w:start w:val="1"/>
      <w:numFmt w:val="decimal"/>
      <w:lvlText w:val="%4."/>
      <w:lvlJc w:val="left"/>
      <w:pPr>
        <w:ind w:left="3959" w:hanging="360"/>
      </w:pPr>
    </w:lvl>
    <w:lvl w:ilvl="4" w:tplc="FFFFFFFF" w:tentative="1">
      <w:start w:val="1"/>
      <w:numFmt w:val="lowerLetter"/>
      <w:lvlText w:val="%5."/>
      <w:lvlJc w:val="left"/>
      <w:pPr>
        <w:ind w:left="4679" w:hanging="360"/>
      </w:pPr>
    </w:lvl>
    <w:lvl w:ilvl="5" w:tplc="FFFFFFFF" w:tentative="1">
      <w:start w:val="1"/>
      <w:numFmt w:val="lowerRoman"/>
      <w:lvlText w:val="%6."/>
      <w:lvlJc w:val="right"/>
      <w:pPr>
        <w:ind w:left="5399" w:hanging="180"/>
      </w:pPr>
    </w:lvl>
    <w:lvl w:ilvl="6" w:tplc="FFFFFFFF" w:tentative="1">
      <w:start w:val="1"/>
      <w:numFmt w:val="decimal"/>
      <w:lvlText w:val="%7."/>
      <w:lvlJc w:val="left"/>
      <w:pPr>
        <w:ind w:left="6119" w:hanging="360"/>
      </w:pPr>
    </w:lvl>
    <w:lvl w:ilvl="7" w:tplc="FFFFFFFF" w:tentative="1">
      <w:start w:val="1"/>
      <w:numFmt w:val="lowerLetter"/>
      <w:lvlText w:val="%8."/>
      <w:lvlJc w:val="left"/>
      <w:pPr>
        <w:ind w:left="6839" w:hanging="360"/>
      </w:pPr>
    </w:lvl>
    <w:lvl w:ilvl="8" w:tplc="FFFFFFFF" w:tentative="1">
      <w:start w:val="1"/>
      <w:numFmt w:val="lowerRoman"/>
      <w:lvlText w:val="%9."/>
      <w:lvlJc w:val="right"/>
      <w:pPr>
        <w:ind w:left="7559" w:hanging="180"/>
      </w:pPr>
    </w:lvl>
  </w:abstractNum>
  <w:abstractNum w:abstractNumId="1" w15:restartNumberingAfterBreak="0">
    <w:nsid w:val="23565D9F"/>
    <w:multiLevelType w:val="hybridMultilevel"/>
    <w:tmpl w:val="8156365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D0847"/>
    <w:multiLevelType w:val="hybridMultilevel"/>
    <w:tmpl w:val="6054EFEA"/>
    <w:lvl w:ilvl="0" w:tplc="04090015">
      <w:start w:val="1"/>
      <w:numFmt w:val="upperLetter"/>
      <w:lvlText w:val="%1."/>
      <w:lvlJc w:val="left"/>
      <w:pPr>
        <w:ind w:left="1799" w:hanging="360"/>
      </w:pPr>
    </w:lvl>
    <w:lvl w:ilvl="1" w:tplc="04090019">
      <w:start w:val="1"/>
      <w:numFmt w:val="lowerLetter"/>
      <w:lvlText w:val="%2."/>
      <w:lvlJc w:val="left"/>
      <w:pPr>
        <w:ind w:left="2519" w:hanging="360"/>
      </w:pPr>
    </w:lvl>
    <w:lvl w:ilvl="2" w:tplc="0409001B" w:tentative="1">
      <w:start w:val="1"/>
      <w:numFmt w:val="lowerRoman"/>
      <w:lvlText w:val="%3."/>
      <w:lvlJc w:val="right"/>
      <w:pPr>
        <w:ind w:left="3239" w:hanging="180"/>
      </w:pPr>
    </w:lvl>
    <w:lvl w:ilvl="3" w:tplc="0409000F" w:tentative="1">
      <w:start w:val="1"/>
      <w:numFmt w:val="decimal"/>
      <w:lvlText w:val="%4."/>
      <w:lvlJc w:val="left"/>
      <w:pPr>
        <w:ind w:left="3959" w:hanging="360"/>
      </w:pPr>
    </w:lvl>
    <w:lvl w:ilvl="4" w:tplc="04090019" w:tentative="1">
      <w:start w:val="1"/>
      <w:numFmt w:val="lowerLetter"/>
      <w:lvlText w:val="%5."/>
      <w:lvlJc w:val="left"/>
      <w:pPr>
        <w:ind w:left="4679" w:hanging="360"/>
      </w:pPr>
    </w:lvl>
    <w:lvl w:ilvl="5" w:tplc="0409001B" w:tentative="1">
      <w:start w:val="1"/>
      <w:numFmt w:val="lowerRoman"/>
      <w:lvlText w:val="%6."/>
      <w:lvlJc w:val="right"/>
      <w:pPr>
        <w:ind w:left="5399" w:hanging="180"/>
      </w:pPr>
    </w:lvl>
    <w:lvl w:ilvl="6" w:tplc="0409000F" w:tentative="1">
      <w:start w:val="1"/>
      <w:numFmt w:val="decimal"/>
      <w:lvlText w:val="%7."/>
      <w:lvlJc w:val="left"/>
      <w:pPr>
        <w:ind w:left="6119" w:hanging="360"/>
      </w:pPr>
    </w:lvl>
    <w:lvl w:ilvl="7" w:tplc="04090019" w:tentative="1">
      <w:start w:val="1"/>
      <w:numFmt w:val="lowerLetter"/>
      <w:lvlText w:val="%8."/>
      <w:lvlJc w:val="left"/>
      <w:pPr>
        <w:ind w:left="6839" w:hanging="360"/>
      </w:pPr>
    </w:lvl>
    <w:lvl w:ilvl="8" w:tplc="0409001B" w:tentative="1">
      <w:start w:val="1"/>
      <w:numFmt w:val="lowerRoman"/>
      <w:lvlText w:val="%9."/>
      <w:lvlJc w:val="right"/>
      <w:pPr>
        <w:ind w:left="7559" w:hanging="180"/>
      </w:pPr>
    </w:lvl>
  </w:abstractNum>
  <w:abstractNum w:abstractNumId="3" w15:restartNumberingAfterBreak="0">
    <w:nsid w:val="301E2AFA"/>
    <w:multiLevelType w:val="hybridMultilevel"/>
    <w:tmpl w:val="3E8CF0C0"/>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40F2EE6"/>
    <w:multiLevelType w:val="hybridMultilevel"/>
    <w:tmpl w:val="C342648A"/>
    <w:lvl w:ilvl="0" w:tplc="6D469440">
      <w:start w:val="1"/>
      <w:numFmt w:val="bullet"/>
      <w:lvlText w:val=""/>
      <w:lvlJc w:val="left"/>
      <w:pPr>
        <w:ind w:left="1440" w:hanging="360"/>
      </w:pPr>
      <w:rPr>
        <w:rFonts w:ascii="Symbol" w:hAnsi="Symbol" w:hint="default"/>
      </w:rPr>
    </w:lvl>
    <w:lvl w:ilvl="1" w:tplc="D1F66214">
      <w:start w:val="1"/>
      <w:numFmt w:val="bullet"/>
      <w:lvlText w:val="o"/>
      <w:lvlJc w:val="left"/>
      <w:pPr>
        <w:ind w:left="1440" w:hanging="360"/>
      </w:pPr>
      <w:rPr>
        <w:rFonts w:ascii="Courier New" w:hAnsi="Courier New" w:hint="default"/>
      </w:rPr>
    </w:lvl>
    <w:lvl w:ilvl="2" w:tplc="0D92D9F6">
      <w:start w:val="1"/>
      <w:numFmt w:val="bullet"/>
      <w:lvlText w:val=""/>
      <w:lvlJc w:val="left"/>
      <w:pPr>
        <w:ind w:left="2160" w:hanging="360"/>
      </w:pPr>
      <w:rPr>
        <w:rFonts w:ascii="Wingdings" w:hAnsi="Wingdings" w:hint="default"/>
      </w:rPr>
    </w:lvl>
    <w:lvl w:ilvl="3" w:tplc="40182708">
      <w:start w:val="1"/>
      <w:numFmt w:val="bullet"/>
      <w:lvlText w:val=""/>
      <w:lvlJc w:val="left"/>
      <w:pPr>
        <w:ind w:left="2880" w:hanging="360"/>
      </w:pPr>
      <w:rPr>
        <w:rFonts w:ascii="Symbol" w:hAnsi="Symbol" w:hint="default"/>
      </w:rPr>
    </w:lvl>
    <w:lvl w:ilvl="4" w:tplc="A1CA6734">
      <w:start w:val="1"/>
      <w:numFmt w:val="bullet"/>
      <w:lvlText w:val="o"/>
      <w:lvlJc w:val="left"/>
      <w:pPr>
        <w:ind w:left="3600" w:hanging="360"/>
      </w:pPr>
      <w:rPr>
        <w:rFonts w:ascii="Courier New" w:hAnsi="Courier New" w:hint="default"/>
      </w:rPr>
    </w:lvl>
    <w:lvl w:ilvl="5" w:tplc="BFB65FA0">
      <w:start w:val="1"/>
      <w:numFmt w:val="bullet"/>
      <w:lvlText w:val=""/>
      <w:lvlJc w:val="left"/>
      <w:pPr>
        <w:ind w:left="4320" w:hanging="360"/>
      </w:pPr>
      <w:rPr>
        <w:rFonts w:ascii="Wingdings" w:hAnsi="Wingdings" w:hint="default"/>
      </w:rPr>
    </w:lvl>
    <w:lvl w:ilvl="6" w:tplc="19867AD4">
      <w:start w:val="1"/>
      <w:numFmt w:val="bullet"/>
      <w:lvlText w:val=""/>
      <w:lvlJc w:val="left"/>
      <w:pPr>
        <w:ind w:left="5040" w:hanging="360"/>
      </w:pPr>
      <w:rPr>
        <w:rFonts w:ascii="Symbol" w:hAnsi="Symbol" w:hint="default"/>
      </w:rPr>
    </w:lvl>
    <w:lvl w:ilvl="7" w:tplc="95BE100E">
      <w:start w:val="1"/>
      <w:numFmt w:val="bullet"/>
      <w:lvlText w:val="o"/>
      <w:lvlJc w:val="left"/>
      <w:pPr>
        <w:ind w:left="5760" w:hanging="360"/>
      </w:pPr>
      <w:rPr>
        <w:rFonts w:ascii="Courier New" w:hAnsi="Courier New" w:hint="default"/>
      </w:rPr>
    </w:lvl>
    <w:lvl w:ilvl="8" w:tplc="2E52589E">
      <w:start w:val="1"/>
      <w:numFmt w:val="bullet"/>
      <w:lvlText w:val=""/>
      <w:lvlJc w:val="left"/>
      <w:pPr>
        <w:ind w:left="6480" w:hanging="360"/>
      </w:pPr>
      <w:rPr>
        <w:rFonts w:ascii="Wingdings" w:hAnsi="Wingdings" w:hint="default"/>
      </w:rPr>
    </w:lvl>
  </w:abstractNum>
  <w:abstractNum w:abstractNumId="5" w15:restartNumberingAfterBreak="0">
    <w:nsid w:val="6A767E72"/>
    <w:multiLevelType w:val="hybridMultilevel"/>
    <w:tmpl w:val="0C628CA0"/>
    <w:lvl w:ilvl="0" w:tplc="7158E10C">
      <w:start w:val="1"/>
      <w:numFmt w:val="decimal"/>
      <w:lvlText w:val="%1."/>
      <w:lvlJc w:val="left"/>
      <w:pPr>
        <w:ind w:left="720" w:hanging="360"/>
      </w:pPr>
      <w:rPr>
        <w:rFonts w:ascii="Times New Roman" w:eastAsia="Calibri" w:hAnsi="Times New Roman" w:cs="Times New Roman" w:hint="default"/>
        <w:b/>
        <w:bCs/>
        <w:i w:val="0"/>
        <w:iCs w:val="0"/>
        <w:spacing w:val="-1"/>
        <w:w w:val="107"/>
        <w:sz w:val="24"/>
        <w:szCs w:val="24"/>
        <w:lang w:val="en-US" w:eastAsia="en-US" w:bidi="ar-SA"/>
      </w:rPr>
    </w:lvl>
    <w:lvl w:ilvl="1" w:tplc="EDB0216E">
      <w:start w:val="1"/>
      <w:numFmt w:val="upperLetter"/>
      <w:lvlText w:val="%2."/>
      <w:lvlJc w:val="left"/>
      <w:pPr>
        <w:ind w:left="1080" w:hanging="360"/>
      </w:pPr>
      <w:rPr>
        <w:color w:val="00B050"/>
      </w:rPr>
    </w:lvl>
    <w:lvl w:ilvl="2" w:tplc="437440F6">
      <w:numFmt w:val="bullet"/>
      <w:lvlText w:val="•"/>
      <w:lvlJc w:val="left"/>
      <w:pPr>
        <w:ind w:left="2520" w:hanging="360"/>
      </w:pPr>
      <w:rPr>
        <w:rFonts w:hint="default"/>
        <w:lang w:val="en-US" w:eastAsia="en-US" w:bidi="ar-SA"/>
      </w:rPr>
    </w:lvl>
    <w:lvl w:ilvl="3" w:tplc="994EB56A">
      <w:numFmt w:val="bullet"/>
      <w:lvlText w:val="•"/>
      <w:lvlJc w:val="left"/>
      <w:pPr>
        <w:ind w:left="3420" w:hanging="360"/>
      </w:pPr>
      <w:rPr>
        <w:rFonts w:hint="default"/>
        <w:lang w:val="en-US" w:eastAsia="en-US" w:bidi="ar-SA"/>
      </w:rPr>
    </w:lvl>
    <w:lvl w:ilvl="4" w:tplc="43F802AE">
      <w:numFmt w:val="bullet"/>
      <w:lvlText w:val="•"/>
      <w:lvlJc w:val="left"/>
      <w:pPr>
        <w:ind w:left="4320" w:hanging="360"/>
      </w:pPr>
      <w:rPr>
        <w:rFonts w:hint="default"/>
        <w:lang w:val="en-US" w:eastAsia="en-US" w:bidi="ar-SA"/>
      </w:rPr>
    </w:lvl>
    <w:lvl w:ilvl="5" w:tplc="3A205BB0">
      <w:numFmt w:val="bullet"/>
      <w:lvlText w:val="•"/>
      <w:lvlJc w:val="left"/>
      <w:pPr>
        <w:ind w:left="5220" w:hanging="360"/>
      </w:pPr>
      <w:rPr>
        <w:rFonts w:hint="default"/>
        <w:lang w:val="en-US" w:eastAsia="en-US" w:bidi="ar-SA"/>
      </w:rPr>
    </w:lvl>
    <w:lvl w:ilvl="6" w:tplc="D7BCDD3E">
      <w:numFmt w:val="bullet"/>
      <w:lvlText w:val="•"/>
      <w:lvlJc w:val="left"/>
      <w:pPr>
        <w:ind w:left="6120" w:hanging="360"/>
      </w:pPr>
      <w:rPr>
        <w:rFonts w:hint="default"/>
        <w:lang w:val="en-US" w:eastAsia="en-US" w:bidi="ar-SA"/>
      </w:rPr>
    </w:lvl>
    <w:lvl w:ilvl="7" w:tplc="529C971E">
      <w:numFmt w:val="bullet"/>
      <w:lvlText w:val="•"/>
      <w:lvlJc w:val="left"/>
      <w:pPr>
        <w:ind w:left="7020" w:hanging="360"/>
      </w:pPr>
      <w:rPr>
        <w:rFonts w:hint="default"/>
        <w:lang w:val="en-US" w:eastAsia="en-US" w:bidi="ar-SA"/>
      </w:rPr>
    </w:lvl>
    <w:lvl w:ilvl="8" w:tplc="CC800532">
      <w:numFmt w:val="bullet"/>
      <w:lvlText w:val="•"/>
      <w:lvlJc w:val="left"/>
      <w:pPr>
        <w:ind w:left="7920" w:hanging="360"/>
      </w:pPr>
      <w:rPr>
        <w:rFonts w:hint="default"/>
        <w:lang w:val="en-US" w:eastAsia="en-US" w:bidi="ar-SA"/>
      </w:rPr>
    </w:lvl>
  </w:abstractNum>
  <w:abstractNum w:abstractNumId="6" w15:restartNumberingAfterBreak="0">
    <w:nsid w:val="71132DC6"/>
    <w:multiLevelType w:val="hybridMultilevel"/>
    <w:tmpl w:val="D938EC68"/>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33988521">
    <w:abstractNumId w:val="5"/>
  </w:num>
  <w:num w:numId="2" w16cid:durableId="1819107541">
    <w:abstractNumId w:val="1"/>
  </w:num>
  <w:num w:numId="3" w16cid:durableId="1298757250">
    <w:abstractNumId w:val="6"/>
  </w:num>
  <w:num w:numId="4" w16cid:durableId="2067802922">
    <w:abstractNumId w:val="3"/>
  </w:num>
  <w:num w:numId="5" w16cid:durableId="1700617803">
    <w:abstractNumId w:val="2"/>
  </w:num>
  <w:num w:numId="6" w16cid:durableId="839584955">
    <w:abstractNumId w:val="0"/>
  </w:num>
  <w:num w:numId="7" w16cid:durableId="132674308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BBY, NICOLE">
    <w15:presenceInfo w15:providerId="AD" w15:userId="S::0396020056@cbp.dhs.gov::e26b1f39-ffcc-4f79-97ff-87eca3000b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FEAF2C"/>
    <w:rsid w:val="00013157"/>
    <w:rsid w:val="0002331E"/>
    <w:rsid w:val="000313EF"/>
    <w:rsid w:val="00031F17"/>
    <w:rsid w:val="0003732D"/>
    <w:rsid w:val="00037F9C"/>
    <w:rsid w:val="000410B3"/>
    <w:rsid w:val="00060241"/>
    <w:rsid w:val="00080E5B"/>
    <w:rsid w:val="00085FEA"/>
    <w:rsid w:val="00092777"/>
    <w:rsid w:val="00096E0E"/>
    <w:rsid w:val="000A03EB"/>
    <w:rsid w:val="000D57BE"/>
    <w:rsid w:val="000D70DD"/>
    <w:rsid w:val="000E5F42"/>
    <w:rsid w:val="000F0171"/>
    <w:rsid w:val="000F0A91"/>
    <w:rsid w:val="000F2A1E"/>
    <w:rsid w:val="000F407C"/>
    <w:rsid w:val="000F46E2"/>
    <w:rsid w:val="00103E53"/>
    <w:rsid w:val="00116743"/>
    <w:rsid w:val="001242B4"/>
    <w:rsid w:val="0012462E"/>
    <w:rsid w:val="001273E0"/>
    <w:rsid w:val="00133D5E"/>
    <w:rsid w:val="00151483"/>
    <w:rsid w:val="0015304E"/>
    <w:rsid w:val="00163B2E"/>
    <w:rsid w:val="00165191"/>
    <w:rsid w:val="001742DE"/>
    <w:rsid w:val="001870D6"/>
    <w:rsid w:val="001C22A3"/>
    <w:rsid w:val="001C702B"/>
    <w:rsid w:val="001D408B"/>
    <w:rsid w:val="001E25F3"/>
    <w:rsid w:val="001E759C"/>
    <w:rsid w:val="001F563E"/>
    <w:rsid w:val="00204348"/>
    <w:rsid w:val="0023668D"/>
    <w:rsid w:val="002453BA"/>
    <w:rsid w:val="00271D47"/>
    <w:rsid w:val="00276329"/>
    <w:rsid w:val="0028161B"/>
    <w:rsid w:val="00290F07"/>
    <w:rsid w:val="002957B3"/>
    <w:rsid w:val="002A6D98"/>
    <w:rsid w:val="002B5857"/>
    <w:rsid w:val="002E011E"/>
    <w:rsid w:val="003047D5"/>
    <w:rsid w:val="00331BF6"/>
    <w:rsid w:val="00335B3A"/>
    <w:rsid w:val="0034477E"/>
    <w:rsid w:val="0034521A"/>
    <w:rsid w:val="00351096"/>
    <w:rsid w:val="00362793"/>
    <w:rsid w:val="0036317B"/>
    <w:rsid w:val="003A1D76"/>
    <w:rsid w:val="003B22E4"/>
    <w:rsid w:val="003B4421"/>
    <w:rsid w:val="003C1258"/>
    <w:rsid w:val="003C4869"/>
    <w:rsid w:val="003C5622"/>
    <w:rsid w:val="003D7D30"/>
    <w:rsid w:val="003E2CCF"/>
    <w:rsid w:val="003E3075"/>
    <w:rsid w:val="003E3201"/>
    <w:rsid w:val="003F3DFA"/>
    <w:rsid w:val="00405224"/>
    <w:rsid w:val="0045324C"/>
    <w:rsid w:val="00454370"/>
    <w:rsid w:val="00467BEB"/>
    <w:rsid w:val="0047013A"/>
    <w:rsid w:val="00494FAF"/>
    <w:rsid w:val="00495C58"/>
    <w:rsid w:val="004A4F8F"/>
    <w:rsid w:val="004A7D17"/>
    <w:rsid w:val="004B69FC"/>
    <w:rsid w:val="004B7498"/>
    <w:rsid w:val="004F1D0F"/>
    <w:rsid w:val="0052326A"/>
    <w:rsid w:val="00525A55"/>
    <w:rsid w:val="005804DF"/>
    <w:rsid w:val="00580E47"/>
    <w:rsid w:val="00583496"/>
    <w:rsid w:val="005A301B"/>
    <w:rsid w:val="005A6C3A"/>
    <w:rsid w:val="005B43A7"/>
    <w:rsid w:val="005B633B"/>
    <w:rsid w:val="005E138B"/>
    <w:rsid w:val="005E58B0"/>
    <w:rsid w:val="005E6662"/>
    <w:rsid w:val="005E6993"/>
    <w:rsid w:val="005F56F6"/>
    <w:rsid w:val="005F7203"/>
    <w:rsid w:val="005F7571"/>
    <w:rsid w:val="006026DD"/>
    <w:rsid w:val="006134DB"/>
    <w:rsid w:val="00622980"/>
    <w:rsid w:val="006274AC"/>
    <w:rsid w:val="006334CF"/>
    <w:rsid w:val="00642CA3"/>
    <w:rsid w:val="00654140"/>
    <w:rsid w:val="00660132"/>
    <w:rsid w:val="00673992"/>
    <w:rsid w:val="00676324"/>
    <w:rsid w:val="00677534"/>
    <w:rsid w:val="00681676"/>
    <w:rsid w:val="006945DA"/>
    <w:rsid w:val="006A44DC"/>
    <w:rsid w:val="006A4D1C"/>
    <w:rsid w:val="006A4FA4"/>
    <w:rsid w:val="006B6C1E"/>
    <w:rsid w:val="006C5043"/>
    <w:rsid w:val="006E05E2"/>
    <w:rsid w:val="006E7338"/>
    <w:rsid w:val="00710E3E"/>
    <w:rsid w:val="007256FD"/>
    <w:rsid w:val="00732C4D"/>
    <w:rsid w:val="00733074"/>
    <w:rsid w:val="00735D59"/>
    <w:rsid w:val="00735E17"/>
    <w:rsid w:val="007503FC"/>
    <w:rsid w:val="00750B06"/>
    <w:rsid w:val="00751FFC"/>
    <w:rsid w:val="00756FC8"/>
    <w:rsid w:val="0076431D"/>
    <w:rsid w:val="00765453"/>
    <w:rsid w:val="00765D4E"/>
    <w:rsid w:val="00771F1A"/>
    <w:rsid w:val="007808EF"/>
    <w:rsid w:val="00782535"/>
    <w:rsid w:val="007A290B"/>
    <w:rsid w:val="007B78C8"/>
    <w:rsid w:val="007C255E"/>
    <w:rsid w:val="007E251C"/>
    <w:rsid w:val="007E5236"/>
    <w:rsid w:val="007F17FA"/>
    <w:rsid w:val="00811D71"/>
    <w:rsid w:val="0081261B"/>
    <w:rsid w:val="00824822"/>
    <w:rsid w:val="00840E60"/>
    <w:rsid w:val="0085420E"/>
    <w:rsid w:val="00855F3E"/>
    <w:rsid w:val="00857B0F"/>
    <w:rsid w:val="00861C93"/>
    <w:rsid w:val="008B73E4"/>
    <w:rsid w:val="008B774E"/>
    <w:rsid w:val="008C27DB"/>
    <w:rsid w:val="00923811"/>
    <w:rsid w:val="00942F8F"/>
    <w:rsid w:val="00943B6A"/>
    <w:rsid w:val="009465FD"/>
    <w:rsid w:val="00950263"/>
    <w:rsid w:val="00971BB1"/>
    <w:rsid w:val="009775BA"/>
    <w:rsid w:val="00980F51"/>
    <w:rsid w:val="0098446B"/>
    <w:rsid w:val="009A421E"/>
    <w:rsid w:val="009B156E"/>
    <w:rsid w:val="009D1302"/>
    <w:rsid w:val="009D77C4"/>
    <w:rsid w:val="009E6769"/>
    <w:rsid w:val="009F01D8"/>
    <w:rsid w:val="00A112EA"/>
    <w:rsid w:val="00A30A75"/>
    <w:rsid w:val="00A36DF1"/>
    <w:rsid w:val="00A463E3"/>
    <w:rsid w:val="00A4694B"/>
    <w:rsid w:val="00A5483B"/>
    <w:rsid w:val="00A6452E"/>
    <w:rsid w:val="00A70088"/>
    <w:rsid w:val="00A775F3"/>
    <w:rsid w:val="00A8189B"/>
    <w:rsid w:val="00AA6195"/>
    <w:rsid w:val="00AB2378"/>
    <w:rsid w:val="00AB3602"/>
    <w:rsid w:val="00AB56B6"/>
    <w:rsid w:val="00AC1E97"/>
    <w:rsid w:val="00AD75AA"/>
    <w:rsid w:val="00AE5513"/>
    <w:rsid w:val="00B07DCE"/>
    <w:rsid w:val="00B25E30"/>
    <w:rsid w:val="00B27F4A"/>
    <w:rsid w:val="00BA2D56"/>
    <w:rsid w:val="00BA4ED8"/>
    <w:rsid w:val="00BB3DDC"/>
    <w:rsid w:val="00BB5E58"/>
    <w:rsid w:val="00BD1D90"/>
    <w:rsid w:val="00BD7C37"/>
    <w:rsid w:val="00BE20AA"/>
    <w:rsid w:val="00BE2A31"/>
    <w:rsid w:val="00BF5B6B"/>
    <w:rsid w:val="00BF7B53"/>
    <w:rsid w:val="00C057CA"/>
    <w:rsid w:val="00C15846"/>
    <w:rsid w:val="00C374A1"/>
    <w:rsid w:val="00C46830"/>
    <w:rsid w:val="00C47A9D"/>
    <w:rsid w:val="00C5736F"/>
    <w:rsid w:val="00C60431"/>
    <w:rsid w:val="00C67D78"/>
    <w:rsid w:val="00C7138D"/>
    <w:rsid w:val="00C73BE4"/>
    <w:rsid w:val="00C96190"/>
    <w:rsid w:val="00CA196D"/>
    <w:rsid w:val="00CA5621"/>
    <w:rsid w:val="00CC77AB"/>
    <w:rsid w:val="00CD38F8"/>
    <w:rsid w:val="00CD4D5E"/>
    <w:rsid w:val="00CD4E76"/>
    <w:rsid w:val="00D13538"/>
    <w:rsid w:val="00D13561"/>
    <w:rsid w:val="00D13781"/>
    <w:rsid w:val="00D13C4D"/>
    <w:rsid w:val="00D20939"/>
    <w:rsid w:val="00D255A2"/>
    <w:rsid w:val="00D639EB"/>
    <w:rsid w:val="00D80812"/>
    <w:rsid w:val="00D80F07"/>
    <w:rsid w:val="00D82778"/>
    <w:rsid w:val="00D856A9"/>
    <w:rsid w:val="00D87490"/>
    <w:rsid w:val="00D9350F"/>
    <w:rsid w:val="00D941BD"/>
    <w:rsid w:val="00D949FA"/>
    <w:rsid w:val="00D9610D"/>
    <w:rsid w:val="00DA17C6"/>
    <w:rsid w:val="00DB2795"/>
    <w:rsid w:val="00DD365A"/>
    <w:rsid w:val="00E011BA"/>
    <w:rsid w:val="00E0705A"/>
    <w:rsid w:val="00E106F3"/>
    <w:rsid w:val="00E12F94"/>
    <w:rsid w:val="00E27989"/>
    <w:rsid w:val="00E33FDC"/>
    <w:rsid w:val="00E46725"/>
    <w:rsid w:val="00E51E61"/>
    <w:rsid w:val="00E52329"/>
    <w:rsid w:val="00E626E7"/>
    <w:rsid w:val="00E878CD"/>
    <w:rsid w:val="00EB560A"/>
    <w:rsid w:val="00EF38F5"/>
    <w:rsid w:val="00F00E32"/>
    <w:rsid w:val="00F1783C"/>
    <w:rsid w:val="00F32BF6"/>
    <w:rsid w:val="00F42AA6"/>
    <w:rsid w:val="00F520F5"/>
    <w:rsid w:val="00F563EC"/>
    <w:rsid w:val="00F608E6"/>
    <w:rsid w:val="00F61457"/>
    <w:rsid w:val="00F63921"/>
    <w:rsid w:val="00F73D77"/>
    <w:rsid w:val="00F74888"/>
    <w:rsid w:val="00F763AC"/>
    <w:rsid w:val="00F773EF"/>
    <w:rsid w:val="00F8217C"/>
    <w:rsid w:val="00F86F9C"/>
    <w:rsid w:val="00F91A6D"/>
    <w:rsid w:val="00F965E3"/>
    <w:rsid w:val="00FC03A7"/>
    <w:rsid w:val="00FC2F89"/>
    <w:rsid w:val="00FC5F9D"/>
    <w:rsid w:val="00FC7803"/>
    <w:rsid w:val="00FF22B7"/>
    <w:rsid w:val="020B78B2"/>
    <w:rsid w:val="02806373"/>
    <w:rsid w:val="028B878F"/>
    <w:rsid w:val="034A3294"/>
    <w:rsid w:val="03F63AB1"/>
    <w:rsid w:val="03F8A9C9"/>
    <w:rsid w:val="058ECA64"/>
    <w:rsid w:val="0806DC4A"/>
    <w:rsid w:val="086C0FAD"/>
    <w:rsid w:val="08B02992"/>
    <w:rsid w:val="08DA1543"/>
    <w:rsid w:val="09B921E1"/>
    <w:rsid w:val="0A9D2BB2"/>
    <w:rsid w:val="0BAB61C3"/>
    <w:rsid w:val="0C30B059"/>
    <w:rsid w:val="0D26553C"/>
    <w:rsid w:val="0D790AE3"/>
    <w:rsid w:val="0E945F2E"/>
    <w:rsid w:val="0F02F52D"/>
    <w:rsid w:val="10ED17F9"/>
    <w:rsid w:val="113A99D9"/>
    <w:rsid w:val="11542F48"/>
    <w:rsid w:val="11D20207"/>
    <w:rsid w:val="11EF230E"/>
    <w:rsid w:val="124A691C"/>
    <w:rsid w:val="12C1B6ED"/>
    <w:rsid w:val="14C8A569"/>
    <w:rsid w:val="168D121D"/>
    <w:rsid w:val="16916C09"/>
    <w:rsid w:val="17BAD436"/>
    <w:rsid w:val="1AB442CD"/>
    <w:rsid w:val="1AEB8108"/>
    <w:rsid w:val="1B56FD40"/>
    <w:rsid w:val="1C9EA05E"/>
    <w:rsid w:val="1F598111"/>
    <w:rsid w:val="2134B811"/>
    <w:rsid w:val="225F0B91"/>
    <w:rsid w:val="23B303B4"/>
    <w:rsid w:val="23D3F978"/>
    <w:rsid w:val="25308D35"/>
    <w:rsid w:val="25DE7A1B"/>
    <w:rsid w:val="27C20AB9"/>
    <w:rsid w:val="27E3382F"/>
    <w:rsid w:val="2819DD4C"/>
    <w:rsid w:val="28AD9403"/>
    <w:rsid w:val="2B617395"/>
    <w:rsid w:val="2B91FC0B"/>
    <w:rsid w:val="2DDF50D0"/>
    <w:rsid w:val="2F3A078A"/>
    <w:rsid w:val="2F4491BB"/>
    <w:rsid w:val="2F50A641"/>
    <w:rsid w:val="2F660671"/>
    <w:rsid w:val="2F67AEAB"/>
    <w:rsid w:val="306303BB"/>
    <w:rsid w:val="315B41ED"/>
    <w:rsid w:val="31670C6A"/>
    <w:rsid w:val="31BFB9D6"/>
    <w:rsid w:val="32658F63"/>
    <w:rsid w:val="333FE588"/>
    <w:rsid w:val="34817C51"/>
    <w:rsid w:val="34CA8C85"/>
    <w:rsid w:val="35797B93"/>
    <w:rsid w:val="3A3DB945"/>
    <w:rsid w:val="3A8D762B"/>
    <w:rsid w:val="3AFC604C"/>
    <w:rsid w:val="3B2AA650"/>
    <w:rsid w:val="3BBEA060"/>
    <w:rsid w:val="3BC60BBE"/>
    <w:rsid w:val="3CCF27BB"/>
    <w:rsid w:val="3F2BEA93"/>
    <w:rsid w:val="3F3B84CE"/>
    <w:rsid w:val="40332F59"/>
    <w:rsid w:val="405FB6C4"/>
    <w:rsid w:val="416416E7"/>
    <w:rsid w:val="428B290B"/>
    <w:rsid w:val="44C48669"/>
    <w:rsid w:val="45ECF0C4"/>
    <w:rsid w:val="46A17764"/>
    <w:rsid w:val="46C5F88B"/>
    <w:rsid w:val="47355C41"/>
    <w:rsid w:val="475456D3"/>
    <w:rsid w:val="48BC5631"/>
    <w:rsid w:val="4A3403AF"/>
    <w:rsid w:val="4A7460E1"/>
    <w:rsid w:val="4AA15591"/>
    <w:rsid w:val="4E76BA90"/>
    <w:rsid w:val="4EF5CDE5"/>
    <w:rsid w:val="4FFB07F3"/>
    <w:rsid w:val="5245EB7D"/>
    <w:rsid w:val="541D762D"/>
    <w:rsid w:val="54623D35"/>
    <w:rsid w:val="5462DD19"/>
    <w:rsid w:val="548ED686"/>
    <w:rsid w:val="554217B6"/>
    <w:rsid w:val="5542DA87"/>
    <w:rsid w:val="55CBEEDE"/>
    <w:rsid w:val="56C1C3A9"/>
    <w:rsid w:val="571D6145"/>
    <w:rsid w:val="595D0C42"/>
    <w:rsid w:val="5B615836"/>
    <w:rsid w:val="5BA1D9B0"/>
    <w:rsid w:val="5BC72281"/>
    <w:rsid w:val="5C02EA97"/>
    <w:rsid w:val="5C996994"/>
    <w:rsid w:val="5D998F51"/>
    <w:rsid w:val="5DEEBEB0"/>
    <w:rsid w:val="5E194974"/>
    <w:rsid w:val="5F581611"/>
    <w:rsid w:val="5F950B74"/>
    <w:rsid w:val="605BEDB7"/>
    <w:rsid w:val="6136D0B3"/>
    <w:rsid w:val="642E8E89"/>
    <w:rsid w:val="66616295"/>
    <w:rsid w:val="66843C6C"/>
    <w:rsid w:val="66FEAF2C"/>
    <w:rsid w:val="67F0834D"/>
    <w:rsid w:val="68CF32A3"/>
    <w:rsid w:val="6A0375C3"/>
    <w:rsid w:val="6BFBC04F"/>
    <w:rsid w:val="6C907873"/>
    <w:rsid w:val="6D568E61"/>
    <w:rsid w:val="6DC2DCA9"/>
    <w:rsid w:val="704F5B0B"/>
    <w:rsid w:val="7066C280"/>
    <w:rsid w:val="70F6B365"/>
    <w:rsid w:val="713BE485"/>
    <w:rsid w:val="71599165"/>
    <w:rsid w:val="74BB01D6"/>
    <w:rsid w:val="74E78481"/>
    <w:rsid w:val="74F89653"/>
    <w:rsid w:val="75B75B87"/>
    <w:rsid w:val="765216A6"/>
    <w:rsid w:val="771DC561"/>
    <w:rsid w:val="77205A13"/>
    <w:rsid w:val="785692D1"/>
    <w:rsid w:val="7963A809"/>
    <w:rsid w:val="7A09869D"/>
    <w:rsid w:val="7B9AAA97"/>
    <w:rsid w:val="7BF30D5C"/>
    <w:rsid w:val="7C9AC9D6"/>
    <w:rsid w:val="7D5C7423"/>
    <w:rsid w:val="7F3CA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9631"/>
  <w15:docId w15:val="{CE6D8C4B-4A35-47AC-8E99-6BFDD0F2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right="35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6329"/>
    <w:pPr>
      <w:tabs>
        <w:tab w:val="center" w:pos="4680"/>
        <w:tab w:val="right" w:pos="9360"/>
      </w:tabs>
    </w:pPr>
  </w:style>
  <w:style w:type="character" w:customStyle="1" w:styleId="HeaderChar">
    <w:name w:val="Header Char"/>
    <w:basedOn w:val="DefaultParagraphFont"/>
    <w:link w:val="Header"/>
    <w:uiPriority w:val="99"/>
    <w:rsid w:val="00276329"/>
    <w:rPr>
      <w:rFonts w:ascii="Calibri" w:eastAsia="Calibri" w:hAnsi="Calibri" w:cs="Calibri"/>
    </w:rPr>
  </w:style>
  <w:style w:type="paragraph" w:styleId="Footer">
    <w:name w:val="footer"/>
    <w:basedOn w:val="Normal"/>
    <w:link w:val="FooterChar"/>
    <w:uiPriority w:val="99"/>
    <w:unhideWhenUsed/>
    <w:rsid w:val="00276329"/>
    <w:pPr>
      <w:tabs>
        <w:tab w:val="center" w:pos="4680"/>
        <w:tab w:val="right" w:pos="9360"/>
      </w:tabs>
    </w:pPr>
  </w:style>
  <w:style w:type="character" w:customStyle="1" w:styleId="FooterChar">
    <w:name w:val="Footer Char"/>
    <w:basedOn w:val="DefaultParagraphFont"/>
    <w:link w:val="Footer"/>
    <w:uiPriority w:val="99"/>
    <w:rsid w:val="00276329"/>
    <w:rPr>
      <w:rFonts w:ascii="Calibri" w:eastAsia="Calibri" w:hAnsi="Calibri" w:cs="Calibri"/>
    </w:rPr>
  </w:style>
  <w:style w:type="paragraph" w:styleId="Revision">
    <w:name w:val="Revision"/>
    <w:hidden/>
    <w:uiPriority w:val="99"/>
    <w:semiHidden/>
    <w:rsid w:val="001242B4"/>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OC xmlns="20acf50f-bdce-4d5b-8d6a-26f4e9377ece">
      <UserInfo>
        <DisplayName/>
        <AccountId xsi:nil="true"/>
        <AccountType/>
      </UserInfo>
    </POC>
    <lcf76f155ced4ddcb4097134ff3c332f xmlns="20acf50f-bdce-4d5b-8d6a-26f4e9377ece">
      <Terms xmlns="http://schemas.microsoft.com/office/infopath/2007/PartnerControls"/>
    </lcf76f155ced4ddcb4097134ff3c332f>
    <TaxCatchAll xmlns="e2844b85-a6d0-40e3-a5f2-f06842130a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09F10B22B88A45A3B601B7857B10F8" ma:contentTypeVersion="18" ma:contentTypeDescription="Create a new document." ma:contentTypeScope="" ma:versionID="2f0d8b550a2df3e0f2cd69bb573e127c">
  <xsd:schema xmlns:xsd="http://www.w3.org/2001/XMLSchema" xmlns:xs="http://www.w3.org/2001/XMLSchema" xmlns:p="http://schemas.microsoft.com/office/2006/metadata/properties" xmlns:ns2="20acf50f-bdce-4d5b-8d6a-26f4e9377ece" xmlns:ns3="e2844b85-a6d0-40e3-a5f2-f06842130a6b" targetNamespace="http://schemas.microsoft.com/office/2006/metadata/properties" ma:root="true" ma:fieldsID="054f1a0ce9179bda02a8c2ec27b72622" ns2:_="" ns3:_="">
    <xsd:import namespace="20acf50f-bdce-4d5b-8d6a-26f4e9377ece"/>
    <xsd:import namespace="e2844b85-a6d0-40e3-a5f2-f06842130a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OC"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cf50f-bdce-4d5b-8d6a-26f4e9377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5b410f2-7b71-4bcf-a015-f75040213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POC" ma:index="24" nillable="true" ma:displayName="POC" ma:format="Dropdown" ma:list="UserInfo" ma:SharePointGroup="0" ma:internalName="POC">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844b85-a6d0-40e3-a5f2-f06842130a6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10da104-a1f3-4521-9e6c-c5bbbd9b941e}" ma:internalName="TaxCatchAll" ma:showField="CatchAllData" ma:web="e2844b85-a6d0-40e3-a5f2-f06842130a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269E17-011A-4A22-AE97-9A646142C5C1}">
  <ds:schemaRefs>
    <ds:schemaRef ds:uri="http://schemas.openxmlformats.org/package/2006/metadata/core-properties"/>
    <ds:schemaRef ds:uri="http://purl.org/dc/elements/1.1/"/>
    <ds:schemaRef ds:uri="http://www.w3.org/XML/1998/namespace"/>
    <ds:schemaRef ds:uri="http://purl.org/dc/dcmitype/"/>
    <ds:schemaRef ds:uri="http://schemas.microsoft.com/office/2006/documentManagement/types"/>
    <ds:schemaRef ds:uri="20acf50f-bdce-4d5b-8d6a-26f4e9377ece"/>
    <ds:schemaRef ds:uri="http://schemas.microsoft.com/office/infopath/2007/PartnerControls"/>
    <ds:schemaRef ds:uri="e2844b85-a6d0-40e3-a5f2-f06842130a6b"/>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F992F30-631D-410B-9B3D-C51713F13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cf50f-bdce-4d5b-8d6a-26f4e9377ece"/>
    <ds:schemaRef ds:uri="e2844b85-a6d0-40e3-a5f2-f06842130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3278A9-06D4-48A0-8FDA-305C361843D6}">
  <ds:schemaRefs>
    <ds:schemaRef ds:uri="http://schemas.microsoft.com/sharepoint/v3/contenttype/forms"/>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5</TotalTime>
  <Pages>8</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Zukerman</dc:creator>
  <dc:description/>
  <cp:lastModifiedBy>MCGRAW, MATTHEW (CTR)</cp:lastModifiedBy>
  <cp:revision>2</cp:revision>
  <dcterms:created xsi:type="dcterms:W3CDTF">2026-03-26T20:00:00Z</dcterms:created>
  <dcterms:modified xsi:type="dcterms:W3CDTF">2026-03-26T20:00:00Z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0x0101007109F10B22B88A45A3B601B7857B10F8</vt:lpwstr>
  </property>
  <property fmtid="{D5CDD505-2E9C-101B-9397-08002B2CF9AE}" pid="3" name="Created">
    <vt:filetime>2026-03-23T00:00:00Z</vt:filetime>
  </property>
  <property fmtid="{D5CDD505-2E9C-101B-9397-08002B2CF9AE}" pid="4" name="Creator">
    <vt:lpwstr>Acrobat PDFMaker 25 for Word</vt:lpwstr>
  </property>
  <property fmtid="{D5CDD505-2E9C-101B-9397-08002B2CF9AE}" pid="5" name="LastSaved">
    <vt:filetime>2026-03-25T00:00:00Z</vt:filetime>
  </property>
  <property fmtid="{D5CDD505-2E9C-101B-9397-08002B2CF9AE}" pid="6" name="Producer">
    <vt:lpwstr>Adobe PDF Library 25.1.231</vt:lpwstr>
  </property>
  <property fmtid="{D5CDD505-2E9C-101B-9397-08002B2CF9AE}" pid="7" name="SourceModified">
    <vt:lpwstr/>
  </property>
  <property fmtid="{D5CDD505-2E9C-101B-9397-08002B2CF9AE}" pid="8" name="MediaServiceImageTags">
    <vt:lpwstr/>
  </property>
</Properties>
</file>