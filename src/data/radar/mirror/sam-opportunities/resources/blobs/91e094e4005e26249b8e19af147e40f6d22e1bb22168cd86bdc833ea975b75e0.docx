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9D9A0" w14:textId="1CC3D28B" w:rsidR="00386AD3" w:rsidRDefault="003611D6">
      <w:pPr>
        <w:pStyle w:val="BodyText"/>
        <w:rPr>
          <w:sz w:val="28"/>
        </w:rPr>
      </w:pPr>
      <w:r>
        <w:rPr>
          <w:sz w:val="28"/>
        </w:rPr>
        <w:t xml:space="preserve"> </w:t>
      </w:r>
    </w:p>
    <w:p w14:paraId="5109D9A1" w14:textId="77777777" w:rsidR="00386AD3" w:rsidRDefault="00386AD3">
      <w:pPr>
        <w:pStyle w:val="BodyText"/>
        <w:rPr>
          <w:sz w:val="28"/>
        </w:rPr>
      </w:pPr>
    </w:p>
    <w:p w14:paraId="5109D9A2" w14:textId="77777777" w:rsidR="00386AD3" w:rsidRDefault="00386AD3">
      <w:pPr>
        <w:pStyle w:val="BodyText"/>
        <w:rPr>
          <w:sz w:val="28"/>
        </w:rPr>
      </w:pPr>
    </w:p>
    <w:p w14:paraId="5109D9A3" w14:textId="77777777" w:rsidR="00386AD3" w:rsidRDefault="00386AD3">
      <w:pPr>
        <w:pStyle w:val="BodyText"/>
        <w:rPr>
          <w:sz w:val="28"/>
        </w:rPr>
      </w:pPr>
    </w:p>
    <w:p w14:paraId="5109D9A4" w14:textId="77777777" w:rsidR="00386AD3" w:rsidRDefault="00386AD3">
      <w:pPr>
        <w:pStyle w:val="BodyText"/>
        <w:spacing w:before="41"/>
        <w:rPr>
          <w:sz w:val="28"/>
        </w:rPr>
      </w:pPr>
    </w:p>
    <w:p w14:paraId="5109D9A5" w14:textId="77777777" w:rsidR="00386AD3" w:rsidRDefault="00390AE1">
      <w:pPr>
        <w:spacing w:line="376" w:lineRule="auto"/>
        <w:ind w:left="2981" w:right="2209" w:firstLine="1341"/>
        <w:rPr>
          <w:b/>
          <w:sz w:val="28"/>
        </w:rPr>
      </w:pPr>
      <w:r>
        <w:rPr>
          <w:b/>
          <w:sz w:val="28"/>
        </w:rPr>
        <w:t>SECTION L INSTRUCTIONS</w:t>
      </w:r>
      <w:r>
        <w:rPr>
          <w:b/>
          <w:spacing w:val="-18"/>
          <w:sz w:val="28"/>
        </w:rPr>
        <w:t xml:space="preserve"> </w:t>
      </w:r>
      <w:r>
        <w:rPr>
          <w:b/>
          <w:sz w:val="28"/>
        </w:rPr>
        <w:t>TO</w:t>
      </w:r>
      <w:r>
        <w:rPr>
          <w:b/>
          <w:spacing w:val="-17"/>
          <w:sz w:val="28"/>
        </w:rPr>
        <w:t xml:space="preserve"> </w:t>
      </w:r>
      <w:r>
        <w:rPr>
          <w:b/>
          <w:sz w:val="28"/>
        </w:rPr>
        <w:t>OFFERORS</w:t>
      </w:r>
    </w:p>
    <w:p w14:paraId="5109D9A6" w14:textId="77777777" w:rsidR="00386AD3" w:rsidRDefault="00386AD3">
      <w:pPr>
        <w:pStyle w:val="BodyText"/>
        <w:spacing w:before="189"/>
        <w:rPr>
          <w:b/>
          <w:sz w:val="28"/>
        </w:rPr>
      </w:pPr>
    </w:p>
    <w:p w14:paraId="5109D9A7" w14:textId="77777777" w:rsidR="00386AD3" w:rsidRDefault="00390AE1">
      <w:pPr>
        <w:ind w:left="3" w:right="1"/>
        <w:jc w:val="center"/>
        <w:rPr>
          <w:b/>
          <w:sz w:val="28"/>
        </w:rPr>
      </w:pPr>
      <w:r>
        <w:rPr>
          <w:b/>
          <w:spacing w:val="-5"/>
          <w:sz w:val="28"/>
        </w:rPr>
        <w:t>FOR</w:t>
      </w:r>
    </w:p>
    <w:p w14:paraId="5109D9A8" w14:textId="77777777" w:rsidR="00386AD3" w:rsidRDefault="00386AD3">
      <w:pPr>
        <w:pStyle w:val="BodyText"/>
        <w:rPr>
          <w:b/>
          <w:sz w:val="28"/>
        </w:rPr>
      </w:pPr>
    </w:p>
    <w:p w14:paraId="5109D9A9" w14:textId="77777777" w:rsidR="00386AD3" w:rsidRDefault="00386AD3">
      <w:pPr>
        <w:pStyle w:val="BodyText"/>
        <w:spacing w:before="49"/>
        <w:rPr>
          <w:b/>
          <w:sz w:val="28"/>
        </w:rPr>
      </w:pPr>
    </w:p>
    <w:p w14:paraId="5109D9AA" w14:textId="77777777" w:rsidR="00386AD3" w:rsidRDefault="00390AE1">
      <w:pPr>
        <w:ind w:left="3" w:right="3"/>
        <w:jc w:val="center"/>
        <w:rPr>
          <w:b/>
          <w:sz w:val="28"/>
        </w:rPr>
      </w:pPr>
      <w:r>
        <w:rPr>
          <w:b/>
          <w:sz w:val="28"/>
        </w:rPr>
        <w:t>MULTIPLE</w:t>
      </w:r>
      <w:r>
        <w:rPr>
          <w:b/>
          <w:spacing w:val="-12"/>
          <w:sz w:val="28"/>
        </w:rPr>
        <w:t xml:space="preserve"> </w:t>
      </w:r>
      <w:r>
        <w:rPr>
          <w:b/>
          <w:sz w:val="28"/>
        </w:rPr>
        <w:t>AWARD</w:t>
      </w:r>
      <w:r>
        <w:rPr>
          <w:b/>
          <w:spacing w:val="-8"/>
          <w:sz w:val="28"/>
        </w:rPr>
        <w:t xml:space="preserve"> </w:t>
      </w:r>
      <w:r>
        <w:rPr>
          <w:b/>
          <w:sz w:val="28"/>
        </w:rPr>
        <w:t>CONSTRUCTION</w:t>
      </w:r>
      <w:r>
        <w:rPr>
          <w:b/>
          <w:spacing w:val="-9"/>
          <w:sz w:val="28"/>
        </w:rPr>
        <w:t xml:space="preserve"> </w:t>
      </w:r>
      <w:r>
        <w:rPr>
          <w:b/>
          <w:sz w:val="28"/>
        </w:rPr>
        <w:t>CONTRACT</w:t>
      </w:r>
      <w:r>
        <w:rPr>
          <w:b/>
          <w:spacing w:val="-9"/>
          <w:sz w:val="28"/>
        </w:rPr>
        <w:t xml:space="preserve"> </w:t>
      </w:r>
      <w:r>
        <w:rPr>
          <w:b/>
          <w:spacing w:val="-2"/>
          <w:sz w:val="28"/>
        </w:rPr>
        <w:t>(MACC)</w:t>
      </w:r>
    </w:p>
    <w:p w14:paraId="5109D9AB" w14:textId="77777777" w:rsidR="00386AD3" w:rsidRDefault="00386AD3">
      <w:pPr>
        <w:pStyle w:val="BodyText"/>
        <w:rPr>
          <w:b/>
          <w:sz w:val="28"/>
        </w:rPr>
      </w:pPr>
    </w:p>
    <w:p w14:paraId="5109D9AC" w14:textId="77777777" w:rsidR="00386AD3" w:rsidRDefault="00386AD3">
      <w:pPr>
        <w:pStyle w:val="BodyText"/>
        <w:spacing w:before="49"/>
        <w:rPr>
          <w:b/>
          <w:sz w:val="28"/>
        </w:rPr>
      </w:pPr>
    </w:p>
    <w:p w14:paraId="5109D9AD" w14:textId="0F551125" w:rsidR="00386AD3" w:rsidRDefault="00390AE1">
      <w:pPr>
        <w:spacing w:before="1"/>
        <w:ind w:left="3"/>
        <w:jc w:val="center"/>
        <w:rPr>
          <w:b/>
          <w:sz w:val="28"/>
        </w:rPr>
      </w:pPr>
      <w:r>
        <w:rPr>
          <w:b/>
          <w:sz w:val="28"/>
        </w:rPr>
        <w:t>REQUEST</w:t>
      </w:r>
      <w:r>
        <w:rPr>
          <w:b/>
          <w:spacing w:val="-11"/>
          <w:sz w:val="28"/>
        </w:rPr>
        <w:t xml:space="preserve"> </w:t>
      </w:r>
      <w:r>
        <w:rPr>
          <w:b/>
          <w:sz w:val="28"/>
        </w:rPr>
        <w:t>FOR</w:t>
      </w:r>
      <w:r>
        <w:rPr>
          <w:b/>
          <w:spacing w:val="-3"/>
          <w:sz w:val="28"/>
        </w:rPr>
        <w:t xml:space="preserve"> </w:t>
      </w:r>
      <w:r>
        <w:rPr>
          <w:b/>
          <w:sz w:val="28"/>
        </w:rPr>
        <w:t>PROPOSAL</w:t>
      </w:r>
      <w:r>
        <w:rPr>
          <w:b/>
          <w:spacing w:val="-7"/>
          <w:sz w:val="28"/>
        </w:rPr>
        <w:t xml:space="preserve"> </w:t>
      </w:r>
      <w:r w:rsidR="00145FE8">
        <w:rPr>
          <w:b/>
          <w:spacing w:val="-2"/>
          <w:sz w:val="28"/>
        </w:rPr>
        <w:t>FA8137-25-R-0013</w:t>
      </w:r>
    </w:p>
    <w:p w14:paraId="5109D9AE" w14:textId="77777777" w:rsidR="00386AD3" w:rsidRDefault="00386AD3">
      <w:pPr>
        <w:pStyle w:val="BodyText"/>
        <w:rPr>
          <w:b/>
          <w:sz w:val="28"/>
        </w:rPr>
      </w:pPr>
    </w:p>
    <w:p w14:paraId="5109D9AF" w14:textId="77777777" w:rsidR="00386AD3" w:rsidRDefault="00386AD3">
      <w:pPr>
        <w:pStyle w:val="BodyText"/>
        <w:rPr>
          <w:b/>
          <w:sz w:val="28"/>
        </w:rPr>
      </w:pPr>
    </w:p>
    <w:p w14:paraId="5109D9B0" w14:textId="77777777" w:rsidR="00386AD3" w:rsidRDefault="00386AD3">
      <w:pPr>
        <w:pStyle w:val="BodyText"/>
        <w:spacing w:before="135"/>
        <w:rPr>
          <w:b/>
          <w:sz w:val="28"/>
        </w:rPr>
      </w:pPr>
    </w:p>
    <w:p w14:paraId="5109D9B2" w14:textId="6D8C1B22" w:rsidR="00386AD3" w:rsidRDefault="00145FE8" w:rsidP="00145FE8">
      <w:pPr>
        <w:pStyle w:val="BodyText"/>
        <w:jc w:val="center"/>
        <w:rPr>
          <w:b/>
          <w:sz w:val="28"/>
        </w:rPr>
      </w:pPr>
      <w:r>
        <w:rPr>
          <w:b/>
          <w:sz w:val="28"/>
        </w:rPr>
        <w:t>AIR FORCE SUSTAINMENT CENTER</w:t>
      </w:r>
    </w:p>
    <w:p w14:paraId="5109D9B3" w14:textId="77777777" w:rsidR="00386AD3" w:rsidRDefault="00386AD3">
      <w:pPr>
        <w:pStyle w:val="BodyText"/>
        <w:rPr>
          <w:b/>
          <w:sz w:val="28"/>
        </w:rPr>
      </w:pPr>
    </w:p>
    <w:p w14:paraId="5109D9B4" w14:textId="77777777" w:rsidR="00386AD3" w:rsidRDefault="00386AD3">
      <w:pPr>
        <w:pStyle w:val="BodyText"/>
        <w:rPr>
          <w:b/>
          <w:sz w:val="28"/>
        </w:rPr>
      </w:pPr>
    </w:p>
    <w:p w14:paraId="5109D9B5" w14:textId="77777777" w:rsidR="00386AD3" w:rsidRDefault="00386AD3">
      <w:pPr>
        <w:pStyle w:val="BodyText"/>
        <w:rPr>
          <w:b/>
          <w:sz w:val="28"/>
        </w:rPr>
      </w:pPr>
    </w:p>
    <w:p w14:paraId="5109D9B6" w14:textId="77777777" w:rsidR="00386AD3" w:rsidRDefault="00386AD3">
      <w:pPr>
        <w:pStyle w:val="BodyText"/>
        <w:rPr>
          <w:b/>
          <w:sz w:val="28"/>
        </w:rPr>
      </w:pPr>
    </w:p>
    <w:p w14:paraId="5109D9B7" w14:textId="77777777" w:rsidR="00386AD3" w:rsidRDefault="00386AD3">
      <w:pPr>
        <w:pStyle w:val="BodyText"/>
        <w:rPr>
          <w:b/>
          <w:sz w:val="28"/>
        </w:rPr>
      </w:pPr>
    </w:p>
    <w:p w14:paraId="5109D9B8" w14:textId="77777777" w:rsidR="00386AD3" w:rsidRDefault="00386AD3">
      <w:pPr>
        <w:pStyle w:val="BodyText"/>
        <w:rPr>
          <w:b/>
          <w:sz w:val="28"/>
        </w:rPr>
      </w:pPr>
    </w:p>
    <w:p w14:paraId="5109D9B9" w14:textId="77777777" w:rsidR="00386AD3" w:rsidRDefault="00386AD3">
      <w:pPr>
        <w:pStyle w:val="BodyText"/>
        <w:rPr>
          <w:b/>
          <w:sz w:val="28"/>
        </w:rPr>
      </w:pPr>
    </w:p>
    <w:p w14:paraId="5109D9BA" w14:textId="77777777" w:rsidR="00386AD3" w:rsidRDefault="00386AD3">
      <w:pPr>
        <w:pStyle w:val="BodyText"/>
        <w:rPr>
          <w:b/>
          <w:sz w:val="28"/>
        </w:rPr>
      </w:pPr>
    </w:p>
    <w:p w14:paraId="5109D9BB" w14:textId="77777777" w:rsidR="00386AD3" w:rsidRDefault="00386AD3">
      <w:pPr>
        <w:pStyle w:val="BodyText"/>
        <w:rPr>
          <w:b/>
          <w:sz w:val="28"/>
        </w:rPr>
      </w:pPr>
    </w:p>
    <w:p w14:paraId="5109D9BC" w14:textId="77777777" w:rsidR="00386AD3" w:rsidRDefault="00386AD3">
      <w:pPr>
        <w:pStyle w:val="BodyText"/>
        <w:rPr>
          <w:b/>
          <w:sz w:val="28"/>
        </w:rPr>
      </w:pPr>
    </w:p>
    <w:p w14:paraId="5109D9BD" w14:textId="77777777" w:rsidR="00386AD3" w:rsidRDefault="00386AD3">
      <w:pPr>
        <w:pStyle w:val="BodyText"/>
        <w:rPr>
          <w:b/>
          <w:sz w:val="28"/>
        </w:rPr>
      </w:pPr>
    </w:p>
    <w:p w14:paraId="5109D9BE" w14:textId="77777777" w:rsidR="00386AD3" w:rsidRDefault="00386AD3">
      <w:pPr>
        <w:pStyle w:val="BodyText"/>
        <w:rPr>
          <w:b/>
          <w:sz w:val="28"/>
        </w:rPr>
      </w:pPr>
    </w:p>
    <w:p w14:paraId="5109D9BF" w14:textId="77777777" w:rsidR="00386AD3" w:rsidRDefault="00386AD3">
      <w:pPr>
        <w:pStyle w:val="BodyText"/>
        <w:spacing w:before="256"/>
        <w:rPr>
          <w:b/>
          <w:sz w:val="28"/>
        </w:rPr>
      </w:pPr>
    </w:p>
    <w:p w14:paraId="5109D9C0" w14:textId="796AAE76" w:rsidR="00386AD3" w:rsidRDefault="00B20C7D">
      <w:pPr>
        <w:ind w:left="3" w:right="3"/>
        <w:jc w:val="center"/>
        <w:rPr>
          <w:b/>
          <w:sz w:val="24"/>
        </w:rPr>
      </w:pPr>
      <w:r>
        <w:rPr>
          <w:b/>
          <w:sz w:val="24"/>
        </w:rPr>
        <w:t xml:space="preserve">28 August </w:t>
      </w:r>
      <w:r w:rsidR="00196159">
        <w:rPr>
          <w:b/>
          <w:sz w:val="24"/>
        </w:rPr>
        <w:t>2025</w:t>
      </w:r>
    </w:p>
    <w:p w14:paraId="5109D9C1" w14:textId="77777777" w:rsidR="00386AD3" w:rsidRDefault="00386AD3">
      <w:pPr>
        <w:jc w:val="center"/>
        <w:rPr>
          <w:sz w:val="24"/>
        </w:rPr>
        <w:sectPr w:rsidR="00386AD3">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820" w:right="1040" w:bottom="1940" w:left="1040" w:header="0" w:footer="1744" w:gutter="0"/>
          <w:pgNumType w:start="1"/>
          <w:cols w:space="720"/>
        </w:sectPr>
      </w:pPr>
    </w:p>
    <w:p w14:paraId="5109D9C2" w14:textId="77777777" w:rsidR="00386AD3" w:rsidRPr="00DD3F23" w:rsidRDefault="00390AE1">
      <w:pPr>
        <w:pStyle w:val="Heading1"/>
        <w:numPr>
          <w:ilvl w:val="0"/>
          <w:numId w:val="7"/>
        </w:numPr>
        <w:tabs>
          <w:tab w:val="left" w:pos="652"/>
        </w:tabs>
        <w:spacing w:before="61"/>
        <w:ind w:hanging="540"/>
      </w:pPr>
      <w:r w:rsidRPr="00DD3F23">
        <w:lastRenderedPageBreak/>
        <w:t>GENERAL</w:t>
      </w:r>
      <w:r w:rsidRPr="00DD3F23">
        <w:rPr>
          <w:spacing w:val="-9"/>
        </w:rPr>
        <w:t xml:space="preserve"> </w:t>
      </w:r>
      <w:r w:rsidRPr="00DD3F23">
        <w:rPr>
          <w:spacing w:val="-2"/>
        </w:rPr>
        <w:t>INSTRUCTIONS</w:t>
      </w:r>
    </w:p>
    <w:p w14:paraId="5109D9C3" w14:textId="77777777" w:rsidR="00386AD3" w:rsidRPr="00DD3F23" w:rsidRDefault="00386AD3">
      <w:pPr>
        <w:pStyle w:val="BodyText"/>
        <w:spacing w:before="41"/>
        <w:rPr>
          <w:b/>
        </w:rPr>
      </w:pPr>
    </w:p>
    <w:p w14:paraId="5109D9C4" w14:textId="149C04D7" w:rsidR="00386AD3" w:rsidRPr="00DD3F23" w:rsidRDefault="00390AE1">
      <w:pPr>
        <w:pStyle w:val="BodyText"/>
        <w:spacing w:line="256" w:lineRule="auto"/>
        <w:ind w:left="112"/>
      </w:pPr>
      <w:r w:rsidRPr="00DD3F23">
        <w:t>This</w:t>
      </w:r>
      <w:r w:rsidRPr="00DD3F23">
        <w:rPr>
          <w:spacing w:val="-6"/>
        </w:rPr>
        <w:t xml:space="preserve"> </w:t>
      </w:r>
      <w:r w:rsidRPr="00DD3F23">
        <w:t>is</w:t>
      </w:r>
      <w:r w:rsidRPr="00DD3F23">
        <w:rPr>
          <w:spacing w:val="-4"/>
        </w:rPr>
        <w:t xml:space="preserve"> </w:t>
      </w:r>
      <w:r w:rsidRPr="00DD3F23">
        <w:t>a</w:t>
      </w:r>
      <w:r w:rsidRPr="00DD3F23">
        <w:rPr>
          <w:spacing w:val="-3"/>
        </w:rPr>
        <w:t xml:space="preserve"> </w:t>
      </w:r>
      <w:r w:rsidRPr="00DD3F23">
        <w:t>Highest</w:t>
      </w:r>
      <w:r w:rsidRPr="00DD3F23">
        <w:rPr>
          <w:spacing w:val="-3"/>
        </w:rPr>
        <w:t xml:space="preserve"> </w:t>
      </w:r>
      <w:r w:rsidRPr="00DD3F23">
        <w:t>Technically</w:t>
      </w:r>
      <w:r w:rsidRPr="00DD3F23">
        <w:rPr>
          <w:spacing w:val="-4"/>
        </w:rPr>
        <w:t xml:space="preserve"> </w:t>
      </w:r>
      <w:r w:rsidRPr="00DD3F23">
        <w:t>Rated</w:t>
      </w:r>
      <w:r w:rsidRPr="00DD3F23">
        <w:rPr>
          <w:spacing w:val="-4"/>
        </w:rPr>
        <w:t xml:space="preserve"> </w:t>
      </w:r>
      <w:r w:rsidRPr="00DD3F23">
        <w:t>Offerors</w:t>
      </w:r>
      <w:r w:rsidRPr="00DD3F23">
        <w:rPr>
          <w:spacing w:val="-4"/>
        </w:rPr>
        <w:t xml:space="preserve"> </w:t>
      </w:r>
      <w:r w:rsidR="00F768EE" w:rsidRPr="00DD3F23">
        <w:rPr>
          <w:spacing w:val="-6"/>
        </w:rPr>
        <w:t xml:space="preserve">with a Fair and Reasonable Price (HTRO) </w:t>
      </w:r>
      <w:r w:rsidRPr="00DD3F23">
        <w:t>Minimum</w:t>
      </w:r>
      <w:r w:rsidRPr="00DD3F23">
        <w:rPr>
          <w:spacing w:val="-3"/>
        </w:rPr>
        <w:t xml:space="preserve"> </w:t>
      </w:r>
      <w:r w:rsidRPr="00DD3F23">
        <w:t>Technical</w:t>
      </w:r>
      <w:r w:rsidRPr="00DD3F23">
        <w:rPr>
          <w:spacing w:val="-3"/>
        </w:rPr>
        <w:t xml:space="preserve"> </w:t>
      </w:r>
      <w:r w:rsidRPr="00DD3F23">
        <w:t>Threshold</w:t>
      </w:r>
      <w:r w:rsidRPr="00DD3F23">
        <w:rPr>
          <w:spacing w:val="-4"/>
        </w:rPr>
        <w:t xml:space="preserve"> </w:t>
      </w:r>
      <w:r w:rsidRPr="00DD3F23">
        <w:t>Rating</w:t>
      </w:r>
      <w:r w:rsidRPr="00DD3F23">
        <w:rPr>
          <w:spacing w:val="-4"/>
        </w:rPr>
        <w:t xml:space="preserve"> </w:t>
      </w:r>
      <w:r w:rsidRPr="00DD3F23">
        <w:t xml:space="preserve">(MTTR) source selection conducted in accordance with </w:t>
      </w:r>
      <w:r w:rsidR="007F2C4A">
        <w:t xml:space="preserve">DoD Source Selection Procedures and the </w:t>
      </w:r>
      <w:r w:rsidRPr="00DD3F23">
        <w:t>Federal Acquisition Regulation (FAR) 15.3 as supplemented.</w:t>
      </w:r>
    </w:p>
    <w:p w14:paraId="5109D9C5" w14:textId="77777777" w:rsidR="00386AD3" w:rsidRPr="00DD3F23" w:rsidRDefault="00386AD3">
      <w:pPr>
        <w:pStyle w:val="BodyText"/>
        <w:spacing w:before="24"/>
      </w:pPr>
    </w:p>
    <w:p w14:paraId="5109D9C6" w14:textId="77777777" w:rsidR="00386AD3" w:rsidRPr="00DD3F23" w:rsidRDefault="00390AE1">
      <w:pPr>
        <w:pStyle w:val="ListParagraph"/>
        <w:numPr>
          <w:ilvl w:val="1"/>
          <w:numId w:val="7"/>
        </w:numPr>
        <w:tabs>
          <w:tab w:val="left" w:pos="652"/>
        </w:tabs>
        <w:spacing w:line="259" w:lineRule="auto"/>
        <w:ind w:right="511" w:firstLine="0"/>
      </w:pPr>
      <w:r w:rsidRPr="00DD3F23">
        <w:rPr>
          <w:b/>
        </w:rPr>
        <w:t>Proposal</w:t>
      </w:r>
      <w:r w:rsidRPr="00DD3F23">
        <w:rPr>
          <w:b/>
          <w:spacing w:val="-1"/>
        </w:rPr>
        <w:t xml:space="preserve"> </w:t>
      </w:r>
      <w:r w:rsidRPr="00DD3F23">
        <w:rPr>
          <w:b/>
        </w:rPr>
        <w:t>Compliance.</w:t>
      </w:r>
      <w:r w:rsidRPr="00DD3F23">
        <w:rPr>
          <w:b/>
          <w:spacing w:val="-2"/>
        </w:rPr>
        <w:t xml:space="preserve"> </w:t>
      </w:r>
      <w:r w:rsidRPr="00DD3F23">
        <w:t>To</w:t>
      </w:r>
      <w:r w:rsidRPr="00DD3F23">
        <w:rPr>
          <w:spacing w:val="-5"/>
        </w:rPr>
        <w:t xml:space="preserve"> </w:t>
      </w:r>
      <w:r w:rsidRPr="00DD3F23">
        <w:t>ensure</w:t>
      </w:r>
      <w:r w:rsidRPr="00DD3F23">
        <w:rPr>
          <w:spacing w:val="-2"/>
        </w:rPr>
        <w:t xml:space="preserve"> </w:t>
      </w:r>
      <w:r w:rsidRPr="00DD3F23">
        <w:t>timely</w:t>
      </w:r>
      <w:r w:rsidRPr="00DD3F23">
        <w:rPr>
          <w:spacing w:val="-2"/>
        </w:rPr>
        <w:t xml:space="preserve"> </w:t>
      </w:r>
      <w:r w:rsidRPr="00DD3F23">
        <w:t>and</w:t>
      </w:r>
      <w:r w:rsidRPr="00DD3F23">
        <w:rPr>
          <w:spacing w:val="-4"/>
        </w:rPr>
        <w:t xml:space="preserve"> </w:t>
      </w:r>
      <w:r w:rsidRPr="00DD3F23">
        <w:t>equitable</w:t>
      </w:r>
      <w:r w:rsidRPr="00DD3F23">
        <w:rPr>
          <w:spacing w:val="-4"/>
        </w:rPr>
        <w:t xml:space="preserve"> </w:t>
      </w:r>
      <w:r w:rsidRPr="00DD3F23">
        <w:t>evaluation</w:t>
      </w:r>
      <w:r w:rsidRPr="00DD3F23">
        <w:rPr>
          <w:spacing w:val="-5"/>
        </w:rPr>
        <w:t xml:space="preserve"> </w:t>
      </w:r>
      <w:r w:rsidRPr="00DD3F23">
        <w:t>of proposals,</w:t>
      </w:r>
      <w:r w:rsidRPr="00DD3F23">
        <w:rPr>
          <w:spacing w:val="-2"/>
        </w:rPr>
        <w:t xml:space="preserve"> </w:t>
      </w:r>
      <w:r w:rsidRPr="00DD3F23">
        <w:t>the</w:t>
      </w:r>
      <w:r w:rsidRPr="00DD3F23">
        <w:rPr>
          <w:spacing w:val="-2"/>
        </w:rPr>
        <w:t xml:space="preserve"> </w:t>
      </w:r>
      <w:r w:rsidRPr="00DD3F23">
        <w:t>Offeror's</w:t>
      </w:r>
      <w:r w:rsidRPr="00DD3F23">
        <w:rPr>
          <w:spacing w:val="-2"/>
        </w:rPr>
        <w:t xml:space="preserve"> </w:t>
      </w:r>
      <w:r w:rsidRPr="00DD3F23">
        <w:t>proposal shall include all data and information requested by these Instructions to Offerors and shall be submitted in accordance with these instructions. The proposal shall be compliant with the requirements as stated in the solicitation for the Indefinite Delivery Indefinite Quantity (IDIQ) Contract, and all other parts of this solicitation.</w:t>
      </w:r>
      <w:r w:rsidRPr="00DD3F23">
        <w:rPr>
          <w:spacing w:val="-1"/>
        </w:rPr>
        <w:t xml:space="preserve"> </w:t>
      </w:r>
      <w:r w:rsidRPr="00DD3F23">
        <w:t>If</w:t>
      </w:r>
      <w:r w:rsidRPr="00DD3F23">
        <w:rPr>
          <w:spacing w:val="-1"/>
        </w:rPr>
        <w:t xml:space="preserve"> </w:t>
      </w:r>
      <w:r w:rsidRPr="00DD3F23">
        <w:t>a</w:t>
      </w:r>
      <w:r w:rsidRPr="00DD3F23">
        <w:rPr>
          <w:spacing w:val="-1"/>
        </w:rPr>
        <w:t xml:space="preserve"> </w:t>
      </w:r>
      <w:r w:rsidRPr="00DD3F23">
        <w:t>proposal</w:t>
      </w:r>
      <w:r w:rsidRPr="00DD3F23">
        <w:rPr>
          <w:spacing w:val="-3"/>
        </w:rPr>
        <w:t xml:space="preserve"> </w:t>
      </w:r>
      <w:r w:rsidRPr="00DD3F23">
        <w:t>fails</w:t>
      </w:r>
      <w:r w:rsidRPr="00DD3F23">
        <w:rPr>
          <w:spacing w:val="-3"/>
        </w:rPr>
        <w:t xml:space="preserve"> </w:t>
      </w:r>
      <w:r w:rsidRPr="00DD3F23">
        <w:t>to</w:t>
      </w:r>
      <w:r w:rsidRPr="00DD3F23">
        <w:rPr>
          <w:spacing w:val="-4"/>
        </w:rPr>
        <w:t xml:space="preserve"> </w:t>
      </w:r>
      <w:r w:rsidRPr="00DD3F23">
        <w:t>conform</w:t>
      </w:r>
      <w:r w:rsidRPr="00DD3F23">
        <w:rPr>
          <w:spacing w:val="-1"/>
        </w:rPr>
        <w:t xml:space="preserve"> </w:t>
      </w:r>
      <w:r w:rsidRPr="00DD3F23">
        <w:t>to</w:t>
      </w:r>
      <w:r w:rsidRPr="00DD3F23">
        <w:rPr>
          <w:spacing w:val="-4"/>
        </w:rPr>
        <w:t xml:space="preserve"> </w:t>
      </w:r>
      <w:r w:rsidRPr="00DD3F23">
        <w:t>any</w:t>
      </w:r>
      <w:r w:rsidRPr="00DD3F23">
        <w:rPr>
          <w:spacing w:val="-3"/>
        </w:rPr>
        <w:t xml:space="preserve"> </w:t>
      </w:r>
      <w:r w:rsidRPr="00DD3F23">
        <w:t>requirements</w:t>
      </w:r>
      <w:r w:rsidRPr="00DD3F23">
        <w:rPr>
          <w:spacing w:val="-3"/>
        </w:rPr>
        <w:t xml:space="preserve"> </w:t>
      </w:r>
      <w:r w:rsidRPr="00DD3F23">
        <w:t>of</w:t>
      </w:r>
      <w:r w:rsidRPr="00DD3F23">
        <w:rPr>
          <w:spacing w:val="-3"/>
        </w:rPr>
        <w:t xml:space="preserve"> </w:t>
      </w:r>
      <w:r w:rsidRPr="00DD3F23">
        <w:t>the</w:t>
      </w:r>
      <w:r w:rsidRPr="00DD3F23">
        <w:rPr>
          <w:spacing w:val="-3"/>
        </w:rPr>
        <w:t xml:space="preserve"> </w:t>
      </w:r>
      <w:r w:rsidRPr="00DD3F23">
        <w:t>solicitation the</w:t>
      </w:r>
      <w:r w:rsidRPr="00DD3F23">
        <w:rPr>
          <w:spacing w:val="-1"/>
        </w:rPr>
        <w:t xml:space="preserve"> </w:t>
      </w:r>
      <w:r w:rsidRPr="00DD3F23">
        <w:t>Offeror</w:t>
      </w:r>
      <w:r w:rsidRPr="00DD3F23">
        <w:rPr>
          <w:spacing w:val="-1"/>
        </w:rPr>
        <w:t xml:space="preserve"> </w:t>
      </w:r>
      <w:r w:rsidRPr="00DD3F23">
        <w:t>may</w:t>
      </w:r>
      <w:r w:rsidRPr="00DD3F23">
        <w:rPr>
          <w:spacing w:val="-1"/>
        </w:rPr>
        <w:t xml:space="preserve"> </w:t>
      </w:r>
      <w:r w:rsidRPr="00DD3F23">
        <w:t>be</w:t>
      </w:r>
      <w:r w:rsidRPr="00DD3F23">
        <w:rPr>
          <w:spacing w:val="-3"/>
        </w:rPr>
        <w:t xml:space="preserve"> </w:t>
      </w:r>
      <w:r w:rsidRPr="00DD3F23">
        <w:t>deemed ineligible for award. Offerors are NOT permitted to take exception to any terms and conditions within the Request for Proposal (RFP).</w:t>
      </w:r>
    </w:p>
    <w:p w14:paraId="5109D9C7" w14:textId="77777777" w:rsidR="00386AD3" w:rsidRPr="00DD3F23" w:rsidRDefault="00386AD3">
      <w:pPr>
        <w:pStyle w:val="BodyText"/>
        <w:spacing w:before="19"/>
      </w:pPr>
    </w:p>
    <w:p w14:paraId="5109D9C8" w14:textId="0B2AAA3F" w:rsidR="00386AD3" w:rsidRPr="00DD3F23" w:rsidRDefault="00390AE1">
      <w:pPr>
        <w:pStyle w:val="ListParagraph"/>
        <w:numPr>
          <w:ilvl w:val="1"/>
          <w:numId w:val="7"/>
        </w:numPr>
        <w:tabs>
          <w:tab w:val="left" w:pos="652"/>
        </w:tabs>
        <w:spacing w:before="1" w:line="259" w:lineRule="auto"/>
        <w:ind w:right="189" w:firstLine="0"/>
      </w:pPr>
      <w:r w:rsidRPr="00DD3F23">
        <w:rPr>
          <w:b/>
        </w:rPr>
        <w:t>Proposal Clarity.</w:t>
      </w:r>
      <w:r w:rsidRPr="00DD3F23">
        <w:rPr>
          <w:b/>
          <w:spacing w:val="-1"/>
        </w:rPr>
        <w:t xml:space="preserve"> </w:t>
      </w:r>
      <w:r w:rsidRPr="00DD3F23">
        <w:t>The</w:t>
      </w:r>
      <w:r w:rsidRPr="00DD3F23">
        <w:rPr>
          <w:spacing w:val="-4"/>
        </w:rPr>
        <w:t xml:space="preserve"> </w:t>
      </w:r>
      <w:r w:rsidRPr="00DD3F23">
        <w:t>proposal</w:t>
      </w:r>
      <w:r w:rsidRPr="00DD3F23">
        <w:rPr>
          <w:spacing w:val="-3"/>
        </w:rPr>
        <w:t xml:space="preserve"> </w:t>
      </w:r>
      <w:r w:rsidRPr="00DD3F23">
        <w:t>shall</w:t>
      </w:r>
      <w:r w:rsidRPr="00DD3F23">
        <w:rPr>
          <w:spacing w:val="-3"/>
        </w:rPr>
        <w:t xml:space="preserve"> </w:t>
      </w:r>
      <w:r w:rsidRPr="00DD3F23">
        <w:t>be</w:t>
      </w:r>
      <w:r w:rsidRPr="00DD3F23">
        <w:rPr>
          <w:spacing w:val="-1"/>
        </w:rPr>
        <w:t xml:space="preserve"> </w:t>
      </w:r>
      <w:r w:rsidRPr="00DD3F23">
        <w:t>clear</w:t>
      </w:r>
      <w:r w:rsidR="000A7FF0" w:rsidRPr="00DD3F23">
        <w:t xml:space="preserve">, </w:t>
      </w:r>
      <w:r w:rsidRPr="00DD3F23">
        <w:t>concise,</w:t>
      </w:r>
      <w:r w:rsidRPr="00DD3F23">
        <w:rPr>
          <w:spacing w:val="-1"/>
        </w:rPr>
        <w:t xml:space="preserve"> </w:t>
      </w:r>
      <w:r w:rsidRPr="00DD3F23">
        <w:t>and</w:t>
      </w:r>
      <w:r w:rsidRPr="00DD3F23">
        <w:rPr>
          <w:spacing w:val="-3"/>
        </w:rPr>
        <w:t xml:space="preserve"> </w:t>
      </w:r>
      <w:r w:rsidRPr="00DD3F23">
        <w:t>shall</w:t>
      </w:r>
      <w:r w:rsidRPr="00DD3F23">
        <w:rPr>
          <w:spacing w:val="-3"/>
        </w:rPr>
        <w:t xml:space="preserve"> </w:t>
      </w:r>
      <w:r w:rsidRPr="00DD3F23">
        <w:t>include</w:t>
      </w:r>
      <w:r w:rsidRPr="00DD3F23">
        <w:rPr>
          <w:spacing w:val="-3"/>
        </w:rPr>
        <w:t xml:space="preserve"> </w:t>
      </w:r>
      <w:r w:rsidRPr="00DD3F23">
        <w:t>sufficient detail</w:t>
      </w:r>
      <w:r w:rsidRPr="00DD3F23">
        <w:rPr>
          <w:spacing w:val="-3"/>
        </w:rPr>
        <w:t xml:space="preserve"> </w:t>
      </w:r>
      <w:r w:rsidRPr="00DD3F23">
        <w:t>for</w:t>
      </w:r>
      <w:r w:rsidRPr="00DD3F23">
        <w:rPr>
          <w:spacing w:val="-3"/>
        </w:rPr>
        <w:t xml:space="preserve"> </w:t>
      </w:r>
      <w:r w:rsidRPr="00DD3F23">
        <w:t>effective evaluation and for substantiating the validity of the claimed points on the Self-Scoring Matrix (</w:t>
      </w:r>
      <w:r w:rsidRPr="00DD3F23">
        <w:rPr>
          <w:i/>
        </w:rPr>
        <w:t>Appendix C to Section L, Self-Scoring Matrix</w:t>
      </w:r>
      <w:r w:rsidRPr="00DD3F23">
        <w:t>). Offerors shall assume that the Government has no prior knowledge of their experience</w:t>
      </w:r>
      <w:r w:rsidRPr="00DD3F23">
        <w:rPr>
          <w:spacing w:val="-2"/>
        </w:rPr>
        <w:t xml:space="preserve"> </w:t>
      </w:r>
      <w:r w:rsidRPr="00DD3F23">
        <w:t>and</w:t>
      </w:r>
      <w:r w:rsidRPr="00DD3F23">
        <w:rPr>
          <w:spacing w:val="-2"/>
        </w:rPr>
        <w:t xml:space="preserve"> </w:t>
      </w:r>
      <w:r w:rsidRPr="00DD3F23">
        <w:t>will</w:t>
      </w:r>
      <w:r w:rsidRPr="00DD3F23">
        <w:rPr>
          <w:spacing w:val="-1"/>
        </w:rPr>
        <w:t xml:space="preserve"> </w:t>
      </w:r>
      <w:r w:rsidRPr="00DD3F23">
        <w:t>base</w:t>
      </w:r>
      <w:r w:rsidRPr="00DD3F23">
        <w:rPr>
          <w:spacing w:val="-4"/>
        </w:rPr>
        <w:t xml:space="preserve"> </w:t>
      </w:r>
      <w:r w:rsidRPr="00DD3F23">
        <w:t>its</w:t>
      </w:r>
      <w:r w:rsidRPr="00DD3F23">
        <w:rPr>
          <w:spacing w:val="-4"/>
        </w:rPr>
        <w:t xml:space="preserve"> </w:t>
      </w:r>
      <w:r w:rsidRPr="00DD3F23">
        <w:t>evaluation</w:t>
      </w:r>
      <w:r w:rsidRPr="00DD3F23">
        <w:rPr>
          <w:spacing w:val="-5"/>
        </w:rPr>
        <w:t xml:space="preserve"> </w:t>
      </w:r>
      <w:r w:rsidRPr="00DD3F23">
        <w:t>on</w:t>
      </w:r>
      <w:r w:rsidRPr="00DD3F23">
        <w:rPr>
          <w:spacing w:val="-2"/>
        </w:rPr>
        <w:t xml:space="preserve"> </w:t>
      </w:r>
      <w:r w:rsidRPr="00DD3F23">
        <w:t>the</w:t>
      </w:r>
      <w:r w:rsidRPr="00DD3F23">
        <w:rPr>
          <w:spacing w:val="-2"/>
        </w:rPr>
        <w:t xml:space="preserve"> </w:t>
      </w:r>
      <w:r w:rsidRPr="00DD3F23">
        <w:t>information</w:t>
      </w:r>
      <w:r w:rsidRPr="00DD3F23">
        <w:rPr>
          <w:spacing w:val="-2"/>
        </w:rPr>
        <w:t xml:space="preserve"> </w:t>
      </w:r>
      <w:r w:rsidRPr="00DD3F23">
        <w:t>presented</w:t>
      </w:r>
      <w:r w:rsidRPr="00DD3F23">
        <w:rPr>
          <w:spacing w:val="-4"/>
        </w:rPr>
        <w:t xml:space="preserve"> </w:t>
      </w:r>
      <w:r w:rsidRPr="00DD3F23">
        <w:t>in</w:t>
      </w:r>
      <w:r w:rsidRPr="00DD3F23">
        <w:rPr>
          <w:spacing w:val="-5"/>
        </w:rPr>
        <w:t xml:space="preserve"> </w:t>
      </w:r>
      <w:r w:rsidRPr="00DD3F23">
        <w:t>the</w:t>
      </w:r>
      <w:r w:rsidRPr="00DD3F23">
        <w:rPr>
          <w:spacing w:val="-2"/>
        </w:rPr>
        <w:t xml:space="preserve"> </w:t>
      </w:r>
      <w:r w:rsidRPr="00DD3F23">
        <w:t>Offeror's</w:t>
      </w:r>
      <w:r w:rsidRPr="00DD3F23">
        <w:rPr>
          <w:spacing w:val="-2"/>
        </w:rPr>
        <w:t xml:space="preserve"> </w:t>
      </w:r>
      <w:r w:rsidRPr="00DD3F23">
        <w:t>proposal. Offerors</w:t>
      </w:r>
      <w:r w:rsidRPr="00DD3F23">
        <w:rPr>
          <w:spacing w:val="-4"/>
        </w:rPr>
        <w:t xml:space="preserve"> </w:t>
      </w:r>
      <w:r w:rsidRPr="00DD3F23">
        <w:t>shall</w:t>
      </w:r>
      <w:r w:rsidRPr="00DD3F23">
        <w:rPr>
          <w:spacing w:val="-4"/>
        </w:rPr>
        <w:t xml:space="preserve"> </w:t>
      </w:r>
      <w:r w:rsidRPr="00DD3F23">
        <w:t>not submit elaborate brochures or documentation, detailed artwork, or other embellishments.</w:t>
      </w:r>
    </w:p>
    <w:p w14:paraId="5109D9C9" w14:textId="77777777" w:rsidR="00386AD3" w:rsidRPr="00DD3F23" w:rsidRDefault="00386AD3">
      <w:pPr>
        <w:pStyle w:val="BodyText"/>
        <w:spacing w:before="17"/>
      </w:pPr>
    </w:p>
    <w:p w14:paraId="5109D9CA" w14:textId="77777777" w:rsidR="00386AD3" w:rsidRPr="00DD3F23" w:rsidRDefault="00390AE1">
      <w:pPr>
        <w:pStyle w:val="ListParagraph"/>
        <w:numPr>
          <w:ilvl w:val="1"/>
          <w:numId w:val="7"/>
        </w:numPr>
        <w:tabs>
          <w:tab w:val="left" w:pos="652"/>
        </w:tabs>
        <w:spacing w:line="259" w:lineRule="auto"/>
        <w:ind w:right="131" w:firstLine="0"/>
      </w:pPr>
      <w:r w:rsidRPr="00DD3F23">
        <w:rPr>
          <w:b/>
        </w:rPr>
        <w:t xml:space="preserve">RFP Discrepancies/Ambiguities. </w:t>
      </w:r>
      <w:r w:rsidRPr="00DD3F23">
        <w:t>If an Offeror believes that any portion of this solicitation contains a perceived error, omission, or is otherwise unclear, the Offeror shall immediately contact the Procuring Contracting</w:t>
      </w:r>
      <w:r w:rsidRPr="00DD3F23">
        <w:rPr>
          <w:spacing w:val="-3"/>
        </w:rPr>
        <w:t xml:space="preserve"> </w:t>
      </w:r>
      <w:r w:rsidRPr="00DD3F23">
        <w:t>Officer</w:t>
      </w:r>
      <w:r w:rsidRPr="00DD3F23">
        <w:rPr>
          <w:spacing w:val="-3"/>
        </w:rPr>
        <w:t xml:space="preserve"> </w:t>
      </w:r>
      <w:r w:rsidRPr="00DD3F23">
        <w:t>(PCO)</w:t>
      </w:r>
      <w:r w:rsidRPr="00DD3F23">
        <w:rPr>
          <w:spacing w:val="-4"/>
        </w:rPr>
        <w:t xml:space="preserve"> </w:t>
      </w:r>
      <w:r w:rsidRPr="00DD3F23">
        <w:t>and</w:t>
      </w:r>
      <w:r w:rsidRPr="00DD3F23">
        <w:rPr>
          <w:spacing w:val="-3"/>
        </w:rPr>
        <w:t xml:space="preserve"> </w:t>
      </w:r>
      <w:r w:rsidRPr="00DD3F23">
        <w:t>Contract</w:t>
      </w:r>
      <w:r w:rsidRPr="00DD3F23">
        <w:rPr>
          <w:spacing w:val="-2"/>
        </w:rPr>
        <w:t xml:space="preserve"> </w:t>
      </w:r>
      <w:r w:rsidRPr="00DD3F23">
        <w:t>Specialist</w:t>
      </w:r>
      <w:r w:rsidRPr="00DD3F23">
        <w:rPr>
          <w:spacing w:val="-2"/>
        </w:rPr>
        <w:t xml:space="preserve"> </w:t>
      </w:r>
      <w:r w:rsidRPr="00DD3F23">
        <w:t>via</w:t>
      </w:r>
      <w:r w:rsidRPr="00DD3F23">
        <w:rPr>
          <w:spacing w:val="-4"/>
        </w:rPr>
        <w:t xml:space="preserve"> </w:t>
      </w:r>
      <w:r w:rsidRPr="00DD3F23">
        <w:t>e-mail,</w:t>
      </w:r>
      <w:r w:rsidRPr="00DD3F23">
        <w:rPr>
          <w:spacing w:val="-3"/>
        </w:rPr>
        <w:t xml:space="preserve"> </w:t>
      </w:r>
      <w:r w:rsidRPr="00DD3F23">
        <w:t>clearly</w:t>
      </w:r>
      <w:r w:rsidRPr="00DD3F23">
        <w:rPr>
          <w:spacing w:val="-3"/>
        </w:rPr>
        <w:t xml:space="preserve"> </w:t>
      </w:r>
      <w:r w:rsidRPr="00DD3F23">
        <w:t>describing</w:t>
      </w:r>
      <w:r w:rsidRPr="00DD3F23">
        <w:rPr>
          <w:spacing w:val="-1"/>
        </w:rPr>
        <w:t xml:space="preserve"> </w:t>
      </w:r>
      <w:r w:rsidRPr="00DD3F23">
        <w:t>the</w:t>
      </w:r>
      <w:r w:rsidRPr="00DD3F23">
        <w:rPr>
          <w:spacing w:val="-3"/>
        </w:rPr>
        <w:t xml:space="preserve"> </w:t>
      </w:r>
      <w:r w:rsidRPr="00DD3F23">
        <w:t>portion</w:t>
      </w:r>
      <w:r w:rsidRPr="00DD3F23">
        <w:rPr>
          <w:spacing w:val="-3"/>
        </w:rPr>
        <w:t xml:space="preserve"> </w:t>
      </w:r>
      <w:r w:rsidRPr="00DD3F23">
        <w:t>of</w:t>
      </w:r>
      <w:r w:rsidRPr="00DD3F23">
        <w:rPr>
          <w:spacing w:val="-4"/>
        </w:rPr>
        <w:t xml:space="preserve"> </w:t>
      </w:r>
      <w:r w:rsidRPr="00DD3F23">
        <w:t>the</w:t>
      </w:r>
      <w:r w:rsidRPr="00DD3F23">
        <w:rPr>
          <w:spacing w:val="-3"/>
        </w:rPr>
        <w:t xml:space="preserve"> </w:t>
      </w:r>
      <w:r w:rsidRPr="00DD3F23">
        <w:t>solicitation</w:t>
      </w:r>
      <w:r w:rsidRPr="00DD3F23">
        <w:rPr>
          <w:spacing w:val="-3"/>
        </w:rPr>
        <w:t xml:space="preserve"> </w:t>
      </w:r>
      <w:r w:rsidRPr="00DD3F23">
        <w:t>in question and the impact the discrepancy or ambiguity has on the Offeror’s ability to prepare its proposal. Questions pertaining to the proposal shall be submitted no later than the date and time identified in Paragraph</w:t>
      </w:r>
    </w:p>
    <w:p w14:paraId="5109D9CB" w14:textId="77777777" w:rsidR="00386AD3" w:rsidRPr="00DD3F23" w:rsidRDefault="00390AE1">
      <w:pPr>
        <w:pStyle w:val="BodyText"/>
        <w:spacing w:line="252" w:lineRule="exact"/>
        <w:ind w:left="112"/>
      </w:pPr>
      <w:r w:rsidRPr="00DD3F23">
        <w:t xml:space="preserve">1.4 </w:t>
      </w:r>
      <w:r w:rsidRPr="00DD3F23">
        <w:rPr>
          <w:spacing w:val="-2"/>
        </w:rPr>
        <w:t>below.</w:t>
      </w:r>
    </w:p>
    <w:p w14:paraId="5109D9CC" w14:textId="77777777" w:rsidR="00386AD3" w:rsidRPr="00DD3F23" w:rsidRDefault="00386AD3">
      <w:pPr>
        <w:pStyle w:val="BodyText"/>
        <w:spacing w:before="42"/>
      </w:pPr>
    </w:p>
    <w:p w14:paraId="5109D9CD" w14:textId="0B7DE9B6" w:rsidR="00386AD3" w:rsidRPr="00DD3F23" w:rsidRDefault="00390AE1">
      <w:pPr>
        <w:pStyle w:val="ListParagraph"/>
        <w:numPr>
          <w:ilvl w:val="1"/>
          <w:numId w:val="7"/>
        </w:numPr>
        <w:tabs>
          <w:tab w:val="left" w:pos="652"/>
        </w:tabs>
        <w:spacing w:line="259" w:lineRule="auto"/>
        <w:ind w:right="188" w:firstLine="0"/>
      </w:pPr>
      <w:r w:rsidRPr="00DD3F23">
        <w:rPr>
          <w:b/>
        </w:rPr>
        <w:t xml:space="preserve">Point of Contact. </w:t>
      </w:r>
      <w:r w:rsidRPr="00DD3F23">
        <w:t xml:space="preserve">The PCO is the sole Government point of contact for this acquisition. Offerors shall address any questions and concerns related to this solicitation to the PCO as soon as possible, but no later </w:t>
      </w:r>
      <w:r w:rsidR="005C6A49" w:rsidRPr="00DD3F23">
        <w:t xml:space="preserve">than </w:t>
      </w:r>
      <w:r w:rsidR="005C6A49" w:rsidRPr="00A26030">
        <w:t xml:space="preserve">1600, </w:t>
      </w:r>
      <w:r w:rsidRPr="00A26030">
        <w:t xml:space="preserve">Central </w:t>
      </w:r>
      <w:r w:rsidR="00553AC4" w:rsidRPr="00A26030">
        <w:t>Standard</w:t>
      </w:r>
      <w:r w:rsidRPr="00A26030">
        <w:t xml:space="preserve"> Time (C</w:t>
      </w:r>
      <w:r w:rsidR="00553AC4" w:rsidRPr="00A26030">
        <w:t>S</w:t>
      </w:r>
      <w:r w:rsidRPr="00A26030">
        <w:t xml:space="preserve">T), </w:t>
      </w:r>
      <w:r w:rsidR="00A26030" w:rsidRPr="00A26030">
        <w:t>7</w:t>
      </w:r>
      <w:r w:rsidRPr="00A26030">
        <w:t xml:space="preserve"> </w:t>
      </w:r>
      <w:r w:rsidR="000745D0" w:rsidRPr="00A26030">
        <w:t>OCT</w:t>
      </w:r>
      <w:r w:rsidRPr="00A26030">
        <w:t xml:space="preserve"> 202</w:t>
      </w:r>
      <w:r w:rsidR="003E25C8" w:rsidRPr="00A26030">
        <w:t>5</w:t>
      </w:r>
      <w:r w:rsidRPr="00A26030">
        <w:t xml:space="preserve">. The subject </w:t>
      </w:r>
      <w:r w:rsidRPr="00DD3F23">
        <w:t xml:space="preserve">of the email shall be “Questions – </w:t>
      </w:r>
      <w:r w:rsidR="003E25C8" w:rsidRPr="00DD3F23">
        <w:t>FA8</w:t>
      </w:r>
      <w:r w:rsidR="002076BE" w:rsidRPr="00DD3F23">
        <w:t>137</w:t>
      </w:r>
      <w:r w:rsidR="00F444CC" w:rsidRPr="00DD3F23">
        <w:t>25</w:t>
      </w:r>
      <w:r w:rsidRPr="00DD3F23">
        <w:t>R00</w:t>
      </w:r>
      <w:r w:rsidR="00F444CC" w:rsidRPr="00DD3F23">
        <w:t>13</w:t>
      </w:r>
      <w:r w:rsidRPr="00DD3F23">
        <w:t>”.</w:t>
      </w:r>
      <w:r w:rsidRPr="00DD3F23">
        <w:rPr>
          <w:spacing w:val="-3"/>
        </w:rPr>
        <w:t xml:space="preserve"> </w:t>
      </w:r>
      <w:r w:rsidRPr="00DD3F23">
        <w:t>Questions</w:t>
      </w:r>
      <w:r w:rsidRPr="00DD3F23">
        <w:rPr>
          <w:spacing w:val="-3"/>
        </w:rPr>
        <w:t xml:space="preserve"> </w:t>
      </w:r>
      <w:r w:rsidRPr="00DD3F23">
        <w:t>shall</w:t>
      </w:r>
      <w:r w:rsidRPr="00DD3F23">
        <w:rPr>
          <w:spacing w:val="-5"/>
        </w:rPr>
        <w:t xml:space="preserve"> </w:t>
      </w:r>
      <w:r w:rsidRPr="00DD3F23">
        <w:t>include</w:t>
      </w:r>
      <w:r w:rsidRPr="00DD3F23">
        <w:rPr>
          <w:spacing w:val="-3"/>
        </w:rPr>
        <w:t xml:space="preserve"> </w:t>
      </w:r>
      <w:r w:rsidRPr="00DD3F23">
        <w:t>a</w:t>
      </w:r>
      <w:r w:rsidRPr="00DD3F23">
        <w:rPr>
          <w:spacing w:val="-5"/>
        </w:rPr>
        <w:t xml:space="preserve"> </w:t>
      </w:r>
      <w:r w:rsidRPr="00DD3F23">
        <w:t>reference</w:t>
      </w:r>
      <w:r w:rsidRPr="00DD3F23">
        <w:rPr>
          <w:spacing w:val="-5"/>
        </w:rPr>
        <w:t xml:space="preserve"> </w:t>
      </w:r>
      <w:r w:rsidRPr="00DD3F23">
        <w:t>to</w:t>
      </w:r>
      <w:r w:rsidRPr="00DD3F23">
        <w:rPr>
          <w:spacing w:val="-3"/>
        </w:rPr>
        <w:t xml:space="preserve"> </w:t>
      </w:r>
      <w:r w:rsidRPr="00DD3F23">
        <w:t>the</w:t>
      </w:r>
      <w:r w:rsidRPr="00DD3F23">
        <w:rPr>
          <w:spacing w:val="-3"/>
        </w:rPr>
        <w:t xml:space="preserve"> </w:t>
      </w:r>
      <w:r w:rsidRPr="00DD3F23">
        <w:t>specific</w:t>
      </w:r>
      <w:r w:rsidRPr="00DD3F23">
        <w:rPr>
          <w:spacing w:val="-3"/>
        </w:rPr>
        <w:t xml:space="preserve"> </w:t>
      </w:r>
      <w:r w:rsidRPr="00DD3F23">
        <w:t>solicitation</w:t>
      </w:r>
      <w:r w:rsidRPr="00DD3F23">
        <w:rPr>
          <w:spacing w:val="-3"/>
        </w:rPr>
        <w:t xml:space="preserve"> </w:t>
      </w:r>
      <w:r w:rsidRPr="00DD3F23">
        <w:t>element</w:t>
      </w:r>
      <w:r w:rsidRPr="00DD3F23">
        <w:rPr>
          <w:spacing w:val="-2"/>
        </w:rPr>
        <w:t xml:space="preserve"> </w:t>
      </w:r>
      <w:r w:rsidRPr="00DD3F23">
        <w:t>to</w:t>
      </w:r>
      <w:r w:rsidRPr="00DD3F23">
        <w:rPr>
          <w:spacing w:val="-3"/>
        </w:rPr>
        <w:t xml:space="preserve"> </w:t>
      </w:r>
      <w:r w:rsidRPr="00DD3F23">
        <w:t>which</w:t>
      </w:r>
      <w:r w:rsidRPr="00DD3F23">
        <w:rPr>
          <w:spacing w:val="-5"/>
        </w:rPr>
        <w:t xml:space="preserve"> </w:t>
      </w:r>
      <w:r w:rsidRPr="00DD3F23">
        <w:t>they</w:t>
      </w:r>
      <w:r w:rsidRPr="00DD3F23">
        <w:rPr>
          <w:spacing w:val="-3"/>
        </w:rPr>
        <w:t xml:space="preserve"> </w:t>
      </w:r>
      <w:r w:rsidRPr="00DD3F23">
        <w:t xml:space="preserve">pertain. The Government will take into consideration all questions submitted by the deadline set forth above and will answer them </w:t>
      </w:r>
      <w:r w:rsidRPr="007441D7">
        <w:t>via posting to SAM.gov. The Government is not obligated to answer any questions that are submitted after the deadline. Written requests for clarification and questions shall be sent to the PCO,</w:t>
      </w:r>
      <w:r w:rsidR="00EE6F82" w:rsidRPr="007441D7">
        <w:t xml:space="preserve"> Ms. Sara Hinds at </w:t>
      </w:r>
      <w:hyperlink r:id="rId18" w:history="1">
        <w:r w:rsidR="00EE6F82" w:rsidRPr="007441D7">
          <w:rPr>
            <w:rStyle w:val="Hyperlink"/>
            <w:color w:val="auto"/>
          </w:rPr>
          <w:t>sara.hinds.2@us.af.mil</w:t>
        </w:r>
      </w:hyperlink>
      <w:r w:rsidRPr="007441D7">
        <w:t xml:space="preserve"> and to the contract specialist </w:t>
      </w:r>
      <w:r w:rsidR="00B12EE1" w:rsidRPr="007441D7">
        <w:t>2d Lt</w:t>
      </w:r>
      <w:r w:rsidRPr="007441D7">
        <w:t xml:space="preserve"> </w:t>
      </w:r>
      <w:r w:rsidR="00D34871" w:rsidRPr="007441D7">
        <w:t>Hailie</w:t>
      </w:r>
      <w:r w:rsidR="00EE6F82" w:rsidRPr="007441D7">
        <w:t xml:space="preserve"> </w:t>
      </w:r>
      <w:r w:rsidR="00D34871" w:rsidRPr="007441D7">
        <w:t>Reyes</w:t>
      </w:r>
      <w:r w:rsidRPr="007441D7">
        <w:t xml:space="preserve"> at </w:t>
      </w:r>
      <w:hyperlink r:id="rId19" w:history="1">
        <w:r w:rsidR="00482ACB" w:rsidRPr="007441D7">
          <w:rPr>
            <w:rStyle w:val="Hyperlink"/>
            <w:color w:val="auto"/>
            <w:spacing w:val="-2"/>
          </w:rPr>
          <w:t>hailie.reyes@us.af.mil</w:t>
        </w:r>
      </w:hyperlink>
      <w:r w:rsidR="00482ACB" w:rsidRPr="007441D7">
        <w:rPr>
          <w:spacing w:val="-2"/>
        </w:rPr>
        <w:t xml:space="preserve"> or SrA </w:t>
      </w:r>
      <w:r w:rsidR="00310950" w:rsidRPr="007441D7">
        <w:rPr>
          <w:spacing w:val="-2"/>
        </w:rPr>
        <w:t>Alexandra Henderson at alexandra.henderson@</w:t>
      </w:r>
      <w:r w:rsidR="008223DB" w:rsidRPr="007441D7">
        <w:rPr>
          <w:spacing w:val="-2"/>
        </w:rPr>
        <w:t>us.af.mil</w:t>
      </w:r>
      <w:r w:rsidR="00D34871" w:rsidRPr="007441D7">
        <w:rPr>
          <w:spacing w:val="-2"/>
        </w:rPr>
        <w:t>.</w:t>
      </w:r>
    </w:p>
    <w:p w14:paraId="5109D9CE" w14:textId="77777777" w:rsidR="00386AD3" w:rsidRPr="00DD3F23" w:rsidRDefault="00386AD3">
      <w:pPr>
        <w:pStyle w:val="BodyText"/>
        <w:spacing w:before="17"/>
      </w:pPr>
    </w:p>
    <w:p w14:paraId="5109D9CF" w14:textId="28755394" w:rsidR="00386AD3" w:rsidRPr="00DD3F23" w:rsidRDefault="00390AE1">
      <w:pPr>
        <w:pStyle w:val="ListParagraph"/>
        <w:numPr>
          <w:ilvl w:val="1"/>
          <w:numId w:val="7"/>
        </w:numPr>
        <w:tabs>
          <w:tab w:val="left" w:pos="652"/>
        </w:tabs>
        <w:spacing w:line="259" w:lineRule="auto"/>
        <w:ind w:right="783" w:firstLine="0"/>
      </w:pPr>
      <w:r w:rsidRPr="00DD3F23">
        <w:rPr>
          <w:b/>
        </w:rPr>
        <w:t>Communications.</w:t>
      </w:r>
      <w:r w:rsidRPr="00DD3F23">
        <w:rPr>
          <w:b/>
          <w:spacing w:val="-4"/>
        </w:rPr>
        <w:t xml:space="preserve"> </w:t>
      </w:r>
      <w:r w:rsidRPr="00DD3F23">
        <w:t>All</w:t>
      </w:r>
      <w:r w:rsidRPr="00DD3F23">
        <w:rPr>
          <w:spacing w:val="-3"/>
        </w:rPr>
        <w:t xml:space="preserve"> </w:t>
      </w:r>
      <w:r w:rsidRPr="00DD3F23">
        <w:t>exchanges</w:t>
      </w:r>
      <w:r w:rsidRPr="00DD3F23">
        <w:rPr>
          <w:spacing w:val="-5"/>
        </w:rPr>
        <w:t xml:space="preserve"> </w:t>
      </w:r>
      <w:r w:rsidRPr="00DD3F23">
        <w:t>of</w:t>
      </w:r>
      <w:r w:rsidRPr="00DD3F23">
        <w:rPr>
          <w:spacing w:val="-5"/>
        </w:rPr>
        <w:t xml:space="preserve"> </w:t>
      </w:r>
      <w:r w:rsidRPr="00DD3F23">
        <w:t>source</w:t>
      </w:r>
      <w:r w:rsidRPr="00DD3F23">
        <w:rPr>
          <w:spacing w:val="-2"/>
        </w:rPr>
        <w:t xml:space="preserve"> </w:t>
      </w:r>
      <w:r w:rsidRPr="00DD3F23">
        <w:t>selection</w:t>
      </w:r>
      <w:r w:rsidRPr="00DD3F23">
        <w:rPr>
          <w:spacing w:val="-6"/>
        </w:rPr>
        <w:t xml:space="preserve"> </w:t>
      </w:r>
      <w:r w:rsidRPr="00DD3F23">
        <w:t>information</w:t>
      </w:r>
      <w:r w:rsidRPr="00DD3F23">
        <w:rPr>
          <w:spacing w:val="-4"/>
        </w:rPr>
        <w:t xml:space="preserve"> </w:t>
      </w:r>
      <w:r w:rsidRPr="00DD3F23">
        <w:t>between</w:t>
      </w:r>
      <w:r w:rsidRPr="00DD3F23">
        <w:rPr>
          <w:spacing w:val="-6"/>
        </w:rPr>
        <w:t xml:space="preserve"> </w:t>
      </w:r>
      <w:r w:rsidRPr="00DD3F23">
        <w:t>the</w:t>
      </w:r>
      <w:r w:rsidRPr="00DD3F23">
        <w:rPr>
          <w:spacing w:val="-4"/>
        </w:rPr>
        <w:t xml:space="preserve"> </w:t>
      </w:r>
      <w:r w:rsidRPr="00DD3F23">
        <w:t>Government</w:t>
      </w:r>
      <w:r w:rsidRPr="00DD3F23">
        <w:rPr>
          <w:spacing w:val="-3"/>
        </w:rPr>
        <w:t xml:space="preserve"> </w:t>
      </w:r>
      <w:r w:rsidRPr="00DD3F23">
        <w:t>and</w:t>
      </w:r>
      <w:r w:rsidRPr="00DD3F23">
        <w:rPr>
          <w:spacing w:val="-4"/>
        </w:rPr>
        <w:t xml:space="preserve"> </w:t>
      </w:r>
      <w:r w:rsidRPr="00DD3F23">
        <w:t>the Offerors will be controlled by the PCO. Source selection information will be transmitted to Offerors electronically, e.g., via email</w:t>
      </w:r>
      <w:r w:rsidR="00100207">
        <w:t xml:space="preserve"> or DoD Safe.  </w:t>
      </w:r>
      <w:r w:rsidRPr="00DD3F23">
        <w:t>If transmitted via email, the transmission shall be sent and received</w:t>
      </w:r>
    </w:p>
    <w:p w14:paraId="5109D9D0" w14:textId="77777777" w:rsidR="00386AD3" w:rsidRPr="00DD3F23" w:rsidRDefault="00390AE1">
      <w:pPr>
        <w:pStyle w:val="BodyText"/>
        <w:spacing w:line="253" w:lineRule="exact"/>
        <w:ind w:left="112"/>
      </w:pPr>
      <w:r w:rsidRPr="00DD3F23">
        <w:t>encrypted</w:t>
      </w:r>
      <w:r w:rsidRPr="00DD3F23">
        <w:rPr>
          <w:spacing w:val="-3"/>
        </w:rPr>
        <w:t xml:space="preserve"> </w:t>
      </w:r>
      <w:r w:rsidRPr="00DD3F23">
        <w:t>and</w:t>
      </w:r>
      <w:r w:rsidRPr="00DD3F23">
        <w:rPr>
          <w:spacing w:val="-5"/>
        </w:rPr>
        <w:t xml:space="preserve"> </w:t>
      </w:r>
      <w:r w:rsidRPr="00DD3F23">
        <w:t>must</w:t>
      </w:r>
      <w:r w:rsidRPr="00DD3F23">
        <w:rPr>
          <w:spacing w:val="-4"/>
        </w:rPr>
        <w:t xml:space="preserve"> </w:t>
      </w:r>
      <w:r w:rsidRPr="00DD3F23">
        <w:t>include</w:t>
      </w:r>
      <w:r w:rsidRPr="00DD3F23">
        <w:rPr>
          <w:spacing w:val="-5"/>
        </w:rPr>
        <w:t xml:space="preserve"> </w:t>
      </w:r>
      <w:r w:rsidRPr="00DD3F23">
        <w:t>“Source</w:t>
      </w:r>
      <w:r w:rsidRPr="00DD3F23">
        <w:rPr>
          <w:spacing w:val="-3"/>
        </w:rPr>
        <w:t xml:space="preserve"> </w:t>
      </w:r>
      <w:r w:rsidRPr="00DD3F23">
        <w:t>Selection</w:t>
      </w:r>
      <w:r w:rsidRPr="00DD3F23">
        <w:rPr>
          <w:spacing w:val="-3"/>
        </w:rPr>
        <w:t xml:space="preserve"> </w:t>
      </w:r>
      <w:r w:rsidRPr="00DD3F23">
        <w:t>Information</w:t>
      </w:r>
      <w:r w:rsidRPr="00DD3F23">
        <w:rPr>
          <w:spacing w:val="-3"/>
        </w:rPr>
        <w:t xml:space="preserve"> </w:t>
      </w:r>
      <w:r w:rsidRPr="00DD3F23">
        <w:t>–</w:t>
      </w:r>
      <w:r w:rsidRPr="00DD3F23">
        <w:rPr>
          <w:spacing w:val="-3"/>
        </w:rPr>
        <w:t xml:space="preserve"> </w:t>
      </w:r>
      <w:r w:rsidRPr="00DD3F23">
        <w:t>See</w:t>
      </w:r>
      <w:r w:rsidRPr="00DD3F23">
        <w:rPr>
          <w:spacing w:val="-3"/>
        </w:rPr>
        <w:t xml:space="preserve"> </w:t>
      </w:r>
      <w:r w:rsidRPr="00DD3F23">
        <w:t>FAR</w:t>
      </w:r>
      <w:r w:rsidRPr="00DD3F23">
        <w:rPr>
          <w:spacing w:val="-4"/>
        </w:rPr>
        <w:t xml:space="preserve"> </w:t>
      </w:r>
      <w:r w:rsidRPr="00DD3F23">
        <w:t>2.101</w:t>
      </w:r>
      <w:r w:rsidRPr="00DD3F23">
        <w:rPr>
          <w:spacing w:val="-6"/>
        </w:rPr>
        <w:t xml:space="preserve"> </w:t>
      </w:r>
      <w:r w:rsidRPr="00DD3F23">
        <w:t>&amp;</w:t>
      </w:r>
      <w:r w:rsidRPr="00DD3F23">
        <w:rPr>
          <w:spacing w:val="-2"/>
        </w:rPr>
        <w:t xml:space="preserve"> </w:t>
      </w:r>
      <w:r w:rsidRPr="00DD3F23">
        <w:t>3.104”</w:t>
      </w:r>
      <w:r w:rsidRPr="00DD3F23">
        <w:rPr>
          <w:spacing w:val="-3"/>
        </w:rPr>
        <w:t xml:space="preserve"> </w:t>
      </w:r>
      <w:r w:rsidRPr="00DD3F23">
        <w:t>in</w:t>
      </w:r>
      <w:r w:rsidRPr="00DD3F23">
        <w:rPr>
          <w:spacing w:val="-3"/>
        </w:rPr>
        <w:t xml:space="preserve"> </w:t>
      </w:r>
      <w:r w:rsidRPr="00DD3F23">
        <w:t>the</w:t>
      </w:r>
      <w:r w:rsidRPr="00DD3F23">
        <w:rPr>
          <w:spacing w:val="-2"/>
        </w:rPr>
        <w:t xml:space="preserve"> </w:t>
      </w:r>
      <w:r w:rsidRPr="00DD3F23">
        <w:t>Subject</w:t>
      </w:r>
      <w:r w:rsidRPr="00DD3F23">
        <w:rPr>
          <w:spacing w:val="-2"/>
        </w:rPr>
        <w:t xml:space="preserve"> line.</w:t>
      </w:r>
    </w:p>
    <w:p w14:paraId="5109D9D1" w14:textId="77777777" w:rsidR="00386AD3" w:rsidRPr="00DD3F23" w:rsidRDefault="00386AD3">
      <w:pPr>
        <w:pStyle w:val="BodyText"/>
        <w:spacing w:before="41"/>
      </w:pPr>
    </w:p>
    <w:p w14:paraId="5109D9D4" w14:textId="1FEB788E" w:rsidR="00386AD3" w:rsidRPr="00DD3F23" w:rsidRDefault="00390AE1" w:rsidP="001E7A9A">
      <w:pPr>
        <w:pStyle w:val="ListParagraph"/>
        <w:numPr>
          <w:ilvl w:val="1"/>
          <w:numId w:val="7"/>
        </w:numPr>
        <w:tabs>
          <w:tab w:val="left" w:pos="652"/>
        </w:tabs>
        <w:spacing w:before="61" w:line="259" w:lineRule="auto"/>
        <w:ind w:right="166" w:firstLine="0"/>
      </w:pPr>
      <w:r w:rsidRPr="003611D6">
        <w:rPr>
          <w:b/>
        </w:rPr>
        <w:t>Electronic</w:t>
      </w:r>
      <w:r w:rsidRPr="003611D6">
        <w:rPr>
          <w:b/>
          <w:spacing w:val="-3"/>
        </w:rPr>
        <w:t xml:space="preserve"> </w:t>
      </w:r>
      <w:r w:rsidRPr="003611D6">
        <w:rPr>
          <w:b/>
        </w:rPr>
        <w:t>Reference</w:t>
      </w:r>
      <w:r w:rsidRPr="003611D6">
        <w:rPr>
          <w:b/>
          <w:spacing w:val="-3"/>
        </w:rPr>
        <w:t xml:space="preserve"> </w:t>
      </w:r>
      <w:r w:rsidRPr="003611D6">
        <w:rPr>
          <w:b/>
        </w:rPr>
        <w:t>Documents.</w:t>
      </w:r>
      <w:r w:rsidRPr="003611D6">
        <w:rPr>
          <w:b/>
          <w:spacing w:val="-3"/>
        </w:rPr>
        <w:t xml:space="preserve"> </w:t>
      </w:r>
      <w:r w:rsidRPr="00DD3F23">
        <w:t>All</w:t>
      </w:r>
      <w:r w:rsidRPr="003611D6">
        <w:rPr>
          <w:spacing w:val="-2"/>
        </w:rPr>
        <w:t xml:space="preserve"> </w:t>
      </w:r>
      <w:r w:rsidRPr="00DD3F23">
        <w:t>referenced</w:t>
      </w:r>
      <w:r w:rsidRPr="003611D6">
        <w:rPr>
          <w:spacing w:val="-3"/>
        </w:rPr>
        <w:t xml:space="preserve"> </w:t>
      </w:r>
      <w:r w:rsidRPr="00DD3F23">
        <w:t>documents</w:t>
      </w:r>
      <w:r w:rsidRPr="003611D6">
        <w:rPr>
          <w:spacing w:val="-5"/>
        </w:rPr>
        <w:t xml:space="preserve"> </w:t>
      </w:r>
      <w:r w:rsidRPr="00DD3F23">
        <w:t>for</w:t>
      </w:r>
      <w:r w:rsidRPr="003611D6">
        <w:rPr>
          <w:spacing w:val="-5"/>
        </w:rPr>
        <w:t xml:space="preserve"> </w:t>
      </w:r>
      <w:r w:rsidRPr="00DD3F23">
        <w:t>this</w:t>
      </w:r>
      <w:r w:rsidRPr="003611D6">
        <w:rPr>
          <w:spacing w:val="-3"/>
        </w:rPr>
        <w:t xml:space="preserve"> </w:t>
      </w:r>
      <w:r w:rsidRPr="00DD3F23">
        <w:t>solicitation</w:t>
      </w:r>
      <w:r w:rsidRPr="003611D6">
        <w:rPr>
          <w:spacing w:val="-6"/>
        </w:rPr>
        <w:t xml:space="preserve"> </w:t>
      </w:r>
      <w:r w:rsidRPr="00DD3F23">
        <w:t>can</w:t>
      </w:r>
      <w:r w:rsidRPr="003611D6">
        <w:rPr>
          <w:spacing w:val="-3"/>
        </w:rPr>
        <w:t xml:space="preserve"> </w:t>
      </w:r>
      <w:r w:rsidRPr="00DD3F23">
        <w:t>be</w:t>
      </w:r>
      <w:r w:rsidRPr="003611D6">
        <w:rPr>
          <w:spacing w:val="-5"/>
        </w:rPr>
        <w:t xml:space="preserve"> </w:t>
      </w:r>
      <w:r w:rsidRPr="00DD3F23">
        <w:t>found</w:t>
      </w:r>
      <w:r w:rsidRPr="003611D6">
        <w:rPr>
          <w:spacing w:val="-3"/>
        </w:rPr>
        <w:t xml:space="preserve"> </w:t>
      </w:r>
      <w:r w:rsidRPr="00DD3F23">
        <w:t xml:space="preserve">through the solicitation announcement at SAM.gov, the authoritative source for Government Contract Opportunities. </w:t>
      </w:r>
      <w:r w:rsidRPr="00DD3F23">
        <w:lastRenderedPageBreak/>
        <w:t>Offerors are encouraged to subscribe for real-time email notifications for when information has been posted to</w:t>
      </w:r>
      <w:r w:rsidRPr="003611D6">
        <w:rPr>
          <w:spacing w:val="-2"/>
        </w:rPr>
        <w:t xml:space="preserve"> </w:t>
      </w:r>
      <w:r w:rsidRPr="00DD3F23">
        <w:t>the website for this</w:t>
      </w:r>
      <w:r w:rsidRPr="003611D6">
        <w:rPr>
          <w:spacing w:val="-1"/>
        </w:rPr>
        <w:t xml:space="preserve"> </w:t>
      </w:r>
      <w:r w:rsidRPr="00DD3F23">
        <w:t>solicitation. The Offeror may contact</w:t>
      </w:r>
      <w:r w:rsidRPr="003611D6">
        <w:rPr>
          <w:spacing w:val="-1"/>
        </w:rPr>
        <w:t xml:space="preserve"> </w:t>
      </w:r>
      <w:r w:rsidRPr="00DD3F23">
        <w:t>the PCO</w:t>
      </w:r>
      <w:r w:rsidRPr="003611D6">
        <w:rPr>
          <w:spacing w:val="-3"/>
        </w:rPr>
        <w:t xml:space="preserve"> </w:t>
      </w:r>
      <w:r w:rsidRPr="00DD3F23">
        <w:t>if it is unable</w:t>
      </w:r>
      <w:r w:rsidRPr="003611D6">
        <w:rPr>
          <w:spacing w:val="-1"/>
        </w:rPr>
        <w:t xml:space="preserve"> </w:t>
      </w:r>
      <w:r w:rsidRPr="00DD3F23">
        <w:t>to</w:t>
      </w:r>
      <w:r w:rsidRPr="003611D6">
        <w:rPr>
          <w:spacing w:val="-2"/>
        </w:rPr>
        <w:t xml:space="preserve"> </w:t>
      </w:r>
      <w:r w:rsidRPr="00DD3F23">
        <w:t>locate</w:t>
      </w:r>
      <w:r w:rsidRPr="003611D6">
        <w:rPr>
          <w:spacing w:val="-1"/>
        </w:rPr>
        <w:t xml:space="preserve"> </w:t>
      </w:r>
      <w:r w:rsidRPr="00DD3F23">
        <w:t>any of the referenced material.</w:t>
      </w:r>
    </w:p>
    <w:p w14:paraId="5109D9D5" w14:textId="77777777" w:rsidR="00386AD3" w:rsidRPr="00DD3F23" w:rsidRDefault="00386AD3">
      <w:pPr>
        <w:pStyle w:val="BodyText"/>
        <w:spacing w:before="20"/>
      </w:pPr>
    </w:p>
    <w:p w14:paraId="5109D9D6" w14:textId="77777777" w:rsidR="00386AD3" w:rsidRPr="00DD3F23" w:rsidRDefault="00390AE1">
      <w:pPr>
        <w:pStyle w:val="ListParagraph"/>
        <w:numPr>
          <w:ilvl w:val="1"/>
          <w:numId w:val="7"/>
        </w:numPr>
        <w:tabs>
          <w:tab w:val="left" w:pos="652"/>
        </w:tabs>
        <w:spacing w:line="259" w:lineRule="auto"/>
        <w:ind w:right="387" w:firstLine="0"/>
      </w:pPr>
      <w:r w:rsidRPr="00DD3F23">
        <w:rPr>
          <w:b/>
        </w:rPr>
        <w:t>Proposal</w:t>
      </w:r>
      <w:r w:rsidRPr="00DD3F23">
        <w:rPr>
          <w:b/>
          <w:spacing w:val="-3"/>
        </w:rPr>
        <w:t xml:space="preserve"> </w:t>
      </w:r>
      <w:r w:rsidRPr="00DD3F23">
        <w:rPr>
          <w:b/>
        </w:rPr>
        <w:t>Records.</w:t>
      </w:r>
      <w:r w:rsidRPr="00DD3F23">
        <w:rPr>
          <w:b/>
          <w:spacing w:val="-4"/>
        </w:rPr>
        <w:t xml:space="preserve"> </w:t>
      </w:r>
      <w:r w:rsidRPr="00DD3F23">
        <w:t>In</w:t>
      </w:r>
      <w:r w:rsidRPr="00DD3F23">
        <w:rPr>
          <w:spacing w:val="-4"/>
        </w:rPr>
        <w:t xml:space="preserve"> </w:t>
      </w:r>
      <w:r w:rsidRPr="00DD3F23">
        <w:t>accordance</w:t>
      </w:r>
      <w:r w:rsidRPr="00DD3F23">
        <w:rPr>
          <w:spacing w:val="-4"/>
        </w:rPr>
        <w:t xml:space="preserve"> </w:t>
      </w:r>
      <w:r w:rsidRPr="00DD3F23">
        <w:t>with</w:t>
      </w:r>
      <w:r w:rsidRPr="00DD3F23">
        <w:rPr>
          <w:spacing w:val="-4"/>
        </w:rPr>
        <w:t xml:space="preserve"> </w:t>
      </w:r>
      <w:r w:rsidRPr="00DD3F23">
        <w:t>FAR</w:t>
      </w:r>
      <w:r w:rsidRPr="00DD3F23">
        <w:rPr>
          <w:spacing w:val="-5"/>
        </w:rPr>
        <w:t xml:space="preserve"> </w:t>
      </w:r>
      <w:r w:rsidRPr="00DD3F23">
        <w:t>Subpart</w:t>
      </w:r>
      <w:r w:rsidRPr="00DD3F23">
        <w:rPr>
          <w:spacing w:val="-6"/>
        </w:rPr>
        <w:t xml:space="preserve"> </w:t>
      </w:r>
      <w:r w:rsidRPr="00DD3F23">
        <w:t>4.8</w:t>
      </w:r>
      <w:r w:rsidRPr="00DD3F23">
        <w:rPr>
          <w:spacing w:val="-4"/>
        </w:rPr>
        <w:t xml:space="preserve"> </w:t>
      </w:r>
      <w:r w:rsidRPr="00DD3F23">
        <w:t>(Government</w:t>
      </w:r>
      <w:r w:rsidRPr="00DD3F23">
        <w:rPr>
          <w:spacing w:val="-3"/>
        </w:rPr>
        <w:t xml:space="preserve"> </w:t>
      </w:r>
      <w:r w:rsidRPr="00DD3F23">
        <w:t>Contract</w:t>
      </w:r>
      <w:r w:rsidRPr="00DD3F23">
        <w:rPr>
          <w:spacing w:val="-3"/>
        </w:rPr>
        <w:t xml:space="preserve"> </w:t>
      </w:r>
      <w:r w:rsidRPr="00DD3F23">
        <w:t>Files),</w:t>
      </w:r>
      <w:r w:rsidRPr="00DD3F23">
        <w:rPr>
          <w:spacing w:val="-4"/>
        </w:rPr>
        <w:t xml:space="preserve"> </w:t>
      </w:r>
      <w:r w:rsidRPr="00DD3F23">
        <w:t>the</w:t>
      </w:r>
      <w:r w:rsidRPr="00DD3F23">
        <w:rPr>
          <w:spacing w:val="-4"/>
        </w:rPr>
        <w:t xml:space="preserve"> </w:t>
      </w:r>
      <w:r w:rsidRPr="00DD3F23">
        <w:t>Government will retain one copy of each Offeror’s proposal.</w:t>
      </w:r>
    </w:p>
    <w:p w14:paraId="5109D9D7" w14:textId="77777777" w:rsidR="00386AD3" w:rsidRPr="00DD3F23" w:rsidRDefault="00386AD3">
      <w:pPr>
        <w:pStyle w:val="BodyText"/>
        <w:spacing w:before="19"/>
      </w:pPr>
    </w:p>
    <w:p w14:paraId="5109D9D8" w14:textId="3D4888A4" w:rsidR="00386AD3" w:rsidRPr="00DD3F23" w:rsidRDefault="00390AE1">
      <w:pPr>
        <w:pStyle w:val="ListParagraph"/>
        <w:numPr>
          <w:ilvl w:val="1"/>
          <w:numId w:val="7"/>
        </w:numPr>
        <w:tabs>
          <w:tab w:val="left" w:pos="652"/>
        </w:tabs>
        <w:spacing w:line="259" w:lineRule="auto"/>
        <w:ind w:right="551" w:firstLine="0"/>
      </w:pPr>
      <w:r w:rsidRPr="00DD3F23">
        <w:rPr>
          <w:b/>
        </w:rPr>
        <w:t>Debriefings.</w:t>
      </w:r>
      <w:r w:rsidRPr="00DD3F23">
        <w:rPr>
          <w:b/>
          <w:spacing w:val="-3"/>
        </w:rPr>
        <w:t xml:space="preserve"> </w:t>
      </w:r>
      <w:r w:rsidRPr="00DD3F23">
        <w:t>The</w:t>
      </w:r>
      <w:r w:rsidRPr="00DD3F23">
        <w:rPr>
          <w:spacing w:val="-6"/>
        </w:rPr>
        <w:t xml:space="preserve"> </w:t>
      </w:r>
      <w:r w:rsidRPr="00DD3F23">
        <w:t>PCO</w:t>
      </w:r>
      <w:r w:rsidRPr="00DD3F23">
        <w:rPr>
          <w:spacing w:val="-4"/>
        </w:rPr>
        <w:t xml:space="preserve"> </w:t>
      </w:r>
      <w:r w:rsidRPr="00DD3F23">
        <w:t>will</w:t>
      </w:r>
      <w:r w:rsidRPr="00DD3F23">
        <w:rPr>
          <w:spacing w:val="-5"/>
        </w:rPr>
        <w:t xml:space="preserve"> </w:t>
      </w:r>
      <w:r w:rsidRPr="00DD3F23">
        <w:t>promptly</w:t>
      </w:r>
      <w:r w:rsidRPr="00DD3F23">
        <w:rPr>
          <w:spacing w:val="-3"/>
        </w:rPr>
        <w:t xml:space="preserve"> </w:t>
      </w:r>
      <w:r w:rsidRPr="00DD3F23">
        <w:t>notify</w:t>
      </w:r>
      <w:r w:rsidRPr="00DD3F23">
        <w:rPr>
          <w:spacing w:val="-3"/>
        </w:rPr>
        <w:t xml:space="preserve"> </w:t>
      </w:r>
      <w:r w:rsidRPr="00DD3F23">
        <w:t>Offerors</w:t>
      </w:r>
      <w:r w:rsidRPr="00DD3F23">
        <w:rPr>
          <w:spacing w:val="-3"/>
        </w:rPr>
        <w:t xml:space="preserve"> </w:t>
      </w:r>
      <w:r w:rsidRPr="00DD3F23">
        <w:t>of</w:t>
      </w:r>
      <w:r w:rsidRPr="00DD3F23">
        <w:rPr>
          <w:spacing w:val="-3"/>
        </w:rPr>
        <w:t xml:space="preserve"> </w:t>
      </w:r>
      <w:r w:rsidRPr="00DD3F23">
        <w:t>any</w:t>
      </w:r>
      <w:r w:rsidRPr="00DD3F23">
        <w:rPr>
          <w:spacing w:val="-3"/>
        </w:rPr>
        <w:t xml:space="preserve"> </w:t>
      </w:r>
      <w:r w:rsidRPr="00DD3F23">
        <w:t>decision</w:t>
      </w:r>
      <w:r w:rsidRPr="00DD3F23">
        <w:rPr>
          <w:spacing w:val="-3"/>
        </w:rPr>
        <w:t xml:space="preserve"> </w:t>
      </w:r>
      <w:r w:rsidRPr="00DD3F23">
        <w:t>to</w:t>
      </w:r>
      <w:r w:rsidRPr="00DD3F23">
        <w:rPr>
          <w:spacing w:val="-3"/>
        </w:rPr>
        <w:t xml:space="preserve"> </w:t>
      </w:r>
      <w:r w:rsidRPr="00DD3F23">
        <w:t>exclude</w:t>
      </w:r>
      <w:r w:rsidRPr="00DD3F23">
        <w:rPr>
          <w:spacing w:val="-3"/>
        </w:rPr>
        <w:t xml:space="preserve"> </w:t>
      </w:r>
      <w:r w:rsidRPr="00DD3F23">
        <w:t>them</w:t>
      </w:r>
      <w:r w:rsidRPr="00DD3F23">
        <w:rPr>
          <w:spacing w:val="-5"/>
        </w:rPr>
        <w:t xml:space="preserve"> </w:t>
      </w:r>
      <w:r w:rsidRPr="00DD3F23">
        <w:t>from</w:t>
      </w:r>
      <w:r w:rsidRPr="00DD3F23">
        <w:rPr>
          <w:spacing w:val="-2"/>
        </w:rPr>
        <w:t xml:space="preserve"> </w:t>
      </w:r>
      <w:r w:rsidRPr="00DD3F23">
        <w:t>the</w:t>
      </w:r>
      <w:r w:rsidRPr="00DD3F23">
        <w:rPr>
          <w:spacing w:val="-3"/>
        </w:rPr>
        <w:t xml:space="preserve"> </w:t>
      </w:r>
      <w:r w:rsidRPr="00DD3F23">
        <w:t xml:space="preserve">source selection; </w:t>
      </w:r>
      <w:r w:rsidR="0079580A" w:rsidRPr="00DD3F23">
        <w:t>whereupon</w:t>
      </w:r>
      <w:r w:rsidRPr="00DD3F23">
        <w:t xml:space="preserve"> the Offeror may request and receive a debriefing in accordance with FAR 15.505 or</w:t>
      </w:r>
    </w:p>
    <w:p w14:paraId="5109D9D9" w14:textId="77777777" w:rsidR="00386AD3" w:rsidRPr="00DD3F23" w:rsidRDefault="00390AE1">
      <w:pPr>
        <w:pStyle w:val="BodyText"/>
        <w:spacing w:before="1" w:line="259" w:lineRule="auto"/>
        <w:ind w:left="112"/>
      </w:pPr>
      <w:r w:rsidRPr="00DD3F23">
        <w:t>15.506 and DFARS 215.506. Offerors desiring a debriefing shall make their request in accordance with the requirements</w:t>
      </w:r>
      <w:r w:rsidRPr="00DD3F23">
        <w:rPr>
          <w:spacing w:val="-4"/>
        </w:rPr>
        <w:t xml:space="preserve"> </w:t>
      </w:r>
      <w:r w:rsidRPr="00DD3F23">
        <w:t>of</w:t>
      </w:r>
      <w:r w:rsidRPr="00DD3F23">
        <w:rPr>
          <w:spacing w:val="-2"/>
        </w:rPr>
        <w:t xml:space="preserve"> </w:t>
      </w:r>
      <w:r w:rsidRPr="00DD3F23">
        <w:t>FAR</w:t>
      </w:r>
      <w:r w:rsidRPr="00DD3F23">
        <w:rPr>
          <w:spacing w:val="-3"/>
        </w:rPr>
        <w:t xml:space="preserve"> </w:t>
      </w:r>
      <w:r w:rsidRPr="00DD3F23">
        <w:t>15.505,15.506</w:t>
      </w:r>
      <w:r w:rsidRPr="00DD3F23">
        <w:rPr>
          <w:spacing w:val="-2"/>
        </w:rPr>
        <w:t xml:space="preserve"> </w:t>
      </w:r>
      <w:r w:rsidRPr="00DD3F23">
        <w:t>or</w:t>
      </w:r>
      <w:r w:rsidRPr="00DD3F23">
        <w:rPr>
          <w:spacing w:val="-2"/>
        </w:rPr>
        <w:t xml:space="preserve"> </w:t>
      </w:r>
      <w:r w:rsidRPr="00DD3F23">
        <w:t>DFARS</w:t>
      </w:r>
      <w:r w:rsidRPr="00DD3F23">
        <w:rPr>
          <w:spacing w:val="-2"/>
        </w:rPr>
        <w:t xml:space="preserve"> </w:t>
      </w:r>
      <w:r w:rsidRPr="00DD3F23">
        <w:t>215.506,</w:t>
      </w:r>
      <w:r w:rsidRPr="00DD3F23">
        <w:rPr>
          <w:spacing w:val="-2"/>
        </w:rPr>
        <w:t xml:space="preserve"> </w:t>
      </w:r>
      <w:r w:rsidRPr="00DD3F23">
        <w:t>as</w:t>
      </w:r>
      <w:r w:rsidRPr="00DD3F23">
        <w:rPr>
          <w:spacing w:val="-2"/>
        </w:rPr>
        <w:t xml:space="preserve"> </w:t>
      </w:r>
      <w:r w:rsidRPr="00DD3F23">
        <w:t>applicable.</w:t>
      </w:r>
      <w:r w:rsidRPr="00DD3F23">
        <w:rPr>
          <w:spacing w:val="-4"/>
        </w:rPr>
        <w:t xml:space="preserve"> </w:t>
      </w:r>
      <w:r w:rsidRPr="00DD3F23">
        <w:t>Offerors</w:t>
      </w:r>
      <w:r w:rsidRPr="00DD3F23">
        <w:rPr>
          <w:spacing w:val="-2"/>
        </w:rPr>
        <w:t xml:space="preserve"> </w:t>
      </w:r>
      <w:r w:rsidRPr="00DD3F23">
        <w:t>are</w:t>
      </w:r>
      <w:r w:rsidRPr="00DD3F23">
        <w:rPr>
          <w:spacing w:val="-2"/>
        </w:rPr>
        <w:t xml:space="preserve"> </w:t>
      </w:r>
      <w:r w:rsidRPr="00DD3F23">
        <w:t>entitled</w:t>
      </w:r>
      <w:r w:rsidRPr="00DD3F23">
        <w:rPr>
          <w:spacing w:val="-4"/>
        </w:rPr>
        <w:t xml:space="preserve"> </w:t>
      </w:r>
      <w:r w:rsidRPr="00DD3F23">
        <w:t>to</w:t>
      </w:r>
      <w:r w:rsidRPr="00DD3F23">
        <w:rPr>
          <w:spacing w:val="-2"/>
        </w:rPr>
        <w:t xml:space="preserve"> </w:t>
      </w:r>
      <w:r w:rsidRPr="00DD3F23">
        <w:t>no</w:t>
      </w:r>
      <w:r w:rsidRPr="00DD3F23">
        <w:rPr>
          <w:spacing w:val="-2"/>
        </w:rPr>
        <w:t xml:space="preserve"> </w:t>
      </w:r>
      <w:r w:rsidRPr="00DD3F23">
        <w:t>more</w:t>
      </w:r>
      <w:r w:rsidRPr="00DD3F23">
        <w:rPr>
          <w:spacing w:val="-4"/>
        </w:rPr>
        <w:t xml:space="preserve"> </w:t>
      </w:r>
      <w:r w:rsidRPr="00DD3F23">
        <w:t>than</w:t>
      </w:r>
      <w:r w:rsidRPr="00DD3F23">
        <w:rPr>
          <w:spacing w:val="-2"/>
        </w:rPr>
        <w:t xml:space="preserve"> </w:t>
      </w:r>
      <w:r w:rsidRPr="00DD3F23">
        <w:t xml:space="preserve">one </w:t>
      </w:r>
      <w:r w:rsidRPr="00DD3F23">
        <w:rPr>
          <w:spacing w:val="-2"/>
        </w:rPr>
        <w:t>debriefing.</w:t>
      </w:r>
    </w:p>
    <w:p w14:paraId="5109D9DA" w14:textId="77777777" w:rsidR="00386AD3" w:rsidRPr="00DD3F23" w:rsidRDefault="00386AD3">
      <w:pPr>
        <w:pStyle w:val="BodyText"/>
        <w:spacing w:before="19"/>
      </w:pPr>
    </w:p>
    <w:p w14:paraId="5109D9DB" w14:textId="77777777" w:rsidR="00386AD3" w:rsidRPr="00DD3F23" w:rsidRDefault="00390AE1">
      <w:pPr>
        <w:pStyle w:val="Heading2"/>
        <w:numPr>
          <w:ilvl w:val="1"/>
          <w:numId w:val="7"/>
        </w:numPr>
        <w:tabs>
          <w:tab w:val="left" w:pos="652"/>
        </w:tabs>
        <w:spacing w:before="1"/>
        <w:ind w:left="652" w:hanging="540"/>
      </w:pPr>
      <w:r w:rsidRPr="00DD3F23">
        <w:t>Page</w:t>
      </w:r>
      <w:r w:rsidRPr="00DD3F23">
        <w:rPr>
          <w:spacing w:val="-2"/>
        </w:rPr>
        <w:t xml:space="preserve"> Format</w:t>
      </w:r>
    </w:p>
    <w:p w14:paraId="5109D9DC" w14:textId="3140CED3" w:rsidR="00386AD3" w:rsidRPr="004647D9" w:rsidRDefault="00390AE1">
      <w:pPr>
        <w:pStyle w:val="ListParagraph"/>
        <w:numPr>
          <w:ilvl w:val="2"/>
          <w:numId w:val="7"/>
        </w:numPr>
        <w:tabs>
          <w:tab w:val="left" w:pos="742"/>
        </w:tabs>
        <w:spacing w:before="251" w:line="259" w:lineRule="auto"/>
        <w:ind w:right="234" w:firstLine="0"/>
      </w:pPr>
      <w:r w:rsidRPr="00DD3F23">
        <w:rPr>
          <w:b/>
        </w:rPr>
        <w:t>Page</w:t>
      </w:r>
      <w:r w:rsidRPr="00DD3F23">
        <w:rPr>
          <w:b/>
          <w:spacing w:val="-3"/>
        </w:rPr>
        <w:t xml:space="preserve"> </w:t>
      </w:r>
      <w:r w:rsidRPr="00DD3F23">
        <w:rPr>
          <w:b/>
        </w:rPr>
        <w:t>Limitations.</w:t>
      </w:r>
      <w:r w:rsidRPr="00DD3F23">
        <w:rPr>
          <w:b/>
          <w:spacing w:val="-6"/>
        </w:rPr>
        <w:t xml:space="preserve"> </w:t>
      </w:r>
      <w:r w:rsidR="00EC378B">
        <w:rPr>
          <w:bCs/>
          <w:color w:val="000000" w:themeColor="text1"/>
          <w:spacing w:val="-6"/>
        </w:rPr>
        <w:t>The government asks for 3 pages per project with a total of 12 projects.</w:t>
      </w:r>
      <w:ins w:id="0" w:author="HINDS, SARA M CIV USAF AFMC AFSC/PZIOC" w:date="2025-09-16T14:08:00Z" w16du:dateUtc="2025-09-16T19:08:00Z">
        <w:r w:rsidRPr="008D4807">
          <w:rPr>
            <w:b/>
            <w:color w:val="000000" w:themeColor="text1"/>
            <w:spacing w:val="-6"/>
          </w:rPr>
          <w:t xml:space="preserve"> </w:t>
        </w:r>
      </w:ins>
      <w:r w:rsidRPr="008D4807">
        <w:rPr>
          <w:color w:val="000000" w:themeColor="text1"/>
        </w:rPr>
        <w:t>Page</w:t>
      </w:r>
      <w:r w:rsidRPr="008D4807">
        <w:rPr>
          <w:color w:val="000000" w:themeColor="text1"/>
          <w:spacing w:val="-5"/>
        </w:rPr>
        <w:t xml:space="preserve"> </w:t>
      </w:r>
      <w:r w:rsidRPr="00DD3F23">
        <w:t>limitations</w:t>
      </w:r>
      <w:r w:rsidRPr="00DD3F23">
        <w:rPr>
          <w:spacing w:val="-3"/>
        </w:rPr>
        <w:t xml:space="preserve"> </w:t>
      </w:r>
      <w:r w:rsidRPr="00DD3F23">
        <w:t>shall</w:t>
      </w:r>
      <w:r w:rsidRPr="00DD3F23">
        <w:rPr>
          <w:spacing w:val="-1"/>
        </w:rPr>
        <w:t xml:space="preserve"> </w:t>
      </w:r>
      <w:r w:rsidRPr="00DD3F23">
        <w:t>be</w:t>
      </w:r>
      <w:r w:rsidRPr="00DD3F23">
        <w:rPr>
          <w:spacing w:val="-5"/>
        </w:rPr>
        <w:t xml:space="preserve"> </w:t>
      </w:r>
      <w:r w:rsidRPr="00DD3F23">
        <w:t>treated</w:t>
      </w:r>
      <w:r w:rsidRPr="00DD3F23">
        <w:rPr>
          <w:spacing w:val="-3"/>
        </w:rPr>
        <w:t xml:space="preserve"> </w:t>
      </w:r>
      <w:r w:rsidRPr="00DD3F23">
        <w:t>as</w:t>
      </w:r>
      <w:r w:rsidRPr="00DD3F23">
        <w:rPr>
          <w:spacing w:val="-5"/>
        </w:rPr>
        <w:t xml:space="preserve"> </w:t>
      </w:r>
      <w:r w:rsidRPr="00DD3F23">
        <w:t>maximums.</w:t>
      </w:r>
      <w:r w:rsidRPr="00DD3F23">
        <w:rPr>
          <w:spacing w:val="-3"/>
        </w:rPr>
        <w:t xml:space="preserve"> </w:t>
      </w:r>
      <w:r w:rsidRPr="00DD3F23">
        <w:t>If</w:t>
      </w:r>
      <w:r w:rsidRPr="00DD3F23">
        <w:rPr>
          <w:spacing w:val="-3"/>
        </w:rPr>
        <w:t xml:space="preserve"> </w:t>
      </w:r>
      <w:r w:rsidRPr="00DD3F23">
        <w:t>exceeded,</w:t>
      </w:r>
      <w:r w:rsidRPr="00DD3F23">
        <w:rPr>
          <w:spacing w:val="-5"/>
        </w:rPr>
        <w:t xml:space="preserve"> </w:t>
      </w:r>
      <w:r w:rsidRPr="00DD3F23">
        <w:t>the</w:t>
      </w:r>
      <w:r w:rsidRPr="00DD3F23">
        <w:rPr>
          <w:spacing w:val="-3"/>
        </w:rPr>
        <w:t xml:space="preserve"> </w:t>
      </w:r>
      <w:r w:rsidRPr="00DD3F23">
        <w:t>Government</w:t>
      </w:r>
      <w:r w:rsidRPr="00DD3F23">
        <w:rPr>
          <w:spacing w:val="-2"/>
        </w:rPr>
        <w:t xml:space="preserve"> </w:t>
      </w:r>
      <w:r w:rsidRPr="00DD3F23">
        <w:t>will</w:t>
      </w:r>
      <w:r w:rsidRPr="00DD3F23">
        <w:rPr>
          <w:spacing w:val="-2"/>
        </w:rPr>
        <w:t xml:space="preserve"> </w:t>
      </w:r>
      <w:r w:rsidRPr="00DD3F23">
        <w:t>not read or consider the excess pages in the evaluation of the proposal. Each page shall be counted except the following:</w:t>
      </w:r>
      <w:r w:rsidRPr="00DD3F23">
        <w:rPr>
          <w:spacing w:val="-1"/>
        </w:rPr>
        <w:t xml:space="preserve"> </w:t>
      </w:r>
      <w:r w:rsidRPr="00DD3F23">
        <w:t>cover</w:t>
      </w:r>
      <w:r w:rsidRPr="00DD3F23">
        <w:rPr>
          <w:spacing w:val="-2"/>
        </w:rPr>
        <w:t xml:space="preserve"> </w:t>
      </w:r>
      <w:r w:rsidRPr="00DD3F23">
        <w:t>pages;</w:t>
      </w:r>
      <w:r w:rsidRPr="00DD3F23">
        <w:rPr>
          <w:spacing w:val="-4"/>
        </w:rPr>
        <w:t xml:space="preserve"> </w:t>
      </w:r>
      <w:r w:rsidRPr="00DD3F23">
        <w:t>table</w:t>
      </w:r>
      <w:r w:rsidRPr="00DD3F23">
        <w:rPr>
          <w:spacing w:val="-2"/>
        </w:rPr>
        <w:t xml:space="preserve"> </w:t>
      </w:r>
      <w:r w:rsidRPr="00DD3F23">
        <w:t>of</w:t>
      </w:r>
      <w:r w:rsidRPr="00DD3F23">
        <w:rPr>
          <w:spacing w:val="-2"/>
        </w:rPr>
        <w:t xml:space="preserve"> </w:t>
      </w:r>
      <w:r w:rsidRPr="00DD3F23">
        <w:t>contents</w:t>
      </w:r>
      <w:r w:rsidRPr="00DD3F23">
        <w:rPr>
          <w:spacing w:val="-4"/>
        </w:rPr>
        <w:t xml:space="preserve"> </w:t>
      </w:r>
      <w:r w:rsidRPr="00DD3F23">
        <w:t>and indexes;</w:t>
      </w:r>
      <w:r w:rsidRPr="00DD3F23">
        <w:rPr>
          <w:spacing w:val="-6"/>
        </w:rPr>
        <w:t xml:space="preserve"> </w:t>
      </w:r>
      <w:r w:rsidRPr="00DD3F23">
        <w:t>list</w:t>
      </w:r>
      <w:r w:rsidRPr="00DD3F23">
        <w:rPr>
          <w:spacing w:val="-1"/>
        </w:rPr>
        <w:t xml:space="preserve"> </w:t>
      </w:r>
      <w:r w:rsidRPr="00DD3F23">
        <w:t>of</w:t>
      </w:r>
      <w:r w:rsidRPr="00DD3F23">
        <w:rPr>
          <w:spacing w:val="-2"/>
        </w:rPr>
        <w:t xml:space="preserve"> </w:t>
      </w:r>
      <w:r w:rsidRPr="00DD3F23">
        <w:t>figures,</w:t>
      </w:r>
      <w:r w:rsidRPr="00DD3F23">
        <w:rPr>
          <w:spacing w:val="-2"/>
        </w:rPr>
        <w:t xml:space="preserve"> </w:t>
      </w:r>
      <w:r w:rsidRPr="00DD3F23">
        <w:t>or</w:t>
      </w:r>
      <w:r w:rsidRPr="00DD3F23">
        <w:rPr>
          <w:spacing w:val="-2"/>
        </w:rPr>
        <w:t xml:space="preserve"> </w:t>
      </w:r>
      <w:r w:rsidRPr="00DD3F23">
        <w:t>drawings;</w:t>
      </w:r>
      <w:r w:rsidRPr="00DD3F23">
        <w:rPr>
          <w:spacing w:val="-6"/>
        </w:rPr>
        <w:t xml:space="preserve"> </w:t>
      </w:r>
      <w:r w:rsidRPr="00DD3F23">
        <w:t>tabs;</w:t>
      </w:r>
      <w:r w:rsidRPr="00DD3F23">
        <w:rPr>
          <w:spacing w:val="-1"/>
        </w:rPr>
        <w:t xml:space="preserve"> </w:t>
      </w:r>
      <w:r w:rsidRPr="00DD3F23">
        <w:t>blank</w:t>
      </w:r>
      <w:r w:rsidRPr="00DD3F23">
        <w:rPr>
          <w:spacing w:val="-3"/>
        </w:rPr>
        <w:t xml:space="preserve"> </w:t>
      </w:r>
      <w:r w:rsidRPr="00DD3F23">
        <w:t>pages;</w:t>
      </w:r>
      <w:r w:rsidRPr="00DD3F23">
        <w:rPr>
          <w:spacing w:val="-1"/>
        </w:rPr>
        <w:t xml:space="preserve"> </w:t>
      </w:r>
      <w:r w:rsidRPr="00DD3F23">
        <w:t xml:space="preserve">glossaries; cross reference matrices; and document revision history tracking records. Pages that do not count towards the </w:t>
      </w:r>
      <w:r w:rsidRPr="004647D9">
        <w:t>page limitation shall be numbered in a manner that clearly identifies the page as a page that does not count toward the page limitation. The Government may place page limitations on responses to Evaluation Notices (EN), if ENs are determined necessary.</w:t>
      </w:r>
    </w:p>
    <w:p w14:paraId="5109D9DD" w14:textId="77777777" w:rsidR="00386AD3" w:rsidRPr="004647D9" w:rsidRDefault="00386AD3">
      <w:pPr>
        <w:pStyle w:val="BodyText"/>
        <w:spacing w:before="18"/>
      </w:pPr>
    </w:p>
    <w:p w14:paraId="5109D9DE" w14:textId="77777777" w:rsidR="00386AD3" w:rsidRPr="004647D9" w:rsidRDefault="00390AE1">
      <w:pPr>
        <w:pStyle w:val="Heading2"/>
        <w:numPr>
          <w:ilvl w:val="2"/>
          <w:numId w:val="7"/>
        </w:numPr>
        <w:tabs>
          <w:tab w:val="left" w:pos="742"/>
        </w:tabs>
        <w:ind w:left="742" w:hanging="630"/>
      </w:pPr>
      <w:r w:rsidRPr="004647D9">
        <w:t>Page</w:t>
      </w:r>
      <w:r w:rsidRPr="004647D9">
        <w:rPr>
          <w:spacing w:val="-1"/>
        </w:rPr>
        <w:t xml:space="preserve"> </w:t>
      </w:r>
      <w:r w:rsidRPr="004647D9">
        <w:t>Size</w:t>
      </w:r>
      <w:r w:rsidRPr="004647D9">
        <w:rPr>
          <w:spacing w:val="-1"/>
        </w:rPr>
        <w:t xml:space="preserve"> </w:t>
      </w:r>
      <w:r w:rsidRPr="004647D9">
        <w:t>and</w:t>
      </w:r>
      <w:r w:rsidRPr="004647D9">
        <w:rPr>
          <w:spacing w:val="-1"/>
        </w:rPr>
        <w:t xml:space="preserve"> </w:t>
      </w:r>
      <w:r w:rsidRPr="004647D9">
        <w:rPr>
          <w:spacing w:val="-2"/>
        </w:rPr>
        <w:t>Format</w:t>
      </w:r>
    </w:p>
    <w:p w14:paraId="5109D9DF" w14:textId="77777777" w:rsidR="00386AD3" w:rsidRPr="004647D9" w:rsidRDefault="00386AD3">
      <w:pPr>
        <w:pStyle w:val="BodyText"/>
        <w:spacing w:before="42"/>
        <w:rPr>
          <w:b/>
        </w:rPr>
      </w:pPr>
    </w:p>
    <w:p w14:paraId="5109D9E0" w14:textId="0702522E" w:rsidR="00386AD3" w:rsidRPr="004647D9" w:rsidRDefault="00390AE1">
      <w:pPr>
        <w:pStyle w:val="ListParagraph"/>
        <w:numPr>
          <w:ilvl w:val="3"/>
          <w:numId w:val="7"/>
        </w:numPr>
        <w:tabs>
          <w:tab w:val="left" w:pos="923"/>
        </w:tabs>
        <w:spacing w:line="259" w:lineRule="auto"/>
        <w:ind w:right="192" w:firstLine="0"/>
      </w:pPr>
      <w:r w:rsidRPr="004647D9">
        <w:rPr>
          <w:b/>
        </w:rPr>
        <w:t>General</w:t>
      </w:r>
      <w:r w:rsidRPr="004647D9">
        <w:rPr>
          <w:b/>
          <w:spacing w:val="-1"/>
        </w:rPr>
        <w:t xml:space="preserve"> </w:t>
      </w:r>
      <w:r w:rsidRPr="004647D9">
        <w:rPr>
          <w:b/>
        </w:rPr>
        <w:t>Page</w:t>
      </w:r>
      <w:r w:rsidRPr="004647D9">
        <w:rPr>
          <w:b/>
          <w:spacing w:val="-2"/>
        </w:rPr>
        <w:t xml:space="preserve"> </w:t>
      </w:r>
      <w:r w:rsidRPr="004647D9">
        <w:rPr>
          <w:b/>
        </w:rPr>
        <w:t>Instructions.</w:t>
      </w:r>
      <w:r w:rsidRPr="004647D9">
        <w:rPr>
          <w:b/>
          <w:spacing w:val="-2"/>
        </w:rPr>
        <w:t xml:space="preserve"> </w:t>
      </w:r>
      <w:r w:rsidRPr="004647D9">
        <w:t>A</w:t>
      </w:r>
      <w:r w:rsidRPr="004647D9">
        <w:rPr>
          <w:spacing w:val="-3"/>
        </w:rPr>
        <w:t xml:space="preserve"> </w:t>
      </w:r>
      <w:r w:rsidRPr="004647D9">
        <w:t>page</w:t>
      </w:r>
      <w:r w:rsidRPr="004647D9">
        <w:rPr>
          <w:spacing w:val="-4"/>
        </w:rPr>
        <w:t xml:space="preserve"> </w:t>
      </w:r>
      <w:r w:rsidRPr="004647D9">
        <w:t>is</w:t>
      </w:r>
      <w:r w:rsidRPr="004647D9">
        <w:rPr>
          <w:spacing w:val="-2"/>
        </w:rPr>
        <w:t xml:space="preserve"> </w:t>
      </w:r>
      <w:r w:rsidRPr="004647D9">
        <w:t>defined</w:t>
      </w:r>
      <w:r w:rsidRPr="004647D9">
        <w:rPr>
          <w:spacing w:val="-4"/>
        </w:rPr>
        <w:t xml:space="preserve"> </w:t>
      </w:r>
      <w:r w:rsidRPr="004647D9">
        <w:t>as</w:t>
      </w:r>
      <w:r w:rsidRPr="004647D9">
        <w:rPr>
          <w:spacing w:val="-4"/>
        </w:rPr>
        <w:t xml:space="preserve"> </w:t>
      </w:r>
      <w:r w:rsidRPr="004647D9">
        <w:t>each</w:t>
      </w:r>
      <w:r w:rsidRPr="004647D9">
        <w:rPr>
          <w:spacing w:val="-4"/>
        </w:rPr>
        <w:t xml:space="preserve"> </w:t>
      </w:r>
      <w:r w:rsidRPr="004647D9">
        <w:t>face</w:t>
      </w:r>
      <w:r w:rsidRPr="004647D9">
        <w:rPr>
          <w:spacing w:val="-4"/>
        </w:rPr>
        <w:t xml:space="preserve"> </w:t>
      </w:r>
      <w:r w:rsidRPr="004647D9">
        <w:t>of</w:t>
      </w:r>
      <w:r w:rsidRPr="004647D9">
        <w:rPr>
          <w:spacing w:val="-4"/>
        </w:rPr>
        <w:t xml:space="preserve"> </w:t>
      </w:r>
      <w:r w:rsidRPr="004647D9">
        <w:t>a</w:t>
      </w:r>
      <w:r w:rsidRPr="004647D9">
        <w:rPr>
          <w:spacing w:val="-2"/>
        </w:rPr>
        <w:t xml:space="preserve"> </w:t>
      </w:r>
      <w:r w:rsidRPr="004647D9">
        <w:t>sheet</w:t>
      </w:r>
      <w:r w:rsidRPr="004647D9">
        <w:rPr>
          <w:spacing w:val="-4"/>
        </w:rPr>
        <w:t xml:space="preserve"> </w:t>
      </w:r>
      <w:r w:rsidRPr="004647D9">
        <w:t>of</w:t>
      </w:r>
      <w:r w:rsidRPr="004647D9">
        <w:rPr>
          <w:spacing w:val="-2"/>
        </w:rPr>
        <w:t xml:space="preserve"> </w:t>
      </w:r>
      <w:r w:rsidRPr="004647D9">
        <w:t>paper</w:t>
      </w:r>
      <w:r w:rsidRPr="004647D9">
        <w:rPr>
          <w:spacing w:val="-2"/>
        </w:rPr>
        <w:t xml:space="preserve"> </w:t>
      </w:r>
      <w:r w:rsidRPr="004647D9">
        <w:t>containing</w:t>
      </w:r>
      <w:r w:rsidRPr="004647D9">
        <w:rPr>
          <w:spacing w:val="-2"/>
        </w:rPr>
        <w:t xml:space="preserve"> </w:t>
      </w:r>
      <w:r w:rsidRPr="004647D9">
        <w:t>information. Page size shall be 8.5 x 11 inches or A4 sized unless stated otherwise within this document. Pages shall be single spaced, and the text size shall be no less than 11-point Times New Roman or Arial Font unless stated otherwise within</w:t>
      </w:r>
      <w:r w:rsidRPr="004647D9">
        <w:rPr>
          <w:spacing w:val="-2"/>
        </w:rPr>
        <w:t xml:space="preserve"> </w:t>
      </w:r>
      <w:r w:rsidRPr="004647D9">
        <w:t xml:space="preserve">this document. Offerors shall use at least 1-inch margins on the top and bottom and ¾-inch side margins unless stated otherwise within this document. Where Government templates are utilized (Work Sample Cover Sheet, etc.) Offerors shall keep margins, page sizes, and page orientation identified in the template. Pages shall be numbered sequentially by volume, with each volume starting at page one. These page size and format restrictions shall apply to responses to ENs if exchanges with Offerors are determined </w:t>
      </w:r>
      <w:r w:rsidRPr="004647D9">
        <w:rPr>
          <w:spacing w:val="-2"/>
        </w:rPr>
        <w:t>necessary.</w:t>
      </w:r>
    </w:p>
    <w:p w14:paraId="5109D9E1" w14:textId="77777777" w:rsidR="00386AD3" w:rsidRPr="004647D9" w:rsidRDefault="00386AD3">
      <w:pPr>
        <w:pStyle w:val="BodyText"/>
        <w:spacing w:before="17"/>
      </w:pPr>
    </w:p>
    <w:p w14:paraId="5109D9E2" w14:textId="3C92E941" w:rsidR="00386AD3" w:rsidRPr="004647D9" w:rsidRDefault="00390AE1">
      <w:pPr>
        <w:pStyle w:val="ListParagraph"/>
        <w:numPr>
          <w:ilvl w:val="3"/>
          <w:numId w:val="7"/>
        </w:numPr>
        <w:tabs>
          <w:tab w:val="left" w:pos="923"/>
        </w:tabs>
        <w:spacing w:before="1" w:line="259" w:lineRule="auto"/>
        <w:ind w:right="302" w:firstLine="0"/>
      </w:pPr>
      <w:r w:rsidRPr="004647D9">
        <w:rPr>
          <w:b/>
        </w:rPr>
        <w:t xml:space="preserve">Table and Chart Instructions. </w:t>
      </w:r>
      <w:r w:rsidRPr="004647D9">
        <w:t>Legible tables and charts may be used. These displays shall be uncomplicated,</w:t>
      </w:r>
      <w:r w:rsidRPr="004647D9">
        <w:rPr>
          <w:spacing w:val="-2"/>
        </w:rPr>
        <w:t xml:space="preserve"> </w:t>
      </w:r>
      <w:r w:rsidRPr="004647D9">
        <w:t>legible,</w:t>
      </w:r>
      <w:r w:rsidRPr="004647D9">
        <w:rPr>
          <w:spacing w:val="-2"/>
        </w:rPr>
        <w:t xml:space="preserve"> </w:t>
      </w:r>
      <w:r w:rsidRPr="004647D9">
        <w:t>and</w:t>
      </w:r>
      <w:r w:rsidRPr="004647D9">
        <w:rPr>
          <w:spacing w:val="-2"/>
        </w:rPr>
        <w:t xml:space="preserve"> </w:t>
      </w:r>
      <w:r w:rsidRPr="004647D9">
        <w:t xml:space="preserve">shall not exceed </w:t>
      </w:r>
      <w:r w:rsidR="00182728">
        <w:t>8.5</w:t>
      </w:r>
      <w:r w:rsidRPr="004647D9">
        <w:t xml:space="preserve"> x 1</w:t>
      </w:r>
      <w:r w:rsidR="00182728">
        <w:t>1</w:t>
      </w:r>
      <w:r w:rsidRPr="004647D9">
        <w:t xml:space="preserve"> inches or A</w:t>
      </w:r>
      <w:r w:rsidR="0072641C">
        <w:t>4</w:t>
      </w:r>
      <w:r w:rsidRPr="004647D9">
        <w:t xml:space="preserve"> in size. The 11</w:t>
      </w:r>
      <w:r w:rsidRPr="004647D9">
        <w:rPr>
          <w:spacing w:val="-3"/>
        </w:rPr>
        <w:t xml:space="preserve"> </w:t>
      </w:r>
      <w:r w:rsidRPr="004647D9">
        <w:t>x 17 or A3</w:t>
      </w:r>
      <w:r w:rsidRPr="004647D9">
        <w:rPr>
          <w:spacing w:val="-2"/>
        </w:rPr>
        <w:t xml:space="preserve"> </w:t>
      </w:r>
      <w:r w:rsidRPr="004647D9">
        <w:t>size</w:t>
      </w:r>
      <w:r w:rsidRPr="004647D9">
        <w:rPr>
          <w:spacing w:val="-2"/>
        </w:rPr>
        <w:t xml:space="preserve"> </w:t>
      </w:r>
      <w:r w:rsidRPr="004647D9">
        <w:t>may only be used</w:t>
      </w:r>
      <w:r w:rsidRPr="004647D9">
        <w:rPr>
          <w:spacing w:val="-1"/>
        </w:rPr>
        <w:t xml:space="preserve"> </w:t>
      </w:r>
      <w:r w:rsidRPr="004647D9">
        <w:t>for large tables and charts; they shall not be used for pages of text. For tables and charts, the text shall be no less than 10-point Times New Roman Font, and margins shall be no less than ½ inch on all sides unless stated</w:t>
      </w:r>
      <w:r w:rsidRPr="004647D9">
        <w:rPr>
          <w:spacing w:val="-2"/>
        </w:rPr>
        <w:t xml:space="preserve"> </w:t>
      </w:r>
      <w:r w:rsidRPr="004647D9">
        <w:t>otherwise</w:t>
      </w:r>
      <w:r w:rsidRPr="004647D9">
        <w:rPr>
          <w:spacing w:val="-2"/>
        </w:rPr>
        <w:t xml:space="preserve"> </w:t>
      </w:r>
      <w:r w:rsidRPr="004647D9">
        <w:t>within</w:t>
      </w:r>
      <w:r w:rsidRPr="004647D9">
        <w:rPr>
          <w:spacing w:val="-2"/>
        </w:rPr>
        <w:t xml:space="preserve"> </w:t>
      </w:r>
      <w:r w:rsidRPr="004647D9">
        <w:t>this</w:t>
      </w:r>
      <w:r w:rsidRPr="004647D9">
        <w:rPr>
          <w:spacing w:val="-4"/>
        </w:rPr>
        <w:t xml:space="preserve"> </w:t>
      </w:r>
      <w:r w:rsidRPr="004647D9">
        <w:t>document.</w:t>
      </w:r>
      <w:r w:rsidRPr="004647D9">
        <w:rPr>
          <w:spacing w:val="-2"/>
        </w:rPr>
        <w:t xml:space="preserve"> </w:t>
      </w:r>
      <w:r w:rsidRPr="004647D9">
        <w:t>An</w:t>
      </w:r>
      <w:r w:rsidRPr="004647D9">
        <w:rPr>
          <w:spacing w:val="-2"/>
        </w:rPr>
        <w:t xml:space="preserve"> </w:t>
      </w:r>
      <w:r w:rsidRPr="004647D9">
        <w:t>11</w:t>
      </w:r>
      <w:r w:rsidRPr="004647D9">
        <w:rPr>
          <w:spacing w:val="-2"/>
        </w:rPr>
        <w:t xml:space="preserve"> </w:t>
      </w:r>
      <w:r w:rsidRPr="004647D9">
        <w:t>x</w:t>
      </w:r>
      <w:r w:rsidRPr="004647D9">
        <w:rPr>
          <w:spacing w:val="-5"/>
        </w:rPr>
        <w:t xml:space="preserve"> </w:t>
      </w:r>
      <w:r w:rsidRPr="004647D9">
        <w:t>17</w:t>
      </w:r>
      <w:r w:rsidRPr="004647D9">
        <w:rPr>
          <w:spacing w:val="-2"/>
        </w:rPr>
        <w:t xml:space="preserve"> </w:t>
      </w:r>
      <w:r w:rsidRPr="004647D9">
        <w:t>inch</w:t>
      </w:r>
      <w:r w:rsidRPr="004647D9">
        <w:rPr>
          <w:spacing w:val="-1"/>
        </w:rPr>
        <w:t xml:space="preserve"> </w:t>
      </w:r>
      <w:r w:rsidRPr="004647D9">
        <w:t>or</w:t>
      </w:r>
      <w:r w:rsidRPr="004647D9">
        <w:rPr>
          <w:spacing w:val="-2"/>
        </w:rPr>
        <w:t xml:space="preserve"> </w:t>
      </w:r>
      <w:r w:rsidRPr="004647D9">
        <w:t>A3</w:t>
      </w:r>
      <w:r w:rsidRPr="004647D9">
        <w:rPr>
          <w:spacing w:val="-2"/>
        </w:rPr>
        <w:t xml:space="preserve"> </w:t>
      </w:r>
      <w:r w:rsidRPr="004647D9">
        <w:t>sized</w:t>
      </w:r>
      <w:r w:rsidRPr="004647D9">
        <w:rPr>
          <w:spacing w:val="-3"/>
        </w:rPr>
        <w:t xml:space="preserve"> </w:t>
      </w:r>
      <w:r w:rsidRPr="004647D9">
        <w:t>page,</w:t>
      </w:r>
      <w:r w:rsidRPr="004647D9">
        <w:rPr>
          <w:spacing w:val="-2"/>
        </w:rPr>
        <w:t xml:space="preserve"> </w:t>
      </w:r>
      <w:r w:rsidRPr="004647D9">
        <w:t>as</w:t>
      </w:r>
      <w:r w:rsidRPr="004647D9">
        <w:rPr>
          <w:spacing w:val="-4"/>
        </w:rPr>
        <w:t xml:space="preserve"> </w:t>
      </w:r>
      <w:r w:rsidRPr="004647D9">
        <w:t>authorized</w:t>
      </w:r>
      <w:r w:rsidRPr="004647D9">
        <w:rPr>
          <w:spacing w:val="-4"/>
        </w:rPr>
        <w:t xml:space="preserve"> </w:t>
      </w:r>
      <w:r w:rsidRPr="004647D9">
        <w:t>under</w:t>
      </w:r>
      <w:r w:rsidRPr="004647D9">
        <w:rPr>
          <w:spacing w:val="-2"/>
        </w:rPr>
        <w:t xml:space="preserve"> </w:t>
      </w:r>
      <w:r w:rsidRPr="004647D9">
        <w:t>this</w:t>
      </w:r>
      <w:r w:rsidRPr="004647D9">
        <w:rPr>
          <w:spacing w:val="-4"/>
        </w:rPr>
        <w:t xml:space="preserve"> </w:t>
      </w:r>
      <w:r w:rsidRPr="004647D9">
        <w:t>section,</w:t>
      </w:r>
      <w:r w:rsidRPr="004647D9">
        <w:rPr>
          <w:spacing w:val="-2"/>
        </w:rPr>
        <w:t xml:space="preserve"> </w:t>
      </w:r>
      <w:r w:rsidRPr="004647D9">
        <w:t>will count as one page.</w:t>
      </w:r>
    </w:p>
    <w:p w14:paraId="5109D9E3" w14:textId="77777777" w:rsidR="00386AD3" w:rsidRDefault="00386AD3">
      <w:pPr>
        <w:spacing w:line="259" w:lineRule="auto"/>
        <w:sectPr w:rsidR="00386AD3">
          <w:pgSz w:w="12240" w:h="15840"/>
          <w:pgMar w:top="1380" w:right="1040" w:bottom="1980" w:left="1040" w:header="0" w:footer="1744" w:gutter="0"/>
          <w:cols w:space="720"/>
        </w:sectPr>
      </w:pPr>
    </w:p>
    <w:p w14:paraId="5109D9E4" w14:textId="74691A63" w:rsidR="00386AD3" w:rsidRPr="00CB1623" w:rsidRDefault="00390AE1">
      <w:pPr>
        <w:pStyle w:val="ListParagraph"/>
        <w:numPr>
          <w:ilvl w:val="1"/>
          <w:numId w:val="7"/>
        </w:numPr>
        <w:tabs>
          <w:tab w:val="left" w:pos="651"/>
        </w:tabs>
        <w:spacing w:before="61" w:line="259" w:lineRule="auto"/>
        <w:ind w:right="130" w:firstLine="0"/>
      </w:pPr>
      <w:r w:rsidRPr="00CB1623">
        <w:rPr>
          <w:b/>
        </w:rPr>
        <w:lastRenderedPageBreak/>
        <w:t>Electronic</w:t>
      </w:r>
      <w:r w:rsidRPr="00CB1623">
        <w:rPr>
          <w:b/>
          <w:spacing w:val="-2"/>
        </w:rPr>
        <w:t xml:space="preserve"> </w:t>
      </w:r>
      <w:r w:rsidRPr="00CB1623">
        <w:rPr>
          <w:b/>
        </w:rPr>
        <w:t>Submission</w:t>
      </w:r>
      <w:r w:rsidRPr="00CB1623">
        <w:rPr>
          <w:b/>
          <w:spacing w:val="-6"/>
        </w:rPr>
        <w:t xml:space="preserve"> </w:t>
      </w:r>
      <w:r w:rsidRPr="00CB1623">
        <w:rPr>
          <w:b/>
        </w:rPr>
        <w:t>Format.</w:t>
      </w:r>
      <w:r w:rsidRPr="00CB1623">
        <w:rPr>
          <w:b/>
          <w:spacing w:val="-3"/>
        </w:rPr>
        <w:t xml:space="preserve"> </w:t>
      </w:r>
      <w:r w:rsidRPr="00CB1623">
        <w:t>The</w:t>
      </w:r>
      <w:r w:rsidRPr="00CB1623">
        <w:rPr>
          <w:spacing w:val="-3"/>
        </w:rPr>
        <w:t xml:space="preserve"> </w:t>
      </w:r>
      <w:r w:rsidR="00C767CC">
        <w:t>o</w:t>
      </w:r>
      <w:r w:rsidRPr="00CB1623">
        <w:t>fferor</w:t>
      </w:r>
      <w:r w:rsidRPr="00CB1623">
        <w:rPr>
          <w:spacing w:val="-5"/>
        </w:rPr>
        <w:t xml:space="preserve"> </w:t>
      </w:r>
      <w:r w:rsidRPr="00CB1623">
        <w:t>shall</w:t>
      </w:r>
      <w:r w:rsidRPr="00CB1623">
        <w:rPr>
          <w:spacing w:val="-5"/>
        </w:rPr>
        <w:t xml:space="preserve"> </w:t>
      </w:r>
      <w:r w:rsidRPr="00CB1623">
        <w:t>submit</w:t>
      </w:r>
      <w:r w:rsidRPr="00CB1623">
        <w:rPr>
          <w:spacing w:val="-2"/>
        </w:rPr>
        <w:t xml:space="preserve"> </w:t>
      </w:r>
      <w:r w:rsidRPr="00CB1623">
        <w:t>each</w:t>
      </w:r>
      <w:r w:rsidRPr="00CB1623">
        <w:rPr>
          <w:spacing w:val="-3"/>
        </w:rPr>
        <w:t xml:space="preserve"> </w:t>
      </w:r>
      <w:r w:rsidRPr="00CB1623">
        <w:t>volume</w:t>
      </w:r>
      <w:r w:rsidRPr="00CB1623">
        <w:rPr>
          <w:spacing w:val="-5"/>
        </w:rPr>
        <w:t xml:space="preserve"> </w:t>
      </w:r>
      <w:r w:rsidRPr="00CB1623">
        <w:t>in</w:t>
      </w:r>
      <w:r w:rsidRPr="00CB1623">
        <w:rPr>
          <w:spacing w:val="-3"/>
        </w:rPr>
        <w:t xml:space="preserve"> </w:t>
      </w:r>
      <w:r w:rsidRPr="00CB1623">
        <w:t>electronic</w:t>
      </w:r>
      <w:r w:rsidRPr="00CB1623">
        <w:rPr>
          <w:spacing w:val="-5"/>
        </w:rPr>
        <w:t xml:space="preserve"> </w:t>
      </w:r>
      <w:r w:rsidRPr="00CB1623">
        <w:t>format.</w:t>
      </w:r>
      <w:r w:rsidRPr="00CB1623">
        <w:rPr>
          <w:spacing w:val="-3"/>
        </w:rPr>
        <w:t xml:space="preserve"> </w:t>
      </w:r>
      <w:r w:rsidRPr="00CB1623">
        <w:t>The</w:t>
      </w:r>
      <w:r w:rsidRPr="00CB1623">
        <w:rPr>
          <w:spacing w:val="-6"/>
        </w:rPr>
        <w:t xml:space="preserve"> </w:t>
      </w:r>
      <w:r w:rsidRPr="00CB1623">
        <w:t>proposal shall be submitted in a format readable by Adobe PDF and MS Office Excel (where applicable). Offerors shall use separate electronic files for each proposal section listed in Table 1 to permit rapid location of all portions of the proposal. Exhibits, annexes, and attachments which are provided in support of a section shall be included in the electronic file for that</w:t>
      </w:r>
      <w:r w:rsidRPr="00CB1623">
        <w:rPr>
          <w:spacing w:val="-1"/>
        </w:rPr>
        <w:t xml:space="preserve"> </w:t>
      </w:r>
      <w:r w:rsidRPr="00CB1623">
        <w:t>section. Offerors shall provide each work</w:t>
      </w:r>
      <w:r w:rsidRPr="00CB1623">
        <w:rPr>
          <w:spacing w:val="-3"/>
        </w:rPr>
        <w:t xml:space="preserve"> </w:t>
      </w:r>
      <w:r w:rsidRPr="00CB1623">
        <w:t>sample as</w:t>
      </w:r>
      <w:r w:rsidRPr="00CB1623">
        <w:rPr>
          <w:spacing w:val="-2"/>
        </w:rPr>
        <w:t xml:space="preserve"> </w:t>
      </w:r>
      <w:r w:rsidRPr="00CB1623">
        <w:t>a single</w:t>
      </w:r>
      <w:r w:rsidRPr="00CB1623">
        <w:rPr>
          <w:spacing w:val="-2"/>
        </w:rPr>
        <w:t xml:space="preserve"> </w:t>
      </w:r>
      <w:r w:rsidRPr="00CB1623">
        <w:t>separate electronic file. If files are compressed, the necessary decompression program shall be included.</w:t>
      </w:r>
    </w:p>
    <w:p w14:paraId="5109D9E5" w14:textId="77777777" w:rsidR="00386AD3" w:rsidRPr="00CB1623" w:rsidRDefault="00386AD3">
      <w:pPr>
        <w:pStyle w:val="BodyText"/>
        <w:spacing w:before="18"/>
      </w:pPr>
    </w:p>
    <w:p w14:paraId="5109D9E6" w14:textId="77777777" w:rsidR="00386AD3" w:rsidRPr="00CB1623" w:rsidRDefault="00390AE1">
      <w:pPr>
        <w:pStyle w:val="ListParagraph"/>
        <w:numPr>
          <w:ilvl w:val="1"/>
          <w:numId w:val="7"/>
        </w:numPr>
        <w:tabs>
          <w:tab w:val="left" w:pos="651"/>
        </w:tabs>
        <w:spacing w:line="259" w:lineRule="auto"/>
        <w:ind w:right="602" w:firstLine="0"/>
      </w:pPr>
      <w:r w:rsidRPr="00CB1623">
        <w:rPr>
          <w:b/>
        </w:rPr>
        <w:t xml:space="preserve">Proposal Markings. </w:t>
      </w:r>
      <w:r w:rsidRPr="00CB1623">
        <w:t>Proposals shall be marked in accordance with FAR 52.215-1(e),</w:t>
      </w:r>
      <w:r w:rsidRPr="00CB1623">
        <w:rPr>
          <w:spacing w:val="-1"/>
        </w:rPr>
        <w:t xml:space="preserve"> </w:t>
      </w:r>
      <w:r w:rsidRPr="00CB1623">
        <w:t>Restriction</w:t>
      </w:r>
      <w:r w:rsidRPr="00CB1623">
        <w:rPr>
          <w:spacing w:val="-1"/>
        </w:rPr>
        <w:t xml:space="preserve"> </w:t>
      </w:r>
      <w:r w:rsidRPr="00CB1623">
        <w:t>on Disclosure and Use of Data, and FAR 3.104-4, Disclosure, Protection, and Marking of Contractor Bid or Proposal</w:t>
      </w:r>
      <w:r w:rsidRPr="00CB1623">
        <w:rPr>
          <w:spacing w:val="-2"/>
        </w:rPr>
        <w:t xml:space="preserve"> </w:t>
      </w:r>
      <w:r w:rsidRPr="00CB1623">
        <w:t>Information</w:t>
      </w:r>
      <w:r w:rsidRPr="00CB1623">
        <w:rPr>
          <w:spacing w:val="-6"/>
        </w:rPr>
        <w:t xml:space="preserve"> </w:t>
      </w:r>
      <w:r w:rsidRPr="00CB1623">
        <w:t>and</w:t>
      </w:r>
      <w:r w:rsidRPr="00CB1623">
        <w:rPr>
          <w:spacing w:val="-3"/>
        </w:rPr>
        <w:t xml:space="preserve"> </w:t>
      </w:r>
      <w:r w:rsidRPr="00CB1623">
        <w:t>Source</w:t>
      </w:r>
      <w:r w:rsidRPr="00CB1623">
        <w:rPr>
          <w:spacing w:val="-5"/>
        </w:rPr>
        <w:t xml:space="preserve"> </w:t>
      </w:r>
      <w:r w:rsidRPr="00CB1623">
        <w:t>Selection</w:t>
      </w:r>
      <w:r w:rsidRPr="00CB1623">
        <w:rPr>
          <w:spacing w:val="-3"/>
        </w:rPr>
        <w:t xml:space="preserve"> </w:t>
      </w:r>
      <w:r w:rsidRPr="00CB1623">
        <w:t>Information.</w:t>
      </w:r>
      <w:r w:rsidRPr="00CB1623">
        <w:rPr>
          <w:spacing w:val="-3"/>
        </w:rPr>
        <w:t xml:space="preserve"> </w:t>
      </w:r>
      <w:r w:rsidRPr="00CB1623">
        <w:t>Offerors</w:t>
      </w:r>
      <w:r w:rsidRPr="00CB1623">
        <w:rPr>
          <w:spacing w:val="-3"/>
        </w:rPr>
        <w:t xml:space="preserve"> </w:t>
      </w:r>
      <w:r w:rsidRPr="00CB1623">
        <w:t>shall</w:t>
      </w:r>
      <w:r w:rsidRPr="00CB1623">
        <w:rPr>
          <w:spacing w:val="-2"/>
        </w:rPr>
        <w:t xml:space="preserve"> </w:t>
      </w:r>
      <w:r w:rsidRPr="00CB1623">
        <w:t>not</w:t>
      </w:r>
      <w:r w:rsidRPr="00CB1623">
        <w:rPr>
          <w:spacing w:val="-2"/>
        </w:rPr>
        <w:t xml:space="preserve"> </w:t>
      </w:r>
      <w:r w:rsidRPr="00CB1623">
        <w:t>include</w:t>
      </w:r>
      <w:r w:rsidRPr="00CB1623">
        <w:rPr>
          <w:spacing w:val="-3"/>
        </w:rPr>
        <w:t xml:space="preserve"> </w:t>
      </w:r>
      <w:r w:rsidRPr="00CB1623">
        <w:t>proprietary</w:t>
      </w:r>
      <w:r w:rsidRPr="00CB1623">
        <w:rPr>
          <w:spacing w:val="-6"/>
        </w:rPr>
        <w:t xml:space="preserve"> </w:t>
      </w:r>
      <w:r w:rsidRPr="00CB1623">
        <w:t>markings</w:t>
      </w:r>
      <w:r w:rsidRPr="00CB1623">
        <w:rPr>
          <w:spacing w:val="-3"/>
        </w:rPr>
        <w:t xml:space="preserve"> </w:t>
      </w:r>
      <w:r w:rsidRPr="00CB1623">
        <w:t>on attachments and documents that will become a part of the contract.</w:t>
      </w:r>
    </w:p>
    <w:p w14:paraId="5109D9E7" w14:textId="77777777" w:rsidR="00386AD3" w:rsidRPr="00CB1623" w:rsidRDefault="00386AD3">
      <w:pPr>
        <w:pStyle w:val="BodyText"/>
        <w:spacing w:before="20"/>
      </w:pPr>
    </w:p>
    <w:p w14:paraId="5109D9E8" w14:textId="4B04B6EC" w:rsidR="00386AD3" w:rsidRPr="00CB1623" w:rsidRDefault="00390AE1">
      <w:pPr>
        <w:pStyle w:val="ListParagraph"/>
        <w:numPr>
          <w:ilvl w:val="1"/>
          <w:numId w:val="7"/>
        </w:numPr>
        <w:tabs>
          <w:tab w:val="left" w:pos="651"/>
        </w:tabs>
        <w:spacing w:before="1" w:line="259" w:lineRule="auto"/>
        <w:ind w:right="326" w:firstLine="0"/>
      </w:pPr>
      <w:r w:rsidRPr="00CB1623">
        <w:rPr>
          <w:b/>
        </w:rPr>
        <w:t>Cross-Referencing.</w:t>
      </w:r>
      <w:r w:rsidRPr="00CB1623">
        <w:rPr>
          <w:b/>
          <w:spacing w:val="-2"/>
        </w:rPr>
        <w:t xml:space="preserve"> </w:t>
      </w:r>
      <w:r w:rsidRPr="00CB1623">
        <w:t>To</w:t>
      </w:r>
      <w:r w:rsidRPr="00CB1623">
        <w:rPr>
          <w:spacing w:val="-4"/>
        </w:rPr>
        <w:t xml:space="preserve"> </w:t>
      </w:r>
      <w:r w:rsidRPr="00CB1623">
        <w:t>the</w:t>
      </w:r>
      <w:r w:rsidRPr="00CB1623">
        <w:rPr>
          <w:spacing w:val="-3"/>
        </w:rPr>
        <w:t xml:space="preserve"> </w:t>
      </w:r>
      <w:r w:rsidRPr="00CB1623">
        <w:t>greatest</w:t>
      </w:r>
      <w:r w:rsidRPr="00CB1623">
        <w:rPr>
          <w:spacing w:val="-1"/>
        </w:rPr>
        <w:t xml:space="preserve"> </w:t>
      </w:r>
      <w:r w:rsidRPr="00CB1623">
        <w:t>extent</w:t>
      </w:r>
      <w:r w:rsidRPr="00CB1623">
        <w:rPr>
          <w:spacing w:val="-1"/>
        </w:rPr>
        <w:t xml:space="preserve"> </w:t>
      </w:r>
      <w:r w:rsidRPr="00CB1623">
        <w:t>possible,</w:t>
      </w:r>
      <w:r w:rsidRPr="00CB1623">
        <w:rPr>
          <w:spacing w:val="-2"/>
        </w:rPr>
        <w:t xml:space="preserve"> </w:t>
      </w:r>
      <w:r w:rsidRPr="00CB1623">
        <w:t>each</w:t>
      </w:r>
      <w:r w:rsidRPr="00CB1623">
        <w:rPr>
          <w:spacing w:val="-2"/>
        </w:rPr>
        <w:t xml:space="preserve"> </w:t>
      </w:r>
      <w:r w:rsidRPr="00CB1623">
        <w:t>volume</w:t>
      </w:r>
      <w:r w:rsidRPr="00CB1623">
        <w:rPr>
          <w:spacing w:val="-2"/>
        </w:rPr>
        <w:t xml:space="preserve"> </w:t>
      </w:r>
      <w:r w:rsidRPr="00CB1623">
        <w:t>shall</w:t>
      </w:r>
      <w:r w:rsidRPr="00CB1623">
        <w:rPr>
          <w:spacing w:val="-1"/>
        </w:rPr>
        <w:t xml:space="preserve"> </w:t>
      </w:r>
      <w:r w:rsidRPr="00CB1623">
        <w:t>be</w:t>
      </w:r>
      <w:r w:rsidRPr="00CB1623">
        <w:rPr>
          <w:spacing w:val="-2"/>
        </w:rPr>
        <w:t xml:space="preserve"> </w:t>
      </w:r>
      <w:r w:rsidRPr="00CB1623">
        <w:t>written</w:t>
      </w:r>
      <w:r w:rsidRPr="00CB1623">
        <w:rPr>
          <w:spacing w:val="-6"/>
        </w:rPr>
        <w:t xml:space="preserve"> </w:t>
      </w:r>
      <w:r w:rsidRPr="00CB1623">
        <w:t>on</w:t>
      </w:r>
      <w:r w:rsidRPr="00CB1623">
        <w:rPr>
          <w:spacing w:val="-2"/>
        </w:rPr>
        <w:t xml:space="preserve"> </w:t>
      </w:r>
      <w:r w:rsidRPr="00CB1623">
        <w:t>a</w:t>
      </w:r>
      <w:r w:rsidRPr="00CB1623">
        <w:rPr>
          <w:spacing w:val="-2"/>
        </w:rPr>
        <w:t xml:space="preserve"> </w:t>
      </w:r>
      <w:r w:rsidRPr="00CB1623">
        <w:t>stand-alone</w:t>
      </w:r>
      <w:r w:rsidRPr="00CB1623">
        <w:rPr>
          <w:spacing w:val="-2"/>
        </w:rPr>
        <w:t xml:space="preserve"> </w:t>
      </w:r>
      <w:r w:rsidRPr="00CB1623">
        <w:t>basis so that its contents may be evaluated with no cross referencing to other volumes of the proposal. Information required</w:t>
      </w:r>
      <w:r w:rsidRPr="00CB1623">
        <w:rPr>
          <w:spacing w:val="-2"/>
        </w:rPr>
        <w:t xml:space="preserve"> </w:t>
      </w:r>
      <w:r w:rsidRPr="00CB1623">
        <w:t>for</w:t>
      </w:r>
      <w:r w:rsidRPr="00CB1623">
        <w:rPr>
          <w:spacing w:val="-2"/>
        </w:rPr>
        <w:t xml:space="preserve"> </w:t>
      </w:r>
      <w:r w:rsidRPr="00CB1623">
        <w:t>proposal</w:t>
      </w:r>
      <w:r w:rsidRPr="00CB1623">
        <w:rPr>
          <w:spacing w:val="-4"/>
        </w:rPr>
        <w:t xml:space="preserve"> </w:t>
      </w:r>
      <w:r w:rsidRPr="00CB1623">
        <w:t>evaluation</w:t>
      </w:r>
      <w:r w:rsidRPr="00CB1623">
        <w:rPr>
          <w:spacing w:val="-2"/>
        </w:rPr>
        <w:t xml:space="preserve"> </w:t>
      </w:r>
      <w:r w:rsidRPr="00CB1623">
        <w:t>which</w:t>
      </w:r>
      <w:r w:rsidRPr="00CB1623">
        <w:rPr>
          <w:spacing w:val="-2"/>
        </w:rPr>
        <w:t xml:space="preserve"> </w:t>
      </w:r>
      <w:r w:rsidRPr="00CB1623">
        <w:t>is</w:t>
      </w:r>
      <w:r w:rsidRPr="00CB1623">
        <w:rPr>
          <w:spacing w:val="-2"/>
        </w:rPr>
        <w:t xml:space="preserve"> </w:t>
      </w:r>
      <w:r w:rsidRPr="00CB1623">
        <w:t>not</w:t>
      </w:r>
      <w:r w:rsidRPr="00CB1623">
        <w:rPr>
          <w:spacing w:val="-1"/>
        </w:rPr>
        <w:t xml:space="preserve"> </w:t>
      </w:r>
      <w:r w:rsidRPr="00CB1623">
        <w:t>found</w:t>
      </w:r>
      <w:r w:rsidRPr="00CB1623">
        <w:rPr>
          <w:spacing w:val="-2"/>
        </w:rPr>
        <w:t xml:space="preserve"> </w:t>
      </w:r>
      <w:r w:rsidRPr="00CB1623">
        <w:t>in</w:t>
      </w:r>
      <w:r w:rsidRPr="00CB1623">
        <w:rPr>
          <w:spacing w:val="-5"/>
        </w:rPr>
        <w:t xml:space="preserve"> </w:t>
      </w:r>
      <w:r w:rsidRPr="00CB1623">
        <w:t>its</w:t>
      </w:r>
      <w:r w:rsidRPr="00CB1623">
        <w:rPr>
          <w:spacing w:val="-4"/>
        </w:rPr>
        <w:t xml:space="preserve"> </w:t>
      </w:r>
      <w:r w:rsidRPr="00CB1623">
        <w:t>designated</w:t>
      </w:r>
      <w:r w:rsidRPr="00CB1623">
        <w:rPr>
          <w:spacing w:val="-4"/>
        </w:rPr>
        <w:t xml:space="preserve"> </w:t>
      </w:r>
      <w:r w:rsidRPr="00CB1623">
        <w:t>volume</w:t>
      </w:r>
      <w:r w:rsidRPr="00CB1623">
        <w:rPr>
          <w:spacing w:val="-2"/>
        </w:rPr>
        <w:t xml:space="preserve"> </w:t>
      </w:r>
      <w:r w:rsidRPr="00CB1623">
        <w:t>and/or</w:t>
      </w:r>
      <w:r w:rsidRPr="00CB1623">
        <w:rPr>
          <w:spacing w:val="-2"/>
        </w:rPr>
        <w:t xml:space="preserve"> </w:t>
      </w:r>
      <w:r w:rsidRPr="00CB1623">
        <w:t>section</w:t>
      </w:r>
      <w:r w:rsidRPr="00CB1623">
        <w:rPr>
          <w:spacing w:val="-2"/>
        </w:rPr>
        <w:t xml:space="preserve"> </w:t>
      </w:r>
      <w:r w:rsidRPr="00CB1623">
        <w:t>will</w:t>
      </w:r>
      <w:r w:rsidRPr="00CB1623">
        <w:rPr>
          <w:spacing w:val="-1"/>
        </w:rPr>
        <w:t xml:space="preserve"> </w:t>
      </w:r>
      <w:r w:rsidRPr="00CB1623">
        <w:t>be</w:t>
      </w:r>
      <w:r w:rsidRPr="00CB1623">
        <w:rPr>
          <w:spacing w:val="-2"/>
        </w:rPr>
        <w:t xml:space="preserve"> </w:t>
      </w:r>
      <w:r w:rsidRPr="00CB1623">
        <w:t>assumed</w:t>
      </w:r>
      <w:r w:rsidRPr="00CB1623">
        <w:rPr>
          <w:spacing w:val="-4"/>
        </w:rPr>
        <w:t xml:space="preserve"> </w:t>
      </w:r>
      <w:r w:rsidRPr="00CB1623">
        <w:t xml:space="preserve">to have been omitted from the proposal. </w:t>
      </w:r>
    </w:p>
    <w:p w14:paraId="5109D9E9" w14:textId="77777777" w:rsidR="00386AD3" w:rsidRPr="00CB1623" w:rsidRDefault="00386AD3">
      <w:pPr>
        <w:pStyle w:val="BodyText"/>
        <w:spacing w:before="20"/>
      </w:pPr>
    </w:p>
    <w:p w14:paraId="5109D9EA" w14:textId="77777777" w:rsidR="00386AD3" w:rsidRPr="00CB1623" w:rsidRDefault="00390AE1">
      <w:pPr>
        <w:pStyle w:val="ListParagraph"/>
        <w:numPr>
          <w:ilvl w:val="1"/>
          <w:numId w:val="7"/>
        </w:numPr>
        <w:tabs>
          <w:tab w:val="left" w:pos="651"/>
        </w:tabs>
        <w:spacing w:line="259" w:lineRule="auto"/>
        <w:ind w:right="256" w:firstLine="0"/>
      </w:pPr>
      <w:r w:rsidRPr="00CB1623">
        <w:rPr>
          <w:b/>
        </w:rPr>
        <w:t>Table</w:t>
      </w:r>
      <w:r w:rsidRPr="00CB1623">
        <w:rPr>
          <w:b/>
          <w:spacing w:val="-1"/>
        </w:rPr>
        <w:t xml:space="preserve"> </w:t>
      </w:r>
      <w:r w:rsidRPr="00CB1623">
        <w:rPr>
          <w:b/>
        </w:rPr>
        <w:t>of</w:t>
      </w:r>
      <w:r w:rsidRPr="00CB1623">
        <w:rPr>
          <w:b/>
          <w:spacing w:val="-2"/>
        </w:rPr>
        <w:t xml:space="preserve"> </w:t>
      </w:r>
      <w:r w:rsidRPr="00CB1623">
        <w:rPr>
          <w:b/>
        </w:rPr>
        <w:t>Contents.</w:t>
      </w:r>
      <w:r w:rsidRPr="00CB1623">
        <w:rPr>
          <w:b/>
          <w:spacing w:val="-2"/>
        </w:rPr>
        <w:t xml:space="preserve"> </w:t>
      </w:r>
      <w:r w:rsidRPr="00CB1623">
        <w:t>Each</w:t>
      </w:r>
      <w:r w:rsidRPr="00CB1623">
        <w:rPr>
          <w:spacing w:val="-2"/>
        </w:rPr>
        <w:t xml:space="preserve"> </w:t>
      </w:r>
      <w:r w:rsidRPr="00CB1623">
        <w:t>volume</w:t>
      </w:r>
      <w:r w:rsidRPr="00CB1623">
        <w:rPr>
          <w:spacing w:val="-2"/>
        </w:rPr>
        <w:t xml:space="preserve"> </w:t>
      </w:r>
      <w:r w:rsidRPr="00CB1623">
        <w:t>shall</w:t>
      </w:r>
      <w:r w:rsidRPr="00CB1623">
        <w:rPr>
          <w:spacing w:val="-1"/>
        </w:rPr>
        <w:t xml:space="preserve"> </w:t>
      </w:r>
      <w:r w:rsidRPr="00CB1623">
        <w:t>contain</w:t>
      </w:r>
      <w:r w:rsidRPr="00CB1623">
        <w:rPr>
          <w:spacing w:val="-2"/>
        </w:rPr>
        <w:t xml:space="preserve"> </w:t>
      </w:r>
      <w:r w:rsidRPr="00CB1623">
        <w:t>a</w:t>
      </w:r>
      <w:r w:rsidRPr="00CB1623">
        <w:rPr>
          <w:spacing w:val="-4"/>
        </w:rPr>
        <w:t xml:space="preserve"> </w:t>
      </w:r>
      <w:r w:rsidRPr="00CB1623">
        <w:t>detailed</w:t>
      </w:r>
      <w:r w:rsidRPr="00CB1623">
        <w:rPr>
          <w:spacing w:val="-2"/>
        </w:rPr>
        <w:t xml:space="preserve"> </w:t>
      </w:r>
      <w:r w:rsidRPr="00CB1623">
        <w:t>table</w:t>
      </w:r>
      <w:r w:rsidRPr="00CB1623">
        <w:rPr>
          <w:spacing w:val="-4"/>
        </w:rPr>
        <w:t xml:space="preserve"> </w:t>
      </w:r>
      <w:r w:rsidRPr="00CB1623">
        <w:t>of</w:t>
      </w:r>
      <w:r w:rsidRPr="00CB1623">
        <w:rPr>
          <w:spacing w:val="-4"/>
        </w:rPr>
        <w:t xml:space="preserve"> </w:t>
      </w:r>
      <w:r w:rsidRPr="00CB1623">
        <w:t>contents</w:t>
      </w:r>
      <w:r w:rsidRPr="00CB1623">
        <w:rPr>
          <w:spacing w:val="-2"/>
        </w:rPr>
        <w:t xml:space="preserve"> </w:t>
      </w:r>
      <w:r w:rsidRPr="00CB1623">
        <w:t>to</w:t>
      </w:r>
      <w:r w:rsidRPr="00CB1623">
        <w:rPr>
          <w:spacing w:val="-5"/>
        </w:rPr>
        <w:t xml:space="preserve"> </w:t>
      </w:r>
      <w:r w:rsidRPr="00CB1623">
        <w:t>delineate</w:t>
      </w:r>
      <w:r w:rsidRPr="00CB1623">
        <w:rPr>
          <w:spacing w:val="-4"/>
        </w:rPr>
        <w:t xml:space="preserve"> </w:t>
      </w:r>
      <w:r w:rsidRPr="00CB1623">
        <w:t>the</w:t>
      </w:r>
      <w:r w:rsidRPr="00CB1623">
        <w:rPr>
          <w:spacing w:val="-2"/>
        </w:rPr>
        <w:t xml:space="preserve"> </w:t>
      </w:r>
      <w:r w:rsidRPr="00CB1623">
        <w:t xml:space="preserve">subparagraphs within that volume. However, a table of contents incorporating the details of Work Sample pages already outlined in </w:t>
      </w:r>
      <w:r w:rsidRPr="00EE65D4">
        <w:rPr>
          <w:i/>
        </w:rPr>
        <w:t xml:space="preserve">Appendix D to Section L, Cross-Reference Matrix </w:t>
      </w:r>
      <w:r w:rsidRPr="00EE65D4">
        <w:t>is not required. Tables</w:t>
      </w:r>
      <w:r w:rsidRPr="00CB1623">
        <w:t xml:space="preserve"> of contents do not count against the page limitations for their respective volumes.</w:t>
      </w:r>
    </w:p>
    <w:p w14:paraId="5109D9EB" w14:textId="77777777" w:rsidR="00386AD3" w:rsidRPr="00CB1623" w:rsidRDefault="00386AD3">
      <w:pPr>
        <w:pStyle w:val="BodyText"/>
        <w:spacing w:before="17"/>
      </w:pPr>
    </w:p>
    <w:p w14:paraId="5109D9EC" w14:textId="77777777" w:rsidR="00386AD3" w:rsidRPr="00CB1623" w:rsidRDefault="00390AE1">
      <w:pPr>
        <w:pStyle w:val="ListParagraph"/>
        <w:numPr>
          <w:ilvl w:val="1"/>
          <w:numId w:val="7"/>
        </w:numPr>
        <w:tabs>
          <w:tab w:val="left" w:pos="651"/>
        </w:tabs>
        <w:spacing w:line="259" w:lineRule="auto"/>
        <w:ind w:right="111" w:firstLine="0"/>
      </w:pPr>
      <w:r w:rsidRPr="00CB1623">
        <w:rPr>
          <w:b/>
        </w:rPr>
        <w:t>Glossary</w:t>
      </w:r>
      <w:r w:rsidRPr="00CB1623">
        <w:rPr>
          <w:b/>
          <w:spacing w:val="-2"/>
        </w:rPr>
        <w:t xml:space="preserve"> </w:t>
      </w:r>
      <w:r w:rsidRPr="00CB1623">
        <w:rPr>
          <w:b/>
        </w:rPr>
        <w:t>of</w:t>
      </w:r>
      <w:r w:rsidRPr="00CB1623">
        <w:rPr>
          <w:b/>
          <w:spacing w:val="-2"/>
        </w:rPr>
        <w:t xml:space="preserve"> </w:t>
      </w:r>
      <w:r w:rsidRPr="00CB1623">
        <w:rPr>
          <w:b/>
        </w:rPr>
        <w:t>Abbreviations</w:t>
      </w:r>
      <w:r w:rsidRPr="00CB1623">
        <w:rPr>
          <w:b/>
          <w:spacing w:val="-2"/>
        </w:rPr>
        <w:t xml:space="preserve"> </w:t>
      </w:r>
      <w:r w:rsidRPr="00CB1623">
        <w:rPr>
          <w:b/>
        </w:rPr>
        <w:t>and</w:t>
      </w:r>
      <w:r w:rsidRPr="00CB1623">
        <w:rPr>
          <w:b/>
          <w:spacing w:val="-2"/>
        </w:rPr>
        <w:t xml:space="preserve"> </w:t>
      </w:r>
      <w:r w:rsidRPr="00CB1623">
        <w:rPr>
          <w:b/>
        </w:rPr>
        <w:t>Acronyms.</w:t>
      </w:r>
      <w:r w:rsidRPr="00CB1623">
        <w:rPr>
          <w:b/>
          <w:spacing w:val="-5"/>
        </w:rPr>
        <w:t xml:space="preserve"> </w:t>
      </w:r>
      <w:r w:rsidRPr="00CB1623">
        <w:t>Each</w:t>
      </w:r>
      <w:r w:rsidRPr="00CB1623">
        <w:rPr>
          <w:spacing w:val="-4"/>
        </w:rPr>
        <w:t xml:space="preserve"> </w:t>
      </w:r>
      <w:r w:rsidRPr="00CB1623">
        <w:t>volume</w:t>
      </w:r>
      <w:r w:rsidRPr="00CB1623">
        <w:rPr>
          <w:spacing w:val="-4"/>
        </w:rPr>
        <w:t xml:space="preserve"> </w:t>
      </w:r>
      <w:r w:rsidRPr="00CB1623">
        <w:t>shall</w:t>
      </w:r>
      <w:r w:rsidRPr="00CB1623">
        <w:rPr>
          <w:spacing w:val="-1"/>
        </w:rPr>
        <w:t xml:space="preserve"> </w:t>
      </w:r>
      <w:r w:rsidRPr="00CB1623">
        <w:t>contain</w:t>
      </w:r>
      <w:r w:rsidRPr="00CB1623">
        <w:rPr>
          <w:spacing w:val="-5"/>
        </w:rPr>
        <w:t xml:space="preserve"> </w:t>
      </w:r>
      <w:r w:rsidRPr="00CB1623">
        <w:t>a</w:t>
      </w:r>
      <w:r w:rsidRPr="00CB1623">
        <w:rPr>
          <w:spacing w:val="-2"/>
        </w:rPr>
        <w:t xml:space="preserve"> </w:t>
      </w:r>
      <w:r w:rsidRPr="00CB1623">
        <w:t>glossary</w:t>
      </w:r>
      <w:r w:rsidRPr="00CB1623">
        <w:rPr>
          <w:spacing w:val="-2"/>
        </w:rPr>
        <w:t xml:space="preserve"> </w:t>
      </w:r>
      <w:r w:rsidRPr="00CB1623">
        <w:t>of</w:t>
      </w:r>
      <w:r w:rsidRPr="00CB1623">
        <w:rPr>
          <w:spacing w:val="-2"/>
        </w:rPr>
        <w:t xml:space="preserve"> </w:t>
      </w:r>
      <w:r w:rsidRPr="00CB1623">
        <w:t>all</w:t>
      </w:r>
      <w:r w:rsidRPr="00CB1623">
        <w:rPr>
          <w:spacing w:val="-4"/>
        </w:rPr>
        <w:t xml:space="preserve"> </w:t>
      </w:r>
      <w:r w:rsidRPr="00CB1623">
        <w:t>abbreviations</w:t>
      </w:r>
      <w:r w:rsidRPr="00CB1623">
        <w:rPr>
          <w:spacing w:val="-2"/>
        </w:rPr>
        <w:t xml:space="preserve"> </w:t>
      </w:r>
      <w:r w:rsidRPr="00CB1623">
        <w:t>and acronyms used, and with an explanation for each. Glossaries do not count against the page limitations for their respective volumes.</w:t>
      </w:r>
    </w:p>
    <w:p w14:paraId="5109D9ED" w14:textId="77777777" w:rsidR="00386AD3" w:rsidRPr="00CB1623" w:rsidRDefault="00386AD3">
      <w:pPr>
        <w:pStyle w:val="BodyText"/>
        <w:spacing w:before="20"/>
      </w:pPr>
    </w:p>
    <w:p w14:paraId="5109D9EE" w14:textId="169E605E" w:rsidR="00386AD3" w:rsidRPr="00CB1623" w:rsidRDefault="00390AE1">
      <w:pPr>
        <w:pStyle w:val="ListParagraph"/>
        <w:numPr>
          <w:ilvl w:val="1"/>
          <w:numId w:val="7"/>
        </w:numPr>
        <w:tabs>
          <w:tab w:val="left" w:pos="651"/>
        </w:tabs>
        <w:spacing w:line="259" w:lineRule="auto"/>
        <w:ind w:right="553" w:firstLine="0"/>
      </w:pPr>
      <w:r w:rsidRPr="00CB1623">
        <w:rPr>
          <w:b/>
        </w:rPr>
        <w:t xml:space="preserve">Teaming Arrangements. </w:t>
      </w:r>
      <w:r w:rsidRPr="00CB1623">
        <w:t xml:space="preserve">Offerors submitting a proposal as the prime </w:t>
      </w:r>
      <w:r w:rsidR="00180E8C">
        <w:t>o</w:t>
      </w:r>
      <w:r w:rsidRPr="00CB1623">
        <w:t>fferor in response to this solicitation</w:t>
      </w:r>
      <w:r w:rsidRPr="00CB1623">
        <w:rPr>
          <w:spacing w:val="-2"/>
        </w:rPr>
        <w:t xml:space="preserve"> </w:t>
      </w:r>
      <w:r w:rsidRPr="00CB1623">
        <w:t>are</w:t>
      </w:r>
      <w:r w:rsidRPr="00CB1623">
        <w:rPr>
          <w:spacing w:val="-2"/>
        </w:rPr>
        <w:t xml:space="preserve"> </w:t>
      </w:r>
      <w:r w:rsidRPr="00CB1623">
        <w:t>permitted</w:t>
      </w:r>
      <w:r w:rsidRPr="00CB1623">
        <w:rPr>
          <w:spacing w:val="-2"/>
        </w:rPr>
        <w:t xml:space="preserve"> </w:t>
      </w:r>
      <w:r w:rsidRPr="00CB1623">
        <w:t>to</w:t>
      </w:r>
      <w:r w:rsidRPr="00CB1623">
        <w:rPr>
          <w:spacing w:val="-5"/>
        </w:rPr>
        <w:t xml:space="preserve"> </w:t>
      </w:r>
      <w:r w:rsidRPr="00CB1623">
        <w:t>submit</w:t>
      </w:r>
      <w:r w:rsidRPr="00CB1623">
        <w:rPr>
          <w:spacing w:val="-4"/>
        </w:rPr>
        <w:t xml:space="preserve"> </w:t>
      </w:r>
      <w:r w:rsidRPr="00CB1623">
        <w:t>a</w:t>
      </w:r>
      <w:r w:rsidRPr="00CB1623">
        <w:rPr>
          <w:spacing w:val="-2"/>
        </w:rPr>
        <w:t xml:space="preserve"> </w:t>
      </w:r>
      <w:r w:rsidRPr="00CB1623">
        <w:t>separate</w:t>
      </w:r>
      <w:r w:rsidRPr="00CB1623">
        <w:rPr>
          <w:spacing w:val="-2"/>
        </w:rPr>
        <w:t xml:space="preserve"> </w:t>
      </w:r>
      <w:r w:rsidRPr="00CB1623">
        <w:t>proposal</w:t>
      </w:r>
      <w:r w:rsidRPr="00CB1623">
        <w:rPr>
          <w:spacing w:val="-4"/>
        </w:rPr>
        <w:t xml:space="preserve"> </w:t>
      </w:r>
      <w:r w:rsidRPr="00CB1623">
        <w:t>under</w:t>
      </w:r>
      <w:r w:rsidRPr="00CB1623">
        <w:rPr>
          <w:spacing w:val="-1"/>
        </w:rPr>
        <w:t xml:space="preserve"> </w:t>
      </w:r>
      <w:r w:rsidRPr="00CB1623">
        <w:t>which</w:t>
      </w:r>
      <w:r w:rsidRPr="00CB1623">
        <w:rPr>
          <w:spacing w:val="-4"/>
        </w:rPr>
        <w:t xml:space="preserve"> </w:t>
      </w:r>
      <w:r w:rsidRPr="00CB1623">
        <w:t>they</w:t>
      </w:r>
      <w:r w:rsidRPr="00CB1623">
        <w:rPr>
          <w:spacing w:val="-2"/>
        </w:rPr>
        <w:t xml:space="preserve"> </w:t>
      </w:r>
      <w:r w:rsidRPr="00CB1623">
        <w:t>would</w:t>
      </w:r>
      <w:r w:rsidRPr="00CB1623">
        <w:rPr>
          <w:spacing w:val="-5"/>
        </w:rPr>
        <w:t xml:space="preserve"> </w:t>
      </w:r>
      <w:r w:rsidRPr="00CB1623">
        <w:t>be</w:t>
      </w:r>
      <w:r w:rsidRPr="00CB1623">
        <w:rPr>
          <w:spacing w:val="-4"/>
        </w:rPr>
        <w:t xml:space="preserve"> </w:t>
      </w:r>
      <w:r w:rsidRPr="00CB1623">
        <w:t>a</w:t>
      </w:r>
      <w:r w:rsidRPr="00CB1623">
        <w:rPr>
          <w:spacing w:val="-2"/>
        </w:rPr>
        <w:t xml:space="preserve"> </w:t>
      </w:r>
      <w:r w:rsidRPr="00CB1623">
        <w:t>Subcontractor,</w:t>
      </w:r>
      <w:r w:rsidRPr="00CB1623">
        <w:rPr>
          <w:spacing w:val="-2"/>
        </w:rPr>
        <w:t xml:space="preserve"> </w:t>
      </w:r>
      <w:r w:rsidRPr="00CB1623">
        <w:t>or Joint Venture to another prime contractor. Subcontractors are permitted to support multiple prime contractors.</w:t>
      </w:r>
    </w:p>
    <w:p w14:paraId="5109D9EF" w14:textId="77777777" w:rsidR="00386AD3" w:rsidRPr="00CB1623" w:rsidRDefault="00386AD3">
      <w:pPr>
        <w:pStyle w:val="BodyText"/>
        <w:spacing w:before="19"/>
      </w:pPr>
    </w:p>
    <w:p w14:paraId="5109D9F0" w14:textId="320B32DF" w:rsidR="00386AD3" w:rsidRPr="00CB1623" w:rsidRDefault="00390AE1">
      <w:pPr>
        <w:pStyle w:val="ListParagraph"/>
        <w:numPr>
          <w:ilvl w:val="1"/>
          <w:numId w:val="7"/>
        </w:numPr>
        <w:tabs>
          <w:tab w:val="left" w:pos="651"/>
        </w:tabs>
        <w:spacing w:line="259" w:lineRule="auto"/>
        <w:ind w:right="288" w:firstLine="0"/>
      </w:pPr>
      <w:r w:rsidRPr="00CB1623">
        <w:rPr>
          <w:b/>
        </w:rPr>
        <w:t xml:space="preserve">Ordering Procedures. </w:t>
      </w:r>
      <w:r w:rsidRPr="00CB1623">
        <w:t>The Government intends to issue multiple-award indefinite-delivery, indefinite- quantity</w:t>
      </w:r>
      <w:r w:rsidRPr="00CB1623">
        <w:rPr>
          <w:spacing w:val="-3"/>
        </w:rPr>
        <w:t xml:space="preserve"> </w:t>
      </w:r>
      <w:r w:rsidRPr="00CB1623">
        <w:t>contracts.</w:t>
      </w:r>
      <w:r w:rsidRPr="00CB1623">
        <w:rPr>
          <w:spacing w:val="-3"/>
        </w:rPr>
        <w:t xml:space="preserve"> </w:t>
      </w:r>
      <w:r w:rsidRPr="00CB1623">
        <w:t>The</w:t>
      </w:r>
      <w:r w:rsidRPr="00CB1623">
        <w:rPr>
          <w:spacing w:val="-3"/>
        </w:rPr>
        <w:t xml:space="preserve"> </w:t>
      </w:r>
      <w:r w:rsidRPr="00CB1623">
        <w:t>Post-Award</w:t>
      </w:r>
      <w:r w:rsidRPr="00CB1623">
        <w:rPr>
          <w:spacing w:val="-3"/>
        </w:rPr>
        <w:t xml:space="preserve"> </w:t>
      </w:r>
      <w:r w:rsidRPr="00CB1623">
        <w:t>Conference</w:t>
      </w:r>
      <w:r w:rsidRPr="00CB1623">
        <w:rPr>
          <w:spacing w:val="-1"/>
        </w:rPr>
        <w:t xml:space="preserve"> </w:t>
      </w:r>
      <w:r w:rsidRPr="00CB1623">
        <w:t>Task</w:t>
      </w:r>
      <w:r w:rsidRPr="00CB1623">
        <w:rPr>
          <w:spacing w:val="-3"/>
        </w:rPr>
        <w:t xml:space="preserve"> </w:t>
      </w:r>
      <w:r w:rsidRPr="00CB1623">
        <w:t>Order</w:t>
      </w:r>
      <w:r w:rsidRPr="00CB1623">
        <w:rPr>
          <w:spacing w:val="-1"/>
        </w:rPr>
        <w:t xml:space="preserve"> </w:t>
      </w:r>
      <w:r w:rsidRPr="00CB1623">
        <w:t>will</w:t>
      </w:r>
      <w:r w:rsidRPr="00CB1623">
        <w:rPr>
          <w:spacing w:val="-2"/>
        </w:rPr>
        <w:t xml:space="preserve"> </w:t>
      </w:r>
      <w:r w:rsidRPr="00CB1623">
        <w:t>fulfill</w:t>
      </w:r>
      <w:r w:rsidRPr="00CB1623">
        <w:rPr>
          <w:spacing w:val="-5"/>
        </w:rPr>
        <w:t xml:space="preserve"> </w:t>
      </w:r>
      <w:r w:rsidRPr="00CB1623">
        <w:t>the</w:t>
      </w:r>
      <w:r w:rsidRPr="00CB1623">
        <w:rPr>
          <w:spacing w:val="-5"/>
        </w:rPr>
        <w:t xml:space="preserve"> </w:t>
      </w:r>
      <w:r w:rsidRPr="00CB1623">
        <w:t>minimum</w:t>
      </w:r>
      <w:r w:rsidRPr="00CB1623">
        <w:rPr>
          <w:spacing w:val="-2"/>
        </w:rPr>
        <w:t xml:space="preserve"> </w:t>
      </w:r>
      <w:r w:rsidRPr="00CB1623">
        <w:t>order</w:t>
      </w:r>
      <w:r w:rsidRPr="00CB1623">
        <w:rPr>
          <w:spacing w:val="-5"/>
        </w:rPr>
        <w:t xml:space="preserve"> </w:t>
      </w:r>
      <w:r w:rsidRPr="00CB1623">
        <w:t>requirement.</w:t>
      </w:r>
      <w:r w:rsidRPr="00CB1623">
        <w:rPr>
          <w:spacing w:val="-3"/>
        </w:rPr>
        <w:t xml:space="preserve"> </w:t>
      </w:r>
      <w:r w:rsidRPr="00CB1623">
        <w:t>Future ordering</w:t>
      </w:r>
      <w:r w:rsidRPr="00CB1623">
        <w:rPr>
          <w:spacing w:val="-4"/>
        </w:rPr>
        <w:t xml:space="preserve"> </w:t>
      </w:r>
      <w:r w:rsidRPr="00CB1623">
        <w:t>against MACC</w:t>
      </w:r>
      <w:r w:rsidRPr="00CB1623">
        <w:rPr>
          <w:spacing w:val="-2"/>
        </w:rPr>
        <w:t xml:space="preserve"> </w:t>
      </w:r>
      <w:r w:rsidRPr="00CB1623">
        <w:t>will be</w:t>
      </w:r>
      <w:r w:rsidRPr="00CB1623">
        <w:rPr>
          <w:spacing w:val="-1"/>
        </w:rPr>
        <w:t xml:space="preserve"> </w:t>
      </w:r>
      <w:r w:rsidRPr="00CB1623">
        <w:t>conducted</w:t>
      </w:r>
      <w:r w:rsidRPr="00CB1623">
        <w:rPr>
          <w:spacing w:val="-2"/>
        </w:rPr>
        <w:t xml:space="preserve"> </w:t>
      </w:r>
      <w:r w:rsidRPr="00CB1623">
        <w:t>in</w:t>
      </w:r>
      <w:r w:rsidRPr="00CB1623">
        <w:rPr>
          <w:spacing w:val="-1"/>
        </w:rPr>
        <w:t xml:space="preserve"> </w:t>
      </w:r>
      <w:r w:rsidRPr="00CB1623">
        <w:t>accordance</w:t>
      </w:r>
      <w:r w:rsidRPr="00CB1623">
        <w:rPr>
          <w:spacing w:val="-1"/>
        </w:rPr>
        <w:t xml:space="preserve"> </w:t>
      </w:r>
      <w:r w:rsidRPr="00CB1623">
        <w:t>with</w:t>
      </w:r>
      <w:r w:rsidRPr="00CB1623">
        <w:rPr>
          <w:spacing w:val="-1"/>
        </w:rPr>
        <w:t xml:space="preserve"> </w:t>
      </w:r>
      <w:r w:rsidRPr="00CB1623">
        <w:t>th</w:t>
      </w:r>
      <w:r w:rsidRPr="00AC43AE">
        <w:rPr>
          <w:highlight w:val="yellow"/>
          <w:rPrChange w:id="1" w:author="HINDS, SARA M CIV USAF AFMC AFSC/PZIOC" w:date="2025-09-17T09:31:00Z" w16du:dateUtc="2025-09-17T14:31:00Z">
            <w:rPr/>
          </w:rPrChange>
        </w:rPr>
        <w:t>e</w:t>
      </w:r>
      <w:r w:rsidRPr="00AC43AE">
        <w:rPr>
          <w:spacing w:val="-1"/>
          <w:highlight w:val="yellow"/>
          <w:rPrChange w:id="2" w:author="HINDS, SARA M CIV USAF AFMC AFSC/PZIOC" w:date="2025-09-17T09:31:00Z" w16du:dateUtc="2025-09-17T14:31:00Z">
            <w:rPr>
              <w:spacing w:val="-1"/>
            </w:rPr>
          </w:rPrChange>
        </w:rPr>
        <w:t xml:space="preserve"> </w:t>
      </w:r>
      <w:r w:rsidRPr="00AC43AE">
        <w:rPr>
          <w:highlight w:val="yellow"/>
          <w:rPrChange w:id="3" w:author="HINDS, SARA M CIV USAF AFMC AFSC/PZIOC" w:date="2025-09-17T09:31:00Z" w16du:dateUtc="2025-09-17T14:31:00Z">
            <w:rPr/>
          </w:rPrChange>
        </w:rPr>
        <w:t>Ordering</w:t>
      </w:r>
      <w:r w:rsidRPr="00AC43AE">
        <w:rPr>
          <w:spacing w:val="-1"/>
          <w:highlight w:val="yellow"/>
          <w:rPrChange w:id="4" w:author="HINDS, SARA M CIV USAF AFMC AFSC/PZIOC" w:date="2025-09-17T09:31:00Z" w16du:dateUtc="2025-09-17T14:31:00Z">
            <w:rPr>
              <w:spacing w:val="-1"/>
            </w:rPr>
          </w:rPrChange>
        </w:rPr>
        <w:t xml:space="preserve"> </w:t>
      </w:r>
      <w:r w:rsidRPr="00AC43AE">
        <w:rPr>
          <w:highlight w:val="yellow"/>
          <w:rPrChange w:id="5" w:author="HINDS, SARA M CIV USAF AFMC AFSC/PZIOC" w:date="2025-09-17T09:31:00Z" w16du:dateUtc="2025-09-17T14:31:00Z">
            <w:rPr/>
          </w:rPrChange>
        </w:rPr>
        <w:t>Procedures</w:t>
      </w:r>
      <w:r w:rsidRPr="00AC43AE">
        <w:rPr>
          <w:spacing w:val="-3"/>
          <w:highlight w:val="yellow"/>
          <w:rPrChange w:id="6" w:author="HINDS, SARA M CIV USAF AFMC AFSC/PZIOC" w:date="2025-09-17T09:31:00Z" w16du:dateUtc="2025-09-17T14:31:00Z">
            <w:rPr>
              <w:spacing w:val="-3"/>
            </w:rPr>
          </w:rPrChange>
        </w:rPr>
        <w:t xml:space="preserve"> </w:t>
      </w:r>
      <w:r w:rsidRPr="00AC43AE">
        <w:rPr>
          <w:highlight w:val="yellow"/>
          <w:rPrChange w:id="7" w:author="HINDS, SARA M CIV USAF AFMC AFSC/PZIOC" w:date="2025-09-17T09:31:00Z" w16du:dateUtc="2025-09-17T14:31:00Z">
            <w:rPr/>
          </w:rPrChange>
        </w:rPr>
        <w:t>outlined</w:t>
      </w:r>
      <w:r w:rsidRPr="00AC43AE">
        <w:rPr>
          <w:spacing w:val="-3"/>
          <w:highlight w:val="yellow"/>
          <w:rPrChange w:id="8" w:author="HINDS, SARA M CIV USAF AFMC AFSC/PZIOC" w:date="2025-09-17T09:31:00Z" w16du:dateUtc="2025-09-17T14:31:00Z">
            <w:rPr>
              <w:spacing w:val="-3"/>
            </w:rPr>
          </w:rPrChange>
        </w:rPr>
        <w:t xml:space="preserve"> </w:t>
      </w:r>
      <w:r w:rsidRPr="00AC43AE">
        <w:rPr>
          <w:highlight w:val="yellow"/>
          <w:rPrChange w:id="9" w:author="HINDS, SARA M CIV USAF AFMC AFSC/PZIOC" w:date="2025-09-17T09:31:00Z" w16du:dateUtc="2025-09-17T14:31:00Z">
            <w:rPr/>
          </w:rPrChange>
        </w:rPr>
        <w:t xml:space="preserve">in </w:t>
      </w:r>
      <w:r w:rsidRPr="00AC43AE">
        <w:rPr>
          <w:i/>
          <w:highlight w:val="yellow"/>
          <w:rPrChange w:id="10" w:author="HINDS, SARA M CIV USAF AFMC AFSC/PZIOC" w:date="2025-09-17T09:31:00Z" w16du:dateUtc="2025-09-17T14:31:00Z">
            <w:rPr>
              <w:i/>
            </w:rPr>
          </w:rPrChange>
        </w:rPr>
        <w:t>Attachment 2_ Ordering Guide</w:t>
      </w:r>
      <w:r w:rsidRPr="00AC43AE">
        <w:rPr>
          <w:highlight w:val="yellow"/>
          <w:rPrChange w:id="11" w:author="HINDS, SARA M CIV USAF AFMC AFSC/PZIOC" w:date="2025-09-17T09:31:00Z" w16du:dateUtc="2025-09-17T14:31:00Z">
            <w:rPr/>
          </w:rPrChange>
        </w:rPr>
        <w:t>,</w:t>
      </w:r>
      <w:r w:rsidRPr="00CB1623">
        <w:t xml:space="preserve"> which will be incorporated into the base contract.</w:t>
      </w:r>
    </w:p>
    <w:p w14:paraId="5109D9F1" w14:textId="77777777" w:rsidR="00386AD3" w:rsidRPr="00667FA2" w:rsidRDefault="00386AD3">
      <w:pPr>
        <w:pStyle w:val="BodyText"/>
        <w:spacing w:before="20"/>
      </w:pPr>
    </w:p>
    <w:p w14:paraId="5109D9F2" w14:textId="77777777" w:rsidR="00386AD3" w:rsidRPr="00667FA2" w:rsidRDefault="00390AE1">
      <w:pPr>
        <w:pStyle w:val="ListParagraph"/>
        <w:numPr>
          <w:ilvl w:val="1"/>
          <w:numId w:val="7"/>
        </w:numPr>
        <w:tabs>
          <w:tab w:val="left" w:pos="651"/>
        </w:tabs>
        <w:ind w:left="651" w:hanging="539"/>
      </w:pPr>
      <w:r w:rsidRPr="00667FA2">
        <w:rPr>
          <w:b/>
        </w:rPr>
        <w:t>Appendices</w:t>
      </w:r>
      <w:r w:rsidRPr="00667FA2">
        <w:rPr>
          <w:b/>
          <w:spacing w:val="-5"/>
        </w:rPr>
        <w:t xml:space="preserve"> </w:t>
      </w:r>
      <w:r w:rsidRPr="00667FA2">
        <w:rPr>
          <w:b/>
        </w:rPr>
        <w:t>to</w:t>
      </w:r>
      <w:r w:rsidRPr="00667FA2">
        <w:rPr>
          <w:b/>
          <w:spacing w:val="-3"/>
        </w:rPr>
        <w:t xml:space="preserve"> </w:t>
      </w:r>
      <w:r w:rsidRPr="00667FA2">
        <w:rPr>
          <w:b/>
        </w:rPr>
        <w:t>Section</w:t>
      </w:r>
      <w:r w:rsidRPr="00667FA2">
        <w:rPr>
          <w:b/>
          <w:spacing w:val="-3"/>
        </w:rPr>
        <w:t xml:space="preserve"> </w:t>
      </w:r>
      <w:r w:rsidRPr="00667FA2">
        <w:rPr>
          <w:b/>
        </w:rPr>
        <w:t>L</w:t>
      </w:r>
      <w:r w:rsidRPr="00667FA2">
        <w:t>.</w:t>
      </w:r>
      <w:r w:rsidRPr="00667FA2">
        <w:rPr>
          <w:spacing w:val="-5"/>
        </w:rPr>
        <w:t xml:space="preserve"> </w:t>
      </w:r>
      <w:r w:rsidRPr="00667FA2">
        <w:t>The</w:t>
      </w:r>
      <w:r w:rsidRPr="00667FA2">
        <w:rPr>
          <w:spacing w:val="-3"/>
        </w:rPr>
        <w:t xml:space="preserve"> </w:t>
      </w:r>
      <w:r w:rsidRPr="00667FA2">
        <w:t>following</w:t>
      </w:r>
      <w:r w:rsidRPr="00667FA2">
        <w:rPr>
          <w:spacing w:val="-2"/>
        </w:rPr>
        <w:t xml:space="preserve"> </w:t>
      </w:r>
      <w:r w:rsidRPr="00667FA2">
        <w:t>documents</w:t>
      </w:r>
      <w:r w:rsidRPr="00667FA2">
        <w:rPr>
          <w:spacing w:val="-3"/>
        </w:rPr>
        <w:t xml:space="preserve"> </w:t>
      </w:r>
      <w:r w:rsidRPr="00667FA2">
        <w:t>are</w:t>
      </w:r>
      <w:r w:rsidRPr="00667FA2">
        <w:rPr>
          <w:spacing w:val="-3"/>
        </w:rPr>
        <w:t xml:space="preserve"> </w:t>
      </w:r>
      <w:r w:rsidRPr="00667FA2">
        <w:t>appended</w:t>
      </w:r>
      <w:r w:rsidRPr="00667FA2">
        <w:rPr>
          <w:spacing w:val="-2"/>
        </w:rPr>
        <w:t xml:space="preserve"> </w:t>
      </w:r>
      <w:r w:rsidRPr="00667FA2">
        <w:t>to</w:t>
      </w:r>
      <w:r w:rsidRPr="00667FA2">
        <w:rPr>
          <w:spacing w:val="-3"/>
        </w:rPr>
        <w:t xml:space="preserve"> </w:t>
      </w:r>
      <w:r w:rsidRPr="00667FA2">
        <w:t>Section</w:t>
      </w:r>
      <w:r w:rsidRPr="00667FA2">
        <w:rPr>
          <w:spacing w:val="-6"/>
        </w:rPr>
        <w:t xml:space="preserve"> </w:t>
      </w:r>
      <w:r w:rsidRPr="00667FA2">
        <w:t>L</w:t>
      </w:r>
      <w:r w:rsidRPr="00667FA2">
        <w:rPr>
          <w:spacing w:val="-2"/>
        </w:rPr>
        <w:t xml:space="preserve"> </w:t>
      </w:r>
      <w:r w:rsidRPr="00667FA2">
        <w:t>of</w:t>
      </w:r>
      <w:r w:rsidRPr="00667FA2">
        <w:rPr>
          <w:spacing w:val="-5"/>
        </w:rPr>
        <w:t xml:space="preserve"> </w:t>
      </w:r>
      <w:r w:rsidRPr="00667FA2">
        <w:t>this</w:t>
      </w:r>
      <w:r w:rsidRPr="00667FA2">
        <w:rPr>
          <w:spacing w:val="-2"/>
        </w:rPr>
        <w:t xml:space="preserve"> solicitation:</w:t>
      </w:r>
    </w:p>
    <w:p w14:paraId="5109D9F3" w14:textId="77777777" w:rsidR="00386AD3" w:rsidRPr="00667FA2" w:rsidRDefault="00390AE1">
      <w:pPr>
        <w:pStyle w:val="ListParagraph"/>
        <w:numPr>
          <w:ilvl w:val="0"/>
          <w:numId w:val="6"/>
        </w:numPr>
        <w:tabs>
          <w:tab w:val="left" w:pos="1190"/>
        </w:tabs>
        <w:spacing w:before="182"/>
        <w:ind w:left="1190" w:hanging="358"/>
      </w:pPr>
      <w:r w:rsidRPr="00667FA2">
        <w:t>Corporate</w:t>
      </w:r>
      <w:r w:rsidRPr="00667FA2">
        <w:rPr>
          <w:spacing w:val="-6"/>
        </w:rPr>
        <w:t xml:space="preserve"> </w:t>
      </w:r>
      <w:r w:rsidRPr="00667FA2">
        <w:t>Relationships</w:t>
      </w:r>
      <w:r w:rsidRPr="00667FA2">
        <w:rPr>
          <w:spacing w:val="-6"/>
        </w:rPr>
        <w:t xml:space="preserve"> </w:t>
      </w:r>
      <w:r w:rsidRPr="00667FA2">
        <w:t>and</w:t>
      </w:r>
      <w:r w:rsidRPr="00667FA2">
        <w:rPr>
          <w:spacing w:val="-3"/>
        </w:rPr>
        <w:t xml:space="preserve"> </w:t>
      </w:r>
      <w:r w:rsidRPr="00667FA2">
        <w:rPr>
          <w:spacing w:val="-2"/>
        </w:rPr>
        <w:t>Structures</w:t>
      </w:r>
    </w:p>
    <w:p w14:paraId="5109D9F4" w14:textId="77777777" w:rsidR="00386AD3" w:rsidRPr="00667FA2" w:rsidRDefault="00390AE1">
      <w:pPr>
        <w:pStyle w:val="ListParagraph"/>
        <w:numPr>
          <w:ilvl w:val="0"/>
          <w:numId w:val="6"/>
        </w:numPr>
        <w:tabs>
          <w:tab w:val="left" w:pos="1191"/>
        </w:tabs>
        <w:spacing w:before="18"/>
        <w:ind w:left="1191" w:hanging="359"/>
      </w:pPr>
      <w:r w:rsidRPr="00667FA2">
        <w:t>Work</w:t>
      </w:r>
      <w:r w:rsidRPr="00667FA2">
        <w:rPr>
          <w:spacing w:val="-3"/>
        </w:rPr>
        <w:t xml:space="preserve"> </w:t>
      </w:r>
      <w:r w:rsidRPr="00667FA2">
        <w:t>Sample</w:t>
      </w:r>
      <w:r w:rsidRPr="00667FA2">
        <w:rPr>
          <w:spacing w:val="-2"/>
        </w:rPr>
        <w:t xml:space="preserve"> </w:t>
      </w:r>
      <w:r w:rsidRPr="00667FA2">
        <w:t>Cover</w:t>
      </w:r>
      <w:r w:rsidRPr="00667FA2">
        <w:rPr>
          <w:spacing w:val="-3"/>
        </w:rPr>
        <w:t xml:space="preserve"> </w:t>
      </w:r>
      <w:r w:rsidRPr="00667FA2">
        <w:rPr>
          <w:spacing w:val="-4"/>
        </w:rPr>
        <w:t>Sheet</w:t>
      </w:r>
    </w:p>
    <w:p w14:paraId="5109D9F5" w14:textId="77777777" w:rsidR="00386AD3" w:rsidRPr="00667FA2" w:rsidRDefault="00390AE1">
      <w:pPr>
        <w:pStyle w:val="ListParagraph"/>
        <w:numPr>
          <w:ilvl w:val="0"/>
          <w:numId w:val="6"/>
        </w:numPr>
        <w:tabs>
          <w:tab w:val="left" w:pos="1191"/>
        </w:tabs>
        <w:spacing w:before="21"/>
        <w:ind w:left="1191" w:hanging="359"/>
      </w:pPr>
      <w:r w:rsidRPr="00667FA2">
        <w:t>Self-</w:t>
      </w:r>
      <w:r w:rsidRPr="00667FA2">
        <w:rPr>
          <w:spacing w:val="-4"/>
        </w:rPr>
        <w:t xml:space="preserve"> </w:t>
      </w:r>
      <w:r w:rsidRPr="00667FA2">
        <w:t>Scoring</w:t>
      </w:r>
      <w:r w:rsidRPr="00667FA2">
        <w:rPr>
          <w:spacing w:val="-2"/>
        </w:rPr>
        <w:t xml:space="preserve"> Matrix</w:t>
      </w:r>
    </w:p>
    <w:p w14:paraId="5109D9F6" w14:textId="77777777" w:rsidR="00386AD3" w:rsidRPr="00AC43AE" w:rsidRDefault="00390AE1">
      <w:pPr>
        <w:pStyle w:val="ListParagraph"/>
        <w:numPr>
          <w:ilvl w:val="0"/>
          <w:numId w:val="6"/>
        </w:numPr>
        <w:tabs>
          <w:tab w:val="left" w:pos="1190"/>
        </w:tabs>
        <w:spacing w:before="20"/>
        <w:ind w:left="1190" w:hanging="358"/>
        <w:rPr>
          <w:highlight w:val="yellow"/>
          <w:rPrChange w:id="12" w:author="HINDS, SARA M CIV USAF AFMC AFSC/PZIOC" w:date="2025-09-17T09:31:00Z" w16du:dateUtc="2025-09-17T14:31:00Z">
            <w:rPr/>
          </w:rPrChange>
        </w:rPr>
      </w:pPr>
      <w:r w:rsidRPr="00AC43AE">
        <w:rPr>
          <w:highlight w:val="yellow"/>
          <w:rPrChange w:id="13" w:author="HINDS, SARA M CIV USAF AFMC AFSC/PZIOC" w:date="2025-09-17T09:31:00Z" w16du:dateUtc="2025-09-17T14:31:00Z">
            <w:rPr/>
          </w:rPrChange>
        </w:rPr>
        <w:t>Cross</w:t>
      </w:r>
      <w:r w:rsidRPr="00AC43AE">
        <w:rPr>
          <w:spacing w:val="-4"/>
          <w:highlight w:val="yellow"/>
          <w:rPrChange w:id="14" w:author="HINDS, SARA M CIV USAF AFMC AFSC/PZIOC" w:date="2025-09-17T09:31:00Z" w16du:dateUtc="2025-09-17T14:31:00Z">
            <w:rPr>
              <w:spacing w:val="-4"/>
            </w:rPr>
          </w:rPrChange>
        </w:rPr>
        <w:t xml:space="preserve"> </w:t>
      </w:r>
      <w:r w:rsidRPr="00AC43AE">
        <w:rPr>
          <w:highlight w:val="yellow"/>
          <w:rPrChange w:id="15" w:author="HINDS, SARA M CIV USAF AFMC AFSC/PZIOC" w:date="2025-09-17T09:31:00Z" w16du:dateUtc="2025-09-17T14:31:00Z">
            <w:rPr/>
          </w:rPrChange>
        </w:rPr>
        <w:t>Reference</w:t>
      </w:r>
      <w:r w:rsidRPr="00AC43AE">
        <w:rPr>
          <w:spacing w:val="-3"/>
          <w:highlight w:val="yellow"/>
          <w:rPrChange w:id="16" w:author="HINDS, SARA M CIV USAF AFMC AFSC/PZIOC" w:date="2025-09-17T09:31:00Z" w16du:dateUtc="2025-09-17T14:31:00Z">
            <w:rPr>
              <w:spacing w:val="-3"/>
            </w:rPr>
          </w:rPrChange>
        </w:rPr>
        <w:t xml:space="preserve"> </w:t>
      </w:r>
      <w:r w:rsidRPr="00AC43AE">
        <w:rPr>
          <w:spacing w:val="-2"/>
          <w:highlight w:val="yellow"/>
          <w:rPrChange w:id="17" w:author="HINDS, SARA M CIV USAF AFMC AFSC/PZIOC" w:date="2025-09-17T09:31:00Z" w16du:dateUtc="2025-09-17T14:31:00Z">
            <w:rPr>
              <w:spacing w:val="-2"/>
            </w:rPr>
          </w:rPrChange>
        </w:rPr>
        <w:t>Matrix</w:t>
      </w:r>
    </w:p>
    <w:p w14:paraId="5109D9F7" w14:textId="77777777" w:rsidR="00386AD3" w:rsidRPr="00667FA2" w:rsidRDefault="00390AE1">
      <w:pPr>
        <w:pStyle w:val="ListParagraph"/>
        <w:numPr>
          <w:ilvl w:val="0"/>
          <w:numId w:val="6"/>
        </w:numPr>
        <w:tabs>
          <w:tab w:val="left" w:pos="1191"/>
        </w:tabs>
        <w:spacing w:before="21"/>
        <w:ind w:left="1191" w:hanging="359"/>
      </w:pPr>
      <w:r w:rsidRPr="00667FA2">
        <w:t>Past</w:t>
      </w:r>
      <w:r w:rsidRPr="00667FA2">
        <w:rPr>
          <w:spacing w:val="-6"/>
        </w:rPr>
        <w:t xml:space="preserve"> </w:t>
      </w:r>
      <w:r w:rsidRPr="00667FA2">
        <w:t>Performance</w:t>
      </w:r>
      <w:r w:rsidRPr="00667FA2">
        <w:rPr>
          <w:spacing w:val="-7"/>
        </w:rPr>
        <w:t xml:space="preserve"> </w:t>
      </w:r>
      <w:r w:rsidRPr="00667FA2">
        <w:t>Information</w:t>
      </w:r>
      <w:r w:rsidRPr="00667FA2">
        <w:rPr>
          <w:spacing w:val="-6"/>
        </w:rPr>
        <w:t xml:space="preserve"> </w:t>
      </w:r>
      <w:r w:rsidRPr="00667FA2">
        <w:rPr>
          <w:spacing w:val="-2"/>
        </w:rPr>
        <w:t>Sheet</w:t>
      </w:r>
    </w:p>
    <w:p w14:paraId="5109D9F8" w14:textId="77777777" w:rsidR="00386AD3" w:rsidRPr="00E772E8" w:rsidRDefault="00390AE1">
      <w:pPr>
        <w:pStyle w:val="ListParagraph"/>
        <w:numPr>
          <w:ilvl w:val="0"/>
          <w:numId w:val="6"/>
        </w:numPr>
        <w:tabs>
          <w:tab w:val="left" w:pos="1191"/>
        </w:tabs>
        <w:spacing w:before="18"/>
        <w:ind w:left="1191" w:hanging="359"/>
        <w:rPr>
          <w:highlight w:val="yellow"/>
          <w:rPrChange w:id="18" w:author="HINDS, SARA M CIV USAF AFMC AFSC/PZIOC" w:date="2025-09-17T09:31:00Z" w16du:dateUtc="2025-09-17T14:31:00Z">
            <w:rPr/>
          </w:rPrChange>
        </w:rPr>
      </w:pPr>
      <w:r w:rsidRPr="00E772E8">
        <w:rPr>
          <w:highlight w:val="yellow"/>
          <w:rPrChange w:id="19" w:author="HINDS, SARA M CIV USAF AFMC AFSC/PZIOC" w:date="2025-09-17T09:31:00Z" w16du:dateUtc="2025-09-17T14:31:00Z">
            <w:rPr/>
          </w:rPrChange>
        </w:rPr>
        <w:t>PIEE</w:t>
      </w:r>
      <w:r w:rsidRPr="00E772E8">
        <w:rPr>
          <w:spacing w:val="-5"/>
          <w:highlight w:val="yellow"/>
          <w:rPrChange w:id="20" w:author="HINDS, SARA M CIV USAF AFMC AFSC/PZIOC" w:date="2025-09-17T09:31:00Z" w16du:dateUtc="2025-09-17T14:31:00Z">
            <w:rPr>
              <w:spacing w:val="-5"/>
            </w:rPr>
          </w:rPrChange>
        </w:rPr>
        <w:t xml:space="preserve"> </w:t>
      </w:r>
      <w:r w:rsidRPr="00E772E8">
        <w:rPr>
          <w:highlight w:val="yellow"/>
          <w:rPrChange w:id="21" w:author="HINDS, SARA M CIV USAF AFMC AFSC/PZIOC" w:date="2025-09-17T09:31:00Z" w16du:dateUtc="2025-09-17T14:31:00Z">
            <w:rPr/>
          </w:rPrChange>
        </w:rPr>
        <w:t>Solicitation</w:t>
      </w:r>
      <w:r w:rsidRPr="00E772E8">
        <w:rPr>
          <w:spacing w:val="-4"/>
          <w:highlight w:val="yellow"/>
          <w:rPrChange w:id="22" w:author="HINDS, SARA M CIV USAF AFMC AFSC/PZIOC" w:date="2025-09-17T09:31:00Z" w16du:dateUtc="2025-09-17T14:31:00Z">
            <w:rPr>
              <w:spacing w:val="-4"/>
            </w:rPr>
          </w:rPrChange>
        </w:rPr>
        <w:t xml:space="preserve"> </w:t>
      </w:r>
      <w:r w:rsidRPr="00E772E8">
        <w:rPr>
          <w:highlight w:val="yellow"/>
          <w:rPrChange w:id="23" w:author="HINDS, SARA M CIV USAF AFMC AFSC/PZIOC" w:date="2025-09-17T09:31:00Z" w16du:dateUtc="2025-09-17T14:31:00Z">
            <w:rPr/>
          </w:rPrChange>
        </w:rPr>
        <w:t>Module</w:t>
      </w:r>
      <w:r w:rsidRPr="00E772E8">
        <w:rPr>
          <w:spacing w:val="-6"/>
          <w:highlight w:val="yellow"/>
          <w:rPrChange w:id="24" w:author="HINDS, SARA M CIV USAF AFMC AFSC/PZIOC" w:date="2025-09-17T09:31:00Z" w16du:dateUtc="2025-09-17T14:31:00Z">
            <w:rPr>
              <w:spacing w:val="-6"/>
            </w:rPr>
          </w:rPrChange>
        </w:rPr>
        <w:t xml:space="preserve"> </w:t>
      </w:r>
      <w:r w:rsidRPr="00E772E8">
        <w:rPr>
          <w:highlight w:val="yellow"/>
          <w:rPrChange w:id="25" w:author="HINDS, SARA M CIV USAF AFMC AFSC/PZIOC" w:date="2025-09-17T09:31:00Z" w16du:dateUtc="2025-09-17T14:31:00Z">
            <w:rPr/>
          </w:rPrChange>
        </w:rPr>
        <w:t>Vendor</w:t>
      </w:r>
      <w:r w:rsidRPr="00E772E8">
        <w:rPr>
          <w:spacing w:val="-3"/>
          <w:highlight w:val="yellow"/>
          <w:rPrChange w:id="26" w:author="HINDS, SARA M CIV USAF AFMC AFSC/PZIOC" w:date="2025-09-17T09:31:00Z" w16du:dateUtc="2025-09-17T14:31:00Z">
            <w:rPr>
              <w:spacing w:val="-3"/>
            </w:rPr>
          </w:rPrChange>
        </w:rPr>
        <w:t xml:space="preserve"> </w:t>
      </w:r>
      <w:r w:rsidRPr="00E772E8">
        <w:rPr>
          <w:highlight w:val="yellow"/>
          <w:rPrChange w:id="27" w:author="HINDS, SARA M CIV USAF AFMC AFSC/PZIOC" w:date="2025-09-17T09:31:00Z" w16du:dateUtc="2025-09-17T14:31:00Z">
            <w:rPr/>
          </w:rPrChange>
        </w:rPr>
        <w:t>Access</w:t>
      </w:r>
      <w:r w:rsidRPr="00E772E8">
        <w:rPr>
          <w:spacing w:val="-3"/>
          <w:highlight w:val="yellow"/>
          <w:rPrChange w:id="28" w:author="HINDS, SARA M CIV USAF AFMC AFSC/PZIOC" w:date="2025-09-17T09:31:00Z" w16du:dateUtc="2025-09-17T14:31:00Z">
            <w:rPr>
              <w:spacing w:val="-3"/>
            </w:rPr>
          </w:rPrChange>
        </w:rPr>
        <w:t xml:space="preserve"> </w:t>
      </w:r>
      <w:r w:rsidRPr="00E772E8">
        <w:rPr>
          <w:spacing w:val="-2"/>
          <w:highlight w:val="yellow"/>
          <w:rPrChange w:id="29" w:author="HINDS, SARA M CIV USAF AFMC AFSC/PZIOC" w:date="2025-09-17T09:31:00Z" w16du:dateUtc="2025-09-17T14:31:00Z">
            <w:rPr>
              <w:spacing w:val="-2"/>
            </w:rPr>
          </w:rPrChange>
        </w:rPr>
        <w:t>Instructions</w:t>
      </w:r>
    </w:p>
    <w:p w14:paraId="5109D9F9" w14:textId="77777777" w:rsidR="00386AD3" w:rsidRDefault="00386AD3">
      <w:pPr>
        <w:sectPr w:rsidR="00386AD3">
          <w:pgSz w:w="12240" w:h="15840"/>
          <w:pgMar w:top="1380" w:right="1040" w:bottom="1980" w:left="1040" w:header="0" w:footer="1744" w:gutter="0"/>
          <w:cols w:space="720"/>
        </w:sectPr>
      </w:pPr>
    </w:p>
    <w:p w14:paraId="5109D9FA" w14:textId="77777777" w:rsidR="00386AD3" w:rsidRPr="00DA5F6B" w:rsidRDefault="00390AE1">
      <w:pPr>
        <w:pStyle w:val="Heading1"/>
        <w:numPr>
          <w:ilvl w:val="0"/>
          <w:numId w:val="7"/>
        </w:numPr>
        <w:tabs>
          <w:tab w:val="left" w:pos="471"/>
        </w:tabs>
        <w:spacing w:before="61"/>
        <w:ind w:left="471" w:hanging="359"/>
      </w:pPr>
      <w:r w:rsidRPr="00DA5F6B">
        <w:lastRenderedPageBreak/>
        <w:t>PROPOSAL</w:t>
      </w:r>
      <w:r w:rsidRPr="00DA5F6B">
        <w:rPr>
          <w:spacing w:val="-4"/>
        </w:rPr>
        <w:t xml:space="preserve"> </w:t>
      </w:r>
      <w:r w:rsidRPr="00DA5F6B">
        <w:rPr>
          <w:spacing w:val="-2"/>
        </w:rPr>
        <w:t>INSTRUCTIONS</w:t>
      </w:r>
    </w:p>
    <w:p w14:paraId="5109D9FB" w14:textId="77777777" w:rsidR="00386AD3" w:rsidRPr="00DA5F6B" w:rsidRDefault="00386AD3">
      <w:pPr>
        <w:pStyle w:val="BodyText"/>
        <w:spacing w:before="41"/>
        <w:rPr>
          <w:b/>
        </w:rPr>
      </w:pPr>
    </w:p>
    <w:p w14:paraId="5109D9FC" w14:textId="44D7753F" w:rsidR="00386AD3" w:rsidRPr="00DA5F6B" w:rsidRDefault="00390AE1">
      <w:pPr>
        <w:pStyle w:val="ListParagraph"/>
        <w:numPr>
          <w:ilvl w:val="1"/>
          <w:numId w:val="7"/>
        </w:numPr>
        <w:tabs>
          <w:tab w:val="left" w:pos="652"/>
        </w:tabs>
        <w:spacing w:line="259" w:lineRule="auto"/>
        <w:ind w:right="122" w:firstLine="0"/>
      </w:pPr>
      <w:r w:rsidRPr="00DA5F6B">
        <w:rPr>
          <w:b/>
        </w:rPr>
        <w:t xml:space="preserve">Proposal Due Date. Proposals must be completed and received prior to the time specified in Block 13 of the SF 1442. </w:t>
      </w:r>
      <w:r w:rsidRPr="00DA5F6B">
        <w:t xml:space="preserve">The proposal due date and time </w:t>
      </w:r>
      <w:r w:rsidRPr="000D0590">
        <w:t xml:space="preserve">for this solicitation is </w:t>
      </w:r>
      <w:r w:rsidR="000D0590" w:rsidRPr="000D0590">
        <w:rPr>
          <w:b/>
        </w:rPr>
        <w:t>DAY</w:t>
      </w:r>
      <w:r w:rsidR="007E5AE8" w:rsidRPr="000D0590">
        <w:rPr>
          <w:b/>
        </w:rPr>
        <w:t xml:space="preserve"> </w:t>
      </w:r>
      <w:r w:rsidR="000D0590" w:rsidRPr="000D0590">
        <w:rPr>
          <w:b/>
        </w:rPr>
        <w:t>MONTH</w:t>
      </w:r>
      <w:r w:rsidR="007E5AE8" w:rsidRPr="000D0590">
        <w:rPr>
          <w:b/>
        </w:rPr>
        <w:t xml:space="preserve"> </w:t>
      </w:r>
      <w:r w:rsidR="000D0590" w:rsidRPr="000D0590">
        <w:rPr>
          <w:b/>
        </w:rPr>
        <w:t>YEAR</w:t>
      </w:r>
      <w:r w:rsidR="006B6F96" w:rsidRPr="000D0590">
        <w:rPr>
          <w:b/>
        </w:rPr>
        <w:t xml:space="preserve"> at </w:t>
      </w:r>
      <w:r w:rsidR="00A10CE1" w:rsidRPr="000D0590">
        <w:rPr>
          <w:b/>
        </w:rPr>
        <w:t>1600</w:t>
      </w:r>
      <w:r w:rsidRPr="000D0590">
        <w:rPr>
          <w:b/>
        </w:rPr>
        <w:t xml:space="preserve"> Central </w:t>
      </w:r>
      <w:r w:rsidR="006B6F96" w:rsidRPr="000D0590">
        <w:rPr>
          <w:b/>
        </w:rPr>
        <w:t>Standard</w:t>
      </w:r>
      <w:r w:rsidRPr="000D0590">
        <w:rPr>
          <w:b/>
        </w:rPr>
        <w:t xml:space="preserve"> Time (C</w:t>
      </w:r>
      <w:r w:rsidR="006B6F96" w:rsidRPr="000D0590">
        <w:rPr>
          <w:b/>
        </w:rPr>
        <w:t>S</w:t>
      </w:r>
      <w:r w:rsidRPr="000D0590">
        <w:rPr>
          <w:b/>
        </w:rPr>
        <w:t>T)</w:t>
      </w:r>
      <w:r w:rsidRPr="000D0590">
        <w:t>. Proposals received after this time will be considered late. Late proposals will be processed IAW FAR 52.215-1(c),</w:t>
      </w:r>
      <w:r w:rsidRPr="000D0590">
        <w:rPr>
          <w:spacing w:val="-2"/>
        </w:rPr>
        <w:t xml:space="preserve"> </w:t>
      </w:r>
      <w:r w:rsidRPr="000D0590">
        <w:t>Submission, modification, revision,</w:t>
      </w:r>
      <w:r w:rsidRPr="000D0590">
        <w:rPr>
          <w:spacing w:val="-2"/>
        </w:rPr>
        <w:t xml:space="preserve"> </w:t>
      </w:r>
      <w:r w:rsidRPr="000D0590">
        <w:t>and</w:t>
      </w:r>
      <w:r w:rsidRPr="00DA5F6B">
        <w:t xml:space="preserve"> withdrawal of</w:t>
      </w:r>
      <w:r w:rsidRPr="00DA5F6B">
        <w:rPr>
          <w:spacing w:val="-1"/>
        </w:rPr>
        <w:t xml:space="preserve"> </w:t>
      </w:r>
      <w:r w:rsidRPr="00DA5F6B">
        <w:t xml:space="preserve">proposals. Proposal submission for this solicitation will be electronic via </w:t>
      </w:r>
      <w:r w:rsidR="005A61C9">
        <w:t xml:space="preserve">DoD Safe. </w:t>
      </w:r>
      <w:r w:rsidRPr="00DA5F6B">
        <w:t>Hand</w:t>
      </w:r>
      <w:r w:rsidRPr="00DA5F6B">
        <w:rPr>
          <w:spacing w:val="-2"/>
        </w:rPr>
        <w:t xml:space="preserve"> </w:t>
      </w:r>
      <w:r w:rsidRPr="00DA5F6B">
        <w:t>delivered</w:t>
      </w:r>
      <w:r w:rsidRPr="00DA5F6B">
        <w:rPr>
          <w:spacing w:val="-4"/>
        </w:rPr>
        <w:t xml:space="preserve"> </w:t>
      </w:r>
      <w:r w:rsidRPr="00DA5F6B">
        <w:t>proposals</w:t>
      </w:r>
      <w:r w:rsidRPr="00DA5F6B">
        <w:rPr>
          <w:spacing w:val="-3"/>
        </w:rPr>
        <w:t xml:space="preserve"> </w:t>
      </w:r>
      <w:r w:rsidRPr="00DA5F6B">
        <w:t>will</w:t>
      </w:r>
      <w:r w:rsidRPr="00DA5F6B">
        <w:rPr>
          <w:spacing w:val="-4"/>
        </w:rPr>
        <w:t xml:space="preserve"> </w:t>
      </w:r>
      <w:r w:rsidRPr="00DA5F6B">
        <w:t>not</w:t>
      </w:r>
      <w:r w:rsidRPr="00DA5F6B">
        <w:rPr>
          <w:spacing w:val="-4"/>
        </w:rPr>
        <w:t xml:space="preserve"> </w:t>
      </w:r>
      <w:r w:rsidRPr="00DA5F6B">
        <w:t>be</w:t>
      </w:r>
      <w:r w:rsidRPr="00DA5F6B">
        <w:rPr>
          <w:spacing w:val="-2"/>
        </w:rPr>
        <w:t xml:space="preserve"> </w:t>
      </w:r>
      <w:r w:rsidRPr="00DA5F6B">
        <w:t xml:space="preserve">accepted. </w:t>
      </w:r>
      <w:r w:rsidR="003B7134">
        <w:t xml:space="preserve">Proposals should be submitted </w:t>
      </w:r>
      <w:r w:rsidRPr="00DA5F6B">
        <w:t>via</w:t>
      </w:r>
      <w:r w:rsidRPr="00DA5F6B">
        <w:rPr>
          <w:spacing w:val="-2"/>
        </w:rPr>
        <w:t xml:space="preserve"> </w:t>
      </w:r>
      <w:r w:rsidRPr="00DA5F6B">
        <w:t>email to</w:t>
      </w:r>
      <w:r w:rsidRPr="00DA5F6B">
        <w:rPr>
          <w:spacing w:val="-3"/>
        </w:rPr>
        <w:t xml:space="preserve"> </w:t>
      </w:r>
      <w:r w:rsidRPr="00DA5F6B">
        <w:t xml:space="preserve">the PCO, </w:t>
      </w:r>
      <w:r w:rsidR="004F1D52" w:rsidRPr="00DA5F6B">
        <w:t xml:space="preserve">Ms. Sara Hinds at </w:t>
      </w:r>
      <w:hyperlink r:id="rId20" w:history="1">
        <w:r w:rsidR="0042748C" w:rsidRPr="009A5555">
          <w:rPr>
            <w:rStyle w:val="Hyperlink"/>
            <w:color w:val="auto"/>
            <w:u w:val="none"/>
          </w:rPr>
          <w:t>sara.hinds.2@us.af.mil</w:t>
        </w:r>
      </w:hyperlink>
      <w:r w:rsidR="0042748C" w:rsidRPr="00DA5F6B">
        <w:t xml:space="preserve"> </w:t>
      </w:r>
      <w:r w:rsidRPr="00DA5F6B">
        <w:t xml:space="preserve">and to the contract specialist </w:t>
      </w:r>
      <w:r w:rsidR="00CC026C">
        <w:t>2d Lt</w:t>
      </w:r>
      <w:r w:rsidR="0088638C" w:rsidRPr="00DA5F6B">
        <w:t xml:space="preserve"> </w:t>
      </w:r>
      <w:r w:rsidR="00CC026C">
        <w:t>Hailie Reyes</w:t>
      </w:r>
      <w:r w:rsidRPr="00DA5F6B">
        <w:t xml:space="preserve"> at </w:t>
      </w:r>
      <w:hyperlink r:id="rId21" w:history="1">
        <w:r w:rsidR="00E772E8" w:rsidRPr="00F87336">
          <w:rPr>
            <w:rStyle w:val="Hyperlink"/>
          </w:rPr>
          <w:t>Hailie.reyes@us.af.mil</w:t>
        </w:r>
      </w:hyperlink>
      <w:r w:rsidR="00E772E8">
        <w:t xml:space="preserve"> and SrA Alexandra Henderson at alexandra.henderson@us.af.mil</w:t>
      </w:r>
      <w:r w:rsidRPr="009A5555">
        <w:t>.</w:t>
      </w:r>
      <w:r w:rsidRPr="00DA5F6B">
        <w:t xml:space="preserve"> Confirmation shall include a date/time stamp documenting submission of the proposal before the proposal due date. If errors are encountered when submitting a proposal through</w:t>
      </w:r>
      <w:r w:rsidR="00A6677A">
        <w:t xml:space="preserve"> </w:t>
      </w:r>
      <w:r w:rsidR="008E16B8">
        <w:t>email</w:t>
      </w:r>
      <w:r w:rsidRPr="00DA5F6B">
        <w:t xml:space="preserve">, take screen shots of errors and contact the PCO </w:t>
      </w:r>
      <w:r w:rsidRPr="00DA5F6B">
        <w:rPr>
          <w:spacing w:val="-2"/>
        </w:rPr>
        <w:t>immediately.</w:t>
      </w:r>
    </w:p>
    <w:p w14:paraId="5109D9FD" w14:textId="77777777" w:rsidR="00386AD3" w:rsidRPr="00DA5F6B" w:rsidRDefault="00386AD3">
      <w:pPr>
        <w:pStyle w:val="BodyText"/>
        <w:spacing w:before="16"/>
      </w:pPr>
    </w:p>
    <w:p w14:paraId="5109D9FE" w14:textId="77777777" w:rsidR="00386AD3" w:rsidRPr="00DA5F6B" w:rsidRDefault="00390AE1">
      <w:pPr>
        <w:pStyle w:val="ListParagraph"/>
        <w:numPr>
          <w:ilvl w:val="1"/>
          <w:numId w:val="7"/>
        </w:numPr>
        <w:tabs>
          <w:tab w:val="left" w:pos="652"/>
        </w:tabs>
        <w:spacing w:before="1" w:line="259" w:lineRule="auto"/>
        <w:ind w:right="175" w:firstLine="0"/>
      </w:pPr>
      <w:r w:rsidRPr="00DA5F6B">
        <w:rPr>
          <w:b/>
        </w:rPr>
        <w:t xml:space="preserve">Proposal Organization. </w:t>
      </w:r>
      <w:r w:rsidRPr="00DA5F6B">
        <w:t>The Offeror shall prepare the proposal as set forth in Table 1, Proposal Organization.</w:t>
      </w:r>
      <w:r w:rsidRPr="00DA5F6B">
        <w:rPr>
          <w:spacing w:val="-1"/>
        </w:rPr>
        <w:t xml:space="preserve"> </w:t>
      </w:r>
      <w:r w:rsidRPr="00DA5F6B">
        <w:t>Only</w:t>
      </w:r>
      <w:r w:rsidRPr="00DA5F6B">
        <w:rPr>
          <w:spacing w:val="-4"/>
        </w:rPr>
        <w:t xml:space="preserve"> </w:t>
      </w:r>
      <w:r w:rsidRPr="00DA5F6B">
        <w:t>one</w:t>
      </w:r>
      <w:r w:rsidRPr="00DA5F6B">
        <w:rPr>
          <w:spacing w:val="-4"/>
        </w:rPr>
        <w:t xml:space="preserve"> </w:t>
      </w:r>
      <w:r w:rsidRPr="00DA5F6B">
        <w:t>(1)</w:t>
      </w:r>
      <w:r w:rsidRPr="00DA5F6B">
        <w:rPr>
          <w:spacing w:val="-4"/>
        </w:rPr>
        <w:t xml:space="preserve"> </w:t>
      </w:r>
      <w:r w:rsidRPr="00DA5F6B">
        <w:t>digital</w:t>
      </w:r>
      <w:r w:rsidRPr="00DA5F6B">
        <w:rPr>
          <w:spacing w:val="-4"/>
        </w:rPr>
        <w:t xml:space="preserve"> </w:t>
      </w:r>
      <w:r w:rsidRPr="00DA5F6B">
        <w:t>media</w:t>
      </w:r>
      <w:r w:rsidRPr="00DA5F6B">
        <w:rPr>
          <w:spacing w:val="-2"/>
        </w:rPr>
        <w:t xml:space="preserve"> </w:t>
      </w:r>
      <w:r w:rsidRPr="00DA5F6B">
        <w:t>copy</w:t>
      </w:r>
      <w:r w:rsidRPr="00DA5F6B">
        <w:rPr>
          <w:spacing w:val="-2"/>
        </w:rPr>
        <w:t xml:space="preserve"> </w:t>
      </w:r>
      <w:r w:rsidRPr="00DA5F6B">
        <w:t>of</w:t>
      </w:r>
      <w:r w:rsidRPr="00DA5F6B">
        <w:rPr>
          <w:spacing w:val="-4"/>
        </w:rPr>
        <w:t xml:space="preserve"> </w:t>
      </w:r>
      <w:r w:rsidRPr="00DA5F6B">
        <w:t>the</w:t>
      </w:r>
      <w:r w:rsidRPr="00DA5F6B">
        <w:rPr>
          <w:spacing w:val="-2"/>
        </w:rPr>
        <w:t xml:space="preserve"> </w:t>
      </w:r>
      <w:r w:rsidRPr="00DA5F6B">
        <w:t>proposal</w:t>
      </w:r>
      <w:r w:rsidRPr="00DA5F6B">
        <w:rPr>
          <w:spacing w:val="-1"/>
        </w:rPr>
        <w:t xml:space="preserve"> </w:t>
      </w:r>
      <w:r w:rsidRPr="00DA5F6B">
        <w:t>is</w:t>
      </w:r>
      <w:r w:rsidRPr="00DA5F6B">
        <w:rPr>
          <w:spacing w:val="-2"/>
        </w:rPr>
        <w:t xml:space="preserve"> </w:t>
      </w:r>
      <w:r w:rsidRPr="00DA5F6B">
        <w:t>requested. The</w:t>
      </w:r>
      <w:r w:rsidRPr="00DA5F6B">
        <w:rPr>
          <w:spacing w:val="-2"/>
        </w:rPr>
        <w:t xml:space="preserve"> </w:t>
      </w:r>
      <w:r w:rsidRPr="00DA5F6B">
        <w:t>volume</w:t>
      </w:r>
      <w:r w:rsidRPr="00DA5F6B">
        <w:rPr>
          <w:spacing w:val="-2"/>
        </w:rPr>
        <w:t xml:space="preserve"> </w:t>
      </w:r>
      <w:r w:rsidRPr="00DA5F6B">
        <w:t>folders</w:t>
      </w:r>
      <w:r w:rsidRPr="00DA5F6B">
        <w:rPr>
          <w:spacing w:val="-4"/>
        </w:rPr>
        <w:t xml:space="preserve"> </w:t>
      </w:r>
      <w:r w:rsidRPr="00DA5F6B">
        <w:t>and</w:t>
      </w:r>
      <w:r w:rsidRPr="00DA5F6B">
        <w:rPr>
          <w:spacing w:val="-2"/>
        </w:rPr>
        <w:t xml:space="preserve"> </w:t>
      </w:r>
      <w:r w:rsidRPr="00DA5F6B">
        <w:t>section</w:t>
      </w:r>
      <w:r w:rsidRPr="00DA5F6B">
        <w:rPr>
          <w:spacing w:val="-5"/>
        </w:rPr>
        <w:t xml:space="preserve"> </w:t>
      </w:r>
      <w:r w:rsidRPr="00DA5F6B">
        <w:t>files shall be</w:t>
      </w:r>
      <w:r w:rsidRPr="00DA5F6B">
        <w:rPr>
          <w:spacing w:val="-1"/>
        </w:rPr>
        <w:t xml:space="preserve"> </w:t>
      </w:r>
      <w:r w:rsidRPr="00DA5F6B">
        <w:t>as defined</w:t>
      </w:r>
      <w:r w:rsidRPr="00DA5F6B">
        <w:rPr>
          <w:spacing w:val="-1"/>
        </w:rPr>
        <w:t xml:space="preserve"> </w:t>
      </w:r>
      <w:r w:rsidRPr="00DA5F6B">
        <w:t>in</w:t>
      </w:r>
      <w:r w:rsidRPr="00DA5F6B">
        <w:rPr>
          <w:spacing w:val="-2"/>
        </w:rPr>
        <w:t xml:space="preserve"> </w:t>
      </w:r>
      <w:r w:rsidRPr="00DA5F6B">
        <w:t>this table, all of which</w:t>
      </w:r>
      <w:r w:rsidRPr="00DA5F6B">
        <w:rPr>
          <w:spacing w:val="-1"/>
        </w:rPr>
        <w:t xml:space="preserve"> </w:t>
      </w:r>
      <w:r w:rsidRPr="00DA5F6B">
        <w:t>shall be within</w:t>
      </w:r>
      <w:r w:rsidRPr="00DA5F6B">
        <w:rPr>
          <w:spacing w:val="-2"/>
        </w:rPr>
        <w:t xml:space="preserve"> </w:t>
      </w:r>
      <w:r w:rsidRPr="00DA5F6B">
        <w:t>the</w:t>
      </w:r>
      <w:r w:rsidRPr="00DA5F6B">
        <w:rPr>
          <w:spacing w:val="-1"/>
        </w:rPr>
        <w:t xml:space="preserve"> </w:t>
      </w:r>
      <w:r w:rsidRPr="00DA5F6B">
        <w:t>required page</w:t>
      </w:r>
      <w:r w:rsidRPr="00DA5F6B">
        <w:rPr>
          <w:spacing w:val="-1"/>
        </w:rPr>
        <w:t xml:space="preserve"> </w:t>
      </w:r>
      <w:r w:rsidRPr="00DA5F6B">
        <w:t>limits specified in Table 1, on</w:t>
      </w:r>
      <w:r w:rsidRPr="00DA5F6B">
        <w:rPr>
          <w:spacing w:val="-2"/>
        </w:rPr>
        <w:t xml:space="preserve"> </w:t>
      </w:r>
      <w:r w:rsidRPr="00DA5F6B">
        <w:t>the following page.</w:t>
      </w:r>
    </w:p>
    <w:p w14:paraId="5109D9FF" w14:textId="77777777" w:rsidR="00386AD3" w:rsidRDefault="00386AD3">
      <w:pPr>
        <w:spacing w:line="259" w:lineRule="auto"/>
        <w:sectPr w:rsidR="00386AD3">
          <w:pgSz w:w="12240" w:h="15840"/>
          <w:pgMar w:top="1380" w:right="1040" w:bottom="1980" w:left="1040" w:header="0" w:footer="1744" w:gutter="0"/>
          <w:cols w:space="720"/>
        </w:sectPr>
      </w:pPr>
    </w:p>
    <w:p w14:paraId="5109DA00" w14:textId="77777777" w:rsidR="00386AD3" w:rsidRDefault="00386AD3">
      <w:pPr>
        <w:pStyle w:val="BodyText"/>
        <w:spacing w:before="4"/>
        <w:rPr>
          <w:sz w:val="2"/>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1750"/>
        <w:gridCol w:w="4462"/>
        <w:gridCol w:w="1349"/>
        <w:gridCol w:w="1286"/>
      </w:tblGrid>
      <w:tr w:rsidR="00386AD3" w14:paraId="5109DA05" w14:textId="77777777">
        <w:trPr>
          <w:trHeight w:val="268"/>
        </w:trPr>
        <w:tc>
          <w:tcPr>
            <w:tcW w:w="2470" w:type="dxa"/>
            <w:gridSpan w:val="2"/>
            <w:tcBorders>
              <w:bottom w:val="nil"/>
              <w:right w:val="nil"/>
            </w:tcBorders>
            <w:shd w:val="clear" w:color="auto" w:fill="000000"/>
          </w:tcPr>
          <w:p w14:paraId="5109DA01" w14:textId="77777777" w:rsidR="00386AD3" w:rsidRDefault="00390AE1">
            <w:pPr>
              <w:pStyle w:val="TableParagraph"/>
              <w:spacing w:before="5" w:line="243" w:lineRule="exact"/>
              <w:ind w:left="153"/>
              <w:jc w:val="left"/>
              <w:rPr>
                <w:b/>
              </w:rPr>
            </w:pPr>
            <w:r>
              <w:rPr>
                <w:b/>
                <w:color w:val="FFFFFF"/>
                <w:spacing w:val="-2"/>
              </w:rPr>
              <w:t>Paragraph</w:t>
            </w:r>
          </w:p>
        </w:tc>
        <w:tc>
          <w:tcPr>
            <w:tcW w:w="4462" w:type="dxa"/>
            <w:tcBorders>
              <w:left w:val="nil"/>
              <w:bottom w:val="nil"/>
              <w:right w:val="nil"/>
            </w:tcBorders>
            <w:shd w:val="clear" w:color="auto" w:fill="000000"/>
          </w:tcPr>
          <w:p w14:paraId="5109DA02" w14:textId="77777777" w:rsidR="00386AD3" w:rsidRPr="00D22A63" w:rsidRDefault="00390AE1">
            <w:pPr>
              <w:pStyle w:val="TableParagraph"/>
              <w:spacing w:before="5" w:line="243" w:lineRule="exact"/>
              <w:ind w:left="1303"/>
              <w:jc w:val="left"/>
              <w:rPr>
                <w:b/>
              </w:rPr>
            </w:pPr>
            <w:r w:rsidRPr="00D22A63">
              <w:rPr>
                <w:b/>
                <w:color w:val="FFFFFF"/>
              </w:rPr>
              <w:t>Proposal</w:t>
            </w:r>
            <w:r w:rsidRPr="00D22A63">
              <w:rPr>
                <w:b/>
                <w:color w:val="FFFFFF"/>
                <w:spacing w:val="-3"/>
              </w:rPr>
              <w:t xml:space="preserve"> </w:t>
            </w:r>
            <w:r w:rsidRPr="00D22A63">
              <w:rPr>
                <w:b/>
                <w:color w:val="FFFFFF"/>
              </w:rPr>
              <w:t>Section</w:t>
            </w:r>
            <w:r w:rsidRPr="00D22A63">
              <w:rPr>
                <w:b/>
                <w:color w:val="FFFFFF"/>
                <w:spacing w:val="-3"/>
              </w:rPr>
              <w:t xml:space="preserve"> </w:t>
            </w:r>
            <w:r w:rsidRPr="00D22A63">
              <w:rPr>
                <w:b/>
                <w:color w:val="FFFFFF"/>
                <w:spacing w:val="-2"/>
              </w:rPr>
              <w:t>Title</w:t>
            </w:r>
          </w:p>
        </w:tc>
        <w:tc>
          <w:tcPr>
            <w:tcW w:w="1349" w:type="dxa"/>
            <w:tcBorders>
              <w:left w:val="nil"/>
              <w:bottom w:val="nil"/>
              <w:right w:val="nil"/>
            </w:tcBorders>
            <w:shd w:val="clear" w:color="auto" w:fill="000000"/>
          </w:tcPr>
          <w:p w14:paraId="5109DA03" w14:textId="77777777" w:rsidR="00386AD3" w:rsidRDefault="00386AD3">
            <w:pPr>
              <w:pStyle w:val="TableParagraph"/>
              <w:spacing w:line="240" w:lineRule="auto"/>
              <w:ind w:left="0"/>
              <w:jc w:val="left"/>
              <w:rPr>
                <w:sz w:val="18"/>
              </w:rPr>
            </w:pPr>
          </w:p>
        </w:tc>
        <w:tc>
          <w:tcPr>
            <w:tcW w:w="1286" w:type="dxa"/>
            <w:tcBorders>
              <w:left w:val="nil"/>
              <w:bottom w:val="nil"/>
            </w:tcBorders>
            <w:shd w:val="clear" w:color="auto" w:fill="000000"/>
          </w:tcPr>
          <w:p w14:paraId="5109DA04" w14:textId="77777777" w:rsidR="00386AD3" w:rsidRDefault="00390AE1">
            <w:pPr>
              <w:pStyle w:val="TableParagraph"/>
              <w:spacing w:before="5" w:line="243" w:lineRule="exact"/>
              <w:ind w:left="17"/>
              <w:rPr>
                <w:b/>
              </w:rPr>
            </w:pPr>
            <w:r>
              <w:rPr>
                <w:b/>
                <w:color w:val="FFFFFF"/>
              </w:rPr>
              <w:t>Page</w:t>
            </w:r>
            <w:r>
              <w:rPr>
                <w:b/>
                <w:color w:val="FFFFFF"/>
                <w:spacing w:val="-2"/>
              </w:rPr>
              <w:t xml:space="preserve"> Limit</w:t>
            </w:r>
          </w:p>
        </w:tc>
      </w:tr>
      <w:tr w:rsidR="00386AD3" w14:paraId="5109DA07" w14:textId="77777777">
        <w:trPr>
          <w:trHeight w:val="340"/>
        </w:trPr>
        <w:tc>
          <w:tcPr>
            <w:tcW w:w="9567" w:type="dxa"/>
            <w:gridSpan w:val="5"/>
            <w:tcBorders>
              <w:top w:val="nil"/>
            </w:tcBorders>
            <w:shd w:val="clear" w:color="auto" w:fill="F1F1F1"/>
          </w:tcPr>
          <w:p w14:paraId="5109DA06" w14:textId="77777777" w:rsidR="00386AD3" w:rsidRPr="00D22A63" w:rsidRDefault="00390AE1">
            <w:pPr>
              <w:pStyle w:val="TableParagraph"/>
              <w:spacing w:line="252" w:lineRule="exact"/>
              <w:ind w:left="44" w:right="34"/>
              <w:rPr>
                <w:b/>
              </w:rPr>
            </w:pPr>
            <w:r w:rsidRPr="00D22A63">
              <w:rPr>
                <w:b/>
              </w:rPr>
              <w:t>Volume</w:t>
            </w:r>
            <w:r w:rsidRPr="00D22A63">
              <w:rPr>
                <w:b/>
                <w:spacing w:val="-5"/>
              </w:rPr>
              <w:t xml:space="preserve"> </w:t>
            </w:r>
            <w:r w:rsidRPr="00D22A63">
              <w:rPr>
                <w:b/>
              </w:rPr>
              <w:t>I</w:t>
            </w:r>
            <w:r w:rsidRPr="00D22A63">
              <w:rPr>
                <w:b/>
                <w:spacing w:val="-3"/>
              </w:rPr>
              <w:t xml:space="preserve"> </w:t>
            </w:r>
            <w:r w:rsidRPr="00D22A63">
              <w:rPr>
                <w:b/>
              </w:rPr>
              <w:t>-</w:t>
            </w:r>
            <w:r w:rsidRPr="00D22A63">
              <w:rPr>
                <w:b/>
                <w:spacing w:val="-2"/>
              </w:rPr>
              <w:t xml:space="preserve"> </w:t>
            </w:r>
            <w:r w:rsidRPr="00D22A63">
              <w:rPr>
                <w:b/>
              </w:rPr>
              <w:t>Executive</w:t>
            </w:r>
            <w:r w:rsidRPr="00D22A63">
              <w:rPr>
                <w:b/>
                <w:spacing w:val="-2"/>
              </w:rPr>
              <w:t xml:space="preserve"> Summary</w:t>
            </w:r>
          </w:p>
        </w:tc>
      </w:tr>
      <w:tr w:rsidR="00386AD3" w14:paraId="5109DA09" w14:textId="77777777">
        <w:trPr>
          <w:trHeight w:val="505"/>
        </w:trPr>
        <w:tc>
          <w:tcPr>
            <w:tcW w:w="9567" w:type="dxa"/>
            <w:gridSpan w:val="5"/>
            <w:shd w:val="clear" w:color="auto" w:fill="F1F1F1"/>
          </w:tcPr>
          <w:p w14:paraId="5109DA08" w14:textId="77777777" w:rsidR="00386AD3" w:rsidRDefault="00390AE1">
            <w:pPr>
              <w:pStyle w:val="TableParagraph"/>
              <w:ind w:left="44"/>
              <w:rPr>
                <w:i/>
              </w:rPr>
            </w:pPr>
            <w:r>
              <w:rPr>
                <w:i/>
              </w:rPr>
              <w:t>File</w:t>
            </w:r>
            <w:r>
              <w:rPr>
                <w:i/>
                <w:spacing w:val="-3"/>
              </w:rPr>
              <w:t xml:space="preserve"> </w:t>
            </w:r>
            <w:r>
              <w:rPr>
                <w:i/>
              </w:rPr>
              <w:t xml:space="preserve">names: </w:t>
            </w:r>
            <w:r>
              <w:rPr>
                <w:i/>
                <w:spacing w:val="-2"/>
              </w:rPr>
              <w:t>CompanyName_MACC_Vol1_ExecSum.pdf</w:t>
            </w:r>
          </w:p>
        </w:tc>
      </w:tr>
      <w:tr w:rsidR="00386AD3" w14:paraId="5109DA0D" w14:textId="77777777">
        <w:trPr>
          <w:trHeight w:val="340"/>
        </w:trPr>
        <w:tc>
          <w:tcPr>
            <w:tcW w:w="720" w:type="dxa"/>
          </w:tcPr>
          <w:p w14:paraId="5109DA0A" w14:textId="77777777" w:rsidR="00386AD3" w:rsidRDefault="00390AE1">
            <w:pPr>
              <w:pStyle w:val="TableParagraph"/>
              <w:ind w:left="9" w:right="2"/>
            </w:pPr>
            <w:r>
              <w:rPr>
                <w:spacing w:val="-5"/>
              </w:rPr>
              <w:t>3.2</w:t>
            </w:r>
          </w:p>
        </w:tc>
        <w:tc>
          <w:tcPr>
            <w:tcW w:w="7561" w:type="dxa"/>
            <w:gridSpan w:val="3"/>
          </w:tcPr>
          <w:p w14:paraId="5109DA0B" w14:textId="77777777" w:rsidR="00386AD3" w:rsidRDefault="00390AE1">
            <w:pPr>
              <w:pStyle w:val="TableParagraph"/>
              <w:jc w:val="left"/>
            </w:pPr>
            <w:r>
              <w:t>Company</w:t>
            </w:r>
            <w:r>
              <w:rPr>
                <w:spacing w:val="-8"/>
              </w:rPr>
              <w:t xml:space="preserve"> </w:t>
            </w:r>
            <w:r>
              <w:t>Information/Cover</w:t>
            </w:r>
            <w:r>
              <w:rPr>
                <w:spacing w:val="-6"/>
              </w:rPr>
              <w:t xml:space="preserve"> </w:t>
            </w:r>
            <w:r>
              <w:rPr>
                <w:spacing w:val="-2"/>
              </w:rPr>
              <w:t>Letter</w:t>
            </w:r>
          </w:p>
        </w:tc>
        <w:tc>
          <w:tcPr>
            <w:tcW w:w="1286" w:type="dxa"/>
          </w:tcPr>
          <w:p w14:paraId="5109DA0C" w14:textId="77777777" w:rsidR="00386AD3" w:rsidRDefault="00390AE1">
            <w:pPr>
              <w:pStyle w:val="TableParagraph"/>
              <w:ind w:left="11"/>
            </w:pPr>
            <w:r>
              <w:rPr>
                <w:spacing w:val="-10"/>
              </w:rPr>
              <w:t>2</w:t>
            </w:r>
          </w:p>
        </w:tc>
      </w:tr>
      <w:tr w:rsidR="00386AD3" w14:paraId="5109DA11" w14:textId="77777777">
        <w:trPr>
          <w:trHeight w:val="342"/>
        </w:trPr>
        <w:tc>
          <w:tcPr>
            <w:tcW w:w="720" w:type="dxa"/>
          </w:tcPr>
          <w:p w14:paraId="5109DA0E" w14:textId="77777777" w:rsidR="00386AD3" w:rsidRDefault="00390AE1">
            <w:pPr>
              <w:pStyle w:val="TableParagraph"/>
              <w:spacing w:before="1" w:line="240" w:lineRule="auto"/>
              <w:ind w:left="9" w:right="2"/>
            </w:pPr>
            <w:r>
              <w:rPr>
                <w:spacing w:val="-5"/>
              </w:rPr>
              <w:t>3.3</w:t>
            </w:r>
          </w:p>
        </w:tc>
        <w:tc>
          <w:tcPr>
            <w:tcW w:w="7561" w:type="dxa"/>
            <w:gridSpan w:val="3"/>
          </w:tcPr>
          <w:p w14:paraId="5109DA0F" w14:textId="77777777" w:rsidR="00386AD3" w:rsidRDefault="00390AE1">
            <w:pPr>
              <w:pStyle w:val="TableParagraph"/>
              <w:spacing w:before="1" w:line="240" w:lineRule="auto"/>
              <w:jc w:val="left"/>
            </w:pPr>
            <w:r>
              <w:t>Authorized</w:t>
            </w:r>
            <w:r>
              <w:rPr>
                <w:spacing w:val="-6"/>
              </w:rPr>
              <w:t xml:space="preserve"> </w:t>
            </w:r>
            <w:r>
              <w:t>Offeror</w:t>
            </w:r>
            <w:r>
              <w:rPr>
                <w:spacing w:val="-6"/>
              </w:rPr>
              <w:t xml:space="preserve"> </w:t>
            </w:r>
            <w:r>
              <w:rPr>
                <w:spacing w:val="-2"/>
              </w:rPr>
              <w:t>Personnel</w:t>
            </w:r>
          </w:p>
        </w:tc>
        <w:tc>
          <w:tcPr>
            <w:tcW w:w="1286" w:type="dxa"/>
          </w:tcPr>
          <w:p w14:paraId="5109DA10" w14:textId="77777777" w:rsidR="00386AD3" w:rsidRDefault="00390AE1">
            <w:pPr>
              <w:pStyle w:val="TableParagraph"/>
              <w:spacing w:before="1" w:line="240" w:lineRule="auto"/>
              <w:ind w:left="11"/>
            </w:pPr>
            <w:r>
              <w:rPr>
                <w:spacing w:val="-10"/>
              </w:rPr>
              <w:t>1</w:t>
            </w:r>
          </w:p>
        </w:tc>
      </w:tr>
      <w:tr w:rsidR="00386AD3" w14:paraId="5109DA17" w14:textId="77777777">
        <w:trPr>
          <w:trHeight w:val="506"/>
        </w:trPr>
        <w:tc>
          <w:tcPr>
            <w:tcW w:w="720" w:type="dxa"/>
          </w:tcPr>
          <w:p w14:paraId="5109DA12" w14:textId="77777777" w:rsidR="00386AD3" w:rsidRDefault="00390AE1">
            <w:pPr>
              <w:pStyle w:val="TableParagraph"/>
              <w:ind w:left="9" w:right="2"/>
            </w:pPr>
            <w:r>
              <w:rPr>
                <w:spacing w:val="-5"/>
              </w:rPr>
              <w:t>3.4</w:t>
            </w:r>
          </w:p>
        </w:tc>
        <w:tc>
          <w:tcPr>
            <w:tcW w:w="6212" w:type="dxa"/>
            <w:gridSpan w:val="2"/>
          </w:tcPr>
          <w:p w14:paraId="5109DA13" w14:textId="77777777" w:rsidR="00386AD3" w:rsidRDefault="00390AE1">
            <w:pPr>
              <w:pStyle w:val="TableParagraph"/>
              <w:jc w:val="left"/>
            </w:pPr>
            <w:r>
              <w:t>Corporate</w:t>
            </w:r>
            <w:r>
              <w:rPr>
                <w:spacing w:val="-6"/>
              </w:rPr>
              <w:t xml:space="preserve"> </w:t>
            </w:r>
            <w:r>
              <w:t>Relationships</w:t>
            </w:r>
            <w:r>
              <w:rPr>
                <w:spacing w:val="-6"/>
              </w:rPr>
              <w:t xml:space="preserve"> </w:t>
            </w:r>
            <w:r>
              <w:t>and</w:t>
            </w:r>
            <w:r>
              <w:rPr>
                <w:spacing w:val="-3"/>
              </w:rPr>
              <w:t xml:space="preserve"> </w:t>
            </w:r>
            <w:r>
              <w:rPr>
                <w:spacing w:val="-2"/>
              </w:rPr>
              <w:t>Structures</w:t>
            </w:r>
          </w:p>
          <w:p w14:paraId="5109DA14" w14:textId="77777777" w:rsidR="00386AD3" w:rsidRDefault="00390AE1">
            <w:pPr>
              <w:pStyle w:val="TableParagraph"/>
              <w:spacing w:line="235" w:lineRule="exact"/>
              <w:jc w:val="left"/>
              <w:rPr>
                <w:i/>
              </w:rPr>
            </w:pPr>
            <w:r>
              <w:rPr>
                <w:i/>
              </w:rPr>
              <w:t>File</w:t>
            </w:r>
            <w:r>
              <w:rPr>
                <w:i/>
                <w:spacing w:val="-2"/>
              </w:rPr>
              <w:t xml:space="preserve"> </w:t>
            </w:r>
            <w:r>
              <w:rPr>
                <w:i/>
              </w:rPr>
              <w:t xml:space="preserve">Name: </w:t>
            </w:r>
            <w:r>
              <w:rPr>
                <w:i/>
                <w:spacing w:val="-2"/>
              </w:rPr>
              <w:t>CompanyName_MACC_Vol1_Team_Structure.pdf</w:t>
            </w:r>
          </w:p>
        </w:tc>
        <w:tc>
          <w:tcPr>
            <w:tcW w:w="1349" w:type="dxa"/>
          </w:tcPr>
          <w:p w14:paraId="5109DA15" w14:textId="77777777" w:rsidR="00386AD3" w:rsidRDefault="00390AE1">
            <w:pPr>
              <w:pStyle w:val="TableParagraph"/>
              <w:ind w:left="13" w:right="6"/>
            </w:pPr>
            <w:r>
              <w:t>Appendix</w:t>
            </w:r>
            <w:r>
              <w:rPr>
                <w:spacing w:val="-4"/>
              </w:rPr>
              <w:t xml:space="preserve"> </w:t>
            </w:r>
            <w:r>
              <w:rPr>
                <w:spacing w:val="-10"/>
              </w:rPr>
              <w:t>A</w:t>
            </w:r>
          </w:p>
        </w:tc>
        <w:tc>
          <w:tcPr>
            <w:tcW w:w="1286" w:type="dxa"/>
          </w:tcPr>
          <w:p w14:paraId="5109DA16" w14:textId="77777777" w:rsidR="00386AD3" w:rsidRDefault="00390AE1">
            <w:pPr>
              <w:pStyle w:val="TableParagraph"/>
              <w:ind w:left="11" w:right="3"/>
            </w:pPr>
            <w:r>
              <w:rPr>
                <w:spacing w:val="-4"/>
              </w:rPr>
              <w:t>None</w:t>
            </w:r>
          </w:p>
        </w:tc>
      </w:tr>
      <w:tr w:rsidR="00386AD3" w14:paraId="5109DA1B" w14:textId="77777777">
        <w:trPr>
          <w:trHeight w:val="340"/>
        </w:trPr>
        <w:tc>
          <w:tcPr>
            <w:tcW w:w="720" w:type="dxa"/>
          </w:tcPr>
          <w:p w14:paraId="5109DA18" w14:textId="77777777" w:rsidR="00386AD3" w:rsidRDefault="00390AE1">
            <w:pPr>
              <w:pStyle w:val="TableParagraph"/>
              <w:ind w:left="9" w:right="2"/>
            </w:pPr>
            <w:r>
              <w:rPr>
                <w:spacing w:val="-5"/>
              </w:rPr>
              <w:t>3.5</w:t>
            </w:r>
          </w:p>
        </w:tc>
        <w:tc>
          <w:tcPr>
            <w:tcW w:w="7561" w:type="dxa"/>
            <w:gridSpan w:val="3"/>
          </w:tcPr>
          <w:p w14:paraId="5109DA19" w14:textId="77777777" w:rsidR="00386AD3" w:rsidRDefault="00390AE1">
            <w:pPr>
              <w:pStyle w:val="TableParagraph"/>
              <w:jc w:val="left"/>
            </w:pPr>
            <w:r>
              <w:t>Financial</w:t>
            </w:r>
            <w:r>
              <w:rPr>
                <w:spacing w:val="-6"/>
              </w:rPr>
              <w:t xml:space="preserve"> </w:t>
            </w:r>
            <w:r>
              <w:t>Responsibility</w:t>
            </w:r>
            <w:r>
              <w:rPr>
                <w:spacing w:val="-6"/>
              </w:rPr>
              <w:t xml:space="preserve"> </w:t>
            </w:r>
            <w:r>
              <w:rPr>
                <w:spacing w:val="-2"/>
              </w:rPr>
              <w:t>Information</w:t>
            </w:r>
          </w:p>
        </w:tc>
        <w:tc>
          <w:tcPr>
            <w:tcW w:w="1286" w:type="dxa"/>
          </w:tcPr>
          <w:p w14:paraId="5109DA1A" w14:textId="77777777" w:rsidR="00386AD3" w:rsidRDefault="00390AE1">
            <w:pPr>
              <w:pStyle w:val="TableParagraph"/>
              <w:ind w:left="11" w:right="3"/>
            </w:pPr>
            <w:r>
              <w:rPr>
                <w:spacing w:val="-4"/>
              </w:rPr>
              <w:t>None</w:t>
            </w:r>
          </w:p>
        </w:tc>
      </w:tr>
      <w:tr w:rsidR="00386AD3" w14:paraId="5109DA1F" w14:textId="77777777">
        <w:trPr>
          <w:trHeight w:val="340"/>
        </w:trPr>
        <w:tc>
          <w:tcPr>
            <w:tcW w:w="720" w:type="dxa"/>
          </w:tcPr>
          <w:p w14:paraId="5109DA1C" w14:textId="77777777" w:rsidR="00386AD3" w:rsidRDefault="00390AE1">
            <w:pPr>
              <w:pStyle w:val="TableParagraph"/>
              <w:ind w:left="9" w:right="2"/>
            </w:pPr>
            <w:r>
              <w:rPr>
                <w:spacing w:val="-5"/>
              </w:rPr>
              <w:t>3.6</w:t>
            </w:r>
          </w:p>
        </w:tc>
        <w:tc>
          <w:tcPr>
            <w:tcW w:w="7561" w:type="dxa"/>
            <w:gridSpan w:val="3"/>
          </w:tcPr>
          <w:p w14:paraId="5109DA1D" w14:textId="77777777" w:rsidR="00386AD3" w:rsidRDefault="00390AE1">
            <w:pPr>
              <w:pStyle w:val="TableParagraph"/>
              <w:jc w:val="left"/>
            </w:pPr>
            <w:r>
              <w:t>Organizational</w:t>
            </w:r>
            <w:r>
              <w:rPr>
                <w:spacing w:val="-6"/>
              </w:rPr>
              <w:t xml:space="preserve"> </w:t>
            </w:r>
            <w:r>
              <w:t>Conflict</w:t>
            </w:r>
            <w:r>
              <w:rPr>
                <w:spacing w:val="-6"/>
              </w:rPr>
              <w:t xml:space="preserve"> </w:t>
            </w:r>
            <w:r>
              <w:t>of</w:t>
            </w:r>
            <w:r>
              <w:rPr>
                <w:spacing w:val="-6"/>
              </w:rPr>
              <w:t xml:space="preserve"> </w:t>
            </w:r>
            <w:r>
              <w:rPr>
                <w:spacing w:val="-2"/>
              </w:rPr>
              <w:t>Interest</w:t>
            </w:r>
          </w:p>
        </w:tc>
        <w:tc>
          <w:tcPr>
            <w:tcW w:w="1286" w:type="dxa"/>
          </w:tcPr>
          <w:p w14:paraId="5109DA1E" w14:textId="77777777" w:rsidR="00386AD3" w:rsidRDefault="00390AE1">
            <w:pPr>
              <w:pStyle w:val="TableParagraph"/>
              <w:ind w:left="11"/>
            </w:pPr>
            <w:r>
              <w:rPr>
                <w:spacing w:val="-5"/>
              </w:rPr>
              <w:t>10</w:t>
            </w:r>
          </w:p>
        </w:tc>
      </w:tr>
      <w:tr w:rsidR="00386AD3" w14:paraId="5109DA23" w14:textId="77777777">
        <w:trPr>
          <w:trHeight w:val="341"/>
        </w:trPr>
        <w:tc>
          <w:tcPr>
            <w:tcW w:w="720" w:type="dxa"/>
          </w:tcPr>
          <w:p w14:paraId="5109DA20" w14:textId="77777777" w:rsidR="00386AD3" w:rsidRDefault="00390AE1">
            <w:pPr>
              <w:pStyle w:val="TableParagraph"/>
              <w:spacing w:line="252" w:lineRule="exact"/>
              <w:ind w:left="9" w:right="2"/>
            </w:pPr>
            <w:r>
              <w:rPr>
                <w:spacing w:val="-5"/>
              </w:rPr>
              <w:t>3.7</w:t>
            </w:r>
          </w:p>
        </w:tc>
        <w:tc>
          <w:tcPr>
            <w:tcW w:w="7561" w:type="dxa"/>
            <w:gridSpan w:val="3"/>
          </w:tcPr>
          <w:p w14:paraId="5109DA21" w14:textId="77777777" w:rsidR="00386AD3" w:rsidRDefault="00390AE1">
            <w:pPr>
              <w:pStyle w:val="TableParagraph"/>
              <w:spacing w:line="252" w:lineRule="exact"/>
              <w:jc w:val="left"/>
            </w:pPr>
            <w:r>
              <w:t>Organizational</w:t>
            </w:r>
            <w:r>
              <w:rPr>
                <w:spacing w:val="-6"/>
              </w:rPr>
              <w:t xml:space="preserve"> </w:t>
            </w:r>
            <w:r>
              <w:t>Structure</w:t>
            </w:r>
            <w:r>
              <w:rPr>
                <w:spacing w:val="-6"/>
              </w:rPr>
              <w:t xml:space="preserve"> </w:t>
            </w:r>
            <w:r>
              <w:t>Change</w:t>
            </w:r>
            <w:r>
              <w:rPr>
                <w:spacing w:val="-6"/>
              </w:rPr>
              <w:t xml:space="preserve"> </w:t>
            </w:r>
            <w:r>
              <w:rPr>
                <w:spacing w:val="-2"/>
              </w:rPr>
              <w:t>History</w:t>
            </w:r>
          </w:p>
        </w:tc>
        <w:tc>
          <w:tcPr>
            <w:tcW w:w="1286" w:type="dxa"/>
          </w:tcPr>
          <w:p w14:paraId="5109DA22" w14:textId="77777777" w:rsidR="00386AD3" w:rsidRDefault="00390AE1">
            <w:pPr>
              <w:pStyle w:val="TableParagraph"/>
              <w:spacing w:line="252" w:lineRule="exact"/>
              <w:ind w:left="11"/>
            </w:pPr>
            <w:r>
              <w:rPr>
                <w:spacing w:val="-10"/>
              </w:rPr>
              <w:t>1</w:t>
            </w:r>
          </w:p>
        </w:tc>
      </w:tr>
      <w:tr w:rsidR="00386AD3" w14:paraId="5109DA25" w14:textId="77777777">
        <w:trPr>
          <w:trHeight w:val="253"/>
        </w:trPr>
        <w:tc>
          <w:tcPr>
            <w:tcW w:w="9567" w:type="dxa"/>
            <w:gridSpan w:val="5"/>
            <w:shd w:val="clear" w:color="auto" w:fill="F1F1F1"/>
          </w:tcPr>
          <w:p w14:paraId="5109DA24" w14:textId="77777777" w:rsidR="00386AD3" w:rsidRDefault="00390AE1">
            <w:pPr>
              <w:pStyle w:val="TableParagraph"/>
              <w:spacing w:before="1" w:line="233" w:lineRule="exact"/>
              <w:ind w:left="44" w:right="34"/>
              <w:rPr>
                <w:b/>
              </w:rPr>
            </w:pPr>
            <w:r>
              <w:rPr>
                <w:b/>
              </w:rPr>
              <w:t>Volume</w:t>
            </w:r>
            <w:r>
              <w:rPr>
                <w:b/>
                <w:spacing w:val="-4"/>
              </w:rPr>
              <w:t xml:space="preserve"> </w:t>
            </w:r>
            <w:r>
              <w:rPr>
                <w:b/>
              </w:rPr>
              <w:t>II</w:t>
            </w:r>
            <w:r>
              <w:rPr>
                <w:b/>
                <w:spacing w:val="-2"/>
              </w:rPr>
              <w:t xml:space="preserve"> </w:t>
            </w:r>
            <w:r>
              <w:rPr>
                <w:b/>
              </w:rPr>
              <w:t>–</w:t>
            </w:r>
            <w:r>
              <w:rPr>
                <w:b/>
                <w:spacing w:val="-5"/>
              </w:rPr>
              <w:t xml:space="preserve"> </w:t>
            </w:r>
            <w:r>
              <w:rPr>
                <w:b/>
              </w:rPr>
              <w:t>Technical</w:t>
            </w:r>
            <w:r>
              <w:rPr>
                <w:b/>
                <w:spacing w:val="-1"/>
              </w:rPr>
              <w:t xml:space="preserve"> </w:t>
            </w:r>
            <w:r>
              <w:rPr>
                <w:b/>
                <w:spacing w:val="-2"/>
              </w:rPr>
              <w:t>Experience</w:t>
            </w:r>
          </w:p>
        </w:tc>
      </w:tr>
      <w:tr w:rsidR="00386AD3" w14:paraId="5109DA2A" w14:textId="77777777">
        <w:trPr>
          <w:trHeight w:val="254"/>
        </w:trPr>
        <w:tc>
          <w:tcPr>
            <w:tcW w:w="720" w:type="dxa"/>
          </w:tcPr>
          <w:p w14:paraId="5109DA26" w14:textId="77777777" w:rsidR="00386AD3" w:rsidRDefault="00390AE1">
            <w:pPr>
              <w:pStyle w:val="TableParagraph"/>
              <w:spacing w:line="234" w:lineRule="exact"/>
              <w:ind w:left="9"/>
            </w:pPr>
            <w:r>
              <w:rPr>
                <w:spacing w:val="-2"/>
              </w:rPr>
              <w:t>4.1.2</w:t>
            </w:r>
          </w:p>
        </w:tc>
        <w:tc>
          <w:tcPr>
            <w:tcW w:w="6212" w:type="dxa"/>
            <w:gridSpan w:val="2"/>
          </w:tcPr>
          <w:p w14:paraId="5109DA27" w14:textId="77777777" w:rsidR="00386AD3" w:rsidRDefault="00390AE1">
            <w:pPr>
              <w:pStyle w:val="TableParagraph"/>
              <w:spacing w:line="234" w:lineRule="exact"/>
              <w:jc w:val="left"/>
            </w:pPr>
            <w:r>
              <w:t>Work</w:t>
            </w:r>
            <w:r>
              <w:rPr>
                <w:spacing w:val="-3"/>
              </w:rPr>
              <w:t xml:space="preserve"> </w:t>
            </w:r>
            <w:r>
              <w:t>Sample</w:t>
            </w:r>
            <w:r>
              <w:rPr>
                <w:spacing w:val="-2"/>
              </w:rPr>
              <w:t xml:space="preserve"> </w:t>
            </w:r>
            <w:r>
              <w:t>Cover</w:t>
            </w:r>
            <w:r>
              <w:rPr>
                <w:spacing w:val="-3"/>
              </w:rPr>
              <w:t xml:space="preserve"> </w:t>
            </w:r>
            <w:r>
              <w:rPr>
                <w:spacing w:val="-4"/>
              </w:rPr>
              <w:t>Sheet</w:t>
            </w:r>
          </w:p>
        </w:tc>
        <w:tc>
          <w:tcPr>
            <w:tcW w:w="1349" w:type="dxa"/>
          </w:tcPr>
          <w:p w14:paraId="5109DA28" w14:textId="77777777" w:rsidR="00386AD3" w:rsidRDefault="00390AE1">
            <w:pPr>
              <w:pStyle w:val="TableParagraph"/>
              <w:spacing w:line="234" w:lineRule="exact"/>
              <w:ind w:left="13" w:right="2"/>
            </w:pPr>
            <w:r>
              <w:t>Appendix</w:t>
            </w:r>
            <w:r>
              <w:rPr>
                <w:spacing w:val="-5"/>
              </w:rPr>
              <w:t xml:space="preserve"> </w:t>
            </w:r>
            <w:r>
              <w:rPr>
                <w:spacing w:val="-10"/>
              </w:rPr>
              <w:t>B</w:t>
            </w:r>
          </w:p>
        </w:tc>
        <w:tc>
          <w:tcPr>
            <w:tcW w:w="1286" w:type="dxa"/>
          </w:tcPr>
          <w:p w14:paraId="5109DA29" w14:textId="77777777" w:rsidR="00386AD3" w:rsidRDefault="00390AE1">
            <w:pPr>
              <w:pStyle w:val="TableParagraph"/>
              <w:spacing w:line="234" w:lineRule="exact"/>
              <w:ind w:left="11" w:right="1"/>
            </w:pPr>
            <w:r>
              <w:rPr>
                <w:spacing w:val="-2"/>
              </w:rPr>
              <w:t>3/sample</w:t>
            </w:r>
          </w:p>
        </w:tc>
      </w:tr>
      <w:tr w:rsidR="00386AD3" w14:paraId="5109DA2F" w14:textId="77777777">
        <w:trPr>
          <w:trHeight w:val="505"/>
        </w:trPr>
        <w:tc>
          <w:tcPr>
            <w:tcW w:w="720" w:type="dxa"/>
          </w:tcPr>
          <w:p w14:paraId="5109DA2B" w14:textId="77777777" w:rsidR="00386AD3" w:rsidRDefault="00390AE1">
            <w:pPr>
              <w:pStyle w:val="TableParagraph"/>
              <w:ind w:left="9"/>
            </w:pPr>
            <w:r>
              <w:rPr>
                <w:spacing w:val="-2"/>
              </w:rPr>
              <w:t>4.1.3</w:t>
            </w:r>
          </w:p>
        </w:tc>
        <w:tc>
          <w:tcPr>
            <w:tcW w:w="7561" w:type="dxa"/>
            <w:gridSpan w:val="3"/>
          </w:tcPr>
          <w:p w14:paraId="5109DA2C" w14:textId="77777777" w:rsidR="00386AD3" w:rsidRDefault="00390AE1">
            <w:pPr>
              <w:pStyle w:val="TableParagraph"/>
              <w:jc w:val="left"/>
            </w:pPr>
            <w:r>
              <w:t>Work</w:t>
            </w:r>
            <w:r>
              <w:rPr>
                <w:spacing w:val="-1"/>
              </w:rPr>
              <w:t xml:space="preserve"> </w:t>
            </w:r>
            <w:r>
              <w:rPr>
                <w:spacing w:val="-2"/>
              </w:rPr>
              <w:t>Samples</w:t>
            </w:r>
          </w:p>
          <w:p w14:paraId="5109DA2D" w14:textId="77777777" w:rsidR="00386AD3" w:rsidRDefault="00390AE1">
            <w:pPr>
              <w:pStyle w:val="TableParagraph"/>
              <w:spacing w:line="235" w:lineRule="exact"/>
              <w:jc w:val="left"/>
              <w:rPr>
                <w:i/>
              </w:rPr>
            </w:pPr>
            <w:r>
              <w:rPr>
                <w:i/>
              </w:rPr>
              <w:t>File</w:t>
            </w:r>
            <w:r>
              <w:rPr>
                <w:i/>
                <w:spacing w:val="-7"/>
              </w:rPr>
              <w:t xml:space="preserve"> </w:t>
            </w:r>
            <w:r>
              <w:rPr>
                <w:i/>
              </w:rPr>
              <w:t>Name:</w:t>
            </w:r>
            <w:r>
              <w:rPr>
                <w:i/>
                <w:spacing w:val="-6"/>
              </w:rPr>
              <w:t xml:space="preserve"> </w:t>
            </w:r>
            <w:r>
              <w:rPr>
                <w:i/>
              </w:rPr>
              <w:t>CompanyName_MACC_Vol2_WS1.pdf,</w:t>
            </w:r>
            <w:r>
              <w:rPr>
                <w:i/>
                <w:spacing w:val="-6"/>
              </w:rPr>
              <w:t xml:space="preserve"> </w:t>
            </w:r>
            <w:r>
              <w:rPr>
                <w:i/>
              </w:rPr>
              <w:t>WS2.pdf,</w:t>
            </w:r>
            <w:r>
              <w:rPr>
                <w:i/>
                <w:spacing w:val="-9"/>
              </w:rPr>
              <w:t xml:space="preserve"> </w:t>
            </w:r>
            <w:r>
              <w:rPr>
                <w:i/>
                <w:spacing w:val="-4"/>
              </w:rPr>
              <w:t>etc.</w:t>
            </w:r>
          </w:p>
        </w:tc>
        <w:tc>
          <w:tcPr>
            <w:tcW w:w="1286" w:type="dxa"/>
          </w:tcPr>
          <w:p w14:paraId="5109DA2E" w14:textId="1882FAC4" w:rsidR="00386AD3" w:rsidRDefault="00D22A63">
            <w:pPr>
              <w:pStyle w:val="TableParagraph"/>
              <w:ind w:left="11" w:right="3"/>
            </w:pPr>
            <w:r>
              <w:rPr>
                <w:spacing w:val="-4"/>
              </w:rPr>
              <w:t>36</w:t>
            </w:r>
          </w:p>
        </w:tc>
      </w:tr>
      <w:tr w:rsidR="00386AD3" w14:paraId="5109DA35" w14:textId="77777777">
        <w:trPr>
          <w:trHeight w:val="506"/>
        </w:trPr>
        <w:tc>
          <w:tcPr>
            <w:tcW w:w="720" w:type="dxa"/>
          </w:tcPr>
          <w:p w14:paraId="5109DA30" w14:textId="77777777" w:rsidR="00386AD3" w:rsidRDefault="00390AE1">
            <w:pPr>
              <w:pStyle w:val="TableParagraph"/>
              <w:ind w:left="9"/>
            </w:pPr>
            <w:r>
              <w:rPr>
                <w:spacing w:val="-2"/>
              </w:rPr>
              <w:t>4.1.4</w:t>
            </w:r>
          </w:p>
        </w:tc>
        <w:tc>
          <w:tcPr>
            <w:tcW w:w="6212" w:type="dxa"/>
            <w:gridSpan w:val="2"/>
          </w:tcPr>
          <w:p w14:paraId="5109DA31" w14:textId="77777777" w:rsidR="00386AD3" w:rsidRDefault="00390AE1">
            <w:pPr>
              <w:pStyle w:val="TableParagraph"/>
              <w:jc w:val="left"/>
            </w:pPr>
            <w:r>
              <w:t>Self-Scoring</w:t>
            </w:r>
            <w:r>
              <w:rPr>
                <w:spacing w:val="-7"/>
              </w:rPr>
              <w:t xml:space="preserve"> </w:t>
            </w:r>
            <w:r>
              <w:rPr>
                <w:spacing w:val="-2"/>
              </w:rPr>
              <w:t>Matrix</w:t>
            </w:r>
          </w:p>
          <w:p w14:paraId="5109DA32" w14:textId="77777777" w:rsidR="00386AD3" w:rsidRDefault="00390AE1">
            <w:pPr>
              <w:pStyle w:val="TableParagraph"/>
              <w:spacing w:line="235" w:lineRule="exact"/>
              <w:jc w:val="left"/>
              <w:rPr>
                <w:i/>
              </w:rPr>
            </w:pPr>
            <w:r>
              <w:rPr>
                <w:i/>
              </w:rPr>
              <w:t>File</w:t>
            </w:r>
            <w:r>
              <w:rPr>
                <w:i/>
                <w:spacing w:val="-13"/>
              </w:rPr>
              <w:t xml:space="preserve"> </w:t>
            </w:r>
            <w:r>
              <w:rPr>
                <w:i/>
              </w:rPr>
              <w:t>Name:</w:t>
            </w:r>
            <w:r>
              <w:rPr>
                <w:i/>
                <w:spacing w:val="-10"/>
              </w:rPr>
              <w:t xml:space="preserve"> </w:t>
            </w:r>
            <w:r>
              <w:rPr>
                <w:i/>
              </w:rPr>
              <w:t>CompanyName_MACC_Vol2_Self-</w:t>
            </w:r>
            <w:r>
              <w:rPr>
                <w:i/>
                <w:spacing w:val="-2"/>
              </w:rPr>
              <w:t>Scoring_Matrix.xlxs</w:t>
            </w:r>
          </w:p>
        </w:tc>
        <w:tc>
          <w:tcPr>
            <w:tcW w:w="1349" w:type="dxa"/>
          </w:tcPr>
          <w:p w14:paraId="5109DA33" w14:textId="77777777" w:rsidR="00386AD3" w:rsidRDefault="00390AE1">
            <w:pPr>
              <w:pStyle w:val="TableParagraph"/>
              <w:ind w:left="13" w:right="2"/>
            </w:pPr>
            <w:r>
              <w:t>Appendix</w:t>
            </w:r>
            <w:r>
              <w:rPr>
                <w:spacing w:val="-5"/>
              </w:rPr>
              <w:t xml:space="preserve"> </w:t>
            </w:r>
            <w:r>
              <w:rPr>
                <w:spacing w:val="-10"/>
              </w:rPr>
              <w:t>C</w:t>
            </w:r>
          </w:p>
        </w:tc>
        <w:tc>
          <w:tcPr>
            <w:tcW w:w="1286" w:type="dxa"/>
          </w:tcPr>
          <w:p w14:paraId="5109DA34" w14:textId="77777777" w:rsidR="00386AD3" w:rsidRDefault="00390AE1">
            <w:pPr>
              <w:pStyle w:val="TableParagraph"/>
              <w:ind w:left="11"/>
            </w:pPr>
            <w:r>
              <w:rPr>
                <w:spacing w:val="-10"/>
              </w:rPr>
              <w:t>3</w:t>
            </w:r>
          </w:p>
        </w:tc>
      </w:tr>
      <w:tr w:rsidR="00386AD3" w14:paraId="5109DA3B" w14:textId="77777777">
        <w:trPr>
          <w:trHeight w:val="758"/>
        </w:trPr>
        <w:tc>
          <w:tcPr>
            <w:tcW w:w="720" w:type="dxa"/>
          </w:tcPr>
          <w:p w14:paraId="5109DA36" w14:textId="77777777" w:rsidR="00386AD3" w:rsidRDefault="00390AE1">
            <w:pPr>
              <w:pStyle w:val="TableParagraph"/>
              <w:ind w:left="9"/>
            </w:pPr>
            <w:r>
              <w:rPr>
                <w:spacing w:val="-2"/>
              </w:rPr>
              <w:t>4.1.5</w:t>
            </w:r>
          </w:p>
        </w:tc>
        <w:tc>
          <w:tcPr>
            <w:tcW w:w="6212" w:type="dxa"/>
            <w:gridSpan w:val="2"/>
          </w:tcPr>
          <w:p w14:paraId="5109DA37" w14:textId="77777777" w:rsidR="00386AD3" w:rsidRDefault="00390AE1">
            <w:pPr>
              <w:pStyle w:val="TableParagraph"/>
              <w:jc w:val="left"/>
            </w:pPr>
            <w:r>
              <w:t>Cross-Reference</w:t>
            </w:r>
            <w:r>
              <w:rPr>
                <w:spacing w:val="-8"/>
              </w:rPr>
              <w:t xml:space="preserve"> </w:t>
            </w:r>
            <w:r>
              <w:rPr>
                <w:spacing w:val="-2"/>
              </w:rPr>
              <w:t>Matrix</w:t>
            </w:r>
          </w:p>
          <w:p w14:paraId="5109DA38" w14:textId="77777777" w:rsidR="00386AD3" w:rsidRDefault="00390AE1">
            <w:pPr>
              <w:pStyle w:val="TableParagraph"/>
              <w:spacing w:line="254" w:lineRule="exact"/>
              <w:jc w:val="left"/>
              <w:rPr>
                <w:i/>
              </w:rPr>
            </w:pPr>
            <w:r>
              <w:rPr>
                <w:i/>
              </w:rPr>
              <w:t xml:space="preserve">File Name: </w:t>
            </w:r>
            <w:r>
              <w:rPr>
                <w:i/>
                <w:spacing w:val="-2"/>
              </w:rPr>
              <w:t>CompanyName_MACC_Vol2_Cross_Reference_Matrix.xlxs</w:t>
            </w:r>
          </w:p>
        </w:tc>
        <w:tc>
          <w:tcPr>
            <w:tcW w:w="1349" w:type="dxa"/>
          </w:tcPr>
          <w:p w14:paraId="5109DA39" w14:textId="77777777" w:rsidR="00386AD3" w:rsidRDefault="00390AE1">
            <w:pPr>
              <w:pStyle w:val="TableParagraph"/>
              <w:ind w:left="13" w:right="5"/>
            </w:pPr>
            <w:r>
              <w:t>Appendix</w:t>
            </w:r>
            <w:r>
              <w:rPr>
                <w:spacing w:val="-5"/>
              </w:rPr>
              <w:t xml:space="preserve"> </w:t>
            </w:r>
            <w:r>
              <w:rPr>
                <w:spacing w:val="-10"/>
              </w:rPr>
              <w:t>D</w:t>
            </w:r>
          </w:p>
        </w:tc>
        <w:tc>
          <w:tcPr>
            <w:tcW w:w="1286" w:type="dxa"/>
          </w:tcPr>
          <w:p w14:paraId="5109DA3A" w14:textId="77777777" w:rsidR="00386AD3" w:rsidRDefault="00390AE1">
            <w:pPr>
              <w:pStyle w:val="TableParagraph"/>
              <w:ind w:left="11" w:right="3"/>
            </w:pPr>
            <w:r>
              <w:rPr>
                <w:spacing w:val="-4"/>
              </w:rPr>
              <w:t>None</w:t>
            </w:r>
          </w:p>
        </w:tc>
      </w:tr>
      <w:tr w:rsidR="00386AD3" w14:paraId="5109DA3D" w14:textId="77777777">
        <w:trPr>
          <w:trHeight w:val="252"/>
        </w:trPr>
        <w:tc>
          <w:tcPr>
            <w:tcW w:w="9567" w:type="dxa"/>
            <w:gridSpan w:val="5"/>
            <w:shd w:val="clear" w:color="auto" w:fill="F1F1F1"/>
          </w:tcPr>
          <w:p w14:paraId="5109DA3C" w14:textId="77777777" w:rsidR="00386AD3" w:rsidRDefault="00390AE1">
            <w:pPr>
              <w:pStyle w:val="TableParagraph"/>
              <w:spacing w:line="233" w:lineRule="exact"/>
              <w:ind w:left="44" w:right="33"/>
              <w:rPr>
                <w:b/>
              </w:rPr>
            </w:pPr>
            <w:r>
              <w:rPr>
                <w:b/>
              </w:rPr>
              <w:t>Volume</w:t>
            </w:r>
            <w:r>
              <w:rPr>
                <w:b/>
                <w:spacing w:val="-4"/>
              </w:rPr>
              <w:t xml:space="preserve"> </w:t>
            </w:r>
            <w:r>
              <w:rPr>
                <w:b/>
              </w:rPr>
              <w:t>III</w:t>
            </w:r>
            <w:r>
              <w:rPr>
                <w:b/>
                <w:spacing w:val="-1"/>
              </w:rPr>
              <w:t xml:space="preserve"> </w:t>
            </w:r>
            <w:r>
              <w:rPr>
                <w:b/>
              </w:rPr>
              <w:t>–</w:t>
            </w:r>
            <w:r>
              <w:rPr>
                <w:b/>
                <w:spacing w:val="-2"/>
              </w:rPr>
              <w:t xml:space="preserve"> </w:t>
            </w:r>
            <w:r>
              <w:rPr>
                <w:b/>
              </w:rPr>
              <w:t>Past</w:t>
            </w:r>
            <w:r>
              <w:rPr>
                <w:b/>
                <w:spacing w:val="-1"/>
              </w:rPr>
              <w:t xml:space="preserve"> </w:t>
            </w:r>
            <w:r>
              <w:rPr>
                <w:b/>
                <w:spacing w:val="-2"/>
              </w:rPr>
              <w:t>Performance</w:t>
            </w:r>
          </w:p>
        </w:tc>
      </w:tr>
      <w:tr w:rsidR="00386AD3" w14:paraId="5109DA3F" w14:textId="77777777">
        <w:trPr>
          <w:trHeight w:val="386"/>
        </w:trPr>
        <w:tc>
          <w:tcPr>
            <w:tcW w:w="9567" w:type="dxa"/>
            <w:gridSpan w:val="5"/>
            <w:shd w:val="clear" w:color="auto" w:fill="F1F1F1"/>
          </w:tcPr>
          <w:p w14:paraId="5109DA3E" w14:textId="77777777" w:rsidR="00386AD3" w:rsidRDefault="00390AE1">
            <w:pPr>
              <w:pStyle w:val="TableParagraph"/>
              <w:ind w:left="1725"/>
              <w:jc w:val="left"/>
              <w:rPr>
                <w:i/>
              </w:rPr>
            </w:pPr>
            <w:r>
              <w:rPr>
                <w:i/>
              </w:rPr>
              <w:t>File</w:t>
            </w:r>
            <w:r>
              <w:rPr>
                <w:i/>
                <w:spacing w:val="-1"/>
              </w:rPr>
              <w:t xml:space="preserve"> </w:t>
            </w:r>
            <w:r>
              <w:rPr>
                <w:i/>
                <w:spacing w:val="-2"/>
              </w:rPr>
              <w:t>name:CompanyName_MACC_Vol3_PastPerformance.pdf</w:t>
            </w:r>
          </w:p>
        </w:tc>
      </w:tr>
      <w:tr w:rsidR="00386AD3" w14:paraId="5109DA44" w14:textId="77777777">
        <w:trPr>
          <w:trHeight w:val="252"/>
        </w:trPr>
        <w:tc>
          <w:tcPr>
            <w:tcW w:w="720" w:type="dxa"/>
          </w:tcPr>
          <w:p w14:paraId="5109DA40" w14:textId="77777777" w:rsidR="00386AD3" w:rsidRDefault="00390AE1">
            <w:pPr>
              <w:pStyle w:val="TableParagraph"/>
              <w:spacing w:line="232" w:lineRule="exact"/>
              <w:ind w:left="9" w:right="2"/>
            </w:pPr>
            <w:r>
              <w:rPr>
                <w:spacing w:val="-5"/>
              </w:rPr>
              <w:t>5.2</w:t>
            </w:r>
          </w:p>
        </w:tc>
        <w:tc>
          <w:tcPr>
            <w:tcW w:w="6212" w:type="dxa"/>
            <w:gridSpan w:val="2"/>
          </w:tcPr>
          <w:p w14:paraId="5109DA41" w14:textId="77777777" w:rsidR="00386AD3" w:rsidRDefault="00390AE1">
            <w:pPr>
              <w:pStyle w:val="TableParagraph"/>
              <w:spacing w:line="232" w:lineRule="exact"/>
              <w:jc w:val="left"/>
            </w:pPr>
            <w:r>
              <w:t>Past</w:t>
            </w:r>
            <w:r>
              <w:rPr>
                <w:spacing w:val="-6"/>
              </w:rPr>
              <w:t xml:space="preserve"> </w:t>
            </w:r>
            <w:r>
              <w:t>Performance</w:t>
            </w:r>
            <w:r>
              <w:rPr>
                <w:spacing w:val="-7"/>
              </w:rPr>
              <w:t xml:space="preserve"> </w:t>
            </w:r>
            <w:r>
              <w:t>Information</w:t>
            </w:r>
            <w:r>
              <w:rPr>
                <w:spacing w:val="-6"/>
              </w:rPr>
              <w:t xml:space="preserve"> </w:t>
            </w:r>
            <w:r>
              <w:rPr>
                <w:spacing w:val="-2"/>
              </w:rPr>
              <w:t>Sheet</w:t>
            </w:r>
          </w:p>
        </w:tc>
        <w:tc>
          <w:tcPr>
            <w:tcW w:w="1349" w:type="dxa"/>
          </w:tcPr>
          <w:p w14:paraId="5109DA42" w14:textId="77777777" w:rsidR="00386AD3" w:rsidRDefault="00390AE1">
            <w:pPr>
              <w:pStyle w:val="TableParagraph"/>
              <w:spacing w:line="232" w:lineRule="exact"/>
              <w:ind w:left="13"/>
            </w:pPr>
            <w:r>
              <w:t>Appendix</w:t>
            </w:r>
            <w:r>
              <w:rPr>
                <w:spacing w:val="-5"/>
              </w:rPr>
              <w:t xml:space="preserve"> </w:t>
            </w:r>
            <w:r>
              <w:rPr>
                <w:spacing w:val="-10"/>
              </w:rPr>
              <w:t>E</w:t>
            </w:r>
          </w:p>
        </w:tc>
        <w:tc>
          <w:tcPr>
            <w:tcW w:w="1286" w:type="dxa"/>
          </w:tcPr>
          <w:p w14:paraId="5109DA43" w14:textId="77777777" w:rsidR="00386AD3" w:rsidRDefault="00390AE1">
            <w:pPr>
              <w:pStyle w:val="TableParagraph"/>
              <w:spacing w:line="232" w:lineRule="exact"/>
              <w:ind w:left="11" w:right="3"/>
            </w:pPr>
            <w:r>
              <w:rPr>
                <w:spacing w:val="-4"/>
              </w:rPr>
              <w:t>None</w:t>
            </w:r>
          </w:p>
        </w:tc>
      </w:tr>
      <w:tr w:rsidR="00386AD3" w14:paraId="5109DA48" w14:textId="77777777">
        <w:trPr>
          <w:trHeight w:val="253"/>
        </w:trPr>
        <w:tc>
          <w:tcPr>
            <w:tcW w:w="720" w:type="dxa"/>
          </w:tcPr>
          <w:p w14:paraId="5109DA45" w14:textId="77777777" w:rsidR="00386AD3" w:rsidRDefault="00390AE1">
            <w:pPr>
              <w:pStyle w:val="TableParagraph"/>
              <w:spacing w:line="234" w:lineRule="exact"/>
              <w:ind w:left="9" w:right="2"/>
            </w:pPr>
            <w:r>
              <w:rPr>
                <w:spacing w:val="-5"/>
              </w:rPr>
              <w:t>5.3</w:t>
            </w:r>
          </w:p>
        </w:tc>
        <w:tc>
          <w:tcPr>
            <w:tcW w:w="7561" w:type="dxa"/>
            <w:gridSpan w:val="3"/>
          </w:tcPr>
          <w:p w14:paraId="5109DA46" w14:textId="77777777" w:rsidR="00386AD3" w:rsidRDefault="00390AE1">
            <w:pPr>
              <w:pStyle w:val="TableParagraph"/>
              <w:spacing w:line="234" w:lineRule="exact"/>
              <w:jc w:val="left"/>
            </w:pPr>
            <w:r>
              <w:t>Contractor</w:t>
            </w:r>
            <w:r>
              <w:rPr>
                <w:spacing w:val="-7"/>
              </w:rPr>
              <w:t xml:space="preserve"> </w:t>
            </w:r>
            <w:r>
              <w:t>Performance</w:t>
            </w:r>
            <w:r>
              <w:rPr>
                <w:spacing w:val="-7"/>
              </w:rPr>
              <w:t xml:space="preserve"> </w:t>
            </w:r>
            <w:r>
              <w:t>Assessment</w:t>
            </w:r>
            <w:r>
              <w:rPr>
                <w:spacing w:val="-6"/>
              </w:rPr>
              <w:t xml:space="preserve"> </w:t>
            </w:r>
            <w:r>
              <w:t>Reports</w:t>
            </w:r>
            <w:r>
              <w:rPr>
                <w:spacing w:val="-6"/>
              </w:rPr>
              <w:t xml:space="preserve"> </w:t>
            </w:r>
            <w:r>
              <w:rPr>
                <w:spacing w:val="-2"/>
              </w:rPr>
              <w:t>(CPARs).</w:t>
            </w:r>
          </w:p>
        </w:tc>
        <w:tc>
          <w:tcPr>
            <w:tcW w:w="1286" w:type="dxa"/>
          </w:tcPr>
          <w:p w14:paraId="5109DA47" w14:textId="77777777" w:rsidR="00386AD3" w:rsidRDefault="00390AE1">
            <w:pPr>
              <w:pStyle w:val="TableParagraph"/>
              <w:spacing w:line="234" w:lineRule="exact"/>
              <w:ind w:left="11" w:right="3"/>
            </w:pPr>
            <w:r>
              <w:rPr>
                <w:spacing w:val="-4"/>
              </w:rPr>
              <w:t>None</w:t>
            </w:r>
          </w:p>
        </w:tc>
      </w:tr>
      <w:tr w:rsidR="00386AD3" w14:paraId="5109DA4A" w14:textId="77777777">
        <w:trPr>
          <w:trHeight w:val="251"/>
        </w:trPr>
        <w:tc>
          <w:tcPr>
            <w:tcW w:w="9567" w:type="dxa"/>
            <w:gridSpan w:val="5"/>
            <w:shd w:val="clear" w:color="auto" w:fill="F1F1F1"/>
          </w:tcPr>
          <w:p w14:paraId="5109DA49" w14:textId="77777777" w:rsidR="00386AD3" w:rsidRDefault="00390AE1">
            <w:pPr>
              <w:pStyle w:val="TableParagraph"/>
              <w:spacing w:line="232" w:lineRule="exact"/>
              <w:ind w:left="44" w:right="33"/>
              <w:rPr>
                <w:b/>
              </w:rPr>
            </w:pPr>
            <w:r>
              <w:rPr>
                <w:b/>
              </w:rPr>
              <w:t>Volume</w:t>
            </w:r>
            <w:r>
              <w:rPr>
                <w:b/>
                <w:spacing w:val="-5"/>
              </w:rPr>
              <w:t xml:space="preserve"> </w:t>
            </w:r>
            <w:r>
              <w:rPr>
                <w:b/>
              </w:rPr>
              <w:t>IV</w:t>
            </w:r>
            <w:r>
              <w:rPr>
                <w:b/>
                <w:spacing w:val="-1"/>
              </w:rPr>
              <w:t xml:space="preserve"> </w:t>
            </w:r>
            <w:r>
              <w:rPr>
                <w:b/>
              </w:rPr>
              <w:t>-</w:t>
            </w:r>
            <w:r>
              <w:rPr>
                <w:b/>
                <w:spacing w:val="-2"/>
              </w:rPr>
              <w:t xml:space="preserve"> </w:t>
            </w:r>
            <w:r>
              <w:rPr>
                <w:b/>
              </w:rPr>
              <w:t>Contract</w:t>
            </w:r>
            <w:r>
              <w:rPr>
                <w:b/>
                <w:spacing w:val="-1"/>
              </w:rPr>
              <w:t xml:space="preserve"> </w:t>
            </w:r>
            <w:r>
              <w:rPr>
                <w:b/>
                <w:spacing w:val="-2"/>
              </w:rPr>
              <w:t>Documentation</w:t>
            </w:r>
          </w:p>
        </w:tc>
      </w:tr>
      <w:tr w:rsidR="00386AD3" w14:paraId="5109DA4C" w14:textId="77777777">
        <w:trPr>
          <w:trHeight w:val="350"/>
        </w:trPr>
        <w:tc>
          <w:tcPr>
            <w:tcW w:w="9567" w:type="dxa"/>
            <w:gridSpan w:val="5"/>
            <w:shd w:val="clear" w:color="auto" w:fill="F1F1F1"/>
          </w:tcPr>
          <w:p w14:paraId="5109DA4B" w14:textId="77777777" w:rsidR="00386AD3" w:rsidRDefault="00390AE1">
            <w:pPr>
              <w:pStyle w:val="TableParagraph"/>
              <w:ind w:left="44" w:right="34"/>
              <w:rPr>
                <w:i/>
              </w:rPr>
            </w:pPr>
            <w:r>
              <w:rPr>
                <w:i/>
              </w:rPr>
              <w:t>File</w:t>
            </w:r>
            <w:r>
              <w:rPr>
                <w:i/>
                <w:spacing w:val="-1"/>
              </w:rPr>
              <w:t xml:space="preserve"> </w:t>
            </w:r>
            <w:r>
              <w:rPr>
                <w:i/>
                <w:spacing w:val="-2"/>
              </w:rPr>
              <w:t>name:CompanyName_MACC_Vol4_ContractDocumentation.pdf</w:t>
            </w:r>
          </w:p>
        </w:tc>
      </w:tr>
      <w:tr w:rsidR="00386AD3" w14:paraId="5109DA50" w14:textId="77777777">
        <w:trPr>
          <w:trHeight w:val="253"/>
        </w:trPr>
        <w:tc>
          <w:tcPr>
            <w:tcW w:w="720" w:type="dxa"/>
          </w:tcPr>
          <w:p w14:paraId="5109DA4D" w14:textId="77777777" w:rsidR="00386AD3" w:rsidRDefault="00390AE1">
            <w:pPr>
              <w:pStyle w:val="TableParagraph"/>
              <w:spacing w:line="234" w:lineRule="exact"/>
              <w:ind w:left="9" w:right="2"/>
            </w:pPr>
            <w:r>
              <w:rPr>
                <w:spacing w:val="-5"/>
              </w:rPr>
              <w:t>6.2</w:t>
            </w:r>
          </w:p>
        </w:tc>
        <w:tc>
          <w:tcPr>
            <w:tcW w:w="7561" w:type="dxa"/>
            <w:gridSpan w:val="3"/>
          </w:tcPr>
          <w:p w14:paraId="5109DA4E" w14:textId="77777777" w:rsidR="00386AD3" w:rsidRDefault="00390AE1">
            <w:pPr>
              <w:pStyle w:val="TableParagraph"/>
              <w:spacing w:line="234" w:lineRule="exact"/>
              <w:jc w:val="left"/>
            </w:pPr>
            <w:r>
              <w:t>IDIQ</w:t>
            </w:r>
            <w:r>
              <w:rPr>
                <w:spacing w:val="-10"/>
              </w:rPr>
              <w:t xml:space="preserve"> </w:t>
            </w:r>
            <w:r>
              <w:t>Solicitation/Contract</w:t>
            </w:r>
            <w:r>
              <w:rPr>
                <w:spacing w:val="-9"/>
              </w:rPr>
              <w:t xml:space="preserve"> </w:t>
            </w:r>
            <w:r>
              <w:rPr>
                <w:spacing w:val="-4"/>
              </w:rPr>
              <w:t>Form</w:t>
            </w:r>
          </w:p>
        </w:tc>
        <w:tc>
          <w:tcPr>
            <w:tcW w:w="1286" w:type="dxa"/>
          </w:tcPr>
          <w:p w14:paraId="5109DA4F" w14:textId="77777777" w:rsidR="00386AD3" w:rsidRDefault="00390AE1">
            <w:pPr>
              <w:pStyle w:val="TableParagraph"/>
              <w:spacing w:line="234" w:lineRule="exact"/>
              <w:ind w:left="11" w:right="3"/>
            </w:pPr>
            <w:r>
              <w:rPr>
                <w:spacing w:val="-4"/>
              </w:rPr>
              <w:t>None</w:t>
            </w:r>
          </w:p>
        </w:tc>
      </w:tr>
      <w:tr w:rsidR="00386AD3" w14:paraId="5109DA54" w14:textId="77777777">
        <w:trPr>
          <w:trHeight w:val="251"/>
        </w:trPr>
        <w:tc>
          <w:tcPr>
            <w:tcW w:w="720" w:type="dxa"/>
          </w:tcPr>
          <w:p w14:paraId="5109DA51" w14:textId="77777777" w:rsidR="00386AD3" w:rsidRDefault="00390AE1">
            <w:pPr>
              <w:pStyle w:val="TableParagraph"/>
              <w:spacing w:line="232" w:lineRule="exact"/>
              <w:ind w:left="9" w:right="2"/>
            </w:pPr>
            <w:r>
              <w:rPr>
                <w:spacing w:val="-5"/>
              </w:rPr>
              <w:t>6.3</w:t>
            </w:r>
          </w:p>
        </w:tc>
        <w:tc>
          <w:tcPr>
            <w:tcW w:w="7561" w:type="dxa"/>
            <w:gridSpan w:val="3"/>
          </w:tcPr>
          <w:p w14:paraId="5109DA52" w14:textId="77777777" w:rsidR="00386AD3" w:rsidRDefault="00390AE1">
            <w:pPr>
              <w:pStyle w:val="TableParagraph"/>
              <w:spacing w:line="232" w:lineRule="exact"/>
              <w:jc w:val="left"/>
            </w:pPr>
            <w:r>
              <w:t>Provisions</w:t>
            </w:r>
            <w:r>
              <w:rPr>
                <w:spacing w:val="-5"/>
              </w:rPr>
              <w:t xml:space="preserve"> </w:t>
            </w:r>
            <w:r>
              <w:t>and</w:t>
            </w:r>
            <w:r>
              <w:rPr>
                <w:spacing w:val="-4"/>
              </w:rPr>
              <w:t xml:space="preserve"> </w:t>
            </w:r>
            <w:r>
              <w:t>Clauses</w:t>
            </w:r>
            <w:r>
              <w:rPr>
                <w:spacing w:val="-6"/>
              </w:rPr>
              <w:t xml:space="preserve"> </w:t>
            </w:r>
            <w:r>
              <w:t>Fill-</w:t>
            </w:r>
            <w:r>
              <w:rPr>
                <w:spacing w:val="-5"/>
              </w:rPr>
              <w:t>ins</w:t>
            </w:r>
          </w:p>
        </w:tc>
        <w:tc>
          <w:tcPr>
            <w:tcW w:w="1286" w:type="dxa"/>
          </w:tcPr>
          <w:p w14:paraId="5109DA53" w14:textId="77777777" w:rsidR="00386AD3" w:rsidRDefault="00390AE1">
            <w:pPr>
              <w:pStyle w:val="TableParagraph"/>
              <w:spacing w:line="232" w:lineRule="exact"/>
              <w:ind w:left="11" w:right="3"/>
            </w:pPr>
            <w:r>
              <w:rPr>
                <w:spacing w:val="-4"/>
              </w:rPr>
              <w:t>None</w:t>
            </w:r>
          </w:p>
        </w:tc>
      </w:tr>
      <w:tr w:rsidR="00386AD3" w14:paraId="5109DA58" w14:textId="77777777">
        <w:trPr>
          <w:trHeight w:val="253"/>
        </w:trPr>
        <w:tc>
          <w:tcPr>
            <w:tcW w:w="720" w:type="dxa"/>
          </w:tcPr>
          <w:p w14:paraId="5109DA55" w14:textId="77777777" w:rsidR="00386AD3" w:rsidRDefault="00390AE1">
            <w:pPr>
              <w:pStyle w:val="TableParagraph"/>
              <w:spacing w:before="1" w:line="233" w:lineRule="exact"/>
              <w:ind w:left="9" w:right="2"/>
            </w:pPr>
            <w:r>
              <w:rPr>
                <w:spacing w:val="-5"/>
              </w:rPr>
              <w:t>6.4</w:t>
            </w:r>
          </w:p>
        </w:tc>
        <w:tc>
          <w:tcPr>
            <w:tcW w:w="7561" w:type="dxa"/>
            <w:gridSpan w:val="3"/>
          </w:tcPr>
          <w:p w14:paraId="5109DA56" w14:textId="77777777" w:rsidR="00386AD3" w:rsidRDefault="00390AE1">
            <w:pPr>
              <w:pStyle w:val="TableParagraph"/>
              <w:spacing w:before="1" w:line="233" w:lineRule="exact"/>
              <w:jc w:val="left"/>
            </w:pPr>
            <w:r>
              <w:t>Section</w:t>
            </w:r>
            <w:r>
              <w:rPr>
                <w:spacing w:val="-2"/>
              </w:rPr>
              <w:t xml:space="preserve"> </w:t>
            </w:r>
            <w:r>
              <w:rPr>
                <w:spacing w:val="-10"/>
              </w:rPr>
              <w:t>K</w:t>
            </w:r>
          </w:p>
        </w:tc>
        <w:tc>
          <w:tcPr>
            <w:tcW w:w="1286" w:type="dxa"/>
          </w:tcPr>
          <w:p w14:paraId="5109DA57" w14:textId="77777777" w:rsidR="00386AD3" w:rsidRDefault="00390AE1">
            <w:pPr>
              <w:pStyle w:val="TableParagraph"/>
              <w:spacing w:before="1" w:line="233" w:lineRule="exact"/>
              <w:ind w:left="11" w:right="3"/>
            </w:pPr>
            <w:r>
              <w:rPr>
                <w:spacing w:val="-4"/>
              </w:rPr>
              <w:t>None</w:t>
            </w:r>
          </w:p>
        </w:tc>
      </w:tr>
      <w:tr w:rsidR="00386AD3" w14:paraId="5109DA5C" w14:textId="77777777">
        <w:trPr>
          <w:trHeight w:val="253"/>
        </w:trPr>
        <w:tc>
          <w:tcPr>
            <w:tcW w:w="720" w:type="dxa"/>
          </w:tcPr>
          <w:p w14:paraId="5109DA59" w14:textId="77777777" w:rsidR="00386AD3" w:rsidRPr="00667FA2" w:rsidRDefault="00390AE1">
            <w:pPr>
              <w:pStyle w:val="TableParagraph"/>
              <w:spacing w:line="234" w:lineRule="exact"/>
              <w:ind w:left="9" w:right="2"/>
            </w:pPr>
            <w:r w:rsidRPr="00667FA2">
              <w:rPr>
                <w:spacing w:val="-5"/>
              </w:rPr>
              <w:t>6.5</w:t>
            </w:r>
          </w:p>
        </w:tc>
        <w:tc>
          <w:tcPr>
            <w:tcW w:w="7561" w:type="dxa"/>
            <w:gridSpan w:val="3"/>
          </w:tcPr>
          <w:p w14:paraId="5109DA5A" w14:textId="77777777" w:rsidR="00386AD3" w:rsidRPr="00667FA2" w:rsidRDefault="00390AE1">
            <w:pPr>
              <w:pStyle w:val="TableParagraph"/>
              <w:spacing w:line="234" w:lineRule="exact"/>
              <w:jc w:val="left"/>
            </w:pPr>
            <w:r w:rsidRPr="00667FA2">
              <w:t>DIN</w:t>
            </w:r>
            <w:r w:rsidRPr="00667FA2">
              <w:rPr>
                <w:spacing w:val="-4"/>
              </w:rPr>
              <w:t xml:space="preserve"> </w:t>
            </w:r>
            <w:r w:rsidRPr="00667FA2">
              <w:t>ISO</w:t>
            </w:r>
            <w:r w:rsidRPr="00667FA2">
              <w:rPr>
                <w:spacing w:val="-3"/>
              </w:rPr>
              <w:t xml:space="preserve"> </w:t>
            </w:r>
            <w:r w:rsidRPr="00667FA2">
              <w:rPr>
                <w:spacing w:val="-4"/>
              </w:rPr>
              <w:t>9001</w:t>
            </w:r>
          </w:p>
        </w:tc>
        <w:tc>
          <w:tcPr>
            <w:tcW w:w="1286" w:type="dxa"/>
          </w:tcPr>
          <w:p w14:paraId="5109DA5B" w14:textId="77777777" w:rsidR="00386AD3" w:rsidRPr="00667FA2" w:rsidRDefault="00390AE1">
            <w:pPr>
              <w:pStyle w:val="TableParagraph"/>
              <w:spacing w:line="234" w:lineRule="exact"/>
              <w:ind w:left="11" w:right="3"/>
            </w:pPr>
            <w:r w:rsidRPr="00667FA2">
              <w:rPr>
                <w:spacing w:val="-4"/>
              </w:rPr>
              <w:t>None</w:t>
            </w:r>
          </w:p>
        </w:tc>
      </w:tr>
      <w:tr w:rsidR="00AF283D" w:rsidRPr="00AF283D" w14:paraId="5109DA64" w14:textId="77777777">
        <w:trPr>
          <w:trHeight w:val="253"/>
        </w:trPr>
        <w:tc>
          <w:tcPr>
            <w:tcW w:w="720" w:type="dxa"/>
          </w:tcPr>
          <w:p w14:paraId="5109DA61" w14:textId="77777777" w:rsidR="00386AD3" w:rsidRPr="00667FA2" w:rsidRDefault="00390AE1">
            <w:pPr>
              <w:pStyle w:val="TableParagraph"/>
              <w:spacing w:line="234" w:lineRule="exact"/>
              <w:ind w:left="9" w:right="2"/>
            </w:pPr>
            <w:r w:rsidRPr="00667FA2">
              <w:rPr>
                <w:spacing w:val="-5"/>
              </w:rPr>
              <w:t>6.7</w:t>
            </w:r>
          </w:p>
        </w:tc>
        <w:tc>
          <w:tcPr>
            <w:tcW w:w="7561" w:type="dxa"/>
            <w:gridSpan w:val="3"/>
          </w:tcPr>
          <w:p w14:paraId="5109DA62" w14:textId="77777777" w:rsidR="00386AD3" w:rsidRPr="00667FA2" w:rsidRDefault="00390AE1">
            <w:pPr>
              <w:pStyle w:val="TableParagraph"/>
              <w:spacing w:line="234" w:lineRule="exact"/>
              <w:jc w:val="left"/>
            </w:pPr>
            <w:r w:rsidRPr="00667FA2">
              <w:t>Standard</w:t>
            </w:r>
            <w:r w:rsidRPr="00667FA2">
              <w:rPr>
                <w:spacing w:val="-3"/>
              </w:rPr>
              <w:t xml:space="preserve"> </w:t>
            </w:r>
            <w:r w:rsidRPr="00667FA2">
              <w:t>Form</w:t>
            </w:r>
            <w:r w:rsidRPr="00667FA2">
              <w:rPr>
                <w:spacing w:val="-2"/>
              </w:rPr>
              <w:t xml:space="preserve"> </w:t>
            </w:r>
            <w:r w:rsidRPr="00667FA2">
              <w:t>(SF)</w:t>
            </w:r>
            <w:r w:rsidRPr="00667FA2">
              <w:rPr>
                <w:spacing w:val="-3"/>
              </w:rPr>
              <w:t xml:space="preserve"> </w:t>
            </w:r>
            <w:r w:rsidRPr="00667FA2">
              <w:t>30</w:t>
            </w:r>
            <w:r w:rsidRPr="00667FA2">
              <w:rPr>
                <w:spacing w:val="-5"/>
              </w:rPr>
              <w:t xml:space="preserve"> </w:t>
            </w:r>
            <w:r w:rsidRPr="00667FA2">
              <w:rPr>
                <w:spacing w:val="-2"/>
              </w:rPr>
              <w:t>(Amendments)</w:t>
            </w:r>
          </w:p>
        </w:tc>
        <w:tc>
          <w:tcPr>
            <w:tcW w:w="1286" w:type="dxa"/>
          </w:tcPr>
          <w:p w14:paraId="5109DA63" w14:textId="77777777" w:rsidR="00386AD3" w:rsidRPr="00667FA2" w:rsidRDefault="00390AE1">
            <w:pPr>
              <w:pStyle w:val="TableParagraph"/>
              <w:spacing w:line="234" w:lineRule="exact"/>
              <w:ind w:left="11" w:right="3"/>
            </w:pPr>
            <w:r w:rsidRPr="00667FA2">
              <w:rPr>
                <w:spacing w:val="-4"/>
              </w:rPr>
              <w:t>None</w:t>
            </w:r>
          </w:p>
        </w:tc>
      </w:tr>
    </w:tbl>
    <w:p w14:paraId="5109DA65" w14:textId="77777777" w:rsidR="00386AD3" w:rsidRPr="00AF283D" w:rsidRDefault="00386AD3">
      <w:pPr>
        <w:pStyle w:val="BodyText"/>
        <w:spacing w:before="194"/>
      </w:pPr>
    </w:p>
    <w:p w14:paraId="5109DA66" w14:textId="77777777" w:rsidR="00386AD3" w:rsidRPr="00AF283D" w:rsidRDefault="00390AE1">
      <w:pPr>
        <w:pStyle w:val="Heading1"/>
        <w:numPr>
          <w:ilvl w:val="0"/>
          <w:numId w:val="7"/>
        </w:numPr>
        <w:tabs>
          <w:tab w:val="left" w:pos="471"/>
        </w:tabs>
        <w:ind w:left="471" w:hanging="359"/>
      </w:pPr>
      <w:r w:rsidRPr="00AF283D">
        <w:t>VOLUME</w:t>
      </w:r>
      <w:r w:rsidRPr="00AF283D">
        <w:rPr>
          <w:spacing w:val="-4"/>
        </w:rPr>
        <w:t xml:space="preserve"> </w:t>
      </w:r>
      <w:r w:rsidRPr="00AF283D">
        <w:t>I</w:t>
      </w:r>
      <w:r w:rsidRPr="00AF283D">
        <w:rPr>
          <w:spacing w:val="-3"/>
        </w:rPr>
        <w:t xml:space="preserve"> </w:t>
      </w:r>
      <w:r w:rsidRPr="00AF283D">
        <w:t>-</w:t>
      </w:r>
      <w:r w:rsidRPr="00AF283D">
        <w:rPr>
          <w:spacing w:val="-5"/>
        </w:rPr>
        <w:t xml:space="preserve"> </w:t>
      </w:r>
      <w:r w:rsidRPr="00AF283D">
        <w:t>EXECUTIVE</w:t>
      </w:r>
      <w:r w:rsidRPr="00AF283D">
        <w:rPr>
          <w:spacing w:val="-3"/>
        </w:rPr>
        <w:t xml:space="preserve"> </w:t>
      </w:r>
      <w:r w:rsidRPr="00AF283D">
        <w:rPr>
          <w:spacing w:val="-2"/>
        </w:rPr>
        <w:t>SUMMARY</w:t>
      </w:r>
    </w:p>
    <w:p w14:paraId="5109DA67" w14:textId="77777777" w:rsidR="00386AD3" w:rsidRPr="00AF283D" w:rsidRDefault="00386AD3">
      <w:pPr>
        <w:pStyle w:val="BodyText"/>
        <w:spacing w:before="42"/>
        <w:rPr>
          <w:b/>
        </w:rPr>
      </w:pPr>
    </w:p>
    <w:p w14:paraId="5109DA68" w14:textId="77777777" w:rsidR="00386AD3" w:rsidRPr="00AF283D" w:rsidRDefault="00390AE1">
      <w:pPr>
        <w:pStyle w:val="ListParagraph"/>
        <w:numPr>
          <w:ilvl w:val="1"/>
          <w:numId w:val="7"/>
        </w:numPr>
        <w:tabs>
          <w:tab w:val="left" w:pos="652"/>
        </w:tabs>
        <w:ind w:left="652" w:hanging="540"/>
      </w:pPr>
      <w:r w:rsidRPr="00AF283D">
        <w:rPr>
          <w:b/>
        </w:rPr>
        <w:t>Organization</w:t>
      </w:r>
      <w:r w:rsidRPr="00AF283D">
        <w:t>.</w:t>
      </w:r>
      <w:r w:rsidRPr="00AF283D">
        <w:rPr>
          <w:spacing w:val="-4"/>
        </w:rPr>
        <w:t xml:space="preserve"> </w:t>
      </w:r>
      <w:r w:rsidRPr="00AF283D">
        <w:t>This</w:t>
      </w:r>
      <w:r w:rsidRPr="00AF283D">
        <w:rPr>
          <w:spacing w:val="-4"/>
        </w:rPr>
        <w:t xml:space="preserve"> </w:t>
      </w:r>
      <w:r w:rsidRPr="00AF283D">
        <w:t>volume</w:t>
      </w:r>
      <w:r w:rsidRPr="00AF283D">
        <w:rPr>
          <w:spacing w:val="-3"/>
        </w:rPr>
        <w:t xml:space="preserve"> </w:t>
      </w:r>
      <w:r w:rsidRPr="00AF283D">
        <w:t>shall</w:t>
      </w:r>
      <w:r w:rsidRPr="00AF283D">
        <w:rPr>
          <w:spacing w:val="-3"/>
        </w:rPr>
        <w:t xml:space="preserve"> </w:t>
      </w:r>
      <w:r w:rsidRPr="00AF283D">
        <w:t>be</w:t>
      </w:r>
      <w:r w:rsidRPr="00AF283D">
        <w:rPr>
          <w:spacing w:val="-3"/>
        </w:rPr>
        <w:t xml:space="preserve"> </w:t>
      </w:r>
      <w:r w:rsidRPr="00AF283D">
        <w:t>organized</w:t>
      </w:r>
      <w:r w:rsidRPr="00AF283D">
        <w:rPr>
          <w:spacing w:val="-7"/>
        </w:rPr>
        <w:t xml:space="preserve"> </w:t>
      </w:r>
      <w:r w:rsidRPr="00AF283D">
        <w:t>according</w:t>
      </w:r>
      <w:r w:rsidRPr="00AF283D">
        <w:rPr>
          <w:spacing w:val="-3"/>
        </w:rPr>
        <w:t xml:space="preserve"> </w:t>
      </w:r>
      <w:r w:rsidRPr="00AF283D">
        <w:t>to</w:t>
      </w:r>
      <w:r w:rsidRPr="00AF283D">
        <w:rPr>
          <w:spacing w:val="-4"/>
        </w:rPr>
        <w:t xml:space="preserve"> </w:t>
      </w:r>
      <w:r w:rsidRPr="00AF283D">
        <w:t>Table</w:t>
      </w:r>
      <w:r w:rsidRPr="00AF283D">
        <w:rPr>
          <w:spacing w:val="-5"/>
        </w:rPr>
        <w:t xml:space="preserve"> </w:t>
      </w:r>
      <w:r w:rsidRPr="00AF283D">
        <w:t>1</w:t>
      </w:r>
      <w:r w:rsidRPr="00AF283D">
        <w:rPr>
          <w:spacing w:val="-3"/>
        </w:rPr>
        <w:t xml:space="preserve"> </w:t>
      </w:r>
      <w:r w:rsidRPr="00AF283D">
        <w:rPr>
          <w:spacing w:val="-2"/>
        </w:rPr>
        <w:t>above.</w:t>
      </w:r>
    </w:p>
    <w:p w14:paraId="5109DA69" w14:textId="77777777" w:rsidR="00386AD3" w:rsidRPr="00AF283D" w:rsidRDefault="00386AD3">
      <w:pPr>
        <w:pStyle w:val="BodyText"/>
        <w:spacing w:before="38"/>
      </w:pPr>
    </w:p>
    <w:p w14:paraId="5109DA6A" w14:textId="73DADF48" w:rsidR="00386AD3" w:rsidRPr="00AF283D" w:rsidRDefault="00390AE1">
      <w:pPr>
        <w:pStyle w:val="ListParagraph"/>
        <w:numPr>
          <w:ilvl w:val="1"/>
          <w:numId w:val="7"/>
        </w:numPr>
        <w:tabs>
          <w:tab w:val="left" w:pos="652"/>
        </w:tabs>
        <w:spacing w:before="1" w:line="259" w:lineRule="auto"/>
        <w:ind w:right="298" w:firstLine="0"/>
      </w:pPr>
      <w:r w:rsidRPr="00AF283D">
        <w:rPr>
          <w:b/>
        </w:rPr>
        <w:t xml:space="preserve">Offeror Company Information/Cover Letter. </w:t>
      </w:r>
      <w:r w:rsidRPr="00AF283D">
        <w:t>The Offeror shall provide a Cover Letter with the following company information: Name, Address, Cage Code, Unique Entity Identification Number (UEI), System</w:t>
      </w:r>
      <w:r w:rsidRPr="00AF283D">
        <w:rPr>
          <w:spacing w:val="-6"/>
        </w:rPr>
        <w:t xml:space="preserve"> </w:t>
      </w:r>
      <w:r w:rsidRPr="00AF283D">
        <w:t>for</w:t>
      </w:r>
      <w:r w:rsidRPr="00AF283D">
        <w:rPr>
          <w:spacing w:val="-4"/>
        </w:rPr>
        <w:t xml:space="preserve"> </w:t>
      </w:r>
      <w:r w:rsidRPr="00AF283D">
        <w:t>Award</w:t>
      </w:r>
      <w:r w:rsidRPr="00AF283D">
        <w:rPr>
          <w:spacing w:val="-4"/>
        </w:rPr>
        <w:t xml:space="preserve"> </w:t>
      </w:r>
      <w:r w:rsidRPr="00AF283D">
        <w:t>Management</w:t>
      </w:r>
      <w:r w:rsidRPr="00AF283D">
        <w:rPr>
          <w:spacing w:val="-3"/>
        </w:rPr>
        <w:t xml:space="preserve"> </w:t>
      </w:r>
      <w:r w:rsidRPr="00AF283D">
        <w:t>(SAM.gov)</w:t>
      </w:r>
      <w:r w:rsidRPr="00AF283D">
        <w:rPr>
          <w:spacing w:val="-4"/>
        </w:rPr>
        <w:t xml:space="preserve"> </w:t>
      </w:r>
      <w:r w:rsidRPr="00AF283D">
        <w:t>registration</w:t>
      </w:r>
      <w:r w:rsidRPr="00AF283D">
        <w:rPr>
          <w:spacing w:val="-4"/>
        </w:rPr>
        <w:t xml:space="preserve"> </w:t>
      </w:r>
      <w:r w:rsidRPr="00AF283D">
        <w:t>date,</w:t>
      </w:r>
      <w:r w:rsidRPr="00AF283D">
        <w:rPr>
          <w:spacing w:val="-4"/>
        </w:rPr>
        <w:t xml:space="preserve"> </w:t>
      </w:r>
      <w:r w:rsidRPr="00AF283D">
        <w:t>proposal</w:t>
      </w:r>
      <w:r w:rsidRPr="00AF283D">
        <w:rPr>
          <w:spacing w:val="-3"/>
        </w:rPr>
        <w:t xml:space="preserve"> </w:t>
      </w:r>
      <w:r w:rsidRPr="00AF283D">
        <w:t>validity</w:t>
      </w:r>
      <w:r w:rsidRPr="00AF283D">
        <w:rPr>
          <w:spacing w:val="-4"/>
        </w:rPr>
        <w:t xml:space="preserve"> </w:t>
      </w:r>
      <w:r w:rsidRPr="00AF283D">
        <w:t>statement, and</w:t>
      </w:r>
      <w:r w:rsidRPr="00AF283D">
        <w:rPr>
          <w:spacing w:val="-4"/>
        </w:rPr>
        <w:t xml:space="preserve"> </w:t>
      </w:r>
      <w:r w:rsidRPr="00AF283D">
        <w:t>Contracting</w:t>
      </w:r>
      <w:r w:rsidRPr="00AF283D">
        <w:rPr>
          <w:spacing w:val="-4"/>
        </w:rPr>
        <w:t xml:space="preserve"> </w:t>
      </w:r>
      <w:r w:rsidRPr="00AF283D">
        <w:t xml:space="preserve">and Technical POCs (name, email address, and phone number). The proposal validity statement shall be valid through </w:t>
      </w:r>
      <w:r w:rsidR="00C14A80">
        <w:t>300</w:t>
      </w:r>
      <w:r w:rsidR="00DA6E76" w:rsidRPr="00AF283D">
        <w:t xml:space="preserve"> c</w:t>
      </w:r>
      <w:r w:rsidRPr="00AF283D">
        <w:t>alendar days from the proposal due date. The Offeror shall be registered in the SAM.gov at the</w:t>
      </w:r>
    </w:p>
    <w:p w14:paraId="5109DA6B" w14:textId="77777777" w:rsidR="00386AD3" w:rsidRDefault="00386AD3">
      <w:pPr>
        <w:spacing w:line="259" w:lineRule="auto"/>
        <w:sectPr w:rsidR="00386AD3">
          <w:pgSz w:w="12240" w:h="15840"/>
          <w:pgMar w:top="1660" w:right="1040" w:bottom="1980" w:left="1040" w:header="0" w:footer="1744" w:gutter="0"/>
          <w:cols w:space="720"/>
        </w:sectPr>
      </w:pPr>
    </w:p>
    <w:p w14:paraId="5109DA6C" w14:textId="77777777" w:rsidR="00386AD3" w:rsidRPr="00AF283D" w:rsidRDefault="00390AE1">
      <w:pPr>
        <w:pStyle w:val="BodyText"/>
        <w:spacing w:before="61" w:line="259" w:lineRule="auto"/>
        <w:ind w:left="112"/>
      </w:pPr>
      <w:r w:rsidRPr="00AF283D">
        <w:lastRenderedPageBreak/>
        <w:t>time of proposal submission, through contract award and for the duration of the acquisition. If the Offeror’s SAM.gov</w:t>
      </w:r>
      <w:r w:rsidRPr="00AF283D">
        <w:rPr>
          <w:spacing w:val="-1"/>
        </w:rPr>
        <w:t xml:space="preserve"> </w:t>
      </w:r>
      <w:r w:rsidRPr="00AF283D">
        <w:t>registration</w:t>
      </w:r>
      <w:r w:rsidRPr="00AF283D">
        <w:rPr>
          <w:spacing w:val="-4"/>
        </w:rPr>
        <w:t xml:space="preserve"> </w:t>
      </w:r>
      <w:r w:rsidRPr="00AF283D">
        <w:t>expires</w:t>
      </w:r>
      <w:r w:rsidRPr="00AF283D">
        <w:rPr>
          <w:spacing w:val="-1"/>
        </w:rPr>
        <w:t xml:space="preserve"> </w:t>
      </w:r>
      <w:r w:rsidRPr="00AF283D">
        <w:t>prior</w:t>
      </w:r>
      <w:r w:rsidRPr="00AF283D">
        <w:rPr>
          <w:spacing w:val="-1"/>
        </w:rPr>
        <w:t xml:space="preserve"> </w:t>
      </w:r>
      <w:r w:rsidRPr="00AF283D">
        <w:t>to</w:t>
      </w:r>
      <w:r w:rsidRPr="00AF283D">
        <w:rPr>
          <w:spacing w:val="-4"/>
        </w:rPr>
        <w:t xml:space="preserve"> </w:t>
      </w:r>
      <w:r w:rsidRPr="00AF283D">
        <w:t>the</w:t>
      </w:r>
      <w:r w:rsidRPr="00AF283D">
        <w:rPr>
          <w:spacing w:val="-3"/>
        </w:rPr>
        <w:t xml:space="preserve"> </w:t>
      </w:r>
      <w:r w:rsidRPr="00AF283D">
        <w:t>proposal validity</w:t>
      </w:r>
      <w:r w:rsidRPr="00AF283D">
        <w:rPr>
          <w:spacing w:val="-4"/>
        </w:rPr>
        <w:t xml:space="preserve"> </w:t>
      </w:r>
      <w:r w:rsidRPr="00AF283D">
        <w:t>date,</w:t>
      </w:r>
      <w:r w:rsidRPr="00AF283D">
        <w:rPr>
          <w:spacing w:val="-1"/>
        </w:rPr>
        <w:t xml:space="preserve"> </w:t>
      </w:r>
      <w:r w:rsidRPr="00AF283D">
        <w:t>the</w:t>
      </w:r>
      <w:r w:rsidRPr="00AF283D">
        <w:rPr>
          <w:spacing w:val="-1"/>
        </w:rPr>
        <w:t xml:space="preserve"> </w:t>
      </w:r>
      <w:r w:rsidRPr="00AF283D">
        <w:t>Offeror</w:t>
      </w:r>
      <w:r w:rsidRPr="00AF283D">
        <w:rPr>
          <w:spacing w:val="-3"/>
        </w:rPr>
        <w:t xml:space="preserve"> </w:t>
      </w:r>
      <w:r w:rsidRPr="00AF283D">
        <w:t>shall</w:t>
      </w:r>
      <w:r w:rsidRPr="00AF283D">
        <w:rPr>
          <w:spacing w:val="-3"/>
        </w:rPr>
        <w:t xml:space="preserve"> </w:t>
      </w:r>
      <w:r w:rsidRPr="00AF283D">
        <w:t>assert</w:t>
      </w:r>
      <w:r w:rsidRPr="00AF283D">
        <w:rPr>
          <w:spacing w:val="-3"/>
        </w:rPr>
        <w:t xml:space="preserve"> </w:t>
      </w:r>
      <w:r w:rsidRPr="00AF283D">
        <w:t>its</w:t>
      </w:r>
      <w:r w:rsidRPr="00AF283D">
        <w:rPr>
          <w:spacing w:val="-1"/>
        </w:rPr>
        <w:t xml:space="preserve"> </w:t>
      </w:r>
      <w:r w:rsidRPr="00AF283D">
        <w:t>intent</w:t>
      </w:r>
      <w:r w:rsidRPr="00AF283D">
        <w:rPr>
          <w:spacing w:val="-3"/>
        </w:rPr>
        <w:t xml:space="preserve"> </w:t>
      </w:r>
      <w:r w:rsidRPr="00AF283D">
        <w:t>to</w:t>
      </w:r>
      <w:r w:rsidRPr="00AF283D">
        <w:rPr>
          <w:spacing w:val="-1"/>
        </w:rPr>
        <w:t xml:space="preserve"> </w:t>
      </w:r>
      <w:r w:rsidRPr="00AF283D">
        <w:t>renew</w:t>
      </w:r>
      <w:r w:rsidRPr="00AF283D">
        <w:rPr>
          <w:spacing w:val="-5"/>
        </w:rPr>
        <w:t xml:space="preserve"> </w:t>
      </w:r>
      <w:r w:rsidRPr="00AF283D">
        <w:t>the registration in the Executive Summary.</w:t>
      </w:r>
    </w:p>
    <w:p w14:paraId="5109DA6D" w14:textId="77777777" w:rsidR="00386AD3" w:rsidRPr="00AF283D" w:rsidRDefault="00386AD3">
      <w:pPr>
        <w:pStyle w:val="BodyText"/>
        <w:spacing w:before="19"/>
      </w:pPr>
    </w:p>
    <w:p w14:paraId="5109DA6E" w14:textId="77777777" w:rsidR="00386AD3" w:rsidRPr="00AF283D" w:rsidRDefault="00390AE1">
      <w:pPr>
        <w:pStyle w:val="ListParagraph"/>
        <w:numPr>
          <w:ilvl w:val="1"/>
          <w:numId w:val="7"/>
        </w:numPr>
        <w:tabs>
          <w:tab w:val="left" w:pos="652"/>
        </w:tabs>
        <w:spacing w:line="259" w:lineRule="auto"/>
        <w:ind w:right="414" w:firstLine="0"/>
      </w:pPr>
      <w:r w:rsidRPr="00AF283D">
        <w:rPr>
          <w:b/>
        </w:rPr>
        <w:t>Authorized</w:t>
      </w:r>
      <w:r w:rsidRPr="00AF283D">
        <w:rPr>
          <w:b/>
          <w:spacing w:val="-6"/>
        </w:rPr>
        <w:t xml:space="preserve"> </w:t>
      </w:r>
      <w:r w:rsidRPr="00AF283D">
        <w:rPr>
          <w:b/>
        </w:rPr>
        <w:t>Offeror</w:t>
      </w:r>
      <w:r w:rsidRPr="00AF283D">
        <w:rPr>
          <w:b/>
          <w:spacing w:val="-3"/>
        </w:rPr>
        <w:t xml:space="preserve"> </w:t>
      </w:r>
      <w:r w:rsidRPr="00AF283D">
        <w:rPr>
          <w:b/>
        </w:rPr>
        <w:t>Personnel.</w:t>
      </w:r>
      <w:r w:rsidRPr="00AF283D">
        <w:rPr>
          <w:b/>
          <w:spacing w:val="-1"/>
        </w:rPr>
        <w:t xml:space="preserve"> </w:t>
      </w:r>
      <w:r w:rsidRPr="00AF283D">
        <w:t>The</w:t>
      </w:r>
      <w:r w:rsidRPr="00AF283D">
        <w:rPr>
          <w:spacing w:val="-3"/>
        </w:rPr>
        <w:t xml:space="preserve"> </w:t>
      </w:r>
      <w:r w:rsidRPr="00AF283D">
        <w:t>Offeror</w:t>
      </w:r>
      <w:r w:rsidRPr="00AF283D">
        <w:rPr>
          <w:spacing w:val="-3"/>
        </w:rPr>
        <w:t xml:space="preserve"> </w:t>
      </w:r>
      <w:r w:rsidRPr="00AF283D">
        <w:t>shall</w:t>
      </w:r>
      <w:r w:rsidRPr="00AF283D">
        <w:rPr>
          <w:spacing w:val="-2"/>
        </w:rPr>
        <w:t xml:space="preserve"> </w:t>
      </w:r>
      <w:r w:rsidRPr="00AF283D">
        <w:t>provide</w:t>
      </w:r>
      <w:r w:rsidRPr="00AF283D">
        <w:rPr>
          <w:spacing w:val="-5"/>
        </w:rPr>
        <w:t xml:space="preserve"> </w:t>
      </w:r>
      <w:r w:rsidRPr="00AF283D">
        <w:t>the</w:t>
      </w:r>
      <w:r w:rsidRPr="00AF283D">
        <w:rPr>
          <w:spacing w:val="-3"/>
        </w:rPr>
        <w:t xml:space="preserve"> </w:t>
      </w:r>
      <w:r w:rsidRPr="00AF283D">
        <w:t>name,</w:t>
      </w:r>
      <w:r w:rsidRPr="00AF283D">
        <w:rPr>
          <w:spacing w:val="-5"/>
        </w:rPr>
        <w:t xml:space="preserve"> </w:t>
      </w:r>
      <w:r w:rsidRPr="00AF283D">
        <w:t>title,</w:t>
      </w:r>
      <w:r w:rsidRPr="00AF283D">
        <w:rPr>
          <w:spacing w:val="-5"/>
        </w:rPr>
        <w:t xml:space="preserve"> </w:t>
      </w:r>
      <w:r w:rsidRPr="00AF283D">
        <w:t>email</w:t>
      </w:r>
      <w:r w:rsidRPr="00AF283D">
        <w:rPr>
          <w:spacing w:val="-2"/>
        </w:rPr>
        <w:t xml:space="preserve"> </w:t>
      </w:r>
      <w:r w:rsidRPr="00AF283D">
        <w:t>address</w:t>
      </w:r>
      <w:r w:rsidRPr="00AF283D">
        <w:rPr>
          <w:spacing w:val="-3"/>
        </w:rPr>
        <w:t xml:space="preserve"> </w:t>
      </w:r>
      <w:r w:rsidRPr="00AF283D">
        <w:t>and</w:t>
      </w:r>
      <w:r w:rsidRPr="00AF283D">
        <w:rPr>
          <w:spacing w:val="-6"/>
        </w:rPr>
        <w:t xml:space="preserve"> </w:t>
      </w:r>
      <w:r w:rsidRPr="00AF283D">
        <w:t>telephone number of the company/division POC regarding decisions made with respect to its proposal and who can obligate the company contractually.</w:t>
      </w:r>
      <w:r w:rsidRPr="00AF283D">
        <w:rPr>
          <w:spacing w:val="40"/>
        </w:rPr>
        <w:t xml:space="preserve"> </w:t>
      </w:r>
      <w:r w:rsidRPr="00AF283D">
        <w:t>Also, the Offeror shall identify those individuals authorized to communicate with the Government.</w:t>
      </w:r>
    </w:p>
    <w:p w14:paraId="5109DA6F" w14:textId="77777777" w:rsidR="00386AD3" w:rsidRDefault="00386AD3">
      <w:pPr>
        <w:pStyle w:val="BodyText"/>
        <w:spacing w:before="20"/>
        <w:rPr>
          <w:ins w:id="30" w:author="REYES, HAILIE C 2d Lt USAF AFMC AFSC/PZIOC" w:date="2025-08-28T10:45:00Z" w16du:dateUtc="2025-08-28T15:45:00Z"/>
        </w:rPr>
      </w:pPr>
    </w:p>
    <w:p w14:paraId="7B79075B" w14:textId="77777777" w:rsidR="002D234D" w:rsidRPr="00AF283D" w:rsidRDefault="002D234D">
      <w:pPr>
        <w:pStyle w:val="BodyText"/>
        <w:spacing w:before="20"/>
      </w:pPr>
    </w:p>
    <w:p w14:paraId="5109DA70" w14:textId="77777777" w:rsidR="00386AD3" w:rsidRPr="00AF283D" w:rsidRDefault="00390AE1">
      <w:pPr>
        <w:pStyle w:val="ListParagraph"/>
        <w:numPr>
          <w:ilvl w:val="1"/>
          <w:numId w:val="7"/>
        </w:numPr>
        <w:tabs>
          <w:tab w:val="left" w:pos="652"/>
        </w:tabs>
        <w:spacing w:line="259" w:lineRule="auto"/>
        <w:ind w:right="538" w:firstLine="0"/>
        <w:jc w:val="both"/>
      </w:pPr>
      <w:r w:rsidRPr="00AF283D">
        <w:rPr>
          <w:b/>
        </w:rPr>
        <w:t>Corporate Relationships</w:t>
      </w:r>
      <w:r w:rsidRPr="00AF283D">
        <w:rPr>
          <w:b/>
          <w:spacing w:val="-1"/>
        </w:rPr>
        <w:t xml:space="preserve"> </w:t>
      </w:r>
      <w:r w:rsidRPr="00AF283D">
        <w:rPr>
          <w:b/>
        </w:rPr>
        <w:t xml:space="preserve">and Structures. </w:t>
      </w:r>
      <w:r w:rsidRPr="00AF283D">
        <w:t>The</w:t>
      </w:r>
      <w:r w:rsidRPr="00AF283D">
        <w:rPr>
          <w:spacing w:val="-2"/>
        </w:rPr>
        <w:t xml:space="preserve"> </w:t>
      </w:r>
      <w:r w:rsidRPr="00AF283D">
        <w:t>Offeror shall identify the structure it</w:t>
      </w:r>
      <w:r w:rsidRPr="00AF283D">
        <w:rPr>
          <w:spacing w:val="-1"/>
        </w:rPr>
        <w:t xml:space="preserve"> </w:t>
      </w:r>
      <w:r w:rsidRPr="00AF283D">
        <w:t>will use to meet Government</w:t>
      </w:r>
      <w:r w:rsidRPr="00AF283D">
        <w:rPr>
          <w:spacing w:val="-1"/>
        </w:rPr>
        <w:t xml:space="preserve"> </w:t>
      </w:r>
      <w:r w:rsidRPr="00AF283D">
        <w:t>requirements</w:t>
      </w:r>
      <w:r w:rsidRPr="00AF283D">
        <w:rPr>
          <w:spacing w:val="-4"/>
        </w:rPr>
        <w:t xml:space="preserve"> </w:t>
      </w:r>
      <w:r w:rsidRPr="00AF283D">
        <w:t>in</w:t>
      </w:r>
      <w:r w:rsidRPr="00AF283D">
        <w:rPr>
          <w:spacing w:val="-1"/>
        </w:rPr>
        <w:t xml:space="preserve"> </w:t>
      </w:r>
      <w:r w:rsidRPr="00AF283D">
        <w:rPr>
          <w:i/>
        </w:rPr>
        <w:t>Appendix</w:t>
      </w:r>
      <w:r w:rsidRPr="00AF283D">
        <w:rPr>
          <w:i/>
          <w:spacing w:val="-2"/>
        </w:rPr>
        <w:t xml:space="preserve"> </w:t>
      </w:r>
      <w:r w:rsidRPr="00AF283D">
        <w:rPr>
          <w:i/>
        </w:rPr>
        <w:t>A</w:t>
      </w:r>
      <w:r w:rsidRPr="00AF283D">
        <w:rPr>
          <w:i/>
          <w:spacing w:val="-5"/>
        </w:rPr>
        <w:t xml:space="preserve"> </w:t>
      </w:r>
      <w:r w:rsidRPr="00AF283D">
        <w:rPr>
          <w:i/>
        </w:rPr>
        <w:t>to</w:t>
      </w:r>
      <w:r w:rsidRPr="00AF283D">
        <w:rPr>
          <w:i/>
          <w:spacing w:val="-2"/>
        </w:rPr>
        <w:t xml:space="preserve"> </w:t>
      </w:r>
      <w:r w:rsidRPr="00AF283D">
        <w:rPr>
          <w:i/>
        </w:rPr>
        <w:t>Section</w:t>
      </w:r>
      <w:r w:rsidRPr="00AF283D">
        <w:rPr>
          <w:i/>
          <w:spacing w:val="-2"/>
        </w:rPr>
        <w:t xml:space="preserve"> </w:t>
      </w:r>
      <w:r w:rsidRPr="00AF283D">
        <w:rPr>
          <w:i/>
        </w:rPr>
        <w:t>L,</w:t>
      </w:r>
      <w:r w:rsidRPr="00AF283D">
        <w:rPr>
          <w:i/>
          <w:spacing w:val="-3"/>
        </w:rPr>
        <w:t xml:space="preserve"> </w:t>
      </w:r>
      <w:r w:rsidRPr="00AF283D">
        <w:rPr>
          <w:i/>
        </w:rPr>
        <w:t>Corporate</w:t>
      </w:r>
      <w:r w:rsidRPr="00AF283D">
        <w:rPr>
          <w:i/>
          <w:spacing w:val="-2"/>
        </w:rPr>
        <w:t xml:space="preserve"> </w:t>
      </w:r>
      <w:r w:rsidRPr="00AF283D">
        <w:rPr>
          <w:i/>
        </w:rPr>
        <w:t>Relationships</w:t>
      </w:r>
      <w:r w:rsidRPr="00AF283D">
        <w:rPr>
          <w:i/>
          <w:spacing w:val="-2"/>
        </w:rPr>
        <w:t xml:space="preserve"> </w:t>
      </w:r>
      <w:r w:rsidRPr="00AF283D">
        <w:rPr>
          <w:i/>
        </w:rPr>
        <w:t>and</w:t>
      </w:r>
      <w:r w:rsidRPr="00AF283D">
        <w:rPr>
          <w:i/>
          <w:spacing w:val="-2"/>
        </w:rPr>
        <w:t xml:space="preserve"> </w:t>
      </w:r>
      <w:r w:rsidRPr="00AF283D">
        <w:rPr>
          <w:i/>
        </w:rPr>
        <w:t>Structures</w:t>
      </w:r>
      <w:r w:rsidRPr="00AF283D">
        <w:t>.</w:t>
      </w:r>
      <w:r w:rsidRPr="00AF283D">
        <w:rPr>
          <w:spacing w:val="-5"/>
        </w:rPr>
        <w:t xml:space="preserve"> </w:t>
      </w:r>
      <w:r w:rsidRPr="00AF283D">
        <w:t>The</w:t>
      </w:r>
      <w:r w:rsidRPr="00AF283D">
        <w:rPr>
          <w:spacing w:val="-2"/>
        </w:rPr>
        <w:t xml:space="preserve"> </w:t>
      </w:r>
      <w:r w:rsidRPr="00AF283D">
        <w:t xml:space="preserve">Offeror </w:t>
      </w:r>
      <w:r w:rsidRPr="00AF283D">
        <w:rPr>
          <w:spacing w:val="-2"/>
        </w:rPr>
        <w:t>shall:</w:t>
      </w:r>
    </w:p>
    <w:p w14:paraId="5109DA71" w14:textId="77777777" w:rsidR="00386AD3" w:rsidRPr="00AF283D" w:rsidRDefault="00390AE1">
      <w:pPr>
        <w:pStyle w:val="ListParagraph"/>
        <w:numPr>
          <w:ilvl w:val="0"/>
          <w:numId w:val="5"/>
        </w:numPr>
        <w:tabs>
          <w:tab w:val="left" w:pos="1191"/>
        </w:tabs>
        <w:ind w:left="1191" w:hanging="359"/>
      </w:pPr>
      <w:r w:rsidRPr="00AF283D">
        <w:t>Identify</w:t>
      </w:r>
      <w:r w:rsidRPr="00AF283D">
        <w:rPr>
          <w:spacing w:val="-6"/>
        </w:rPr>
        <w:t xml:space="preserve"> </w:t>
      </w:r>
      <w:r w:rsidRPr="00AF283D">
        <w:t>each</w:t>
      </w:r>
      <w:r w:rsidRPr="00AF283D">
        <w:rPr>
          <w:spacing w:val="-5"/>
        </w:rPr>
        <w:t xml:space="preserve"> </w:t>
      </w:r>
      <w:r w:rsidRPr="00AF283D">
        <w:t>team</w:t>
      </w:r>
      <w:r w:rsidRPr="00AF283D">
        <w:rPr>
          <w:spacing w:val="-5"/>
        </w:rPr>
        <w:t xml:space="preserve"> </w:t>
      </w:r>
      <w:r w:rsidRPr="00AF283D">
        <w:t>member’s</w:t>
      </w:r>
      <w:r w:rsidRPr="00AF283D">
        <w:rPr>
          <w:spacing w:val="-3"/>
        </w:rPr>
        <w:t xml:space="preserve"> </w:t>
      </w:r>
      <w:r w:rsidRPr="00AF283D">
        <w:t>company</w:t>
      </w:r>
      <w:r w:rsidRPr="00AF283D">
        <w:rPr>
          <w:spacing w:val="-3"/>
        </w:rPr>
        <w:t xml:space="preserve"> </w:t>
      </w:r>
      <w:r w:rsidRPr="00AF283D">
        <w:t>name,</w:t>
      </w:r>
      <w:r w:rsidRPr="00AF283D">
        <w:rPr>
          <w:spacing w:val="-5"/>
        </w:rPr>
        <w:t xml:space="preserve"> </w:t>
      </w:r>
      <w:r w:rsidRPr="00AF283D">
        <w:t>address,</w:t>
      </w:r>
      <w:r w:rsidRPr="00AF283D">
        <w:rPr>
          <w:spacing w:val="-5"/>
        </w:rPr>
        <w:t xml:space="preserve"> </w:t>
      </w:r>
      <w:r w:rsidRPr="00AF283D">
        <w:t>CAGE</w:t>
      </w:r>
      <w:r w:rsidRPr="00AF283D">
        <w:rPr>
          <w:spacing w:val="-3"/>
        </w:rPr>
        <w:t xml:space="preserve"> </w:t>
      </w:r>
      <w:r w:rsidRPr="00AF283D">
        <w:t>code,</w:t>
      </w:r>
      <w:r w:rsidRPr="00AF283D">
        <w:rPr>
          <w:spacing w:val="-3"/>
        </w:rPr>
        <w:t xml:space="preserve"> </w:t>
      </w:r>
      <w:r w:rsidRPr="00AF283D">
        <w:t>and UEI</w:t>
      </w:r>
      <w:r w:rsidRPr="00AF283D">
        <w:rPr>
          <w:spacing w:val="-4"/>
        </w:rPr>
        <w:t xml:space="preserve"> </w:t>
      </w:r>
      <w:r w:rsidRPr="00AF283D">
        <w:rPr>
          <w:spacing w:val="-2"/>
        </w:rPr>
        <w:t>number;</w:t>
      </w:r>
    </w:p>
    <w:p w14:paraId="5109DA72" w14:textId="77777777" w:rsidR="00386AD3" w:rsidRPr="00AF283D" w:rsidRDefault="00390AE1">
      <w:pPr>
        <w:pStyle w:val="ListParagraph"/>
        <w:numPr>
          <w:ilvl w:val="0"/>
          <w:numId w:val="5"/>
        </w:numPr>
        <w:tabs>
          <w:tab w:val="left" w:pos="1192"/>
        </w:tabs>
        <w:spacing w:before="140" w:line="259" w:lineRule="auto"/>
        <w:ind w:right="348"/>
      </w:pPr>
      <w:r w:rsidRPr="00AF283D">
        <w:t>Identify</w:t>
      </w:r>
      <w:r w:rsidRPr="00AF283D">
        <w:rPr>
          <w:spacing w:val="-2"/>
        </w:rPr>
        <w:t xml:space="preserve"> </w:t>
      </w:r>
      <w:r w:rsidRPr="00AF283D">
        <w:t>the</w:t>
      </w:r>
      <w:r w:rsidRPr="00AF283D">
        <w:rPr>
          <w:spacing w:val="-4"/>
        </w:rPr>
        <w:t xml:space="preserve"> </w:t>
      </w:r>
      <w:r w:rsidRPr="00AF283D">
        <w:t>team</w:t>
      </w:r>
      <w:r w:rsidRPr="00AF283D">
        <w:rPr>
          <w:spacing w:val="-3"/>
        </w:rPr>
        <w:t xml:space="preserve"> </w:t>
      </w:r>
      <w:r w:rsidRPr="00AF283D">
        <w:t>member’s</w:t>
      </w:r>
      <w:r w:rsidRPr="00AF283D">
        <w:rPr>
          <w:spacing w:val="-4"/>
        </w:rPr>
        <w:t xml:space="preserve"> </w:t>
      </w:r>
      <w:r w:rsidRPr="00AF283D">
        <w:t>relationship</w:t>
      </w:r>
      <w:r w:rsidRPr="00AF283D">
        <w:rPr>
          <w:spacing w:val="-2"/>
        </w:rPr>
        <w:t xml:space="preserve"> </w:t>
      </w:r>
      <w:r w:rsidRPr="00AF283D">
        <w:t>with</w:t>
      </w:r>
      <w:r w:rsidRPr="00AF283D">
        <w:rPr>
          <w:spacing w:val="-5"/>
        </w:rPr>
        <w:t xml:space="preserve"> </w:t>
      </w:r>
      <w:r w:rsidRPr="00AF283D">
        <w:t>the</w:t>
      </w:r>
      <w:r w:rsidRPr="00AF283D">
        <w:rPr>
          <w:spacing w:val="-4"/>
        </w:rPr>
        <w:t xml:space="preserve"> </w:t>
      </w:r>
      <w:r w:rsidRPr="00AF283D">
        <w:t>Prime</w:t>
      </w:r>
      <w:r w:rsidRPr="00AF283D">
        <w:rPr>
          <w:spacing w:val="-4"/>
        </w:rPr>
        <w:t xml:space="preserve"> </w:t>
      </w:r>
      <w:r w:rsidRPr="00AF283D">
        <w:t>Offeror,</w:t>
      </w:r>
      <w:r w:rsidRPr="00AF283D">
        <w:rPr>
          <w:spacing w:val="-5"/>
        </w:rPr>
        <w:t xml:space="preserve"> </w:t>
      </w:r>
      <w:r w:rsidRPr="00AF283D">
        <w:t>this</w:t>
      </w:r>
      <w:r w:rsidRPr="00AF283D">
        <w:rPr>
          <w:spacing w:val="-4"/>
        </w:rPr>
        <w:t xml:space="preserve"> </w:t>
      </w:r>
      <w:r w:rsidRPr="00AF283D">
        <w:t>includes parent,</w:t>
      </w:r>
      <w:r w:rsidRPr="00AF283D">
        <w:rPr>
          <w:spacing w:val="-2"/>
        </w:rPr>
        <w:t xml:space="preserve"> </w:t>
      </w:r>
      <w:r w:rsidRPr="00AF283D">
        <w:t>affiliated,</w:t>
      </w:r>
      <w:r w:rsidRPr="00AF283D">
        <w:rPr>
          <w:spacing w:val="-1"/>
        </w:rPr>
        <w:t xml:space="preserve"> </w:t>
      </w:r>
      <w:r w:rsidRPr="00AF283D">
        <w:t>or subsidiary companies, and Joint Ventures. Subcontracting relationships will not be accepted;</w:t>
      </w:r>
    </w:p>
    <w:p w14:paraId="5109DA73" w14:textId="77777777" w:rsidR="00386AD3" w:rsidRPr="00AF283D" w:rsidRDefault="00390AE1">
      <w:pPr>
        <w:pStyle w:val="ListParagraph"/>
        <w:numPr>
          <w:ilvl w:val="0"/>
          <w:numId w:val="5"/>
        </w:numPr>
        <w:tabs>
          <w:tab w:val="left" w:pos="1191"/>
        </w:tabs>
        <w:spacing w:before="119"/>
        <w:ind w:left="1191" w:hanging="359"/>
      </w:pPr>
      <w:r w:rsidRPr="00AF283D">
        <w:t>Identify</w:t>
      </w:r>
      <w:r w:rsidRPr="00AF283D">
        <w:rPr>
          <w:spacing w:val="-5"/>
        </w:rPr>
        <w:t xml:space="preserve"> </w:t>
      </w:r>
      <w:r w:rsidRPr="00AF283D">
        <w:t>the</w:t>
      </w:r>
      <w:r w:rsidRPr="00AF283D">
        <w:rPr>
          <w:spacing w:val="-5"/>
        </w:rPr>
        <w:t xml:space="preserve"> </w:t>
      </w:r>
      <w:r w:rsidRPr="00AF283D">
        <w:t>applicable</w:t>
      </w:r>
      <w:r w:rsidRPr="00AF283D">
        <w:rPr>
          <w:spacing w:val="-4"/>
        </w:rPr>
        <w:t xml:space="preserve"> </w:t>
      </w:r>
      <w:r w:rsidRPr="00AF283D">
        <w:t>work</w:t>
      </w:r>
      <w:r w:rsidRPr="00AF283D">
        <w:rPr>
          <w:spacing w:val="-5"/>
        </w:rPr>
        <w:t xml:space="preserve"> </w:t>
      </w:r>
      <w:r w:rsidRPr="00AF283D">
        <w:t>sample</w:t>
      </w:r>
      <w:r w:rsidRPr="00AF283D">
        <w:rPr>
          <w:spacing w:val="-4"/>
        </w:rPr>
        <w:t xml:space="preserve"> </w:t>
      </w:r>
      <w:r w:rsidRPr="00AF283D">
        <w:rPr>
          <w:spacing w:val="-2"/>
        </w:rPr>
        <w:t>numbers;</w:t>
      </w:r>
    </w:p>
    <w:p w14:paraId="5109DA74" w14:textId="77777777" w:rsidR="00386AD3" w:rsidRPr="00AF283D" w:rsidRDefault="00390AE1">
      <w:pPr>
        <w:pStyle w:val="ListParagraph"/>
        <w:numPr>
          <w:ilvl w:val="0"/>
          <w:numId w:val="5"/>
        </w:numPr>
        <w:tabs>
          <w:tab w:val="left" w:pos="1192"/>
        </w:tabs>
        <w:spacing w:before="140" w:line="259" w:lineRule="auto"/>
        <w:ind w:right="689"/>
        <w:rPr>
          <w:i/>
        </w:rPr>
      </w:pPr>
      <w:r w:rsidRPr="00AF283D">
        <w:t>Attach</w:t>
      </w:r>
      <w:r w:rsidRPr="00AF283D">
        <w:rPr>
          <w:spacing w:val="-2"/>
        </w:rPr>
        <w:t xml:space="preserve"> </w:t>
      </w:r>
      <w:r w:rsidRPr="00AF283D">
        <w:t>all</w:t>
      </w:r>
      <w:r w:rsidRPr="00AF283D">
        <w:rPr>
          <w:spacing w:val="-4"/>
        </w:rPr>
        <w:t xml:space="preserve"> </w:t>
      </w:r>
      <w:r w:rsidRPr="00AF283D">
        <w:t>required</w:t>
      </w:r>
      <w:r w:rsidRPr="00AF283D">
        <w:rPr>
          <w:spacing w:val="-2"/>
        </w:rPr>
        <w:t xml:space="preserve"> </w:t>
      </w:r>
      <w:r w:rsidRPr="00AF283D">
        <w:t>documentation</w:t>
      </w:r>
      <w:r w:rsidRPr="00AF283D">
        <w:rPr>
          <w:spacing w:val="-5"/>
        </w:rPr>
        <w:t xml:space="preserve"> </w:t>
      </w:r>
      <w:r w:rsidRPr="00AF283D">
        <w:t>listed</w:t>
      </w:r>
      <w:r w:rsidRPr="00AF283D">
        <w:rPr>
          <w:spacing w:val="-2"/>
        </w:rPr>
        <w:t xml:space="preserve"> </w:t>
      </w:r>
      <w:r w:rsidRPr="00AF283D">
        <w:t>in</w:t>
      </w:r>
      <w:r w:rsidRPr="00AF283D">
        <w:rPr>
          <w:spacing w:val="-2"/>
        </w:rPr>
        <w:t xml:space="preserve"> </w:t>
      </w:r>
      <w:r w:rsidRPr="00AF283D">
        <w:t>5 –</w:t>
      </w:r>
      <w:r w:rsidRPr="00AF283D">
        <w:rPr>
          <w:spacing w:val="-2"/>
        </w:rPr>
        <w:t xml:space="preserve"> </w:t>
      </w:r>
      <w:r w:rsidRPr="00AF283D">
        <w:t>7</w:t>
      </w:r>
      <w:r w:rsidRPr="00AF283D">
        <w:rPr>
          <w:spacing w:val="-5"/>
        </w:rPr>
        <w:t xml:space="preserve"> </w:t>
      </w:r>
      <w:r w:rsidRPr="00AF283D">
        <w:t>of</w:t>
      </w:r>
      <w:r w:rsidRPr="00AF283D">
        <w:rPr>
          <w:spacing w:val="-4"/>
        </w:rPr>
        <w:t xml:space="preserve"> </w:t>
      </w:r>
      <w:r w:rsidRPr="00AF283D">
        <w:t>this</w:t>
      </w:r>
      <w:r w:rsidRPr="00AF283D">
        <w:rPr>
          <w:spacing w:val="-2"/>
        </w:rPr>
        <w:t xml:space="preserve"> </w:t>
      </w:r>
      <w:r w:rsidRPr="00AF283D">
        <w:t>paragraph</w:t>
      </w:r>
      <w:r w:rsidRPr="00AF283D">
        <w:rPr>
          <w:spacing w:val="-4"/>
        </w:rPr>
        <w:t xml:space="preserve"> </w:t>
      </w:r>
      <w:r w:rsidRPr="00AF283D">
        <w:t>to</w:t>
      </w:r>
      <w:r w:rsidRPr="00AF283D">
        <w:rPr>
          <w:spacing w:val="-1"/>
        </w:rPr>
        <w:t xml:space="preserve"> </w:t>
      </w:r>
      <w:r w:rsidRPr="00AF283D">
        <w:rPr>
          <w:i/>
        </w:rPr>
        <w:t>Appendix</w:t>
      </w:r>
      <w:r w:rsidRPr="00AF283D">
        <w:rPr>
          <w:i/>
          <w:spacing w:val="-2"/>
        </w:rPr>
        <w:t xml:space="preserve"> </w:t>
      </w:r>
      <w:r w:rsidRPr="00AF283D">
        <w:rPr>
          <w:i/>
        </w:rPr>
        <w:t>A</w:t>
      </w:r>
      <w:r w:rsidRPr="00AF283D">
        <w:rPr>
          <w:i/>
          <w:spacing w:val="-2"/>
        </w:rPr>
        <w:t xml:space="preserve"> </w:t>
      </w:r>
      <w:r w:rsidRPr="00AF283D">
        <w:rPr>
          <w:i/>
        </w:rPr>
        <w:t>to</w:t>
      </w:r>
      <w:r w:rsidRPr="00AF283D">
        <w:rPr>
          <w:i/>
          <w:spacing w:val="-2"/>
        </w:rPr>
        <w:t xml:space="preserve"> </w:t>
      </w:r>
      <w:r w:rsidRPr="00AF283D">
        <w:rPr>
          <w:i/>
        </w:rPr>
        <w:t>Section</w:t>
      </w:r>
      <w:r w:rsidRPr="00AF283D">
        <w:rPr>
          <w:i/>
          <w:spacing w:val="-5"/>
        </w:rPr>
        <w:t xml:space="preserve"> </w:t>
      </w:r>
      <w:r w:rsidRPr="00AF283D">
        <w:rPr>
          <w:i/>
        </w:rPr>
        <w:t>L, Corporate Relationships and Structures;</w:t>
      </w:r>
    </w:p>
    <w:p w14:paraId="5109DA75" w14:textId="77777777" w:rsidR="00386AD3" w:rsidRPr="00AF283D" w:rsidRDefault="00390AE1">
      <w:pPr>
        <w:pStyle w:val="ListParagraph"/>
        <w:numPr>
          <w:ilvl w:val="0"/>
          <w:numId w:val="5"/>
        </w:numPr>
        <w:tabs>
          <w:tab w:val="left" w:pos="1191"/>
        </w:tabs>
        <w:spacing w:before="121"/>
        <w:ind w:left="1191" w:hanging="359"/>
      </w:pPr>
      <w:r w:rsidRPr="00AF283D">
        <w:t>If</w:t>
      </w:r>
      <w:r w:rsidRPr="00AF283D">
        <w:rPr>
          <w:spacing w:val="-4"/>
        </w:rPr>
        <w:t xml:space="preserve"> </w:t>
      </w:r>
      <w:r w:rsidRPr="00AF283D">
        <w:t>Joint</w:t>
      </w:r>
      <w:r w:rsidRPr="00AF283D">
        <w:rPr>
          <w:spacing w:val="-1"/>
        </w:rPr>
        <w:t xml:space="preserve"> </w:t>
      </w:r>
      <w:r w:rsidRPr="00AF283D">
        <w:rPr>
          <w:spacing w:val="-2"/>
        </w:rPr>
        <w:t>Venture:</w:t>
      </w:r>
    </w:p>
    <w:p w14:paraId="5109DA76" w14:textId="39C52BB1" w:rsidR="00386AD3" w:rsidRPr="00AF283D" w:rsidRDefault="00390AE1">
      <w:pPr>
        <w:pStyle w:val="ListParagraph"/>
        <w:numPr>
          <w:ilvl w:val="1"/>
          <w:numId w:val="5"/>
        </w:numPr>
        <w:tabs>
          <w:tab w:val="left" w:pos="1912"/>
        </w:tabs>
        <w:spacing w:before="138" w:line="259" w:lineRule="auto"/>
        <w:ind w:right="989"/>
      </w:pPr>
      <w:r w:rsidRPr="00AF283D">
        <w:t>Provide</w:t>
      </w:r>
      <w:r w:rsidRPr="00AF283D">
        <w:rPr>
          <w:spacing w:val="-4"/>
        </w:rPr>
        <w:t xml:space="preserve"> </w:t>
      </w:r>
      <w:r w:rsidRPr="00AF283D">
        <w:t>a</w:t>
      </w:r>
      <w:r w:rsidRPr="00AF283D">
        <w:rPr>
          <w:spacing w:val="-6"/>
        </w:rPr>
        <w:t xml:space="preserve"> </w:t>
      </w:r>
      <w:r w:rsidRPr="00AF283D">
        <w:t>signed</w:t>
      </w:r>
      <w:r w:rsidRPr="00AF283D">
        <w:rPr>
          <w:spacing w:val="-3"/>
        </w:rPr>
        <w:t xml:space="preserve"> </w:t>
      </w:r>
      <w:r w:rsidRPr="00AF283D">
        <w:t>Joint</w:t>
      </w:r>
      <w:r w:rsidRPr="00AF283D">
        <w:rPr>
          <w:spacing w:val="-3"/>
        </w:rPr>
        <w:t xml:space="preserve"> </w:t>
      </w:r>
      <w:r w:rsidRPr="00AF283D">
        <w:t>Venture</w:t>
      </w:r>
      <w:r w:rsidRPr="00AF283D">
        <w:rPr>
          <w:spacing w:val="-4"/>
        </w:rPr>
        <w:t xml:space="preserve"> </w:t>
      </w:r>
      <w:r w:rsidRPr="00AF283D">
        <w:t>contract</w:t>
      </w:r>
      <w:r w:rsidRPr="00AF283D">
        <w:rPr>
          <w:spacing w:val="-3"/>
        </w:rPr>
        <w:t xml:space="preserve"> </w:t>
      </w:r>
      <w:r w:rsidRPr="00AF283D">
        <w:t>between each team member</w:t>
      </w:r>
    </w:p>
    <w:p w14:paraId="5109DA77" w14:textId="77777777" w:rsidR="00386AD3" w:rsidRPr="00AF283D" w:rsidRDefault="00390AE1">
      <w:pPr>
        <w:pStyle w:val="BodyText"/>
        <w:spacing w:before="121"/>
        <w:ind w:left="2272"/>
      </w:pPr>
      <w:r w:rsidRPr="00AF283D">
        <w:rPr>
          <w:spacing w:val="-5"/>
        </w:rPr>
        <w:t>AND</w:t>
      </w:r>
    </w:p>
    <w:p w14:paraId="5109DA78" w14:textId="77777777" w:rsidR="00386AD3" w:rsidRPr="00AF283D" w:rsidRDefault="00390AE1">
      <w:pPr>
        <w:pStyle w:val="ListParagraph"/>
        <w:numPr>
          <w:ilvl w:val="1"/>
          <w:numId w:val="5"/>
        </w:numPr>
        <w:tabs>
          <w:tab w:val="left" w:pos="1911"/>
        </w:tabs>
        <w:spacing w:before="141"/>
        <w:ind w:left="1911" w:hanging="359"/>
      </w:pPr>
      <w:r w:rsidRPr="00AF283D">
        <w:t>Be</w:t>
      </w:r>
      <w:r w:rsidRPr="00AF283D">
        <w:rPr>
          <w:spacing w:val="-3"/>
        </w:rPr>
        <w:t xml:space="preserve"> </w:t>
      </w:r>
      <w:r w:rsidRPr="00AF283D">
        <w:t>registered</w:t>
      </w:r>
      <w:r w:rsidRPr="00AF283D">
        <w:rPr>
          <w:spacing w:val="-2"/>
        </w:rPr>
        <w:t xml:space="preserve"> </w:t>
      </w:r>
      <w:r w:rsidRPr="00AF283D">
        <w:t>in</w:t>
      </w:r>
      <w:r w:rsidRPr="00AF283D">
        <w:rPr>
          <w:spacing w:val="-3"/>
        </w:rPr>
        <w:t xml:space="preserve"> </w:t>
      </w:r>
      <w:r w:rsidRPr="00AF283D">
        <w:t>SAM</w:t>
      </w:r>
      <w:r w:rsidRPr="00AF283D">
        <w:rPr>
          <w:spacing w:val="-2"/>
        </w:rPr>
        <w:t xml:space="preserve"> </w:t>
      </w:r>
      <w:r w:rsidRPr="00AF283D">
        <w:t>as</w:t>
      </w:r>
      <w:r w:rsidRPr="00AF283D">
        <w:rPr>
          <w:spacing w:val="-2"/>
        </w:rPr>
        <w:t xml:space="preserve"> </w:t>
      </w:r>
      <w:r w:rsidRPr="00AF283D">
        <w:t>a</w:t>
      </w:r>
      <w:r w:rsidRPr="00AF283D">
        <w:rPr>
          <w:spacing w:val="-5"/>
        </w:rPr>
        <w:t xml:space="preserve"> </w:t>
      </w:r>
      <w:r w:rsidRPr="00AF283D">
        <w:t>Joint</w:t>
      </w:r>
      <w:r w:rsidRPr="00AF283D">
        <w:rPr>
          <w:spacing w:val="-1"/>
        </w:rPr>
        <w:t xml:space="preserve"> </w:t>
      </w:r>
      <w:r w:rsidRPr="00AF283D">
        <w:t>Venture</w:t>
      </w:r>
      <w:r w:rsidRPr="00AF283D">
        <w:rPr>
          <w:spacing w:val="-2"/>
        </w:rPr>
        <w:t xml:space="preserve"> </w:t>
      </w:r>
      <w:r w:rsidRPr="00AF283D">
        <w:t>by</w:t>
      </w:r>
      <w:r w:rsidRPr="00AF283D">
        <w:rPr>
          <w:spacing w:val="-3"/>
        </w:rPr>
        <w:t xml:space="preserve"> </w:t>
      </w:r>
      <w:r w:rsidRPr="00AF283D">
        <w:t>time</w:t>
      </w:r>
      <w:r w:rsidRPr="00AF283D">
        <w:rPr>
          <w:spacing w:val="-2"/>
        </w:rPr>
        <w:t xml:space="preserve"> </w:t>
      </w:r>
      <w:r w:rsidRPr="00AF283D">
        <w:t>of</w:t>
      </w:r>
      <w:r w:rsidRPr="00AF283D">
        <w:rPr>
          <w:spacing w:val="-3"/>
        </w:rPr>
        <w:t xml:space="preserve"> </w:t>
      </w:r>
      <w:r w:rsidRPr="00AF283D">
        <w:rPr>
          <w:spacing w:val="-2"/>
        </w:rPr>
        <w:t>award;</w:t>
      </w:r>
    </w:p>
    <w:p w14:paraId="5109DA79" w14:textId="77777777" w:rsidR="00386AD3" w:rsidRPr="00AF283D" w:rsidRDefault="00390AE1">
      <w:pPr>
        <w:pStyle w:val="ListParagraph"/>
        <w:numPr>
          <w:ilvl w:val="0"/>
          <w:numId w:val="5"/>
        </w:numPr>
        <w:tabs>
          <w:tab w:val="left" w:pos="1191"/>
        </w:tabs>
        <w:spacing w:before="138"/>
        <w:ind w:left="1191" w:hanging="359"/>
      </w:pPr>
      <w:r w:rsidRPr="00AF283D">
        <w:t>If</w:t>
      </w:r>
      <w:r w:rsidRPr="00AF283D">
        <w:rPr>
          <w:spacing w:val="-4"/>
        </w:rPr>
        <w:t xml:space="preserve"> </w:t>
      </w:r>
      <w:r w:rsidRPr="00AF283D">
        <w:t>parent,</w:t>
      </w:r>
      <w:r w:rsidRPr="00AF283D">
        <w:rPr>
          <w:spacing w:val="-3"/>
        </w:rPr>
        <w:t xml:space="preserve"> </w:t>
      </w:r>
      <w:r w:rsidRPr="00AF283D">
        <w:t>affiliated,</w:t>
      </w:r>
      <w:r w:rsidRPr="00AF283D">
        <w:rPr>
          <w:spacing w:val="-6"/>
        </w:rPr>
        <w:t xml:space="preserve"> </w:t>
      </w:r>
      <w:r w:rsidRPr="00AF283D">
        <w:t>or</w:t>
      </w:r>
      <w:r w:rsidRPr="00AF283D">
        <w:rPr>
          <w:spacing w:val="-3"/>
        </w:rPr>
        <w:t xml:space="preserve"> </w:t>
      </w:r>
      <w:r w:rsidRPr="00AF283D">
        <w:t>subsidiary</w:t>
      </w:r>
      <w:r w:rsidRPr="00AF283D">
        <w:rPr>
          <w:spacing w:val="-3"/>
        </w:rPr>
        <w:t xml:space="preserve"> </w:t>
      </w:r>
      <w:r w:rsidRPr="00AF283D">
        <w:rPr>
          <w:spacing w:val="-2"/>
        </w:rPr>
        <w:t>company:</w:t>
      </w:r>
    </w:p>
    <w:p w14:paraId="5109DA7A" w14:textId="415640E2" w:rsidR="00386AD3" w:rsidRPr="00AF283D" w:rsidRDefault="00390AE1">
      <w:pPr>
        <w:pStyle w:val="ListParagraph"/>
        <w:numPr>
          <w:ilvl w:val="1"/>
          <w:numId w:val="5"/>
        </w:numPr>
        <w:tabs>
          <w:tab w:val="left" w:pos="1912"/>
        </w:tabs>
        <w:spacing w:before="141" w:line="259" w:lineRule="auto"/>
        <w:ind w:right="1154"/>
      </w:pPr>
      <w:r w:rsidRPr="00AF283D">
        <w:t>Provide</w:t>
      </w:r>
      <w:r w:rsidRPr="00AF283D">
        <w:rPr>
          <w:spacing w:val="-4"/>
        </w:rPr>
        <w:t xml:space="preserve"> </w:t>
      </w:r>
      <w:r w:rsidRPr="00AF283D">
        <w:t>document</w:t>
      </w:r>
      <w:r w:rsidRPr="00AF283D">
        <w:rPr>
          <w:spacing w:val="-6"/>
        </w:rPr>
        <w:t xml:space="preserve"> </w:t>
      </w:r>
      <w:r w:rsidRPr="00AF283D">
        <w:t>to</w:t>
      </w:r>
      <w:r w:rsidRPr="00AF283D">
        <w:rPr>
          <w:spacing w:val="-4"/>
        </w:rPr>
        <w:t xml:space="preserve"> </w:t>
      </w:r>
      <w:r w:rsidRPr="00AF283D">
        <w:t>verify</w:t>
      </w:r>
      <w:r w:rsidRPr="00AF283D">
        <w:rPr>
          <w:spacing w:val="-7"/>
        </w:rPr>
        <w:t xml:space="preserve"> </w:t>
      </w:r>
      <w:r w:rsidRPr="00AF283D">
        <w:t>the</w:t>
      </w:r>
      <w:r w:rsidRPr="00AF283D">
        <w:rPr>
          <w:spacing w:val="-6"/>
        </w:rPr>
        <w:t xml:space="preserve"> </w:t>
      </w:r>
      <w:r w:rsidRPr="00AF283D">
        <w:t>legal</w:t>
      </w:r>
      <w:r w:rsidRPr="00AF283D">
        <w:rPr>
          <w:spacing w:val="-3"/>
        </w:rPr>
        <w:t xml:space="preserve"> </w:t>
      </w:r>
      <w:r w:rsidRPr="00AF283D">
        <w:t>status, management structure, and relationships;</w:t>
      </w:r>
    </w:p>
    <w:p w14:paraId="5109DA7B" w14:textId="77777777" w:rsidR="00386AD3" w:rsidRPr="00AF283D" w:rsidRDefault="00390AE1">
      <w:pPr>
        <w:pStyle w:val="BodyText"/>
        <w:spacing w:before="159"/>
        <w:ind w:left="2272"/>
      </w:pPr>
      <w:r w:rsidRPr="00AF283D">
        <w:rPr>
          <w:spacing w:val="-5"/>
        </w:rPr>
        <w:t>AND</w:t>
      </w:r>
    </w:p>
    <w:p w14:paraId="5109DA7C" w14:textId="77777777" w:rsidR="00386AD3" w:rsidRPr="00AF283D" w:rsidRDefault="00390AE1">
      <w:pPr>
        <w:pStyle w:val="ListParagraph"/>
        <w:numPr>
          <w:ilvl w:val="1"/>
          <w:numId w:val="5"/>
        </w:numPr>
        <w:tabs>
          <w:tab w:val="left" w:pos="1912"/>
        </w:tabs>
        <w:spacing w:before="181" w:line="256" w:lineRule="auto"/>
        <w:ind w:right="446"/>
      </w:pPr>
      <w:r w:rsidRPr="00AF283D">
        <w:t>Provide</w:t>
      </w:r>
      <w:r w:rsidRPr="00AF283D">
        <w:rPr>
          <w:spacing w:val="-3"/>
        </w:rPr>
        <w:t xml:space="preserve"> </w:t>
      </w:r>
      <w:r w:rsidRPr="00AF283D">
        <w:t>narrative</w:t>
      </w:r>
      <w:r w:rsidRPr="00AF283D">
        <w:rPr>
          <w:spacing w:val="-2"/>
        </w:rPr>
        <w:t xml:space="preserve"> </w:t>
      </w:r>
      <w:r w:rsidRPr="00AF283D">
        <w:t>describing</w:t>
      </w:r>
      <w:r w:rsidRPr="00AF283D">
        <w:rPr>
          <w:spacing w:val="-3"/>
        </w:rPr>
        <w:t xml:space="preserve"> </w:t>
      </w:r>
      <w:r w:rsidRPr="00AF283D">
        <w:t>how</w:t>
      </w:r>
      <w:r w:rsidRPr="00AF283D">
        <w:rPr>
          <w:spacing w:val="-4"/>
        </w:rPr>
        <w:t xml:space="preserve"> </w:t>
      </w:r>
      <w:r w:rsidRPr="00AF283D">
        <w:t>workforce,</w:t>
      </w:r>
      <w:r w:rsidRPr="00AF283D">
        <w:rPr>
          <w:spacing w:val="-3"/>
        </w:rPr>
        <w:t xml:space="preserve"> </w:t>
      </w:r>
      <w:r w:rsidRPr="00AF283D">
        <w:t>resources,</w:t>
      </w:r>
      <w:r w:rsidRPr="00AF283D">
        <w:rPr>
          <w:spacing w:val="-1"/>
        </w:rPr>
        <w:t xml:space="preserve"> </w:t>
      </w:r>
      <w:r w:rsidRPr="00AF283D">
        <w:t>and</w:t>
      </w:r>
      <w:r w:rsidRPr="00AF283D">
        <w:rPr>
          <w:spacing w:val="-3"/>
        </w:rPr>
        <w:t xml:space="preserve"> </w:t>
      </w:r>
      <w:r w:rsidRPr="00AF283D">
        <w:t>assets</w:t>
      </w:r>
      <w:r w:rsidRPr="00AF283D">
        <w:rPr>
          <w:spacing w:val="-3"/>
        </w:rPr>
        <w:t xml:space="preserve"> </w:t>
      </w:r>
      <w:r w:rsidRPr="00AF283D">
        <w:t>will</w:t>
      </w:r>
      <w:r w:rsidRPr="00AF283D">
        <w:rPr>
          <w:spacing w:val="-5"/>
        </w:rPr>
        <w:t xml:space="preserve"> </w:t>
      </w:r>
      <w:r w:rsidRPr="00AF283D">
        <w:t>be</w:t>
      </w:r>
      <w:r w:rsidRPr="00AF283D">
        <w:rPr>
          <w:spacing w:val="-3"/>
        </w:rPr>
        <w:t xml:space="preserve"> </w:t>
      </w:r>
      <w:r w:rsidRPr="00AF283D">
        <w:t>utilized</w:t>
      </w:r>
      <w:r w:rsidRPr="00AF283D">
        <w:rPr>
          <w:spacing w:val="-6"/>
        </w:rPr>
        <w:t xml:space="preserve"> </w:t>
      </w:r>
      <w:r w:rsidRPr="00AF283D">
        <w:t>by</w:t>
      </w:r>
      <w:r w:rsidRPr="00AF283D">
        <w:rPr>
          <w:spacing w:val="-3"/>
        </w:rPr>
        <w:t xml:space="preserve"> </w:t>
      </w:r>
      <w:r w:rsidRPr="00AF283D">
        <w:t>the Offeror to meet the Government requirements</w:t>
      </w:r>
    </w:p>
    <w:p w14:paraId="5109DA7D" w14:textId="77777777" w:rsidR="00386AD3" w:rsidRPr="00AF283D" w:rsidRDefault="00390AE1">
      <w:pPr>
        <w:pStyle w:val="ListParagraph"/>
        <w:numPr>
          <w:ilvl w:val="0"/>
          <w:numId w:val="5"/>
        </w:numPr>
        <w:tabs>
          <w:tab w:val="left" w:pos="1191"/>
        </w:tabs>
        <w:spacing w:before="165"/>
        <w:ind w:left="1191" w:hanging="359"/>
      </w:pPr>
      <w:r w:rsidRPr="00AF283D">
        <w:t>If</w:t>
      </w:r>
      <w:r w:rsidRPr="00AF283D">
        <w:rPr>
          <w:spacing w:val="-4"/>
        </w:rPr>
        <w:t xml:space="preserve"> </w:t>
      </w:r>
      <w:r w:rsidRPr="00AF283D">
        <w:t>prior</w:t>
      </w:r>
      <w:r w:rsidRPr="00AF283D">
        <w:rPr>
          <w:spacing w:val="-3"/>
        </w:rPr>
        <w:t xml:space="preserve"> </w:t>
      </w:r>
      <w:r w:rsidRPr="00AF283D">
        <w:t>Joint</w:t>
      </w:r>
      <w:r w:rsidRPr="00AF283D">
        <w:rPr>
          <w:spacing w:val="-2"/>
        </w:rPr>
        <w:t xml:space="preserve"> Venture:</w:t>
      </w:r>
    </w:p>
    <w:p w14:paraId="5109DA7E" w14:textId="77777777" w:rsidR="00386AD3" w:rsidRPr="00AF283D" w:rsidRDefault="00390AE1">
      <w:pPr>
        <w:pStyle w:val="ListParagraph"/>
        <w:numPr>
          <w:ilvl w:val="1"/>
          <w:numId w:val="5"/>
        </w:numPr>
        <w:tabs>
          <w:tab w:val="left" w:pos="1912"/>
        </w:tabs>
        <w:spacing w:before="179"/>
      </w:pPr>
      <w:r w:rsidRPr="00AF283D">
        <w:t>Provide</w:t>
      </w:r>
      <w:r w:rsidRPr="00AF283D">
        <w:rPr>
          <w:spacing w:val="-6"/>
        </w:rPr>
        <w:t xml:space="preserve"> </w:t>
      </w:r>
      <w:r w:rsidRPr="00AF283D">
        <w:t>documentation</w:t>
      </w:r>
      <w:r w:rsidRPr="00AF283D">
        <w:rPr>
          <w:spacing w:val="-3"/>
        </w:rPr>
        <w:t xml:space="preserve"> </w:t>
      </w:r>
      <w:r w:rsidRPr="00AF283D">
        <w:t>of</w:t>
      </w:r>
      <w:r w:rsidRPr="00AF283D">
        <w:rPr>
          <w:spacing w:val="-2"/>
        </w:rPr>
        <w:t xml:space="preserve"> </w:t>
      </w:r>
      <w:r w:rsidRPr="00AF283D">
        <w:t>prior</w:t>
      </w:r>
      <w:r w:rsidRPr="00AF283D">
        <w:rPr>
          <w:spacing w:val="-3"/>
        </w:rPr>
        <w:t xml:space="preserve"> </w:t>
      </w:r>
      <w:r w:rsidRPr="00AF283D">
        <w:t>Joint</w:t>
      </w:r>
      <w:r w:rsidRPr="00AF283D">
        <w:rPr>
          <w:spacing w:val="-6"/>
        </w:rPr>
        <w:t xml:space="preserve"> </w:t>
      </w:r>
      <w:r w:rsidRPr="00AF283D">
        <w:t>Venture</w:t>
      </w:r>
      <w:r w:rsidRPr="00AF283D">
        <w:rPr>
          <w:spacing w:val="-5"/>
        </w:rPr>
        <w:t xml:space="preserve"> </w:t>
      </w:r>
      <w:r w:rsidRPr="00AF283D">
        <w:t>to</w:t>
      </w:r>
      <w:r w:rsidRPr="00AF283D">
        <w:rPr>
          <w:spacing w:val="-6"/>
        </w:rPr>
        <w:t xml:space="preserve"> </w:t>
      </w:r>
      <w:r w:rsidRPr="00AF283D">
        <w:t>include</w:t>
      </w:r>
      <w:r w:rsidRPr="00AF283D">
        <w:rPr>
          <w:spacing w:val="-3"/>
        </w:rPr>
        <w:t xml:space="preserve"> </w:t>
      </w:r>
      <w:r w:rsidRPr="00AF283D">
        <w:t>dates</w:t>
      </w:r>
      <w:r w:rsidRPr="00AF283D">
        <w:rPr>
          <w:spacing w:val="-4"/>
        </w:rPr>
        <w:t xml:space="preserve"> </w:t>
      </w:r>
      <w:r w:rsidRPr="00AF283D">
        <w:t>Joint</w:t>
      </w:r>
      <w:r w:rsidRPr="00AF283D">
        <w:rPr>
          <w:spacing w:val="-2"/>
        </w:rPr>
        <w:t xml:space="preserve"> </w:t>
      </w:r>
      <w:r w:rsidRPr="00AF283D">
        <w:t>Venture</w:t>
      </w:r>
      <w:r w:rsidRPr="00AF283D">
        <w:rPr>
          <w:spacing w:val="-4"/>
        </w:rPr>
        <w:t xml:space="preserve"> </w:t>
      </w:r>
      <w:r w:rsidRPr="00AF283D">
        <w:t>was</w:t>
      </w:r>
      <w:r w:rsidRPr="00AF283D">
        <w:rPr>
          <w:spacing w:val="-5"/>
        </w:rPr>
        <w:t xml:space="preserve"> </w:t>
      </w:r>
      <w:r w:rsidRPr="00AF283D">
        <w:t>in</w:t>
      </w:r>
      <w:r w:rsidRPr="00AF283D">
        <w:rPr>
          <w:spacing w:val="-3"/>
        </w:rPr>
        <w:t xml:space="preserve"> </w:t>
      </w:r>
      <w:r w:rsidRPr="00AF283D">
        <w:rPr>
          <w:spacing w:val="-2"/>
        </w:rPr>
        <w:t>effect.</w:t>
      </w:r>
    </w:p>
    <w:p w14:paraId="5109DA7F" w14:textId="77777777" w:rsidR="00386AD3" w:rsidRPr="00AF283D" w:rsidRDefault="00386AD3">
      <w:pPr>
        <w:pStyle w:val="BodyText"/>
        <w:spacing w:before="41"/>
      </w:pPr>
    </w:p>
    <w:p w14:paraId="5109DA80" w14:textId="77777777" w:rsidR="00386AD3" w:rsidRPr="00AF283D" w:rsidRDefault="00390AE1">
      <w:pPr>
        <w:pStyle w:val="ListParagraph"/>
        <w:numPr>
          <w:ilvl w:val="1"/>
          <w:numId w:val="7"/>
        </w:numPr>
        <w:tabs>
          <w:tab w:val="left" w:pos="652"/>
        </w:tabs>
        <w:spacing w:line="259" w:lineRule="auto"/>
        <w:ind w:right="185" w:firstLine="0"/>
      </w:pPr>
      <w:r w:rsidRPr="00AF283D">
        <w:rPr>
          <w:b/>
        </w:rPr>
        <w:t xml:space="preserve">Financial Responsibility Information. </w:t>
      </w:r>
      <w:r w:rsidRPr="00AF283D">
        <w:t>To assist the PCO in making the responsibility determination prior</w:t>
      </w:r>
      <w:r w:rsidRPr="00AF283D">
        <w:rPr>
          <w:spacing w:val="-2"/>
        </w:rPr>
        <w:t xml:space="preserve"> </w:t>
      </w:r>
      <w:r w:rsidRPr="00AF283D">
        <w:t>to</w:t>
      </w:r>
      <w:r w:rsidRPr="00AF283D">
        <w:rPr>
          <w:spacing w:val="-2"/>
        </w:rPr>
        <w:t xml:space="preserve"> </w:t>
      </w:r>
      <w:r w:rsidRPr="00AF283D">
        <w:t>contract</w:t>
      </w:r>
      <w:r w:rsidRPr="00AF283D">
        <w:rPr>
          <w:spacing w:val="-4"/>
        </w:rPr>
        <w:t xml:space="preserve"> </w:t>
      </w:r>
      <w:r w:rsidRPr="00AF283D">
        <w:t>award</w:t>
      </w:r>
      <w:r w:rsidRPr="00AF283D">
        <w:rPr>
          <w:spacing w:val="-2"/>
        </w:rPr>
        <w:t xml:space="preserve"> </w:t>
      </w:r>
      <w:r w:rsidRPr="00AF283D">
        <w:t>in</w:t>
      </w:r>
      <w:r w:rsidRPr="00AF283D">
        <w:rPr>
          <w:spacing w:val="-5"/>
        </w:rPr>
        <w:t xml:space="preserve"> </w:t>
      </w:r>
      <w:r w:rsidRPr="00AF283D">
        <w:t>accordance</w:t>
      </w:r>
      <w:r w:rsidRPr="00AF283D">
        <w:rPr>
          <w:spacing w:val="-2"/>
        </w:rPr>
        <w:t xml:space="preserve"> </w:t>
      </w:r>
      <w:r w:rsidRPr="00AF283D">
        <w:t>with</w:t>
      </w:r>
      <w:r w:rsidRPr="00AF283D">
        <w:rPr>
          <w:spacing w:val="-2"/>
        </w:rPr>
        <w:t xml:space="preserve"> </w:t>
      </w:r>
      <w:r w:rsidRPr="00AF283D">
        <w:t>FAR</w:t>
      </w:r>
      <w:r w:rsidRPr="00AF283D">
        <w:rPr>
          <w:spacing w:val="-3"/>
        </w:rPr>
        <w:t xml:space="preserve"> </w:t>
      </w:r>
      <w:r w:rsidRPr="00AF283D">
        <w:t>9.1,</w:t>
      </w:r>
      <w:r w:rsidRPr="00AF283D">
        <w:rPr>
          <w:spacing w:val="-5"/>
        </w:rPr>
        <w:t xml:space="preserve"> </w:t>
      </w:r>
      <w:r w:rsidRPr="00AF283D">
        <w:t>the</w:t>
      </w:r>
      <w:r w:rsidRPr="00AF283D">
        <w:rPr>
          <w:spacing w:val="-2"/>
        </w:rPr>
        <w:t xml:space="preserve"> </w:t>
      </w:r>
      <w:r w:rsidRPr="00AF283D">
        <w:t>Offeror</w:t>
      </w:r>
      <w:r w:rsidRPr="00AF283D">
        <w:rPr>
          <w:spacing w:val="-2"/>
        </w:rPr>
        <w:t xml:space="preserve"> </w:t>
      </w:r>
      <w:r w:rsidRPr="00AF283D">
        <w:t>shall</w:t>
      </w:r>
      <w:r w:rsidRPr="00AF283D">
        <w:rPr>
          <w:spacing w:val="-4"/>
        </w:rPr>
        <w:t xml:space="preserve"> </w:t>
      </w:r>
      <w:r w:rsidRPr="00AF283D">
        <w:t>provide</w:t>
      </w:r>
      <w:r w:rsidRPr="00AF283D">
        <w:rPr>
          <w:spacing w:val="-2"/>
        </w:rPr>
        <w:t xml:space="preserve"> </w:t>
      </w:r>
      <w:r w:rsidRPr="00AF283D">
        <w:t>a</w:t>
      </w:r>
      <w:r w:rsidRPr="00AF283D">
        <w:rPr>
          <w:spacing w:val="-2"/>
        </w:rPr>
        <w:t xml:space="preserve"> </w:t>
      </w:r>
      <w:r w:rsidRPr="00AF283D">
        <w:t>written</w:t>
      </w:r>
      <w:r w:rsidRPr="00AF283D">
        <w:rPr>
          <w:spacing w:val="-2"/>
        </w:rPr>
        <w:t xml:space="preserve"> </w:t>
      </w:r>
      <w:r w:rsidRPr="00AF283D">
        <w:t>statement</w:t>
      </w:r>
      <w:r w:rsidRPr="00AF283D">
        <w:rPr>
          <w:spacing w:val="-1"/>
        </w:rPr>
        <w:t xml:space="preserve"> </w:t>
      </w:r>
      <w:r w:rsidRPr="00AF283D">
        <w:t>explaining</w:t>
      </w:r>
      <w:r w:rsidRPr="00AF283D">
        <w:rPr>
          <w:spacing w:val="-5"/>
        </w:rPr>
        <w:t xml:space="preserve"> </w:t>
      </w:r>
      <w:r w:rsidRPr="00AF283D">
        <w:t>the Offeror’s ability to obtain required resources to perform the contract requirements. The Offeror shall also provide evidence to support the explanation.</w:t>
      </w:r>
    </w:p>
    <w:p w14:paraId="5109DA81" w14:textId="77777777" w:rsidR="00386AD3" w:rsidRPr="00AF283D" w:rsidRDefault="00386AD3">
      <w:pPr>
        <w:pStyle w:val="BodyText"/>
        <w:spacing w:before="20"/>
      </w:pPr>
    </w:p>
    <w:p w14:paraId="5109DA82" w14:textId="77777777" w:rsidR="00386AD3" w:rsidRPr="00AF283D" w:rsidRDefault="00390AE1">
      <w:pPr>
        <w:pStyle w:val="ListParagraph"/>
        <w:numPr>
          <w:ilvl w:val="1"/>
          <w:numId w:val="7"/>
        </w:numPr>
        <w:tabs>
          <w:tab w:val="left" w:pos="652"/>
        </w:tabs>
        <w:spacing w:line="256" w:lineRule="auto"/>
        <w:ind w:right="142" w:firstLine="0"/>
      </w:pPr>
      <w:r w:rsidRPr="00AF283D">
        <w:rPr>
          <w:b/>
        </w:rPr>
        <w:t xml:space="preserve">Organizational Conflict of Interest. </w:t>
      </w:r>
      <w:r w:rsidRPr="00AF283D">
        <w:t>Offerors shall submit an assessment of potential or actual Organizational</w:t>
      </w:r>
      <w:r w:rsidRPr="00AF283D">
        <w:rPr>
          <w:spacing w:val="-2"/>
        </w:rPr>
        <w:t xml:space="preserve"> </w:t>
      </w:r>
      <w:r w:rsidRPr="00AF283D">
        <w:t>Conflict</w:t>
      </w:r>
      <w:r w:rsidRPr="00AF283D">
        <w:rPr>
          <w:spacing w:val="-2"/>
        </w:rPr>
        <w:t xml:space="preserve"> </w:t>
      </w:r>
      <w:r w:rsidRPr="00AF283D">
        <w:t>of</w:t>
      </w:r>
      <w:r w:rsidRPr="00AF283D">
        <w:rPr>
          <w:spacing w:val="-3"/>
        </w:rPr>
        <w:t xml:space="preserve"> </w:t>
      </w:r>
      <w:r w:rsidRPr="00AF283D">
        <w:t>Interest</w:t>
      </w:r>
      <w:r w:rsidRPr="00AF283D">
        <w:rPr>
          <w:spacing w:val="-2"/>
        </w:rPr>
        <w:t xml:space="preserve"> </w:t>
      </w:r>
      <w:r w:rsidRPr="00AF283D">
        <w:t>(OCI)</w:t>
      </w:r>
      <w:r w:rsidRPr="00AF283D">
        <w:rPr>
          <w:spacing w:val="-3"/>
        </w:rPr>
        <w:t xml:space="preserve"> </w:t>
      </w:r>
      <w:r w:rsidRPr="00AF283D">
        <w:t>issues,</w:t>
      </w:r>
      <w:r w:rsidRPr="00AF283D">
        <w:rPr>
          <w:spacing w:val="-5"/>
        </w:rPr>
        <w:t xml:space="preserve"> </w:t>
      </w:r>
      <w:r w:rsidRPr="00AF283D">
        <w:t>if</w:t>
      </w:r>
      <w:r w:rsidRPr="00AF283D">
        <w:rPr>
          <w:spacing w:val="-3"/>
        </w:rPr>
        <w:t xml:space="preserve"> </w:t>
      </w:r>
      <w:r w:rsidRPr="00AF283D">
        <w:t>any,</w:t>
      </w:r>
      <w:r w:rsidRPr="00AF283D">
        <w:rPr>
          <w:spacing w:val="-5"/>
        </w:rPr>
        <w:t xml:space="preserve"> </w:t>
      </w:r>
      <w:r w:rsidRPr="00AF283D">
        <w:t>as</w:t>
      </w:r>
      <w:r w:rsidRPr="00AF283D">
        <w:rPr>
          <w:spacing w:val="-3"/>
        </w:rPr>
        <w:t xml:space="preserve"> </w:t>
      </w:r>
      <w:r w:rsidRPr="00AF283D">
        <w:t>related</w:t>
      </w:r>
      <w:r w:rsidRPr="00AF283D">
        <w:rPr>
          <w:spacing w:val="-4"/>
        </w:rPr>
        <w:t xml:space="preserve"> </w:t>
      </w:r>
      <w:r w:rsidRPr="00AF283D">
        <w:t>to</w:t>
      </w:r>
      <w:r w:rsidRPr="00AF283D">
        <w:rPr>
          <w:spacing w:val="-5"/>
        </w:rPr>
        <w:t xml:space="preserve"> </w:t>
      </w:r>
      <w:r w:rsidRPr="00AF283D">
        <w:t>this</w:t>
      </w:r>
      <w:r w:rsidRPr="00AF283D">
        <w:rPr>
          <w:spacing w:val="-3"/>
        </w:rPr>
        <w:t xml:space="preserve"> </w:t>
      </w:r>
      <w:r w:rsidRPr="00AF283D">
        <w:t>contract</w:t>
      </w:r>
      <w:r w:rsidRPr="00AF283D">
        <w:rPr>
          <w:spacing w:val="-2"/>
        </w:rPr>
        <w:t xml:space="preserve"> </w:t>
      </w:r>
      <w:r w:rsidRPr="00AF283D">
        <w:t>vehicle</w:t>
      </w:r>
      <w:r w:rsidRPr="00AF283D">
        <w:rPr>
          <w:spacing w:val="-4"/>
        </w:rPr>
        <w:t xml:space="preserve"> </w:t>
      </w:r>
      <w:r w:rsidRPr="00AF283D">
        <w:t>and</w:t>
      </w:r>
      <w:r w:rsidRPr="00AF283D">
        <w:rPr>
          <w:spacing w:val="-3"/>
        </w:rPr>
        <w:t xml:space="preserve"> </w:t>
      </w:r>
      <w:r w:rsidRPr="00AF283D">
        <w:t>future</w:t>
      </w:r>
      <w:r w:rsidRPr="00AF283D">
        <w:rPr>
          <w:spacing w:val="-3"/>
        </w:rPr>
        <w:t xml:space="preserve"> </w:t>
      </w:r>
      <w:r w:rsidRPr="00AF283D">
        <w:t>work.</w:t>
      </w:r>
      <w:r w:rsidRPr="00AF283D">
        <w:rPr>
          <w:spacing w:val="-3"/>
        </w:rPr>
        <w:t xml:space="preserve"> </w:t>
      </w:r>
      <w:r w:rsidRPr="00AF283D">
        <w:t>Initial</w:t>
      </w:r>
    </w:p>
    <w:p w14:paraId="5109DA83" w14:textId="77777777" w:rsidR="00386AD3" w:rsidRDefault="00386AD3">
      <w:pPr>
        <w:spacing w:line="256" w:lineRule="auto"/>
        <w:sectPr w:rsidR="00386AD3">
          <w:pgSz w:w="12240" w:h="15840"/>
          <w:pgMar w:top="1380" w:right="1040" w:bottom="1960" w:left="1040" w:header="0" w:footer="1744" w:gutter="0"/>
          <w:cols w:space="720"/>
        </w:sectPr>
      </w:pPr>
    </w:p>
    <w:p w14:paraId="5109DA84" w14:textId="77777777" w:rsidR="00386AD3" w:rsidRPr="00AF283D" w:rsidRDefault="00390AE1">
      <w:pPr>
        <w:pStyle w:val="BodyText"/>
        <w:spacing w:before="61" w:line="259" w:lineRule="auto"/>
        <w:ind w:left="112" w:right="166"/>
      </w:pPr>
      <w:r w:rsidRPr="00AF283D">
        <w:lastRenderedPageBreak/>
        <w:t>notification shall be made to the PCO as soon as OCI issues become known. OCI issues include, but are not limited to, the inability to render impartial assistance or advice to the Government, the inability to objectively perform contract work, or the unfair competitive advantage created by current or previous contractual efforts with the Government. If an actual or potential OCI exists, the Offeror shall submit a mitigation plan with the proposal. The Contracting Officer will review the submitted mitigation plan and make a determination as to whether the plan adequately resolves the issues and provides adequate protection to both the Offeror and the Government.</w:t>
      </w:r>
      <w:r w:rsidRPr="00AF283D">
        <w:rPr>
          <w:spacing w:val="-2"/>
        </w:rPr>
        <w:t xml:space="preserve"> </w:t>
      </w:r>
      <w:r w:rsidRPr="00AF283D">
        <w:t>Submission</w:t>
      </w:r>
      <w:r w:rsidRPr="00AF283D">
        <w:rPr>
          <w:spacing w:val="-2"/>
        </w:rPr>
        <w:t xml:space="preserve"> </w:t>
      </w:r>
      <w:r w:rsidRPr="00AF283D">
        <w:t>of</w:t>
      </w:r>
      <w:r w:rsidRPr="00AF283D">
        <w:rPr>
          <w:spacing w:val="-2"/>
        </w:rPr>
        <w:t xml:space="preserve"> </w:t>
      </w:r>
      <w:r w:rsidRPr="00AF283D">
        <w:t>mitigation</w:t>
      </w:r>
      <w:r w:rsidRPr="00AF283D">
        <w:rPr>
          <w:spacing w:val="-2"/>
        </w:rPr>
        <w:t xml:space="preserve"> </w:t>
      </w:r>
      <w:r w:rsidRPr="00AF283D">
        <w:t>plans</w:t>
      </w:r>
      <w:r w:rsidRPr="00AF283D">
        <w:rPr>
          <w:spacing w:val="-4"/>
        </w:rPr>
        <w:t xml:space="preserve"> </w:t>
      </w:r>
      <w:r w:rsidRPr="00AF283D">
        <w:t>are</w:t>
      </w:r>
      <w:r w:rsidRPr="00AF283D">
        <w:rPr>
          <w:spacing w:val="-4"/>
        </w:rPr>
        <w:t xml:space="preserve"> </w:t>
      </w:r>
      <w:r w:rsidRPr="00AF283D">
        <w:t>only</w:t>
      </w:r>
      <w:r w:rsidRPr="00AF283D">
        <w:rPr>
          <w:spacing w:val="-2"/>
        </w:rPr>
        <w:t xml:space="preserve"> </w:t>
      </w:r>
      <w:r w:rsidRPr="00AF283D">
        <w:t>required</w:t>
      </w:r>
      <w:r w:rsidRPr="00AF283D">
        <w:rPr>
          <w:spacing w:val="-4"/>
        </w:rPr>
        <w:t xml:space="preserve"> </w:t>
      </w:r>
      <w:r w:rsidRPr="00AF283D">
        <w:t>if</w:t>
      </w:r>
      <w:r w:rsidRPr="00AF283D">
        <w:rPr>
          <w:spacing w:val="-4"/>
        </w:rPr>
        <w:t xml:space="preserve"> </w:t>
      </w:r>
      <w:r w:rsidRPr="00AF283D">
        <w:t>the</w:t>
      </w:r>
      <w:r w:rsidRPr="00AF283D">
        <w:rPr>
          <w:spacing w:val="-2"/>
        </w:rPr>
        <w:t xml:space="preserve"> </w:t>
      </w:r>
      <w:r w:rsidRPr="00AF283D">
        <w:t>Offeror</w:t>
      </w:r>
      <w:r w:rsidRPr="00AF283D">
        <w:rPr>
          <w:spacing w:val="-2"/>
        </w:rPr>
        <w:t xml:space="preserve"> </w:t>
      </w:r>
      <w:r w:rsidRPr="00AF283D">
        <w:t>is</w:t>
      </w:r>
      <w:r w:rsidRPr="00AF283D">
        <w:rPr>
          <w:spacing w:val="-4"/>
        </w:rPr>
        <w:t xml:space="preserve"> </w:t>
      </w:r>
      <w:r w:rsidRPr="00AF283D">
        <w:t>aware</w:t>
      </w:r>
      <w:r w:rsidRPr="00AF283D">
        <w:rPr>
          <w:spacing w:val="-2"/>
        </w:rPr>
        <w:t xml:space="preserve"> </w:t>
      </w:r>
      <w:r w:rsidRPr="00AF283D">
        <w:t>of</w:t>
      </w:r>
      <w:r w:rsidRPr="00AF283D">
        <w:rPr>
          <w:spacing w:val="-2"/>
        </w:rPr>
        <w:t xml:space="preserve"> </w:t>
      </w:r>
      <w:r w:rsidRPr="00AF283D">
        <w:t>potential</w:t>
      </w:r>
      <w:r w:rsidRPr="00AF283D">
        <w:rPr>
          <w:spacing w:val="-1"/>
        </w:rPr>
        <w:t xml:space="preserve"> </w:t>
      </w:r>
      <w:r w:rsidRPr="00AF283D">
        <w:t>or</w:t>
      </w:r>
      <w:r w:rsidRPr="00AF283D">
        <w:rPr>
          <w:spacing w:val="-2"/>
        </w:rPr>
        <w:t xml:space="preserve"> </w:t>
      </w:r>
      <w:r w:rsidRPr="00AF283D">
        <w:t>actual</w:t>
      </w:r>
      <w:r w:rsidRPr="00AF283D">
        <w:rPr>
          <w:spacing w:val="-1"/>
        </w:rPr>
        <w:t xml:space="preserve"> </w:t>
      </w:r>
      <w:r w:rsidRPr="00AF283D">
        <w:t>OCI issues</w:t>
      </w:r>
      <w:r w:rsidRPr="00AF283D">
        <w:rPr>
          <w:spacing w:val="-3"/>
        </w:rPr>
        <w:t xml:space="preserve"> </w:t>
      </w:r>
      <w:r w:rsidRPr="00AF283D">
        <w:t>related</w:t>
      </w:r>
      <w:r w:rsidRPr="00AF283D">
        <w:rPr>
          <w:spacing w:val="-1"/>
        </w:rPr>
        <w:t xml:space="preserve"> </w:t>
      </w:r>
      <w:r w:rsidRPr="00AF283D">
        <w:t>to</w:t>
      </w:r>
      <w:r w:rsidRPr="00AF283D">
        <w:rPr>
          <w:spacing w:val="-4"/>
        </w:rPr>
        <w:t xml:space="preserve"> </w:t>
      </w:r>
      <w:r w:rsidRPr="00AF283D">
        <w:t>this</w:t>
      </w:r>
      <w:r w:rsidRPr="00AF283D">
        <w:rPr>
          <w:spacing w:val="-1"/>
        </w:rPr>
        <w:t xml:space="preserve"> </w:t>
      </w:r>
      <w:r w:rsidRPr="00AF283D">
        <w:t>procurement.</w:t>
      </w:r>
      <w:r w:rsidRPr="00AF283D">
        <w:rPr>
          <w:spacing w:val="-1"/>
        </w:rPr>
        <w:t xml:space="preserve"> </w:t>
      </w:r>
      <w:r w:rsidRPr="00AF283D">
        <w:t>If</w:t>
      </w:r>
      <w:r w:rsidRPr="00AF283D">
        <w:rPr>
          <w:spacing w:val="-3"/>
        </w:rPr>
        <w:t xml:space="preserve"> </w:t>
      </w:r>
      <w:r w:rsidRPr="00AF283D">
        <w:t>the</w:t>
      </w:r>
      <w:r w:rsidRPr="00AF283D">
        <w:rPr>
          <w:spacing w:val="-1"/>
        </w:rPr>
        <w:t xml:space="preserve"> </w:t>
      </w:r>
      <w:r w:rsidRPr="00AF283D">
        <w:t>Offeror</w:t>
      </w:r>
      <w:r w:rsidRPr="00AF283D">
        <w:rPr>
          <w:spacing w:val="-3"/>
        </w:rPr>
        <w:t xml:space="preserve"> </w:t>
      </w:r>
      <w:r w:rsidRPr="00AF283D">
        <w:t>believes</w:t>
      </w:r>
      <w:r w:rsidRPr="00AF283D">
        <w:rPr>
          <w:spacing w:val="-1"/>
        </w:rPr>
        <w:t xml:space="preserve"> </w:t>
      </w:r>
      <w:r w:rsidRPr="00AF283D">
        <w:t>no</w:t>
      </w:r>
      <w:r w:rsidRPr="00AF283D">
        <w:rPr>
          <w:spacing w:val="-1"/>
        </w:rPr>
        <w:t xml:space="preserve"> </w:t>
      </w:r>
      <w:r w:rsidRPr="00AF283D">
        <w:t>potential</w:t>
      </w:r>
      <w:r w:rsidRPr="00AF283D">
        <w:rPr>
          <w:spacing w:val="-3"/>
        </w:rPr>
        <w:t xml:space="preserve"> </w:t>
      </w:r>
      <w:r w:rsidRPr="00AF283D">
        <w:t>or</w:t>
      </w:r>
      <w:r w:rsidRPr="00AF283D">
        <w:rPr>
          <w:spacing w:val="-1"/>
        </w:rPr>
        <w:t xml:space="preserve"> </w:t>
      </w:r>
      <w:r w:rsidRPr="00AF283D">
        <w:t>actual OCI</w:t>
      </w:r>
      <w:r w:rsidRPr="00AF283D">
        <w:rPr>
          <w:spacing w:val="-3"/>
        </w:rPr>
        <w:t xml:space="preserve"> </w:t>
      </w:r>
      <w:r w:rsidRPr="00AF283D">
        <w:t>issues</w:t>
      </w:r>
      <w:r w:rsidRPr="00AF283D">
        <w:rPr>
          <w:spacing w:val="-3"/>
        </w:rPr>
        <w:t xml:space="preserve"> </w:t>
      </w:r>
      <w:r w:rsidRPr="00AF283D">
        <w:t>exist,</w:t>
      </w:r>
      <w:r w:rsidRPr="00AF283D">
        <w:rPr>
          <w:spacing w:val="-4"/>
        </w:rPr>
        <w:t xml:space="preserve"> </w:t>
      </w:r>
      <w:r w:rsidRPr="00AF283D">
        <w:t>this</w:t>
      </w:r>
      <w:r w:rsidRPr="00AF283D">
        <w:rPr>
          <w:spacing w:val="-1"/>
        </w:rPr>
        <w:t xml:space="preserve"> </w:t>
      </w:r>
      <w:r w:rsidRPr="00AF283D">
        <w:t>shall be</w:t>
      </w:r>
      <w:r w:rsidRPr="00AF283D">
        <w:rPr>
          <w:spacing w:val="-3"/>
        </w:rPr>
        <w:t xml:space="preserve"> </w:t>
      </w:r>
      <w:r w:rsidRPr="00AF283D">
        <w:t xml:space="preserve">so </w:t>
      </w:r>
      <w:r w:rsidRPr="00AF283D">
        <w:rPr>
          <w:spacing w:val="-2"/>
        </w:rPr>
        <w:t>stated.</w:t>
      </w:r>
    </w:p>
    <w:p w14:paraId="5109DA85" w14:textId="77777777" w:rsidR="00386AD3" w:rsidRPr="00AF283D" w:rsidRDefault="00386AD3">
      <w:pPr>
        <w:pStyle w:val="BodyText"/>
        <w:spacing w:before="19"/>
      </w:pPr>
    </w:p>
    <w:p w14:paraId="5109DA86" w14:textId="77777777" w:rsidR="00386AD3" w:rsidRPr="00AF283D" w:rsidRDefault="00390AE1">
      <w:pPr>
        <w:pStyle w:val="ListParagraph"/>
        <w:numPr>
          <w:ilvl w:val="1"/>
          <w:numId w:val="7"/>
        </w:numPr>
        <w:tabs>
          <w:tab w:val="left" w:pos="652"/>
        </w:tabs>
        <w:spacing w:line="259" w:lineRule="auto"/>
        <w:ind w:right="318" w:firstLine="0"/>
      </w:pPr>
      <w:r w:rsidRPr="00AF283D">
        <w:rPr>
          <w:b/>
        </w:rPr>
        <w:t xml:space="preserve">Organizational Structure Change History. </w:t>
      </w:r>
      <w:r w:rsidRPr="00AF283D">
        <w:t>Many companies have acquired, been acquired by, or otherwise merged with other companies, and/or reorganized their divisions, business groups, subsidiary companies,</w:t>
      </w:r>
      <w:r w:rsidRPr="00AF283D">
        <w:rPr>
          <w:spacing w:val="-2"/>
        </w:rPr>
        <w:t xml:space="preserve"> </w:t>
      </w:r>
      <w:r w:rsidRPr="00AF283D">
        <w:t>etc.</w:t>
      </w:r>
      <w:r w:rsidRPr="00AF283D">
        <w:rPr>
          <w:spacing w:val="-2"/>
        </w:rPr>
        <w:t xml:space="preserve"> </w:t>
      </w:r>
      <w:r w:rsidRPr="00AF283D">
        <w:t>In</w:t>
      </w:r>
      <w:r w:rsidRPr="00AF283D">
        <w:rPr>
          <w:spacing w:val="-5"/>
        </w:rPr>
        <w:t xml:space="preserve"> </w:t>
      </w:r>
      <w:r w:rsidRPr="00AF283D">
        <w:t>many</w:t>
      </w:r>
      <w:r w:rsidRPr="00AF283D">
        <w:rPr>
          <w:spacing w:val="-4"/>
        </w:rPr>
        <w:t xml:space="preserve"> </w:t>
      </w:r>
      <w:r w:rsidRPr="00AF283D">
        <w:t>cases,</w:t>
      </w:r>
      <w:r w:rsidRPr="00AF283D">
        <w:rPr>
          <w:spacing w:val="-4"/>
        </w:rPr>
        <w:t xml:space="preserve"> </w:t>
      </w:r>
      <w:r w:rsidRPr="00AF283D">
        <w:t>these</w:t>
      </w:r>
      <w:r w:rsidRPr="00AF283D">
        <w:rPr>
          <w:spacing w:val="-2"/>
        </w:rPr>
        <w:t xml:space="preserve"> </w:t>
      </w:r>
      <w:r w:rsidRPr="00AF283D">
        <w:t>changes</w:t>
      </w:r>
      <w:r w:rsidRPr="00AF283D">
        <w:rPr>
          <w:spacing w:val="-2"/>
        </w:rPr>
        <w:t xml:space="preserve"> </w:t>
      </w:r>
      <w:r w:rsidRPr="00AF283D">
        <w:t>have</w:t>
      </w:r>
      <w:r w:rsidRPr="00AF283D">
        <w:rPr>
          <w:spacing w:val="-2"/>
        </w:rPr>
        <w:t xml:space="preserve"> </w:t>
      </w:r>
      <w:r w:rsidRPr="00AF283D">
        <w:t>taken</w:t>
      </w:r>
      <w:r w:rsidRPr="00AF283D">
        <w:rPr>
          <w:spacing w:val="-2"/>
        </w:rPr>
        <w:t xml:space="preserve"> </w:t>
      </w:r>
      <w:r w:rsidRPr="00AF283D">
        <w:t>place</w:t>
      </w:r>
      <w:r w:rsidRPr="00AF283D">
        <w:rPr>
          <w:spacing w:val="-2"/>
        </w:rPr>
        <w:t xml:space="preserve"> </w:t>
      </w:r>
      <w:r w:rsidRPr="00AF283D">
        <w:t>during</w:t>
      </w:r>
      <w:r w:rsidRPr="00AF283D">
        <w:rPr>
          <w:spacing w:val="-5"/>
        </w:rPr>
        <w:t xml:space="preserve"> </w:t>
      </w:r>
      <w:r w:rsidRPr="00AF283D">
        <w:t>the</w:t>
      </w:r>
      <w:r w:rsidRPr="00AF283D">
        <w:rPr>
          <w:spacing w:val="-4"/>
        </w:rPr>
        <w:t xml:space="preserve"> </w:t>
      </w:r>
      <w:r w:rsidRPr="00AF283D">
        <w:t>time</w:t>
      </w:r>
      <w:r w:rsidRPr="00AF283D">
        <w:rPr>
          <w:spacing w:val="-2"/>
        </w:rPr>
        <w:t xml:space="preserve"> </w:t>
      </w:r>
      <w:r w:rsidRPr="00AF283D">
        <w:t>of</w:t>
      </w:r>
      <w:r w:rsidRPr="00AF283D">
        <w:rPr>
          <w:spacing w:val="-4"/>
        </w:rPr>
        <w:t xml:space="preserve"> </w:t>
      </w:r>
      <w:r w:rsidRPr="00AF283D">
        <w:t>performance</w:t>
      </w:r>
      <w:r w:rsidRPr="00AF283D">
        <w:rPr>
          <w:spacing w:val="-2"/>
        </w:rPr>
        <w:t xml:space="preserve"> </w:t>
      </w:r>
      <w:r w:rsidRPr="00AF283D">
        <w:t>of</w:t>
      </w:r>
      <w:r w:rsidRPr="00AF283D">
        <w:rPr>
          <w:spacing w:val="-2"/>
        </w:rPr>
        <w:t xml:space="preserve"> </w:t>
      </w:r>
      <w:r w:rsidRPr="00AF283D">
        <w:t>relevant</w:t>
      </w:r>
      <w:r w:rsidRPr="00AF283D">
        <w:rPr>
          <w:spacing w:val="-4"/>
        </w:rPr>
        <w:t xml:space="preserve"> </w:t>
      </w:r>
      <w:r w:rsidRPr="00AF283D">
        <w:t>past efforts or between conclusion of recent past efforts and this source selection. To facilitate the Government’s evaluation, Offerors shall submit a narrative and/or visual "roadmap" describing all such changes if it is necessary to clarify the contents of the proposals.</w:t>
      </w:r>
    </w:p>
    <w:p w14:paraId="5109DA87" w14:textId="77777777" w:rsidR="00386AD3" w:rsidRPr="00AF283D" w:rsidRDefault="00386AD3">
      <w:pPr>
        <w:pStyle w:val="BodyText"/>
        <w:spacing w:before="19"/>
      </w:pPr>
    </w:p>
    <w:p w14:paraId="5109DA88" w14:textId="77777777" w:rsidR="00386AD3" w:rsidRPr="00AF283D" w:rsidRDefault="00390AE1">
      <w:pPr>
        <w:pStyle w:val="Heading1"/>
        <w:numPr>
          <w:ilvl w:val="0"/>
          <w:numId w:val="7"/>
        </w:numPr>
        <w:tabs>
          <w:tab w:val="left" w:pos="471"/>
        </w:tabs>
        <w:ind w:left="471" w:hanging="359"/>
      </w:pPr>
      <w:r w:rsidRPr="00AF283D">
        <w:t>VOLUME</w:t>
      </w:r>
      <w:r w:rsidRPr="00AF283D">
        <w:rPr>
          <w:spacing w:val="-5"/>
        </w:rPr>
        <w:t xml:space="preserve"> </w:t>
      </w:r>
      <w:r w:rsidRPr="00AF283D">
        <w:t>II</w:t>
      </w:r>
      <w:r w:rsidRPr="00AF283D">
        <w:rPr>
          <w:spacing w:val="-4"/>
        </w:rPr>
        <w:t xml:space="preserve"> </w:t>
      </w:r>
      <w:r w:rsidRPr="00AF283D">
        <w:t>–</w:t>
      </w:r>
      <w:r w:rsidRPr="00AF283D">
        <w:rPr>
          <w:spacing w:val="-6"/>
        </w:rPr>
        <w:t xml:space="preserve"> </w:t>
      </w:r>
      <w:r w:rsidRPr="00AF283D">
        <w:t>TECHNICAL</w:t>
      </w:r>
      <w:r w:rsidRPr="00AF283D">
        <w:rPr>
          <w:spacing w:val="-5"/>
        </w:rPr>
        <w:t xml:space="preserve"> </w:t>
      </w:r>
      <w:r w:rsidRPr="00AF283D">
        <w:rPr>
          <w:spacing w:val="-2"/>
        </w:rPr>
        <w:t>EXPERIENCE</w:t>
      </w:r>
    </w:p>
    <w:p w14:paraId="5109DA89" w14:textId="77777777" w:rsidR="00386AD3" w:rsidRPr="00AF283D" w:rsidRDefault="00386AD3">
      <w:pPr>
        <w:pStyle w:val="BodyText"/>
        <w:spacing w:before="39"/>
        <w:rPr>
          <w:b/>
        </w:rPr>
      </w:pPr>
    </w:p>
    <w:p w14:paraId="5109DA8A" w14:textId="63C57AF8" w:rsidR="00386AD3" w:rsidRPr="00AF283D" w:rsidRDefault="00390AE1">
      <w:pPr>
        <w:pStyle w:val="ListParagraph"/>
        <w:numPr>
          <w:ilvl w:val="1"/>
          <w:numId w:val="7"/>
        </w:numPr>
        <w:tabs>
          <w:tab w:val="left" w:pos="652"/>
        </w:tabs>
        <w:spacing w:line="259" w:lineRule="auto"/>
        <w:ind w:right="502" w:firstLine="0"/>
      </w:pPr>
      <w:r w:rsidRPr="00AF283D">
        <w:rPr>
          <w:b/>
        </w:rPr>
        <w:t xml:space="preserve">General. </w:t>
      </w:r>
      <w:r w:rsidRPr="00AF283D">
        <w:t xml:space="preserve">The Highest Technically Rated Offerors (HTRO) </w:t>
      </w:r>
      <w:r w:rsidR="002675FE" w:rsidRPr="00DD3F23">
        <w:rPr>
          <w:spacing w:val="-6"/>
        </w:rPr>
        <w:t xml:space="preserve">with a Fair and Reasonable Price </w:t>
      </w:r>
      <w:del w:id="31" w:author="REYES, HAILIE C 2d Lt USAF AFMC AFSC/PZIOC" w:date="2025-08-28T10:48:00Z" w16du:dateUtc="2025-08-28T15:48:00Z">
        <w:r w:rsidR="002675FE" w:rsidRPr="00DD3F23" w:rsidDel="00027C83">
          <w:rPr>
            <w:spacing w:val="-6"/>
          </w:rPr>
          <w:delText xml:space="preserve">(HTRO) </w:delText>
        </w:r>
      </w:del>
      <w:r w:rsidRPr="00AF283D">
        <w:t>Minimum Technical Threshold Rating (MTTR) Proposal Volume shall be specific and complete.</w:t>
      </w:r>
      <w:r w:rsidRPr="00AF283D">
        <w:rPr>
          <w:spacing w:val="40"/>
        </w:rPr>
        <w:t xml:space="preserve"> </w:t>
      </w:r>
      <w:r w:rsidRPr="00AF283D">
        <w:t>Legibility, clarity, brevity, and coherence are important.</w:t>
      </w:r>
      <w:r w:rsidRPr="00AF283D">
        <w:rPr>
          <w:spacing w:val="40"/>
        </w:rPr>
        <w:t xml:space="preserve"> </w:t>
      </w:r>
      <w:r w:rsidRPr="00AF283D">
        <w:t xml:space="preserve">The Offeror’s proposal will be evaluated IAW Section M, paragraph 3, using the </w:t>
      </w:r>
      <w:r w:rsidRPr="00AF283D">
        <w:rPr>
          <w:i/>
        </w:rPr>
        <w:t>Appendix C to Section</w:t>
      </w:r>
      <w:r w:rsidRPr="00AF283D">
        <w:rPr>
          <w:i/>
          <w:spacing w:val="-2"/>
        </w:rPr>
        <w:t xml:space="preserve"> </w:t>
      </w:r>
      <w:r w:rsidRPr="00AF283D">
        <w:rPr>
          <w:i/>
        </w:rPr>
        <w:t>L,</w:t>
      </w:r>
      <w:r w:rsidRPr="00AF283D">
        <w:rPr>
          <w:i/>
          <w:spacing w:val="-5"/>
        </w:rPr>
        <w:t xml:space="preserve"> </w:t>
      </w:r>
      <w:r w:rsidRPr="00AF283D">
        <w:rPr>
          <w:i/>
        </w:rPr>
        <w:t>Self-Scoring</w:t>
      </w:r>
      <w:r w:rsidRPr="00AF283D">
        <w:rPr>
          <w:i/>
          <w:spacing w:val="-5"/>
        </w:rPr>
        <w:t xml:space="preserve"> </w:t>
      </w:r>
      <w:r w:rsidRPr="00AF283D">
        <w:rPr>
          <w:i/>
        </w:rPr>
        <w:t>Matrix</w:t>
      </w:r>
      <w:r w:rsidRPr="00AF283D">
        <w:t>.</w:t>
      </w:r>
      <w:r w:rsidRPr="00AF283D">
        <w:rPr>
          <w:spacing w:val="40"/>
        </w:rPr>
        <w:t xml:space="preserve"> </w:t>
      </w:r>
      <w:r w:rsidRPr="00AF283D">
        <w:t>The</w:t>
      </w:r>
      <w:r w:rsidRPr="00AF283D">
        <w:rPr>
          <w:spacing w:val="-2"/>
        </w:rPr>
        <w:t xml:space="preserve"> </w:t>
      </w:r>
      <w:r w:rsidRPr="00AF283D">
        <w:t>Offeror</w:t>
      </w:r>
      <w:r w:rsidRPr="00AF283D">
        <w:rPr>
          <w:spacing w:val="-4"/>
        </w:rPr>
        <w:t xml:space="preserve"> </w:t>
      </w:r>
      <w:r w:rsidRPr="00AF283D">
        <w:t>shall</w:t>
      </w:r>
      <w:r w:rsidRPr="00AF283D">
        <w:rPr>
          <w:spacing w:val="-1"/>
        </w:rPr>
        <w:t xml:space="preserve"> </w:t>
      </w:r>
      <w:r w:rsidRPr="00AF283D">
        <w:t>only</w:t>
      </w:r>
      <w:r w:rsidRPr="00AF283D">
        <w:rPr>
          <w:spacing w:val="-5"/>
        </w:rPr>
        <w:t xml:space="preserve"> </w:t>
      </w:r>
      <w:r w:rsidRPr="00AF283D">
        <w:t>provide</w:t>
      </w:r>
      <w:r w:rsidRPr="00AF283D">
        <w:rPr>
          <w:spacing w:val="-4"/>
        </w:rPr>
        <w:t xml:space="preserve"> </w:t>
      </w:r>
      <w:r w:rsidRPr="00AF283D">
        <w:t>relevant</w:t>
      </w:r>
      <w:r w:rsidRPr="00AF283D">
        <w:rPr>
          <w:spacing w:val="-1"/>
        </w:rPr>
        <w:t xml:space="preserve"> </w:t>
      </w:r>
      <w:r w:rsidRPr="00AF283D">
        <w:t>pages</w:t>
      </w:r>
      <w:r w:rsidRPr="00AF283D">
        <w:rPr>
          <w:spacing w:val="-2"/>
        </w:rPr>
        <w:t xml:space="preserve"> </w:t>
      </w:r>
      <w:r w:rsidRPr="00AF283D">
        <w:t>of</w:t>
      </w:r>
      <w:r w:rsidRPr="00AF283D">
        <w:rPr>
          <w:spacing w:val="-2"/>
        </w:rPr>
        <w:t xml:space="preserve"> </w:t>
      </w:r>
      <w:r w:rsidRPr="00AF283D">
        <w:t>documents</w:t>
      </w:r>
      <w:r w:rsidRPr="00AF283D">
        <w:rPr>
          <w:spacing w:val="-2"/>
        </w:rPr>
        <w:t xml:space="preserve"> </w:t>
      </w:r>
      <w:r w:rsidRPr="00AF283D">
        <w:t>used</w:t>
      </w:r>
      <w:r w:rsidRPr="00AF283D">
        <w:rPr>
          <w:spacing w:val="-2"/>
        </w:rPr>
        <w:t xml:space="preserve"> </w:t>
      </w:r>
      <w:r w:rsidRPr="00AF283D">
        <w:t>to</w:t>
      </w:r>
      <w:r w:rsidRPr="00AF283D">
        <w:rPr>
          <w:spacing w:val="-5"/>
        </w:rPr>
        <w:t xml:space="preserve"> </w:t>
      </w:r>
      <w:r w:rsidRPr="00AF283D">
        <w:t>validate Offeror HTRO MTTR Self-Scores. Using the instructions provided below, the Offeror shall provide, as specifically as possible, the actual data used to substantiate the Offeror’s HTRO MTTR Self Score.</w:t>
      </w:r>
    </w:p>
    <w:p w14:paraId="5109DA8B" w14:textId="77777777" w:rsidR="00386AD3" w:rsidRPr="00AF283D" w:rsidRDefault="00386AD3">
      <w:pPr>
        <w:pStyle w:val="BodyText"/>
        <w:spacing w:before="21"/>
      </w:pPr>
    </w:p>
    <w:p w14:paraId="5109DA8C" w14:textId="77777777" w:rsidR="00386AD3" w:rsidRPr="00AF283D" w:rsidRDefault="00390AE1">
      <w:pPr>
        <w:pStyle w:val="ListParagraph"/>
        <w:numPr>
          <w:ilvl w:val="1"/>
          <w:numId w:val="7"/>
        </w:numPr>
        <w:tabs>
          <w:tab w:val="left" w:pos="652"/>
        </w:tabs>
        <w:spacing w:line="259" w:lineRule="auto"/>
        <w:ind w:right="178" w:firstLine="0"/>
      </w:pPr>
      <w:r w:rsidRPr="00AF283D">
        <w:rPr>
          <w:b/>
        </w:rPr>
        <w:t>Work</w:t>
      </w:r>
      <w:r w:rsidRPr="00AF283D">
        <w:rPr>
          <w:b/>
          <w:spacing w:val="-2"/>
        </w:rPr>
        <w:t xml:space="preserve"> </w:t>
      </w:r>
      <w:r w:rsidRPr="00AF283D">
        <w:rPr>
          <w:b/>
        </w:rPr>
        <w:t>Sample</w:t>
      </w:r>
      <w:r w:rsidRPr="00AF283D">
        <w:rPr>
          <w:b/>
          <w:spacing w:val="-2"/>
        </w:rPr>
        <w:t xml:space="preserve"> </w:t>
      </w:r>
      <w:r w:rsidRPr="00AF283D">
        <w:rPr>
          <w:b/>
        </w:rPr>
        <w:t>Cover</w:t>
      </w:r>
      <w:r w:rsidRPr="00AF283D">
        <w:rPr>
          <w:b/>
          <w:spacing w:val="-2"/>
        </w:rPr>
        <w:t xml:space="preserve"> </w:t>
      </w:r>
      <w:r w:rsidRPr="00AF283D">
        <w:rPr>
          <w:b/>
        </w:rPr>
        <w:t>Sheet</w:t>
      </w:r>
      <w:r w:rsidRPr="00AF283D">
        <w:t>.</w:t>
      </w:r>
      <w:r w:rsidRPr="00AF283D">
        <w:rPr>
          <w:spacing w:val="-2"/>
        </w:rPr>
        <w:t xml:space="preserve"> </w:t>
      </w:r>
      <w:r w:rsidRPr="00AF283D">
        <w:t>Offerors</w:t>
      </w:r>
      <w:r w:rsidRPr="00AF283D">
        <w:rPr>
          <w:spacing w:val="-4"/>
        </w:rPr>
        <w:t xml:space="preserve"> </w:t>
      </w:r>
      <w:r w:rsidRPr="00AF283D">
        <w:t>shall</w:t>
      </w:r>
      <w:r w:rsidRPr="00AF283D">
        <w:rPr>
          <w:spacing w:val="-1"/>
        </w:rPr>
        <w:t xml:space="preserve"> </w:t>
      </w:r>
      <w:r w:rsidRPr="00AF283D">
        <w:t>complete</w:t>
      </w:r>
      <w:r w:rsidRPr="00AF283D">
        <w:rPr>
          <w:spacing w:val="-4"/>
        </w:rPr>
        <w:t xml:space="preserve"> </w:t>
      </w:r>
      <w:r w:rsidRPr="00AF283D">
        <w:t>a</w:t>
      </w:r>
      <w:r w:rsidRPr="00AF283D">
        <w:rPr>
          <w:spacing w:val="-4"/>
        </w:rPr>
        <w:t xml:space="preserve"> </w:t>
      </w:r>
      <w:r w:rsidRPr="00AF283D">
        <w:t>Work</w:t>
      </w:r>
      <w:r w:rsidRPr="00AF283D">
        <w:rPr>
          <w:spacing w:val="-2"/>
        </w:rPr>
        <w:t xml:space="preserve"> </w:t>
      </w:r>
      <w:r w:rsidRPr="00AF283D">
        <w:t>Sample</w:t>
      </w:r>
      <w:r w:rsidRPr="00AF283D">
        <w:rPr>
          <w:spacing w:val="-4"/>
        </w:rPr>
        <w:t xml:space="preserve"> </w:t>
      </w:r>
      <w:r w:rsidRPr="00AF283D">
        <w:t>Cover</w:t>
      </w:r>
      <w:r w:rsidRPr="00AF283D">
        <w:rPr>
          <w:spacing w:val="-2"/>
        </w:rPr>
        <w:t xml:space="preserve"> </w:t>
      </w:r>
      <w:r w:rsidRPr="00AF283D">
        <w:t>Sheet</w:t>
      </w:r>
      <w:r w:rsidRPr="00AF283D">
        <w:rPr>
          <w:spacing w:val="-4"/>
        </w:rPr>
        <w:t xml:space="preserve"> </w:t>
      </w:r>
      <w:r w:rsidRPr="00AF283D">
        <w:t>(</w:t>
      </w:r>
      <w:r w:rsidRPr="00AF283D">
        <w:rPr>
          <w:i/>
        </w:rPr>
        <w:t>Appendix</w:t>
      </w:r>
      <w:r w:rsidRPr="00AF283D">
        <w:rPr>
          <w:i/>
          <w:spacing w:val="-2"/>
        </w:rPr>
        <w:t xml:space="preserve"> </w:t>
      </w:r>
      <w:r w:rsidRPr="00AF283D">
        <w:rPr>
          <w:i/>
        </w:rPr>
        <w:t>B</w:t>
      </w:r>
      <w:r w:rsidRPr="00AF283D">
        <w:rPr>
          <w:i/>
          <w:spacing w:val="-5"/>
        </w:rPr>
        <w:t xml:space="preserve"> </w:t>
      </w:r>
      <w:r w:rsidRPr="00AF283D">
        <w:rPr>
          <w:i/>
        </w:rPr>
        <w:t>to</w:t>
      </w:r>
      <w:r w:rsidRPr="00AF283D">
        <w:rPr>
          <w:i/>
          <w:spacing w:val="-2"/>
        </w:rPr>
        <w:t xml:space="preserve"> </w:t>
      </w:r>
      <w:r w:rsidRPr="00AF283D">
        <w:rPr>
          <w:i/>
        </w:rPr>
        <w:t>Section L, Work Sample Cover Sheet</w:t>
      </w:r>
      <w:r w:rsidRPr="00AF283D">
        <w:t xml:space="preserve">) for each work sample submitted. Offerors shall follow the instructions provided within </w:t>
      </w:r>
      <w:r w:rsidRPr="00AF283D">
        <w:rPr>
          <w:i/>
        </w:rPr>
        <w:t>Appendix B to Section L, Work Sample Cover Sheet</w:t>
      </w:r>
      <w:r w:rsidRPr="00AF283D">
        <w:t>. Each work sample shall provide at least two (2) Points of Contact (POC). The Government may contact the POCs provided. The Government reserves the right to contact additional POCs if necessary.</w:t>
      </w:r>
    </w:p>
    <w:p w14:paraId="5109DA8D" w14:textId="77777777" w:rsidR="00386AD3" w:rsidRPr="00AF283D" w:rsidRDefault="00386AD3">
      <w:pPr>
        <w:pStyle w:val="BodyText"/>
        <w:spacing w:before="17"/>
      </w:pPr>
    </w:p>
    <w:p w14:paraId="5109DA8E" w14:textId="77777777" w:rsidR="00386AD3" w:rsidRPr="00AF283D" w:rsidRDefault="00390AE1">
      <w:pPr>
        <w:pStyle w:val="Heading2"/>
        <w:numPr>
          <w:ilvl w:val="1"/>
          <w:numId w:val="7"/>
        </w:numPr>
        <w:tabs>
          <w:tab w:val="left" w:pos="652"/>
        </w:tabs>
        <w:spacing w:before="1"/>
        <w:ind w:left="652" w:hanging="540"/>
      </w:pPr>
      <w:r w:rsidRPr="00AF283D">
        <w:t xml:space="preserve">Work </w:t>
      </w:r>
      <w:r w:rsidRPr="00AF283D">
        <w:rPr>
          <w:spacing w:val="-2"/>
        </w:rPr>
        <w:t>Samples</w:t>
      </w:r>
    </w:p>
    <w:p w14:paraId="5109DA8F" w14:textId="77777777" w:rsidR="00386AD3" w:rsidRPr="00AF283D" w:rsidRDefault="00386AD3">
      <w:pPr>
        <w:pStyle w:val="BodyText"/>
        <w:spacing w:before="41"/>
        <w:rPr>
          <w:b/>
        </w:rPr>
      </w:pPr>
    </w:p>
    <w:p w14:paraId="5109DA90" w14:textId="4B7A8894" w:rsidR="00386AD3" w:rsidRPr="00C14A80" w:rsidRDefault="00390AE1">
      <w:pPr>
        <w:pStyle w:val="ListParagraph"/>
        <w:numPr>
          <w:ilvl w:val="2"/>
          <w:numId w:val="7"/>
        </w:numPr>
        <w:tabs>
          <w:tab w:val="left" w:pos="706"/>
        </w:tabs>
        <w:spacing w:line="259" w:lineRule="auto"/>
        <w:ind w:right="145" w:firstLine="0"/>
        <w:rPr>
          <w:highlight w:val="yellow"/>
          <w:rPrChange w:id="32" w:author="HINDS, SARA M CIV USAF AFMC AFSC/PZIOC" w:date="2025-09-17T09:31:00Z" w16du:dateUtc="2025-09-17T14:31:00Z">
            <w:rPr/>
          </w:rPrChange>
        </w:rPr>
      </w:pPr>
      <w:commentRangeStart w:id="33"/>
      <w:r w:rsidRPr="00C14A80">
        <w:rPr>
          <w:highlight w:val="yellow"/>
          <w:rPrChange w:id="34" w:author="HINDS, SARA M CIV USAF AFMC AFSC/PZIOC" w:date="2025-09-17T09:31:00Z" w16du:dateUtc="2025-09-17T14:31:00Z">
            <w:rPr/>
          </w:rPrChange>
        </w:rPr>
        <w:t>The</w:t>
      </w:r>
      <w:commentRangeEnd w:id="33"/>
      <w:r w:rsidR="00C14A80">
        <w:rPr>
          <w:rStyle w:val="CommentReference"/>
        </w:rPr>
        <w:commentReference w:id="33"/>
      </w:r>
      <w:r w:rsidRPr="00C14A80">
        <w:rPr>
          <w:highlight w:val="yellow"/>
          <w:rPrChange w:id="35" w:author="HINDS, SARA M CIV USAF AFMC AFSC/PZIOC" w:date="2025-09-17T09:31:00Z" w16du:dateUtc="2025-09-17T14:31:00Z">
            <w:rPr/>
          </w:rPrChange>
        </w:rPr>
        <w:t xml:space="preserve"> Offeror shall submit work samples (contracts/orders) which demonstrate its technical experience in the required categories. There is required minimum number of </w:t>
      </w:r>
      <w:commentRangeStart w:id="36"/>
      <w:r w:rsidRPr="00C14A80">
        <w:rPr>
          <w:highlight w:val="yellow"/>
          <w:rPrChange w:id="37" w:author="HINDS, SARA M CIV USAF AFMC AFSC/PZIOC" w:date="2025-09-17T09:31:00Z" w16du:dateUtc="2025-09-17T14:31:00Z">
            <w:rPr/>
          </w:rPrChange>
        </w:rPr>
        <w:t>12</w:t>
      </w:r>
      <w:commentRangeEnd w:id="36"/>
      <w:r w:rsidR="00CD752A" w:rsidRPr="00C14A80">
        <w:rPr>
          <w:rStyle w:val="CommentReference"/>
          <w:highlight w:val="yellow"/>
          <w:rPrChange w:id="38" w:author="HINDS, SARA M CIV USAF AFMC AFSC/PZIOC" w:date="2025-09-17T09:31:00Z" w16du:dateUtc="2025-09-17T14:31:00Z">
            <w:rPr>
              <w:rStyle w:val="CommentReference"/>
            </w:rPr>
          </w:rPrChange>
        </w:rPr>
        <w:commentReference w:id="36"/>
      </w:r>
      <w:r w:rsidRPr="00C14A80">
        <w:rPr>
          <w:highlight w:val="yellow"/>
          <w:rPrChange w:id="39" w:author="HINDS, SARA M CIV USAF AFMC AFSC/PZIOC" w:date="2025-09-17T09:31:00Z" w16du:dateUtc="2025-09-17T14:31:00Z">
            <w:rPr/>
          </w:rPrChange>
        </w:rPr>
        <w:t xml:space="preserve"> total work sample, with at least one (1) work sample</w:t>
      </w:r>
      <w:r w:rsidRPr="00C14A80">
        <w:rPr>
          <w:spacing w:val="-4"/>
          <w:highlight w:val="yellow"/>
          <w:rPrChange w:id="40" w:author="HINDS, SARA M CIV USAF AFMC AFSC/PZIOC" w:date="2025-09-17T09:31:00Z" w16du:dateUtc="2025-09-17T14:31:00Z">
            <w:rPr>
              <w:spacing w:val="-4"/>
            </w:rPr>
          </w:rPrChange>
        </w:rPr>
        <w:t xml:space="preserve"> </w:t>
      </w:r>
      <w:r w:rsidRPr="00C14A80">
        <w:rPr>
          <w:highlight w:val="yellow"/>
          <w:rPrChange w:id="41" w:author="HINDS, SARA M CIV USAF AFMC AFSC/PZIOC" w:date="2025-09-17T09:31:00Z" w16du:dateUtc="2025-09-17T14:31:00Z">
            <w:rPr/>
          </w:rPrChange>
        </w:rPr>
        <w:t>provided</w:t>
      </w:r>
      <w:r w:rsidRPr="00C14A80">
        <w:rPr>
          <w:spacing w:val="-2"/>
          <w:highlight w:val="yellow"/>
          <w:rPrChange w:id="42" w:author="HINDS, SARA M CIV USAF AFMC AFSC/PZIOC" w:date="2025-09-17T09:31:00Z" w16du:dateUtc="2025-09-17T14:31:00Z">
            <w:rPr>
              <w:spacing w:val="-2"/>
            </w:rPr>
          </w:rPrChange>
        </w:rPr>
        <w:t xml:space="preserve"> </w:t>
      </w:r>
      <w:r w:rsidRPr="00C14A80">
        <w:rPr>
          <w:highlight w:val="yellow"/>
          <w:rPrChange w:id="43" w:author="HINDS, SARA M CIV USAF AFMC AFSC/PZIOC" w:date="2025-09-17T09:31:00Z" w16du:dateUtc="2025-09-17T14:31:00Z">
            <w:rPr/>
          </w:rPrChange>
        </w:rPr>
        <w:t>for</w:t>
      </w:r>
      <w:r w:rsidRPr="00C14A80">
        <w:rPr>
          <w:spacing w:val="-2"/>
          <w:highlight w:val="yellow"/>
          <w:rPrChange w:id="44" w:author="HINDS, SARA M CIV USAF AFMC AFSC/PZIOC" w:date="2025-09-17T09:31:00Z" w16du:dateUtc="2025-09-17T14:31:00Z">
            <w:rPr>
              <w:spacing w:val="-2"/>
            </w:rPr>
          </w:rPrChange>
        </w:rPr>
        <w:t xml:space="preserve"> </w:t>
      </w:r>
      <w:r w:rsidRPr="00C14A80">
        <w:rPr>
          <w:highlight w:val="yellow"/>
          <w:rPrChange w:id="45" w:author="HINDS, SARA M CIV USAF AFMC AFSC/PZIOC" w:date="2025-09-17T09:31:00Z" w16du:dateUtc="2025-09-17T14:31:00Z">
            <w:rPr/>
          </w:rPrChange>
        </w:rPr>
        <w:t>each</w:t>
      </w:r>
      <w:r w:rsidRPr="00C14A80">
        <w:rPr>
          <w:spacing w:val="-2"/>
          <w:highlight w:val="yellow"/>
          <w:rPrChange w:id="46" w:author="HINDS, SARA M CIV USAF AFMC AFSC/PZIOC" w:date="2025-09-17T09:31:00Z" w16du:dateUtc="2025-09-17T14:31:00Z">
            <w:rPr>
              <w:spacing w:val="-2"/>
            </w:rPr>
          </w:rPrChange>
        </w:rPr>
        <w:t xml:space="preserve"> </w:t>
      </w:r>
      <w:r w:rsidRPr="00C14A80">
        <w:rPr>
          <w:highlight w:val="yellow"/>
          <w:rPrChange w:id="47" w:author="HINDS, SARA M CIV USAF AFMC AFSC/PZIOC" w:date="2025-09-17T09:31:00Z" w16du:dateUtc="2025-09-17T14:31:00Z">
            <w:rPr/>
          </w:rPrChange>
        </w:rPr>
        <w:t>category.</w:t>
      </w:r>
      <w:r w:rsidRPr="00C14A80">
        <w:rPr>
          <w:spacing w:val="-1"/>
          <w:highlight w:val="yellow"/>
          <w:rPrChange w:id="48" w:author="HINDS, SARA M CIV USAF AFMC AFSC/PZIOC" w:date="2025-09-17T09:31:00Z" w16du:dateUtc="2025-09-17T14:31:00Z">
            <w:rPr>
              <w:spacing w:val="-1"/>
            </w:rPr>
          </w:rPrChange>
        </w:rPr>
        <w:t xml:space="preserve"> </w:t>
      </w:r>
      <w:r w:rsidRPr="00C14A80">
        <w:rPr>
          <w:highlight w:val="yellow"/>
          <w:u w:val="single"/>
          <w:rPrChange w:id="49" w:author="HINDS, SARA M CIV USAF AFMC AFSC/PZIOC" w:date="2025-09-17T09:31:00Z" w16du:dateUtc="2025-09-17T14:31:00Z">
            <w:rPr>
              <w:u w:val="single"/>
            </w:rPr>
          </w:rPrChange>
        </w:rPr>
        <w:t>Work</w:t>
      </w:r>
      <w:r w:rsidRPr="00C14A80">
        <w:rPr>
          <w:spacing w:val="-2"/>
          <w:highlight w:val="yellow"/>
          <w:u w:val="single"/>
          <w:rPrChange w:id="50" w:author="HINDS, SARA M CIV USAF AFMC AFSC/PZIOC" w:date="2025-09-17T09:31:00Z" w16du:dateUtc="2025-09-17T14:31:00Z">
            <w:rPr>
              <w:spacing w:val="-2"/>
              <w:u w:val="single"/>
            </w:rPr>
          </w:rPrChange>
        </w:rPr>
        <w:t xml:space="preserve"> </w:t>
      </w:r>
      <w:r w:rsidRPr="00C14A80">
        <w:rPr>
          <w:highlight w:val="yellow"/>
          <w:u w:val="single"/>
          <w:rPrChange w:id="51" w:author="HINDS, SARA M CIV USAF AFMC AFSC/PZIOC" w:date="2025-09-17T09:31:00Z" w16du:dateUtc="2025-09-17T14:31:00Z">
            <w:rPr>
              <w:u w:val="single"/>
            </w:rPr>
          </w:rPrChange>
        </w:rPr>
        <w:t>samples</w:t>
      </w:r>
      <w:r w:rsidRPr="00C14A80">
        <w:rPr>
          <w:spacing w:val="-4"/>
          <w:highlight w:val="yellow"/>
          <w:u w:val="single"/>
          <w:rPrChange w:id="52" w:author="HINDS, SARA M CIV USAF AFMC AFSC/PZIOC" w:date="2025-09-17T09:31:00Z" w16du:dateUtc="2025-09-17T14:31:00Z">
            <w:rPr>
              <w:spacing w:val="-4"/>
              <w:u w:val="single"/>
            </w:rPr>
          </w:rPrChange>
        </w:rPr>
        <w:t xml:space="preserve"> </w:t>
      </w:r>
      <w:r w:rsidRPr="00C14A80">
        <w:rPr>
          <w:highlight w:val="yellow"/>
          <w:u w:val="single"/>
          <w:rPrChange w:id="53" w:author="HINDS, SARA M CIV USAF AFMC AFSC/PZIOC" w:date="2025-09-17T09:31:00Z" w16du:dateUtc="2025-09-17T14:31:00Z">
            <w:rPr>
              <w:u w:val="single"/>
            </w:rPr>
          </w:rPrChange>
        </w:rPr>
        <w:t>may</w:t>
      </w:r>
      <w:r w:rsidRPr="00C14A80">
        <w:rPr>
          <w:spacing w:val="-2"/>
          <w:highlight w:val="yellow"/>
          <w:u w:val="single"/>
          <w:rPrChange w:id="54" w:author="HINDS, SARA M CIV USAF AFMC AFSC/PZIOC" w:date="2025-09-17T09:31:00Z" w16du:dateUtc="2025-09-17T14:31:00Z">
            <w:rPr>
              <w:spacing w:val="-2"/>
              <w:u w:val="single"/>
            </w:rPr>
          </w:rPrChange>
        </w:rPr>
        <w:t xml:space="preserve"> </w:t>
      </w:r>
      <w:r w:rsidRPr="00C14A80">
        <w:rPr>
          <w:highlight w:val="yellow"/>
          <w:u w:val="single"/>
          <w:rPrChange w:id="55" w:author="HINDS, SARA M CIV USAF AFMC AFSC/PZIOC" w:date="2025-09-17T09:31:00Z" w16du:dateUtc="2025-09-17T14:31:00Z">
            <w:rPr>
              <w:u w:val="single"/>
            </w:rPr>
          </w:rPrChange>
        </w:rPr>
        <w:t>count</w:t>
      </w:r>
      <w:r w:rsidRPr="00C14A80">
        <w:rPr>
          <w:spacing w:val="-1"/>
          <w:highlight w:val="yellow"/>
          <w:u w:val="single"/>
          <w:rPrChange w:id="56" w:author="HINDS, SARA M CIV USAF AFMC AFSC/PZIOC" w:date="2025-09-17T09:31:00Z" w16du:dateUtc="2025-09-17T14:31:00Z">
            <w:rPr>
              <w:spacing w:val="-1"/>
              <w:u w:val="single"/>
            </w:rPr>
          </w:rPrChange>
        </w:rPr>
        <w:t xml:space="preserve"> </w:t>
      </w:r>
      <w:r w:rsidRPr="00C14A80">
        <w:rPr>
          <w:highlight w:val="yellow"/>
          <w:u w:val="single"/>
          <w:rPrChange w:id="57" w:author="HINDS, SARA M CIV USAF AFMC AFSC/PZIOC" w:date="2025-09-17T09:31:00Z" w16du:dateUtc="2025-09-17T14:31:00Z">
            <w:rPr>
              <w:u w:val="single"/>
            </w:rPr>
          </w:rPrChange>
        </w:rPr>
        <w:t>toward</w:t>
      </w:r>
      <w:r w:rsidRPr="00C14A80">
        <w:rPr>
          <w:spacing w:val="-5"/>
          <w:highlight w:val="yellow"/>
          <w:u w:val="single"/>
          <w:rPrChange w:id="58" w:author="HINDS, SARA M CIV USAF AFMC AFSC/PZIOC" w:date="2025-09-17T09:31:00Z" w16du:dateUtc="2025-09-17T14:31:00Z">
            <w:rPr>
              <w:spacing w:val="-5"/>
              <w:u w:val="single"/>
            </w:rPr>
          </w:rPrChange>
        </w:rPr>
        <w:t xml:space="preserve"> </w:t>
      </w:r>
      <w:r w:rsidRPr="00C14A80">
        <w:rPr>
          <w:highlight w:val="yellow"/>
          <w:u w:val="single"/>
          <w:rPrChange w:id="59" w:author="HINDS, SARA M CIV USAF AFMC AFSC/PZIOC" w:date="2025-09-17T09:31:00Z" w16du:dateUtc="2025-09-17T14:31:00Z">
            <w:rPr>
              <w:u w:val="single"/>
            </w:rPr>
          </w:rPrChange>
        </w:rPr>
        <w:t>multiple categories,</w:t>
      </w:r>
      <w:r w:rsidRPr="00C14A80">
        <w:rPr>
          <w:spacing w:val="-4"/>
          <w:highlight w:val="yellow"/>
          <w:u w:val="single"/>
          <w:rPrChange w:id="60" w:author="HINDS, SARA M CIV USAF AFMC AFSC/PZIOC" w:date="2025-09-17T09:31:00Z" w16du:dateUtc="2025-09-17T14:31:00Z">
            <w:rPr>
              <w:spacing w:val="-4"/>
              <w:u w:val="single"/>
            </w:rPr>
          </w:rPrChange>
        </w:rPr>
        <w:t xml:space="preserve"> </w:t>
      </w:r>
      <w:r w:rsidRPr="00C14A80">
        <w:rPr>
          <w:highlight w:val="yellow"/>
          <w:u w:val="single"/>
          <w:rPrChange w:id="61" w:author="HINDS, SARA M CIV USAF AFMC AFSC/PZIOC" w:date="2025-09-17T09:31:00Z" w16du:dateUtc="2025-09-17T14:31:00Z">
            <w:rPr>
              <w:u w:val="single"/>
            </w:rPr>
          </w:rPrChange>
        </w:rPr>
        <w:t>and</w:t>
      </w:r>
      <w:r w:rsidRPr="00C14A80">
        <w:rPr>
          <w:spacing w:val="-4"/>
          <w:highlight w:val="yellow"/>
          <w:u w:val="single"/>
          <w:rPrChange w:id="62" w:author="HINDS, SARA M CIV USAF AFMC AFSC/PZIOC" w:date="2025-09-17T09:31:00Z" w16du:dateUtc="2025-09-17T14:31:00Z">
            <w:rPr>
              <w:spacing w:val="-4"/>
              <w:u w:val="single"/>
            </w:rPr>
          </w:rPrChange>
        </w:rPr>
        <w:t xml:space="preserve"> </w:t>
      </w:r>
      <w:r w:rsidRPr="00C14A80">
        <w:rPr>
          <w:highlight w:val="yellow"/>
          <w:u w:val="single"/>
          <w:rPrChange w:id="63" w:author="HINDS, SARA M CIV USAF AFMC AFSC/PZIOC" w:date="2025-09-17T09:31:00Z" w16du:dateUtc="2025-09-17T14:31:00Z">
            <w:rPr>
              <w:u w:val="single"/>
            </w:rPr>
          </w:rPrChange>
        </w:rPr>
        <w:t>it</w:t>
      </w:r>
      <w:r w:rsidRPr="00C14A80">
        <w:rPr>
          <w:spacing w:val="-4"/>
          <w:highlight w:val="yellow"/>
          <w:u w:val="single"/>
          <w:rPrChange w:id="64" w:author="HINDS, SARA M CIV USAF AFMC AFSC/PZIOC" w:date="2025-09-17T09:31:00Z" w16du:dateUtc="2025-09-17T14:31:00Z">
            <w:rPr>
              <w:spacing w:val="-4"/>
              <w:u w:val="single"/>
            </w:rPr>
          </w:rPrChange>
        </w:rPr>
        <w:t xml:space="preserve"> </w:t>
      </w:r>
      <w:r w:rsidRPr="00C14A80">
        <w:rPr>
          <w:highlight w:val="yellow"/>
          <w:u w:val="single"/>
          <w:rPrChange w:id="65" w:author="HINDS, SARA M CIV USAF AFMC AFSC/PZIOC" w:date="2025-09-17T09:31:00Z" w16du:dateUtc="2025-09-17T14:31:00Z">
            <w:rPr>
              <w:u w:val="single"/>
            </w:rPr>
          </w:rPrChange>
        </w:rPr>
        <w:t>is</w:t>
      </w:r>
      <w:r w:rsidRPr="00C14A80">
        <w:rPr>
          <w:spacing w:val="-4"/>
          <w:highlight w:val="yellow"/>
          <w:u w:val="single"/>
          <w:rPrChange w:id="66" w:author="HINDS, SARA M CIV USAF AFMC AFSC/PZIOC" w:date="2025-09-17T09:31:00Z" w16du:dateUtc="2025-09-17T14:31:00Z">
            <w:rPr>
              <w:spacing w:val="-4"/>
              <w:u w:val="single"/>
            </w:rPr>
          </w:rPrChange>
        </w:rPr>
        <w:t xml:space="preserve"> </w:t>
      </w:r>
      <w:r w:rsidRPr="00C14A80">
        <w:rPr>
          <w:highlight w:val="yellow"/>
          <w:u w:val="single"/>
          <w:rPrChange w:id="67" w:author="HINDS, SARA M CIV USAF AFMC AFSC/PZIOC" w:date="2025-09-17T09:31:00Z" w16du:dateUtc="2025-09-17T14:31:00Z">
            <w:rPr>
              <w:u w:val="single"/>
            </w:rPr>
          </w:rPrChange>
        </w:rPr>
        <w:t>encouraged</w:t>
      </w:r>
      <w:r w:rsidRPr="00C14A80">
        <w:rPr>
          <w:spacing w:val="-2"/>
          <w:highlight w:val="yellow"/>
          <w:u w:val="single"/>
          <w:rPrChange w:id="68" w:author="HINDS, SARA M CIV USAF AFMC AFSC/PZIOC" w:date="2025-09-17T09:31:00Z" w16du:dateUtc="2025-09-17T14:31:00Z">
            <w:rPr>
              <w:spacing w:val="-2"/>
              <w:u w:val="single"/>
            </w:rPr>
          </w:rPrChange>
        </w:rPr>
        <w:t xml:space="preserve"> </w:t>
      </w:r>
      <w:r w:rsidRPr="00C14A80">
        <w:rPr>
          <w:highlight w:val="yellow"/>
          <w:u w:val="single"/>
          <w:rPrChange w:id="69" w:author="HINDS, SARA M CIV USAF AFMC AFSC/PZIOC" w:date="2025-09-17T09:31:00Z" w16du:dateUtc="2025-09-17T14:31:00Z">
            <w:rPr>
              <w:u w:val="single"/>
            </w:rPr>
          </w:rPrChange>
        </w:rPr>
        <w:t>to</w:t>
      </w:r>
      <w:r w:rsidRPr="00C14A80">
        <w:rPr>
          <w:highlight w:val="yellow"/>
          <w:rPrChange w:id="70" w:author="HINDS, SARA M CIV USAF AFMC AFSC/PZIOC" w:date="2025-09-17T09:31:00Z" w16du:dateUtc="2025-09-17T14:31:00Z">
            <w:rPr/>
          </w:rPrChange>
        </w:rPr>
        <w:t xml:space="preserve"> </w:t>
      </w:r>
      <w:r w:rsidRPr="00C14A80">
        <w:rPr>
          <w:highlight w:val="yellow"/>
          <w:u w:val="single"/>
          <w:rPrChange w:id="71" w:author="HINDS, SARA M CIV USAF AFMC AFSC/PZIOC" w:date="2025-09-17T09:31:00Z" w16du:dateUtc="2025-09-17T14:31:00Z">
            <w:rPr>
              <w:u w:val="single"/>
            </w:rPr>
          </w:rPrChange>
        </w:rPr>
        <w:t>submit work samples that can be utilized in multiple categories.</w:t>
      </w:r>
      <w:r w:rsidRPr="00C14A80">
        <w:rPr>
          <w:highlight w:val="yellow"/>
          <w:rPrChange w:id="72" w:author="HINDS, SARA M CIV USAF AFMC AFSC/PZIOC" w:date="2025-09-17T09:31:00Z" w16du:dateUtc="2025-09-17T14:31:00Z">
            <w:rPr/>
          </w:rPrChange>
        </w:rPr>
        <w:t xml:space="preserve"> Future performance periods on an existing contract do not demonstrate technical experience and shall not be utilized as work samples, nor be factored into the total point value of a submitted sample.</w:t>
      </w:r>
    </w:p>
    <w:p w14:paraId="5109DA91" w14:textId="5675CAB1" w:rsidR="00386AD3" w:rsidRPr="00AF283D" w:rsidRDefault="00386AD3">
      <w:pPr>
        <w:pStyle w:val="BodyText"/>
        <w:spacing w:before="18"/>
      </w:pPr>
    </w:p>
    <w:p w14:paraId="5109DA93" w14:textId="0711F4B6" w:rsidR="00386AD3" w:rsidDel="00886017" w:rsidRDefault="00390AE1">
      <w:pPr>
        <w:pStyle w:val="ListParagraph"/>
        <w:numPr>
          <w:ilvl w:val="2"/>
          <w:numId w:val="7"/>
        </w:numPr>
        <w:tabs>
          <w:tab w:val="left" w:pos="706"/>
        </w:tabs>
        <w:spacing w:before="61" w:line="259" w:lineRule="auto"/>
        <w:ind w:left="90" w:right="174" w:firstLine="0"/>
        <w:rPr>
          <w:del w:id="73" w:author="REYES, HAILIE C 2d Lt USAF AFMC AFSC/PZIOC" w:date="2025-08-28T11:32:00Z" w16du:dateUtc="2025-08-28T16:32:00Z"/>
        </w:rPr>
        <w:sectPr w:rsidR="00386AD3" w:rsidDel="00886017">
          <w:pgSz w:w="12240" w:h="15840"/>
          <w:pgMar w:top="1380" w:right="1040" w:bottom="1980" w:left="1040" w:header="0" w:footer="1744" w:gutter="0"/>
          <w:cols w:space="720"/>
        </w:sectPr>
        <w:pPrChange w:id="74" w:author="REYES, HAILIE C 2d Lt USAF AFMC AFSC/PZIOC" w:date="2025-08-28T11:35:00Z" w16du:dateUtc="2025-08-28T16:35:00Z">
          <w:pPr>
            <w:pStyle w:val="ListParagraph"/>
            <w:numPr>
              <w:ilvl w:val="2"/>
              <w:numId w:val="7"/>
            </w:numPr>
            <w:tabs>
              <w:tab w:val="left" w:pos="706"/>
            </w:tabs>
            <w:spacing w:before="1" w:line="259" w:lineRule="auto"/>
            <w:ind w:right="336" w:hanging="632"/>
          </w:pPr>
        </w:pPrChange>
      </w:pPr>
      <w:r w:rsidRPr="00AF283D">
        <w:t>An acceptable work sample is defined as either a non-IDIQ contract, or a task order under an IDIQ contract (FAR16.501-1),</w:t>
      </w:r>
      <w:r w:rsidRPr="00886017">
        <w:rPr>
          <w:spacing w:val="-1"/>
        </w:rPr>
        <w:t xml:space="preserve"> </w:t>
      </w:r>
      <w:r w:rsidRPr="00AF283D">
        <w:t>on</w:t>
      </w:r>
      <w:r w:rsidRPr="00886017">
        <w:rPr>
          <w:spacing w:val="-4"/>
        </w:rPr>
        <w:t xml:space="preserve"> </w:t>
      </w:r>
      <w:r w:rsidRPr="00AF283D">
        <w:t>which</w:t>
      </w:r>
      <w:r w:rsidRPr="00886017">
        <w:rPr>
          <w:spacing w:val="-3"/>
        </w:rPr>
        <w:t xml:space="preserve"> </w:t>
      </w:r>
      <w:r w:rsidRPr="00AF283D">
        <w:t>the</w:t>
      </w:r>
      <w:r w:rsidRPr="00886017">
        <w:rPr>
          <w:spacing w:val="-1"/>
        </w:rPr>
        <w:t xml:space="preserve"> </w:t>
      </w:r>
      <w:r w:rsidRPr="00AF283D">
        <w:t>Offeror</w:t>
      </w:r>
      <w:r w:rsidRPr="00886017">
        <w:rPr>
          <w:spacing w:val="-3"/>
        </w:rPr>
        <w:t xml:space="preserve"> </w:t>
      </w:r>
      <w:commentRangeStart w:id="75"/>
      <w:r w:rsidRPr="00AF283D">
        <w:t>performed</w:t>
      </w:r>
      <w:r w:rsidRPr="00886017">
        <w:rPr>
          <w:spacing w:val="-1"/>
        </w:rPr>
        <w:t xml:space="preserve"> </w:t>
      </w:r>
      <w:r w:rsidRPr="00AF283D">
        <w:t>for</w:t>
      </w:r>
      <w:r w:rsidRPr="00886017">
        <w:rPr>
          <w:spacing w:val="-1"/>
        </w:rPr>
        <w:t xml:space="preserve"> </w:t>
      </w:r>
      <w:r w:rsidRPr="00AF283D">
        <w:t>at least six</w:t>
      </w:r>
      <w:r w:rsidRPr="00886017">
        <w:rPr>
          <w:spacing w:val="-4"/>
        </w:rPr>
        <w:t xml:space="preserve"> </w:t>
      </w:r>
      <w:r w:rsidRPr="00AF283D">
        <w:t>months,</w:t>
      </w:r>
      <w:r w:rsidRPr="00886017">
        <w:rPr>
          <w:spacing w:val="-4"/>
        </w:rPr>
        <w:t xml:space="preserve"> </w:t>
      </w:r>
      <w:r w:rsidRPr="00AF283D">
        <w:t>with</w:t>
      </w:r>
      <w:r w:rsidRPr="00886017">
        <w:rPr>
          <w:spacing w:val="-4"/>
        </w:rPr>
        <w:t xml:space="preserve"> </w:t>
      </w:r>
      <w:r w:rsidRPr="00AF283D">
        <w:t>those</w:t>
      </w:r>
      <w:r w:rsidRPr="00886017">
        <w:rPr>
          <w:spacing w:val="-1"/>
        </w:rPr>
        <w:t xml:space="preserve"> </w:t>
      </w:r>
      <w:r w:rsidRPr="00AF283D">
        <w:t>six</w:t>
      </w:r>
      <w:r w:rsidRPr="00886017">
        <w:rPr>
          <w:spacing w:val="-1"/>
        </w:rPr>
        <w:t xml:space="preserve"> </w:t>
      </w:r>
      <w:r w:rsidRPr="00AF283D">
        <w:t>months</w:t>
      </w:r>
      <w:r w:rsidRPr="00886017">
        <w:rPr>
          <w:spacing w:val="-1"/>
        </w:rPr>
        <w:t xml:space="preserve"> </w:t>
      </w:r>
      <w:r w:rsidRPr="00AF283D">
        <w:t>taking place</w:t>
      </w:r>
      <w:r w:rsidRPr="00886017">
        <w:rPr>
          <w:spacing w:val="-1"/>
        </w:rPr>
        <w:t xml:space="preserve"> </w:t>
      </w:r>
      <w:r w:rsidRPr="00AF283D">
        <w:t>within</w:t>
      </w:r>
      <w:r w:rsidRPr="00886017">
        <w:rPr>
          <w:spacing w:val="-5"/>
        </w:rPr>
        <w:t xml:space="preserve"> </w:t>
      </w:r>
      <w:r w:rsidRPr="00AF283D">
        <w:t>the</w:t>
      </w:r>
      <w:r w:rsidRPr="00886017">
        <w:rPr>
          <w:spacing w:val="-2"/>
        </w:rPr>
        <w:t xml:space="preserve"> </w:t>
      </w:r>
      <w:r w:rsidRPr="00AF283D">
        <w:t>last</w:t>
      </w:r>
      <w:r w:rsidRPr="00886017">
        <w:rPr>
          <w:spacing w:val="-2"/>
        </w:rPr>
        <w:t xml:space="preserve"> </w:t>
      </w:r>
      <w:r w:rsidRPr="00AF283D">
        <w:t>ten</w:t>
      </w:r>
      <w:r w:rsidRPr="00886017">
        <w:rPr>
          <w:spacing w:val="-4"/>
        </w:rPr>
        <w:t xml:space="preserve"> </w:t>
      </w:r>
      <w:r w:rsidRPr="00AF283D">
        <w:t>(10)</w:t>
      </w:r>
      <w:r w:rsidRPr="00886017">
        <w:rPr>
          <w:spacing w:val="-2"/>
        </w:rPr>
        <w:t xml:space="preserve"> </w:t>
      </w:r>
      <w:r w:rsidRPr="00AF283D">
        <w:t>years</w:t>
      </w:r>
      <w:r w:rsidRPr="00886017">
        <w:rPr>
          <w:spacing w:val="-2"/>
        </w:rPr>
        <w:t xml:space="preserve"> </w:t>
      </w:r>
      <w:r w:rsidRPr="00AF283D">
        <w:t>of the</w:t>
      </w:r>
      <w:r w:rsidRPr="00886017">
        <w:rPr>
          <w:spacing w:val="-2"/>
        </w:rPr>
        <w:t xml:space="preserve"> </w:t>
      </w:r>
      <w:r w:rsidRPr="00AF283D">
        <w:t>release</w:t>
      </w:r>
      <w:r w:rsidRPr="00886017">
        <w:rPr>
          <w:spacing w:val="-2"/>
        </w:rPr>
        <w:t xml:space="preserve"> </w:t>
      </w:r>
      <w:r w:rsidRPr="00AF283D">
        <w:t>date</w:t>
      </w:r>
      <w:r w:rsidRPr="00886017">
        <w:rPr>
          <w:spacing w:val="-2"/>
        </w:rPr>
        <w:t xml:space="preserve"> </w:t>
      </w:r>
      <w:r w:rsidRPr="00AF283D">
        <w:t>of</w:t>
      </w:r>
      <w:r w:rsidRPr="00886017">
        <w:rPr>
          <w:spacing w:val="-2"/>
        </w:rPr>
        <w:t xml:space="preserve"> </w:t>
      </w:r>
      <w:r w:rsidRPr="00AF283D">
        <w:t>the MACC</w:t>
      </w:r>
      <w:r w:rsidRPr="00886017">
        <w:rPr>
          <w:spacing w:val="-3"/>
        </w:rPr>
        <w:t xml:space="preserve"> </w:t>
      </w:r>
      <w:r w:rsidRPr="00AF283D">
        <w:t>solicitation</w:t>
      </w:r>
      <w:commentRangeEnd w:id="75"/>
      <w:r w:rsidR="002D2945">
        <w:rPr>
          <w:rStyle w:val="CommentReference"/>
        </w:rPr>
        <w:commentReference w:id="75"/>
      </w:r>
      <w:r w:rsidRPr="00AF283D">
        <w:t>.</w:t>
      </w:r>
      <w:r w:rsidRPr="00886017">
        <w:rPr>
          <w:spacing w:val="-4"/>
        </w:rPr>
        <w:t xml:space="preserve"> </w:t>
      </w:r>
      <w:r w:rsidRPr="00AF283D">
        <w:t>For</w:t>
      </w:r>
      <w:r w:rsidRPr="00886017">
        <w:rPr>
          <w:spacing w:val="-2"/>
        </w:rPr>
        <w:t xml:space="preserve"> </w:t>
      </w:r>
      <w:r w:rsidRPr="00AF283D">
        <w:t>work</w:t>
      </w:r>
      <w:r w:rsidRPr="00886017">
        <w:rPr>
          <w:spacing w:val="-5"/>
        </w:rPr>
        <w:t xml:space="preserve"> </w:t>
      </w:r>
      <w:r w:rsidRPr="00AF283D">
        <w:t>samples</w:t>
      </w:r>
      <w:r w:rsidRPr="00886017">
        <w:rPr>
          <w:spacing w:val="-2"/>
        </w:rPr>
        <w:t xml:space="preserve"> </w:t>
      </w:r>
      <w:r w:rsidRPr="00AF283D">
        <w:t>with</w:t>
      </w:r>
      <w:r w:rsidRPr="00886017">
        <w:rPr>
          <w:spacing w:val="-5"/>
        </w:rPr>
        <w:t xml:space="preserve"> </w:t>
      </w:r>
      <w:r w:rsidRPr="00AF283D">
        <w:t>a</w:t>
      </w:r>
      <w:r w:rsidRPr="00886017">
        <w:rPr>
          <w:spacing w:val="-2"/>
        </w:rPr>
        <w:t xml:space="preserve"> </w:t>
      </w:r>
      <w:r w:rsidRPr="00AF283D">
        <w:t xml:space="preserve">total </w:t>
      </w:r>
      <w:r w:rsidRPr="00AF283D">
        <w:lastRenderedPageBreak/>
        <w:t xml:space="preserve">value equal to or less than </w:t>
      </w:r>
      <w:r w:rsidR="00DD0E74" w:rsidRPr="00AF283D">
        <w:t>$</w:t>
      </w:r>
      <w:r w:rsidR="00A02E35">
        <w:t>250k</w:t>
      </w:r>
      <w:r w:rsidRPr="00AF283D">
        <w:t xml:space="preserve"> the Offeror must have performed for at least three months, with those</w:t>
      </w:r>
      <w:r w:rsidR="004F061D">
        <w:t xml:space="preserve"> three</w:t>
      </w:r>
      <w:ins w:id="76" w:author="REYES, HAILIE C 2d Lt USAF AFMC AFSC/PZIOC" w:date="2025-08-28T11:31:00Z" w16du:dateUtc="2025-08-28T16:31:00Z">
        <w:r w:rsidR="00950214">
          <w:t xml:space="preserve"> </w:t>
        </w:r>
      </w:ins>
    </w:p>
    <w:p w14:paraId="5109DA94" w14:textId="26D2E8ED" w:rsidR="00386AD3" w:rsidRPr="00AF283D" w:rsidRDefault="00390AE1">
      <w:pPr>
        <w:tabs>
          <w:tab w:val="left" w:pos="706"/>
        </w:tabs>
        <w:spacing w:before="61" w:line="259" w:lineRule="auto"/>
        <w:ind w:left="90" w:right="174"/>
        <w:pPrChange w:id="77" w:author="REYES, HAILIE C 2d Lt USAF AFMC AFSC/PZIOC" w:date="2025-08-28T11:35:00Z" w16du:dateUtc="2025-08-28T16:35:00Z">
          <w:pPr>
            <w:pStyle w:val="BodyText"/>
            <w:spacing w:before="61" w:line="259" w:lineRule="auto"/>
            <w:ind w:right="174"/>
          </w:pPr>
        </w:pPrChange>
      </w:pPr>
      <w:r w:rsidRPr="00AF283D">
        <w:lastRenderedPageBreak/>
        <w:t>months taking place within the last ten (10) years of the release date of the MACC solicitation. Note that Past Performance will be evaluated within seven (7) years from RFP issuance.</w:t>
      </w:r>
      <w:r w:rsidRPr="00886017">
        <w:rPr>
          <w:spacing w:val="40"/>
        </w:rPr>
        <w:t xml:space="preserve"> </w:t>
      </w:r>
      <w:r w:rsidRPr="00AF283D">
        <w:t>A Multiple Award IDIQ or a Single Award IDIQ contract by itself is not an acceptable work sample. An Offeror must use data in which the Offeror was Prime Contractor. Any number of Subcontractors may have been utilized</w:t>
      </w:r>
      <w:r w:rsidRPr="00886017">
        <w:rPr>
          <w:spacing w:val="-5"/>
        </w:rPr>
        <w:t xml:space="preserve"> </w:t>
      </w:r>
      <w:r w:rsidRPr="00AF283D">
        <w:t>to</w:t>
      </w:r>
      <w:r w:rsidRPr="00886017">
        <w:rPr>
          <w:spacing w:val="-2"/>
        </w:rPr>
        <w:t xml:space="preserve"> </w:t>
      </w:r>
      <w:r w:rsidRPr="00AF283D">
        <w:t>execute</w:t>
      </w:r>
      <w:r w:rsidRPr="00886017">
        <w:rPr>
          <w:spacing w:val="-4"/>
        </w:rPr>
        <w:t xml:space="preserve"> </w:t>
      </w:r>
      <w:r w:rsidRPr="00AF283D">
        <w:t>the</w:t>
      </w:r>
      <w:r w:rsidRPr="00886017">
        <w:rPr>
          <w:spacing w:val="-2"/>
        </w:rPr>
        <w:t xml:space="preserve"> </w:t>
      </w:r>
      <w:r w:rsidRPr="00AF283D">
        <w:t>project</w:t>
      </w:r>
      <w:r w:rsidRPr="00886017">
        <w:rPr>
          <w:spacing w:val="-1"/>
        </w:rPr>
        <w:t xml:space="preserve"> </w:t>
      </w:r>
      <w:r w:rsidRPr="00AF283D">
        <w:t>within a</w:t>
      </w:r>
      <w:r w:rsidRPr="00886017">
        <w:rPr>
          <w:spacing w:val="-2"/>
        </w:rPr>
        <w:t xml:space="preserve"> </w:t>
      </w:r>
      <w:r w:rsidRPr="00AF283D">
        <w:t>given</w:t>
      </w:r>
      <w:r w:rsidRPr="00886017">
        <w:rPr>
          <w:spacing w:val="-4"/>
        </w:rPr>
        <w:t xml:space="preserve"> </w:t>
      </w:r>
      <w:r w:rsidRPr="00AF283D">
        <w:t>work</w:t>
      </w:r>
      <w:r w:rsidRPr="00886017">
        <w:rPr>
          <w:spacing w:val="-5"/>
        </w:rPr>
        <w:t xml:space="preserve"> </w:t>
      </w:r>
      <w:r w:rsidRPr="00AF283D">
        <w:t>sample.</w:t>
      </w:r>
      <w:r w:rsidRPr="00886017">
        <w:rPr>
          <w:spacing w:val="-1"/>
        </w:rPr>
        <w:t xml:space="preserve"> </w:t>
      </w:r>
      <w:r w:rsidRPr="00AF283D">
        <w:t>Parent,</w:t>
      </w:r>
      <w:r w:rsidRPr="00886017">
        <w:rPr>
          <w:spacing w:val="-2"/>
        </w:rPr>
        <w:t xml:space="preserve"> </w:t>
      </w:r>
      <w:r w:rsidRPr="00AF283D">
        <w:t>affiliate,</w:t>
      </w:r>
      <w:r w:rsidRPr="00886017">
        <w:rPr>
          <w:spacing w:val="-4"/>
        </w:rPr>
        <w:t xml:space="preserve"> </w:t>
      </w:r>
      <w:r w:rsidRPr="00AF283D">
        <w:t>and</w:t>
      </w:r>
      <w:r w:rsidRPr="00886017">
        <w:rPr>
          <w:spacing w:val="-2"/>
        </w:rPr>
        <w:t xml:space="preserve"> </w:t>
      </w:r>
      <w:r w:rsidRPr="00AF283D">
        <w:t>subsidiary</w:t>
      </w:r>
      <w:r w:rsidRPr="00886017">
        <w:rPr>
          <w:spacing w:val="-1"/>
        </w:rPr>
        <w:t xml:space="preserve"> </w:t>
      </w:r>
      <w:r w:rsidRPr="00AF283D">
        <w:t>organizations</w:t>
      </w:r>
      <w:r w:rsidRPr="00886017">
        <w:rPr>
          <w:spacing w:val="-2"/>
        </w:rPr>
        <w:t xml:space="preserve"> </w:t>
      </w:r>
      <w:r w:rsidRPr="00AF283D">
        <w:t>as</w:t>
      </w:r>
      <w:r w:rsidRPr="00886017">
        <w:rPr>
          <w:spacing w:val="-2"/>
        </w:rPr>
        <w:t xml:space="preserve"> </w:t>
      </w:r>
      <w:r w:rsidRPr="00AF283D">
        <w:t>well as Joint Venture contracts may utilize data from any company within the organizational structure for work sample submissions as long as:</w:t>
      </w:r>
    </w:p>
    <w:p w14:paraId="5109DA95" w14:textId="77777777" w:rsidR="00386AD3" w:rsidRPr="00AF283D" w:rsidRDefault="00390AE1">
      <w:pPr>
        <w:pStyle w:val="ListParagraph"/>
        <w:numPr>
          <w:ilvl w:val="0"/>
          <w:numId w:val="4"/>
        </w:numPr>
        <w:tabs>
          <w:tab w:val="left" w:pos="1191"/>
        </w:tabs>
        <w:spacing w:before="117"/>
        <w:ind w:left="1191" w:hanging="359"/>
      </w:pPr>
      <w:r w:rsidRPr="00AF283D">
        <w:t>The</w:t>
      </w:r>
      <w:r w:rsidRPr="00AF283D">
        <w:rPr>
          <w:spacing w:val="-6"/>
        </w:rPr>
        <w:t xml:space="preserve"> </w:t>
      </w:r>
      <w:r w:rsidRPr="00AF283D">
        <w:t>company</w:t>
      </w:r>
      <w:r w:rsidRPr="00AF283D">
        <w:rPr>
          <w:spacing w:val="-3"/>
        </w:rPr>
        <w:t xml:space="preserve"> </w:t>
      </w:r>
      <w:r w:rsidRPr="00AF283D">
        <w:t>was</w:t>
      </w:r>
      <w:r w:rsidRPr="00AF283D">
        <w:rPr>
          <w:spacing w:val="-3"/>
        </w:rPr>
        <w:t xml:space="preserve"> </w:t>
      </w:r>
      <w:r w:rsidRPr="00AF283D">
        <w:t>performing</w:t>
      </w:r>
      <w:r w:rsidRPr="00AF283D">
        <w:rPr>
          <w:spacing w:val="-3"/>
        </w:rPr>
        <w:t xml:space="preserve"> </w:t>
      </w:r>
      <w:r w:rsidRPr="00AF283D">
        <w:t>as</w:t>
      </w:r>
      <w:r w:rsidRPr="00AF283D">
        <w:rPr>
          <w:spacing w:val="-4"/>
        </w:rPr>
        <w:t xml:space="preserve"> </w:t>
      </w:r>
      <w:r w:rsidRPr="00AF283D">
        <w:t>the</w:t>
      </w:r>
      <w:r w:rsidRPr="00AF283D">
        <w:rPr>
          <w:spacing w:val="-3"/>
        </w:rPr>
        <w:t xml:space="preserve"> </w:t>
      </w:r>
      <w:r w:rsidRPr="00AF283D">
        <w:t>Prime</w:t>
      </w:r>
      <w:r w:rsidRPr="00AF283D">
        <w:rPr>
          <w:spacing w:val="-4"/>
        </w:rPr>
        <w:t xml:space="preserve"> </w:t>
      </w:r>
      <w:r w:rsidRPr="00AF283D">
        <w:t>Contractor</w:t>
      </w:r>
      <w:r w:rsidRPr="00AF283D">
        <w:rPr>
          <w:spacing w:val="-4"/>
        </w:rPr>
        <w:t xml:space="preserve"> </w:t>
      </w:r>
      <w:r w:rsidRPr="00AF283D">
        <w:t>on</w:t>
      </w:r>
      <w:r w:rsidRPr="00AF283D">
        <w:rPr>
          <w:spacing w:val="-3"/>
        </w:rPr>
        <w:t xml:space="preserve"> </w:t>
      </w:r>
      <w:r w:rsidRPr="00AF283D">
        <w:t>the</w:t>
      </w:r>
      <w:r w:rsidRPr="00AF283D">
        <w:rPr>
          <w:spacing w:val="-3"/>
        </w:rPr>
        <w:t xml:space="preserve"> </w:t>
      </w:r>
      <w:r w:rsidRPr="00AF283D">
        <w:t>work</w:t>
      </w:r>
      <w:r w:rsidRPr="00AF283D">
        <w:rPr>
          <w:spacing w:val="-3"/>
        </w:rPr>
        <w:t xml:space="preserve"> </w:t>
      </w:r>
      <w:r w:rsidRPr="00AF283D">
        <w:rPr>
          <w:spacing w:val="-2"/>
        </w:rPr>
        <w:t>sample,</w:t>
      </w:r>
    </w:p>
    <w:p w14:paraId="5109DA96" w14:textId="77777777" w:rsidR="00386AD3" w:rsidRPr="00AF283D" w:rsidRDefault="00390AE1">
      <w:pPr>
        <w:pStyle w:val="ListParagraph"/>
        <w:numPr>
          <w:ilvl w:val="0"/>
          <w:numId w:val="4"/>
        </w:numPr>
        <w:tabs>
          <w:tab w:val="left" w:pos="1192"/>
        </w:tabs>
        <w:spacing w:before="141" w:line="374" w:lineRule="auto"/>
        <w:ind w:right="3383"/>
      </w:pPr>
      <w:r w:rsidRPr="00AF283D">
        <w:t>The</w:t>
      </w:r>
      <w:r w:rsidRPr="00AF283D">
        <w:rPr>
          <w:spacing w:val="-3"/>
        </w:rPr>
        <w:t xml:space="preserve"> </w:t>
      </w:r>
      <w:r w:rsidRPr="00AF283D">
        <w:t>Offeror</w:t>
      </w:r>
      <w:r w:rsidRPr="00AF283D">
        <w:rPr>
          <w:spacing w:val="-3"/>
        </w:rPr>
        <w:t xml:space="preserve"> </w:t>
      </w:r>
      <w:r w:rsidRPr="00AF283D">
        <w:t>provides</w:t>
      </w:r>
      <w:r w:rsidRPr="00AF283D">
        <w:rPr>
          <w:spacing w:val="-3"/>
        </w:rPr>
        <w:t xml:space="preserve"> </w:t>
      </w:r>
      <w:r w:rsidRPr="00AF283D">
        <w:t>at</w:t>
      </w:r>
      <w:r w:rsidRPr="00AF283D">
        <w:rPr>
          <w:spacing w:val="-5"/>
        </w:rPr>
        <w:t xml:space="preserve"> </w:t>
      </w:r>
      <w:r w:rsidRPr="00AF283D">
        <w:t>least</w:t>
      </w:r>
      <w:r w:rsidRPr="00AF283D">
        <w:rPr>
          <w:spacing w:val="-2"/>
        </w:rPr>
        <w:t xml:space="preserve"> </w:t>
      </w:r>
      <w:r w:rsidRPr="00AF283D">
        <w:t>five</w:t>
      </w:r>
      <w:r w:rsidRPr="00AF283D">
        <w:rPr>
          <w:spacing w:val="-5"/>
        </w:rPr>
        <w:t xml:space="preserve"> </w:t>
      </w:r>
      <w:r w:rsidRPr="00AF283D">
        <w:t>(5)</w:t>
      </w:r>
      <w:r w:rsidRPr="00AF283D">
        <w:rPr>
          <w:spacing w:val="-3"/>
        </w:rPr>
        <w:t xml:space="preserve"> </w:t>
      </w:r>
      <w:r w:rsidRPr="00AF283D">
        <w:t>of</w:t>
      </w:r>
      <w:r w:rsidRPr="00AF283D">
        <w:rPr>
          <w:spacing w:val="-5"/>
        </w:rPr>
        <w:t xml:space="preserve"> </w:t>
      </w:r>
      <w:r w:rsidRPr="00AF283D">
        <w:t>the</w:t>
      </w:r>
      <w:r w:rsidRPr="00AF283D">
        <w:rPr>
          <w:spacing w:val="-5"/>
        </w:rPr>
        <w:t xml:space="preserve"> </w:t>
      </w:r>
      <w:r w:rsidRPr="00AF283D">
        <w:t>total</w:t>
      </w:r>
      <w:r w:rsidRPr="00AF283D">
        <w:rPr>
          <w:spacing w:val="-2"/>
        </w:rPr>
        <w:t xml:space="preserve"> </w:t>
      </w:r>
      <w:r w:rsidRPr="00AF283D">
        <w:t>work</w:t>
      </w:r>
      <w:r w:rsidRPr="00AF283D">
        <w:rPr>
          <w:spacing w:val="-6"/>
        </w:rPr>
        <w:t xml:space="preserve"> </w:t>
      </w:r>
      <w:r w:rsidRPr="00AF283D">
        <w:t xml:space="preserve">samples, </w:t>
      </w:r>
      <w:r w:rsidRPr="00AF283D">
        <w:rPr>
          <w:spacing w:val="-4"/>
        </w:rPr>
        <w:t>AND</w:t>
      </w:r>
    </w:p>
    <w:p w14:paraId="5109DA97" w14:textId="77777777" w:rsidR="00386AD3" w:rsidRPr="00AF283D" w:rsidRDefault="00390AE1">
      <w:pPr>
        <w:pStyle w:val="ListParagraph"/>
        <w:numPr>
          <w:ilvl w:val="0"/>
          <w:numId w:val="4"/>
        </w:numPr>
        <w:tabs>
          <w:tab w:val="left" w:pos="1191"/>
        </w:tabs>
        <w:spacing w:line="251" w:lineRule="exact"/>
        <w:ind w:left="1191" w:hanging="359"/>
      </w:pPr>
      <w:r w:rsidRPr="00AF283D">
        <w:t>The</w:t>
      </w:r>
      <w:r w:rsidRPr="00AF283D">
        <w:rPr>
          <w:spacing w:val="-3"/>
        </w:rPr>
        <w:t xml:space="preserve"> </w:t>
      </w:r>
      <w:r w:rsidRPr="00AF283D">
        <w:t>requirements</w:t>
      </w:r>
      <w:r w:rsidRPr="00AF283D">
        <w:rPr>
          <w:spacing w:val="-2"/>
        </w:rPr>
        <w:t xml:space="preserve"> </w:t>
      </w:r>
      <w:r w:rsidRPr="00AF283D">
        <w:t>set</w:t>
      </w:r>
      <w:r w:rsidRPr="00AF283D">
        <w:rPr>
          <w:spacing w:val="-4"/>
        </w:rPr>
        <w:t xml:space="preserve"> </w:t>
      </w:r>
      <w:r w:rsidRPr="00AF283D">
        <w:t>forth</w:t>
      </w:r>
      <w:r w:rsidRPr="00AF283D">
        <w:rPr>
          <w:spacing w:val="-5"/>
        </w:rPr>
        <w:t xml:space="preserve"> </w:t>
      </w:r>
      <w:r w:rsidRPr="00AF283D">
        <w:t>in</w:t>
      </w:r>
      <w:r w:rsidRPr="00AF283D">
        <w:rPr>
          <w:spacing w:val="-2"/>
        </w:rPr>
        <w:t xml:space="preserve"> </w:t>
      </w:r>
      <w:r w:rsidRPr="00AF283D">
        <w:t>paragraph</w:t>
      </w:r>
      <w:r w:rsidRPr="00AF283D">
        <w:rPr>
          <w:spacing w:val="-2"/>
        </w:rPr>
        <w:t xml:space="preserve"> </w:t>
      </w:r>
      <w:r w:rsidRPr="00AF283D">
        <w:t>3.4</w:t>
      </w:r>
      <w:r w:rsidRPr="00AF283D">
        <w:rPr>
          <w:spacing w:val="-5"/>
        </w:rPr>
        <w:t xml:space="preserve"> </w:t>
      </w:r>
      <w:r w:rsidRPr="00AF283D">
        <w:t>are</w:t>
      </w:r>
      <w:r w:rsidRPr="00AF283D">
        <w:rPr>
          <w:spacing w:val="-4"/>
        </w:rPr>
        <w:t xml:space="preserve"> met.</w:t>
      </w:r>
    </w:p>
    <w:p w14:paraId="5109DA98" w14:textId="77777777" w:rsidR="00386AD3" w:rsidRPr="00AF283D" w:rsidRDefault="00386AD3">
      <w:pPr>
        <w:pStyle w:val="BodyText"/>
        <w:spacing w:before="39"/>
      </w:pPr>
    </w:p>
    <w:p w14:paraId="5109DA9F" w14:textId="77777777" w:rsidR="00386AD3" w:rsidRPr="00AF283D" w:rsidRDefault="00386AD3">
      <w:pPr>
        <w:pStyle w:val="BodyText"/>
        <w:spacing w:before="41"/>
      </w:pPr>
    </w:p>
    <w:p w14:paraId="5109DAA0" w14:textId="77777777" w:rsidR="00386AD3" w:rsidRPr="00AF283D" w:rsidRDefault="00390AE1">
      <w:pPr>
        <w:pStyle w:val="ListParagraph"/>
        <w:numPr>
          <w:ilvl w:val="2"/>
          <w:numId w:val="7"/>
        </w:numPr>
        <w:tabs>
          <w:tab w:val="left" w:pos="832"/>
        </w:tabs>
        <w:spacing w:before="1"/>
        <w:ind w:left="832" w:hanging="720"/>
      </w:pPr>
      <w:r w:rsidRPr="00AF283D">
        <w:t>The</w:t>
      </w:r>
      <w:r w:rsidRPr="00AF283D">
        <w:rPr>
          <w:spacing w:val="-4"/>
        </w:rPr>
        <w:t xml:space="preserve"> </w:t>
      </w:r>
      <w:r w:rsidRPr="00AF283D">
        <w:t>work</w:t>
      </w:r>
      <w:r w:rsidRPr="00AF283D">
        <w:rPr>
          <w:spacing w:val="-6"/>
        </w:rPr>
        <w:t xml:space="preserve"> </w:t>
      </w:r>
      <w:r w:rsidRPr="00AF283D">
        <w:t>samples</w:t>
      </w:r>
      <w:r w:rsidRPr="00AF283D">
        <w:rPr>
          <w:spacing w:val="-3"/>
        </w:rPr>
        <w:t xml:space="preserve"> </w:t>
      </w:r>
      <w:r w:rsidRPr="00AF283D">
        <w:t>shall</w:t>
      </w:r>
      <w:r w:rsidRPr="00AF283D">
        <w:rPr>
          <w:spacing w:val="-2"/>
        </w:rPr>
        <w:t xml:space="preserve"> </w:t>
      </w:r>
      <w:r w:rsidRPr="00AF283D">
        <w:t>consist</w:t>
      </w:r>
      <w:r w:rsidRPr="00AF283D">
        <w:rPr>
          <w:spacing w:val="-2"/>
        </w:rPr>
        <w:t xml:space="preserve"> </w:t>
      </w:r>
      <w:r w:rsidRPr="00AF283D">
        <w:rPr>
          <w:spacing w:val="-5"/>
        </w:rPr>
        <w:t>of:</w:t>
      </w:r>
    </w:p>
    <w:p w14:paraId="5109DAA1" w14:textId="77777777" w:rsidR="00386AD3" w:rsidRPr="00AF283D" w:rsidRDefault="00390AE1">
      <w:pPr>
        <w:pStyle w:val="ListParagraph"/>
        <w:numPr>
          <w:ilvl w:val="0"/>
          <w:numId w:val="2"/>
        </w:numPr>
        <w:tabs>
          <w:tab w:val="left" w:pos="1191"/>
        </w:tabs>
        <w:spacing w:before="140"/>
        <w:ind w:left="1191" w:hanging="359"/>
      </w:pPr>
      <w:r w:rsidRPr="00AF283D">
        <w:t>Work</w:t>
      </w:r>
      <w:r w:rsidRPr="00AF283D">
        <w:rPr>
          <w:spacing w:val="-5"/>
        </w:rPr>
        <w:t xml:space="preserve"> </w:t>
      </w:r>
      <w:r w:rsidRPr="00AF283D">
        <w:t>sample</w:t>
      </w:r>
      <w:r w:rsidRPr="00AF283D">
        <w:rPr>
          <w:spacing w:val="-2"/>
        </w:rPr>
        <w:t xml:space="preserve"> </w:t>
      </w:r>
      <w:r w:rsidRPr="00AF283D">
        <w:t>cover</w:t>
      </w:r>
      <w:r w:rsidRPr="00AF283D">
        <w:rPr>
          <w:spacing w:val="-4"/>
        </w:rPr>
        <w:t xml:space="preserve"> </w:t>
      </w:r>
      <w:r w:rsidRPr="00AF283D">
        <w:t>sheet</w:t>
      </w:r>
      <w:r w:rsidRPr="00AF283D">
        <w:rPr>
          <w:spacing w:val="-1"/>
        </w:rPr>
        <w:t xml:space="preserve"> </w:t>
      </w:r>
      <w:r w:rsidRPr="00AF283D">
        <w:t>(</w:t>
      </w:r>
      <w:r w:rsidRPr="00AF283D">
        <w:rPr>
          <w:i/>
        </w:rPr>
        <w:t>Appendix</w:t>
      </w:r>
      <w:r w:rsidRPr="00AF283D">
        <w:rPr>
          <w:i/>
          <w:spacing w:val="-2"/>
        </w:rPr>
        <w:t xml:space="preserve"> </w:t>
      </w:r>
      <w:r w:rsidRPr="00AF283D">
        <w:rPr>
          <w:i/>
        </w:rPr>
        <w:t>B</w:t>
      </w:r>
      <w:r w:rsidRPr="00AF283D">
        <w:rPr>
          <w:i/>
          <w:spacing w:val="-5"/>
        </w:rPr>
        <w:t xml:space="preserve"> </w:t>
      </w:r>
      <w:r w:rsidRPr="00AF283D">
        <w:rPr>
          <w:i/>
        </w:rPr>
        <w:t>to</w:t>
      </w:r>
      <w:r w:rsidRPr="00AF283D">
        <w:rPr>
          <w:i/>
          <w:spacing w:val="-2"/>
        </w:rPr>
        <w:t xml:space="preserve"> </w:t>
      </w:r>
      <w:r w:rsidRPr="00AF283D">
        <w:rPr>
          <w:i/>
        </w:rPr>
        <w:t>Section</w:t>
      </w:r>
      <w:r w:rsidRPr="00AF283D">
        <w:rPr>
          <w:i/>
          <w:spacing w:val="-2"/>
        </w:rPr>
        <w:t xml:space="preserve"> </w:t>
      </w:r>
      <w:r w:rsidRPr="00AF283D">
        <w:rPr>
          <w:i/>
        </w:rPr>
        <w:t>L,</w:t>
      </w:r>
      <w:r w:rsidRPr="00AF283D">
        <w:rPr>
          <w:i/>
          <w:spacing w:val="-5"/>
        </w:rPr>
        <w:t xml:space="preserve"> </w:t>
      </w:r>
      <w:r w:rsidRPr="00AF283D">
        <w:rPr>
          <w:i/>
        </w:rPr>
        <w:t>Work</w:t>
      </w:r>
      <w:r w:rsidRPr="00AF283D">
        <w:rPr>
          <w:i/>
          <w:spacing w:val="-2"/>
        </w:rPr>
        <w:t xml:space="preserve"> </w:t>
      </w:r>
      <w:r w:rsidRPr="00AF283D">
        <w:rPr>
          <w:i/>
        </w:rPr>
        <w:t>Sample</w:t>
      </w:r>
      <w:r w:rsidRPr="00AF283D">
        <w:rPr>
          <w:i/>
          <w:spacing w:val="-2"/>
        </w:rPr>
        <w:t xml:space="preserve"> </w:t>
      </w:r>
      <w:r w:rsidRPr="00AF283D">
        <w:rPr>
          <w:i/>
        </w:rPr>
        <w:t>Cover</w:t>
      </w:r>
      <w:r w:rsidRPr="00AF283D">
        <w:rPr>
          <w:i/>
          <w:spacing w:val="-2"/>
        </w:rPr>
        <w:t xml:space="preserve"> Sheet</w:t>
      </w:r>
      <w:r w:rsidRPr="00AF283D">
        <w:rPr>
          <w:spacing w:val="-2"/>
        </w:rPr>
        <w:t>);</w:t>
      </w:r>
    </w:p>
    <w:p w14:paraId="5109DAA2" w14:textId="3B1939DA" w:rsidR="00386AD3" w:rsidRPr="00AF283D" w:rsidRDefault="00390AE1">
      <w:pPr>
        <w:pStyle w:val="ListParagraph"/>
        <w:numPr>
          <w:ilvl w:val="0"/>
          <w:numId w:val="2"/>
        </w:numPr>
        <w:tabs>
          <w:tab w:val="left" w:pos="1192"/>
        </w:tabs>
        <w:spacing w:before="138" w:line="259" w:lineRule="auto"/>
        <w:ind w:right="207"/>
      </w:pPr>
      <w:r w:rsidRPr="00AF283D">
        <w:t>Official contract documentation including, but not limited to, Statement of Objectives, Statements of</w:t>
      </w:r>
      <w:r w:rsidRPr="00AF283D">
        <w:rPr>
          <w:spacing w:val="-3"/>
        </w:rPr>
        <w:t xml:space="preserve"> </w:t>
      </w:r>
      <w:r w:rsidRPr="00AF283D">
        <w:t>Work,</w:t>
      </w:r>
      <w:r w:rsidRPr="00AF283D">
        <w:rPr>
          <w:spacing w:val="-3"/>
        </w:rPr>
        <w:t xml:space="preserve"> </w:t>
      </w:r>
      <w:r w:rsidRPr="00AF283D">
        <w:t>Schedules,</w:t>
      </w:r>
      <w:r w:rsidRPr="00AF283D">
        <w:rPr>
          <w:spacing w:val="-3"/>
        </w:rPr>
        <w:t xml:space="preserve"> </w:t>
      </w:r>
      <w:r w:rsidRPr="00AF283D">
        <w:t>listing</w:t>
      </w:r>
      <w:r w:rsidRPr="00AF283D">
        <w:rPr>
          <w:spacing w:val="-6"/>
        </w:rPr>
        <w:t xml:space="preserve"> </w:t>
      </w:r>
      <w:r w:rsidRPr="00AF283D">
        <w:t>of</w:t>
      </w:r>
      <w:r w:rsidRPr="00AF283D">
        <w:rPr>
          <w:spacing w:val="-3"/>
        </w:rPr>
        <w:t xml:space="preserve"> </w:t>
      </w:r>
      <w:r w:rsidRPr="00AF283D">
        <w:t>trades,</w:t>
      </w:r>
      <w:r w:rsidRPr="00AF283D">
        <w:rPr>
          <w:spacing w:val="-3"/>
        </w:rPr>
        <w:t xml:space="preserve"> </w:t>
      </w:r>
      <w:r w:rsidRPr="00AF283D">
        <w:t>Subcontracts,</w:t>
      </w:r>
      <w:r w:rsidRPr="00AF283D">
        <w:rPr>
          <w:spacing w:val="-3"/>
        </w:rPr>
        <w:t xml:space="preserve"> </w:t>
      </w:r>
      <w:r w:rsidRPr="00AF283D">
        <w:t>Invoices,</w:t>
      </w:r>
      <w:r w:rsidRPr="00AF283D">
        <w:rPr>
          <w:spacing w:val="-6"/>
        </w:rPr>
        <w:t xml:space="preserve"> </w:t>
      </w:r>
      <w:r w:rsidRPr="00AF283D">
        <w:t>and</w:t>
      </w:r>
      <w:r w:rsidRPr="00AF283D">
        <w:rPr>
          <w:spacing w:val="-5"/>
        </w:rPr>
        <w:t xml:space="preserve"> </w:t>
      </w:r>
      <w:r w:rsidRPr="00AF283D">
        <w:t>Contract</w:t>
      </w:r>
      <w:r w:rsidRPr="00AF283D">
        <w:rPr>
          <w:spacing w:val="-2"/>
        </w:rPr>
        <w:t xml:space="preserve"> </w:t>
      </w:r>
      <w:r w:rsidRPr="00AF283D">
        <w:t>Standard Form (limited to Contract Sections A, B, C, F and H; showing front page and references, brief description of scope, overall price, and period of performance);</w:t>
      </w:r>
    </w:p>
    <w:p w14:paraId="5109DAA3" w14:textId="77777777" w:rsidR="00386AD3" w:rsidRPr="00AF283D" w:rsidRDefault="00390AE1">
      <w:pPr>
        <w:pStyle w:val="ListParagraph"/>
        <w:numPr>
          <w:ilvl w:val="0"/>
          <w:numId w:val="2"/>
        </w:numPr>
        <w:tabs>
          <w:tab w:val="left" w:pos="1192"/>
        </w:tabs>
        <w:spacing w:before="120" w:line="259" w:lineRule="auto"/>
        <w:ind w:right="152"/>
      </w:pPr>
      <w:r w:rsidRPr="00AF283D">
        <w:t>Company generated documentation when accompanied by a Statement of Facts signed by the cognizant Government Contracting Officer or COR to confirm missing information, should contractual</w:t>
      </w:r>
      <w:r w:rsidRPr="00AF283D">
        <w:rPr>
          <w:spacing w:val="-2"/>
        </w:rPr>
        <w:t xml:space="preserve"> </w:t>
      </w:r>
      <w:r w:rsidRPr="00AF283D">
        <w:t>documents</w:t>
      </w:r>
      <w:r w:rsidRPr="00AF283D">
        <w:rPr>
          <w:spacing w:val="-3"/>
        </w:rPr>
        <w:t xml:space="preserve"> </w:t>
      </w:r>
      <w:r w:rsidRPr="00AF283D">
        <w:t>not</w:t>
      </w:r>
      <w:r w:rsidRPr="00AF283D">
        <w:rPr>
          <w:spacing w:val="-5"/>
        </w:rPr>
        <w:t xml:space="preserve"> </w:t>
      </w:r>
      <w:r w:rsidRPr="00AF283D">
        <w:t>carry</w:t>
      </w:r>
      <w:r w:rsidRPr="00AF283D">
        <w:rPr>
          <w:spacing w:val="-3"/>
        </w:rPr>
        <w:t xml:space="preserve"> </w:t>
      </w:r>
      <w:r w:rsidRPr="00AF283D">
        <w:t>all</w:t>
      </w:r>
      <w:r w:rsidRPr="00AF283D">
        <w:rPr>
          <w:spacing w:val="-2"/>
        </w:rPr>
        <w:t xml:space="preserve"> </w:t>
      </w:r>
      <w:r w:rsidRPr="00AF283D">
        <w:t>of</w:t>
      </w:r>
      <w:r w:rsidRPr="00AF283D">
        <w:rPr>
          <w:spacing w:val="-5"/>
        </w:rPr>
        <w:t xml:space="preserve"> </w:t>
      </w:r>
      <w:r w:rsidRPr="00AF283D">
        <w:t>the</w:t>
      </w:r>
      <w:r w:rsidRPr="00AF283D">
        <w:rPr>
          <w:spacing w:val="-5"/>
        </w:rPr>
        <w:t xml:space="preserve"> </w:t>
      </w:r>
      <w:r w:rsidRPr="00AF283D">
        <w:t>information</w:t>
      </w:r>
      <w:r w:rsidRPr="00AF283D">
        <w:rPr>
          <w:spacing w:val="-6"/>
        </w:rPr>
        <w:t xml:space="preserve"> </w:t>
      </w:r>
      <w:r w:rsidRPr="00AF283D">
        <w:t>necessary</w:t>
      </w:r>
      <w:r w:rsidRPr="00AF283D">
        <w:rPr>
          <w:spacing w:val="-3"/>
        </w:rPr>
        <w:t xml:space="preserve"> </w:t>
      </w:r>
      <w:r w:rsidRPr="00AF283D">
        <w:t>to</w:t>
      </w:r>
      <w:r w:rsidRPr="00AF283D">
        <w:rPr>
          <w:spacing w:val="-6"/>
        </w:rPr>
        <w:t xml:space="preserve"> </w:t>
      </w:r>
      <w:r w:rsidRPr="00AF283D">
        <w:t>substantiate</w:t>
      </w:r>
      <w:r w:rsidRPr="00AF283D">
        <w:rPr>
          <w:spacing w:val="-3"/>
        </w:rPr>
        <w:t xml:space="preserve"> </w:t>
      </w:r>
      <w:r w:rsidRPr="00AF283D">
        <w:t>the</w:t>
      </w:r>
      <w:r w:rsidRPr="00AF283D">
        <w:rPr>
          <w:spacing w:val="-3"/>
        </w:rPr>
        <w:t xml:space="preserve"> </w:t>
      </w:r>
      <w:r w:rsidRPr="00AF283D">
        <w:t>Offeror's</w:t>
      </w:r>
      <w:r w:rsidRPr="00AF283D">
        <w:rPr>
          <w:spacing w:val="-3"/>
        </w:rPr>
        <w:t xml:space="preserve"> </w:t>
      </w:r>
      <w:r w:rsidRPr="00AF283D">
        <w:t>scores; Offerors need not supply a Statement of Fact if the company generated documentation adequately substantiates the Offeror’s claimed points. Offerors may choose to use a Statement of Facts for any category in order to substantiate claimed points;</w:t>
      </w:r>
    </w:p>
    <w:p w14:paraId="5109DAA5" w14:textId="77777777" w:rsidR="00386AD3" w:rsidRPr="00AF283D" w:rsidRDefault="00390AE1">
      <w:pPr>
        <w:pStyle w:val="BodyText"/>
        <w:spacing w:before="61"/>
        <w:ind w:left="1192"/>
      </w:pPr>
      <w:r w:rsidRPr="00AF283D">
        <w:rPr>
          <w:spacing w:val="-5"/>
        </w:rPr>
        <w:t>AND</w:t>
      </w:r>
    </w:p>
    <w:p w14:paraId="5109DAA6" w14:textId="77777777" w:rsidR="00386AD3" w:rsidRPr="00AF283D" w:rsidRDefault="00390AE1">
      <w:pPr>
        <w:pStyle w:val="ListParagraph"/>
        <w:numPr>
          <w:ilvl w:val="0"/>
          <w:numId w:val="2"/>
        </w:numPr>
        <w:tabs>
          <w:tab w:val="left" w:pos="1192"/>
        </w:tabs>
        <w:spacing w:before="141" w:line="259" w:lineRule="auto"/>
        <w:ind w:right="301"/>
      </w:pPr>
      <w:r w:rsidRPr="00AF283D">
        <w:t>The</w:t>
      </w:r>
      <w:r w:rsidRPr="00AF283D">
        <w:rPr>
          <w:spacing w:val="-3"/>
        </w:rPr>
        <w:t xml:space="preserve"> </w:t>
      </w:r>
      <w:r w:rsidRPr="00AF283D">
        <w:t>signed</w:t>
      </w:r>
      <w:r w:rsidRPr="00AF283D">
        <w:rPr>
          <w:spacing w:val="-5"/>
        </w:rPr>
        <w:t xml:space="preserve"> </w:t>
      </w:r>
      <w:r w:rsidRPr="00AF283D">
        <w:t>cover</w:t>
      </w:r>
      <w:r w:rsidRPr="00AF283D">
        <w:rPr>
          <w:spacing w:val="-3"/>
        </w:rPr>
        <w:t xml:space="preserve"> </w:t>
      </w:r>
      <w:r w:rsidRPr="00AF283D">
        <w:t>page</w:t>
      </w:r>
      <w:r w:rsidRPr="00AF283D">
        <w:rPr>
          <w:spacing w:val="-3"/>
        </w:rPr>
        <w:t xml:space="preserve"> </w:t>
      </w:r>
      <w:r w:rsidRPr="00AF283D">
        <w:t>associated</w:t>
      </w:r>
      <w:r w:rsidRPr="00AF283D">
        <w:rPr>
          <w:spacing w:val="-3"/>
        </w:rPr>
        <w:t xml:space="preserve"> </w:t>
      </w:r>
      <w:r w:rsidRPr="00AF283D">
        <w:t>with</w:t>
      </w:r>
      <w:r w:rsidRPr="00AF283D">
        <w:rPr>
          <w:spacing w:val="-6"/>
        </w:rPr>
        <w:t xml:space="preserve"> </w:t>
      </w:r>
      <w:r w:rsidRPr="00AF283D">
        <w:t>the</w:t>
      </w:r>
      <w:r w:rsidRPr="00AF283D">
        <w:rPr>
          <w:spacing w:val="-5"/>
        </w:rPr>
        <w:t xml:space="preserve"> </w:t>
      </w:r>
      <w:r w:rsidRPr="00AF283D">
        <w:t>contract</w:t>
      </w:r>
      <w:r w:rsidRPr="00AF283D">
        <w:rPr>
          <w:spacing w:val="-2"/>
        </w:rPr>
        <w:t xml:space="preserve"> </w:t>
      </w:r>
      <w:r w:rsidRPr="00AF283D">
        <w:t>or</w:t>
      </w:r>
      <w:r w:rsidRPr="00AF283D">
        <w:rPr>
          <w:spacing w:val="-5"/>
        </w:rPr>
        <w:t xml:space="preserve"> </w:t>
      </w:r>
      <w:r w:rsidRPr="00AF283D">
        <w:t>order.</w:t>
      </w:r>
      <w:r w:rsidRPr="00AF283D">
        <w:rPr>
          <w:spacing w:val="-3"/>
        </w:rPr>
        <w:t xml:space="preserve"> </w:t>
      </w:r>
      <w:r w:rsidRPr="00AF283D">
        <w:t>Work</w:t>
      </w:r>
      <w:r w:rsidRPr="00AF283D">
        <w:rPr>
          <w:spacing w:val="-3"/>
        </w:rPr>
        <w:t xml:space="preserve"> </w:t>
      </w:r>
      <w:r w:rsidRPr="00AF283D">
        <w:t>samples</w:t>
      </w:r>
      <w:r w:rsidRPr="00AF283D">
        <w:rPr>
          <w:spacing w:val="-3"/>
        </w:rPr>
        <w:t xml:space="preserve"> </w:t>
      </w:r>
      <w:r w:rsidRPr="00AF283D">
        <w:t>shall</w:t>
      </w:r>
      <w:r w:rsidRPr="00AF283D">
        <w:rPr>
          <w:spacing w:val="-2"/>
        </w:rPr>
        <w:t xml:space="preserve"> </w:t>
      </w:r>
      <w:r w:rsidRPr="00AF283D">
        <w:t>include</w:t>
      </w:r>
      <w:r w:rsidRPr="00AF283D">
        <w:rPr>
          <w:spacing w:val="-3"/>
        </w:rPr>
        <w:t xml:space="preserve"> </w:t>
      </w:r>
      <w:r w:rsidRPr="00AF283D">
        <w:t>sufficient information to substantiate all points claimed on the Self-Score Matrix (</w:t>
      </w:r>
      <w:r w:rsidRPr="00AF283D">
        <w:rPr>
          <w:i/>
        </w:rPr>
        <w:t>Appendix C to Section L, Self-Scoring Matrix</w:t>
      </w:r>
      <w:r w:rsidRPr="00AF283D">
        <w:t>).</w:t>
      </w:r>
    </w:p>
    <w:p w14:paraId="5109DAA7" w14:textId="77777777" w:rsidR="00386AD3" w:rsidRPr="00AF283D" w:rsidRDefault="00386AD3">
      <w:pPr>
        <w:pStyle w:val="BodyText"/>
        <w:spacing w:before="19"/>
      </w:pPr>
    </w:p>
    <w:p w14:paraId="5109DAA8" w14:textId="729B75CE" w:rsidR="00386AD3" w:rsidRPr="00DE64DA" w:rsidRDefault="00390AE1">
      <w:pPr>
        <w:pStyle w:val="ListParagraph"/>
        <w:numPr>
          <w:ilvl w:val="2"/>
          <w:numId w:val="7"/>
        </w:numPr>
        <w:tabs>
          <w:tab w:val="left" w:pos="706"/>
        </w:tabs>
        <w:spacing w:line="259" w:lineRule="auto"/>
        <w:ind w:right="244" w:firstLine="0"/>
      </w:pPr>
      <w:r w:rsidRPr="00AF283D">
        <w:t>Work samples shall be provided in their original format. Offerors shall assign each work sample an identifier</w:t>
      </w:r>
      <w:r w:rsidRPr="00AF283D">
        <w:rPr>
          <w:spacing w:val="-2"/>
        </w:rPr>
        <w:t xml:space="preserve"> </w:t>
      </w:r>
      <w:r w:rsidRPr="00AF283D">
        <w:t>(e.g.,</w:t>
      </w:r>
      <w:r w:rsidRPr="00AF283D">
        <w:rPr>
          <w:spacing w:val="-2"/>
        </w:rPr>
        <w:t xml:space="preserve"> </w:t>
      </w:r>
      <w:r w:rsidRPr="00AF283D">
        <w:t>WS1-WS14). All</w:t>
      </w:r>
      <w:r w:rsidRPr="00AF283D">
        <w:rPr>
          <w:spacing w:val="-2"/>
        </w:rPr>
        <w:t xml:space="preserve"> </w:t>
      </w:r>
      <w:r w:rsidRPr="00AF283D">
        <w:t>pages of all work samples</w:t>
      </w:r>
      <w:r w:rsidRPr="00AF283D">
        <w:rPr>
          <w:spacing w:val="-2"/>
        </w:rPr>
        <w:t xml:space="preserve"> </w:t>
      </w:r>
      <w:r w:rsidRPr="00AF283D">
        <w:t>shall</w:t>
      </w:r>
      <w:r w:rsidRPr="00AF283D">
        <w:rPr>
          <w:spacing w:val="-2"/>
        </w:rPr>
        <w:t xml:space="preserve"> </w:t>
      </w:r>
      <w:r w:rsidRPr="00AF283D">
        <w:t>be numbered. The original pagination</w:t>
      </w:r>
      <w:r w:rsidRPr="00AF283D">
        <w:rPr>
          <w:spacing w:val="-3"/>
        </w:rPr>
        <w:t xml:space="preserve"> </w:t>
      </w:r>
      <w:r w:rsidRPr="00AF283D">
        <w:t>of each document</w:t>
      </w:r>
      <w:r w:rsidRPr="00AF283D">
        <w:rPr>
          <w:spacing w:val="-3"/>
        </w:rPr>
        <w:t xml:space="preserve"> </w:t>
      </w:r>
      <w:r w:rsidRPr="00AF283D">
        <w:t>shall</w:t>
      </w:r>
      <w:r w:rsidRPr="00AF283D">
        <w:rPr>
          <w:spacing w:val="-4"/>
        </w:rPr>
        <w:t xml:space="preserve"> </w:t>
      </w:r>
      <w:r w:rsidRPr="00AF283D">
        <w:t>be</w:t>
      </w:r>
      <w:r w:rsidRPr="00AF283D">
        <w:rPr>
          <w:spacing w:val="-4"/>
        </w:rPr>
        <w:t xml:space="preserve"> </w:t>
      </w:r>
      <w:r w:rsidRPr="00AF283D">
        <w:t>retained.</w:t>
      </w:r>
      <w:r w:rsidRPr="00AF283D">
        <w:rPr>
          <w:spacing w:val="-4"/>
        </w:rPr>
        <w:t xml:space="preserve"> </w:t>
      </w:r>
      <w:r w:rsidRPr="00AF283D">
        <w:t>If</w:t>
      </w:r>
      <w:r w:rsidRPr="00AF283D">
        <w:rPr>
          <w:spacing w:val="-2"/>
        </w:rPr>
        <w:t xml:space="preserve"> </w:t>
      </w:r>
      <w:r w:rsidRPr="00AF283D">
        <w:t>the</w:t>
      </w:r>
      <w:r w:rsidRPr="00AF283D">
        <w:rPr>
          <w:spacing w:val="-2"/>
        </w:rPr>
        <w:t xml:space="preserve"> </w:t>
      </w:r>
      <w:r w:rsidRPr="00AF283D">
        <w:t>original</w:t>
      </w:r>
      <w:r w:rsidRPr="00AF283D">
        <w:rPr>
          <w:spacing w:val="-1"/>
        </w:rPr>
        <w:t xml:space="preserve"> </w:t>
      </w:r>
      <w:r w:rsidRPr="00AF283D">
        <w:t>documentation</w:t>
      </w:r>
      <w:r w:rsidRPr="00AF283D">
        <w:rPr>
          <w:spacing w:val="-2"/>
        </w:rPr>
        <w:t xml:space="preserve"> </w:t>
      </w:r>
      <w:r w:rsidRPr="00AF283D">
        <w:t>within</w:t>
      </w:r>
      <w:r w:rsidRPr="00AF283D">
        <w:rPr>
          <w:spacing w:val="-5"/>
        </w:rPr>
        <w:t xml:space="preserve"> </w:t>
      </w:r>
      <w:r w:rsidRPr="00AF283D">
        <w:t>a</w:t>
      </w:r>
      <w:r w:rsidRPr="00AF283D">
        <w:rPr>
          <w:spacing w:val="-2"/>
        </w:rPr>
        <w:t xml:space="preserve"> </w:t>
      </w:r>
      <w:r w:rsidRPr="00AF283D">
        <w:t>work</w:t>
      </w:r>
      <w:r w:rsidRPr="00AF283D">
        <w:rPr>
          <w:spacing w:val="-4"/>
        </w:rPr>
        <w:t xml:space="preserve"> </w:t>
      </w:r>
      <w:r w:rsidRPr="00AF283D">
        <w:t>sample</w:t>
      </w:r>
      <w:r w:rsidRPr="00AF283D">
        <w:rPr>
          <w:spacing w:val="-2"/>
        </w:rPr>
        <w:t xml:space="preserve"> </w:t>
      </w:r>
      <w:r w:rsidRPr="00AF283D">
        <w:t>is</w:t>
      </w:r>
      <w:r w:rsidRPr="00AF283D">
        <w:rPr>
          <w:spacing w:val="-4"/>
        </w:rPr>
        <w:t xml:space="preserve"> </w:t>
      </w:r>
      <w:r w:rsidRPr="00AF283D">
        <w:t>not</w:t>
      </w:r>
      <w:r w:rsidRPr="00AF283D">
        <w:rPr>
          <w:spacing w:val="-1"/>
        </w:rPr>
        <w:t xml:space="preserve"> </w:t>
      </w:r>
      <w:r w:rsidRPr="00AF283D">
        <w:t>numbered,</w:t>
      </w:r>
      <w:r w:rsidRPr="00AF283D">
        <w:rPr>
          <w:spacing w:val="-4"/>
        </w:rPr>
        <w:t xml:space="preserve"> </w:t>
      </w:r>
      <w:r w:rsidRPr="00AF283D">
        <w:t>Offerors</w:t>
      </w:r>
      <w:r w:rsidRPr="00AF283D">
        <w:rPr>
          <w:spacing w:val="-2"/>
        </w:rPr>
        <w:t xml:space="preserve"> </w:t>
      </w:r>
      <w:r w:rsidRPr="00AF283D">
        <w:t>shall add page numbers. Font, text size, and margin requirements established in sections 1.9 do not apply to work sample submissions. Work</w:t>
      </w:r>
      <w:r w:rsidRPr="00AF283D">
        <w:rPr>
          <w:spacing w:val="-1"/>
        </w:rPr>
        <w:t xml:space="preserve"> </w:t>
      </w:r>
      <w:r w:rsidRPr="00AF283D">
        <w:t>samples shall be in English.</w:t>
      </w:r>
      <w:r w:rsidRPr="00AF283D">
        <w:rPr>
          <w:spacing w:val="-1"/>
        </w:rPr>
        <w:t xml:space="preserve"> </w:t>
      </w:r>
      <w:r w:rsidRPr="00AF283D">
        <w:t>If more</w:t>
      </w:r>
      <w:r w:rsidRPr="00AF283D">
        <w:rPr>
          <w:spacing w:val="-2"/>
        </w:rPr>
        <w:t xml:space="preserve"> </w:t>
      </w:r>
      <w:r w:rsidRPr="00AF283D">
        <w:t>than</w:t>
      </w:r>
      <w:r w:rsidRPr="00AF283D">
        <w:rPr>
          <w:spacing w:val="-2"/>
        </w:rPr>
        <w:t xml:space="preserve"> </w:t>
      </w:r>
      <w:r w:rsidRPr="00AF283D">
        <w:t>one</w:t>
      </w:r>
      <w:r w:rsidRPr="00AF283D">
        <w:rPr>
          <w:spacing w:val="-2"/>
        </w:rPr>
        <w:t xml:space="preserve"> </w:t>
      </w:r>
      <w:r w:rsidRPr="00AF283D">
        <w:t>document</w:t>
      </w:r>
      <w:r w:rsidRPr="00AF283D">
        <w:rPr>
          <w:spacing w:val="-4"/>
        </w:rPr>
        <w:t xml:space="preserve"> </w:t>
      </w:r>
      <w:r w:rsidRPr="00AF283D">
        <w:t>is</w:t>
      </w:r>
      <w:r w:rsidRPr="00AF283D">
        <w:rPr>
          <w:spacing w:val="-4"/>
        </w:rPr>
        <w:t xml:space="preserve"> </w:t>
      </w:r>
      <w:r w:rsidRPr="00AF283D">
        <w:t>provided</w:t>
      </w:r>
      <w:r w:rsidRPr="00AF283D">
        <w:rPr>
          <w:spacing w:val="-4"/>
        </w:rPr>
        <w:t xml:space="preserve"> </w:t>
      </w:r>
      <w:r w:rsidRPr="00AF283D">
        <w:t>as</w:t>
      </w:r>
      <w:r w:rsidRPr="00AF283D">
        <w:rPr>
          <w:spacing w:val="-2"/>
        </w:rPr>
        <w:t xml:space="preserve"> </w:t>
      </w:r>
      <w:r w:rsidRPr="00AF283D">
        <w:t>part</w:t>
      </w:r>
      <w:r w:rsidRPr="00AF283D">
        <w:rPr>
          <w:spacing w:val="-4"/>
        </w:rPr>
        <w:t xml:space="preserve"> </w:t>
      </w:r>
      <w:r w:rsidRPr="00AF283D">
        <w:t>of</w:t>
      </w:r>
      <w:r w:rsidRPr="00AF283D">
        <w:rPr>
          <w:spacing w:val="-4"/>
        </w:rPr>
        <w:t xml:space="preserve"> </w:t>
      </w:r>
      <w:r w:rsidRPr="00AF283D">
        <w:t>a</w:t>
      </w:r>
      <w:r w:rsidRPr="00AF283D">
        <w:rPr>
          <w:spacing w:val="-2"/>
        </w:rPr>
        <w:t xml:space="preserve"> </w:t>
      </w:r>
      <w:r w:rsidRPr="00AF283D">
        <w:t>work</w:t>
      </w:r>
      <w:r w:rsidRPr="00AF283D">
        <w:rPr>
          <w:spacing w:val="-4"/>
        </w:rPr>
        <w:t xml:space="preserve"> </w:t>
      </w:r>
      <w:r w:rsidRPr="00AF283D">
        <w:t>sample,</w:t>
      </w:r>
      <w:r w:rsidRPr="00AF283D">
        <w:rPr>
          <w:spacing w:val="-4"/>
        </w:rPr>
        <w:t xml:space="preserve"> </w:t>
      </w:r>
      <w:r w:rsidRPr="00AF283D">
        <w:t>the</w:t>
      </w:r>
      <w:r w:rsidRPr="00AF283D">
        <w:rPr>
          <w:spacing w:val="-2"/>
        </w:rPr>
        <w:t xml:space="preserve"> </w:t>
      </w:r>
      <w:r w:rsidRPr="00AF283D">
        <w:t>documents</w:t>
      </w:r>
      <w:r w:rsidRPr="00AF283D">
        <w:rPr>
          <w:spacing w:val="-2"/>
        </w:rPr>
        <w:t xml:space="preserve"> </w:t>
      </w:r>
      <w:r w:rsidRPr="00AF283D">
        <w:t>shall</w:t>
      </w:r>
      <w:r w:rsidRPr="00AF283D">
        <w:rPr>
          <w:spacing w:val="-4"/>
        </w:rPr>
        <w:t xml:space="preserve"> </w:t>
      </w:r>
      <w:r w:rsidRPr="00AF283D">
        <w:t>be</w:t>
      </w:r>
      <w:r w:rsidRPr="00AF283D">
        <w:rPr>
          <w:spacing w:val="-2"/>
        </w:rPr>
        <w:t xml:space="preserve"> </w:t>
      </w:r>
      <w:r w:rsidRPr="00AF283D">
        <w:t>combined</w:t>
      </w:r>
      <w:r w:rsidRPr="00AF283D">
        <w:rPr>
          <w:spacing w:val="-2"/>
        </w:rPr>
        <w:t xml:space="preserve"> </w:t>
      </w:r>
      <w:r w:rsidRPr="00AF283D">
        <w:t>as</w:t>
      </w:r>
      <w:r w:rsidRPr="00AF283D">
        <w:rPr>
          <w:spacing w:val="-2"/>
        </w:rPr>
        <w:t xml:space="preserve"> </w:t>
      </w:r>
      <w:r w:rsidRPr="00AF283D">
        <w:t>one</w:t>
      </w:r>
      <w:r w:rsidRPr="00AF283D">
        <w:rPr>
          <w:spacing w:val="-4"/>
        </w:rPr>
        <w:t xml:space="preserve"> </w:t>
      </w:r>
      <w:r w:rsidRPr="00AF283D">
        <w:t>file</w:t>
      </w:r>
      <w:r w:rsidRPr="00AF283D">
        <w:rPr>
          <w:spacing w:val="-4"/>
        </w:rPr>
        <w:t xml:space="preserve"> </w:t>
      </w:r>
      <w:r w:rsidRPr="00AF283D">
        <w:t xml:space="preserve">and numbered accordingly. Offerors shall include all </w:t>
      </w:r>
      <w:r w:rsidRPr="00DE64DA">
        <w:t xml:space="preserve">documentation for a given work sample in a single PDF file and add to each page a unique WS identifier and page number in the margin (e.g. WS2 pg1). This will ensure that Government evaluators, with the aid of the </w:t>
      </w:r>
      <w:r w:rsidRPr="002D2945">
        <w:rPr>
          <w:highlight w:val="yellow"/>
          <w:rPrChange w:id="78" w:author="HINDS, SARA M CIV USAF AFMC AFSC/PZIOC" w:date="2025-09-17T09:31:00Z" w16du:dateUtc="2025-09-17T14:31:00Z">
            <w:rPr/>
          </w:rPrChange>
        </w:rPr>
        <w:t>Cross Reference Matrix (</w:t>
      </w:r>
      <w:r w:rsidRPr="002D2945">
        <w:rPr>
          <w:i/>
          <w:highlight w:val="yellow"/>
          <w:rPrChange w:id="79" w:author="HINDS, SARA M CIV USAF AFMC AFSC/PZIOC" w:date="2025-09-17T09:31:00Z" w16du:dateUtc="2025-09-17T14:31:00Z">
            <w:rPr>
              <w:i/>
            </w:rPr>
          </w:rPrChange>
        </w:rPr>
        <w:t>Appendix D to Section L, Cross Reference</w:t>
      </w:r>
      <w:r w:rsidRPr="002D2945">
        <w:rPr>
          <w:i/>
          <w:spacing w:val="-2"/>
          <w:highlight w:val="yellow"/>
          <w:rPrChange w:id="80" w:author="HINDS, SARA M CIV USAF AFMC AFSC/PZIOC" w:date="2025-09-17T09:31:00Z" w16du:dateUtc="2025-09-17T14:31:00Z">
            <w:rPr>
              <w:i/>
              <w:spacing w:val="-2"/>
            </w:rPr>
          </w:rPrChange>
        </w:rPr>
        <w:t xml:space="preserve"> </w:t>
      </w:r>
      <w:r w:rsidRPr="002D2945">
        <w:rPr>
          <w:i/>
          <w:highlight w:val="yellow"/>
          <w:rPrChange w:id="81" w:author="HINDS, SARA M CIV USAF AFMC AFSC/PZIOC" w:date="2025-09-17T09:31:00Z" w16du:dateUtc="2025-09-17T14:31:00Z">
            <w:rPr>
              <w:i/>
            </w:rPr>
          </w:rPrChange>
        </w:rPr>
        <w:t>Matrix</w:t>
      </w:r>
      <w:r w:rsidRPr="002D2945">
        <w:rPr>
          <w:highlight w:val="yellow"/>
          <w:rPrChange w:id="82" w:author="HINDS, SARA M CIV USAF AFMC AFSC/PZIOC" w:date="2025-09-17T09:31:00Z" w16du:dateUtc="2025-09-17T14:31:00Z">
            <w:rPr/>
          </w:rPrChange>
        </w:rPr>
        <w:t>),</w:t>
      </w:r>
      <w:r w:rsidRPr="00DE64DA">
        <w:rPr>
          <w:spacing w:val="-2"/>
        </w:rPr>
        <w:t xml:space="preserve"> </w:t>
      </w:r>
      <w:r w:rsidRPr="00DE64DA">
        <w:t>can</w:t>
      </w:r>
      <w:r w:rsidRPr="00DE64DA">
        <w:rPr>
          <w:spacing w:val="-2"/>
        </w:rPr>
        <w:t xml:space="preserve"> </w:t>
      </w:r>
      <w:r w:rsidRPr="00DE64DA">
        <w:t>find</w:t>
      </w:r>
      <w:r w:rsidRPr="00DE64DA">
        <w:rPr>
          <w:spacing w:val="-5"/>
        </w:rPr>
        <w:t xml:space="preserve"> </w:t>
      </w:r>
      <w:r w:rsidRPr="00DE64DA">
        <w:t>all</w:t>
      </w:r>
      <w:r w:rsidRPr="00DE64DA">
        <w:rPr>
          <w:spacing w:val="-4"/>
        </w:rPr>
        <w:t xml:space="preserve"> </w:t>
      </w:r>
      <w:r w:rsidRPr="00DE64DA">
        <w:t>documentation</w:t>
      </w:r>
      <w:r w:rsidRPr="00DE64DA">
        <w:rPr>
          <w:spacing w:val="-2"/>
        </w:rPr>
        <w:t xml:space="preserve"> </w:t>
      </w:r>
      <w:r w:rsidRPr="00DE64DA">
        <w:t>quickly</w:t>
      </w:r>
      <w:r w:rsidRPr="00DE64DA">
        <w:rPr>
          <w:spacing w:val="-5"/>
        </w:rPr>
        <w:t xml:space="preserve"> </w:t>
      </w:r>
      <w:r w:rsidRPr="00DE64DA">
        <w:t>and</w:t>
      </w:r>
      <w:r w:rsidRPr="00DE64DA">
        <w:rPr>
          <w:spacing w:val="-2"/>
        </w:rPr>
        <w:t xml:space="preserve"> </w:t>
      </w:r>
      <w:r w:rsidRPr="00DE64DA">
        <w:t>efficiently,</w:t>
      </w:r>
      <w:r w:rsidRPr="00DE64DA">
        <w:rPr>
          <w:spacing w:val="-5"/>
        </w:rPr>
        <w:t xml:space="preserve"> </w:t>
      </w:r>
      <w:r w:rsidRPr="00DE64DA">
        <w:t>and</w:t>
      </w:r>
      <w:r w:rsidRPr="00DE64DA">
        <w:rPr>
          <w:spacing w:val="-2"/>
        </w:rPr>
        <w:t xml:space="preserve"> </w:t>
      </w:r>
      <w:r w:rsidRPr="00DE64DA">
        <w:t>limit</w:t>
      </w:r>
      <w:r w:rsidRPr="00DE64DA">
        <w:rPr>
          <w:spacing w:val="-1"/>
        </w:rPr>
        <w:t xml:space="preserve"> </w:t>
      </w:r>
      <w:r w:rsidRPr="00DE64DA">
        <w:t>confusion</w:t>
      </w:r>
      <w:r w:rsidRPr="00DE64DA">
        <w:rPr>
          <w:spacing w:val="-2"/>
        </w:rPr>
        <w:t xml:space="preserve"> </w:t>
      </w:r>
      <w:r w:rsidRPr="00DE64DA">
        <w:t>due</w:t>
      </w:r>
      <w:r w:rsidRPr="00DE64DA">
        <w:rPr>
          <w:spacing w:val="-2"/>
        </w:rPr>
        <w:t xml:space="preserve"> </w:t>
      </w:r>
      <w:r w:rsidRPr="00DE64DA">
        <w:t>to</w:t>
      </w:r>
      <w:r w:rsidRPr="00DE64DA">
        <w:rPr>
          <w:spacing w:val="-5"/>
        </w:rPr>
        <w:t xml:space="preserve"> </w:t>
      </w:r>
      <w:r w:rsidRPr="00DE64DA">
        <w:t>multiple</w:t>
      </w:r>
      <w:r w:rsidRPr="00DE64DA">
        <w:rPr>
          <w:spacing w:val="-2"/>
        </w:rPr>
        <w:t xml:space="preserve"> </w:t>
      </w:r>
      <w:r w:rsidRPr="00DE64DA">
        <w:t>page numbers (page 1 of an SF33, page 1 of the SOW, etc.).</w:t>
      </w:r>
    </w:p>
    <w:p w14:paraId="5109DAA9" w14:textId="77777777" w:rsidR="00386AD3" w:rsidRPr="00DE64DA" w:rsidRDefault="00386AD3">
      <w:pPr>
        <w:pStyle w:val="BodyText"/>
        <w:spacing w:before="17"/>
      </w:pPr>
    </w:p>
    <w:p w14:paraId="5109DAAA" w14:textId="77777777" w:rsidR="00386AD3" w:rsidRPr="00DE64DA" w:rsidRDefault="00390AE1">
      <w:pPr>
        <w:pStyle w:val="ListParagraph"/>
        <w:numPr>
          <w:ilvl w:val="2"/>
          <w:numId w:val="7"/>
        </w:numPr>
        <w:tabs>
          <w:tab w:val="left" w:pos="706"/>
        </w:tabs>
        <w:spacing w:line="259" w:lineRule="auto"/>
        <w:ind w:right="278" w:firstLine="0"/>
      </w:pPr>
      <w:r w:rsidRPr="00DE64DA">
        <w:lastRenderedPageBreak/>
        <w:t>The</w:t>
      </w:r>
      <w:r w:rsidRPr="00DE64DA">
        <w:rPr>
          <w:spacing w:val="-3"/>
        </w:rPr>
        <w:t xml:space="preserve"> </w:t>
      </w:r>
      <w:r w:rsidRPr="00DE64DA">
        <w:t>Government</w:t>
      </w:r>
      <w:r w:rsidRPr="00DE64DA">
        <w:rPr>
          <w:spacing w:val="-5"/>
        </w:rPr>
        <w:t xml:space="preserve"> </w:t>
      </w:r>
      <w:r w:rsidRPr="00DE64DA">
        <w:t>understands</w:t>
      </w:r>
      <w:r w:rsidRPr="00DE64DA">
        <w:rPr>
          <w:spacing w:val="-3"/>
        </w:rPr>
        <w:t xml:space="preserve"> </w:t>
      </w:r>
      <w:r w:rsidRPr="00DE64DA">
        <w:t>the</w:t>
      </w:r>
      <w:r w:rsidRPr="00DE64DA">
        <w:rPr>
          <w:spacing w:val="-3"/>
        </w:rPr>
        <w:t xml:space="preserve"> </w:t>
      </w:r>
      <w:r w:rsidRPr="00DE64DA">
        <w:t>need</w:t>
      </w:r>
      <w:r w:rsidRPr="00DE64DA">
        <w:rPr>
          <w:spacing w:val="-3"/>
        </w:rPr>
        <w:t xml:space="preserve"> </w:t>
      </w:r>
      <w:r w:rsidRPr="00DE64DA">
        <w:t>to</w:t>
      </w:r>
      <w:r w:rsidRPr="00DE64DA">
        <w:rPr>
          <w:spacing w:val="-3"/>
        </w:rPr>
        <w:t xml:space="preserve"> </w:t>
      </w:r>
      <w:r w:rsidRPr="00DE64DA">
        <w:t>protect personally</w:t>
      </w:r>
      <w:r w:rsidRPr="00DE64DA">
        <w:rPr>
          <w:spacing w:val="-3"/>
        </w:rPr>
        <w:t xml:space="preserve"> </w:t>
      </w:r>
      <w:r w:rsidRPr="00DE64DA">
        <w:t>identifiable</w:t>
      </w:r>
      <w:r w:rsidRPr="00DE64DA">
        <w:rPr>
          <w:spacing w:val="-5"/>
        </w:rPr>
        <w:t xml:space="preserve"> </w:t>
      </w:r>
      <w:r w:rsidRPr="00DE64DA">
        <w:t>information</w:t>
      </w:r>
      <w:r w:rsidRPr="00DE64DA">
        <w:rPr>
          <w:spacing w:val="-3"/>
        </w:rPr>
        <w:t xml:space="preserve"> </w:t>
      </w:r>
      <w:r w:rsidRPr="00DE64DA">
        <w:t>(PII).</w:t>
      </w:r>
      <w:r w:rsidRPr="00DE64DA">
        <w:rPr>
          <w:spacing w:val="-3"/>
        </w:rPr>
        <w:t xml:space="preserve"> </w:t>
      </w:r>
      <w:r w:rsidRPr="00DE64DA">
        <w:t>Offerors</w:t>
      </w:r>
      <w:r w:rsidRPr="00DE64DA">
        <w:rPr>
          <w:spacing w:val="-5"/>
        </w:rPr>
        <w:t xml:space="preserve"> </w:t>
      </w:r>
      <w:r w:rsidRPr="00DE64DA">
        <w:t>may redact PII from substantiating documents. If the Offeror redacts PII, they shall include an employee identifier such as WS1E3 (e.g. Work Sample One, Employee 3).</w:t>
      </w:r>
    </w:p>
    <w:p w14:paraId="5109DAAB" w14:textId="77777777" w:rsidR="00386AD3" w:rsidRPr="00DE64DA" w:rsidRDefault="00386AD3">
      <w:pPr>
        <w:pStyle w:val="BodyText"/>
        <w:spacing w:before="19"/>
      </w:pPr>
    </w:p>
    <w:p w14:paraId="5109DAAC" w14:textId="67FD83FC" w:rsidR="00386AD3" w:rsidRPr="00DE64DA" w:rsidRDefault="00390AE1">
      <w:pPr>
        <w:pStyle w:val="ListParagraph"/>
        <w:numPr>
          <w:ilvl w:val="1"/>
          <w:numId w:val="7"/>
        </w:numPr>
        <w:tabs>
          <w:tab w:val="left" w:pos="652"/>
        </w:tabs>
        <w:spacing w:line="259" w:lineRule="auto"/>
        <w:ind w:right="122" w:firstLine="0"/>
      </w:pPr>
      <w:r w:rsidRPr="00DE64DA">
        <w:rPr>
          <w:b/>
        </w:rPr>
        <w:t xml:space="preserve">Self-Scoring Matrix. </w:t>
      </w:r>
      <w:r w:rsidRPr="00DE64DA">
        <w:t xml:space="preserve">The Offeror shall complete </w:t>
      </w:r>
      <w:r w:rsidRPr="00DE64DA">
        <w:rPr>
          <w:i/>
        </w:rPr>
        <w:t>Appendix C to Section L, Self-Scoring Matrix</w:t>
      </w:r>
      <w:r w:rsidRPr="00DE64DA">
        <w:t>. Offerors shall enter their scores in Column C, Offeror’s Self Score, as whole numbers, “Yes,” or “No.” Categories 1 through</w:t>
      </w:r>
      <w:r w:rsidRPr="00DE64DA">
        <w:rPr>
          <w:spacing w:val="-2"/>
        </w:rPr>
        <w:t xml:space="preserve"> </w:t>
      </w:r>
      <w:r w:rsidR="00D46093" w:rsidRPr="00DE64DA">
        <w:t>7</w:t>
      </w:r>
      <w:r w:rsidRPr="00DE64DA">
        <w:rPr>
          <w:spacing w:val="-4"/>
        </w:rPr>
        <w:t xml:space="preserve"> </w:t>
      </w:r>
      <w:r w:rsidRPr="00DE64DA">
        <w:t>must</w:t>
      </w:r>
      <w:r w:rsidRPr="00DE64DA">
        <w:rPr>
          <w:spacing w:val="-1"/>
        </w:rPr>
        <w:t xml:space="preserve"> </w:t>
      </w:r>
      <w:r w:rsidRPr="00DE64DA">
        <w:t>have</w:t>
      </w:r>
      <w:r w:rsidRPr="00DE64DA">
        <w:rPr>
          <w:spacing w:val="-2"/>
        </w:rPr>
        <w:t xml:space="preserve"> </w:t>
      </w:r>
      <w:r w:rsidRPr="00DE64DA">
        <w:t>at</w:t>
      </w:r>
      <w:r w:rsidRPr="00DE64DA">
        <w:rPr>
          <w:spacing w:val="-4"/>
        </w:rPr>
        <w:t xml:space="preserve"> </w:t>
      </w:r>
      <w:r w:rsidRPr="00DE64DA">
        <w:t>least</w:t>
      </w:r>
      <w:r w:rsidRPr="00DE64DA">
        <w:rPr>
          <w:spacing w:val="-1"/>
        </w:rPr>
        <w:t xml:space="preserve"> </w:t>
      </w:r>
      <w:r w:rsidRPr="00DE64DA">
        <w:t>one</w:t>
      </w:r>
      <w:r w:rsidRPr="00DE64DA">
        <w:rPr>
          <w:spacing w:val="-2"/>
        </w:rPr>
        <w:t xml:space="preserve"> </w:t>
      </w:r>
      <w:r w:rsidRPr="00DE64DA">
        <w:t>submission. Do</w:t>
      </w:r>
      <w:r w:rsidRPr="00DE64DA">
        <w:rPr>
          <w:spacing w:val="-2"/>
        </w:rPr>
        <w:t xml:space="preserve"> </w:t>
      </w:r>
      <w:r w:rsidRPr="00DE64DA">
        <w:t>not</w:t>
      </w:r>
      <w:r w:rsidRPr="00DE64DA">
        <w:rPr>
          <w:spacing w:val="-1"/>
        </w:rPr>
        <w:t xml:space="preserve"> </w:t>
      </w:r>
      <w:r w:rsidRPr="00DE64DA">
        <w:t>enter</w:t>
      </w:r>
      <w:r w:rsidRPr="00DE64DA">
        <w:rPr>
          <w:spacing w:val="-3"/>
        </w:rPr>
        <w:t xml:space="preserve"> </w:t>
      </w:r>
      <w:r w:rsidRPr="00DE64DA">
        <w:t>formulas</w:t>
      </w:r>
      <w:r w:rsidRPr="00DE64DA">
        <w:rPr>
          <w:spacing w:val="-2"/>
        </w:rPr>
        <w:t xml:space="preserve"> </w:t>
      </w:r>
      <w:r w:rsidRPr="00DE64DA">
        <w:t>in</w:t>
      </w:r>
      <w:r w:rsidRPr="00DE64DA">
        <w:rPr>
          <w:spacing w:val="-5"/>
        </w:rPr>
        <w:t xml:space="preserve"> </w:t>
      </w:r>
      <w:r w:rsidRPr="00DE64DA">
        <w:t>Column C.</w:t>
      </w:r>
      <w:r w:rsidRPr="00DE64DA">
        <w:rPr>
          <w:spacing w:val="-5"/>
        </w:rPr>
        <w:t xml:space="preserve"> </w:t>
      </w:r>
      <w:r w:rsidRPr="00DE64DA">
        <w:t>Column</w:t>
      </w:r>
      <w:r w:rsidRPr="00DE64DA">
        <w:rPr>
          <w:spacing w:val="-1"/>
        </w:rPr>
        <w:t xml:space="preserve"> </w:t>
      </w:r>
      <w:r w:rsidRPr="00DE64DA">
        <w:t>E,</w:t>
      </w:r>
      <w:r w:rsidRPr="00DE64DA">
        <w:rPr>
          <w:spacing w:val="-2"/>
        </w:rPr>
        <w:t xml:space="preserve"> </w:t>
      </w:r>
      <w:r w:rsidRPr="00DE64DA">
        <w:t>Total</w:t>
      </w:r>
      <w:r w:rsidRPr="00DE64DA">
        <w:rPr>
          <w:spacing w:val="-3"/>
        </w:rPr>
        <w:t xml:space="preserve"> </w:t>
      </w:r>
      <w:r w:rsidRPr="00DE64DA">
        <w:t>Across,</w:t>
      </w:r>
      <w:r w:rsidRPr="00DE64DA">
        <w:rPr>
          <w:spacing w:val="-2"/>
        </w:rPr>
        <w:t xml:space="preserve"> </w:t>
      </w:r>
      <w:r w:rsidRPr="00DE64DA">
        <w:t>and Rows 53, 9</w:t>
      </w:r>
      <w:r w:rsidR="00BD16E4" w:rsidRPr="00DE64DA">
        <w:t>3</w:t>
      </w:r>
      <w:r w:rsidRPr="00DE64DA">
        <w:t>, 1</w:t>
      </w:r>
      <w:r w:rsidR="00BD16E4" w:rsidRPr="00DE64DA">
        <w:t>08</w:t>
      </w:r>
      <w:r w:rsidRPr="00DE64DA">
        <w:t>, 1</w:t>
      </w:r>
      <w:r w:rsidR="00BD16E4" w:rsidRPr="00DE64DA">
        <w:t>27</w:t>
      </w:r>
      <w:r w:rsidRPr="00DE64DA">
        <w:t>, 1</w:t>
      </w:r>
      <w:r w:rsidR="00BD16E4" w:rsidRPr="00DE64DA">
        <w:t>28</w:t>
      </w:r>
      <w:r w:rsidRPr="00DE64DA">
        <w:t xml:space="preserve"> and 1</w:t>
      </w:r>
      <w:r w:rsidR="007A6348" w:rsidRPr="00DE64DA">
        <w:t>29</w:t>
      </w:r>
      <w:r w:rsidRPr="00DE64DA">
        <w:t xml:space="preserve"> will auto-calculate. Offerors SHALL NOT alter the formulas in the spreadsheet. If errors are discovered in the spreadsheet, the Offeror shall contact the Contracting Officer. Self- rated scores shall be verifiable using their associated work samples.</w:t>
      </w:r>
    </w:p>
    <w:p w14:paraId="5109DAAD" w14:textId="77777777" w:rsidR="00386AD3" w:rsidRPr="00DE64DA" w:rsidRDefault="00386AD3">
      <w:pPr>
        <w:pStyle w:val="BodyText"/>
        <w:spacing w:before="21"/>
      </w:pPr>
    </w:p>
    <w:p w14:paraId="5109DAAE" w14:textId="77777777" w:rsidR="00386AD3" w:rsidRPr="00DE64DA" w:rsidRDefault="00390AE1">
      <w:pPr>
        <w:pStyle w:val="ListParagraph"/>
        <w:numPr>
          <w:ilvl w:val="1"/>
          <w:numId w:val="7"/>
        </w:numPr>
        <w:tabs>
          <w:tab w:val="left" w:pos="652"/>
        </w:tabs>
        <w:spacing w:line="259" w:lineRule="auto"/>
        <w:ind w:right="129" w:firstLine="0"/>
      </w:pPr>
      <w:r w:rsidRPr="00DE64DA">
        <w:rPr>
          <w:b/>
        </w:rPr>
        <w:t xml:space="preserve">Cross-Reference Matrix. </w:t>
      </w:r>
      <w:r w:rsidRPr="00DE64DA">
        <w:t>Offerors shall enter information that links their self-scores to</w:t>
      </w:r>
      <w:r w:rsidRPr="00DE64DA">
        <w:rPr>
          <w:spacing w:val="-1"/>
        </w:rPr>
        <w:t xml:space="preserve"> </w:t>
      </w:r>
      <w:r w:rsidRPr="00DE64DA">
        <w:t xml:space="preserve">the substantiating information included in their proposal in </w:t>
      </w:r>
      <w:r w:rsidRPr="00DE64DA">
        <w:rPr>
          <w:i/>
        </w:rPr>
        <w:t>Appendix D to Section L, Cross-Reference Matrix</w:t>
      </w:r>
      <w:r w:rsidRPr="00DE64DA">
        <w:t>. The Cross- Reference Matrix includes a sample response in rows 7 and 8 demonstrating which information should be included in which column. Offerors should add rows as necessary for each work sample. The Offeror shall use Column C, Offeror’s Self Score, to list its final raw score for each section. The Government has included a list of sample documents within the Note in Cells D7 and D8; the Offeror is not limited to this list of documents. The Offeror shall include a work sample identifier (e.g., WS1-WS14) within Column E. The Offeror shall identify</w:t>
      </w:r>
      <w:r w:rsidRPr="00DE64DA">
        <w:rPr>
          <w:spacing w:val="-3"/>
        </w:rPr>
        <w:t xml:space="preserve"> </w:t>
      </w:r>
      <w:r w:rsidRPr="00DE64DA">
        <w:t>the</w:t>
      </w:r>
      <w:r w:rsidRPr="00DE64DA">
        <w:rPr>
          <w:spacing w:val="-5"/>
        </w:rPr>
        <w:t xml:space="preserve"> </w:t>
      </w:r>
      <w:r w:rsidRPr="00DE64DA">
        <w:t>type</w:t>
      </w:r>
      <w:r w:rsidRPr="00DE64DA">
        <w:rPr>
          <w:spacing w:val="-3"/>
        </w:rPr>
        <w:t xml:space="preserve"> </w:t>
      </w:r>
      <w:r w:rsidRPr="00DE64DA">
        <w:t>of</w:t>
      </w:r>
      <w:r w:rsidRPr="00DE64DA">
        <w:rPr>
          <w:spacing w:val="-3"/>
        </w:rPr>
        <w:t xml:space="preserve"> </w:t>
      </w:r>
      <w:r w:rsidRPr="00DE64DA">
        <w:t>document</w:t>
      </w:r>
      <w:r w:rsidRPr="00DE64DA">
        <w:rPr>
          <w:spacing w:val="-2"/>
        </w:rPr>
        <w:t xml:space="preserve"> </w:t>
      </w:r>
      <w:r w:rsidRPr="00DE64DA">
        <w:t>provided</w:t>
      </w:r>
      <w:r w:rsidRPr="00DE64DA">
        <w:rPr>
          <w:spacing w:val="-3"/>
        </w:rPr>
        <w:t xml:space="preserve"> </w:t>
      </w:r>
      <w:r w:rsidRPr="00DE64DA">
        <w:t>as</w:t>
      </w:r>
      <w:r w:rsidRPr="00DE64DA">
        <w:rPr>
          <w:spacing w:val="-3"/>
        </w:rPr>
        <w:t xml:space="preserve"> </w:t>
      </w:r>
      <w:r w:rsidRPr="00DE64DA">
        <w:t>a</w:t>
      </w:r>
      <w:r w:rsidRPr="00DE64DA">
        <w:rPr>
          <w:spacing w:val="-3"/>
        </w:rPr>
        <w:t xml:space="preserve"> </w:t>
      </w:r>
      <w:r w:rsidRPr="00DE64DA">
        <w:t>work</w:t>
      </w:r>
      <w:r w:rsidRPr="00DE64DA">
        <w:rPr>
          <w:spacing w:val="-3"/>
        </w:rPr>
        <w:t xml:space="preserve"> </w:t>
      </w:r>
      <w:r w:rsidRPr="00DE64DA">
        <w:t>sample</w:t>
      </w:r>
      <w:r w:rsidRPr="00DE64DA">
        <w:rPr>
          <w:spacing w:val="-3"/>
        </w:rPr>
        <w:t xml:space="preserve"> </w:t>
      </w:r>
      <w:r w:rsidRPr="00DE64DA">
        <w:t>and</w:t>
      </w:r>
      <w:r w:rsidRPr="00DE64DA">
        <w:rPr>
          <w:spacing w:val="-3"/>
        </w:rPr>
        <w:t xml:space="preserve"> </w:t>
      </w:r>
      <w:r w:rsidRPr="00DE64DA">
        <w:t>shall</w:t>
      </w:r>
      <w:r w:rsidRPr="00DE64DA">
        <w:rPr>
          <w:spacing w:val="-5"/>
        </w:rPr>
        <w:t xml:space="preserve"> </w:t>
      </w:r>
      <w:r w:rsidRPr="00DE64DA">
        <w:t>include document</w:t>
      </w:r>
      <w:r w:rsidRPr="00DE64DA">
        <w:rPr>
          <w:spacing w:val="-2"/>
        </w:rPr>
        <w:t xml:space="preserve"> </w:t>
      </w:r>
      <w:r w:rsidRPr="00DE64DA">
        <w:t>title,</w:t>
      </w:r>
      <w:r w:rsidRPr="00DE64DA">
        <w:rPr>
          <w:spacing w:val="-5"/>
        </w:rPr>
        <w:t xml:space="preserve"> </w:t>
      </w:r>
      <w:r w:rsidRPr="00DE64DA">
        <w:t>page(s),</w:t>
      </w:r>
      <w:r w:rsidRPr="00DE64DA">
        <w:rPr>
          <w:spacing w:val="-3"/>
        </w:rPr>
        <w:t xml:space="preserve"> </w:t>
      </w:r>
      <w:r w:rsidRPr="00DE64DA">
        <w:t>paragraph(s), table number(s) (if applicable), and block(s) (if applicable) within Column F as concisely as possible. The Offerors</w:t>
      </w:r>
      <w:r w:rsidRPr="00DE64DA">
        <w:rPr>
          <w:spacing w:val="-4"/>
        </w:rPr>
        <w:t xml:space="preserve"> </w:t>
      </w:r>
      <w:r w:rsidRPr="00DE64DA">
        <w:t>shall</w:t>
      </w:r>
      <w:r w:rsidRPr="00DE64DA">
        <w:rPr>
          <w:spacing w:val="-4"/>
        </w:rPr>
        <w:t xml:space="preserve"> </w:t>
      </w:r>
      <w:r w:rsidRPr="00DE64DA">
        <w:t>identify</w:t>
      </w:r>
      <w:r w:rsidRPr="00DE64DA">
        <w:rPr>
          <w:spacing w:val="-5"/>
        </w:rPr>
        <w:t xml:space="preserve"> </w:t>
      </w:r>
      <w:r w:rsidRPr="00DE64DA">
        <w:t>the</w:t>
      </w:r>
      <w:r w:rsidRPr="00DE64DA">
        <w:rPr>
          <w:spacing w:val="-4"/>
        </w:rPr>
        <w:t xml:space="preserve"> </w:t>
      </w:r>
      <w:r w:rsidRPr="00DE64DA">
        <w:t>contact</w:t>
      </w:r>
      <w:r w:rsidRPr="00DE64DA">
        <w:rPr>
          <w:spacing w:val="-4"/>
        </w:rPr>
        <w:t xml:space="preserve"> </w:t>
      </w:r>
      <w:r w:rsidRPr="00DE64DA">
        <w:t>information</w:t>
      </w:r>
      <w:r w:rsidRPr="00DE64DA">
        <w:rPr>
          <w:spacing w:val="-5"/>
        </w:rPr>
        <w:t xml:space="preserve"> </w:t>
      </w:r>
      <w:r w:rsidRPr="00DE64DA">
        <w:t>for</w:t>
      </w:r>
      <w:r w:rsidRPr="00DE64DA">
        <w:rPr>
          <w:spacing w:val="-4"/>
        </w:rPr>
        <w:t xml:space="preserve"> </w:t>
      </w:r>
      <w:r w:rsidRPr="00DE64DA">
        <w:t>the</w:t>
      </w:r>
      <w:r w:rsidRPr="00DE64DA">
        <w:rPr>
          <w:spacing w:val="-2"/>
        </w:rPr>
        <w:t xml:space="preserve"> </w:t>
      </w:r>
      <w:r w:rsidRPr="00DE64DA">
        <w:t>relevant</w:t>
      </w:r>
      <w:r w:rsidRPr="00DE64DA">
        <w:rPr>
          <w:spacing w:val="-1"/>
        </w:rPr>
        <w:t xml:space="preserve"> </w:t>
      </w:r>
      <w:r w:rsidRPr="00DE64DA">
        <w:t>Government</w:t>
      </w:r>
      <w:r w:rsidRPr="00DE64DA">
        <w:rPr>
          <w:spacing w:val="-1"/>
        </w:rPr>
        <w:t xml:space="preserve"> </w:t>
      </w:r>
      <w:r w:rsidRPr="00DE64DA">
        <w:t>POC</w:t>
      </w:r>
      <w:r w:rsidRPr="00DE64DA">
        <w:rPr>
          <w:spacing w:val="-6"/>
        </w:rPr>
        <w:t xml:space="preserve"> </w:t>
      </w:r>
      <w:r w:rsidRPr="00DE64DA">
        <w:t>in</w:t>
      </w:r>
      <w:r w:rsidRPr="00DE64DA">
        <w:rPr>
          <w:spacing w:val="-2"/>
        </w:rPr>
        <w:t xml:space="preserve"> </w:t>
      </w:r>
      <w:r w:rsidRPr="00DE64DA">
        <w:t>Column G,</w:t>
      </w:r>
      <w:r w:rsidRPr="00DE64DA">
        <w:rPr>
          <w:spacing w:val="-2"/>
        </w:rPr>
        <w:t xml:space="preserve"> </w:t>
      </w:r>
      <w:r w:rsidRPr="00DE64DA">
        <w:t>if</w:t>
      </w:r>
      <w:r w:rsidRPr="00DE64DA">
        <w:rPr>
          <w:spacing w:val="-2"/>
        </w:rPr>
        <w:t xml:space="preserve"> </w:t>
      </w:r>
      <w:r w:rsidRPr="00DE64DA">
        <w:t>necessary.</w:t>
      </w:r>
      <w:r w:rsidRPr="00DE64DA">
        <w:rPr>
          <w:spacing w:val="-4"/>
        </w:rPr>
        <w:t xml:space="preserve"> </w:t>
      </w:r>
      <w:r w:rsidRPr="00DE64DA">
        <w:t>The Offeror may add rows within a single category if more than one work sample is referenced. Multiple references may be included in a single row if:</w:t>
      </w:r>
    </w:p>
    <w:p w14:paraId="5109DAAF" w14:textId="77777777" w:rsidR="00386AD3" w:rsidRPr="00DE64DA" w:rsidRDefault="00390AE1">
      <w:pPr>
        <w:pStyle w:val="ListParagraph"/>
        <w:numPr>
          <w:ilvl w:val="0"/>
          <w:numId w:val="1"/>
        </w:numPr>
        <w:tabs>
          <w:tab w:val="left" w:pos="1192"/>
        </w:tabs>
        <w:spacing w:before="118" w:line="256" w:lineRule="auto"/>
        <w:ind w:right="116"/>
      </w:pPr>
      <w:r w:rsidRPr="00DE64DA">
        <w:t>Multiple</w:t>
      </w:r>
      <w:r w:rsidRPr="00DE64DA">
        <w:rPr>
          <w:spacing w:val="34"/>
        </w:rPr>
        <w:t xml:space="preserve"> </w:t>
      </w:r>
      <w:r w:rsidRPr="00DE64DA">
        <w:t>references</w:t>
      </w:r>
      <w:r w:rsidRPr="00DE64DA">
        <w:rPr>
          <w:spacing w:val="34"/>
        </w:rPr>
        <w:t xml:space="preserve"> </w:t>
      </w:r>
      <w:r w:rsidRPr="00DE64DA">
        <w:t>related</w:t>
      </w:r>
      <w:r w:rsidRPr="00DE64DA">
        <w:rPr>
          <w:spacing w:val="34"/>
        </w:rPr>
        <w:t xml:space="preserve"> </w:t>
      </w:r>
      <w:r w:rsidRPr="00DE64DA">
        <w:t>to</w:t>
      </w:r>
      <w:r w:rsidRPr="00DE64DA">
        <w:rPr>
          <w:spacing w:val="33"/>
        </w:rPr>
        <w:t xml:space="preserve"> </w:t>
      </w:r>
      <w:r w:rsidRPr="00DE64DA">
        <w:t>the</w:t>
      </w:r>
      <w:r w:rsidRPr="00DE64DA">
        <w:rPr>
          <w:spacing w:val="34"/>
        </w:rPr>
        <w:t xml:space="preserve"> </w:t>
      </w:r>
      <w:r w:rsidRPr="00DE64DA">
        <w:t>same</w:t>
      </w:r>
      <w:r w:rsidRPr="00DE64DA">
        <w:rPr>
          <w:spacing w:val="36"/>
        </w:rPr>
        <w:t xml:space="preserve"> </w:t>
      </w:r>
      <w:r w:rsidRPr="00DE64DA">
        <w:t>work</w:t>
      </w:r>
      <w:r w:rsidRPr="00DE64DA">
        <w:rPr>
          <w:spacing w:val="33"/>
        </w:rPr>
        <w:t xml:space="preserve"> </w:t>
      </w:r>
      <w:r w:rsidRPr="00DE64DA">
        <w:t>sample</w:t>
      </w:r>
      <w:r w:rsidRPr="00DE64DA">
        <w:rPr>
          <w:spacing w:val="34"/>
        </w:rPr>
        <w:t xml:space="preserve"> </w:t>
      </w:r>
      <w:r w:rsidRPr="00DE64DA">
        <w:t>are</w:t>
      </w:r>
      <w:r w:rsidRPr="00DE64DA">
        <w:rPr>
          <w:spacing w:val="34"/>
        </w:rPr>
        <w:t xml:space="preserve"> </w:t>
      </w:r>
      <w:r w:rsidRPr="00DE64DA">
        <w:t>necessary</w:t>
      </w:r>
      <w:r w:rsidRPr="00DE64DA">
        <w:rPr>
          <w:spacing w:val="33"/>
        </w:rPr>
        <w:t xml:space="preserve"> </w:t>
      </w:r>
      <w:r w:rsidRPr="00DE64DA">
        <w:t>to</w:t>
      </w:r>
      <w:r w:rsidRPr="00DE64DA">
        <w:rPr>
          <w:spacing w:val="33"/>
        </w:rPr>
        <w:t xml:space="preserve"> </w:t>
      </w:r>
      <w:r w:rsidRPr="00DE64DA">
        <w:t>substantiate</w:t>
      </w:r>
      <w:r w:rsidRPr="00DE64DA">
        <w:rPr>
          <w:spacing w:val="34"/>
        </w:rPr>
        <w:t xml:space="preserve"> </w:t>
      </w:r>
      <w:r w:rsidRPr="00DE64DA">
        <w:t>the</w:t>
      </w:r>
      <w:r w:rsidRPr="00DE64DA">
        <w:rPr>
          <w:spacing w:val="34"/>
        </w:rPr>
        <w:t xml:space="preserve"> </w:t>
      </w:r>
      <w:r w:rsidRPr="00DE64DA">
        <w:t>Offeror’s claimed points;</w:t>
      </w:r>
    </w:p>
    <w:p w14:paraId="5109DAB1" w14:textId="77777777" w:rsidR="00386AD3" w:rsidRPr="00DE64DA" w:rsidRDefault="00390AE1">
      <w:pPr>
        <w:pStyle w:val="BodyText"/>
        <w:spacing w:before="61"/>
        <w:ind w:left="1192"/>
      </w:pPr>
      <w:r w:rsidRPr="00DE64DA">
        <w:rPr>
          <w:spacing w:val="-5"/>
        </w:rPr>
        <w:t>OR</w:t>
      </w:r>
    </w:p>
    <w:p w14:paraId="5109DAB2" w14:textId="77777777" w:rsidR="00386AD3" w:rsidRPr="00DE64DA" w:rsidRDefault="00390AE1">
      <w:pPr>
        <w:pStyle w:val="ListParagraph"/>
        <w:numPr>
          <w:ilvl w:val="0"/>
          <w:numId w:val="1"/>
        </w:numPr>
        <w:tabs>
          <w:tab w:val="left" w:pos="1192"/>
        </w:tabs>
        <w:spacing w:before="141" w:line="259" w:lineRule="auto"/>
        <w:ind w:right="107"/>
        <w:jc w:val="both"/>
      </w:pPr>
      <w:r w:rsidRPr="00DE64DA">
        <w:t>The Offeror uses the data of a subsidiary or legal entity as a prime contractor work sample. If the Offeror uses the data of a subsidiary or legal entity as a prime contractor work sample, the Offeror shall include a reference to the objective evidence which demonstrates that it is a legal entity of the parent corporation.</w:t>
      </w:r>
    </w:p>
    <w:p w14:paraId="5109DAB3" w14:textId="77777777" w:rsidR="00386AD3" w:rsidRPr="00DE64DA" w:rsidRDefault="00386AD3">
      <w:pPr>
        <w:pStyle w:val="BodyText"/>
        <w:spacing w:before="19"/>
      </w:pPr>
    </w:p>
    <w:p w14:paraId="5109DAB4" w14:textId="77777777" w:rsidR="00386AD3" w:rsidRPr="00DE64DA" w:rsidRDefault="00390AE1">
      <w:pPr>
        <w:pStyle w:val="ListParagraph"/>
        <w:numPr>
          <w:ilvl w:val="2"/>
          <w:numId w:val="7"/>
        </w:numPr>
        <w:tabs>
          <w:tab w:val="left" w:pos="742"/>
        </w:tabs>
        <w:ind w:left="742" w:hanging="630"/>
        <w:jc w:val="both"/>
      </w:pPr>
      <w:r w:rsidRPr="00DE64DA">
        <w:t>Offerors</w:t>
      </w:r>
      <w:r w:rsidRPr="00DE64DA">
        <w:rPr>
          <w:spacing w:val="-4"/>
        </w:rPr>
        <w:t xml:space="preserve"> </w:t>
      </w:r>
      <w:r w:rsidRPr="00DE64DA">
        <w:t>are</w:t>
      </w:r>
      <w:r w:rsidRPr="00DE64DA">
        <w:rPr>
          <w:spacing w:val="-3"/>
        </w:rPr>
        <w:t xml:space="preserve"> </w:t>
      </w:r>
      <w:r w:rsidRPr="00DE64DA">
        <w:t>encouraged</w:t>
      </w:r>
      <w:r w:rsidRPr="00DE64DA">
        <w:rPr>
          <w:spacing w:val="-5"/>
        </w:rPr>
        <w:t xml:space="preserve"> </w:t>
      </w:r>
      <w:r w:rsidRPr="00DE64DA">
        <w:t>to</w:t>
      </w:r>
      <w:r w:rsidRPr="00DE64DA">
        <w:rPr>
          <w:spacing w:val="-4"/>
        </w:rPr>
        <w:t xml:space="preserve"> </w:t>
      </w:r>
      <w:r w:rsidRPr="00DE64DA">
        <w:t>verify</w:t>
      </w:r>
      <w:r w:rsidRPr="00DE64DA">
        <w:rPr>
          <w:spacing w:val="-5"/>
        </w:rPr>
        <w:t xml:space="preserve"> </w:t>
      </w:r>
      <w:r w:rsidRPr="00DE64DA">
        <w:t>the</w:t>
      </w:r>
      <w:r w:rsidRPr="00DE64DA">
        <w:rPr>
          <w:spacing w:val="-4"/>
        </w:rPr>
        <w:t xml:space="preserve"> </w:t>
      </w:r>
      <w:r w:rsidRPr="00DE64DA">
        <w:t>accuracy</w:t>
      </w:r>
      <w:r w:rsidRPr="00DE64DA">
        <w:rPr>
          <w:spacing w:val="-3"/>
        </w:rPr>
        <w:t xml:space="preserve"> </w:t>
      </w:r>
      <w:r w:rsidRPr="00DE64DA">
        <w:t>of</w:t>
      </w:r>
      <w:r w:rsidRPr="00DE64DA">
        <w:rPr>
          <w:spacing w:val="-4"/>
        </w:rPr>
        <w:t xml:space="preserve"> </w:t>
      </w:r>
      <w:r w:rsidRPr="00DE64DA">
        <w:t>each</w:t>
      </w:r>
      <w:r w:rsidRPr="00DE64DA">
        <w:rPr>
          <w:spacing w:val="-4"/>
        </w:rPr>
        <w:t xml:space="preserve"> </w:t>
      </w:r>
      <w:r w:rsidRPr="00DE64DA">
        <w:rPr>
          <w:spacing w:val="-2"/>
        </w:rPr>
        <w:t>reference.</w:t>
      </w:r>
    </w:p>
    <w:p w14:paraId="5109DAB5" w14:textId="77777777" w:rsidR="00386AD3" w:rsidRPr="00DE64DA" w:rsidRDefault="00386AD3">
      <w:pPr>
        <w:pStyle w:val="BodyText"/>
        <w:spacing w:before="39"/>
      </w:pPr>
    </w:p>
    <w:p w14:paraId="5109DAB6" w14:textId="77777777" w:rsidR="00386AD3" w:rsidRPr="00DE64DA" w:rsidRDefault="00390AE1">
      <w:pPr>
        <w:pStyle w:val="ListParagraph"/>
        <w:numPr>
          <w:ilvl w:val="2"/>
          <w:numId w:val="7"/>
        </w:numPr>
        <w:tabs>
          <w:tab w:val="left" w:pos="742"/>
        </w:tabs>
        <w:spacing w:line="259" w:lineRule="auto"/>
        <w:ind w:right="110" w:firstLine="0"/>
        <w:jc w:val="both"/>
      </w:pPr>
      <w:r w:rsidRPr="00DE64DA">
        <w:t>The Offeror shall assume that the Government has no prior knowledge of its capabilities and experience. Therefore, the Offeror shall include in Column I any clarifying facts necessary to improve the Government’s understanding and further substantiate the Offeror’s claimed points.</w:t>
      </w:r>
    </w:p>
    <w:p w14:paraId="5109DAB7" w14:textId="77777777" w:rsidR="00386AD3" w:rsidRPr="00DE64DA" w:rsidRDefault="00386AD3">
      <w:pPr>
        <w:pStyle w:val="BodyText"/>
        <w:spacing w:before="20"/>
      </w:pPr>
    </w:p>
    <w:p w14:paraId="5109DAB8" w14:textId="77777777" w:rsidR="00386AD3" w:rsidRPr="00DE64DA" w:rsidRDefault="00390AE1">
      <w:pPr>
        <w:pStyle w:val="ListParagraph"/>
        <w:numPr>
          <w:ilvl w:val="1"/>
          <w:numId w:val="7"/>
        </w:numPr>
        <w:tabs>
          <w:tab w:val="left" w:pos="652"/>
        </w:tabs>
        <w:ind w:left="652" w:hanging="540"/>
        <w:jc w:val="both"/>
        <w:rPr>
          <w:b/>
        </w:rPr>
      </w:pPr>
      <w:r w:rsidRPr="00DE64DA">
        <w:rPr>
          <w:b/>
        </w:rPr>
        <w:t>Evaluation</w:t>
      </w:r>
      <w:r w:rsidRPr="00DE64DA">
        <w:rPr>
          <w:b/>
          <w:spacing w:val="-6"/>
        </w:rPr>
        <w:t xml:space="preserve"> </w:t>
      </w:r>
      <w:r w:rsidRPr="00DE64DA">
        <w:rPr>
          <w:b/>
        </w:rPr>
        <w:t>Categories</w:t>
      </w:r>
      <w:r w:rsidRPr="00DE64DA">
        <w:rPr>
          <w:b/>
          <w:spacing w:val="-5"/>
        </w:rPr>
        <w:t xml:space="preserve"> </w:t>
      </w:r>
      <w:r w:rsidRPr="00DE64DA">
        <w:rPr>
          <w:b/>
          <w:spacing w:val="-2"/>
        </w:rPr>
        <w:t>Criteria</w:t>
      </w:r>
    </w:p>
    <w:p w14:paraId="5109DAB9" w14:textId="77777777" w:rsidR="00386AD3" w:rsidRPr="00DE64DA" w:rsidRDefault="00386AD3">
      <w:pPr>
        <w:pStyle w:val="BodyText"/>
        <w:spacing w:before="41"/>
        <w:rPr>
          <w:b/>
        </w:rPr>
      </w:pPr>
    </w:p>
    <w:p w14:paraId="5109DABA" w14:textId="77777777" w:rsidR="00386AD3" w:rsidRPr="00DE64DA" w:rsidRDefault="00390AE1">
      <w:pPr>
        <w:pStyle w:val="ListParagraph"/>
        <w:numPr>
          <w:ilvl w:val="2"/>
          <w:numId w:val="7"/>
        </w:numPr>
        <w:tabs>
          <w:tab w:val="left" w:pos="742"/>
        </w:tabs>
        <w:spacing w:before="1"/>
        <w:ind w:left="742" w:hanging="630"/>
        <w:jc w:val="both"/>
        <w:rPr>
          <w:b/>
        </w:rPr>
      </w:pPr>
      <w:r w:rsidRPr="00DE64DA">
        <w:rPr>
          <w:b/>
        </w:rPr>
        <w:t>Section</w:t>
      </w:r>
      <w:r w:rsidRPr="00DE64DA">
        <w:rPr>
          <w:b/>
          <w:spacing w:val="-7"/>
        </w:rPr>
        <w:t xml:space="preserve"> </w:t>
      </w:r>
      <w:r w:rsidRPr="00DE64DA">
        <w:rPr>
          <w:b/>
        </w:rPr>
        <w:t>1,</w:t>
      </w:r>
      <w:r w:rsidRPr="00DE64DA">
        <w:rPr>
          <w:b/>
          <w:spacing w:val="-6"/>
        </w:rPr>
        <w:t xml:space="preserve"> </w:t>
      </w:r>
      <w:r w:rsidRPr="00DE64DA">
        <w:rPr>
          <w:b/>
        </w:rPr>
        <w:t>Categories</w:t>
      </w:r>
      <w:r w:rsidRPr="00DE64DA">
        <w:rPr>
          <w:b/>
          <w:spacing w:val="-4"/>
        </w:rPr>
        <w:t xml:space="preserve"> </w:t>
      </w:r>
      <w:r w:rsidRPr="00DE64DA">
        <w:rPr>
          <w:b/>
        </w:rPr>
        <w:t>1-6:</w:t>
      </w:r>
      <w:r w:rsidRPr="00DE64DA">
        <w:rPr>
          <w:b/>
          <w:spacing w:val="-7"/>
        </w:rPr>
        <w:t xml:space="preserve"> </w:t>
      </w:r>
      <w:r w:rsidRPr="00DE64DA">
        <w:rPr>
          <w:b/>
        </w:rPr>
        <w:t>RELEVANT</w:t>
      </w:r>
      <w:r w:rsidRPr="00DE64DA">
        <w:rPr>
          <w:b/>
          <w:spacing w:val="-6"/>
        </w:rPr>
        <w:t xml:space="preserve"> </w:t>
      </w:r>
      <w:r w:rsidRPr="00DE64DA">
        <w:rPr>
          <w:b/>
        </w:rPr>
        <w:t>CONSTRUCTION</w:t>
      </w:r>
      <w:r w:rsidRPr="00DE64DA">
        <w:rPr>
          <w:b/>
          <w:spacing w:val="-4"/>
        </w:rPr>
        <w:t xml:space="preserve"> </w:t>
      </w:r>
      <w:r w:rsidRPr="00DE64DA">
        <w:rPr>
          <w:b/>
          <w:spacing w:val="-2"/>
        </w:rPr>
        <w:t>EXPERIENCE</w:t>
      </w:r>
    </w:p>
    <w:p w14:paraId="5109DABB" w14:textId="77777777" w:rsidR="00386AD3" w:rsidRPr="00DE64DA" w:rsidRDefault="00386AD3">
      <w:pPr>
        <w:pStyle w:val="BodyText"/>
        <w:spacing w:before="38"/>
        <w:rPr>
          <w:b/>
        </w:rPr>
      </w:pPr>
    </w:p>
    <w:p w14:paraId="5109DABC" w14:textId="77777777" w:rsidR="00386AD3" w:rsidRPr="00DE64DA" w:rsidRDefault="00390AE1">
      <w:pPr>
        <w:pStyle w:val="ListParagraph"/>
        <w:numPr>
          <w:ilvl w:val="3"/>
          <w:numId w:val="7"/>
        </w:numPr>
        <w:tabs>
          <w:tab w:val="left" w:pos="1282"/>
        </w:tabs>
        <w:ind w:left="1282" w:hanging="810"/>
        <w:rPr>
          <w:b/>
        </w:rPr>
      </w:pPr>
      <w:r w:rsidRPr="00DE64DA">
        <w:rPr>
          <w:b/>
        </w:rPr>
        <w:t>Category</w:t>
      </w:r>
      <w:r w:rsidRPr="00DE64DA">
        <w:rPr>
          <w:b/>
          <w:spacing w:val="-5"/>
        </w:rPr>
        <w:t xml:space="preserve"> </w:t>
      </w:r>
      <w:r w:rsidRPr="00DE64DA">
        <w:rPr>
          <w:b/>
        </w:rPr>
        <w:t>1:</w:t>
      </w:r>
      <w:r w:rsidRPr="00DE64DA">
        <w:rPr>
          <w:b/>
          <w:spacing w:val="-3"/>
        </w:rPr>
        <w:t xml:space="preserve"> </w:t>
      </w:r>
      <w:r w:rsidRPr="00DE64DA">
        <w:rPr>
          <w:b/>
        </w:rPr>
        <w:t>Commercial,</w:t>
      </w:r>
      <w:r w:rsidRPr="00DE64DA">
        <w:rPr>
          <w:b/>
          <w:spacing w:val="-8"/>
        </w:rPr>
        <w:t xml:space="preserve"> </w:t>
      </w:r>
      <w:r w:rsidRPr="00DE64DA">
        <w:rPr>
          <w:b/>
        </w:rPr>
        <w:t>Industrial</w:t>
      </w:r>
      <w:r w:rsidRPr="00DE64DA">
        <w:rPr>
          <w:b/>
          <w:spacing w:val="-3"/>
        </w:rPr>
        <w:t xml:space="preserve"> </w:t>
      </w:r>
      <w:r w:rsidRPr="00DE64DA">
        <w:rPr>
          <w:b/>
        </w:rPr>
        <w:t>&amp;</w:t>
      </w:r>
      <w:r w:rsidRPr="00DE64DA">
        <w:rPr>
          <w:b/>
          <w:spacing w:val="-4"/>
        </w:rPr>
        <w:t xml:space="preserve"> </w:t>
      </w:r>
      <w:r w:rsidRPr="00DE64DA">
        <w:rPr>
          <w:b/>
        </w:rPr>
        <w:t>Residential</w:t>
      </w:r>
      <w:r w:rsidRPr="00DE64DA">
        <w:rPr>
          <w:b/>
          <w:spacing w:val="-9"/>
        </w:rPr>
        <w:t xml:space="preserve"> </w:t>
      </w:r>
      <w:r w:rsidRPr="00DE64DA">
        <w:rPr>
          <w:b/>
        </w:rPr>
        <w:t>Bldg.</w:t>
      </w:r>
      <w:r w:rsidRPr="00DE64DA">
        <w:rPr>
          <w:b/>
          <w:spacing w:val="-4"/>
        </w:rPr>
        <w:t xml:space="preserve"> </w:t>
      </w:r>
      <w:r w:rsidRPr="00DE64DA">
        <w:rPr>
          <w:b/>
        </w:rPr>
        <w:t>Multi</w:t>
      </w:r>
      <w:r w:rsidRPr="00DE64DA">
        <w:rPr>
          <w:b/>
          <w:spacing w:val="-3"/>
        </w:rPr>
        <w:t xml:space="preserve"> </w:t>
      </w:r>
      <w:r w:rsidRPr="00DE64DA">
        <w:rPr>
          <w:b/>
          <w:spacing w:val="-2"/>
        </w:rPr>
        <w:t>Trade</w:t>
      </w:r>
    </w:p>
    <w:p w14:paraId="5109DABD" w14:textId="77777777" w:rsidR="00386AD3" w:rsidRPr="00DE64DA" w:rsidRDefault="00386AD3">
      <w:pPr>
        <w:pStyle w:val="BodyText"/>
        <w:spacing w:before="41"/>
        <w:rPr>
          <w:b/>
        </w:rPr>
      </w:pPr>
    </w:p>
    <w:p w14:paraId="5109DABE" w14:textId="77777777" w:rsidR="00386AD3" w:rsidRPr="00DE64DA" w:rsidRDefault="00390AE1">
      <w:pPr>
        <w:pStyle w:val="ListParagraph"/>
        <w:numPr>
          <w:ilvl w:val="4"/>
          <w:numId w:val="7"/>
        </w:numPr>
        <w:tabs>
          <w:tab w:val="left" w:pos="1823"/>
        </w:tabs>
        <w:spacing w:before="1"/>
        <w:ind w:hanging="991"/>
        <w:rPr>
          <w:b/>
        </w:rPr>
      </w:pPr>
      <w:r w:rsidRPr="00DE64DA">
        <w:rPr>
          <w:b/>
        </w:rPr>
        <w:t>Category</w:t>
      </w:r>
      <w:r w:rsidRPr="00DE64DA">
        <w:rPr>
          <w:b/>
          <w:spacing w:val="-7"/>
        </w:rPr>
        <w:t xml:space="preserve"> </w:t>
      </w:r>
      <w:r w:rsidRPr="00DE64DA">
        <w:rPr>
          <w:b/>
        </w:rPr>
        <w:t>1a:</w:t>
      </w:r>
      <w:r w:rsidRPr="00DE64DA">
        <w:rPr>
          <w:b/>
          <w:spacing w:val="-5"/>
        </w:rPr>
        <w:t xml:space="preserve"> </w:t>
      </w:r>
      <w:r w:rsidRPr="00DE64DA">
        <w:rPr>
          <w:b/>
        </w:rPr>
        <w:t>Commercial,</w:t>
      </w:r>
      <w:r w:rsidRPr="00DE64DA">
        <w:rPr>
          <w:b/>
          <w:spacing w:val="-5"/>
        </w:rPr>
        <w:t xml:space="preserve"> </w:t>
      </w:r>
      <w:r w:rsidRPr="00DE64DA">
        <w:rPr>
          <w:b/>
        </w:rPr>
        <w:t>Industrial</w:t>
      </w:r>
      <w:r w:rsidRPr="00DE64DA">
        <w:rPr>
          <w:b/>
          <w:spacing w:val="-5"/>
        </w:rPr>
        <w:t xml:space="preserve"> </w:t>
      </w:r>
      <w:r w:rsidRPr="00DE64DA">
        <w:rPr>
          <w:b/>
        </w:rPr>
        <w:t>&amp;</w:t>
      </w:r>
      <w:r w:rsidRPr="00DE64DA">
        <w:rPr>
          <w:b/>
          <w:spacing w:val="-5"/>
        </w:rPr>
        <w:t xml:space="preserve"> </w:t>
      </w:r>
      <w:r w:rsidRPr="00DE64DA">
        <w:rPr>
          <w:b/>
        </w:rPr>
        <w:t>Residential</w:t>
      </w:r>
      <w:r w:rsidRPr="00DE64DA">
        <w:rPr>
          <w:b/>
          <w:spacing w:val="-5"/>
        </w:rPr>
        <w:t xml:space="preserve"> </w:t>
      </w:r>
      <w:r w:rsidRPr="00DE64DA">
        <w:rPr>
          <w:b/>
        </w:rPr>
        <w:t>Bldg.</w:t>
      </w:r>
      <w:r w:rsidRPr="00DE64DA">
        <w:rPr>
          <w:b/>
          <w:spacing w:val="-4"/>
        </w:rPr>
        <w:t xml:space="preserve"> </w:t>
      </w:r>
      <w:r w:rsidRPr="00DE64DA">
        <w:rPr>
          <w:b/>
          <w:spacing w:val="-2"/>
        </w:rPr>
        <w:t>Thresholds</w:t>
      </w:r>
    </w:p>
    <w:p w14:paraId="5109DABF" w14:textId="492559A1" w:rsidR="00386AD3" w:rsidRPr="00DE64DA" w:rsidRDefault="00390AE1">
      <w:pPr>
        <w:pStyle w:val="BodyText"/>
        <w:spacing w:before="18" w:line="259" w:lineRule="auto"/>
        <w:ind w:left="832" w:right="166"/>
      </w:pPr>
      <w:r w:rsidRPr="00DE64DA">
        <w:lastRenderedPageBreak/>
        <w:t>The Offeror shall submit work samples and rate itself based on the value of submitted multiple trade projects.</w:t>
      </w:r>
      <w:r w:rsidRPr="00DE64DA">
        <w:rPr>
          <w:spacing w:val="-1"/>
        </w:rPr>
        <w:t xml:space="preserve"> </w:t>
      </w:r>
      <w:r w:rsidRPr="00DE64DA">
        <w:t>Multiple</w:t>
      </w:r>
      <w:r w:rsidRPr="00DE64DA">
        <w:rPr>
          <w:spacing w:val="-2"/>
        </w:rPr>
        <w:t xml:space="preserve"> </w:t>
      </w:r>
      <w:r w:rsidRPr="00DE64DA">
        <w:t>Trade</w:t>
      </w:r>
      <w:r w:rsidRPr="00DE64DA">
        <w:rPr>
          <w:spacing w:val="-2"/>
        </w:rPr>
        <w:t xml:space="preserve"> </w:t>
      </w:r>
      <w:r w:rsidRPr="00DE64DA">
        <w:t>is</w:t>
      </w:r>
      <w:r w:rsidRPr="00DE64DA">
        <w:rPr>
          <w:spacing w:val="-7"/>
        </w:rPr>
        <w:t xml:space="preserve"> </w:t>
      </w:r>
      <w:r w:rsidRPr="00DE64DA">
        <w:t>defined</w:t>
      </w:r>
      <w:r w:rsidRPr="00DE64DA">
        <w:rPr>
          <w:spacing w:val="-4"/>
        </w:rPr>
        <w:t xml:space="preserve"> </w:t>
      </w:r>
      <w:r w:rsidRPr="00DE64DA">
        <w:t>as</w:t>
      </w:r>
      <w:r w:rsidRPr="00DE64DA">
        <w:rPr>
          <w:spacing w:val="-2"/>
        </w:rPr>
        <w:t xml:space="preserve"> </w:t>
      </w:r>
      <w:r w:rsidR="000A1DB0" w:rsidRPr="00DE64DA">
        <w:t xml:space="preserve">having work governed by more than one Unified Facilities Code (UFC) and the corresponding International Code Council (UCC) model codes and/or standards (i.e. NFPA, ASTM, ADCE) within a single project. </w:t>
      </w:r>
      <w:r w:rsidRPr="00DE64DA">
        <w:t>The value of a multiple trade project is considered to be the total value of a single, complete, stand-alone project, performed as a Task Order or similar contract. A MACC</w:t>
      </w:r>
      <w:r w:rsidRPr="00DE64DA">
        <w:rPr>
          <w:spacing w:val="-2"/>
        </w:rPr>
        <w:t xml:space="preserve"> </w:t>
      </w:r>
      <w:r w:rsidRPr="00DE64DA">
        <w:t>or</w:t>
      </w:r>
      <w:r w:rsidRPr="00DE64DA">
        <w:rPr>
          <w:spacing w:val="-1"/>
        </w:rPr>
        <w:t xml:space="preserve"> </w:t>
      </w:r>
      <w:r w:rsidRPr="00DE64DA">
        <w:t>IDIQ</w:t>
      </w:r>
      <w:r w:rsidRPr="00DE64DA">
        <w:rPr>
          <w:spacing w:val="-2"/>
        </w:rPr>
        <w:t xml:space="preserve"> </w:t>
      </w:r>
      <w:r w:rsidRPr="00DE64DA">
        <w:t>is</w:t>
      </w:r>
      <w:r w:rsidRPr="00DE64DA">
        <w:rPr>
          <w:spacing w:val="-1"/>
        </w:rPr>
        <w:t xml:space="preserve"> </w:t>
      </w:r>
      <w:r w:rsidRPr="00DE64DA">
        <w:t>not</w:t>
      </w:r>
      <w:r w:rsidRPr="00DE64DA">
        <w:rPr>
          <w:spacing w:val="-2"/>
        </w:rPr>
        <w:t xml:space="preserve"> </w:t>
      </w:r>
      <w:r w:rsidRPr="00DE64DA">
        <w:t>a</w:t>
      </w:r>
      <w:r w:rsidRPr="00DE64DA">
        <w:rPr>
          <w:spacing w:val="-1"/>
        </w:rPr>
        <w:t xml:space="preserve"> </w:t>
      </w:r>
      <w:r w:rsidRPr="00DE64DA">
        <w:t>multiple</w:t>
      </w:r>
      <w:r w:rsidRPr="00DE64DA">
        <w:rPr>
          <w:spacing w:val="-1"/>
        </w:rPr>
        <w:t xml:space="preserve"> </w:t>
      </w:r>
      <w:r w:rsidRPr="00DE64DA">
        <w:t>trade</w:t>
      </w:r>
      <w:r w:rsidRPr="00DE64DA">
        <w:rPr>
          <w:spacing w:val="-3"/>
        </w:rPr>
        <w:t xml:space="preserve"> </w:t>
      </w:r>
      <w:r w:rsidRPr="00DE64DA">
        <w:t>project.</w:t>
      </w:r>
      <w:r w:rsidRPr="00DE64DA">
        <w:rPr>
          <w:spacing w:val="-1"/>
        </w:rPr>
        <w:t xml:space="preserve"> </w:t>
      </w:r>
      <w:r w:rsidRPr="00DE64DA">
        <w:t>The</w:t>
      </w:r>
      <w:r w:rsidRPr="00DE64DA">
        <w:rPr>
          <w:spacing w:val="-1"/>
        </w:rPr>
        <w:t xml:space="preserve"> </w:t>
      </w:r>
      <w:r w:rsidRPr="00DE64DA">
        <w:t>Offeror</w:t>
      </w:r>
      <w:r w:rsidRPr="00DE64DA">
        <w:rPr>
          <w:spacing w:val="-3"/>
        </w:rPr>
        <w:t xml:space="preserve"> </w:t>
      </w:r>
      <w:r w:rsidRPr="00DE64DA">
        <w:t>shall</w:t>
      </w:r>
      <w:r w:rsidRPr="00DE64DA">
        <w:rPr>
          <w:spacing w:val="-3"/>
        </w:rPr>
        <w:t xml:space="preserve"> </w:t>
      </w:r>
      <w:r w:rsidRPr="00DE64DA">
        <w:t>provide</w:t>
      </w:r>
      <w:r w:rsidRPr="00DE64DA">
        <w:rPr>
          <w:spacing w:val="-3"/>
        </w:rPr>
        <w:t xml:space="preserve"> </w:t>
      </w:r>
      <w:r w:rsidRPr="00DE64DA">
        <w:t>the</w:t>
      </w:r>
      <w:r w:rsidRPr="00DE64DA">
        <w:rPr>
          <w:spacing w:val="-3"/>
        </w:rPr>
        <w:t xml:space="preserve"> </w:t>
      </w:r>
      <w:r w:rsidRPr="00DE64DA">
        <w:t>Contract and</w:t>
      </w:r>
      <w:r w:rsidRPr="00DE64DA">
        <w:rPr>
          <w:spacing w:val="-1"/>
        </w:rPr>
        <w:t xml:space="preserve"> </w:t>
      </w:r>
      <w:r w:rsidRPr="00DE64DA">
        <w:t>SOW</w:t>
      </w:r>
      <w:r w:rsidRPr="00DE64DA">
        <w:rPr>
          <w:spacing w:val="-1"/>
        </w:rPr>
        <w:t xml:space="preserve"> </w:t>
      </w:r>
      <w:r w:rsidRPr="00DE64DA">
        <w:t>within the work sample.</w:t>
      </w:r>
    </w:p>
    <w:p w14:paraId="5109DAC0" w14:textId="77777777" w:rsidR="00386AD3" w:rsidRPr="00DE64DA" w:rsidRDefault="00386AD3">
      <w:pPr>
        <w:pStyle w:val="BodyText"/>
        <w:spacing w:before="21"/>
      </w:pPr>
    </w:p>
    <w:p w14:paraId="5109DAC1" w14:textId="35A79C47" w:rsidR="00386AD3" w:rsidRPr="00DE64DA" w:rsidRDefault="00390AE1">
      <w:pPr>
        <w:pStyle w:val="ListParagraph"/>
        <w:numPr>
          <w:ilvl w:val="4"/>
          <w:numId w:val="7"/>
        </w:numPr>
        <w:tabs>
          <w:tab w:val="left" w:pos="1823"/>
        </w:tabs>
        <w:spacing w:line="259" w:lineRule="auto"/>
        <w:ind w:left="832" w:right="132" w:firstLine="0"/>
      </w:pPr>
      <w:r w:rsidRPr="00DE64DA">
        <w:rPr>
          <w:b/>
        </w:rPr>
        <w:t xml:space="preserve">Category 1b: Commercial, Industrial &amp; Residential Bldg. Number of Multi Trades </w:t>
      </w:r>
      <w:r w:rsidRPr="00DE64DA">
        <w:t>Using only</w:t>
      </w:r>
      <w:r w:rsidRPr="00DE64DA">
        <w:rPr>
          <w:spacing w:val="-2"/>
        </w:rPr>
        <w:t xml:space="preserve"> </w:t>
      </w:r>
      <w:r w:rsidRPr="00DE64DA">
        <w:t>the work samples submitted</w:t>
      </w:r>
      <w:r w:rsidRPr="00DE64DA">
        <w:rPr>
          <w:spacing w:val="-2"/>
        </w:rPr>
        <w:t xml:space="preserve"> </w:t>
      </w:r>
      <w:r w:rsidRPr="00DE64DA">
        <w:t>in Category 1a, the Offeror</w:t>
      </w:r>
      <w:r w:rsidRPr="00DE64DA">
        <w:rPr>
          <w:spacing w:val="-2"/>
        </w:rPr>
        <w:t xml:space="preserve"> </w:t>
      </w:r>
      <w:r w:rsidRPr="00DE64DA">
        <w:t>shall</w:t>
      </w:r>
      <w:r w:rsidRPr="00DE64DA">
        <w:rPr>
          <w:spacing w:val="-2"/>
        </w:rPr>
        <w:t xml:space="preserve"> </w:t>
      </w:r>
      <w:r w:rsidRPr="00DE64DA">
        <w:t>rate</w:t>
      </w:r>
      <w:r w:rsidRPr="00DE64DA">
        <w:rPr>
          <w:spacing w:val="-2"/>
        </w:rPr>
        <w:t xml:space="preserve"> </w:t>
      </w:r>
      <w:r w:rsidRPr="00DE64DA">
        <w:t>itself</w:t>
      </w:r>
      <w:r w:rsidRPr="00DE64DA">
        <w:rPr>
          <w:spacing w:val="-2"/>
        </w:rPr>
        <w:t xml:space="preserve"> </w:t>
      </w:r>
      <w:r w:rsidRPr="00DE64DA">
        <w:t>based</w:t>
      </w:r>
      <w:r w:rsidRPr="00DE64DA">
        <w:rPr>
          <w:spacing w:val="-2"/>
        </w:rPr>
        <w:t xml:space="preserve"> </w:t>
      </w:r>
      <w:r w:rsidRPr="00DE64DA">
        <w:t xml:space="preserve">on the number of multiple trades within a singular project. Multiple Trade is defined as </w:t>
      </w:r>
      <w:r w:rsidR="006431EA" w:rsidRPr="00DE64DA">
        <w:t xml:space="preserve">work governed by more than one Unified Facilities Criteria (UFC) and the corresponding International </w:t>
      </w:r>
      <w:r w:rsidR="002B1765" w:rsidRPr="00DE64DA">
        <w:t>Code Council (ICC) model codes and/or standards (i.e. NFPA, ATSM, ASCE) within a single project.</w:t>
      </w:r>
      <w:r w:rsidRPr="00DE64DA">
        <w:t xml:space="preserve"> The number of</w:t>
      </w:r>
      <w:r w:rsidRPr="00DE64DA">
        <w:rPr>
          <w:spacing w:val="-2"/>
        </w:rPr>
        <w:t xml:space="preserve"> </w:t>
      </w:r>
      <w:r w:rsidRPr="00DE64DA">
        <w:t>multiple trades</w:t>
      </w:r>
      <w:r w:rsidRPr="00DE64DA">
        <w:rPr>
          <w:spacing w:val="-2"/>
        </w:rPr>
        <w:t xml:space="preserve"> </w:t>
      </w:r>
      <w:r w:rsidRPr="00DE64DA">
        <w:t>is limited to that within a single, complete, stand-alone project, performed as a Task Order or similar contract.</w:t>
      </w:r>
      <w:r w:rsidRPr="00DE64DA">
        <w:rPr>
          <w:spacing w:val="-2"/>
        </w:rPr>
        <w:t xml:space="preserve"> </w:t>
      </w:r>
      <w:r w:rsidRPr="00DE64DA">
        <w:t>A</w:t>
      </w:r>
      <w:r w:rsidRPr="00DE64DA">
        <w:rPr>
          <w:spacing w:val="-3"/>
        </w:rPr>
        <w:t xml:space="preserve"> </w:t>
      </w:r>
      <w:r w:rsidRPr="00DE64DA">
        <w:t>MACC</w:t>
      </w:r>
      <w:r w:rsidRPr="00DE64DA">
        <w:rPr>
          <w:spacing w:val="-3"/>
        </w:rPr>
        <w:t xml:space="preserve"> </w:t>
      </w:r>
      <w:r w:rsidRPr="00DE64DA">
        <w:t>or</w:t>
      </w:r>
      <w:r w:rsidRPr="00DE64DA">
        <w:rPr>
          <w:spacing w:val="-2"/>
        </w:rPr>
        <w:t xml:space="preserve"> </w:t>
      </w:r>
      <w:r w:rsidRPr="00DE64DA">
        <w:t>IDIQ</w:t>
      </w:r>
      <w:r w:rsidRPr="00DE64DA">
        <w:rPr>
          <w:spacing w:val="-1"/>
        </w:rPr>
        <w:t xml:space="preserve"> </w:t>
      </w:r>
      <w:r w:rsidRPr="00DE64DA">
        <w:t>is</w:t>
      </w:r>
      <w:r w:rsidRPr="00DE64DA">
        <w:rPr>
          <w:spacing w:val="-2"/>
        </w:rPr>
        <w:t xml:space="preserve"> </w:t>
      </w:r>
      <w:r w:rsidRPr="00DE64DA">
        <w:t>not</w:t>
      </w:r>
      <w:r w:rsidRPr="00DE64DA">
        <w:rPr>
          <w:spacing w:val="-1"/>
        </w:rPr>
        <w:t xml:space="preserve"> </w:t>
      </w:r>
      <w:r w:rsidRPr="00DE64DA">
        <w:t>a</w:t>
      </w:r>
      <w:r w:rsidRPr="00DE64DA">
        <w:rPr>
          <w:spacing w:val="-4"/>
        </w:rPr>
        <w:t xml:space="preserve"> </w:t>
      </w:r>
      <w:r w:rsidRPr="00DE64DA">
        <w:t>multiple</w:t>
      </w:r>
      <w:r w:rsidRPr="00DE64DA">
        <w:rPr>
          <w:spacing w:val="-2"/>
        </w:rPr>
        <w:t xml:space="preserve"> </w:t>
      </w:r>
      <w:r w:rsidRPr="00DE64DA">
        <w:t>trade</w:t>
      </w:r>
      <w:r w:rsidRPr="00DE64DA">
        <w:rPr>
          <w:spacing w:val="-2"/>
        </w:rPr>
        <w:t xml:space="preserve"> </w:t>
      </w:r>
      <w:r w:rsidRPr="00DE64DA">
        <w:t>project.</w:t>
      </w:r>
      <w:r w:rsidRPr="00DE64DA">
        <w:rPr>
          <w:spacing w:val="-2"/>
        </w:rPr>
        <w:t xml:space="preserve"> </w:t>
      </w:r>
    </w:p>
    <w:p w14:paraId="5109DAC2" w14:textId="77777777" w:rsidR="00386AD3" w:rsidRPr="00DE64DA" w:rsidRDefault="00386AD3">
      <w:pPr>
        <w:pStyle w:val="BodyText"/>
        <w:spacing w:before="18"/>
      </w:pPr>
    </w:p>
    <w:p w14:paraId="5109DAC3" w14:textId="77777777" w:rsidR="00386AD3" w:rsidRPr="00DE64DA" w:rsidRDefault="00390AE1">
      <w:pPr>
        <w:pStyle w:val="Heading2"/>
        <w:numPr>
          <w:ilvl w:val="3"/>
          <w:numId w:val="7"/>
        </w:numPr>
        <w:tabs>
          <w:tab w:val="left" w:pos="1282"/>
        </w:tabs>
        <w:ind w:left="1282" w:hanging="810"/>
      </w:pPr>
      <w:r w:rsidRPr="00DE64DA">
        <w:t>Category</w:t>
      </w:r>
      <w:r w:rsidRPr="00DE64DA">
        <w:rPr>
          <w:spacing w:val="-3"/>
        </w:rPr>
        <w:t xml:space="preserve"> </w:t>
      </w:r>
      <w:r w:rsidRPr="00DE64DA">
        <w:t>2:</w:t>
      </w:r>
      <w:r w:rsidRPr="00DE64DA">
        <w:rPr>
          <w:spacing w:val="-2"/>
        </w:rPr>
        <w:t xml:space="preserve"> </w:t>
      </w:r>
      <w:r w:rsidRPr="00DE64DA">
        <w:t>Construction</w:t>
      </w:r>
      <w:r w:rsidRPr="00DE64DA">
        <w:rPr>
          <w:spacing w:val="-6"/>
        </w:rPr>
        <w:t xml:space="preserve"> </w:t>
      </w:r>
      <w:r w:rsidRPr="00DE64DA">
        <w:t>for</w:t>
      </w:r>
      <w:r w:rsidRPr="00DE64DA">
        <w:rPr>
          <w:spacing w:val="-3"/>
        </w:rPr>
        <w:t xml:space="preserve"> </w:t>
      </w:r>
      <w:r w:rsidRPr="00DE64DA">
        <w:t>the</w:t>
      </w:r>
      <w:r w:rsidRPr="00DE64DA">
        <w:rPr>
          <w:spacing w:val="-3"/>
        </w:rPr>
        <w:t xml:space="preserve"> </w:t>
      </w:r>
      <w:r w:rsidRPr="00DE64DA">
        <w:t>US</w:t>
      </w:r>
      <w:r w:rsidRPr="00DE64DA">
        <w:rPr>
          <w:spacing w:val="-2"/>
        </w:rPr>
        <w:t xml:space="preserve"> Government</w:t>
      </w:r>
    </w:p>
    <w:p w14:paraId="5109DAC4" w14:textId="77777777" w:rsidR="00386AD3" w:rsidRPr="00DE64DA" w:rsidRDefault="00390AE1">
      <w:pPr>
        <w:pStyle w:val="BodyText"/>
        <w:spacing w:before="18" w:line="259" w:lineRule="auto"/>
        <w:ind w:left="472" w:right="174"/>
      </w:pPr>
      <w:r w:rsidRPr="00DE64DA">
        <w:t>The</w:t>
      </w:r>
      <w:r w:rsidRPr="00DE64DA">
        <w:rPr>
          <w:spacing w:val="-2"/>
        </w:rPr>
        <w:t xml:space="preserve"> </w:t>
      </w:r>
      <w:r w:rsidRPr="00DE64DA">
        <w:t>Offeror</w:t>
      </w:r>
      <w:r w:rsidRPr="00DE64DA">
        <w:rPr>
          <w:spacing w:val="-2"/>
        </w:rPr>
        <w:t xml:space="preserve"> </w:t>
      </w:r>
      <w:r w:rsidRPr="00DE64DA">
        <w:t>shall</w:t>
      </w:r>
      <w:r w:rsidRPr="00DE64DA">
        <w:rPr>
          <w:spacing w:val="-1"/>
        </w:rPr>
        <w:t xml:space="preserve"> </w:t>
      </w:r>
      <w:r w:rsidRPr="00DE64DA">
        <w:t>submit</w:t>
      </w:r>
      <w:r w:rsidRPr="00DE64DA">
        <w:rPr>
          <w:spacing w:val="-1"/>
        </w:rPr>
        <w:t xml:space="preserve"> </w:t>
      </w:r>
      <w:r w:rsidRPr="00DE64DA">
        <w:t>work</w:t>
      </w:r>
      <w:r w:rsidRPr="00DE64DA">
        <w:rPr>
          <w:spacing w:val="-2"/>
        </w:rPr>
        <w:t xml:space="preserve"> </w:t>
      </w:r>
      <w:r w:rsidRPr="00DE64DA">
        <w:t>samples</w:t>
      </w:r>
      <w:r w:rsidRPr="00DE64DA">
        <w:rPr>
          <w:spacing w:val="-2"/>
        </w:rPr>
        <w:t xml:space="preserve"> </w:t>
      </w:r>
      <w:r w:rsidRPr="00DE64DA">
        <w:t>and</w:t>
      </w:r>
      <w:r w:rsidRPr="00DE64DA">
        <w:rPr>
          <w:spacing w:val="-2"/>
        </w:rPr>
        <w:t xml:space="preserve"> </w:t>
      </w:r>
      <w:r w:rsidRPr="00DE64DA">
        <w:t>rate</w:t>
      </w:r>
      <w:r w:rsidRPr="00DE64DA">
        <w:rPr>
          <w:spacing w:val="-4"/>
        </w:rPr>
        <w:t xml:space="preserve"> </w:t>
      </w:r>
      <w:r w:rsidRPr="00DE64DA">
        <w:t>itself</w:t>
      </w:r>
      <w:r w:rsidRPr="00DE64DA">
        <w:rPr>
          <w:spacing w:val="-4"/>
        </w:rPr>
        <w:t xml:space="preserve"> </w:t>
      </w:r>
      <w:r w:rsidRPr="00DE64DA">
        <w:t>based</w:t>
      </w:r>
      <w:r w:rsidRPr="00DE64DA">
        <w:rPr>
          <w:spacing w:val="-4"/>
        </w:rPr>
        <w:t xml:space="preserve"> </w:t>
      </w:r>
      <w:r w:rsidRPr="00DE64DA">
        <w:t>on</w:t>
      </w:r>
      <w:r w:rsidRPr="00DE64DA">
        <w:rPr>
          <w:spacing w:val="-2"/>
        </w:rPr>
        <w:t xml:space="preserve"> </w:t>
      </w:r>
      <w:r w:rsidRPr="00DE64DA">
        <w:t>the number</w:t>
      </w:r>
      <w:r w:rsidRPr="00DE64DA">
        <w:rPr>
          <w:spacing w:val="-2"/>
        </w:rPr>
        <w:t xml:space="preserve"> </w:t>
      </w:r>
      <w:r w:rsidRPr="00DE64DA">
        <w:t>of</w:t>
      </w:r>
      <w:r w:rsidRPr="00DE64DA">
        <w:rPr>
          <w:spacing w:val="-2"/>
        </w:rPr>
        <w:t xml:space="preserve"> </w:t>
      </w:r>
      <w:r w:rsidRPr="00DE64DA">
        <w:t>projects</w:t>
      </w:r>
      <w:r w:rsidRPr="00DE64DA">
        <w:rPr>
          <w:spacing w:val="-2"/>
        </w:rPr>
        <w:t xml:space="preserve"> </w:t>
      </w:r>
      <w:r w:rsidRPr="00DE64DA">
        <w:t>executed</w:t>
      </w:r>
      <w:r w:rsidRPr="00DE64DA">
        <w:rPr>
          <w:spacing w:val="-4"/>
        </w:rPr>
        <w:t xml:space="preserve"> </w:t>
      </w:r>
      <w:r w:rsidRPr="00DE64DA">
        <w:t>for</w:t>
      </w:r>
      <w:r w:rsidRPr="00DE64DA">
        <w:rPr>
          <w:spacing w:val="-2"/>
        </w:rPr>
        <w:t xml:space="preserve"> </w:t>
      </w:r>
      <w:r w:rsidRPr="00DE64DA">
        <w:t>the</w:t>
      </w:r>
      <w:r w:rsidRPr="00DE64DA">
        <w:rPr>
          <w:spacing w:val="-2"/>
        </w:rPr>
        <w:t xml:space="preserve"> </w:t>
      </w:r>
      <w:r w:rsidRPr="00DE64DA">
        <w:t>US Government. The Offeror shall provide the Contract and SOW within the work sample.</w:t>
      </w:r>
    </w:p>
    <w:p w14:paraId="5109DAC5" w14:textId="77777777" w:rsidR="00386AD3" w:rsidRPr="00DE64DA" w:rsidRDefault="00386AD3">
      <w:pPr>
        <w:pStyle w:val="BodyText"/>
        <w:spacing w:before="22"/>
      </w:pPr>
    </w:p>
    <w:p w14:paraId="5109DAC6" w14:textId="77777777" w:rsidR="00386AD3" w:rsidRPr="00DE64DA" w:rsidRDefault="00390AE1">
      <w:pPr>
        <w:pStyle w:val="Heading2"/>
        <w:numPr>
          <w:ilvl w:val="3"/>
          <w:numId w:val="7"/>
        </w:numPr>
        <w:tabs>
          <w:tab w:val="left" w:pos="1282"/>
        </w:tabs>
        <w:ind w:left="1282" w:hanging="810"/>
      </w:pPr>
      <w:r w:rsidRPr="00DE64DA">
        <w:t>Category</w:t>
      </w:r>
      <w:r w:rsidRPr="00DE64DA">
        <w:rPr>
          <w:spacing w:val="-5"/>
        </w:rPr>
        <w:t xml:space="preserve"> </w:t>
      </w:r>
      <w:r w:rsidRPr="00DE64DA">
        <w:t>3:</w:t>
      </w:r>
      <w:r w:rsidRPr="00DE64DA">
        <w:rPr>
          <w:spacing w:val="-6"/>
        </w:rPr>
        <w:t xml:space="preserve"> </w:t>
      </w:r>
      <w:r w:rsidRPr="00DE64DA">
        <w:t>Multiple</w:t>
      </w:r>
      <w:r w:rsidRPr="00DE64DA">
        <w:rPr>
          <w:spacing w:val="-4"/>
        </w:rPr>
        <w:t xml:space="preserve"> </w:t>
      </w:r>
      <w:r w:rsidRPr="00DE64DA">
        <w:t>Construction</w:t>
      </w:r>
      <w:r w:rsidRPr="00DE64DA">
        <w:rPr>
          <w:spacing w:val="-4"/>
        </w:rPr>
        <w:t xml:space="preserve"> </w:t>
      </w:r>
      <w:r w:rsidRPr="00DE64DA">
        <w:t>Multi</w:t>
      </w:r>
      <w:r w:rsidRPr="00DE64DA">
        <w:rPr>
          <w:spacing w:val="-3"/>
        </w:rPr>
        <w:t xml:space="preserve"> </w:t>
      </w:r>
      <w:r w:rsidRPr="00DE64DA">
        <w:rPr>
          <w:spacing w:val="-2"/>
        </w:rPr>
        <w:t>Trade</w:t>
      </w:r>
    </w:p>
    <w:p w14:paraId="5109DAC7" w14:textId="7B004690" w:rsidR="00386AD3" w:rsidRPr="00DE64DA" w:rsidRDefault="00390AE1">
      <w:pPr>
        <w:pStyle w:val="BodyText"/>
        <w:spacing w:before="19" w:line="259" w:lineRule="auto"/>
        <w:ind w:left="472" w:right="166"/>
      </w:pPr>
      <w:r w:rsidRPr="00DE64DA">
        <w:t>The</w:t>
      </w:r>
      <w:r w:rsidRPr="00DE64DA">
        <w:rPr>
          <w:spacing w:val="-2"/>
        </w:rPr>
        <w:t xml:space="preserve"> </w:t>
      </w:r>
      <w:r w:rsidRPr="00DE64DA">
        <w:t>Offeror</w:t>
      </w:r>
      <w:r w:rsidRPr="00DE64DA">
        <w:rPr>
          <w:spacing w:val="-2"/>
        </w:rPr>
        <w:t xml:space="preserve"> </w:t>
      </w:r>
      <w:r w:rsidRPr="00DE64DA">
        <w:t>shall</w:t>
      </w:r>
      <w:r w:rsidRPr="00DE64DA">
        <w:rPr>
          <w:spacing w:val="-1"/>
        </w:rPr>
        <w:t xml:space="preserve"> </w:t>
      </w:r>
      <w:r w:rsidRPr="00DE64DA">
        <w:t>submit</w:t>
      </w:r>
      <w:r w:rsidRPr="00DE64DA">
        <w:rPr>
          <w:spacing w:val="-1"/>
        </w:rPr>
        <w:t xml:space="preserve"> </w:t>
      </w:r>
      <w:r w:rsidRPr="00DE64DA">
        <w:t>work</w:t>
      </w:r>
      <w:r w:rsidRPr="00DE64DA">
        <w:rPr>
          <w:spacing w:val="-2"/>
        </w:rPr>
        <w:t xml:space="preserve"> </w:t>
      </w:r>
      <w:r w:rsidRPr="00DE64DA">
        <w:t>samples</w:t>
      </w:r>
      <w:r w:rsidRPr="00DE64DA">
        <w:rPr>
          <w:spacing w:val="-2"/>
        </w:rPr>
        <w:t xml:space="preserve"> </w:t>
      </w:r>
      <w:r w:rsidRPr="00DE64DA">
        <w:t>and</w:t>
      </w:r>
      <w:r w:rsidRPr="00DE64DA">
        <w:rPr>
          <w:spacing w:val="-2"/>
        </w:rPr>
        <w:t xml:space="preserve"> </w:t>
      </w:r>
      <w:r w:rsidRPr="00DE64DA">
        <w:t>rate</w:t>
      </w:r>
      <w:r w:rsidRPr="00DE64DA">
        <w:rPr>
          <w:spacing w:val="-4"/>
        </w:rPr>
        <w:t xml:space="preserve"> </w:t>
      </w:r>
      <w:r w:rsidRPr="00DE64DA">
        <w:t>itself</w:t>
      </w:r>
      <w:r w:rsidRPr="00DE64DA">
        <w:rPr>
          <w:spacing w:val="-4"/>
        </w:rPr>
        <w:t xml:space="preserve"> </w:t>
      </w:r>
      <w:r w:rsidRPr="00DE64DA">
        <w:t>based</w:t>
      </w:r>
      <w:r w:rsidRPr="00DE64DA">
        <w:rPr>
          <w:spacing w:val="-4"/>
        </w:rPr>
        <w:t xml:space="preserve"> </w:t>
      </w:r>
      <w:r w:rsidRPr="00DE64DA">
        <w:t>on</w:t>
      </w:r>
      <w:r w:rsidRPr="00DE64DA">
        <w:rPr>
          <w:spacing w:val="-1"/>
        </w:rPr>
        <w:t xml:space="preserve"> </w:t>
      </w:r>
      <w:r w:rsidRPr="00DE64DA">
        <w:t>execution</w:t>
      </w:r>
      <w:r w:rsidRPr="00DE64DA">
        <w:rPr>
          <w:spacing w:val="-5"/>
        </w:rPr>
        <w:t xml:space="preserve"> </w:t>
      </w:r>
      <w:r w:rsidRPr="00DE64DA">
        <w:t>of</w:t>
      </w:r>
      <w:r w:rsidRPr="00DE64DA">
        <w:rPr>
          <w:spacing w:val="-4"/>
        </w:rPr>
        <w:t xml:space="preserve"> </w:t>
      </w:r>
      <w:r w:rsidRPr="00DE64DA">
        <w:t>multi</w:t>
      </w:r>
      <w:r w:rsidRPr="00DE64DA">
        <w:rPr>
          <w:spacing w:val="-4"/>
        </w:rPr>
        <w:t xml:space="preserve"> </w:t>
      </w:r>
      <w:r w:rsidRPr="00DE64DA">
        <w:t>trade</w:t>
      </w:r>
      <w:r w:rsidRPr="00DE64DA">
        <w:rPr>
          <w:spacing w:val="-2"/>
        </w:rPr>
        <w:t xml:space="preserve"> </w:t>
      </w:r>
      <w:r w:rsidRPr="00DE64DA">
        <w:t>projects</w:t>
      </w:r>
      <w:r w:rsidRPr="00DE64DA">
        <w:rPr>
          <w:spacing w:val="-2"/>
        </w:rPr>
        <w:t xml:space="preserve"> </w:t>
      </w:r>
      <w:r w:rsidRPr="00DE64DA">
        <w:t>in</w:t>
      </w:r>
      <w:r w:rsidRPr="00DE64DA">
        <w:rPr>
          <w:spacing w:val="-2"/>
        </w:rPr>
        <w:t xml:space="preserve"> </w:t>
      </w:r>
      <w:r w:rsidRPr="00DE64DA">
        <w:t xml:space="preserve">parallel during a period of at least six (6) months. Multiple Trade is defined as </w:t>
      </w:r>
      <w:r w:rsidR="002F484F" w:rsidRPr="00DE64DA">
        <w:t xml:space="preserve">work governed by more than one Unified </w:t>
      </w:r>
      <w:r w:rsidR="00912DDA" w:rsidRPr="00DE64DA">
        <w:t xml:space="preserve">Facilities Criteria (UFC) and the corresponding International Code Council (ICC) model codes and/or standards (i.e. NPFA, ATSM, ASCE) within a single project. </w:t>
      </w:r>
      <w:r w:rsidRPr="00DE64DA">
        <w:t>Execution in parallel is defined as concurrent. The Offeror shall provide the Contract, SOW, listing of trades</w:t>
      </w:r>
      <w:r w:rsidR="00573CBE" w:rsidRPr="00DE64DA">
        <w:t xml:space="preserve"> </w:t>
      </w:r>
      <w:r w:rsidRPr="00DE64DA">
        <w:t xml:space="preserve">and schedules </w:t>
      </w:r>
      <w:r w:rsidR="00A02E35">
        <w:t>with completion date(s)</w:t>
      </w:r>
      <w:r w:rsidR="004962E7">
        <w:t xml:space="preserve"> </w:t>
      </w:r>
      <w:r w:rsidRPr="00DE64DA">
        <w:t>within the work sample.</w:t>
      </w:r>
    </w:p>
    <w:p w14:paraId="5109DAC8" w14:textId="25667F76" w:rsidR="00386AD3" w:rsidDel="00833B13" w:rsidRDefault="00386AD3">
      <w:pPr>
        <w:spacing w:line="259" w:lineRule="auto"/>
        <w:rPr>
          <w:del w:id="83" w:author="REYES, HAILIE C 2d Lt USAF AFMC AFSC/PZIOC" w:date="2025-08-28T11:20:00Z" w16du:dateUtc="2025-08-28T16:20:00Z"/>
        </w:rPr>
        <w:sectPr w:rsidR="00386AD3" w:rsidDel="00833B13">
          <w:pgSz w:w="12240" w:h="15840"/>
          <w:pgMar w:top="1380" w:right="1040" w:bottom="1980" w:left="1040" w:header="0" w:footer="1744" w:gutter="0"/>
          <w:cols w:space="720"/>
        </w:sectPr>
      </w:pPr>
    </w:p>
    <w:p w14:paraId="5109DAC9" w14:textId="77777777" w:rsidR="00386AD3" w:rsidRPr="00DE64DA" w:rsidRDefault="00390AE1">
      <w:pPr>
        <w:pStyle w:val="Heading2"/>
        <w:numPr>
          <w:ilvl w:val="3"/>
          <w:numId w:val="7"/>
        </w:numPr>
        <w:tabs>
          <w:tab w:val="left" w:pos="1282"/>
        </w:tabs>
        <w:spacing w:before="61"/>
        <w:ind w:left="1282" w:hanging="810"/>
      </w:pPr>
      <w:r w:rsidRPr="00DE64DA">
        <w:lastRenderedPageBreak/>
        <w:t>Category</w:t>
      </w:r>
      <w:r w:rsidRPr="00DE64DA">
        <w:rPr>
          <w:spacing w:val="-5"/>
        </w:rPr>
        <w:t xml:space="preserve"> </w:t>
      </w:r>
      <w:r w:rsidRPr="00DE64DA">
        <w:t>4:</w:t>
      </w:r>
      <w:r w:rsidRPr="00DE64DA">
        <w:rPr>
          <w:spacing w:val="-3"/>
        </w:rPr>
        <w:t xml:space="preserve"> </w:t>
      </w:r>
      <w:r w:rsidRPr="00DE64DA">
        <w:t>Utility</w:t>
      </w:r>
      <w:r w:rsidRPr="00DE64DA">
        <w:rPr>
          <w:spacing w:val="-4"/>
        </w:rPr>
        <w:t xml:space="preserve"> </w:t>
      </w:r>
      <w:r w:rsidRPr="00DE64DA">
        <w:t>System</w:t>
      </w:r>
      <w:r w:rsidRPr="00DE64DA">
        <w:rPr>
          <w:spacing w:val="-4"/>
        </w:rPr>
        <w:t xml:space="preserve"> </w:t>
      </w:r>
      <w:r w:rsidRPr="00DE64DA">
        <w:rPr>
          <w:spacing w:val="-2"/>
        </w:rPr>
        <w:t>Construction</w:t>
      </w:r>
    </w:p>
    <w:p w14:paraId="5109DACA" w14:textId="77777777" w:rsidR="00386AD3" w:rsidRPr="00DE64DA" w:rsidRDefault="00390AE1">
      <w:pPr>
        <w:pStyle w:val="BodyText"/>
        <w:spacing w:before="21" w:line="259" w:lineRule="auto"/>
        <w:ind w:left="472" w:right="166"/>
      </w:pPr>
      <w:r w:rsidRPr="00DE64DA">
        <w:t>The Offeror shall submit work samples and rate itself based on the number and value of Utility System Construction projects (e.g. distribution lines, power plants, utility distribution buildings. The value of a project</w:t>
      </w:r>
      <w:r w:rsidRPr="00DE64DA">
        <w:rPr>
          <w:spacing w:val="-4"/>
        </w:rPr>
        <w:t xml:space="preserve"> </w:t>
      </w:r>
      <w:r w:rsidRPr="00DE64DA">
        <w:t>is</w:t>
      </w:r>
      <w:r w:rsidRPr="00DE64DA">
        <w:rPr>
          <w:spacing w:val="-4"/>
        </w:rPr>
        <w:t xml:space="preserve"> </w:t>
      </w:r>
      <w:r w:rsidRPr="00DE64DA">
        <w:t>considered</w:t>
      </w:r>
      <w:r w:rsidRPr="00DE64DA">
        <w:rPr>
          <w:spacing w:val="-4"/>
        </w:rPr>
        <w:t xml:space="preserve"> </w:t>
      </w:r>
      <w:r w:rsidRPr="00DE64DA">
        <w:t>to</w:t>
      </w:r>
      <w:r w:rsidRPr="00DE64DA">
        <w:rPr>
          <w:spacing w:val="-2"/>
        </w:rPr>
        <w:t xml:space="preserve"> </w:t>
      </w:r>
      <w:r w:rsidRPr="00DE64DA">
        <w:t>be</w:t>
      </w:r>
      <w:r w:rsidRPr="00DE64DA">
        <w:rPr>
          <w:spacing w:val="-2"/>
        </w:rPr>
        <w:t xml:space="preserve"> </w:t>
      </w:r>
      <w:r w:rsidRPr="00DE64DA">
        <w:t>the</w:t>
      </w:r>
      <w:r w:rsidRPr="00DE64DA">
        <w:rPr>
          <w:spacing w:val="-2"/>
        </w:rPr>
        <w:t xml:space="preserve"> </w:t>
      </w:r>
      <w:r w:rsidRPr="00DE64DA">
        <w:t>total</w:t>
      </w:r>
      <w:r w:rsidRPr="00DE64DA">
        <w:rPr>
          <w:spacing w:val="-1"/>
        </w:rPr>
        <w:t xml:space="preserve"> </w:t>
      </w:r>
      <w:r w:rsidRPr="00DE64DA">
        <w:t>value</w:t>
      </w:r>
      <w:r w:rsidRPr="00DE64DA">
        <w:rPr>
          <w:spacing w:val="-2"/>
        </w:rPr>
        <w:t xml:space="preserve"> </w:t>
      </w:r>
      <w:r w:rsidRPr="00DE64DA">
        <w:t>of</w:t>
      </w:r>
      <w:r w:rsidRPr="00DE64DA">
        <w:rPr>
          <w:spacing w:val="-2"/>
        </w:rPr>
        <w:t xml:space="preserve"> </w:t>
      </w:r>
      <w:r w:rsidRPr="00DE64DA">
        <w:t>a</w:t>
      </w:r>
      <w:r w:rsidRPr="00DE64DA">
        <w:rPr>
          <w:spacing w:val="-4"/>
        </w:rPr>
        <w:t xml:space="preserve"> </w:t>
      </w:r>
      <w:r w:rsidRPr="00DE64DA">
        <w:t>single,</w:t>
      </w:r>
      <w:r w:rsidRPr="00DE64DA">
        <w:rPr>
          <w:spacing w:val="-4"/>
        </w:rPr>
        <w:t xml:space="preserve"> </w:t>
      </w:r>
      <w:r w:rsidRPr="00DE64DA">
        <w:t>complete,</w:t>
      </w:r>
      <w:r w:rsidRPr="00DE64DA">
        <w:rPr>
          <w:spacing w:val="-2"/>
        </w:rPr>
        <w:t xml:space="preserve"> </w:t>
      </w:r>
      <w:r w:rsidRPr="00DE64DA">
        <w:t>stand-alone</w:t>
      </w:r>
      <w:r w:rsidRPr="00DE64DA">
        <w:rPr>
          <w:spacing w:val="-4"/>
        </w:rPr>
        <w:t xml:space="preserve"> </w:t>
      </w:r>
      <w:r w:rsidRPr="00DE64DA">
        <w:t>project,</w:t>
      </w:r>
      <w:r w:rsidRPr="00DE64DA">
        <w:rPr>
          <w:spacing w:val="-2"/>
        </w:rPr>
        <w:t xml:space="preserve"> </w:t>
      </w:r>
      <w:r w:rsidRPr="00DE64DA">
        <w:t>performed</w:t>
      </w:r>
      <w:r w:rsidRPr="00DE64DA">
        <w:rPr>
          <w:spacing w:val="-2"/>
        </w:rPr>
        <w:t xml:space="preserve"> </w:t>
      </w:r>
      <w:r w:rsidRPr="00DE64DA">
        <w:t>as</w:t>
      </w:r>
      <w:r w:rsidRPr="00DE64DA">
        <w:rPr>
          <w:spacing w:val="-2"/>
        </w:rPr>
        <w:t xml:space="preserve"> </w:t>
      </w:r>
      <w:r w:rsidRPr="00DE64DA">
        <w:t>a</w:t>
      </w:r>
      <w:r w:rsidRPr="00DE64DA">
        <w:rPr>
          <w:spacing w:val="-2"/>
        </w:rPr>
        <w:t xml:space="preserve"> </w:t>
      </w:r>
      <w:r w:rsidRPr="00DE64DA">
        <w:t>Task Order or similar contract. The Offeror shall provide the Contract and SOW within the work sample.</w:t>
      </w:r>
    </w:p>
    <w:p w14:paraId="5109DACB" w14:textId="77777777" w:rsidR="00386AD3" w:rsidRPr="00DE64DA" w:rsidRDefault="00386AD3">
      <w:pPr>
        <w:pStyle w:val="BodyText"/>
        <w:spacing w:before="19"/>
      </w:pPr>
    </w:p>
    <w:p w14:paraId="5109DACC" w14:textId="77777777" w:rsidR="00386AD3" w:rsidRPr="00DE64DA" w:rsidRDefault="00390AE1">
      <w:pPr>
        <w:pStyle w:val="Heading2"/>
        <w:numPr>
          <w:ilvl w:val="3"/>
          <w:numId w:val="7"/>
        </w:numPr>
        <w:tabs>
          <w:tab w:val="left" w:pos="1282"/>
        </w:tabs>
        <w:ind w:left="1282" w:hanging="810"/>
      </w:pPr>
      <w:r w:rsidRPr="00DE64DA">
        <w:t>Category</w:t>
      </w:r>
      <w:r w:rsidRPr="00DE64DA">
        <w:rPr>
          <w:spacing w:val="-4"/>
        </w:rPr>
        <w:t xml:space="preserve"> </w:t>
      </w:r>
      <w:r w:rsidRPr="00DE64DA">
        <w:t>5:</w:t>
      </w:r>
      <w:r w:rsidRPr="00DE64DA">
        <w:rPr>
          <w:spacing w:val="-3"/>
        </w:rPr>
        <w:t xml:space="preserve"> </w:t>
      </w:r>
      <w:r w:rsidRPr="00DE64DA">
        <w:t>Construction</w:t>
      </w:r>
      <w:r w:rsidRPr="00DE64DA">
        <w:rPr>
          <w:spacing w:val="-7"/>
        </w:rPr>
        <w:t xml:space="preserve"> </w:t>
      </w:r>
      <w:r w:rsidRPr="00DE64DA">
        <w:t>in</w:t>
      </w:r>
      <w:r w:rsidRPr="00DE64DA">
        <w:rPr>
          <w:spacing w:val="-2"/>
        </w:rPr>
        <w:t xml:space="preserve"> </w:t>
      </w:r>
      <w:r w:rsidRPr="00DE64DA">
        <w:t>Secured</w:t>
      </w:r>
      <w:r w:rsidRPr="00DE64DA">
        <w:rPr>
          <w:spacing w:val="-3"/>
        </w:rPr>
        <w:t xml:space="preserve"> </w:t>
      </w:r>
      <w:r w:rsidRPr="00DE64DA">
        <w:rPr>
          <w:spacing w:val="-4"/>
        </w:rPr>
        <w:t>Areas</w:t>
      </w:r>
    </w:p>
    <w:p w14:paraId="5109DACD" w14:textId="77777777" w:rsidR="00386AD3" w:rsidRPr="00DE64DA" w:rsidRDefault="00390AE1">
      <w:pPr>
        <w:pStyle w:val="BodyText"/>
        <w:spacing w:before="19" w:line="259" w:lineRule="auto"/>
        <w:ind w:left="472" w:right="166"/>
      </w:pPr>
      <w:r w:rsidRPr="00DE64DA">
        <w:t>The Offeror shall submit work samples and rate itself based on the number and value of Construction in secured</w:t>
      </w:r>
      <w:r w:rsidRPr="00DE64DA">
        <w:rPr>
          <w:spacing w:val="-3"/>
        </w:rPr>
        <w:t xml:space="preserve"> </w:t>
      </w:r>
      <w:r w:rsidRPr="00DE64DA">
        <w:t>areas</w:t>
      </w:r>
      <w:r w:rsidRPr="00DE64DA">
        <w:rPr>
          <w:spacing w:val="-3"/>
        </w:rPr>
        <w:t xml:space="preserve"> </w:t>
      </w:r>
      <w:r w:rsidRPr="00DE64DA">
        <w:t>(e.g.</w:t>
      </w:r>
      <w:r w:rsidRPr="00DE64DA">
        <w:rPr>
          <w:spacing w:val="-5"/>
        </w:rPr>
        <w:t xml:space="preserve"> </w:t>
      </w:r>
      <w:r w:rsidRPr="00DE64DA">
        <w:t>Munition</w:t>
      </w:r>
      <w:r w:rsidRPr="00DE64DA">
        <w:rPr>
          <w:spacing w:val="-3"/>
        </w:rPr>
        <w:t xml:space="preserve"> </w:t>
      </w:r>
      <w:r w:rsidRPr="00DE64DA">
        <w:t>area,</w:t>
      </w:r>
      <w:r w:rsidRPr="00DE64DA">
        <w:rPr>
          <w:spacing w:val="-3"/>
        </w:rPr>
        <w:t xml:space="preserve"> </w:t>
      </w:r>
      <w:r w:rsidRPr="00DE64DA">
        <w:t>Sensitive</w:t>
      </w:r>
      <w:r w:rsidRPr="00DE64DA">
        <w:rPr>
          <w:spacing w:val="-3"/>
        </w:rPr>
        <w:t xml:space="preserve"> </w:t>
      </w:r>
      <w:r w:rsidRPr="00DE64DA">
        <w:t>Compartment</w:t>
      </w:r>
      <w:r w:rsidRPr="00DE64DA">
        <w:rPr>
          <w:spacing w:val="-2"/>
        </w:rPr>
        <w:t xml:space="preserve"> </w:t>
      </w:r>
      <w:r w:rsidRPr="00DE64DA">
        <w:t>Information</w:t>
      </w:r>
      <w:r w:rsidRPr="00DE64DA">
        <w:rPr>
          <w:spacing w:val="-3"/>
        </w:rPr>
        <w:t xml:space="preserve"> </w:t>
      </w:r>
      <w:r w:rsidRPr="00DE64DA">
        <w:t>Facilities,</w:t>
      </w:r>
      <w:r w:rsidRPr="00DE64DA">
        <w:rPr>
          <w:spacing w:val="-6"/>
        </w:rPr>
        <w:t xml:space="preserve"> </w:t>
      </w:r>
      <w:r w:rsidRPr="00DE64DA">
        <w:t>Bunkers). The</w:t>
      </w:r>
      <w:r w:rsidRPr="00DE64DA">
        <w:rPr>
          <w:spacing w:val="-3"/>
        </w:rPr>
        <w:t xml:space="preserve"> </w:t>
      </w:r>
      <w:r w:rsidRPr="00DE64DA">
        <w:t>value</w:t>
      </w:r>
      <w:r w:rsidRPr="00DE64DA">
        <w:rPr>
          <w:spacing w:val="-3"/>
        </w:rPr>
        <w:t xml:space="preserve"> </w:t>
      </w:r>
      <w:r w:rsidRPr="00DE64DA">
        <w:t>of</w:t>
      </w:r>
      <w:r w:rsidRPr="00DE64DA">
        <w:rPr>
          <w:spacing w:val="-3"/>
        </w:rPr>
        <w:t xml:space="preserve"> </w:t>
      </w:r>
      <w:r w:rsidRPr="00DE64DA">
        <w:t>a project is considered to be the total value of a single, complete, stand-alone project, performed as a Task Order or similar contract. The Offeror shall provide the Contract and SOW within the work sample.</w:t>
      </w:r>
    </w:p>
    <w:p w14:paraId="5109DACE" w14:textId="77777777" w:rsidR="00386AD3" w:rsidRDefault="00386AD3">
      <w:pPr>
        <w:pStyle w:val="BodyText"/>
        <w:spacing w:before="20"/>
      </w:pPr>
    </w:p>
    <w:p w14:paraId="5109DACF" w14:textId="77777777" w:rsidR="00386AD3" w:rsidRPr="00DE64DA" w:rsidRDefault="00390AE1">
      <w:pPr>
        <w:pStyle w:val="Heading2"/>
        <w:numPr>
          <w:ilvl w:val="3"/>
          <w:numId w:val="7"/>
        </w:numPr>
        <w:tabs>
          <w:tab w:val="left" w:pos="1282"/>
        </w:tabs>
        <w:ind w:left="1282" w:hanging="810"/>
      </w:pPr>
      <w:r w:rsidRPr="00DE64DA">
        <w:t>Category</w:t>
      </w:r>
      <w:r w:rsidRPr="00DE64DA">
        <w:rPr>
          <w:spacing w:val="-6"/>
        </w:rPr>
        <w:t xml:space="preserve"> </w:t>
      </w:r>
      <w:r w:rsidRPr="00DE64DA">
        <w:t>6:</w:t>
      </w:r>
      <w:r w:rsidRPr="00DE64DA">
        <w:rPr>
          <w:spacing w:val="-5"/>
        </w:rPr>
        <w:t xml:space="preserve"> </w:t>
      </w:r>
      <w:r w:rsidRPr="00DE64DA">
        <w:t>Individual</w:t>
      </w:r>
      <w:r w:rsidRPr="00DE64DA">
        <w:rPr>
          <w:spacing w:val="-2"/>
        </w:rPr>
        <w:t xml:space="preserve"> Trade</w:t>
      </w:r>
    </w:p>
    <w:p w14:paraId="5109DAD0" w14:textId="0D0BE705" w:rsidR="00386AD3" w:rsidRDefault="00390AE1">
      <w:pPr>
        <w:pStyle w:val="BodyText"/>
        <w:spacing w:before="21" w:line="259" w:lineRule="auto"/>
        <w:ind w:left="472"/>
      </w:pPr>
      <w:r w:rsidRPr="00DE64DA">
        <w:t>The</w:t>
      </w:r>
      <w:r w:rsidRPr="00DE64DA">
        <w:rPr>
          <w:spacing w:val="-2"/>
        </w:rPr>
        <w:t xml:space="preserve"> </w:t>
      </w:r>
      <w:r w:rsidRPr="00DE64DA">
        <w:t>Offeror</w:t>
      </w:r>
      <w:r w:rsidRPr="00DE64DA">
        <w:rPr>
          <w:spacing w:val="-2"/>
        </w:rPr>
        <w:t xml:space="preserve"> </w:t>
      </w:r>
      <w:r w:rsidRPr="00DE64DA">
        <w:t>shall</w:t>
      </w:r>
      <w:r w:rsidRPr="00DE64DA">
        <w:rPr>
          <w:spacing w:val="-1"/>
        </w:rPr>
        <w:t xml:space="preserve"> </w:t>
      </w:r>
      <w:r w:rsidRPr="00DE64DA">
        <w:t>submit</w:t>
      </w:r>
      <w:r w:rsidRPr="00DE64DA">
        <w:rPr>
          <w:spacing w:val="-1"/>
        </w:rPr>
        <w:t xml:space="preserve"> </w:t>
      </w:r>
      <w:r w:rsidRPr="00DE64DA">
        <w:t>work</w:t>
      </w:r>
      <w:r w:rsidRPr="00DE64DA">
        <w:rPr>
          <w:spacing w:val="-2"/>
        </w:rPr>
        <w:t xml:space="preserve"> </w:t>
      </w:r>
      <w:r w:rsidRPr="00DE64DA">
        <w:t>samples</w:t>
      </w:r>
      <w:r w:rsidRPr="00DE64DA">
        <w:rPr>
          <w:spacing w:val="-2"/>
        </w:rPr>
        <w:t xml:space="preserve"> </w:t>
      </w:r>
      <w:r w:rsidRPr="00DE64DA">
        <w:t>and</w:t>
      </w:r>
      <w:r w:rsidRPr="00DE64DA">
        <w:rPr>
          <w:spacing w:val="-2"/>
        </w:rPr>
        <w:t xml:space="preserve"> </w:t>
      </w:r>
      <w:r w:rsidRPr="00DE64DA">
        <w:t>rate</w:t>
      </w:r>
      <w:r w:rsidRPr="00DE64DA">
        <w:rPr>
          <w:spacing w:val="-4"/>
        </w:rPr>
        <w:t xml:space="preserve"> </w:t>
      </w:r>
      <w:r w:rsidRPr="00DE64DA">
        <w:t>itself</w:t>
      </w:r>
      <w:r w:rsidRPr="00DE64DA">
        <w:rPr>
          <w:spacing w:val="-4"/>
        </w:rPr>
        <w:t xml:space="preserve"> </w:t>
      </w:r>
      <w:r w:rsidRPr="00DE64DA">
        <w:t>based</w:t>
      </w:r>
      <w:r w:rsidRPr="00DE64DA">
        <w:rPr>
          <w:spacing w:val="-4"/>
        </w:rPr>
        <w:t xml:space="preserve"> </w:t>
      </w:r>
      <w:r w:rsidRPr="00DE64DA">
        <w:t>on</w:t>
      </w:r>
      <w:r w:rsidRPr="00DE64DA">
        <w:rPr>
          <w:spacing w:val="-2"/>
        </w:rPr>
        <w:t xml:space="preserve"> </w:t>
      </w:r>
      <w:r w:rsidRPr="00DE64DA">
        <w:t>the</w:t>
      </w:r>
      <w:r w:rsidRPr="00DE64DA">
        <w:rPr>
          <w:spacing w:val="-2"/>
        </w:rPr>
        <w:t xml:space="preserve"> </w:t>
      </w:r>
      <w:r w:rsidRPr="00DE64DA">
        <w:t>number</w:t>
      </w:r>
      <w:r w:rsidRPr="00DE64DA">
        <w:rPr>
          <w:spacing w:val="-2"/>
        </w:rPr>
        <w:t xml:space="preserve"> </w:t>
      </w:r>
      <w:r w:rsidRPr="00DE64DA">
        <w:t>and</w:t>
      </w:r>
      <w:r w:rsidRPr="00DE64DA">
        <w:rPr>
          <w:spacing w:val="-2"/>
        </w:rPr>
        <w:t xml:space="preserve"> </w:t>
      </w:r>
      <w:r w:rsidRPr="00DE64DA">
        <w:t>value</w:t>
      </w:r>
      <w:r w:rsidRPr="00DE64DA">
        <w:rPr>
          <w:spacing w:val="-4"/>
        </w:rPr>
        <w:t xml:space="preserve"> </w:t>
      </w:r>
      <w:r w:rsidRPr="00DE64DA">
        <w:t>of</w:t>
      </w:r>
      <w:r w:rsidRPr="00DE64DA">
        <w:rPr>
          <w:spacing w:val="-2"/>
        </w:rPr>
        <w:t xml:space="preserve"> </w:t>
      </w:r>
      <w:r w:rsidRPr="00DE64DA">
        <w:t>Individual</w:t>
      </w:r>
      <w:r w:rsidRPr="00DE64DA">
        <w:rPr>
          <w:spacing w:val="-1"/>
        </w:rPr>
        <w:t xml:space="preserve"> </w:t>
      </w:r>
      <w:r w:rsidRPr="00DE64DA">
        <w:t xml:space="preserve">Trades, listed </w:t>
      </w:r>
      <w:r w:rsidRPr="004962E7">
        <w:t>in lines 3</w:t>
      </w:r>
      <w:r w:rsidR="006D3499" w:rsidRPr="004962E7">
        <w:t>7</w:t>
      </w:r>
      <w:r w:rsidRPr="004962E7">
        <w:t xml:space="preserve"> through </w:t>
      </w:r>
      <w:r w:rsidR="006D3499" w:rsidRPr="004962E7">
        <w:t>52</w:t>
      </w:r>
      <w:r w:rsidRPr="004962E7">
        <w:t xml:space="preserve"> of Appendix C. The </w:t>
      </w:r>
      <w:r w:rsidRPr="00DE64DA">
        <w:t>Individual trade shall be at least 60 percent of the total project.</w:t>
      </w:r>
      <w:r w:rsidRPr="00DE64DA">
        <w:rPr>
          <w:spacing w:val="-1"/>
        </w:rPr>
        <w:t xml:space="preserve"> </w:t>
      </w:r>
      <w:r w:rsidRPr="00DE64DA">
        <w:t>The</w:t>
      </w:r>
      <w:r w:rsidRPr="00DE64DA">
        <w:rPr>
          <w:spacing w:val="-1"/>
        </w:rPr>
        <w:t xml:space="preserve"> </w:t>
      </w:r>
      <w:r w:rsidRPr="00DE64DA">
        <w:t>value</w:t>
      </w:r>
      <w:r w:rsidRPr="00DE64DA">
        <w:rPr>
          <w:spacing w:val="-1"/>
        </w:rPr>
        <w:t xml:space="preserve"> </w:t>
      </w:r>
      <w:r w:rsidRPr="00DE64DA">
        <w:t>of</w:t>
      </w:r>
      <w:r w:rsidRPr="00DE64DA">
        <w:rPr>
          <w:spacing w:val="-3"/>
        </w:rPr>
        <w:t xml:space="preserve"> </w:t>
      </w:r>
      <w:r w:rsidRPr="00DE64DA">
        <w:t>a</w:t>
      </w:r>
      <w:r w:rsidRPr="00DE64DA">
        <w:rPr>
          <w:spacing w:val="-1"/>
        </w:rPr>
        <w:t xml:space="preserve"> </w:t>
      </w:r>
      <w:r w:rsidRPr="00DE64DA">
        <w:t>project</w:t>
      </w:r>
      <w:r w:rsidRPr="00DE64DA">
        <w:rPr>
          <w:spacing w:val="-3"/>
        </w:rPr>
        <w:t xml:space="preserve"> </w:t>
      </w:r>
      <w:r w:rsidRPr="00DE64DA">
        <w:t>is</w:t>
      </w:r>
      <w:r w:rsidRPr="00DE64DA">
        <w:rPr>
          <w:spacing w:val="-1"/>
        </w:rPr>
        <w:t xml:space="preserve"> </w:t>
      </w:r>
      <w:r w:rsidRPr="00DE64DA">
        <w:t>considered</w:t>
      </w:r>
      <w:r w:rsidRPr="00DE64DA">
        <w:rPr>
          <w:spacing w:val="-3"/>
        </w:rPr>
        <w:t xml:space="preserve"> </w:t>
      </w:r>
      <w:r w:rsidRPr="00DE64DA">
        <w:t>to</w:t>
      </w:r>
      <w:r w:rsidRPr="00DE64DA">
        <w:rPr>
          <w:spacing w:val="-1"/>
        </w:rPr>
        <w:t xml:space="preserve"> </w:t>
      </w:r>
      <w:r w:rsidRPr="00DE64DA">
        <w:t>be</w:t>
      </w:r>
      <w:r w:rsidRPr="00DE64DA">
        <w:rPr>
          <w:spacing w:val="-3"/>
        </w:rPr>
        <w:t xml:space="preserve"> </w:t>
      </w:r>
      <w:r w:rsidRPr="00DE64DA">
        <w:t>the</w:t>
      </w:r>
      <w:r w:rsidRPr="00DE64DA">
        <w:rPr>
          <w:spacing w:val="-3"/>
        </w:rPr>
        <w:t xml:space="preserve"> </w:t>
      </w:r>
      <w:r w:rsidRPr="00DE64DA">
        <w:t>total value</w:t>
      </w:r>
      <w:r w:rsidRPr="00DE64DA">
        <w:rPr>
          <w:spacing w:val="-1"/>
        </w:rPr>
        <w:t xml:space="preserve"> </w:t>
      </w:r>
      <w:r w:rsidRPr="00DE64DA">
        <w:t>of</w:t>
      </w:r>
      <w:r w:rsidRPr="00DE64DA">
        <w:rPr>
          <w:spacing w:val="-1"/>
        </w:rPr>
        <w:t xml:space="preserve"> </w:t>
      </w:r>
      <w:r w:rsidRPr="00DE64DA">
        <w:t>a</w:t>
      </w:r>
      <w:r w:rsidRPr="00DE64DA">
        <w:rPr>
          <w:spacing w:val="-3"/>
        </w:rPr>
        <w:t xml:space="preserve"> </w:t>
      </w:r>
      <w:r w:rsidRPr="00DE64DA">
        <w:t>single,</w:t>
      </w:r>
      <w:r w:rsidRPr="00DE64DA">
        <w:rPr>
          <w:spacing w:val="-3"/>
        </w:rPr>
        <w:t xml:space="preserve"> </w:t>
      </w:r>
      <w:r w:rsidRPr="00DE64DA">
        <w:t>complete,</w:t>
      </w:r>
      <w:r w:rsidRPr="00DE64DA">
        <w:rPr>
          <w:spacing w:val="-1"/>
        </w:rPr>
        <w:t xml:space="preserve"> </w:t>
      </w:r>
      <w:r w:rsidRPr="00DE64DA">
        <w:t>stand-alone</w:t>
      </w:r>
      <w:r w:rsidRPr="00DE64DA">
        <w:rPr>
          <w:spacing w:val="-3"/>
        </w:rPr>
        <w:t xml:space="preserve"> </w:t>
      </w:r>
      <w:r w:rsidRPr="00DE64DA">
        <w:t>project, performed</w:t>
      </w:r>
      <w:r w:rsidRPr="00DE64DA">
        <w:rPr>
          <w:spacing w:val="-4"/>
        </w:rPr>
        <w:t xml:space="preserve"> </w:t>
      </w:r>
      <w:r w:rsidRPr="00DE64DA">
        <w:t>as</w:t>
      </w:r>
      <w:r w:rsidRPr="00DE64DA">
        <w:rPr>
          <w:spacing w:val="-2"/>
        </w:rPr>
        <w:t xml:space="preserve"> </w:t>
      </w:r>
      <w:r w:rsidRPr="00DE64DA">
        <w:t>a</w:t>
      </w:r>
      <w:r w:rsidRPr="00DE64DA">
        <w:rPr>
          <w:spacing w:val="-2"/>
        </w:rPr>
        <w:t xml:space="preserve"> </w:t>
      </w:r>
      <w:r w:rsidRPr="00DE64DA">
        <w:t>Task</w:t>
      </w:r>
      <w:r w:rsidRPr="00DE64DA">
        <w:rPr>
          <w:spacing w:val="-2"/>
        </w:rPr>
        <w:t xml:space="preserve"> </w:t>
      </w:r>
      <w:r w:rsidRPr="00DE64DA">
        <w:t>Order</w:t>
      </w:r>
      <w:r w:rsidRPr="00DE64DA">
        <w:rPr>
          <w:spacing w:val="-4"/>
        </w:rPr>
        <w:t xml:space="preserve"> </w:t>
      </w:r>
      <w:r w:rsidRPr="00DE64DA">
        <w:t>or</w:t>
      </w:r>
      <w:r w:rsidRPr="00DE64DA">
        <w:rPr>
          <w:spacing w:val="-2"/>
        </w:rPr>
        <w:t xml:space="preserve"> </w:t>
      </w:r>
      <w:r w:rsidRPr="00DE64DA">
        <w:t>similar</w:t>
      </w:r>
      <w:r w:rsidRPr="00DE64DA">
        <w:rPr>
          <w:spacing w:val="-1"/>
        </w:rPr>
        <w:t xml:space="preserve"> </w:t>
      </w:r>
      <w:r w:rsidRPr="00DE64DA">
        <w:t>contract. The</w:t>
      </w:r>
      <w:r w:rsidRPr="00DE64DA">
        <w:rPr>
          <w:spacing w:val="-2"/>
        </w:rPr>
        <w:t xml:space="preserve"> </w:t>
      </w:r>
      <w:r w:rsidRPr="00DE64DA">
        <w:t>Offeror</w:t>
      </w:r>
      <w:r w:rsidRPr="00DE64DA">
        <w:rPr>
          <w:spacing w:val="-4"/>
        </w:rPr>
        <w:t xml:space="preserve"> </w:t>
      </w:r>
      <w:r w:rsidRPr="00DE64DA">
        <w:t>shall</w:t>
      </w:r>
      <w:r w:rsidRPr="00DE64DA">
        <w:rPr>
          <w:spacing w:val="-4"/>
        </w:rPr>
        <w:t xml:space="preserve"> </w:t>
      </w:r>
      <w:r w:rsidRPr="00DE64DA">
        <w:t>provide</w:t>
      </w:r>
      <w:r w:rsidRPr="00DE64DA">
        <w:rPr>
          <w:spacing w:val="-4"/>
        </w:rPr>
        <w:t xml:space="preserve"> </w:t>
      </w:r>
      <w:r w:rsidRPr="00DE64DA">
        <w:t>the</w:t>
      </w:r>
      <w:r w:rsidRPr="00DE64DA">
        <w:rPr>
          <w:spacing w:val="-4"/>
        </w:rPr>
        <w:t xml:space="preserve"> </w:t>
      </w:r>
      <w:r w:rsidRPr="00DE64DA">
        <w:t>Contract,</w:t>
      </w:r>
      <w:r w:rsidRPr="00DE64DA">
        <w:rPr>
          <w:spacing w:val="-2"/>
        </w:rPr>
        <w:t xml:space="preserve"> </w:t>
      </w:r>
      <w:r w:rsidRPr="00DE64DA">
        <w:t>SOW,</w:t>
      </w:r>
      <w:r w:rsidRPr="00DE64DA">
        <w:rPr>
          <w:spacing w:val="-2"/>
        </w:rPr>
        <w:t xml:space="preserve"> </w:t>
      </w:r>
      <w:r w:rsidRPr="00DE64DA">
        <w:t>and</w:t>
      </w:r>
      <w:r w:rsidRPr="00DE64DA">
        <w:rPr>
          <w:spacing w:val="-5"/>
        </w:rPr>
        <w:t xml:space="preserve"> </w:t>
      </w:r>
      <w:r w:rsidRPr="00DE64DA">
        <w:t>listing</w:t>
      </w:r>
      <w:r w:rsidRPr="00DE64DA">
        <w:rPr>
          <w:spacing w:val="-2"/>
        </w:rPr>
        <w:t xml:space="preserve"> </w:t>
      </w:r>
      <w:r w:rsidRPr="00DE64DA">
        <w:t xml:space="preserve">of trades per </w:t>
      </w:r>
      <w:r w:rsidR="00BE2D8D" w:rsidRPr="00DE64DA">
        <w:t>Unified Facilities Criteria (UFC) and the corresponding International Code Council (ICC) model codes and/or standards (i.e. NFPA, ASTM, ASCE)</w:t>
      </w:r>
      <w:r w:rsidR="007E2284" w:rsidRPr="00DE64DA">
        <w:t>.</w:t>
      </w:r>
    </w:p>
    <w:p w14:paraId="5109DAD1" w14:textId="77777777" w:rsidR="00386AD3" w:rsidRPr="00DE64DA" w:rsidRDefault="00386AD3">
      <w:pPr>
        <w:pStyle w:val="BodyText"/>
        <w:spacing w:before="17"/>
      </w:pPr>
    </w:p>
    <w:p w14:paraId="5109DAD2" w14:textId="77777777" w:rsidR="00386AD3" w:rsidRPr="00DE64DA" w:rsidRDefault="00390AE1">
      <w:pPr>
        <w:pStyle w:val="ListParagraph"/>
        <w:numPr>
          <w:ilvl w:val="2"/>
          <w:numId w:val="7"/>
        </w:numPr>
        <w:tabs>
          <w:tab w:val="left" w:pos="742"/>
        </w:tabs>
        <w:ind w:left="742" w:hanging="630"/>
        <w:rPr>
          <w:b/>
        </w:rPr>
      </w:pPr>
      <w:r w:rsidRPr="00DE64DA">
        <w:rPr>
          <w:b/>
        </w:rPr>
        <w:t>Section</w:t>
      </w:r>
      <w:r w:rsidRPr="00DE64DA">
        <w:rPr>
          <w:b/>
          <w:spacing w:val="-4"/>
        </w:rPr>
        <w:t xml:space="preserve"> </w:t>
      </w:r>
      <w:r w:rsidRPr="00DE64DA">
        <w:rPr>
          <w:b/>
        </w:rPr>
        <w:t>2,</w:t>
      </w:r>
      <w:r w:rsidRPr="00DE64DA">
        <w:rPr>
          <w:b/>
          <w:spacing w:val="-4"/>
        </w:rPr>
        <w:t xml:space="preserve"> </w:t>
      </w:r>
      <w:r w:rsidRPr="00DE64DA">
        <w:rPr>
          <w:b/>
        </w:rPr>
        <w:t>Categories</w:t>
      </w:r>
      <w:r w:rsidRPr="00DE64DA">
        <w:rPr>
          <w:b/>
          <w:spacing w:val="-2"/>
        </w:rPr>
        <w:t xml:space="preserve"> </w:t>
      </w:r>
      <w:r w:rsidRPr="00DE64DA">
        <w:rPr>
          <w:b/>
        </w:rPr>
        <w:t>7-8:</w:t>
      </w:r>
      <w:r w:rsidRPr="00DE64DA">
        <w:rPr>
          <w:b/>
          <w:spacing w:val="-5"/>
        </w:rPr>
        <w:t xml:space="preserve"> </w:t>
      </w:r>
      <w:r w:rsidRPr="00DE64DA">
        <w:rPr>
          <w:b/>
        </w:rPr>
        <w:t>DESIGN</w:t>
      </w:r>
      <w:r w:rsidRPr="00DE64DA">
        <w:rPr>
          <w:b/>
          <w:spacing w:val="-3"/>
        </w:rPr>
        <w:t xml:space="preserve"> </w:t>
      </w:r>
      <w:r w:rsidRPr="00DE64DA">
        <w:rPr>
          <w:b/>
          <w:spacing w:val="-2"/>
        </w:rPr>
        <w:t>EXPERIENCE</w:t>
      </w:r>
    </w:p>
    <w:p w14:paraId="5109DAD3" w14:textId="77777777" w:rsidR="00386AD3" w:rsidRPr="00DE64DA" w:rsidRDefault="00386AD3">
      <w:pPr>
        <w:pStyle w:val="BodyText"/>
        <w:spacing w:before="41"/>
        <w:rPr>
          <w:b/>
        </w:rPr>
      </w:pPr>
    </w:p>
    <w:p w14:paraId="5109DAD4" w14:textId="77777777" w:rsidR="00386AD3" w:rsidRPr="00DE64DA" w:rsidRDefault="00390AE1">
      <w:pPr>
        <w:pStyle w:val="ListParagraph"/>
        <w:numPr>
          <w:ilvl w:val="3"/>
          <w:numId w:val="7"/>
        </w:numPr>
        <w:tabs>
          <w:tab w:val="left" w:pos="1282"/>
        </w:tabs>
        <w:spacing w:before="1"/>
        <w:ind w:left="1282" w:hanging="810"/>
        <w:rPr>
          <w:b/>
        </w:rPr>
      </w:pPr>
      <w:r w:rsidRPr="00DE64DA">
        <w:rPr>
          <w:b/>
        </w:rPr>
        <w:t>Category</w:t>
      </w:r>
      <w:r w:rsidRPr="00DE64DA">
        <w:rPr>
          <w:b/>
          <w:spacing w:val="-5"/>
        </w:rPr>
        <w:t xml:space="preserve"> </w:t>
      </w:r>
      <w:r w:rsidRPr="00DE64DA">
        <w:rPr>
          <w:b/>
        </w:rPr>
        <w:t>7:</w:t>
      </w:r>
      <w:r w:rsidRPr="00DE64DA">
        <w:rPr>
          <w:b/>
          <w:spacing w:val="-3"/>
        </w:rPr>
        <w:t xml:space="preserve"> </w:t>
      </w:r>
      <w:r w:rsidRPr="00DE64DA">
        <w:rPr>
          <w:b/>
        </w:rPr>
        <w:t>Design-Build</w:t>
      </w:r>
      <w:r w:rsidRPr="00DE64DA">
        <w:rPr>
          <w:b/>
          <w:spacing w:val="-6"/>
        </w:rPr>
        <w:t xml:space="preserve"> </w:t>
      </w:r>
      <w:r w:rsidRPr="00DE64DA">
        <w:rPr>
          <w:b/>
          <w:spacing w:val="-2"/>
        </w:rPr>
        <w:t>Projects</w:t>
      </w:r>
    </w:p>
    <w:p w14:paraId="5109DAD5" w14:textId="77777777" w:rsidR="00386AD3" w:rsidRPr="00DE64DA" w:rsidRDefault="00386AD3">
      <w:pPr>
        <w:pStyle w:val="BodyText"/>
        <w:spacing w:before="38"/>
        <w:rPr>
          <w:b/>
        </w:rPr>
      </w:pPr>
    </w:p>
    <w:p w14:paraId="5109DAD6" w14:textId="77777777" w:rsidR="00386AD3" w:rsidRPr="00DE64DA" w:rsidRDefault="00390AE1">
      <w:pPr>
        <w:pStyle w:val="ListParagraph"/>
        <w:numPr>
          <w:ilvl w:val="4"/>
          <w:numId w:val="7"/>
        </w:numPr>
        <w:tabs>
          <w:tab w:val="left" w:pos="1823"/>
        </w:tabs>
        <w:spacing w:before="1"/>
        <w:ind w:hanging="991"/>
        <w:rPr>
          <w:b/>
        </w:rPr>
      </w:pPr>
      <w:r w:rsidRPr="00DE64DA">
        <w:rPr>
          <w:b/>
        </w:rPr>
        <w:t>Category</w:t>
      </w:r>
      <w:r w:rsidRPr="00DE64DA">
        <w:rPr>
          <w:b/>
          <w:spacing w:val="-5"/>
        </w:rPr>
        <w:t xml:space="preserve"> </w:t>
      </w:r>
      <w:r w:rsidRPr="00DE64DA">
        <w:rPr>
          <w:b/>
        </w:rPr>
        <w:t>7a:</w:t>
      </w:r>
      <w:r w:rsidRPr="00DE64DA">
        <w:rPr>
          <w:b/>
          <w:spacing w:val="-4"/>
        </w:rPr>
        <w:t xml:space="preserve"> </w:t>
      </w:r>
      <w:r w:rsidRPr="00DE64DA">
        <w:rPr>
          <w:b/>
        </w:rPr>
        <w:t>Experience</w:t>
      </w:r>
      <w:r w:rsidRPr="00DE64DA">
        <w:rPr>
          <w:b/>
          <w:spacing w:val="-5"/>
        </w:rPr>
        <w:t xml:space="preserve"> </w:t>
      </w:r>
      <w:r w:rsidRPr="00DE64DA">
        <w:rPr>
          <w:b/>
        </w:rPr>
        <w:t>as</w:t>
      </w:r>
      <w:r w:rsidRPr="00DE64DA">
        <w:rPr>
          <w:b/>
          <w:spacing w:val="-2"/>
        </w:rPr>
        <w:t xml:space="preserve"> </w:t>
      </w:r>
      <w:r w:rsidRPr="00DE64DA">
        <w:rPr>
          <w:b/>
        </w:rPr>
        <w:t>Prime</w:t>
      </w:r>
      <w:r w:rsidRPr="00DE64DA">
        <w:rPr>
          <w:b/>
          <w:spacing w:val="-5"/>
        </w:rPr>
        <w:t xml:space="preserve"> </w:t>
      </w:r>
      <w:r w:rsidRPr="00DE64DA">
        <w:rPr>
          <w:b/>
        </w:rPr>
        <w:t>on</w:t>
      </w:r>
      <w:r w:rsidRPr="00DE64DA">
        <w:rPr>
          <w:b/>
          <w:spacing w:val="-3"/>
        </w:rPr>
        <w:t xml:space="preserve"> </w:t>
      </w:r>
      <w:r w:rsidRPr="00DE64DA">
        <w:rPr>
          <w:b/>
        </w:rPr>
        <w:t>Design-Build</w:t>
      </w:r>
      <w:r w:rsidRPr="00DE64DA">
        <w:rPr>
          <w:b/>
          <w:spacing w:val="-5"/>
        </w:rPr>
        <w:t xml:space="preserve"> </w:t>
      </w:r>
      <w:r w:rsidRPr="00DE64DA">
        <w:rPr>
          <w:b/>
          <w:spacing w:val="-2"/>
        </w:rPr>
        <w:t>Projects</w:t>
      </w:r>
    </w:p>
    <w:p w14:paraId="5109DAD7" w14:textId="2860A947" w:rsidR="00386AD3" w:rsidRPr="00DE64DA" w:rsidRDefault="00390AE1">
      <w:pPr>
        <w:pStyle w:val="BodyText"/>
        <w:spacing w:before="20" w:line="259" w:lineRule="auto"/>
        <w:ind w:left="832" w:right="166"/>
      </w:pPr>
      <w:r w:rsidRPr="00DE64DA">
        <w:t>The Offeror shall submit work samples and rate itself based on the number projects over $1 million in total</w:t>
      </w:r>
      <w:r w:rsidRPr="00DE64DA">
        <w:rPr>
          <w:spacing w:val="-2"/>
        </w:rPr>
        <w:t xml:space="preserve"> </w:t>
      </w:r>
      <w:r w:rsidRPr="00DE64DA">
        <w:t>contract</w:t>
      </w:r>
      <w:r w:rsidRPr="00DE64DA">
        <w:rPr>
          <w:spacing w:val="-2"/>
        </w:rPr>
        <w:t xml:space="preserve"> </w:t>
      </w:r>
      <w:r w:rsidRPr="00DE64DA">
        <w:t>value</w:t>
      </w:r>
      <w:r w:rsidRPr="00DE64DA">
        <w:rPr>
          <w:spacing w:val="-5"/>
        </w:rPr>
        <w:t xml:space="preserve"> </w:t>
      </w:r>
      <w:r w:rsidRPr="00DE64DA">
        <w:t>requiring</w:t>
      </w:r>
      <w:r w:rsidRPr="00DE64DA">
        <w:rPr>
          <w:spacing w:val="-3"/>
        </w:rPr>
        <w:t xml:space="preserve"> </w:t>
      </w:r>
      <w:r w:rsidRPr="00DE64DA">
        <w:t>Design</w:t>
      </w:r>
      <w:r w:rsidRPr="00DE64DA">
        <w:rPr>
          <w:spacing w:val="-3"/>
        </w:rPr>
        <w:t xml:space="preserve"> </w:t>
      </w:r>
      <w:r w:rsidRPr="00DE64DA">
        <w:t>Build</w:t>
      </w:r>
      <w:r w:rsidRPr="00DE64DA">
        <w:rPr>
          <w:spacing w:val="-3"/>
        </w:rPr>
        <w:t xml:space="preserve"> </w:t>
      </w:r>
      <w:r w:rsidRPr="00DE64DA">
        <w:t>effort.</w:t>
      </w:r>
      <w:r w:rsidRPr="00DE64DA">
        <w:rPr>
          <w:spacing w:val="-2"/>
        </w:rPr>
        <w:t xml:space="preserve"> </w:t>
      </w:r>
      <w:r w:rsidRPr="00DE64DA">
        <w:t>Design</w:t>
      </w:r>
      <w:r w:rsidRPr="00DE64DA">
        <w:rPr>
          <w:spacing w:val="-3"/>
        </w:rPr>
        <w:t xml:space="preserve"> </w:t>
      </w:r>
      <w:r w:rsidRPr="00DE64DA">
        <w:t>Build</w:t>
      </w:r>
      <w:r w:rsidRPr="00DE64DA">
        <w:rPr>
          <w:spacing w:val="-3"/>
        </w:rPr>
        <w:t xml:space="preserve"> </w:t>
      </w:r>
      <w:r w:rsidRPr="00DE64DA">
        <w:t>is</w:t>
      </w:r>
      <w:r w:rsidRPr="00DE64DA">
        <w:rPr>
          <w:spacing w:val="-3"/>
        </w:rPr>
        <w:t xml:space="preserve"> </w:t>
      </w:r>
      <w:r w:rsidRPr="00DE64DA">
        <w:t>defined</w:t>
      </w:r>
      <w:r w:rsidRPr="00DE64DA">
        <w:rPr>
          <w:spacing w:val="-3"/>
        </w:rPr>
        <w:t xml:space="preserve"> </w:t>
      </w:r>
      <w:r w:rsidRPr="00DE64DA">
        <w:t>as</w:t>
      </w:r>
      <w:r w:rsidRPr="00DE64DA">
        <w:rPr>
          <w:spacing w:val="-5"/>
        </w:rPr>
        <w:t xml:space="preserve"> </w:t>
      </w:r>
      <w:r w:rsidRPr="00DE64DA">
        <w:t>the</w:t>
      </w:r>
      <w:r w:rsidRPr="00DE64DA">
        <w:rPr>
          <w:spacing w:val="-5"/>
        </w:rPr>
        <w:t xml:space="preserve"> </w:t>
      </w:r>
      <w:r w:rsidRPr="00DE64DA">
        <w:t>Offeror</w:t>
      </w:r>
      <w:r w:rsidRPr="00DE64DA">
        <w:rPr>
          <w:spacing w:val="-3"/>
        </w:rPr>
        <w:t xml:space="preserve"> </w:t>
      </w:r>
      <w:r w:rsidRPr="00DE64DA">
        <w:t>designing</w:t>
      </w:r>
      <w:r w:rsidRPr="00DE64DA">
        <w:rPr>
          <w:spacing w:val="-3"/>
        </w:rPr>
        <w:t xml:space="preserve"> </w:t>
      </w:r>
      <w:r w:rsidRPr="00DE64DA">
        <w:t xml:space="preserve">then building within one project. The value of a project is considered to be the total value of a single, complete, stand-alone project, performed as a Task Order or similar contract. The submitted projects  must have been awarded after </w:t>
      </w:r>
      <w:r w:rsidR="009D2BA8" w:rsidRPr="00DE64DA">
        <w:t>31</w:t>
      </w:r>
      <w:r w:rsidRPr="00DE64DA">
        <w:t xml:space="preserve"> </w:t>
      </w:r>
      <w:r w:rsidR="009D2BA8" w:rsidRPr="00DE64DA">
        <w:t>March</w:t>
      </w:r>
      <w:r w:rsidRPr="00DE64DA">
        <w:t xml:space="preserve"> 201</w:t>
      </w:r>
      <w:r w:rsidR="009D2BA8" w:rsidRPr="00DE64DA">
        <w:t>5</w:t>
      </w:r>
      <w:r w:rsidRPr="00DE64DA">
        <w:t xml:space="preserve"> and at least 80% completed no later 31 </w:t>
      </w:r>
      <w:r w:rsidR="00E97B92" w:rsidRPr="00DE64DA">
        <w:t>March</w:t>
      </w:r>
      <w:r w:rsidRPr="00DE64DA">
        <w:t xml:space="preserve"> 202</w:t>
      </w:r>
      <w:r w:rsidR="00E97B92" w:rsidRPr="00DE64DA">
        <w:t>5</w:t>
      </w:r>
      <w:r w:rsidRPr="00DE64DA">
        <w:t>. The Offeror shall provide the Contract, SOW and 80% completion within the work sample.</w:t>
      </w:r>
    </w:p>
    <w:p w14:paraId="5109DAD8" w14:textId="77777777" w:rsidR="00386AD3" w:rsidRPr="00B34558" w:rsidRDefault="00386AD3">
      <w:pPr>
        <w:pStyle w:val="BodyText"/>
        <w:spacing w:before="19"/>
        <w:rPr>
          <w:color w:val="FFC000"/>
        </w:rPr>
      </w:pPr>
    </w:p>
    <w:p w14:paraId="5109DAD9" w14:textId="77777777" w:rsidR="00386AD3" w:rsidRPr="00295844" w:rsidRDefault="00390AE1">
      <w:pPr>
        <w:pStyle w:val="Heading2"/>
        <w:numPr>
          <w:ilvl w:val="4"/>
          <w:numId w:val="7"/>
        </w:numPr>
        <w:tabs>
          <w:tab w:val="left" w:pos="1823"/>
        </w:tabs>
        <w:ind w:hanging="991"/>
        <w:rPr>
          <w:color w:val="000000" w:themeColor="text1"/>
        </w:rPr>
      </w:pPr>
      <w:r w:rsidRPr="00295844">
        <w:rPr>
          <w:color w:val="000000" w:themeColor="text1"/>
        </w:rPr>
        <w:t>Category</w:t>
      </w:r>
      <w:r w:rsidRPr="00295844">
        <w:rPr>
          <w:color w:val="000000" w:themeColor="text1"/>
          <w:spacing w:val="-3"/>
        </w:rPr>
        <w:t xml:space="preserve"> </w:t>
      </w:r>
      <w:r w:rsidRPr="00295844">
        <w:rPr>
          <w:color w:val="000000" w:themeColor="text1"/>
        </w:rPr>
        <w:t>7b:</w:t>
      </w:r>
      <w:r w:rsidRPr="00295844">
        <w:rPr>
          <w:color w:val="000000" w:themeColor="text1"/>
          <w:spacing w:val="-2"/>
        </w:rPr>
        <w:t xml:space="preserve"> </w:t>
      </w:r>
      <w:r w:rsidRPr="00295844">
        <w:rPr>
          <w:color w:val="000000" w:themeColor="text1"/>
        </w:rPr>
        <w:t>Design</w:t>
      </w:r>
      <w:r w:rsidRPr="00295844">
        <w:rPr>
          <w:color w:val="000000" w:themeColor="text1"/>
          <w:spacing w:val="-6"/>
        </w:rPr>
        <w:t xml:space="preserve"> </w:t>
      </w:r>
      <w:r w:rsidRPr="00295844">
        <w:rPr>
          <w:color w:val="000000" w:themeColor="text1"/>
        </w:rPr>
        <w:t>Document</w:t>
      </w:r>
      <w:r w:rsidRPr="00295844">
        <w:rPr>
          <w:color w:val="000000" w:themeColor="text1"/>
          <w:spacing w:val="-4"/>
        </w:rPr>
        <w:t xml:space="preserve"> </w:t>
      </w:r>
      <w:r w:rsidRPr="00295844">
        <w:rPr>
          <w:color w:val="000000" w:themeColor="text1"/>
          <w:spacing w:val="-2"/>
        </w:rPr>
        <w:t>Submission</w:t>
      </w:r>
    </w:p>
    <w:p w14:paraId="5109DADA" w14:textId="118FFE35" w:rsidR="00386AD3" w:rsidRPr="00295844" w:rsidDel="00340482" w:rsidRDefault="00390AE1">
      <w:pPr>
        <w:pStyle w:val="BodyText"/>
        <w:spacing w:before="21" w:line="259" w:lineRule="auto"/>
        <w:ind w:left="832" w:right="166"/>
        <w:rPr>
          <w:del w:id="84" w:author="REYES, HAILIE C 2d Lt USAF AFMC AFSC/PZIOC" w:date="2025-08-28T11:34:00Z" w16du:dateUtc="2025-08-28T16:34:00Z"/>
          <w:color w:val="000000" w:themeColor="text1"/>
        </w:rPr>
      </w:pPr>
      <w:r w:rsidRPr="00295844">
        <w:rPr>
          <w:color w:val="000000" w:themeColor="text1"/>
        </w:rPr>
        <w:t xml:space="preserve">Of one work sample submitted in Category 7a, the Offeror shall rate itself </w:t>
      </w:r>
      <w:r w:rsidR="00630EB2">
        <w:rPr>
          <w:color w:val="000000" w:themeColor="text1"/>
        </w:rPr>
        <w:t xml:space="preserve">on </w:t>
      </w:r>
      <w:r w:rsidR="00630EB2" w:rsidRPr="00295844">
        <w:rPr>
          <w:color w:val="000000" w:themeColor="text1"/>
        </w:rPr>
        <w:t>one</w:t>
      </w:r>
      <w:r w:rsidR="00630EB2" w:rsidRPr="00295844">
        <w:rPr>
          <w:color w:val="000000" w:themeColor="text1"/>
          <w:spacing w:val="-4"/>
        </w:rPr>
        <w:t xml:space="preserve"> </w:t>
      </w:r>
      <w:r w:rsidR="00630EB2" w:rsidRPr="00295844">
        <w:rPr>
          <w:color w:val="000000" w:themeColor="text1"/>
        </w:rPr>
        <w:t>of</w:t>
      </w:r>
      <w:r w:rsidR="00630EB2" w:rsidRPr="00295844">
        <w:rPr>
          <w:color w:val="000000" w:themeColor="text1"/>
          <w:spacing w:val="-2"/>
        </w:rPr>
        <w:t xml:space="preserve"> </w:t>
      </w:r>
      <w:r w:rsidR="00630EB2" w:rsidRPr="00295844">
        <w:rPr>
          <w:color w:val="000000" w:themeColor="text1"/>
        </w:rPr>
        <w:t>the</w:t>
      </w:r>
      <w:r w:rsidR="00630EB2" w:rsidRPr="00295844">
        <w:rPr>
          <w:color w:val="000000" w:themeColor="text1"/>
          <w:spacing w:val="-2"/>
        </w:rPr>
        <w:t xml:space="preserve"> </w:t>
      </w:r>
      <w:r w:rsidR="00630EB2" w:rsidRPr="00295844">
        <w:rPr>
          <w:color w:val="000000" w:themeColor="text1"/>
        </w:rPr>
        <w:t>projects</w:t>
      </w:r>
      <w:r w:rsidR="00630EB2" w:rsidRPr="00295844">
        <w:rPr>
          <w:color w:val="000000" w:themeColor="text1"/>
          <w:spacing w:val="-2"/>
        </w:rPr>
        <w:t xml:space="preserve"> </w:t>
      </w:r>
      <w:r w:rsidR="00630EB2" w:rsidRPr="00295844">
        <w:rPr>
          <w:color w:val="000000" w:themeColor="text1"/>
        </w:rPr>
        <w:t>submitted</w:t>
      </w:r>
      <w:r w:rsidR="00630EB2" w:rsidRPr="00295844">
        <w:rPr>
          <w:color w:val="000000" w:themeColor="text1"/>
          <w:spacing w:val="-4"/>
        </w:rPr>
        <w:t xml:space="preserve"> </w:t>
      </w:r>
      <w:r w:rsidR="00630EB2" w:rsidRPr="00295844">
        <w:rPr>
          <w:color w:val="000000" w:themeColor="text1"/>
        </w:rPr>
        <w:t>for</w:t>
      </w:r>
      <w:r w:rsidR="00630EB2" w:rsidRPr="00295844">
        <w:rPr>
          <w:color w:val="000000" w:themeColor="text1"/>
          <w:spacing w:val="-2"/>
        </w:rPr>
        <w:t xml:space="preserve"> </w:t>
      </w:r>
      <w:r w:rsidR="00630EB2" w:rsidRPr="00295844">
        <w:rPr>
          <w:color w:val="000000" w:themeColor="text1"/>
        </w:rPr>
        <w:t>Category</w:t>
      </w:r>
      <w:r w:rsidR="00630EB2" w:rsidRPr="00295844">
        <w:rPr>
          <w:color w:val="000000" w:themeColor="text1"/>
          <w:spacing w:val="-2"/>
        </w:rPr>
        <w:t xml:space="preserve"> </w:t>
      </w:r>
      <w:r w:rsidR="00630EB2" w:rsidRPr="00295844">
        <w:rPr>
          <w:color w:val="000000" w:themeColor="text1"/>
        </w:rPr>
        <w:t xml:space="preserve">7a </w:t>
      </w:r>
      <w:r w:rsidRPr="00295844">
        <w:rPr>
          <w:color w:val="000000" w:themeColor="text1"/>
        </w:rPr>
        <w:t xml:space="preserve">based on compliance with </w:t>
      </w:r>
      <w:r w:rsidR="00630EB2" w:rsidRPr="00DE64DA">
        <w:t>Unified Facilities Criteria (UFC) and the corresponding International Code Council (ICC) model codes and/or standards (i.e. NFPA, ASTM, ASCE)</w:t>
      </w:r>
      <w:r w:rsidRPr="00295844">
        <w:rPr>
          <w:color w:val="000000" w:themeColor="text1"/>
        </w:rPr>
        <w:t>.</w:t>
      </w:r>
      <w:r w:rsidRPr="00295844">
        <w:rPr>
          <w:color w:val="000000" w:themeColor="text1"/>
          <w:spacing w:val="-2"/>
        </w:rPr>
        <w:t xml:space="preserve"> </w:t>
      </w:r>
      <w:r w:rsidRPr="00295844">
        <w:rPr>
          <w:color w:val="000000" w:themeColor="text1"/>
        </w:rPr>
        <w:t>Design Build</w:t>
      </w:r>
      <w:r w:rsidRPr="00295844">
        <w:rPr>
          <w:color w:val="000000" w:themeColor="text1"/>
          <w:spacing w:val="-2"/>
        </w:rPr>
        <w:t xml:space="preserve"> </w:t>
      </w:r>
      <w:r w:rsidRPr="00295844">
        <w:rPr>
          <w:color w:val="000000" w:themeColor="text1"/>
        </w:rPr>
        <w:t>is defined</w:t>
      </w:r>
      <w:r w:rsidRPr="00295844">
        <w:rPr>
          <w:color w:val="000000" w:themeColor="text1"/>
          <w:spacing w:val="-1"/>
        </w:rPr>
        <w:t xml:space="preserve"> </w:t>
      </w:r>
      <w:r w:rsidRPr="00295844">
        <w:rPr>
          <w:color w:val="000000" w:themeColor="text1"/>
        </w:rPr>
        <w:t>as</w:t>
      </w:r>
      <w:r w:rsidRPr="00295844">
        <w:rPr>
          <w:color w:val="000000" w:themeColor="text1"/>
          <w:spacing w:val="-1"/>
        </w:rPr>
        <w:t xml:space="preserve"> </w:t>
      </w:r>
      <w:r w:rsidRPr="00295844">
        <w:rPr>
          <w:color w:val="000000" w:themeColor="text1"/>
        </w:rPr>
        <w:t>the Offeror designing then building</w:t>
      </w:r>
      <w:r w:rsidRPr="00295844">
        <w:rPr>
          <w:color w:val="000000" w:themeColor="text1"/>
          <w:spacing w:val="-4"/>
        </w:rPr>
        <w:t xml:space="preserve"> </w:t>
      </w:r>
      <w:r w:rsidRPr="00295844">
        <w:rPr>
          <w:color w:val="000000" w:themeColor="text1"/>
        </w:rPr>
        <w:t>within one</w:t>
      </w:r>
      <w:r w:rsidRPr="00295844">
        <w:rPr>
          <w:color w:val="000000" w:themeColor="text1"/>
          <w:spacing w:val="-1"/>
        </w:rPr>
        <w:t xml:space="preserve"> </w:t>
      </w:r>
      <w:r w:rsidRPr="00295844">
        <w:rPr>
          <w:color w:val="000000" w:themeColor="text1"/>
        </w:rPr>
        <w:t xml:space="preserve">project. The submitted projects must have been performed in </w:t>
      </w:r>
      <w:r w:rsidR="00295844">
        <w:rPr>
          <w:color w:val="000000" w:themeColor="text1"/>
        </w:rPr>
        <w:t>United States</w:t>
      </w:r>
      <w:r w:rsidRPr="00295844">
        <w:rPr>
          <w:color w:val="000000" w:themeColor="text1"/>
        </w:rPr>
        <w:t>, must have been awarded after 01 Jan 201</w:t>
      </w:r>
      <w:r w:rsidR="00630EB2">
        <w:rPr>
          <w:color w:val="000000" w:themeColor="text1"/>
        </w:rPr>
        <w:t>5</w:t>
      </w:r>
      <w:r w:rsidRPr="00295844">
        <w:rPr>
          <w:color w:val="000000" w:themeColor="text1"/>
        </w:rPr>
        <w:t xml:space="preserve"> and at least 80% completed no later 31 </w:t>
      </w:r>
      <w:r w:rsidR="00630EB2">
        <w:rPr>
          <w:color w:val="000000" w:themeColor="text1"/>
        </w:rPr>
        <w:t>Jan 2025</w:t>
      </w:r>
      <w:r w:rsidRPr="00295844">
        <w:rPr>
          <w:color w:val="000000" w:themeColor="text1"/>
        </w:rPr>
        <w:t>. The Offeror shall provide at minimum the design documents in compliance</w:t>
      </w:r>
      <w:r w:rsidRPr="00295844">
        <w:rPr>
          <w:color w:val="000000" w:themeColor="text1"/>
          <w:spacing w:val="-2"/>
        </w:rPr>
        <w:t xml:space="preserve"> </w:t>
      </w:r>
      <w:r w:rsidRPr="00295844">
        <w:rPr>
          <w:color w:val="000000" w:themeColor="text1"/>
        </w:rPr>
        <w:t>with all</w:t>
      </w:r>
      <w:r w:rsidRPr="00295844">
        <w:rPr>
          <w:color w:val="000000" w:themeColor="text1"/>
          <w:spacing w:val="-2"/>
        </w:rPr>
        <w:t xml:space="preserve"> </w:t>
      </w:r>
      <w:r w:rsidRPr="00295844">
        <w:rPr>
          <w:color w:val="000000" w:themeColor="text1"/>
        </w:rPr>
        <w:t xml:space="preserve">requirements of </w:t>
      </w:r>
      <w:r w:rsidR="00630EB2" w:rsidRPr="00DE64DA">
        <w:t>Unified Facilities Criteria (UFC) and the corresponding International Code Council (ICC) model codes and/or standards (i.e. NFPA, ASTM, ASCE)</w:t>
      </w:r>
      <w:r w:rsidRPr="00295844">
        <w:rPr>
          <w:color w:val="000000" w:themeColor="text1"/>
        </w:rPr>
        <w:t xml:space="preserve"> within the work sample. Offerors will be scored by the completed elements submitted. Incomplete and Not Applicable elements will receive a score of zero (0).</w:t>
      </w:r>
    </w:p>
    <w:p w14:paraId="5109DADB" w14:textId="640289CF" w:rsidR="00386AD3" w:rsidDel="00340482" w:rsidRDefault="00386AD3">
      <w:pPr>
        <w:pStyle w:val="BodyText"/>
        <w:spacing w:before="21" w:line="259" w:lineRule="auto"/>
        <w:ind w:left="832" w:right="166"/>
        <w:rPr>
          <w:del w:id="85" w:author="REYES, HAILIE C 2d Lt USAF AFMC AFSC/PZIOC" w:date="2025-08-28T11:34:00Z" w16du:dateUtc="2025-08-28T16:34:00Z"/>
        </w:rPr>
        <w:pPrChange w:id="86" w:author="REYES, HAILIE C 2d Lt USAF AFMC AFSC/PZIOC" w:date="2025-08-28T11:34:00Z" w16du:dateUtc="2025-08-28T16:34:00Z">
          <w:pPr>
            <w:pStyle w:val="BodyText"/>
            <w:spacing w:before="17"/>
          </w:pPr>
        </w:pPrChange>
      </w:pPr>
    </w:p>
    <w:p w14:paraId="5109DADD" w14:textId="0D89A9F5" w:rsidR="00386AD3" w:rsidDel="00340482" w:rsidRDefault="00386AD3">
      <w:pPr>
        <w:rPr>
          <w:del w:id="87" w:author="REYES, HAILIE C 2d Lt USAF AFMC AFSC/PZIOC" w:date="2025-08-28T11:34:00Z" w16du:dateUtc="2025-08-28T16:34:00Z"/>
        </w:rPr>
        <w:sectPr w:rsidR="00386AD3" w:rsidDel="00340482">
          <w:pgSz w:w="12240" w:h="15840"/>
          <w:pgMar w:top="1380" w:right="1040" w:bottom="1980" w:left="1040" w:header="0" w:footer="1744" w:gutter="0"/>
          <w:cols w:space="720"/>
        </w:sectPr>
      </w:pPr>
    </w:p>
    <w:p w14:paraId="5109DADE" w14:textId="21507012" w:rsidR="00386AD3" w:rsidRDefault="00386AD3">
      <w:pPr>
        <w:pStyle w:val="BodyText"/>
        <w:spacing w:before="61" w:line="259" w:lineRule="auto"/>
        <w:ind w:left="472" w:right="136"/>
      </w:pPr>
    </w:p>
    <w:p w14:paraId="5109DADF" w14:textId="77777777" w:rsidR="00386AD3" w:rsidRDefault="00386AD3">
      <w:pPr>
        <w:pStyle w:val="BodyText"/>
        <w:spacing w:before="20"/>
      </w:pPr>
    </w:p>
    <w:p w14:paraId="5109DAE0" w14:textId="3BB2A024" w:rsidR="00386AD3" w:rsidRPr="00C62C2B" w:rsidRDefault="00390AE1">
      <w:pPr>
        <w:pStyle w:val="Heading2"/>
        <w:numPr>
          <w:ilvl w:val="2"/>
          <w:numId w:val="7"/>
        </w:numPr>
        <w:tabs>
          <w:tab w:val="left" w:pos="742"/>
        </w:tabs>
        <w:ind w:left="742" w:hanging="630"/>
        <w:rPr>
          <w:color w:val="000000" w:themeColor="text1"/>
        </w:rPr>
      </w:pPr>
      <w:r w:rsidRPr="00C62C2B">
        <w:rPr>
          <w:color w:val="000000" w:themeColor="text1"/>
        </w:rPr>
        <w:t>Section</w:t>
      </w:r>
      <w:r w:rsidRPr="00C62C2B">
        <w:rPr>
          <w:color w:val="000000" w:themeColor="text1"/>
          <w:spacing w:val="-3"/>
        </w:rPr>
        <w:t xml:space="preserve"> </w:t>
      </w:r>
      <w:r w:rsidRPr="00C62C2B">
        <w:rPr>
          <w:color w:val="000000" w:themeColor="text1"/>
        </w:rPr>
        <w:t>3,</w:t>
      </w:r>
      <w:r w:rsidRPr="00C62C2B">
        <w:rPr>
          <w:color w:val="000000" w:themeColor="text1"/>
          <w:spacing w:val="-2"/>
        </w:rPr>
        <w:t xml:space="preserve"> </w:t>
      </w:r>
      <w:r w:rsidRPr="00C62C2B">
        <w:rPr>
          <w:color w:val="000000" w:themeColor="text1"/>
        </w:rPr>
        <w:t>Category</w:t>
      </w:r>
      <w:r w:rsidRPr="00C62C2B">
        <w:rPr>
          <w:color w:val="000000" w:themeColor="text1"/>
          <w:spacing w:val="-2"/>
        </w:rPr>
        <w:t xml:space="preserve"> </w:t>
      </w:r>
      <w:r w:rsidR="0060536B" w:rsidRPr="00C62C2B">
        <w:rPr>
          <w:color w:val="000000" w:themeColor="text1"/>
        </w:rPr>
        <w:t>8</w:t>
      </w:r>
      <w:r w:rsidRPr="00C62C2B">
        <w:rPr>
          <w:color w:val="000000" w:themeColor="text1"/>
        </w:rPr>
        <w:t>:</w:t>
      </w:r>
      <w:r w:rsidRPr="00C62C2B">
        <w:rPr>
          <w:color w:val="000000" w:themeColor="text1"/>
          <w:spacing w:val="-4"/>
        </w:rPr>
        <w:t xml:space="preserve"> </w:t>
      </w:r>
      <w:r w:rsidRPr="00C62C2B">
        <w:rPr>
          <w:color w:val="000000" w:themeColor="text1"/>
          <w:spacing w:val="-2"/>
        </w:rPr>
        <w:t>CERTIFICATIONS</w:t>
      </w:r>
    </w:p>
    <w:p w14:paraId="5109DAE1" w14:textId="64BF9CD7" w:rsidR="00386AD3" w:rsidRPr="00C62C2B" w:rsidRDefault="00390AE1">
      <w:pPr>
        <w:spacing w:before="20"/>
        <w:ind w:left="112"/>
        <w:rPr>
          <w:i/>
          <w:color w:val="000000" w:themeColor="text1"/>
        </w:rPr>
      </w:pPr>
      <w:r w:rsidRPr="00C62C2B">
        <w:rPr>
          <w:i/>
          <w:color w:val="000000" w:themeColor="text1"/>
        </w:rPr>
        <w:t>Note:</w:t>
      </w:r>
      <w:r w:rsidRPr="00C62C2B">
        <w:rPr>
          <w:i/>
          <w:color w:val="000000" w:themeColor="text1"/>
          <w:spacing w:val="-5"/>
        </w:rPr>
        <w:t xml:space="preserve"> </w:t>
      </w:r>
      <w:r w:rsidRPr="00C62C2B">
        <w:rPr>
          <w:i/>
          <w:color w:val="000000" w:themeColor="text1"/>
        </w:rPr>
        <w:t>All</w:t>
      </w:r>
      <w:r w:rsidRPr="00C62C2B">
        <w:rPr>
          <w:i/>
          <w:color w:val="000000" w:themeColor="text1"/>
          <w:spacing w:val="-4"/>
        </w:rPr>
        <w:t xml:space="preserve"> </w:t>
      </w:r>
      <w:r w:rsidRPr="00C62C2B">
        <w:rPr>
          <w:i/>
          <w:color w:val="000000" w:themeColor="text1"/>
        </w:rPr>
        <w:t>certifications</w:t>
      </w:r>
      <w:r w:rsidRPr="00C62C2B">
        <w:rPr>
          <w:i/>
          <w:color w:val="000000" w:themeColor="text1"/>
          <w:spacing w:val="-3"/>
        </w:rPr>
        <w:t xml:space="preserve"> </w:t>
      </w:r>
      <w:r w:rsidRPr="00C62C2B">
        <w:rPr>
          <w:i/>
          <w:color w:val="000000" w:themeColor="text1"/>
        </w:rPr>
        <w:t>in</w:t>
      </w:r>
      <w:r w:rsidRPr="00C62C2B">
        <w:rPr>
          <w:i/>
          <w:color w:val="000000" w:themeColor="text1"/>
          <w:spacing w:val="-3"/>
        </w:rPr>
        <w:t xml:space="preserve"> </w:t>
      </w:r>
      <w:r w:rsidRPr="00C62C2B">
        <w:rPr>
          <w:i/>
          <w:color w:val="000000" w:themeColor="text1"/>
        </w:rPr>
        <w:t>Category</w:t>
      </w:r>
      <w:r w:rsidRPr="00C62C2B">
        <w:rPr>
          <w:i/>
          <w:color w:val="000000" w:themeColor="text1"/>
          <w:spacing w:val="-3"/>
        </w:rPr>
        <w:t xml:space="preserve"> </w:t>
      </w:r>
      <w:r w:rsidR="00815A69">
        <w:rPr>
          <w:i/>
          <w:color w:val="000000" w:themeColor="text1"/>
          <w:spacing w:val="-3"/>
        </w:rPr>
        <w:t>8</w:t>
      </w:r>
      <w:r w:rsidRPr="00C62C2B">
        <w:rPr>
          <w:i/>
          <w:color w:val="000000" w:themeColor="text1"/>
          <w:spacing w:val="-3"/>
        </w:rPr>
        <w:t xml:space="preserve"> </w:t>
      </w:r>
      <w:r w:rsidRPr="00C62C2B">
        <w:rPr>
          <w:i/>
          <w:color w:val="000000" w:themeColor="text1"/>
        </w:rPr>
        <w:t>may</w:t>
      </w:r>
      <w:r w:rsidRPr="00C62C2B">
        <w:rPr>
          <w:i/>
          <w:color w:val="000000" w:themeColor="text1"/>
          <w:spacing w:val="-3"/>
        </w:rPr>
        <w:t xml:space="preserve"> </w:t>
      </w:r>
      <w:r w:rsidRPr="00C62C2B">
        <w:rPr>
          <w:i/>
          <w:color w:val="000000" w:themeColor="text1"/>
        </w:rPr>
        <w:t>be</w:t>
      </w:r>
      <w:r w:rsidRPr="00C62C2B">
        <w:rPr>
          <w:i/>
          <w:color w:val="000000" w:themeColor="text1"/>
          <w:spacing w:val="-5"/>
        </w:rPr>
        <w:t xml:space="preserve"> </w:t>
      </w:r>
      <w:r w:rsidRPr="00C62C2B">
        <w:rPr>
          <w:i/>
          <w:color w:val="000000" w:themeColor="text1"/>
        </w:rPr>
        <w:t>submitted</w:t>
      </w:r>
      <w:r w:rsidRPr="00C62C2B">
        <w:rPr>
          <w:i/>
          <w:color w:val="000000" w:themeColor="text1"/>
          <w:spacing w:val="-2"/>
        </w:rPr>
        <w:t xml:space="preserve"> </w:t>
      </w:r>
      <w:r w:rsidRPr="00C62C2B">
        <w:rPr>
          <w:i/>
          <w:color w:val="000000" w:themeColor="text1"/>
        </w:rPr>
        <w:t>together</w:t>
      </w:r>
      <w:r w:rsidRPr="00C62C2B">
        <w:rPr>
          <w:i/>
          <w:color w:val="000000" w:themeColor="text1"/>
          <w:spacing w:val="-2"/>
        </w:rPr>
        <w:t xml:space="preserve"> </w:t>
      </w:r>
      <w:r w:rsidRPr="00C62C2B">
        <w:rPr>
          <w:i/>
          <w:color w:val="000000" w:themeColor="text1"/>
        </w:rPr>
        <w:t>as</w:t>
      </w:r>
      <w:r w:rsidRPr="00C62C2B">
        <w:rPr>
          <w:i/>
          <w:color w:val="000000" w:themeColor="text1"/>
          <w:spacing w:val="-3"/>
        </w:rPr>
        <w:t xml:space="preserve"> </w:t>
      </w:r>
      <w:r w:rsidRPr="00C62C2B">
        <w:rPr>
          <w:i/>
          <w:color w:val="000000" w:themeColor="text1"/>
        </w:rPr>
        <w:t>one</w:t>
      </w:r>
      <w:r w:rsidRPr="00C62C2B">
        <w:rPr>
          <w:i/>
          <w:color w:val="000000" w:themeColor="text1"/>
          <w:spacing w:val="-3"/>
        </w:rPr>
        <w:t xml:space="preserve"> </w:t>
      </w:r>
      <w:r w:rsidRPr="00C62C2B">
        <w:rPr>
          <w:i/>
          <w:color w:val="000000" w:themeColor="text1"/>
        </w:rPr>
        <w:t>work</w:t>
      </w:r>
      <w:r w:rsidRPr="00C62C2B">
        <w:rPr>
          <w:i/>
          <w:color w:val="000000" w:themeColor="text1"/>
          <w:spacing w:val="-3"/>
        </w:rPr>
        <w:t xml:space="preserve"> </w:t>
      </w:r>
      <w:r w:rsidRPr="00C62C2B">
        <w:rPr>
          <w:i/>
          <w:color w:val="000000" w:themeColor="text1"/>
          <w:spacing w:val="-2"/>
        </w:rPr>
        <w:t>sample.</w:t>
      </w:r>
    </w:p>
    <w:p w14:paraId="5109DAE2" w14:textId="77777777" w:rsidR="00386AD3" w:rsidRPr="00C62C2B" w:rsidRDefault="00386AD3">
      <w:pPr>
        <w:pStyle w:val="BodyText"/>
        <w:spacing w:before="39"/>
        <w:rPr>
          <w:i/>
          <w:color w:val="000000" w:themeColor="text1"/>
        </w:rPr>
      </w:pPr>
    </w:p>
    <w:p w14:paraId="5109DAE3" w14:textId="39A5D60C" w:rsidR="00386AD3" w:rsidRPr="00C62C2B" w:rsidRDefault="00390AE1">
      <w:pPr>
        <w:pStyle w:val="Heading2"/>
        <w:numPr>
          <w:ilvl w:val="3"/>
          <w:numId w:val="7"/>
        </w:numPr>
        <w:tabs>
          <w:tab w:val="left" w:pos="923"/>
          <w:tab w:val="left" w:pos="1281"/>
        </w:tabs>
        <w:spacing w:line="259" w:lineRule="auto"/>
        <w:ind w:left="923" w:right="1611" w:hanging="452"/>
        <w:rPr>
          <w:color w:val="000000" w:themeColor="text1"/>
        </w:rPr>
      </w:pPr>
      <w:r w:rsidRPr="00C62C2B">
        <w:rPr>
          <w:color w:val="000000" w:themeColor="text1"/>
        </w:rPr>
        <w:t>Category</w:t>
      </w:r>
      <w:r w:rsidRPr="00C62C2B">
        <w:rPr>
          <w:color w:val="000000" w:themeColor="text1"/>
          <w:spacing w:val="-4"/>
        </w:rPr>
        <w:t xml:space="preserve"> </w:t>
      </w:r>
      <w:r w:rsidR="006236B8" w:rsidRPr="00C62C2B">
        <w:rPr>
          <w:color w:val="000000" w:themeColor="text1"/>
          <w:spacing w:val="-4"/>
        </w:rPr>
        <w:t>8a: Project Management Professional</w:t>
      </w:r>
    </w:p>
    <w:p w14:paraId="5109DAE4" w14:textId="67FA6C80" w:rsidR="00386AD3" w:rsidRPr="007C154E" w:rsidRDefault="00390AE1">
      <w:pPr>
        <w:pStyle w:val="BodyText"/>
        <w:spacing w:before="1" w:line="259" w:lineRule="auto"/>
        <w:ind w:left="472"/>
        <w:rPr>
          <w:color w:val="000000" w:themeColor="text1"/>
        </w:rPr>
      </w:pPr>
      <w:r w:rsidRPr="00C62C2B">
        <w:rPr>
          <w:color w:val="000000" w:themeColor="text1"/>
        </w:rPr>
        <w:t xml:space="preserve">The Offeror shall submit work samples and rate itself based on </w:t>
      </w:r>
      <w:r w:rsidR="00701CDF">
        <w:rPr>
          <w:color w:val="000000" w:themeColor="text1"/>
        </w:rPr>
        <w:t>c</w:t>
      </w:r>
      <w:r w:rsidRPr="00C62C2B">
        <w:rPr>
          <w:color w:val="000000" w:themeColor="text1"/>
        </w:rPr>
        <w:t xml:space="preserve">ertification </w:t>
      </w:r>
      <w:r w:rsidR="006236B8" w:rsidRPr="00C62C2B">
        <w:rPr>
          <w:color w:val="000000" w:themeColor="text1"/>
        </w:rPr>
        <w:t xml:space="preserve">of one or more of </w:t>
      </w:r>
      <w:r w:rsidR="00C62C2B">
        <w:rPr>
          <w:color w:val="000000" w:themeColor="text1"/>
        </w:rPr>
        <w:t>the</w:t>
      </w:r>
      <w:r w:rsidR="006236B8" w:rsidRPr="00C62C2B">
        <w:rPr>
          <w:color w:val="000000" w:themeColor="text1"/>
        </w:rPr>
        <w:t xml:space="preserve"> senior staff assigned to this contract </w:t>
      </w:r>
      <w:r w:rsidR="00CF424B">
        <w:rPr>
          <w:color w:val="000000" w:themeColor="text1"/>
        </w:rPr>
        <w:t>as</w:t>
      </w:r>
      <w:r w:rsidR="006236B8" w:rsidRPr="00C62C2B">
        <w:rPr>
          <w:color w:val="000000" w:themeColor="text1"/>
        </w:rPr>
        <w:t xml:space="preserve"> Project Management </w:t>
      </w:r>
      <w:r w:rsidR="00323D54" w:rsidRPr="00C62C2B">
        <w:rPr>
          <w:color w:val="000000" w:themeColor="text1"/>
        </w:rPr>
        <w:t>Professionals</w:t>
      </w:r>
      <w:r w:rsidR="006236B8" w:rsidRPr="00C62C2B">
        <w:rPr>
          <w:color w:val="000000" w:themeColor="text1"/>
        </w:rPr>
        <w:t xml:space="preserve"> (PMP)</w:t>
      </w:r>
      <w:r w:rsidRPr="00C62C2B">
        <w:rPr>
          <w:color w:val="000000" w:themeColor="text1"/>
        </w:rPr>
        <w:t>.</w:t>
      </w:r>
      <w:r w:rsidRPr="00C62C2B">
        <w:rPr>
          <w:color w:val="000000" w:themeColor="text1"/>
          <w:spacing w:val="-3"/>
        </w:rPr>
        <w:t xml:space="preserve"> </w:t>
      </w:r>
      <w:r w:rsidRPr="00C62C2B">
        <w:rPr>
          <w:color w:val="000000" w:themeColor="text1"/>
        </w:rPr>
        <w:t>The</w:t>
      </w:r>
      <w:r w:rsidRPr="00C62C2B">
        <w:rPr>
          <w:color w:val="000000" w:themeColor="text1"/>
          <w:spacing w:val="-3"/>
        </w:rPr>
        <w:t xml:space="preserve"> </w:t>
      </w:r>
      <w:r w:rsidRPr="00C62C2B">
        <w:rPr>
          <w:color w:val="000000" w:themeColor="text1"/>
        </w:rPr>
        <w:t>Offeror shall provide the Certific</w:t>
      </w:r>
      <w:r w:rsidRPr="007C154E">
        <w:rPr>
          <w:color w:val="000000" w:themeColor="text1"/>
        </w:rPr>
        <w:t>ation within the work sample.</w:t>
      </w:r>
    </w:p>
    <w:p w14:paraId="5109DAE5" w14:textId="77777777" w:rsidR="00386AD3" w:rsidRPr="007C154E" w:rsidRDefault="00386AD3">
      <w:pPr>
        <w:pStyle w:val="BodyText"/>
        <w:spacing w:before="20"/>
        <w:rPr>
          <w:color w:val="000000" w:themeColor="text1"/>
        </w:rPr>
      </w:pPr>
    </w:p>
    <w:p w14:paraId="5109DAE6" w14:textId="615D6FC7" w:rsidR="00386AD3" w:rsidRPr="00240852" w:rsidRDefault="00390AE1">
      <w:pPr>
        <w:pStyle w:val="Heading2"/>
        <w:numPr>
          <w:ilvl w:val="3"/>
          <w:numId w:val="7"/>
        </w:numPr>
        <w:tabs>
          <w:tab w:val="left" w:pos="1192"/>
        </w:tabs>
        <w:spacing w:line="256" w:lineRule="auto"/>
        <w:ind w:left="1192" w:right="3720" w:hanging="720"/>
        <w:rPr>
          <w:color w:val="000000" w:themeColor="text1"/>
        </w:rPr>
      </w:pPr>
      <w:r w:rsidRPr="007C154E">
        <w:rPr>
          <w:color w:val="000000" w:themeColor="text1"/>
        </w:rPr>
        <w:t xml:space="preserve">Category </w:t>
      </w:r>
      <w:r w:rsidR="0060536B" w:rsidRPr="00240852">
        <w:rPr>
          <w:color w:val="000000" w:themeColor="text1"/>
        </w:rPr>
        <w:t>8</w:t>
      </w:r>
      <w:r w:rsidRPr="00240852">
        <w:rPr>
          <w:color w:val="000000" w:themeColor="text1"/>
        </w:rPr>
        <w:t>b</w:t>
      </w:r>
      <w:r w:rsidR="00AA6D52" w:rsidRPr="00240852">
        <w:rPr>
          <w:color w:val="000000" w:themeColor="text1"/>
        </w:rPr>
        <w:t>: Credentialed Professionals</w:t>
      </w:r>
    </w:p>
    <w:p w14:paraId="5109DAE7" w14:textId="3471029D" w:rsidR="00386AD3" w:rsidRPr="00240852" w:rsidRDefault="00390AE1">
      <w:pPr>
        <w:pStyle w:val="BodyText"/>
        <w:spacing w:before="3" w:line="259" w:lineRule="auto"/>
        <w:ind w:left="472" w:right="166"/>
        <w:rPr>
          <w:color w:val="000000" w:themeColor="text1"/>
        </w:rPr>
      </w:pPr>
      <w:bookmarkStart w:id="88" w:name="_Hlk194497159"/>
      <w:r w:rsidRPr="00240852">
        <w:rPr>
          <w:color w:val="000000" w:themeColor="text1"/>
        </w:rPr>
        <w:t xml:space="preserve">The Offeror shall submit work samples and rate itself based on Certification </w:t>
      </w:r>
      <w:r w:rsidR="00AA6D52" w:rsidRPr="00240852">
        <w:rPr>
          <w:color w:val="000000" w:themeColor="text1"/>
        </w:rPr>
        <w:t xml:space="preserve">of personnel within their own company or that of a teaming subcontractor as credential professionals as defined in the contract SOW. </w:t>
      </w:r>
      <w:r w:rsidRPr="00240852">
        <w:rPr>
          <w:color w:val="000000" w:themeColor="text1"/>
        </w:rPr>
        <w:t>The</w:t>
      </w:r>
      <w:r w:rsidRPr="00240852">
        <w:rPr>
          <w:color w:val="000000" w:themeColor="text1"/>
          <w:spacing w:val="-5"/>
        </w:rPr>
        <w:t xml:space="preserve"> </w:t>
      </w:r>
      <w:r w:rsidRPr="00240852">
        <w:rPr>
          <w:color w:val="000000" w:themeColor="text1"/>
        </w:rPr>
        <w:t>Offeror</w:t>
      </w:r>
      <w:r w:rsidRPr="00240852">
        <w:rPr>
          <w:color w:val="000000" w:themeColor="text1"/>
          <w:spacing w:val="-3"/>
        </w:rPr>
        <w:t xml:space="preserve"> </w:t>
      </w:r>
      <w:r w:rsidRPr="00240852">
        <w:rPr>
          <w:color w:val="000000" w:themeColor="text1"/>
        </w:rPr>
        <w:t>shall</w:t>
      </w:r>
      <w:r w:rsidRPr="00240852">
        <w:rPr>
          <w:color w:val="000000" w:themeColor="text1"/>
          <w:spacing w:val="-2"/>
        </w:rPr>
        <w:t xml:space="preserve"> </w:t>
      </w:r>
      <w:r w:rsidRPr="00240852">
        <w:rPr>
          <w:color w:val="000000" w:themeColor="text1"/>
        </w:rPr>
        <w:t>provide</w:t>
      </w:r>
      <w:r w:rsidRPr="00240852">
        <w:rPr>
          <w:color w:val="000000" w:themeColor="text1"/>
          <w:spacing w:val="-3"/>
        </w:rPr>
        <w:t xml:space="preserve"> </w:t>
      </w:r>
      <w:r w:rsidRPr="00240852">
        <w:rPr>
          <w:color w:val="000000" w:themeColor="text1"/>
        </w:rPr>
        <w:t>the</w:t>
      </w:r>
      <w:r w:rsidRPr="00240852">
        <w:rPr>
          <w:color w:val="000000" w:themeColor="text1"/>
          <w:spacing w:val="-3"/>
        </w:rPr>
        <w:t xml:space="preserve"> </w:t>
      </w:r>
      <w:r w:rsidRPr="00240852">
        <w:rPr>
          <w:color w:val="000000" w:themeColor="text1"/>
        </w:rPr>
        <w:t>Certification</w:t>
      </w:r>
      <w:r w:rsidRPr="00240852">
        <w:rPr>
          <w:color w:val="000000" w:themeColor="text1"/>
          <w:spacing w:val="-3"/>
        </w:rPr>
        <w:t xml:space="preserve"> </w:t>
      </w:r>
      <w:r w:rsidRPr="00240852">
        <w:rPr>
          <w:color w:val="000000" w:themeColor="text1"/>
        </w:rPr>
        <w:t>within the work sample.</w:t>
      </w:r>
    </w:p>
    <w:bookmarkEnd w:id="88"/>
    <w:p w14:paraId="5109DAE8" w14:textId="77777777" w:rsidR="00386AD3" w:rsidRPr="00240852" w:rsidRDefault="00386AD3">
      <w:pPr>
        <w:pStyle w:val="BodyText"/>
        <w:spacing w:before="20"/>
        <w:rPr>
          <w:color w:val="000000" w:themeColor="text1"/>
        </w:rPr>
      </w:pPr>
    </w:p>
    <w:p w14:paraId="5109DAE9" w14:textId="01E6972F" w:rsidR="00386AD3" w:rsidRPr="00240852" w:rsidRDefault="00390AE1">
      <w:pPr>
        <w:pStyle w:val="Heading2"/>
        <w:numPr>
          <w:ilvl w:val="3"/>
          <w:numId w:val="7"/>
        </w:numPr>
        <w:tabs>
          <w:tab w:val="left" w:pos="1192"/>
        </w:tabs>
        <w:spacing w:line="259" w:lineRule="auto"/>
        <w:ind w:left="1192" w:right="977" w:hanging="720"/>
        <w:rPr>
          <w:color w:val="000000" w:themeColor="text1"/>
        </w:rPr>
      </w:pPr>
      <w:r w:rsidRPr="00240852">
        <w:rPr>
          <w:color w:val="000000" w:themeColor="text1"/>
        </w:rPr>
        <w:t>Category</w:t>
      </w:r>
      <w:r w:rsidRPr="00240852">
        <w:rPr>
          <w:color w:val="000000" w:themeColor="text1"/>
          <w:spacing w:val="-4"/>
        </w:rPr>
        <w:t xml:space="preserve"> </w:t>
      </w:r>
      <w:r w:rsidR="0060536B" w:rsidRPr="00240852">
        <w:rPr>
          <w:color w:val="000000" w:themeColor="text1"/>
          <w:spacing w:val="-4"/>
        </w:rPr>
        <w:t>8</w:t>
      </w:r>
      <w:r w:rsidRPr="00240852">
        <w:rPr>
          <w:color w:val="000000" w:themeColor="text1"/>
        </w:rPr>
        <w:t>c:</w:t>
      </w:r>
      <w:r w:rsidRPr="00240852">
        <w:rPr>
          <w:color w:val="000000" w:themeColor="text1"/>
          <w:spacing w:val="-4"/>
        </w:rPr>
        <w:t xml:space="preserve"> </w:t>
      </w:r>
      <w:r w:rsidRPr="00240852">
        <w:rPr>
          <w:color w:val="000000" w:themeColor="text1"/>
        </w:rPr>
        <w:t>Certification</w:t>
      </w:r>
      <w:r w:rsidRPr="00240852">
        <w:rPr>
          <w:color w:val="000000" w:themeColor="text1"/>
          <w:spacing w:val="-7"/>
        </w:rPr>
        <w:t xml:space="preserve"> </w:t>
      </w:r>
      <w:r w:rsidRPr="00240852">
        <w:rPr>
          <w:color w:val="000000" w:themeColor="text1"/>
        </w:rPr>
        <w:t>for</w:t>
      </w:r>
      <w:r w:rsidRPr="00240852">
        <w:rPr>
          <w:color w:val="000000" w:themeColor="text1"/>
          <w:spacing w:val="-4"/>
        </w:rPr>
        <w:t xml:space="preserve"> </w:t>
      </w:r>
      <w:r w:rsidR="007C154E" w:rsidRPr="00240852">
        <w:rPr>
          <w:color w:val="000000" w:themeColor="text1"/>
          <w:spacing w:val="-4"/>
        </w:rPr>
        <w:t>LEED Professionals</w:t>
      </w:r>
    </w:p>
    <w:p w14:paraId="5109DAEB" w14:textId="2ADE6A68" w:rsidR="00386AD3" w:rsidRPr="00240852" w:rsidRDefault="00323D54" w:rsidP="00323D54">
      <w:pPr>
        <w:pStyle w:val="BodyText"/>
        <w:ind w:left="450"/>
        <w:rPr>
          <w:color w:val="000000" w:themeColor="text1"/>
        </w:rPr>
      </w:pPr>
      <w:r w:rsidRPr="00240852">
        <w:rPr>
          <w:color w:val="000000" w:themeColor="text1"/>
        </w:rPr>
        <w:t xml:space="preserve">The Offeror shall submit work samples and rate itself based on one or more personnel within their own company or that of a teaming subcontractor as </w:t>
      </w:r>
      <w:r w:rsidR="00240852" w:rsidRPr="00240852">
        <w:rPr>
          <w:color w:val="000000" w:themeColor="text1"/>
        </w:rPr>
        <w:t xml:space="preserve">certified </w:t>
      </w:r>
      <w:r w:rsidRPr="00240852">
        <w:rPr>
          <w:color w:val="000000" w:themeColor="text1"/>
        </w:rPr>
        <w:t>LEED Professionals (GA or AP). The Offeror shall provide the Certification within the work sample.</w:t>
      </w:r>
    </w:p>
    <w:p w14:paraId="4A518B7C" w14:textId="77777777" w:rsidR="00323D54" w:rsidRPr="00323D54" w:rsidRDefault="00323D54" w:rsidP="00323D54">
      <w:pPr>
        <w:pStyle w:val="BodyText"/>
      </w:pPr>
    </w:p>
    <w:p w14:paraId="5109DAEC" w14:textId="1ACC13F9" w:rsidR="00386AD3" w:rsidRPr="00240852" w:rsidRDefault="00390AE1" w:rsidP="00DC43B2">
      <w:pPr>
        <w:pStyle w:val="Heading2"/>
        <w:numPr>
          <w:ilvl w:val="3"/>
          <w:numId w:val="7"/>
        </w:numPr>
        <w:tabs>
          <w:tab w:val="left" w:pos="1192"/>
        </w:tabs>
        <w:spacing w:line="259" w:lineRule="auto"/>
        <w:ind w:left="1192" w:right="80" w:hanging="720"/>
        <w:rPr>
          <w:color w:val="000000" w:themeColor="text1"/>
        </w:rPr>
      </w:pPr>
      <w:r w:rsidRPr="00240852">
        <w:rPr>
          <w:color w:val="000000" w:themeColor="text1"/>
        </w:rPr>
        <w:t>Category</w:t>
      </w:r>
      <w:r w:rsidRPr="00240852">
        <w:rPr>
          <w:color w:val="000000" w:themeColor="text1"/>
          <w:spacing w:val="-10"/>
        </w:rPr>
        <w:t xml:space="preserve"> </w:t>
      </w:r>
      <w:r w:rsidR="0060536B" w:rsidRPr="00240852">
        <w:rPr>
          <w:color w:val="000000" w:themeColor="text1"/>
          <w:spacing w:val="-10"/>
        </w:rPr>
        <w:t>8</w:t>
      </w:r>
      <w:r w:rsidRPr="00240852">
        <w:rPr>
          <w:color w:val="000000" w:themeColor="text1"/>
        </w:rPr>
        <w:t>d:</w:t>
      </w:r>
      <w:r w:rsidRPr="00240852">
        <w:rPr>
          <w:color w:val="000000" w:themeColor="text1"/>
          <w:spacing w:val="-9"/>
        </w:rPr>
        <w:t xml:space="preserve"> </w:t>
      </w:r>
      <w:r w:rsidR="00DC43B2">
        <w:rPr>
          <w:color w:val="000000" w:themeColor="text1"/>
        </w:rPr>
        <w:t xml:space="preserve">Certification for </w:t>
      </w:r>
      <w:r w:rsidRPr="00240852">
        <w:rPr>
          <w:color w:val="000000" w:themeColor="text1"/>
        </w:rPr>
        <w:t>Safety</w:t>
      </w:r>
      <w:r w:rsidR="00DC43B2">
        <w:rPr>
          <w:color w:val="000000" w:themeColor="text1"/>
          <w:spacing w:val="-10"/>
        </w:rPr>
        <w:t xml:space="preserve"> </w:t>
      </w:r>
      <w:r w:rsidR="00DC43B2">
        <w:rPr>
          <w:color w:val="000000" w:themeColor="text1"/>
        </w:rPr>
        <w:t>Professionals</w:t>
      </w:r>
    </w:p>
    <w:p w14:paraId="5109DAED" w14:textId="510A526F" w:rsidR="00386AD3" w:rsidRDefault="00390AE1">
      <w:pPr>
        <w:pStyle w:val="BodyText"/>
        <w:spacing w:line="259" w:lineRule="auto"/>
        <w:ind w:left="472" w:right="166"/>
        <w:rPr>
          <w:color w:val="000000" w:themeColor="text1"/>
        </w:rPr>
      </w:pPr>
      <w:r w:rsidRPr="00240852">
        <w:rPr>
          <w:color w:val="000000" w:themeColor="text1"/>
        </w:rPr>
        <w:t>The</w:t>
      </w:r>
      <w:r w:rsidRPr="00240852">
        <w:rPr>
          <w:color w:val="000000" w:themeColor="text1"/>
          <w:spacing w:val="-3"/>
        </w:rPr>
        <w:t xml:space="preserve"> </w:t>
      </w:r>
      <w:r w:rsidRPr="00240852">
        <w:rPr>
          <w:color w:val="000000" w:themeColor="text1"/>
        </w:rPr>
        <w:t>Offeror</w:t>
      </w:r>
      <w:r w:rsidRPr="00240852">
        <w:rPr>
          <w:color w:val="000000" w:themeColor="text1"/>
          <w:spacing w:val="-3"/>
        </w:rPr>
        <w:t xml:space="preserve"> </w:t>
      </w:r>
      <w:r w:rsidRPr="00240852">
        <w:rPr>
          <w:color w:val="000000" w:themeColor="text1"/>
        </w:rPr>
        <w:t>shall</w:t>
      </w:r>
      <w:r w:rsidRPr="00240852">
        <w:rPr>
          <w:color w:val="000000" w:themeColor="text1"/>
          <w:spacing w:val="-2"/>
        </w:rPr>
        <w:t xml:space="preserve"> </w:t>
      </w:r>
      <w:r w:rsidRPr="00240852">
        <w:rPr>
          <w:color w:val="000000" w:themeColor="text1"/>
        </w:rPr>
        <w:t>submit</w:t>
      </w:r>
      <w:r w:rsidRPr="00240852">
        <w:rPr>
          <w:color w:val="000000" w:themeColor="text1"/>
          <w:spacing w:val="-2"/>
        </w:rPr>
        <w:t xml:space="preserve"> </w:t>
      </w:r>
      <w:r w:rsidRPr="00240852">
        <w:rPr>
          <w:color w:val="000000" w:themeColor="text1"/>
        </w:rPr>
        <w:t>work</w:t>
      </w:r>
      <w:r w:rsidRPr="00240852">
        <w:rPr>
          <w:color w:val="000000" w:themeColor="text1"/>
          <w:spacing w:val="-3"/>
        </w:rPr>
        <w:t xml:space="preserve"> </w:t>
      </w:r>
      <w:r w:rsidRPr="00240852">
        <w:rPr>
          <w:color w:val="000000" w:themeColor="text1"/>
        </w:rPr>
        <w:t>samples</w:t>
      </w:r>
      <w:r w:rsidRPr="00240852">
        <w:rPr>
          <w:color w:val="000000" w:themeColor="text1"/>
          <w:spacing w:val="-3"/>
        </w:rPr>
        <w:t xml:space="preserve"> </w:t>
      </w:r>
      <w:r w:rsidRPr="00240852">
        <w:rPr>
          <w:color w:val="000000" w:themeColor="text1"/>
        </w:rPr>
        <w:t>and</w:t>
      </w:r>
      <w:r w:rsidRPr="00240852">
        <w:rPr>
          <w:color w:val="000000" w:themeColor="text1"/>
          <w:spacing w:val="-3"/>
        </w:rPr>
        <w:t xml:space="preserve"> </w:t>
      </w:r>
      <w:r w:rsidRPr="00240852">
        <w:rPr>
          <w:color w:val="000000" w:themeColor="text1"/>
        </w:rPr>
        <w:t>rate</w:t>
      </w:r>
      <w:r w:rsidRPr="00240852">
        <w:rPr>
          <w:color w:val="000000" w:themeColor="text1"/>
          <w:spacing w:val="-5"/>
        </w:rPr>
        <w:t xml:space="preserve"> </w:t>
      </w:r>
      <w:r w:rsidRPr="00240852">
        <w:rPr>
          <w:color w:val="000000" w:themeColor="text1"/>
        </w:rPr>
        <w:t>itself</w:t>
      </w:r>
      <w:r w:rsidRPr="00240852">
        <w:rPr>
          <w:color w:val="000000" w:themeColor="text1"/>
          <w:spacing w:val="-4"/>
        </w:rPr>
        <w:t xml:space="preserve"> </w:t>
      </w:r>
      <w:r w:rsidRPr="00240852">
        <w:rPr>
          <w:color w:val="000000" w:themeColor="text1"/>
        </w:rPr>
        <w:t>based</w:t>
      </w:r>
      <w:r w:rsidRPr="00240852">
        <w:rPr>
          <w:color w:val="000000" w:themeColor="text1"/>
          <w:spacing w:val="-5"/>
        </w:rPr>
        <w:t xml:space="preserve"> </w:t>
      </w:r>
      <w:r w:rsidR="00240852" w:rsidRPr="00240852">
        <w:rPr>
          <w:color w:val="000000" w:themeColor="text1"/>
        </w:rPr>
        <w:t>on</w:t>
      </w:r>
      <w:r w:rsidR="00701CDF" w:rsidRPr="00240852">
        <w:rPr>
          <w:color w:val="000000" w:themeColor="text1"/>
          <w:spacing w:val="-3"/>
        </w:rPr>
        <w:t xml:space="preserve"> one or more of </w:t>
      </w:r>
      <w:r w:rsidR="00240852" w:rsidRPr="00240852">
        <w:rPr>
          <w:color w:val="000000" w:themeColor="text1"/>
          <w:spacing w:val="-3"/>
        </w:rPr>
        <w:t xml:space="preserve">the </w:t>
      </w:r>
      <w:r w:rsidR="00125B33" w:rsidRPr="00240852">
        <w:rPr>
          <w:color w:val="000000" w:themeColor="text1"/>
          <w:spacing w:val="-3"/>
        </w:rPr>
        <w:t>s</w:t>
      </w:r>
      <w:r w:rsidR="00701CDF" w:rsidRPr="00240852">
        <w:rPr>
          <w:color w:val="000000" w:themeColor="text1"/>
          <w:spacing w:val="-3"/>
        </w:rPr>
        <w:t xml:space="preserve">afety staff </w:t>
      </w:r>
      <w:r w:rsidR="00125B33" w:rsidRPr="00240852">
        <w:rPr>
          <w:color w:val="000000" w:themeColor="text1"/>
        </w:rPr>
        <w:t xml:space="preserve">assigned to this contract </w:t>
      </w:r>
      <w:r w:rsidR="00DC43B2">
        <w:rPr>
          <w:color w:val="000000" w:themeColor="text1"/>
        </w:rPr>
        <w:t>are</w:t>
      </w:r>
      <w:r w:rsidR="00CF424B" w:rsidRPr="00240852">
        <w:rPr>
          <w:color w:val="000000" w:themeColor="text1"/>
        </w:rPr>
        <w:t xml:space="preserve"> </w:t>
      </w:r>
      <w:r w:rsidR="00240852" w:rsidRPr="00240852">
        <w:rPr>
          <w:color w:val="000000" w:themeColor="text1"/>
        </w:rPr>
        <w:t xml:space="preserve">certified </w:t>
      </w:r>
      <w:r w:rsidR="00125B33" w:rsidRPr="00240852">
        <w:rPr>
          <w:color w:val="000000" w:themeColor="text1"/>
        </w:rPr>
        <w:t>safety professionals</w:t>
      </w:r>
      <w:r w:rsidR="00240852" w:rsidRPr="00240852">
        <w:rPr>
          <w:color w:val="000000" w:themeColor="text1"/>
        </w:rPr>
        <w:t xml:space="preserve"> (i.e. certifications above and beyond minimum requirements in section STAFFING below)</w:t>
      </w:r>
      <w:r w:rsidRPr="00240852">
        <w:rPr>
          <w:color w:val="000000" w:themeColor="text1"/>
        </w:rPr>
        <w:t>. The Offeror shall provide the Certification within the work sample.</w:t>
      </w:r>
    </w:p>
    <w:p w14:paraId="3959D2BB" w14:textId="77777777" w:rsidR="00DC43B2" w:rsidRDefault="00DC43B2">
      <w:pPr>
        <w:pStyle w:val="BodyText"/>
        <w:spacing w:line="259" w:lineRule="auto"/>
        <w:ind w:left="472" w:right="166"/>
        <w:rPr>
          <w:color w:val="000000" w:themeColor="text1"/>
        </w:rPr>
      </w:pPr>
    </w:p>
    <w:p w14:paraId="73C7D1C6" w14:textId="649BAADF" w:rsidR="00DC43B2" w:rsidRPr="00240852" w:rsidRDefault="00DC43B2" w:rsidP="00DC43B2">
      <w:pPr>
        <w:pStyle w:val="Heading2"/>
        <w:numPr>
          <w:ilvl w:val="3"/>
          <w:numId w:val="7"/>
        </w:numPr>
        <w:tabs>
          <w:tab w:val="left" w:pos="1192"/>
        </w:tabs>
        <w:spacing w:line="259" w:lineRule="auto"/>
        <w:ind w:left="1192" w:right="80" w:hanging="720"/>
        <w:rPr>
          <w:color w:val="000000" w:themeColor="text1"/>
        </w:rPr>
      </w:pPr>
      <w:r w:rsidRPr="00240852">
        <w:rPr>
          <w:color w:val="000000" w:themeColor="text1"/>
        </w:rPr>
        <w:t>Category</w:t>
      </w:r>
      <w:r w:rsidRPr="00240852">
        <w:rPr>
          <w:color w:val="000000" w:themeColor="text1"/>
          <w:spacing w:val="-10"/>
        </w:rPr>
        <w:t xml:space="preserve"> 8</w:t>
      </w:r>
      <w:r>
        <w:rPr>
          <w:color w:val="000000" w:themeColor="text1"/>
        </w:rPr>
        <w:t>e</w:t>
      </w:r>
      <w:r w:rsidRPr="00240852">
        <w:rPr>
          <w:color w:val="000000" w:themeColor="text1"/>
        </w:rPr>
        <w:t>:</w:t>
      </w:r>
      <w:r w:rsidRPr="00240852">
        <w:rPr>
          <w:color w:val="000000" w:themeColor="text1"/>
          <w:spacing w:val="-9"/>
        </w:rPr>
        <w:t xml:space="preserve"> </w:t>
      </w:r>
      <w:r>
        <w:rPr>
          <w:color w:val="000000" w:themeColor="text1"/>
        </w:rPr>
        <w:t>Certification for Quality Professionals</w:t>
      </w:r>
    </w:p>
    <w:p w14:paraId="53C7959C" w14:textId="6FA216EA" w:rsidR="00DC43B2" w:rsidRPr="00240852" w:rsidRDefault="00DC43B2" w:rsidP="00DC43B2">
      <w:pPr>
        <w:pStyle w:val="BodyText"/>
        <w:spacing w:line="259" w:lineRule="auto"/>
        <w:ind w:left="472" w:right="166"/>
        <w:rPr>
          <w:color w:val="000000" w:themeColor="text1"/>
        </w:rPr>
      </w:pPr>
      <w:r w:rsidRPr="00240852">
        <w:rPr>
          <w:color w:val="000000" w:themeColor="text1"/>
        </w:rPr>
        <w:t>The</w:t>
      </w:r>
      <w:r w:rsidRPr="00240852">
        <w:rPr>
          <w:color w:val="000000" w:themeColor="text1"/>
          <w:spacing w:val="-3"/>
        </w:rPr>
        <w:t xml:space="preserve"> </w:t>
      </w:r>
      <w:r w:rsidRPr="00240852">
        <w:rPr>
          <w:color w:val="000000" w:themeColor="text1"/>
        </w:rPr>
        <w:t>Offeror</w:t>
      </w:r>
      <w:r w:rsidRPr="00240852">
        <w:rPr>
          <w:color w:val="000000" w:themeColor="text1"/>
          <w:spacing w:val="-3"/>
        </w:rPr>
        <w:t xml:space="preserve"> </w:t>
      </w:r>
      <w:r w:rsidRPr="00240852">
        <w:rPr>
          <w:color w:val="000000" w:themeColor="text1"/>
        </w:rPr>
        <w:t>shall</w:t>
      </w:r>
      <w:r w:rsidRPr="00240852">
        <w:rPr>
          <w:color w:val="000000" w:themeColor="text1"/>
          <w:spacing w:val="-2"/>
        </w:rPr>
        <w:t xml:space="preserve"> </w:t>
      </w:r>
      <w:r w:rsidRPr="00240852">
        <w:rPr>
          <w:color w:val="000000" w:themeColor="text1"/>
        </w:rPr>
        <w:t>submit</w:t>
      </w:r>
      <w:r w:rsidRPr="00240852">
        <w:rPr>
          <w:color w:val="000000" w:themeColor="text1"/>
          <w:spacing w:val="-2"/>
        </w:rPr>
        <w:t xml:space="preserve"> </w:t>
      </w:r>
      <w:r w:rsidRPr="00240852">
        <w:rPr>
          <w:color w:val="000000" w:themeColor="text1"/>
        </w:rPr>
        <w:t>work</w:t>
      </w:r>
      <w:r w:rsidRPr="00240852">
        <w:rPr>
          <w:color w:val="000000" w:themeColor="text1"/>
          <w:spacing w:val="-3"/>
        </w:rPr>
        <w:t xml:space="preserve"> </w:t>
      </w:r>
      <w:r w:rsidRPr="00240852">
        <w:rPr>
          <w:color w:val="000000" w:themeColor="text1"/>
        </w:rPr>
        <w:t>samples</w:t>
      </w:r>
      <w:r w:rsidRPr="00240852">
        <w:rPr>
          <w:color w:val="000000" w:themeColor="text1"/>
          <w:spacing w:val="-3"/>
        </w:rPr>
        <w:t xml:space="preserve"> </w:t>
      </w:r>
      <w:r w:rsidRPr="00240852">
        <w:rPr>
          <w:color w:val="000000" w:themeColor="text1"/>
        </w:rPr>
        <w:t>and</w:t>
      </w:r>
      <w:r w:rsidRPr="00240852">
        <w:rPr>
          <w:color w:val="000000" w:themeColor="text1"/>
          <w:spacing w:val="-3"/>
        </w:rPr>
        <w:t xml:space="preserve"> </w:t>
      </w:r>
      <w:r w:rsidRPr="00240852">
        <w:rPr>
          <w:color w:val="000000" w:themeColor="text1"/>
        </w:rPr>
        <w:t>rate</w:t>
      </w:r>
      <w:r w:rsidRPr="00240852">
        <w:rPr>
          <w:color w:val="000000" w:themeColor="text1"/>
          <w:spacing w:val="-5"/>
        </w:rPr>
        <w:t xml:space="preserve"> </w:t>
      </w:r>
      <w:r w:rsidRPr="00240852">
        <w:rPr>
          <w:color w:val="000000" w:themeColor="text1"/>
        </w:rPr>
        <w:t>itself</w:t>
      </w:r>
      <w:r w:rsidRPr="00240852">
        <w:rPr>
          <w:color w:val="000000" w:themeColor="text1"/>
          <w:spacing w:val="-4"/>
        </w:rPr>
        <w:t xml:space="preserve"> </w:t>
      </w:r>
      <w:r w:rsidRPr="00240852">
        <w:rPr>
          <w:color w:val="000000" w:themeColor="text1"/>
        </w:rPr>
        <w:t>based</w:t>
      </w:r>
      <w:r w:rsidRPr="00240852">
        <w:rPr>
          <w:color w:val="000000" w:themeColor="text1"/>
          <w:spacing w:val="-5"/>
        </w:rPr>
        <w:t xml:space="preserve"> </w:t>
      </w:r>
      <w:r w:rsidRPr="00240852">
        <w:rPr>
          <w:color w:val="000000" w:themeColor="text1"/>
        </w:rPr>
        <w:t>on</w:t>
      </w:r>
      <w:r w:rsidRPr="00240852">
        <w:rPr>
          <w:color w:val="000000" w:themeColor="text1"/>
          <w:spacing w:val="-3"/>
        </w:rPr>
        <w:t xml:space="preserve"> one or more of the </w:t>
      </w:r>
      <w:r>
        <w:rPr>
          <w:color w:val="000000" w:themeColor="text1"/>
          <w:spacing w:val="-3"/>
        </w:rPr>
        <w:t xml:space="preserve">quality </w:t>
      </w:r>
      <w:r w:rsidRPr="00240852">
        <w:rPr>
          <w:color w:val="000000" w:themeColor="text1"/>
          <w:spacing w:val="-3"/>
        </w:rPr>
        <w:t xml:space="preserve">staff </w:t>
      </w:r>
      <w:r w:rsidRPr="00240852">
        <w:rPr>
          <w:color w:val="000000" w:themeColor="text1"/>
        </w:rPr>
        <w:t xml:space="preserve">assigned to this contract </w:t>
      </w:r>
      <w:r>
        <w:rPr>
          <w:color w:val="000000" w:themeColor="text1"/>
        </w:rPr>
        <w:t>are</w:t>
      </w:r>
      <w:r w:rsidRPr="00240852">
        <w:rPr>
          <w:color w:val="000000" w:themeColor="text1"/>
        </w:rPr>
        <w:t xml:space="preserve"> certified </w:t>
      </w:r>
      <w:r>
        <w:rPr>
          <w:color w:val="000000" w:themeColor="text1"/>
        </w:rPr>
        <w:t xml:space="preserve">quality </w:t>
      </w:r>
      <w:r w:rsidRPr="00240852">
        <w:rPr>
          <w:color w:val="000000" w:themeColor="text1"/>
        </w:rPr>
        <w:t>professionals (i.e. certifications above and beyond minimum requirements in section STAFFING below). The Offeror shall provide the Certification within the work sample.</w:t>
      </w:r>
    </w:p>
    <w:p w14:paraId="5109DAF4" w14:textId="77777777" w:rsidR="00386AD3" w:rsidRDefault="00386AD3">
      <w:pPr>
        <w:pStyle w:val="BodyText"/>
        <w:spacing w:before="19"/>
      </w:pPr>
    </w:p>
    <w:p w14:paraId="5109DAF5" w14:textId="1A065102" w:rsidR="00386AD3" w:rsidRPr="00DE64DA" w:rsidRDefault="00390AE1" w:rsidP="00ED0EF6">
      <w:pPr>
        <w:pStyle w:val="Heading2"/>
        <w:keepNext/>
        <w:numPr>
          <w:ilvl w:val="2"/>
          <w:numId w:val="7"/>
        </w:numPr>
        <w:tabs>
          <w:tab w:val="left" w:pos="742"/>
        </w:tabs>
        <w:ind w:left="742" w:hanging="630"/>
      </w:pPr>
      <w:r w:rsidRPr="00DE64DA">
        <w:t>Section</w:t>
      </w:r>
      <w:r w:rsidRPr="00DE64DA">
        <w:rPr>
          <w:spacing w:val="-3"/>
        </w:rPr>
        <w:t xml:space="preserve"> </w:t>
      </w:r>
      <w:r w:rsidRPr="00DE64DA">
        <w:t>4,</w:t>
      </w:r>
      <w:r w:rsidRPr="00DE64DA">
        <w:rPr>
          <w:spacing w:val="-3"/>
        </w:rPr>
        <w:t xml:space="preserve"> </w:t>
      </w:r>
      <w:r w:rsidRPr="00DE64DA">
        <w:t>Category</w:t>
      </w:r>
      <w:r w:rsidRPr="00DE64DA">
        <w:rPr>
          <w:spacing w:val="-3"/>
        </w:rPr>
        <w:t xml:space="preserve"> </w:t>
      </w:r>
      <w:r w:rsidR="0060536B">
        <w:t>9</w:t>
      </w:r>
      <w:r w:rsidRPr="00DE64DA">
        <w:t>:</w:t>
      </w:r>
      <w:r w:rsidRPr="00DE64DA">
        <w:rPr>
          <w:spacing w:val="-2"/>
        </w:rPr>
        <w:t xml:space="preserve"> STAFFING</w:t>
      </w:r>
    </w:p>
    <w:p w14:paraId="5109DAF6" w14:textId="1B347AAB" w:rsidR="00386AD3" w:rsidRPr="00DE64DA" w:rsidRDefault="00390AE1" w:rsidP="00ED0EF6">
      <w:pPr>
        <w:keepNext/>
        <w:spacing w:before="21"/>
        <w:ind w:left="112"/>
        <w:rPr>
          <w:i/>
        </w:rPr>
      </w:pPr>
      <w:r w:rsidRPr="00DE64DA">
        <w:rPr>
          <w:i/>
        </w:rPr>
        <w:t>Note:</w:t>
      </w:r>
      <w:r w:rsidRPr="00DE64DA">
        <w:rPr>
          <w:i/>
          <w:spacing w:val="-4"/>
        </w:rPr>
        <w:t xml:space="preserve"> </w:t>
      </w:r>
      <w:r w:rsidRPr="00DE64DA">
        <w:rPr>
          <w:i/>
        </w:rPr>
        <w:t>All</w:t>
      </w:r>
      <w:r w:rsidRPr="00DE64DA">
        <w:rPr>
          <w:i/>
          <w:spacing w:val="-4"/>
        </w:rPr>
        <w:t xml:space="preserve"> </w:t>
      </w:r>
      <w:r w:rsidRPr="00DE64DA">
        <w:rPr>
          <w:i/>
        </w:rPr>
        <w:t>documentation</w:t>
      </w:r>
      <w:r w:rsidRPr="00DE64DA">
        <w:rPr>
          <w:i/>
          <w:spacing w:val="-2"/>
        </w:rPr>
        <w:t xml:space="preserve"> </w:t>
      </w:r>
      <w:r w:rsidRPr="00DE64DA">
        <w:rPr>
          <w:i/>
        </w:rPr>
        <w:t>in</w:t>
      </w:r>
      <w:r w:rsidRPr="00DE64DA">
        <w:rPr>
          <w:i/>
          <w:spacing w:val="-8"/>
        </w:rPr>
        <w:t xml:space="preserve"> </w:t>
      </w:r>
      <w:r w:rsidRPr="00DE64DA">
        <w:rPr>
          <w:i/>
        </w:rPr>
        <w:t>Category</w:t>
      </w:r>
      <w:r w:rsidRPr="00DE64DA">
        <w:rPr>
          <w:i/>
          <w:spacing w:val="-2"/>
        </w:rPr>
        <w:t xml:space="preserve"> </w:t>
      </w:r>
      <w:r w:rsidR="006A3646">
        <w:rPr>
          <w:i/>
        </w:rPr>
        <w:t>9</w:t>
      </w:r>
      <w:r w:rsidRPr="00DE64DA">
        <w:rPr>
          <w:i/>
          <w:spacing w:val="-3"/>
        </w:rPr>
        <w:t xml:space="preserve"> </w:t>
      </w:r>
      <w:r w:rsidRPr="00DE64DA">
        <w:rPr>
          <w:i/>
        </w:rPr>
        <w:t>may</w:t>
      </w:r>
      <w:r w:rsidRPr="00DE64DA">
        <w:rPr>
          <w:i/>
          <w:spacing w:val="-3"/>
        </w:rPr>
        <w:t xml:space="preserve"> </w:t>
      </w:r>
      <w:r w:rsidRPr="00DE64DA">
        <w:rPr>
          <w:i/>
        </w:rPr>
        <w:t>be</w:t>
      </w:r>
      <w:r w:rsidRPr="00DE64DA">
        <w:rPr>
          <w:i/>
          <w:spacing w:val="-4"/>
        </w:rPr>
        <w:t xml:space="preserve"> </w:t>
      </w:r>
      <w:r w:rsidRPr="00DE64DA">
        <w:rPr>
          <w:i/>
        </w:rPr>
        <w:t>submitted</w:t>
      </w:r>
      <w:r w:rsidRPr="00DE64DA">
        <w:rPr>
          <w:i/>
          <w:spacing w:val="-5"/>
        </w:rPr>
        <w:t xml:space="preserve"> </w:t>
      </w:r>
      <w:r w:rsidRPr="00DE64DA">
        <w:rPr>
          <w:i/>
        </w:rPr>
        <w:t>together</w:t>
      </w:r>
      <w:r w:rsidRPr="00DE64DA">
        <w:rPr>
          <w:i/>
          <w:spacing w:val="-3"/>
        </w:rPr>
        <w:t xml:space="preserve"> </w:t>
      </w:r>
      <w:r w:rsidRPr="00DE64DA">
        <w:rPr>
          <w:i/>
        </w:rPr>
        <w:t>as</w:t>
      </w:r>
      <w:r w:rsidRPr="00DE64DA">
        <w:rPr>
          <w:i/>
          <w:spacing w:val="-1"/>
        </w:rPr>
        <w:t xml:space="preserve"> </w:t>
      </w:r>
      <w:r w:rsidRPr="00DE64DA">
        <w:rPr>
          <w:i/>
        </w:rPr>
        <w:t>one</w:t>
      </w:r>
      <w:r w:rsidRPr="00DE64DA">
        <w:rPr>
          <w:i/>
          <w:spacing w:val="-3"/>
        </w:rPr>
        <w:t xml:space="preserve"> </w:t>
      </w:r>
      <w:r w:rsidRPr="00DE64DA">
        <w:rPr>
          <w:i/>
        </w:rPr>
        <w:t>work</w:t>
      </w:r>
      <w:r w:rsidRPr="00DE64DA">
        <w:rPr>
          <w:i/>
          <w:spacing w:val="-2"/>
        </w:rPr>
        <w:t xml:space="preserve"> sample.</w:t>
      </w:r>
    </w:p>
    <w:p w14:paraId="5109DAF7" w14:textId="77777777" w:rsidR="00386AD3" w:rsidRPr="00E741A0" w:rsidRDefault="00386AD3" w:rsidP="00ED0EF6">
      <w:pPr>
        <w:pStyle w:val="BodyText"/>
        <w:keepNext/>
        <w:spacing w:before="41"/>
        <w:rPr>
          <w:iCs/>
        </w:rPr>
      </w:pPr>
    </w:p>
    <w:p w14:paraId="5109DAF8" w14:textId="68D4846B" w:rsidR="00386AD3" w:rsidRPr="00DE64DA" w:rsidRDefault="00390AE1" w:rsidP="00ED0EF6">
      <w:pPr>
        <w:pStyle w:val="Heading2"/>
        <w:keepNext/>
        <w:numPr>
          <w:ilvl w:val="3"/>
          <w:numId w:val="7"/>
        </w:numPr>
        <w:tabs>
          <w:tab w:val="left" w:pos="1282"/>
        </w:tabs>
        <w:ind w:left="1281" w:hanging="806"/>
      </w:pPr>
      <w:r w:rsidRPr="00DE64DA">
        <w:t>Category</w:t>
      </w:r>
      <w:r w:rsidRPr="00DE64DA">
        <w:rPr>
          <w:spacing w:val="-5"/>
        </w:rPr>
        <w:t xml:space="preserve"> </w:t>
      </w:r>
      <w:r w:rsidR="0060536B">
        <w:t>9</w:t>
      </w:r>
      <w:r w:rsidRPr="00DE64DA">
        <w:t>a:</w:t>
      </w:r>
      <w:r w:rsidRPr="00DE64DA">
        <w:rPr>
          <w:spacing w:val="-4"/>
        </w:rPr>
        <w:t xml:space="preserve"> </w:t>
      </w:r>
      <w:r w:rsidRPr="00DE64DA">
        <w:t>Trade/</w:t>
      </w:r>
      <w:r w:rsidRPr="00DE64DA">
        <w:rPr>
          <w:spacing w:val="-4"/>
        </w:rPr>
        <w:t xml:space="preserve"> </w:t>
      </w:r>
      <w:r w:rsidRPr="00DE64DA">
        <w:t>Construction</w:t>
      </w:r>
      <w:r w:rsidRPr="00DE64DA">
        <w:rPr>
          <w:spacing w:val="-4"/>
        </w:rPr>
        <w:t xml:space="preserve"> </w:t>
      </w:r>
      <w:r w:rsidRPr="00DE64DA">
        <w:rPr>
          <w:spacing w:val="-2"/>
        </w:rPr>
        <w:t>Laborers</w:t>
      </w:r>
    </w:p>
    <w:p w14:paraId="5109DAFA" w14:textId="77777777" w:rsidR="00386AD3" w:rsidRPr="00DE64DA" w:rsidRDefault="00390AE1">
      <w:pPr>
        <w:pStyle w:val="BodyText"/>
        <w:spacing w:before="61" w:line="259" w:lineRule="auto"/>
        <w:ind w:left="472" w:right="164"/>
        <w:jc w:val="both"/>
      </w:pPr>
      <w:r w:rsidRPr="00DE64DA">
        <w:t>The</w:t>
      </w:r>
      <w:r w:rsidRPr="00DE64DA">
        <w:rPr>
          <w:spacing w:val="-1"/>
        </w:rPr>
        <w:t xml:space="preserve"> </w:t>
      </w:r>
      <w:r w:rsidRPr="00DE64DA">
        <w:t>Offeror</w:t>
      </w:r>
      <w:r w:rsidRPr="00DE64DA">
        <w:rPr>
          <w:spacing w:val="-1"/>
        </w:rPr>
        <w:t xml:space="preserve"> </w:t>
      </w:r>
      <w:r w:rsidRPr="00DE64DA">
        <w:t>shall submit work</w:t>
      </w:r>
      <w:r w:rsidRPr="00DE64DA">
        <w:rPr>
          <w:spacing w:val="-1"/>
        </w:rPr>
        <w:t xml:space="preserve"> </w:t>
      </w:r>
      <w:r w:rsidRPr="00DE64DA">
        <w:t>samples</w:t>
      </w:r>
      <w:r w:rsidRPr="00DE64DA">
        <w:rPr>
          <w:spacing w:val="-1"/>
        </w:rPr>
        <w:t xml:space="preserve"> </w:t>
      </w:r>
      <w:r w:rsidRPr="00DE64DA">
        <w:t>and</w:t>
      </w:r>
      <w:r w:rsidRPr="00DE64DA">
        <w:rPr>
          <w:spacing w:val="-1"/>
        </w:rPr>
        <w:t xml:space="preserve"> </w:t>
      </w:r>
      <w:r w:rsidRPr="00DE64DA">
        <w:t>rate</w:t>
      </w:r>
      <w:r w:rsidRPr="00DE64DA">
        <w:rPr>
          <w:spacing w:val="-3"/>
        </w:rPr>
        <w:t xml:space="preserve"> </w:t>
      </w:r>
      <w:r w:rsidRPr="00DE64DA">
        <w:t>itself</w:t>
      </w:r>
      <w:r w:rsidRPr="00DE64DA">
        <w:rPr>
          <w:spacing w:val="-3"/>
        </w:rPr>
        <w:t xml:space="preserve"> </w:t>
      </w:r>
      <w:r w:rsidRPr="00DE64DA">
        <w:t>based</w:t>
      </w:r>
      <w:r w:rsidRPr="00DE64DA">
        <w:rPr>
          <w:spacing w:val="-3"/>
        </w:rPr>
        <w:t xml:space="preserve"> </w:t>
      </w:r>
      <w:r w:rsidRPr="00DE64DA">
        <w:t>on the</w:t>
      </w:r>
      <w:r w:rsidRPr="00DE64DA">
        <w:rPr>
          <w:spacing w:val="-1"/>
        </w:rPr>
        <w:t xml:space="preserve"> </w:t>
      </w:r>
      <w:r w:rsidRPr="00DE64DA">
        <w:t>number</w:t>
      </w:r>
      <w:r w:rsidRPr="00DE64DA">
        <w:rPr>
          <w:spacing w:val="-1"/>
        </w:rPr>
        <w:t xml:space="preserve"> </w:t>
      </w:r>
      <w:r w:rsidRPr="00DE64DA">
        <w:t>of</w:t>
      </w:r>
      <w:r w:rsidRPr="00DE64DA">
        <w:rPr>
          <w:spacing w:val="-1"/>
        </w:rPr>
        <w:t xml:space="preserve"> </w:t>
      </w:r>
      <w:r w:rsidRPr="00DE64DA">
        <w:t>personnel classified</w:t>
      </w:r>
      <w:r w:rsidRPr="00DE64DA">
        <w:rPr>
          <w:spacing w:val="-1"/>
        </w:rPr>
        <w:t xml:space="preserve"> </w:t>
      </w:r>
      <w:r w:rsidRPr="00DE64DA">
        <w:t>as Trade/ Construction</w:t>
      </w:r>
      <w:r w:rsidRPr="00DE64DA">
        <w:rPr>
          <w:spacing w:val="-3"/>
        </w:rPr>
        <w:t xml:space="preserve"> </w:t>
      </w:r>
      <w:r w:rsidRPr="00DE64DA">
        <w:t>Laborers</w:t>
      </w:r>
      <w:r w:rsidRPr="00DE64DA">
        <w:rPr>
          <w:spacing w:val="-2"/>
        </w:rPr>
        <w:t xml:space="preserve"> </w:t>
      </w:r>
      <w:r w:rsidRPr="00DE64DA">
        <w:t>within</w:t>
      </w:r>
      <w:r w:rsidRPr="00DE64DA">
        <w:rPr>
          <w:spacing w:val="-3"/>
        </w:rPr>
        <w:t xml:space="preserve"> </w:t>
      </w:r>
      <w:r w:rsidRPr="00DE64DA">
        <w:t>their</w:t>
      </w:r>
      <w:r w:rsidRPr="00DE64DA">
        <w:rPr>
          <w:spacing w:val="-3"/>
        </w:rPr>
        <w:t xml:space="preserve"> </w:t>
      </w:r>
      <w:r w:rsidRPr="00DE64DA">
        <w:t>own</w:t>
      </w:r>
      <w:r w:rsidRPr="00DE64DA">
        <w:rPr>
          <w:spacing w:val="-3"/>
        </w:rPr>
        <w:t xml:space="preserve"> </w:t>
      </w:r>
      <w:r w:rsidRPr="00DE64DA">
        <w:t>company.</w:t>
      </w:r>
      <w:r w:rsidRPr="00DE64DA">
        <w:rPr>
          <w:spacing w:val="-3"/>
        </w:rPr>
        <w:t xml:space="preserve"> </w:t>
      </w:r>
      <w:r w:rsidRPr="00DE64DA">
        <w:t>The</w:t>
      </w:r>
      <w:r w:rsidRPr="00DE64DA">
        <w:rPr>
          <w:spacing w:val="-5"/>
        </w:rPr>
        <w:t xml:space="preserve"> </w:t>
      </w:r>
      <w:r w:rsidRPr="00DE64DA">
        <w:t>Offeror</w:t>
      </w:r>
      <w:r w:rsidRPr="00DE64DA">
        <w:rPr>
          <w:spacing w:val="-5"/>
        </w:rPr>
        <w:t xml:space="preserve"> </w:t>
      </w:r>
      <w:r w:rsidRPr="00DE64DA">
        <w:t>shall</w:t>
      </w:r>
      <w:r w:rsidRPr="00DE64DA">
        <w:rPr>
          <w:spacing w:val="-2"/>
        </w:rPr>
        <w:t xml:space="preserve"> </w:t>
      </w:r>
      <w:r w:rsidRPr="00DE64DA">
        <w:t>provide</w:t>
      </w:r>
      <w:r w:rsidRPr="00DE64DA">
        <w:rPr>
          <w:spacing w:val="-1"/>
        </w:rPr>
        <w:t xml:space="preserve"> </w:t>
      </w:r>
      <w:r w:rsidRPr="00DE64DA">
        <w:t>documentation</w:t>
      </w:r>
      <w:r w:rsidRPr="00DE64DA">
        <w:rPr>
          <w:spacing w:val="-2"/>
        </w:rPr>
        <w:t xml:space="preserve"> </w:t>
      </w:r>
      <w:r w:rsidRPr="00DE64DA">
        <w:t>within</w:t>
      </w:r>
      <w:r w:rsidRPr="00DE64DA">
        <w:rPr>
          <w:spacing w:val="-6"/>
        </w:rPr>
        <w:t xml:space="preserve"> </w:t>
      </w:r>
      <w:r w:rsidRPr="00DE64DA">
        <w:t>the</w:t>
      </w:r>
      <w:r w:rsidRPr="00DE64DA">
        <w:rPr>
          <w:spacing w:val="-3"/>
        </w:rPr>
        <w:t xml:space="preserve"> </w:t>
      </w:r>
      <w:r w:rsidRPr="00DE64DA">
        <w:t xml:space="preserve">work </w:t>
      </w:r>
      <w:r w:rsidRPr="00DE64DA">
        <w:rPr>
          <w:spacing w:val="-2"/>
        </w:rPr>
        <w:t>sample.</w:t>
      </w:r>
    </w:p>
    <w:p w14:paraId="5109DAFB" w14:textId="77777777" w:rsidR="00386AD3" w:rsidRPr="00DE64DA" w:rsidRDefault="00386AD3">
      <w:pPr>
        <w:pStyle w:val="BodyText"/>
        <w:spacing w:before="19"/>
      </w:pPr>
    </w:p>
    <w:p w14:paraId="5109DAFC" w14:textId="6F7ECA68" w:rsidR="00386AD3" w:rsidRPr="00DE64DA" w:rsidRDefault="00390AE1" w:rsidP="00F92C20">
      <w:pPr>
        <w:pStyle w:val="Heading2"/>
        <w:keepNext/>
        <w:numPr>
          <w:ilvl w:val="3"/>
          <w:numId w:val="7"/>
        </w:numPr>
        <w:tabs>
          <w:tab w:val="left" w:pos="1282"/>
        </w:tabs>
        <w:ind w:left="1281" w:hanging="806"/>
      </w:pPr>
      <w:r w:rsidRPr="00DE64DA">
        <w:t>Category</w:t>
      </w:r>
      <w:r w:rsidRPr="00DE64DA">
        <w:rPr>
          <w:spacing w:val="-3"/>
        </w:rPr>
        <w:t xml:space="preserve"> </w:t>
      </w:r>
      <w:r w:rsidR="0060536B">
        <w:t>9</w:t>
      </w:r>
      <w:r w:rsidRPr="00DE64DA">
        <w:t>b:</w:t>
      </w:r>
      <w:r w:rsidRPr="00DE64DA">
        <w:rPr>
          <w:spacing w:val="-4"/>
        </w:rPr>
        <w:t xml:space="preserve"> </w:t>
      </w:r>
      <w:r w:rsidRPr="00DE64DA">
        <w:rPr>
          <w:spacing w:val="-2"/>
        </w:rPr>
        <w:t>Architects/Engineers</w:t>
      </w:r>
    </w:p>
    <w:p w14:paraId="5109DAFD" w14:textId="79123A35" w:rsidR="00386AD3" w:rsidRPr="00DE64DA" w:rsidRDefault="00390AE1">
      <w:pPr>
        <w:pStyle w:val="BodyText"/>
        <w:spacing w:before="21" w:line="259" w:lineRule="auto"/>
        <w:ind w:left="472"/>
      </w:pPr>
      <w:r w:rsidRPr="00DE64DA">
        <w:t>The Offeror shall submit work samples and rate itself based on the number of personnel classified as Architects</w:t>
      </w:r>
      <w:r w:rsidRPr="00DE64DA">
        <w:rPr>
          <w:spacing w:val="-5"/>
        </w:rPr>
        <w:t xml:space="preserve"> </w:t>
      </w:r>
      <w:r w:rsidRPr="00DE64DA">
        <w:t>and/or</w:t>
      </w:r>
      <w:r w:rsidRPr="00DE64DA">
        <w:rPr>
          <w:spacing w:val="-3"/>
        </w:rPr>
        <w:t xml:space="preserve"> </w:t>
      </w:r>
      <w:r w:rsidRPr="00DE64DA">
        <w:t>Engineers</w:t>
      </w:r>
      <w:r w:rsidRPr="00DE64DA">
        <w:rPr>
          <w:spacing w:val="-3"/>
        </w:rPr>
        <w:t xml:space="preserve"> </w:t>
      </w:r>
      <w:r w:rsidRPr="00DE64DA">
        <w:t>within</w:t>
      </w:r>
      <w:r w:rsidRPr="00DE64DA">
        <w:rPr>
          <w:spacing w:val="-3"/>
        </w:rPr>
        <w:t xml:space="preserve"> </w:t>
      </w:r>
      <w:r w:rsidRPr="00DE64DA">
        <w:t>their</w:t>
      </w:r>
      <w:r w:rsidRPr="00DE64DA">
        <w:rPr>
          <w:spacing w:val="-3"/>
        </w:rPr>
        <w:t xml:space="preserve"> </w:t>
      </w:r>
      <w:r w:rsidRPr="00DE64DA">
        <w:t>own</w:t>
      </w:r>
      <w:r w:rsidRPr="00DE64DA">
        <w:rPr>
          <w:spacing w:val="-3"/>
        </w:rPr>
        <w:t xml:space="preserve"> </w:t>
      </w:r>
      <w:r w:rsidRPr="00DE64DA">
        <w:t>company.</w:t>
      </w:r>
      <w:r w:rsidRPr="00DE64DA">
        <w:rPr>
          <w:spacing w:val="-5"/>
        </w:rPr>
        <w:t xml:space="preserve"> </w:t>
      </w:r>
      <w:r w:rsidRPr="00DE64DA">
        <w:t>The</w:t>
      </w:r>
      <w:r w:rsidRPr="00DE64DA">
        <w:rPr>
          <w:spacing w:val="-3"/>
        </w:rPr>
        <w:t xml:space="preserve"> </w:t>
      </w:r>
      <w:r w:rsidRPr="00DE64DA">
        <w:t>Offeror</w:t>
      </w:r>
      <w:r w:rsidRPr="00DE64DA">
        <w:rPr>
          <w:spacing w:val="-3"/>
        </w:rPr>
        <w:t xml:space="preserve"> </w:t>
      </w:r>
      <w:r w:rsidRPr="00DE64DA">
        <w:t>shall</w:t>
      </w:r>
      <w:r w:rsidRPr="00DE64DA">
        <w:rPr>
          <w:spacing w:val="-2"/>
        </w:rPr>
        <w:t xml:space="preserve"> </w:t>
      </w:r>
      <w:r w:rsidRPr="00DE64DA">
        <w:t>provide</w:t>
      </w:r>
      <w:r w:rsidRPr="00DE64DA">
        <w:rPr>
          <w:spacing w:val="-3"/>
        </w:rPr>
        <w:t xml:space="preserve"> </w:t>
      </w:r>
      <w:r w:rsidRPr="00DE64DA">
        <w:t>the</w:t>
      </w:r>
      <w:r w:rsidRPr="00DE64DA">
        <w:rPr>
          <w:spacing w:val="-1"/>
        </w:rPr>
        <w:t xml:space="preserve"> </w:t>
      </w:r>
      <w:r w:rsidRPr="00DE64DA">
        <w:t>documentation</w:t>
      </w:r>
      <w:r w:rsidRPr="00DE64DA">
        <w:rPr>
          <w:spacing w:val="-3"/>
        </w:rPr>
        <w:t xml:space="preserve"> </w:t>
      </w:r>
      <w:r w:rsidRPr="00DE64DA">
        <w:t xml:space="preserve">within the </w:t>
      </w:r>
      <w:r w:rsidR="005C0BF8">
        <w:t>work sample</w:t>
      </w:r>
      <w:r w:rsidRPr="00DE64DA">
        <w:t>.</w:t>
      </w:r>
    </w:p>
    <w:p w14:paraId="5109DAFE" w14:textId="77777777" w:rsidR="00386AD3" w:rsidRPr="00E741A0" w:rsidRDefault="00386AD3" w:rsidP="00E741A0">
      <w:pPr>
        <w:pStyle w:val="BodyText"/>
      </w:pPr>
    </w:p>
    <w:p w14:paraId="76558975" w14:textId="68CDE0EA" w:rsidR="008355F0" w:rsidRPr="005C0BF8" w:rsidRDefault="008355F0" w:rsidP="00ED0EF6">
      <w:pPr>
        <w:pStyle w:val="Heading2"/>
        <w:numPr>
          <w:ilvl w:val="3"/>
          <w:numId w:val="7"/>
        </w:numPr>
        <w:tabs>
          <w:tab w:val="left" w:pos="1281"/>
          <w:tab w:val="left" w:pos="1283"/>
        </w:tabs>
        <w:spacing w:line="259" w:lineRule="auto"/>
        <w:ind w:left="1283" w:right="80"/>
        <w:rPr>
          <w:color w:val="000000" w:themeColor="text1"/>
        </w:rPr>
      </w:pPr>
      <w:r w:rsidRPr="005C0BF8">
        <w:rPr>
          <w:color w:val="000000" w:themeColor="text1"/>
        </w:rPr>
        <w:t>Category 9c: Contract Program Manager</w:t>
      </w:r>
    </w:p>
    <w:p w14:paraId="7D883D64" w14:textId="319F94AB" w:rsidR="008355F0" w:rsidRPr="005C0BF8" w:rsidRDefault="008355F0" w:rsidP="008355F0">
      <w:pPr>
        <w:pStyle w:val="BodyText"/>
        <w:spacing w:line="259" w:lineRule="auto"/>
        <w:ind w:left="450" w:right="174"/>
        <w:rPr>
          <w:color w:val="000000" w:themeColor="text1"/>
        </w:rPr>
      </w:pPr>
      <w:r w:rsidRPr="005C0BF8">
        <w:rPr>
          <w:color w:val="000000" w:themeColor="text1"/>
        </w:rPr>
        <w:t xml:space="preserve">The Offeror shall submit work samples and rate itself based on the number of personnel within their own </w:t>
      </w:r>
      <w:r w:rsidRPr="005C0BF8">
        <w:rPr>
          <w:color w:val="000000" w:themeColor="text1"/>
        </w:rPr>
        <w:lastRenderedPageBreak/>
        <w:t>company who meet the qualifications for Contract Program Manager as defined in contract SOW.</w:t>
      </w:r>
      <w:r w:rsidRPr="005C0BF8">
        <w:rPr>
          <w:color w:val="000000" w:themeColor="text1"/>
          <w:spacing w:val="-3"/>
        </w:rPr>
        <w:t xml:space="preserve"> </w:t>
      </w:r>
      <w:r w:rsidRPr="005C0BF8">
        <w:rPr>
          <w:color w:val="000000" w:themeColor="text1"/>
        </w:rPr>
        <w:t>The</w:t>
      </w:r>
      <w:r w:rsidRPr="005C0BF8">
        <w:rPr>
          <w:color w:val="000000" w:themeColor="text1"/>
          <w:spacing w:val="-5"/>
        </w:rPr>
        <w:t xml:space="preserve"> </w:t>
      </w:r>
      <w:r w:rsidRPr="005C0BF8">
        <w:rPr>
          <w:color w:val="000000" w:themeColor="text1"/>
        </w:rPr>
        <w:t>Offeror</w:t>
      </w:r>
      <w:r w:rsidRPr="005C0BF8">
        <w:rPr>
          <w:color w:val="000000" w:themeColor="text1"/>
          <w:spacing w:val="-5"/>
        </w:rPr>
        <w:t xml:space="preserve"> </w:t>
      </w:r>
      <w:r w:rsidRPr="005C0BF8">
        <w:rPr>
          <w:color w:val="000000" w:themeColor="text1"/>
        </w:rPr>
        <w:t>shall</w:t>
      </w:r>
      <w:r w:rsidRPr="005C0BF8">
        <w:rPr>
          <w:color w:val="000000" w:themeColor="text1"/>
          <w:spacing w:val="-2"/>
        </w:rPr>
        <w:t xml:space="preserve"> </w:t>
      </w:r>
      <w:r w:rsidRPr="005C0BF8">
        <w:rPr>
          <w:color w:val="000000" w:themeColor="text1"/>
        </w:rPr>
        <w:t>provide</w:t>
      </w:r>
      <w:r w:rsidRPr="005C0BF8">
        <w:rPr>
          <w:color w:val="000000" w:themeColor="text1"/>
          <w:spacing w:val="-5"/>
        </w:rPr>
        <w:t xml:space="preserve"> </w:t>
      </w:r>
      <w:r w:rsidRPr="005C0BF8">
        <w:rPr>
          <w:color w:val="000000" w:themeColor="text1"/>
        </w:rPr>
        <w:t>the Certification(s) within the work sample.</w:t>
      </w:r>
    </w:p>
    <w:p w14:paraId="05C859C9" w14:textId="77777777" w:rsidR="008355F0" w:rsidRPr="005C0BF8" w:rsidRDefault="008355F0" w:rsidP="00E741A0">
      <w:pPr>
        <w:pStyle w:val="BodyText"/>
      </w:pPr>
    </w:p>
    <w:p w14:paraId="4B597949" w14:textId="46FA9F06" w:rsidR="008355F0" w:rsidRPr="005C0BF8" w:rsidRDefault="008355F0" w:rsidP="008355F0">
      <w:pPr>
        <w:pStyle w:val="Heading2"/>
        <w:numPr>
          <w:ilvl w:val="3"/>
          <w:numId w:val="7"/>
        </w:numPr>
        <w:tabs>
          <w:tab w:val="left" w:pos="1281"/>
          <w:tab w:val="left" w:pos="1283"/>
        </w:tabs>
        <w:spacing w:line="259" w:lineRule="auto"/>
        <w:ind w:left="1260" w:right="80"/>
        <w:rPr>
          <w:color w:val="000000" w:themeColor="text1"/>
        </w:rPr>
      </w:pPr>
      <w:r w:rsidRPr="005C0BF8">
        <w:rPr>
          <w:color w:val="000000" w:themeColor="text1"/>
        </w:rPr>
        <w:t>Category 9</w:t>
      </w:r>
      <w:r w:rsidR="00273AC0" w:rsidRPr="005C0BF8">
        <w:rPr>
          <w:color w:val="000000" w:themeColor="text1"/>
        </w:rPr>
        <w:t>d</w:t>
      </w:r>
      <w:r w:rsidRPr="005C0BF8">
        <w:rPr>
          <w:color w:val="000000" w:themeColor="text1"/>
        </w:rPr>
        <w:t xml:space="preserve">: </w:t>
      </w:r>
      <w:r w:rsidR="00273AC0" w:rsidRPr="005C0BF8">
        <w:rPr>
          <w:color w:val="000000" w:themeColor="text1"/>
        </w:rPr>
        <w:t>Quality Control Manager</w:t>
      </w:r>
    </w:p>
    <w:p w14:paraId="3DCA9962" w14:textId="77777777" w:rsidR="000A4C08" w:rsidRDefault="008355F0" w:rsidP="000A4C08">
      <w:pPr>
        <w:pStyle w:val="BodyText"/>
        <w:spacing w:line="259" w:lineRule="auto"/>
        <w:ind w:left="450" w:right="174"/>
        <w:rPr>
          <w:color w:val="000000" w:themeColor="text1"/>
        </w:rPr>
      </w:pPr>
      <w:r w:rsidRPr="005C0BF8">
        <w:rPr>
          <w:color w:val="000000" w:themeColor="text1"/>
        </w:rPr>
        <w:t>The Offeror shall submit work samples and rate itself based on the number of personnel within their own company who meet the qualifications for Contract Program Manager as defined in contract SOW</w:t>
      </w:r>
      <w:r w:rsidR="00273AC0" w:rsidRPr="005C0BF8">
        <w:rPr>
          <w:color w:val="000000" w:themeColor="text1"/>
        </w:rPr>
        <w:t xml:space="preserve"> and specification section 01 45 00, </w:t>
      </w:r>
      <w:r w:rsidR="00273AC0" w:rsidRPr="005C0BF8">
        <w:rPr>
          <w:i/>
          <w:iCs/>
          <w:color w:val="000000" w:themeColor="text1"/>
        </w:rPr>
        <w:t>Quality Control</w:t>
      </w:r>
      <w:r w:rsidRPr="005C0BF8">
        <w:rPr>
          <w:color w:val="000000" w:themeColor="text1"/>
        </w:rPr>
        <w:t>.</w:t>
      </w:r>
      <w:r w:rsidRPr="005C0BF8">
        <w:rPr>
          <w:color w:val="000000" w:themeColor="text1"/>
          <w:spacing w:val="-3"/>
        </w:rPr>
        <w:t xml:space="preserve"> </w:t>
      </w:r>
      <w:r w:rsidRPr="005C0BF8">
        <w:rPr>
          <w:color w:val="000000" w:themeColor="text1"/>
        </w:rPr>
        <w:t>The</w:t>
      </w:r>
      <w:r w:rsidRPr="005C0BF8">
        <w:rPr>
          <w:color w:val="000000" w:themeColor="text1"/>
          <w:spacing w:val="-5"/>
        </w:rPr>
        <w:t xml:space="preserve"> </w:t>
      </w:r>
      <w:r w:rsidRPr="005C0BF8">
        <w:rPr>
          <w:color w:val="000000" w:themeColor="text1"/>
        </w:rPr>
        <w:t>Offeror</w:t>
      </w:r>
      <w:r w:rsidRPr="005C0BF8">
        <w:rPr>
          <w:color w:val="000000" w:themeColor="text1"/>
          <w:spacing w:val="-5"/>
        </w:rPr>
        <w:t xml:space="preserve"> </w:t>
      </w:r>
      <w:r w:rsidRPr="005C0BF8">
        <w:rPr>
          <w:color w:val="000000" w:themeColor="text1"/>
        </w:rPr>
        <w:t>shall</w:t>
      </w:r>
      <w:r w:rsidRPr="005C0BF8">
        <w:rPr>
          <w:color w:val="000000" w:themeColor="text1"/>
          <w:spacing w:val="-2"/>
        </w:rPr>
        <w:t xml:space="preserve"> </w:t>
      </w:r>
      <w:r w:rsidRPr="005C0BF8">
        <w:rPr>
          <w:color w:val="000000" w:themeColor="text1"/>
        </w:rPr>
        <w:t>provide</w:t>
      </w:r>
      <w:r w:rsidRPr="005C0BF8">
        <w:rPr>
          <w:color w:val="000000" w:themeColor="text1"/>
          <w:spacing w:val="-5"/>
        </w:rPr>
        <w:t xml:space="preserve"> </w:t>
      </w:r>
      <w:r w:rsidRPr="005C0BF8">
        <w:rPr>
          <w:color w:val="000000" w:themeColor="text1"/>
        </w:rPr>
        <w:t>the Certification(s) within the work sample.</w:t>
      </w:r>
      <w:r w:rsidR="004015C6">
        <w:rPr>
          <w:color w:val="000000" w:themeColor="text1"/>
        </w:rPr>
        <w:t xml:space="preserve">  </w:t>
      </w:r>
    </w:p>
    <w:p w14:paraId="477EB21A" w14:textId="77777777" w:rsidR="000A4C08" w:rsidRDefault="000A4C08" w:rsidP="000A4C08">
      <w:pPr>
        <w:pStyle w:val="BodyText"/>
        <w:spacing w:line="259" w:lineRule="auto"/>
        <w:ind w:left="450" w:right="174"/>
        <w:rPr>
          <w:color w:val="000000" w:themeColor="text1"/>
        </w:rPr>
      </w:pPr>
    </w:p>
    <w:p w14:paraId="088BC6AE" w14:textId="238E5A94" w:rsidR="008355F0" w:rsidRPr="005C0BF8" w:rsidRDefault="000A4C08" w:rsidP="000A4C08">
      <w:pPr>
        <w:pStyle w:val="BodyText"/>
        <w:spacing w:line="259" w:lineRule="auto"/>
        <w:ind w:left="450" w:right="174"/>
        <w:rPr>
          <w:color w:val="000000" w:themeColor="text1"/>
        </w:rPr>
      </w:pPr>
      <w:r>
        <w:rPr>
          <w:color w:val="000000" w:themeColor="text1"/>
        </w:rPr>
        <w:t>Personnel used for rating of Level 2 SSHOs may also be used for this category, as long as qualification</w:t>
      </w:r>
      <w:r w:rsidR="00721DF8">
        <w:rPr>
          <w:color w:val="000000" w:themeColor="text1"/>
        </w:rPr>
        <w:t>s</w:t>
      </w:r>
      <w:r>
        <w:rPr>
          <w:color w:val="000000" w:themeColor="text1"/>
        </w:rPr>
        <w:t xml:space="preserve"> for both are met.</w:t>
      </w:r>
    </w:p>
    <w:p w14:paraId="5BF7C550" w14:textId="77777777" w:rsidR="008355F0" w:rsidRPr="005C0BF8" w:rsidRDefault="008355F0" w:rsidP="00E741A0">
      <w:pPr>
        <w:pStyle w:val="BodyText"/>
      </w:pPr>
    </w:p>
    <w:p w14:paraId="5109DAFF" w14:textId="2EB21196" w:rsidR="00386AD3" w:rsidRPr="005C0BF8" w:rsidRDefault="00390AE1" w:rsidP="008355F0">
      <w:pPr>
        <w:pStyle w:val="Heading2"/>
        <w:numPr>
          <w:ilvl w:val="3"/>
          <w:numId w:val="7"/>
        </w:numPr>
        <w:tabs>
          <w:tab w:val="left" w:pos="1281"/>
          <w:tab w:val="left" w:pos="1283"/>
        </w:tabs>
        <w:spacing w:line="259" w:lineRule="auto"/>
        <w:ind w:left="1283" w:right="80"/>
        <w:rPr>
          <w:color w:val="000000" w:themeColor="text1"/>
        </w:rPr>
      </w:pPr>
      <w:r w:rsidRPr="005C0BF8">
        <w:rPr>
          <w:color w:val="000000" w:themeColor="text1"/>
        </w:rPr>
        <w:t>Category</w:t>
      </w:r>
      <w:r w:rsidRPr="005C0BF8">
        <w:rPr>
          <w:color w:val="000000" w:themeColor="text1"/>
          <w:spacing w:val="-9"/>
        </w:rPr>
        <w:t xml:space="preserve"> </w:t>
      </w:r>
      <w:r w:rsidR="0060536B" w:rsidRPr="005C0BF8">
        <w:rPr>
          <w:color w:val="000000" w:themeColor="text1"/>
        </w:rPr>
        <w:t>9</w:t>
      </w:r>
      <w:r w:rsidR="005C0BF8" w:rsidRPr="005C0BF8">
        <w:rPr>
          <w:color w:val="000000" w:themeColor="text1"/>
        </w:rPr>
        <w:t>e</w:t>
      </w:r>
      <w:r w:rsidRPr="005C0BF8">
        <w:rPr>
          <w:color w:val="000000" w:themeColor="text1"/>
        </w:rPr>
        <w:t>:</w:t>
      </w:r>
      <w:r w:rsidRPr="005C0BF8">
        <w:rPr>
          <w:color w:val="000000" w:themeColor="text1"/>
          <w:spacing w:val="-8"/>
        </w:rPr>
        <w:t xml:space="preserve"> </w:t>
      </w:r>
      <w:r w:rsidR="00ED0EF6" w:rsidRPr="005C0BF8">
        <w:rPr>
          <w:color w:val="000000" w:themeColor="text1"/>
        </w:rPr>
        <w:t xml:space="preserve">Site Safety and Health </w:t>
      </w:r>
      <w:r w:rsidR="004015C6">
        <w:rPr>
          <w:color w:val="000000" w:themeColor="text1"/>
        </w:rPr>
        <w:t>Officer</w:t>
      </w:r>
    </w:p>
    <w:p w14:paraId="5109DB00" w14:textId="62837A37" w:rsidR="00386AD3" w:rsidRDefault="00390AE1">
      <w:pPr>
        <w:pStyle w:val="BodyText"/>
        <w:spacing w:line="259" w:lineRule="auto"/>
        <w:ind w:left="472" w:right="174"/>
        <w:rPr>
          <w:color w:val="000000" w:themeColor="text1"/>
        </w:rPr>
      </w:pPr>
      <w:r w:rsidRPr="005C0BF8">
        <w:rPr>
          <w:color w:val="000000" w:themeColor="text1"/>
        </w:rPr>
        <w:t xml:space="preserve">The Offeror shall submit work samples and rate itself based on the number of personnel </w:t>
      </w:r>
      <w:r w:rsidR="00421976" w:rsidRPr="005C0BF8">
        <w:rPr>
          <w:color w:val="000000" w:themeColor="text1"/>
        </w:rPr>
        <w:t xml:space="preserve">within their own company </w:t>
      </w:r>
      <w:r w:rsidR="001B2D28" w:rsidRPr="005C0BF8">
        <w:rPr>
          <w:color w:val="000000" w:themeColor="text1"/>
        </w:rPr>
        <w:t xml:space="preserve">who meet the qualifications for Level 1, Level 2, and Level 3 SSHOs as defined in </w:t>
      </w:r>
      <w:r w:rsidR="001E2651" w:rsidRPr="005C0BF8">
        <w:rPr>
          <w:color w:val="000000" w:themeColor="text1"/>
        </w:rPr>
        <w:t xml:space="preserve">contract </w:t>
      </w:r>
      <w:r w:rsidR="005C0BF8" w:rsidRPr="005C0BF8">
        <w:rPr>
          <w:color w:val="000000" w:themeColor="text1"/>
        </w:rPr>
        <w:t xml:space="preserve">SOW, </w:t>
      </w:r>
      <w:r w:rsidR="001E2651" w:rsidRPr="005C0BF8">
        <w:rPr>
          <w:color w:val="000000" w:themeColor="text1"/>
        </w:rPr>
        <w:t>specification section 01</w:t>
      </w:r>
      <w:r w:rsidR="00421976" w:rsidRPr="005C0BF8">
        <w:rPr>
          <w:color w:val="000000" w:themeColor="text1"/>
        </w:rPr>
        <w:t> </w:t>
      </w:r>
      <w:r w:rsidR="001E2651" w:rsidRPr="005C0BF8">
        <w:rPr>
          <w:color w:val="000000" w:themeColor="text1"/>
        </w:rPr>
        <w:t>35</w:t>
      </w:r>
      <w:r w:rsidR="00421976" w:rsidRPr="005C0BF8">
        <w:rPr>
          <w:color w:val="000000" w:themeColor="text1"/>
        </w:rPr>
        <w:t> </w:t>
      </w:r>
      <w:r w:rsidR="001E2651" w:rsidRPr="005C0BF8">
        <w:rPr>
          <w:color w:val="000000" w:themeColor="text1"/>
        </w:rPr>
        <w:t xml:space="preserve">26, </w:t>
      </w:r>
      <w:r w:rsidR="001E2651" w:rsidRPr="005C0BF8">
        <w:rPr>
          <w:i/>
          <w:iCs/>
          <w:color w:val="000000" w:themeColor="text1"/>
        </w:rPr>
        <w:t>Governmental Safety Requirements</w:t>
      </w:r>
      <w:r w:rsidR="001E2651" w:rsidRPr="005C0BF8">
        <w:rPr>
          <w:color w:val="000000" w:themeColor="text1"/>
        </w:rPr>
        <w:t xml:space="preserve"> and </w:t>
      </w:r>
      <w:r w:rsidR="001B2D28" w:rsidRPr="005C0BF8">
        <w:rPr>
          <w:color w:val="000000" w:themeColor="text1"/>
        </w:rPr>
        <w:t xml:space="preserve">US Army Corp of Engineers </w:t>
      </w:r>
      <w:r w:rsidR="00421976" w:rsidRPr="005C0BF8">
        <w:rPr>
          <w:color w:val="000000" w:themeColor="text1"/>
        </w:rPr>
        <w:t xml:space="preserve">publication EM 385-1-1, </w:t>
      </w:r>
      <w:r w:rsidR="00421976" w:rsidRPr="005C0BF8">
        <w:rPr>
          <w:i/>
          <w:iCs/>
          <w:color w:val="000000" w:themeColor="text1"/>
        </w:rPr>
        <w:t>Safety – Safety and Occupational Health Requirements</w:t>
      </w:r>
      <w:r w:rsidRPr="005C0BF8">
        <w:rPr>
          <w:color w:val="000000" w:themeColor="text1"/>
        </w:rPr>
        <w:t>.</w:t>
      </w:r>
      <w:r w:rsidRPr="005C0BF8">
        <w:rPr>
          <w:color w:val="000000" w:themeColor="text1"/>
          <w:spacing w:val="-3"/>
        </w:rPr>
        <w:t xml:space="preserve"> </w:t>
      </w:r>
      <w:r w:rsidRPr="005C0BF8">
        <w:rPr>
          <w:color w:val="000000" w:themeColor="text1"/>
        </w:rPr>
        <w:t>The</w:t>
      </w:r>
      <w:r w:rsidRPr="005C0BF8">
        <w:rPr>
          <w:color w:val="000000" w:themeColor="text1"/>
          <w:spacing w:val="-5"/>
        </w:rPr>
        <w:t xml:space="preserve"> </w:t>
      </w:r>
      <w:r w:rsidRPr="005C0BF8">
        <w:rPr>
          <w:color w:val="000000" w:themeColor="text1"/>
        </w:rPr>
        <w:t>Offeror</w:t>
      </w:r>
      <w:r w:rsidRPr="005C0BF8">
        <w:rPr>
          <w:color w:val="000000" w:themeColor="text1"/>
          <w:spacing w:val="-5"/>
        </w:rPr>
        <w:t xml:space="preserve"> </w:t>
      </w:r>
      <w:r w:rsidRPr="005C0BF8">
        <w:rPr>
          <w:color w:val="000000" w:themeColor="text1"/>
        </w:rPr>
        <w:t>shall</w:t>
      </w:r>
      <w:r w:rsidRPr="005C0BF8">
        <w:rPr>
          <w:color w:val="000000" w:themeColor="text1"/>
          <w:spacing w:val="-2"/>
        </w:rPr>
        <w:t xml:space="preserve"> </w:t>
      </w:r>
      <w:r w:rsidRPr="005C0BF8">
        <w:rPr>
          <w:color w:val="000000" w:themeColor="text1"/>
        </w:rPr>
        <w:t>provide</w:t>
      </w:r>
      <w:r w:rsidRPr="005C0BF8">
        <w:rPr>
          <w:color w:val="000000" w:themeColor="text1"/>
          <w:spacing w:val="-5"/>
        </w:rPr>
        <w:t xml:space="preserve"> </w:t>
      </w:r>
      <w:r w:rsidRPr="005C0BF8">
        <w:rPr>
          <w:color w:val="000000" w:themeColor="text1"/>
        </w:rPr>
        <w:t>the Certification(s) within the work sample.</w:t>
      </w:r>
    </w:p>
    <w:p w14:paraId="085D977C" w14:textId="77777777" w:rsidR="000A4C08" w:rsidRDefault="000A4C08">
      <w:pPr>
        <w:pStyle w:val="BodyText"/>
        <w:spacing w:line="259" w:lineRule="auto"/>
        <w:ind w:left="472" w:right="174"/>
        <w:rPr>
          <w:color w:val="000000" w:themeColor="text1"/>
        </w:rPr>
      </w:pPr>
    </w:p>
    <w:p w14:paraId="6C97C3B0" w14:textId="3D58F55D" w:rsidR="000A4C08" w:rsidRDefault="000A4C08">
      <w:pPr>
        <w:pStyle w:val="BodyText"/>
        <w:spacing w:line="259" w:lineRule="auto"/>
        <w:ind w:left="472" w:right="174"/>
        <w:rPr>
          <w:color w:val="000000" w:themeColor="text1"/>
        </w:rPr>
      </w:pPr>
      <w:r>
        <w:rPr>
          <w:color w:val="000000" w:themeColor="text1"/>
        </w:rPr>
        <w:t xml:space="preserve">Personnel used for rating of Quality Control Manager may also be used for </w:t>
      </w:r>
      <w:r w:rsidR="00721DF8">
        <w:rPr>
          <w:color w:val="000000" w:themeColor="text1"/>
        </w:rPr>
        <w:t>Level 2 SSHOs</w:t>
      </w:r>
      <w:r>
        <w:rPr>
          <w:color w:val="000000" w:themeColor="text1"/>
        </w:rPr>
        <w:t>, as long as qualification</w:t>
      </w:r>
      <w:r w:rsidR="00721DF8">
        <w:rPr>
          <w:color w:val="000000" w:themeColor="text1"/>
        </w:rPr>
        <w:t>s</w:t>
      </w:r>
      <w:r>
        <w:rPr>
          <w:color w:val="000000" w:themeColor="text1"/>
        </w:rPr>
        <w:t xml:space="preserve"> for both are met.</w:t>
      </w:r>
    </w:p>
    <w:p w14:paraId="012D9629" w14:textId="77777777" w:rsidR="000A4C08" w:rsidRDefault="000A4C08">
      <w:pPr>
        <w:pStyle w:val="BodyText"/>
        <w:spacing w:line="259" w:lineRule="auto"/>
        <w:ind w:left="472" w:right="174"/>
        <w:rPr>
          <w:color w:val="000000" w:themeColor="text1"/>
        </w:rPr>
      </w:pPr>
    </w:p>
    <w:p w14:paraId="393946F5" w14:textId="27E76BE1" w:rsidR="000A4C08" w:rsidRPr="005C0BF8" w:rsidRDefault="000A4C08">
      <w:pPr>
        <w:pStyle w:val="BodyText"/>
        <w:spacing w:line="259" w:lineRule="auto"/>
        <w:ind w:left="472" w:right="174"/>
        <w:rPr>
          <w:color w:val="000000" w:themeColor="text1"/>
        </w:rPr>
      </w:pPr>
      <w:r>
        <w:rPr>
          <w:color w:val="000000" w:themeColor="text1"/>
        </w:rPr>
        <w:t xml:space="preserve">Personnel used for rating of </w:t>
      </w:r>
      <w:r w:rsidR="00721DF8">
        <w:rPr>
          <w:color w:val="000000" w:themeColor="text1"/>
        </w:rPr>
        <w:t xml:space="preserve">Superintendents </w:t>
      </w:r>
      <w:r>
        <w:rPr>
          <w:color w:val="000000" w:themeColor="text1"/>
        </w:rPr>
        <w:t xml:space="preserve">may also be used </w:t>
      </w:r>
      <w:r w:rsidR="00721DF8">
        <w:rPr>
          <w:color w:val="000000" w:themeColor="text1"/>
        </w:rPr>
        <w:t>for Level 3 SSHOs</w:t>
      </w:r>
      <w:r>
        <w:rPr>
          <w:color w:val="000000" w:themeColor="text1"/>
        </w:rPr>
        <w:t>, as long as qualification</w:t>
      </w:r>
      <w:r w:rsidR="00721DF8">
        <w:rPr>
          <w:color w:val="000000" w:themeColor="text1"/>
        </w:rPr>
        <w:t>s</w:t>
      </w:r>
      <w:r>
        <w:rPr>
          <w:color w:val="000000" w:themeColor="text1"/>
        </w:rPr>
        <w:t xml:space="preserve"> for both are met.</w:t>
      </w:r>
    </w:p>
    <w:p w14:paraId="5109DB01" w14:textId="77777777" w:rsidR="00386AD3" w:rsidRPr="00E741A0" w:rsidRDefault="00386AD3" w:rsidP="00E741A0">
      <w:pPr>
        <w:pStyle w:val="BodyText"/>
      </w:pPr>
    </w:p>
    <w:p w14:paraId="5109DB02" w14:textId="4D4551C5" w:rsidR="00386AD3" w:rsidRPr="002C4273" w:rsidRDefault="00390AE1" w:rsidP="008355F0">
      <w:pPr>
        <w:pStyle w:val="Heading2"/>
        <w:numPr>
          <w:ilvl w:val="3"/>
          <w:numId w:val="7"/>
        </w:numPr>
        <w:tabs>
          <w:tab w:val="left" w:pos="1282"/>
        </w:tabs>
        <w:ind w:left="1282" w:hanging="810"/>
        <w:rPr>
          <w:color w:val="000000" w:themeColor="text1"/>
        </w:rPr>
      </w:pPr>
      <w:r w:rsidRPr="002C4273">
        <w:rPr>
          <w:color w:val="000000" w:themeColor="text1"/>
        </w:rPr>
        <w:t>Category</w:t>
      </w:r>
      <w:r w:rsidRPr="002C4273">
        <w:rPr>
          <w:color w:val="000000" w:themeColor="text1"/>
          <w:spacing w:val="-5"/>
        </w:rPr>
        <w:t xml:space="preserve"> </w:t>
      </w:r>
      <w:r w:rsidR="0060536B" w:rsidRPr="002C4273">
        <w:rPr>
          <w:color w:val="000000" w:themeColor="text1"/>
        </w:rPr>
        <w:t>9</w:t>
      </w:r>
      <w:r w:rsidR="005C0BF8" w:rsidRPr="002C4273">
        <w:rPr>
          <w:color w:val="000000" w:themeColor="text1"/>
        </w:rPr>
        <w:t>f</w:t>
      </w:r>
      <w:r w:rsidRPr="002C4273">
        <w:rPr>
          <w:color w:val="000000" w:themeColor="text1"/>
        </w:rPr>
        <w:t>:</w:t>
      </w:r>
      <w:r w:rsidRPr="002C4273">
        <w:rPr>
          <w:color w:val="000000" w:themeColor="text1"/>
          <w:spacing w:val="-6"/>
        </w:rPr>
        <w:t xml:space="preserve"> </w:t>
      </w:r>
      <w:r w:rsidR="005C0BF8" w:rsidRPr="002C4273">
        <w:rPr>
          <w:color w:val="000000" w:themeColor="text1"/>
        </w:rPr>
        <w:t>Design Pro</w:t>
      </w:r>
      <w:r w:rsidR="00E741A0" w:rsidRPr="002C4273">
        <w:rPr>
          <w:color w:val="000000" w:themeColor="text1"/>
        </w:rPr>
        <w:t>gr</w:t>
      </w:r>
      <w:r w:rsidR="005C0BF8" w:rsidRPr="002C4273">
        <w:rPr>
          <w:color w:val="000000" w:themeColor="text1"/>
        </w:rPr>
        <w:t>am Manager</w:t>
      </w:r>
    </w:p>
    <w:p w14:paraId="788F8977" w14:textId="77777777" w:rsidR="000443F0" w:rsidRPr="002C4273" w:rsidRDefault="000443F0" w:rsidP="004015C6">
      <w:pPr>
        <w:pStyle w:val="BodyText"/>
        <w:ind w:left="450"/>
        <w:rPr>
          <w:color w:val="000000" w:themeColor="text1"/>
        </w:rPr>
      </w:pPr>
      <w:r w:rsidRPr="002C4273">
        <w:rPr>
          <w:color w:val="000000" w:themeColor="text1"/>
        </w:rPr>
        <w:t>The Offeror shall submit work samples and rate itself based on the number of personnel within their own company or that of a teaming subcontractor who meet the qualifications for Design Program Manager as defined in contract SOW.</w:t>
      </w:r>
      <w:r w:rsidRPr="002C4273">
        <w:rPr>
          <w:color w:val="000000" w:themeColor="text1"/>
          <w:spacing w:val="-3"/>
        </w:rPr>
        <w:t xml:space="preserve"> </w:t>
      </w:r>
      <w:r w:rsidRPr="002C4273">
        <w:rPr>
          <w:color w:val="000000" w:themeColor="text1"/>
        </w:rPr>
        <w:t>The</w:t>
      </w:r>
      <w:r w:rsidRPr="002C4273">
        <w:rPr>
          <w:color w:val="000000" w:themeColor="text1"/>
          <w:spacing w:val="-5"/>
        </w:rPr>
        <w:t xml:space="preserve"> </w:t>
      </w:r>
      <w:r w:rsidRPr="002C4273">
        <w:rPr>
          <w:color w:val="000000" w:themeColor="text1"/>
        </w:rPr>
        <w:t>Offeror</w:t>
      </w:r>
      <w:r w:rsidRPr="002C4273">
        <w:rPr>
          <w:color w:val="000000" w:themeColor="text1"/>
          <w:spacing w:val="-5"/>
        </w:rPr>
        <w:t xml:space="preserve"> </w:t>
      </w:r>
      <w:r w:rsidRPr="002C4273">
        <w:rPr>
          <w:color w:val="000000" w:themeColor="text1"/>
        </w:rPr>
        <w:t>shall</w:t>
      </w:r>
      <w:r w:rsidRPr="002C4273">
        <w:rPr>
          <w:color w:val="000000" w:themeColor="text1"/>
          <w:spacing w:val="-2"/>
        </w:rPr>
        <w:t xml:space="preserve"> </w:t>
      </w:r>
      <w:r w:rsidRPr="002C4273">
        <w:rPr>
          <w:color w:val="000000" w:themeColor="text1"/>
        </w:rPr>
        <w:t>provide</w:t>
      </w:r>
      <w:r w:rsidRPr="002C4273">
        <w:rPr>
          <w:color w:val="000000" w:themeColor="text1"/>
          <w:spacing w:val="-5"/>
        </w:rPr>
        <w:t xml:space="preserve"> </w:t>
      </w:r>
      <w:r w:rsidRPr="002C4273">
        <w:rPr>
          <w:color w:val="000000" w:themeColor="text1"/>
        </w:rPr>
        <w:t>the Certification(s) within the work sample.</w:t>
      </w:r>
    </w:p>
    <w:p w14:paraId="4EF5B29E" w14:textId="77777777" w:rsidR="000443F0" w:rsidRPr="002C4273" w:rsidRDefault="000443F0" w:rsidP="000443F0">
      <w:pPr>
        <w:pStyle w:val="BodyText"/>
        <w:rPr>
          <w:color w:val="000000" w:themeColor="text1"/>
        </w:rPr>
      </w:pPr>
    </w:p>
    <w:p w14:paraId="4438C879" w14:textId="7424ED8D" w:rsidR="000443F0" w:rsidRPr="002C4273" w:rsidRDefault="000443F0" w:rsidP="008355F0">
      <w:pPr>
        <w:pStyle w:val="Heading2"/>
        <w:numPr>
          <w:ilvl w:val="3"/>
          <w:numId w:val="7"/>
        </w:numPr>
        <w:tabs>
          <w:tab w:val="left" w:pos="1282"/>
        </w:tabs>
        <w:ind w:left="1282" w:hanging="810"/>
        <w:rPr>
          <w:color w:val="000000" w:themeColor="text1"/>
        </w:rPr>
      </w:pPr>
      <w:r w:rsidRPr="002C4273">
        <w:rPr>
          <w:color w:val="000000" w:themeColor="text1"/>
        </w:rPr>
        <w:t>Superintendents</w:t>
      </w:r>
    </w:p>
    <w:p w14:paraId="4AFC285D" w14:textId="611F939F" w:rsidR="000443F0" w:rsidRPr="002C4273" w:rsidRDefault="000443F0" w:rsidP="000443F0">
      <w:pPr>
        <w:pStyle w:val="BodyText"/>
        <w:ind w:left="450"/>
        <w:rPr>
          <w:color w:val="000000" w:themeColor="text1"/>
        </w:rPr>
      </w:pPr>
      <w:r w:rsidRPr="002C4273">
        <w:rPr>
          <w:color w:val="000000" w:themeColor="text1"/>
        </w:rPr>
        <w:t xml:space="preserve">The Offeror shall submit work samples and rate itself based on the number of personnel within their own company who meet the qualifications for </w:t>
      </w:r>
      <w:r w:rsidR="004015C6" w:rsidRPr="002C4273">
        <w:rPr>
          <w:color w:val="000000" w:themeColor="text1"/>
        </w:rPr>
        <w:t xml:space="preserve">Superintendent, </w:t>
      </w:r>
      <w:r w:rsidRPr="002C4273">
        <w:rPr>
          <w:color w:val="000000" w:themeColor="text1"/>
        </w:rPr>
        <w:t>as defined in contract SOW.</w:t>
      </w:r>
      <w:r w:rsidRPr="002C4273">
        <w:rPr>
          <w:color w:val="000000" w:themeColor="text1"/>
          <w:spacing w:val="-3"/>
        </w:rPr>
        <w:t xml:space="preserve"> </w:t>
      </w:r>
      <w:r w:rsidRPr="002C4273">
        <w:rPr>
          <w:color w:val="000000" w:themeColor="text1"/>
        </w:rPr>
        <w:t>The</w:t>
      </w:r>
      <w:r w:rsidRPr="002C4273">
        <w:rPr>
          <w:color w:val="000000" w:themeColor="text1"/>
          <w:spacing w:val="-5"/>
        </w:rPr>
        <w:t xml:space="preserve"> </w:t>
      </w:r>
      <w:r w:rsidRPr="002C4273">
        <w:rPr>
          <w:color w:val="000000" w:themeColor="text1"/>
        </w:rPr>
        <w:t>Offeror</w:t>
      </w:r>
      <w:r w:rsidRPr="002C4273">
        <w:rPr>
          <w:color w:val="000000" w:themeColor="text1"/>
          <w:spacing w:val="-5"/>
        </w:rPr>
        <w:t xml:space="preserve"> </w:t>
      </w:r>
      <w:r w:rsidRPr="002C4273">
        <w:rPr>
          <w:color w:val="000000" w:themeColor="text1"/>
        </w:rPr>
        <w:t>shall</w:t>
      </w:r>
      <w:r w:rsidRPr="002C4273">
        <w:rPr>
          <w:color w:val="000000" w:themeColor="text1"/>
          <w:spacing w:val="-2"/>
        </w:rPr>
        <w:t xml:space="preserve"> </w:t>
      </w:r>
      <w:r w:rsidRPr="002C4273">
        <w:rPr>
          <w:color w:val="000000" w:themeColor="text1"/>
        </w:rPr>
        <w:t>provide</w:t>
      </w:r>
      <w:r w:rsidRPr="002C4273">
        <w:rPr>
          <w:color w:val="000000" w:themeColor="text1"/>
          <w:spacing w:val="-5"/>
        </w:rPr>
        <w:t xml:space="preserve"> </w:t>
      </w:r>
      <w:r w:rsidRPr="002C4273">
        <w:rPr>
          <w:color w:val="000000" w:themeColor="text1"/>
        </w:rPr>
        <w:t>the Certification(s) within the work sample.</w:t>
      </w:r>
    </w:p>
    <w:p w14:paraId="258C1056" w14:textId="77777777" w:rsidR="00721DF8" w:rsidRPr="002C4273" w:rsidRDefault="00721DF8" w:rsidP="000443F0">
      <w:pPr>
        <w:pStyle w:val="BodyText"/>
        <w:ind w:left="450"/>
        <w:rPr>
          <w:color w:val="000000" w:themeColor="text1"/>
        </w:rPr>
      </w:pPr>
    </w:p>
    <w:p w14:paraId="179C57AD" w14:textId="39BE7965" w:rsidR="00721DF8" w:rsidRPr="005C0BF8" w:rsidRDefault="00721DF8" w:rsidP="000443F0">
      <w:pPr>
        <w:pStyle w:val="BodyText"/>
        <w:ind w:left="450"/>
      </w:pPr>
      <w:r w:rsidRPr="002C4273">
        <w:rPr>
          <w:color w:val="000000" w:themeColor="text1"/>
        </w:rPr>
        <w:t xml:space="preserve">Personnel used for ratings of Level 3 SSHOs may </w:t>
      </w:r>
      <w:r>
        <w:rPr>
          <w:color w:val="000000" w:themeColor="text1"/>
        </w:rPr>
        <w:t>also be used for this category, as long as qualifications for both are met.</w:t>
      </w:r>
    </w:p>
    <w:p w14:paraId="5109DB09" w14:textId="77777777" w:rsidR="00386AD3" w:rsidRPr="001735D4" w:rsidRDefault="00386AD3">
      <w:pPr>
        <w:pStyle w:val="BodyText"/>
        <w:spacing w:before="18"/>
        <w:rPr>
          <w:color w:val="FFC000"/>
        </w:rPr>
      </w:pPr>
    </w:p>
    <w:p w14:paraId="5109DB12" w14:textId="61E9C5E9" w:rsidR="00386AD3" w:rsidDel="00340482" w:rsidRDefault="00386AD3">
      <w:pPr>
        <w:spacing w:line="259" w:lineRule="auto"/>
        <w:rPr>
          <w:del w:id="89" w:author="REYES, HAILIE C 2d Lt USAF AFMC AFSC/PZIOC" w:date="2025-08-28T11:34:00Z" w16du:dateUtc="2025-08-28T16:34:00Z"/>
        </w:rPr>
        <w:sectPr w:rsidR="00386AD3" w:rsidDel="00340482">
          <w:pgSz w:w="12240" w:h="15840"/>
          <w:pgMar w:top="1380" w:right="1040" w:bottom="1980" w:left="1040" w:header="0" w:footer="1744" w:gutter="0"/>
          <w:cols w:space="720"/>
        </w:sectPr>
      </w:pPr>
    </w:p>
    <w:p w14:paraId="5109DB13" w14:textId="77777777" w:rsidR="00386AD3" w:rsidRPr="00DE64DA" w:rsidRDefault="00390AE1" w:rsidP="008355F0">
      <w:pPr>
        <w:pStyle w:val="Heading1"/>
        <w:numPr>
          <w:ilvl w:val="0"/>
          <w:numId w:val="7"/>
        </w:numPr>
        <w:tabs>
          <w:tab w:val="left" w:pos="471"/>
        </w:tabs>
        <w:spacing w:before="61"/>
        <w:ind w:left="471" w:hanging="359"/>
      </w:pPr>
      <w:r w:rsidRPr="00DE64DA">
        <w:lastRenderedPageBreak/>
        <w:t>VOLUME</w:t>
      </w:r>
      <w:r w:rsidRPr="00DE64DA">
        <w:rPr>
          <w:spacing w:val="-2"/>
        </w:rPr>
        <w:t xml:space="preserve"> </w:t>
      </w:r>
      <w:r w:rsidRPr="00DE64DA">
        <w:t>III</w:t>
      </w:r>
      <w:r w:rsidRPr="00DE64DA">
        <w:rPr>
          <w:spacing w:val="-3"/>
        </w:rPr>
        <w:t xml:space="preserve"> </w:t>
      </w:r>
      <w:r w:rsidRPr="00DE64DA">
        <w:t>-</w:t>
      </w:r>
      <w:r w:rsidRPr="00DE64DA">
        <w:rPr>
          <w:spacing w:val="-1"/>
        </w:rPr>
        <w:t xml:space="preserve"> </w:t>
      </w:r>
      <w:r w:rsidRPr="00DE64DA">
        <w:t>PAST</w:t>
      </w:r>
      <w:r w:rsidRPr="00DE64DA">
        <w:rPr>
          <w:spacing w:val="-3"/>
        </w:rPr>
        <w:t xml:space="preserve"> </w:t>
      </w:r>
      <w:r w:rsidRPr="00DE64DA">
        <w:rPr>
          <w:spacing w:val="-2"/>
        </w:rPr>
        <w:t>PERFORMANCE</w:t>
      </w:r>
    </w:p>
    <w:p w14:paraId="5109DB14" w14:textId="77777777" w:rsidR="00386AD3" w:rsidRPr="00DE64DA" w:rsidRDefault="00386AD3">
      <w:pPr>
        <w:pStyle w:val="BodyText"/>
        <w:spacing w:before="41"/>
        <w:rPr>
          <w:b/>
        </w:rPr>
      </w:pPr>
    </w:p>
    <w:p w14:paraId="5109DB15" w14:textId="77777777" w:rsidR="00386AD3" w:rsidRPr="00DE64DA" w:rsidRDefault="00390AE1" w:rsidP="008355F0">
      <w:pPr>
        <w:pStyle w:val="ListParagraph"/>
        <w:numPr>
          <w:ilvl w:val="1"/>
          <w:numId w:val="7"/>
        </w:numPr>
        <w:tabs>
          <w:tab w:val="left" w:pos="652"/>
        </w:tabs>
        <w:spacing w:line="259" w:lineRule="auto"/>
        <w:ind w:right="131" w:firstLine="0"/>
      </w:pPr>
      <w:r w:rsidRPr="00DE64DA">
        <w:rPr>
          <w:b/>
        </w:rPr>
        <w:t>Organization.</w:t>
      </w:r>
      <w:r w:rsidRPr="00DE64DA">
        <w:rPr>
          <w:b/>
          <w:spacing w:val="-2"/>
        </w:rPr>
        <w:t xml:space="preserve"> </w:t>
      </w:r>
      <w:r w:rsidRPr="00DE64DA">
        <w:t>This</w:t>
      </w:r>
      <w:r w:rsidRPr="00DE64DA">
        <w:rPr>
          <w:spacing w:val="-2"/>
        </w:rPr>
        <w:t xml:space="preserve"> </w:t>
      </w:r>
      <w:r w:rsidRPr="00DE64DA">
        <w:t>volume</w:t>
      </w:r>
      <w:r w:rsidRPr="00DE64DA">
        <w:rPr>
          <w:spacing w:val="-2"/>
        </w:rPr>
        <w:t xml:space="preserve"> </w:t>
      </w:r>
      <w:r w:rsidRPr="00DE64DA">
        <w:t>shall</w:t>
      </w:r>
      <w:r w:rsidRPr="00DE64DA">
        <w:rPr>
          <w:spacing w:val="-1"/>
        </w:rPr>
        <w:t xml:space="preserve"> </w:t>
      </w:r>
      <w:r w:rsidRPr="00DE64DA">
        <w:t>be</w:t>
      </w:r>
      <w:r w:rsidRPr="00DE64DA">
        <w:rPr>
          <w:spacing w:val="-2"/>
        </w:rPr>
        <w:t xml:space="preserve"> </w:t>
      </w:r>
      <w:r w:rsidRPr="00DE64DA">
        <w:t>organized</w:t>
      </w:r>
      <w:r w:rsidRPr="00DE64DA">
        <w:rPr>
          <w:spacing w:val="-5"/>
        </w:rPr>
        <w:t xml:space="preserve"> </w:t>
      </w:r>
      <w:r w:rsidRPr="00DE64DA">
        <w:t>according</w:t>
      </w:r>
      <w:r w:rsidRPr="00DE64DA">
        <w:rPr>
          <w:spacing w:val="-2"/>
        </w:rPr>
        <w:t xml:space="preserve"> </w:t>
      </w:r>
      <w:r w:rsidRPr="00DE64DA">
        <w:t>to</w:t>
      </w:r>
      <w:r w:rsidRPr="00DE64DA">
        <w:rPr>
          <w:spacing w:val="-2"/>
        </w:rPr>
        <w:t xml:space="preserve"> </w:t>
      </w:r>
      <w:r w:rsidRPr="00DE64DA">
        <w:t>Table</w:t>
      </w:r>
      <w:r w:rsidRPr="00DE64DA">
        <w:rPr>
          <w:spacing w:val="-4"/>
        </w:rPr>
        <w:t xml:space="preserve"> </w:t>
      </w:r>
      <w:r w:rsidRPr="00DE64DA">
        <w:t>1</w:t>
      </w:r>
      <w:r w:rsidRPr="00DE64DA">
        <w:rPr>
          <w:spacing w:val="-2"/>
        </w:rPr>
        <w:t xml:space="preserve"> </w:t>
      </w:r>
      <w:r w:rsidRPr="00DE64DA">
        <w:t>above. For</w:t>
      </w:r>
      <w:r w:rsidRPr="00DE64DA">
        <w:rPr>
          <w:spacing w:val="-2"/>
        </w:rPr>
        <w:t xml:space="preserve"> </w:t>
      </w:r>
      <w:r w:rsidRPr="00DE64DA">
        <w:t>all</w:t>
      </w:r>
      <w:r w:rsidRPr="00DE64DA">
        <w:rPr>
          <w:spacing w:val="-4"/>
        </w:rPr>
        <w:t xml:space="preserve"> </w:t>
      </w:r>
      <w:r w:rsidRPr="00DE64DA">
        <w:t>work</w:t>
      </w:r>
      <w:r w:rsidRPr="00DE64DA">
        <w:rPr>
          <w:spacing w:val="-2"/>
        </w:rPr>
        <w:t xml:space="preserve"> </w:t>
      </w:r>
      <w:r w:rsidRPr="00DE64DA">
        <w:t>samples</w:t>
      </w:r>
      <w:r w:rsidRPr="00DE64DA">
        <w:rPr>
          <w:spacing w:val="-4"/>
        </w:rPr>
        <w:t xml:space="preserve"> </w:t>
      </w:r>
      <w:r w:rsidRPr="00DE64DA">
        <w:t>provided under Volume II, Technical</w:t>
      </w:r>
      <w:r w:rsidRPr="00DE64DA">
        <w:rPr>
          <w:spacing w:val="-2"/>
        </w:rPr>
        <w:t xml:space="preserve"> </w:t>
      </w:r>
      <w:r w:rsidRPr="00DE64DA">
        <w:t>Experience,</w:t>
      </w:r>
      <w:r w:rsidRPr="00DE64DA">
        <w:rPr>
          <w:spacing w:val="-3"/>
        </w:rPr>
        <w:t xml:space="preserve"> </w:t>
      </w:r>
      <w:r w:rsidRPr="00DE64DA">
        <w:t>the Offeror</w:t>
      </w:r>
      <w:r w:rsidRPr="00DE64DA">
        <w:rPr>
          <w:spacing w:val="-2"/>
        </w:rPr>
        <w:t xml:space="preserve"> </w:t>
      </w:r>
      <w:r w:rsidRPr="00DE64DA">
        <w:t>shall</w:t>
      </w:r>
      <w:r w:rsidRPr="00DE64DA">
        <w:rPr>
          <w:spacing w:val="-2"/>
        </w:rPr>
        <w:t xml:space="preserve"> </w:t>
      </w:r>
      <w:r w:rsidRPr="00DE64DA">
        <w:t>submit Past Performance Submissions for</w:t>
      </w:r>
      <w:r w:rsidRPr="00DE64DA">
        <w:rPr>
          <w:spacing w:val="-2"/>
        </w:rPr>
        <w:t xml:space="preserve"> </w:t>
      </w:r>
      <w:r w:rsidRPr="00DE64DA">
        <w:t>inclusion</w:t>
      </w:r>
      <w:r w:rsidRPr="00DE64DA">
        <w:rPr>
          <w:spacing w:val="-3"/>
        </w:rPr>
        <w:t xml:space="preserve"> </w:t>
      </w:r>
      <w:r w:rsidRPr="00DE64DA">
        <w:t>in this</w:t>
      </w:r>
      <w:r w:rsidRPr="00DE64DA">
        <w:rPr>
          <w:spacing w:val="-3"/>
        </w:rPr>
        <w:t xml:space="preserve"> </w:t>
      </w:r>
      <w:r w:rsidRPr="00DE64DA">
        <w:t>volume.</w:t>
      </w:r>
      <w:r w:rsidRPr="00DE64DA">
        <w:rPr>
          <w:spacing w:val="-3"/>
        </w:rPr>
        <w:t xml:space="preserve"> </w:t>
      </w:r>
      <w:r w:rsidRPr="00DE64DA">
        <w:t>A</w:t>
      </w:r>
      <w:r w:rsidRPr="00DE64DA">
        <w:rPr>
          <w:spacing w:val="-3"/>
        </w:rPr>
        <w:t xml:space="preserve"> </w:t>
      </w:r>
      <w:r w:rsidRPr="00DE64DA">
        <w:t>Past</w:t>
      </w:r>
      <w:r w:rsidRPr="00DE64DA">
        <w:rPr>
          <w:spacing w:val="-2"/>
        </w:rPr>
        <w:t xml:space="preserve"> </w:t>
      </w:r>
      <w:r w:rsidRPr="00DE64DA">
        <w:t>Performance</w:t>
      </w:r>
      <w:r w:rsidRPr="00DE64DA">
        <w:rPr>
          <w:spacing w:val="-3"/>
        </w:rPr>
        <w:t xml:space="preserve"> </w:t>
      </w:r>
      <w:r w:rsidRPr="00DE64DA">
        <w:t>Submission</w:t>
      </w:r>
      <w:r w:rsidRPr="00DE64DA">
        <w:rPr>
          <w:spacing w:val="-3"/>
        </w:rPr>
        <w:t xml:space="preserve"> </w:t>
      </w:r>
      <w:r w:rsidRPr="00DE64DA">
        <w:t>consists</w:t>
      </w:r>
      <w:r w:rsidRPr="00DE64DA">
        <w:rPr>
          <w:spacing w:val="-5"/>
        </w:rPr>
        <w:t xml:space="preserve"> </w:t>
      </w:r>
      <w:r w:rsidRPr="00DE64DA">
        <w:t xml:space="preserve">of </w:t>
      </w:r>
      <w:r w:rsidRPr="00DE64DA">
        <w:rPr>
          <w:i/>
        </w:rPr>
        <w:t>Appendix</w:t>
      </w:r>
      <w:r w:rsidRPr="00DE64DA">
        <w:rPr>
          <w:i/>
          <w:spacing w:val="-2"/>
        </w:rPr>
        <w:t xml:space="preserve"> </w:t>
      </w:r>
      <w:r w:rsidRPr="00DE64DA">
        <w:rPr>
          <w:i/>
        </w:rPr>
        <w:t>E</w:t>
      </w:r>
      <w:r w:rsidRPr="00DE64DA">
        <w:rPr>
          <w:i/>
          <w:spacing w:val="-4"/>
        </w:rPr>
        <w:t xml:space="preserve"> </w:t>
      </w:r>
      <w:r w:rsidRPr="00DE64DA">
        <w:rPr>
          <w:i/>
        </w:rPr>
        <w:t>to</w:t>
      </w:r>
      <w:r w:rsidRPr="00DE64DA">
        <w:rPr>
          <w:i/>
          <w:spacing w:val="-5"/>
        </w:rPr>
        <w:t xml:space="preserve"> </w:t>
      </w:r>
      <w:r w:rsidRPr="00DE64DA">
        <w:rPr>
          <w:i/>
        </w:rPr>
        <w:t>Section</w:t>
      </w:r>
      <w:r w:rsidRPr="00DE64DA">
        <w:rPr>
          <w:i/>
          <w:spacing w:val="-3"/>
        </w:rPr>
        <w:t xml:space="preserve"> </w:t>
      </w:r>
      <w:r w:rsidRPr="00DE64DA">
        <w:rPr>
          <w:i/>
        </w:rPr>
        <w:t>L</w:t>
      </w:r>
      <w:r w:rsidRPr="00DE64DA">
        <w:rPr>
          <w:i/>
          <w:spacing w:val="-5"/>
        </w:rPr>
        <w:t xml:space="preserve"> </w:t>
      </w:r>
      <w:r w:rsidRPr="00DE64DA">
        <w:rPr>
          <w:i/>
        </w:rPr>
        <w:t>Past</w:t>
      </w:r>
      <w:r w:rsidRPr="00DE64DA">
        <w:rPr>
          <w:i/>
          <w:spacing w:val="-2"/>
        </w:rPr>
        <w:t xml:space="preserve"> </w:t>
      </w:r>
      <w:r w:rsidRPr="00DE64DA">
        <w:rPr>
          <w:i/>
        </w:rPr>
        <w:t>Performance</w:t>
      </w:r>
      <w:r w:rsidRPr="00DE64DA">
        <w:rPr>
          <w:i/>
          <w:spacing w:val="-3"/>
        </w:rPr>
        <w:t xml:space="preserve"> </w:t>
      </w:r>
      <w:r w:rsidRPr="00DE64DA">
        <w:rPr>
          <w:i/>
        </w:rPr>
        <w:t>Information Sheet</w:t>
      </w:r>
      <w:r w:rsidRPr="00DE64DA">
        <w:t>, and Contractor Performance Assessment Reports (when applicable) within seven (7) years from RFP issuance. Past Performance Submissions may reflect work accomplished by the prime and/or by</w:t>
      </w:r>
      <w:r w:rsidRPr="00DE64DA">
        <w:rPr>
          <w:spacing w:val="-1"/>
        </w:rPr>
        <w:t xml:space="preserve"> </w:t>
      </w:r>
      <w:r w:rsidRPr="00DE64DA">
        <w:t>team members.</w:t>
      </w:r>
    </w:p>
    <w:p w14:paraId="5109DB16" w14:textId="77777777" w:rsidR="00386AD3" w:rsidRPr="00DE64DA" w:rsidRDefault="00386AD3">
      <w:pPr>
        <w:pStyle w:val="BodyText"/>
        <w:spacing w:before="18"/>
      </w:pPr>
    </w:p>
    <w:p w14:paraId="5109DB17" w14:textId="77777777" w:rsidR="00386AD3" w:rsidRPr="00DE64DA" w:rsidRDefault="00390AE1" w:rsidP="008355F0">
      <w:pPr>
        <w:pStyle w:val="ListParagraph"/>
        <w:numPr>
          <w:ilvl w:val="1"/>
          <w:numId w:val="7"/>
        </w:numPr>
        <w:tabs>
          <w:tab w:val="left" w:pos="652"/>
        </w:tabs>
        <w:spacing w:line="259" w:lineRule="auto"/>
        <w:ind w:right="475" w:firstLine="0"/>
      </w:pPr>
      <w:r w:rsidRPr="00DE64DA">
        <w:rPr>
          <w:b/>
        </w:rPr>
        <w:t xml:space="preserve">Past performance Information Sheet. </w:t>
      </w:r>
      <w:r w:rsidRPr="00DE64DA">
        <w:rPr>
          <w:i/>
        </w:rPr>
        <w:t>Appendix E to</w:t>
      </w:r>
      <w:r w:rsidRPr="00DE64DA">
        <w:rPr>
          <w:i/>
          <w:spacing w:val="-1"/>
        </w:rPr>
        <w:t xml:space="preserve"> </w:t>
      </w:r>
      <w:r w:rsidRPr="00DE64DA">
        <w:rPr>
          <w:i/>
        </w:rPr>
        <w:t>Section L Past Performance Information</w:t>
      </w:r>
      <w:r w:rsidRPr="00DE64DA">
        <w:rPr>
          <w:i/>
          <w:spacing w:val="-1"/>
        </w:rPr>
        <w:t xml:space="preserve"> </w:t>
      </w:r>
      <w:r w:rsidRPr="00DE64DA">
        <w:rPr>
          <w:i/>
        </w:rPr>
        <w:t xml:space="preserve">Sheet </w:t>
      </w:r>
      <w:r w:rsidRPr="00DE64DA">
        <w:t xml:space="preserve">shall be completed for each work sample submitted. Offerors shall follow the instructions provided within </w:t>
      </w:r>
      <w:r w:rsidRPr="00DE64DA">
        <w:rPr>
          <w:i/>
        </w:rPr>
        <w:t>Appendix</w:t>
      </w:r>
      <w:r w:rsidRPr="00DE64DA">
        <w:rPr>
          <w:i/>
          <w:spacing w:val="-2"/>
        </w:rPr>
        <w:t xml:space="preserve"> </w:t>
      </w:r>
      <w:r w:rsidRPr="00DE64DA">
        <w:rPr>
          <w:i/>
        </w:rPr>
        <w:t>E</w:t>
      </w:r>
      <w:r w:rsidRPr="00DE64DA">
        <w:t>.</w:t>
      </w:r>
      <w:r w:rsidRPr="00DE64DA">
        <w:rPr>
          <w:spacing w:val="-3"/>
        </w:rPr>
        <w:t xml:space="preserve"> </w:t>
      </w:r>
      <w:r w:rsidRPr="00DE64DA">
        <w:t>The</w:t>
      </w:r>
      <w:r w:rsidRPr="00DE64DA">
        <w:rPr>
          <w:spacing w:val="-3"/>
        </w:rPr>
        <w:t xml:space="preserve"> </w:t>
      </w:r>
      <w:r w:rsidRPr="00DE64DA">
        <w:t>Government</w:t>
      </w:r>
      <w:r w:rsidRPr="00DE64DA">
        <w:rPr>
          <w:spacing w:val="-2"/>
        </w:rPr>
        <w:t xml:space="preserve"> </w:t>
      </w:r>
      <w:r w:rsidRPr="00DE64DA">
        <w:t>may</w:t>
      </w:r>
      <w:r w:rsidRPr="00DE64DA">
        <w:rPr>
          <w:spacing w:val="-3"/>
        </w:rPr>
        <w:t xml:space="preserve"> </w:t>
      </w:r>
      <w:r w:rsidRPr="00DE64DA">
        <w:t>contact</w:t>
      </w:r>
      <w:r w:rsidRPr="00DE64DA">
        <w:rPr>
          <w:spacing w:val="-4"/>
        </w:rPr>
        <w:t xml:space="preserve"> </w:t>
      </w:r>
      <w:r w:rsidRPr="00DE64DA">
        <w:t>the</w:t>
      </w:r>
      <w:r w:rsidRPr="00DE64DA">
        <w:rPr>
          <w:spacing w:val="-4"/>
        </w:rPr>
        <w:t xml:space="preserve"> </w:t>
      </w:r>
      <w:r w:rsidRPr="00DE64DA">
        <w:t>POCs</w:t>
      </w:r>
      <w:r w:rsidRPr="00DE64DA">
        <w:rPr>
          <w:spacing w:val="-3"/>
        </w:rPr>
        <w:t xml:space="preserve"> </w:t>
      </w:r>
      <w:r w:rsidRPr="00DE64DA">
        <w:t>provided.</w:t>
      </w:r>
      <w:r w:rsidRPr="00DE64DA">
        <w:rPr>
          <w:spacing w:val="-3"/>
        </w:rPr>
        <w:t xml:space="preserve"> </w:t>
      </w:r>
      <w:r w:rsidRPr="00DE64DA">
        <w:t>The</w:t>
      </w:r>
      <w:r w:rsidRPr="00DE64DA">
        <w:rPr>
          <w:spacing w:val="-3"/>
        </w:rPr>
        <w:t xml:space="preserve"> </w:t>
      </w:r>
      <w:r w:rsidRPr="00DE64DA">
        <w:t>Government</w:t>
      </w:r>
      <w:r w:rsidRPr="00DE64DA">
        <w:rPr>
          <w:spacing w:val="-4"/>
        </w:rPr>
        <w:t xml:space="preserve"> </w:t>
      </w:r>
      <w:r w:rsidRPr="00DE64DA">
        <w:t>reserves</w:t>
      </w:r>
      <w:r w:rsidRPr="00DE64DA">
        <w:rPr>
          <w:spacing w:val="-4"/>
        </w:rPr>
        <w:t xml:space="preserve"> </w:t>
      </w:r>
      <w:r w:rsidRPr="00DE64DA">
        <w:t>the</w:t>
      </w:r>
      <w:r w:rsidRPr="00DE64DA">
        <w:rPr>
          <w:spacing w:val="-4"/>
        </w:rPr>
        <w:t xml:space="preserve"> </w:t>
      </w:r>
      <w:r w:rsidRPr="00DE64DA">
        <w:t>right</w:t>
      </w:r>
      <w:r w:rsidRPr="00DE64DA">
        <w:rPr>
          <w:spacing w:val="-4"/>
        </w:rPr>
        <w:t xml:space="preserve"> </w:t>
      </w:r>
      <w:r w:rsidRPr="00DE64DA">
        <w:t>to</w:t>
      </w:r>
      <w:r w:rsidRPr="00DE64DA">
        <w:rPr>
          <w:spacing w:val="-3"/>
        </w:rPr>
        <w:t xml:space="preserve"> </w:t>
      </w:r>
      <w:r w:rsidRPr="00DE64DA">
        <w:t>contact additional POCs if necessary.</w:t>
      </w:r>
    </w:p>
    <w:p w14:paraId="5109DB18" w14:textId="77777777" w:rsidR="00386AD3" w:rsidRPr="00DE64DA" w:rsidRDefault="00386AD3">
      <w:pPr>
        <w:pStyle w:val="BodyText"/>
        <w:spacing w:before="20"/>
      </w:pPr>
    </w:p>
    <w:p w14:paraId="5109DB19" w14:textId="77777777" w:rsidR="00386AD3" w:rsidRPr="00DE64DA" w:rsidRDefault="00390AE1" w:rsidP="008355F0">
      <w:pPr>
        <w:pStyle w:val="ListParagraph"/>
        <w:numPr>
          <w:ilvl w:val="1"/>
          <w:numId w:val="7"/>
        </w:numPr>
        <w:tabs>
          <w:tab w:val="left" w:pos="652"/>
        </w:tabs>
        <w:spacing w:line="259" w:lineRule="auto"/>
        <w:ind w:right="413" w:firstLine="0"/>
      </w:pPr>
      <w:r w:rsidRPr="00DE64DA">
        <w:rPr>
          <w:b/>
        </w:rPr>
        <w:t>Contractor</w:t>
      </w:r>
      <w:r w:rsidRPr="00DE64DA">
        <w:rPr>
          <w:b/>
          <w:spacing w:val="-3"/>
        </w:rPr>
        <w:t xml:space="preserve"> </w:t>
      </w:r>
      <w:r w:rsidRPr="00DE64DA">
        <w:rPr>
          <w:b/>
        </w:rPr>
        <w:t>Performance</w:t>
      </w:r>
      <w:r w:rsidRPr="00DE64DA">
        <w:rPr>
          <w:b/>
          <w:spacing w:val="-5"/>
        </w:rPr>
        <w:t xml:space="preserve"> </w:t>
      </w:r>
      <w:r w:rsidRPr="00DE64DA">
        <w:rPr>
          <w:b/>
        </w:rPr>
        <w:t>Assessment</w:t>
      </w:r>
      <w:r w:rsidRPr="00DE64DA">
        <w:rPr>
          <w:b/>
          <w:spacing w:val="-3"/>
        </w:rPr>
        <w:t xml:space="preserve"> </w:t>
      </w:r>
      <w:r w:rsidRPr="00DE64DA">
        <w:rPr>
          <w:b/>
        </w:rPr>
        <w:t>Reports</w:t>
      </w:r>
      <w:r w:rsidRPr="00DE64DA">
        <w:rPr>
          <w:b/>
          <w:spacing w:val="-5"/>
        </w:rPr>
        <w:t xml:space="preserve"> </w:t>
      </w:r>
      <w:r w:rsidRPr="00DE64DA">
        <w:rPr>
          <w:b/>
        </w:rPr>
        <w:t>(CPARs)</w:t>
      </w:r>
      <w:r w:rsidRPr="00DE64DA">
        <w:t>.</w:t>
      </w:r>
      <w:r w:rsidRPr="00DE64DA">
        <w:rPr>
          <w:spacing w:val="-3"/>
        </w:rPr>
        <w:t xml:space="preserve"> </w:t>
      </w:r>
      <w:r w:rsidRPr="00DE64DA">
        <w:t>The</w:t>
      </w:r>
      <w:r w:rsidRPr="00DE64DA">
        <w:rPr>
          <w:spacing w:val="-3"/>
        </w:rPr>
        <w:t xml:space="preserve"> </w:t>
      </w:r>
      <w:r w:rsidRPr="00DE64DA">
        <w:t>Offeror</w:t>
      </w:r>
      <w:r w:rsidRPr="00DE64DA">
        <w:rPr>
          <w:spacing w:val="-5"/>
        </w:rPr>
        <w:t xml:space="preserve"> </w:t>
      </w:r>
      <w:r w:rsidRPr="00DE64DA">
        <w:t>shall</w:t>
      </w:r>
      <w:r w:rsidRPr="00DE64DA">
        <w:rPr>
          <w:spacing w:val="-2"/>
        </w:rPr>
        <w:t xml:space="preserve"> </w:t>
      </w:r>
      <w:r w:rsidRPr="00DE64DA">
        <w:t>provide</w:t>
      </w:r>
      <w:r w:rsidRPr="00DE64DA">
        <w:rPr>
          <w:spacing w:val="-5"/>
        </w:rPr>
        <w:t xml:space="preserve"> </w:t>
      </w:r>
      <w:r w:rsidRPr="00DE64DA">
        <w:t>the</w:t>
      </w:r>
      <w:r w:rsidRPr="00DE64DA">
        <w:rPr>
          <w:spacing w:val="-5"/>
        </w:rPr>
        <w:t xml:space="preserve"> </w:t>
      </w:r>
      <w:r w:rsidRPr="00DE64DA">
        <w:t>most</w:t>
      </w:r>
      <w:r w:rsidRPr="00DE64DA">
        <w:rPr>
          <w:spacing w:val="-4"/>
        </w:rPr>
        <w:t xml:space="preserve"> </w:t>
      </w:r>
      <w:r w:rsidRPr="00DE64DA">
        <w:t>recently completed CPARs as part of the Past Performance Submission if a CPARs was created for the work sample (contract/order). If</w:t>
      </w:r>
      <w:r w:rsidRPr="00DE64DA">
        <w:rPr>
          <w:spacing w:val="-1"/>
        </w:rPr>
        <w:t xml:space="preserve"> </w:t>
      </w:r>
      <w:r w:rsidRPr="00DE64DA">
        <w:t>the CPARs was generated at the IDIQ level, the Offeror</w:t>
      </w:r>
      <w:r w:rsidRPr="00DE64DA">
        <w:rPr>
          <w:spacing w:val="-1"/>
        </w:rPr>
        <w:t xml:space="preserve"> </w:t>
      </w:r>
      <w:r w:rsidRPr="00DE64DA">
        <w:t>shall only submit</w:t>
      </w:r>
      <w:r w:rsidRPr="00DE64DA">
        <w:rPr>
          <w:spacing w:val="-1"/>
        </w:rPr>
        <w:t xml:space="preserve"> </w:t>
      </w:r>
      <w:r w:rsidRPr="00DE64DA">
        <w:t>the</w:t>
      </w:r>
      <w:r w:rsidRPr="00DE64DA">
        <w:rPr>
          <w:spacing w:val="-1"/>
        </w:rPr>
        <w:t xml:space="preserve"> </w:t>
      </w:r>
      <w:r w:rsidRPr="00DE64DA">
        <w:t>most recent CPARs if the work sample (contract/order) is explicitly identified within the CPARs.</w:t>
      </w:r>
    </w:p>
    <w:p w14:paraId="5109DB1A" w14:textId="77777777" w:rsidR="00386AD3" w:rsidRPr="00DE64DA" w:rsidRDefault="00386AD3">
      <w:pPr>
        <w:pStyle w:val="BodyText"/>
        <w:spacing w:before="20"/>
      </w:pPr>
    </w:p>
    <w:p w14:paraId="5109DB1B" w14:textId="77777777" w:rsidR="00386AD3" w:rsidRPr="00DE64DA" w:rsidRDefault="00390AE1" w:rsidP="008355F0">
      <w:pPr>
        <w:pStyle w:val="Heading1"/>
        <w:numPr>
          <w:ilvl w:val="0"/>
          <w:numId w:val="7"/>
        </w:numPr>
        <w:tabs>
          <w:tab w:val="left" w:pos="471"/>
        </w:tabs>
        <w:ind w:left="471" w:hanging="359"/>
      </w:pPr>
      <w:r w:rsidRPr="00DE64DA">
        <w:t>VOLUME</w:t>
      </w:r>
      <w:r w:rsidRPr="00DE64DA">
        <w:rPr>
          <w:spacing w:val="-5"/>
        </w:rPr>
        <w:t xml:space="preserve"> </w:t>
      </w:r>
      <w:r w:rsidRPr="00DE64DA">
        <w:t>IV</w:t>
      </w:r>
      <w:r w:rsidRPr="00DE64DA">
        <w:rPr>
          <w:spacing w:val="-5"/>
        </w:rPr>
        <w:t xml:space="preserve"> </w:t>
      </w:r>
      <w:r w:rsidRPr="00DE64DA">
        <w:t>-</w:t>
      </w:r>
      <w:r w:rsidRPr="00DE64DA">
        <w:rPr>
          <w:spacing w:val="-4"/>
        </w:rPr>
        <w:t xml:space="preserve"> </w:t>
      </w:r>
      <w:r w:rsidRPr="00DE64DA">
        <w:t>CONTRACT</w:t>
      </w:r>
      <w:r w:rsidRPr="00DE64DA">
        <w:rPr>
          <w:spacing w:val="-5"/>
        </w:rPr>
        <w:t xml:space="preserve"> </w:t>
      </w:r>
      <w:r w:rsidRPr="00DE64DA">
        <w:rPr>
          <w:spacing w:val="-2"/>
        </w:rPr>
        <w:t>DOCUMENTATION</w:t>
      </w:r>
    </w:p>
    <w:p w14:paraId="5109DB1C" w14:textId="77777777" w:rsidR="00386AD3" w:rsidRPr="00DE64DA" w:rsidRDefault="00386AD3">
      <w:pPr>
        <w:pStyle w:val="BodyText"/>
        <w:spacing w:before="39"/>
        <w:rPr>
          <w:b/>
        </w:rPr>
      </w:pPr>
    </w:p>
    <w:p w14:paraId="5109DB1D" w14:textId="77777777" w:rsidR="00386AD3" w:rsidRPr="00DE64DA" w:rsidRDefault="00390AE1" w:rsidP="008355F0">
      <w:pPr>
        <w:pStyle w:val="ListParagraph"/>
        <w:numPr>
          <w:ilvl w:val="1"/>
          <w:numId w:val="7"/>
        </w:numPr>
        <w:tabs>
          <w:tab w:val="left" w:pos="652"/>
        </w:tabs>
        <w:ind w:left="652" w:hanging="540"/>
      </w:pPr>
      <w:r w:rsidRPr="00DE64DA">
        <w:rPr>
          <w:b/>
        </w:rPr>
        <w:t>Organization.</w:t>
      </w:r>
      <w:r w:rsidRPr="00DE64DA">
        <w:rPr>
          <w:b/>
          <w:spacing w:val="-4"/>
        </w:rPr>
        <w:t xml:space="preserve"> </w:t>
      </w:r>
      <w:r w:rsidRPr="00DE64DA">
        <w:t>This</w:t>
      </w:r>
      <w:r w:rsidRPr="00DE64DA">
        <w:rPr>
          <w:spacing w:val="-4"/>
        </w:rPr>
        <w:t xml:space="preserve"> </w:t>
      </w:r>
      <w:r w:rsidRPr="00DE64DA">
        <w:t>volume</w:t>
      </w:r>
      <w:r w:rsidRPr="00DE64DA">
        <w:rPr>
          <w:spacing w:val="-3"/>
        </w:rPr>
        <w:t xml:space="preserve"> </w:t>
      </w:r>
      <w:r w:rsidRPr="00DE64DA">
        <w:t>shall</w:t>
      </w:r>
      <w:r w:rsidRPr="00DE64DA">
        <w:rPr>
          <w:spacing w:val="-3"/>
        </w:rPr>
        <w:t xml:space="preserve"> </w:t>
      </w:r>
      <w:r w:rsidRPr="00DE64DA">
        <w:t>be</w:t>
      </w:r>
      <w:r w:rsidRPr="00DE64DA">
        <w:rPr>
          <w:spacing w:val="-3"/>
        </w:rPr>
        <w:t xml:space="preserve"> </w:t>
      </w:r>
      <w:r w:rsidRPr="00DE64DA">
        <w:t>organized</w:t>
      </w:r>
      <w:r w:rsidRPr="00DE64DA">
        <w:rPr>
          <w:spacing w:val="-7"/>
        </w:rPr>
        <w:t xml:space="preserve"> </w:t>
      </w:r>
      <w:r w:rsidRPr="00DE64DA">
        <w:t>according</w:t>
      </w:r>
      <w:r w:rsidRPr="00DE64DA">
        <w:rPr>
          <w:spacing w:val="-3"/>
        </w:rPr>
        <w:t xml:space="preserve"> </w:t>
      </w:r>
      <w:r w:rsidRPr="00DE64DA">
        <w:t>to</w:t>
      </w:r>
      <w:r w:rsidRPr="00DE64DA">
        <w:rPr>
          <w:spacing w:val="-4"/>
        </w:rPr>
        <w:t xml:space="preserve"> </w:t>
      </w:r>
      <w:r w:rsidRPr="00DE64DA">
        <w:t>Table</w:t>
      </w:r>
      <w:r w:rsidRPr="00DE64DA">
        <w:rPr>
          <w:spacing w:val="-5"/>
        </w:rPr>
        <w:t xml:space="preserve"> </w:t>
      </w:r>
      <w:r w:rsidRPr="00DE64DA">
        <w:t>1</w:t>
      </w:r>
      <w:r w:rsidRPr="00DE64DA">
        <w:rPr>
          <w:spacing w:val="-3"/>
        </w:rPr>
        <w:t xml:space="preserve"> </w:t>
      </w:r>
      <w:r w:rsidRPr="00DE64DA">
        <w:rPr>
          <w:spacing w:val="-2"/>
        </w:rPr>
        <w:t>above.</w:t>
      </w:r>
    </w:p>
    <w:p w14:paraId="5109DB1E" w14:textId="77777777" w:rsidR="00386AD3" w:rsidRPr="00DE64DA" w:rsidRDefault="00386AD3">
      <w:pPr>
        <w:pStyle w:val="BodyText"/>
        <w:spacing w:before="41"/>
      </w:pPr>
    </w:p>
    <w:p w14:paraId="5109DB1F" w14:textId="77777777" w:rsidR="00386AD3" w:rsidRPr="00DE64DA" w:rsidRDefault="00390AE1" w:rsidP="008355F0">
      <w:pPr>
        <w:pStyle w:val="ListParagraph"/>
        <w:numPr>
          <w:ilvl w:val="1"/>
          <w:numId w:val="7"/>
        </w:numPr>
        <w:tabs>
          <w:tab w:val="left" w:pos="652"/>
        </w:tabs>
        <w:spacing w:line="259" w:lineRule="auto"/>
        <w:ind w:right="147" w:firstLine="0"/>
      </w:pPr>
      <w:r w:rsidRPr="00DE64DA">
        <w:rPr>
          <w:b/>
        </w:rPr>
        <w:t>IDIQ</w:t>
      </w:r>
      <w:r w:rsidRPr="00DE64DA">
        <w:rPr>
          <w:b/>
          <w:spacing w:val="-1"/>
        </w:rPr>
        <w:t xml:space="preserve"> </w:t>
      </w:r>
      <w:r w:rsidRPr="00DE64DA">
        <w:rPr>
          <w:b/>
        </w:rPr>
        <w:t>Solicitation/Contract</w:t>
      </w:r>
      <w:r w:rsidRPr="00DE64DA">
        <w:rPr>
          <w:b/>
          <w:spacing w:val="-2"/>
        </w:rPr>
        <w:t xml:space="preserve"> </w:t>
      </w:r>
      <w:r w:rsidRPr="00DE64DA">
        <w:rPr>
          <w:b/>
        </w:rPr>
        <w:t xml:space="preserve">Form. </w:t>
      </w:r>
      <w:r w:rsidRPr="00DE64DA">
        <w:t>Offerors</w:t>
      </w:r>
      <w:r w:rsidRPr="00DE64DA">
        <w:rPr>
          <w:spacing w:val="-4"/>
        </w:rPr>
        <w:t xml:space="preserve"> </w:t>
      </w:r>
      <w:r w:rsidRPr="00DE64DA">
        <w:t>are</w:t>
      </w:r>
      <w:r w:rsidRPr="00DE64DA">
        <w:rPr>
          <w:spacing w:val="-4"/>
        </w:rPr>
        <w:t xml:space="preserve"> </w:t>
      </w:r>
      <w:r w:rsidRPr="00DE64DA">
        <w:t>required</w:t>
      </w:r>
      <w:r w:rsidRPr="00DE64DA">
        <w:rPr>
          <w:spacing w:val="-2"/>
        </w:rPr>
        <w:t xml:space="preserve"> </w:t>
      </w:r>
      <w:r w:rsidRPr="00DE64DA">
        <w:t>to</w:t>
      </w:r>
      <w:r w:rsidRPr="00DE64DA">
        <w:rPr>
          <w:spacing w:val="-5"/>
        </w:rPr>
        <w:t xml:space="preserve"> </w:t>
      </w:r>
      <w:r w:rsidRPr="00DE64DA">
        <w:t>complete</w:t>
      </w:r>
      <w:r w:rsidRPr="00DE64DA">
        <w:rPr>
          <w:spacing w:val="-4"/>
        </w:rPr>
        <w:t xml:space="preserve"> </w:t>
      </w:r>
      <w:r w:rsidRPr="00DE64DA">
        <w:t>blocks</w:t>
      </w:r>
      <w:r w:rsidRPr="00DE64DA">
        <w:rPr>
          <w:spacing w:val="-2"/>
        </w:rPr>
        <w:t xml:space="preserve"> </w:t>
      </w:r>
      <w:r w:rsidRPr="00DE64DA">
        <w:t>14-19,</w:t>
      </w:r>
      <w:r w:rsidRPr="00DE64DA">
        <w:rPr>
          <w:spacing w:val="-2"/>
        </w:rPr>
        <w:t xml:space="preserve"> </w:t>
      </w:r>
      <w:r w:rsidRPr="00DE64DA">
        <w:t>20A,</w:t>
      </w:r>
      <w:r w:rsidRPr="00DE64DA">
        <w:rPr>
          <w:spacing w:val="-2"/>
        </w:rPr>
        <w:t xml:space="preserve"> </w:t>
      </w:r>
      <w:r w:rsidRPr="00DE64DA">
        <w:t>20B</w:t>
      </w:r>
      <w:r w:rsidRPr="00DE64DA">
        <w:rPr>
          <w:spacing w:val="-3"/>
        </w:rPr>
        <w:t xml:space="preserve"> </w:t>
      </w:r>
      <w:r w:rsidRPr="00DE64DA">
        <w:t>and</w:t>
      </w:r>
      <w:r w:rsidRPr="00DE64DA">
        <w:rPr>
          <w:spacing w:val="-2"/>
        </w:rPr>
        <w:t xml:space="preserve"> </w:t>
      </w:r>
      <w:r w:rsidRPr="00DE64DA">
        <w:t>20C</w:t>
      </w:r>
      <w:r w:rsidRPr="00DE64DA">
        <w:rPr>
          <w:spacing w:val="-3"/>
        </w:rPr>
        <w:t xml:space="preserve"> </w:t>
      </w:r>
      <w:r w:rsidRPr="00DE64DA">
        <w:t>of the SF 1442. An official</w:t>
      </w:r>
      <w:r w:rsidRPr="00DE64DA">
        <w:rPr>
          <w:spacing w:val="-2"/>
        </w:rPr>
        <w:t xml:space="preserve"> </w:t>
      </w:r>
      <w:r w:rsidRPr="00DE64DA">
        <w:t>having</w:t>
      </w:r>
      <w:r w:rsidRPr="00DE64DA">
        <w:rPr>
          <w:spacing w:val="-3"/>
        </w:rPr>
        <w:t xml:space="preserve"> </w:t>
      </w:r>
      <w:r w:rsidRPr="00DE64DA">
        <w:t>the authority</w:t>
      </w:r>
      <w:r w:rsidRPr="00DE64DA">
        <w:rPr>
          <w:spacing w:val="-3"/>
        </w:rPr>
        <w:t xml:space="preserve"> </w:t>
      </w:r>
      <w:r w:rsidRPr="00DE64DA">
        <w:t>to bind</w:t>
      </w:r>
      <w:r w:rsidRPr="00DE64DA">
        <w:rPr>
          <w:spacing w:val="-3"/>
        </w:rPr>
        <w:t xml:space="preserve"> </w:t>
      </w:r>
      <w:r w:rsidRPr="00DE64DA">
        <w:t>the offeror’s company contractually</w:t>
      </w:r>
      <w:r w:rsidRPr="00DE64DA">
        <w:rPr>
          <w:spacing w:val="-3"/>
        </w:rPr>
        <w:t xml:space="preserve"> </w:t>
      </w:r>
      <w:r w:rsidRPr="00DE64DA">
        <w:t>must sign and date</w:t>
      </w:r>
      <w:r w:rsidRPr="00DE64DA">
        <w:rPr>
          <w:spacing w:val="-2"/>
        </w:rPr>
        <w:t xml:space="preserve"> </w:t>
      </w:r>
      <w:r w:rsidRPr="00DE64DA">
        <w:t>the SF 1442 – Solicitation, Offer and Award, for the IDIQ. Block 17 shall be filled in with the proposal validity date. Signature by the Offeror on the SF1442 constitutes an offer, which the Government may accept. The Offeror shall complete blocks 14-19, 20A, 20B and 20C of the SF 1442 along with all certifications requiring</w:t>
      </w:r>
    </w:p>
    <w:p w14:paraId="5109DB20" w14:textId="77777777" w:rsidR="00386AD3" w:rsidRPr="00DE64DA" w:rsidRDefault="00390AE1">
      <w:pPr>
        <w:pStyle w:val="BodyText"/>
        <w:spacing w:line="259" w:lineRule="auto"/>
        <w:ind w:left="112" w:right="174"/>
      </w:pPr>
      <w:r w:rsidRPr="00DE64DA">
        <w:t>signature. The Offeror</w:t>
      </w:r>
      <w:r w:rsidRPr="00DE64DA">
        <w:rPr>
          <w:spacing w:val="-2"/>
        </w:rPr>
        <w:t xml:space="preserve"> </w:t>
      </w:r>
      <w:r w:rsidRPr="00DE64DA">
        <w:t>must</w:t>
      </w:r>
      <w:r w:rsidRPr="00DE64DA">
        <w:rPr>
          <w:spacing w:val="-2"/>
        </w:rPr>
        <w:t xml:space="preserve"> </w:t>
      </w:r>
      <w:r w:rsidRPr="00DE64DA">
        <w:t>be registered</w:t>
      </w:r>
      <w:r w:rsidRPr="00DE64DA">
        <w:rPr>
          <w:spacing w:val="-2"/>
        </w:rPr>
        <w:t xml:space="preserve"> </w:t>
      </w:r>
      <w:r w:rsidRPr="00DE64DA">
        <w:t>in</w:t>
      </w:r>
      <w:r w:rsidRPr="00DE64DA">
        <w:rPr>
          <w:spacing w:val="-3"/>
        </w:rPr>
        <w:t xml:space="preserve"> </w:t>
      </w:r>
      <w:r w:rsidRPr="00DE64DA">
        <w:t>the System</w:t>
      </w:r>
      <w:r w:rsidRPr="00DE64DA">
        <w:rPr>
          <w:spacing w:val="-1"/>
        </w:rPr>
        <w:t xml:space="preserve"> </w:t>
      </w:r>
      <w:r w:rsidRPr="00DE64DA">
        <w:t>for Award Management</w:t>
      </w:r>
      <w:r w:rsidRPr="00DE64DA">
        <w:rPr>
          <w:spacing w:val="-2"/>
        </w:rPr>
        <w:t xml:space="preserve"> </w:t>
      </w:r>
      <w:r w:rsidRPr="00DE64DA">
        <w:t>(SAM.gov)</w:t>
      </w:r>
      <w:r w:rsidRPr="00DE64DA">
        <w:rPr>
          <w:spacing w:val="-2"/>
        </w:rPr>
        <w:t xml:space="preserve"> </w:t>
      </w:r>
      <w:r w:rsidRPr="00DE64DA">
        <w:t>and</w:t>
      </w:r>
      <w:r w:rsidRPr="00DE64DA">
        <w:rPr>
          <w:spacing w:val="-2"/>
        </w:rPr>
        <w:t xml:space="preserve"> </w:t>
      </w:r>
      <w:r w:rsidRPr="00DE64DA">
        <w:t>the Offeror’s legal name and address in Block 14 on the SF 1442 must match the information for the Offeror in SAM.gov. The</w:t>
      </w:r>
      <w:r w:rsidRPr="00DE64DA">
        <w:rPr>
          <w:spacing w:val="-2"/>
        </w:rPr>
        <w:t xml:space="preserve"> </w:t>
      </w:r>
      <w:r w:rsidRPr="00DE64DA">
        <w:t>name,</w:t>
      </w:r>
      <w:r w:rsidRPr="00DE64DA">
        <w:rPr>
          <w:spacing w:val="-4"/>
        </w:rPr>
        <w:t xml:space="preserve"> </w:t>
      </w:r>
      <w:r w:rsidRPr="00DE64DA">
        <w:t>title,</w:t>
      </w:r>
      <w:r w:rsidRPr="00DE64DA">
        <w:rPr>
          <w:spacing w:val="-2"/>
        </w:rPr>
        <w:t xml:space="preserve"> </w:t>
      </w:r>
      <w:r w:rsidRPr="00DE64DA">
        <w:t>signature</w:t>
      </w:r>
      <w:r w:rsidRPr="00DE64DA">
        <w:rPr>
          <w:spacing w:val="-2"/>
        </w:rPr>
        <w:t xml:space="preserve"> </w:t>
      </w:r>
      <w:r w:rsidRPr="00DE64DA">
        <w:t>and</w:t>
      </w:r>
      <w:r w:rsidRPr="00DE64DA">
        <w:rPr>
          <w:spacing w:val="-2"/>
        </w:rPr>
        <w:t xml:space="preserve"> </w:t>
      </w:r>
      <w:r w:rsidRPr="00DE64DA">
        <w:t>date</w:t>
      </w:r>
      <w:r w:rsidRPr="00DE64DA">
        <w:rPr>
          <w:spacing w:val="-2"/>
        </w:rPr>
        <w:t xml:space="preserve"> </w:t>
      </w:r>
      <w:r w:rsidRPr="00DE64DA">
        <w:t>identified</w:t>
      </w:r>
      <w:r w:rsidRPr="00DE64DA">
        <w:rPr>
          <w:spacing w:val="-2"/>
        </w:rPr>
        <w:t xml:space="preserve"> </w:t>
      </w:r>
      <w:r w:rsidRPr="00DE64DA">
        <w:t>in</w:t>
      </w:r>
      <w:r w:rsidRPr="00DE64DA">
        <w:rPr>
          <w:spacing w:val="-2"/>
        </w:rPr>
        <w:t xml:space="preserve"> </w:t>
      </w:r>
      <w:r w:rsidRPr="00DE64DA">
        <w:t>Blocks</w:t>
      </w:r>
      <w:r w:rsidRPr="00DE64DA">
        <w:rPr>
          <w:spacing w:val="-4"/>
        </w:rPr>
        <w:t xml:space="preserve"> </w:t>
      </w:r>
      <w:r w:rsidRPr="00DE64DA">
        <w:t>20a,</w:t>
      </w:r>
      <w:r w:rsidRPr="00DE64DA">
        <w:rPr>
          <w:spacing w:val="-2"/>
        </w:rPr>
        <w:t xml:space="preserve"> </w:t>
      </w:r>
      <w:r w:rsidRPr="00DE64DA">
        <w:t>20b,</w:t>
      </w:r>
      <w:r w:rsidRPr="00DE64DA">
        <w:rPr>
          <w:spacing w:val="-5"/>
        </w:rPr>
        <w:t xml:space="preserve"> </w:t>
      </w:r>
      <w:r w:rsidRPr="00DE64DA">
        <w:t>and</w:t>
      </w:r>
      <w:r w:rsidRPr="00DE64DA">
        <w:rPr>
          <w:spacing w:val="-2"/>
        </w:rPr>
        <w:t xml:space="preserve"> </w:t>
      </w:r>
      <w:r w:rsidRPr="00DE64DA">
        <w:t>20c</w:t>
      </w:r>
      <w:r w:rsidRPr="00DE64DA">
        <w:rPr>
          <w:spacing w:val="-4"/>
        </w:rPr>
        <w:t xml:space="preserve"> </w:t>
      </w:r>
      <w:r w:rsidRPr="00DE64DA">
        <w:t>must</w:t>
      </w:r>
      <w:r w:rsidRPr="00DE64DA">
        <w:rPr>
          <w:spacing w:val="-1"/>
        </w:rPr>
        <w:t xml:space="preserve"> </w:t>
      </w:r>
      <w:r w:rsidRPr="00DE64DA">
        <w:t>be</w:t>
      </w:r>
      <w:r w:rsidRPr="00DE64DA">
        <w:rPr>
          <w:spacing w:val="-4"/>
        </w:rPr>
        <w:t xml:space="preserve"> </w:t>
      </w:r>
      <w:r w:rsidRPr="00DE64DA">
        <w:t>an</w:t>
      </w:r>
      <w:r w:rsidRPr="00DE64DA">
        <w:rPr>
          <w:spacing w:val="-2"/>
        </w:rPr>
        <w:t xml:space="preserve"> </w:t>
      </w:r>
      <w:r w:rsidRPr="00DE64DA">
        <w:t>authorized</w:t>
      </w:r>
      <w:r w:rsidRPr="00DE64DA">
        <w:rPr>
          <w:spacing w:val="-2"/>
        </w:rPr>
        <w:t xml:space="preserve"> </w:t>
      </w:r>
      <w:r w:rsidRPr="00DE64DA">
        <w:t>representative with authority to commit the Offeror to contractual obligations.</w:t>
      </w:r>
    </w:p>
    <w:p w14:paraId="5109DB21" w14:textId="77777777" w:rsidR="00386AD3" w:rsidRPr="00DE64DA" w:rsidRDefault="00386AD3">
      <w:pPr>
        <w:pStyle w:val="BodyText"/>
        <w:spacing w:before="17"/>
      </w:pPr>
    </w:p>
    <w:p w14:paraId="5109DB22" w14:textId="77777777" w:rsidR="00386AD3" w:rsidRPr="00DE64DA" w:rsidRDefault="00390AE1" w:rsidP="008355F0">
      <w:pPr>
        <w:pStyle w:val="ListParagraph"/>
        <w:numPr>
          <w:ilvl w:val="1"/>
          <w:numId w:val="7"/>
        </w:numPr>
        <w:tabs>
          <w:tab w:val="left" w:pos="652"/>
        </w:tabs>
        <w:spacing w:before="1" w:line="259" w:lineRule="auto"/>
        <w:ind w:right="233" w:firstLine="0"/>
      </w:pPr>
      <w:r w:rsidRPr="00DE64DA">
        <w:rPr>
          <w:b/>
        </w:rPr>
        <w:t xml:space="preserve">Provisions and Clauses Fill-ins. </w:t>
      </w:r>
      <w:r w:rsidRPr="00DE64DA">
        <w:t>Applicable fill-in provisions and clauses shall be incorporated in Volume III. The Offeror shall comply with the provisions within Section K of the solicitation for the IDIQ contract and shall fill in</w:t>
      </w:r>
      <w:r w:rsidRPr="00DE64DA">
        <w:rPr>
          <w:spacing w:val="-1"/>
        </w:rPr>
        <w:t xml:space="preserve"> </w:t>
      </w:r>
      <w:r w:rsidRPr="00DE64DA">
        <w:t>all provisions. If any are not applicable, the Offeror shall annotate N/A so that none of the</w:t>
      </w:r>
      <w:r w:rsidRPr="00DE64DA">
        <w:rPr>
          <w:spacing w:val="-3"/>
        </w:rPr>
        <w:t xml:space="preserve"> </w:t>
      </w:r>
      <w:r w:rsidRPr="00DE64DA">
        <w:t>provision</w:t>
      </w:r>
      <w:r w:rsidRPr="00DE64DA">
        <w:rPr>
          <w:spacing w:val="-3"/>
        </w:rPr>
        <w:t xml:space="preserve"> </w:t>
      </w:r>
      <w:r w:rsidRPr="00DE64DA">
        <w:t>fill-ins</w:t>
      </w:r>
      <w:r w:rsidRPr="00DE64DA">
        <w:rPr>
          <w:spacing w:val="-5"/>
        </w:rPr>
        <w:t xml:space="preserve"> </w:t>
      </w:r>
      <w:r w:rsidRPr="00DE64DA">
        <w:t>are</w:t>
      </w:r>
      <w:r w:rsidRPr="00DE64DA">
        <w:rPr>
          <w:spacing w:val="-3"/>
        </w:rPr>
        <w:t xml:space="preserve"> </w:t>
      </w:r>
      <w:r w:rsidRPr="00DE64DA">
        <w:t>left</w:t>
      </w:r>
      <w:r w:rsidRPr="00DE64DA">
        <w:rPr>
          <w:spacing w:val="-2"/>
        </w:rPr>
        <w:t xml:space="preserve"> </w:t>
      </w:r>
      <w:r w:rsidRPr="00DE64DA">
        <w:t>blank.</w:t>
      </w:r>
      <w:r w:rsidRPr="00DE64DA">
        <w:rPr>
          <w:spacing w:val="-2"/>
        </w:rPr>
        <w:t xml:space="preserve"> </w:t>
      </w:r>
      <w:r w:rsidRPr="00DE64DA">
        <w:t>The</w:t>
      </w:r>
      <w:r w:rsidRPr="00DE64DA">
        <w:rPr>
          <w:spacing w:val="-3"/>
        </w:rPr>
        <w:t xml:space="preserve"> </w:t>
      </w:r>
      <w:r w:rsidRPr="00DE64DA">
        <w:t>Offeror</w:t>
      </w:r>
      <w:r w:rsidRPr="00DE64DA">
        <w:rPr>
          <w:spacing w:val="-3"/>
        </w:rPr>
        <w:t xml:space="preserve"> </w:t>
      </w:r>
      <w:r w:rsidRPr="00DE64DA">
        <w:t>shall</w:t>
      </w:r>
      <w:r w:rsidRPr="00DE64DA">
        <w:rPr>
          <w:spacing w:val="-2"/>
        </w:rPr>
        <w:t xml:space="preserve"> </w:t>
      </w:r>
      <w:r w:rsidRPr="00DE64DA">
        <w:t>confirm</w:t>
      </w:r>
      <w:r w:rsidRPr="00DE64DA">
        <w:rPr>
          <w:spacing w:val="-5"/>
        </w:rPr>
        <w:t xml:space="preserve"> </w:t>
      </w:r>
      <w:r w:rsidRPr="00DE64DA">
        <w:t>that</w:t>
      </w:r>
      <w:r w:rsidRPr="00DE64DA">
        <w:rPr>
          <w:spacing w:val="-5"/>
        </w:rPr>
        <w:t xml:space="preserve"> </w:t>
      </w:r>
      <w:r w:rsidRPr="00DE64DA">
        <w:t>all</w:t>
      </w:r>
      <w:r w:rsidRPr="00DE64DA">
        <w:rPr>
          <w:spacing w:val="-2"/>
        </w:rPr>
        <w:t xml:space="preserve"> </w:t>
      </w:r>
      <w:r w:rsidRPr="00DE64DA">
        <w:t>Representations</w:t>
      </w:r>
      <w:r w:rsidRPr="00DE64DA">
        <w:rPr>
          <w:spacing w:val="-3"/>
        </w:rPr>
        <w:t xml:space="preserve"> </w:t>
      </w:r>
      <w:r w:rsidRPr="00DE64DA">
        <w:t>and</w:t>
      </w:r>
      <w:r w:rsidRPr="00DE64DA">
        <w:rPr>
          <w:spacing w:val="-3"/>
        </w:rPr>
        <w:t xml:space="preserve"> </w:t>
      </w:r>
      <w:r w:rsidRPr="00DE64DA">
        <w:t>Certifications</w:t>
      </w:r>
      <w:r w:rsidRPr="00DE64DA">
        <w:rPr>
          <w:spacing w:val="-5"/>
        </w:rPr>
        <w:t xml:space="preserve"> </w:t>
      </w:r>
      <w:r w:rsidRPr="00DE64DA">
        <w:t>remain current throughout the evaluation process.</w:t>
      </w:r>
    </w:p>
    <w:p w14:paraId="5109DB23" w14:textId="77777777" w:rsidR="00386AD3" w:rsidRPr="00DE64DA" w:rsidRDefault="00386AD3">
      <w:pPr>
        <w:pStyle w:val="BodyText"/>
        <w:spacing w:before="20"/>
      </w:pPr>
    </w:p>
    <w:p w14:paraId="5109DB24" w14:textId="77777777" w:rsidR="00386AD3" w:rsidRPr="00DE64DA" w:rsidRDefault="00390AE1" w:rsidP="008355F0">
      <w:pPr>
        <w:pStyle w:val="ListParagraph"/>
        <w:numPr>
          <w:ilvl w:val="1"/>
          <w:numId w:val="7"/>
        </w:numPr>
        <w:tabs>
          <w:tab w:val="left" w:pos="652"/>
        </w:tabs>
        <w:spacing w:line="259" w:lineRule="auto"/>
        <w:ind w:right="198" w:firstLine="0"/>
      </w:pPr>
      <w:r w:rsidRPr="00DE64DA">
        <w:rPr>
          <w:b/>
        </w:rPr>
        <w:t xml:space="preserve">Section K. </w:t>
      </w:r>
      <w:r w:rsidRPr="00DE64DA">
        <w:t>Representations, Certifications, and other Statements of Offerors. The Offeror shall comply with the provisions within Section K of the solicitation for the IDIQ contract. The Offeror shall fill in all provisions.</w:t>
      </w:r>
      <w:r w:rsidRPr="00DE64DA">
        <w:rPr>
          <w:spacing w:val="-1"/>
        </w:rPr>
        <w:t xml:space="preserve"> </w:t>
      </w:r>
      <w:r w:rsidRPr="00DE64DA">
        <w:t>If</w:t>
      </w:r>
      <w:r w:rsidRPr="00DE64DA">
        <w:rPr>
          <w:spacing w:val="-1"/>
        </w:rPr>
        <w:t xml:space="preserve"> </w:t>
      </w:r>
      <w:r w:rsidRPr="00DE64DA">
        <w:t>any</w:t>
      </w:r>
      <w:r w:rsidRPr="00DE64DA">
        <w:rPr>
          <w:spacing w:val="-1"/>
        </w:rPr>
        <w:t xml:space="preserve"> </w:t>
      </w:r>
      <w:r w:rsidRPr="00DE64DA">
        <w:t>are</w:t>
      </w:r>
      <w:r w:rsidRPr="00DE64DA">
        <w:rPr>
          <w:spacing w:val="-1"/>
        </w:rPr>
        <w:t xml:space="preserve"> </w:t>
      </w:r>
      <w:r w:rsidRPr="00DE64DA">
        <w:t>not applicable,</w:t>
      </w:r>
      <w:r w:rsidRPr="00DE64DA">
        <w:rPr>
          <w:spacing w:val="-1"/>
        </w:rPr>
        <w:t xml:space="preserve"> </w:t>
      </w:r>
      <w:r w:rsidRPr="00DE64DA">
        <w:t>the</w:t>
      </w:r>
      <w:r w:rsidRPr="00DE64DA">
        <w:rPr>
          <w:spacing w:val="-1"/>
        </w:rPr>
        <w:t xml:space="preserve"> </w:t>
      </w:r>
      <w:r w:rsidRPr="00DE64DA">
        <w:t>Offeror</w:t>
      </w:r>
      <w:r w:rsidRPr="00DE64DA">
        <w:rPr>
          <w:spacing w:val="-3"/>
        </w:rPr>
        <w:t xml:space="preserve"> </w:t>
      </w:r>
      <w:r w:rsidRPr="00DE64DA">
        <w:t>shall</w:t>
      </w:r>
      <w:r w:rsidRPr="00DE64DA">
        <w:rPr>
          <w:spacing w:val="-3"/>
        </w:rPr>
        <w:t xml:space="preserve"> </w:t>
      </w:r>
      <w:r w:rsidRPr="00DE64DA">
        <w:t>annotate</w:t>
      </w:r>
      <w:r w:rsidRPr="00DE64DA">
        <w:rPr>
          <w:spacing w:val="-3"/>
        </w:rPr>
        <w:t xml:space="preserve"> </w:t>
      </w:r>
      <w:r w:rsidRPr="00DE64DA">
        <w:t>N/A</w:t>
      </w:r>
      <w:r w:rsidRPr="00DE64DA">
        <w:rPr>
          <w:spacing w:val="-2"/>
        </w:rPr>
        <w:t xml:space="preserve"> </w:t>
      </w:r>
      <w:r w:rsidRPr="00DE64DA">
        <w:t>so</w:t>
      </w:r>
      <w:r w:rsidRPr="00DE64DA">
        <w:rPr>
          <w:spacing w:val="-3"/>
        </w:rPr>
        <w:t xml:space="preserve"> </w:t>
      </w:r>
      <w:r w:rsidRPr="00DE64DA">
        <w:t>that none</w:t>
      </w:r>
      <w:r w:rsidRPr="00DE64DA">
        <w:rPr>
          <w:spacing w:val="-3"/>
        </w:rPr>
        <w:t xml:space="preserve"> </w:t>
      </w:r>
      <w:r w:rsidRPr="00DE64DA">
        <w:t>of</w:t>
      </w:r>
      <w:r w:rsidRPr="00DE64DA">
        <w:rPr>
          <w:spacing w:val="-1"/>
        </w:rPr>
        <w:t xml:space="preserve"> </w:t>
      </w:r>
      <w:r w:rsidRPr="00DE64DA">
        <w:t>the</w:t>
      </w:r>
      <w:r w:rsidRPr="00DE64DA">
        <w:rPr>
          <w:spacing w:val="-1"/>
        </w:rPr>
        <w:t xml:space="preserve"> </w:t>
      </w:r>
      <w:r w:rsidRPr="00DE64DA">
        <w:t>provision</w:t>
      </w:r>
      <w:r w:rsidRPr="00DE64DA">
        <w:rPr>
          <w:spacing w:val="-4"/>
        </w:rPr>
        <w:t xml:space="preserve"> </w:t>
      </w:r>
      <w:r w:rsidRPr="00DE64DA">
        <w:t>fill-ins</w:t>
      </w:r>
      <w:r w:rsidRPr="00DE64DA">
        <w:rPr>
          <w:spacing w:val="-1"/>
        </w:rPr>
        <w:t xml:space="preserve"> </w:t>
      </w:r>
      <w:r w:rsidRPr="00DE64DA">
        <w:t>are</w:t>
      </w:r>
      <w:r w:rsidRPr="00DE64DA">
        <w:rPr>
          <w:spacing w:val="-3"/>
        </w:rPr>
        <w:t xml:space="preserve"> </w:t>
      </w:r>
      <w:r w:rsidRPr="00DE64DA">
        <w:t>left blank. The Offeror shall confirm that all Representations and Certifications remain current throughout the evaluation process.</w:t>
      </w:r>
    </w:p>
    <w:p w14:paraId="5109DB25" w14:textId="7BA2E7BF" w:rsidR="00386AD3" w:rsidDel="00340482" w:rsidRDefault="00386AD3">
      <w:pPr>
        <w:spacing w:line="259" w:lineRule="auto"/>
        <w:rPr>
          <w:del w:id="90" w:author="REYES, HAILIE C 2d Lt USAF AFMC AFSC/PZIOC" w:date="2025-08-28T11:34:00Z" w16du:dateUtc="2025-08-28T16:34:00Z"/>
        </w:rPr>
        <w:sectPr w:rsidR="00386AD3" w:rsidDel="00340482">
          <w:pgSz w:w="12240" w:h="15840"/>
          <w:pgMar w:top="1380" w:right="1040" w:bottom="1980" w:left="1040" w:header="0" w:footer="1744" w:gutter="0"/>
          <w:cols w:space="720"/>
        </w:sectPr>
      </w:pPr>
    </w:p>
    <w:p w14:paraId="5109DB26" w14:textId="77777777" w:rsidR="00386AD3" w:rsidRPr="00DE64DA" w:rsidRDefault="00390AE1" w:rsidP="008355F0">
      <w:pPr>
        <w:pStyle w:val="ListParagraph"/>
        <w:numPr>
          <w:ilvl w:val="1"/>
          <w:numId w:val="7"/>
        </w:numPr>
        <w:tabs>
          <w:tab w:val="left" w:pos="652"/>
        </w:tabs>
        <w:spacing w:before="61" w:line="259" w:lineRule="auto"/>
        <w:ind w:right="125" w:firstLine="0"/>
      </w:pPr>
      <w:r w:rsidRPr="00DE64DA">
        <w:rPr>
          <w:b/>
        </w:rPr>
        <w:lastRenderedPageBreak/>
        <w:t xml:space="preserve">DIN ISO 9001 2015. </w:t>
      </w:r>
      <w:r w:rsidRPr="00DE64DA">
        <w:t>The Offeror shall provide the DIN ISO 9001 2015 and Quality Management Plan with</w:t>
      </w:r>
      <w:r w:rsidRPr="00DE64DA">
        <w:rPr>
          <w:spacing w:val="-5"/>
        </w:rPr>
        <w:t xml:space="preserve"> </w:t>
      </w:r>
      <w:r w:rsidRPr="00DE64DA">
        <w:t>the</w:t>
      </w:r>
      <w:r w:rsidRPr="00DE64DA">
        <w:rPr>
          <w:spacing w:val="-3"/>
        </w:rPr>
        <w:t xml:space="preserve"> </w:t>
      </w:r>
      <w:r w:rsidRPr="00DE64DA">
        <w:t>proposal.</w:t>
      </w:r>
      <w:r w:rsidRPr="00DE64DA">
        <w:rPr>
          <w:spacing w:val="-3"/>
        </w:rPr>
        <w:t xml:space="preserve"> </w:t>
      </w:r>
      <w:r w:rsidRPr="00DE64DA">
        <w:t>No</w:t>
      </w:r>
      <w:r w:rsidRPr="00DE64DA">
        <w:rPr>
          <w:spacing w:val="-3"/>
        </w:rPr>
        <w:t xml:space="preserve"> </w:t>
      </w:r>
      <w:r w:rsidRPr="00DE64DA">
        <w:t>equivalent</w:t>
      </w:r>
      <w:r w:rsidRPr="00DE64DA">
        <w:rPr>
          <w:spacing w:val="-2"/>
        </w:rPr>
        <w:t xml:space="preserve"> </w:t>
      </w:r>
      <w:r w:rsidRPr="00DE64DA">
        <w:t>certifications</w:t>
      </w:r>
      <w:r w:rsidRPr="00DE64DA">
        <w:rPr>
          <w:spacing w:val="-3"/>
        </w:rPr>
        <w:t xml:space="preserve"> </w:t>
      </w:r>
      <w:r w:rsidRPr="00DE64DA">
        <w:t>will</w:t>
      </w:r>
      <w:r w:rsidRPr="00DE64DA">
        <w:rPr>
          <w:spacing w:val="-2"/>
        </w:rPr>
        <w:t xml:space="preserve"> </w:t>
      </w:r>
      <w:r w:rsidRPr="00DE64DA">
        <w:t>be</w:t>
      </w:r>
      <w:r w:rsidRPr="00DE64DA">
        <w:rPr>
          <w:spacing w:val="-5"/>
        </w:rPr>
        <w:t xml:space="preserve"> </w:t>
      </w:r>
      <w:r w:rsidRPr="00DE64DA">
        <w:t>accepted. Entirety</w:t>
      </w:r>
      <w:r w:rsidRPr="00DE64DA">
        <w:rPr>
          <w:spacing w:val="-3"/>
        </w:rPr>
        <w:t xml:space="preserve"> </w:t>
      </w:r>
      <w:r w:rsidRPr="00DE64DA">
        <w:t>of</w:t>
      </w:r>
      <w:r w:rsidRPr="00DE64DA">
        <w:rPr>
          <w:spacing w:val="-3"/>
        </w:rPr>
        <w:t xml:space="preserve"> </w:t>
      </w:r>
      <w:r w:rsidRPr="00DE64DA">
        <w:t>Quality</w:t>
      </w:r>
      <w:r w:rsidRPr="00DE64DA">
        <w:rPr>
          <w:spacing w:val="-6"/>
        </w:rPr>
        <w:t xml:space="preserve"> </w:t>
      </w:r>
      <w:r w:rsidRPr="00DE64DA">
        <w:t>Management</w:t>
      </w:r>
      <w:r w:rsidRPr="00DE64DA">
        <w:rPr>
          <w:spacing w:val="-2"/>
        </w:rPr>
        <w:t xml:space="preserve"> </w:t>
      </w:r>
      <w:r w:rsidRPr="00DE64DA">
        <w:t>is</w:t>
      </w:r>
      <w:r w:rsidRPr="00DE64DA">
        <w:rPr>
          <w:spacing w:val="-5"/>
        </w:rPr>
        <w:t xml:space="preserve"> </w:t>
      </w:r>
      <w:r w:rsidRPr="00DE64DA">
        <w:t>not</w:t>
      </w:r>
      <w:r w:rsidRPr="00DE64DA">
        <w:rPr>
          <w:spacing w:val="-5"/>
        </w:rPr>
        <w:t xml:space="preserve"> </w:t>
      </w:r>
      <w:r w:rsidRPr="00DE64DA">
        <w:t>required. Only the Main Description portion is requested.</w:t>
      </w:r>
    </w:p>
    <w:p w14:paraId="5109DB29" w14:textId="77777777" w:rsidR="00386AD3" w:rsidRPr="00DD3E73" w:rsidRDefault="00386AD3">
      <w:pPr>
        <w:pStyle w:val="BodyText"/>
        <w:spacing w:before="19"/>
        <w:rPr>
          <w:color w:val="00B050"/>
        </w:rPr>
      </w:pPr>
    </w:p>
    <w:p w14:paraId="5109DB2A" w14:textId="77777777" w:rsidR="00386AD3" w:rsidRPr="00DE64DA" w:rsidRDefault="00390AE1" w:rsidP="008355F0">
      <w:pPr>
        <w:pStyle w:val="ListParagraph"/>
        <w:numPr>
          <w:ilvl w:val="1"/>
          <w:numId w:val="7"/>
        </w:numPr>
        <w:tabs>
          <w:tab w:val="left" w:pos="652"/>
        </w:tabs>
        <w:spacing w:line="259" w:lineRule="auto"/>
        <w:ind w:right="1237" w:firstLine="0"/>
      </w:pPr>
      <w:r w:rsidRPr="00DE64DA">
        <w:rPr>
          <w:b/>
        </w:rPr>
        <w:t>Standard</w:t>
      </w:r>
      <w:r w:rsidRPr="00DE64DA">
        <w:rPr>
          <w:b/>
          <w:spacing w:val="-2"/>
        </w:rPr>
        <w:t xml:space="preserve"> </w:t>
      </w:r>
      <w:r w:rsidRPr="00DE64DA">
        <w:rPr>
          <w:b/>
        </w:rPr>
        <w:t>Form</w:t>
      </w:r>
      <w:r w:rsidRPr="00DE64DA">
        <w:rPr>
          <w:b/>
          <w:spacing w:val="-4"/>
        </w:rPr>
        <w:t xml:space="preserve"> </w:t>
      </w:r>
      <w:r w:rsidRPr="00DE64DA">
        <w:rPr>
          <w:b/>
        </w:rPr>
        <w:t>(SF)</w:t>
      </w:r>
      <w:r w:rsidRPr="00DE64DA">
        <w:rPr>
          <w:b/>
          <w:spacing w:val="-4"/>
        </w:rPr>
        <w:t xml:space="preserve"> </w:t>
      </w:r>
      <w:r w:rsidRPr="00DE64DA">
        <w:rPr>
          <w:b/>
        </w:rPr>
        <w:t>30.</w:t>
      </w:r>
      <w:r w:rsidRPr="00DE64DA">
        <w:rPr>
          <w:b/>
          <w:spacing w:val="-2"/>
        </w:rPr>
        <w:t xml:space="preserve"> </w:t>
      </w:r>
      <w:r w:rsidRPr="00DE64DA">
        <w:t>In</w:t>
      </w:r>
      <w:r w:rsidRPr="00DE64DA">
        <w:rPr>
          <w:spacing w:val="-2"/>
        </w:rPr>
        <w:t xml:space="preserve"> </w:t>
      </w:r>
      <w:r w:rsidRPr="00DE64DA">
        <w:t>the</w:t>
      </w:r>
      <w:r w:rsidRPr="00DE64DA">
        <w:rPr>
          <w:spacing w:val="-4"/>
        </w:rPr>
        <w:t xml:space="preserve"> </w:t>
      </w:r>
      <w:r w:rsidRPr="00DE64DA">
        <w:t>event</w:t>
      </w:r>
      <w:r w:rsidRPr="00DE64DA">
        <w:rPr>
          <w:spacing w:val="-1"/>
        </w:rPr>
        <w:t xml:space="preserve"> </w:t>
      </w:r>
      <w:r w:rsidRPr="00DE64DA">
        <w:t>this</w:t>
      </w:r>
      <w:r w:rsidRPr="00DE64DA">
        <w:rPr>
          <w:spacing w:val="-4"/>
        </w:rPr>
        <w:t xml:space="preserve"> </w:t>
      </w:r>
      <w:r w:rsidRPr="00DE64DA">
        <w:t>RFP</w:t>
      </w:r>
      <w:r w:rsidRPr="00DE64DA">
        <w:rPr>
          <w:spacing w:val="-3"/>
        </w:rPr>
        <w:t xml:space="preserve"> </w:t>
      </w:r>
      <w:r w:rsidRPr="00DE64DA">
        <w:t>is</w:t>
      </w:r>
      <w:r w:rsidRPr="00DE64DA">
        <w:rPr>
          <w:spacing w:val="-4"/>
        </w:rPr>
        <w:t xml:space="preserve"> </w:t>
      </w:r>
      <w:r w:rsidRPr="00DE64DA">
        <w:t>amended, the</w:t>
      </w:r>
      <w:r w:rsidRPr="00DE64DA">
        <w:rPr>
          <w:spacing w:val="-2"/>
        </w:rPr>
        <w:t xml:space="preserve"> </w:t>
      </w:r>
      <w:r w:rsidRPr="00DE64DA">
        <w:t>Offeror</w:t>
      </w:r>
      <w:r w:rsidRPr="00DE64DA">
        <w:rPr>
          <w:spacing w:val="-4"/>
        </w:rPr>
        <w:t xml:space="preserve"> </w:t>
      </w:r>
      <w:r w:rsidRPr="00DE64DA">
        <w:t>shall</w:t>
      </w:r>
      <w:r w:rsidRPr="00DE64DA">
        <w:rPr>
          <w:spacing w:val="-4"/>
        </w:rPr>
        <w:t xml:space="preserve"> </w:t>
      </w:r>
      <w:r w:rsidRPr="00DE64DA">
        <w:t>acknowledge</w:t>
      </w:r>
      <w:r w:rsidRPr="00DE64DA">
        <w:rPr>
          <w:spacing w:val="-2"/>
        </w:rPr>
        <w:t xml:space="preserve"> </w:t>
      </w:r>
      <w:r w:rsidRPr="00DE64DA">
        <w:t>all amendments and submit signed copy(ies) of all SF30s as part of this volume.</w:t>
      </w:r>
    </w:p>
    <w:sectPr w:rsidR="00386AD3" w:rsidRPr="00DE64DA">
      <w:pgSz w:w="12240" w:h="15840"/>
      <w:pgMar w:top="1380" w:right="1040" w:bottom="1980" w:left="1040" w:header="0" w:footer="174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HINDS, SARA M CIV USAF AFMC AFSC/PZIOC" w:date="2025-09-16T14:16:00Z" w:initials="SH">
    <w:p w14:paraId="265C0AC2" w14:textId="77777777" w:rsidR="00C14A80" w:rsidRDefault="00C14A80" w:rsidP="00C14A80">
      <w:pPr>
        <w:pStyle w:val="CommentText"/>
      </w:pPr>
      <w:r>
        <w:rPr>
          <w:rStyle w:val="CommentReference"/>
        </w:rPr>
        <w:annotationRef/>
      </w:r>
      <w:r>
        <w:t>Let’s confirm the page limits per work sample.  This caused problems in the past.</w:t>
      </w:r>
    </w:p>
  </w:comment>
  <w:comment w:id="36" w:author="REYES, HAILIE C 2d Lt USAF AFMC AFSC/PZIOC" w:date="2025-08-28T11:40:00Z" w:initials="HR">
    <w:p w14:paraId="3881535D" w14:textId="36D64BFF" w:rsidR="006C7790" w:rsidRDefault="00CD752A" w:rsidP="006C7790">
      <w:pPr>
        <w:pStyle w:val="CommentText"/>
      </w:pPr>
      <w:r>
        <w:rPr>
          <w:rStyle w:val="CommentReference"/>
        </w:rPr>
        <w:annotationRef/>
      </w:r>
      <w:r w:rsidR="006C7790">
        <w:t>Should this be five?  Paragraph below says “at lease five total work samples”</w:t>
      </w:r>
    </w:p>
  </w:comment>
  <w:comment w:id="75" w:author="HINDS, SARA M CIV USAF AFMC AFSC/PZIOC" w:date="2025-09-16T14:17:00Z" w:initials="SH">
    <w:p w14:paraId="79E78204" w14:textId="77777777" w:rsidR="002D2945" w:rsidRDefault="002D2945" w:rsidP="002D2945">
      <w:pPr>
        <w:pStyle w:val="CommentText"/>
      </w:pPr>
      <w:r>
        <w:rPr>
          <w:rStyle w:val="CommentReference"/>
        </w:rPr>
        <w:annotationRef/>
      </w:r>
      <w:r>
        <w:t>Confirm if it matches with Section 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5C0AC2" w15:done="0"/>
  <w15:commentEx w15:paraId="3881535D" w15:done="0"/>
  <w15:commentEx w15:paraId="79E782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AAEB17" w16cex:dateUtc="2025-09-16T19:16:00Z"/>
  <w16cex:commentExtensible w16cex:durableId="40ADCF20" w16cex:dateUtc="2025-08-28T16:40:00Z"/>
  <w16cex:commentExtensible w16cex:durableId="6E3B0DC7" w16cex:dateUtc="2025-09-16T1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5C0AC2" w16cid:durableId="47AAEB17"/>
  <w16cid:commentId w16cid:paraId="3881535D" w16cid:durableId="40ADCF20"/>
  <w16cid:commentId w16cid:paraId="79E78204" w16cid:durableId="6E3B0D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75C1C" w14:textId="77777777" w:rsidR="00EA12FB" w:rsidRDefault="00EA12FB">
      <w:r>
        <w:separator/>
      </w:r>
    </w:p>
  </w:endnote>
  <w:endnote w:type="continuationSeparator" w:id="0">
    <w:p w14:paraId="3EDBF9CA" w14:textId="77777777" w:rsidR="00EA12FB" w:rsidRDefault="00EA1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07830" w14:textId="0535242B" w:rsidR="00C30B48" w:rsidRDefault="00C30B48">
    <w:pPr>
      <w:pStyle w:val="Footer"/>
    </w:pPr>
    <w:r>
      <w:rPr>
        <w:noProof/>
      </w:rPr>
      <mc:AlternateContent>
        <mc:Choice Requires="wps">
          <w:drawing>
            <wp:anchor distT="0" distB="0" distL="0" distR="0" simplePos="0" relativeHeight="251658244" behindDoc="0" locked="0" layoutInCell="1" allowOverlap="1" wp14:anchorId="62B93D25" wp14:editId="78781AE5">
              <wp:simplePos x="635" y="635"/>
              <wp:positionH relativeFrom="page">
                <wp:align>center</wp:align>
              </wp:positionH>
              <wp:positionV relativeFrom="page">
                <wp:align>bottom</wp:align>
              </wp:positionV>
              <wp:extent cx="254000" cy="407670"/>
              <wp:effectExtent l="0" t="0" r="12700" b="0"/>
              <wp:wrapNone/>
              <wp:docPr id="1469595680" name="Text Box 5"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4000" cy="407670"/>
                      </a:xfrm>
                      <a:prstGeom prst="rect">
                        <a:avLst/>
                      </a:prstGeom>
                      <a:noFill/>
                      <a:ln>
                        <a:noFill/>
                      </a:ln>
                    </wps:spPr>
                    <wps:txbx>
                      <w:txbxContent>
                        <w:p w14:paraId="063E454A" w14:textId="1DF4CF13" w:rsidR="00C30B48" w:rsidRPr="00C30B48" w:rsidRDefault="00C30B48" w:rsidP="00C30B48">
                          <w:pPr>
                            <w:rPr>
                              <w:rFonts w:ascii="Calibri" w:eastAsia="Calibri" w:hAnsi="Calibri" w:cs="Calibri"/>
                              <w:noProof/>
                              <w:color w:val="000000"/>
                              <w:sz w:val="28"/>
                              <w:szCs w:val="28"/>
                            </w:rPr>
                          </w:pPr>
                          <w:r w:rsidRPr="00C30B48">
                            <w:rPr>
                              <w:rFonts w:ascii="Calibri" w:eastAsia="Calibri" w:hAnsi="Calibri" w:cs="Calibri"/>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B93D25" id="_x0000_t202" coordsize="21600,21600" o:spt="202" path="m,l,21600r21600,l21600,xe">
              <v:stroke joinstyle="miter"/>
              <v:path gradientshapeok="t" o:connecttype="rect"/>
            </v:shapetype>
            <v:shape id="Text Box 5" o:spid="_x0000_s1028" type="#_x0000_t202" alt="CUI" style="position:absolute;margin-left:0;margin-top:0;width:20pt;height:32.1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" filled="f" stroked="f">
              <v:textbox style="mso-fit-shape-to-text:t" inset="0,0,0,15pt">
                <w:txbxContent>
                  <w:p w14:paraId="063E454A" w14:textId="1DF4CF13" w:rsidR="00C30B48" w:rsidRPr="00C30B48" w:rsidRDefault="00C30B48" w:rsidP="00C30B48">
                    <w:pPr>
                      <w:rPr>
                        <w:rFonts w:ascii="Calibri" w:eastAsia="Calibri" w:hAnsi="Calibri" w:cs="Calibri"/>
                        <w:noProof/>
                        <w:color w:val="000000"/>
                        <w:sz w:val="28"/>
                        <w:szCs w:val="28"/>
                      </w:rPr>
                    </w:pPr>
                    <w:r w:rsidRPr="00C30B48">
                      <w:rPr>
                        <w:rFonts w:ascii="Calibri" w:eastAsia="Calibri" w:hAnsi="Calibri" w:cs="Calibri"/>
                        <w:noProof/>
                        <w:color w:val="000000"/>
                        <w:sz w:val="28"/>
                        <w:szCs w:val="28"/>
                      </w:rPr>
                      <w:t>CUI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9DB2B" w14:textId="299A0263" w:rsidR="00386AD3" w:rsidRDefault="00C30B48">
    <w:pPr>
      <w:pStyle w:val="BodyText"/>
      <w:spacing w:line="14" w:lineRule="auto"/>
      <w:rPr>
        <w:sz w:val="20"/>
      </w:rPr>
    </w:pPr>
    <w:r>
      <w:rPr>
        <w:noProof/>
      </w:rPr>
      <mc:AlternateContent>
        <mc:Choice Requires="wps">
          <w:drawing>
            <wp:anchor distT="0" distB="0" distL="0" distR="0" simplePos="0" relativeHeight="251658241" behindDoc="0" locked="0" layoutInCell="1" allowOverlap="1" wp14:anchorId="145A5C65" wp14:editId="7DABD8A8">
              <wp:simplePos x="661916" y="8946107"/>
              <wp:positionH relativeFrom="page">
                <wp:align>center</wp:align>
              </wp:positionH>
              <wp:positionV relativeFrom="page">
                <wp:align>bottom</wp:align>
              </wp:positionV>
              <wp:extent cx="254000" cy="407670"/>
              <wp:effectExtent l="0" t="0" r="12700" b="0"/>
              <wp:wrapNone/>
              <wp:docPr id="1440970018" name="Text Box 6"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4000" cy="407670"/>
                      </a:xfrm>
                      <a:prstGeom prst="rect">
                        <a:avLst/>
                      </a:prstGeom>
                      <a:noFill/>
                      <a:ln>
                        <a:noFill/>
                      </a:ln>
                    </wps:spPr>
                    <wps:txbx>
                      <w:txbxContent>
                        <w:p w14:paraId="6D082853" w14:textId="6CFFFAE6" w:rsidR="00C30B48" w:rsidRPr="00C30B48" w:rsidRDefault="00C30B48" w:rsidP="00C30B48">
                          <w:pPr>
                            <w:rPr>
                              <w:rFonts w:ascii="Calibri" w:eastAsia="Calibri" w:hAnsi="Calibri" w:cs="Calibri"/>
                              <w:noProof/>
                              <w:color w:val="000000"/>
                              <w:sz w:val="28"/>
                              <w:szCs w:val="28"/>
                            </w:rPr>
                          </w:pPr>
                          <w:r w:rsidRPr="00C30B48">
                            <w:rPr>
                              <w:rFonts w:ascii="Calibri" w:eastAsia="Calibri" w:hAnsi="Calibri" w:cs="Calibri"/>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45A5C65" id="_x0000_t202" coordsize="21600,21600" o:spt="202" path="m,l,21600r21600,l21600,xe">
              <v:stroke joinstyle="miter"/>
              <v:path gradientshapeok="t" o:connecttype="rect"/>
            </v:shapetype>
            <v:shape id="Text Box 6" o:spid="_x0000_s1029" type="#_x0000_t202" alt="CUI" style="position:absolute;margin-left:0;margin-top:0;width:20pt;height:32.1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" filled="f" stroked="f">
              <v:textbox style="mso-fit-shape-to-text:t" inset="0,0,0,15pt">
                <w:txbxContent>
                  <w:p w14:paraId="6D082853" w14:textId="6CFFFAE6" w:rsidR="00C30B48" w:rsidRPr="00C30B48" w:rsidRDefault="00C30B48" w:rsidP="00C30B48">
                    <w:pPr>
                      <w:rPr>
                        <w:rFonts w:ascii="Calibri" w:eastAsia="Calibri" w:hAnsi="Calibri" w:cs="Calibri"/>
                        <w:noProof/>
                        <w:color w:val="000000"/>
                        <w:sz w:val="28"/>
                        <w:szCs w:val="28"/>
                      </w:rPr>
                    </w:pPr>
                    <w:r w:rsidRPr="00C30B48">
                      <w:rPr>
                        <w:rFonts w:ascii="Calibri" w:eastAsia="Calibri" w:hAnsi="Calibri" w:cs="Calibri"/>
                        <w:noProof/>
                        <w:color w:val="000000"/>
                        <w:sz w:val="28"/>
                        <w:szCs w:val="28"/>
                      </w:rPr>
                      <w:t>CUI</w:t>
                    </w:r>
                  </w:p>
                </w:txbxContent>
              </v:textbox>
              <w10:wrap anchorx="page" anchory="page"/>
            </v:shape>
          </w:pict>
        </mc:Fallback>
      </mc:AlternateContent>
    </w:r>
    <w:r w:rsidR="00390AE1">
      <w:rPr>
        <w:noProof/>
      </w:rPr>
      <mc:AlternateContent>
        <mc:Choice Requires="wps">
          <w:drawing>
            <wp:anchor distT="0" distB="0" distL="0" distR="0" simplePos="0" relativeHeight="251658240" behindDoc="1" locked="0" layoutInCell="1" allowOverlap="1" wp14:anchorId="5109DB2C" wp14:editId="5109DB2D">
              <wp:simplePos x="0" y="0"/>
              <wp:positionH relativeFrom="page">
                <wp:posOffset>5553836</wp:posOffset>
              </wp:positionH>
              <wp:positionV relativeFrom="page">
                <wp:posOffset>8780305</wp:posOffset>
              </wp:positionV>
              <wp:extent cx="1501140" cy="7200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720090"/>
                      </a:xfrm>
                      <a:prstGeom prst="rect">
                        <a:avLst/>
                      </a:prstGeom>
                    </wps:spPr>
                    <wps:txbx>
                      <w:txbxContent>
                        <w:p w14:paraId="5109DB2E" w14:textId="6CFCACC9" w:rsidR="00386AD3" w:rsidRDefault="00390AE1" w:rsidP="00176959">
                          <w:pPr>
                            <w:spacing w:before="10"/>
                            <w:ind w:left="20" w:right="16" w:firstLine="996"/>
                            <w:jc w:val="right"/>
                            <w:rPr>
                              <w:sz w:val="24"/>
                            </w:rPr>
                          </w:pPr>
                          <w:r>
                            <w:rPr>
                              <w:sz w:val="24"/>
                            </w:rPr>
                            <w:t>Page</w:t>
                          </w:r>
                          <w:r>
                            <w:rPr>
                              <w:spacing w:val="-13"/>
                              <w:sz w:val="24"/>
                            </w:rPr>
                            <w:t xml:space="preserve"> </w:t>
                          </w:r>
                          <w:r>
                            <w:rPr>
                              <w:sz w:val="24"/>
                            </w:rPr>
                            <w:fldChar w:fldCharType="begin"/>
                          </w:r>
                          <w:r>
                            <w:rPr>
                              <w:sz w:val="24"/>
                            </w:rPr>
                            <w:instrText xml:space="preserve"> PAGE </w:instrText>
                          </w:r>
                          <w:r>
                            <w:rPr>
                              <w:sz w:val="24"/>
                            </w:rPr>
                            <w:fldChar w:fldCharType="separate"/>
                          </w:r>
                          <w:r>
                            <w:rPr>
                              <w:sz w:val="24"/>
                            </w:rPr>
                            <w:t>10</w:t>
                          </w:r>
                          <w:r>
                            <w:rPr>
                              <w:sz w:val="24"/>
                            </w:rPr>
                            <w:fldChar w:fldCharType="end"/>
                          </w:r>
                          <w:r>
                            <w:rPr>
                              <w:spacing w:val="-12"/>
                              <w:sz w:val="24"/>
                            </w:rPr>
                            <w:t xml:space="preserve"> </w:t>
                          </w:r>
                          <w:r>
                            <w:rPr>
                              <w:sz w:val="24"/>
                            </w:rPr>
                            <w:t>of</w:t>
                          </w:r>
                          <w:r>
                            <w:rPr>
                              <w:spacing w:val="-13"/>
                              <w:sz w:val="24"/>
                            </w:rPr>
                            <w:t xml:space="preserve"> </w:t>
                          </w:r>
                          <w:r>
                            <w:rPr>
                              <w:sz w:val="24"/>
                            </w:rPr>
                            <w:fldChar w:fldCharType="begin"/>
                          </w:r>
                          <w:r>
                            <w:rPr>
                              <w:sz w:val="24"/>
                            </w:rPr>
                            <w:instrText xml:space="preserve"> NUMPAGES </w:instrText>
                          </w:r>
                          <w:r>
                            <w:rPr>
                              <w:sz w:val="24"/>
                            </w:rPr>
                            <w:fldChar w:fldCharType="separate"/>
                          </w:r>
                          <w:r>
                            <w:rPr>
                              <w:sz w:val="24"/>
                            </w:rPr>
                            <w:t>16</w:t>
                          </w:r>
                          <w:r>
                            <w:rPr>
                              <w:sz w:val="24"/>
                            </w:rPr>
                            <w:fldChar w:fldCharType="end"/>
                          </w:r>
                          <w:r>
                            <w:rPr>
                              <w:sz w:val="24"/>
                            </w:rPr>
                            <w:t xml:space="preserve"> </w:t>
                          </w:r>
                          <w:r w:rsidR="00176959">
                            <w:rPr>
                              <w:sz w:val="24"/>
                            </w:rPr>
                            <w:t>FA</w:t>
                          </w:r>
                          <w:r w:rsidR="00176959">
                            <w:rPr>
                              <w:spacing w:val="-2"/>
                              <w:sz w:val="24"/>
                            </w:rPr>
                            <w:t>8137-25-R-0013</w:t>
                          </w:r>
                        </w:p>
                        <w:p w14:paraId="5109DB2F" w14:textId="77777777" w:rsidR="00386AD3" w:rsidRDefault="00390AE1">
                          <w:pPr>
                            <w:ind w:left="89" w:right="16" w:firstLine="1327"/>
                            <w:rPr>
                              <w:sz w:val="24"/>
                            </w:rPr>
                          </w:pPr>
                          <w:r>
                            <w:rPr>
                              <w:sz w:val="24"/>
                            </w:rPr>
                            <w:t>Section</w:t>
                          </w:r>
                          <w:r>
                            <w:rPr>
                              <w:spacing w:val="-15"/>
                              <w:sz w:val="24"/>
                            </w:rPr>
                            <w:t xml:space="preserve"> </w:t>
                          </w:r>
                          <w:r>
                            <w:rPr>
                              <w:sz w:val="24"/>
                            </w:rPr>
                            <w:t>L Instructions</w:t>
                          </w:r>
                          <w:r>
                            <w:rPr>
                              <w:spacing w:val="-2"/>
                              <w:sz w:val="24"/>
                            </w:rPr>
                            <w:t xml:space="preserve"> </w:t>
                          </w:r>
                          <w:r>
                            <w:rPr>
                              <w:sz w:val="24"/>
                            </w:rPr>
                            <w:t>to</w:t>
                          </w:r>
                          <w:r>
                            <w:rPr>
                              <w:spacing w:val="-1"/>
                              <w:sz w:val="24"/>
                            </w:rPr>
                            <w:t xml:space="preserve"> </w:t>
                          </w:r>
                          <w:r>
                            <w:rPr>
                              <w:spacing w:val="-2"/>
                              <w:sz w:val="24"/>
                            </w:rPr>
                            <w:t>Offerors</w:t>
                          </w:r>
                        </w:p>
                      </w:txbxContent>
                    </wps:txbx>
                    <wps:bodyPr wrap="square" lIns="0" tIns="0" rIns="0" bIns="0" rtlCol="0">
                      <a:noAutofit/>
                    </wps:bodyPr>
                  </wps:wsp>
                </a:graphicData>
              </a:graphic>
            </wp:anchor>
          </w:drawing>
        </mc:Choice>
        <mc:Fallback>
          <w:pict>
            <v:shape w14:anchorId="5109DB2C" id="Textbox 1" o:spid="_x0000_s1030" type="#_x0000_t202" style="position:absolute;margin-left:437.3pt;margin-top:691.35pt;width:118.2pt;height:56.7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" filled="f" stroked="f">
              <v:textbox inset="0,0,0,0">
                <w:txbxContent>
                  <w:p w14:paraId="5109DB2E" w14:textId="6CFCACC9" w:rsidR="00386AD3" w:rsidRDefault="00390AE1" w:rsidP="00176959">
                    <w:pPr>
                      <w:spacing w:before="10"/>
                      <w:ind w:left="20" w:right="16" w:firstLine="996"/>
                      <w:jc w:val="right"/>
                      <w:rPr>
                        <w:sz w:val="24"/>
                      </w:rPr>
                    </w:pPr>
                    <w:r>
                      <w:rPr>
                        <w:sz w:val="24"/>
                      </w:rPr>
                      <w:t>Page</w:t>
                    </w:r>
                    <w:r>
                      <w:rPr>
                        <w:spacing w:val="-13"/>
                        <w:sz w:val="24"/>
                      </w:rPr>
                      <w:t xml:space="preserve"> </w:t>
                    </w:r>
                    <w:r>
                      <w:rPr>
                        <w:sz w:val="24"/>
                      </w:rPr>
                      <w:fldChar w:fldCharType="begin"/>
                    </w:r>
                    <w:r>
                      <w:rPr>
                        <w:sz w:val="24"/>
                      </w:rPr>
                      <w:instrText xml:space="preserve"> PAGE </w:instrText>
                    </w:r>
                    <w:r>
                      <w:rPr>
                        <w:sz w:val="24"/>
                      </w:rPr>
                      <w:fldChar w:fldCharType="separate"/>
                    </w:r>
                    <w:r>
                      <w:rPr>
                        <w:sz w:val="24"/>
                      </w:rPr>
                      <w:t>10</w:t>
                    </w:r>
                    <w:r>
                      <w:rPr>
                        <w:sz w:val="24"/>
                      </w:rPr>
                      <w:fldChar w:fldCharType="end"/>
                    </w:r>
                    <w:r>
                      <w:rPr>
                        <w:spacing w:val="-12"/>
                        <w:sz w:val="24"/>
                      </w:rPr>
                      <w:t xml:space="preserve"> </w:t>
                    </w:r>
                    <w:r>
                      <w:rPr>
                        <w:sz w:val="24"/>
                      </w:rPr>
                      <w:t>of</w:t>
                    </w:r>
                    <w:r>
                      <w:rPr>
                        <w:spacing w:val="-13"/>
                        <w:sz w:val="24"/>
                      </w:rPr>
                      <w:t xml:space="preserve"> </w:t>
                    </w:r>
                    <w:r>
                      <w:rPr>
                        <w:sz w:val="24"/>
                      </w:rPr>
                      <w:fldChar w:fldCharType="begin"/>
                    </w:r>
                    <w:r>
                      <w:rPr>
                        <w:sz w:val="24"/>
                      </w:rPr>
                      <w:instrText xml:space="preserve"> NUMPAGES </w:instrText>
                    </w:r>
                    <w:r>
                      <w:rPr>
                        <w:sz w:val="24"/>
                      </w:rPr>
                      <w:fldChar w:fldCharType="separate"/>
                    </w:r>
                    <w:r>
                      <w:rPr>
                        <w:sz w:val="24"/>
                      </w:rPr>
                      <w:t>16</w:t>
                    </w:r>
                    <w:r>
                      <w:rPr>
                        <w:sz w:val="24"/>
                      </w:rPr>
                      <w:fldChar w:fldCharType="end"/>
                    </w:r>
                    <w:r>
                      <w:rPr>
                        <w:sz w:val="24"/>
                      </w:rPr>
                      <w:t xml:space="preserve"> </w:t>
                    </w:r>
                    <w:r w:rsidR="00176959">
                      <w:rPr>
                        <w:sz w:val="24"/>
                      </w:rPr>
                      <w:t>FA</w:t>
                    </w:r>
                    <w:r w:rsidR="00176959">
                      <w:rPr>
                        <w:spacing w:val="-2"/>
                        <w:sz w:val="24"/>
                      </w:rPr>
                      <w:t>8137-25-R-0013</w:t>
                    </w:r>
                  </w:p>
                  <w:p w14:paraId="5109DB2F" w14:textId="77777777" w:rsidR="00386AD3" w:rsidRDefault="00390AE1">
                    <w:pPr>
                      <w:ind w:left="89" w:right="16" w:firstLine="1327"/>
                      <w:rPr>
                        <w:sz w:val="24"/>
                      </w:rPr>
                    </w:pPr>
                    <w:r>
                      <w:rPr>
                        <w:sz w:val="24"/>
                      </w:rPr>
                      <w:t>Section</w:t>
                    </w:r>
                    <w:r>
                      <w:rPr>
                        <w:spacing w:val="-15"/>
                        <w:sz w:val="24"/>
                      </w:rPr>
                      <w:t xml:space="preserve"> </w:t>
                    </w:r>
                    <w:r>
                      <w:rPr>
                        <w:sz w:val="24"/>
                      </w:rPr>
                      <w:t>L Instructions</w:t>
                    </w:r>
                    <w:r>
                      <w:rPr>
                        <w:spacing w:val="-2"/>
                        <w:sz w:val="24"/>
                      </w:rPr>
                      <w:t xml:space="preserve"> </w:t>
                    </w:r>
                    <w:r>
                      <w:rPr>
                        <w:sz w:val="24"/>
                      </w:rPr>
                      <w:t>to</w:t>
                    </w:r>
                    <w:r>
                      <w:rPr>
                        <w:spacing w:val="-1"/>
                        <w:sz w:val="24"/>
                      </w:rPr>
                      <w:t xml:space="preserve"> </w:t>
                    </w:r>
                    <w:r>
                      <w:rPr>
                        <w:spacing w:val="-2"/>
                        <w:sz w:val="24"/>
                      </w:rPr>
                      <w:t>Offerors</w:t>
                    </w:r>
                  </w:p>
                </w:txbxContent>
              </v:textbox>
              <w10:wrap anchorx="page" anchory="page"/>
            </v:shape>
          </w:pict>
        </mc:Fallback>
      </mc:AlternateContent>
    </w:r>
    <w:r w:rsidR="00176959">
      <w:rPr>
        <w:sz w:val="20"/>
      </w:rPr>
      <w:t>FA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6143" w14:textId="590125A1" w:rsidR="00C30B48" w:rsidRDefault="00C30B48">
    <w:pPr>
      <w:pStyle w:val="Footer"/>
    </w:pPr>
    <w:r>
      <w:rPr>
        <w:noProof/>
      </w:rPr>
      <mc:AlternateContent>
        <mc:Choice Requires="wps">
          <w:drawing>
            <wp:anchor distT="0" distB="0" distL="0" distR="0" simplePos="0" relativeHeight="251658246" behindDoc="0" locked="0" layoutInCell="1" allowOverlap="1" wp14:anchorId="1C0D6DF4" wp14:editId="3CEA3781">
              <wp:simplePos x="635" y="635"/>
              <wp:positionH relativeFrom="page">
                <wp:align>center</wp:align>
              </wp:positionH>
              <wp:positionV relativeFrom="page">
                <wp:align>bottom</wp:align>
              </wp:positionV>
              <wp:extent cx="254000" cy="407670"/>
              <wp:effectExtent l="0" t="0" r="12700" b="0"/>
              <wp:wrapNone/>
              <wp:docPr id="1299314865" name="Text Box 4"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4000" cy="407670"/>
                      </a:xfrm>
                      <a:prstGeom prst="rect">
                        <a:avLst/>
                      </a:prstGeom>
                      <a:noFill/>
                      <a:ln>
                        <a:noFill/>
                      </a:ln>
                    </wps:spPr>
                    <wps:txbx>
                      <w:txbxContent>
                        <w:p w14:paraId="37F4EB57" w14:textId="49F52C31" w:rsidR="00C30B48" w:rsidRPr="00C30B48" w:rsidRDefault="00C30B48" w:rsidP="00C30B48">
                          <w:pPr>
                            <w:rPr>
                              <w:rFonts w:ascii="Calibri" w:eastAsia="Calibri" w:hAnsi="Calibri" w:cs="Calibri"/>
                              <w:noProof/>
                              <w:color w:val="000000"/>
                              <w:sz w:val="28"/>
                              <w:szCs w:val="28"/>
                            </w:rPr>
                          </w:pPr>
                          <w:r w:rsidRPr="00C30B48">
                            <w:rPr>
                              <w:rFonts w:ascii="Calibri" w:eastAsia="Calibri" w:hAnsi="Calibri" w:cs="Calibri"/>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0D6DF4" id="_x0000_t202" coordsize="21600,21600" o:spt="202" path="m,l,21600r21600,l21600,xe">
              <v:stroke joinstyle="miter"/>
              <v:path gradientshapeok="t" o:connecttype="rect"/>
            </v:shapetype>
            <v:shape id="Text Box 4" o:spid="_x0000_s1032" type="#_x0000_t202" alt="CUI" style="position:absolute;margin-left:0;margin-top:0;width:20pt;height:32.1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" filled="f" stroked="f">
              <v:textbox style="mso-fit-shape-to-text:t" inset="0,0,0,15pt">
                <w:txbxContent>
                  <w:p w14:paraId="37F4EB57" w14:textId="49F52C31" w:rsidR="00C30B48" w:rsidRPr="00C30B48" w:rsidRDefault="00C30B48" w:rsidP="00C30B48">
                    <w:pPr>
                      <w:rPr>
                        <w:rFonts w:ascii="Calibri" w:eastAsia="Calibri" w:hAnsi="Calibri" w:cs="Calibri"/>
                        <w:noProof/>
                        <w:color w:val="000000"/>
                        <w:sz w:val="28"/>
                        <w:szCs w:val="28"/>
                      </w:rPr>
                    </w:pPr>
                    <w:r w:rsidRPr="00C30B48">
                      <w:rPr>
                        <w:rFonts w:ascii="Calibri" w:eastAsia="Calibri" w:hAnsi="Calibri" w:cs="Calibri"/>
                        <w:noProof/>
                        <w:color w:val="000000"/>
                        <w:sz w:val="28"/>
                        <w:szCs w:val="28"/>
                      </w:rPr>
                      <w:t>CUI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2E745" w14:textId="77777777" w:rsidR="00EA12FB" w:rsidRDefault="00EA12FB">
      <w:r>
        <w:separator/>
      </w:r>
    </w:p>
  </w:footnote>
  <w:footnote w:type="continuationSeparator" w:id="0">
    <w:p w14:paraId="7315AEA2" w14:textId="77777777" w:rsidR="00EA12FB" w:rsidRDefault="00EA1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D281" w14:textId="7C943DDE" w:rsidR="00C30B48" w:rsidRDefault="00C30B48">
    <w:pPr>
      <w:pStyle w:val="Header"/>
    </w:pPr>
    <w:r>
      <w:rPr>
        <w:noProof/>
      </w:rPr>
      <mc:AlternateContent>
        <mc:Choice Requires="wps">
          <w:drawing>
            <wp:anchor distT="0" distB="0" distL="0" distR="0" simplePos="0" relativeHeight="251658242" behindDoc="0" locked="0" layoutInCell="1" allowOverlap="1" wp14:anchorId="5E165ABE" wp14:editId="4807760E">
              <wp:simplePos x="635" y="635"/>
              <wp:positionH relativeFrom="page">
                <wp:align>center</wp:align>
              </wp:positionH>
              <wp:positionV relativeFrom="page">
                <wp:align>top</wp:align>
              </wp:positionV>
              <wp:extent cx="254000" cy="407670"/>
              <wp:effectExtent l="0" t="0" r="12700" b="11430"/>
              <wp:wrapNone/>
              <wp:docPr id="1299051769"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4000" cy="407670"/>
                      </a:xfrm>
                      <a:prstGeom prst="rect">
                        <a:avLst/>
                      </a:prstGeom>
                      <a:noFill/>
                      <a:ln>
                        <a:noFill/>
                      </a:ln>
                    </wps:spPr>
                    <wps:txbx>
                      <w:txbxContent>
                        <w:p w14:paraId="2C19CD27" w14:textId="74E02C94" w:rsidR="00C30B48" w:rsidRPr="00C30B48" w:rsidRDefault="00C30B48" w:rsidP="00C30B48">
                          <w:pPr>
                            <w:rPr>
                              <w:rFonts w:ascii="Calibri" w:eastAsia="Calibri" w:hAnsi="Calibri" w:cs="Calibri"/>
                              <w:noProof/>
                              <w:color w:val="000000"/>
                              <w:sz w:val="28"/>
                              <w:szCs w:val="28"/>
                            </w:rPr>
                          </w:pPr>
                          <w:r w:rsidRPr="00C30B48">
                            <w:rPr>
                              <w:rFonts w:ascii="Calibri" w:eastAsia="Calibri" w:hAnsi="Calibri" w:cs="Calibri"/>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E165ABE" id="_x0000_t202" coordsize="21600,21600" o:spt="202" path="m,l,21600r21600,l21600,xe">
              <v:stroke joinstyle="miter"/>
              <v:path gradientshapeok="t" o:connecttype="rect"/>
            </v:shapetype>
            <v:shape id="Text Box 2" o:spid="_x0000_s1026" type="#_x0000_t202" alt="CUI" style="position:absolute;margin-left:0;margin-top:0;width:20pt;height:32.1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" filled="f" stroked="f">
              <v:textbox style="mso-fit-shape-to-text:t" inset="0,15pt,0,0">
                <w:txbxContent>
                  <w:p w14:paraId="2C19CD27" w14:textId="74E02C94" w:rsidR="00C30B48" w:rsidRPr="00C30B48" w:rsidRDefault="00C30B48" w:rsidP="00C30B48">
                    <w:pPr>
                      <w:rPr>
                        <w:rFonts w:ascii="Calibri" w:eastAsia="Calibri" w:hAnsi="Calibri" w:cs="Calibri"/>
                        <w:noProof/>
                        <w:color w:val="000000"/>
                        <w:sz w:val="28"/>
                        <w:szCs w:val="28"/>
                      </w:rPr>
                    </w:pPr>
                    <w:r w:rsidRPr="00C30B48">
                      <w:rPr>
                        <w:rFonts w:ascii="Calibri" w:eastAsia="Calibri" w:hAnsi="Calibri" w:cs="Calibri"/>
                        <w:noProof/>
                        <w:color w:val="000000"/>
                        <w:sz w:val="28"/>
                        <w:szCs w:val="28"/>
                      </w:rPr>
                      <w:t>CUI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879F" w14:textId="3FB51A97" w:rsidR="00C30B48" w:rsidRDefault="00C30B48">
    <w:pPr>
      <w:pStyle w:val="Header"/>
    </w:pPr>
    <w:r>
      <w:rPr>
        <w:noProof/>
      </w:rPr>
      <mc:AlternateContent>
        <mc:Choice Requires="wps">
          <w:drawing>
            <wp:anchor distT="0" distB="0" distL="0" distR="0" simplePos="0" relativeHeight="251658243" behindDoc="0" locked="0" layoutInCell="1" allowOverlap="1" wp14:anchorId="21C9F790" wp14:editId="378953AC">
              <wp:simplePos x="661916" y="0"/>
              <wp:positionH relativeFrom="page">
                <wp:align>center</wp:align>
              </wp:positionH>
              <wp:positionV relativeFrom="page">
                <wp:align>top</wp:align>
              </wp:positionV>
              <wp:extent cx="254000" cy="407670"/>
              <wp:effectExtent l="0" t="0" r="12700" b="11430"/>
              <wp:wrapNone/>
              <wp:docPr id="183464538" name="Text Box 3"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4000" cy="407670"/>
                      </a:xfrm>
                      <a:prstGeom prst="rect">
                        <a:avLst/>
                      </a:prstGeom>
                      <a:noFill/>
                      <a:ln>
                        <a:noFill/>
                      </a:ln>
                    </wps:spPr>
                    <wps:txbx>
                      <w:txbxContent>
                        <w:p w14:paraId="0CF9587B" w14:textId="54C42699" w:rsidR="00C30B48" w:rsidRPr="00C30B48" w:rsidRDefault="00C30B48" w:rsidP="00C30B48">
                          <w:pPr>
                            <w:rPr>
                              <w:rFonts w:ascii="Calibri" w:eastAsia="Calibri" w:hAnsi="Calibri" w:cs="Calibri"/>
                              <w:noProof/>
                              <w:color w:val="000000"/>
                              <w:sz w:val="28"/>
                              <w:szCs w:val="28"/>
                            </w:rPr>
                          </w:pPr>
                          <w:r w:rsidRPr="00C30B48">
                            <w:rPr>
                              <w:rFonts w:ascii="Calibri" w:eastAsia="Calibri" w:hAnsi="Calibri" w:cs="Calibri"/>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C9F790" id="_x0000_t202" coordsize="21600,21600" o:spt="202" path="m,l,21600r21600,l21600,xe">
              <v:stroke joinstyle="miter"/>
              <v:path gradientshapeok="t" o:connecttype="rect"/>
            </v:shapetype>
            <v:shape id="Text Box 3" o:spid="_x0000_s1027" type="#_x0000_t202" alt="CUI" style="position:absolute;margin-left:0;margin-top:0;width:20pt;height:32.1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" filled="f" stroked="f">
              <v:textbox style="mso-fit-shape-to-text:t" inset="0,15pt,0,0">
                <w:txbxContent>
                  <w:p w14:paraId="0CF9587B" w14:textId="54C42699" w:rsidR="00C30B48" w:rsidRPr="00C30B48" w:rsidRDefault="00C30B48" w:rsidP="00C30B48">
                    <w:pPr>
                      <w:rPr>
                        <w:rFonts w:ascii="Calibri" w:eastAsia="Calibri" w:hAnsi="Calibri" w:cs="Calibri"/>
                        <w:noProof/>
                        <w:color w:val="000000"/>
                        <w:sz w:val="28"/>
                        <w:szCs w:val="28"/>
                      </w:rPr>
                    </w:pPr>
                    <w:r w:rsidRPr="00C30B48">
                      <w:rPr>
                        <w:rFonts w:ascii="Calibri" w:eastAsia="Calibri" w:hAnsi="Calibri" w:cs="Calibri"/>
                        <w:noProof/>
                        <w:color w:val="000000"/>
                        <w:sz w:val="28"/>
                        <w:szCs w:val="28"/>
                      </w:rPr>
                      <w:t>CUI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1DD2B" w14:textId="2E13F168" w:rsidR="00C30B48" w:rsidRDefault="00C30B48">
    <w:pPr>
      <w:pStyle w:val="Header"/>
    </w:pPr>
    <w:r>
      <w:rPr>
        <w:noProof/>
      </w:rPr>
      <mc:AlternateContent>
        <mc:Choice Requires="wps">
          <w:drawing>
            <wp:anchor distT="0" distB="0" distL="0" distR="0" simplePos="0" relativeHeight="251658245" behindDoc="0" locked="0" layoutInCell="1" allowOverlap="1" wp14:anchorId="4E20E685" wp14:editId="33C87A57">
              <wp:simplePos x="635" y="635"/>
              <wp:positionH relativeFrom="page">
                <wp:align>center</wp:align>
              </wp:positionH>
              <wp:positionV relativeFrom="page">
                <wp:align>top</wp:align>
              </wp:positionV>
              <wp:extent cx="254000" cy="407670"/>
              <wp:effectExtent l="0" t="0" r="12700" b="11430"/>
              <wp:wrapNone/>
              <wp:docPr id="1453058954" name="Text Box 1"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4000" cy="407670"/>
                      </a:xfrm>
                      <a:prstGeom prst="rect">
                        <a:avLst/>
                      </a:prstGeom>
                      <a:noFill/>
                      <a:ln>
                        <a:noFill/>
                      </a:ln>
                    </wps:spPr>
                    <wps:txbx>
                      <w:txbxContent>
                        <w:p w14:paraId="3EBBF353" w14:textId="4B7285E7" w:rsidR="00C30B48" w:rsidRPr="00C30B48" w:rsidRDefault="00C30B48" w:rsidP="00C30B48">
                          <w:pPr>
                            <w:rPr>
                              <w:rFonts w:ascii="Calibri" w:eastAsia="Calibri" w:hAnsi="Calibri" w:cs="Calibri"/>
                              <w:noProof/>
                              <w:color w:val="000000"/>
                              <w:sz w:val="28"/>
                              <w:szCs w:val="28"/>
                            </w:rPr>
                          </w:pPr>
                          <w:r w:rsidRPr="00C30B48">
                            <w:rPr>
                              <w:rFonts w:ascii="Calibri" w:eastAsia="Calibri" w:hAnsi="Calibri" w:cs="Calibri"/>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20E685" id="_x0000_t202" coordsize="21600,21600" o:spt="202" path="m,l,21600r21600,l21600,xe">
              <v:stroke joinstyle="miter"/>
              <v:path gradientshapeok="t" o:connecttype="rect"/>
            </v:shapetype>
            <v:shape id="Text Box 1" o:spid="_x0000_s1031" type="#_x0000_t202" alt="CUI" style="position:absolute;margin-left:0;margin-top:0;width:20pt;height:32.1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" filled="f" stroked="f">
              <v:textbox style="mso-fit-shape-to-text:t" inset="0,15pt,0,0">
                <w:txbxContent>
                  <w:p w14:paraId="3EBBF353" w14:textId="4B7285E7" w:rsidR="00C30B48" w:rsidRPr="00C30B48" w:rsidRDefault="00C30B48" w:rsidP="00C30B48">
                    <w:pPr>
                      <w:rPr>
                        <w:rFonts w:ascii="Calibri" w:eastAsia="Calibri" w:hAnsi="Calibri" w:cs="Calibri"/>
                        <w:noProof/>
                        <w:color w:val="000000"/>
                        <w:sz w:val="28"/>
                        <w:szCs w:val="28"/>
                      </w:rPr>
                    </w:pPr>
                    <w:r w:rsidRPr="00C30B48">
                      <w:rPr>
                        <w:rFonts w:ascii="Calibri" w:eastAsia="Calibri" w:hAnsi="Calibri" w:cs="Calibri"/>
                        <w:noProof/>
                        <w:color w:val="000000"/>
                        <w:sz w:val="28"/>
                        <w:szCs w:val="28"/>
                      </w:rPr>
                      <w:t>CUI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A95"/>
    <w:multiLevelType w:val="hybridMultilevel"/>
    <w:tmpl w:val="3F6C7AAA"/>
    <w:lvl w:ilvl="0" w:tplc="4078A8BE">
      <w:start w:val="1"/>
      <w:numFmt w:val="decimal"/>
      <w:lvlText w:val="%1)"/>
      <w:lvlJc w:val="left"/>
      <w:pPr>
        <w:ind w:left="119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082347C">
      <w:numFmt w:val="bullet"/>
      <w:lvlText w:val="•"/>
      <w:lvlJc w:val="left"/>
      <w:pPr>
        <w:ind w:left="2096" w:hanging="360"/>
      </w:pPr>
      <w:rPr>
        <w:rFonts w:hint="default"/>
        <w:lang w:val="en-US" w:eastAsia="en-US" w:bidi="ar-SA"/>
      </w:rPr>
    </w:lvl>
    <w:lvl w:ilvl="2" w:tplc="D9D8B8D4">
      <w:numFmt w:val="bullet"/>
      <w:lvlText w:val="•"/>
      <w:lvlJc w:val="left"/>
      <w:pPr>
        <w:ind w:left="2992" w:hanging="360"/>
      </w:pPr>
      <w:rPr>
        <w:rFonts w:hint="default"/>
        <w:lang w:val="en-US" w:eastAsia="en-US" w:bidi="ar-SA"/>
      </w:rPr>
    </w:lvl>
    <w:lvl w:ilvl="3" w:tplc="3432D818">
      <w:numFmt w:val="bullet"/>
      <w:lvlText w:val="•"/>
      <w:lvlJc w:val="left"/>
      <w:pPr>
        <w:ind w:left="3888" w:hanging="360"/>
      </w:pPr>
      <w:rPr>
        <w:rFonts w:hint="default"/>
        <w:lang w:val="en-US" w:eastAsia="en-US" w:bidi="ar-SA"/>
      </w:rPr>
    </w:lvl>
    <w:lvl w:ilvl="4" w:tplc="B6C2A6DC">
      <w:numFmt w:val="bullet"/>
      <w:lvlText w:val="•"/>
      <w:lvlJc w:val="left"/>
      <w:pPr>
        <w:ind w:left="4784" w:hanging="360"/>
      </w:pPr>
      <w:rPr>
        <w:rFonts w:hint="default"/>
        <w:lang w:val="en-US" w:eastAsia="en-US" w:bidi="ar-SA"/>
      </w:rPr>
    </w:lvl>
    <w:lvl w:ilvl="5" w:tplc="E40E98CC">
      <w:numFmt w:val="bullet"/>
      <w:lvlText w:val="•"/>
      <w:lvlJc w:val="left"/>
      <w:pPr>
        <w:ind w:left="5680" w:hanging="360"/>
      </w:pPr>
      <w:rPr>
        <w:rFonts w:hint="default"/>
        <w:lang w:val="en-US" w:eastAsia="en-US" w:bidi="ar-SA"/>
      </w:rPr>
    </w:lvl>
    <w:lvl w:ilvl="6" w:tplc="4C0AB374">
      <w:numFmt w:val="bullet"/>
      <w:lvlText w:val="•"/>
      <w:lvlJc w:val="left"/>
      <w:pPr>
        <w:ind w:left="6576" w:hanging="360"/>
      </w:pPr>
      <w:rPr>
        <w:rFonts w:hint="default"/>
        <w:lang w:val="en-US" w:eastAsia="en-US" w:bidi="ar-SA"/>
      </w:rPr>
    </w:lvl>
    <w:lvl w:ilvl="7" w:tplc="E498188A">
      <w:numFmt w:val="bullet"/>
      <w:lvlText w:val="•"/>
      <w:lvlJc w:val="left"/>
      <w:pPr>
        <w:ind w:left="7472" w:hanging="360"/>
      </w:pPr>
      <w:rPr>
        <w:rFonts w:hint="default"/>
        <w:lang w:val="en-US" w:eastAsia="en-US" w:bidi="ar-SA"/>
      </w:rPr>
    </w:lvl>
    <w:lvl w:ilvl="8" w:tplc="A3EE48C4">
      <w:numFmt w:val="bullet"/>
      <w:lvlText w:val="•"/>
      <w:lvlJc w:val="left"/>
      <w:pPr>
        <w:ind w:left="8368" w:hanging="360"/>
      </w:pPr>
      <w:rPr>
        <w:rFonts w:hint="default"/>
        <w:lang w:val="en-US" w:eastAsia="en-US" w:bidi="ar-SA"/>
      </w:rPr>
    </w:lvl>
  </w:abstractNum>
  <w:abstractNum w:abstractNumId="1" w15:restartNumberingAfterBreak="0">
    <w:nsid w:val="03075BAB"/>
    <w:multiLevelType w:val="hybridMultilevel"/>
    <w:tmpl w:val="022A3FE8"/>
    <w:lvl w:ilvl="0" w:tplc="FCC6CE1A">
      <w:start w:val="1"/>
      <w:numFmt w:val="decimal"/>
      <w:lvlText w:val="%1)"/>
      <w:lvlJc w:val="left"/>
      <w:pPr>
        <w:ind w:left="119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096B60A">
      <w:numFmt w:val="bullet"/>
      <w:lvlText w:val="•"/>
      <w:lvlJc w:val="left"/>
      <w:pPr>
        <w:ind w:left="2096" w:hanging="360"/>
      </w:pPr>
      <w:rPr>
        <w:rFonts w:hint="default"/>
        <w:lang w:val="en-US" w:eastAsia="en-US" w:bidi="ar-SA"/>
      </w:rPr>
    </w:lvl>
    <w:lvl w:ilvl="2" w:tplc="42E6BE06">
      <w:numFmt w:val="bullet"/>
      <w:lvlText w:val="•"/>
      <w:lvlJc w:val="left"/>
      <w:pPr>
        <w:ind w:left="2992" w:hanging="360"/>
      </w:pPr>
      <w:rPr>
        <w:rFonts w:hint="default"/>
        <w:lang w:val="en-US" w:eastAsia="en-US" w:bidi="ar-SA"/>
      </w:rPr>
    </w:lvl>
    <w:lvl w:ilvl="3" w:tplc="6908E40C">
      <w:numFmt w:val="bullet"/>
      <w:lvlText w:val="•"/>
      <w:lvlJc w:val="left"/>
      <w:pPr>
        <w:ind w:left="3888" w:hanging="360"/>
      </w:pPr>
      <w:rPr>
        <w:rFonts w:hint="default"/>
        <w:lang w:val="en-US" w:eastAsia="en-US" w:bidi="ar-SA"/>
      </w:rPr>
    </w:lvl>
    <w:lvl w:ilvl="4" w:tplc="619AAB34">
      <w:numFmt w:val="bullet"/>
      <w:lvlText w:val="•"/>
      <w:lvlJc w:val="left"/>
      <w:pPr>
        <w:ind w:left="4784" w:hanging="360"/>
      </w:pPr>
      <w:rPr>
        <w:rFonts w:hint="default"/>
        <w:lang w:val="en-US" w:eastAsia="en-US" w:bidi="ar-SA"/>
      </w:rPr>
    </w:lvl>
    <w:lvl w:ilvl="5" w:tplc="857ED60C">
      <w:numFmt w:val="bullet"/>
      <w:lvlText w:val="•"/>
      <w:lvlJc w:val="left"/>
      <w:pPr>
        <w:ind w:left="5680" w:hanging="360"/>
      </w:pPr>
      <w:rPr>
        <w:rFonts w:hint="default"/>
        <w:lang w:val="en-US" w:eastAsia="en-US" w:bidi="ar-SA"/>
      </w:rPr>
    </w:lvl>
    <w:lvl w:ilvl="6" w:tplc="3F1A217C">
      <w:numFmt w:val="bullet"/>
      <w:lvlText w:val="•"/>
      <w:lvlJc w:val="left"/>
      <w:pPr>
        <w:ind w:left="6576" w:hanging="360"/>
      </w:pPr>
      <w:rPr>
        <w:rFonts w:hint="default"/>
        <w:lang w:val="en-US" w:eastAsia="en-US" w:bidi="ar-SA"/>
      </w:rPr>
    </w:lvl>
    <w:lvl w:ilvl="7" w:tplc="06E492CA">
      <w:numFmt w:val="bullet"/>
      <w:lvlText w:val="•"/>
      <w:lvlJc w:val="left"/>
      <w:pPr>
        <w:ind w:left="7472" w:hanging="360"/>
      </w:pPr>
      <w:rPr>
        <w:rFonts w:hint="default"/>
        <w:lang w:val="en-US" w:eastAsia="en-US" w:bidi="ar-SA"/>
      </w:rPr>
    </w:lvl>
    <w:lvl w:ilvl="8" w:tplc="E034BB8A">
      <w:numFmt w:val="bullet"/>
      <w:lvlText w:val="•"/>
      <w:lvlJc w:val="left"/>
      <w:pPr>
        <w:ind w:left="8368" w:hanging="360"/>
      </w:pPr>
      <w:rPr>
        <w:rFonts w:hint="default"/>
        <w:lang w:val="en-US" w:eastAsia="en-US" w:bidi="ar-SA"/>
      </w:rPr>
    </w:lvl>
  </w:abstractNum>
  <w:abstractNum w:abstractNumId="2" w15:restartNumberingAfterBreak="0">
    <w:nsid w:val="0B375E4F"/>
    <w:multiLevelType w:val="hybridMultilevel"/>
    <w:tmpl w:val="7338BAD0"/>
    <w:lvl w:ilvl="0" w:tplc="44387F90">
      <w:start w:val="1"/>
      <w:numFmt w:val="decimal"/>
      <w:lvlText w:val="%1)"/>
      <w:lvlJc w:val="left"/>
      <w:pPr>
        <w:ind w:left="119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216F7B0">
      <w:start w:val="1"/>
      <w:numFmt w:val="lowerLetter"/>
      <w:lvlText w:val="%2."/>
      <w:lvlJc w:val="left"/>
      <w:pPr>
        <w:ind w:left="191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B3E04DBA">
      <w:numFmt w:val="bullet"/>
      <w:lvlText w:val="•"/>
      <w:lvlJc w:val="left"/>
      <w:pPr>
        <w:ind w:left="2835" w:hanging="360"/>
      </w:pPr>
      <w:rPr>
        <w:rFonts w:hint="default"/>
        <w:lang w:val="en-US" w:eastAsia="en-US" w:bidi="ar-SA"/>
      </w:rPr>
    </w:lvl>
    <w:lvl w:ilvl="3" w:tplc="4CBE8130">
      <w:numFmt w:val="bullet"/>
      <w:lvlText w:val="•"/>
      <w:lvlJc w:val="left"/>
      <w:pPr>
        <w:ind w:left="3751" w:hanging="360"/>
      </w:pPr>
      <w:rPr>
        <w:rFonts w:hint="default"/>
        <w:lang w:val="en-US" w:eastAsia="en-US" w:bidi="ar-SA"/>
      </w:rPr>
    </w:lvl>
    <w:lvl w:ilvl="4" w:tplc="B6C085B6">
      <w:numFmt w:val="bullet"/>
      <w:lvlText w:val="•"/>
      <w:lvlJc w:val="left"/>
      <w:pPr>
        <w:ind w:left="4666" w:hanging="360"/>
      </w:pPr>
      <w:rPr>
        <w:rFonts w:hint="default"/>
        <w:lang w:val="en-US" w:eastAsia="en-US" w:bidi="ar-SA"/>
      </w:rPr>
    </w:lvl>
    <w:lvl w:ilvl="5" w:tplc="05AE2D98">
      <w:numFmt w:val="bullet"/>
      <w:lvlText w:val="•"/>
      <w:lvlJc w:val="left"/>
      <w:pPr>
        <w:ind w:left="5582" w:hanging="360"/>
      </w:pPr>
      <w:rPr>
        <w:rFonts w:hint="default"/>
        <w:lang w:val="en-US" w:eastAsia="en-US" w:bidi="ar-SA"/>
      </w:rPr>
    </w:lvl>
    <w:lvl w:ilvl="6" w:tplc="A5CAAB4A">
      <w:numFmt w:val="bullet"/>
      <w:lvlText w:val="•"/>
      <w:lvlJc w:val="left"/>
      <w:pPr>
        <w:ind w:left="6497" w:hanging="360"/>
      </w:pPr>
      <w:rPr>
        <w:rFonts w:hint="default"/>
        <w:lang w:val="en-US" w:eastAsia="en-US" w:bidi="ar-SA"/>
      </w:rPr>
    </w:lvl>
    <w:lvl w:ilvl="7" w:tplc="AC76AE86">
      <w:numFmt w:val="bullet"/>
      <w:lvlText w:val="•"/>
      <w:lvlJc w:val="left"/>
      <w:pPr>
        <w:ind w:left="7413" w:hanging="360"/>
      </w:pPr>
      <w:rPr>
        <w:rFonts w:hint="default"/>
        <w:lang w:val="en-US" w:eastAsia="en-US" w:bidi="ar-SA"/>
      </w:rPr>
    </w:lvl>
    <w:lvl w:ilvl="8" w:tplc="F23A1C60">
      <w:numFmt w:val="bullet"/>
      <w:lvlText w:val="•"/>
      <w:lvlJc w:val="left"/>
      <w:pPr>
        <w:ind w:left="8328" w:hanging="360"/>
      </w:pPr>
      <w:rPr>
        <w:rFonts w:hint="default"/>
        <w:lang w:val="en-US" w:eastAsia="en-US" w:bidi="ar-SA"/>
      </w:rPr>
    </w:lvl>
  </w:abstractNum>
  <w:abstractNum w:abstractNumId="3" w15:restartNumberingAfterBreak="0">
    <w:nsid w:val="2C700496"/>
    <w:multiLevelType w:val="multilevel"/>
    <w:tmpl w:val="5B9873F6"/>
    <w:lvl w:ilvl="0">
      <w:start w:val="1"/>
      <w:numFmt w:val="decimal"/>
      <w:lvlText w:val="%1."/>
      <w:lvlJc w:val="left"/>
      <w:pPr>
        <w:ind w:left="652" w:hanging="541"/>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12" w:hanging="541"/>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12" w:hanging="632"/>
      </w:pPr>
      <w:rPr>
        <w:rFonts w:ascii="Times New Roman" w:eastAsia="Times New Roman" w:hAnsi="Times New Roman" w:cs="Times New Roman" w:hint="default"/>
        <w:b/>
        <w:bCs/>
        <w:i w:val="0"/>
        <w:iCs w:val="0"/>
        <w:spacing w:val="0"/>
        <w:w w:val="100"/>
        <w:sz w:val="22"/>
        <w:szCs w:val="22"/>
        <w:lang w:val="en-US" w:eastAsia="en-US" w:bidi="ar-SA"/>
      </w:rPr>
    </w:lvl>
    <w:lvl w:ilvl="3">
      <w:start w:val="1"/>
      <w:numFmt w:val="decimal"/>
      <w:lvlText w:val="%1.%2.%3.%4."/>
      <w:lvlJc w:val="left"/>
      <w:pPr>
        <w:ind w:left="112" w:hanging="812"/>
      </w:pPr>
      <w:rPr>
        <w:rFonts w:ascii="Times New Roman" w:eastAsia="Times New Roman" w:hAnsi="Times New Roman" w:cs="Times New Roman" w:hint="default"/>
        <w:b/>
        <w:bCs/>
        <w:i w:val="0"/>
        <w:iCs w:val="0"/>
        <w:spacing w:val="0"/>
        <w:w w:val="100"/>
        <w:sz w:val="22"/>
        <w:szCs w:val="22"/>
        <w:lang w:val="en-US" w:eastAsia="en-US" w:bidi="ar-SA"/>
      </w:rPr>
    </w:lvl>
    <w:lvl w:ilvl="4">
      <w:start w:val="1"/>
      <w:numFmt w:val="decimal"/>
      <w:lvlText w:val="%1.%2.%3.%4.%5."/>
      <w:lvlJc w:val="left"/>
      <w:pPr>
        <w:ind w:left="1823" w:hanging="992"/>
      </w:pPr>
      <w:rPr>
        <w:rFonts w:ascii="Times New Roman" w:eastAsia="Times New Roman" w:hAnsi="Times New Roman" w:cs="Times New Roman" w:hint="default"/>
        <w:b/>
        <w:bCs/>
        <w:i w:val="0"/>
        <w:iCs w:val="0"/>
        <w:spacing w:val="0"/>
        <w:w w:val="100"/>
        <w:sz w:val="22"/>
        <w:szCs w:val="22"/>
        <w:lang w:val="en-US" w:eastAsia="en-US" w:bidi="ar-SA"/>
      </w:rPr>
    </w:lvl>
    <w:lvl w:ilvl="5">
      <w:numFmt w:val="bullet"/>
      <w:lvlText w:val="•"/>
      <w:lvlJc w:val="left"/>
      <w:pPr>
        <w:ind w:left="1820" w:hanging="992"/>
      </w:pPr>
      <w:rPr>
        <w:rFonts w:hint="default"/>
        <w:lang w:val="en-US" w:eastAsia="en-US" w:bidi="ar-SA"/>
      </w:rPr>
    </w:lvl>
    <w:lvl w:ilvl="6">
      <w:numFmt w:val="bullet"/>
      <w:lvlText w:val="•"/>
      <w:lvlJc w:val="left"/>
      <w:pPr>
        <w:ind w:left="3488" w:hanging="992"/>
      </w:pPr>
      <w:rPr>
        <w:rFonts w:hint="default"/>
        <w:lang w:val="en-US" w:eastAsia="en-US" w:bidi="ar-SA"/>
      </w:rPr>
    </w:lvl>
    <w:lvl w:ilvl="7">
      <w:numFmt w:val="bullet"/>
      <w:lvlText w:val="•"/>
      <w:lvlJc w:val="left"/>
      <w:pPr>
        <w:ind w:left="5156" w:hanging="992"/>
      </w:pPr>
      <w:rPr>
        <w:rFonts w:hint="default"/>
        <w:lang w:val="en-US" w:eastAsia="en-US" w:bidi="ar-SA"/>
      </w:rPr>
    </w:lvl>
    <w:lvl w:ilvl="8">
      <w:numFmt w:val="bullet"/>
      <w:lvlText w:val="•"/>
      <w:lvlJc w:val="left"/>
      <w:pPr>
        <w:ind w:left="6824" w:hanging="992"/>
      </w:pPr>
      <w:rPr>
        <w:rFonts w:hint="default"/>
        <w:lang w:val="en-US" w:eastAsia="en-US" w:bidi="ar-SA"/>
      </w:rPr>
    </w:lvl>
  </w:abstractNum>
  <w:abstractNum w:abstractNumId="4" w15:restartNumberingAfterBreak="0">
    <w:nsid w:val="2CE057C6"/>
    <w:multiLevelType w:val="hybridMultilevel"/>
    <w:tmpl w:val="3B1C08A0"/>
    <w:lvl w:ilvl="0" w:tplc="3C8411B6">
      <w:start w:val="1"/>
      <w:numFmt w:val="decimal"/>
      <w:lvlText w:val="%1)"/>
      <w:lvlJc w:val="left"/>
      <w:pPr>
        <w:ind w:left="119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D95C5700">
      <w:numFmt w:val="bullet"/>
      <w:lvlText w:val="•"/>
      <w:lvlJc w:val="left"/>
      <w:pPr>
        <w:ind w:left="2096" w:hanging="360"/>
      </w:pPr>
      <w:rPr>
        <w:rFonts w:hint="default"/>
        <w:lang w:val="en-US" w:eastAsia="en-US" w:bidi="ar-SA"/>
      </w:rPr>
    </w:lvl>
    <w:lvl w:ilvl="2" w:tplc="084EE36A">
      <w:numFmt w:val="bullet"/>
      <w:lvlText w:val="•"/>
      <w:lvlJc w:val="left"/>
      <w:pPr>
        <w:ind w:left="2992" w:hanging="360"/>
      </w:pPr>
      <w:rPr>
        <w:rFonts w:hint="default"/>
        <w:lang w:val="en-US" w:eastAsia="en-US" w:bidi="ar-SA"/>
      </w:rPr>
    </w:lvl>
    <w:lvl w:ilvl="3" w:tplc="034CDDD0">
      <w:numFmt w:val="bullet"/>
      <w:lvlText w:val="•"/>
      <w:lvlJc w:val="left"/>
      <w:pPr>
        <w:ind w:left="3888" w:hanging="360"/>
      </w:pPr>
      <w:rPr>
        <w:rFonts w:hint="default"/>
        <w:lang w:val="en-US" w:eastAsia="en-US" w:bidi="ar-SA"/>
      </w:rPr>
    </w:lvl>
    <w:lvl w:ilvl="4" w:tplc="FBF8E490">
      <w:numFmt w:val="bullet"/>
      <w:lvlText w:val="•"/>
      <w:lvlJc w:val="left"/>
      <w:pPr>
        <w:ind w:left="4784" w:hanging="360"/>
      </w:pPr>
      <w:rPr>
        <w:rFonts w:hint="default"/>
        <w:lang w:val="en-US" w:eastAsia="en-US" w:bidi="ar-SA"/>
      </w:rPr>
    </w:lvl>
    <w:lvl w:ilvl="5" w:tplc="0C1006EE">
      <w:numFmt w:val="bullet"/>
      <w:lvlText w:val="•"/>
      <w:lvlJc w:val="left"/>
      <w:pPr>
        <w:ind w:left="5680" w:hanging="360"/>
      </w:pPr>
      <w:rPr>
        <w:rFonts w:hint="default"/>
        <w:lang w:val="en-US" w:eastAsia="en-US" w:bidi="ar-SA"/>
      </w:rPr>
    </w:lvl>
    <w:lvl w:ilvl="6" w:tplc="2FA2B6C2">
      <w:numFmt w:val="bullet"/>
      <w:lvlText w:val="•"/>
      <w:lvlJc w:val="left"/>
      <w:pPr>
        <w:ind w:left="6576" w:hanging="360"/>
      </w:pPr>
      <w:rPr>
        <w:rFonts w:hint="default"/>
        <w:lang w:val="en-US" w:eastAsia="en-US" w:bidi="ar-SA"/>
      </w:rPr>
    </w:lvl>
    <w:lvl w:ilvl="7" w:tplc="C4AEDB74">
      <w:numFmt w:val="bullet"/>
      <w:lvlText w:val="•"/>
      <w:lvlJc w:val="left"/>
      <w:pPr>
        <w:ind w:left="7472" w:hanging="360"/>
      </w:pPr>
      <w:rPr>
        <w:rFonts w:hint="default"/>
        <w:lang w:val="en-US" w:eastAsia="en-US" w:bidi="ar-SA"/>
      </w:rPr>
    </w:lvl>
    <w:lvl w:ilvl="8" w:tplc="87A2BDB8">
      <w:numFmt w:val="bullet"/>
      <w:lvlText w:val="•"/>
      <w:lvlJc w:val="left"/>
      <w:pPr>
        <w:ind w:left="8368" w:hanging="360"/>
      </w:pPr>
      <w:rPr>
        <w:rFonts w:hint="default"/>
        <w:lang w:val="en-US" w:eastAsia="en-US" w:bidi="ar-SA"/>
      </w:rPr>
    </w:lvl>
  </w:abstractNum>
  <w:abstractNum w:abstractNumId="5" w15:restartNumberingAfterBreak="0">
    <w:nsid w:val="590440B0"/>
    <w:multiLevelType w:val="hybridMultilevel"/>
    <w:tmpl w:val="C158EEF8"/>
    <w:lvl w:ilvl="0" w:tplc="36C23A86">
      <w:start w:val="1"/>
      <w:numFmt w:val="upperLetter"/>
      <w:lvlText w:val="%1."/>
      <w:lvlJc w:val="left"/>
      <w:pPr>
        <w:ind w:left="1192" w:hanging="360"/>
      </w:pPr>
      <w:rPr>
        <w:rFonts w:ascii="Times New Roman" w:eastAsia="Times New Roman" w:hAnsi="Times New Roman" w:cs="Times New Roman" w:hint="default"/>
        <w:b w:val="0"/>
        <w:bCs w:val="0"/>
        <w:i w:val="0"/>
        <w:iCs w:val="0"/>
        <w:spacing w:val="-2"/>
        <w:w w:val="100"/>
        <w:sz w:val="22"/>
        <w:szCs w:val="22"/>
        <w:lang w:val="en-US" w:eastAsia="en-US" w:bidi="ar-SA"/>
      </w:rPr>
    </w:lvl>
    <w:lvl w:ilvl="1" w:tplc="A38E10D4">
      <w:numFmt w:val="bullet"/>
      <w:lvlText w:val="•"/>
      <w:lvlJc w:val="left"/>
      <w:pPr>
        <w:ind w:left="2096" w:hanging="360"/>
      </w:pPr>
      <w:rPr>
        <w:rFonts w:hint="default"/>
        <w:lang w:val="en-US" w:eastAsia="en-US" w:bidi="ar-SA"/>
      </w:rPr>
    </w:lvl>
    <w:lvl w:ilvl="2" w:tplc="E7C4E64C">
      <w:numFmt w:val="bullet"/>
      <w:lvlText w:val="•"/>
      <w:lvlJc w:val="left"/>
      <w:pPr>
        <w:ind w:left="2992" w:hanging="360"/>
      </w:pPr>
      <w:rPr>
        <w:rFonts w:hint="default"/>
        <w:lang w:val="en-US" w:eastAsia="en-US" w:bidi="ar-SA"/>
      </w:rPr>
    </w:lvl>
    <w:lvl w:ilvl="3" w:tplc="9860076E">
      <w:numFmt w:val="bullet"/>
      <w:lvlText w:val="•"/>
      <w:lvlJc w:val="left"/>
      <w:pPr>
        <w:ind w:left="3888" w:hanging="360"/>
      </w:pPr>
      <w:rPr>
        <w:rFonts w:hint="default"/>
        <w:lang w:val="en-US" w:eastAsia="en-US" w:bidi="ar-SA"/>
      </w:rPr>
    </w:lvl>
    <w:lvl w:ilvl="4" w:tplc="7B2EF252">
      <w:numFmt w:val="bullet"/>
      <w:lvlText w:val="•"/>
      <w:lvlJc w:val="left"/>
      <w:pPr>
        <w:ind w:left="4784" w:hanging="360"/>
      </w:pPr>
      <w:rPr>
        <w:rFonts w:hint="default"/>
        <w:lang w:val="en-US" w:eastAsia="en-US" w:bidi="ar-SA"/>
      </w:rPr>
    </w:lvl>
    <w:lvl w:ilvl="5" w:tplc="D830339C">
      <w:numFmt w:val="bullet"/>
      <w:lvlText w:val="•"/>
      <w:lvlJc w:val="left"/>
      <w:pPr>
        <w:ind w:left="5680" w:hanging="360"/>
      </w:pPr>
      <w:rPr>
        <w:rFonts w:hint="default"/>
        <w:lang w:val="en-US" w:eastAsia="en-US" w:bidi="ar-SA"/>
      </w:rPr>
    </w:lvl>
    <w:lvl w:ilvl="6" w:tplc="6A162772">
      <w:numFmt w:val="bullet"/>
      <w:lvlText w:val="•"/>
      <w:lvlJc w:val="left"/>
      <w:pPr>
        <w:ind w:left="6576" w:hanging="360"/>
      </w:pPr>
      <w:rPr>
        <w:rFonts w:hint="default"/>
        <w:lang w:val="en-US" w:eastAsia="en-US" w:bidi="ar-SA"/>
      </w:rPr>
    </w:lvl>
    <w:lvl w:ilvl="7" w:tplc="B386B0A4">
      <w:numFmt w:val="bullet"/>
      <w:lvlText w:val="•"/>
      <w:lvlJc w:val="left"/>
      <w:pPr>
        <w:ind w:left="7472" w:hanging="360"/>
      </w:pPr>
      <w:rPr>
        <w:rFonts w:hint="default"/>
        <w:lang w:val="en-US" w:eastAsia="en-US" w:bidi="ar-SA"/>
      </w:rPr>
    </w:lvl>
    <w:lvl w:ilvl="8" w:tplc="277E8E3C">
      <w:numFmt w:val="bullet"/>
      <w:lvlText w:val="•"/>
      <w:lvlJc w:val="left"/>
      <w:pPr>
        <w:ind w:left="8368" w:hanging="360"/>
      </w:pPr>
      <w:rPr>
        <w:rFonts w:hint="default"/>
        <w:lang w:val="en-US" w:eastAsia="en-US" w:bidi="ar-SA"/>
      </w:rPr>
    </w:lvl>
  </w:abstractNum>
  <w:abstractNum w:abstractNumId="6" w15:restartNumberingAfterBreak="0">
    <w:nsid w:val="748B56CD"/>
    <w:multiLevelType w:val="hybridMultilevel"/>
    <w:tmpl w:val="70FC1020"/>
    <w:lvl w:ilvl="0" w:tplc="209C76A8">
      <w:start w:val="1"/>
      <w:numFmt w:val="decimal"/>
      <w:lvlText w:val="%1)"/>
      <w:lvlJc w:val="left"/>
      <w:pPr>
        <w:ind w:left="119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E9494A4">
      <w:numFmt w:val="bullet"/>
      <w:lvlText w:val="•"/>
      <w:lvlJc w:val="left"/>
      <w:pPr>
        <w:ind w:left="2096" w:hanging="360"/>
      </w:pPr>
      <w:rPr>
        <w:rFonts w:hint="default"/>
        <w:lang w:val="en-US" w:eastAsia="en-US" w:bidi="ar-SA"/>
      </w:rPr>
    </w:lvl>
    <w:lvl w:ilvl="2" w:tplc="DAFC7DCC">
      <w:numFmt w:val="bullet"/>
      <w:lvlText w:val="•"/>
      <w:lvlJc w:val="left"/>
      <w:pPr>
        <w:ind w:left="2992" w:hanging="360"/>
      </w:pPr>
      <w:rPr>
        <w:rFonts w:hint="default"/>
        <w:lang w:val="en-US" w:eastAsia="en-US" w:bidi="ar-SA"/>
      </w:rPr>
    </w:lvl>
    <w:lvl w:ilvl="3" w:tplc="5ABA119A">
      <w:numFmt w:val="bullet"/>
      <w:lvlText w:val="•"/>
      <w:lvlJc w:val="left"/>
      <w:pPr>
        <w:ind w:left="3888" w:hanging="360"/>
      </w:pPr>
      <w:rPr>
        <w:rFonts w:hint="default"/>
        <w:lang w:val="en-US" w:eastAsia="en-US" w:bidi="ar-SA"/>
      </w:rPr>
    </w:lvl>
    <w:lvl w:ilvl="4" w:tplc="C492B68E">
      <w:numFmt w:val="bullet"/>
      <w:lvlText w:val="•"/>
      <w:lvlJc w:val="left"/>
      <w:pPr>
        <w:ind w:left="4784" w:hanging="360"/>
      </w:pPr>
      <w:rPr>
        <w:rFonts w:hint="default"/>
        <w:lang w:val="en-US" w:eastAsia="en-US" w:bidi="ar-SA"/>
      </w:rPr>
    </w:lvl>
    <w:lvl w:ilvl="5" w:tplc="E056FE5A">
      <w:numFmt w:val="bullet"/>
      <w:lvlText w:val="•"/>
      <w:lvlJc w:val="left"/>
      <w:pPr>
        <w:ind w:left="5680" w:hanging="360"/>
      </w:pPr>
      <w:rPr>
        <w:rFonts w:hint="default"/>
        <w:lang w:val="en-US" w:eastAsia="en-US" w:bidi="ar-SA"/>
      </w:rPr>
    </w:lvl>
    <w:lvl w:ilvl="6" w:tplc="82E02C98">
      <w:numFmt w:val="bullet"/>
      <w:lvlText w:val="•"/>
      <w:lvlJc w:val="left"/>
      <w:pPr>
        <w:ind w:left="6576" w:hanging="360"/>
      </w:pPr>
      <w:rPr>
        <w:rFonts w:hint="default"/>
        <w:lang w:val="en-US" w:eastAsia="en-US" w:bidi="ar-SA"/>
      </w:rPr>
    </w:lvl>
    <w:lvl w:ilvl="7" w:tplc="18281E92">
      <w:numFmt w:val="bullet"/>
      <w:lvlText w:val="•"/>
      <w:lvlJc w:val="left"/>
      <w:pPr>
        <w:ind w:left="7472" w:hanging="360"/>
      </w:pPr>
      <w:rPr>
        <w:rFonts w:hint="default"/>
        <w:lang w:val="en-US" w:eastAsia="en-US" w:bidi="ar-SA"/>
      </w:rPr>
    </w:lvl>
    <w:lvl w:ilvl="8" w:tplc="525E33AC">
      <w:numFmt w:val="bullet"/>
      <w:lvlText w:val="•"/>
      <w:lvlJc w:val="left"/>
      <w:pPr>
        <w:ind w:left="8368" w:hanging="360"/>
      </w:pPr>
      <w:rPr>
        <w:rFonts w:hint="default"/>
        <w:lang w:val="en-US" w:eastAsia="en-US" w:bidi="ar-SA"/>
      </w:rPr>
    </w:lvl>
  </w:abstractNum>
  <w:abstractNum w:abstractNumId="7" w15:restartNumberingAfterBreak="0">
    <w:nsid w:val="756A4429"/>
    <w:multiLevelType w:val="multilevel"/>
    <w:tmpl w:val="5B9873F6"/>
    <w:lvl w:ilvl="0">
      <w:start w:val="1"/>
      <w:numFmt w:val="decimal"/>
      <w:lvlText w:val="%1."/>
      <w:lvlJc w:val="left"/>
      <w:pPr>
        <w:ind w:left="652" w:hanging="541"/>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12" w:hanging="541"/>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12" w:hanging="632"/>
      </w:pPr>
      <w:rPr>
        <w:rFonts w:ascii="Times New Roman" w:eastAsia="Times New Roman" w:hAnsi="Times New Roman" w:cs="Times New Roman" w:hint="default"/>
        <w:b/>
        <w:bCs/>
        <w:i w:val="0"/>
        <w:iCs w:val="0"/>
        <w:spacing w:val="0"/>
        <w:w w:val="100"/>
        <w:sz w:val="22"/>
        <w:szCs w:val="22"/>
        <w:lang w:val="en-US" w:eastAsia="en-US" w:bidi="ar-SA"/>
      </w:rPr>
    </w:lvl>
    <w:lvl w:ilvl="3">
      <w:start w:val="1"/>
      <w:numFmt w:val="decimal"/>
      <w:lvlText w:val="%1.%2.%3.%4."/>
      <w:lvlJc w:val="left"/>
      <w:pPr>
        <w:ind w:left="112" w:hanging="812"/>
      </w:pPr>
      <w:rPr>
        <w:rFonts w:ascii="Times New Roman" w:eastAsia="Times New Roman" w:hAnsi="Times New Roman" w:cs="Times New Roman" w:hint="default"/>
        <w:b/>
        <w:bCs/>
        <w:i w:val="0"/>
        <w:iCs w:val="0"/>
        <w:spacing w:val="0"/>
        <w:w w:val="100"/>
        <w:sz w:val="22"/>
        <w:szCs w:val="22"/>
        <w:lang w:val="en-US" w:eastAsia="en-US" w:bidi="ar-SA"/>
      </w:rPr>
    </w:lvl>
    <w:lvl w:ilvl="4">
      <w:start w:val="1"/>
      <w:numFmt w:val="decimal"/>
      <w:lvlText w:val="%1.%2.%3.%4.%5."/>
      <w:lvlJc w:val="left"/>
      <w:pPr>
        <w:ind w:left="1823" w:hanging="992"/>
      </w:pPr>
      <w:rPr>
        <w:rFonts w:ascii="Times New Roman" w:eastAsia="Times New Roman" w:hAnsi="Times New Roman" w:cs="Times New Roman" w:hint="default"/>
        <w:b/>
        <w:bCs/>
        <w:i w:val="0"/>
        <w:iCs w:val="0"/>
        <w:spacing w:val="0"/>
        <w:w w:val="100"/>
        <w:sz w:val="22"/>
        <w:szCs w:val="22"/>
        <w:lang w:val="en-US" w:eastAsia="en-US" w:bidi="ar-SA"/>
      </w:rPr>
    </w:lvl>
    <w:lvl w:ilvl="5">
      <w:numFmt w:val="bullet"/>
      <w:lvlText w:val="•"/>
      <w:lvlJc w:val="left"/>
      <w:pPr>
        <w:ind w:left="1820" w:hanging="992"/>
      </w:pPr>
      <w:rPr>
        <w:rFonts w:hint="default"/>
        <w:lang w:val="en-US" w:eastAsia="en-US" w:bidi="ar-SA"/>
      </w:rPr>
    </w:lvl>
    <w:lvl w:ilvl="6">
      <w:numFmt w:val="bullet"/>
      <w:lvlText w:val="•"/>
      <w:lvlJc w:val="left"/>
      <w:pPr>
        <w:ind w:left="3488" w:hanging="992"/>
      </w:pPr>
      <w:rPr>
        <w:rFonts w:hint="default"/>
        <w:lang w:val="en-US" w:eastAsia="en-US" w:bidi="ar-SA"/>
      </w:rPr>
    </w:lvl>
    <w:lvl w:ilvl="7">
      <w:numFmt w:val="bullet"/>
      <w:lvlText w:val="•"/>
      <w:lvlJc w:val="left"/>
      <w:pPr>
        <w:ind w:left="5156" w:hanging="992"/>
      </w:pPr>
      <w:rPr>
        <w:rFonts w:hint="default"/>
        <w:lang w:val="en-US" w:eastAsia="en-US" w:bidi="ar-SA"/>
      </w:rPr>
    </w:lvl>
    <w:lvl w:ilvl="8">
      <w:numFmt w:val="bullet"/>
      <w:lvlText w:val="•"/>
      <w:lvlJc w:val="left"/>
      <w:pPr>
        <w:ind w:left="6824" w:hanging="992"/>
      </w:pPr>
      <w:rPr>
        <w:rFonts w:hint="default"/>
        <w:lang w:val="en-US" w:eastAsia="en-US" w:bidi="ar-SA"/>
      </w:rPr>
    </w:lvl>
  </w:abstractNum>
  <w:num w:numId="1" w16cid:durableId="895773272">
    <w:abstractNumId w:val="0"/>
  </w:num>
  <w:num w:numId="2" w16cid:durableId="264460962">
    <w:abstractNumId w:val="6"/>
  </w:num>
  <w:num w:numId="3" w16cid:durableId="835000796">
    <w:abstractNumId w:val="4"/>
  </w:num>
  <w:num w:numId="4" w16cid:durableId="1294872561">
    <w:abstractNumId w:val="1"/>
  </w:num>
  <w:num w:numId="5" w16cid:durableId="353382611">
    <w:abstractNumId w:val="2"/>
  </w:num>
  <w:num w:numId="6" w16cid:durableId="807163443">
    <w:abstractNumId w:val="5"/>
  </w:num>
  <w:num w:numId="7" w16cid:durableId="1665359985">
    <w:abstractNumId w:val="7"/>
  </w:num>
  <w:num w:numId="8" w16cid:durableId="31657089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NDS, SARA M CIV USAF AFMC AFSC/PZIOC">
    <w15:presenceInfo w15:providerId="AD" w15:userId="S::sara.hinds.2@us.af.mil::a139dcae-e9a0-420d-8e1b-5ec0b5550403"/>
  </w15:person>
  <w15:person w15:author="REYES, HAILIE C 2d Lt USAF AFMC AFSC/PZIOC">
    <w15:presenceInfo w15:providerId="AD" w15:userId="S::hailie.reyes@us.af.mil::c6f5cf73-22e2-457e-a319-80b6f28a5b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AD3"/>
    <w:rsid w:val="00001688"/>
    <w:rsid w:val="00007073"/>
    <w:rsid w:val="0001502E"/>
    <w:rsid w:val="00027C83"/>
    <w:rsid w:val="00027EC7"/>
    <w:rsid w:val="00037AE3"/>
    <w:rsid w:val="000443F0"/>
    <w:rsid w:val="000575CF"/>
    <w:rsid w:val="00060C17"/>
    <w:rsid w:val="00060E1C"/>
    <w:rsid w:val="00064FB5"/>
    <w:rsid w:val="000745D0"/>
    <w:rsid w:val="00094159"/>
    <w:rsid w:val="000A1DB0"/>
    <w:rsid w:val="000A32ED"/>
    <w:rsid w:val="000A4C08"/>
    <w:rsid w:val="000A7915"/>
    <w:rsid w:val="000A7FF0"/>
    <w:rsid w:val="000B6CE8"/>
    <w:rsid w:val="000D0590"/>
    <w:rsid w:val="000E1538"/>
    <w:rsid w:val="00100207"/>
    <w:rsid w:val="00102792"/>
    <w:rsid w:val="00102A92"/>
    <w:rsid w:val="0012131E"/>
    <w:rsid w:val="00125B33"/>
    <w:rsid w:val="001316B7"/>
    <w:rsid w:val="00145FE8"/>
    <w:rsid w:val="00155386"/>
    <w:rsid w:val="001553D1"/>
    <w:rsid w:val="00156DF7"/>
    <w:rsid w:val="001735D4"/>
    <w:rsid w:val="00174432"/>
    <w:rsid w:val="00176959"/>
    <w:rsid w:val="00180E8C"/>
    <w:rsid w:val="001814D9"/>
    <w:rsid w:val="00182728"/>
    <w:rsid w:val="00187968"/>
    <w:rsid w:val="00192C81"/>
    <w:rsid w:val="00196159"/>
    <w:rsid w:val="001A370A"/>
    <w:rsid w:val="001A5C13"/>
    <w:rsid w:val="001B2D28"/>
    <w:rsid w:val="001D1E17"/>
    <w:rsid w:val="001E0744"/>
    <w:rsid w:val="001E2651"/>
    <w:rsid w:val="001E6A2D"/>
    <w:rsid w:val="001E7A9A"/>
    <w:rsid w:val="001F6171"/>
    <w:rsid w:val="0020354E"/>
    <w:rsid w:val="002076BE"/>
    <w:rsid w:val="00210B69"/>
    <w:rsid w:val="00211CAE"/>
    <w:rsid w:val="00217671"/>
    <w:rsid w:val="00240852"/>
    <w:rsid w:val="002675FE"/>
    <w:rsid w:val="00273AC0"/>
    <w:rsid w:val="002740D3"/>
    <w:rsid w:val="00290C22"/>
    <w:rsid w:val="00295844"/>
    <w:rsid w:val="002B040F"/>
    <w:rsid w:val="002B1765"/>
    <w:rsid w:val="002C4273"/>
    <w:rsid w:val="002D234D"/>
    <w:rsid w:val="002D2945"/>
    <w:rsid w:val="002F484F"/>
    <w:rsid w:val="00310950"/>
    <w:rsid w:val="00316DC9"/>
    <w:rsid w:val="003234BD"/>
    <w:rsid w:val="00323D54"/>
    <w:rsid w:val="00326C9E"/>
    <w:rsid w:val="00327B1B"/>
    <w:rsid w:val="00340482"/>
    <w:rsid w:val="00342D80"/>
    <w:rsid w:val="003611D6"/>
    <w:rsid w:val="003617FE"/>
    <w:rsid w:val="00376B61"/>
    <w:rsid w:val="00382E18"/>
    <w:rsid w:val="00386AD3"/>
    <w:rsid w:val="00390AE1"/>
    <w:rsid w:val="003A2ADC"/>
    <w:rsid w:val="003A6C61"/>
    <w:rsid w:val="003B7134"/>
    <w:rsid w:val="003C214C"/>
    <w:rsid w:val="003D13CD"/>
    <w:rsid w:val="003D5FD8"/>
    <w:rsid w:val="003E25C8"/>
    <w:rsid w:val="004015C6"/>
    <w:rsid w:val="00404FA9"/>
    <w:rsid w:val="00413BE6"/>
    <w:rsid w:val="00415699"/>
    <w:rsid w:val="00421976"/>
    <w:rsid w:val="00425A3C"/>
    <w:rsid w:val="0042748C"/>
    <w:rsid w:val="00427769"/>
    <w:rsid w:val="004551D4"/>
    <w:rsid w:val="004647D9"/>
    <w:rsid w:val="00482ACB"/>
    <w:rsid w:val="004962E7"/>
    <w:rsid w:val="004A56CE"/>
    <w:rsid w:val="004B43EC"/>
    <w:rsid w:val="004B676F"/>
    <w:rsid w:val="004E2C6A"/>
    <w:rsid w:val="004E4252"/>
    <w:rsid w:val="004F061D"/>
    <w:rsid w:val="004F1D52"/>
    <w:rsid w:val="004F22A2"/>
    <w:rsid w:val="00503CE3"/>
    <w:rsid w:val="0052026B"/>
    <w:rsid w:val="00536F18"/>
    <w:rsid w:val="00553AC4"/>
    <w:rsid w:val="00555145"/>
    <w:rsid w:val="005573F5"/>
    <w:rsid w:val="00573CBE"/>
    <w:rsid w:val="005A61C9"/>
    <w:rsid w:val="005B691B"/>
    <w:rsid w:val="005C0BF8"/>
    <w:rsid w:val="005C6A49"/>
    <w:rsid w:val="005C718F"/>
    <w:rsid w:val="005C7853"/>
    <w:rsid w:val="005D08D8"/>
    <w:rsid w:val="005D25D1"/>
    <w:rsid w:val="005D5762"/>
    <w:rsid w:val="005E1DA7"/>
    <w:rsid w:val="005F7F66"/>
    <w:rsid w:val="00601832"/>
    <w:rsid w:val="0060536B"/>
    <w:rsid w:val="006236B8"/>
    <w:rsid w:val="00630EB2"/>
    <w:rsid w:val="006346E7"/>
    <w:rsid w:val="00637B12"/>
    <w:rsid w:val="006409F8"/>
    <w:rsid w:val="006431EA"/>
    <w:rsid w:val="006452CC"/>
    <w:rsid w:val="00656467"/>
    <w:rsid w:val="00664565"/>
    <w:rsid w:val="00667399"/>
    <w:rsid w:val="00667FA2"/>
    <w:rsid w:val="006838C0"/>
    <w:rsid w:val="00686B7F"/>
    <w:rsid w:val="00687685"/>
    <w:rsid w:val="00691F66"/>
    <w:rsid w:val="00696362"/>
    <w:rsid w:val="006A3646"/>
    <w:rsid w:val="006B36D1"/>
    <w:rsid w:val="006B6F96"/>
    <w:rsid w:val="006C25CB"/>
    <w:rsid w:val="006C34F5"/>
    <w:rsid w:val="006C4EC9"/>
    <w:rsid w:val="006C7790"/>
    <w:rsid w:val="006D2CAA"/>
    <w:rsid w:val="006D3499"/>
    <w:rsid w:val="006D74D7"/>
    <w:rsid w:val="006E3FBD"/>
    <w:rsid w:val="006F6BAE"/>
    <w:rsid w:val="00701C02"/>
    <w:rsid w:val="00701CDF"/>
    <w:rsid w:val="00705CF2"/>
    <w:rsid w:val="00707E44"/>
    <w:rsid w:val="00721518"/>
    <w:rsid w:val="00721DF8"/>
    <w:rsid w:val="0072641C"/>
    <w:rsid w:val="00731D78"/>
    <w:rsid w:val="00742DD5"/>
    <w:rsid w:val="007441D7"/>
    <w:rsid w:val="00744E38"/>
    <w:rsid w:val="00767AB6"/>
    <w:rsid w:val="0079433F"/>
    <w:rsid w:val="0079447B"/>
    <w:rsid w:val="0079580A"/>
    <w:rsid w:val="00797893"/>
    <w:rsid w:val="007A6348"/>
    <w:rsid w:val="007C154E"/>
    <w:rsid w:val="007C6064"/>
    <w:rsid w:val="007D5C3E"/>
    <w:rsid w:val="007E2284"/>
    <w:rsid w:val="007E29FE"/>
    <w:rsid w:val="007E42DF"/>
    <w:rsid w:val="007E5AE8"/>
    <w:rsid w:val="007F2C4A"/>
    <w:rsid w:val="008068FA"/>
    <w:rsid w:val="00812DB4"/>
    <w:rsid w:val="00813743"/>
    <w:rsid w:val="00815A69"/>
    <w:rsid w:val="008223DB"/>
    <w:rsid w:val="0082683C"/>
    <w:rsid w:val="008324A3"/>
    <w:rsid w:val="00833B13"/>
    <w:rsid w:val="008355F0"/>
    <w:rsid w:val="00861159"/>
    <w:rsid w:val="00864FA7"/>
    <w:rsid w:val="00875CF3"/>
    <w:rsid w:val="00886017"/>
    <w:rsid w:val="0088638C"/>
    <w:rsid w:val="00895B82"/>
    <w:rsid w:val="008B2885"/>
    <w:rsid w:val="008B525D"/>
    <w:rsid w:val="008B5DC6"/>
    <w:rsid w:val="008D2F34"/>
    <w:rsid w:val="008D4807"/>
    <w:rsid w:val="008D4B83"/>
    <w:rsid w:val="008D6A61"/>
    <w:rsid w:val="008E16B8"/>
    <w:rsid w:val="008E1FB7"/>
    <w:rsid w:val="008F1B45"/>
    <w:rsid w:val="008F55B5"/>
    <w:rsid w:val="0090688D"/>
    <w:rsid w:val="00912DDA"/>
    <w:rsid w:val="00917CAB"/>
    <w:rsid w:val="0092316C"/>
    <w:rsid w:val="009270F3"/>
    <w:rsid w:val="0094381F"/>
    <w:rsid w:val="00946329"/>
    <w:rsid w:val="00950214"/>
    <w:rsid w:val="009633B3"/>
    <w:rsid w:val="00975580"/>
    <w:rsid w:val="00975A8D"/>
    <w:rsid w:val="00987C6B"/>
    <w:rsid w:val="00993B8B"/>
    <w:rsid w:val="009A5555"/>
    <w:rsid w:val="009B6645"/>
    <w:rsid w:val="009C1DF9"/>
    <w:rsid w:val="009D2BA8"/>
    <w:rsid w:val="009E7357"/>
    <w:rsid w:val="00A02E35"/>
    <w:rsid w:val="00A05338"/>
    <w:rsid w:val="00A06BFA"/>
    <w:rsid w:val="00A07884"/>
    <w:rsid w:val="00A10CE1"/>
    <w:rsid w:val="00A200C4"/>
    <w:rsid w:val="00A21A25"/>
    <w:rsid w:val="00A26030"/>
    <w:rsid w:val="00A37AA1"/>
    <w:rsid w:val="00A522A5"/>
    <w:rsid w:val="00A56CE0"/>
    <w:rsid w:val="00A65115"/>
    <w:rsid w:val="00A6677A"/>
    <w:rsid w:val="00A80826"/>
    <w:rsid w:val="00A8226C"/>
    <w:rsid w:val="00A85560"/>
    <w:rsid w:val="00A95F41"/>
    <w:rsid w:val="00AA564E"/>
    <w:rsid w:val="00AA5E7C"/>
    <w:rsid w:val="00AA6D52"/>
    <w:rsid w:val="00AC43AE"/>
    <w:rsid w:val="00AE0845"/>
    <w:rsid w:val="00AE14C1"/>
    <w:rsid w:val="00AE3B74"/>
    <w:rsid w:val="00AF2050"/>
    <w:rsid w:val="00AF283D"/>
    <w:rsid w:val="00B0484F"/>
    <w:rsid w:val="00B04B70"/>
    <w:rsid w:val="00B06F90"/>
    <w:rsid w:val="00B12EE1"/>
    <w:rsid w:val="00B20C7D"/>
    <w:rsid w:val="00B26C55"/>
    <w:rsid w:val="00B328DA"/>
    <w:rsid w:val="00B3401C"/>
    <w:rsid w:val="00B34558"/>
    <w:rsid w:val="00B51A4B"/>
    <w:rsid w:val="00B70CD9"/>
    <w:rsid w:val="00B9664F"/>
    <w:rsid w:val="00BC1FC1"/>
    <w:rsid w:val="00BD16E4"/>
    <w:rsid w:val="00BD7B9E"/>
    <w:rsid w:val="00BE2D8D"/>
    <w:rsid w:val="00BF176C"/>
    <w:rsid w:val="00BF6CAB"/>
    <w:rsid w:val="00C07F06"/>
    <w:rsid w:val="00C14A80"/>
    <w:rsid w:val="00C201E9"/>
    <w:rsid w:val="00C30B48"/>
    <w:rsid w:val="00C376C2"/>
    <w:rsid w:val="00C4125A"/>
    <w:rsid w:val="00C446D2"/>
    <w:rsid w:val="00C5361A"/>
    <w:rsid w:val="00C62C2B"/>
    <w:rsid w:val="00C6748B"/>
    <w:rsid w:val="00C72208"/>
    <w:rsid w:val="00C767CC"/>
    <w:rsid w:val="00C82F19"/>
    <w:rsid w:val="00C86369"/>
    <w:rsid w:val="00C90E26"/>
    <w:rsid w:val="00CB1623"/>
    <w:rsid w:val="00CC026C"/>
    <w:rsid w:val="00CD07D1"/>
    <w:rsid w:val="00CD752A"/>
    <w:rsid w:val="00CD7C95"/>
    <w:rsid w:val="00CE688F"/>
    <w:rsid w:val="00CF424B"/>
    <w:rsid w:val="00CF6427"/>
    <w:rsid w:val="00D174B9"/>
    <w:rsid w:val="00D17C52"/>
    <w:rsid w:val="00D22A63"/>
    <w:rsid w:val="00D34871"/>
    <w:rsid w:val="00D46093"/>
    <w:rsid w:val="00D4654D"/>
    <w:rsid w:val="00D4676E"/>
    <w:rsid w:val="00D537A6"/>
    <w:rsid w:val="00D54E62"/>
    <w:rsid w:val="00D57821"/>
    <w:rsid w:val="00D818A7"/>
    <w:rsid w:val="00D8519F"/>
    <w:rsid w:val="00DA28DB"/>
    <w:rsid w:val="00DA5F6B"/>
    <w:rsid w:val="00DA6E76"/>
    <w:rsid w:val="00DB26DB"/>
    <w:rsid w:val="00DB31D8"/>
    <w:rsid w:val="00DC133B"/>
    <w:rsid w:val="00DC146C"/>
    <w:rsid w:val="00DC21D0"/>
    <w:rsid w:val="00DC43B2"/>
    <w:rsid w:val="00DC77F2"/>
    <w:rsid w:val="00DD0A42"/>
    <w:rsid w:val="00DD0E74"/>
    <w:rsid w:val="00DD3E73"/>
    <w:rsid w:val="00DD3F23"/>
    <w:rsid w:val="00DE051B"/>
    <w:rsid w:val="00DE64DA"/>
    <w:rsid w:val="00DF1F27"/>
    <w:rsid w:val="00DF6EB0"/>
    <w:rsid w:val="00E06A45"/>
    <w:rsid w:val="00E07D8D"/>
    <w:rsid w:val="00E21235"/>
    <w:rsid w:val="00E21AB1"/>
    <w:rsid w:val="00E26F80"/>
    <w:rsid w:val="00E313FE"/>
    <w:rsid w:val="00E335F7"/>
    <w:rsid w:val="00E51072"/>
    <w:rsid w:val="00E552BA"/>
    <w:rsid w:val="00E5746C"/>
    <w:rsid w:val="00E741A0"/>
    <w:rsid w:val="00E750D3"/>
    <w:rsid w:val="00E75256"/>
    <w:rsid w:val="00E772E8"/>
    <w:rsid w:val="00E777B6"/>
    <w:rsid w:val="00E97B92"/>
    <w:rsid w:val="00EA12FB"/>
    <w:rsid w:val="00EA38C8"/>
    <w:rsid w:val="00EA7B22"/>
    <w:rsid w:val="00EB18CB"/>
    <w:rsid w:val="00EB6CBD"/>
    <w:rsid w:val="00EC378B"/>
    <w:rsid w:val="00EC45F1"/>
    <w:rsid w:val="00ED0EF6"/>
    <w:rsid w:val="00EE65D4"/>
    <w:rsid w:val="00EE6F82"/>
    <w:rsid w:val="00F274F3"/>
    <w:rsid w:val="00F34282"/>
    <w:rsid w:val="00F37762"/>
    <w:rsid w:val="00F4045A"/>
    <w:rsid w:val="00F444CC"/>
    <w:rsid w:val="00F46729"/>
    <w:rsid w:val="00F768EE"/>
    <w:rsid w:val="00F80BF7"/>
    <w:rsid w:val="00F82615"/>
    <w:rsid w:val="00F92C20"/>
    <w:rsid w:val="00FA295C"/>
    <w:rsid w:val="00FB480B"/>
    <w:rsid w:val="00FB6D8D"/>
    <w:rsid w:val="00FC24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9D9A0"/>
  <w15:docId w15:val="{9BE024AB-ADAB-43BA-9FC5-4F1FD7892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1" w:hanging="359"/>
      <w:outlineLvl w:val="0"/>
    </w:pPr>
    <w:rPr>
      <w:b/>
      <w:bCs/>
    </w:rPr>
  </w:style>
  <w:style w:type="paragraph" w:styleId="Heading2">
    <w:name w:val="heading 2"/>
    <w:basedOn w:val="Normal"/>
    <w:uiPriority w:val="9"/>
    <w:unhideWhenUsed/>
    <w:qFormat/>
    <w:pPr>
      <w:ind w:left="1282" w:hanging="81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2"/>
    </w:pPr>
  </w:style>
  <w:style w:type="paragraph" w:customStyle="1" w:styleId="TableParagraph">
    <w:name w:val="Table Paragraph"/>
    <w:basedOn w:val="Normal"/>
    <w:uiPriority w:val="1"/>
    <w:qFormat/>
    <w:pPr>
      <w:spacing w:line="251" w:lineRule="exact"/>
      <w:ind w:left="107"/>
      <w:jc w:val="center"/>
    </w:pPr>
  </w:style>
  <w:style w:type="paragraph" w:styleId="Revision">
    <w:name w:val="Revision"/>
    <w:hidden/>
    <w:uiPriority w:val="99"/>
    <w:semiHidden/>
    <w:rsid w:val="00555145"/>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64FB5"/>
    <w:rPr>
      <w:sz w:val="16"/>
      <w:szCs w:val="16"/>
    </w:rPr>
  </w:style>
  <w:style w:type="paragraph" w:styleId="CommentText">
    <w:name w:val="annotation text"/>
    <w:basedOn w:val="Normal"/>
    <w:link w:val="CommentTextChar"/>
    <w:uiPriority w:val="99"/>
    <w:unhideWhenUsed/>
    <w:rsid w:val="00064FB5"/>
    <w:rPr>
      <w:sz w:val="20"/>
      <w:szCs w:val="20"/>
    </w:rPr>
  </w:style>
  <w:style w:type="character" w:customStyle="1" w:styleId="CommentTextChar">
    <w:name w:val="Comment Text Char"/>
    <w:basedOn w:val="DefaultParagraphFont"/>
    <w:link w:val="CommentText"/>
    <w:uiPriority w:val="99"/>
    <w:rsid w:val="00064FB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64FB5"/>
    <w:rPr>
      <w:b/>
      <w:bCs/>
    </w:rPr>
  </w:style>
  <w:style w:type="character" w:customStyle="1" w:styleId="CommentSubjectChar">
    <w:name w:val="Comment Subject Char"/>
    <w:basedOn w:val="CommentTextChar"/>
    <w:link w:val="CommentSubject"/>
    <w:uiPriority w:val="99"/>
    <w:semiHidden/>
    <w:rsid w:val="00064FB5"/>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064FB5"/>
    <w:pPr>
      <w:tabs>
        <w:tab w:val="center" w:pos="4680"/>
        <w:tab w:val="right" w:pos="9360"/>
      </w:tabs>
    </w:pPr>
  </w:style>
  <w:style w:type="character" w:customStyle="1" w:styleId="HeaderChar">
    <w:name w:val="Header Char"/>
    <w:basedOn w:val="DefaultParagraphFont"/>
    <w:link w:val="Header"/>
    <w:uiPriority w:val="99"/>
    <w:rsid w:val="00064FB5"/>
    <w:rPr>
      <w:rFonts w:ascii="Times New Roman" w:eastAsia="Times New Roman" w:hAnsi="Times New Roman" w:cs="Times New Roman"/>
    </w:rPr>
  </w:style>
  <w:style w:type="paragraph" w:styleId="Footer">
    <w:name w:val="footer"/>
    <w:basedOn w:val="Normal"/>
    <w:link w:val="FooterChar"/>
    <w:uiPriority w:val="99"/>
    <w:unhideWhenUsed/>
    <w:rsid w:val="00064FB5"/>
    <w:pPr>
      <w:tabs>
        <w:tab w:val="center" w:pos="4680"/>
        <w:tab w:val="right" w:pos="9360"/>
      </w:tabs>
    </w:pPr>
  </w:style>
  <w:style w:type="character" w:customStyle="1" w:styleId="FooterChar">
    <w:name w:val="Footer Char"/>
    <w:basedOn w:val="DefaultParagraphFont"/>
    <w:link w:val="Footer"/>
    <w:uiPriority w:val="99"/>
    <w:rsid w:val="00064FB5"/>
    <w:rPr>
      <w:rFonts w:ascii="Times New Roman" w:eastAsia="Times New Roman" w:hAnsi="Times New Roman" w:cs="Times New Roman"/>
    </w:rPr>
  </w:style>
  <w:style w:type="character" w:styleId="Hyperlink">
    <w:name w:val="Hyperlink"/>
    <w:basedOn w:val="DefaultParagraphFont"/>
    <w:uiPriority w:val="99"/>
    <w:unhideWhenUsed/>
    <w:rsid w:val="00E26F80"/>
    <w:rPr>
      <w:color w:val="0000FF" w:themeColor="hyperlink"/>
      <w:u w:val="single"/>
    </w:rPr>
  </w:style>
  <w:style w:type="character" w:styleId="UnresolvedMention">
    <w:name w:val="Unresolved Mention"/>
    <w:basedOn w:val="DefaultParagraphFont"/>
    <w:uiPriority w:val="99"/>
    <w:semiHidden/>
    <w:unhideWhenUsed/>
    <w:rsid w:val="00E26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mailto:sara.hinds.2@us.af.mi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Hailie.reyes@us.af.mil"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mailto:sara.hinds.2@us.af.mi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6/09/relationships/commentsIds" Target="commentsIds.xml"/><Relationship Id="rId5" Type="http://schemas.openxmlformats.org/officeDocument/2006/relationships/customXml" Target="../customXml/item5.xml"/><Relationship Id="rId15" Type="http://schemas.openxmlformats.org/officeDocument/2006/relationships/footer" Target="footer2.xml"/><Relationship Id="rId23" Type="http://schemas.microsoft.com/office/2011/relationships/commentsExtended" Target="commentsExtended.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hailie.reyes@us.af.mi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comments" Target="comments.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ECFDocument" ma:contentTypeID="0x010100D2BF0B85C95A8E48912F77C72AC21ACB00B6DD229C54C2644DB9100D23A958E777" ma:contentTypeVersion="3" ma:contentTypeDescription="Create a new document." ma:contentTypeScope="" ma:versionID="f99649cb05c7ef2096f8229b84d25dad">
  <xsd:schema xmlns:xsd="http://www.w3.org/2001/XMLSchema" xmlns:xs="http://www.w3.org/2001/XMLSchema" xmlns:p="http://schemas.microsoft.com/office/2006/metadata/properties" xmlns:ns1="http://schemas.microsoft.com/sharepoint/v3" xmlns:ns2="18caad6c-9ff2-4f21-9d9b-d1486800f9b4" targetNamespace="http://schemas.microsoft.com/office/2006/metadata/properties" ma:root="true" ma:fieldsID="3da3640f21457ea6ec5364d146bb727a" ns1:_="" ns2:_="">
    <xsd:import namespace="http://schemas.microsoft.com/sharepoint/v3"/>
    <xsd:import namespace="18caad6c-9ff2-4f21-9d9b-d1486800f9b4"/>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8caad6c-9ff2-4f21-9d9b-d1486800f9b4"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dlc_DocId xmlns="18caad6c-9ff2-4f21-9d9b-d1486800f9b4">FDVKJX75TN5E-2044213123-203</_dlc_DocId>
    <_dlc_DocIdUrl xmlns="18caad6c-9ff2-4f21-9d9b-d1486800f9b4">
      <Url>https://usaf.dps.mil/teams/KTFSO0083/1094775/_layouts/15/DocIdRedir.aspx?ID=FDVKJX75TN5E-2044213123-203</Url>
      <Description>FDVKJX75TN5E-2044213123-203</Description>
    </_dlc_DocIdUrl>
    <ECFActionNumber xmlns="18caad6c-9ff2-4f21-9d9b-d1486800f9b4" xsi:nil="true"/>
    <ECFActionID xmlns="18caad6c-9ff2-4f21-9d9b-d1486800f9b4" xsi:nil="true"/>
    <ECFActionParentID xmlns="18caad6c-9ff2-4f21-9d9b-d1486800f9b4" xsi:nil="true"/>
    <ECFActionDescription xmlns="18caad6c-9ff2-4f21-9d9b-d1486800f9b4" xsi:nil="true"/>
    <ECFActionSolicitationNumber xmlns="18caad6c-9ff2-4f21-9d9b-d1486800f9b4" xsi:nil="true"/>
    <ECFActionPrimaryCloseOutCO xmlns="18caad6c-9ff2-4f21-9d9b-d1486800f9b4">
      <UserInfo>
        <DisplayName/>
        <AccountId xsi:nil="true"/>
        <AccountType/>
      </UserInfo>
    </ECFActionPrimaryCloseOutCO>
    <ECFActionName xmlns="18caad6c-9ff2-4f21-9d9b-d1486800f9b4" xsi:nil="true"/>
    <ECFActionPrimaryCloseOutBuyer xmlns="18caad6c-9ff2-4f21-9d9b-d1486800f9b4">
      <UserInfo>
        <DisplayName/>
        <AccountId xsi:nil="true"/>
        <AccountType/>
      </UserInfo>
    </ECFActionPrimaryCloseOutBuyer>
    <ECFActionStatus xmlns="18caad6c-9ff2-4f21-9d9b-d1486800f9b4" xsi:nil="true"/>
    <ECFApplicationVersion xmlns="18caad6c-9ff2-4f21-9d9b-d1486800f9b4">5.0.0</ECFApplicationVersion>
    <ECFActionPrimaryCO xmlns="18caad6c-9ff2-4f21-9d9b-d1486800f9b4">
      <UserInfo>
        <DisplayName/>
        <AccountId xsi:nil="true"/>
        <AccountType/>
      </UserInfo>
    </ECFActionPrimaryCO>
    <ECFActionPurchaseReqNumbers xmlns="18caad6c-9ff2-4f21-9d9b-d1486800f9b4" xsi:nil="true"/>
    <ECFActionCOs xmlns="18caad6c-9ff2-4f21-9d9b-d1486800f9b4">
      <UserInfo>
        <DisplayName/>
        <AccountId xsi:nil="true"/>
        <AccountType/>
      </UserInfo>
    </ECFActionCOs>
    <ECFActionBuyers xmlns="18caad6c-9ff2-4f21-9d9b-d1486800f9b4">
      <UserInfo>
        <DisplayName/>
        <AccountId xsi:nil="true"/>
        <AccountType/>
      </UserInfo>
    </ECFActionBuyers>
    <ECFActionCreateDate xmlns="18caad6c-9ff2-4f21-9d9b-d1486800f9b4" xsi:nil="true"/>
    <ECFApplicationEnvironment xmlns="18caad6c-9ff2-4f21-9d9b-d1486800f9b4">VanaQA</ECFApplicationEnvironment>
    <ECFActionPrimaryBuyer xmlns="18caad6c-9ff2-4f21-9d9b-d1486800f9b4">
      <UserInfo>
        <DisplayName/>
        <AccountId xsi:nil="true"/>
        <AccountType/>
      </UserInfo>
    </ECFActionPrimaryBuyer>
    <ECFActionIsPartitioned xmlns="18caad6c-9ff2-4f21-9d9b-d1486800f9b4" xsi:nil="true"/>
    <ECFActionOfficeID xmlns="18caad6c-9ff2-4f21-9d9b-d1486800f9b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4B1E324-CA07-4B8F-A6A3-3A05CF7C65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caad6c-9ff2-4f21-9d9b-d1486800f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18C213-72F3-443D-914D-BDF57651C632}">
  <ds:schemaRefs>
    <ds:schemaRef ds:uri="http://schemas.openxmlformats.org/officeDocument/2006/bibliography"/>
  </ds:schemaRefs>
</ds:datastoreItem>
</file>

<file path=customXml/itemProps3.xml><?xml version="1.0" encoding="utf-8"?>
<ds:datastoreItem xmlns:ds="http://schemas.openxmlformats.org/officeDocument/2006/customXml" ds:itemID="{8B2964B5-BB5C-4375-AD0F-E0C34D47E0FD}">
  <ds:schemaRefs>
    <ds:schemaRef ds:uri="http://schemas.microsoft.com/office/2006/metadata/properties"/>
    <ds:schemaRef ds:uri="http://schemas.microsoft.com/office/infopath/2007/PartnerControls"/>
    <ds:schemaRef ds:uri="18caad6c-9ff2-4f21-9d9b-d1486800f9b4"/>
  </ds:schemaRefs>
</ds:datastoreItem>
</file>

<file path=customXml/itemProps4.xml><?xml version="1.0" encoding="utf-8"?>
<ds:datastoreItem xmlns:ds="http://schemas.openxmlformats.org/officeDocument/2006/customXml" ds:itemID="{C6DD36AE-7604-4E53-9D7D-F684431A395F}">
  <ds:schemaRefs>
    <ds:schemaRef ds:uri="http://schemas.microsoft.com/sharepoint/v3/contenttype/forms"/>
  </ds:schemaRefs>
</ds:datastoreItem>
</file>

<file path=customXml/itemProps5.xml><?xml version="1.0" encoding="utf-8"?>
<ds:datastoreItem xmlns:ds="http://schemas.openxmlformats.org/officeDocument/2006/customXml" ds:itemID="{37009C57-2D96-46B9-8DBD-DE818C561BAA}">
  <ds:schemaRefs>
    <ds:schemaRef ds:uri="http://schemas.microsoft.com/sharepoint/events"/>
  </ds:schemaRefs>
</ds:datastoreItem>
</file>

<file path=docMetadata/LabelInfo.xml><?xml version="1.0" encoding="utf-8"?>
<clbl:labelList xmlns:clbl="http://schemas.microsoft.com/office/2020/mipLabelMetadata">
  <clbl:label id="{6f4f0edb-bf61-4305-a2a4-a0f63efb9497}"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42</TotalTime>
  <Pages>17</Pages>
  <Words>5855</Words>
  <Characters>33378</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HINDS, SARA M CIV USAF AFMC AFSC/PZIOC</dc:creator>
  <cp:keywords/>
  <cp:lastModifiedBy>HINDS, SARA M CIV USAF AFMC AFSC/PZIOC</cp:lastModifiedBy>
  <cp:revision>17</cp:revision>
  <dcterms:created xsi:type="dcterms:W3CDTF">2025-09-17T17:34:00Z</dcterms:created>
  <dcterms:modified xsi:type="dcterms:W3CDTF">2025-09-17T23:08:00Z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2024-10-24T00:00:00Z</vt:filetime>
  </property>
  <property fmtid="{D5CDD505-2E9C-101B-9397-08002B2CF9AE}" pid="3" name="LastSaved">
    <vt:filetime>2025-02-10T00:00:00Z</vt:filetime>
  </property>
  <property fmtid="{D5CDD505-2E9C-101B-9397-08002B2CF9AE}" pid="4" name="ContentTypeId">
    <vt:lpwstr>0x010100D2BF0B85C95A8E48912F77C72AC21ACB00B6DD229C54C2644DB9100D23A958E777</vt:lpwstr>
  </property>
  <property fmtid="{D5CDD505-2E9C-101B-9397-08002B2CF9AE}" pid="5" name="_dlc_DocIdItemGuid">
    <vt:lpwstr>8b91e33d-431d-47fb-acca-f7fdd62d53fb</vt:lpwstr>
  </property>
  <property fmtid="{D5CDD505-2E9C-101B-9397-08002B2CF9AE}" pid="6" name="ClassificationContentMarkingHeaderShapeIds">
    <vt:lpwstr>569beb8a,4d6df4f9,aef725a</vt:lpwstr>
  </property>
  <property fmtid="{D5CDD505-2E9C-101B-9397-08002B2CF9AE}" pid="7" name="ClassificationContentMarkingHeaderFontProps">
    <vt:lpwstr>#000000,14,Calibri</vt:lpwstr>
  </property>
  <property fmtid="{D5CDD505-2E9C-101B-9397-08002B2CF9AE}" pid="8" name="ClassificationContentMarkingHeaderText">
    <vt:lpwstr>CUI</vt:lpwstr>
  </property>
  <property fmtid="{D5CDD505-2E9C-101B-9397-08002B2CF9AE}" pid="9" name="ClassificationContentMarkingFooterShapeIds">
    <vt:lpwstr>4d71f8b1,57984020,55e37522</vt:lpwstr>
  </property>
  <property fmtid="{D5CDD505-2E9C-101B-9397-08002B2CF9AE}" pid="10" name="ClassificationContentMarkingFooterFontProps">
    <vt:lpwstr>#000000,14,Calibri</vt:lpwstr>
  </property>
  <property fmtid="{D5CDD505-2E9C-101B-9397-08002B2CF9AE}" pid="11" name="ClassificationContentMarkingFooterText">
    <vt:lpwstr>CUI</vt:lpwstr>
  </property>
</Properties>
</file>