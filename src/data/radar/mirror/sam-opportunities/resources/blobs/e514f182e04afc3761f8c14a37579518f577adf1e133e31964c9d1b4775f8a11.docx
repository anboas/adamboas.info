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5 YR Indefinite Delivery/Indefinite Quantity (IDIQ)</w:t>
            </w:r>
            <w:r w:rsidRPr="00F43FAC">
              <w:rPr>
                <w:rStyle w:val="AAMSKBFill-InHighlight"/>
                <w:color w:val="auto"/>
              </w:rPr>
              <w:t xml:space="preserve"> </w:t>
            </w:r>
            <w:r>
              <w:rPr>
                <w:rStyle w:val="AAMSKBFill-InHighlight"/>
                <w:color w:val="auto"/>
              </w:rPr>
              <w:t>Full -Service preventative maintanence and repairs service</w:t>
            </w:r>
            <w:r w:rsidRPr="00F43FAC">
              <w:rPr>
                <w:rStyle w:val="AAMSKBFill-InHighlight"/>
                <w:color w:val="auto"/>
              </w:rPr>
              <w:t xml:space="preserve"> </w:t>
            </w:r>
            <w:r>
              <w:rPr>
                <w:rStyle w:val="AAMSKBFill-InHighlight"/>
                <w:color w:val="auto"/>
              </w:rPr>
              <w:t>BioFire FilmArray Equipment-Lebanon VAMC</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18711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36C24426Q0538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04-30-2026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Services 5</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1111 East End Boulevard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Wilkes-Barre, PA 18711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Christa Stine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christa.stine@va.gov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christa.stine@va.gov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602BA4" w:rsidRPr="004B559E" w:rsidP="00584190">
      <w:pPr>
        <w:jc w:val="center"/>
        <w:rPr>
          <w:rFonts w:ascii="Arial" w:hAnsi="Arial" w:cs="Arial"/>
          <w:b/>
          <w:bCs/>
          <w:sz w:val="22"/>
          <w:szCs w:val="22"/>
        </w:rPr>
      </w:pPr>
      <w:r w:rsidRPr="004B559E">
        <w:rPr>
          <w:rFonts w:ascii="Arial" w:hAnsi="Arial" w:cs="Arial"/>
          <w:b/>
          <w:bCs/>
          <w:sz w:val="22"/>
          <w:szCs w:val="22"/>
        </w:rPr>
        <w:t>Statement of Work</w:t>
      </w:r>
    </w:p>
    <w:p w:rsidR="00584190" w:rsidRPr="004B559E" w:rsidP="00584190">
      <w:pPr>
        <w:jc w:val="center"/>
        <w:rPr>
          <w:rFonts w:ascii="Arial" w:hAnsi="Arial" w:cs="Arial"/>
          <w:sz w:val="22"/>
          <w:szCs w:val="22"/>
        </w:rPr>
      </w:pPr>
      <w:r w:rsidRPr="004B559E">
        <w:rPr>
          <w:rFonts w:ascii="Arial" w:hAnsi="Arial" w:cs="Arial"/>
          <w:sz w:val="22"/>
          <w:szCs w:val="22"/>
        </w:rPr>
        <w:t>Preventive Maintenance and Repair</w:t>
      </w:r>
    </w:p>
    <w:p w:rsidR="00584190" w:rsidRPr="004B559E" w:rsidP="00584190">
      <w:pPr>
        <w:pBdr>
          <w:bottom w:val="single" w:sz="12" w:space="1" w:color="auto"/>
        </w:pBdr>
        <w:jc w:val="center"/>
        <w:rPr>
          <w:rFonts w:ascii="Arial" w:hAnsi="Arial" w:cs="Arial"/>
          <w:sz w:val="22"/>
          <w:szCs w:val="22"/>
        </w:rPr>
      </w:pPr>
      <w:r w:rsidRPr="004B559E">
        <w:rPr>
          <w:rFonts w:ascii="Arial" w:hAnsi="Arial" w:cs="Arial"/>
          <w:sz w:val="22"/>
          <w:szCs w:val="22"/>
        </w:rPr>
        <w:t>For</w:t>
      </w:r>
    </w:p>
    <w:p w:rsidR="006142E3" w:rsidRPr="004B559E" w:rsidP="00FE0397">
      <w:pPr>
        <w:pBdr>
          <w:bottom w:val="single" w:sz="12" w:space="1" w:color="auto"/>
        </w:pBdr>
        <w:tabs>
          <w:tab w:val="center" w:pos="4680"/>
          <w:tab w:val="right" w:pos="9360"/>
        </w:tabs>
        <w:rPr>
          <w:rFonts w:ascii="Arial" w:hAnsi="Arial" w:cs="Arial"/>
          <w:sz w:val="22"/>
          <w:szCs w:val="22"/>
        </w:rPr>
      </w:pPr>
      <w:r w:rsidRPr="004B559E">
        <w:rPr>
          <w:rFonts w:ascii="Arial" w:hAnsi="Arial" w:cs="Arial"/>
          <w:sz w:val="22"/>
          <w:szCs w:val="22"/>
        </w:rPr>
        <w:tab/>
      </w:r>
      <w:r w:rsidRPr="004B559E" w:rsidR="00FE471F">
        <w:rPr>
          <w:rFonts w:ascii="Arial" w:hAnsi="Arial" w:cs="Arial"/>
          <w:sz w:val="22"/>
          <w:szCs w:val="22"/>
        </w:rPr>
        <w:t xml:space="preserve">Biofire FilmArray </w:t>
      </w:r>
      <w:r w:rsidRPr="004B559E" w:rsidR="00020D52">
        <w:rPr>
          <w:rFonts w:ascii="Arial" w:hAnsi="Arial" w:cs="Arial"/>
          <w:sz w:val="22"/>
          <w:szCs w:val="22"/>
        </w:rPr>
        <w:t xml:space="preserve">Equipment </w:t>
      </w:r>
      <w:r w:rsidRPr="004B559E" w:rsidR="00FE471F">
        <w:rPr>
          <w:rFonts w:ascii="Arial" w:hAnsi="Arial" w:cs="Arial"/>
          <w:sz w:val="22"/>
          <w:szCs w:val="22"/>
        </w:rPr>
        <w:t>Service</w:t>
      </w:r>
      <w:r w:rsidRPr="004B559E">
        <w:rPr>
          <w:rFonts w:ascii="Arial" w:hAnsi="Arial" w:cs="Arial"/>
          <w:sz w:val="22"/>
          <w:szCs w:val="22"/>
        </w:rPr>
        <w:tab/>
      </w:r>
    </w:p>
    <w:p w:rsidR="00584190" w:rsidRPr="004B559E" w:rsidP="00584190">
      <w:pPr>
        <w:jc w:val="center"/>
        <w:rPr>
          <w:rFonts w:ascii="Arial" w:hAnsi="Arial" w:cs="Arial"/>
          <w:sz w:val="22"/>
          <w:szCs w:val="22"/>
        </w:rPr>
      </w:pPr>
      <w:r w:rsidRPr="004B559E">
        <w:rPr>
          <w:rFonts w:ascii="Arial" w:hAnsi="Arial" w:cs="Arial"/>
          <w:sz w:val="22"/>
          <w:szCs w:val="22"/>
        </w:rPr>
        <w:t>Lebanon Veterans Affairs Medical Center (VAMC)</w:t>
      </w:r>
    </w:p>
    <w:p w:rsidR="00584190" w:rsidRPr="004B559E" w:rsidP="00584190">
      <w:pPr>
        <w:jc w:val="center"/>
        <w:rPr>
          <w:rFonts w:ascii="Arial" w:hAnsi="Arial" w:cs="Arial"/>
          <w:sz w:val="22"/>
          <w:szCs w:val="22"/>
        </w:rPr>
      </w:pPr>
      <w:r w:rsidRPr="004B559E">
        <w:rPr>
          <w:rFonts w:ascii="Arial" w:hAnsi="Arial" w:cs="Arial"/>
          <w:sz w:val="22"/>
          <w:szCs w:val="22"/>
        </w:rPr>
        <w:t>1700. S. Lincoln Avenue</w:t>
      </w:r>
    </w:p>
    <w:p w:rsidR="00584190" w:rsidRPr="004B559E" w:rsidP="00584190">
      <w:pPr>
        <w:jc w:val="center"/>
        <w:rPr>
          <w:rFonts w:ascii="Arial" w:hAnsi="Arial" w:cs="Arial"/>
          <w:sz w:val="22"/>
          <w:szCs w:val="22"/>
        </w:rPr>
      </w:pPr>
      <w:r w:rsidRPr="004B559E">
        <w:rPr>
          <w:rFonts w:ascii="Arial" w:hAnsi="Arial" w:cs="Arial"/>
          <w:sz w:val="22"/>
          <w:szCs w:val="22"/>
        </w:rPr>
        <w:t>Lebanon, PA 17042</w:t>
      </w:r>
    </w:p>
    <w:p w:rsidR="00584190" w:rsidRPr="004B559E" w:rsidP="00EF4661">
      <w:pPr>
        <w:pStyle w:val="ListParagraph"/>
        <w:numPr>
          <w:ilvl w:val="0"/>
          <w:numId w:val="1"/>
        </w:numPr>
        <w:rPr>
          <w:rFonts w:ascii="Arial" w:hAnsi="Arial" w:cs="Arial"/>
          <w:b/>
          <w:bCs/>
          <w:sz w:val="22"/>
          <w:szCs w:val="22"/>
        </w:rPr>
      </w:pPr>
      <w:r w:rsidRPr="004B559E">
        <w:rPr>
          <w:rFonts w:ascii="Arial" w:hAnsi="Arial" w:cs="Arial"/>
          <w:b/>
          <w:bCs/>
          <w:sz w:val="22"/>
          <w:szCs w:val="22"/>
        </w:rPr>
        <w:t xml:space="preserve">Background: </w:t>
      </w:r>
    </w:p>
    <w:p w:rsidR="00584190" w:rsidRPr="004B559E" w:rsidP="00DD0203">
      <w:pPr>
        <w:ind w:left="1080"/>
        <w:rPr>
          <w:rFonts w:ascii="Arial" w:hAnsi="Arial" w:cs="Arial"/>
          <w:sz w:val="22"/>
          <w:szCs w:val="22"/>
        </w:rPr>
      </w:pPr>
      <w:r w:rsidRPr="004B559E">
        <w:rPr>
          <w:rFonts w:ascii="Arial" w:hAnsi="Arial" w:cs="Arial"/>
          <w:sz w:val="22"/>
          <w:szCs w:val="22"/>
        </w:rPr>
        <w:t>The Lebanon VAMC</w:t>
      </w:r>
      <w:r w:rsidRPr="004B559E" w:rsidR="006D1F4E">
        <w:rPr>
          <w:rFonts w:ascii="Arial" w:hAnsi="Arial" w:cs="Arial"/>
          <w:sz w:val="22"/>
          <w:szCs w:val="22"/>
        </w:rPr>
        <w:t xml:space="preserve"> Health Technology Management department </w:t>
      </w:r>
      <w:r w:rsidRPr="004B559E">
        <w:rPr>
          <w:rFonts w:ascii="Arial" w:hAnsi="Arial" w:cs="Arial"/>
          <w:sz w:val="22"/>
          <w:szCs w:val="22"/>
        </w:rPr>
        <w:t xml:space="preserve">has a requirement for a full-service preventive maintenance and repairs service contract for </w:t>
      </w:r>
      <w:r w:rsidRPr="004B559E" w:rsidR="00FE471F">
        <w:rPr>
          <w:rFonts w:ascii="Arial" w:hAnsi="Arial" w:cs="Arial"/>
          <w:sz w:val="22"/>
          <w:szCs w:val="22"/>
        </w:rPr>
        <w:t xml:space="preserve">Biofire FilmArray </w:t>
      </w:r>
      <w:r w:rsidRPr="004B559E" w:rsidR="00C504EE">
        <w:rPr>
          <w:rFonts w:ascii="Arial" w:hAnsi="Arial" w:cs="Arial"/>
          <w:sz w:val="22"/>
          <w:szCs w:val="22"/>
        </w:rPr>
        <w:t>equipment,</w:t>
      </w:r>
      <w:r w:rsidRPr="004B559E" w:rsidR="00617B22">
        <w:rPr>
          <w:rFonts w:ascii="Arial" w:hAnsi="Arial" w:cs="Arial"/>
          <w:sz w:val="22"/>
          <w:szCs w:val="22"/>
        </w:rPr>
        <w:t xml:space="preserve"> as listed in Schedule A – Equipment List.</w:t>
      </w:r>
    </w:p>
    <w:p w:rsidR="00265E90" w:rsidRPr="004B559E" w:rsidP="00265E90">
      <w:pPr>
        <w:pStyle w:val="ListParagraph"/>
        <w:ind w:left="1440"/>
        <w:rPr>
          <w:rFonts w:ascii="Arial" w:hAnsi="Arial" w:cs="Arial"/>
          <w:sz w:val="22"/>
          <w:szCs w:val="22"/>
        </w:rPr>
      </w:pPr>
    </w:p>
    <w:p w:rsidR="00584190" w:rsidRPr="004B559E" w:rsidP="00617B22">
      <w:pPr>
        <w:pStyle w:val="ListParagraph"/>
        <w:numPr>
          <w:ilvl w:val="0"/>
          <w:numId w:val="1"/>
        </w:numPr>
        <w:rPr>
          <w:rFonts w:ascii="Arial" w:hAnsi="Arial" w:cs="Arial"/>
          <w:b/>
          <w:bCs/>
          <w:sz w:val="22"/>
          <w:szCs w:val="22"/>
        </w:rPr>
      </w:pPr>
      <w:r w:rsidRPr="004B559E">
        <w:rPr>
          <w:rFonts w:ascii="Arial" w:hAnsi="Arial" w:cs="Arial"/>
          <w:b/>
          <w:bCs/>
          <w:sz w:val="22"/>
          <w:szCs w:val="22"/>
        </w:rPr>
        <w:t>Requirements</w:t>
      </w:r>
      <w:r w:rsidRPr="004B559E">
        <w:rPr>
          <w:rFonts w:ascii="Arial" w:hAnsi="Arial" w:cs="Arial"/>
          <w:b/>
          <w:bCs/>
          <w:sz w:val="22"/>
          <w:szCs w:val="22"/>
        </w:rPr>
        <w:t>:</w:t>
      </w:r>
      <w:r w:rsidRPr="004B559E">
        <w:rPr>
          <w:rFonts w:ascii="Arial" w:hAnsi="Arial" w:cs="Arial"/>
          <w:b/>
          <w:bCs/>
          <w:sz w:val="22"/>
          <w:szCs w:val="22"/>
        </w:rPr>
        <w:t xml:space="preserve"> In accordance with the following specifications:</w:t>
      </w:r>
    </w:p>
    <w:p w:rsidR="00265E90" w:rsidRPr="004B559E" w:rsidP="00265E90">
      <w:pPr>
        <w:pStyle w:val="ListParagraph"/>
        <w:rPr>
          <w:rFonts w:ascii="Arial" w:hAnsi="Arial" w:cs="Arial"/>
          <w:sz w:val="22"/>
          <w:szCs w:val="22"/>
        </w:rPr>
      </w:pPr>
    </w:p>
    <w:p w:rsidR="00265E90" w:rsidRPr="004B559E" w:rsidP="007B5457">
      <w:pPr>
        <w:pStyle w:val="ListParagraph"/>
        <w:numPr>
          <w:ilvl w:val="0"/>
          <w:numId w:val="2"/>
        </w:numPr>
        <w:rPr>
          <w:rFonts w:ascii="Arial" w:hAnsi="Arial" w:cs="Arial"/>
          <w:sz w:val="22"/>
          <w:szCs w:val="22"/>
        </w:rPr>
      </w:pPr>
      <w:r w:rsidRPr="004B559E">
        <w:rPr>
          <w:rFonts w:ascii="Arial" w:hAnsi="Arial" w:cs="Arial"/>
          <w:b/>
          <w:bCs/>
          <w:sz w:val="22"/>
          <w:szCs w:val="22"/>
        </w:rPr>
        <w:t>Preventive Maintenance Inspections and Services:</w:t>
      </w:r>
      <w:r w:rsidRPr="004B559E">
        <w:rPr>
          <w:rFonts w:ascii="Arial" w:hAnsi="Arial" w:cs="Arial"/>
          <w:sz w:val="22"/>
          <w:szCs w:val="22"/>
        </w:rPr>
        <w:t xml:space="preserve"> </w:t>
      </w:r>
      <w:r w:rsidRPr="004B559E">
        <w:rPr>
          <w:rFonts w:ascii="Arial" w:hAnsi="Arial" w:cs="Arial"/>
          <w:sz w:val="22"/>
          <w:szCs w:val="22"/>
        </w:rPr>
        <w:br/>
      </w:r>
      <w:r w:rsidRPr="004B559E">
        <w:rPr>
          <w:rFonts w:ascii="Arial" w:hAnsi="Arial" w:cs="Arial"/>
          <w:sz w:val="22"/>
          <w:szCs w:val="22"/>
        </w:rPr>
        <w:br/>
        <w:t xml:space="preserve">1.1 Vendor shall provide recurring scheduled maintenance and inspection services, including all labor, travel, and parts, on a firm-fixed price basis, for the biomedical </w:t>
      </w:r>
      <w:r w:rsidRPr="004B559E" w:rsidR="007B5457">
        <w:rPr>
          <w:rFonts w:ascii="Arial" w:hAnsi="Arial" w:cs="Arial"/>
          <w:sz w:val="22"/>
          <w:szCs w:val="22"/>
        </w:rPr>
        <w:t xml:space="preserve">equipment identified in Schedule A. </w:t>
      </w:r>
    </w:p>
    <w:p w:rsidR="00265E90" w:rsidRPr="004B559E" w:rsidP="00265E90">
      <w:pPr>
        <w:pStyle w:val="ListParagraph"/>
        <w:ind w:left="1080"/>
        <w:rPr>
          <w:rFonts w:ascii="Arial" w:hAnsi="Arial" w:cs="Arial"/>
          <w:sz w:val="22"/>
          <w:szCs w:val="22"/>
        </w:rPr>
      </w:pPr>
      <w:r w:rsidRPr="004B559E">
        <w:rPr>
          <w:rFonts w:ascii="Arial" w:hAnsi="Arial" w:cs="Arial"/>
          <w:sz w:val="22"/>
          <w:szCs w:val="22"/>
        </w:rPr>
        <w:br/>
        <w:t xml:space="preserve">1.2 Preventive maintenance shall be in accordance with the manufacturer’s recommended guidelines and shall include, but not be limited to, </w:t>
      </w:r>
      <w:r w:rsidRPr="004B559E" w:rsidR="00397A7F">
        <w:rPr>
          <w:rFonts w:ascii="Arial" w:hAnsi="Arial" w:cs="Arial"/>
          <w:sz w:val="22"/>
          <w:szCs w:val="22"/>
        </w:rPr>
        <w:t>electrical safety testing, lubrication, adjustments, and calibration. Maintenance shall also include testing and replacement of faulty parts, and parts which are likely to fail, at no additional</w:t>
      </w:r>
      <w:r w:rsidRPr="004B559E">
        <w:rPr>
          <w:rFonts w:ascii="Arial" w:hAnsi="Arial" w:cs="Arial"/>
          <w:sz w:val="22"/>
          <w:szCs w:val="22"/>
        </w:rPr>
        <w:t xml:space="preserve"> charge, returning the instruments and equipment to the operating conditions specified by the Manufacturer. </w:t>
      </w:r>
    </w:p>
    <w:p w:rsidR="007B5457" w:rsidRPr="004B559E" w:rsidP="00265E90">
      <w:pPr>
        <w:pStyle w:val="ListParagraph"/>
        <w:ind w:left="1080"/>
        <w:rPr>
          <w:rFonts w:ascii="Arial" w:hAnsi="Arial" w:cs="Arial"/>
          <w:sz w:val="22"/>
          <w:szCs w:val="22"/>
        </w:rPr>
      </w:pPr>
      <w:r w:rsidRPr="004B559E">
        <w:rPr>
          <w:rFonts w:ascii="Arial" w:hAnsi="Arial" w:cs="Arial"/>
          <w:sz w:val="22"/>
          <w:szCs w:val="22"/>
        </w:rPr>
        <w:br/>
        <w:t xml:space="preserve">1.3 Scheduled preventive maintenance (PM) shall be in accordance with the quantities as specified in Schedule A – Equipment List. </w:t>
      </w:r>
    </w:p>
    <w:p w:rsidR="00265E90" w:rsidRPr="004B559E" w:rsidP="00265E90">
      <w:pPr>
        <w:pStyle w:val="ListParagraph"/>
        <w:ind w:left="1080"/>
        <w:rPr>
          <w:rFonts w:ascii="Arial" w:hAnsi="Arial" w:cs="Arial"/>
          <w:sz w:val="22"/>
          <w:szCs w:val="22"/>
        </w:rPr>
      </w:pPr>
    </w:p>
    <w:p w:rsidR="00265E90" w:rsidRPr="004B559E" w:rsidP="00265E90">
      <w:pPr>
        <w:pStyle w:val="ListParagraph"/>
        <w:ind w:left="1080"/>
        <w:rPr>
          <w:rFonts w:ascii="Arial" w:hAnsi="Arial" w:cs="Arial"/>
          <w:sz w:val="22"/>
          <w:szCs w:val="22"/>
        </w:rPr>
      </w:pPr>
      <w:r w:rsidRPr="004B559E">
        <w:rPr>
          <w:rFonts w:ascii="Arial" w:hAnsi="Arial" w:cs="Arial"/>
          <w:sz w:val="22"/>
          <w:szCs w:val="22"/>
        </w:rPr>
        <w:t xml:space="preserve">1.4 Vendor shall provide </w:t>
      </w:r>
      <w:r w:rsidRPr="004B559E" w:rsidR="00BD7EDD">
        <w:rPr>
          <w:rFonts w:ascii="Arial" w:hAnsi="Arial" w:cs="Arial"/>
          <w:sz w:val="22"/>
          <w:szCs w:val="22"/>
        </w:rPr>
        <w:t>all personnel, parts, tools, test equipment, service manuals, computer software and schematics necessary to complete on-site, scheduled preventive maintenance services on all the identified equipment during</w:t>
      </w:r>
      <w:r w:rsidRPr="004B559E" w:rsidR="00230B30">
        <w:rPr>
          <w:rFonts w:ascii="Arial" w:hAnsi="Arial" w:cs="Arial"/>
          <w:sz w:val="22"/>
          <w:szCs w:val="22"/>
        </w:rPr>
        <w:t xml:space="preserve"> normal business hours, 8:00 AM – 4:30 PM, Monday through Friday, or at the convenience of the equipment operators. Preventive maintenance shall not be conducted </w:t>
      </w:r>
      <w:r w:rsidRPr="004B559E" w:rsidR="0072378E">
        <w:rPr>
          <w:rFonts w:ascii="Arial" w:hAnsi="Arial" w:cs="Arial"/>
          <w:sz w:val="22"/>
          <w:szCs w:val="22"/>
        </w:rPr>
        <w:t xml:space="preserve">on a federal holiday. </w:t>
      </w:r>
      <w:r w:rsidRPr="004B559E" w:rsidR="0072378E">
        <w:rPr>
          <w:rFonts w:ascii="Arial" w:hAnsi="Arial" w:cs="Arial"/>
          <w:sz w:val="22"/>
          <w:szCs w:val="22"/>
        </w:rPr>
        <w:br/>
      </w:r>
    </w:p>
    <w:p w:rsidR="0072378E" w:rsidRPr="004B559E" w:rsidP="00265E90">
      <w:pPr>
        <w:pStyle w:val="ListParagraph"/>
        <w:ind w:left="1080"/>
        <w:rPr>
          <w:rFonts w:ascii="Arial" w:hAnsi="Arial" w:cs="Arial"/>
          <w:sz w:val="22"/>
          <w:szCs w:val="22"/>
        </w:rPr>
      </w:pPr>
      <w:r w:rsidRPr="004B559E">
        <w:rPr>
          <w:rFonts w:ascii="Arial" w:hAnsi="Arial" w:cs="Arial"/>
          <w:sz w:val="22"/>
          <w:szCs w:val="22"/>
        </w:rPr>
        <w:t xml:space="preserve">1.5 Within 30 days of contract award, the Contractor shall coordinate and schedule the </w:t>
      </w:r>
      <w:r w:rsidRPr="004B559E" w:rsidR="00F56920">
        <w:rPr>
          <w:rFonts w:ascii="Arial" w:hAnsi="Arial" w:cs="Arial"/>
          <w:sz w:val="22"/>
          <w:szCs w:val="22"/>
        </w:rPr>
        <w:t xml:space="preserve">dates and times for the various preventive maintenance inspections. </w:t>
      </w:r>
    </w:p>
    <w:p w:rsidR="00626B13" w:rsidRPr="004B559E" w:rsidP="00265E90">
      <w:pPr>
        <w:pStyle w:val="ListParagraph"/>
        <w:ind w:left="1080"/>
        <w:rPr>
          <w:rFonts w:ascii="Arial" w:hAnsi="Arial" w:cs="Arial"/>
          <w:sz w:val="22"/>
          <w:szCs w:val="22"/>
        </w:rPr>
      </w:pPr>
    </w:p>
    <w:p w:rsidR="00D5060E" w:rsidRPr="004B559E" w:rsidP="000C12E5">
      <w:pPr>
        <w:pStyle w:val="ListParagraph"/>
        <w:ind w:left="1080"/>
        <w:rPr>
          <w:rFonts w:ascii="Arial" w:hAnsi="Arial" w:cs="Arial"/>
          <w:sz w:val="22"/>
          <w:szCs w:val="22"/>
        </w:rPr>
      </w:pPr>
      <w:r w:rsidRPr="004B559E">
        <w:rPr>
          <w:rFonts w:ascii="Arial" w:hAnsi="Arial" w:cs="Arial"/>
          <w:sz w:val="22"/>
          <w:szCs w:val="22"/>
        </w:rPr>
        <w:t xml:space="preserve">1.6 </w:t>
      </w:r>
      <w:r w:rsidRPr="004B559E" w:rsidR="00E44D5C">
        <w:rPr>
          <w:rFonts w:ascii="Arial" w:hAnsi="Arial" w:cs="Arial"/>
          <w:sz w:val="22"/>
          <w:szCs w:val="22"/>
        </w:rPr>
        <w:t>A copy of the Preventive Maintenance Inspection pro</w:t>
      </w:r>
      <w:r w:rsidRPr="004B559E" w:rsidR="00837D46">
        <w:rPr>
          <w:rFonts w:ascii="Arial" w:hAnsi="Arial" w:cs="Arial"/>
          <w:sz w:val="22"/>
          <w:szCs w:val="22"/>
        </w:rPr>
        <w:t>cedure (including</w:t>
      </w:r>
      <w:r w:rsidRPr="004B559E" w:rsidR="000C12E5">
        <w:rPr>
          <w:rFonts w:ascii="Arial" w:hAnsi="Arial" w:cs="Arial"/>
          <w:sz w:val="22"/>
          <w:szCs w:val="22"/>
        </w:rPr>
        <w:t xml:space="preserve"> Q</w:t>
      </w:r>
      <w:r w:rsidRPr="004B559E" w:rsidR="00837D46">
        <w:rPr>
          <w:rFonts w:ascii="Arial" w:hAnsi="Arial" w:cs="Arial"/>
          <w:sz w:val="22"/>
          <w:szCs w:val="22"/>
        </w:rPr>
        <w:t>ualitative and Quantitative tests)</w:t>
      </w:r>
      <w:r w:rsidRPr="004B559E" w:rsidR="00DC1D1D">
        <w:rPr>
          <w:rFonts w:ascii="Arial" w:hAnsi="Arial" w:cs="Arial"/>
          <w:sz w:val="22"/>
          <w:szCs w:val="22"/>
        </w:rPr>
        <w:t xml:space="preserve"> used by the Field Service Representative (FSR) for each instrument and piece of equipment listed in the contract shall be made available. </w:t>
      </w:r>
    </w:p>
    <w:p w:rsidR="00D5060E" w:rsidRPr="004B559E" w:rsidP="00D5060E">
      <w:pPr>
        <w:pStyle w:val="ListParagraph"/>
        <w:ind w:left="0"/>
        <w:rPr>
          <w:rFonts w:ascii="Arial" w:hAnsi="Arial" w:cs="Arial"/>
          <w:sz w:val="22"/>
          <w:szCs w:val="22"/>
        </w:rPr>
      </w:pPr>
    </w:p>
    <w:p w:rsidR="00924EDD" w:rsidRPr="004B559E" w:rsidP="000C12E5">
      <w:pPr>
        <w:pStyle w:val="ListParagraph"/>
        <w:ind w:firstLine="720"/>
        <w:rPr>
          <w:rFonts w:ascii="Arial" w:hAnsi="Arial" w:cs="Arial"/>
          <w:sz w:val="22"/>
          <w:szCs w:val="22"/>
        </w:rPr>
      </w:pPr>
      <w:r w:rsidRPr="004B559E">
        <w:rPr>
          <w:rFonts w:ascii="Arial" w:hAnsi="Arial" w:cs="Arial"/>
          <w:sz w:val="22"/>
          <w:szCs w:val="22"/>
        </w:rPr>
        <w:t>For each service visit, a detailed Equipment Service Report will be required. Each service report shall include:</w:t>
      </w:r>
    </w:p>
    <w:p w:rsidR="000E7CFB" w:rsidRPr="004B559E" w:rsidP="000C12E5">
      <w:pPr>
        <w:pStyle w:val="ListParagraph"/>
        <w:ind w:firstLine="720"/>
        <w:rPr>
          <w:rFonts w:ascii="Arial" w:hAnsi="Arial" w:cs="Arial"/>
          <w:sz w:val="22"/>
          <w:szCs w:val="22"/>
        </w:rPr>
      </w:pPr>
    </w:p>
    <w:p w:rsidR="00674C5D" w:rsidRPr="004B559E" w:rsidP="00FC3D54">
      <w:pPr>
        <w:pStyle w:val="ListParagraph"/>
        <w:numPr>
          <w:ilvl w:val="2"/>
          <w:numId w:val="3"/>
        </w:numPr>
        <w:rPr>
          <w:rFonts w:ascii="Arial" w:hAnsi="Arial" w:cs="Arial"/>
          <w:sz w:val="22"/>
          <w:szCs w:val="22"/>
        </w:rPr>
      </w:pPr>
      <w:r w:rsidRPr="004B559E">
        <w:rPr>
          <w:rFonts w:ascii="Arial" w:hAnsi="Arial" w:cs="Arial"/>
          <w:sz w:val="22"/>
          <w:szCs w:val="22"/>
        </w:rPr>
        <w:t>Name of the contractor and contracting number</w:t>
      </w:r>
    </w:p>
    <w:p w:rsidR="00674C5D" w:rsidRPr="004B559E" w:rsidP="00FC3D54">
      <w:pPr>
        <w:pStyle w:val="ListParagraph"/>
        <w:numPr>
          <w:ilvl w:val="2"/>
          <w:numId w:val="3"/>
        </w:numPr>
        <w:rPr>
          <w:rFonts w:ascii="Arial" w:hAnsi="Arial" w:cs="Arial"/>
          <w:sz w:val="22"/>
          <w:szCs w:val="22"/>
        </w:rPr>
      </w:pPr>
      <w:r w:rsidRPr="004B559E">
        <w:rPr>
          <w:rFonts w:ascii="Arial" w:hAnsi="Arial" w:cs="Arial"/>
          <w:sz w:val="22"/>
          <w:szCs w:val="22"/>
        </w:rPr>
        <w:t>Name of the Field Service Engineer (FSE) performing the services</w:t>
      </w:r>
    </w:p>
    <w:p w:rsidR="00174116" w:rsidRPr="004B559E" w:rsidP="00FC3D54">
      <w:pPr>
        <w:pStyle w:val="ListParagraph"/>
        <w:numPr>
          <w:ilvl w:val="2"/>
          <w:numId w:val="3"/>
        </w:numPr>
        <w:rPr>
          <w:rFonts w:ascii="Arial" w:hAnsi="Arial" w:cs="Arial"/>
          <w:sz w:val="22"/>
          <w:szCs w:val="22"/>
        </w:rPr>
      </w:pPr>
      <w:r w:rsidRPr="004B559E">
        <w:rPr>
          <w:rFonts w:ascii="Arial" w:hAnsi="Arial" w:cs="Arial"/>
          <w:sz w:val="22"/>
          <w:szCs w:val="22"/>
        </w:rPr>
        <w:t>Contractor Service Number/Log Number</w:t>
      </w:r>
    </w:p>
    <w:p w:rsidR="00380AF6" w:rsidRPr="004B559E" w:rsidP="00FC3D54">
      <w:pPr>
        <w:pStyle w:val="ListParagraph"/>
        <w:numPr>
          <w:ilvl w:val="2"/>
          <w:numId w:val="3"/>
        </w:numPr>
        <w:rPr>
          <w:rFonts w:ascii="Arial" w:hAnsi="Arial" w:cs="Arial"/>
          <w:sz w:val="22"/>
          <w:szCs w:val="22"/>
        </w:rPr>
      </w:pPr>
      <w:r w:rsidRPr="004B559E">
        <w:rPr>
          <w:rFonts w:ascii="Arial" w:hAnsi="Arial" w:cs="Arial"/>
          <w:sz w:val="22"/>
          <w:szCs w:val="22"/>
        </w:rPr>
        <w:t>Date, time (starting and ending), equipment downtime and hours</w:t>
      </w:r>
      <w:r w:rsidRPr="004B559E">
        <w:rPr>
          <w:rFonts w:ascii="Arial" w:hAnsi="Arial" w:cs="Arial"/>
          <w:sz w:val="22"/>
          <w:szCs w:val="22"/>
        </w:rPr>
        <w:t>-on-site for service call</w:t>
      </w:r>
    </w:p>
    <w:p w:rsidR="00380AF6" w:rsidRPr="004B559E" w:rsidP="00FC3D54">
      <w:pPr>
        <w:pStyle w:val="ListParagraph"/>
        <w:numPr>
          <w:ilvl w:val="2"/>
          <w:numId w:val="3"/>
        </w:numPr>
        <w:rPr>
          <w:rFonts w:ascii="Arial" w:hAnsi="Arial" w:cs="Arial"/>
          <w:sz w:val="22"/>
          <w:szCs w:val="22"/>
        </w:rPr>
      </w:pPr>
      <w:r w:rsidRPr="004B559E">
        <w:rPr>
          <w:rFonts w:ascii="Arial" w:hAnsi="Arial" w:cs="Arial"/>
          <w:sz w:val="22"/>
          <w:szCs w:val="22"/>
        </w:rPr>
        <w:t>Identification of equipment to be serviced, invoice or ID number,</w:t>
      </w:r>
      <w:r w:rsidRPr="004B559E" w:rsidR="00D5060E">
        <w:rPr>
          <w:rFonts w:ascii="Arial" w:hAnsi="Arial" w:cs="Arial"/>
          <w:sz w:val="22"/>
          <w:szCs w:val="22"/>
        </w:rPr>
        <w:t xml:space="preserve"> </w:t>
      </w:r>
      <w:r w:rsidRPr="004B559E">
        <w:rPr>
          <w:rFonts w:ascii="Arial" w:hAnsi="Arial" w:cs="Arial"/>
          <w:sz w:val="22"/>
          <w:szCs w:val="22"/>
        </w:rPr>
        <w:t>manufacturer’s name, device name, model number, serial number and any other manufacturer’s identification numbers</w:t>
      </w:r>
    </w:p>
    <w:p w:rsidR="000C12E5" w:rsidRPr="004B559E" w:rsidP="00FC3D54">
      <w:pPr>
        <w:pStyle w:val="ListParagraph"/>
        <w:numPr>
          <w:ilvl w:val="2"/>
          <w:numId w:val="3"/>
        </w:numPr>
        <w:rPr>
          <w:rFonts w:ascii="Arial" w:hAnsi="Arial" w:cs="Arial"/>
          <w:sz w:val="22"/>
          <w:szCs w:val="22"/>
        </w:rPr>
      </w:pPr>
      <w:ins w:id="0" w:author="Microsoft Word" w:date="2026-04-28T08:03:00Z">
        <w:r w:rsidRPr="004B559E">
          <w:rPr>
            <w:rFonts w:ascii="Arial" w:hAnsi="Arial" w:cs="Arial"/>
            <w:sz w:val="22"/>
            <w:szCs w:val="22"/>
          </w:rPr>
          <w:t>Description</w:t>
        </w:r>
      </w:ins>
      <w:ins w:id="1" w:author="Microsoft Word" w:date="2026-04-28T08:03:00Z">
        <w:r w:rsidRPr="004B559E">
          <w:rPr>
            <w:rFonts w:ascii="Arial" w:hAnsi="Arial" w:cs="Arial"/>
            <w:sz w:val="22"/>
            <w:szCs w:val="22"/>
          </w:rPr>
          <w:t xml:space="preserve"> of problem reported by </w:t>
        </w:r>
      </w:ins>
      <w:ins w:id="2" w:author="Microsoft Word" w:date="2026-04-28T08:03:00Z">
        <w:r w:rsidRPr="004B559E">
          <w:rPr>
            <w:rFonts w:ascii="Arial" w:hAnsi="Arial" w:cs="Arial"/>
            <w:sz w:val="22"/>
            <w:szCs w:val="22"/>
          </w:rPr>
          <w:t>Technical Point of Contact (POC)/User</w:t>
        </w:r>
      </w:ins>
      <w:r w:rsidRPr="004B559E">
        <w:rPr>
          <w:rFonts w:ascii="Arial" w:hAnsi="Arial" w:cs="Arial"/>
          <w:sz w:val="22"/>
          <w:szCs w:val="22"/>
        </w:rPr>
        <w:t>Description</w:t>
      </w:r>
      <w:r w:rsidRPr="004B559E" w:rsidR="00B72E0A">
        <w:rPr>
          <w:rFonts w:ascii="Arial" w:hAnsi="Arial" w:cs="Arial"/>
          <w:sz w:val="22"/>
          <w:szCs w:val="22"/>
        </w:rPr>
        <w:t xml:space="preserve"> of problem reported by </w:t>
      </w:r>
      <w:r w:rsidR="00F3217B">
        <w:t>POC</w:t>
      </w:r>
      <w:r w:rsidR="00B72E0A">
        <w:t>/</w:t>
      </w:r>
      <w:r w:rsidRPr="004B559E" w:rsidR="00B72E0A">
        <w:rPr>
          <w:rFonts w:ascii="Arial" w:hAnsi="Arial" w:cs="Arial"/>
          <w:sz w:val="22"/>
          <w:szCs w:val="22"/>
        </w:rPr>
        <w:t>Technical Point of Contact (POC)/User</w:t>
      </w:r>
    </w:p>
    <w:p w:rsidR="00B72E0A" w:rsidRPr="004B559E" w:rsidP="00FC3D54">
      <w:pPr>
        <w:pStyle w:val="ListParagraph"/>
        <w:numPr>
          <w:ilvl w:val="2"/>
          <w:numId w:val="3"/>
        </w:numPr>
        <w:rPr>
          <w:rFonts w:ascii="Arial" w:hAnsi="Arial" w:cs="Arial"/>
          <w:sz w:val="22"/>
          <w:szCs w:val="22"/>
        </w:rPr>
      </w:pPr>
      <w:r w:rsidRPr="004B559E">
        <w:rPr>
          <w:rFonts w:ascii="Arial" w:hAnsi="Arial" w:cs="Arial"/>
          <w:sz w:val="22"/>
          <w:szCs w:val="22"/>
        </w:rPr>
        <w:t>Signature from the FSE performing services described</w:t>
      </w:r>
    </w:p>
    <w:p w:rsidR="00B72E0A" w:rsidRPr="004B559E" w:rsidP="00FC3D54">
      <w:pPr>
        <w:pStyle w:val="ListParagraph"/>
        <w:numPr>
          <w:ilvl w:val="2"/>
          <w:numId w:val="3"/>
        </w:numPr>
        <w:rPr>
          <w:rFonts w:ascii="Arial" w:hAnsi="Arial" w:cs="Arial"/>
          <w:sz w:val="22"/>
          <w:szCs w:val="22"/>
        </w:rPr>
      </w:pPr>
      <w:r w:rsidRPr="004B559E">
        <w:rPr>
          <w:rFonts w:ascii="Arial" w:hAnsi="Arial" w:cs="Arial"/>
          <w:sz w:val="22"/>
          <w:szCs w:val="22"/>
        </w:rPr>
        <w:t xml:space="preserve">Signature from </w:t>
      </w:r>
      <w:r w:rsidRPr="004B559E" w:rsidR="00966219">
        <w:rPr>
          <w:rFonts w:ascii="Arial" w:hAnsi="Arial" w:cs="Arial"/>
          <w:sz w:val="22"/>
          <w:szCs w:val="22"/>
        </w:rPr>
        <w:t>the Technical POC/user</w:t>
      </w:r>
      <w:r w:rsidRPr="004B559E" w:rsidR="00EF4661">
        <w:rPr>
          <w:rFonts w:ascii="Arial" w:hAnsi="Arial" w:cs="Arial"/>
          <w:sz w:val="22"/>
          <w:szCs w:val="22"/>
        </w:rPr>
        <w:t xml:space="preserve"> who witnessed services described</w:t>
      </w:r>
    </w:p>
    <w:p w:rsidR="00DD0203" w:rsidRPr="004B559E" w:rsidP="00DD0203">
      <w:pPr>
        <w:pStyle w:val="ListParagraph"/>
        <w:ind w:left="2880"/>
        <w:rPr>
          <w:rFonts w:ascii="Arial" w:hAnsi="Arial" w:cs="Arial"/>
          <w:sz w:val="22"/>
          <w:szCs w:val="22"/>
        </w:rPr>
      </w:pPr>
    </w:p>
    <w:p w:rsidR="00EF4661" w:rsidRPr="004B559E" w:rsidP="00DD0203">
      <w:pPr>
        <w:pStyle w:val="ListParagraph"/>
        <w:numPr>
          <w:ilvl w:val="0"/>
          <w:numId w:val="2"/>
        </w:numPr>
        <w:rPr>
          <w:rFonts w:ascii="Arial" w:hAnsi="Arial" w:cs="Arial"/>
          <w:b/>
          <w:bCs/>
          <w:sz w:val="22"/>
          <w:szCs w:val="22"/>
        </w:rPr>
      </w:pPr>
      <w:r w:rsidRPr="004B559E">
        <w:rPr>
          <w:rFonts w:ascii="Arial" w:hAnsi="Arial" w:cs="Arial"/>
          <w:b/>
          <w:bCs/>
          <w:sz w:val="22"/>
          <w:szCs w:val="22"/>
        </w:rPr>
        <w:t>Remedial Services and Emergency Repairs</w:t>
      </w:r>
    </w:p>
    <w:p w:rsidR="00295ACF" w:rsidRPr="004B559E" w:rsidP="00295ACF">
      <w:pPr>
        <w:pStyle w:val="ListParagraph"/>
        <w:ind w:left="1080"/>
        <w:rPr>
          <w:rFonts w:ascii="Arial" w:hAnsi="Arial" w:cs="Arial"/>
          <w:b/>
          <w:bCs/>
          <w:sz w:val="22"/>
          <w:szCs w:val="22"/>
        </w:rPr>
      </w:pPr>
    </w:p>
    <w:p w:rsidR="00295ACF" w:rsidRPr="004B559E" w:rsidP="00295ACF">
      <w:pPr>
        <w:pStyle w:val="ListParagraph"/>
        <w:ind w:left="1080"/>
        <w:rPr>
          <w:rFonts w:ascii="Arial" w:hAnsi="Arial" w:cs="Arial"/>
          <w:sz w:val="22"/>
          <w:szCs w:val="22"/>
        </w:rPr>
      </w:pPr>
      <w:r w:rsidRPr="004B559E">
        <w:rPr>
          <w:rFonts w:ascii="Arial" w:hAnsi="Arial" w:cs="Arial"/>
          <w:sz w:val="22"/>
          <w:szCs w:val="22"/>
        </w:rPr>
        <w:t xml:space="preserve">2.1 Vendor shall provide unscheduled </w:t>
      </w:r>
      <w:r w:rsidRPr="004B559E" w:rsidR="000C569B">
        <w:rPr>
          <w:rFonts w:ascii="Arial" w:hAnsi="Arial" w:cs="Arial"/>
          <w:sz w:val="22"/>
          <w:szCs w:val="22"/>
        </w:rPr>
        <w:t xml:space="preserve">remedial services and emergency repairs, only when directed by the Contracting Officer or Technical POC to proceed. </w:t>
      </w:r>
      <w:r w:rsidRPr="004B559E" w:rsidR="002239FD">
        <w:rPr>
          <w:rFonts w:ascii="Arial" w:hAnsi="Arial" w:cs="Arial"/>
          <w:sz w:val="22"/>
          <w:szCs w:val="22"/>
        </w:rPr>
        <w:t xml:space="preserve">All equipment listed in Attachment A is covered for remedial services or emergency repairs and the Government is responsible for ensuring these services are only required by the authorized personnel. </w:t>
      </w:r>
    </w:p>
    <w:p w:rsidR="002239FD" w:rsidRPr="004B559E" w:rsidP="00295ACF">
      <w:pPr>
        <w:pStyle w:val="ListParagraph"/>
        <w:ind w:left="1080"/>
        <w:rPr>
          <w:rFonts w:ascii="Arial" w:hAnsi="Arial" w:cs="Arial"/>
          <w:sz w:val="22"/>
          <w:szCs w:val="22"/>
        </w:rPr>
      </w:pPr>
    </w:p>
    <w:p w:rsidR="002239FD" w:rsidRPr="004B559E" w:rsidP="00295ACF">
      <w:pPr>
        <w:pStyle w:val="ListParagraph"/>
        <w:ind w:left="1080"/>
        <w:rPr>
          <w:rFonts w:ascii="Arial" w:hAnsi="Arial" w:cs="Arial"/>
          <w:sz w:val="22"/>
          <w:szCs w:val="22"/>
        </w:rPr>
      </w:pPr>
      <w:r w:rsidRPr="004B559E">
        <w:rPr>
          <w:rFonts w:ascii="Arial" w:hAnsi="Arial" w:cs="Arial"/>
          <w:sz w:val="22"/>
          <w:szCs w:val="22"/>
        </w:rPr>
        <w:t xml:space="preserve">2.2 FSR shall acknowledge </w:t>
      </w:r>
      <w:r w:rsidRPr="004B559E" w:rsidR="008B2E17">
        <w:rPr>
          <w:rFonts w:ascii="Arial" w:hAnsi="Arial" w:cs="Arial"/>
          <w:sz w:val="22"/>
          <w:szCs w:val="22"/>
        </w:rPr>
        <w:t xml:space="preserve">receipt of a service call for remedial services and emergency repairs within four hours and shall arrive on the premises to inspect equipment within 24 hours. </w:t>
      </w:r>
    </w:p>
    <w:p w:rsidR="008B2E17" w:rsidRPr="004B559E" w:rsidP="00295ACF">
      <w:pPr>
        <w:pStyle w:val="ListParagraph"/>
        <w:ind w:left="1080"/>
        <w:rPr>
          <w:rFonts w:ascii="Arial" w:hAnsi="Arial" w:cs="Arial"/>
          <w:sz w:val="22"/>
          <w:szCs w:val="22"/>
        </w:rPr>
      </w:pPr>
    </w:p>
    <w:p w:rsidR="008B2E17" w:rsidRPr="004B559E" w:rsidP="00295ACF">
      <w:pPr>
        <w:pStyle w:val="ListParagraph"/>
        <w:ind w:left="1080"/>
        <w:rPr>
          <w:rFonts w:ascii="Arial" w:hAnsi="Arial" w:cs="Arial"/>
          <w:sz w:val="22"/>
          <w:szCs w:val="22"/>
        </w:rPr>
      </w:pPr>
      <w:r w:rsidRPr="004B559E">
        <w:rPr>
          <w:rFonts w:ascii="Arial" w:hAnsi="Arial" w:cs="Arial"/>
          <w:sz w:val="22"/>
          <w:szCs w:val="22"/>
        </w:rPr>
        <w:t xml:space="preserve">2.3 Any changes to the SOW or outside the scope of this order shall be authorized and approved only through written correspondence via formal modification issued by the CO and agreed upon by the contractor through a bilateral modification. </w:t>
      </w:r>
    </w:p>
    <w:p w:rsidR="00A124DB" w:rsidRPr="004B559E" w:rsidP="00295ACF">
      <w:pPr>
        <w:pStyle w:val="ListParagraph"/>
        <w:ind w:left="1080"/>
        <w:rPr>
          <w:rFonts w:ascii="Arial" w:hAnsi="Arial" w:cs="Arial"/>
          <w:sz w:val="22"/>
          <w:szCs w:val="22"/>
        </w:rPr>
      </w:pPr>
    </w:p>
    <w:p w:rsidR="00A124DB" w:rsidRPr="004B559E" w:rsidP="00295ACF">
      <w:pPr>
        <w:pStyle w:val="ListParagraph"/>
        <w:ind w:left="1080"/>
        <w:rPr>
          <w:rFonts w:ascii="Arial" w:hAnsi="Arial" w:cs="Arial"/>
          <w:sz w:val="22"/>
          <w:szCs w:val="22"/>
        </w:rPr>
      </w:pPr>
      <w:r w:rsidRPr="004B559E">
        <w:rPr>
          <w:rFonts w:ascii="Arial" w:hAnsi="Arial" w:cs="Arial"/>
          <w:sz w:val="22"/>
          <w:szCs w:val="22"/>
        </w:rPr>
        <w:t xml:space="preserve">2.4 Vendor shall order replacement parts within 24 hours after receiving notification to proceed. </w:t>
      </w:r>
    </w:p>
    <w:p w:rsidR="00A124DB" w:rsidRPr="004B559E" w:rsidP="00A124DB">
      <w:pPr>
        <w:rPr>
          <w:rFonts w:ascii="Arial" w:hAnsi="Arial" w:cs="Arial"/>
          <w:sz w:val="22"/>
          <w:szCs w:val="22"/>
        </w:rPr>
      </w:pPr>
    </w:p>
    <w:p w:rsidR="00A124DB" w:rsidRPr="004B559E" w:rsidP="00A124DB">
      <w:pPr>
        <w:pStyle w:val="ListParagraph"/>
        <w:numPr>
          <w:ilvl w:val="0"/>
          <w:numId w:val="2"/>
        </w:numPr>
        <w:rPr>
          <w:rFonts w:ascii="Arial" w:hAnsi="Arial" w:cs="Arial"/>
          <w:b/>
          <w:bCs/>
          <w:sz w:val="22"/>
          <w:szCs w:val="22"/>
        </w:rPr>
      </w:pPr>
      <w:r w:rsidRPr="004B559E">
        <w:rPr>
          <w:rFonts w:ascii="Arial" w:hAnsi="Arial" w:cs="Arial"/>
          <w:b/>
          <w:bCs/>
          <w:sz w:val="22"/>
          <w:szCs w:val="22"/>
        </w:rPr>
        <w:t>General Responsibilities:</w:t>
      </w:r>
    </w:p>
    <w:p w:rsidR="00A124DB" w:rsidRPr="004B559E" w:rsidP="004F4805">
      <w:pPr>
        <w:pStyle w:val="ListParagraph"/>
        <w:ind w:left="1080"/>
        <w:rPr>
          <w:rFonts w:ascii="Arial" w:hAnsi="Arial" w:cs="Arial"/>
          <w:sz w:val="22"/>
          <w:szCs w:val="22"/>
        </w:rPr>
      </w:pPr>
    </w:p>
    <w:p w:rsidR="00BA43D6" w:rsidRPr="004B559E" w:rsidP="00BA43D6">
      <w:pPr>
        <w:pStyle w:val="ListParagraph"/>
        <w:ind w:left="1080"/>
        <w:rPr>
          <w:rFonts w:ascii="Arial" w:hAnsi="Arial" w:cs="Arial"/>
          <w:sz w:val="22"/>
          <w:szCs w:val="22"/>
        </w:rPr>
      </w:pPr>
      <w:r w:rsidRPr="004B559E">
        <w:rPr>
          <w:rFonts w:ascii="Arial" w:hAnsi="Arial" w:cs="Arial"/>
          <w:sz w:val="22"/>
          <w:szCs w:val="22"/>
        </w:rPr>
        <w:t xml:space="preserve">3.1 </w:t>
      </w:r>
      <w:r w:rsidRPr="004B559E" w:rsidR="0068218A">
        <w:rPr>
          <w:rFonts w:ascii="Arial" w:hAnsi="Arial" w:cs="Arial"/>
          <w:sz w:val="22"/>
          <w:szCs w:val="22"/>
        </w:rPr>
        <w:t xml:space="preserve">Written field service reports shall be available to a </w:t>
      </w:r>
      <w:r w:rsidRPr="004B559E" w:rsidR="003B625B">
        <w:rPr>
          <w:rFonts w:ascii="Arial" w:hAnsi="Arial" w:cs="Arial"/>
          <w:sz w:val="22"/>
          <w:szCs w:val="22"/>
        </w:rPr>
        <w:t xml:space="preserve">representative of Health Technology Management within five (5) business days after completion of any </w:t>
      </w:r>
      <w:r w:rsidRPr="004B559E" w:rsidR="003B625B">
        <w:rPr>
          <w:rFonts w:ascii="Arial" w:hAnsi="Arial" w:cs="Arial"/>
          <w:sz w:val="22"/>
          <w:szCs w:val="22"/>
        </w:rPr>
        <w:t>preventive maintenance, remedial service, and emergency repair</w:t>
      </w:r>
      <w:r w:rsidRPr="004B559E">
        <w:rPr>
          <w:rFonts w:ascii="Arial" w:hAnsi="Arial" w:cs="Arial"/>
          <w:sz w:val="22"/>
          <w:szCs w:val="22"/>
        </w:rPr>
        <w:t xml:space="preserve"> at the following email address: </w:t>
      </w:r>
      <w:r>
        <w:fldChar w:fldCharType="begin"/>
      </w:r>
      <w:r>
        <w:instrText xml:space="preserve"> HYPERLINK "mailto:VHALEBBiomed@va.gov" </w:instrText>
      </w:r>
      <w:r>
        <w:fldChar w:fldCharType="separate"/>
      </w:r>
      <w:r w:rsidRPr="004B559E" w:rsidR="008A186D">
        <w:rPr>
          <w:rStyle w:val="Hyperlink"/>
          <w:rFonts w:ascii="Arial" w:hAnsi="Arial" w:cs="Arial"/>
          <w:sz w:val="22"/>
          <w:szCs w:val="22"/>
        </w:rPr>
        <w:t>VHALEBBiomed@va.gov</w:t>
      </w:r>
      <w:r>
        <w:fldChar w:fldCharType="end"/>
      </w:r>
      <w:r w:rsidRPr="004B559E" w:rsidR="008A186D">
        <w:rPr>
          <w:rFonts w:ascii="Arial" w:hAnsi="Arial" w:cs="Arial"/>
          <w:sz w:val="22"/>
          <w:szCs w:val="22"/>
        </w:rPr>
        <w:t>.</w:t>
      </w:r>
    </w:p>
    <w:p w:rsidR="008A186D" w:rsidRPr="004B559E" w:rsidP="00BA43D6">
      <w:pPr>
        <w:pStyle w:val="ListParagraph"/>
        <w:ind w:left="1080"/>
        <w:rPr>
          <w:rFonts w:ascii="Arial" w:hAnsi="Arial" w:cs="Arial"/>
          <w:sz w:val="22"/>
          <w:szCs w:val="22"/>
        </w:rPr>
      </w:pPr>
    </w:p>
    <w:p w:rsidR="008A186D" w:rsidRPr="004B559E" w:rsidP="00BA43D6">
      <w:pPr>
        <w:pStyle w:val="ListParagraph"/>
        <w:ind w:left="1080"/>
        <w:rPr>
          <w:rFonts w:ascii="Arial" w:hAnsi="Arial" w:cs="Arial"/>
          <w:sz w:val="22"/>
          <w:szCs w:val="22"/>
        </w:rPr>
      </w:pPr>
      <w:r w:rsidRPr="004B559E">
        <w:rPr>
          <w:rFonts w:ascii="Arial" w:hAnsi="Arial" w:cs="Arial"/>
          <w:sz w:val="22"/>
          <w:szCs w:val="22"/>
        </w:rPr>
        <w:t>3.2 Vendor has the option of providing scheduled preventive maintenance service at the same time</w:t>
      </w:r>
      <w:r w:rsidRPr="004B559E" w:rsidR="00C6146B">
        <w:rPr>
          <w:rFonts w:ascii="Arial" w:hAnsi="Arial" w:cs="Arial"/>
          <w:sz w:val="22"/>
          <w:szCs w:val="22"/>
        </w:rPr>
        <w:t xml:space="preserve"> as remedial service or emergency repair call, with the prior approval of the technical </w:t>
      </w:r>
      <w:r w:rsidRPr="004B559E" w:rsidR="00B53FCA">
        <w:rPr>
          <w:rFonts w:ascii="Arial" w:hAnsi="Arial" w:cs="Arial"/>
          <w:sz w:val="22"/>
          <w:szCs w:val="22"/>
        </w:rPr>
        <w:t xml:space="preserve">point of contact. </w:t>
      </w:r>
    </w:p>
    <w:p w:rsidR="00B53FCA" w:rsidRPr="004B559E" w:rsidP="00BA43D6">
      <w:pPr>
        <w:pStyle w:val="ListParagraph"/>
        <w:ind w:left="1080"/>
        <w:rPr>
          <w:rFonts w:ascii="Arial" w:hAnsi="Arial" w:cs="Arial"/>
          <w:sz w:val="22"/>
          <w:szCs w:val="22"/>
        </w:rPr>
      </w:pPr>
    </w:p>
    <w:p w:rsidR="00B53FCA" w:rsidRPr="004B559E" w:rsidP="00BA43D6">
      <w:pPr>
        <w:pStyle w:val="ListParagraph"/>
        <w:ind w:left="1080"/>
        <w:rPr>
          <w:rFonts w:ascii="Arial" w:hAnsi="Arial" w:cs="Arial"/>
          <w:sz w:val="22"/>
          <w:szCs w:val="22"/>
        </w:rPr>
      </w:pPr>
      <w:r w:rsidRPr="004B559E">
        <w:rPr>
          <w:rFonts w:ascii="Arial" w:hAnsi="Arial" w:cs="Arial"/>
          <w:sz w:val="22"/>
          <w:szCs w:val="22"/>
        </w:rPr>
        <w:t>3.3 All replacement parts shall be certified and warrantied by the Original Equipment Manufacturer (OEM).</w:t>
      </w:r>
    </w:p>
    <w:p w:rsidR="00B53FCA" w:rsidRPr="004B559E" w:rsidP="00BA43D6">
      <w:pPr>
        <w:pStyle w:val="ListParagraph"/>
        <w:ind w:left="1080"/>
        <w:rPr>
          <w:rFonts w:ascii="Arial" w:hAnsi="Arial" w:cs="Arial"/>
          <w:sz w:val="22"/>
          <w:szCs w:val="22"/>
        </w:rPr>
      </w:pPr>
    </w:p>
    <w:p w:rsidR="00B53FCA" w:rsidRPr="004B559E" w:rsidP="00BA43D6">
      <w:pPr>
        <w:pStyle w:val="ListParagraph"/>
        <w:ind w:left="1080"/>
        <w:rPr>
          <w:rFonts w:ascii="Arial" w:hAnsi="Arial" w:cs="Arial"/>
          <w:sz w:val="22"/>
          <w:szCs w:val="22"/>
        </w:rPr>
      </w:pPr>
      <w:r w:rsidRPr="004B559E">
        <w:rPr>
          <w:rFonts w:ascii="Arial" w:hAnsi="Arial" w:cs="Arial"/>
          <w:sz w:val="22"/>
          <w:szCs w:val="22"/>
        </w:rPr>
        <w:t>3.4 Biom</w:t>
      </w:r>
      <w:r w:rsidRPr="004B559E" w:rsidR="00CB0850">
        <w:rPr>
          <w:rFonts w:ascii="Arial" w:hAnsi="Arial" w:cs="Arial"/>
          <w:sz w:val="22"/>
          <w:szCs w:val="22"/>
        </w:rPr>
        <w:t>edical equipment listed in Schedule A may fluctuate during the performance of this agreement due to situations such as the purchase of new equipment, expiration</w:t>
      </w:r>
      <w:r w:rsidRPr="004B559E" w:rsidR="00045723">
        <w:rPr>
          <w:rFonts w:ascii="Arial" w:hAnsi="Arial" w:cs="Arial"/>
          <w:sz w:val="22"/>
          <w:szCs w:val="22"/>
        </w:rPr>
        <w:t xml:space="preserve"> manufacturer’s new equipment warranty, equipment upgrades, replacement, or removal of unsafe equipment from use. Any changes to biomedical equipment in Schedule A will be incorporated into the agreement via bilateral modification. </w:t>
      </w:r>
    </w:p>
    <w:p w:rsidR="00045723" w:rsidRPr="004B559E" w:rsidP="00BA43D6">
      <w:pPr>
        <w:pStyle w:val="ListParagraph"/>
        <w:ind w:left="1080"/>
        <w:rPr>
          <w:rFonts w:ascii="Arial" w:hAnsi="Arial" w:cs="Arial"/>
          <w:sz w:val="22"/>
          <w:szCs w:val="22"/>
        </w:rPr>
      </w:pPr>
    </w:p>
    <w:p w:rsidR="00045723" w:rsidRPr="004B559E" w:rsidP="00045723">
      <w:pPr>
        <w:pStyle w:val="ListParagraph"/>
        <w:numPr>
          <w:ilvl w:val="0"/>
          <w:numId w:val="2"/>
        </w:numPr>
        <w:rPr>
          <w:rFonts w:ascii="Arial" w:hAnsi="Arial" w:cs="Arial"/>
          <w:b/>
          <w:bCs/>
          <w:sz w:val="22"/>
          <w:szCs w:val="22"/>
        </w:rPr>
      </w:pPr>
      <w:r w:rsidRPr="004B559E">
        <w:rPr>
          <w:rFonts w:ascii="Arial" w:hAnsi="Arial" w:cs="Arial"/>
          <w:b/>
          <w:bCs/>
          <w:sz w:val="22"/>
          <w:szCs w:val="22"/>
        </w:rPr>
        <w:t>Qualifications:</w:t>
      </w:r>
    </w:p>
    <w:p w:rsidR="00045723" w:rsidRPr="004B559E" w:rsidP="00045723">
      <w:pPr>
        <w:ind w:left="720"/>
        <w:rPr>
          <w:rFonts w:ascii="Arial" w:hAnsi="Arial" w:cs="Arial"/>
          <w:sz w:val="22"/>
          <w:szCs w:val="22"/>
        </w:rPr>
      </w:pPr>
      <w:r w:rsidRPr="004B559E">
        <w:rPr>
          <w:rFonts w:ascii="Arial" w:hAnsi="Arial" w:cs="Arial"/>
          <w:sz w:val="22"/>
          <w:szCs w:val="22"/>
        </w:rPr>
        <w:t xml:space="preserve">4.1 All work shall be completed by fully </w:t>
      </w:r>
      <w:r w:rsidRPr="004B559E" w:rsidR="003144BF">
        <w:rPr>
          <w:rFonts w:ascii="Arial" w:hAnsi="Arial" w:cs="Arial"/>
          <w:sz w:val="22"/>
          <w:szCs w:val="22"/>
        </w:rPr>
        <w:t>qualified</w:t>
      </w:r>
      <w:r w:rsidRPr="004B559E">
        <w:rPr>
          <w:rFonts w:ascii="Arial" w:hAnsi="Arial" w:cs="Arial"/>
          <w:sz w:val="22"/>
          <w:szCs w:val="22"/>
        </w:rPr>
        <w:t xml:space="preserve"> field service representatives and technicians. Fully qualified is based upon training and experience and is defined as follows:</w:t>
      </w:r>
    </w:p>
    <w:p w:rsidR="0046498E" w:rsidRPr="004B559E" w:rsidP="0046498E">
      <w:pPr>
        <w:ind w:left="720"/>
        <w:rPr>
          <w:rFonts w:ascii="Arial" w:hAnsi="Arial" w:cs="Arial"/>
          <w:sz w:val="22"/>
          <w:szCs w:val="22"/>
        </w:rPr>
      </w:pPr>
      <w:r w:rsidRPr="004B559E">
        <w:rPr>
          <w:rFonts w:ascii="Arial" w:hAnsi="Arial" w:cs="Arial"/>
          <w:sz w:val="22"/>
          <w:szCs w:val="22"/>
        </w:rPr>
        <w:tab/>
      </w:r>
      <w:r w:rsidRPr="004B559E">
        <w:rPr>
          <w:rFonts w:ascii="Arial" w:hAnsi="Arial" w:cs="Arial"/>
          <w:sz w:val="22"/>
          <w:szCs w:val="22"/>
          <w:u w:val="single"/>
        </w:rPr>
        <w:t>Training</w:t>
      </w:r>
      <w:r w:rsidRPr="004B559E" w:rsidR="009C04B7">
        <w:rPr>
          <w:rFonts w:ascii="Arial" w:hAnsi="Arial" w:cs="Arial"/>
          <w:sz w:val="22"/>
          <w:szCs w:val="22"/>
        </w:rPr>
        <w:t xml:space="preserve"> – Field service representatives and technicians shall have completed a formalized training program and be authorized by the Original Equipment Manufacturer (OEM) to perform repair service on equipment covered under this agreement. Field service representatives</w:t>
      </w:r>
      <w:r w:rsidRPr="004B559E">
        <w:rPr>
          <w:rFonts w:ascii="Arial" w:hAnsi="Arial" w:cs="Arial"/>
          <w:sz w:val="22"/>
          <w:szCs w:val="22"/>
        </w:rPr>
        <w:t xml:space="preserve"> and technicians shall complete refresher training on an annual basis. Personnel with OEM equipment training are only authorized to perform tasks and all repairs shall be completed in accordance with manufacturer specifications. </w:t>
      </w:r>
    </w:p>
    <w:p w:rsidR="0046498E" w:rsidRPr="004B559E" w:rsidP="0046498E">
      <w:pPr>
        <w:ind w:left="720"/>
        <w:rPr>
          <w:rFonts w:ascii="Arial" w:hAnsi="Arial" w:cs="Arial"/>
          <w:sz w:val="22"/>
          <w:szCs w:val="22"/>
        </w:rPr>
      </w:pPr>
      <w:r w:rsidRPr="004B559E">
        <w:rPr>
          <w:rFonts w:ascii="Arial" w:hAnsi="Arial" w:cs="Arial"/>
          <w:sz w:val="22"/>
          <w:szCs w:val="22"/>
        </w:rPr>
        <w:tab/>
      </w:r>
      <w:r w:rsidRPr="004B559E">
        <w:rPr>
          <w:rFonts w:ascii="Arial" w:hAnsi="Arial" w:cs="Arial"/>
          <w:sz w:val="22"/>
          <w:szCs w:val="22"/>
          <w:u w:val="single"/>
        </w:rPr>
        <w:t>Experience</w:t>
      </w:r>
      <w:r w:rsidRPr="004B559E">
        <w:rPr>
          <w:rFonts w:ascii="Arial" w:hAnsi="Arial" w:cs="Arial"/>
          <w:sz w:val="22"/>
          <w:szCs w:val="22"/>
        </w:rPr>
        <w:t xml:space="preserve"> – Field service representatives and technicians shall possess relevant prior experience in providing preventive maintenance, remedial repairs, and emergency repairs on the equipment covered in this agreement. </w:t>
      </w:r>
    </w:p>
    <w:p w:rsidR="0046498E" w:rsidRPr="004B559E" w:rsidP="0046498E">
      <w:pPr>
        <w:ind w:left="720"/>
        <w:rPr>
          <w:rFonts w:ascii="Arial" w:hAnsi="Arial" w:cs="Arial"/>
          <w:sz w:val="22"/>
          <w:szCs w:val="22"/>
        </w:rPr>
      </w:pPr>
      <w:r w:rsidRPr="004B559E">
        <w:rPr>
          <w:rFonts w:ascii="Arial" w:hAnsi="Arial" w:cs="Arial"/>
          <w:sz w:val="22"/>
          <w:szCs w:val="22"/>
        </w:rPr>
        <w:t>4.2</w:t>
      </w:r>
      <w:r w:rsidRPr="004B559E" w:rsidR="00EE2BBE">
        <w:rPr>
          <w:rFonts w:ascii="Arial" w:hAnsi="Arial" w:cs="Arial"/>
          <w:sz w:val="22"/>
          <w:szCs w:val="22"/>
        </w:rPr>
        <w:t xml:space="preserve"> Factory certified training certificates and competencies for all field service representatives and technicians assigned to complete service and repairs of the specified equipment shall be provided in accordance with Joint Commission Standards. Certificates and competencies shall be submitted to Biomedical Engineering within 30 days from the date of contract award. Fail</w:t>
      </w:r>
      <w:r w:rsidRPr="004B559E" w:rsidR="00DE221E">
        <w:rPr>
          <w:rFonts w:ascii="Arial" w:hAnsi="Arial" w:cs="Arial"/>
          <w:sz w:val="22"/>
          <w:szCs w:val="22"/>
        </w:rPr>
        <w:t xml:space="preserve">ure to provide required documentation will result in non-payment of invoices for service. </w:t>
      </w:r>
    </w:p>
    <w:p w:rsidR="00DE221E" w:rsidRPr="004B559E" w:rsidP="0046498E">
      <w:pPr>
        <w:ind w:left="720"/>
        <w:rPr>
          <w:rFonts w:ascii="Arial" w:hAnsi="Arial" w:cs="Arial"/>
          <w:sz w:val="22"/>
          <w:szCs w:val="22"/>
        </w:rPr>
      </w:pPr>
      <w:r w:rsidRPr="004B559E">
        <w:rPr>
          <w:rFonts w:ascii="Arial" w:hAnsi="Arial" w:cs="Arial"/>
          <w:sz w:val="22"/>
          <w:szCs w:val="22"/>
        </w:rPr>
        <w:t xml:space="preserve">4.3 Subcontractors shall not be used in the performance of this service, unless authorized and approved in advance by the </w:t>
      </w:r>
      <w:r w:rsidRPr="004B559E" w:rsidR="00F14D87">
        <w:rPr>
          <w:rFonts w:ascii="Arial" w:hAnsi="Arial" w:cs="Arial"/>
          <w:sz w:val="22"/>
          <w:szCs w:val="22"/>
        </w:rPr>
        <w:t>POC</w:t>
      </w:r>
      <w:r w:rsidRPr="004B559E">
        <w:rPr>
          <w:rFonts w:ascii="Arial" w:hAnsi="Arial" w:cs="Arial"/>
          <w:sz w:val="22"/>
          <w:szCs w:val="22"/>
        </w:rPr>
        <w:t xml:space="preserve"> or Biomedical Engineering representative. </w:t>
      </w:r>
    </w:p>
    <w:p w:rsidR="00730EC2" w:rsidRPr="004B559E" w:rsidP="0046498E">
      <w:pPr>
        <w:ind w:left="720"/>
        <w:rPr>
          <w:rFonts w:ascii="Arial" w:hAnsi="Arial" w:cs="Arial"/>
          <w:sz w:val="22"/>
          <w:szCs w:val="22"/>
        </w:rPr>
      </w:pPr>
      <w:r w:rsidRPr="004B559E">
        <w:rPr>
          <w:rFonts w:ascii="Arial" w:hAnsi="Arial" w:cs="Arial"/>
          <w:b/>
          <w:bCs/>
          <w:sz w:val="22"/>
          <w:szCs w:val="22"/>
        </w:rPr>
        <w:t>C. Performance Period</w:t>
      </w:r>
      <w:r w:rsidRPr="004B559E">
        <w:rPr>
          <w:rFonts w:ascii="Arial" w:hAnsi="Arial" w:cs="Arial"/>
          <w:sz w:val="22"/>
          <w:szCs w:val="22"/>
        </w:rPr>
        <w:t xml:space="preserve">: </w:t>
      </w:r>
    </w:p>
    <w:p w:rsidR="005A240F" w:rsidRPr="004B559E" w:rsidP="0046498E">
      <w:pPr>
        <w:ind w:left="720"/>
        <w:rPr>
          <w:rFonts w:ascii="Arial" w:hAnsi="Arial" w:cs="Arial"/>
          <w:sz w:val="22"/>
          <w:szCs w:val="22"/>
        </w:rPr>
      </w:pPr>
      <w:r w:rsidRPr="004B559E">
        <w:rPr>
          <w:rFonts w:ascii="Arial" w:hAnsi="Arial" w:cs="Arial"/>
          <w:sz w:val="22"/>
          <w:szCs w:val="22"/>
        </w:rPr>
        <w:t>Indefinite Delivery/Indefinite Quantity (IDIQ) contract. The ordering period for this contract is 09/01/2026 through 08/31/2027</w:t>
      </w:r>
      <w:r w:rsidRPr="004B559E" w:rsidR="003C206B">
        <w:rPr>
          <w:rFonts w:ascii="Arial" w:hAnsi="Arial" w:cs="Arial"/>
          <w:sz w:val="22"/>
          <w:szCs w:val="22"/>
        </w:rPr>
        <w:t xml:space="preserve">. </w:t>
      </w:r>
    </w:p>
    <w:tbl>
      <w:tblPr>
        <w:tblStyle w:val="TableGrid"/>
        <w:tblpPr w:leftFromText="180" w:rightFromText="180" w:vertAnchor="text" w:horzAnchor="page" w:tblpXSpec="center" w:tblpY="270"/>
        <w:tblW w:w="0" w:type="auto"/>
        <w:tblLook w:val="04A0"/>
      </w:tblPr>
      <w:tblGrid>
        <w:gridCol w:w="2065"/>
        <w:gridCol w:w="4410"/>
      </w:tblGrid>
      <w:tr w:rsidTr="003C206B">
        <w:tblPrEx>
          <w:tblW w:w="0" w:type="auto"/>
          <w:tblLook w:val="04A0"/>
        </w:tblPrEx>
        <w:tc>
          <w:tcPr>
            <w:tcW w:w="2065" w:type="dxa"/>
          </w:tcPr>
          <w:p w:rsidR="00871321" w:rsidRPr="004B559E" w:rsidP="00971C24">
            <w:pPr>
              <w:spacing w:line="360" w:lineRule="auto"/>
              <w:rPr>
                <w:rFonts w:ascii="Arial" w:hAnsi="Arial" w:cs="Arial"/>
                <w:sz w:val="22"/>
                <w:szCs w:val="22"/>
              </w:rPr>
            </w:pPr>
            <w:r w:rsidRPr="004B559E">
              <w:rPr>
                <w:rFonts w:ascii="Arial" w:hAnsi="Arial" w:cs="Arial"/>
                <w:sz w:val="22"/>
                <w:szCs w:val="22"/>
              </w:rPr>
              <w:t>Ordering Period 1</w:t>
            </w:r>
          </w:p>
        </w:tc>
        <w:tc>
          <w:tcPr>
            <w:tcW w:w="4410" w:type="dxa"/>
          </w:tcPr>
          <w:p w:rsidR="00871321" w:rsidRPr="004B559E" w:rsidP="00971C24">
            <w:pPr>
              <w:spacing w:line="360" w:lineRule="auto"/>
              <w:rPr>
                <w:rFonts w:ascii="Arial" w:hAnsi="Arial" w:cs="Arial"/>
                <w:sz w:val="22"/>
                <w:szCs w:val="22"/>
              </w:rPr>
            </w:pPr>
            <w:r w:rsidRPr="004B559E">
              <w:rPr>
                <w:rFonts w:ascii="Arial" w:hAnsi="Arial" w:cs="Arial"/>
                <w:sz w:val="22"/>
                <w:szCs w:val="22"/>
              </w:rPr>
              <w:t>September 1, 2026-August 31,</w:t>
            </w:r>
            <w:r w:rsidRPr="004B559E" w:rsidR="00886C0F">
              <w:rPr>
                <w:rFonts w:ascii="Arial" w:hAnsi="Arial" w:cs="Arial"/>
                <w:sz w:val="22"/>
                <w:szCs w:val="22"/>
              </w:rPr>
              <w:t xml:space="preserve"> 2027</w:t>
            </w:r>
          </w:p>
        </w:tc>
      </w:tr>
      <w:tr w:rsidTr="003C206B">
        <w:tblPrEx>
          <w:tblW w:w="0" w:type="auto"/>
          <w:tblLook w:val="04A0"/>
        </w:tblPrEx>
        <w:tc>
          <w:tcPr>
            <w:tcW w:w="2065" w:type="dxa"/>
          </w:tcPr>
          <w:p w:rsidR="00871321" w:rsidRPr="004B559E" w:rsidP="00971C24">
            <w:pPr>
              <w:spacing w:line="360" w:lineRule="auto"/>
              <w:rPr>
                <w:rFonts w:ascii="Arial" w:hAnsi="Arial" w:cs="Arial"/>
                <w:sz w:val="22"/>
                <w:szCs w:val="22"/>
              </w:rPr>
            </w:pPr>
            <w:r w:rsidRPr="004B559E">
              <w:rPr>
                <w:rFonts w:ascii="Arial" w:hAnsi="Arial" w:cs="Arial"/>
                <w:sz w:val="22"/>
                <w:szCs w:val="22"/>
              </w:rPr>
              <w:t xml:space="preserve">Ordering Period </w:t>
            </w:r>
            <w:r w:rsidRPr="004B559E" w:rsidR="00870AE2">
              <w:rPr>
                <w:rFonts w:ascii="Arial" w:hAnsi="Arial" w:cs="Arial"/>
                <w:sz w:val="22"/>
                <w:szCs w:val="22"/>
              </w:rPr>
              <w:t>2</w:t>
            </w:r>
          </w:p>
        </w:tc>
        <w:tc>
          <w:tcPr>
            <w:tcW w:w="4410" w:type="dxa"/>
          </w:tcPr>
          <w:p w:rsidR="00871321" w:rsidRPr="004B559E" w:rsidP="00971C24">
            <w:pPr>
              <w:spacing w:line="360" w:lineRule="auto"/>
              <w:rPr>
                <w:rFonts w:ascii="Arial" w:hAnsi="Arial" w:cs="Arial"/>
                <w:sz w:val="22"/>
                <w:szCs w:val="22"/>
              </w:rPr>
            </w:pPr>
            <w:r w:rsidRPr="004B559E">
              <w:rPr>
                <w:rFonts w:ascii="Arial" w:hAnsi="Arial" w:cs="Arial"/>
                <w:sz w:val="22"/>
                <w:szCs w:val="22"/>
              </w:rPr>
              <w:t>September 1, 2027-August 31, 2028</w:t>
            </w:r>
          </w:p>
        </w:tc>
      </w:tr>
      <w:tr w:rsidTr="003C206B">
        <w:tblPrEx>
          <w:tblW w:w="0" w:type="auto"/>
          <w:tblLook w:val="04A0"/>
        </w:tblPrEx>
        <w:tc>
          <w:tcPr>
            <w:tcW w:w="2065" w:type="dxa"/>
          </w:tcPr>
          <w:p w:rsidR="00871321" w:rsidRPr="004B559E" w:rsidP="00971C24">
            <w:pPr>
              <w:spacing w:line="360" w:lineRule="auto"/>
              <w:rPr>
                <w:rFonts w:ascii="Arial" w:hAnsi="Arial" w:cs="Arial"/>
                <w:sz w:val="22"/>
                <w:szCs w:val="22"/>
              </w:rPr>
            </w:pPr>
            <w:r w:rsidRPr="004B559E">
              <w:rPr>
                <w:rFonts w:ascii="Arial" w:hAnsi="Arial" w:cs="Arial"/>
                <w:sz w:val="22"/>
                <w:szCs w:val="22"/>
              </w:rPr>
              <w:t>Ordering Period 3</w:t>
            </w:r>
          </w:p>
        </w:tc>
        <w:tc>
          <w:tcPr>
            <w:tcW w:w="4410" w:type="dxa"/>
          </w:tcPr>
          <w:p w:rsidR="00871321" w:rsidRPr="004B559E" w:rsidP="00971C24">
            <w:pPr>
              <w:spacing w:line="360" w:lineRule="auto"/>
              <w:rPr>
                <w:rFonts w:ascii="Arial" w:hAnsi="Arial" w:cs="Arial"/>
                <w:sz w:val="22"/>
                <w:szCs w:val="22"/>
              </w:rPr>
            </w:pPr>
            <w:r w:rsidRPr="004B559E">
              <w:rPr>
                <w:rFonts w:ascii="Arial" w:hAnsi="Arial" w:cs="Arial"/>
                <w:sz w:val="22"/>
                <w:szCs w:val="22"/>
              </w:rPr>
              <w:t>September 1, 2028-August 31, 2029</w:t>
            </w:r>
          </w:p>
        </w:tc>
      </w:tr>
      <w:tr w:rsidTr="003C206B">
        <w:tblPrEx>
          <w:tblW w:w="0" w:type="auto"/>
          <w:tblLook w:val="04A0"/>
        </w:tblPrEx>
        <w:tc>
          <w:tcPr>
            <w:tcW w:w="2065" w:type="dxa"/>
          </w:tcPr>
          <w:p w:rsidR="00871321" w:rsidRPr="004B559E" w:rsidP="00971C24">
            <w:pPr>
              <w:spacing w:line="360" w:lineRule="auto"/>
              <w:rPr>
                <w:rFonts w:ascii="Arial" w:hAnsi="Arial" w:cs="Arial"/>
                <w:sz w:val="22"/>
                <w:szCs w:val="22"/>
              </w:rPr>
            </w:pPr>
            <w:r w:rsidRPr="004B559E">
              <w:rPr>
                <w:rFonts w:ascii="Arial" w:hAnsi="Arial" w:cs="Arial"/>
                <w:sz w:val="22"/>
                <w:szCs w:val="22"/>
              </w:rPr>
              <w:t>Ordering Period 4</w:t>
            </w:r>
          </w:p>
        </w:tc>
        <w:tc>
          <w:tcPr>
            <w:tcW w:w="4410" w:type="dxa"/>
          </w:tcPr>
          <w:p w:rsidR="00871321" w:rsidRPr="004B559E" w:rsidP="00971C24">
            <w:pPr>
              <w:spacing w:line="360" w:lineRule="auto"/>
              <w:rPr>
                <w:rFonts w:ascii="Arial" w:hAnsi="Arial" w:cs="Arial"/>
                <w:sz w:val="22"/>
                <w:szCs w:val="22"/>
              </w:rPr>
            </w:pPr>
            <w:r w:rsidRPr="004B559E">
              <w:rPr>
                <w:rFonts w:ascii="Arial" w:hAnsi="Arial" w:cs="Arial"/>
                <w:sz w:val="22"/>
                <w:szCs w:val="22"/>
              </w:rPr>
              <w:t xml:space="preserve">September 1, 2029-August 31, </w:t>
            </w:r>
            <w:r w:rsidRPr="004B559E" w:rsidR="00E84445">
              <w:rPr>
                <w:rFonts w:ascii="Arial" w:hAnsi="Arial" w:cs="Arial"/>
                <w:sz w:val="22"/>
                <w:szCs w:val="22"/>
              </w:rPr>
              <w:t>2030</w:t>
            </w:r>
          </w:p>
        </w:tc>
      </w:tr>
      <w:tr w:rsidTr="003C206B">
        <w:tblPrEx>
          <w:tblW w:w="0" w:type="auto"/>
          <w:tblLook w:val="04A0"/>
        </w:tblPrEx>
        <w:tc>
          <w:tcPr>
            <w:tcW w:w="2065" w:type="dxa"/>
          </w:tcPr>
          <w:p w:rsidR="00871321" w:rsidRPr="004B559E" w:rsidP="00971C24">
            <w:pPr>
              <w:spacing w:line="360" w:lineRule="auto"/>
              <w:rPr>
                <w:rFonts w:ascii="Arial" w:hAnsi="Arial" w:cs="Arial"/>
                <w:sz w:val="22"/>
                <w:szCs w:val="22"/>
              </w:rPr>
            </w:pPr>
            <w:r w:rsidRPr="004B559E">
              <w:rPr>
                <w:rFonts w:ascii="Arial" w:hAnsi="Arial" w:cs="Arial"/>
                <w:sz w:val="22"/>
                <w:szCs w:val="22"/>
              </w:rPr>
              <w:t>Ordering Period 5</w:t>
            </w:r>
          </w:p>
        </w:tc>
        <w:tc>
          <w:tcPr>
            <w:tcW w:w="4410" w:type="dxa"/>
          </w:tcPr>
          <w:p w:rsidR="00871321" w:rsidRPr="004B559E" w:rsidP="00971C24">
            <w:pPr>
              <w:spacing w:line="360" w:lineRule="auto"/>
              <w:rPr>
                <w:rFonts w:ascii="Arial" w:hAnsi="Arial" w:cs="Arial"/>
                <w:sz w:val="22"/>
                <w:szCs w:val="22"/>
              </w:rPr>
            </w:pPr>
            <w:r w:rsidRPr="004B559E">
              <w:rPr>
                <w:rFonts w:ascii="Arial" w:hAnsi="Arial" w:cs="Arial"/>
                <w:sz w:val="22"/>
                <w:szCs w:val="22"/>
              </w:rPr>
              <w:t>September 1, 2030-August 31, 2031</w:t>
            </w:r>
          </w:p>
        </w:tc>
      </w:tr>
    </w:tbl>
    <w:p w:rsidR="00871321" w:rsidRPr="004B559E" w:rsidP="0046498E">
      <w:pPr>
        <w:ind w:left="720"/>
        <w:rPr>
          <w:rFonts w:ascii="Arial" w:hAnsi="Arial" w:cs="Arial"/>
          <w:sz w:val="22"/>
          <w:szCs w:val="22"/>
        </w:rPr>
      </w:pPr>
    </w:p>
    <w:p w:rsidR="00871321" w:rsidRPr="004B559E" w:rsidP="0046498E">
      <w:pPr>
        <w:ind w:left="720"/>
        <w:rPr>
          <w:rFonts w:ascii="Arial" w:hAnsi="Arial" w:cs="Arial"/>
          <w:sz w:val="22"/>
          <w:szCs w:val="22"/>
        </w:rPr>
      </w:pPr>
    </w:p>
    <w:p w:rsidR="00871321" w:rsidRPr="004B559E" w:rsidP="0046498E">
      <w:pPr>
        <w:ind w:left="720"/>
        <w:rPr>
          <w:rFonts w:ascii="Arial" w:hAnsi="Arial" w:cs="Arial"/>
          <w:sz w:val="22"/>
          <w:szCs w:val="22"/>
        </w:rPr>
      </w:pPr>
    </w:p>
    <w:p w:rsidR="00871321" w:rsidRPr="004B559E" w:rsidP="0046498E">
      <w:pPr>
        <w:ind w:left="720"/>
        <w:rPr>
          <w:rFonts w:ascii="Arial" w:hAnsi="Arial" w:cs="Arial"/>
          <w:sz w:val="22"/>
          <w:szCs w:val="22"/>
        </w:rPr>
      </w:pPr>
    </w:p>
    <w:p w:rsidR="00871321" w:rsidRPr="004B559E" w:rsidP="0046498E">
      <w:pPr>
        <w:ind w:left="720"/>
        <w:rPr>
          <w:rFonts w:ascii="Arial" w:hAnsi="Arial" w:cs="Arial"/>
          <w:sz w:val="22"/>
          <w:szCs w:val="22"/>
        </w:rPr>
      </w:pPr>
    </w:p>
    <w:p w:rsidR="00871321" w:rsidRPr="004B559E" w:rsidP="0046498E">
      <w:pPr>
        <w:ind w:left="720"/>
        <w:rPr>
          <w:rFonts w:ascii="Arial" w:hAnsi="Arial" w:cs="Arial"/>
          <w:sz w:val="22"/>
          <w:szCs w:val="22"/>
        </w:rPr>
      </w:pPr>
    </w:p>
    <w:p w:rsidR="00871321" w:rsidRPr="004B559E" w:rsidP="00871321">
      <w:pPr>
        <w:ind w:left="720"/>
        <w:jc w:val="center"/>
        <w:rPr>
          <w:rFonts w:ascii="Arial" w:hAnsi="Arial" w:cs="Arial"/>
          <w:b/>
          <w:bCs/>
          <w:sz w:val="22"/>
          <w:szCs w:val="22"/>
        </w:rPr>
      </w:pPr>
      <w:r w:rsidRPr="004B559E">
        <w:rPr>
          <w:rFonts w:ascii="Arial" w:hAnsi="Arial" w:cs="Arial"/>
          <w:b/>
          <w:bCs/>
          <w:sz w:val="22"/>
          <w:szCs w:val="22"/>
        </w:rPr>
        <w:t>Schedule A</w:t>
      </w:r>
    </w:p>
    <w:p w:rsidR="00871321" w:rsidRPr="004B559E" w:rsidP="00871321">
      <w:pPr>
        <w:ind w:left="720"/>
        <w:jc w:val="center"/>
        <w:rPr>
          <w:rFonts w:ascii="Arial" w:hAnsi="Arial" w:cs="Arial"/>
          <w:b/>
          <w:bCs/>
          <w:sz w:val="22"/>
          <w:szCs w:val="22"/>
        </w:rPr>
      </w:pPr>
      <w:r w:rsidRPr="004B559E">
        <w:rPr>
          <w:rFonts w:ascii="Arial" w:hAnsi="Arial" w:cs="Arial"/>
          <w:b/>
          <w:bCs/>
          <w:sz w:val="22"/>
          <w:szCs w:val="22"/>
        </w:rPr>
        <w:t>Equipment List</w:t>
      </w:r>
    </w:p>
    <w:p w:rsidR="00A10210" w:rsidRPr="004B559E" w:rsidP="00871321">
      <w:pPr>
        <w:ind w:left="720"/>
        <w:jc w:val="center"/>
        <w:rPr>
          <w:rFonts w:ascii="Arial" w:hAnsi="Arial" w:cs="Arial"/>
          <w:b/>
          <w:bCs/>
          <w:sz w:val="22"/>
          <w:szCs w:val="22"/>
        </w:rPr>
      </w:pPr>
    </w:p>
    <w:p w:rsidR="00AE3F67" w:rsidRPr="004B559E" w:rsidP="00871321">
      <w:pPr>
        <w:ind w:left="720"/>
        <w:jc w:val="center"/>
        <w:rPr>
          <w:rFonts w:ascii="Arial" w:hAnsi="Arial" w:cs="Arial"/>
          <w:sz w:val="22"/>
          <w:szCs w:val="22"/>
        </w:rPr>
      </w:pPr>
      <w:r w:rsidRPr="004B559E">
        <w:rPr>
          <w:rFonts w:ascii="Arial" w:hAnsi="Arial" w:cs="Arial"/>
          <w:sz w:val="22"/>
          <w:szCs w:val="22"/>
        </w:rPr>
        <w:t xml:space="preserve">Biofire FillmArray </w:t>
      </w:r>
      <w:r w:rsidRPr="004B559E" w:rsidR="0075712E">
        <w:rPr>
          <w:rFonts w:ascii="Arial" w:hAnsi="Arial" w:cs="Arial"/>
          <w:sz w:val="22"/>
          <w:szCs w:val="22"/>
        </w:rPr>
        <w:t xml:space="preserve">Equipment </w:t>
      </w:r>
    </w:p>
    <w:p w:rsidR="00A10210" w:rsidRPr="004B559E" w:rsidP="00871321">
      <w:pPr>
        <w:ind w:left="720"/>
        <w:jc w:val="center"/>
        <w:rPr>
          <w:rFonts w:ascii="Arial" w:hAnsi="Arial" w:cs="Arial"/>
          <w:sz w:val="22"/>
          <w:szCs w:val="22"/>
        </w:rPr>
      </w:pPr>
    </w:p>
    <w:tbl>
      <w:tblPr>
        <w:tblStyle w:val="TableGrid"/>
        <w:tblW w:w="0" w:type="auto"/>
        <w:jc w:val="center"/>
        <w:tblLook w:val="04A0"/>
      </w:tblPr>
      <w:tblGrid>
        <w:gridCol w:w="3685"/>
        <w:gridCol w:w="4680"/>
      </w:tblGrid>
      <w:tr w:rsidTr="0075712E">
        <w:tblPrEx>
          <w:tblW w:w="0" w:type="auto"/>
          <w:jc w:val="center"/>
          <w:tblLook w:val="04A0"/>
        </w:tblPrEx>
        <w:trPr>
          <w:jc w:val="center"/>
        </w:trPr>
        <w:tc>
          <w:tcPr>
            <w:tcW w:w="3685" w:type="dxa"/>
          </w:tcPr>
          <w:p w:rsidR="00E740CF" w:rsidRPr="004B559E" w:rsidP="000C0CEE">
            <w:pPr>
              <w:jc w:val="center"/>
              <w:rPr>
                <w:rFonts w:ascii="Arial" w:hAnsi="Arial" w:cs="Arial"/>
                <w:b/>
                <w:bCs/>
                <w:sz w:val="22"/>
                <w:szCs w:val="22"/>
              </w:rPr>
            </w:pPr>
            <w:r w:rsidRPr="004B559E">
              <w:rPr>
                <w:rFonts w:ascii="Arial" w:hAnsi="Arial" w:cs="Arial"/>
                <w:b/>
                <w:bCs/>
                <w:sz w:val="22"/>
                <w:szCs w:val="22"/>
              </w:rPr>
              <w:t>Serial #</w:t>
            </w:r>
          </w:p>
        </w:tc>
        <w:tc>
          <w:tcPr>
            <w:tcW w:w="4680" w:type="dxa"/>
          </w:tcPr>
          <w:p w:rsidR="00E740CF" w:rsidRPr="004B559E" w:rsidP="000C0CEE">
            <w:pPr>
              <w:jc w:val="center"/>
              <w:rPr>
                <w:rFonts w:ascii="Arial" w:hAnsi="Arial" w:cs="Arial"/>
                <w:b/>
                <w:bCs/>
                <w:sz w:val="22"/>
                <w:szCs w:val="22"/>
              </w:rPr>
            </w:pPr>
            <w:r w:rsidRPr="004B559E">
              <w:rPr>
                <w:rFonts w:ascii="Arial" w:hAnsi="Arial" w:cs="Arial"/>
                <w:b/>
                <w:bCs/>
                <w:sz w:val="22"/>
                <w:szCs w:val="22"/>
              </w:rPr>
              <w:t>Functional Location Description</w:t>
            </w:r>
          </w:p>
        </w:tc>
      </w:tr>
      <w:tr w:rsidTr="0075712E">
        <w:tblPrEx>
          <w:tblW w:w="0" w:type="auto"/>
          <w:jc w:val="center"/>
          <w:tblLook w:val="04A0"/>
        </w:tblPrEx>
        <w:trPr>
          <w:jc w:val="center"/>
        </w:trPr>
        <w:tc>
          <w:tcPr>
            <w:tcW w:w="3685" w:type="dxa"/>
          </w:tcPr>
          <w:p w:rsidR="00E740CF" w:rsidRPr="004B559E" w:rsidP="000C0CEE">
            <w:pPr>
              <w:jc w:val="center"/>
              <w:rPr>
                <w:rFonts w:ascii="Arial" w:hAnsi="Arial" w:cs="Arial"/>
                <w:sz w:val="22"/>
                <w:szCs w:val="22"/>
              </w:rPr>
            </w:pPr>
            <w:r w:rsidRPr="004B559E">
              <w:rPr>
                <w:rFonts w:ascii="Arial" w:hAnsi="Arial" w:cs="Arial"/>
                <w:sz w:val="22"/>
                <w:szCs w:val="22"/>
              </w:rPr>
              <w:t>KTB01863</w:t>
            </w:r>
          </w:p>
        </w:tc>
        <w:tc>
          <w:tcPr>
            <w:tcW w:w="4680" w:type="dxa"/>
          </w:tcPr>
          <w:p w:rsidR="00E740CF" w:rsidRPr="004B559E" w:rsidP="000C0CEE">
            <w:pPr>
              <w:jc w:val="center"/>
              <w:rPr>
                <w:rFonts w:ascii="Arial" w:hAnsi="Arial" w:cs="Arial"/>
                <w:sz w:val="22"/>
                <w:szCs w:val="22"/>
              </w:rPr>
            </w:pPr>
            <w:r w:rsidRPr="004B559E">
              <w:rPr>
                <w:rFonts w:ascii="Arial" w:hAnsi="Arial" w:cs="Arial"/>
                <w:sz w:val="22"/>
                <w:szCs w:val="22"/>
              </w:rPr>
              <w:t>Torch Base</w:t>
            </w:r>
          </w:p>
        </w:tc>
      </w:tr>
      <w:tr w:rsidTr="0075712E">
        <w:tblPrEx>
          <w:tblW w:w="0" w:type="auto"/>
          <w:jc w:val="center"/>
          <w:tblLook w:val="04A0"/>
        </w:tblPrEx>
        <w:trPr>
          <w:jc w:val="center"/>
        </w:trPr>
        <w:tc>
          <w:tcPr>
            <w:tcW w:w="3685" w:type="dxa"/>
          </w:tcPr>
          <w:p w:rsidR="00E740CF" w:rsidRPr="004B559E" w:rsidP="000C0CEE">
            <w:pPr>
              <w:jc w:val="center"/>
              <w:rPr>
                <w:rFonts w:ascii="Arial" w:hAnsi="Arial" w:cs="Arial"/>
                <w:sz w:val="22"/>
                <w:szCs w:val="22"/>
              </w:rPr>
            </w:pPr>
            <w:r w:rsidRPr="004B559E">
              <w:rPr>
                <w:rFonts w:ascii="Arial" w:hAnsi="Arial" w:cs="Arial"/>
                <w:sz w:val="22"/>
                <w:szCs w:val="22"/>
              </w:rPr>
              <w:t>KTM02558</w:t>
            </w:r>
          </w:p>
        </w:tc>
        <w:tc>
          <w:tcPr>
            <w:tcW w:w="4680" w:type="dxa"/>
          </w:tcPr>
          <w:p w:rsidR="00E740CF" w:rsidRPr="004B559E" w:rsidP="000C0CEE">
            <w:pPr>
              <w:jc w:val="center"/>
              <w:rPr>
                <w:rFonts w:ascii="Arial" w:hAnsi="Arial" w:cs="Arial"/>
                <w:sz w:val="22"/>
                <w:szCs w:val="22"/>
              </w:rPr>
            </w:pPr>
            <w:r w:rsidRPr="004B559E">
              <w:rPr>
                <w:rFonts w:ascii="Arial" w:hAnsi="Arial" w:cs="Arial"/>
                <w:sz w:val="22"/>
                <w:szCs w:val="22"/>
              </w:rPr>
              <w:t>Torch Module</w:t>
            </w:r>
          </w:p>
        </w:tc>
      </w:tr>
      <w:tr w:rsidTr="0075712E">
        <w:tblPrEx>
          <w:tblW w:w="0" w:type="auto"/>
          <w:jc w:val="center"/>
          <w:tblLook w:val="04A0"/>
        </w:tblPrEx>
        <w:trPr>
          <w:jc w:val="center"/>
        </w:trPr>
        <w:tc>
          <w:tcPr>
            <w:tcW w:w="3685" w:type="dxa"/>
          </w:tcPr>
          <w:p w:rsidR="00E740CF" w:rsidRPr="004B559E" w:rsidP="000C0CEE">
            <w:pPr>
              <w:jc w:val="center"/>
              <w:rPr>
                <w:rFonts w:ascii="Arial" w:hAnsi="Arial" w:cs="Arial"/>
                <w:sz w:val="22"/>
                <w:szCs w:val="22"/>
              </w:rPr>
            </w:pPr>
            <w:r w:rsidRPr="004B559E">
              <w:rPr>
                <w:rFonts w:ascii="Arial" w:hAnsi="Arial" w:cs="Arial"/>
                <w:sz w:val="22"/>
                <w:szCs w:val="22"/>
              </w:rPr>
              <w:t>KTM06680</w:t>
            </w:r>
          </w:p>
        </w:tc>
        <w:tc>
          <w:tcPr>
            <w:tcW w:w="4680" w:type="dxa"/>
          </w:tcPr>
          <w:p w:rsidR="00E740CF" w:rsidRPr="004B559E" w:rsidP="000C0CEE">
            <w:pPr>
              <w:jc w:val="center"/>
              <w:rPr>
                <w:rFonts w:ascii="Arial" w:hAnsi="Arial" w:cs="Arial"/>
                <w:sz w:val="22"/>
                <w:szCs w:val="22"/>
              </w:rPr>
            </w:pPr>
            <w:r w:rsidRPr="004B559E">
              <w:rPr>
                <w:rFonts w:ascii="Arial" w:hAnsi="Arial" w:cs="Arial"/>
                <w:sz w:val="22"/>
                <w:szCs w:val="22"/>
              </w:rPr>
              <w:t>Torch Module</w:t>
            </w:r>
          </w:p>
        </w:tc>
      </w:tr>
      <w:tr w:rsidTr="0075712E">
        <w:tblPrEx>
          <w:tblW w:w="0" w:type="auto"/>
          <w:jc w:val="center"/>
          <w:tblLook w:val="04A0"/>
        </w:tblPrEx>
        <w:trPr>
          <w:jc w:val="center"/>
        </w:trPr>
        <w:tc>
          <w:tcPr>
            <w:tcW w:w="3685" w:type="dxa"/>
          </w:tcPr>
          <w:p w:rsidR="00E740CF" w:rsidRPr="004B559E" w:rsidP="000C0CEE">
            <w:pPr>
              <w:jc w:val="center"/>
              <w:rPr>
                <w:rFonts w:ascii="Arial" w:hAnsi="Arial" w:cs="Arial"/>
                <w:sz w:val="22"/>
                <w:szCs w:val="22"/>
              </w:rPr>
            </w:pPr>
            <w:r w:rsidRPr="004B559E">
              <w:rPr>
                <w:rFonts w:ascii="Arial" w:hAnsi="Arial" w:cs="Arial"/>
                <w:sz w:val="22"/>
                <w:szCs w:val="22"/>
              </w:rPr>
              <w:t>KTM04156</w:t>
            </w:r>
          </w:p>
        </w:tc>
        <w:tc>
          <w:tcPr>
            <w:tcW w:w="4680" w:type="dxa"/>
          </w:tcPr>
          <w:p w:rsidR="00E740CF" w:rsidRPr="004B559E" w:rsidP="000C0CEE">
            <w:pPr>
              <w:jc w:val="center"/>
              <w:rPr>
                <w:rFonts w:ascii="Arial" w:hAnsi="Arial" w:cs="Arial"/>
                <w:sz w:val="22"/>
                <w:szCs w:val="22"/>
              </w:rPr>
            </w:pPr>
            <w:r w:rsidRPr="004B559E">
              <w:rPr>
                <w:rFonts w:ascii="Arial" w:hAnsi="Arial" w:cs="Arial"/>
                <w:sz w:val="22"/>
                <w:szCs w:val="22"/>
              </w:rPr>
              <w:t>Torch Module</w:t>
            </w:r>
          </w:p>
        </w:tc>
      </w:tr>
      <w:tr w:rsidTr="0075712E">
        <w:tblPrEx>
          <w:tblW w:w="0" w:type="auto"/>
          <w:jc w:val="center"/>
          <w:tblLook w:val="04A0"/>
        </w:tblPrEx>
        <w:trPr>
          <w:jc w:val="center"/>
        </w:trPr>
        <w:tc>
          <w:tcPr>
            <w:tcW w:w="3685" w:type="dxa"/>
          </w:tcPr>
          <w:p w:rsidR="00E740CF" w:rsidRPr="004B559E" w:rsidP="000C0CEE">
            <w:pPr>
              <w:jc w:val="center"/>
              <w:rPr>
                <w:rFonts w:ascii="Arial" w:hAnsi="Arial" w:cs="Arial"/>
                <w:sz w:val="22"/>
                <w:szCs w:val="22"/>
              </w:rPr>
            </w:pPr>
            <w:r w:rsidRPr="004B559E">
              <w:rPr>
                <w:rFonts w:ascii="Arial" w:hAnsi="Arial" w:cs="Arial"/>
                <w:sz w:val="22"/>
                <w:szCs w:val="22"/>
              </w:rPr>
              <w:t>KTM03874</w:t>
            </w:r>
          </w:p>
        </w:tc>
        <w:tc>
          <w:tcPr>
            <w:tcW w:w="4680" w:type="dxa"/>
          </w:tcPr>
          <w:p w:rsidR="00E740CF" w:rsidRPr="004B559E" w:rsidP="000C0CEE">
            <w:pPr>
              <w:jc w:val="center"/>
              <w:rPr>
                <w:rFonts w:ascii="Arial" w:hAnsi="Arial" w:cs="Arial"/>
                <w:sz w:val="22"/>
                <w:szCs w:val="22"/>
              </w:rPr>
            </w:pPr>
            <w:r w:rsidRPr="004B559E">
              <w:rPr>
                <w:rFonts w:ascii="Arial" w:hAnsi="Arial" w:cs="Arial"/>
                <w:sz w:val="22"/>
                <w:szCs w:val="22"/>
              </w:rPr>
              <w:t>Torch Module</w:t>
            </w:r>
          </w:p>
        </w:tc>
      </w:tr>
      <w:tr w:rsidTr="0075712E">
        <w:tblPrEx>
          <w:tblW w:w="0" w:type="auto"/>
          <w:jc w:val="center"/>
          <w:tblLook w:val="04A0"/>
        </w:tblPrEx>
        <w:trPr>
          <w:jc w:val="center"/>
        </w:trPr>
        <w:tc>
          <w:tcPr>
            <w:tcW w:w="3685" w:type="dxa"/>
          </w:tcPr>
          <w:p w:rsidR="00E740CF" w:rsidRPr="004B559E" w:rsidP="000C0CEE">
            <w:pPr>
              <w:jc w:val="center"/>
              <w:rPr>
                <w:rFonts w:ascii="Arial" w:hAnsi="Arial" w:cs="Arial"/>
                <w:sz w:val="22"/>
                <w:szCs w:val="22"/>
              </w:rPr>
            </w:pPr>
            <w:r w:rsidRPr="004B559E">
              <w:rPr>
                <w:rFonts w:ascii="Arial" w:hAnsi="Arial" w:cs="Arial"/>
                <w:sz w:val="22"/>
                <w:szCs w:val="22"/>
              </w:rPr>
              <w:t>KTM24737</w:t>
            </w:r>
          </w:p>
        </w:tc>
        <w:tc>
          <w:tcPr>
            <w:tcW w:w="4680" w:type="dxa"/>
          </w:tcPr>
          <w:p w:rsidR="00E740CF" w:rsidRPr="004B559E" w:rsidP="000C0CEE">
            <w:pPr>
              <w:jc w:val="center"/>
              <w:rPr>
                <w:rFonts w:ascii="Arial" w:hAnsi="Arial" w:cs="Arial"/>
                <w:sz w:val="22"/>
                <w:szCs w:val="22"/>
              </w:rPr>
            </w:pPr>
            <w:r w:rsidRPr="004B559E">
              <w:rPr>
                <w:rFonts w:ascii="Arial" w:hAnsi="Arial" w:cs="Arial"/>
                <w:sz w:val="22"/>
                <w:szCs w:val="22"/>
              </w:rPr>
              <w:t>Torch Module</w:t>
            </w:r>
          </w:p>
        </w:tc>
      </w:tr>
      <w:tr w:rsidTr="0075712E">
        <w:tblPrEx>
          <w:tblW w:w="0" w:type="auto"/>
          <w:jc w:val="center"/>
          <w:tblLook w:val="04A0"/>
        </w:tblPrEx>
        <w:trPr>
          <w:jc w:val="center"/>
        </w:trPr>
        <w:tc>
          <w:tcPr>
            <w:tcW w:w="3685" w:type="dxa"/>
          </w:tcPr>
          <w:p w:rsidR="00E740CF" w:rsidRPr="004B559E" w:rsidP="000C0CEE">
            <w:pPr>
              <w:jc w:val="center"/>
              <w:rPr>
                <w:rFonts w:ascii="Arial" w:hAnsi="Arial" w:cs="Arial"/>
                <w:sz w:val="22"/>
                <w:szCs w:val="22"/>
              </w:rPr>
            </w:pPr>
            <w:r w:rsidRPr="004B559E">
              <w:rPr>
                <w:rFonts w:ascii="Arial" w:hAnsi="Arial" w:cs="Arial"/>
                <w:sz w:val="22"/>
                <w:szCs w:val="22"/>
              </w:rPr>
              <w:t>KTM24734</w:t>
            </w:r>
          </w:p>
        </w:tc>
        <w:tc>
          <w:tcPr>
            <w:tcW w:w="4680" w:type="dxa"/>
          </w:tcPr>
          <w:p w:rsidR="00E740CF" w:rsidRPr="004B559E" w:rsidP="000C0CEE">
            <w:pPr>
              <w:jc w:val="center"/>
              <w:rPr>
                <w:rFonts w:ascii="Arial" w:hAnsi="Arial" w:cs="Arial"/>
                <w:sz w:val="22"/>
                <w:szCs w:val="22"/>
              </w:rPr>
            </w:pPr>
            <w:r w:rsidRPr="004B559E">
              <w:rPr>
                <w:rFonts w:ascii="Arial" w:hAnsi="Arial" w:cs="Arial"/>
                <w:sz w:val="22"/>
                <w:szCs w:val="22"/>
              </w:rPr>
              <w:t>Torch Module</w:t>
            </w:r>
          </w:p>
        </w:tc>
      </w:tr>
      <w:tr w:rsidTr="0075712E">
        <w:tblPrEx>
          <w:tblW w:w="0" w:type="auto"/>
          <w:jc w:val="center"/>
          <w:tblLook w:val="04A0"/>
        </w:tblPrEx>
        <w:trPr>
          <w:jc w:val="center"/>
        </w:trPr>
        <w:tc>
          <w:tcPr>
            <w:tcW w:w="3685" w:type="dxa"/>
          </w:tcPr>
          <w:p w:rsidR="00E740CF" w:rsidRPr="004B559E" w:rsidP="000C0CEE">
            <w:pPr>
              <w:jc w:val="center"/>
              <w:rPr>
                <w:rFonts w:ascii="Arial" w:hAnsi="Arial" w:cs="Arial"/>
                <w:sz w:val="22"/>
                <w:szCs w:val="22"/>
              </w:rPr>
            </w:pPr>
            <w:r w:rsidRPr="004B559E">
              <w:rPr>
                <w:rFonts w:ascii="Arial" w:hAnsi="Arial" w:cs="Arial"/>
                <w:sz w:val="22"/>
                <w:szCs w:val="22"/>
              </w:rPr>
              <w:t>KTM24772</w:t>
            </w:r>
          </w:p>
        </w:tc>
        <w:tc>
          <w:tcPr>
            <w:tcW w:w="4680" w:type="dxa"/>
          </w:tcPr>
          <w:p w:rsidR="00E740CF" w:rsidRPr="004B559E" w:rsidP="000C0CEE">
            <w:pPr>
              <w:jc w:val="center"/>
              <w:rPr>
                <w:rFonts w:ascii="Arial" w:hAnsi="Arial" w:cs="Arial"/>
                <w:sz w:val="22"/>
                <w:szCs w:val="22"/>
              </w:rPr>
            </w:pPr>
            <w:r w:rsidRPr="004B559E">
              <w:rPr>
                <w:rFonts w:ascii="Arial" w:hAnsi="Arial" w:cs="Arial"/>
                <w:sz w:val="22"/>
                <w:szCs w:val="22"/>
              </w:rPr>
              <w:t>Torch Module</w:t>
            </w:r>
          </w:p>
        </w:tc>
      </w:tr>
      <w:tr w:rsidTr="0075712E">
        <w:tblPrEx>
          <w:tblW w:w="0" w:type="auto"/>
          <w:jc w:val="center"/>
          <w:tblLook w:val="04A0"/>
        </w:tblPrEx>
        <w:trPr>
          <w:jc w:val="center"/>
        </w:trPr>
        <w:tc>
          <w:tcPr>
            <w:tcW w:w="3685" w:type="dxa"/>
          </w:tcPr>
          <w:p w:rsidR="00E740CF" w:rsidRPr="004B559E" w:rsidP="000C0CEE">
            <w:pPr>
              <w:jc w:val="center"/>
              <w:rPr>
                <w:rFonts w:ascii="Arial" w:hAnsi="Arial" w:cs="Arial"/>
                <w:sz w:val="22"/>
                <w:szCs w:val="22"/>
              </w:rPr>
            </w:pPr>
            <w:r w:rsidRPr="004B559E">
              <w:rPr>
                <w:rFonts w:ascii="Arial" w:hAnsi="Arial" w:cs="Arial"/>
                <w:sz w:val="22"/>
                <w:szCs w:val="22"/>
              </w:rPr>
              <w:t>KTM24860</w:t>
            </w:r>
          </w:p>
        </w:tc>
        <w:tc>
          <w:tcPr>
            <w:tcW w:w="4680" w:type="dxa"/>
          </w:tcPr>
          <w:p w:rsidR="00E740CF" w:rsidRPr="004B559E" w:rsidP="000C0CEE">
            <w:pPr>
              <w:jc w:val="center"/>
              <w:rPr>
                <w:rFonts w:ascii="Arial" w:hAnsi="Arial" w:cs="Arial"/>
                <w:sz w:val="22"/>
                <w:szCs w:val="22"/>
              </w:rPr>
            </w:pPr>
            <w:r w:rsidRPr="004B559E">
              <w:rPr>
                <w:rFonts w:ascii="Arial" w:hAnsi="Arial" w:cs="Arial"/>
                <w:sz w:val="22"/>
                <w:szCs w:val="22"/>
              </w:rPr>
              <w:t>Torch Module</w:t>
            </w:r>
          </w:p>
        </w:tc>
      </w:tr>
    </w:tbl>
    <w:p w:rsidR="00871321" w:rsidRPr="004B559E" w:rsidP="00871321">
      <w:pPr>
        <w:ind w:left="720"/>
        <w:jc w:val="center"/>
        <w:rPr>
          <w:rFonts w:ascii="Arial" w:hAnsi="Arial" w:cs="Arial"/>
          <w:sz w:val="22"/>
          <w:szCs w:val="22"/>
        </w:rPr>
      </w:pPr>
    </w:p>
    <w:p w:rsidR="008D307A" w:rsidRPr="004B559E" w:rsidP="00871321">
      <w:pPr>
        <w:ind w:left="720"/>
        <w:jc w:val="center"/>
        <w:rPr>
          <w:rFonts w:ascii="Arial" w:hAnsi="Arial" w:cs="Arial"/>
          <w:sz w:val="22"/>
          <w:szCs w:val="22"/>
        </w:rPr>
      </w:pPr>
    </w:p>
    <w:p w:rsidR="008D307A" w:rsidRPr="004B559E" w:rsidP="00871321">
      <w:pPr>
        <w:ind w:left="720"/>
        <w:jc w:val="center"/>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 xml:space="preserve">It has been determined that protected health information (PHI) may be used, disclosed, accessed, transmitted, created, stored/maintained, and/or destroyed (providing appropriate proof of destruction in compliance with VA Directive 6371, Destruction of Temporary Paper Records,) by the Contractor, and a signed Business Associate Agreement (BAA) will be required. The Contractor will adhere to the requirements set forth within the BAA, referenced in the solicitation, and shall comply with all applicable VA/VHA Directives. Once awarded, Contractor and Contracting Officer will collaborate with the appropriate Facility Privacy Officer at </w:t>
      </w:r>
      <w:r>
        <w:fldChar w:fldCharType="begin"/>
      </w:r>
      <w:r>
        <w:instrText xml:space="preserve"> HYPERLINK "mailto:vhalebprivacy@va.gov" </w:instrText>
      </w:r>
      <w:r>
        <w:fldChar w:fldCharType="separate"/>
      </w:r>
      <w:r w:rsidRPr="004B559E">
        <w:rPr>
          <w:rFonts w:ascii="Arial" w:hAnsi="Arial" w:cs="Arial"/>
          <w:sz w:val="22"/>
          <w:szCs w:val="22"/>
        </w:rPr>
        <w:t>vhalebprivacy@va.gov</w:t>
      </w:r>
      <w:r>
        <w:fldChar w:fldCharType="end"/>
      </w:r>
      <w:r w:rsidRPr="004B559E">
        <w:rPr>
          <w:rFonts w:ascii="Arial" w:hAnsi="Arial" w:cs="Arial"/>
          <w:sz w:val="22"/>
          <w:szCs w:val="22"/>
        </w:rPr>
        <w:t xml:space="preserve"> to implement the appropriate BAA.</w:t>
      </w:r>
    </w:p>
    <w:p w:rsidR="008D307A" w:rsidRPr="004B559E" w:rsidP="008D307A">
      <w:pPr>
        <w:autoSpaceDE w:val="0"/>
        <w:autoSpaceDN w:val="0"/>
        <w:adjustRightInd w:val="0"/>
        <w:spacing w:after="0" w:line="240" w:lineRule="auto"/>
        <w:rPr>
          <w:rFonts w:ascii="Arial" w:hAnsi="Arial" w:cs="Arial"/>
          <w:b/>
          <w:bCs/>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b/>
          <w:bCs/>
          <w:sz w:val="22"/>
          <w:szCs w:val="22"/>
        </w:rPr>
        <w:t xml:space="preserve">1. GENERAL. </w:t>
      </w:r>
      <w:r w:rsidRPr="004B559E">
        <w:rPr>
          <w:rFonts w:ascii="Arial" w:hAnsi="Arial" w:cs="Arial"/>
          <w:sz w:val="22"/>
          <w:szCs w:val="22"/>
        </w:rPr>
        <w:t xml:space="preserve">This entire section applies to all acquisitions requiring any Information Security and Privacy language. Contractors, contractor personnel, subcontractors and subcontractor </w:t>
      </w:r>
      <w:r w:rsidRPr="004B559E">
        <w:rPr>
          <w:rFonts w:ascii="Arial" w:hAnsi="Arial" w:cs="Arial"/>
          <w:sz w:val="22"/>
          <w:szCs w:val="22"/>
        </w:rPr>
        <w:t>personnel will be subject to the same federal laws, regulations, standards, VA directives and handbooks, as VA personnel regarding information and information system security and privacy.</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b/>
          <w:bCs/>
          <w:sz w:val="22"/>
          <w:szCs w:val="22"/>
        </w:rPr>
        <w:t xml:space="preserve">2. VA INFORMATION CUSTODIAL LANGUAGE. </w:t>
      </w:r>
      <w:r w:rsidRPr="004B559E">
        <w:rPr>
          <w:rFonts w:ascii="Arial" w:hAnsi="Arial" w:cs="Arial"/>
          <w:sz w:val="22"/>
          <w:szCs w:val="22"/>
        </w:rPr>
        <w:t>This entire section applies to all acquisitions requiring any Information Security and Privacy language.</w:t>
      </w:r>
    </w:p>
    <w:p w:rsidR="008D307A" w:rsidRPr="004B559E" w:rsidP="008D307A">
      <w:pPr>
        <w:autoSpaceDE w:val="0"/>
        <w:autoSpaceDN w:val="0"/>
        <w:adjustRightInd w:val="0"/>
        <w:spacing w:after="0" w:line="240" w:lineRule="auto"/>
        <w:rPr>
          <w:rFonts w:ascii="Arial" w:hAnsi="Arial" w:cs="Arial"/>
          <w:b/>
          <w:bCs/>
          <w:sz w:val="22"/>
          <w:szCs w:val="22"/>
        </w:rPr>
      </w:pPr>
    </w:p>
    <w:p w:rsidR="008D307A" w:rsidRPr="004B559E" w:rsidP="008D307A">
      <w:pPr>
        <w:autoSpaceDE w:val="0"/>
        <w:autoSpaceDN w:val="0"/>
        <w:adjustRightInd w:val="0"/>
        <w:spacing w:after="0" w:line="240" w:lineRule="auto"/>
        <w:rPr>
          <w:rFonts w:ascii="Arial" w:hAnsi="Arial" w:cs="Arial"/>
          <w:b/>
          <w:bCs/>
          <w:sz w:val="22"/>
          <w:szCs w:val="22"/>
        </w:rPr>
      </w:pPr>
      <w:r w:rsidRPr="004B559E">
        <w:rPr>
          <w:rFonts w:ascii="Arial" w:hAnsi="Arial" w:cs="Arial"/>
          <w:sz w:val="22"/>
          <w:szCs w:val="22"/>
        </w:rPr>
        <w:t>a. 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contractor or order) is FAR 52.227-19, Commercial Computer Software License.</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b. 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c. 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d. 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 and/or Government Accountability Office (GAO) staff during periodic control assessments, audits, or investigations.</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e. 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f. 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g. 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h. 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i. The contractor’s firewall and web services security controls, as applicable, shall meet or exceed VA’s minimum requirements.</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j. 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for, demands for production of or inquiries about, VA information and information systems to the VA CO for response.</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k. Notwithstanding the provision above, the contractor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such court order or other requests to the VA CO for response.</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l. 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m. 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 xml:space="preserve">n. The contractor shall provide its plan for destruction of all VA data in its possession according to VA Directive 6500 and NIST 800-88, Guidelines for Media Sanitization prior to termination or completion of this contract. If directed by the </w:t>
      </w:r>
      <w:r w:rsidRPr="004B559E" w:rsidR="00F14D87">
        <w:rPr>
          <w:rFonts w:ascii="Arial" w:hAnsi="Arial" w:cs="Arial"/>
          <w:sz w:val="22"/>
          <w:szCs w:val="22"/>
        </w:rPr>
        <w:t>POC</w:t>
      </w:r>
      <w:r w:rsidRPr="004B559E">
        <w:rPr>
          <w:rFonts w:ascii="Arial" w:hAnsi="Arial" w:cs="Arial"/>
          <w:sz w:val="22"/>
          <w:szCs w:val="22"/>
        </w:rPr>
        <w:t>/CO, the contractor shall return all Federal Records to VA for disposition.</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 xml:space="preserve">o. Any media, such as paper, magnetic tape, magnetic disks, solid state devices or optical discs that is used to store, process, or access VA information that cannot be destroyed shall be returned to VA. The contractor shall hold the appropriate material until otherwise directed by the </w:t>
      </w:r>
      <w:r w:rsidRPr="004B559E" w:rsidR="00D97E66">
        <w:rPr>
          <w:rFonts w:ascii="Arial" w:hAnsi="Arial" w:cs="Arial"/>
          <w:sz w:val="22"/>
          <w:szCs w:val="22"/>
        </w:rPr>
        <w:t>POC</w:t>
      </w:r>
      <w:r w:rsidRPr="004B559E">
        <w:rPr>
          <w:rFonts w:ascii="Arial" w:hAnsi="Arial" w:cs="Arial"/>
          <w:sz w:val="22"/>
          <w:szCs w:val="22"/>
        </w:rPr>
        <w:t xml:space="preserve">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w:t>
      </w:r>
      <w:r w:rsidRPr="004B559E" w:rsidR="00D97E66">
        <w:rPr>
          <w:rFonts w:ascii="Arial" w:hAnsi="Arial" w:cs="Arial"/>
          <w:sz w:val="22"/>
          <w:szCs w:val="22"/>
        </w:rPr>
        <w:t>POC</w:t>
      </w:r>
      <w:r w:rsidRPr="004B559E">
        <w:rPr>
          <w:rFonts w:ascii="Arial" w:hAnsi="Arial" w:cs="Arial"/>
          <w:sz w:val="22"/>
          <w:szCs w:val="22"/>
        </w:rPr>
        <w:t xml:space="preserve">/CO with the tracking information. Self-certification by the contractor that the data destruction requirements </w:t>
      </w:r>
      <w:r w:rsidRPr="004B559E">
        <w:rPr>
          <w:rFonts w:ascii="Arial" w:hAnsi="Arial" w:cs="Arial"/>
          <w:sz w:val="22"/>
          <w:szCs w:val="22"/>
        </w:rPr>
        <w:t xml:space="preserve">above have been met shall be sent to the </w:t>
      </w:r>
      <w:r w:rsidRPr="004B559E" w:rsidR="00D97E66">
        <w:rPr>
          <w:rFonts w:ascii="Arial" w:hAnsi="Arial" w:cs="Arial"/>
          <w:sz w:val="22"/>
          <w:szCs w:val="22"/>
        </w:rPr>
        <w:t>POC</w:t>
      </w:r>
      <w:r w:rsidRPr="004B559E">
        <w:rPr>
          <w:rFonts w:ascii="Arial" w:hAnsi="Arial" w:cs="Arial"/>
          <w:sz w:val="22"/>
          <w:szCs w:val="22"/>
        </w:rPr>
        <w:t>/CO within 30 business days of termination of the contract.</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p. All electronic storage media (hard drives, optical disks, CDs, back-up tapes, etc.) used to store, process or access VA information will not be returned to the contractor at the end of lease, loan, or trade-in. Exceptions to this paragraph will only be granted with the written approval of the VA CO.</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b/>
          <w:bCs/>
          <w:sz w:val="22"/>
          <w:szCs w:val="22"/>
        </w:rPr>
        <w:t>3. ACCESS TO VA INFORMATION AND VA INFORMATION SYSTEMS.</w:t>
      </w:r>
      <w:r w:rsidRPr="004B559E">
        <w:rPr>
          <w:rFonts w:ascii="Arial" w:hAnsi="Arial" w:cs="Arial"/>
          <w:sz w:val="22"/>
          <w:szCs w:val="22"/>
        </w:rPr>
        <w:t xml:space="preserve"> This section applies when any person requires access to information made available to the contractor by VA for the performance or administration of this contract or information developed by the contractor in performance or administration of the contract.</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a. 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b. 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c. 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d. 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detailed plan specifically addressing communications, personnel control, data protection and potential legal issues. The plan shall be approved by the</w:t>
      </w:r>
      <w:r w:rsidRPr="004B559E" w:rsidR="00D97E66">
        <w:rPr>
          <w:rFonts w:ascii="Arial" w:hAnsi="Arial" w:cs="Arial"/>
          <w:sz w:val="22"/>
          <w:szCs w:val="22"/>
        </w:rPr>
        <w:t xml:space="preserve"> POC</w:t>
      </w:r>
      <w:r w:rsidRPr="004B559E">
        <w:rPr>
          <w:rFonts w:ascii="Arial" w:hAnsi="Arial" w:cs="Arial"/>
          <w:sz w:val="22"/>
          <w:szCs w:val="22"/>
        </w:rPr>
        <w:t>/CO in writing prior to access being granted.</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 xml:space="preserve">e. The contractor shall notify the </w:t>
      </w:r>
      <w:r w:rsidRPr="004B559E" w:rsidR="00D97E66">
        <w:rPr>
          <w:rFonts w:ascii="Arial" w:hAnsi="Arial" w:cs="Arial"/>
          <w:sz w:val="22"/>
          <w:szCs w:val="22"/>
        </w:rPr>
        <w:t>POC</w:t>
      </w:r>
      <w:r w:rsidRPr="004B559E">
        <w:rPr>
          <w:rFonts w:ascii="Arial" w:hAnsi="Arial" w:cs="Arial"/>
          <w:sz w:val="22"/>
          <w:szCs w:val="22"/>
        </w:rPr>
        <w:t>/CO in writing immediately (no later than 24 hours) after personnel separation or occurrence of other causes. Causes may include the following:</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pStyle w:val="ListParagraph"/>
        <w:numPr>
          <w:ilvl w:val="0"/>
          <w:numId w:val="4"/>
        </w:num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Contractor/subcontractor personnel no longer has a need for access to VA information or VA information systems.</w:t>
      </w:r>
    </w:p>
    <w:p w:rsidR="008D307A" w:rsidRPr="004B559E" w:rsidP="008D307A">
      <w:pPr>
        <w:pStyle w:val="ListParagraph"/>
        <w:autoSpaceDE w:val="0"/>
        <w:autoSpaceDN w:val="0"/>
        <w:adjustRightInd w:val="0"/>
        <w:spacing w:after="0" w:line="240" w:lineRule="auto"/>
        <w:rPr>
          <w:rFonts w:ascii="Arial" w:hAnsi="Arial" w:cs="Arial"/>
          <w:sz w:val="22"/>
          <w:szCs w:val="22"/>
        </w:rPr>
      </w:pPr>
    </w:p>
    <w:p w:rsidR="008D307A" w:rsidRPr="004B559E" w:rsidP="008D307A">
      <w:pPr>
        <w:pStyle w:val="ListParagraph"/>
        <w:numPr>
          <w:ilvl w:val="0"/>
          <w:numId w:val="4"/>
        </w:num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Contractor/subcontractor personnel are terminated, suspended, or otherwise has their work on a VA project discontinued for any reason.</w:t>
      </w:r>
    </w:p>
    <w:p w:rsidR="008D307A" w:rsidRPr="004B559E" w:rsidP="008D307A">
      <w:pPr>
        <w:pStyle w:val="ListParagraph"/>
        <w:rPr>
          <w:rFonts w:ascii="Arial" w:hAnsi="Arial" w:cs="Arial"/>
          <w:sz w:val="22"/>
          <w:szCs w:val="22"/>
        </w:rPr>
      </w:pPr>
    </w:p>
    <w:p w:rsidR="008D307A" w:rsidRPr="004B559E" w:rsidP="008D307A">
      <w:pPr>
        <w:pStyle w:val="ListParagraph"/>
        <w:numPr>
          <w:ilvl w:val="0"/>
          <w:numId w:val="4"/>
        </w:num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Contractor believes their own personnel or subcontractor personnel may pose a threat to their company’s working environment or to any company-owned property. This includes contractor-owned assets, buildings, confidential data, customers, employees, networks, systems, trade secrets and/or VA data.</w:t>
      </w:r>
    </w:p>
    <w:p w:rsidR="008D307A" w:rsidRPr="004B559E" w:rsidP="008D307A">
      <w:pPr>
        <w:pStyle w:val="ListParagraph"/>
        <w:rPr>
          <w:rFonts w:ascii="Arial" w:hAnsi="Arial" w:cs="Arial"/>
          <w:sz w:val="22"/>
          <w:szCs w:val="22"/>
        </w:rPr>
      </w:pPr>
    </w:p>
    <w:p w:rsidR="008D307A" w:rsidRPr="004B559E" w:rsidP="008D307A">
      <w:pPr>
        <w:pStyle w:val="ListParagraph"/>
        <w:numPr>
          <w:ilvl w:val="0"/>
          <w:numId w:val="4"/>
        </w:num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Any previously undisclosed changes to contractor/subcontractor background history are brought to light, including but not limited to changes to background investigation or employee record.</w:t>
      </w:r>
    </w:p>
    <w:p w:rsidR="008D307A" w:rsidRPr="004B559E" w:rsidP="008D307A">
      <w:pPr>
        <w:pStyle w:val="ListParagraph"/>
        <w:rPr>
          <w:rFonts w:ascii="Arial" w:hAnsi="Arial" w:cs="Arial"/>
          <w:sz w:val="22"/>
          <w:szCs w:val="22"/>
        </w:rPr>
      </w:pPr>
    </w:p>
    <w:p w:rsidR="008D307A" w:rsidRPr="004B559E" w:rsidP="008D307A">
      <w:pPr>
        <w:pStyle w:val="ListParagraph"/>
        <w:numPr>
          <w:ilvl w:val="0"/>
          <w:numId w:val="4"/>
        </w:num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Contractor/subcontractor personnel have their authorization to work in the United States revoked.</w:t>
      </w:r>
    </w:p>
    <w:p w:rsidR="008D307A" w:rsidRPr="004B559E" w:rsidP="008D307A">
      <w:pPr>
        <w:pStyle w:val="ListParagraph"/>
        <w:rPr>
          <w:rFonts w:ascii="Arial" w:hAnsi="Arial" w:cs="Arial"/>
          <w:sz w:val="22"/>
          <w:szCs w:val="22"/>
        </w:rPr>
      </w:pPr>
    </w:p>
    <w:p w:rsidR="008D307A" w:rsidRPr="004B559E" w:rsidP="008D307A">
      <w:pPr>
        <w:pStyle w:val="ListParagraph"/>
        <w:numPr>
          <w:ilvl w:val="0"/>
          <w:numId w:val="4"/>
        </w:num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Agreement by which contractor provides products and services to VA has either been fulfilled or terminated, such that VA can cut off electronic and/or physical access for contractor personnel.</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 xml:space="preserve">f. 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w:t>
      </w:r>
      <w:r w:rsidRPr="004B559E" w:rsidR="00D97E66">
        <w:rPr>
          <w:rFonts w:ascii="Arial" w:hAnsi="Arial" w:cs="Arial"/>
          <w:sz w:val="22"/>
          <w:szCs w:val="22"/>
        </w:rPr>
        <w:t>POC</w:t>
      </w:r>
      <w:r w:rsidRPr="004B559E">
        <w:rPr>
          <w:rFonts w:ascii="Arial" w:hAnsi="Arial" w:cs="Arial"/>
          <w:sz w:val="22"/>
          <w:szCs w:val="22"/>
        </w:rPr>
        <w:t>/CO immediately to initiate access removal.</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 xml:space="preserve">g. Contractors/subcontractors who no longer require VA accesses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w:t>
      </w:r>
      <w:r w:rsidRPr="004B559E" w:rsidR="00D97E66">
        <w:rPr>
          <w:rFonts w:ascii="Arial" w:hAnsi="Arial" w:cs="Arial"/>
          <w:sz w:val="22"/>
          <w:szCs w:val="22"/>
        </w:rPr>
        <w:t>POC</w:t>
      </w:r>
      <w:r w:rsidRPr="004B559E">
        <w:rPr>
          <w:rFonts w:ascii="Arial" w:hAnsi="Arial" w:cs="Arial"/>
          <w:sz w:val="22"/>
          <w:szCs w:val="22"/>
        </w:rPr>
        <w:t>/CO.</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pStyle w:val="Default"/>
        <w:rPr>
          <w:sz w:val="22"/>
          <w:szCs w:val="22"/>
        </w:rPr>
      </w:pPr>
      <w:r w:rsidRPr="004B559E">
        <w:rPr>
          <w:b/>
          <w:bCs/>
          <w:sz w:val="22"/>
          <w:szCs w:val="22"/>
        </w:rPr>
        <w:t xml:space="preserve">4. TRAINING. </w:t>
      </w:r>
      <w:r w:rsidRPr="004B559E">
        <w:rPr>
          <w:sz w:val="22"/>
          <w:szCs w:val="22"/>
        </w:rPr>
        <w:t xml:space="preserve">This entire section applies to all acquisitions which include section 3. </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a. All contractors and subcontractors requiring access to VA information and VA information systems shall successfully complete the following before being granted access to VA information and its systems:</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pStyle w:val="ListParagraph"/>
        <w:numPr>
          <w:ilvl w:val="0"/>
          <w:numId w:val="5"/>
        </w:num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VA Privacy and Information Security Awareness and Rules of Behavior</w:t>
      </w: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course (Talent Management System (TMS) #10176) initially and annually thereafter.</w:t>
      </w:r>
    </w:p>
    <w:p w:rsidR="008D307A" w:rsidRPr="004B559E" w:rsidP="008D307A">
      <w:pPr>
        <w:pStyle w:val="ListParagraph"/>
        <w:autoSpaceDE w:val="0"/>
        <w:autoSpaceDN w:val="0"/>
        <w:adjustRightInd w:val="0"/>
        <w:spacing w:after="0" w:line="240" w:lineRule="auto"/>
        <w:ind w:left="1080"/>
        <w:rPr>
          <w:rFonts w:ascii="Arial" w:hAnsi="Arial" w:cs="Arial"/>
          <w:sz w:val="22"/>
          <w:szCs w:val="22"/>
        </w:rPr>
      </w:pPr>
    </w:p>
    <w:p w:rsidR="008D307A" w:rsidRPr="004B559E" w:rsidP="008D307A">
      <w:pPr>
        <w:autoSpaceDE w:val="0"/>
        <w:autoSpaceDN w:val="0"/>
        <w:adjustRightInd w:val="0"/>
        <w:spacing w:after="0" w:line="240" w:lineRule="auto"/>
        <w:ind w:firstLine="720"/>
        <w:rPr>
          <w:rFonts w:ascii="Arial" w:hAnsi="Arial" w:cs="Arial"/>
          <w:sz w:val="22"/>
          <w:szCs w:val="22"/>
        </w:rPr>
      </w:pPr>
      <w:r w:rsidRPr="004B559E">
        <w:rPr>
          <w:rFonts w:ascii="Arial" w:hAnsi="Arial" w:cs="Arial"/>
          <w:sz w:val="22"/>
          <w:szCs w:val="22"/>
        </w:rPr>
        <w:t>(2) Sign and acknowledge (electronically through TMS #10176) understanding of and responsibilities for compliance with the Organizational Rules of Behavior, relating to access to VA information and information systems initially and annually thereafter; and</w:t>
      </w:r>
    </w:p>
    <w:p w:rsidR="008D307A" w:rsidRPr="004B559E" w:rsidP="008D307A">
      <w:pPr>
        <w:autoSpaceDE w:val="0"/>
        <w:autoSpaceDN w:val="0"/>
        <w:adjustRightInd w:val="0"/>
        <w:spacing w:after="0" w:line="240" w:lineRule="auto"/>
        <w:ind w:firstLine="720"/>
        <w:rPr>
          <w:rFonts w:ascii="Arial" w:hAnsi="Arial" w:cs="Arial"/>
          <w:sz w:val="22"/>
          <w:szCs w:val="22"/>
        </w:rPr>
      </w:pPr>
    </w:p>
    <w:p w:rsidR="008D307A" w:rsidRPr="004B559E" w:rsidP="008D307A">
      <w:pPr>
        <w:autoSpaceDE w:val="0"/>
        <w:autoSpaceDN w:val="0"/>
        <w:adjustRightInd w:val="0"/>
        <w:spacing w:after="0" w:line="240" w:lineRule="auto"/>
        <w:ind w:firstLine="720"/>
        <w:rPr>
          <w:rFonts w:ascii="Arial" w:hAnsi="Arial" w:cs="Arial"/>
          <w:sz w:val="22"/>
          <w:szCs w:val="22"/>
        </w:rPr>
      </w:pPr>
      <w:r w:rsidRPr="004B559E">
        <w:rPr>
          <w:rFonts w:ascii="Arial" w:hAnsi="Arial" w:cs="Arial"/>
          <w:sz w:val="22"/>
          <w:szCs w:val="22"/>
        </w:rPr>
        <w:t>(3) 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 xml:space="preserve">b. The contractor shall provide to the </w:t>
      </w:r>
      <w:r w:rsidRPr="004B559E" w:rsidR="00D97E66">
        <w:rPr>
          <w:rFonts w:ascii="Arial" w:hAnsi="Arial" w:cs="Arial"/>
          <w:sz w:val="22"/>
          <w:szCs w:val="22"/>
        </w:rPr>
        <w:t>POC</w:t>
      </w:r>
      <w:r w:rsidRPr="004B559E">
        <w:rPr>
          <w:rFonts w:ascii="Arial" w:hAnsi="Arial" w:cs="Arial"/>
          <w:sz w:val="22"/>
          <w:szCs w:val="22"/>
        </w:rPr>
        <w:t>/CO a copy of the training certificates and certification of signing the Organizational Rules of Behavior for each applicable employee within five days of the initiation of the contract and annually thereafter, as required.</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c. Failure to complete the mandatory annual training is grounds for suspension or termination of all physical or electronic access privileges and removal from work on the contract until such time as the required training is complete.</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b/>
          <w:bCs/>
          <w:sz w:val="22"/>
          <w:szCs w:val="22"/>
        </w:rPr>
        <w:t xml:space="preserve">5. SECURITY INCIDENT INVESTIGATION. </w:t>
      </w:r>
      <w:r w:rsidRPr="004B559E">
        <w:rPr>
          <w:rFonts w:ascii="Arial" w:hAnsi="Arial" w:cs="Arial"/>
          <w:sz w:val="22"/>
          <w:szCs w:val="22"/>
        </w:rPr>
        <w:t>This entire section applies to all acquisitions requiring any Information Security and Privacy language.</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 xml:space="preserve">a. 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w:t>
      </w:r>
      <w:r w:rsidRPr="004B559E" w:rsidR="00D97E66">
        <w:rPr>
          <w:rFonts w:ascii="Arial" w:hAnsi="Arial" w:cs="Arial"/>
          <w:sz w:val="22"/>
          <w:szCs w:val="22"/>
        </w:rPr>
        <w:t>POC</w:t>
      </w:r>
      <w:r w:rsidRPr="004B559E">
        <w:rPr>
          <w:rFonts w:ascii="Arial" w:hAnsi="Arial" w:cs="Arial"/>
          <w:sz w:val="22"/>
          <w:szCs w:val="22"/>
        </w:rPr>
        <w:t>/CO the incident number received from the ESD.</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b. To the extent known by the contractor/subcontractor, the contractor/ subcontractor's notice to VA shall identify the information involved and the circumstances surrounding the incident, including the following:</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ind w:firstLine="720"/>
        <w:rPr>
          <w:rFonts w:ascii="Arial" w:hAnsi="Arial" w:cs="Arial"/>
          <w:sz w:val="22"/>
          <w:szCs w:val="22"/>
        </w:rPr>
      </w:pPr>
      <w:r w:rsidRPr="004B559E">
        <w:rPr>
          <w:rFonts w:ascii="Arial" w:hAnsi="Arial" w:cs="Arial"/>
          <w:sz w:val="22"/>
          <w:szCs w:val="22"/>
        </w:rPr>
        <w:t>(1) The date and time (or approximation of) the Security Incident occurred.</w:t>
      </w:r>
    </w:p>
    <w:p w:rsidR="008D307A" w:rsidRPr="004B559E" w:rsidP="008D307A">
      <w:pPr>
        <w:autoSpaceDE w:val="0"/>
        <w:autoSpaceDN w:val="0"/>
        <w:adjustRightInd w:val="0"/>
        <w:spacing w:after="0" w:line="240" w:lineRule="auto"/>
        <w:ind w:firstLine="720"/>
        <w:rPr>
          <w:rFonts w:ascii="Arial" w:hAnsi="Arial" w:cs="Arial"/>
          <w:sz w:val="22"/>
          <w:szCs w:val="22"/>
        </w:rPr>
      </w:pPr>
    </w:p>
    <w:p w:rsidR="008D307A" w:rsidRPr="004B559E" w:rsidP="008D307A">
      <w:pPr>
        <w:autoSpaceDE w:val="0"/>
        <w:autoSpaceDN w:val="0"/>
        <w:adjustRightInd w:val="0"/>
        <w:spacing w:after="0" w:line="240" w:lineRule="auto"/>
        <w:ind w:firstLine="720"/>
        <w:rPr>
          <w:rFonts w:ascii="Arial" w:hAnsi="Arial" w:cs="Arial"/>
          <w:sz w:val="22"/>
          <w:szCs w:val="22"/>
        </w:rPr>
      </w:pPr>
      <w:r w:rsidRPr="004B559E">
        <w:rPr>
          <w:rFonts w:ascii="Arial" w:hAnsi="Arial" w:cs="Arial"/>
          <w:sz w:val="22"/>
          <w:szCs w:val="22"/>
        </w:rPr>
        <w:t>(2) The names of individuals involved (when applicable).</w:t>
      </w:r>
    </w:p>
    <w:p w:rsidR="008D307A" w:rsidRPr="004B559E" w:rsidP="008D307A">
      <w:pPr>
        <w:autoSpaceDE w:val="0"/>
        <w:autoSpaceDN w:val="0"/>
        <w:adjustRightInd w:val="0"/>
        <w:spacing w:after="0" w:line="240" w:lineRule="auto"/>
        <w:ind w:firstLine="720"/>
        <w:rPr>
          <w:rFonts w:ascii="Arial" w:hAnsi="Arial" w:cs="Arial"/>
          <w:sz w:val="22"/>
          <w:szCs w:val="22"/>
        </w:rPr>
      </w:pPr>
    </w:p>
    <w:p w:rsidR="008D307A" w:rsidRPr="004B559E" w:rsidP="008D307A">
      <w:pPr>
        <w:autoSpaceDE w:val="0"/>
        <w:autoSpaceDN w:val="0"/>
        <w:adjustRightInd w:val="0"/>
        <w:spacing w:after="0" w:line="240" w:lineRule="auto"/>
        <w:ind w:firstLine="720"/>
        <w:rPr>
          <w:rFonts w:ascii="Arial" w:hAnsi="Arial" w:cs="Arial"/>
          <w:sz w:val="22"/>
          <w:szCs w:val="22"/>
        </w:rPr>
      </w:pPr>
      <w:r w:rsidRPr="004B559E">
        <w:rPr>
          <w:rFonts w:ascii="Arial" w:hAnsi="Arial" w:cs="Arial"/>
          <w:sz w:val="22"/>
          <w:szCs w:val="22"/>
        </w:rPr>
        <w:t>(3) The physical and logical (if applicable) location of the incident.</w:t>
      </w:r>
    </w:p>
    <w:p w:rsidR="008D307A" w:rsidRPr="004B559E" w:rsidP="008D307A">
      <w:pPr>
        <w:autoSpaceDE w:val="0"/>
        <w:autoSpaceDN w:val="0"/>
        <w:adjustRightInd w:val="0"/>
        <w:spacing w:after="0" w:line="240" w:lineRule="auto"/>
        <w:ind w:firstLine="720"/>
        <w:rPr>
          <w:rFonts w:ascii="Arial" w:hAnsi="Arial" w:cs="Arial"/>
          <w:sz w:val="22"/>
          <w:szCs w:val="22"/>
        </w:rPr>
      </w:pPr>
    </w:p>
    <w:p w:rsidR="008D307A" w:rsidRPr="004B559E" w:rsidP="008D307A">
      <w:pPr>
        <w:autoSpaceDE w:val="0"/>
        <w:autoSpaceDN w:val="0"/>
        <w:adjustRightInd w:val="0"/>
        <w:spacing w:after="0" w:line="240" w:lineRule="auto"/>
        <w:ind w:firstLine="720"/>
        <w:rPr>
          <w:rFonts w:ascii="Arial" w:hAnsi="Arial" w:cs="Arial"/>
          <w:sz w:val="22"/>
          <w:szCs w:val="22"/>
        </w:rPr>
      </w:pPr>
      <w:r w:rsidRPr="004B559E">
        <w:rPr>
          <w:rFonts w:ascii="Arial" w:hAnsi="Arial" w:cs="Arial"/>
          <w:sz w:val="22"/>
          <w:szCs w:val="22"/>
        </w:rPr>
        <w:t>(4) Why the Security Incident took place (i.e., catalyst for the failure).</w:t>
      </w:r>
    </w:p>
    <w:p w:rsidR="008D307A" w:rsidRPr="004B559E" w:rsidP="008D307A">
      <w:pPr>
        <w:autoSpaceDE w:val="0"/>
        <w:autoSpaceDN w:val="0"/>
        <w:adjustRightInd w:val="0"/>
        <w:spacing w:after="0" w:line="240" w:lineRule="auto"/>
        <w:ind w:firstLine="720"/>
        <w:rPr>
          <w:rFonts w:ascii="Arial" w:hAnsi="Arial" w:cs="Arial"/>
          <w:sz w:val="22"/>
          <w:szCs w:val="22"/>
        </w:rPr>
      </w:pPr>
    </w:p>
    <w:p w:rsidR="008D307A" w:rsidRPr="004B559E" w:rsidP="008D307A">
      <w:pPr>
        <w:autoSpaceDE w:val="0"/>
        <w:autoSpaceDN w:val="0"/>
        <w:adjustRightInd w:val="0"/>
        <w:spacing w:after="0" w:line="240" w:lineRule="auto"/>
        <w:ind w:firstLine="720"/>
        <w:rPr>
          <w:rFonts w:ascii="Arial" w:hAnsi="Arial" w:cs="Arial"/>
          <w:sz w:val="22"/>
          <w:szCs w:val="22"/>
        </w:rPr>
      </w:pPr>
      <w:r w:rsidRPr="004B559E">
        <w:rPr>
          <w:rFonts w:ascii="Arial" w:hAnsi="Arial" w:cs="Arial"/>
          <w:sz w:val="22"/>
          <w:szCs w:val="22"/>
        </w:rPr>
        <w:t>(5) The amount of data belonging to VA believed to have been compromised.</w:t>
      </w:r>
    </w:p>
    <w:p w:rsidR="008D307A" w:rsidRPr="004B559E" w:rsidP="008D307A">
      <w:pPr>
        <w:autoSpaceDE w:val="0"/>
        <w:autoSpaceDN w:val="0"/>
        <w:adjustRightInd w:val="0"/>
        <w:spacing w:after="0" w:line="240" w:lineRule="auto"/>
        <w:ind w:firstLine="720"/>
        <w:rPr>
          <w:rFonts w:ascii="Arial" w:hAnsi="Arial" w:cs="Arial"/>
          <w:sz w:val="22"/>
          <w:szCs w:val="22"/>
        </w:rPr>
      </w:pPr>
    </w:p>
    <w:p w:rsidR="008D307A" w:rsidRPr="004B559E" w:rsidP="008D307A">
      <w:pPr>
        <w:autoSpaceDE w:val="0"/>
        <w:autoSpaceDN w:val="0"/>
        <w:adjustRightInd w:val="0"/>
        <w:spacing w:after="0" w:line="240" w:lineRule="auto"/>
        <w:ind w:firstLine="720"/>
        <w:rPr>
          <w:rFonts w:ascii="Arial" w:hAnsi="Arial" w:cs="Arial"/>
          <w:sz w:val="22"/>
          <w:szCs w:val="22"/>
        </w:rPr>
      </w:pPr>
      <w:r w:rsidRPr="004B559E">
        <w:rPr>
          <w:rFonts w:ascii="Arial" w:hAnsi="Arial" w:cs="Arial"/>
          <w:sz w:val="22"/>
          <w:szCs w:val="22"/>
        </w:rPr>
        <w:t>(6) The remediation measures the contractor is taking to ensure no future incidents of a similar nature.</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c. 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d.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e.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f. 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g. 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D307A">
      <w:pPr>
        <w:autoSpaceDE w:val="0"/>
        <w:autoSpaceDN w:val="0"/>
        <w:adjustRightInd w:val="0"/>
        <w:spacing w:after="0" w:line="240" w:lineRule="auto"/>
        <w:rPr>
          <w:rFonts w:ascii="Arial" w:hAnsi="Arial" w:cs="Arial"/>
          <w:sz w:val="22"/>
          <w:szCs w:val="22"/>
        </w:rPr>
      </w:pPr>
      <w:r w:rsidRPr="004B559E">
        <w:rPr>
          <w:rFonts w:ascii="Arial" w:hAnsi="Arial" w:cs="Arial"/>
          <w:sz w:val="22"/>
          <w:szCs w:val="22"/>
        </w:rPr>
        <w:t>h. 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852.211-76, Liquidated Damages—Reimbursement for Data Breach Costs.</w:t>
      </w:r>
    </w:p>
    <w:p w:rsidR="008D307A" w:rsidRPr="004B559E" w:rsidP="008D307A">
      <w:pPr>
        <w:autoSpaceDE w:val="0"/>
        <w:autoSpaceDN w:val="0"/>
        <w:adjustRightInd w:val="0"/>
        <w:spacing w:after="0" w:line="240" w:lineRule="auto"/>
        <w:rPr>
          <w:rFonts w:ascii="Arial" w:hAnsi="Arial" w:cs="Arial"/>
          <w:sz w:val="22"/>
          <w:szCs w:val="22"/>
        </w:rPr>
      </w:pPr>
    </w:p>
    <w:p w:rsidR="008D307A" w:rsidRPr="004B559E" w:rsidP="00871321">
      <w:pPr>
        <w:ind w:left="720"/>
        <w:jc w:val="center"/>
        <w:rPr>
          <w:rFonts w:ascii="Arial" w:hAnsi="Arial" w:cs="Arial"/>
          <w:sz w:val="22"/>
          <w:szCs w:val="22"/>
        </w:rPr>
      </w:pPr>
    </w:p>
    <w:p w:rsidR="00000000" w:rsidP="00A148BE">
      <w:pPr>
        <w:jc w:val="center"/>
      </w:pPr>
      <w:r>
        <w:t>End of Document</w:t>
      </w:r>
      <w:bookmarkStart w:id="3" w:name="_GoBack"/>
      <w:bookmarkEnd w:id="3"/>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E42043E"/>
    <w:multiLevelType w:val="hybridMultilevel"/>
    <w:tmpl w:val="BAA6EC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31110BDE"/>
    <w:multiLevelType w:val="hybridMultilevel"/>
    <w:tmpl w:val="6302DA0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56222495"/>
    <w:multiLevelType w:val="hybridMultilevel"/>
    <w:tmpl w:val="8D8826DE"/>
    <w:lvl w:ilvl="0">
      <w:start w:val="1"/>
      <w:numFmt w:val="upperLetter"/>
      <w:lvlText w:val="%1."/>
      <w:lvlJc w:val="left"/>
      <w:pPr>
        <w:ind w:left="720" w:hanging="360"/>
      </w:pPr>
      <w:rPr>
        <w:rFonts w:asciiTheme="minorHAnsi" w:eastAsiaTheme="minorHAnsi" w:hAnsiTheme="minorHAnsi" w:cstheme="minorBidi"/>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5EB229B4"/>
    <w:multiLevelType w:val="hybridMultilevel"/>
    <w:tmpl w:val="D6007DB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
    <w:nsid w:val="7E96158D"/>
    <w:multiLevelType w:val="hybridMultilevel"/>
    <w:tmpl w:val="ECFC2E58"/>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A5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A5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8FC"/>
    <w:rPr>
      <w:rFonts w:eastAsiaTheme="majorEastAsia" w:cstheme="majorBidi"/>
      <w:color w:val="272727" w:themeColor="text1" w:themeTint="D8"/>
    </w:rPr>
  </w:style>
  <w:style w:type="paragraph" w:styleId="Quote">
    <w:name w:val="Quote"/>
    <w:basedOn w:val="Normal"/>
    <w:next w:val="Normal"/>
    <w:link w:val="QuoteChar"/>
    <w:uiPriority w:val="29"/>
    <w:qFormat/>
    <w:rsid w:val="001A58FC"/>
    <w:pPr>
      <w:spacing w:before="160"/>
      <w:jc w:val="center"/>
    </w:pPr>
    <w:rPr>
      <w:i/>
      <w:iCs/>
      <w:color w:val="404040" w:themeColor="text1" w:themeTint="BF"/>
    </w:rPr>
  </w:style>
  <w:style w:type="character" w:customStyle="1" w:styleId="QuoteChar">
    <w:name w:val="Quote Char"/>
    <w:basedOn w:val="DefaultParagraphFont"/>
    <w:link w:val="Quote"/>
    <w:uiPriority w:val="29"/>
    <w:rsid w:val="001A58FC"/>
    <w:rPr>
      <w:i/>
      <w:iCs/>
      <w:color w:val="404040" w:themeColor="text1" w:themeTint="BF"/>
    </w:rPr>
  </w:style>
  <w:style w:type="paragraph" w:styleId="IntenseQuote">
    <w:name w:val="Intense Quote"/>
    <w:basedOn w:val="Normal"/>
    <w:next w:val="Normal"/>
    <w:link w:val="IntenseQuoteChar"/>
    <w:uiPriority w:val="30"/>
    <w:qFormat/>
    <w:rsid w:val="001A58F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A58FC"/>
    <w:rPr>
      <w:i/>
      <w:iCs/>
      <w:color w:val="366092" w:themeColor="accent1" w:themeShade="BF"/>
    </w:rPr>
  </w:style>
  <w:style w:type="character" w:styleId="IntenseReference">
    <w:name w:val="Intense Reference"/>
    <w:basedOn w:val="DefaultParagraphFont"/>
    <w:uiPriority w:val="32"/>
    <w:qFormat/>
    <w:rsid w:val="001A58FC"/>
    <w:rPr>
      <w:b/>
      <w:bCs/>
      <w:smallCaps/>
      <w:color w:val="366092" w:themeColor="accent1" w:themeShade="BF"/>
      <w:spacing w:val="5"/>
    </w:rPr>
  </w:style>
  <w:style w:type="character" w:styleId="Hyperlink">
    <w:name w:val="Hyperlink"/>
    <w:basedOn w:val="DefaultParagraphFont"/>
    <w:uiPriority w:val="99"/>
    <w:unhideWhenUsed/>
    <w:rsid w:val="008A186D"/>
    <w:rPr>
      <w:color w:val="0000FF" w:themeColor="hyperlink"/>
      <w:u w:val="single"/>
    </w:rPr>
  </w:style>
  <w:style w:type="character" w:customStyle="1" w:styleId="UnresolvedMention">
    <w:name w:val="Unresolved Mention"/>
    <w:basedOn w:val="DefaultParagraphFont"/>
    <w:uiPriority w:val="99"/>
    <w:semiHidden/>
    <w:unhideWhenUsed/>
    <w:rsid w:val="008A186D"/>
    <w:rPr>
      <w:color w:val="605E5C"/>
      <w:shd w:val="clear" w:color="auto" w:fill="E1DFDD"/>
    </w:rPr>
  </w:style>
  <w:style w:type="paragraph" w:customStyle="1" w:styleId="Default">
    <w:name w:val="Default"/>
    <w:rsid w:val="008D307A"/>
    <w:pPr>
      <w:autoSpaceDE w:val="0"/>
      <w:autoSpaceDN w:val="0"/>
      <w:adjustRightInd w:val="0"/>
      <w:spacing w:after="0" w:line="240" w:lineRule="auto"/>
    </w:pPr>
    <w:rPr>
      <w:rFonts w:ascii="Arial" w:hAnsi="Arial" w:cs="Arial"/>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2026-04-28T13:05:10Z</dcterms:created>
  <dcterms:modified xsi:type="dcterms:W3CDTF">2026-04-28T13:05:10Z</dcterms:modified>
</cp:coreProperties>
</file>